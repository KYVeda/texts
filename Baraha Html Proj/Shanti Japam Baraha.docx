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CB69" w14:textId="77777777" w:rsidR="00994168" w:rsidRPr="002F4B23" w:rsidRDefault="00994168" w:rsidP="00994168">
      <w:pPr>
        <w:rPr>
          <w:color w:val="000000"/>
          <w:sz w:val="36"/>
          <w:szCs w:val="36"/>
          <w:lang w:bidi="hi-IN"/>
        </w:rPr>
      </w:pPr>
      <w:r w:rsidRPr="002F4B23">
        <w:rPr>
          <w:b/>
          <w:bCs/>
          <w:color w:val="000000"/>
          <w:sz w:val="36"/>
          <w:szCs w:val="36"/>
          <w:u w:val="single"/>
          <w:lang w:bidi="hi-IN"/>
        </w:rPr>
        <w:t>Notes for Users of this document:</w:t>
      </w:r>
    </w:p>
    <w:p w14:paraId="75D53643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Coding is more Phonetic in Baraha.</w:t>
      </w:r>
    </w:p>
    <w:p w14:paraId="0F8F9CA2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Special care – Baraha coding uses ‘e’ and ‘o’ for sound E and O. we have used capital letters as it matches with Unicode/general conventions in this document.</w:t>
      </w:r>
    </w:p>
    <w:p w14:paraId="1378A2BC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~g is nasal of ka varga (gna)</w:t>
      </w:r>
    </w:p>
    <w:p w14:paraId="1607BC66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~j is nasal of cha varga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jya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41D34E13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H is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visargam</w:t>
      </w:r>
      <w:proofErr w:type="spellEnd"/>
    </w:p>
    <w:p w14:paraId="62671182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Vedic/Swara symbols – q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anudAttam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#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</w:t>
      </w:r>
      <w:r>
        <w:rPr>
          <w:rFonts w:ascii="Arial" w:hAnsi="Arial" w:cs="Arial"/>
          <w:color w:val="000000"/>
          <w:sz w:val="36"/>
          <w:szCs w:val="36"/>
          <w:lang w:bidi="hi-IN"/>
        </w:rPr>
        <w:br/>
        <w:t xml:space="preserve">$ dheerga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&amp; avagraha ~M nasal symbol</w:t>
      </w:r>
    </w:p>
    <w:p w14:paraId="27178391" w14:textId="77777777" w:rsidR="00A3371B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ushmAn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codes s, S, Sha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saraswati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Sankar,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puShpam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4C1F1543" w14:textId="77777777" w:rsidR="00A3371B" w:rsidRDefault="00A3371B" w:rsidP="00A3371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^^ symbol represents </w:t>
      </w:r>
      <w:r w:rsidRPr="00344679">
        <w:rPr>
          <w:rFonts w:ascii="Arial" w:hAnsi="Arial" w:cs="Arial"/>
          <w:color w:val="000000"/>
          <w:sz w:val="36"/>
          <w:szCs w:val="36"/>
          <w:highlight w:val="yellow"/>
          <w:lang w:bidi="hi-IN"/>
        </w:rPr>
        <w:t>letters separately without joining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them when conjunct consonants are formed.</w:t>
      </w:r>
    </w:p>
    <w:p w14:paraId="5F7F7F08" w14:textId="7559A493" w:rsidR="00A3371B" w:rsidRPr="0023707F" w:rsidRDefault="00A3371B" w:rsidP="00A3371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Confirm corrections given for 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Shanti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Japam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book version of </w:t>
      </w:r>
      <w:r w:rsidR="00A75263" w:rsidRPr="00A75263">
        <w:rPr>
          <w:rFonts w:ascii="Arial" w:hAnsi="Arial" w:cs="Arial"/>
          <w:color w:val="000000"/>
          <w:sz w:val="36"/>
          <w:szCs w:val="36"/>
          <w:lang w:bidi="hi-IN"/>
        </w:rPr>
        <w:t>30th Sept 2025</w:t>
      </w:r>
      <w:r w:rsidR="00A75263">
        <w:rPr>
          <w:b/>
          <w:bCs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are incorporated</w:t>
      </w:r>
    </w:p>
    <w:p w14:paraId="393951FD" w14:textId="77777777" w:rsidR="00994168" w:rsidRPr="00A3371B" w:rsidRDefault="00A3371B" w:rsidP="00A3371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32"/>
          <w:szCs w:val="32"/>
          <w:lang w:bidi="hi-IN"/>
        </w:rPr>
      </w:pPr>
      <w:r w:rsidRPr="00A3371B">
        <w:rPr>
          <w:rFonts w:ascii="Arial" w:hAnsi="Arial" w:cs="Arial"/>
          <w:color w:val="000000"/>
          <w:sz w:val="32"/>
          <w:szCs w:val="32"/>
          <w:lang w:bidi="hi-IN"/>
        </w:rPr>
        <w:t xml:space="preserve">Kindly notify any major errors or inadvertent deletions to </w:t>
      </w:r>
      <w:r w:rsidRPr="00A3371B">
        <w:rPr>
          <w:rFonts w:ascii="Arial" w:hAnsi="Arial" w:cs="Arial"/>
          <w:color w:val="000000"/>
          <w:sz w:val="32"/>
          <w:szCs w:val="32"/>
          <w:lang w:bidi="hi-IN"/>
        </w:rPr>
        <w:br/>
        <w:t>mail</w:t>
      </w:r>
      <w:r>
        <w:rPr>
          <w:rFonts w:ascii="Arial" w:hAnsi="Arial" w:cs="Arial"/>
          <w:color w:val="000000"/>
          <w:sz w:val="32"/>
          <w:szCs w:val="32"/>
          <w:lang w:bidi="hi-IN"/>
        </w:rPr>
        <w:t xml:space="preserve"> </w:t>
      </w:r>
      <w:r w:rsidRPr="00A3371B">
        <w:rPr>
          <w:rFonts w:ascii="Arial" w:hAnsi="Arial" w:cs="Arial"/>
          <w:color w:val="000000"/>
          <w:sz w:val="32"/>
          <w:szCs w:val="32"/>
          <w:lang w:bidi="hi-IN"/>
        </w:rPr>
        <w:t xml:space="preserve">id- </w:t>
      </w:r>
      <w:r w:rsidRPr="00A3371B">
        <w:rPr>
          <w:rFonts w:ascii="Arial" w:hAnsi="Arial" w:cs="Arial"/>
          <w:b/>
          <w:bCs/>
          <w:color w:val="000000"/>
          <w:sz w:val="32"/>
          <w:szCs w:val="32"/>
          <w:lang w:bidi="hi-IN"/>
        </w:rPr>
        <w:t>vedavms@gmail.com</w:t>
      </w:r>
      <w:r w:rsidRPr="00A3371B">
        <w:rPr>
          <w:rFonts w:ascii="Arial" w:hAnsi="Arial" w:cs="Arial"/>
          <w:color w:val="000000"/>
          <w:sz w:val="32"/>
          <w:szCs w:val="32"/>
          <w:lang w:bidi="hi-IN"/>
        </w:rPr>
        <w:br/>
      </w:r>
      <w:r w:rsidR="00994168" w:rsidRPr="00A3371B">
        <w:rPr>
          <w:rFonts w:ascii="Arial" w:hAnsi="Arial" w:cs="Arial"/>
          <w:color w:val="000000"/>
          <w:sz w:val="32"/>
          <w:szCs w:val="32"/>
          <w:lang w:bidi="hi-IN"/>
        </w:rPr>
        <w:br w:type="page"/>
      </w:r>
    </w:p>
    <w:p w14:paraId="670B28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1 </w:t>
      </w:r>
      <w:proofErr w:type="spellStart"/>
      <w:r>
        <w:rPr>
          <w:color w:val="000000"/>
          <w:sz w:val="36"/>
          <w:szCs w:val="36"/>
          <w:lang w:bidi="hi-IN"/>
        </w:rPr>
        <w:t>gaNapatyatharva-SIr.ShOpaniShat</w:t>
      </w:r>
      <w:proofErr w:type="spellEnd"/>
    </w:p>
    <w:p w14:paraId="322F14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408E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BA9A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karNE#BiH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SRuNuqyAma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pa#SyEmAqkShaBiqr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yaja#trAH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BCDD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sthiqrai-ra~ggai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stuShThuqvA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sa#staqnUBi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vyaSE#ma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dEqvahi#ta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79E8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vRuqddhaSra#vAH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viqSvavE#dAH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DB9A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svaqsti-naqstArkShyOq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ari#ShTanEmiH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svaqstinOq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1CE97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D8B22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A9BC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(OM) </w:t>
      </w: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gaNapatyatharvaSIr.ShaM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MvyA$KyAssyAqmaH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A344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AM </w:t>
      </w: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gaqNapa#tayE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tattva#masi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kEqvala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karttA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kEqvala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dharttA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kEqvala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harttA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tvamEva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Kal^^</w:t>
      </w:r>
      <w:proofErr w:type="spellStart"/>
      <w:r>
        <w:rPr>
          <w:color w:val="000000"/>
          <w:sz w:val="36"/>
          <w:szCs w:val="36"/>
          <w:lang w:bidi="hi-IN"/>
        </w:rPr>
        <w:t>vida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8164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sAkShA-dAtmA</w:t>
      </w:r>
      <w:proofErr w:type="spellEnd"/>
      <w:r>
        <w:rPr>
          <w:color w:val="000000"/>
          <w:sz w:val="36"/>
          <w:szCs w:val="36"/>
          <w:lang w:bidi="hi-IN"/>
        </w:rPr>
        <w:t xml:space="preserve">#&amp;si </w:t>
      </w:r>
      <w:proofErr w:type="spellStart"/>
      <w:r>
        <w:rPr>
          <w:color w:val="000000"/>
          <w:sz w:val="36"/>
          <w:szCs w:val="36"/>
          <w:lang w:bidi="hi-IN"/>
        </w:rPr>
        <w:t>niqtyaM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340779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sa#tyaM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Mvaqcmi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1DC86B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ava#tva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ava#vaqktAra$M</w:t>
      </w:r>
      <w:proofErr w:type="spellEnd"/>
      <w:r>
        <w:rPr>
          <w:color w:val="000000"/>
          <w:sz w:val="36"/>
          <w:szCs w:val="36"/>
          <w:lang w:bidi="hi-IN"/>
        </w:rPr>
        <w:t xml:space="preserve"> | ava# </w:t>
      </w:r>
      <w:proofErr w:type="spellStart"/>
      <w:r>
        <w:rPr>
          <w:color w:val="000000"/>
          <w:sz w:val="36"/>
          <w:szCs w:val="36"/>
          <w:lang w:bidi="hi-IN"/>
        </w:rPr>
        <w:t>SrOqtAra$M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ava#dAqtAra$M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ava#dhAqtAra$M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C4C7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avAnUcA-nama#vaSiqShyaM</w:t>
      </w:r>
      <w:proofErr w:type="spellEnd"/>
      <w:r>
        <w:rPr>
          <w:color w:val="000000"/>
          <w:sz w:val="36"/>
          <w:szCs w:val="36"/>
          <w:lang w:bidi="hi-IN"/>
        </w:rPr>
        <w:t xml:space="preserve"> | ava #paqScAttA$t | </w:t>
      </w:r>
    </w:p>
    <w:p w14:paraId="1437F2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ava#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avOttaqrAttA$t</w:t>
      </w:r>
      <w:proofErr w:type="spellEnd"/>
      <w:r>
        <w:rPr>
          <w:color w:val="000000"/>
          <w:sz w:val="36"/>
          <w:szCs w:val="36"/>
          <w:lang w:bidi="hi-IN"/>
        </w:rPr>
        <w:t xml:space="preserve"> | ava #dakShiqNAttA$t | ava# </w:t>
      </w:r>
      <w:proofErr w:type="spellStart"/>
      <w:r>
        <w:rPr>
          <w:color w:val="000000"/>
          <w:sz w:val="36"/>
          <w:szCs w:val="36"/>
          <w:lang w:bidi="hi-IN"/>
        </w:rPr>
        <w:t>cOqd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rdhvAttA$t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avAdhaqrAttA$t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6677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sarvatOmAM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samaqntAt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130ACA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F8D4AA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0349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M~MvA~gmayastva#M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cinmaqyaH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2AD2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tvamAnanda-mayastva#M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brahmaqmayaH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D7EF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saccidAnandA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dvi#tIyOq&amp;si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j~jAnamayO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vij~jAna#mayOq&amp;si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3109E3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700F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jagadidaM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tva#ttO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jagadidaM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tva#ttastiqShThati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jagadida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laya#mEqShyati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jagadidaM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pratyEqti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13A1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BUmi-</w:t>
      </w:r>
      <w:proofErr w:type="spellStart"/>
      <w:r>
        <w:rPr>
          <w:color w:val="000000"/>
          <w:sz w:val="36"/>
          <w:szCs w:val="36"/>
          <w:lang w:bidi="hi-IN"/>
        </w:rPr>
        <w:t>rApO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nalO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ni#lO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naqBaH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catvAri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vA$kpadAqni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551A01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BC3FC5" w14:textId="0B1EBC5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guqNatra#yAtIqtaH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r w:rsidR="008577F6">
        <w:rPr>
          <w:color w:val="000000"/>
          <w:sz w:val="36"/>
          <w:szCs w:val="36"/>
          <w:lang w:bidi="hi-IN"/>
        </w:rPr>
        <w:t>m</w:t>
      </w:r>
      <w:r>
        <w:rPr>
          <w:color w:val="000000"/>
          <w:sz w:val="36"/>
          <w:szCs w:val="36"/>
          <w:lang w:bidi="hi-IN"/>
        </w:rPr>
        <w:t>aqvasthAtra#yAtIqtaH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dEqhatra#yAtIqtaH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kAqlatra#yAtIqtaH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mUlAdhAra-sthitO</w:t>
      </w:r>
      <w:proofErr w:type="spellEnd"/>
      <w:r>
        <w:rPr>
          <w:color w:val="000000"/>
          <w:sz w:val="36"/>
          <w:szCs w:val="36"/>
          <w:lang w:bidi="hi-IN"/>
        </w:rPr>
        <w:t xml:space="preserve">#&amp;si </w:t>
      </w:r>
      <w:proofErr w:type="spellStart"/>
      <w:r>
        <w:rPr>
          <w:color w:val="000000"/>
          <w:sz w:val="36"/>
          <w:szCs w:val="36"/>
          <w:lang w:bidi="hi-IN"/>
        </w:rPr>
        <w:t>niqtyaM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Saktitra#yAtmaqkaH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MyOginO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DE745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69DB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tvaM~MviShNustvaM-rudrastva-mindrastva-magnistvaM~M-vAyustvaM</w:t>
      </w:r>
      <w:proofErr w:type="spellEnd"/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sUryastvaM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candramAstvaM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BUrBuvaqssvarOM</w:t>
      </w:r>
      <w:proofErr w:type="spellEnd"/>
      <w:r>
        <w:rPr>
          <w:color w:val="000000"/>
          <w:sz w:val="36"/>
          <w:szCs w:val="36"/>
          <w:lang w:bidi="hi-IN"/>
        </w:rPr>
        <w:t xml:space="preserve"> || 6 </w:t>
      </w:r>
    </w:p>
    <w:p w14:paraId="0420AB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6890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gaqNAdi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gaqNAdi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pUrva</w:t>
      </w:r>
      <w:proofErr w:type="spellEnd"/>
      <w:r>
        <w:rPr>
          <w:color w:val="000000"/>
          <w:sz w:val="36"/>
          <w:szCs w:val="36"/>
          <w:lang w:bidi="hi-IN"/>
        </w:rPr>
        <w:t xml:space="preserve">#-muccAqryaq </w:t>
      </w:r>
      <w:proofErr w:type="spellStart"/>
      <w:r>
        <w:rPr>
          <w:color w:val="000000"/>
          <w:sz w:val="36"/>
          <w:szCs w:val="36"/>
          <w:lang w:bidi="hi-IN"/>
        </w:rPr>
        <w:t>vaqrNAdi$M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vaqrNAdi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tadanaqntaraM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8141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anusvAraH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pa#rataqraH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ardhE$ndu-laqsitaM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RuqddhaM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Etattava-manu#svarUqpaM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gakAraH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pU$rvarUqpaM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akArO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anusvAra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ScA$ntya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bindu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rutta#ra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nAda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sandhAqnaM</w:t>
      </w:r>
      <w:proofErr w:type="spellEnd"/>
      <w:r>
        <w:rPr>
          <w:color w:val="000000"/>
          <w:sz w:val="36"/>
          <w:szCs w:val="36"/>
          <w:lang w:bidi="hi-IN"/>
        </w:rPr>
        <w:t xml:space="preserve"> | sa(gm)</w:t>
      </w:r>
      <w:proofErr w:type="spellStart"/>
      <w:r>
        <w:rPr>
          <w:color w:val="000000"/>
          <w:sz w:val="36"/>
          <w:szCs w:val="36"/>
          <w:lang w:bidi="hi-IN"/>
        </w:rPr>
        <w:t>hi#tA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C2B9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saiShA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gaNE#Sa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gaNa#ka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RuqShiH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nicRudgAya#trI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cCaqndaH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425B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gaNapatir-davaqtA</w:t>
      </w:r>
      <w:proofErr w:type="spellEnd"/>
      <w:r>
        <w:rPr>
          <w:color w:val="000000"/>
          <w:sz w:val="36"/>
          <w:szCs w:val="36"/>
          <w:lang w:bidi="hi-IN"/>
        </w:rPr>
        <w:t xml:space="preserve"> | || 7 </w:t>
      </w:r>
    </w:p>
    <w:p w14:paraId="24B948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gaNapatayEq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30EC9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Eka </w:t>
      </w:r>
      <w:proofErr w:type="spellStart"/>
      <w:r>
        <w:rPr>
          <w:color w:val="000000"/>
          <w:sz w:val="36"/>
          <w:szCs w:val="36"/>
          <w:lang w:bidi="hi-IN"/>
        </w:rPr>
        <w:t>daqntAya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vakra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tuqNDAya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5B1A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dantiH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dantI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pracOqdayA$tq</w:t>
      </w:r>
      <w:proofErr w:type="spellEnd"/>
      <w:r>
        <w:rPr>
          <w:color w:val="000000"/>
          <w:sz w:val="36"/>
          <w:szCs w:val="36"/>
          <w:lang w:bidi="hi-IN"/>
        </w:rPr>
        <w:t xml:space="preserve"> (3 </w:t>
      </w:r>
      <w:proofErr w:type="spellStart"/>
      <w:r>
        <w:rPr>
          <w:color w:val="000000"/>
          <w:sz w:val="36"/>
          <w:szCs w:val="36"/>
          <w:lang w:bidi="hi-IN"/>
        </w:rPr>
        <w:t>timEs</w:t>
      </w:r>
      <w:proofErr w:type="spellEnd"/>
      <w:r>
        <w:rPr>
          <w:color w:val="000000"/>
          <w:sz w:val="36"/>
          <w:szCs w:val="36"/>
          <w:lang w:bidi="hi-IN"/>
        </w:rPr>
        <w:t xml:space="preserve">) || 8 </w:t>
      </w:r>
    </w:p>
    <w:p w14:paraId="570843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0442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ca#tur.haqsta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</w:t>
      </w:r>
      <w:proofErr w:type="spellEnd"/>
      <w:r>
        <w:rPr>
          <w:color w:val="000000"/>
          <w:sz w:val="36"/>
          <w:szCs w:val="36"/>
          <w:lang w:bidi="hi-IN"/>
        </w:rPr>
        <w:t>-ma#~</w:t>
      </w:r>
      <w:proofErr w:type="spellStart"/>
      <w:r>
        <w:rPr>
          <w:color w:val="000000"/>
          <w:sz w:val="36"/>
          <w:szCs w:val="36"/>
          <w:lang w:bidi="hi-IN"/>
        </w:rPr>
        <w:t>gkuSaq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dhAri#NaM</w:t>
      </w:r>
      <w:proofErr w:type="spellEnd"/>
      <w:r>
        <w:rPr>
          <w:color w:val="000000"/>
          <w:sz w:val="36"/>
          <w:szCs w:val="36"/>
          <w:lang w:bidi="hi-IN"/>
        </w:rPr>
        <w:t xml:space="preserve"> | rada#~</w:t>
      </w:r>
      <w:proofErr w:type="spellStart"/>
      <w:r>
        <w:rPr>
          <w:color w:val="000000"/>
          <w:sz w:val="36"/>
          <w:szCs w:val="36"/>
          <w:lang w:bidi="hi-IN"/>
        </w:rPr>
        <w:t>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vara#daM-haqstaiqr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biqBrANa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mUShaqkadhva#jaM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raktaM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MlaqbOMda#raM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SUqrpaqkaqrNaka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raktaqvAsa#saM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8459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rakta#gaqndhA-nu#liptAq~gga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raqktapu#ShpaiH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suqpUji#taM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BaktA#nuqkaMpi#naM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jaqgatkA#raNaq-macyu#taM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Avi#rBUqtaMca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sRuqSh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TyAqqdauq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praqkRutE$H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puruqShAt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pa#raM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6908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dhyAqyati#yO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niqtya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yOgI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yOgiqnAM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Mva#raH</w:t>
      </w:r>
      <w:proofErr w:type="spellEnd"/>
      <w:r>
        <w:rPr>
          <w:color w:val="000000"/>
          <w:sz w:val="36"/>
          <w:szCs w:val="36"/>
          <w:lang w:bidi="hi-IN"/>
        </w:rPr>
        <w:t xml:space="preserve"> || 9 </w:t>
      </w:r>
    </w:p>
    <w:p w14:paraId="758030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C5AE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vrAtapatayE</w:t>
      </w:r>
      <w:proofErr w:type="spellEnd"/>
      <w:r>
        <w:rPr>
          <w:color w:val="000000"/>
          <w:sz w:val="36"/>
          <w:szCs w:val="36"/>
          <w:lang w:bidi="hi-IN"/>
        </w:rPr>
        <w:t xml:space="preserve"> ,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gaNapatayE</w:t>
      </w:r>
      <w:proofErr w:type="spellEnd"/>
      <w:r>
        <w:rPr>
          <w:color w:val="000000"/>
          <w:sz w:val="36"/>
          <w:szCs w:val="36"/>
          <w:lang w:bidi="hi-IN"/>
        </w:rPr>
        <w:t xml:space="preserve"> ,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pramathapatayE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namastE</w:t>
      </w:r>
      <w:proofErr w:type="spellEnd"/>
      <w:r>
        <w:rPr>
          <w:color w:val="000000"/>
          <w:sz w:val="36"/>
          <w:szCs w:val="36"/>
          <w:lang w:bidi="hi-IN"/>
        </w:rPr>
        <w:t xml:space="preserve">#&amp;stu </w:t>
      </w:r>
      <w:proofErr w:type="spellStart"/>
      <w:r>
        <w:rPr>
          <w:color w:val="000000"/>
          <w:sz w:val="36"/>
          <w:szCs w:val="36"/>
          <w:lang w:bidi="hi-IN"/>
        </w:rPr>
        <w:t>laMbOdarAya</w:t>
      </w:r>
      <w:proofErr w:type="spellEnd"/>
      <w:r>
        <w:rPr>
          <w:color w:val="000000"/>
          <w:sz w:val="36"/>
          <w:szCs w:val="36"/>
          <w:lang w:bidi="hi-IN"/>
        </w:rPr>
        <w:t xml:space="preserve"> , </w:t>
      </w:r>
      <w:proofErr w:type="spellStart"/>
      <w:r>
        <w:rPr>
          <w:color w:val="000000"/>
          <w:sz w:val="36"/>
          <w:szCs w:val="36"/>
          <w:lang w:bidi="hi-IN"/>
        </w:rPr>
        <w:t>EkadantAya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spellStart"/>
      <w:r>
        <w:rPr>
          <w:color w:val="000000"/>
          <w:sz w:val="36"/>
          <w:szCs w:val="36"/>
          <w:lang w:bidi="hi-IN"/>
        </w:rPr>
        <w:t>viGna</w:t>
      </w:r>
      <w:proofErr w:type="spellEnd"/>
      <w:r>
        <w:rPr>
          <w:color w:val="000000"/>
          <w:sz w:val="36"/>
          <w:szCs w:val="36"/>
          <w:lang w:bidi="hi-IN"/>
        </w:rPr>
        <w:t>(vi)</w:t>
      </w:r>
      <w:proofErr w:type="spellStart"/>
      <w:r>
        <w:rPr>
          <w:color w:val="000000"/>
          <w:sz w:val="36"/>
          <w:szCs w:val="36"/>
          <w:lang w:bidi="hi-IN"/>
        </w:rPr>
        <w:t>nASinE</w:t>
      </w:r>
      <w:proofErr w:type="spellEnd"/>
      <w:r>
        <w:rPr>
          <w:color w:val="000000"/>
          <w:sz w:val="36"/>
          <w:szCs w:val="36"/>
          <w:lang w:bidi="hi-IN"/>
        </w:rPr>
        <w:t xml:space="preserve"> , </w:t>
      </w:r>
      <w:proofErr w:type="spellStart"/>
      <w:r>
        <w:rPr>
          <w:color w:val="000000"/>
          <w:sz w:val="36"/>
          <w:szCs w:val="36"/>
          <w:lang w:bidi="hi-IN"/>
        </w:rPr>
        <w:t>SivasutAya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SrIvaradamUrttayEq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nam</w:t>
      </w:r>
      <w:r w:rsidR="00453EB1">
        <w:rPr>
          <w:color w:val="000000"/>
          <w:sz w:val="36"/>
          <w:szCs w:val="36"/>
          <w:lang w:bidi="hi-IN"/>
        </w:rPr>
        <w:t>O</w:t>
      </w:r>
      <w:r>
        <w:rPr>
          <w:color w:val="000000"/>
          <w:sz w:val="36"/>
          <w:szCs w:val="36"/>
          <w:lang w:bidi="hi-IN"/>
        </w:rPr>
        <w:t>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|| 10 </w:t>
      </w:r>
    </w:p>
    <w:p w14:paraId="27B9CC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DEAE8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EtadatharvaSIr.ShaM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MyO&amp;dhIqtE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brahmaBUyA#ya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kaqlpatE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viGnai$r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nabAqdhyatE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sarvataH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suKa#mEdhaqtE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D88F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sAqya-ma#dhIyAqnOq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divasakRutaM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nASaqyati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prAqtara</w:t>
      </w:r>
      <w:proofErr w:type="spellEnd"/>
      <w:r>
        <w:rPr>
          <w:color w:val="000000"/>
          <w:sz w:val="36"/>
          <w:szCs w:val="36"/>
          <w:lang w:bidi="hi-IN"/>
        </w:rPr>
        <w:t xml:space="preserve">#-dhIyAqnOq </w:t>
      </w:r>
      <w:proofErr w:type="spellStart"/>
      <w:r>
        <w:rPr>
          <w:color w:val="000000"/>
          <w:sz w:val="36"/>
          <w:szCs w:val="36"/>
          <w:lang w:bidi="hi-IN"/>
        </w:rPr>
        <w:t>rAtrikRutaM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nASaqyati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0FE7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pra#yu~jjAqnOq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pApO&amp;pA#pO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3BC9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sarvatrAdhIyAnO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pavi#GnO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dharmArttha-kAma-mOkSha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viqndati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ida-matharvaSIr.Sha-maSiShyAya</w:t>
      </w:r>
      <w:proofErr w:type="spellEnd"/>
      <w:r>
        <w:rPr>
          <w:color w:val="000000"/>
          <w:sz w:val="36"/>
          <w:szCs w:val="36"/>
          <w:lang w:bidi="hi-IN"/>
        </w:rPr>
        <w:t xml:space="preserve"># na </w:t>
      </w:r>
      <w:proofErr w:type="spellStart"/>
      <w:r>
        <w:rPr>
          <w:color w:val="000000"/>
          <w:sz w:val="36"/>
          <w:szCs w:val="36"/>
          <w:lang w:bidi="hi-IN"/>
        </w:rPr>
        <w:t>dEqyaM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mO#hAd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AD6E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pApI#yAn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sahasrAvartanAdyaM</w:t>
      </w:r>
      <w:proofErr w:type="spellEnd"/>
      <w:r>
        <w:rPr>
          <w:color w:val="000000"/>
          <w:sz w:val="36"/>
          <w:szCs w:val="36"/>
          <w:lang w:bidi="hi-IN"/>
        </w:rPr>
        <w:t xml:space="preserve"> ~Mya </w:t>
      </w:r>
      <w:proofErr w:type="spellStart"/>
      <w:r>
        <w:rPr>
          <w:color w:val="000000"/>
          <w:sz w:val="36"/>
          <w:szCs w:val="36"/>
          <w:lang w:bidi="hi-IN"/>
        </w:rPr>
        <w:t>kAma#madhIqtE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tamanE#na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sAqdhayEt</w:t>
      </w:r>
      <w:proofErr w:type="spellEnd"/>
      <w:r>
        <w:rPr>
          <w:color w:val="000000"/>
          <w:sz w:val="36"/>
          <w:szCs w:val="36"/>
          <w:lang w:bidi="hi-IN"/>
        </w:rPr>
        <w:t xml:space="preserve"> || 11 </w:t>
      </w:r>
    </w:p>
    <w:p w14:paraId="5F6647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C247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gaNapati-ma#BiShiq~jcati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savA$gmI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41974B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caturtthyA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jaqpati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vidyA#vAn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ityatharva#Na-vAqkyaM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brahmAdyAvara#NaM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55E2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biBEti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kadA#canEqti</w:t>
      </w:r>
      <w:proofErr w:type="spellEnd"/>
      <w:r>
        <w:rPr>
          <w:color w:val="000000"/>
          <w:sz w:val="36"/>
          <w:szCs w:val="36"/>
          <w:lang w:bidi="hi-IN"/>
        </w:rPr>
        <w:t xml:space="preserve"> || 12 </w:t>
      </w:r>
    </w:p>
    <w:p w14:paraId="79DF22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3DD4E5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dUrvA~gku#rair-yaqjati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vaiSravaNOpa#mO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F1D0A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lA#jair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yaqjati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yaSO#vAn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8D72AA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mEdhA#vAn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mOdaka-sahasrE#Na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2196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vA~jCita-Palama#vApnOqti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sAjya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sami#dBir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yaqjati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A8C2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MlaBatE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sa#rvaM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MlaqBatE</w:t>
      </w:r>
      <w:proofErr w:type="spellEnd"/>
      <w:r>
        <w:rPr>
          <w:color w:val="000000"/>
          <w:sz w:val="36"/>
          <w:szCs w:val="36"/>
          <w:lang w:bidi="hi-IN"/>
        </w:rPr>
        <w:t xml:space="preserve"> || 13 </w:t>
      </w:r>
    </w:p>
    <w:p w14:paraId="542BCA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09FC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aShTau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samyaggrA#hayiqtvA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ma#hAnaqdyAqM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sannidhau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jaqptvA</w:t>
      </w:r>
      <w:proofErr w:type="spellEnd"/>
      <w:r>
        <w:rPr>
          <w:color w:val="000000"/>
          <w:sz w:val="36"/>
          <w:szCs w:val="36"/>
          <w:lang w:bidi="hi-IN"/>
        </w:rPr>
        <w:t xml:space="preserve"> | siddha </w:t>
      </w:r>
      <w:proofErr w:type="spellStart"/>
      <w:r>
        <w:rPr>
          <w:color w:val="000000"/>
          <w:sz w:val="36"/>
          <w:szCs w:val="36"/>
          <w:lang w:bidi="hi-IN"/>
        </w:rPr>
        <w:t>ma#ntrO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viGnA$t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dOShA$t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pratyavAyA$t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20E0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vidBavati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412B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ityu#paqniSha#t</w:t>
      </w:r>
      <w:proofErr w:type="spellEnd"/>
      <w:r>
        <w:rPr>
          <w:color w:val="000000"/>
          <w:sz w:val="36"/>
          <w:szCs w:val="36"/>
          <w:lang w:bidi="hi-IN"/>
        </w:rPr>
        <w:t xml:space="preserve"> || 14 </w:t>
      </w:r>
    </w:p>
    <w:p w14:paraId="1C2A8A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702A0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saqhanA#vavatu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saqhanau#Bunaktu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saqhavIqrya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karavAvahai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taqjaqsvinAq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vadhI#tamastuqmA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vi#dviShAqvahai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2AC41C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73D6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>||</w:t>
      </w:r>
    </w:p>
    <w:p w14:paraId="36EDD3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C92F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dadhA#tu</w:t>
      </w:r>
      <w:proofErr w:type="spellEnd"/>
      <w:r>
        <w:rPr>
          <w:color w:val="000000"/>
          <w:sz w:val="36"/>
          <w:szCs w:val="36"/>
          <w:lang w:bidi="hi-IN"/>
        </w:rPr>
        <w:t xml:space="preserve"> | OM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karNE#BiH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SRuNuqyAma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pa#SyEmAqkShaBir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sthiqrai-ra~ggai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stuShThuqvA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sa#staqnUBi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vyaSE#ma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dEqvahi#taM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vRuqddhaSra#vAH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viqSvavE#dAH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3494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3931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svaqsti-naqstArkShyOq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ari#ShTanEmiH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2913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8EBB7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5F684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</w:t>
      </w:r>
    </w:p>
    <w:p w14:paraId="3D3A34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 </w:t>
      </w:r>
      <w:proofErr w:type="spellStart"/>
      <w:r>
        <w:rPr>
          <w:color w:val="000000"/>
          <w:sz w:val="36"/>
          <w:szCs w:val="36"/>
          <w:lang w:bidi="hi-IN"/>
        </w:rPr>
        <w:t>vEdAdayA</w:t>
      </w:r>
      <w:proofErr w:type="spellEnd"/>
    </w:p>
    <w:p w14:paraId="7CF91C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aqgnimI$LE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puqrOhi#taM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dEqvamRuqtvija$M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hOtA$raM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dhAta#maM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D1AB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iqShEtvOqrjEtvA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vAqyava#ssthO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pAqyava#sstha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prArpa#yatuq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59DCF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SrEShTha#tamAyaq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karma#NE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3D81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agnaq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vIqtayE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gRuNAqnO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haqvyadA#tayE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nihOtA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sathsi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baqr.hiShi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># |</w:t>
      </w:r>
    </w:p>
    <w:p w14:paraId="0C8E6E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dEqvIraqBiShTa#yaq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pIqtayE</w:t>
      </w:r>
      <w:proofErr w:type="spellEnd"/>
      <w:r>
        <w:rPr>
          <w:color w:val="000000"/>
          <w:sz w:val="36"/>
          <w:szCs w:val="36"/>
          <w:lang w:bidi="hi-IN"/>
        </w:rPr>
        <w:t>$ | SaM ~</w:t>
      </w:r>
      <w:proofErr w:type="spellStart"/>
      <w:r>
        <w:rPr>
          <w:color w:val="000000"/>
          <w:sz w:val="36"/>
          <w:szCs w:val="36"/>
          <w:lang w:bidi="hi-IN"/>
        </w:rPr>
        <w:t>MyOraqBi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sra#vantunaH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4F20DD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</w:t>
      </w:r>
    </w:p>
    <w:p w14:paraId="3AF107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2.1 </w:t>
      </w:r>
      <w:proofErr w:type="spellStart"/>
      <w:r>
        <w:rPr>
          <w:color w:val="000000"/>
          <w:sz w:val="36"/>
          <w:szCs w:val="36"/>
          <w:lang w:bidi="hi-IN"/>
        </w:rPr>
        <w:t>rakShOGnaM</w:t>
      </w:r>
      <w:proofErr w:type="spellEnd"/>
    </w:p>
    <w:p w14:paraId="4BBF20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1.2.14.1) </w:t>
      </w:r>
    </w:p>
    <w:p w14:paraId="7E434DDE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kRuqNuqShva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pAjaqH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pRuqthvIM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M~MyAqhi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70F3B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vAma#vAq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iBE</w:t>
      </w:r>
      <w:proofErr w:type="spellEnd"/>
      <w:r>
        <w:rPr>
          <w:color w:val="000000"/>
          <w:sz w:val="36"/>
          <w:szCs w:val="36"/>
          <w:lang w:bidi="hi-IN"/>
        </w:rPr>
        <w:t xml:space="preserve"># na | </w:t>
      </w:r>
      <w:proofErr w:type="spellStart"/>
      <w:r>
        <w:rPr>
          <w:color w:val="000000"/>
          <w:sz w:val="36"/>
          <w:szCs w:val="36"/>
          <w:lang w:bidi="hi-IN"/>
        </w:rPr>
        <w:t>trRuqShvImanuq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prasi#tiM-drUNAqnO&amp;stA</w:t>
      </w:r>
      <w:proofErr w:type="spellEnd"/>
      <w:r>
        <w:rPr>
          <w:color w:val="000000"/>
          <w:sz w:val="36"/>
          <w:szCs w:val="36"/>
          <w:lang w:bidi="hi-IN"/>
        </w:rPr>
        <w:t xml:space="preserve">#&amp;siq </w:t>
      </w:r>
      <w:proofErr w:type="spellStart"/>
      <w:r>
        <w:rPr>
          <w:color w:val="000000"/>
          <w:sz w:val="36"/>
          <w:szCs w:val="36"/>
          <w:lang w:bidi="hi-IN"/>
        </w:rPr>
        <w:t>viddhya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raqkShasaq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stapi#ShThaiH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7709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tava#BraqmAsa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ASuqyA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tyanu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spRuSa-dhRuShaqtA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SOSu#cAnaH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tapU</w:t>
      </w:r>
      <w:proofErr w:type="spellEnd"/>
      <w:r>
        <w:rPr>
          <w:color w:val="000000"/>
          <w:sz w:val="36"/>
          <w:szCs w:val="36"/>
          <w:lang w:bidi="hi-IN"/>
        </w:rPr>
        <w:t xml:space="preserve">(gg)#ShyagnE </w:t>
      </w:r>
      <w:proofErr w:type="spellStart"/>
      <w:r>
        <w:rPr>
          <w:color w:val="000000"/>
          <w:sz w:val="36"/>
          <w:szCs w:val="36"/>
          <w:lang w:bidi="hi-IN"/>
        </w:rPr>
        <w:t>juqhvA#pata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-gAnasa#nditOq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visRu#jaq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guqlkAH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AEE4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pratiqspaSOq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visRu#jaq-tUrNi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pAqyurviqSO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ada#bdhaH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B702B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3836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aqGaSa</w:t>
      </w:r>
      <w:proofErr w:type="spellEnd"/>
      <w:r>
        <w:rPr>
          <w:color w:val="000000"/>
          <w:sz w:val="36"/>
          <w:szCs w:val="36"/>
          <w:lang w:bidi="hi-IN"/>
        </w:rPr>
        <w:t xml:space="preserve">(gm)#sOqyO </w:t>
      </w:r>
      <w:proofErr w:type="spellStart"/>
      <w:r>
        <w:rPr>
          <w:color w:val="000000"/>
          <w:sz w:val="36"/>
          <w:szCs w:val="36"/>
          <w:lang w:bidi="hi-IN"/>
        </w:rPr>
        <w:t>antyagnEq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mAki#ShTEq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dhar.ShIt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uda#gnEtiShThaq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ta#nuShvaqnya</w:t>
      </w:r>
      <w:proofErr w:type="spellEnd"/>
      <w:r>
        <w:rPr>
          <w:color w:val="000000"/>
          <w:sz w:val="36"/>
          <w:szCs w:val="36"/>
          <w:lang w:bidi="hi-IN"/>
        </w:rPr>
        <w:t xml:space="preserve">#-mitrA(gm)# </w:t>
      </w:r>
      <w:proofErr w:type="spellStart"/>
      <w:r>
        <w:rPr>
          <w:color w:val="000000"/>
          <w:sz w:val="36"/>
          <w:szCs w:val="36"/>
          <w:lang w:bidi="hi-IN"/>
        </w:rPr>
        <w:t>OShatA-ttigmahEtE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9391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samidhAna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caqkrE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nIqcAtaMdha#kShyataq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prati#viqddhyA-ddhyaqsmadAq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viShkRu#NuShvaq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daivyA$nyagnE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46A5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ta#nuhi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jAqmimajA#mi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pramRu#NIhiq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SatrUn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754BF6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2F6E57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tE# </w:t>
      </w:r>
      <w:proofErr w:type="spellStart"/>
      <w:r>
        <w:rPr>
          <w:color w:val="000000"/>
          <w:sz w:val="36"/>
          <w:szCs w:val="36"/>
          <w:lang w:bidi="hi-IN"/>
        </w:rPr>
        <w:t>jAnAti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Mya#viShThaqya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Iva#tEq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gAqtumaira#t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viSvA$nyasmai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dyuqmnAnyaqryO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vidurO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aqBidyau$t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sEda#gnE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ssuqdAnuqr-yastvAq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nityE#na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CA8EB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uqkthaiH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piprI#Shatiqsva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durOqNE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viSvEda#smai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suqdinAq-sA&amp;sa#diqShTiH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arcA#mi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GOShyaqrvAK-santE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jaratA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miqyaMgIH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77681C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1E3E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svaSvA$stvA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marjayE-mAqsmE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dhArayEqra-nuqdyUn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iqhatvAq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BUryAca#rEq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dupaqtman-dOShA#vastar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dIdiqvA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saqmanuqdyUn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3564623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krIDa#ntastvA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suqmana</w:t>
      </w:r>
      <w:proofErr w:type="spellEnd"/>
      <w:r>
        <w:rPr>
          <w:color w:val="000000"/>
          <w:sz w:val="36"/>
          <w:szCs w:val="36"/>
          <w:lang w:bidi="hi-IN"/>
        </w:rPr>
        <w:t xml:space="preserve">#-sassapEmAqBi </w:t>
      </w:r>
      <w:proofErr w:type="spellStart"/>
      <w:r>
        <w:rPr>
          <w:color w:val="000000"/>
          <w:sz w:val="36"/>
          <w:szCs w:val="36"/>
          <w:lang w:bidi="hi-IN"/>
        </w:rPr>
        <w:t>dyuqmnA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ta#sthiqvA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yastvAq-svaSva#ssu-hiraqNyO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upaqyAtiq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vasu#matAq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trAqtA-Ba#vasiq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Atiqthya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mA#nuqShag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FCD92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jujO#Shat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7C8732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97DE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maqhOru#jAmi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baqndhutAq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vacO#BiqstanmA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piqturgOta#mAqda-nvi#yAya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vaca#sa-Scikiddhiq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hOta#ryaviShTha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sukratOq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damU#nAH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3D2D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asva#pna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jastaqraNa#ya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ssuqSEvAq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ata#ndrA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sO&amp;vRuqkA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aSra#miShThAH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tEpAqyava#H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saqddhriya</w:t>
      </w:r>
      <w:proofErr w:type="spellEnd"/>
      <w:r>
        <w:rPr>
          <w:color w:val="000000"/>
          <w:sz w:val="36"/>
          <w:szCs w:val="36"/>
          <w:lang w:bidi="hi-IN"/>
        </w:rPr>
        <w:t xml:space="preserve">#~jcO </w:t>
      </w:r>
      <w:proofErr w:type="spellStart"/>
      <w:r>
        <w:rPr>
          <w:color w:val="000000"/>
          <w:sz w:val="36"/>
          <w:szCs w:val="36"/>
          <w:lang w:bidi="hi-IN"/>
        </w:rPr>
        <w:t>niqShadyAgnEq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pAntvamUra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0F23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mAmatEqyaMtE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aqndhaMdu#riqtAda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FBF15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raqrakShaqtAnth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viqSvavE#dAq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diPsa#ntaq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idriqpavOq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dEBuH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40960C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6FE8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sa#dhaqnya</w:t>
      </w:r>
      <w:proofErr w:type="spellEnd"/>
      <w:r>
        <w:rPr>
          <w:color w:val="000000"/>
          <w:sz w:val="36"/>
          <w:szCs w:val="36"/>
          <w:lang w:bidi="hi-IN"/>
        </w:rPr>
        <w:t xml:space="preserve">#-stvO-tAqstavaq </w:t>
      </w:r>
      <w:proofErr w:type="spellStart"/>
      <w:r>
        <w:rPr>
          <w:color w:val="000000"/>
          <w:sz w:val="36"/>
          <w:szCs w:val="36"/>
          <w:lang w:bidi="hi-IN"/>
        </w:rPr>
        <w:t>praNI$tya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uqBA</w:t>
      </w:r>
      <w:proofErr w:type="spellEnd"/>
      <w:r>
        <w:rPr>
          <w:color w:val="000000"/>
          <w:sz w:val="36"/>
          <w:szCs w:val="36"/>
          <w:lang w:bidi="hi-IN"/>
        </w:rPr>
        <w:t xml:space="preserve"> Sa(gm)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sUdaya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satyatAtE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nuShThuqyA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kRu#Nuhya-hrayANa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453EB1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pratiqstOma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SaqsyamA#naM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gRuBAya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dahAqSasO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raqkShasa#H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pAqhya#smAn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mi#tramahO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avaqdyAt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raqkShOqhaNa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MvAqjinaqmAji</w:t>
      </w:r>
      <w:proofErr w:type="spellEnd"/>
      <w:r>
        <w:rPr>
          <w:color w:val="000000"/>
          <w:sz w:val="36"/>
          <w:szCs w:val="36"/>
          <w:lang w:bidi="hi-IN"/>
        </w:rPr>
        <w:t xml:space="preserve"># Garmi </w:t>
      </w: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prathi#ShThaq-mupa#yAmiq</w:t>
      </w:r>
      <w:proofErr w:type="spellEnd"/>
      <w:r>
        <w:rPr>
          <w:color w:val="000000"/>
          <w:sz w:val="36"/>
          <w:szCs w:val="36"/>
          <w:lang w:bidi="hi-IN"/>
        </w:rPr>
        <w:t xml:space="preserve"> Sarma# | </w:t>
      </w:r>
      <w:proofErr w:type="spellStart"/>
      <w:r>
        <w:rPr>
          <w:color w:val="000000"/>
          <w:sz w:val="36"/>
          <w:szCs w:val="36"/>
          <w:lang w:bidi="hi-IN"/>
        </w:rPr>
        <w:t>SiSA#nO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kratu#Biq-ssami#ddhaq-ssanOq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sariqShaH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pA#tuqnakta$M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7B4349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6201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vijyOti#ShA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BA$tyaqgnirAqvir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D007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prAdE#vIr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ssa#hatE-duqrEvAq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SSiSI#tEq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SRugE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viqnikShE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0C24BAA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svAqnAsO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diqviSha#ntvaqgnE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stiqgmAyu#dhAq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u# |</w:t>
      </w:r>
    </w:p>
    <w:p w14:paraId="78DD82DC" w14:textId="77777777" w:rsidR="00453EB1" w:rsidRDefault="00453EB1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F224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cidasyaq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praru#jantiq</w:t>
      </w:r>
      <w:proofErr w:type="spellEnd"/>
      <w:r>
        <w:rPr>
          <w:color w:val="000000"/>
          <w:sz w:val="36"/>
          <w:szCs w:val="36"/>
          <w:lang w:bidi="hi-IN"/>
        </w:rPr>
        <w:t xml:space="preserve"> BAmAq </w:t>
      </w:r>
      <w:proofErr w:type="spellStart"/>
      <w:r>
        <w:rPr>
          <w:color w:val="000000"/>
          <w:sz w:val="36"/>
          <w:szCs w:val="36"/>
          <w:lang w:bidi="hi-IN"/>
        </w:rPr>
        <w:t>nava#rantE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pariqbAdhOq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adE#vIH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386BBE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1889D6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2.2 </w:t>
      </w:r>
      <w:proofErr w:type="spellStart"/>
      <w:r>
        <w:rPr>
          <w:color w:val="000000"/>
          <w:sz w:val="36"/>
          <w:szCs w:val="36"/>
          <w:lang w:bidi="hi-IN"/>
        </w:rPr>
        <w:t>Apyam</w:t>
      </w:r>
      <w:proofErr w:type="spellEnd"/>
    </w:p>
    <w:p w14:paraId="7AE3E1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5.7.4.3)</w:t>
      </w:r>
    </w:p>
    <w:p w14:paraId="134026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yaSasviqnaq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yaSa#sEq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mama#rpaqyEndrA#vatIq-mapa#citI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miqhAva#ha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pa#ramEqShThI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ssamAqnAnA</w:t>
      </w:r>
      <w:proofErr w:type="spellEnd"/>
      <w:r>
        <w:rPr>
          <w:color w:val="000000"/>
          <w:sz w:val="36"/>
          <w:szCs w:val="36"/>
          <w:lang w:bidi="hi-IN"/>
        </w:rPr>
        <w:t xml:space="preserve">#-muttaqma </w:t>
      </w:r>
      <w:proofErr w:type="spellStart"/>
      <w:r>
        <w:rPr>
          <w:color w:val="000000"/>
          <w:sz w:val="36"/>
          <w:szCs w:val="36"/>
          <w:lang w:bidi="hi-IN"/>
        </w:rPr>
        <w:t>SlO#kO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0A08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upa#sEduqragrEq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tapO#dIqkShA-mRuSha#ya-ssuvaqrvida#H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tadaqsmai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aqBisanna</w:t>
      </w:r>
      <w:proofErr w:type="spellEnd"/>
      <w:r>
        <w:rPr>
          <w:color w:val="000000"/>
          <w:sz w:val="36"/>
          <w:szCs w:val="36"/>
          <w:lang w:bidi="hi-IN"/>
        </w:rPr>
        <w:t xml:space="preserve">#-mantu | </w:t>
      </w:r>
    </w:p>
    <w:p w14:paraId="5EFE91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saqndRuk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paramEqShThI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stOmAq</w:t>
      </w:r>
      <w:proofErr w:type="spellEnd"/>
      <w:r>
        <w:rPr>
          <w:color w:val="000000"/>
          <w:sz w:val="36"/>
          <w:szCs w:val="36"/>
          <w:lang w:bidi="hi-IN"/>
        </w:rPr>
        <w:t xml:space="preserve">-ScandA(gm)#si </w:t>
      </w:r>
      <w:proofErr w:type="spellStart"/>
      <w:r>
        <w:rPr>
          <w:color w:val="000000"/>
          <w:sz w:val="36"/>
          <w:szCs w:val="36"/>
          <w:lang w:bidi="hi-IN"/>
        </w:rPr>
        <w:t>niqvidO#ma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AhurEqtasmai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rAqShTramaqBi-sanna#mAma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118D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aqByAva#rttaddhvaq-mupaqmEta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sAqkamaqya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SAqstA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dhi#patirvO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viqj~jAnaq-manuqsa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ra#BaddhvamiqmaM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jIvAthaq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75F05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0364A3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 </w:t>
      </w:r>
      <w:proofErr w:type="spellStart"/>
      <w:r>
        <w:rPr>
          <w:color w:val="000000"/>
          <w:sz w:val="36"/>
          <w:szCs w:val="36"/>
          <w:lang w:bidi="hi-IN"/>
        </w:rPr>
        <w:t>pavamAna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6D999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5.6.1.1</w:t>
      </w:r>
    </w:p>
    <w:p w14:paraId="24EF90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|| </w:t>
      </w:r>
      <w:proofErr w:type="spellStart"/>
      <w:r>
        <w:rPr>
          <w:color w:val="000000"/>
          <w:sz w:val="36"/>
          <w:szCs w:val="36"/>
          <w:lang w:bidi="hi-IN"/>
        </w:rPr>
        <w:t>hira#NyavarNAqH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yAsu#jAqtaH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kaqSyapOq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yAsvindra#H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9749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aqgniM~MyA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dadhiqrE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7EFAF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satyAnRuqtE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a#vaqpaSyaqn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1A72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maqdhuqScutaq-SSuca#yOqyAH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pA#vaqkAstA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EAFA1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yAsA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BaqkShaM~MyA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2DE64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paya#sOqndanti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SuqkrAstA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8C728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SiqvEna#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paSyatApa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taqnuvO-pa#spRuSataq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tvaca#mEM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635F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ra#PsuqShadO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nidha#tta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E5D5A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5C8C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(Additional chanting for Shanti </w:t>
      </w:r>
      <w:proofErr w:type="spellStart"/>
      <w:r>
        <w:rPr>
          <w:color w:val="000000"/>
          <w:sz w:val="36"/>
          <w:szCs w:val="36"/>
          <w:lang w:bidi="hi-IN"/>
        </w:rPr>
        <w:t>Japam</w:t>
      </w:r>
      <w:proofErr w:type="spellEnd"/>
      <w:r>
        <w:rPr>
          <w:color w:val="000000"/>
          <w:sz w:val="36"/>
          <w:szCs w:val="36"/>
          <w:lang w:bidi="hi-IN"/>
        </w:rPr>
        <w:t xml:space="preserve"> -TS 5.6.1.2) </w:t>
      </w:r>
    </w:p>
    <w:p w14:paraId="5F8485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yadaqdassa#M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prayaqqtIrahAqq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vana#datA-haqtE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F6A7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naqdyO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nAma#sthaqtAvOq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sindhavaH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7960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prEShi#tAq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tASSIBa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saqmava#lgata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6A0E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tadA$pnOq-dindrO#vO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yaqtI-stasmAq-dApOq</w:t>
      </w:r>
      <w:proofErr w:type="spellEnd"/>
      <w:r>
        <w:rPr>
          <w:color w:val="000000"/>
          <w:sz w:val="36"/>
          <w:szCs w:val="36"/>
          <w:lang w:bidi="hi-IN"/>
        </w:rPr>
        <w:t xml:space="preserve"> anu# </w:t>
      </w:r>
      <w:proofErr w:type="spellStart"/>
      <w:r>
        <w:rPr>
          <w:color w:val="000000"/>
          <w:sz w:val="36"/>
          <w:szCs w:val="36"/>
          <w:lang w:bidi="hi-IN"/>
        </w:rPr>
        <w:t>sthana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B88B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aqpaqkAqma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syanda#mAnAq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avI#varata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hika$M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CC52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vaqSSakti#Bir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dEvIq-stasmAq-dvArNAma#vO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78941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apya#tiShThaqth-syanda#mAnA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9EB8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udA#niShur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maqhIritiq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</w:t>
      </w:r>
      <w:proofErr w:type="spellEnd"/>
      <w:r>
        <w:rPr>
          <w:color w:val="000000"/>
          <w:sz w:val="36"/>
          <w:szCs w:val="36"/>
          <w:lang w:bidi="hi-IN"/>
        </w:rPr>
        <w:t xml:space="preserve">#-dudaqka-mu#cyatE | </w:t>
      </w:r>
    </w:p>
    <w:p w14:paraId="1F06B3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GRuqtamidApa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AsuraqgnI-ShOmau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biBraqtyApaq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1EDA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tIqvrOrasO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madhuqpRucA</w:t>
      </w:r>
      <w:proofErr w:type="spellEnd"/>
      <w:r>
        <w:rPr>
          <w:color w:val="000000"/>
          <w:sz w:val="36"/>
          <w:szCs w:val="36"/>
          <w:lang w:bidi="hi-IN"/>
        </w:rPr>
        <w:t xml:space="preserve">#-mara~ggaqma </w:t>
      </w:r>
      <w:proofErr w:type="spellStart"/>
      <w:r>
        <w:rPr>
          <w:color w:val="000000"/>
          <w:sz w:val="36"/>
          <w:szCs w:val="36"/>
          <w:lang w:bidi="hi-IN"/>
        </w:rPr>
        <w:t>AmA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A6DD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Aditpa#SyA-myuqtavA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SrRuNOq-myAmAq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gacCatiq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vA~gna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922F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BEjAqnO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tar.hiq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hira#NyavarNAq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atRu#paM~M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yaqdAva#H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440A7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UqrjE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raNA#yaq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cakSha#sE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54DC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Siqvata#mOq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BAjaya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tEqhana#H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uqSaqtIri#va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A5EC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ara~gga#mAmavOq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jinva#tha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jaqnaya#thA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9622A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Sra#yasvAqntari#kShE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brahmavarcaqsa-ma#si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11CE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brahmavarcaqsAya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(Additional chanting Ends)</w:t>
      </w:r>
    </w:p>
    <w:p w14:paraId="442BC2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E1709C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CA9F6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1.4.8.1 (for Para No. 1 to 6)</w:t>
      </w:r>
    </w:p>
    <w:p w14:paraId="0F56E1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pava#mAnaq-ssuvaqrjana#H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</w:t>
      </w:r>
      <w:proofErr w:type="gramStart"/>
      <w:r>
        <w:rPr>
          <w:color w:val="000000"/>
          <w:sz w:val="36"/>
          <w:szCs w:val="36"/>
          <w:lang w:bidi="hi-IN"/>
        </w:rPr>
        <w:t>r.ShaNiH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1305EB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pOtAq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pu#nAtu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puqnantu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dEvajaqnAH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mana# </w:t>
      </w:r>
      <w:proofErr w:type="spellStart"/>
      <w:r>
        <w:rPr>
          <w:color w:val="000000"/>
          <w:sz w:val="36"/>
          <w:szCs w:val="36"/>
          <w:lang w:bidi="hi-IN"/>
        </w:rPr>
        <w:t>vOdhiqyA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jAta#vEdaH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paqvitra#vat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punAhi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</w:p>
    <w:p w14:paraId="652F07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kratvAq-kratUq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ranu</w:t>
      </w:r>
      <w:proofErr w:type="spellEnd"/>
      <w:r>
        <w:rPr>
          <w:color w:val="000000"/>
          <w:sz w:val="36"/>
          <w:szCs w:val="36"/>
          <w:lang w:bidi="hi-IN"/>
        </w:rPr>
        <w:t># || 1</w:t>
      </w:r>
    </w:p>
    <w:p w14:paraId="584AB6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3D09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paqvitra</w:t>
      </w:r>
      <w:proofErr w:type="spellEnd"/>
      <w:r>
        <w:rPr>
          <w:color w:val="000000"/>
          <w:sz w:val="36"/>
          <w:szCs w:val="36"/>
          <w:lang w:bidi="hi-IN"/>
        </w:rPr>
        <w:t xml:space="preserve">#-maqrciShi#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vita#ta-mantaqrA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uqBAByA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saqvEna</w:t>
      </w:r>
      <w:proofErr w:type="spellEnd"/>
      <w:r>
        <w:rPr>
          <w:color w:val="000000"/>
          <w:sz w:val="36"/>
          <w:szCs w:val="36"/>
          <w:lang w:bidi="hi-IN"/>
        </w:rPr>
        <w:t xml:space="preserve"># ca |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1A977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baqhvI-staqnuvO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vIqtapRu#ShThAH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mada#nta-ssadhaqmAdyE#Shu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pata#yOrayIqNAM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D4C37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ECD146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vaiqSvAqnaqrO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raqSmiBi#rmA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2538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prAqNEnE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</w:t>
      </w:r>
      <w:proofErr w:type="spellEnd"/>
      <w:r>
        <w:rPr>
          <w:color w:val="000000"/>
          <w:sz w:val="36"/>
          <w:szCs w:val="36"/>
          <w:lang w:bidi="hi-IN"/>
        </w:rPr>
        <w:t xml:space="preserve"> BUH |</w:t>
      </w:r>
    </w:p>
    <w:p w14:paraId="3E03F065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payO#BiH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RuqtAva#rI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yaqj~jiyE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punItAM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bRuqhadBi</w:t>
      </w:r>
      <w:proofErr w:type="spellEnd"/>
      <w:r>
        <w:rPr>
          <w:color w:val="000000"/>
          <w:sz w:val="36"/>
          <w:szCs w:val="36"/>
          <w:lang w:bidi="hi-IN"/>
        </w:rPr>
        <w:t xml:space="preserve">#-ssavi </w:t>
      </w:r>
      <w:proofErr w:type="spellStart"/>
      <w:r>
        <w:rPr>
          <w:color w:val="000000"/>
          <w:sz w:val="36"/>
          <w:szCs w:val="36"/>
          <w:lang w:bidi="hi-IN"/>
        </w:rPr>
        <w:t>taqstRuBi#H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var.Shi</w:t>
      </w:r>
      <w:proofErr w:type="gramEnd"/>
      <w:r>
        <w:rPr>
          <w:color w:val="000000"/>
          <w:sz w:val="36"/>
          <w:szCs w:val="36"/>
          <w:lang w:bidi="hi-IN"/>
        </w:rPr>
        <w:t>#ShThair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dEvaqmanma#BiH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dakShai$H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punAhimA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2A38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apu#nata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diqvya~gkaSa#H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CCDA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3BD8ED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2D1B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pA#vamAqnI-raqddhayEti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975AB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RuShi#Biq-ssaMBRu#taq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 sa </w:t>
      </w:r>
      <w:proofErr w:type="spellStart"/>
      <w:r>
        <w:rPr>
          <w:color w:val="000000"/>
          <w:sz w:val="36"/>
          <w:szCs w:val="36"/>
          <w:lang w:bidi="hi-IN"/>
        </w:rPr>
        <w:t>pUqtama#SnAti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mA#taqriSva#nA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pAqvaqmAqnIr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aqqddhayEti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RuShi#Biq-ssaMBRu#taq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kShIqra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rmadhU#daqkaM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pAqvaqmAqnI-ssvaqstyaya#nIH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724165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E97A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suqduGAqhi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RuShi#Biq-ssaMBRu#tOq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0F3A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brAqhmaqNEShvaq-mRuta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di#Santu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M~MlOqkamathO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aqmuM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kAmAqnth-sama#d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dEqvIrdEqvaiH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pAqvaqmAqnI-ssvaqstyaya#nIH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suqduGAqhi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GRu#taqScuta#H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RuShi#Biq-ssaMBRu#tOq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3437D1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5CA1FD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brAqhmaqNEShvaq-mRuta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AqtmAna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dhArENa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pu#nantu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prAqjAqpaqtyaM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SaqtOdyA#ma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hiraqNmaya$M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BF49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pUqtaM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#-ssunIqtI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7FA7C7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#-ssvaqstyA </w:t>
      </w:r>
      <w:proofErr w:type="spellStart"/>
      <w:r>
        <w:rPr>
          <w:color w:val="000000"/>
          <w:sz w:val="36"/>
          <w:szCs w:val="36"/>
          <w:lang w:bidi="hi-IN"/>
        </w:rPr>
        <w:t>varu#Na-ssaqmIcyA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55430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pramRuqNABi#H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D167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mOqrjaya#ntyA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(OM)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318B37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D066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3.5.11.1</w:t>
      </w:r>
    </w:p>
    <w:p w14:paraId="09F19794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~MyOrA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gAqtuM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j~jAya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gAqtu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M~Myaqj~japa#tayE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daivI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svaqsti-ra#stunaH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mAnu#ShEByaH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50C9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A3DF2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57CDA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11E4EB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 </w:t>
      </w:r>
      <w:proofErr w:type="spellStart"/>
      <w:r>
        <w:rPr>
          <w:color w:val="000000"/>
          <w:sz w:val="36"/>
          <w:szCs w:val="36"/>
          <w:lang w:bidi="hi-IN"/>
        </w:rPr>
        <w:t>vAstu</w:t>
      </w:r>
      <w:proofErr w:type="spellEnd"/>
      <w:r>
        <w:rPr>
          <w:color w:val="000000"/>
          <w:sz w:val="36"/>
          <w:szCs w:val="36"/>
          <w:lang w:bidi="hi-IN"/>
        </w:rPr>
        <w:t xml:space="preserve"> mantra:</w:t>
      </w:r>
    </w:p>
    <w:p w14:paraId="162ACB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3.4.10</w:t>
      </w:r>
    </w:p>
    <w:p w14:paraId="02CA7369" w14:textId="1AE257E4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vAstO$ShpatEq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prati#jAnI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hyaqsmAnth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svA#vEqSO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a#namIqvO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yattvE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ma#hEqpratiq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juShasvaq</w:t>
      </w:r>
      <w:proofErr w:type="spellEnd"/>
      <w:r>
        <w:rPr>
          <w:color w:val="000000"/>
          <w:sz w:val="36"/>
          <w:szCs w:val="36"/>
          <w:lang w:bidi="hi-IN"/>
        </w:rPr>
        <w:t xml:space="preserve"> Sanna# </w:t>
      </w:r>
      <w:r>
        <w:rPr>
          <w:color w:val="000000"/>
          <w:sz w:val="36"/>
          <w:szCs w:val="36"/>
          <w:lang w:bidi="hi-IN"/>
        </w:rPr>
        <w:lastRenderedPageBreak/>
        <w:t xml:space="preserve">Edhi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vAstO$ShpatE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SaqgmayA</w:t>
      </w:r>
      <w:proofErr w:type="spellEnd"/>
      <w:r w:rsidR="00F84EC8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qsadA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sakShIqma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hi#raqNvayA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gAtuqmatyA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BBA24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 </w:t>
      </w:r>
      <w:proofErr w:type="spellStart"/>
      <w:r>
        <w:rPr>
          <w:color w:val="000000"/>
          <w:sz w:val="36"/>
          <w:szCs w:val="36"/>
          <w:lang w:bidi="hi-IN"/>
        </w:rPr>
        <w:t>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uqtayOgEq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svaqstiBiq-ssadA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APMB (EAK) 2.5.19</w:t>
      </w:r>
    </w:p>
    <w:p w14:paraId="1F1F4259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410D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vAstO$ShpatE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praqtara#NO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Edhiq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gOBiqraSvE</w:t>
      </w:r>
      <w:proofErr w:type="spellEnd"/>
      <w:r>
        <w:rPr>
          <w:color w:val="000000"/>
          <w:sz w:val="36"/>
          <w:szCs w:val="36"/>
          <w:lang w:bidi="hi-IN"/>
        </w:rPr>
        <w:t>#-BirindO |</w:t>
      </w:r>
    </w:p>
    <w:p w14:paraId="13BD1C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sastEsaqKyE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puqtrAn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juShasva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aqmIqvaqhA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vAstO$ShpatEq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suqSEva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EdhinaH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FCCA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BUrBuvaqssuvOq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4FB01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</w:t>
      </w:r>
    </w:p>
    <w:p w14:paraId="5C816F2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9185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25AF0C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1.5.11.3) </w:t>
      </w:r>
    </w:p>
    <w:p w14:paraId="476D4B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udu#ttaqmaM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pASa#maqsma-davA#dhaqmaM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Mvima#ddhyaqma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Sra#thAya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7086A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#vaqyamA#ditya </w:t>
      </w:r>
      <w:proofErr w:type="spellStart"/>
      <w:r>
        <w:rPr>
          <w:color w:val="000000"/>
          <w:sz w:val="36"/>
          <w:szCs w:val="36"/>
          <w:lang w:bidi="hi-IN"/>
        </w:rPr>
        <w:t>vraqtE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tavAnA#gasOq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adi#tayE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28F2F7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</w:t>
      </w:r>
      <w:proofErr w:type="gramStart"/>
      <w:r>
        <w:rPr>
          <w:color w:val="000000"/>
          <w:sz w:val="36"/>
          <w:szCs w:val="36"/>
          <w:lang w:bidi="hi-IN"/>
        </w:rPr>
        <w:t>1.2.8.1 )</w:t>
      </w:r>
      <w:proofErr w:type="gramEnd"/>
    </w:p>
    <w:p w14:paraId="0C1A3179" w14:textId="760B0A6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asta#B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nAqd</w:t>
      </w:r>
      <w:r w:rsidR="006B1218">
        <w:rPr>
          <w:color w:val="000000"/>
          <w:sz w:val="36"/>
          <w:szCs w:val="36"/>
          <w:lang w:bidi="hi-IN"/>
        </w:rPr>
        <w:t>d</w:t>
      </w:r>
      <w:r>
        <w:rPr>
          <w:color w:val="000000"/>
          <w:sz w:val="36"/>
          <w:szCs w:val="36"/>
          <w:lang w:bidi="hi-IN"/>
        </w:rPr>
        <w:t>yA-mRu#ShaqBO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aqntari#kShaq-mami#mIta-variqmANa#M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A&amp;sI#daqdviSvAq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viSvEttAniq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vraqtAni</w:t>
      </w:r>
      <w:proofErr w:type="spellEnd"/>
      <w:r>
        <w:rPr>
          <w:color w:val="000000"/>
          <w:sz w:val="36"/>
          <w:szCs w:val="36"/>
          <w:lang w:bidi="hi-IN"/>
        </w:rPr>
        <w:t xml:space="preserve"># || 2 </w:t>
      </w:r>
    </w:p>
    <w:p w14:paraId="63E89D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6DFFD5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yatki~jcEqdaM~M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</w:t>
      </w:r>
      <w:proofErr w:type="spellEnd"/>
      <w:r>
        <w:rPr>
          <w:color w:val="000000"/>
          <w:sz w:val="36"/>
          <w:szCs w:val="36"/>
          <w:lang w:bidi="hi-IN"/>
        </w:rPr>
        <w:t xml:space="preserve">#&amp;BidrOqhaM </w:t>
      </w:r>
      <w:proofErr w:type="spellStart"/>
      <w:r>
        <w:rPr>
          <w:color w:val="000000"/>
          <w:sz w:val="36"/>
          <w:szCs w:val="36"/>
          <w:lang w:bidi="hi-IN"/>
        </w:rPr>
        <w:t>ma#nuqShyA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ScarA#masi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B837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aci#ttIq-yattavaq-dharmA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yuyOpiqma-mAnaqstasmAq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583953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2A4BFA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kiqtaqvAsOq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yadri#riqpurna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yadvA</w:t>
      </w:r>
      <w:proofErr w:type="spellEnd"/>
      <w:r>
        <w:rPr>
          <w:color w:val="000000"/>
          <w:sz w:val="36"/>
          <w:szCs w:val="36"/>
          <w:lang w:bidi="hi-IN"/>
        </w:rPr>
        <w:t xml:space="preserve"># GA </w:t>
      </w:r>
      <w:proofErr w:type="spellStart"/>
      <w:r>
        <w:rPr>
          <w:color w:val="000000"/>
          <w:sz w:val="36"/>
          <w:szCs w:val="36"/>
          <w:lang w:bidi="hi-IN"/>
        </w:rPr>
        <w:t>saqtya-muqtayanna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FC495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sarvAqtAviShya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SithiqrEva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dEqvAthA#tE-syAma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priqyAsa#H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739F5C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(TS 1.5.11.3)</w:t>
      </w:r>
    </w:p>
    <w:p w14:paraId="439A11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ava#tEqhEDO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namO#Biqrava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yaqj~jE-Bi#rImahE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9DFB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kShaya#nnaq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smaBya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masura-pracEtOq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rAjaqnnEnA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SiSrathaH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kRuqtAni</w:t>
      </w:r>
      <w:proofErr w:type="spellEnd"/>
      <w:r>
        <w:rPr>
          <w:color w:val="000000"/>
          <w:sz w:val="36"/>
          <w:szCs w:val="36"/>
          <w:lang w:bidi="hi-IN"/>
        </w:rPr>
        <w:t># || 5</w:t>
      </w:r>
    </w:p>
    <w:p w14:paraId="2FC040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 2.1.11.6)</w:t>
      </w:r>
    </w:p>
    <w:p w14:paraId="7D7281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tatvA#yAmiq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vanda#mAnaq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stadASA$stEq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EAC1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ahE#DamAnO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bOqddhyuru#Sa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4508B4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gAyatrI</w:t>
      </w:r>
      <w:proofErr w:type="spellEnd"/>
    </w:p>
    <w:p w14:paraId="79F8B0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juMBakAya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pASahaqstAya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varuNaH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49FC9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11434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</w:t>
      </w:r>
    </w:p>
    <w:p w14:paraId="4F307F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 brahma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28DBF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2.8.8.8)</w:t>
      </w:r>
    </w:p>
    <w:p w14:paraId="630776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brahma#jaj~jAqqnaM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puqqrastAqd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visI#maqqta-ssuqqrucO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vEqqna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5163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buqddhniyA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upaqqmA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viqqShThAH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yOniq-masa#taScaq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viva#H</w:t>
      </w:r>
      <w:proofErr w:type="spellEnd"/>
      <w:r>
        <w:rPr>
          <w:color w:val="000000"/>
          <w:sz w:val="36"/>
          <w:szCs w:val="36"/>
          <w:lang w:bidi="hi-IN"/>
        </w:rPr>
        <w:t xml:space="preserve"> | 1</w:t>
      </w:r>
    </w:p>
    <w:p w14:paraId="3D65D9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61F1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piqtA-viqrAjA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mRuShaqBO-ra#yIqNA-maqntari#kShaM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MviqSvarU#paq</w:t>
      </w:r>
      <w:proofErr w:type="spellEnd"/>
      <w:r>
        <w:rPr>
          <w:color w:val="000000"/>
          <w:sz w:val="36"/>
          <w:szCs w:val="36"/>
          <w:lang w:bidi="hi-IN"/>
        </w:rPr>
        <w:t xml:space="preserve"> Avi #vESa | </w:t>
      </w:r>
    </w:p>
    <w:p w14:paraId="5379CB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tamaqrkai-raqBya#rcanti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vaqthsaM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2</w:t>
      </w:r>
    </w:p>
    <w:p w14:paraId="027779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6C76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FA2B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nirmi#taqM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AqtmanA</w:t>
      </w:r>
      <w:proofErr w:type="spellEnd"/>
      <w:r>
        <w:rPr>
          <w:color w:val="000000"/>
          <w:sz w:val="36"/>
          <w:szCs w:val="36"/>
          <w:lang w:bidi="hi-IN"/>
        </w:rPr>
        <w:t>$ | 3</w:t>
      </w:r>
    </w:p>
    <w:p w14:paraId="436160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C1B4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aqntara#smi-nniqmE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29E9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brahmaiqva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jyEShThaqM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>#&amp;</w:t>
      </w:r>
      <w:proofErr w:type="gramStart"/>
      <w:r>
        <w:rPr>
          <w:color w:val="000000"/>
          <w:sz w:val="36"/>
          <w:szCs w:val="36"/>
          <w:lang w:bidi="hi-IN"/>
        </w:rPr>
        <w:t>r.hatiq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sparddhi#tuM</w:t>
      </w:r>
      <w:proofErr w:type="spellEnd"/>
      <w:r>
        <w:rPr>
          <w:color w:val="000000"/>
          <w:sz w:val="36"/>
          <w:szCs w:val="36"/>
          <w:lang w:bidi="hi-IN"/>
        </w:rPr>
        <w:t xml:space="preserve"> | 4</w:t>
      </w:r>
    </w:p>
    <w:p w14:paraId="4DF3AF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9469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straya#stri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Saqd</w:t>
      </w:r>
      <w:proofErr w:type="spellEnd"/>
      <w:r>
        <w:rPr>
          <w:color w:val="000000"/>
          <w:sz w:val="36"/>
          <w:szCs w:val="36"/>
          <w:lang w:bidi="hi-IN"/>
        </w:rPr>
        <w:t xml:space="preserve"> brahma#-</w:t>
      </w:r>
      <w:proofErr w:type="spellStart"/>
      <w:r>
        <w:rPr>
          <w:color w:val="000000"/>
          <w:sz w:val="36"/>
          <w:szCs w:val="36"/>
          <w:lang w:bidi="hi-IN"/>
        </w:rPr>
        <w:t>nnindra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A6F6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nAqvIvAqnta-ssaqmAhi#tA</w:t>
      </w:r>
      <w:proofErr w:type="spellEnd"/>
      <w:r>
        <w:rPr>
          <w:color w:val="000000"/>
          <w:sz w:val="36"/>
          <w:szCs w:val="36"/>
          <w:lang w:bidi="hi-IN"/>
        </w:rPr>
        <w:t xml:space="preserve"> | 5</w:t>
      </w:r>
    </w:p>
    <w:p w14:paraId="7041DE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FCDCA6" w14:textId="19C484F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cata#sraq</w:t>
      </w:r>
      <w:proofErr w:type="spellEnd"/>
      <w:r>
        <w:rPr>
          <w:color w:val="000000"/>
          <w:sz w:val="36"/>
          <w:szCs w:val="36"/>
          <w:lang w:bidi="hi-IN"/>
        </w:rPr>
        <w:t xml:space="preserve"> ASAqH </w:t>
      </w:r>
      <w:proofErr w:type="spellStart"/>
      <w:r>
        <w:rPr>
          <w:color w:val="000000"/>
          <w:sz w:val="36"/>
          <w:szCs w:val="36"/>
          <w:lang w:bidi="hi-IN"/>
        </w:rPr>
        <w:t>praca#rantvaqgnaya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iqmannO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yaqj~janna#yatu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prajAqnann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A982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pinva#nnaq-jara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saqmid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Ba#vaqtyA-hu#tInAM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  <w:t>6</w:t>
      </w:r>
    </w:p>
    <w:p w14:paraId="560AE8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7B7914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6F1582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40BF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7.1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(Split Chanting)</w:t>
      </w:r>
    </w:p>
    <w:p w14:paraId="7A08957D" w14:textId="13702413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del w:id="0" w:author="Microsoft account" w:date="2026-09-20T07:00:00Z">
        <w:r w:rsidDel="007B0471">
          <w:rPr>
            <w:color w:val="000000"/>
            <w:sz w:val="36"/>
            <w:szCs w:val="36"/>
            <w:lang w:bidi="hi-IN"/>
          </w:rPr>
          <w:delText>(</w:delText>
        </w:r>
      </w:del>
      <w:ins w:id="1" w:author="Microsoft account" w:date="2026-09-20T07:00:00Z">
        <w:r w:rsidR="007B0471">
          <w:rPr>
            <w:color w:val="000000"/>
            <w:sz w:val="36"/>
            <w:szCs w:val="36"/>
            <w:lang w:bidi="hi-IN"/>
          </w:rPr>
          <w:t>&lt;/inline&gt; (</w:t>
        </w:r>
      </w:ins>
      <w:r>
        <w:rPr>
          <w:color w:val="000000"/>
          <w:sz w:val="36"/>
          <w:szCs w:val="36"/>
          <w:lang w:bidi="hi-IN"/>
        </w:rPr>
        <w:t>TS 1.2.13.3)</w:t>
      </w:r>
    </w:p>
    <w:p w14:paraId="365BE8D4" w14:textId="21A37C99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viShNOqrnuka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MvIqryA#Niq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pravO#ca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</w:t>
      </w:r>
      <w:r w:rsidR="005E5E89">
        <w:rPr>
          <w:color w:val="000000"/>
          <w:sz w:val="36"/>
          <w:szCs w:val="36"/>
          <w:lang w:bidi="hi-IN"/>
        </w:rPr>
        <w:t>a</w:t>
      </w:r>
      <w:proofErr w:type="spellEnd"/>
      <w:r>
        <w:rPr>
          <w:color w:val="000000"/>
          <w:sz w:val="36"/>
          <w:szCs w:val="36"/>
          <w:lang w:bidi="hi-IN"/>
        </w:rPr>
        <w:t>(gm)#siq</w:t>
      </w:r>
    </w:p>
    <w:p w14:paraId="7EFFCF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aska#BAyaq-dutta#ra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saqdhastha#M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vicakramAqNa-strEqdhOru</w:t>
      </w:r>
      <w:proofErr w:type="spellEnd"/>
      <w:r>
        <w:rPr>
          <w:color w:val="000000"/>
          <w:sz w:val="36"/>
          <w:szCs w:val="36"/>
          <w:lang w:bidi="hi-IN"/>
        </w:rPr>
        <w:t>#-gAqyaH || 1</w:t>
      </w:r>
    </w:p>
    <w:p w14:paraId="36D2D9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OptiOnal</w:t>
      </w:r>
      <w:proofErr w:type="spellEnd"/>
      <w:r>
        <w:rPr>
          <w:color w:val="000000"/>
          <w:sz w:val="36"/>
          <w:szCs w:val="36"/>
          <w:lang w:bidi="hi-IN"/>
        </w:rPr>
        <w:t xml:space="preserve"> (TS 1.2.13.3)</w:t>
      </w:r>
    </w:p>
    <w:p w14:paraId="51DE17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#-raqrATa#masiq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viShNOq-SnaptrE$sthOq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503E17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ssyUra#siq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rdhruqvama#si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vaiShNaqvama#siq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790B9A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2.4.6.2)</w:t>
      </w:r>
    </w:p>
    <w:p w14:paraId="4D37A2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priqya-maqBipAthO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narOqyatra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dEvaqyavOq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7402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uqruqkraqmasyaq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bandhu#riqtthA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uthsa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F9C2B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2.4.3.4)</w:t>
      </w:r>
    </w:p>
    <w:p w14:paraId="254BC2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pratadviShNu</w:t>
      </w:r>
      <w:proofErr w:type="spellEnd"/>
      <w:r>
        <w:rPr>
          <w:color w:val="000000"/>
          <w:sz w:val="36"/>
          <w:szCs w:val="36"/>
          <w:lang w:bidi="hi-IN"/>
        </w:rPr>
        <w:t xml:space="preserve">#-sstavatE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mRuqgOna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7A6D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adhi#kShiqyantiq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4 </w:t>
      </w:r>
    </w:p>
    <w:p w14:paraId="01B871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2.8.3.2)</w:t>
      </w:r>
    </w:p>
    <w:p w14:paraId="1BDCEF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vRudhAna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mahiqtvaman-va#Snuvanti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5CE80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uqBEtE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#-dEvaqtvaM | </w:t>
      </w:r>
      <w:proofErr w:type="spellStart"/>
      <w:r>
        <w:rPr>
          <w:color w:val="000000"/>
          <w:sz w:val="36"/>
          <w:szCs w:val="36"/>
          <w:lang w:bidi="hi-IN"/>
        </w:rPr>
        <w:t>paqraqmasya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vithsE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5E2F67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2.4.3.5)</w:t>
      </w:r>
    </w:p>
    <w:p w14:paraId="5BA45F77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EF50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kShEtrA#yaq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viShNuqr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manu#ShE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daSaqsyann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FE190F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dhruqvAsO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kIqrayOq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1428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uqruqkShiqti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suqjani#mAcakAra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6 </w:t>
      </w:r>
    </w:p>
    <w:p w14:paraId="1952094B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trirdEqvaH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3B32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Saqtarca#saM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FBF2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praviShNu#rastu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taqvasaqstavI#yAn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tvEqSha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hya#syaq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sthavi#rasyaq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># || 7</w:t>
      </w:r>
    </w:p>
    <w:p w14:paraId="64880B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523056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2365CA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7.2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CombinEd</w:t>
      </w:r>
      <w:proofErr w:type="spellEnd"/>
      <w:r>
        <w:rPr>
          <w:color w:val="000000"/>
          <w:sz w:val="36"/>
          <w:szCs w:val="36"/>
          <w:lang w:bidi="hi-IN"/>
        </w:rPr>
        <w:t xml:space="preserve"> Chanting)</w:t>
      </w:r>
    </w:p>
    <w:p w14:paraId="13180F10" w14:textId="62A654E9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viShNOqrnuka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MvIqryA#Niq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pravO#ca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</w:t>
      </w:r>
      <w:r w:rsidR="005E5E89">
        <w:rPr>
          <w:color w:val="000000"/>
          <w:sz w:val="36"/>
          <w:szCs w:val="36"/>
          <w:lang w:bidi="hi-IN"/>
        </w:rPr>
        <w:t>a</w:t>
      </w:r>
      <w:proofErr w:type="spellEnd"/>
      <w:r>
        <w:rPr>
          <w:color w:val="000000"/>
          <w:sz w:val="36"/>
          <w:szCs w:val="36"/>
          <w:lang w:bidi="hi-IN"/>
        </w:rPr>
        <w:t>(gm)#siq</w:t>
      </w:r>
    </w:p>
    <w:p w14:paraId="1D06A7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aska#BAyaq-dutta#ra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saqdhastha#M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vicakramAqNa-strEqdhOru</w:t>
      </w:r>
      <w:proofErr w:type="spellEnd"/>
      <w:r>
        <w:rPr>
          <w:color w:val="000000"/>
          <w:sz w:val="36"/>
          <w:szCs w:val="36"/>
          <w:lang w:bidi="hi-IN"/>
        </w:rPr>
        <w:t>#-gAqyaH || 1</w:t>
      </w:r>
    </w:p>
    <w:p w14:paraId="2345D6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3969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OptiOnal</w:t>
      </w:r>
      <w:proofErr w:type="spellEnd"/>
    </w:p>
    <w:p w14:paraId="3A9DF1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#-raqrATa#masiq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viShNOq-SnaptrE$sthOq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viShNOq-ssyUra#siq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rdhruqvama#si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vaiShNaqvama#siq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584BCB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narOq</w:t>
      </w:r>
      <w:proofErr w:type="spellEnd"/>
      <w:r>
        <w:rPr>
          <w:color w:val="000000"/>
          <w:sz w:val="36"/>
          <w:szCs w:val="36"/>
          <w:lang w:bidi="hi-IN"/>
        </w:rPr>
        <w:t xml:space="preserve"> yatra#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BFBE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uqruqkraqmasyaq</w:t>
      </w:r>
      <w:proofErr w:type="spellEnd"/>
      <w:r>
        <w:rPr>
          <w:color w:val="000000"/>
          <w:sz w:val="36"/>
          <w:szCs w:val="36"/>
          <w:lang w:bidi="hi-IN"/>
        </w:rPr>
        <w:t xml:space="preserve"> sa hi </w:t>
      </w:r>
      <w:proofErr w:type="spellStart"/>
      <w:r>
        <w:rPr>
          <w:color w:val="000000"/>
          <w:sz w:val="36"/>
          <w:szCs w:val="36"/>
          <w:lang w:bidi="hi-IN"/>
        </w:rPr>
        <w:t>bandhu#riqtthA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uthsa#H</w:t>
      </w:r>
      <w:proofErr w:type="spellEnd"/>
      <w:r>
        <w:rPr>
          <w:color w:val="000000"/>
          <w:sz w:val="36"/>
          <w:szCs w:val="36"/>
          <w:lang w:bidi="hi-IN"/>
        </w:rPr>
        <w:t xml:space="preserve"> | 3 </w:t>
      </w:r>
    </w:p>
    <w:p w14:paraId="4CE992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B058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viqkrama#NEq-Shvadhi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4 </w:t>
      </w:r>
    </w:p>
    <w:p w14:paraId="032DAA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09F120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vRudhAnaq</w:t>
      </w:r>
      <w:proofErr w:type="spellEnd"/>
      <w:r>
        <w:rPr>
          <w:color w:val="000000"/>
          <w:sz w:val="36"/>
          <w:szCs w:val="36"/>
          <w:lang w:bidi="hi-IN"/>
        </w:rPr>
        <w:t xml:space="preserve"> na tE# </w:t>
      </w:r>
      <w:proofErr w:type="spellStart"/>
      <w:r>
        <w:rPr>
          <w:color w:val="000000"/>
          <w:sz w:val="36"/>
          <w:szCs w:val="36"/>
          <w:lang w:bidi="hi-IN"/>
        </w:rPr>
        <w:t>mahiqtvamanva#Snuvanti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287DB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uqBE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vidmaq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vithsE</w:t>
      </w:r>
      <w:proofErr w:type="spellEnd"/>
      <w:r>
        <w:rPr>
          <w:color w:val="000000"/>
          <w:sz w:val="36"/>
          <w:szCs w:val="36"/>
          <w:lang w:bidi="hi-IN"/>
        </w:rPr>
        <w:t xml:space="preserve"> | 5 </w:t>
      </w:r>
    </w:p>
    <w:p w14:paraId="31001D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8B64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daSaqsyann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93F5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dhruqvAsO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kIqrayOq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urukShiqti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suqjani#mA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cakAra</w:t>
      </w:r>
      <w:proofErr w:type="spellEnd"/>
      <w:r>
        <w:rPr>
          <w:color w:val="000000"/>
          <w:sz w:val="36"/>
          <w:szCs w:val="36"/>
          <w:lang w:bidi="hi-IN"/>
        </w:rPr>
        <w:t xml:space="preserve"> | 6 </w:t>
      </w:r>
    </w:p>
    <w:p w14:paraId="5948AD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3242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2E3E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praviShNu#rastu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taqvasaq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stavI#yAn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tvEqSha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hya#syaq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sthavi#rasyaq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 xml:space="preserve"># | 7 </w:t>
      </w:r>
    </w:p>
    <w:p w14:paraId="34126E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215B2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+++++++++++++++++++++++++++++++</w:t>
      </w:r>
    </w:p>
    <w:p w14:paraId="557E41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6794912E" w14:textId="02F256D8" w:rsidR="007F1BBA" w:rsidRDefault="00C24F50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2" w:author="Microsoft account" w:date="2026-09-20T07:02:00Z">
        <w:r>
          <w:rPr>
            <w:color w:val="000000"/>
            <w:sz w:val="36"/>
            <w:szCs w:val="36"/>
            <w:lang w:bidi="hi-IN"/>
          </w:rPr>
          <w:t>&lt;/inline</w:t>
        </w:r>
        <w:proofErr w:type="gramStart"/>
        <w:r>
          <w:rPr>
            <w:color w:val="000000"/>
            <w:sz w:val="36"/>
            <w:szCs w:val="36"/>
            <w:lang w:bidi="hi-IN"/>
          </w:rPr>
          <w:t>&gt;</w:t>
        </w:r>
      </w:ins>
      <w:r w:rsidR="007F1BBA">
        <w:rPr>
          <w:color w:val="000000"/>
          <w:sz w:val="36"/>
          <w:szCs w:val="36"/>
          <w:lang w:bidi="hi-IN"/>
        </w:rPr>
        <w:t>(</w:t>
      </w:r>
      <w:proofErr w:type="gramEnd"/>
      <w:r w:rsidR="007F1BBA">
        <w:rPr>
          <w:color w:val="000000"/>
          <w:sz w:val="36"/>
          <w:szCs w:val="36"/>
          <w:lang w:bidi="hi-IN"/>
        </w:rPr>
        <w:t xml:space="preserve">TS </w:t>
      </w:r>
      <w:proofErr w:type="gramStart"/>
      <w:r w:rsidR="007F1BBA">
        <w:rPr>
          <w:color w:val="000000"/>
          <w:sz w:val="36"/>
          <w:szCs w:val="36"/>
          <w:lang w:bidi="hi-IN"/>
        </w:rPr>
        <w:t>4.5.10.4 )</w:t>
      </w:r>
      <w:proofErr w:type="gramEnd"/>
    </w:p>
    <w:p w14:paraId="499292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vRu#Naktuq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pari#tvEqShasya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durmaqtira#GAqyOH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19EE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maqGava#dBya-stanuShvaq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mIDhva</w:t>
      </w:r>
      <w:proofErr w:type="spellEnd"/>
      <w:r>
        <w:rPr>
          <w:color w:val="000000"/>
          <w:sz w:val="36"/>
          <w:szCs w:val="36"/>
          <w:lang w:bidi="hi-IN"/>
        </w:rPr>
        <w:t xml:space="preserve">#-stOqkAyaq </w:t>
      </w:r>
      <w:proofErr w:type="spellStart"/>
      <w:r>
        <w:rPr>
          <w:color w:val="000000"/>
          <w:sz w:val="36"/>
          <w:szCs w:val="36"/>
          <w:lang w:bidi="hi-IN"/>
        </w:rPr>
        <w:t>tana#yAya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mRuDaya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58CC40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(TS.4.5.10.3)</w:t>
      </w:r>
    </w:p>
    <w:p w14:paraId="2EC6F7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stuqhi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ga#rttaqsada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MyuvA#naM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mRuqgannaBIqma-mu#pahaqtnu-muqgraM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1D84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mRuqDAja#riqtrE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ru#draqstavA#nO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aqnyantE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aqsma-nniva#pantuq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sEnA$H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617248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4.5.10.4)</w:t>
      </w:r>
    </w:p>
    <w:p w14:paraId="78512A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mIDhu#ShTamaq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Siva#tama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SiqvOnaH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suqmanA</w:t>
      </w:r>
      <w:proofErr w:type="spellEnd"/>
      <w:r>
        <w:rPr>
          <w:color w:val="000000"/>
          <w:sz w:val="36"/>
          <w:szCs w:val="36"/>
          <w:lang w:bidi="hi-IN"/>
        </w:rPr>
        <w:t xml:space="preserve"># Bava | </w:t>
      </w:r>
    </w:p>
    <w:p w14:paraId="5CC923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nniqdhAyaq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~MvasA#naq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Aca#raq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pinA#ka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biBraqdAga#hi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2B67A4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7.5.7)</w:t>
      </w:r>
    </w:p>
    <w:p w14:paraId="420CC5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ar.ha#n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biBarShiq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sAya#kAniq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ar.ha#nniqShkaM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1430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ar.ha#nniqdaM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da#yasEq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mabBu#vaM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OjI#yO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rudraqtvada#sti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4A059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ar.ha#n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biBarShiq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sAya#kAniq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dhanvAr.ha#nniqShkaM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M~MviqSvarU#paM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964C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ar.ha</w:t>
      </w:r>
      <w:proofErr w:type="gramEnd"/>
      <w:r>
        <w:rPr>
          <w:color w:val="000000"/>
          <w:sz w:val="36"/>
          <w:szCs w:val="36"/>
          <w:lang w:bidi="hi-IN"/>
        </w:rPr>
        <w:t>#nniqdaM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da#yasEq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viSvaqmabBu#vaqM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OjI#yO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rudraqtvada#sti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proofErr w:type="gramStart"/>
      <w:r>
        <w:rPr>
          <w:color w:val="000000"/>
          <w:sz w:val="36"/>
          <w:szCs w:val="36"/>
          <w:lang w:bidi="hi-IN"/>
        </w:rPr>
        <w:t>| )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EF841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FFC21C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C69812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C4B3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1.3.14.1)</w:t>
      </w:r>
    </w:p>
    <w:p w14:paraId="002AAB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asu#rO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diqvastva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SarddhOq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I#SiShE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010B2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MvAtai#raruqNair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yA#si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SaMgaqyastvaM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nutmanA</w:t>
      </w:r>
      <w:proofErr w:type="spellEnd"/>
      <w:r>
        <w:rPr>
          <w:color w:val="000000"/>
          <w:sz w:val="36"/>
          <w:szCs w:val="36"/>
          <w:lang w:bidi="hi-IN"/>
        </w:rPr>
        <w:t>$ || 5</w:t>
      </w:r>
    </w:p>
    <w:p w14:paraId="1B9DAC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1.3.14.1)</w:t>
      </w:r>
    </w:p>
    <w:p w14:paraId="0ADF44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rAjA#na-maddhvaqrasya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hOtA#ra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rOda#syOH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257E1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puqrAta#na-yiqtnO-raqcittAq-ddhira#Nya-rUpaqmava#sE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kRuNuddhvaM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7071BF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56D68F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0055B8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 </w:t>
      </w:r>
      <w:proofErr w:type="spellStart"/>
      <w:r>
        <w:rPr>
          <w:color w:val="000000"/>
          <w:sz w:val="36"/>
          <w:szCs w:val="36"/>
          <w:lang w:bidi="hi-IN"/>
        </w:rPr>
        <w:t>durgA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3A53A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.6.2.</w:t>
      </w:r>
      <w:proofErr w:type="gramStart"/>
      <w:r>
        <w:rPr>
          <w:color w:val="000000"/>
          <w:sz w:val="36"/>
          <w:szCs w:val="36"/>
          <w:lang w:bidi="hi-IN"/>
        </w:rPr>
        <w:t>1 )</w:t>
      </w:r>
      <w:proofErr w:type="gramEnd"/>
    </w:p>
    <w:p w14:paraId="24BAE8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sunavAmaq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#-marAtIyaqtO </w:t>
      </w:r>
      <w:proofErr w:type="spellStart"/>
      <w:r>
        <w:rPr>
          <w:color w:val="000000"/>
          <w:sz w:val="36"/>
          <w:szCs w:val="36"/>
          <w:lang w:bidi="hi-IN"/>
        </w:rPr>
        <w:t>nida#hAtiq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7486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par.Shaqdati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duqrgANiq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nAqvEvaq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sindhu#M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duriqtAtyaqgniH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5E6540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7933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tAmaqgniva#rNAqM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jvalaqntIM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Mvai#rOcaqnIM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ka#rmaPaqlEShuq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DC4CF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Sara#NamaqhaM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suqtara#si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24E03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F426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svaqstiBiqrati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duqrgANiq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27835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pRuqthvI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ba#huqlAna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uqrvI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tOqkAyaq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tana#yAyaq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SaM~MyOH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38A5C1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FC58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duqrgahA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jAtavEdaqH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sindhuqnna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du#riqtAti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par.Shi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</w:t>
      </w:r>
    </w:p>
    <w:p w14:paraId="70D5AE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atriqvan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gRuNAqnO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smAka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bOddhyaviqtA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taqnUnA$M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508564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66C3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pRuqtaqnAqjitaq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saha#mAna-muqgramaqgni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saqdhasthA$t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96AEA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par.Shaqdati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duqrgANiq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kShAma#ddEqvO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duriqtAtyaqgniH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65A0C4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(it is </w:t>
      </w:r>
      <w:proofErr w:type="spellStart"/>
      <w:r>
        <w:rPr>
          <w:color w:val="000000"/>
          <w:sz w:val="36"/>
          <w:szCs w:val="36"/>
          <w:lang w:bidi="hi-IN"/>
        </w:rPr>
        <w:t>custOmary</w:t>
      </w:r>
      <w:proofErr w:type="spellEnd"/>
      <w:r>
        <w:rPr>
          <w:color w:val="000000"/>
          <w:sz w:val="36"/>
          <w:szCs w:val="36"/>
          <w:lang w:bidi="hi-IN"/>
        </w:rPr>
        <w:t xml:space="preserve"> to chant Only </w:t>
      </w:r>
      <w:proofErr w:type="spellStart"/>
      <w:r>
        <w:rPr>
          <w:color w:val="000000"/>
          <w:sz w:val="36"/>
          <w:szCs w:val="36"/>
          <w:lang w:bidi="hi-IN"/>
        </w:rPr>
        <w:t>uptO</w:t>
      </w:r>
      <w:proofErr w:type="spellEnd"/>
      <w:r>
        <w:rPr>
          <w:color w:val="000000"/>
          <w:sz w:val="36"/>
          <w:szCs w:val="36"/>
          <w:lang w:bidi="hi-IN"/>
        </w:rPr>
        <w:t xml:space="preserve"> Para 5 for Shanti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Japam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</w:p>
    <w:p w14:paraId="639C07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D2D0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praqtnOShi#kaqmIDyO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addhvaqrEShu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sathsi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798DF4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svA~jcA$gnE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piqpraya</w:t>
      </w:r>
      <w:proofErr w:type="spellEnd"/>
      <w:r>
        <w:rPr>
          <w:color w:val="000000"/>
          <w:sz w:val="36"/>
          <w:szCs w:val="36"/>
          <w:lang w:bidi="hi-IN"/>
        </w:rPr>
        <w:t xml:space="preserve">#-svAqsmaBya#~jcaq </w:t>
      </w:r>
      <w:proofErr w:type="spellStart"/>
      <w:r>
        <w:rPr>
          <w:color w:val="000000"/>
          <w:sz w:val="36"/>
          <w:szCs w:val="36"/>
          <w:lang w:bidi="hi-IN"/>
        </w:rPr>
        <w:t>sauBa#gaqmAya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jasva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55DDA3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D99C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gOBiqrjuShTa</w:t>
      </w:r>
      <w:proofErr w:type="spellEnd"/>
      <w:r>
        <w:rPr>
          <w:color w:val="000000"/>
          <w:sz w:val="36"/>
          <w:szCs w:val="36"/>
          <w:lang w:bidi="hi-IN"/>
        </w:rPr>
        <w:t xml:space="preserve">#-maqyujOq </w:t>
      </w:r>
      <w:proofErr w:type="spellStart"/>
      <w:r>
        <w:rPr>
          <w:color w:val="000000"/>
          <w:sz w:val="36"/>
          <w:szCs w:val="36"/>
          <w:lang w:bidi="hi-IN"/>
        </w:rPr>
        <w:t>niShi#ktaqM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tavE$ndra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viShNOq-ranuqsa~jca#rEma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15DEF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saqM~MvasA#nOq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vaiShNa#vIM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6BBBAA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7F0B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kAqtyAqyaqnAya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kanyakuqmAri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durgiH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9E16F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188700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</w:t>
      </w:r>
    </w:p>
    <w:p w14:paraId="0E3DD7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 </w:t>
      </w: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57C8C89" w14:textId="26EBB0A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(Rig V</w:t>
      </w:r>
      <w:ins w:id="3" w:author="Microsoft account" w:date="2026-09-20T07:04:00Z">
        <w:r w:rsidR="00FD10C3">
          <w:rPr>
            <w:color w:val="000000"/>
            <w:sz w:val="36"/>
            <w:szCs w:val="36"/>
            <w:lang w:bidi="hi-IN"/>
          </w:rPr>
          <w:t>e</w:t>
        </w:r>
      </w:ins>
      <w:del w:id="4" w:author="Microsoft account" w:date="2026-09-20T07:04:00Z">
        <w:r w:rsidDel="00FD10C3">
          <w:rPr>
            <w:color w:val="000000"/>
            <w:sz w:val="36"/>
            <w:szCs w:val="36"/>
            <w:lang w:bidi="hi-IN"/>
          </w:rPr>
          <w:delText>E</w:delText>
        </w:r>
      </w:del>
      <w:r>
        <w:rPr>
          <w:color w:val="000000"/>
          <w:sz w:val="36"/>
          <w:szCs w:val="36"/>
          <w:lang w:bidi="hi-IN"/>
        </w:rPr>
        <w:t xml:space="preserve">da Khila </w:t>
      </w:r>
      <w:proofErr w:type="spellStart"/>
      <w:r>
        <w:rPr>
          <w:color w:val="000000"/>
          <w:sz w:val="36"/>
          <w:szCs w:val="36"/>
          <w:lang w:bidi="hi-IN"/>
        </w:rPr>
        <w:t>Kaandam</w:t>
      </w:r>
      <w:proofErr w:type="spellEnd"/>
      <w:r>
        <w:rPr>
          <w:color w:val="000000"/>
          <w:sz w:val="36"/>
          <w:szCs w:val="36"/>
          <w:lang w:bidi="hi-IN"/>
        </w:rPr>
        <w:t xml:space="preserve"> - 5.8.7.1)</w:t>
      </w:r>
    </w:p>
    <w:p w14:paraId="46285DFA" w14:textId="32E8C574" w:rsidR="007F1BBA" w:rsidRDefault="00FD10C3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5" w:author="Microsoft account" w:date="2026-09-20T07:03:00Z">
        <w:r>
          <w:rPr>
            <w:color w:val="000000"/>
            <w:sz w:val="36"/>
            <w:szCs w:val="36"/>
            <w:lang w:bidi="hi-IN"/>
          </w:rPr>
          <w:t xml:space="preserve">&lt;/inline&gt; </w:t>
        </w:r>
      </w:ins>
      <w:r w:rsidR="007F1BBA">
        <w:rPr>
          <w:color w:val="000000"/>
          <w:sz w:val="36"/>
          <w:szCs w:val="36"/>
          <w:lang w:bidi="hi-IN"/>
        </w:rPr>
        <w:t xml:space="preserve">(To be Chanted as per Rig Vedic Sruti; hence “Anunaasikam”, </w:t>
      </w:r>
    </w:p>
    <w:p w14:paraId="15AA23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“(gm)” and “(gg)” are not represented here as they are not used in Rig Vedic chants. In Some parts of India, when this </w:t>
      </w:r>
      <w:proofErr w:type="spellStart"/>
      <w:r>
        <w:rPr>
          <w:color w:val="000000"/>
          <w:sz w:val="36"/>
          <w:szCs w:val="36"/>
          <w:lang w:bidi="hi-IN"/>
        </w:rPr>
        <w:t>Suktham</w:t>
      </w:r>
      <w:proofErr w:type="spellEnd"/>
      <w:r>
        <w:rPr>
          <w:color w:val="000000"/>
          <w:sz w:val="36"/>
          <w:szCs w:val="36"/>
          <w:lang w:bidi="hi-IN"/>
        </w:rPr>
        <w:t xml:space="preserve"> is chanted in Krishna Yajur Veda “(gm)” , “(gg)” are added in para 9 and 12, whereas in other parts of India this full </w:t>
      </w:r>
      <w:proofErr w:type="spellStart"/>
      <w:r>
        <w:rPr>
          <w:color w:val="000000"/>
          <w:sz w:val="36"/>
          <w:szCs w:val="36"/>
          <w:lang w:bidi="hi-IN"/>
        </w:rPr>
        <w:t>Suktham</w:t>
      </w:r>
      <w:proofErr w:type="spellEnd"/>
      <w:r>
        <w:rPr>
          <w:color w:val="000000"/>
          <w:sz w:val="36"/>
          <w:szCs w:val="36"/>
          <w:lang w:bidi="hi-IN"/>
        </w:rPr>
        <w:t xml:space="preserve"> is chanted without “(gm)” , “(gg)”. )</w:t>
      </w:r>
    </w:p>
    <w:p w14:paraId="3B22A8F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BA11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hira#NyavarNA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ra#jataqsrajAM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C301E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hiqraNma#yIM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jAqtavE#dO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0D154D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4652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jAta#vEdO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laqkShmI-mana#pagAqminI$M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CBCE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viqndEya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-gAmaSva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puru#ShAnaqhaM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26AB03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9F4D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aqSvaqpUqrvAM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ra#thamaqddhyAqM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haqstinA#da-praqbOdhi#nIM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655A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dEqvImupa#hvayEq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SrIrmA#dEqvIrju#ShatAM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2E41CD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7F82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sOq&amp;smiqtAM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hira#Nya-prAkArA-mAqrdrAM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jvala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tRuqptAM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taqrpaya#ntIM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AB94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paqdmEqsthiqtAM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paqdmava#rNA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tAmiqhOpa#hvayE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SriyaM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46F52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DC07B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pra#BAqsAM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yaSa#sAq-jvala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Sriya#lO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dEqvaju#ShTA-mudAqrAM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C5BD3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paqdminI#mI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Sara#NamaqhaM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laqkShmIrmE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naSyatA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vRu#NE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49C056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BBF8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Aqdiqtyava#rNEq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tapaqsO&amp;dhi#jAqtO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vanaqspatiqstava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vRuqkShO&amp;tha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biqlva#H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2805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tasyaqPalA#niq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tapaqsA-nu#dantu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mAqyAnta</w:t>
      </w:r>
      <w:proofErr w:type="spellEnd"/>
      <w:r>
        <w:rPr>
          <w:color w:val="000000"/>
          <w:sz w:val="36"/>
          <w:szCs w:val="36"/>
          <w:lang w:bidi="hi-IN"/>
        </w:rPr>
        <w:t xml:space="preserve">#-rAqyASca# </w:t>
      </w:r>
      <w:proofErr w:type="spellStart"/>
      <w:r>
        <w:rPr>
          <w:color w:val="000000"/>
          <w:sz w:val="36"/>
          <w:szCs w:val="36"/>
          <w:lang w:bidi="hi-IN"/>
        </w:rPr>
        <w:t>bAqhyA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alaqkShmIH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0A6341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D15DE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upai#tuq</w:t>
      </w:r>
      <w:proofErr w:type="spellEnd"/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dE#vasaqKaH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kIqrttiScaq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70CD5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prAqduqrBUqtO&amp;smi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rAqShTrEq&amp;smin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kIqrtti-mRuddhi#M-dadAqtu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7</w:t>
      </w:r>
    </w:p>
    <w:p w14:paraId="3258A4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9B9E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kShutpi#pAqsA-ma#lAM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jyEqShThAqma-laqkShmIM-nA#SayAqmyahaM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62460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aBU#tiq-masa#mRuddhi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nirNu#da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gRuhAt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5CA4F9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0BDB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gaqndhaqdvAqrAM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du#rAdhaqr.ShAqM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niqtyapu#ShTAM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karIqShiNI$M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1EB2D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IqSvarI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(Or </w:t>
      </w:r>
      <w:proofErr w:type="spellStart"/>
      <w:r>
        <w:rPr>
          <w:color w:val="000000"/>
          <w:sz w:val="36"/>
          <w:szCs w:val="36"/>
          <w:lang w:bidi="hi-IN"/>
        </w:rPr>
        <w:t>IqSvarI</w:t>
      </w:r>
      <w:proofErr w:type="spellEnd"/>
      <w:r>
        <w:rPr>
          <w:color w:val="000000"/>
          <w:sz w:val="36"/>
          <w:szCs w:val="36"/>
          <w:lang w:bidi="hi-IN"/>
        </w:rPr>
        <w:t xml:space="preserve">(gm)#)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BUtAqnA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tAmiqhOpa#hvayEq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562ACF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5686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mana#saqH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kAmaqmAkU#tiM-vAqcaH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ma#SImahi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964A0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rUqpamanna#syaq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Sra#yatA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yaSa#H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547668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9665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kaqrdamE#na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kaqrda#ma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DC3D5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vAqsaya#mE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kuqlEq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padmaqmAli#nIM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  <w:r>
        <w:rPr>
          <w:color w:val="000000"/>
          <w:sz w:val="36"/>
          <w:szCs w:val="36"/>
          <w:lang w:bidi="hi-IN"/>
        </w:rPr>
        <w:tab/>
        <w:t>11</w:t>
      </w:r>
    </w:p>
    <w:p w14:paraId="0CF4B1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4212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snigdhA#niq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ciklI#taq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BDA7D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nica#dEqvIM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mAqtaraqM</w:t>
      </w:r>
      <w:proofErr w:type="spellEnd"/>
      <w:r>
        <w:rPr>
          <w:color w:val="000000"/>
          <w:sz w:val="36"/>
          <w:szCs w:val="36"/>
          <w:lang w:bidi="hi-IN"/>
        </w:rPr>
        <w:t xml:space="preserve"> (Or </w:t>
      </w:r>
      <w:proofErr w:type="spellStart"/>
      <w:r>
        <w:rPr>
          <w:color w:val="000000"/>
          <w:sz w:val="36"/>
          <w:szCs w:val="36"/>
          <w:lang w:bidi="hi-IN"/>
        </w:rPr>
        <w:t>mAqtaraq</w:t>
      </w:r>
      <w:proofErr w:type="spellEnd"/>
      <w:r>
        <w:rPr>
          <w:color w:val="000000"/>
          <w:sz w:val="36"/>
          <w:szCs w:val="36"/>
          <w:lang w:bidi="hi-IN"/>
        </w:rPr>
        <w:t xml:space="preserve">(gg)q) </w:t>
      </w:r>
      <w:proofErr w:type="spellStart"/>
      <w:r>
        <w:rPr>
          <w:color w:val="000000"/>
          <w:sz w:val="36"/>
          <w:szCs w:val="36"/>
          <w:lang w:bidi="hi-IN"/>
        </w:rPr>
        <w:t>Sriya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vAqsaya#mE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kuqlE</w:t>
      </w:r>
      <w:proofErr w:type="spellEnd"/>
      <w:r>
        <w:rPr>
          <w:color w:val="000000"/>
          <w:sz w:val="36"/>
          <w:szCs w:val="36"/>
          <w:lang w:bidi="hi-IN"/>
        </w:rPr>
        <w:t xml:space="preserve"> || 12</w:t>
      </w:r>
    </w:p>
    <w:p w14:paraId="681AFE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A8C4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kari#NIM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yaqShTiqM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piq~ggaqlAM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pa#dmaqmAlinIM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B7CEA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hiqraNma#yIM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jAta#vEdO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</w:t>
      </w:r>
      <w:proofErr w:type="spellEnd"/>
      <w:r>
        <w:rPr>
          <w:color w:val="000000"/>
          <w:sz w:val="36"/>
          <w:szCs w:val="36"/>
          <w:lang w:bidi="hi-IN"/>
        </w:rPr>
        <w:t xml:space="preserve"> || 13</w:t>
      </w:r>
    </w:p>
    <w:p w14:paraId="624376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33E6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puqShkari#NIM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suqvaqrNAM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hE#mamAqlinIM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F2B5E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sUqryAqM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hiraNma#yIM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-jAta#vEdO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</w:t>
      </w:r>
      <w:proofErr w:type="spellEnd"/>
      <w:r>
        <w:rPr>
          <w:color w:val="000000"/>
          <w:sz w:val="36"/>
          <w:szCs w:val="36"/>
          <w:lang w:bidi="hi-IN"/>
        </w:rPr>
        <w:t xml:space="preserve"> || 14</w:t>
      </w:r>
    </w:p>
    <w:p w14:paraId="4DD389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75347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jAta#vEdO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laqkShmI-mana#pagAqminI$M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0E89A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praBU#ta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dAqsyO&amp;SvA$n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viqndEya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puru#ShAnaqhaM</w:t>
      </w:r>
      <w:proofErr w:type="spellEnd"/>
      <w:r>
        <w:rPr>
          <w:color w:val="000000"/>
          <w:sz w:val="36"/>
          <w:szCs w:val="36"/>
          <w:lang w:bidi="hi-IN"/>
        </w:rPr>
        <w:t xml:space="preserve"> || 15</w:t>
      </w:r>
    </w:p>
    <w:p w14:paraId="566CF8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9053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padma#priyE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padmi#ni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padma#hastaq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padmA#layE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padmaqdalA#ya-tAkShi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4EC3F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viSva#priyE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viShNu-manO#nukUqlE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tvatpA#da-padmaM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sanni#dhatsva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65B9B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6800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maqhAqdEqvyai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paqtnyai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E106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lakShmIH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EBCBB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rvarca#svaq-mAyu#Shyaq-mArO$gyaq-mAvI#dhAq-cCOBa#mAnaM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mahIqyatE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97AA8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baqhupu#tralAqBaM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Saqtasa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vathsaqraM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18D36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616F3A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</w:t>
      </w:r>
    </w:p>
    <w:p w14:paraId="0331FC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11mEdhA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2FB5D6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6.41.1</w:t>
      </w:r>
    </w:p>
    <w:p w14:paraId="6DF5AB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juqShamA#NA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su#manaqsya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C820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nuqdamA#nA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juqShamA#NA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duqruktA$n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bRuqhadva#dEma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viqdathE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suqvIrA$H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C9C7C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6BA5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RuqShir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dEviqtvayAq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  <w:r>
        <w:rPr>
          <w:color w:val="000000"/>
          <w:sz w:val="36"/>
          <w:szCs w:val="36"/>
          <w:lang w:bidi="hi-IN"/>
        </w:rPr>
        <w:t xml:space="preserve">#&amp;&amp;gaqtaSrI# </w:t>
      </w:r>
      <w:proofErr w:type="spellStart"/>
      <w:r>
        <w:rPr>
          <w:color w:val="000000"/>
          <w:sz w:val="36"/>
          <w:szCs w:val="36"/>
          <w:lang w:bidi="hi-IN"/>
        </w:rPr>
        <w:t>ruqtatvayA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3EC381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juShTa#SciqtraM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Mvi#ndatE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vasuqsAnO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dravi#NO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mEdhE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D53E2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1FA296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AD33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D8F3C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aqSvinA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vuqBAvAdha#ttA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puShka#rasrajA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B0827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E498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aqPsaqrAsu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yanmana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B40C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daivI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manuShyajA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45649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daivI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suqraBi#ra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$ )</w:t>
      </w:r>
      <w:proofErr w:type="gramEnd"/>
    </w:p>
    <w:p w14:paraId="4D4D79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3C10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AmA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suqraBi#r-viqSvarU#pAq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hira#NyavarNAq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jagaqmyA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B4B29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Urja#svatIq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suqpratI#kA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D89BB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FAEE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mayyaqgni-stEjO#</w:t>
      </w:r>
      <w:proofErr w:type="gramStart"/>
      <w:r>
        <w:rPr>
          <w:color w:val="000000"/>
          <w:sz w:val="36"/>
          <w:szCs w:val="36"/>
          <w:lang w:bidi="hi-IN"/>
        </w:rPr>
        <w:t>dadhAtuq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409AA7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dhAtuq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8298D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D1A2C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2DD2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haMsagAyatrI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68EADE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haqsaM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haqsAMya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paramahaqsAMya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haMsaH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55A08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3A14C5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49D8B84D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233260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503C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 BU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82EF4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1.5.3.1)</w:t>
      </w:r>
    </w:p>
    <w:p w14:paraId="4C786D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|| </w:t>
      </w:r>
      <w:proofErr w:type="spellStart"/>
      <w:r>
        <w:rPr>
          <w:color w:val="000000"/>
          <w:sz w:val="36"/>
          <w:szCs w:val="36"/>
          <w:lang w:bidi="hi-IN"/>
        </w:rPr>
        <w:t>BUmi#r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dyaurva#riqNA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FED3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uqpasthE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dEvyaditEq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gnima#nnAqda-maqnnA-dyAqqyAda#dhE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F226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A&amp;ya~ggauH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pRuSni#rakramIq-dasa#nan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piqtara</w:t>
      </w:r>
      <w:proofErr w:type="spellEnd"/>
      <w:r>
        <w:rPr>
          <w:color w:val="000000"/>
          <w:sz w:val="36"/>
          <w:szCs w:val="36"/>
          <w:lang w:bidi="hi-IN"/>
        </w:rPr>
        <w:t xml:space="preserve">#~jca </w:t>
      </w:r>
      <w:proofErr w:type="spellStart"/>
      <w:r>
        <w:rPr>
          <w:color w:val="000000"/>
          <w:sz w:val="36"/>
          <w:szCs w:val="36"/>
          <w:lang w:bidi="hi-IN"/>
        </w:rPr>
        <w:t>praqyanthsuva#H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8B64C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qSaddhAmaq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virA#jatiq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vAkpa#taq~ggAya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SiSriyE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pratya#sya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vahaqdyuBi#H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9229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prAqNAda#pA-naqtya#ntaSca#rati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rOcaqnA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vya#Kyan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ssuva#H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1641C7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9765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yatvA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kruqddhaH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vapa</w:t>
      </w:r>
      <w:proofErr w:type="spellEnd"/>
      <w:r>
        <w:rPr>
          <w:color w:val="000000"/>
          <w:sz w:val="36"/>
          <w:szCs w:val="36"/>
          <w:lang w:bidi="hi-IN"/>
        </w:rPr>
        <w:t xml:space="preserve">#-maqnyunAq </w:t>
      </w:r>
      <w:proofErr w:type="spellStart"/>
      <w:r>
        <w:rPr>
          <w:color w:val="000000"/>
          <w:sz w:val="36"/>
          <w:szCs w:val="36"/>
          <w:lang w:bidi="hi-IN"/>
        </w:rPr>
        <w:t>yadava#rttyA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1774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suqkalpa#magnEq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punaqstvO-ddI#payAmasi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D862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pa#rOptasya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pRuthiqvI-manu#daddhvaqsE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481B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saqmABa#rann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4564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juShatAq-mAjya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vicCi#nnaM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Myaqqj~ja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samiqqmanda#dhAtu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3BE5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#-stanutA </w:t>
      </w:r>
      <w:proofErr w:type="spellStart"/>
      <w:r>
        <w:rPr>
          <w:color w:val="000000"/>
          <w:sz w:val="36"/>
          <w:szCs w:val="36"/>
          <w:lang w:bidi="hi-IN"/>
        </w:rPr>
        <w:t>miqmannOq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4BEBD0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994F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jiqhvAH-</w:t>
      </w:r>
      <w:proofErr w:type="gramStart"/>
      <w:r>
        <w:rPr>
          <w:color w:val="000000"/>
          <w:sz w:val="36"/>
          <w:szCs w:val="36"/>
          <w:lang w:bidi="hi-IN"/>
        </w:rPr>
        <w:t>saqptar.Sha</w:t>
      </w:r>
      <w:proofErr w:type="gramEnd"/>
      <w:r>
        <w:rPr>
          <w:color w:val="000000"/>
          <w:sz w:val="36"/>
          <w:szCs w:val="36"/>
          <w:lang w:bidi="hi-IN"/>
        </w:rPr>
        <w:t>#yaH-saqptadhAma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priqyANi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49548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hOtrA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ssaptaq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saqptayOnIq-rApRu#NasvA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GRuqtEna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DFBCE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puna#rUqrjA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niva#rttasvaq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puna#ragna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iqhAyu#ShA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32F7BD" w14:textId="55B62415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saqhara</w:t>
      </w:r>
      <w:r w:rsidR="004F648D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yyA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niva#rttaqsvAgnEq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56F4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viqSvaP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sni#yA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viqSvataqspari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18E495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3F01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lEkaq-ssalE#ka-ssuqlEkaq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</w:t>
      </w:r>
      <w:proofErr w:type="gramStart"/>
      <w:r>
        <w:rPr>
          <w:color w:val="000000"/>
          <w:sz w:val="36"/>
          <w:szCs w:val="36"/>
          <w:lang w:bidi="hi-IN"/>
        </w:rPr>
        <w:t>yantuq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kEtaq-ssakE#ta-ssuqkEtaq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vi#yantuq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0324D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viva#svAq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adhi#tiqr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jUtiqstEna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4CD8D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vi#yantu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CA7DC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B658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46582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155B62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 BAgya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6DE3B9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2.8.9.7)</w:t>
      </w:r>
    </w:p>
    <w:p w14:paraId="54588B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prAqtarindra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prAqtaraqSvinA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3F26E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prAqtarBaga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brahma#Naqspati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prAqtassOma#muqta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667FF6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186A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prAqtaqrjita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Baga#muqgra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puqtramadi#tEqryO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vi#dhaqrtA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B2B1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AqddhraSciqdyaM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manya#mAna-stuqraSciqdrAjA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BaqkShItyAha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r>
        <w:rPr>
          <w:color w:val="000000"/>
          <w:sz w:val="36"/>
          <w:szCs w:val="36"/>
          <w:lang w:bidi="hi-IN"/>
        </w:rPr>
        <w:tab/>
        <w:t xml:space="preserve">|| 2 </w:t>
      </w:r>
    </w:p>
    <w:p w14:paraId="3F4828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5597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BagaqpraNE#taqrBagaq-satya#rAdhOq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BagEqmAM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dhiyaqmuda#vaq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dada#nnaH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AEB1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BagaqpraNO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gOBiq-raSvaiqr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BagaqpranRuBi#r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nRuqvanta</w:t>
      </w:r>
      <w:proofErr w:type="spellEnd"/>
      <w:r>
        <w:rPr>
          <w:color w:val="000000"/>
          <w:sz w:val="36"/>
          <w:szCs w:val="36"/>
          <w:lang w:bidi="hi-IN"/>
        </w:rPr>
        <w:t xml:space="preserve">#-ssyAma || 3 </w:t>
      </w:r>
    </w:p>
    <w:p w14:paraId="7CDD58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8B3D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uqtEdAnI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Baga#vanta-ssyAmOqta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C67B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uqtOdi#tA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maGavaqnth-sUrya#sya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sumaqtau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syA#ma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537DFA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05C8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Baga#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dEvAqstEna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Baga#vanta-ssyAma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DF91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ijjO#havImiq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Baga pura </w:t>
      </w: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Ba#vEqha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2ED9A3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5822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sama#ddhvaqrA-yOqShasO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namanta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dadhiqkrAvE#vaq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64151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aqrvAqcIqnaM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Mva#suqvida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ratha#miqvASvA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vAqjinaq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Ava#hantu</w:t>
      </w:r>
      <w:proofErr w:type="spellEnd"/>
      <w:r>
        <w:rPr>
          <w:color w:val="000000"/>
          <w:sz w:val="36"/>
          <w:szCs w:val="36"/>
          <w:lang w:bidi="hi-IN"/>
        </w:rPr>
        <w:t xml:space="preserve"> || 6 </w:t>
      </w:r>
    </w:p>
    <w:p w14:paraId="52ED7A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79A3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aSvA#vatIqr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gOma#tIrna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uqShAsO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vIqrava#tIq-ssada#mucCantu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863D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svaqsti-BiqssadA#naH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2CF859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mA$&amp;</w:t>
      </w:r>
      <w:proofErr w:type="spellStart"/>
      <w:r>
        <w:rPr>
          <w:color w:val="000000"/>
          <w:sz w:val="36"/>
          <w:szCs w:val="36"/>
          <w:lang w:bidi="hi-IN"/>
        </w:rPr>
        <w:t>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BAqgina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saqntamathA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cikI#</w:t>
      </w:r>
      <w:proofErr w:type="gramStart"/>
      <w:r>
        <w:rPr>
          <w:color w:val="000000"/>
          <w:sz w:val="36"/>
          <w:szCs w:val="36"/>
          <w:lang w:bidi="hi-IN"/>
        </w:rPr>
        <w:t>r.Shati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4E9B07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aBAqga-ma#gnEq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ku#ruq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kuru || 8 </w:t>
      </w:r>
    </w:p>
    <w:p w14:paraId="2C7268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BAgyadEvatAyaiq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|| 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3C28D4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056D3B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 </w:t>
      </w:r>
      <w:proofErr w:type="spellStart"/>
      <w:r>
        <w:rPr>
          <w:color w:val="000000"/>
          <w:sz w:val="36"/>
          <w:szCs w:val="36"/>
          <w:lang w:bidi="hi-IN"/>
        </w:rPr>
        <w:t>mRutyu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A8C660F" w14:textId="4E430409" w:rsidR="007F1BBA" w:rsidRDefault="00152034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6" w:author="Microsoft account" w:date="2026-09-20T07:04:00Z">
        <w:r>
          <w:rPr>
            <w:color w:val="000000"/>
            <w:sz w:val="36"/>
            <w:szCs w:val="36"/>
            <w:lang w:bidi="hi-IN"/>
          </w:rPr>
          <w:t>&lt;</w:t>
        </w:r>
      </w:ins>
      <w:ins w:id="7" w:author="Microsoft account" w:date="2026-09-20T07:05:00Z">
        <w:r>
          <w:rPr>
            <w:color w:val="000000"/>
            <w:sz w:val="36"/>
            <w:szCs w:val="36"/>
            <w:lang w:bidi="hi-IN"/>
          </w:rPr>
          <w:t>/inline</w:t>
        </w:r>
        <w:proofErr w:type="gramStart"/>
        <w:r>
          <w:rPr>
            <w:color w:val="000000"/>
            <w:sz w:val="36"/>
            <w:szCs w:val="36"/>
            <w:lang w:bidi="hi-IN"/>
          </w:rPr>
          <w:t>&gt;</w:t>
        </w:r>
      </w:ins>
      <w:r w:rsidR="007F1BBA">
        <w:rPr>
          <w:color w:val="000000"/>
          <w:sz w:val="36"/>
          <w:szCs w:val="36"/>
          <w:lang w:bidi="hi-IN"/>
        </w:rPr>
        <w:t>(</w:t>
      </w:r>
      <w:proofErr w:type="gramEnd"/>
      <w:r w:rsidR="007F1BBA">
        <w:rPr>
          <w:color w:val="000000"/>
          <w:sz w:val="36"/>
          <w:szCs w:val="36"/>
          <w:lang w:bidi="hi-IN"/>
        </w:rPr>
        <w:t xml:space="preserve">TA 3.15.1, Para 1 &amp; 2) </w:t>
      </w:r>
    </w:p>
    <w:p w14:paraId="07343B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hariq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hara#ntaq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manu#yanti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viSvaqsyESA#naM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MvRuShaqBaM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ma#tIqnAM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DC30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sarU#paq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mEqdamAgA$t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viva#dhIqr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vikra#masva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42B675" w14:textId="1B43E5BA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</w:t>
      </w:r>
      <w:r w:rsidR="002773A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Ci#dO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MvivRu#hOq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5E66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rIriShaq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Ayu#rugra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nRuqcakSha#saM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9D2D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saqdyaSca</w:t>
      </w:r>
      <w:proofErr w:type="spellEnd"/>
      <w:r>
        <w:rPr>
          <w:color w:val="000000"/>
          <w:sz w:val="36"/>
          <w:szCs w:val="36"/>
          <w:lang w:bidi="hi-IN"/>
        </w:rPr>
        <w:t xml:space="preserve">#-kamAqnAya# | </w:t>
      </w:r>
      <w:proofErr w:type="spellStart"/>
      <w:r>
        <w:rPr>
          <w:color w:val="000000"/>
          <w:sz w:val="36"/>
          <w:szCs w:val="36"/>
          <w:lang w:bidi="hi-IN"/>
        </w:rPr>
        <w:t>praqvEqpAqnAya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prAsmAq</w:t>
      </w:r>
      <w:proofErr w:type="spellEnd"/>
      <w:r>
        <w:rPr>
          <w:color w:val="000000"/>
          <w:sz w:val="36"/>
          <w:szCs w:val="36"/>
          <w:lang w:bidi="hi-IN"/>
        </w:rPr>
        <w:t xml:space="preserve"> ASA# </w:t>
      </w:r>
      <w:proofErr w:type="spellStart"/>
      <w:r>
        <w:rPr>
          <w:color w:val="000000"/>
          <w:sz w:val="36"/>
          <w:szCs w:val="36"/>
          <w:lang w:bidi="hi-IN"/>
        </w:rPr>
        <w:t>aSRuNvann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EBA7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kAmE#namEq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77F8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hRuda#yAqddhRuda#yaM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yadaqmIShA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maqdaH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tadaitUpaqmA-maqBi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398354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5EF4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anuqparE#hiq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yastEqsva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dEvaqyAnA$t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BCA2C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cakShu#ShmatE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SrRuNvaqtE</w:t>
      </w:r>
      <w:proofErr w:type="spellEnd"/>
      <w:r>
        <w:rPr>
          <w:color w:val="000000"/>
          <w:sz w:val="36"/>
          <w:szCs w:val="36"/>
          <w:lang w:bidi="hi-IN"/>
        </w:rPr>
        <w:t xml:space="preserve"> tE$ </w:t>
      </w:r>
      <w:proofErr w:type="spellStart"/>
      <w:r>
        <w:rPr>
          <w:color w:val="000000"/>
          <w:sz w:val="36"/>
          <w:szCs w:val="36"/>
          <w:lang w:bidi="hi-IN"/>
        </w:rPr>
        <w:t>bravImi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1B0A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prapUqrvyaM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vanda#mAnaH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nAdha#mAnO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vRuShaqBaM-ca#</w:t>
      </w:r>
      <w:proofErr w:type="gramStart"/>
      <w:r>
        <w:rPr>
          <w:color w:val="000000"/>
          <w:sz w:val="36"/>
          <w:szCs w:val="36"/>
          <w:lang w:bidi="hi-IN"/>
        </w:rPr>
        <w:t>r.ShaNIqnAM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46668B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mEkaqrANmAnu#ShINAM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mRuqtyuM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mRuqtasya</w:t>
      </w:r>
      <w:proofErr w:type="spellEnd"/>
      <w:r>
        <w:rPr>
          <w:color w:val="000000"/>
          <w:sz w:val="36"/>
          <w:szCs w:val="36"/>
          <w:lang w:bidi="hi-IN"/>
        </w:rPr>
        <w:t># || 2</w:t>
      </w:r>
    </w:p>
    <w:p w14:paraId="66F541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EF8E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3.9.15.1 (para 3 to 5)</w:t>
      </w:r>
    </w:p>
    <w:p w14:paraId="262DFC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sarvE#Shuq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mRuqtyavOq&amp;nvAya#ttAH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458E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yadAhu#tIqrna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ju#huqyAt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vi#ndEt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7740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svAhEtya#Bi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mAhu#tI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FADC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llO#kA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F214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lO#kE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rvi#ndati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0384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yadaqmuShmaiq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svAhAq&amp;muShmaiq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juhva#thsa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cakShI#ta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5B0AB0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3313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mRuqtyu-maqmitra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kurvIta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EqvaikA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jjuhuyAt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6726D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aqmuShmi#n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aqSaqnaqyAq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DE9E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muShmi#n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va#yajatE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74D7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BrUqNaqhaqtyAyaiq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vaBRuqtha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Ahu#tiM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6AA2B3" w14:textId="6FD675D4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BrUqNaqhaqtyAmEqvA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r w:rsidR="007A7818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yadBrU#Na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haqtyA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pAqtryA&amp;tha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3F0A7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pi#kriyataq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2638B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amRu#tyuqrvA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BrU#NahaqtyAyAq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E857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BrUqNaqhaqtyA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F6127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yad </w:t>
      </w:r>
      <w:proofErr w:type="spellStart"/>
      <w:r>
        <w:rPr>
          <w:color w:val="000000"/>
          <w:sz w:val="36"/>
          <w:szCs w:val="36"/>
          <w:lang w:bidi="hi-IN"/>
        </w:rPr>
        <w:t>BrU#Na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haqtyAyaiq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vaBRuqtha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Ahu#tiM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juqhOti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mRuqtyumEqvA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hu#tyA-tarpayiqtvA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pa#riqpANa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BrUqNaqGnE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BE#ShaqjaM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ka#rOti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3D27E6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BAD7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mu#NDiqBa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au#danyaqvaH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E4D7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BrUqNaqhaqtyAyaiq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prAya#ScittiM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MviqdA~jca#kAra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3AF5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yOhAqsyApi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sarva#smaiq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F3DD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juqba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vaBRuqtha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u#ttaqmA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mAhu#tiM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ju#ba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aqntaqta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varu#Naq-mava#yajatE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7570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605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KaqlaqtEr-vi#kliqdhasya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Suqklasya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pi~ggAqkShasya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mUqrddhaM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rUqpENaiqva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mava#yajatE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5A00AF09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47C19C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DB79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D4F3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Part 2 (T.A.6.45.1, for para 1 to 16)</w:t>
      </w:r>
    </w:p>
    <w:p w14:paraId="408B2D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apai#tu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mRuqtyuraq-mRuta#nnaq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Aga#nvaivasvaqtO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aBa#ya~gkRuNOtu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paqrNaM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MvanaqspatE</w:t>
      </w:r>
      <w:proofErr w:type="spellEnd"/>
      <w:r>
        <w:rPr>
          <w:color w:val="000000"/>
          <w:sz w:val="36"/>
          <w:szCs w:val="36"/>
          <w:lang w:bidi="hi-IN"/>
        </w:rPr>
        <w:t xml:space="preserve">#-rivAqBi </w:t>
      </w:r>
      <w:proofErr w:type="spellStart"/>
      <w:r>
        <w:rPr>
          <w:color w:val="000000"/>
          <w:sz w:val="36"/>
          <w:szCs w:val="36"/>
          <w:lang w:bidi="hi-IN"/>
        </w:rPr>
        <w:t>na#SSIyatA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raqyi-ssaca#tAnnaq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SSacIqpati#H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366FD5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5B3E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anuqparE#hiq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MyastEqsva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dEvaqyAnA$t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cakShu#ShmatE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SrRuNvaqtE</w:t>
      </w:r>
      <w:proofErr w:type="spellEnd"/>
      <w:r>
        <w:rPr>
          <w:color w:val="000000"/>
          <w:sz w:val="36"/>
          <w:szCs w:val="36"/>
          <w:lang w:bidi="hi-IN"/>
        </w:rPr>
        <w:t xml:space="preserve"> tE$ </w:t>
      </w:r>
      <w:proofErr w:type="spellStart"/>
      <w:r>
        <w:rPr>
          <w:color w:val="000000"/>
          <w:sz w:val="36"/>
          <w:szCs w:val="36"/>
          <w:lang w:bidi="hi-IN"/>
        </w:rPr>
        <w:t>bravImiq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767B17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498A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nvAra#BAmahE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strA#yatA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jyOgjIqvA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jaqrAma#SImahi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F4F00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C40D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aqmuqtraqBUyAqdadhaq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yadyaqmasyaq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bRuha#spatE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aqBiSa#stEqra</w:t>
      </w:r>
      <w:proofErr w:type="spellEnd"/>
      <w:r>
        <w:rPr>
          <w:color w:val="000000"/>
          <w:sz w:val="36"/>
          <w:szCs w:val="36"/>
          <w:lang w:bidi="hi-IN"/>
        </w:rPr>
        <w:t xml:space="preserve"> mu#~</w:t>
      </w:r>
      <w:proofErr w:type="spellStart"/>
      <w:r>
        <w:rPr>
          <w:color w:val="000000"/>
          <w:sz w:val="36"/>
          <w:szCs w:val="36"/>
          <w:lang w:bidi="hi-IN"/>
        </w:rPr>
        <w:t>jcaH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pratyau#hatA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maqSvinA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mRuqtyu-ma#smAd-dEqvAnA#magnE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SacI#BiH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04CDD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ED2B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Salkai#raqgni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mi#ndhAqna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sa#nEmaqhaM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B21E03" w14:textId="1B2B9C49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uqBayO$r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lOqkayOr</w:t>
      </w:r>
      <w:proofErr w:type="spellEnd"/>
      <w:r w:rsidR="00105620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RuqddhvA&amp;ti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ta#rAmyaqhaM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543624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21DF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hariq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hara#ntaq-manu#yanti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viSvaqsyESA#naM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MvRuShaqBaM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ma#tIqnAM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brahmaqsarU#paq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manu#mEqdamAgAq-daya#na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viva#dhIqr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vikra#masva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7A786A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A7B3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mAcCi#dO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mAva#dhIqr-mAmEq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MvivRu#hOq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rIriShaq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Ayu#rugra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nRuqcakSha#saM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548F46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9E52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maqhAnta#muqta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arBaqkaM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ukSha#ntamuqta</w:t>
      </w:r>
      <w:proofErr w:type="spellEnd"/>
      <w:r>
        <w:rPr>
          <w:color w:val="000000"/>
          <w:sz w:val="36"/>
          <w:szCs w:val="36"/>
          <w:lang w:bidi="hi-IN"/>
        </w:rPr>
        <w:t xml:space="preserve"> mA na# </w:t>
      </w:r>
      <w:proofErr w:type="spellStart"/>
      <w:r>
        <w:rPr>
          <w:color w:val="000000"/>
          <w:sz w:val="36"/>
          <w:szCs w:val="36"/>
          <w:lang w:bidi="hi-IN"/>
        </w:rPr>
        <w:t>ukShiqtaM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#&amp;vadhIH </w:t>
      </w:r>
      <w:proofErr w:type="spellStart"/>
      <w:r>
        <w:rPr>
          <w:color w:val="000000"/>
          <w:sz w:val="36"/>
          <w:szCs w:val="36"/>
          <w:lang w:bidi="hi-IN"/>
        </w:rPr>
        <w:t>piqtara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na#staqnuvO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2FC9CD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DB28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na#stOqkE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tana#yEq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 w:rsidR="008D72AA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BAmiqtOva#dhIr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haqviShma#ntOq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tE || 9</w:t>
      </w:r>
    </w:p>
    <w:p w14:paraId="51BB84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DE75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prajA#patEq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tvadEqtA-nyaqnyO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ba#BUva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yatkA#mAstE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juhuqmastannO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rayIqNAM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6E4B01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7ED8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BayA#mahEq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481A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maGa#va~jCaqgddhi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vidviShOq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jahi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3029E3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14BE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svaqstiqqdA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vRutraqhA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E414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vRuShEndra#H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svastiqdA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a#BayaM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kaqra</w:t>
      </w:r>
      <w:proofErr w:type="spellEnd"/>
      <w:r>
        <w:rPr>
          <w:color w:val="000000"/>
          <w:sz w:val="36"/>
          <w:szCs w:val="36"/>
          <w:lang w:bidi="hi-IN"/>
        </w:rPr>
        <w:t xml:space="preserve"> H || 12</w:t>
      </w:r>
    </w:p>
    <w:p w14:paraId="48F4F1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E4E0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trya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bakaM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sugaqndhiM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pu#ShTiqvarddha#naM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uqrvAqruqkami#vaq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bandha#nAn-mRuqtyOr-mu#kShIyaq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mA&amp;mRutA$t</w:t>
      </w:r>
      <w:proofErr w:type="spellEnd"/>
      <w:r>
        <w:rPr>
          <w:color w:val="000000"/>
          <w:sz w:val="36"/>
          <w:szCs w:val="36"/>
          <w:lang w:bidi="hi-IN"/>
        </w:rPr>
        <w:t xml:space="preserve"> || 13</w:t>
      </w:r>
    </w:p>
    <w:p w14:paraId="227A38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E7D1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apa#mRuqtyu-mapaqkShudhaq-mapEqta-SSaqpatha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jahi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5BA0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adhA#nO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rAqya-spOSha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sahaqsriNa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|| 14 </w:t>
      </w:r>
    </w:p>
    <w:p w14:paraId="7B28C8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A3C8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saqhasra#maqyuta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hanta#vE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yajAmahE</w:t>
      </w:r>
      <w:proofErr w:type="spellEnd"/>
      <w:r>
        <w:rPr>
          <w:color w:val="000000"/>
          <w:sz w:val="36"/>
          <w:szCs w:val="36"/>
          <w:lang w:bidi="hi-IN"/>
        </w:rPr>
        <w:t xml:space="preserve"> || 15</w:t>
      </w:r>
    </w:p>
    <w:p w14:paraId="3451D3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$ )</w:t>
      </w:r>
      <w:proofErr w:type="gramEnd"/>
    </w:p>
    <w:p w14:paraId="423B9A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9615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sunavAmaq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sOma#marAtI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B62F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par.Shadati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duqrgANiq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nAqvEvaq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sindhu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duriqtAtyaqgniH</w:t>
      </w:r>
      <w:proofErr w:type="spellEnd"/>
      <w:r>
        <w:rPr>
          <w:color w:val="000000"/>
          <w:sz w:val="36"/>
          <w:szCs w:val="36"/>
          <w:lang w:bidi="hi-IN"/>
        </w:rPr>
        <w:tab/>
        <w:t>|| 16</w:t>
      </w:r>
    </w:p>
    <w:p w14:paraId="7B3A63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0211D2" w14:textId="5D75DE79" w:rsidR="007F1BBA" w:rsidRDefault="00152034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8" w:author="Microsoft account" w:date="2026-09-20T07:05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7F1BBA">
        <w:rPr>
          <w:color w:val="000000"/>
          <w:sz w:val="36"/>
          <w:szCs w:val="36"/>
          <w:lang w:bidi="hi-IN"/>
        </w:rPr>
        <w:t>T.B.3.10.5.1 for para 17</w:t>
      </w:r>
    </w:p>
    <w:p w14:paraId="0C7259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BUrBUvaqssva#H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rUqpa-maqmRuta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cakShuqH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9E6A7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~MyaSO# </w:t>
      </w:r>
      <w:proofErr w:type="spellStart"/>
      <w:r>
        <w:rPr>
          <w:color w:val="000000"/>
          <w:sz w:val="36"/>
          <w:szCs w:val="36"/>
          <w:lang w:bidi="hi-IN"/>
        </w:rPr>
        <w:t>maqhaH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saqmantapOq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harOq</w:t>
      </w:r>
      <w:proofErr w:type="spellEnd"/>
      <w:r>
        <w:rPr>
          <w:color w:val="000000"/>
          <w:sz w:val="36"/>
          <w:szCs w:val="36"/>
          <w:lang w:bidi="hi-IN"/>
        </w:rPr>
        <w:t xml:space="preserve"> BAH || 17</w:t>
      </w:r>
    </w:p>
    <w:p w14:paraId="40ADE9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pAvaqkO&amp;si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vaiqSvAqnaqrO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vaidyuqtO&amp;si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AE1D9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SaMpraqjAByOq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Urja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dada#-</w:t>
      </w:r>
      <w:proofErr w:type="spellStart"/>
      <w:r>
        <w:rPr>
          <w:color w:val="000000"/>
          <w:sz w:val="36"/>
          <w:szCs w:val="36"/>
          <w:lang w:bidi="hi-IN"/>
        </w:rPr>
        <w:t>daqByAva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vRuthsva</w:t>
      </w:r>
      <w:proofErr w:type="spellEnd"/>
      <w:r>
        <w:rPr>
          <w:color w:val="000000"/>
          <w:sz w:val="36"/>
          <w:szCs w:val="36"/>
          <w:lang w:bidi="hi-IN"/>
        </w:rPr>
        <w:t xml:space="preserve"> || 18</w:t>
      </w:r>
    </w:p>
    <w:p w14:paraId="756FBB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.............</w:t>
      </w:r>
      <w:proofErr w:type="spellStart"/>
      <w:r>
        <w:rPr>
          <w:color w:val="000000"/>
          <w:sz w:val="36"/>
          <w:szCs w:val="36"/>
          <w:lang w:bidi="hi-IN"/>
        </w:rPr>
        <w:t>nakShatrE</w:t>
      </w:r>
      <w:proofErr w:type="spellEnd"/>
      <w:r>
        <w:rPr>
          <w:color w:val="000000"/>
          <w:sz w:val="36"/>
          <w:szCs w:val="36"/>
          <w:lang w:bidi="hi-IN"/>
        </w:rPr>
        <w:t xml:space="preserve"> .......... </w:t>
      </w:r>
      <w:proofErr w:type="spellStart"/>
      <w:r>
        <w:rPr>
          <w:color w:val="000000"/>
          <w:sz w:val="36"/>
          <w:szCs w:val="36"/>
          <w:lang w:bidi="hi-IN"/>
        </w:rPr>
        <w:t>rASau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jAtasya</w:t>
      </w:r>
      <w:proofErr w:type="spellEnd"/>
      <w:r>
        <w:rPr>
          <w:color w:val="000000"/>
          <w:sz w:val="36"/>
          <w:szCs w:val="36"/>
          <w:lang w:bidi="hi-IN"/>
        </w:rPr>
        <w:t xml:space="preserve"> ..............</w:t>
      </w:r>
      <w:proofErr w:type="spellStart"/>
      <w:r>
        <w:rPr>
          <w:color w:val="000000"/>
          <w:sz w:val="36"/>
          <w:szCs w:val="36"/>
          <w:lang w:bidi="hi-IN"/>
        </w:rPr>
        <w:t>SarmaNaH</w:t>
      </w:r>
      <w:proofErr w:type="spellEnd"/>
      <w:r>
        <w:rPr>
          <w:color w:val="000000"/>
          <w:sz w:val="36"/>
          <w:szCs w:val="36"/>
          <w:lang w:bidi="hi-IN"/>
        </w:rPr>
        <w:t xml:space="preserve"> (mama / </w:t>
      </w:r>
      <w:proofErr w:type="spellStart"/>
      <w:r>
        <w:rPr>
          <w:color w:val="000000"/>
          <w:sz w:val="36"/>
          <w:szCs w:val="36"/>
          <w:lang w:bidi="hi-IN"/>
        </w:rPr>
        <w:t>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yajamAnasya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sakuTuMbasya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strI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jAtAyAH</w:t>
      </w:r>
      <w:proofErr w:type="spellEnd"/>
      <w:r>
        <w:rPr>
          <w:color w:val="000000"/>
          <w:sz w:val="36"/>
          <w:szCs w:val="36"/>
          <w:lang w:bidi="hi-IN"/>
        </w:rPr>
        <w:t xml:space="preserve"> ~&amp; </w:t>
      </w:r>
      <w:proofErr w:type="spellStart"/>
      <w:r>
        <w:rPr>
          <w:color w:val="000000"/>
          <w:sz w:val="36"/>
          <w:szCs w:val="36"/>
          <w:lang w:bidi="hi-IN"/>
        </w:rPr>
        <w:t>nAmnI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A6B35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rvarddhatA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BUH |</w:t>
      </w:r>
    </w:p>
    <w:p w14:paraId="5DECD5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rvarddhatA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1BB56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rvarddhatAq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AEB77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rvarddhatA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4EC9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varddhatAM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79B05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----------</w:t>
      </w:r>
      <w:proofErr w:type="spellStart"/>
      <w:r>
        <w:rPr>
          <w:color w:val="000000"/>
          <w:sz w:val="36"/>
          <w:szCs w:val="36"/>
          <w:lang w:bidi="hi-IN"/>
        </w:rPr>
        <w:t>mRutyu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samAptaM</w:t>
      </w:r>
      <w:proofErr w:type="spellEnd"/>
      <w:r>
        <w:rPr>
          <w:color w:val="000000"/>
          <w:sz w:val="36"/>
          <w:szCs w:val="36"/>
          <w:lang w:bidi="hi-IN"/>
        </w:rPr>
        <w:t>------------</w:t>
      </w:r>
    </w:p>
    <w:p w14:paraId="1131C6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</w:t>
      </w:r>
      <w:r>
        <w:rPr>
          <w:color w:val="000000"/>
          <w:sz w:val="36"/>
          <w:szCs w:val="36"/>
          <w:lang w:bidi="hi-IN"/>
        </w:rPr>
        <w:br w:type="page"/>
      </w:r>
      <w:r>
        <w:rPr>
          <w:color w:val="000000"/>
          <w:sz w:val="36"/>
          <w:szCs w:val="36"/>
          <w:lang w:bidi="hi-IN"/>
        </w:rPr>
        <w:lastRenderedPageBreak/>
        <w:t>15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mRuta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saMjIvinI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yakShmaGna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D9AC3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(Rig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 10.161)</w:t>
      </w:r>
    </w:p>
    <w:p w14:paraId="75431D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muq~jcAmi#tvA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kama#j~jAta-yaqkShmA-duqta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rA$ja-yaqkShmAt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D5E1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grAhi#r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jaqgrAhaq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vaiqtadE$naqntasyA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indrAgnIq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pramu#muktamEnaM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6A3A62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ECE2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yadi#kShiqtAyuqr-yadi#vAqparE$tOq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yadi#mRuqtyOra$ntiq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kannI$ta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C029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tamAha#rAmiq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ruqpasthAq-daspA$r.ShamEnaM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SaqtaSA$radAya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1512CD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55A1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saqhaqsrAqkShENa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SaqtaSA$radEna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hA$rShamEnaM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2EB0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yathEqmaM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yAqtIndrOq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pAqraM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F2DD2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DF84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Saqta~jjI$va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varddha#mAna-SSaqtaM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hE$maqntA~jCaqta-mu#vasaqntAn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E080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Saqtami$ndrAqgnI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#-SSaqtAyu#ShA </w:t>
      </w:r>
      <w:proofErr w:type="spellStart"/>
      <w:r>
        <w:rPr>
          <w:color w:val="000000"/>
          <w:sz w:val="36"/>
          <w:szCs w:val="36"/>
          <w:lang w:bidi="hi-IN"/>
        </w:rPr>
        <w:t>haqviShEqmaM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puna#rduH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07B67F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F3B24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AhA$r.Sha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vi#dantvAq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punaqrAgA$H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punarnava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E843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ggaq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sarvaq-mAyu#ScatE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viqdaM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5B5FDA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58D4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vici#kEta-viqdvAn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yanmRuqtaH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puna#raqpyEti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jIqvAn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DBC0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triqvRudyad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rathaqvRut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mRuqtassa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jI#vAt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0A7CB3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D05B8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</w:t>
      </w:r>
    </w:p>
    <w:p w14:paraId="0F74CFDC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56DB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16 AyuShya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2374563" w14:textId="219F7ABB" w:rsidR="007F1BBA" w:rsidRDefault="00B919A0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9" w:author="Microsoft account" w:date="2026-09-20T07:07:00Z">
        <w:r>
          <w:rPr>
            <w:color w:val="000000"/>
            <w:sz w:val="36"/>
            <w:szCs w:val="36"/>
            <w:lang w:bidi="hi-IN"/>
          </w:rPr>
          <w:t>&lt;/inline</w:t>
        </w:r>
        <w:proofErr w:type="gramStart"/>
        <w:r>
          <w:rPr>
            <w:color w:val="000000"/>
            <w:sz w:val="36"/>
            <w:szCs w:val="36"/>
            <w:lang w:bidi="hi-IN"/>
          </w:rPr>
          <w:t>&gt;</w:t>
        </w:r>
      </w:ins>
      <w:r w:rsidR="007F1BBA">
        <w:rPr>
          <w:color w:val="000000"/>
          <w:sz w:val="36"/>
          <w:szCs w:val="36"/>
          <w:lang w:bidi="hi-IN"/>
        </w:rPr>
        <w:t>(</w:t>
      </w:r>
      <w:proofErr w:type="gramEnd"/>
      <w:r w:rsidR="007F1BBA">
        <w:rPr>
          <w:color w:val="000000"/>
          <w:sz w:val="36"/>
          <w:szCs w:val="36"/>
          <w:lang w:bidi="hi-IN"/>
        </w:rPr>
        <w:t>Exact sourc</w:t>
      </w:r>
      <w:r w:rsidR="008D72AA">
        <w:rPr>
          <w:color w:val="000000"/>
          <w:sz w:val="36"/>
          <w:szCs w:val="36"/>
          <w:lang w:bidi="hi-IN"/>
        </w:rPr>
        <w:t>e</w:t>
      </w:r>
      <w:r w:rsidR="007F1BBA">
        <w:rPr>
          <w:color w:val="000000"/>
          <w:sz w:val="36"/>
          <w:szCs w:val="36"/>
          <w:lang w:bidi="hi-IN"/>
        </w:rPr>
        <w:t xml:space="preserve"> not known)</w:t>
      </w:r>
    </w:p>
    <w:p w14:paraId="6D6D94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u#jjahAqraq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kRuttivAsA$H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pinAqkI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F5FC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ISAnO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dEvassana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Ayu#rdadhAqtuq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havi#ShA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GRutEqna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3ADCA0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D0D58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viqBrAqjaqmAqna-ssarira#sya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maqddhyAqd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rOqcaqmAqnO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Garmaruci#rya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4149A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mRutyupASA-napanu#dya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GOqrAq-niqhAqyuqShEqNO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GRutama#ttu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57D94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DB861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brahmajyOtir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brahmapatnI#Shu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gaqrBa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MyaqmAqdaqdhAt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pururUpa#M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jayaqntaM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8EBB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suvarNaraMBa-graha-ma#rkamaqrcya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taqmAqyuqShE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rdhayAmO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GRutEqna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0FB6D0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67BA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MlakShmI-maubalA-ma#biMkA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ShaqShTI~jca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yAqmindra-sEnE$tyudAqhuH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712B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brahmayOni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sarUqpAq-miqhAqyuqShE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tarpayAmO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GRutEqna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29A777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97D0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dAkShAyaNya-ssarvayOnya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ssuyOqnyaq-ssaqhaqsraqSO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virUqpAH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2AC7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sasUnava-ssapataya#H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sayUqthyAq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AqyuqShEqNO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GRutamida#M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juShaqntAM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6B267B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4CA7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divyA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bahurUpA$H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puqrAqNAq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AqyuqSCiqdOq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pramathna#ntu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C86F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GRuqtEqnaq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rIriShO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2D587D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C1E17E" w14:textId="26E3D0D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EqkaqH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</w:t>
      </w:r>
      <w:r w:rsidR="00871D3C">
        <w:rPr>
          <w:color w:val="000000"/>
          <w:sz w:val="36"/>
          <w:szCs w:val="36"/>
          <w:lang w:bidi="hi-IN"/>
        </w:rPr>
        <w:t>d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ida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baqBUqvaq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baBUva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Buvana#sya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6F478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yamapyEti</w:t>
      </w:r>
      <w:proofErr w:type="spellEnd"/>
      <w:r>
        <w:rPr>
          <w:color w:val="000000"/>
          <w:sz w:val="36"/>
          <w:szCs w:val="36"/>
          <w:lang w:bidi="hi-IN"/>
        </w:rPr>
        <w:t xml:space="preserve"> Buvana(gm)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parAqyEq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havir</w:t>
      </w:r>
      <w:proofErr w:type="spellEnd"/>
      <w:r>
        <w:rPr>
          <w:color w:val="000000"/>
          <w:sz w:val="36"/>
          <w:szCs w:val="36"/>
          <w:lang w:bidi="hi-IN"/>
        </w:rPr>
        <w:t xml:space="preserve"> GRuta-</w:t>
      </w:r>
      <w:proofErr w:type="spellStart"/>
      <w:r>
        <w:rPr>
          <w:color w:val="000000"/>
          <w:sz w:val="36"/>
          <w:szCs w:val="36"/>
          <w:lang w:bidi="hi-IN"/>
        </w:rPr>
        <w:t>mihAyuShE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ttu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2BAFD1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0943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rudrA#nA-diqtyAqn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marutO</w:t>
      </w:r>
      <w:proofErr w:type="spellEnd"/>
      <w:r>
        <w:rPr>
          <w:color w:val="000000"/>
          <w:sz w:val="36"/>
          <w:szCs w:val="36"/>
          <w:lang w:bidi="hi-IN"/>
        </w:rPr>
        <w:t xml:space="preserve">#&amp;tha </w:t>
      </w:r>
      <w:proofErr w:type="spellStart"/>
      <w:r>
        <w:rPr>
          <w:color w:val="000000"/>
          <w:sz w:val="36"/>
          <w:szCs w:val="36"/>
          <w:lang w:bidi="hi-IN"/>
        </w:rPr>
        <w:t>sAqddhyAqn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RuBU#n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yaqkShAqn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57F0D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gandharvA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pitRu</w:t>
      </w:r>
      <w:proofErr w:type="spellEnd"/>
      <w:r>
        <w:rPr>
          <w:color w:val="000000"/>
          <w:sz w:val="36"/>
          <w:szCs w:val="36"/>
          <w:lang w:bidi="hi-IN"/>
        </w:rPr>
        <w:t xml:space="preserve">(gg)#Sca </w:t>
      </w:r>
      <w:proofErr w:type="spellStart"/>
      <w:r>
        <w:rPr>
          <w:color w:val="000000"/>
          <w:sz w:val="36"/>
          <w:szCs w:val="36"/>
          <w:lang w:bidi="hi-IN"/>
        </w:rPr>
        <w:t>viqSvAn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2C0E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BRuqgUqnth-sarpA</w:t>
      </w:r>
      <w:proofErr w:type="spellEnd"/>
      <w:r>
        <w:rPr>
          <w:color w:val="000000"/>
          <w:sz w:val="36"/>
          <w:szCs w:val="36"/>
          <w:lang w:bidi="hi-IN"/>
        </w:rPr>
        <w:t xml:space="preserve">(gg)#ScA-~ggigarasO#&amp;tha </w:t>
      </w:r>
      <w:proofErr w:type="spellStart"/>
      <w:r>
        <w:rPr>
          <w:color w:val="000000"/>
          <w:sz w:val="36"/>
          <w:szCs w:val="36"/>
          <w:lang w:bidi="hi-IN"/>
        </w:rPr>
        <w:t>saqrvAqn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huqtvA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svAyuShyA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mahayA#ma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SaqSvat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732D16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B21E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anta#maq-SSarma#yacCa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sahantya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48CA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madhuqScutaq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uthsa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duhratEq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akShi#taM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9 </w:t>
      </w:r>
    </w:p>
    <w:p w14:paraId="1A9F8E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7623AD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51CF12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navagraha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00946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AdityAH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EF300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paSupatiH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B544D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AsaqtyEnaq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vartta#mAnO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nivEqSaya#nnaqmRuta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marttya</w:t>
      </w:r>
      <w:proofErr w:type="spellEnd"/>
      <w:r>
        <w:rPr>
          <w:color w:val="000000"/>
          <w:sz w:val="36"/>
          <w:szCs w:val="36"/>
          <w:lang w:bidi="hi-IN"/>
        </w:rPr>
        <w:t xml:space="preserve">#~jca | </w:t>
      </w:r>
    </w:p>
    <w:p w14:paraId="4C4056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hiqraqNyayE#na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rathEqnA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viqpaSyann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5B3C74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3.4.11.2)</w:t>
      </w:r>
    </w:p>
    <w:p w14:paraId="39430F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A6A6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MvRu#NImahEq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hOtA#raM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MviqqSvavE#dasaM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suqkratu$M</w:t>
      </w:r>
      <w:proofErr w:type="spellEnd"/>
      <w:r>
        <w:rPr>
          <w:color w:val="000000"/>
          <w:sz w:val="36"/>
          <w:szCs w:val="36"/>
          <w:lang w:bidi="hi-IN"/>
        </w:rPr>
        <w:t xml:space="preserve"> || (T.B.3.5.2.3)</w:t>
      </w:r>
    </w:p>
    <w:p w14:paraId="00419E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586D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yEShAqmISE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paSUqnAM-catu#ShpadAmuqta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dviqpadA$M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7363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niShkrI#tOq&amp;yaM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Myaqqj~jiya#M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BAqgamE#tu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rAqyaspOShAq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santu</w:t>
      </w:r>
      <w:proofErr w:type="spellEnd"/>
      <w:r>
        <w:rPr>
          <w:color w:val="000000"/>
          <w:sz w:val="36"/>
          <w:szCs w:val="36"/>
          <w:lang w:bidi="hi-IN"/>
        </w:rPr>
        <w:t xml:space="preserve"> || (TS 3.1.4.1)</w:t>
      </w:r>
    </w:p>
    <w:p w14:paraId="64CA95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Adi#tyAyaq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>) 1</w:t>
      </w:r>
    </w:p>
    <w:p w14:paraId="4ADC4A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2B0B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a~gkraka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: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pRuthivI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E66D5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kShEtrapati</w:t>
      </w:r>
      <w:proofErr w:type="spellEnd"/>
      <w:r>
        <w:rPr>
          <w:color w:val="000000"/>
          <w:sz w:val="36"/>
          <w:szCs w:val="36"/>
          <w:lang w:bidi="hi-IN"/>
        </w:rPr>
        <w:t>:)</w:t>
      </w:r>
    </w:p>
    <w:p w14:paraId="1A0AE9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aqgnirmUqrddhA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kaqkutpati#H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A2D5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jinvati</w:t>
      </w:r>
      <w:proofErr w:type="spellEnd"/>
      <w:r>
        <w:rPr>
          <w:color w:val="000000"/>
          <w:sz w:val="36"/>
          <w:szCs w:val="36"/>
          <w:lang w:bidi="hi-IN"/>
        </w:rPr>
        <w:t xml:space="preserve"> || (TS 1.5.5.1)</w:t>
      </w:r>
    </w:p>
    <w:p w14:paraId="14ED59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81F5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pRu#thiviq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#&amp;nRukShaqqrA </w:t>
      </w: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B027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yacCA#naq-SSarma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saqprathA$H</w:t>
      </w:r>
      <w:proofErr w:type="spellEnd"/>
      <w:r>
        <w:rPr>
          <w:color w:val="000000"/>
          <w:sz w:val="36"/>
          <w:szCs w:val="36"/>
          <w:lang w:bidi="hi-IN"/>
        </w:rPr>
        <w:t>|| (TA 6.1.10)</w:t>
      </w:r>
    </w:p>
    <w:p w14:paraId="34F353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CC2E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kShEtra#syaq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hiqtEnE#va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2E8B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gAmaSva#M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pOShayiqtnvA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mRuDAtIq-dRuSE</w:t>
      </w:r>
      <w:proofErr w:type="spellEnd"/>
      <w:r>
        <w:rPr>
          <w:color w:val="000000"/>
          <w:sz w:val="36"/>
          <w:szCs w:val="36"/>
          <w:lang w:bidi="hi-IN"/>
        </w:rPr>
        <w:t>$ || (TS 1.1.14.2)</w:t>
      </w:r>
    </w:p>
    <w:p w14:paraId="55AACF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a~gkrakA#yaq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2 </w:t>
      </w:r>
    </w:p>
    <w:p w14:paraId="14D8AA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0D4E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SukraH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indrANI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486FA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prava#SSuqkrAya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BAqnavE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Baradhva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cAqgnayEq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supU#taM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46C1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daivyA#niq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jaqnU</w:t>
      </w:r>
      <w:proofErr w:type="spellEnd"/>
      <w:r>
        <w:rPr>
          <w:color w:val="000000"/>
          <w:sz w:val="36"/>
          <w:szCs w:val="36"/>
          <w:lang w:bidi="hi-IN"/>
        </w:rPr>
        <w:t>(gg)-</w:t>
      </w:r>
      <w:proofErr w:type="spellStart"/>
      <w:r>
        <w:rPr>
          <w:color w:val="000000"/>
          <w:sz w:val="36"/>
          <w:szCs w:val="36"/>
          <w:lang w:bidi="hi-IN"/>
        </w:rPr>
        <w:t>Shyaqqntar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jigA#ti</w:t>
      </w:r>
      <w:proofErr w:type="spellEnd"/>
      <w:r>
        <w:rPr>
          <w:color w:val="000000"/>
          <w:sz w:val="36"/>
          <w:szCs w:val="36"/>
          <w:lang w:bidi="hi-IN"/>
        </w:rPr>
        <w:t xml:space="preserve"> || (TB 2.8.2.3)</w:t>
      </w:r>
    </w:p>
    <w:p w14:paraId="6A6F84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4B03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iqndrAqNI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nAri#Shu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suqpatnI</w:t>
      </w:r>
      <w:proofErr w:type="spellEnd"/>
      <w:r>
        <w:rPr>
          <w:color w:val="000000"/>
          <w:sz w:val="36"/>
          <w:szCs w:val="36"/>
          <w:lang w:bidi="hi-IN"/>
        </w:rPr>
        <w:t xml:space="preserve">#-maqhama#SravaM | </w:t>
      </w:r>
    </w:p>
    <w:p w14:paraId="7FDA3C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apaqraMcaqna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pati#H</w:t>
      </w:r>
      <w:proofErr w:type="spellEnd"/>
      <w:r>
        <w:rPr>
          <w:color w:val="000000"/>
          <w:sz w:val="36"/>
          <w:szCs w:val="36"/>
          <w:lang w:bidi="hi-IN"/>
        </w:rPr>
        <w:t xml:space="preserve"> || (TS 1.7.13.1)</w:t>
      </w:r>
    </w:p>
    <w:p w14:paraId="725E3C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4241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viqSvataqspariq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havA#mahEq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DE56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aqsmAka#mastuq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kEva#laH</w:t>
      </w:r>
      <w:proofErr w:type="spellEnd"/>
      <w:r>
        <w:rPr>
          <w:color w:val="000000"/>
          <w:sz w:val="36"/>
          <w:szCs w:val="36"/>
          <w:lang w:bidi="hi-IN"/>
        </w:rPr>
        <w:t xml:space="preserve"> || (TS 1.6.12.1)</w:t>
      </w:r>
    </w:p>
    <w:p w14:paraId="18A37F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3 </w:t>
      </w:r>
    </w:p>
    <w:p w14:paraId="536421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66E9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4.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sOmaH</w:t>
      </w:r>
      <w:proofErr w:type="spellEnd"/>
      <w:r>
        <w:rPr>
          <w:color w:val="000000"/>
          <w:sz w:val="36"/>
          <w:szCs w:val="36"/>
          <w:lang w:bidi="hi-IN"/>
        </w:rPr>
        <w:t>/</w:t>
      </w:r>
      <w:proofErr w:type="spellStart"/>
      <w:r>
        <w:rPr>
          <w:color w:val="000000"/>
          <w:sz w:val="36"/>
          <w:szCs w:val="36"/>
          <w:lang w:bidi="hi-IN"/>
        </w:rPr>
        <w:t>candramA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apaH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E29C1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gaurI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2F8F9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ApyA#yasvaq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samE#tu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viqSvata</w:t>
      </w:r>
      <w:proofErr w:type="spellEnd"/>
      <w:r>
        <w:rPr>
          <w:color w:val="000000"/>
          <w:sz w:val="36"/>
          <w:szCs w:val="36"/>
          <w:lang w:bidi="hi-IN"/>
        </w:rPr>
        <w:t xml:space="preserve">#-ssOmaq </w:t>
      </w:r>
      <w:proofErr w:type="spellStart"/>
      <w:r>
        <w:rPr>
          <w:color w:val="000000"/>
          <w:sz w:val="36"/>
          <w:szCs w:val="36"/>
          <w:lang w:bidi="hi-IN"/>
        </w:rPr>
        <w:t>vRuShNi#yaM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8C28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saMgaqthE</w:t>
      </w:r>
      <w:proofErr w:type="spellEnd"/>
      <w:r>
        <w:rPr>
          <w:color w:val="000000"/>
          <w:sz w:val="36"/>
          <w:szCs w:val="36"/>
          <w:lang w:bidi="hi-IN"/>
        </w:rPr>
        <w:t xml:space="preserve"> || (TS 4.2.7.4)</w:t>
      </w:r>
    </w:p>
    <w:p w14:paraId="300B6E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9C45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aqPsumEq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abravIdaqntar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13CD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viqSvaSa#BuMvaq-mApa#Sca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viqSvaBE#ShajIH</w:t>
      </w:r>
      <w:proofErr w:type="spellEnd"/>
      <w:r>
        <w:rPr>
          <w:color w:val="000000"/>
          <w:sz w:val="36"/>
          <w:szCs w:val="36"/>
          <w:lang w:bidi="hi-IN"/>
        </w:rPr>
        <w:t xml:space="preserve"> || (TB 2.5.8.6)</w:t>
      </w:r>
    </w:p>
    <w:p w14:paraId="49B757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9F6F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gauqrI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saliqlAniq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takShaqtyEka#padI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catu#ShpadI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487CC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aqShTApa#dIq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nava#padI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baBUqvuShI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saqhasrA$kSharA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vyO#mann</w:t>
      </w:r>
      <w:proofErr w:type="spellEnd"/>
      <w:r>
        <w:rPr>
          <w:color w:val="000000"/>
          <w:sz w:val="36"/>
          <w:szCs w:val="36"/>
          <w:lang w:bidi="hi-IN"/>
        </w:rPr>
        <w:t xml:space="preserve"> || (TB .2.4.6.11)</w:t>
      </w:r>
    </w:p>
    <w:p w14:paraId="38CD12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4 </w:t>
      </w:r>
    </w:p>
    <w:p w14:paraId="2E4CF0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ACA9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budhaH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: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2E3C5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puruSha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71B72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udbu#ddhyasvAgnEq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prati#jAgRuhyEna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miShTApUqrttE</w:t>
      </w:r>
      <w:proofErr w:type="spellEnd"/>
      <w:r>
        <w:rPr>
          <w:color w:val="000000"/>
          <w:sz w:val="36"/>
          <w:szCs w:val="36"/>
          <w:lang w:bidi="hi-IN"/>
        </w:rPr>
        <w:t xml:space="preserve"> sa(gm) </w:t>
      </w:r>
      <w:proofErr w:type="spellStart"/>
      <w:r>
        <w:rPr>
          <w:color w:val="000000"/>
          <w:sz w:val="36"/>
          <w:szCs w:val="36"/>
          <w:lang w:bidi="hi-IN"/>
        </w:rPr>
        <w:t>sRu#jEthA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maqya~jca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63016D61" w14:textId="00E69E6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piqtaraqM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MyuvA#na-maqnvAtA</w:t>
      </w:r>
      <w:proofErr w:type="spellEnd"/>
      <w:r>
        <w:rPr>
          <w:color w:val="000000"/>
          <w:sz w:val="36"/>
          <w:szCs w:val="36"/>
          <w:lang w:bidi="hi-IN"/>
        </w:rPr>
        <w:t>(gm)#sIq</w:t>
      </w:r>
      <w:r w:rsidR="0019734F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tantu#mEqtaM</w:t>
      </w:r>
      <w:proofErr w:type="spellEnd"/>
      <w:r>
        <w:rPr>
          <w:color w:val="000000"/>
          <w:sz w:val="36"/>
          <w:szCs w:val="36"/>
          <w:lang w:bidi="hi-IN"/>
        </w:rPr>
        <w:t xml:space="preserve"> || (TS 4.7.13.5)</w:t>
      </w:r>
    </w:p>
    <w:p w14:paraId="48CDFB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327E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1C83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samU#Dhamasya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suqrE</w:t>
      </w:r>
      <w:proofErr w:type="spellEnd"/>
      <w:r>
        <w:rPr>
          <w:color w:val="000000"/>
          <w:sz w:val="36"/>
          <w:szCs w:val="36"/>
          <w:lang w:bidi="hi-IN"/>
        </w:rPr>
        <w:t xml:space="preserve"> || (TS 1.2.13.1)</w:t>
      </w:r>
    </w:p>
    <w:p w14:paraId="45EFF6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C394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raqrATa#masiq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viShNOq-SnaptrE$sthOq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ssyUra#siq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vaiShNaqvama#siq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(TS 1.2.13.3)</w:t>
      </w:r>
    </w:p>
    <w:p w14:paraId="672CA9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budhA#yaq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5 </w:t>
      </w:r>
    </w:p>
    <w:p w14:paraId="376A24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12F2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buhaspatiH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indra-maruta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7F718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brahma)</w:t>
      </w:r>
    </w:p>
    <w:p w14:paraId="1D801A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bRuha#spatEq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ar.ha$d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dyuqmad-viqBAtiq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maqjjanE#Shu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67E49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yaddIqda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va#sartta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tadaqsmAsuq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dravi#NaM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|| (TS 1.8.22.2)</w:t>
      </w:r>
    </w:p>
    <w:p w14:paraId="45DF36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2DE2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indra#marutva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SAryAqtE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api#bassuqtasya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3E4592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praNI#tIq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SarmaqnnA-vi#vAsanti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kaqvaya#H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suyaqj~jAH</w:t>
      </w:r>
      <w:proofErr w:type="spellEnd"/>
      <w:r>
        <w:rPr>
          <w:color w:val="000000"/>
          <w:sz w:val="36"/>
          <w:szCs w:val="36"/>
          <w:lang w:bidi="hi-IN"/>
        </w:rPr>
        <w:t xml:space="preserve"> || (TS 1.4.18.1)</w:t>
      </w:r>
    </w:p>
    <w:p w14:paraId="0E0C05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35F6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brahma#jaj~jAqnaM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visI#maqta-ssuqrucO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74B18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sabuqddhniyA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upaqmA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viqShThAssaqtaScaq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yOniqma-sa#taScaq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viva#H</w:t>
      </w:r>
      <w:proofErr w:type="spellEnd"/>
      <w:r>
        <w:rPr>
          <w:color w:val="000000"/>
          <w:sz w:val="36"/>
          <w:szCs w:val="36"/>
          <w:lang w:bidi="hi-IN"/>
        </w:rPr>
        <w:t xml:space="preserve"> || (TS 4.2.8.2)</w:t>
      </w:r>
    </w:p>
    <w:p w14:paraId="16F7DF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6 </w:t>
      </w:r>
    </w:p>
    <w:p w14:paraId="3E4665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B2BE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SanaiScaraH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D45B3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605A0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dEqvI-raqBiShTa#yaq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pIqtayE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0E87A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SaM ~</w:t>
      </w:r>
      <w:proofErr w:type="spellStart"/>
      <w:r>
        <w:rPr>
          <w:color w:val="000000"/>
          <w:sz w:val="36"/>
          <w:szCs w:val="36"/>
          <w:lang w:bidi="hi-IN"/>
        </w:rPr>
        <w:t>MyOraqBi-sra#vantu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|| (TA 7.42.4)</w:t>
      </w:r>
    </w:p>
    <w:p w14:paraId="419D03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AB8D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prajA#patEq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tvadEqtA-nyaqnyO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ba#BUva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3683B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yatkA#mAstE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juhuqmastannO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rayIqNAM</w:t>
      </w:r>
      <w:proofErr w:type="spellEnd"/>
      <w:r>
        <w:rPr>
          <w:color w:val="000000"/>
          <w:sz w:val="36"/>
          <w:szCs w:val="36"/>
          <w:lang w:bidi="hi-IN"/>
        </w:rPr>
        <w:t xml:space="preserve"> || (TS 1.8.14.2)</w:t>
      </w:r>
    </w:p>
    <w:p w14:paraId="40D112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C8328D" w14:textId="257BA463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prastaqramAhi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sIdA~g</w:t>
      </w:r>
      <w:r w:rsidR="005F0C74">
        <w:rPr>
          <w:color w:val="000000"/>
          <w:sz w:val="36"/>
          <w:szCs w:val="36"/>
          <w:lang w:bidi="hi-IN"/>
        </w:rPr>
        <w:t>g</w:t>
      </w:r>
      <w:r>
        <w:rPr>
          <w:color w:val="000000"/>
          <w:sz w:val="36"/>
          <w:szCs w:val="36"/>
          <w:lang w:bidi="hi-IN"/>
        </w:rPr>
        <w:t>i#rOBiH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piqtRuBi#H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E4821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kaviSaqstA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va#hantvEqnA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mAdayasva</w:t>
      </w:r>
      <w:proofErr w:type="spellEnd"/>
      <w:r>
        <w:rPr>
          <w:color w:val="000000"/>
          <w:sz w:val="36"/>
          <w:szCs w:val="36"/>
          <w:lang w:bidi="hi-IN"/>
        </w:rPr>
        <w:t xml:space="preserve"> || (TS 2.6.12.6)</w:t>
      </w:r>
    </w:p>
    <w:p w14:paraId="2049ED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SanaiSca#rAyaq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7 </w:t>
      </w:r>
    </w:p>
    <w:p w14:paraId="4F3917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354C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rAhu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sarpaH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nir.Ruta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>)</w:t>
      </w:r>
    </w:p>
    <w:p w14:paraId="03C0AB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naSciqtra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ABu#vadUqtI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saqdAvRu#dhaq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ssaKA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1770A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Saci#ShThayA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vRuqtA</w:t>
      </w:r>
      <w:proofErr w:type="spellEnd"/>
      <w:r>
        <w:rPr>
          <w:color w:val="000000"/>
          <w:sz w:val="36"/>
          <w:szCs w:val="36"/>
          <w:lang w:bidi="hi-IN"/>
        </w:rPr>
        <w:t xml:space="preserve"> || (TS 4.2.11.2)</w:t>
      </w:r>
    </w:p>
    <w:p w14:paraId="1EE420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B8C8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A&amp;ya~gkauH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pRuSni#rakramIq-dasa#nan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01DF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piqtara</w:t>
      </w:r>
      <w:proofErr w:type="spellEnd"/>
      <w:r>
        <w:rPr>
          <w:color w:val="000000"/>
          <w:sz w:val="36"/>
          <w:szCs w:val="36"/>
          <w:lang w:bidi="hi-IN"/>
        </w:rPr>
        <w:t xml:space="preserve">#~jca </w:t>
      </w:r>
      <w:proofErr w:type="spellStart"/>
      <w:r>
        <w:rPr>
          <w:color w:val="000000"/>
          <w:sz w:val="36"/>
          <w:szCs w:val="36"/>
          <w:lang w:bidi="hi-IN"/>
        </w:rPr>
        <w:t>praqyanthsuva#H</w:t>
      </w:r>
      <w:proofErr w:type="spellEnd"/>
      <w:r>
        <w:rPr>
          <w:color w:val="000000"/>
          <w:sz w:val="36"/>
          <w:szCs w:val="36"/>
          <w:lang w:bidi="hi-IN"/>
        </w:rPr>
        <w:t xml:space="preserve"> || (TS 1.5.3.1)</w:t>
      </w:r>
    </w:p>
    <w:p w14:paraId="2EFA6186" w14:textId="442C35E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 w:rsidR="002C5D96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rAbaqbandhaq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grIqvAsva</w:t>
      </w:r>
      <w:proofErr w:type="spellEnd"/>
      <w:r>
        <w:rPr>
          <w:color w:val="000000"/>
          <w:sz w:val="36"/>
          <w:szCs w:val="36"/>
          <w:lang w:bidi="hi-IN"/>
        </w:rPr>
        <w:t xml:space="preserve">#-vicaqrtyaM | </w:t>
      </w:r>
    </w:p>
    <w:p w14:paraId="567C14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1D87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tadviShyAq-myAyu#ShOq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maddhyAq-dathA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DDDB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piqtuma#ddhiq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pramu#ktaH</w:t>
      </w:r>
      <w:proofErr w:type="spellEnd"/>
      <w:r>
        <w:rPr>
          <w:color w:val="000000"/>
          <w:sz w:val="36"/>
          <w:szCs w:val="36"/>
          <w:lang w:bidi="hi-IN"/>
        </w:rPr>
        <w:t xml:space="preserve"> || (TS 4.2.5.3)</w:t>
      </w:r>
    </w:p>
    <w:p w14:paraId="1E373E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rAha#vEq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8 </w:t>
      </w:r>
    </w:p>
    <w:p w14:paraId="4852BE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50CA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kEtu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: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brahma, </w:t>
      </w:r>
    </w:p>
    <w:p w14:paraId="1B6A78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citraguptaH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E93E1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kEqtu~g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kRuqNvanna#kEqtavEq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pESO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apEqSasE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A458D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samuqShadBi#rajAyathAH</w:t>
      </w:r>
      <w:proofErr w:type="spellEnd"/>
      <w:r>
        <w:rPr>
          <w:color w:val="000000"/>
          <w:sz w:val="36"/>
          <w:szCs w:val="36"/>
          <w:lang w:bidi="hi-IN"/>
        </w:rPr>
        <w:t xml:space="preserve"> || (TS 7.4.20.1)</w:t>
      </w:r>
    </w:p>
    <w:p w14:paraId="094118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5396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padaqvIH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ka#vIqnA-mRuShiqrviprA#NAM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EBD77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gRuddhrA#NAq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svadhi#tiqr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sOma#H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rEBann</w:t>
      </w:r>
      <w:proofErr w:type="spellEnd"/>
      <w:r>
        <w:rPr>
          <w:color w:val="000000"/>
          <w:sz w:val="36"/>
          <w:szCs w:val="36"/>
          <w:lang w:bidi="hi-IN"/>
        </w:rPr>
        <w:t># || (TS 3.4.11.1)</w:t>
      </w:r>
    </w:p>
    <w:p w14:paraId="6599CA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FACA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saci#tra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ciqtaya#nta-maqsmE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citra#kShatra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ciqtrata#maM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MvayOqdhAM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2DB7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pu#ruqvIra#M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bRuqhanta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</w:t>
      </w:r>
      <w:proofErr w:type="spellEnd"/>
      <w:r>
        <w:rPr>
          <w:color w:val="000000"/>
          <w:sz w:val="36"/>
          <w:szCs w:val="36"/>
          <w:lang w:bidi="hi-IN"/>
        </w:rPr>
        <w:t xml:space="preserve">#-caqndrABi#r-gRuNaqtE </w:t>
      </w:r>
      <w:proofErr w:type="spellStart"/>
      <w:r>
        <w:rPr>
          <w:color w:val="000000"/>
          <w:sz w:val="36"/>
          <w:szCs w:val="36"/>
          <w:lang w:bidi="hi-IN"/>
        </w:rPr>
        <w:t>yu#vasva</w:t>
      </w:r>
      <w:proofErr w:type="spellEnd"/>
      <w:r>
        <w:rPr>
          <w:color w:val="000000"/>
          <w:sz w:val="36"/>
          <w:szCs w:val="36"/>
          <w:lang w:bidi="hi-IN"/>
        </w:rPr>
        <w:t xml:space="preserve"> || (RV 6.6.7).</w:t>
      </w:r>
    </w:p>
    <w:p w14:paraId="33EEBA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BagavadByaH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kEtu#ByOq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>) 9</w:t>
      </w:r>
    </w:p>
    <w:p w14:paraId="686B4A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22F9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|| OM </w:t>
      </w:r>
      <w:proofErr w:type="spellStart"/>
      <w:r>
        <w:rPr>
          <w:color w:val="000000"/>
          <w:sz w:val="36"/>
          <w:szCs w:val="36"/>
          <w:lang w:bidi="hi-IN"/>
        </w:rPr>
        <w:t>AdityAdi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navagraha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dEva#tAByOq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>||</w:t>
      </w:r>
    </w:p>
    <w:p w14:paraId="13B8D3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A1E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41321C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3A89DE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pAlakA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561BEA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indraH</w:t>
      </w:r>
      <w:proofErr w:type="spellEnd"/>
      <w:r>
        <w:rPr>
          <w:color w:val="000000"/>
          <w:sz w:val="36"/>
          <w:szCs w:val="36"/>
          <w:lang w:bidi="hi-IN"/>
        </w:rPr>
        <w:t>) 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pUrvaM</w:t>
      </w:r>
      <w:proofErr w:type="spellEnd"/>
      <w:r>
        <w:rPr>
          <w:color w:val="000000"/>
          <w:sz w:val="36"/>
          <w:szCs w:val="36"/>
          <w:lang w:bidi="hi-IN"/>
        </w:rPr>
        <w:t>) (TS 1.6.12.5)</w:t>
      </w:r>
    </w:p>
    <w:p w14:paraId="07F034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trAqtAraqmindra</w:t>
      </w:r>
      <w:proofErr w:type="spellEnd"/>
      <w:r>
        <w:rPr>
          <w:color w:val="000000"/>
          <w:sz w:val="36"/>
          <w:szCs w:val="36"/>
          <w:lang w:bidi="hi-IN"/>
        </w:rPr>
        <w:t xml:space="preserve">#-maviqtAraq-mindraq(gm)q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suqhavaq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SUraqmindra$M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0C52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huqvE</w:t>
      </w:r>
      <w:proofErr w:type="spellEnd"/>
      <w:r>
        <w:rPr>
          <w:color w:val="000000"/>
          <w:sz w:val="36"/>
          <w:szCs w:val="36"/>
          <w:lang w:bidi="hi-IN"/>
        </w:rPr>
        <w:t xml:space="preserve"> nu </w:t>
      </w:r>
      <w:proofErr w:type="spellStart"/>
      <w:r>
        <w:rPr>
          <w:color w:val="000000"/>
          <w:sz w:val="36"/>
          <w:szCs w:val="36"/>
          <w:lang w:bidi="hi-IN"/>
        </w:rPr>
        <w:t>SaqkraM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pu#ruhUqta-mindra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dhAqtvindra#H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64D2EA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6ECC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 (</w:t>
      </w:r>
      <w:proofErr w:type="spellStart"/>
      <w:r>
        <w:rPr>
          <w:color w:val="000000"/>
          <w:sz w:val="36"/>
          <w:szCs w:val="36"/>
          <w:lang w:bidi="hi-IN"/>
        </w:rPr>
        <w:t>dEvatA-agnIH</w:t>
      </w:r>
      <w:proofErr w:type="spellEnd"/>
      <w:r>
        <w:rPr>
          <w:color w:val="000000"/>
          <w:sz w:val="36"/>
          <w:szCs w:val="36"/>
          <w:lang w:bidi="hi-IN"/>
        </w:rPr>
        <w:t>) (</w:t>
      </w:r>
      <w:proofErr w:type="spellStart"/>
      <w:r>
        <w:rPr>
          <w:color w:val="000000"/>
          <w:sz w:val="36"/>
          <w:szCs w:val="36"/>
          <w:lang w:bidi="hi-IN"/>
        </w:rPr>
        <w:t>dik-dakShiNa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pUrvaM</w:t>
      </w:r>
      <w:proofErr w:type="spellEnd"/>
      <w:r>
        <w:rPr>
          <w:color w:val="000000"/>
          <w:sz w:val="36"/>
          <w:szCs w:val="36"/>
          <w:lang w:bidi="hi-IN"/>
        </w:rPr>
        <w:t xml:space="preserve">/AgnEya 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>) (T.S.2.5.12.3)</w:t>
      </w:r>
    </w:p>
    <w:p w14:paraId="57957F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hEDO&amp;va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yAsisIShThAH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3A1D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yaji#ShThOq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vahni#tamaq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SSOSu#cAnOq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dvEShA</w:t>
      </w:r>
      <w:proofErr w:type="spellEnd"/>
      <w:r>
        <w:rPr>
          <w:color w:val="000000"/>
          <w:sz w:val="36"/>
          <w:szCs w:val="36"/>
          <w:lang w:bidi="hi-IN"/>
        </w:rPr>
        <w:t xml:space="preserve">(gm)#siq </w:t>
      </w:r>
      <w:proofErr w:type="spellStart"/>
      <w:r>
        <w:rPr>
          <w:color w:val="000000"/>
          <w:sz w:val="36"/>
          <w:szCs w:val="36"/>
          <w:lang w:bidi="hi-IN"/>
        </w:rPr>
        <w:t>pramu#mugdhyaqsmat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599815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78F4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yamaH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dakShiNaM</w:t>
      </w:r>
      <w:proofErr w:type="spellEnd"/>
      <w:r>
        <w:rPr>
          <w:color w:val="000000"/>
          <w:sz w:val="36"/>
          <w:szCs w:val="36"/>
          <w:lang w:bidi="hi-IN"/>
        </w:rPr>
        <w:t>) (T.B.3.1.2.11)</w:t>
      </w:r>
    </w:p>
    <w:p w14:paraId="4D3FC0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yasmiqnnakSha#trE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1BE3D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yasmi#nnEna-maqByaShi</w:t>
      </w:r>
      <w:proofErr w:type="spellEnd"/>
      <w:r>
        <w:rPr>
          <w:color w:val="000000"/>
          <w:sz w:val="36"/>
          <w:szCs w:val="36"/>
          <w:lang w:bidi="hi-IN"/>
        </w:rPr>
        <w:t xml:space="preserve">#~jcanta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4FD5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03B32C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B246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nir.RutiH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dakShiNa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paScimaM</w:t>
      </w:r>
      <w:proofErr w:type="spellEnd"/>
      <w:r>
        <w:rPr>
          <w:color w:val="000000"/>
          <w:sz w:val="36"/>
          <w:szCs w:val="36"/>
          <w:lang w:bidi="hi-IN"/>
        </w:rPr>
        <w:t>) (TS 4.2.5.4)</w:t>
      </w:r>
    </w:p>
    <w:p w14:paraId="513E4D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asu#nvantaq-maya#jamAna-micCa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stEqna-syEqtyAn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taska#raqsyAnvE#Shi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3428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aqnya-maqsma-di#cCaq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ta# </w:t>
      </w:r>
      <w:proofErr w:type="spellStart"/>
      <w:r>
        <w:rPr>
          <w:color w:val="000000"/>
          <w:sz w:val="36"/>
          <w:szCs w:val="36"/>
          <w:lang w:bidi="hi-IN"/>
        </w:rPr>
        <w:t>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nir.RutEq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tuBya#mastu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11F9CD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753AA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varuNaH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paScimaM</w:t>
      </w:r>
      <w:proofErr w:type="spellEnd"/>
      <w:r>
        <w:rPr>
          <w:color w:val="000000"/>
          <w:sz w:val="36"/>
          <w:szCs w:val="36"/>
          <w:lang w:bidi="hi-IN"/>
        </w:rPr>
        <w:t>) (TS 2.1.11.6)</w:t>
      </w:r>
    </w:p>
    <w:p w14:paraId="1FB296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vanda#mAnaq-stadASA$stEq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4DE0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ahE#DamAnO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bOqddhyuru#Sa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43A2A5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ACE8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vAyuH</w:t>
      </w:r>
      <w:proofErr w:type="spellEnd"/>
      <w:r>
        <w:rPr>
          <w:color w:val="000000"/>
          <w:sz w:val="36"/>
          <w:szCs w:val="36"/>
          <w:lang w:bidi="hi-IN"/>
        </w:rPr>
        <w:t>) 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paScimaM</w:t>
      </w:r>
      <w:proofErr w:type="spellEnd"/>
      <w:r>
        <w:rPr>
          <w:color w:val="000000"/>
          <w:sz w:val="36"/>
          <w:szCs w:val="36"/>
          <w:lang w:bidi="hi-IN"/>
        </w:rPr>
        <w:t>) (T.B.2.8.1.2)</w:t>
      </w:r>
    </w:p>
    <w:p w14:paraId="716E81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niqyudBi</w:t>
      </w:r>
      <w:proofErr w:type="spellEnd"/>
      <w:r>
        <w:rPr>
          <w:color w:val="000000"/>
          <w:sz w:val="36"/>
          <w:szCs w:val="36"/>
          <w:lang w:bidi="hi-IN"/>
        </w:rPr>
        <w:t xml:space="preserve">#-SSaqtinI#-BiradhvaqraM | </w:t>
      </w:r>
      <w:proofErr w:type="spellStart"/>
      <w:r>
        <w:rPr>
          <w:color w:val="000000"/>
          <w:sz w:val="36"/>
          <w:szCs w:val="36"/>
          <w:lang w:bidi="hi-IN"/>
        </w:rPr>
        <w:t>saqhaqsriNI#Biq-rupa#yAhi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720C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aqsmin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mAdayasva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4874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svaqsti-BiqssadA#naH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4FA67D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2A12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sOmaH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uttaraM</w:t>
      </w:r>
      <w:proofErr w:type="spellEnd"/>
      <w:r>
        <w:rPr>
          <w:color w:val="000000"/>
          <w:sz w:val="36"/>
          <w:szCs w:val="36"/>
          <w:lang w:bidi="hi-IN"/>
        </w:rPr>
        <w:t>) (T.B.2.4.2.7)</w:t>
      </w:r>
    </w:p>
    <w:p w14:paraId="0617D1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sO#ma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mana#staqnUShuq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biBra#taH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praqjAva#ntO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aSImahi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5ADEE9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BF9E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ISAnaH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pUrvaM</w:t>
      </w:r>
      <w:proofErr w:type="spellEnd"/>
      <w:r>
        <w:rPr>
          <w:color w:val="000000"/>
          <w:sz w:val="36"/>
          <w:szCs w:val="36"/>
          <w:lang w:bidi="hi-IN"/>
        </w:rPr>
        <w:t>) (RV.1.89.5)</w:t>
      </w:r>
    </w:p>
    <w:p w14:paraId="363649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tamISA$na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jaga#ta-staqsthu-Shaqspati$M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dhiqya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jiqnvamava#sE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BA35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sAqmasa#dvRuqdhE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pAqyu-rada#bdha-ssvaqstayE</w:t>
      </w:r>
      <w:proofErr w:type="spellEnd"/>
      <w:r>
        <w:rPr>
          <w:color w:val="000000"/>
          <w:sz w:val="36"/>
          <w:szCs w:val="36"/>
          <w:lang w:bidi="hi-IN"/>
        </w:rPr>
        <w:t>$ || 8</w:t>
      </w:r>
    </w:p>
    <w:p w14:paraId="119816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95F5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Ud^^</w:t>
      </w:r>
      <w:proofErr w:type="spellStart"/>
      <w:r>
        <w:rPr>
          <w:color w:val="000000"/>
          <w:sz w:val="36"/>
          <w:szCs w:val="36"/>
          <w:lang w:bidi="hi-IN"/>
        </w:rPr>
        <w:t>rdhvM</w:t>
      </w:r>
      <w:proofErr w:type="spellEnd"/>
      <w:r>
        <w:rPr>
          <w:color w:val="000000"/>
          <w:sz w:val="36"/>
          <w:szCs w:val="36"/>
          <w:lang w:bidi="hi-IN"/>
        </w:rPr>
        <w:t xml:space="preserve"> Skywards) (RV.8.63.1.2)</w:t>
      </w:r>
    </w:p>
    <w:p w14:paraId="1DE731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mEqhanAq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parva#tAsO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vRuqtrahatyEq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Bara#hUtau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5233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yaSSaMsa#tE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stuvaqtE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paqjra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indra#jyEShThA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718491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D7CC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10.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  <w:r>
        <w:rPr>
          <w:color w:val="000000"/>
          <w:sz w:val="36"/>
          <w:szCs w:val="36"/>
          <w:lang w:bidi="hi-IN"/>
        </w:rPr>
        <w:t>) [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adharaM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pAtALaM</w:t>
      </w:r>
      <w:proofErr w:type="spellEnd"/>
      <w:r>
        <w:rPr>
          <w:color w:val="000000"/>
          <w:sz w:val="36"/>
          <w:szCs w:val="36"/>
          <w:lang w:bidi="hi-IN"/>
        </w:rPr>
        <w:t>)] (TA. 6.1.10)</w:t>
      </w:r>
    </w:p>
    <w:p w14:paraId="42D44B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#&amp;nRukShaqrA </w:t>
      </w: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naqSSarma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saqprathA$H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655917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++++++++++++++++++++++++++++++++</w:t>
      </w:r>
    </w:p>
    <w:p w14:paraId="25D6E8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09F841A" w14:textId="68A88AFC" w:rsidR="007F1BBA" w:rsidRDefault="00F643AC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0" w:author="Microsoft account" w:date="2026-09-20T07:08:00Z">
        <w:r>
          <w:rPr>
            <w:color w:val="000000"/>
            <w:sz w:val="36"/>
            <w:szCs w:val="36"/>
            <w:lang w:bidi="hi-IN"/>
          </w:rPr>
          <w:t>&lt;/inline</w:t>
        </w:r>
        <w:proofErr w:type="gramStart"/>
        <w:r>
          <w:rPr>
            <w:color w:val="000000"/>
            <w:sz w:val="36"/>
            <w:szCs w:val="36"/>
            <w:lang w:bidi="hi-IN"/>
          </w:rPr>
          <w:t>&gt;</w:t>
        </w:r>
      </w:ins>
      <w:r w:rsidR="007F1BBA">
        <w:rPr>
          <w:color w:val="000000"/>
          <w:sz w:val="36"/>
          <w:szCs w:val="36"/>
          <w:lang w:bidi="hi-IN"/>
        </w:rPr>
        <w:t>(</w:t>
      </w:r>
      <w:proofErr w:type="gramEnd"/>
      <w:r w:rsidR="007F1BBA">
        <w:rPr>
          <w:color w:val="000000"/>
          <w:sz w:val="36"/>
          <w:szCs w:val="36"/>
          <w:lang w:bidi="hi-IN"/>
        </w:rPr>
        <w:t xml:space="preserve">Starting </w:t>
      </w:r>
      <w:proofErr w:type="spellStart"/>
      <w:r w:rsidR="007F1BBA">
        <w:rPr>
          <w:color w:val="000000"/>
          <w:sz w:val="36"/>
          <w:szCs w:val="36"/>
          <w:lang w:bidi="hi-IN"/>
        </w:rPr>
        <w:t>frOm</w:t>
      </w:r>
      <w:proofErr w:type="spellEnd"/>
      <w:r w:rsidR="007F1BBA">
        <w:rPr>
          <w:color w:val="000000"/>
          <w:sz w:val="36"/>
          <w:szCs w:val="36"/>
          <w:lang w:bidi="hi-IN"/>
        </w:rPr>
        <w:t xml:space="preserve"> TB 3.1.1, for </w:t>
      </w:r>
      <w:proofErr w:type="spellStart"/>
      <w:r w:rsidR="007F1BBA">
        <w:rPr>
          <w:color w:val="000000"/>
          <w:sz w:val="36"/>
          <w:szCs w:val="36"/>
          <w:lang w:bidi="hi-IN"/>
        </w:rPr>
        <w:t>itEm</w:t>
      </w:r>
      <w:proofErr w:type="spellEnd"/>
      <w:r w:rsidR="007F1BBA">
        <w:rPr>
          <w:color w:val="000000"/>
          <w:sz w:val="36"/>
          <w:szCs w:val="36"/>
          <w:lang w:bidi="hi-IN"/>
        </w:rPr>
        <w:t xml:space="preserve"> </w:t>
      </w:r>
      <w:proofErr w:type="spellStart"/>
      <w:r w:rsidR="007F1BBA">
        <w:rPr>
          <w:color w:val="000000"/>
          <w:sz w:val="36"/>
          <w:szCs w:val="36"/>
          <w:lang w:bidi="hi-IN"/>
        </w:rPr>
        <w:t>nO.</w:t>
      </w:r>
      <w:proofErr w:type="spellEnd"/>
      <w:r w:rsidR="007F1BBA">
        <w:rPr>
          <w:color w:val="000000"/>
          <w:sz w:val="36"/>
          <w:szCs w:val="36"/>
          <w:lang w:bidi="hi-IN"/>
        </w:rPr>
        <w:t xml:space="preserve"> 1 to 40)</w:t>
      </w:r>
    </w:p>
    <w:p w14:paraId="429B9F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6742EB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dEqvami#ndriqyaM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4B03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haqvirAqsan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C10E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raqSmayOq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3655F2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kRutti#kA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BiraqBi-sa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~MvasA#naH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1A538C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39B1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</w:p>
    <w:p w14:paraId="4A5F15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ciqtraBA#nuH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D022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D059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rOqhiqNI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pratiqmOda#mAnA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1255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dEqvAnAq-mupa#yAtu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D59BC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939E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mRugaSIr.ShaH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sOmaH</w:t>
      </w:r>
      <w:proofErr w:type="spellEnd"/>
    </w:p>
    <w:p w14:paraId="083089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mRugaSIqrq.ShENaq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91789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AqpyAya#mAnO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rEta#H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0F68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mRugaSIqrq.Shamasti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priqyata#maM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3451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Sanna# Edhi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132EEF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AAF4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rudraH</w:t>
      </w:r>
      <w:proofErr w:type="spellEnd"/>
    </w:p>
    <w:p w14:paraId="5B6977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</w:t>
      </w:r>
      <w:proofErr w:type="spellEnd"/>
      <w:r>
        <w:rPr>
          <w:color w:val="000000"/>
          <w:sz w:val="36"/>
          <w:szCs w:val="36"/>
          <w:lang w:bidi="hi-IN"/>
        </w:rPr>
        <w:t xml:space="preserve"> na Eti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pati#raGniqyAnA$M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277A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9642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haqvirna#H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8E88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praqmuq~jcamA#nau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apAqGaSa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sannu-datAqmarA#tiM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7F1277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863F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734D63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dEqvyadi#ti-spRuNOtu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punaqrEtA$M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AE901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aqBiya#ntuq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DF4D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dEqvya-di#tiranaqrvA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BaqrtrI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A56C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dEqvAnAq-mapyE#tuq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pAtha#H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6130CE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7C5D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puShyaH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bRuhaspatiH</w:t>
      </w:r>
      <w:proofErr w:type="spellEnd"/>
    </w:p>
    <w:p w14:paraId="462A75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prathaqma~jjAya#mAnaH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tiqShya#M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saMba#BUva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D863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78F2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tiqShya#H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puqrastA#duqta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ma#ddhyaqtO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FB3811" w14:textId="4529AD03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bAdhE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suqvIrya#syaq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pata#ya</w:t>
      </w:r>
      <w:r w:rsidR="0069039D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13A2C6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B0C1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ASrEShaM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sarpAH</w:t>
      </w:r>
      <w:proofErr w:type="spellEnd"/>
    </w:p>
    <w:p w14:paraId="260F17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haqvira#stuq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FAB9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pRuthiqvIM-kShiqyanti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A77A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rO#caqnE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sUryaqsyApi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dEqvI-manu#saq~jcara#nti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0562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yEShA#mASrEqShA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#-ssaqrpEByOq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#-majjuhOmi || 7 </w:t>
      </w:r>
    </w:p>
    <w:p w14:paraId="79AAA8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1707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pitaraH</w:t>
      </w:r>
      <w:proofErr w:type="spellEnd"/>
    </w:p>
    <w:p w14:paraId="4590AB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upa#hUtAH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manO#javasa-ssuqkRuta</w:t>
      </w:r>
      <w:proofErr w:type="spellEnd"/>
      <w:r>
        <w:rPr>
          <w:color w:val="000000"/>
          <w:sz w:val="36"/>
          <w:szCs w:val="36"/>
          <w:lang w:bidi="hi-IN"/>
        </w:rPr>
        <w:t xml:space="preserve">#-ssukRuqtyAH | </w:t>
      </w:r>
    </w:p>
    <w:p w14:paraId="5A0AD0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svaqdhABi#r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DF1E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a#gnidaqgdhA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yE&amp;na#gni-dagdhAH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#&amp;mullOqkaM </w:t>
      </w:r>
      <w:proofErr w:type="spellStart"/>
      <w:r>
        <w:rPr>
          <w:color w:val="000000"/>
          <w:sz w:val="36"/>
          <w:szCs w:val="36"/>
          <w:lang w:bidi="hi-IN"/>
        </w:rPr>
        <w:t>piqtara#H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99210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viqdmayA</w:t>
      </w:r>
      <w:proofErr w:type="spellEnd"/>
      <w:r>
        <w:rPr>
          <w:color w:val="000000"/>
          <w:sz w:val="36"/>
          <w:szCs w:val="36"/>
          <w:lang w:bidi="hi-IN"/>
        </w:rPr>
        <w:t xml:space="preserve">(gm) u#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pra#viqdma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sukRu#taM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238654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673F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pUrvaPalgunI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aryamA</w:t>
      </w:r>
      <w:proofErr w:type="spellEnd"/>
    </w:p>
    <w:p w14:paraId="5AF82E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Palgu#nI-nAmasiq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tada#ryaman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E1CED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sa#niqtAra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jIva#ntaqmupaq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DD4F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yEnEqmA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a#nusaq~Myyantiq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3778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rAjAq&amp;jaraqstu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vi#ShmAn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Palgu#nInA-mRuShaqBO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rO#ravIti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62248B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1614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PalgunI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BagaH</w:t>
      </w:r>
      <w:proofErr w:type="spellEnd"/>
    </w:p>
    <w:p w14:paraId="7D23C2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DF30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aqsmaBya#M-kShaqtramaqjara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gOmaqdaSva</w:t>
      </w:r>
      <w:proofErr w:type="spellEnd"/>
      <w:r>
        <w:rPr>
          <w:color w:val="000000"/>
          <w:sz w:val="36"/>
          <w:szCs w:val="36"/>
          <w:lang w:bidi="hi-IN"/>
        </w:rPr>
        <w:t xml:space="preserve">#-vaqdupaqsannu#-dEqha | </w:t>
      </w:r>
    </w:p>
    <w:p w14:paraId="105AE4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BagO#ha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itpra#dAqtA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Palgu#nIq-rAvi#vESa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0ADC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BagaqsyEttaM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ga#mEma</w:t>
      </w:r>
      <w:proofErr w:type="spellEnd"/>
      <w:r>
        <w:rPr>
          <w:color w:val="000000"/>
          <w:sz w:val="36"/>
          <w:szCs w:val="36"/>
          <w:lang w:bidi="hi-IN"/>
        </w:rPr>
        <w:t xml:space="preserve"> | yatra# </w:t>
      </w:r>
      <w:proofErr w:type="spellStart"/>
      <w:r>
        <w:rPr>
          <w:color w:val="000000"/>
          <w:sz w:val="36"/>
          <w:szCs w:val="36"/>
          <w:lang w:bidi="hi-IN"/>
        </w:rPr>
        <w:t>dEqvai-ssa#dhaqmAda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madEma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5DC6BC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C38AF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hastaH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savitA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5B615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dEqva-ssa#viqtO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suqvRutAq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6170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vahaqnaq</w:t>
      </w:r>
      <w:proofErr w:type="spellEnd"/>
      <w:r>
        <w:rPr>
          <w:color w:val="000000"/>
          <w:sz w:val="36"/>
          <w:szCs w:val="36"/>
          <w:lang w:bidi="hi-IN"/>
        </w:rPr>
        <w:t xml:space="preserve">. hasta(gm)#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MvidmaqnApa#saM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praqyacCa#nta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papu#ri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puNyaqmacCa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0616B6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hastaqH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tvaqmRuta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dakShi#NEnaq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prati#gRuBNIma</w:t>
      </w:r>
      <w:proofErr w:type="spellEnd"/>
      <w:r>
        <w:rPr>
          <w:color w:val="000000"/>
          <w:sz w:val="36"/>
          <w:szCs w:val="36"/>
          <w:lang w:bidi="hi-IN"/>
        </w:rPr>
        <w:t xml:space="preserve"> Enat |</w:t>
      </w:r>
    </w:p>
    <w:p w14:paraId="306E59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dAqtAra</w:t>
      </w:r>
      <w:proofErr w:type="spellEnd"/>
      <w:r>
        <w:rPr>
          <w:color w:val="000000"/>
          <w:sz w:val="36"/>
          <w:szCs w:val="36"/>
          <w:lang w:bidi="hi-IN"/>
        </w:rPr>
        <w:t xml:space="preserve">#-maqdya </w:t>
      </w:r>
      <w:proofErr w:type="spellStart"/>
      <w:r>
        <w:rPr>
          <w:color w:val="000000"/>
          <w:sz w:val="36"/>
          <w:szCs w:val="36"/>
          <w:lang w:bidi="hi-IN"/>
        </w:rPr>
        <w:t>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vi#dEya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14786D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1C51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</w:p>
    <w:p w14:paraId="386E1E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suqBa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Myuvaqti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rOca#mAnAM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8DEC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niqvEqSaya</w:t>
      </w:r>
      <w:proofErr w:type="spellEnd"/>
      <w:r>
        <w:rPr>
          <w:color w:val="000000"/>
          <w:sz w:val="36"/>
          <w:szCs w:val="36"/>
          <w:lang w:bidi="hi-IN"/>
        </w:rPr>
        <w:t xml:space="preserve">#-nnaqmRutAqn </w:t>
      </w:r>
      <w:proofErr w:type="spellStart"/>
      <w:r>
        <w:rPr>
          <w:color w:val="000000"/>
          <w:sz w:val="36"/>
          <w:szCs w:val="36"/>
          <w:lang w:bidi="hi-IN"/>
        </w:rPr>
        <w:t>martyA</w:t>
      </w:r>
      <w:proofErr w:type="spellEnd"/>
      <w:r>
        <w:rPr>
          <w:color w:val="000000"/>
          <w:sz w:val="36"/>
          <w:szCs w:val="36"/>
          <w:lang w:bidi="hi-IN"/>
        </w:rPr>
        <w:t xml:space="preserve">(gg)#Sca |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6B329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tannaqstvaShTAq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4FA7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gOBi#rnOq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aSvaiq-ssama#naktu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12</w:t>
      </w:r>
    </w:p>
    <w:p w14:paraId="04EA04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C1D8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vAyuH</w:t>
      </w:r>
      <w:proofErr w:type="spellEnd"/>
    </w:p>
    <w:p w14:paraId="47912D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tiqgmaSrRu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rOru#vANaH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8D0C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saqmIqrayaqn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mAtaqriSvA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nudatAqmarA#tIH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2E36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vAqyastaduq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F195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anu# </w:t>
      </w:r>
      <w:proofErr w:type="spellStart"/>
      <w:r>
        <w:rPr>
          <w:color w:val="000000"/>
          <w:sz w:val="36"/>
          <w:szCs w:val="36"/>
          <w:lang w:bidi="hi-IN"/>
        </w:rPr>
        <w:t>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13 </w:t>
      </w:r>
    </w:p>
    <w:p w14:paraId="4B021E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6778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indrAgnI</w:t>
      </w:r>
      <w:proofErr w:type="spellEnd"/>
    </w:p>
    <w:p w14:paraId="3B85B8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dUqramaqsmacCatra#vO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tadi#ndrAqgnI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12AA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anu#madantu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puqrastAq-daBa#yannO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2DF3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nakSha#trANAq-madhi#patnIq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SrEShThA#-</w:t>
      </w:r>
      <w:proofErr w:type="spellStart"/>
      <w:r>
        <w:rPr>
          <w:color w:val="000000"/>
          <w:sz w:val="36"/>
          <w:szCs w:val="36"/>
          <w:lang w:bidi="hi-IN"/>
        </w:rPr>
        <w:t>vindrAqgnI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F392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viShU#caq-SSatrU#napaqbAdha#mAnau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apaqkShudha</w:t>
      </w:r>
      <w:proofErr w:type="spellEnd"/>
      <w:r>
        <w:rPr>
          <w:color w:val="000000"/>
          <w:sz w:val="36"/>
          <w:szCs w:val="36"/>
          <w:lang w:bidi="hi-IN"/>
        </w:rPr>
        <w:t xml:space="preserve">#-nnudatAqmarA#tiM || 14 </w:t>
      </w:r>
    </w:p>
    <w:p w14:paraId="47597B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F2F7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15. </w:t>
      </w:r>
      <w:proofErr w:type="spellStart"/>
      <w:r>
        <w:rPr>
          <w:color w:val="000000"/>
          <w:sz w:val="36"/>
          <w:szCs w:val="36"/>
          <w:lang w:bidi="hi-IN"/>
        </w:rPr>
        <w:t>paurNamAsi</w:t>
      </w:r>
      <w:proofErr w:type="spellEnd"/>
    </w:p>
    <w:p w14:paraId="5A0FC3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unma#ddhyaqtaH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pau$rNamAqsI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D09E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uqttaqmE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4D2D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yuvaqti-ssaqjOShA$H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pauqrNaqmAqsyuda#gAq-cCOBa#mAnA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DCFE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AqpyAqyaya#ntI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15</w:t>
      </w:r>
    </w:p>
    <w:p w14:paraId="7320A7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C88F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16.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mitraH</w:t>
      </w:r>
      <w:proofErr w:type="spellEnd"/>
    </w:p>
    <w:p w14:paraId="1744C2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RuqddhyAsma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nama#sOpaq-sadya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mi#traqdhEya#nnO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F0C8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aqnUqrAqdhAn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393A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ciqtraM-nakSha#traq-muda#gAt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aqnUqrAqdhA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7F7A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paqthiBi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rdEvaqyAnai$H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vita#tai-raqntari#kShE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|| 16 </w:t>
      </w:r>
    </w:p>
    <w:p w14:paraId="6A965B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4C4E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indraH</w:t>
      </w:r>
      <w:proofErr w:type="spellEnd"/>
    </w:p>
    <w:p w14:paraId="7B673A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MvRu#traq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tUryE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taqtAra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24B5F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vaqya-maqmRuta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kShudha#ntarEmaq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duri#ShTiM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A411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puqraqndaqrAya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mIqDhuShE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14DA3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madhu#maqdduhA#nA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|| 17 </w:t>
      </w:r>
    </w:p>
    <w:p w14:paraId="6A7D8E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CD7E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18.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</w:p>
    <w:p w14:paraId="7F7A05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vIqrava#tIM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MvidEya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parA$cyEtuq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3E8B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paqSuBiq-ssama#ktaM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aha#r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77C6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mUla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nakSha#traqmitiq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0F26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parA#cIM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nudAmi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Siqvama#stuq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|| 18</w:t>
      </w:r>
    </w:p>
    <w:p w14:paraId="634337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B0A5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19.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ApaH</w:t>
      </w:r>
    </w:p>
    <w:p w14:paraId="27C95B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saMbaBUqvuH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pArtthi#vIqryAH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2CF60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8B143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kUpyAq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ssamuqdriyA$H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vaiSaqntIruqta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prA#saqcIryAH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6CE7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19 </w:t>
      </w:r>
    </w:p>
    <w:p w14:paraId="6403AF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6635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20.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viSvEdEvaH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8171C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BF1B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kRuqShir-vRuqShTir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9C58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SuqBrAH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yuvaqtaya</w:t>
      </w:r>
      <w:proofErr w:type="spellEnd"/>
      <w:r>
        <w:rPr>
          <w:color w:val="000000"/>
          <w:sz w:val="36"/>
          <w:szCs w:val="36"/>
          <w:lang w:bidi="hi-IN"/>
        </w:rPr>
        <w:t xml:space="preserve">#-ssuqpESa#saH | </w:t>
      </w:r>
      <w:proofErr w:type="spellStart"/>
      <w:r>
        <w:rPr>
          <w:color w:val="000000"/>
          <w:sz w:val="36"/>
          <w:szCs w:val="36"/>
          <w:lang w:bidi="hi-IN"/>
        </w:rPr>
        <w:t>kaqrmaqkRuta</w:t>
      </w:r>
      <w:proofErr w:type="spellEnd"/>
      <w:r>
        <w:rPr>
          <w:color w:val="000000"/>
          <w:sz w:val="36"/>
          <w:szCs w:val="36"/>
          <w:lang w:bidi="hi-IN"/>
        </w:rPr>
        <w:t xml:space="preserve">#-ssuqkRutO# </w:t>
      </w:r>
      <w:proofErr w:type="spellStart"/>
      <w:r>
        <w:rPr>
          <w:color w:val="000000"/>
          <w:sz w:val="36"/>
          <w:szCs w:val="36"/>
          <w:lang w:bidi="hi-IN"/>
        </w:rPr>
        <w:t>vIqryA#vatIH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F1A7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BB56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mupa#yAntu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20</w:t>
      </w:r>
    </w:p>
    <w:p w14:paraId="11FE73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93A5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aBijit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</w:p>
    <w:p w14:paraId="604900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brahmAqByaja#yaqth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sarva#mEqtat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miqdamU#caq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9595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viqjitya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dadhAqtva-hRu#NIyamAnaM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9FAC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sa~jji#tEqmau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CB67A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ssaMja#yEma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|| 21</w:t>
      </w:r>
    </w:p>
    <w:p w14:paraId="5F906F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19C5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SravaNaM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EC8DD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SrOqNA-maqmRuta#sya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puNyA#masyAq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upa#SRuNOmiq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E330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viShNu#patnI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majUqryAM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praqtIcI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D42DF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#-rurugAqyO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pRuthiqvI-maqntari#kShaM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EF55D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tacCrOqNaitiq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Srava</w:t>
      </w:r>
      <w:proofErr w:type="spellEnd"/>
      <w:r>
        <w:rPr>
          <w:color w:val="000000"/>
          <w:sz w:val="36"/>
          <w:szCs w:val="36"/>
          <w:lang w:bidi="hi-IN"/>
        </w:rPr>
        <w:t xml:space="preserve">#-iqcCamA#nA | </w:t>
      </w:r>
      <w:proofErr w:type="spellStart"/>
      <w:r>
        <w:rPr>
          <w:color w:val="000000"/>
          <w:sz w:val="36"/>
          <w:szCs w:val="36"/>
          <w:lang w:bidi="hi-IN"/>
        </w:rPr>
        <w:t>puNyaq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SlOka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kRuNvaqtI</w:t>
      </w:r>
      <w:proofErr w:type="spellEnd"/>
      <w:r>
        <w:rPr>
          <w:color w:val="000000"/>
          <w:sz w:val="36"/>
          <w:szCs w:val="36"/>
          <w:lang w:bidi="hi-IN"/>
        </w:rPr>
        <w:t xml:space="preserve"> || 22 </w:t>
      </w:r>
    </w:p>
    <w:p w14:paraId="760A93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DA6D61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A2DA35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9A17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23.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SraviShTA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vasavaH</w:t>
      </w:r>
      <w:proofErr w:type="spellEnd"/>
    </w:p>
    <w:p w14:paraId="388046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vasa#vassOqmyAsa#H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cata#srO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0FEC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~MvaqthsaqrINa</w:t>
      </w:r>
      <w:proofErr w:type="spellEnd"/>
      <w:r>
        <w:rPr>
          <w:color w:val="000000"/>
          <w:sz w:val="36"/>
          <w:szCs w:val="36"/>
          <w:lang w:bidi="hi-IN"/>
        </w:rPr>
        <w:t xml:space="preserve">#-maqmRuta(gg)#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E0B8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daqkShiqNaqtO</w:t>
      </w:r>
      <w:proofErr w:type="spellEnd"/>
      <w:r>
        <w:rPr>
          <w:color w:val="000000"/>
          <w:sz w:val="36"/>
          <w:szCs w:val="36"/>
          <w:lang w:bidi="hi-IN"/>
        </w:rPr>
        <w:t xml:space="preserve">#-&amp;Biya#ntuq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0082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puNyaqnnakSha#tramaqBi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saM~Mvi#SAma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arA#ti-raqGaSaq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sAgann</w:t>
      </w:r>
      <w:proofErr w:type="spellEnd"/>
      <w:r>
        <w:rPr>
          <w:color w:val="000000"/>
          <w:sz w:val="36"/>
          <w:szCs w:val="36"/>
          <w:lang w:bidi="hi-IN"/>
        </w:rPr>
        <w:t># || 23</w:t>
      </w:r>
    </w:p>
    <w:p w14:paraId="57904F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383B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varuNaH</w:t>
      </w:r>
      <w:proofErr w:type="spellEnd"/>
    </w:p>
    <w:p w14:paraId="4653F0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varu#NO&amp;dhirAqjaH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SaqtaBi#Shaqg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459D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dEqvEBya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B44F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aqBisa~Myya#ntu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6883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SaqtaBi#Shag </w:t>
      </w:r>
      <w:proofErr w:type="spellStart"/>
      <w:r>
        <w:rPr>
          <w:color w:val="000000"/>
          <w:sz w:val="36"/>
          <w:szCs w:val="36"/>
          <w:lang w:bidi="hi-IN"/>
        </w:rPr>
        <w:t>juShAqNaM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dIqrGamAyuqH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|| 24 </w:t>
      </w:r>
    </w:p>
    <w:p w14:paraId="0694A0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D260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pUrvaprOShThapadA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ajayEkapAdaH</w:t>
      </w:r>
      <w:proofErr w:type="spellEnd"/>
    </w:p>
    <w:p w14:paraId="37C918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Eka#pAq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duda#gAt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C837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F6AB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viqBrAja#mAna-ssamidhAqna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A&amp;ntari#kSha-maruhaqda-gaqndyAM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927AD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ta(gm) </w:t>
      </w:r>
      <w:proofErr w:type="spellStart"/>
      <w:r>
        <w:rPr>
          <w:color w:val="000000"/>
          <w:sz w:val="36"/>
          <w:szCs w:val="36"/>
          <w:lang w:bidi="hi-IN"/>
        </w:rPr>
        <w:t>sUrya#M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dEqva-maqjamEka#pAdaM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|| 25 </w:t>
      </w:r>
    </w:p>
    <w:p w14:paraId="622F76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DE1FB0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728D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26.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ahirbuddhniyaH</w:t>
      </w:r>
      <w:proofErr w:type="spellEnd"/>
    </w:p>
    <w:p w14:paraId="32B352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buqddhniyaqH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pratha#mAna</w:t>
      </w:r>
      <w:proofErr w:type="spellEnd"/>
      <w:r>
        <w:rPr>
          <w:color w:val="000000"/>
          <w:sz w:val="36"/>
          <w:szCs w:val="36"/>
          <w:lang w:bidi="hi-IN"/>
        </w:rPr>
        <w:t xml:space="preserve"> Eti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79EB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brA$hmaqNA-ssO#maqpA-ssOqmyAsa#H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aqBira#kShantiq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448F1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caqtvAraq</w:t>
      </w:r>
      <w:proofErr w:type="spellEnd"/>
      <w:r>
        <w:rPr>
          <w:color w:val="000000"/>
          <w:sz w:val="36"/>
          <w:szCs w:val="36"/>
          <w:lang w:bidi="hi-IN"/>
        </w:rPr>
        <w:t xml:space="preserve"> Eka#maqBi karma#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5E5F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buqddhaniya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pariqShadya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stuqvanta#H</w:t>
      </w:r>
      <w:proofErr w:type="spellEnd"/>
      <w:r>
        <w:rPr>
          <w:color w:val="000000"/>
          <w:sz w:val="36"/>
          <w:szCs w:val="36"/>
          <w:lang w:bidi="hi-IN"/>
        </w:rPr>
        <w:t xml:space="preserve"> | ahi(gm)# </w:t>
      </w:r>
      <w:proofErr w:type="spellStart"/>
      <w:r>
        <w:rPr>
          <w:color w:val="000000"/>
          <w:sz w:val="36"/>
          <w:szCs w:val="36"/>
          <w:lang w:bidi="hi-IN"/>
        </w:rPr>
        <w:t>rakShantiq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sadya</w:t>
      </w:r>
      <w:proofErr w:type="spellEnd"/>
      <w:r>
        <w:rPr>
          <w:color w:val="000000"/>
          <w:sz w:val="36"/>
          <w:szCs w:val="36"/>
          <w:lang w:bidi="hi-IN"/>
        </w:rPr>
        <w:t xml:space="preserve"># || 26 </w:t>
      </w:r>
    </w:p>
    <w:p w14:paraId="1884AE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1A6A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pUShA</w:t>
      </w:r>
      <w:proofErr w:type="spellEnd"/>
    </w:p>
    <w:p w14:paraId="5172E5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rEqvatyanvE#tiq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vAja#bastyau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D154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suqgairnOq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yAnaiqrupa#yAtAM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93C4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kShuqdrAn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anvE#tu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EC33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rakSha#ntau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27</w:t>
      </w:r>
    </w:p>
    <w:p w14:paraId="1F8A3A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051D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</w:p>
    <w:p w14:paraId="0043D6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tadaqSvinA</w:t>
      </w:r>
      <w:proofErr w:type="spellEnd"/>
      <w:r>
        <w:rPr>
          <w:color w:val="000000"/>
          <w:sz w:val="36"/>
          <w:szCs w:val="36"/>
          <w:lang w:bidi="hi-IN"/>
        </w:rPr>
        <w:t xml:space="preserve">#-vaSvaqyujO-pa#yAtAM | </w:t>
      </w:r>
      <w:proofErr w:type="spellStart"/>
      <w:r>
        <w:rPr>
          <w:color w:val="000000"/>
          <w:sz w:val="36"/>
          <w:szCs w:val="36"/>
          <w:lang w:bidi="hi-IN"/>
        </w:rPr>
        <w:t>SuBaq~ggami#ShThau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suqyamE#BiqraSvai$H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902B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yaja#ntau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maddhvAq-saMpRu#ktauq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sama#ktau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E965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BiqShajau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havyavAqhau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dUqtA-vaqmRuta#sya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E1B7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nakSha#traM-jujuShAqNO-pa#yAtAM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namOq&amp;SviByA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kRuNumO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SvaqgyuByA$M</w:t>
      </w:r>
      <w:proofErr w:type="spellEnd"/>
      <w:r>
        <w:rPr>
          <w:color w:val="000000"/>
          <w:sz w:val="36"/>
          <w:szCs w:val="36"/>
          <w:lang w:bidi="hi-IN"/>
        </w:rPr>
        <w:t xml:space="preserve"> || 28</w:t>
      </w:r>
    </w:p>
    <w:p w14:paraId="28528E2D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2516E4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EBD8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D714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29.nakShatraM - 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yamaH</w:t>
      </w:r>
      <w:proofErr w:type="spellEnd"/>
    </w:p>
    <w:p w14:paraId="7B4846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 tad </w:t>
      </w: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Baga#vAqnaq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D556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lOqkasyaq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</w:t>
      </w:r>
      <w:proofErr w:type="spellEnd"/>
      <w:r>
        <w:rPr>
          <w:color w:val="000000"/>
          <w:sz w:val="36"/>
          <w:szCs w:val="36"/>
          <w:lang w:bidi="hi-IN"/>
        </w:rPr>
        <w:t xml:space="preserve">. hi | </w:t>
      </w:r>
      <w:proofErr w:type="spellStart"/>
      <w:r>
        <w:rPr>
          <w:color w:val="000000"/>
          <w:sz w:val="36"/>
          <w:szCs w:val="36"/>
          <w:lang w:bidi="hi-IN"/>
        </w:rPr>
        <w:t>suqgannaqH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6AF2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yasmi#nnEna-maqByaShi</w:t>
      </w:r>
      <w:proofErr w:type="spellEnd"/>
      <w:r>
        <w:rPr>
          <w:color w:val="000000"/>
          <w:sz w:val="36"/>
          <w:szCs w:val="36"/>
          <w:lang w:bidi="hi-IN"/>
        </w:rPr>
        <w:t xml:space="preserve">#~jcanta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E245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|| 29 </w:t>
      </w:r>
    </w:p>
    <w:p w14:paraId="01843D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4721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30.amAvAsi</w:t>
      </w:r>
    </w:p>
    <w:p w14:paraId="48D580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saq~ggama#nIq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vasU$nyA-vEqSaya#ntI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A172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saqhaqsraq-pOqSha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rarA#NAq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B7D2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ada#dhur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BAgaqdhEyaq-mamA#vAsyE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~Mvasa#ntO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1ADD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pi#pRuhi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viSvavArE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suBagE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suqvIra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|| 30</w:t>
      </w:r>
    </w:p>
    <w:p w14:paraId="3DB79FC6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794B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Opti</w:t>
      </w:r>
      <w:r w:rsidR="008D72AA">
        <w:rPr>
          <w:color w:val="000000"/>
          <w:sz w:val="36"/>
          <w:szCs w:val="36"/>
          <w:lang w:bidi="hi-IN"/>
        </w:rPr>
        <w:t>o</w:t>
      </w:r>
      <w:r>
        <w:rPr>
          <w:color w:val="000000"/>
          <w:sz w:val="36"/>
          <w:szCs w:val="36"/>
          <w:lang w:bidi="hi-IN"/>
        </w:rPr>
        <w:t>nal Additional Chanting (31 to 40)</w:t>
      </w:r>
    </w:p>
    <w:p w14:paraId="706239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507F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31. </w:t>
      </w:r>
      <w:proofErr w:type="spellStart"/>
      <w:r>
        <w:rPr>
          <w:color w:val="000000"/>
          <w:sz w:val="36"/>
          <w:szCs w:val="36"/>
          <w:lang w:bidi="hi-IN"/>
        </w:rPr>
        <w:t>candramA</w:t>
      </w:r>
      <w:proofErr w:type="spellEnd"/>
    </w:p>
    <w:p w14:paraId="4249B8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jAya#mAqnO&amp;hnA$M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kEqtu-ruqShasA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mEqtyagrE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1262FE7" w14:textId="73A4CDF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vida#dhAtyAqyan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pracaqndramA$stir</w:t>
      </w:r>
      <w:r w:rsidR="00892581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1087A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qSumA$pyAqyaya#ntiq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yamakShi#taq-makShi#tayaqH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4A82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rApyA#yayantuq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|| 31</w:t>
      </w:r>
    </w:p>
    <w:p w14:paraId="3E7C23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5CE4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rAtra</w:t>
      </w:r>
      <w:proofErr w:type="spellEnd"/>
    </w:p>
    <w:p w14:paraId="75C967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saM~Mvyaya#ntI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tantu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paritA-taqnAtE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A8BA6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</w:t>
      </w:r>
      <w:proofErr w:type="spellEnd"/>
      <w:r>
        <w:rPr>
          <w:color w:val="000000"/>
          <w:sz w:val="36"/>
          <w:szCs w:val="36"/>
          <w:lang w:bidi="hi-IN"/>
        </w:rPr>
        <w:t>#-mEtaM |</w:t>
      </w:r>
    </w:p>
    <w:p w14:paraId="6A6FD3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saMvi~MdAqnAH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suqratnA#sO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dEqvavI#ti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0F5F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pAqpmAnaq-mati#muktyA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gamEma</w:t>
      </w:r>
      <w:proofErr w:type="spellEnd"/>
      <w:r>
        <w:rPr>
          <w:color w:val="000000"/>
          <w:sz w:val="36"/>
          <w:szCs w:val="36"/>
          <w:lang w:bidi="hi-IN"/>
        </w:rPr>
        <w:t xml:space="preserve"> || 32</w:t>
      </w:r>
    </w:p>
    <w:p w14:paraId="6BBD8C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C7A9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</w:t>
      </w:r>
      <w:proofErr w:type="spellStart"/>
      <w:r>
        <w:rPr>
          <w:color w:val="000000"/>
          <w:sz w:val="36"/>
          <w:szCs w:val="36"/>
          <w:lang w:bidi="hi-IN"/>
        </w:rPr>
        <w:t>uShA</w:t>
      </w:r>
      <w:proofErr w:type="spellEnd"/>
    </w:p>
    <w:p w14:paraId="43BE0D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pratyu#va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dRuSyAyaqtI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vyuqcCantI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1619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kRuNOti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sUqnarI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03E92D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striyA$ssacatEq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uqdyannakSha#tra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7552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 </w:t>
      </w:r>
      <w:proofErr w:type="spellStart"/>
      <w:r>
        <w:rPr>
          <w:color w:val="000000"/>
          <w:sz w:val="36"/>
          <w:szCs w:val="36"/>
          <w:lang w:bidi="hi-IN"/>
        </w:rPr>
        <w:t>vEdu#ShOq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  <w:proofErr w:type="spellStart"/>
      <w:r>
        <w:rPr>
          <w:color w:val="000000"/>
          <w:sz w:val="36"/>
          <w:szCs w:val="36"/>
          <w:lang w:bidi="hi-IN"/>
        </w:rPr>
        <w:t>saMBaqktEna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gamEmahi</w:t>
      </w:r>
      <w:proofErr w:type="spellEnd"/>
      <w:r>
        <w:rPr>
          <w:color w:val="000000"/>
          <w:sz w:val="36"/>
          <w:szCs w:val="36"/>
          <w:lang w:bidi="hi-IN"/>
        </w:rPr>
        <w:t xml:space="preserve"> || 33</w:t>
      </w:r>
    </w:p>
    <w:p w14:paraId="66F79B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0CF4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nakShatraH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000F0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BAqnuqmattEja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uqcCara#t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0D38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upa#yaqj~ja-miqhAga#mat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pranakSha#trAya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indrAqyEndu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3735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na# </w:t>
      </w:r>
      <w:proofErr w:type="spellStart"/>
      <w:r>
        <w:rPr>
          <w:color w:val="000000"/>
          <w:sz w:val="36"/>
          <w:szCs w:val="36"/>
          <w:lang w:bidi="hi-IN"/>
        </w:rPr>
        <w:t>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MvIqrava#ttamaM</w:t>
      </w:r>
      <w:proofErr w:type="spellEnd"/>
      <w:r>
        <w:rPr>
          <w:color w:val="000000"/>
          <w:sz w:val="36"/>
          <w:szCs w:val="36"/>
          <w:lang w:bidi="hi-IN"/>
        </w:rPr>
        <w:t xml:space="preserve"> || 34</w:t>
      </w:r>
    </w:p>
    <w:p w14:paraId="1618BF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825D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 </w:t>
      </w:r>
      <w:proofErr w:type="spellStart"/>
      <w:r>
        <w:rPr>
          <w:color w:val="000000"/>
          <w:sz w:val="36"/>
          <w:szCs w:val="36"/>
          <w:lang w:bidi="hi-IN"/>
        </w:rPr>
        <w:t>sUryaH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A4CF5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jAqtavE#dasaM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Mva#hanti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dRuqSE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779C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muda#gAqdanI#ka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varu#NasyAqgnEH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AC1B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A&amp;prAq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jaga#tastaqsthuSha#Sca</w:t>
      </w:r>
      <w:proofErr w:type="spellEnd"/>
      <w:r>
        <w:rPr>
          <w:color w:val="000000"/>
          <w:sz w:val="36"/>
          <w:szCs w:val="36"/>
          <w:lang w:bidi="hi-IN"/>
        </w:rPr>
        <w:t xml:space="preserve"> || 35</w:t>
      </w:r>
    </w:p>
    <w:p w14:paraId="4DAA2A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3B72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47A06E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uruShyaq-tvadi#tiqH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</w:p>
    <w:p w14:paraId="70AF73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maqhImUqShu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suvraqtAnA</w:t>
      </w:r>
      <w:proofErr w:type="spellEnd"/>
      <w:r>
        <w:rPr>
          <w:color w:val="000000"/>
          <w:sz w:val="36"/>
          <w:szCs w:val="36"/>
          <w:lang w:bidi="hi-IN"/>
        </w:rPr>
        <w:t xml:space="preserve">#-mRuqtasyaq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FDA6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tuqviqkShaqtrA-maqjara#ntI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murUqcI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suqSarmA#Naq-madi#ti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suqpraNI#tiM</w:t>
      </w:r>
      <w:proofErr w:type="spellEnd"/>
      <w:r>
        <w:rPr>
          <w:color w:val="000000"/>
          <w:sz w:val="36"/>
          <w:szCs w:val="36"/>
          <w:lang w:bidi="hi-IN"/>
        </w:rPr>
        <w:t xml:space="preserve"> || 36</w:t>
      </w:r>
    </w:p>
    <w:p w14:paraId="3EE971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A16B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</w:p>
    <w:p w14:paraId="779BD3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samU#Dhamasya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046B7C" w14:textId="6CFA9ECF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pratadviShNu#</w:t>
      </w:r>
      <w:r w:rsidR="004B479C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9C4C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adhi#kShiqyantiq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$ || 37</w:t>
      </w:r>
    </w:p>
    <w:p w14:paraId="6B1FD2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D15D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38.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010594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kaqkutpati#H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14E9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jinvati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33CE8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niqyudBiqH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2A86B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dadhiShE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suvaqrq.ShAM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jiqhvAma#gnE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cakRuShE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havyaqvAha$M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|| 38</w:t>
      </w:r>
    </w:p>
    <w:p w14:paraId="322C0B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C049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39. </w:t>
      </w:r>
      <w:proofErr w:type="spellStart"/>
      <w:r>
        <w:rPr>
          <w:color w:val="000000"/>
          <w:sz w:val="36"/>
          <w:szCs w:val="36"/>
          <w:lang w:bidi="hi-IN"/>
        </w:rPr>
        <w:t>anumatI</w:t>
      </w:r>
      <w:proofErr w:type="spellEnd"/>
    </w:p>
    <w:p w14:paraId="11C5A8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anu#nOq&amp;dyAnu#matir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D5C2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havyaqvAha#nOq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8701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manyA#saiq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3F4A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kratvEq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tAriShaH</w:t>
      </w:r>
      <w:proofErr w:type="spellEnd"/>
      <w:r>
        <w:rPr>
          <w:color w:val="000000"/>
          <w:sz w:val="36"/>
          <w:szCs w:val="36"/>
          <w:lang w:bidi="hi-IN"/>
        </w:rPr>
        <w:t xml:space="preserve"> || 39</w:t>
      </w:r>
    </w:p>
    <w:p w14:paraId="4E228B99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52581B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0AD0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E931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40. </w:t>
      </w:r>
      <w:proofErr w:type="spellStart"/>
      <w:r>
        <w:rPr>
          <w:color w:val="000000"/>
          <w:sz w:val="36"/>
          <w:szCs w:val="36"/>
          <w:lang w:bidi="hi-IN"/>
        </w:rPr>
        <w:t>havyavAhaH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A2AEB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haqvyaqvAha#maBi-mAtiqShAha$M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raqkShOqhaNa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B9BCB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jyOti#Shmanta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pura#ndhiM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svi#ShTaq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kRutaqmAhu#vEma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EC24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svi#ShTa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pRu#NAhi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850CD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pradiqSan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viBA#hi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jyOti#ShmaddhEhyaq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|| 40</w:t>
      </w:r>
    </w:p>
    <w:p w14:paraId="6EDEB2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</w:t>
      </w:r>
    </w:p>
    <w:p w14:paraId="706406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20 </w:t>
      </w:r>
      <w:proofErr w:type="spellStart"/>
      <w:r>
        <w:rPr>
          <w:color w:val="000000"/>
          <w:sz w:val="36"/>
          <w:szCs w:val="36"/>
          <w:lang w:bidi="hi-IN"/>
        </w:rPr>
        <w:t>SAnti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pa~jcakaM</w:t>
      </w:r>
      <w:proofErr w:type="spellEnd"/>
    </w:p>
    <w:p w14:paraId="485F57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5.1.1</w:t>
      </w:r>
    </w:p>
    <w:p w14:paraId="0CB39E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miqtraH</w:t>
      </w:r>
      <w:proofErr w:type="spellEnd"/>
      <w:r>
        <w:rPr>
          <w:color w:val="000000"/>
          <w:sz w:val="36"/>
          <w:szCs w:val="36"/>
          <w:lang w:bidi="hi-IN"/>
        </w:rPr>
        <w:t xml:space="preserve"> SaM ~</w:t>
      </w:r>
      <w:proofErr w:type="spellStart"/>
      <w:r>
        <w:rPr>
          <w:color w:val="000000"/>
          <w:sz w:val="36"/>
          <w:szCs w:val="36"/>
          <w:lang w:bidi="hi-IN"/>
        </w:rPr>
        <w:t>Mvaru#NaH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BavatvaryaqmA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D585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viShNu#rurukraqmaH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730F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vAyO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1E08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vadiShyAmi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3FFF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Mva#diShyAmi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Mva#diShyAmi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26DD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tanmAma#vatu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tadvaqktAra#mavatu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vaqktAra$M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0EFAEF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BCB68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6CE8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5.12.1</w:t>
      </w:r>
    </w:p>
    <w:p w14:paraId="4E12F1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miqtraH</w:t>
      </w:r>
      <w:proofErr w:type="spellEnd"/>
      <w:r>
        <w:rPr>
          <w:color w:val="000000"/>
          <w:sz w:val="36"/>
          <w:szCs w:val="36"/>
          <w:lang w:bidi="hi-IN"/>
        </w:rPr>
        <w:t xml:space="preserve"> SaM ~</w:t>
      </w:r>
      <w:proofErr w:type="spellStart"/>
      <w:r>
        <w:rPr>
          <w:color w:val="000000"/>
          <w:sz w:val="36"/>
          <w:szCs w:val="36"/>
          <w:lang w:bidi="hi-IN"/>
        </w:rPr>
        <w:t>Mvaru#NaH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BavatvaryaqmA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B4FF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viShNu#rurukraqmaH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CAAF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vAyO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brahmAvA#diShaM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BE15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Ruqtama#vAdiShaM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saqtyama#vAdiShaM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tanmAmA#vIt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tadvaqktAra#mAvIt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4444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AvIqnmAM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AvI$dvaqktAra$M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13F384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01EFF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4C3E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5.13.1</w:t>
      </w:r>
    </w:p>
    <w:p w14:paraId="4811F7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nA#vavatu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karavAvahai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61CC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tEqjaqsvinAq-vadhI#tamastuq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vi#dviShAqvahai</w:t>
      </w:r>
      <w:proofErr w:type="spellEnd"/>
      <w:r>
        <w:rPr>
          <w:color w:val="000000"/>
          <w:sz w:val="36"/>
          <w:szCs w:val="36"/>
          <w:lang w:bidi="hi-IN"/>
        </w:rPr>
        <w:t xml:space="preserve">$ || 3 </w:t>
      </w:r>
    </w:p>
    <w:p w14:paraId="6701EA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F7E48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B5EF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7.1.1</w:t>
      </w:r>
    </w:p>
    <w:p w14:paraId="70AE40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vAqcE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cO#diqtA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cAnu#ditAq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vAqcE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7E2A3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vAqcE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vAqcaspata#yEq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RuShi#ByO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mantraqkRudByOq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mantra#patiByOq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CAA02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mAmRuSha#yO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mantraqpata#yaqH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parA#duqrmA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hamRuShI$n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212979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mantraqpatIqn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MvaiSvadEqvIM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MvAca#mudyAsa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mada#stAq~jjuShTA$M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F3893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dEqvEByaqH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8469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Sarma# </w:t>
      </w:r>
      <w:proofErr w:type="spellStart"/>
      <w:r>
        <w:rPr>
          <w:color w:val="000000"/>
          <w:sz w:val="36"/>
          <w:szCs w:val="36"/>
          <w:lang w:bidi="hi-IN"/>
        </w:rPr>
        <w:t>caqndraScaq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sUrya#Scaq</w:t>
      </w:r>
      <w:proofErr w:type="spellEnd"/>
      <w:r>
        <w:rPr>
          <w:color w:val="000000"/>
          <w:sz w:val="36"/>
          <w:szCs w:val="36"/>
          <w:lang w:bidi="hi-IN"/>
        </w:rPr>
        <w:t xml:space="preserve"> Sarma# brahma </w:t>
      </w:r>
      <w:proofErr w:type="spellStart"/>
      <w:r>
        <w:rPr>
          <w:color w:val="000000"/>
          <w:sz w:val="36"/>
          <w:szCs w:val="36"/>
          <w:lang w:bidi="hi-IN"/>
        </w:rPr>
        <w:t>prajApaqtI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ACA37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ABA3E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vadiShyE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aqhamiqda-mu#paqstara#Naq-mupa#stRuNa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5EE47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upaqstara#NaM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BU#yAdupaqstara#NamaqhaM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14A94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BU#yAsa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prANA#pAnau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mRuqtyOrmA#pAta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prANA#pAnauq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hAsiShTa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539B6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vakShyAmiq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2519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vAca#mudyAsa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SuSrUqShENyA$M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manuqShyE$ByaqstaM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625C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SOqBAyai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nu#madantu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6C72E6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F0631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A82605" w14:textId="2C499640" w:rsidR="007F1BBA" w:rsidRDefault="00F643AC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1" w:author="Microsoft account" w:date="2026-09-20T07:10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7F1BBA">
        <w:rPr>
          <w:color w:val="000000"/>
          <w:sz w:val="36"/>
          <w:szCs w:val="36"/>
          <w:lang w:bidi="hi-IN"/>
        </w:rPr>
        <w:t>T.B.3.5.11.1</w:t>
      </w:r>
    </w:p>
    <w:p w14:paraId="7CC77D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tacCaqM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MyOrAvRu#NImahE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gAqtuM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gAqtuM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Myaqj~japa#tayE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1F24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daivI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svaqstira#stu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svaqstir-mAnu#ShEByaH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C182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dviqpadE</w:t>
      </w:r>
      <w:proofErr w:type="spellEnd"/>
      <w:r>
        <w:rPr>
          <w:color w:val="000000"/>
          <w:sz w:val="36"/>
          <w:szCs w:val="36"/>
          <w:lang w:bidi="hi-IN"/>
        </w:rPr>
        <w:t xml:space="preserve">$ | SaM </w:t>
      </w:r>
      <w:proofErr w:type="spellStart"/>
      <w:r>
        <w:rPr>
          <w:color w:val="000000"/>
          <w:sz w:val="36"/>
          <w:szCs w:val="36"/>
          <w:lang w:bidi="hi-IN"/>
        </w:rPr>
        <w:t>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17AEEC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CAE12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</w:t>
      </w:r>
    </w:p>
    <w:p w14:paraId="2D0423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namakaM</w:t>
      </w:r>
      <w:proofErr w:type="spellEnd"/>
    </w:p>
    <w:p w14:paraId="12DA6B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2.3.14.3</w:t>
      </w:r>
    </w:p>
    <w:p w14:paraId="6060FF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gaqNAnA$ntvA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gaqNapa#ti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ka#vIqnA-mu#paqmaSra#vastamaM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44E0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jyEqShThaqqrAja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brahmaNaspataq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Ana#SSRuqNvannUqqtiBi#H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sAda#naM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17134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mahAgaNapatayE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EE5A7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509F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4.7.3.1</w:t>
      </w:r>
    </w:p>
    <w:p w14:paraId="3F0F38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nukAqmaSca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60A20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saumanaqsaSca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SrEya#Sca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D923E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Baga#Sca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dravi#NaM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E61F9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yaqntA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dhaqrtA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kShEma#Sca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dhRuti#Sca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FAE2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j~jAtra</w:t>
      </w:r>
      <w:proofErr w:type="spellEnd"/>
      <w:r>
        <w:rPr>
          <w:color w:val="000000"/>
          <w:sz w:val="36"/>
          <w:szCs w:val="36"/>
          <w:lang w:bidi="hi-IN"/>
        </w:rPr>
        <w:t xml:space="preserve">#~jca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6695E5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sIra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laqyaSca</w:t>
      </w:r>
      <w:proofErr w:type="spellEnd"/>
      <w:r>
        <w:rPr>
          <w:color w:val="000000"/>
          <w:sz w:val="36"/>
          <w:szCs w:val="36"/>
          <w:lang w:bidi="hi-IN"/>
        </w:rPr>
        <w:t># ma,</w:t>
      </w:r>
    </w:p>
    <w:p w14:paraId="1F8FA2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mRuta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yaqkShmaM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nA#mayacca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46088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64F9C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suqdina#M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72691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D96CC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2985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4.5.1 - 4.5.11)</w:t>
      </w:r>
    </w:p>
    <w:p w14:paraId="1D05FB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prathamO&amp;nuvAkaH</w:t>
      </w:r>
      <w:proofErr w:type="spellEnd"/>
    </w:p>
    <w:p w14:paraId="0996C6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rudrAqya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84E70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30FF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bAqhuByA#muqta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 1.1</w:t>
      </w:r>
    </w:p>
    <w:p w14:paraId="16CB82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549F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Siqvata#mA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840F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Sa#raqvyA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mRuDaya</w:t>
      </w:r>
      <w:proofErr w:type="spellEnd"/>
      <w:r>
        <w:rPr>
          <w:color w:val="000000"/>
          <w:sz w:val="36"/>
          <w:szCs w:val="36"/>
          <w:lang w:bidi="hi-IN"/>
        </w:rPr>
        <w:t xml:space="preserve"> | 1.2</w:t>
      </w:r>
    </w:p>
    <w:p w14:paraId="42428F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79FF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taqnUraGOqrA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pA#pakASinI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5118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nastaqnuvAq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Santa#mayAq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giri#SantAq-BicA#kaSIhi</w:t>
      </w:r>
      <w:proofErr w:type="spellEnd"/>
      <w:r>
        <w:rPr>
          <w:color w:val="000000"/>
          <w:sz w:val="36"/>
          <w:szCs w:val="36"/>
          <w:lang w:bidi="hi-IN"/>
        </w:rPr>
        <w:t xml:space="preserve"> | 1.3</w:t>
      </w:r>
    </w:p>
    <w:p w14:paraId="371D7C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14FDE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yAmiShu#M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giriSantaq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biBaqrShyasta#vE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16EA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SiqvA~ggi#ritraq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tA~gku#ruq</w:t>
      </w:r>
      <w:proofErr w:type="spellEnd"/>
      <w:r>
        <w:rPr>
          <w:color w:val="000000"/>
          <w:sz w:val="36"/>
          <w:szCs w:val="36"/>
          <w:lang w:bidi="hi-IN"/>
        </w:rPr>
        <w:t xml:space="preserve"> mA hi(gm)#sIqqH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 1.4</w:t>
      </w:r>
    </w:p>
    <w:p w14:paraId="3A3C82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6E89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giriqSAcCA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vadAmasi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8CC6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naqssarvaqmi-jjaga#da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yaqkShma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asa#t</w:t>
      </w:r>
      <w:proofErr w:type="spellEnd"/>
      <w:r>
        <w:rPr>
          <w:color w:val="000000"/>
          <w:sz w:val="36"/>
          <w:szCs w:val="36"/>
          <w:lang w:bidi="hi-IN"/>
        </w:rPr>
        <w:t xml:space="preserve"> | 1.5</w:t>
      </w:r>
    </w:p>
    <w:p w14:paraId="009DD8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76F0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addhya#vOcadadhi-vaqktA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BiqShak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E4D1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ahI</w:t>
      </w:r>
      <w:proofErr w:type="spellEnd"/>
      <w:r>
        <w:rPr>
          <w:color w:val="000000"/>
          <w:sz w:val="36"/>
          <w:szCs w:val="36"/>
          <w:lang w:bidi="hi-IN"/>
        </w:rPr>
        <w:t xml:space="preserve">(gg)#Scaqq </w:t>
      </w:r>
      <w:proofErr w:type="spellStart"/>
      <w:r>
        <w:rPr>
          <w:color w:val="000000"/>
          <w:sz w:val="36"/>
          <w:szCs w:val="36"/>
          <w:lang w:bidi="hi-IN"/>
        </w:rPr>
        <w:t>sarvA$n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jaqBaMyaqn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thsarvA$Sca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dhAqnya#H</w:t>
      </w:r>
      <w:proofErr w:type="spellEnd"/>
      <w:r>
        <w:rPr>
          <w:color w:val="000000"/>
          <w:sz w:val="36"/>
          <w:szCs w:val="36"/>
          <w:lang w:bidi="hi-IN"/>
        </w:rPr>
        <w:t xml:space="preserve"> | 1.6</w:t>
      </w:r>
    </w:p>
    <w:p w14:paraId="50578D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CDFE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yastAqmrO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a#ruqNa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baqBrussu#maq~ggala#H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B335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diqkShu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sa#hasraqSO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vai#ShAq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hEDa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ImahE</w:t>
      </w:r>
      <w:proofErr w:type="spellEnd"/>
      <w:r>
        <w:rPr>
          <w:color w:val="000000"/>
          <w:sz w:val="36"/>
          <w:szCs w:val="36"/>
          <w:lang w:bidi="hi-IN"/>
        </w:rPr>
        <w:t xml:space="preserve"> | 1.7</w:t>
      </w:r>
    </w:p>
    <w:p w14:paraId="3C0B5A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8F93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aqsau</w:t>
      </w:r>
      <w:proofErr w:type="spellEnd"/>
      <w:r>
        <w:rPr>
          <w:color w:val="000000"/>
          <w:sz w:val="36"/>
          <w:szCs w:val="36"/>
          <w:lang w:bidi="hi-IN"/>
        </w:rPr>
        <w:t xml:space="preserve"> yO# &amp;</w:t>
      </w:r>
      <w:proofErr w:type="spellStart"/>
      <w:r>
        <w:rPr>
          <w:color w:val="000000"/>
          <w:sz w:val="36"/>
          <w:szCs w:val="36"/>
          <w:lang w:bidi="hi-IN"/>
        </w:rPr>
        <w:t>vaqsarpa#tiq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nIla#grIvOq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vilO#hitaH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1366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a#dRuSaqn-nadRu#San-nudahAqrya#H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5EF1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uqtaina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dRuqShTO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mRu#DayAti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1.8</w:t>
      </w:r>
    </w:p>
    <w:p w14:paraId="4570F4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5E48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nIla#grIvAya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sahasrAqkShAya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mIqDhuShE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0FDF8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satvA#nOq&amp;haM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karaqnnama#H</w:t>
      </w:r>
      <w:proofErr w:type="spellEnd"/>
      <w:r>
        <w:rPr>
          <w:color w:val="000000"/>
          <w:sz w:val="36"/>
          <w:szCs w:val="36"/>
          <w:lang w:bidi="hi-IN"/>
        </w:rPr>
        <w:t xml:space="preserve"> |1.9</w:t>
      </w:r>
    </w:p>
    <w:p w14:paraId="3A24DD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5958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pramu</w:t>
      </w:r>
      <w:proofErr w:type="spellEnd"/>
      <w:r>
        <w:rPr>
          <w:color w:val="000000"/>
          <w:sz w:val="36"/>
          <w:szCs w:val="36"/>
          <w:lang w:bidi="hi-IN"/>
        </w:rPr>
        <w:t xml:space="preserve">#~jcaq </w:t>
      </w:r>
      <w:proofErr w:type="spellStart"/>
      <w:r>
        <w:rPr>
          <w:color w:val="000000"/>
          <w:sz w:val="36"/>
          <w:szCs w:val="36"/>
          <w:lang w:bidi="hi-IN"/>
        </w:rPr>
        <w:t>dhanva#naq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stvamuqBayOq-rArtni#yOqrjyAM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9D07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Ba#gavO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vapa</w:t>
      </w:r>
      <w:proofErr w:type="spellEnd"/>
      <w:r>
        <w:rPr>
          <w:color w:val="000000"/>
          <w:sz w:val="36"/>
          <w:szCs w:val="36"/>
          <w:lang w:bidi="hi-IN"/>
        </w:rPr>
        <w:t xml:space="preserve"> | 1.10</w:t>
      </w:r>
    </w:p>
    <w:p w14:paraId="742D9E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179E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aqvaqtatyaq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dhanuqstva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saha#srAkShaq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SatE#ShudhE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2922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niqSIrya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SaqlyAnA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suqmanA</w:t>
      </w:r>
      <w:proofErr w:type="spellEnd"/>
      <w:r>
        <w:rPr>
          <w:color w:val="000000"/>
          <w:sz w:val="36"/>
          <w:szCs w:val="36"/>
          <w:lang w:bidi="hi-IN"/>
        </w:rPr>
        <w:t># Bava | 1.11</w:t>
      </w:r>
    </w:p>
    <w:p w14:paraId="330ADB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864F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vijya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kapaqrdinOq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viSa#lyOq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B7A1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anE#SannaqsyESha#va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AqBura#sya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niShaq~ggathi#H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  <w:t>1.12</w:t>
      </w:r>
    </w:p>
    <w:p w14:paraId="60BCCB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DAB9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hEqtir-mI#DhuShTamaq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baqBUva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FF71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tayAq&amp;</w:t>
      </w:r>
      <w:proofErr w:type="gramStart"/>
      <w:r>
        <w:rPr>
          <w:color w:val="000000"/>
          <w:sz w:val="36"/>
          <w:szCs w:val="36"/>
          <w:lang w:bidi="hi-IN"/>
        </w:rPr>
        <w:t>smAn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stvama#yaqkShmayAq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pari#bBuja</w:t>
      </w:r>
      <w:proofErr w:type="spellEnd"/>
      <w:r>
        <w:rPr>
          <w:color w:val="000000"/>
          <w:sz w:val="36"/>
          <w:szCs w:val="36"/>
          <w:lang w:bidi="hi-IN"/>
        </w:rPr>
        <w:t xml:space="preserve"> | 1.13</w:t>
      </w:r>
    </w:p>
    <w:p w14:paraId="4CA3E1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0120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aqstvAyu#dhAqyA-nA#tatAya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447F8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uqBAByA#muqta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bAqhuByA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dhanva#nE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>
        <w:rPr>
          <w:color w:val="000000"/>
          <w:sz w:val="36"/>
          <w:szCs w:val="36"/>
          <w:lang w:bidi="hi-IN"/>
        </w:rPr>
        <w:tab/>
        <w:t>1.14</w:t>
      </w:r>
    </w:p>
    <w:p w14:paraId="4825B2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2BA2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pari#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hEqtiraqsmAn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F812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athOq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i#ShuqdhistavAqrE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aqsmannidhE#hiq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||1 (1.15)</w:t>
      </w:r>
    </w:p>
    <w:p w14:paraId="4CEF4B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3FDD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viSvESvaqrAya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tryaMbaqkAya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tripurAntaqkAya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1423FF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trikAgni-kAqlAya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kAlAgni-ruqdrAya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nIlakaqNThAya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mRutyu~jjaqyAya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40088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sarvESvaqrAya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sadASiqvAya</w:t>
      </w:r>
      <w:proofErr w:type="spellEnd"/>
      <w:r>
        <w:rPr>
          <w:color w:val="000000"/>
          <w:sz w:val="36"/>
          <w:szCs w:val="36"/>
          <w:lang w:bidi="hi-IN"/>
        </w:rPr>
        <w:t># (</w:t>
      </w:r>
      <w:proofErr w:type="spellStart"/>
      <w:r>
        <w:rPr>
          <w:color w:val="000000"/>
          <w:sz w:val="36"/>
          <w:szCs w:val="36"/>
          <w:lang w:bidi="hi-IN"/>
        </w:rPr>
        <w:t>Sa~gkaqrAya</w:t>
      </w:r>
      <w:proofErr w:type="spellEnd"/>
      <w:r>
        <w:rPr>
          <w:color w:val="000000"/>
          <w:sz w:val="36"/>
          <w:szCs w:val="36"/>
          <w:lang w:bidi="hi-IN"/>
        </w:rPr>
        <w:t>#) SrIman-</w:t>
      </w:r>
      <w:proofErr w:type="spellStart"/>
      <w:r>
        <w:rPr>
          <w:color w:val="000000"/>
          <w:sz w:val="36"/>
          <w:szCs w:val="36"/>
          <w:lang w:bidi="hi-IN"/>
        </w:rPr>
        <w:t>mahAdEqvAyaq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383A6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945A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dvitIyO&amp;nuvAkaH</w:t>
      </w:r>
      <w:proofErr w:type="spellEnd"/>
    </w:p>
    <w:p w14:paraId="725600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sEnAqnyE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diqSAMcaq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 xml:space="preserve"> 2.1</w:t>
      </w:r>
    </w:p>
    <w:p w14:paraId="685051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vRuqkShEByOq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hari#kESEByaH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2.2</w:t>
      </w:r>
    </w:p>
    <w:p w14:paraId="6C47EF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nama#ssaqspi~jja#rAyaq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tviShI#matE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2.3</w:t>
      </w:r>
    </w:p>
    <w:p w14:paraId="1EBE3F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baBluqSAya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vivyAqdhinE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nnA#nA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2.4 </w:t>
      </w:r>
    </w:p>
    <w:p w14:paraId="0399E9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hari#kESA-yOpavIqtinE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puqShTAnA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2.5</w:t>
      </w:r>
    </w:p>
    <w:p w14:paraId="42A78F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2.6</w:t>
      </w:r>
    </w:p>
    <w:p w14:paraId="313A38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#-tatAqvinEq </w:t>
      </w:r>
      <w:proofErr w:type="spellStart"/>
      <w:r>
        <w:rPr>
          <w:color w:val="000000"/>
          <w:sz w:val="36"/>
          <w:szCs w:val="36"/>
          <w:lang w:bidi="hi-IN"/>
        </w:rPr>
        <w:t>kShEtrA#NA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 2.7</w:t>
      </w:r>
      <w:proofErr w:type="gramEnd"/>
    </w:p>
    <w:p w14:paraId="21A526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sUqtAyA-ha#ntyAyaq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2.8</w:t>
      </w:r>
    </w:p>
    <w:p w14:paraId="57B71B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rOhi#tAya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sthaqpata#yE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2.9</w:t>
      </w:r>
    </w:p>
    <w:p w14:paraId="26B2D7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maqntriNE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vANiqjAyaq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kakShA#NA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2.10</w:t>
      </w:r>
    </w:p>
    <w:p w14:paraId="3606DF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BuvaqntayE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vArivaskRuqtA-yauSha#dhInA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2.11</w:t>
      </w:r>
    </w:p>
    <w:p w14:paraId="40BA26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uqccair-GO#ShAyA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kraqndaya#tE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pattIqnAM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2.12</w:t>
      </w:r>
    </w:p>
    <w:p w14:paraId="405252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kRuthsnavIqtAyaq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dhAva#tEq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sattva#nA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2 (2.13)</w:t>
      </w:r>
    </w:p>
    <w:p w14:paraId="312D54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1579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tRutIyO&amp;nuvAkaH</w:t>
      </w:r>
      <w:proofErr w:type="spellEnd"/>
    </w:p>
    <w:p w14:paraId="59DCBC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ssaha#mAnAya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nivyAqdhina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AvyAqdhinI#nA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</w:t>
      </w:r>
    </w:p>
    <w:p w14:paraId="04496E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kakuqBAya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niShaq~ggiNE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stEqnAnA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3.2</w:t>
      </w:r>
    </w:p>
    <w:p w14:paraId="1022DA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niShaq~ggiNa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iShudhiqmatEq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taska#rANA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3.3</w:t>
      </w:r>
    </w:p>
    <w:p w14:paraId="24258B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va~jca#tE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pariqva~jca#tE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stAyUqnAM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3.4</w:t>
      </w:r>
    </w:p>
    <w:p w14:paraId="4F6221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nicEqravE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paricaqrAyAra#NyAnA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3.5</w:t>
      </w:r>
    </w:p>
    <w:p w14:paraId="02A623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sRukAqviByOq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jiGA</w:t>
      </w:r>
      <w:proofErr w:type="spellEnd"/>
      <w:r>
        <w:rPr>
          <w:color w:val="000000"/>
          <w:sz w:val="36"/>
          <w:szCs w:val="36"/>
          <w:lang w:bidi="hi-IN"/>
        </w:rPr>
        <w:t xml:space="preserve">(gm)#sadByO </w:t>
      </w:r>
      <w:proofErr w:type="spellStart"/>
      <w:r>
        <w:rPr>
          <w:color w:val="000000"/>
          <w:sz w:val="36"/>
          <w:szCs w:val="36"/>
          <w:lang w:bidi="hi-IN"/>
        </w:rPr>
        <w:t>muShNaqtAM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3.6</w:t>
      </w:r>
    </w:p>
    <w:p w14:paraId="3ABB52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siqmadByOq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cara#dByaH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prakRuqntAnA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3.7</w:t>
      </w:r>
    </w:p>
    <w:p w14:paraId="3F6035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uShNIqShiNE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giricaqrAya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kuluq~jcAnA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3.8</w:t>
      </w:r>
    </w:p>
    <w:p w14:paraId="6903BB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iShu#madByO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dhanvAqviBya#Sca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3.9</w:t>
      </w:r>
    </w:p>
    <w:p w14:paraId="4F360A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AtanvAqnEBya#H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pratiqdadhA#nEByaSca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3.10</w:t>
      </w:r>
    </w:p>
    <w:p w14:paraId="6730AA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AqyacCa#dByO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visRuqjadBya#Sca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3.11</w:t>
      </w:r>
    </w:p>
    <w:p w14:paraId="51144C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namO&amp;sya#dByOq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viddhya#dByaSca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3.12</w:t>
      </w:r>
    </w:p>
    <w:p w14:paraId="12CCF9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AsI#nEByaqH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SayA#nEByaSca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3.13</w:t>
      </w:r>
    </w:p>
    <w:p w14:paraId="5C993A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nama#ssvaqpadByOq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jAgra#dByaSca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3.14</w:t>
      </w:r>
    </w:p>
    <w:p w14:paraId="7D63E7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namaqstiShTha#dByOq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dhAva#dByaSca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3.15</w:t>
      </w:r>
    </w:p>
    <w:p w14:paraId="7CB9D8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nama#ssaqBABya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ssaqBApa#tiByaSca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3.16</w:t>
      </w:r>
    </w:p>
    <w:p w14:paraId="00B40F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aSvEqByO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Sva#patiByaSca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3 ||</w:t>
      </w:r>
      <w:r>
        <w:rPr>
          <w:color w:val="000000"/>
          <w:sz w:val="36"/>
          <w:szCs w:val="36"/>
          <w:lang w:bidi="hi-IN"/>
        </w:rPr>
        <w:tab/>
        <w:t>3.17</w:t>
      </w:r>
    </w:p>
    <w:p w14:paraId="16BBE4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3DA3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caturtthO&amp;nuvAkaH</w:t>
      </w:r>
      <w:proofErr w:type="spellEnd"/>
    </w:p>
    <w:p w14:paraId="74B3ED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AvyAqdhinI$ByO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viqviddhya#ntIByaSca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4.1</w:t>
      </w:r>
    </w:p>
    <w:p w14:paraId="35ADCF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uga#NABya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stRu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haqtIBya#Sca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4.2</w:t>
      </w:r>
    </w:p>
    <w:p w14:paraId="67F118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gRuqthsEByO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gRuqthsapa#tiByaSca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4.3</w:t>
      </w:r>
    </w:p>
    <w:p w14:paraId="2747F6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vrAtE$ByOq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vrAta#patiByaSca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  4.4</w:t>
      </w:r>
    </w:p>
    <w:p w14:paraId="0EC56A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gaqNEByO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gaqNapa#tiByaSca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4.5</w:t>
      </w:r>
    </w:p>
    <w:p w14:paraId="4688D0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viqSvarU#pEByaSca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4.6</w:t>
      </w:r>
    </w:p>
    <w:p w14:paraId="09A5E1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maqhadBya#H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kShullaqkEBya#Sca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4.7</w:t>
      </w:r>
    </w:p>
    <w:p w14:paraId="3BBD3F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raqthiByO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raqthEBya#Sca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4.8</w:t>
      </w:r>
    </w:p>
    <w:p w14:paraId="66396F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ratha#patiByaSca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4.9</w:t>
      </w:r>
    </w:p>
    <w:p w14:paraId="447F4F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sEnA$Bya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ssEnAqniBya#Sca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4.10</w:t>
      </w:r>
    </w:p>
    <w:p w14:paraId="63200F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kShaqttRuBya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ssaMgrahIqtRuBya#Sca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4.11</w:t>
      </w:r>
    </w:p>
    <w:p w14:paraId="6002DD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namaqstakSha#ByO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rathakAqrEBya#Sca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4.12</w:t>
      </w:r>
    </w:p>
    <w:p w14:paraId="690152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kulA#lEByaH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kaqrmArE$ByaSca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4.13</w:t>
      </w:r>
    </w:p>
    <w:p w14:paraId="72D57C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puq~jjiShTE$ByO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niShAqdEBya#Sca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4.14</w:t>
      </w:r>
    </w:p>
    <w:p w14:paraId="032634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iShuqkRudByO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dhanvaqkRudBya#Sca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4.15</w:t>
      </w:r>
    </w:p>
    <w:p w14:paraId="6BC7C9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mRugaqyuBya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SSvaqniBya#Sca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4.16</w:t>
      </w:r>
    </w:p>
    <w:p w14:paraId="6A89EF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4.17</w:t>
      </w:r>
    </w:p>
    <w:p w14:paraId="48B97E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3E62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pa~jcamO&amp;nuvAkaH</w:t>
      </w:r>
      <w:proofErr w:type="spellEnd"/>
    </w:p>
    <w:p w14:paraId="675F7C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nama#SSaqrvAya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paSuqpata#yE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529B4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nIla#grIvAya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SitiqkaNThA#ya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kapaqrdinE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vyu#ptakESAya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058E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ssahasrAqkShAya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Saqtadha#nvanE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giriqSAya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SipiviqShTAya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3287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mIqDhuShTa#mAyaq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cEShu#matE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hraqsvAya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vAmaqnAya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98923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bRuhaqtE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var.Shi</w:t>
      </w:r>
      <w:proofErr w:type="gramEnd"/>
      <w:r>
        <w:rPr>
          <w:color w:val="000000"/>
          <w:sz w:val="36"/>
          <w:szCs w:val="36"/>
          <w:lang w:bidi="hi-IN"/>
        </w:rPr>
        <w:t>#yasE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vRuqddhAya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saqm~MvRuddhva#nE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D293E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agri#yAya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prathaqmAya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AqSavE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cAjiqrAya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257E1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SIGri#yAya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SIByA#ya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UqrmyA#ya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cAvasvaqnyA#ya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06B13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srOtaqsyA#ya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dvIpyA#ya</w:t>
      </w:r>
      <w:proofErr w:type="spellEnd"/>
      <w:r>
        <w:rPr>
          <w:color w:val="000000"/>
          <w:sz w:val="36"/>
          <w:szCs w:val="36"/>
          <w:lang w:bidi="hi-IN"/>
        </w:rPr>
        <w:t xml:space="preserve"> ca || 5 </w:t>
      </w:r>
    </w:p>
    <w:p w14:paraId="76CE54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9201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ShaShThO&amp;nuvAkaH</w:t>
      </w:r>
      <w:proofErr w:type="spellEnd"/>
    </w:p>
    <w:p w14:paraId="5062AA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kaniqShThAya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cAparaqjAya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4582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maddhyaqmAya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cApagaqlBAya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jaGaqnyA#ya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buddhni#yAya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</w:p>
    <w:p w14:paraId="29B4C7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nama#ssOqByA#ya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pratisaqryA#ya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kShEmyA#ya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75660AE" w14:textId="6DBD2BC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urvaqryA#ya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r w:rsidR="00051ED4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SlOkyA#ya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cAvasAqnyA#ya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7C7AB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kakShyA#ya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nama#SSraqvAya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pratiSraqvAya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201D7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AqSuShE#NAya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cAqSura#thAya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cAvaBindaqtE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BBD98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vaqrmiNE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varUqthinE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biqlminE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kavaqcinE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38C19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SruqtAya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SrutasEqnAya</w:t>
      </w:r>
      <w:proofErr w:type="spellEnd"/>
      <w:r>
        <w:rPr>
          <w:color w:val="000000"/>
          <w:sz w:val="36"/>
          <w:szCs w:val="36"/>
          <w:lang w:bidi="hi-IN"/>
        </w:rPr>
        <w:t xml:space="preserve"># ca || 6 </w:t>
      </w:r>
    </w:p>
    <w:p w14:paraId="70BD45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254B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saptamO&amp;nuvAkaH</w:t>
      </w:r>
      <w:proofErr w:type="spellEnd"/>
    </w:p>
    <w:p w14:paraId="39BBB9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dunduqByA#ya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cAhanaqnyA#ya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pramRuqSAya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1C1EC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prahi#tAya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niShaq~ggiNE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cEShudhiqmatE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A4CA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stIqkShNESha#vE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cAyuqdhinE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svAyuqdhAya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suqdhanva#nE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7F8C2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namaqssrutyA#ya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kAqTyA#ya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nIqpyA#ya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D3EFF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sUdyA#ya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saraqsyA#ya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vaiSaqntAya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4DC1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cAvaqTyA#ya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varShyA#ya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cAvaqrShyAya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9E6404A" w14:textId="3BC15EF8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mEqGyA#ya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vidyuqtyA#ya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IqddhriyA#ya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cAtaqpyA#ya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13D48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rEShmi#yAya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vAstaqvyA#ya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vAstuqpAya</w:t>
      </w:r>
      <w:proofErr w:type="spellEnd"/>
      <w:r>
        <w:rPr>
          <w:color w:val="000000"/>
          <w:sz w:val="36"/>
          <w:szCs w:val="36"/>
          <w:lang w:bidi="hi-IN"/>
        </w:rPr>
        <w:t># ca || 7</w:t>
      </w:r>
    </w:p>
    <w:p w14:paraId="671AD1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E3C0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aShTamO&amp;nuvAkaH</w:t>
      </w:r>
      <w:proofErr w:type="spellEnd"/>
    </w:p>
    <w:p w14:paraId="5E4EF8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nama#stAqmrAya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cAruqNAya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90BA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nama#SSaq~ggAya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paSuqpata#yE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uqgrAya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BIqmAya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95B8E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agrEvaqdhAya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dUrEvaqdhAya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haqntrE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hanI#yasE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704B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vRuqkShEByOq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7166A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nama#stAqrAyaq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212C0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nama#SSaqBaMvE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mayOqBavE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45F8F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nama#SSa~gkaqrAya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mayaskaqrAya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nama#SSiqvAya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Siqvata#rAya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0323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namaqstIrthyA#ya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kUlyA#ya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07CAE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cOqttara#NAya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AtAqryA#ya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cAlAqdyA#ya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A43A6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namaqSSaShpyA#ya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PEnyA#ya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sikaqtyA#ya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pravAqhyA#ya</w:t>
      </w:r>
      <w:proofErr w:type="spellEnd"/>
      <w:r>
        <w:rPr>
          <w:color w:val="000000"/>
          <w:sz w:val="36"/>
          <w:szCs w:val="36"/>
          <w:lang w:bidi="hi-IN"/>
        </w:rPr>
        <w:t xml:space="preserve"> ca || 8 </w:t>
      </w:r>
    </w:p>
    <w:p w14:paraId="704A46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85C4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navamO&amp;nuvAkaH</w:t>
      </w:r>
      <w:proofErr w:type="spellEnd"/>
    </w:p>
    <w:p w14:paraId="62CE17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iriqNyA#ya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prapaqthyA#ya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ki(gm)</w:t>
      </w:r>
      <w:proofErr w:type="spellStart"/>
      <w:r>
        <w:rPr>
          <w:color w:val="000000"/>
          <w:sz w:val="36"/>
          <w:szCs w:val="36"/>
          <w:lang w:bidi="hi-IN"/>
        </w:rPr>
        <w:t>SiqlAya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7651A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kapaqrdinE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pulaqstayE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gOShThyA#ya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CC1BD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stalpyA#ya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gEhyA#ya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kAqTyA#ya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gahvarEqShThAya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</w:p>
    <w:p w14:paraId="4F7E9D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hradaqyyA#ya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nivEqShpyA#ya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saqvyA#ya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rajaqsyA#ya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775A1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SuShkyA#ya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hariqtyA#ya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cOlaqpyA#ya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6C7E0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UqrvyA#ya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sUqrmyA#ya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paqrNyA#ya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parNaSaqdyA#ya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F5F4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#&amp;paguqramA#NAya </w:t>
      </w:r>
      <w:proofErr w:type="spellStart"/>
      <w:r>
        <w:rPr>
          <w:color w:val="000000"/>
          <w:sz w:val="36"/>
          <w:szCs w:val="36"/>
          <w:lang w:bidi="hi-IN"/>
        </w:rPr>
        <w:t>cABiGnaqtE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AkKidaqtE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prakKidaqtE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A227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kiriqkEByO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hRuda#yEByOq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vikShINaqkEByOq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C0A1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vicinvaqtkEByOq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Anir.haqtEByOq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AmIvaqtkEBya#H</w:t>
      </w:r>
      <w:proofErr w:type="spellEnd"/>
      <w:r>
        <w:rPr>
          <w:color w:val="000000"/>
          <w:sz w:val="36"/>
          <w:szCs w:val="36"/>
          <w:lang w:bidi="hi-IN"/>
        </w:rPr>
        <w:t xml:space="preserve"> || 9 </w:t>
      </w:r>
    </w:p>
    <w:p w14:paraId="35F3D6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6951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daSamO&amp;nuvAkaH</w:t>
      </w:r>
      <w:proofErr w:type="spellEnd"/>
    </w:p>
    <w:p w14:paraId="715557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drApEq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andha#saspatEq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dari#draqnnIla#lOhita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0F5A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puru#ShANAmEqShAM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pa#SUqnAM</w:t>
      </w:r>
      <w:proofErr w:type="spellEnd"/>
      <w:r>
        <w:rPr>
          <w:color w:val="000000"/>
          <w:sz w:val="36"/>
          <w:szCs w:val="36"/>
          <w:lang w:bidi="hi-IN"/>
        </w:rPr>
        <w:t xml:space="preserve"> mA BE </w:t>
      </w:r>
      <w:proofErr w:type="spellStart"/>
      <w:r>
        <w:rPr>
          <w:color w:val="000000"/>
          <w:sz w:val="36"/>
          <w:szCs w:val="36"/>
          <w:lang w:bidi="hi-IN"/>
        </w:rPr>
        <w:t>rmA&amp;rOq</w:t>
      </w:r>
      <w:proofErr w:type="spellEnd"/>
      <w:r>
        <w:rPr>
          <w:color w:val="000000"/>
          <w:sz w:val="36"/>
          <w:szCs w:val="36"/>
          <w:lang w:bidi="hi-IN"/>
        </w:rPr>
        <w:t xml:space="preserve"> mO </w:t>
      </w:r>
      <w:proofErr w:type="spellStart"/>
      <w:r>
        <w:rPr>
          <w:color w:val="000000"/>
          <w:sz w:val="36"/>
          <w:szCs w:val="36"/>
          <w:lang w:bidi="hi-IN"/>
        </w:rPr>
        <w:t>E#ShAqM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ki~jcaqnAma#mat</w:t>
      </w:r>
      <w:proofErr w:type="spellEnd"/>
      <w:r>
        <w:rPr>
          <w:color w:val="000000"/>
          <w:sz w:val="36"/>
          <w:szCs w:val="36"/>
          <w:lang w:bidi="hi-IN"/>
        </w:rPr>
        <w:t xml:space="preserve"> | 10.1</w:t>
      </w:r>
    </w:p>
    <w:p w14:paraId="521B8E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3083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taqnUSSiqvA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viqSvAha#BEShajI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1FCB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jIqvasE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r>
        <w:rPr>
          <w:color w:val="000000"/>
          <w:sz w:val="36"/>
          <w:szCs w:val="36"/>
          <w:lang w:bidi="hi-IN"/>
        </w:rPr>
        <w:tab/>
        <w:t>10.2</w:t>
      </w:r>
    </w:p>
    <w:p w14:paraId="74D003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1EC4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taqvasE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kapaqrdinE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kShaqyadvI#rAyaq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praBa#rAmahE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7002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Samasa#d-dviqpadEq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catu#ShpadEq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aqsmi-nnanA#turaM</w:t>
      </w:r>
      <w:proofErr w:type="spellEnd"/>
      <w:r>
        <w:rPr>
          <w:color w:val="000000"/>
          <w:sz w:val="36"/>
          <w:szCs w:val="36"/>
          <w:lang w:bidi="hi-IN"/>
        </w:rPr>
        <w:t xml:space="preserve"> | 10.3</w:t>
      </w:r>
    </w:p>
    <w:p w14:paraId="62098F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D878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maya#skRudhi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kShaqyadvI#rAyaq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tE |</w:t>
      </w:r>
    </w:p>
    <w:p w14:paraId="428131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yacCa~jcaq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manu#rAyaqjE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praNI#tau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  <w:t>10.4</w:t>
      </w:r>
    </w:p>
    <w:p w14:paraId="71608B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D265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maqhAnta#muqta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arBaqkaM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ukSha#ntamuqta</w:t>
      </w:r>
      <w:proofErr w:type="spellEnd"/>
      <w:r>
        <w:rPr>
          <w:color w:val="000000"/>
          <w:sz w:val="36"/>
          <w:szCs w:val="36"/>
          <w:lang w:bidi="hi-IN"/>
        </w:rPr>
        <w:t xml:space="preserve"> mA na# </w:t>
      </w:r>
      <w:proofErr w:type="spellStart"/>
      <w:r>
        <w:rPr>
          <w:color w:val="000000"/>
          <w:sz w:val="36"/>
          <w:szCs w:val="36"/>
          <w:lang w:bidi="hi-IN"/>
        </w:rPr>
        <w:t>ukShiqtaM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8F14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vadhIH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na#staqnuvO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 10.5</w:t>
      </w:r>
    </w:p>
    <w:p w14:paraId="3D0CFF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B13D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na#stOqkE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tana#yEq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8732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vIqrAnmAnO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BAmiqtOva#dhIr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haqviShma#ntOq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tE | </w:t>
      </w:r>
      <w:r>
        <w:rPr>
          <w:color w:val="000000"/>
          <w:sz w:val="36"/>
          <w:szCs w:val="36"/>
          <w:lang w:bidi="hi-IN"/>
        </w:rPr>
        <w:tab/>
        <w:t>10.6</w:t>
      </w:r>
    </w:p>
    <w:p w14:paraId="059C49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B8CD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pU#ruShaqGnE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kShaqyadvI#rAya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suqmna-maqsmE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B3AC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brUqhyadhA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yacCadviqbar.hA$H</w:t>
      </w:r>
      <w:proofErr w:type="spellEnd"/>
      <w:r>
        <w:rPr>
          <w:color w:val="000000"/>
          <w:sz w:val="36"/>
          <w:szCs w:val="36"/>
          <w:lang w:bidi="hi-IN"/>
        </w:rPr>
        <w:t xml:space="preserve"> | 10.7</w:t>
      </w:r>
    </w:p>
    <w:p w14:paraId="72F97F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8A401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stuqhi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ga#rttaqsada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MyuvA#naM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BIqma-mu#pahaqtnu-muqgraM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C9AE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ja#riqtrE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ru#draq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aqnyantE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aqsmanniva#pantuq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sEnA$H</w:t>
      </w:r>
      <w:proofErr w:type="spellEnd"/>
      <w:r>
        <w:rPr>
          <w:color w:val="000000"/>
          <w:sz w:val="36"/>
          <w:szCs w:val="36"/>
          <w:lang w:bidi="hi-IN"/>
        </w:rPr>
        <w:t xml:space="preserve"> | 10.8</w:t>
      </w:r>
    </w:p>
    <w:p w14:paraId="3231E5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4A75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vRu#Naktuq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pari#tvEqShasya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durmaqtira#GAqyOH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8472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ava# </w:t>
      </w:r>
      <w:proofErr w:type="spellStart"/>
      <w:r>
        <w:rPr>
          <w:color w:val="000000"/>
          <w:sz w:val="36"/>
          <w:szCs w:val="36"/>
          <w:lang w:bidi="hi-IN"/>
        </w:rPr>
        <w:t>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maqGava#dBya-stanuShvaq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mIDhva#stOqkAyaq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tana#yAya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mRuDaya</w:t>
      </w:r>
      <w:proofErr w:type="spellEnd"/>
      <w:r>
        <w:rPr>
          <w:color w:val="000000"/>
          <w:sz w:val="36"/>
          <w:szCs w:val="36"/>
          <w:lang w:bidi="hi-IN"/>
        </w:rPr>
        <w:t xml:space="preserve"> | 10.9</w:t>
      </w:r>
    </w:p>
    <w:p w14:paraId="4227C2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6CED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mIDhu#ShTamaq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Siva#tama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na#ssuqmanA</w:t>
      </w:r>
      <w:proofErr w:type="spellEnd"/>
      <w:r>
        <w:rPr>
          <w:color w:val="000000"/>
          <w:sz w:val="36"/>
          <w:szCs w:val="36"/>
          <w:lang w:bidi="hi-IN"/>
        </w:rPr>
        <w:t xml:space="preserve"># Bava | </w:t>
      </w:r>
    </w:p>
    <w:p w14:paraId="0FF0D7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Ayu#dhanniqdhAyaq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Aca#raq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pinA#ka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biBraqdAga#hi</w:t>
      </w:r>
      <w:proofErr w:type="spellEnd"/>
      <w:r>
        <w:rPr>
          <w:color w:val="000000"/>
          <w:sz w:val="36"/>
          <w:szCs w:val="36"/>
          <w:lang w:bidi="hi-IN"/>
        </w:rPr>
        <w:t xml:space="preserve"> | 10.10</w:t>
      </w:r>
    </w:p>
    <w:p w14:paraId="25917F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DF8A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viki#ridaq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vilO#hitaq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BFD4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hEqtayOq&amp;nya-maqsmanniva#pantuq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  <w:t>10.11</w:t>
      </w:r>
    </w:p>
    <w:p w14:paraId="2D3EE96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8BFC63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5E4D1D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C121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saqhasrA#Ni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sahasraqdhA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bA#huqvOstava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3424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tAsAqmISA#nO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parAqcInAq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|| 10 ||10.12</w:t>
      </w:r>
    </w:p>
    <w:p w14:paraId="7D63B5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355A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EkAdaSO&amp;nuvAkaH</w:t>
      </w:r>
      <w:proofErr w:type="spellEnd"/>
    </w:p>
    <w:p w14:paraId="1ACEFA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saqhasrA#Ni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sahasraqSO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BUmyA$M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6362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sahasrayOjaqnE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vaqdhanvA#ni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      11.1</w:t>
      </w:r>
    </w:p>
    <w:p w14:paraId="2CD464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aqsmin-ma#haqtya#rNaqvE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11.2</w:t>
      </w:r>
    </w:p>
    <w:p w14:paraId="6B1496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nIla#grIvAH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SitiqkaNThA$H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kSha#mAcaqrAH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11.3</w:t>
      </w:r>
    </w:p>
    <w:p w14:paraId="0FE159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nIla#grIvA-SSitiqkaNThAq</w:t>
      </w:r>
      <w:proofErr w:type="spellEnd"/>
      <w:r>
        <w:rPr>
          <w:color w:val="000000"/>
          <w:sz w:val="36"/>
          <w:szCs w:val="36"/>
          <w:lang w:bidi="hi-IN"/>
        </w:rPr>
        <w:t xml:space="preserve"> diva(gm)#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upa#SritAH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11.4</w:t>
      </w:r>
    </w:p>
    <w:p w14:paraId="532109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saqspi~jja#rAq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nIla#grIvAq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vilO#hitAH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11.5</w:t>
      </w:r>
    </w:p>
    <w:p w14:paraId="3586C5A1" w14:textId="5B56275A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BUqtAnAq-madhi#patayO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viSiqKAsa#H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kapaqrdina</w:t>
      </w:r>
      <w:r w:rsidR="00EA1C0D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11.6</w:t>
      </w:r>
    </w:p>
    <w:p w14:paraId="0E5886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viqviddhya#ntiq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pAtrE#Shuq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11.7</w:t>
      </w:r>
    </w:p>
    <w:p w14:paraId="753F2E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pa#thiqrakSha#ya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ailabRuqdA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yaqvyudha#H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11.8</w:t>
      </w:r>
    </w:p>
    <w:p w14:paraId="13EEF8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tIqrtthAni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praqcara#nti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sRuqkAva#ntO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niShaq~ggiNa#H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11.9</w:t>
      </w:r>
    </w:p>
    <w:p w14:paraId="51B368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BEEE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EqtAva#ntaScaq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</w:t>
      </w:r>
      <w:proofErr w:type="spellEnd"/>
      <w:r>
        <w:rPr>
          <w:color w:val="000000"/>
          <w:sz w:val="36"/>
          <w:szCs w:val="36"/>
          <w:lang w:bidi="hi-IN"/>
        </w:rPr>
        <w:t xml:space="preserve">(gm)#saScaq </w:t>
      </w: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vi#tasthiqrE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D9E3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sahasrayOjaqnE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vaqdhanvA#ni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11.10</w:t>
      </w:r>
    </w:p>
    <w:p w14:paraId="76E9AA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D4631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ntari#kShEq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yEShAqmanna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8D776F7" w14:textId="1C756794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vaqrq.ShamiSha#vaqs-tEByOq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rdaSa#dakShiqNA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daSa#praqtIcIqr</w:t>
      </w:r>
      <w:proofErr w:type="spellEnd"/>
    </w:p>
    <w:p w14:paraId="4CFB89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daSOdI#cIqr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daSOqd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rdhvA-stEByOq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CBF8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11 (</w:t>
      </w:r>
      <w:proofErr w:type="gramStart"/>
      <w:r>
        <w:rPr>
          <w:color w:val="000000"/>
          <w:sz w:val="36"/>
          <w:szCs w:val="36"/>
          <w:lang w:bidi="hi-IN"/>
        </w:rPr>
        <w:t>11.11 )</w:t>
      </w:r>
      <w:proofErr w:type="gramEnd"/>
    </w:p>
    <w:p w14:paraId="740DA5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A56D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tryaMbakAdi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mahAmantraH</w:t>
      </w:r>
      <w:proofErr w:type="spellEnd"/>
    </w:p>
    <w:p w14:paraId="475AD6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1.8.6.2 for 1 / TS 5.5.9.3 for 2 / RV.5.42.11 for 3 / RV 10.60.12 for 4 / </w:t>
      </w:r>
    </w:p>
    <w:p w14:paraId="02F4320B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3.10.8.2 for 5 / T.A.6.58.1 for 6/ T.A.6.75.1 &amp; T.A.6.74.1 </w:t>
      </w:r>
    </w:p>
    <w:p w14:paraId="6D3091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for </w:t>
      </w:r>
      <w:proofErr w:type="gramStart"/>
      <w:r>
        <w:rPr>
          <w:color w:val="000000"/>
          <w:sz w:val="36"/>
          <w:szCs w:val="36"/>
          <w:lang w:bidi="hi-IN"/>
        </w:rPr>
        <w:t>7 )</w:t>
      </w:r>
      <w:proofErr w:type="gramEnd"/>
    </w:p>
    <w:p w14:paraId="7B52B2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trya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bakaM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sugaqndhiM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pu#ShTiqvad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85CA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uqrvAqruqkami#vaq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bandha#nAn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mu#kShIyaq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mA&amp;mRutA$t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5DAA33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8F71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ruqdrO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aqgnau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aqPsu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OSha#dhIShuq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ruqdrO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B0D18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viqvESaq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50753A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48FB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tamu#ShTuqhi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sviqShuH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suqdhanvAq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viSva#syaq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6DC8B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yakShvA$maqhE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sau$manaqsAya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namO$Bir-dEqvamasu#raM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duvasya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65E3ED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1D48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Baga#vattaraH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6B01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viqSva-BE$ShajOqya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SiqvABi#</w:t>
      </w:r>
      <w:proofErr w:type="gramStart"/>
      <w:r>
        <w:rPr>
          <w:color w:val="000000"/>
          <w:sz w:val="36"/>
          <w:szCs w:val="36"/>
          <w:lang w:bidi="hi-IN"/>
        </w:rPr>
        <w:t>mar.SanaH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|| 4 </w:t>
      </w:r>
    </w:p>
    <w:p w14:paraId="7E1F6B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645D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saqhasra#maqyuta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hanta#vE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54E9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yajAmahE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0BA181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F3D4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6 </w:t>
      </w:r>
    </w:p>
    <w:p w14:paraId="1E3075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15FA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mRutyu#rmE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A368A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prANAnAM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granthirasi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rudrO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viSAqntakaH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tEnAnnEnA$pyAyaqsva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396F70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46B6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mRutyu#rmE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AC59A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9CCC4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5F91F2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 </w:t>
      </w:r>
      <w:proofErr w:type="spellStart"/>
      <w:r>
        <w:rPr>
          <w:color w:val="000000"/>
          <w:sz w:val="36"/>
          <w:szCs w:val="36"/>
          <w:lang w:bidi="hi-IN"/>
        </w:rPr>
        <w:t>camakaM</w:t>
      </w:r>
      <w:proofErr w:type="spellEnd"/>
    </w:p>
    <w:p w14:paraId="7D1C0E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4.7.1 - 4.7.11)</w:t>
      </w:r>
    </w:p>
    <w:p w14:paraId="387517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prathamO&amp;nuvAkaH</w:t>
      </w:r>
      <w:proofErr w:type="spellEnd"/>
    </w:p>
    <w:p w14:paraId="7F154F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agnA#viShNU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saqjOSha#sEqmA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va#rddhantu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vAq~ggira#H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9680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dhyuqnaiMr-vAjE#Biq-rAga#taM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BDA89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prasaqvaSca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praya#tiSca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9CE97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dhIqtiSca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kratu#Sca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svara#Sca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SlOka#Sca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5A5AD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FEB4C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jyOti#Sca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suva#Sca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0D7CB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pAqnaSca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vyAqnaScaq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su#Sca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19568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E500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AdhI#taM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vAkca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mana#Sca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B5EED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SrOtra#M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dakSha#Sca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bala#M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3CC67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ACAB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Oja#Sca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jaqrA</w:t>
      </w:r>
      <w:proofErr w:type="spellEnd"/>
      <w:r>
        <w:rPr>
          <w:color w:val="000000"/>
          <w:sz w:val="36"/>
          <w:szCs w:val="36"/>
          <w:lang w:bidi="hi-IN"/>
        </w:rPr>
        <w:t xml:space="preserve"> ca# ma, </w:t>
      </w:r>
    </w:p>
    <w:p w14:paraId="6238E7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taqnUSca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Sarma#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C1B21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EC50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&amp;~</w:t>
      </w:r>
      <w:proofErr w:type="spellStart"/>
      <w:r>
        <w:rPr>
          <w:color w:val="000000"/>
          <w:sz w:val="36"/>
          <w:szCs w:val="36"/>
          <w:lang w:bidi="hi-IN"/>
        </w:rPr>
        <w:t>ggA#ni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sthAni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parU</w:t>
      </w:r>
      <w:proofErr w:type="spellEnd"/>
      <w:r>
        <w:rPr>
          <w:color w:val="000000"/>
          <w:sz w:val="36"/>
          <w:szCs w:val="36"/>
          <w:lang w:bidi="hi-IN"/>
        </w:rPr>
        <w:t xml:space="preserve">(gm)#Shi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SarI#rANi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1 (36)</w:t>
      </w:r>
    </w:p>
    <w:p w14:paraId="3FE56D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AA29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dvitIyO&amp;nuvAkaH</w:t>
      </w:r>
      <w:proofErr w:type="spellEnd"/>
    </w:p>
    <w:p w14:paraId="1E153F0F" w14:textId="1E8B758E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jyai</w:t>
      </w:r>
      <w:r w:rsidR="005C6081">
        <w:rPr>
          <w:color w:val="000000"/>
          <w:sz w:val="36"/>
          <w:szCs w:val="36"/>
          <w:lang w:bidi="hi-IN"/>
        </w:rPr>
        <w:t>Sh</w:t>
      </w:r>
      <w:r>
        <w:rPr>
          <w:color w:val="000000"/>
          <w:sz w:val="36"/>
          <w:szCs w:val="36"/>
          <w:lang w:bidi="hi-IN"/>
        </w:rPr>
        <w:t>Thya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Adhi#patyaM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maqnyuSca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BAma#Scaq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020DD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ma#Scaq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mBa#Sca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jEqmA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mahiqmA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7D56A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5406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variqmA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prathiqmA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vaqrShmA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drAGuqyA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F8045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vRuqddhaM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vRuddhi#Sca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6EAA2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5E14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jaga#cca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tviShi#Sca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E375B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krIqDA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mOda#Sca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janiqShyamA#NaM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CC6E6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8C81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sukRuqtaM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viqttaM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vEdya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A5388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BUqtaMca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BaviqShyacca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suqpatha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ma,</w:t>
      </w:r>
    </w:p>
    <w:p w14:paraId="019ABF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B40C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Ruddhi#Sca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klRuqptaM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klRupti#Sca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E5030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sumaqtiSca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2 (38)</w:t>
      </w:r>
    </w:p>
    <w:p w14:paraId="055E34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0D26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tRutIyO&amp;nuvAkaH</w:t>
      </w:r>
      <w:proofErr w:type="spellEnd"/>
    </w:p>
    <w:p w14:paraId="357B8B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nukAqmaSca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F904F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saumanaqsaSca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SrEya#Sca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E38C2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8A07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Baga#Sca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dravi#NaM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45E28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yaqntA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dhaqrtA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kShEma#Sca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dhRuti#Sca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B483C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52D3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saqM~Mvicca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j~jAtra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D9B0F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sIra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laqyaSca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gramStart"/>
      <w:r>
        <w:rPr>
          <w:color w:val="000000"/>
          <w:sz w:val="36"/>
          <w:szCs w:val="36"/>
          <w:lang w:bidi="hi-IN"/>
        </w:rPr>
        <w:t>ma ,</w:t>
      </w:r>
      <w:proofErr w:type="gramEnd"/>
    </w:p>
    <w:p w14:paraId="20B976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00F6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mRuta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mE&amp;yaqkShmaM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nA#mayacca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DF7FB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D6C63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3180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3 (36)</w:t>
      </w:r>
    </w:p>
    <w:p w14:paraId="601819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9190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caturtthO&amp;nuvAkaH</w:t>
      </w:r>
      <w:proofErr w:type="spellEnd"/>
    </w:p>
    <w:p w14:paraId="465D78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Urkca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sUqnRutA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AF0A2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sagdhi#Sca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sapI#tiSca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C9C81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0F22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kRuqShiSca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vRuShTi#Sca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jaitra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audBi#dhyaM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7E9BB4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raqyiSca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puqShTaM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puShTi#Sca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67424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AD9C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praqBu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BUya#Sca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F6881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pUqrNata#raM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kShi#tiSca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kUya#vAScaq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274F92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AED0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nna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kShu#cca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vrIqhaya#Sca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yavA$Sca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77818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mAShA$Sca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tilA$Sca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muqdgASca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KaqlvA$Sca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55538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6244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gOqdhUmA$Sca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maqsurA$Sca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priqyaMga#vaScaq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Na#vaSca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1EE98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SyAqmAkA$Sca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nIqvArA$Sca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4 (38)</w:t>
      </w:r>
    </w:p>
    <w:p w14:paraId="69659D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51EB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pa~jcamO&amp;nuvAkaH</w:t>
      </w:r>
      <w:proofErr w:type="spellEnd"/>
    </w:p>
    <w:p w14:paraId="33D763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aSmA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mRutti#kA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giqraya#Sca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parva#tASca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91EE1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sika#tASca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vanaqspata#yaSca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hira#NyaM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60AC08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D329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sIsa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trapu#Sca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SyAqmaM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lOqhaM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9EE01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Apa#Sca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vIqrudha#Sca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OSha#dhayaSca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AAD3E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41B3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kRuShTapaqcyaM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kRuShTapaqcyaM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A8545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grAqyAMSca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paqSava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AraqNyASca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kalpantAM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15C76D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B639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~</w:t>
      </w:r>
      <w:proofErr w:type="spellStart"/>
      <w:r>
        <w:rPr>
          <w:color w:val="000000"/>
          <w:sz w:val="36"/>
          <w:szCs w:val="36"/>
          <w:lang w:bidi="hi-IN"/>
        </w:rPr>
        <w:t>MviqttaM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vitti#Sca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FC28E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vasu#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vasaqtiSca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karma#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Sakti#Scaq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5DB10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1691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rtha#Sca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gati#Sca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5 (32)</w:t>
      </w:r>
    </w:p>
    <w:p w14:paraId="2CCAFA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1FCCE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ShaShThO&amp;nuvAkaH</w:t>
      </w:r>
      <w:proofErr w:type="spellEnd"/>
    </w:p>
    <w:p w14:paraId="5A9539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sOma#Sca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9D840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saviqtA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83BC2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bRuhaqspati#Sca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7917A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varu#NaSca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03245F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7C60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F7C4E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Svinau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EE7D4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D6F8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maqruta#Sca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80CA4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80930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84BD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diSa#Sca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</w:p>
    <w:p w14:paraId="56604D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mUqrddhA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praqjApa#tiSca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6 (21)</w:t>
      </w:r>
    </w:p>
    <w:p w14:paraId="478D0F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9BF2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saptamO&amp;nuvAkaH</w:t>
      </w:r>
      <w:proofErr w:type="spellEnd"/>
    </w:p>
    <w:p w14:paraId="3EA42F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raqSmiScaq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dA$ByaScaq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dhi#patiSca</w:t>
      </w:r>
      <w:proofErr w:type="spellEnd"/>
      <w:r>
        <w:rPr>
          <w:color w:val="000000"/>
          <w:sz w:val="36"/>
          <w:szCs w:val="36"/>
          <w:lang w:bidi="hi-IN"/>
        </w:rPr>
        <w:t xml:space="preserve"> ma,</w:t>
      </w:r>
    </w:p>
    <w:p w14:paraId="3BC6FF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ntaryAqmaSca</w:t>
      </w:r>
      <w:proofErr w:type="spellEnd"/>
      <w:r>
        <w:rPr>
          <w:color w:val="000000"/>
          <w:sz w:val="36"/>
          <w:szCs w:val="36"/>
          <w:lang w:bidi="hi-IN"/>
        </w:rPr>
        <w:t xml:space="preserve"># ma,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aindravAyaqvaSca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maitrAvaruqNaSca</w:t>
      </w:r>
      <w:proofErr w:type="spellEnd"/>
      <w:r>
        <w:rPr>
          <w:color w:val="000000"/>
          <w:sz w:val="36"/>
          <w:szCs w:val="36"/>
          <w:lang w:bidi="hi-IN"/>
        </w:rPr>
        <w:t># ma,</w:t>
      </w:r>
    </w:p>
    <w:p w14:paraId="5C386C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959D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ASviqnaSca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pratipraqsthAna#Sca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SuqkraSca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maqnthI</w:t>
      </w:r>
      <w:proofErr w:type="spellEnd"/>
      <w:r>
        <w:rPr>
          <w:color w:val="000000"/>
          <w:sz w:val="36"/>
          <w:szCs w:val="36"/>
          <w:lang w:bidi="hi-IN"/>
        </w:rPr>
        <w:t xml:space="preserve"> ca# ma,</w:t>
      </w:r>
    </w:p>
    <w:p w14:paraId="35D326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AgrayaqNaSca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vaiSvadEqvaSca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dhruqvaSca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vaiSvAnaqraSca</w:t>
      </w:r>
      <w:proofErr w:type="spellEnd"/>
      <w:r>
        <w:rPr>
          <w:color w:val="000000"/>
          <w:sz w:val="36"/>
          <w:szCs w:val="36"/>
          <w:lang w:bidi="hi-IN"/>
        </w:rPr>
        <w:t># ma,</w:t>
      </w:r>
    </w:p>
    <w:p w14:paraId="007027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B455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RutugraqhASca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tigrAqhyA$Sca</w:t>
      </w:r>
      <w:proofErr w:type="spellEnd"/>
      <w:r>
        <w:rPr>
          <w:color w:val="000000"/>
          <w:sz w:val="36"/>
          <w:szCs w:val="36"/>
          <w:lang w:bidi="hi-IN"/>
        </w:rPr>
        <w:t xml:space="preserve"> ma, </w:t>
      </w:r>
      <w:proofErr w:type="spellStart"/>
      <w:r>
        <w:rPr>
          <w:color w:val="000000"/>
          <w:sz w:val="36"/>
          <w:szCs w:val="36"/>
          <w:lang w:bidi="hi-IN"/>
        </w:rPr>
        <w:t>aindrAqgnaSca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vaiSvadEqvaSca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463AD1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marutvaqtIyA$Sca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mAhEqndraSca</w:t>
      </w:r>
      <w:proofErr w:type="spellEnd"/>
      <w:r>
        <w:rPr>
          <w:color w:val="000000"/>
          <w:sz w:val="36"/>
          <w:szCs w:val="36"/>
          <w:lang w:bidi="hi-IN"/>
        </w:rPr>
        <w:t xml:space="preserve"># ma,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AdiqtyaSca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97D90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15E5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sArasvaqtaSca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pauqShNaSca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pAtnIvaqtaSca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hAriyOjaqnaSca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7 (28)</w:t>
      </w:r>
    </w:p>
    <w:p w14:paraId="001D4D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F4530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aShTamO&amp;nuvAkaH</w:t>
      </w:r>
      <w:proofErr w:type="spellEnd"/>
    </w:p>
    <w:p w14:paraId="1C5935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iqddhmaSca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baqrq.hiSca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vEdi#Sca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dhiShNi#yASca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575FD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sruca#Sca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camaqsASca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grAvA#NaSca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svara#vaSca</w:t>
      </w:r>
      <w:proofErr w:type="spellEnd"/>
      <w:r>
        <w:rPr>
          <w:color w:val="000000"/>
          <w:sz w:val="36"/>
          <w:szCs w:val="36"/>
          <w:lang w:bidi="hi-IN"/>
        </w:rPr>
        <w:t xml:space="preserve"> ma,</w:t>
      </w:r>
    </w:p>
    <w:p w14:paraId="3A7B46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4113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uparaqvASca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dhiqShava#NE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drONakalaqSaSca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vAyaqvyA#ni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99520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pUtaqBRucca</w:t>
      </w:r>
      <w:proofErr w:type="spellEnd"/>
      <w:r>
        <w:rPr>
          <w:color w:val="000000"/>
          <w:sz w:val="36"/>
          <w:szCs w:val="36"/>
          <w:lang w:bidi="hi-IN"/>
        </w:rPr>
        <w:t xml:space="preserve"># ma,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AdhavaqnIya#Sca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AgnI$ddhraM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haviqrdhAna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90573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4130D3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sada#Sca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purOqDASA$Sca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pacaqtASca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092640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vaBRuqthaSca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svagAkAqraSca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8 (22)</w:t>
      </w:r>
    </w:p>
    <w:p w14:paraId="1B743D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5C4E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navamO&amp;nuvAkaH</w:t>
      </w:r>
      <w:proofErr w:type="spellEnd"/>
    </w:p>
    <w:p w14:paraId="512B2C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GaqrmaSca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rkaSca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sUrya#Sca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0694E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SvamEqdhaSca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di#tiSca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2E27E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24F4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Sakva#rIraq~ggula#yOq-diSa#Sca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</w:p>
    <w:p w14:paraId="72C874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kalpantAq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mRukca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sAma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stOma#Sca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0F3AEF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0228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dIqkShA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tapa#Sca</w:t>
      </w:r>
      <w:proofErr w:type="spellEnd"/>
      <w:r>
        <w:rPr>
          <w:color w:val="000000"/>
          <w:sz w:val="36"/>
          <w:szCs w:val="36"/>
          <w:lang w:bidi="hi-IN"/>
        </w:rPr>
        <w:t xml:space="preserve"> ma,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RuqtuSca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4E65E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hOrAqtrayO$r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vRuqShTyA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bRu#hadrathantaqrE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kalpEtAM</w:t>
      </w:r>
      <w:proofErr w:type="spellEnd"/>
      <w:r>
        <w:rPr>
          <w:color w:val="000000"/>
          <w:sz w:val="36"/>
          <w:szCs w:val="36"/>
          <w:lang w:bidi="hi-IN"/>
        </w:rPr>
        <w:t xml:space="preserve"> || 9 (21)</w:t>
      </w:r>
    </w:p>
    <w:p w14:paraId="74BDB7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3A39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daSamO&amp;nuvAkaH</w:t>
      </w:r>
      <w:proofErr w:type="spellEnd"/>
    </w:p>
    <w:p w14:paraId="2DB570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garBA$Sca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vaqthsASca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tryavi#Sca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tryaqvIca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24BA1D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dityaqvAT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dityauqhI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pa~jcA#viSca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pa~jcAqvI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2FD07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19A6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trivaqthsaSca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trivaqthsA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turyaqvAT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turyauqhI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3069A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paShThaqvAT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paShThauqhI</w:t>
      </w:r>
      <w:proofErr w:type="spellEnd"/>
      <w:r>
        <w:rPr>
          <w:color w:val="000000"/>
          <w:sz w:val="36"/>
          <w:szCs w:val="36"/>
          <w:lang w:bidi="hi-IN"/>
        </w:rPr>
        <w:t xml:space="preserve"> ca# ma,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uqkShA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vaqSA</w:t>
      </w:r>
      <w:proofErr w:type="spellEnd"/>
      <w:r>
        <w:rPr>
          <w:color w:val="000000"/>
          <w:sz w:val="36"/>
          <w:szCs w:val="36"/>
          <w:lang w:bidi="hi-IN"/>
        </w:rPr>
        <w:t xml:space="preserve"> ca# ma </w:t>
      </w:r>
    </w:p>
    <w:p w14:paraId="6F6007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0E2A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RuShaqBaSca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vEqhacca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naqDvAn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dhEqnuSca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475C4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Ayu#r-yaqj~jEna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34F161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mapAqnO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~</w:t>
      </w:r>
      <w:proofErr w:type="spellStart"/>
      <w:r>
        <w:rPr>
          <w:color w:val="000000"/>
          <w:sz w:val="36"/>
          <w:szCs w:val="36"/>
          <w:lang w:bidi="hi-IN"/>
        </w:rPr>
        <w:t>MvyAqnO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B30AB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2517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cakShu#r-yaqj~jEna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kalpatAq</w:t>
      </w:r>
      <w:proofErr w:type="spellEnd"/>
      <w:r>
        <w:rPr>
          <w:color w:val="000000"/>
          <w:sz w:val="36"/>
          <w:szCs w:val="36"/>
          <w:lang w:bidi="hi-IN"/>
        </w:rPr>
        <w:t xml:space="preserve">(gg)q,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SrOtra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B063D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kalpatA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~</w:t>
      </w:r>
      <w:proofErr w:type="spellStart"/>
      <w:r>
        <w:rPr>
          <w:color w:val="000000"/>
          <w:sz w:val="36"/>
          <w:szCs w:val="36"/>
          <w:lang w:bidi="hi-IN"/>
        </w:rPr>
        <w:t>MvAgyaqj~jEna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398125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~</w:t>
      </w:r>
      <w:proofErr w:type="spellStart"/>
      <w:r>
        <w:rPr>
          <w:color w:val="000000"/>
          <w:sz w:val="36"/>
          <w:szCs w:val="36"/>
          <w:lang w:bidi="hi-IN"/>
        </w:rPr>
        <w:t>Myaqj~jO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|| 10 (29)</w:t>
      </w:r>
    </w:p>
    <w:p w14:paraId="2A82B9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05BD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EkAdaSO&amp;nuvAkaH</w:t>
      </w:r>
      <w:proofErr w:type="spellEnd"/>
    </w:p>
    <w:p w14:paraId="1B3AF1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tiqsraSca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F4D02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EkA#daSa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trayO#daSa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pa~jca#daSa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862AD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saqptada#Sa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nava#daSa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Eka#vi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CA986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trayO#vi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pa~jca#vi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vi(gm)#SatiSca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EA107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nava#vi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Eka#tri</w:t>
      </w:r>
      <w:proofErr w:type="spellEnd"/>
      <w:r>
        <w:rPr>
          <w:color w:val="000000"/>
          <w:sz w:val="36"/>
          <w:szCs w:val="36"/>
          <w:lang w:bidi="hi-IN"/>
        </w:rPr>
        <w:t xml:space="preserve">(gm)Sacca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29CF8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00C3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traya#stri</w:t>
      </w:r>
      <w:proofErr w:type="spellEnd"/>
      <w:r>
        <w:rPr>
          <w:color w:val="000000"/>
          <w:sz w:val="36"/>
          <w:szCs w:val="36"/>
          <w:lang w:bidi="hi-IN"/>
        </w:rPr>
        <w:t xml:space="preserve">(gm)Sacca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cata#sraSca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ShTau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dvAda#Sa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7517F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ShODa#Sa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vi(gm)</w:t>
      </w:r>
      <w:proofErr w:type="spellStart"/>
      <w:r>
        <w:rPr>
          <w:color w:val="000000"/>
          <w:sz w:val="36"/>
          <w:szCs w:val="36"/>
          <w:lang w:bidi="hi-IN"/>
        </w:rPr>
        <w:t>SaqtiSca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catu#rvi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ShTAvi</w:t>
      </w:r>
      <w:proofErr w:type="spellEnd"/>
      <w:r>
        <w:rPr>
          <w:color w:val="000000"/>
          <w:sz w:val="36"/>
          <w:szCs w:val="36"/>
          <w:lang w:bidi="hi-IN"/>
        </w:rPr>
        <w:t xml:space="preserve">(gm)#SatiSca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C9318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2D0D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dvAtri</w:t>
      </w:r>
      <w:proofErr w:type="spellEnd"/>
      <w:r>
        <w:rPr>
          <w:color w:val="000000"/>
          <w:sz w:val="36"/>
          <w:szCs w:val="36"/>
          <w:lang w:bidi="hi-IN"/>
        </w:rPr>
        <w:t xml:space="preserve">(gm)#Sacca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ShaTtri</w:t>
      </w:r>
      <w:proofErr w:type="spellEnd"/>
      <w:r>
        <w:rPr>
          <w:color w:val="000000"/>
          <w:sz w:val="36"/>
          <w:szCs w:val="36"/>
          <w:lang w:bidi="hi-IN"/>
        </w:rPr>
        <w:t xml:space="preserve">(gm)#Sacca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catvAriq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457B45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catu#ScatvAri</w:t>
      </w:r>
      <w:proofErr w:type="spellEnd"/>
      <w:r>
        <w:rPr>
          <w:color w:val="000000"/>
          <w:sz w:val="36"/>
          <w:szCs w:val="36"/>
          <w:lang w:bidi="hi-IN"/>
        </w:rPr>
        <w:t xml:space="preserve">(gm)Sacca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ShTAca#tvAri</w:t>
      </w:r>
      <w:proofErr w:type="spellEnd"/>
      <w:r>
        <w:rPr>
          <w:color w:val="000000"/>
          <w:sz w:val="36"/>
          <w:szCs w:val="36"/>
          <w:lang w:bidi="hi-IN"/>
        </w:rPr>
        <w:t xml:space="preserve">(gm)Sacca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vAja#Sca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51DF0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prasaqvaScA</w:t>
      </w:r>
      <w:proofErr w:type="spellEnd"/>
      <w:r>
        <w:rPr>
          <w:color w:val="000000"/>
          <w:sz w:val="36"/>
          <w:szCs w:val="36"/>
          <w:lang w:bidi="hi-IN"/>
        </w:rPr>
        <w:t xml:space="preserve">#-piqjaScaq </w:t>
      </w:r>
      <w:proofErr w:type="spellStart"/>
      <w:r>
        <w:rPr>
          <w:color w:val="000000"/>
          <w:sz w:val="36"/>
          <w:szCs w:val="36"/>
          <w:lang w:bidi="hi-IN"/>
        </w:rPr>
        <w:t>kratu#Scaq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vyaS~ji#ya</w:t>
      </w:r>
      <w:proofErr w:type="spellEnd"/>
    </w:p>
    <w:p w14:paraId="08AB45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-</w:t>
      </w:r>
      <w:proofErr w:type="spellStart"/>
      <w:r>
        <w:rPr>
          <w:color w:val="000000"/>
          <w:sz w:val="36"/>
          <w:szCs w:val="36"/>
          <w:lang w:bidi="hi-IN"/>
        </w:rPr>
        <w:t>ScAntyAyaqnaScAntya#Sca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BauvaqnaScaq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Buva#naqScA-dhi#patiSca</w:t>
      </w:r>
      <w:proofErr w:type="spellEnd"/>
      <w:r>
        <w:rPr>
          <w:color w:val="000000"/>
          <w:sz w:val="36"/>
          <w:szCs w:val="36"/>
          <w:lang w:bidi="hi-IN"/>
        </w:rPr>
        <w:t xml:space="preserve"> || 11 (41)</w:t>
      </w:r>
    </w:p>
    <w:p w14:paraId="2D8700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37FE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3.3.2.1)</w:t>
      </w:r>
    </w:p>
    <w:p w14:paraId="122704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dEvaqhUr-manu#r-yaj~jaqnIr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>#-rukthAmaqdAni# Sa(gm)</w:t>
      </w:r>
      <w:proofErr w:type="spellStart"/>
      <w:r>
        <w:rPr>
          <w:color w:val="000000"/>
          <w:sz w:val="36"/>
          <w:szCs w:val="36"/>
          <w:lang w:bidi="hi-IN"/>
        </w:rPr>
        <w:t>siShaqd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7DDE58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#-dEqvAH </w:t>
      </w:r>
      <w:proofErr w:type="spellStart"/>
      <w:r>
        <w:rPr>
          <w:color w:val="000000"/>
          <w:sz w:val="36"/>
          <w:szCs w:val="36"/>
          <w:lang w:bidi="hi-IN"/>
        </w:rPr>
        <w:t>sU$ktaqvAcaqH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pRuthi#vimAtaqrmA</w:t>
      </w:r>
      <w:proofErr w:type="spellEnd"/>
      <w:r>
        <w:rPr>
          <w:color w:val="000000"/>
          <w:sz w:val="36"/>
          <w:szCs w:val="36"/>
          <w:lang w:bidi="hi-IN"/>
        </w:rPr>
        <w:t xml:space="preserve"> mA# hi(gm)</w:t>
      </w:r>
      <w:proofErr w:type="spellStart"/>
      <w:r>
        <w:rPr>
          <w:color w:val="000000"/>
          <w:sz w:val="36"/>
          <w:szCs w:val="36"/>
          <w:lang w:bidi="hi-IN"/>
        </w:rPr>
        <w:t>sIqr-madhu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55F2E0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vakShyAmiq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97C0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vAca#mudyAsa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SuSrUqShENyA$M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manuqShyE$ByaqstaM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5AEF3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SOqBAyai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nu#madantu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3B9EA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E6457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</w:t>
      </w:r>
    </w:p>
    <w:p w14:paraId="2A7ECB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23 </w:t>
      </w:r>
      <w:proofErr w:type="spellStart"/>
      <w:r>
        <w:rPr>
          <w:color w:val="000000"/>
          <w:sz w:val="36"/>
          <w:szCs w:val="36"/>
          <w:lang w:bidi="hi-IN"/>
        </w:rPr>
        <w:t>puruSha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5D5B92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3.12.1)</w:t>
      </w:r>
    </w:p>
    <w:p w14:paraId="1D165E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saqhasra#SIr.ShAq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saqhaqsrAqkShaH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saqhasra#pAt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39C6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BUmi#M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atya#tiShThad-daSA~gguqlaM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EqvEda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97EC9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yad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uqtAmRu#taqtva-syESA#naH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yadannE#nAtiq-rOha#ti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03FA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jyAyA</w:t>
      </w:r>
      <w:proofErr w:type="spellEnd"/>
      <w:r>
        <w:rPr>
          <w:color w:val="000000"/>
          <w:sz w:val="36"/>
          <w:szCs w:val="36"/>
          <w:lang w:bidi="hi-IN"/>
        </w:rPr>
        <w:t xml:space="preserve">(gg)#Scaq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13ADEE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A90A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pAdO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triqpAda#syAq-mRuta#ndiqvi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triqpAdUqd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9FA4E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udaiqt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pAdO$syEqhA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Ba#vAqtpuna#H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viShvaq~g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vya#krAmat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A45E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sAqSaqnAqnaqSaqnE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viqrAjOq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C08D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jAqtO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atya#ricyata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paqScAd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BUmiqmathO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puqraH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40CAF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A4DE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yaqj~jamata#nvata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vaqsaqntO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a#syA-sIqdAjya$M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F84D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grIqShma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iqddhma-SSaqraddhaqviH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saqptAsyA#san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pariqdhaya#H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D197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trissaqpta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yaqj~jaM-ta#nvAqnAH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B650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aba#ddhnaqn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baqrq.hiShiq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praukShann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44A66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jAqtama#graqtaH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544E8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A4E2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sAqddhyA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RuSha#yaScaq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sa#rvaqhuta#H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A3B8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saMBRu#taM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pRuShadAqjyaM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paqSU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stA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Sca#krE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vAyaqvyAn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AD7DB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AqraqNyAn-grAqmyAScaq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yaqqj~jAth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sa#rvaqhuta#H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0AD5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RucaqH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jaj~jirE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CandA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jaj~jirEq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9DDF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yajuqstasmA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dajAyata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2B9012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1695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tasmAqdaSvA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ajAyanta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cO#BaqyAda#taH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ha </w:t>
      </w:r>
      <w:proofErr w:type="spellStart"/>
      <w:r>
        <w:rPr>
          <w:color w:val="000000"/>
          <w:sz w:val="36"/>
          <w:szCs w:val="36"/>
          <w:lang w:bidi="hi-IN"/>
        </w:rPr>
        <w:t>jaj~jirEq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8095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tasmA$jjAqtA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a#jAqvaya#H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yatpuru#Sha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Mvya#dadhuH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kaqtiqdhA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vya#kalpayann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F17B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kima#syaq</w:t>
      </w:r>
      <w:proofErr w:type="spellEnd"/>
      <w:r>
        <w:rPr>
          <w:color w:val="000000"/>
          <w:sz w:val="36"/>
          <w:szCs w:val="36"/>
          <w:lang w:bidi="hi-IN"/>
        </w:rPr>
        <w:t xml:space="preserve"> kau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kAvUqrU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pAdA#vucyEtE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251F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brAqhmaqNO$syaq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muKa#mAsIt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rA#jaqnya#H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133A79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5862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yadvaiSya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paqdByA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a#jAyataH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DA4D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cakShOq-ssUryO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D8BC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muKAqdindra</w:t>
      </w:r>
      <w:proofErr w:type="spellEnd"/>
      <w:r>
        <w:rPr>
          <w:color w:val="000000"/>
          <w:sz w:val="36"/>
          <w:szCs w:val="36"/>
          <w:lang w:bidi="hi-IN"/>
        </w:rPr>
        <w:t xml:space="preserve">#-ScAqgniSca# | </w:t>
      </w:r>
      <w:proofErr w:type="spellStart"/>
      <w:r>
        <w:rPr>
          <w:color w:val="000000"/>
          <w:sz w:val="36"/>
          <w:szCs w:val="36"/>
          <w:lang w:bidi="hi-IN"/>
        </w:rPr>
        <w:t>prAqNAd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vAqyu-ra#jAyata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C8BC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AsIdaqntari#kShaM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SIqrShNO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sama#varttata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BF2C4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paqdByAM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rdiSaqH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a#kalpayann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2B5BB2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C8C6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vEdAqhamEqtaM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Aqdiqtyava#rNa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tama#saqstu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696E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viqcityaq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kRuqtvABiqvadaqnq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yadAstE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3B546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puqrastAqdyamu#dA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jaqhAra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SaqkraH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praviqdvAn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praqdiSaqScata#sraH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C6A5A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MviqdvAnaqmRuta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nAnyaH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vidyatE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1FB3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yaqj~ja-ma#yajanta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prathaqmAnyA#sann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623E0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mahiqmAna#ssacantE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sAqddhyA-ssanti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195CB1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14007C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“ OM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nArA#</w:t>
      </w:r>
      <w:proofErr w:type="gramStart"/>
      <w:r>
        <w:rPr>
          <w:color w:val="000000"/>
          <w:sz w:val="36"/>
          <w:szCs w:val="36"/>
          <w:lang w:bidi="hi-IN"/>
        </w:rPr>
        <w:t>yaNAqya</w:t>
      </w:r>
      <w:proofErr w:type="spellEnd"/>
      <w:r>
        <w:rPr>
          <w:color w:val="000000"/>
          <w:sz w:val="36"/>
          <w:szCs w:val="36"/>
          <w:lang w:bidi="hi-IN"/>
        </w:rPr>
        <w:t xml:space="preserve"> ”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1A44A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(It is customary to chant this during </w:t>
      </w:r>
      <w:proofErr w:type="spellStart"/>
      <w:r>
        <w:rPr>
          <w:color w:val="000000"/>
          <w:sz w:val="36"/>
          <w:szCs w:val="36"/>
          <w:lang w:bidi="hi-IN"/>
        </w:rPr>
        <w:t>continous</w:t>
      </w:r>
      <w:proofErr w:type="spellEnd"/>
      <w:r>
        <w:rPr>
          <w:color w:val="000000"/>
          <w:sz w:val="36"/>
          <w:szCs w:val="36"/>
          <w:lang w:bidi="hi-IN"/>
        </w:rPr>
        <w:t xml:space="preserve"> chanting of Uttara </w:t>
      </w:r>
      <w:proofErr w:type="spellStart"/>
      <w:r>
        <w:rPr>
          <w:color w:val="000000"/>
          <w:sz w:val="36"/>
          <w:szCs w:val="36"/>
          <w:lang w:bidi="hi-IN"/>
        </w:rPr>
        <w:t>Narayanam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6D778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++++++++++++++++++++++++++++++++++++</w:t>
      </w:r>
    </w:p>
    <w:p w14:paraId="5340B1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nArAyaNaM</w:t>
      </w:r>
      <w:proofErr w:type="spellEnd"/>
    </w:p>
    <w:p w14:paraId="73DD9B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3.13.1)</w:t>
      </w:r>
    </w:p>
    <w:p w14:paraId="17A36B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aqdByassaMBU#taH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rasA$cca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viqSvaka#rmaNaqH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sama#varttaqtAdhi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736E12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viqdadha#drUqpamE#ti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tatpuru#Shasyaq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mAjA#naqmagrE</w:t>
      </w:r>
      <w:proofErr w:type="spellEnd"/>
      <w:r>
        <w:rPr>
          <w:color w:val="000000"/>
          <w:sz w:val="36"/>
          <w:szCs w:val="36"/>
          <w:lang w:bidi="hi-IN"/>
        </w:rPr>
        <w:t xml:space="preserve">$ || 1 </w:t>
      </w:r>
    </w:p>
    <w:p w14:paraId="60D891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4329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vEdAqhamEqtaM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tama#saqH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para#stAt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EA571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MviqdvAnaqmRuta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nAnyaH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vidyaqtE&amp;ya#nAya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2BEE28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91EC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praqjApa#tiScaratiq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aqjAya#mAnO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vijA#yatE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B35B9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pari#jAnantiq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marI#cInAM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paqdami#cCanti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vEqdhasa#H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5711C5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E461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dEqvEByaq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Ata#pati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puqrOhi#taH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72FF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pUrvOq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ruqcAyaq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brAhma#yE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71C986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4BB0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brAqhma~jjaqnaya#ntaH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tada#bruvann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B992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yastvaiqvaM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asaqnvaSE</w:t>
      </w:r>
      <w:proofErr w:type="spellEnd"/>
      <w:r>
        <w:rPr>
          <w:color w:val="000000"/>
          <w:sz w:val="36"/>
          <w:szCs w:val="36"/>
          <w:lang w:bidi="hi-IN"/>
        </w:rPr>
        <w:t>$ || 5</w:t>
      </w:r>
    </w:p>
    <w:p w14:paraId="4730C4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F1AC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hrISca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laqkShmIScaq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patnyau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pAqrSvE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7EC8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aqSvinauq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vyAtta$M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8DDDD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ma#niShANa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ma#niShANa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maniShANa</w:t>
      </w:r>
      <w:proofErr w:type="spellEnd"/>
      <w:r>
        <w:rPr>
          <w:color w:val="000000"/>
          <w:sz w:val="36"/>
          <w:szCs w:val="36"/>
          <w:lang w:bidi="hi-IN"/>
        </w:rPr>
        <w:t xml:space="preserve"> || 6 </w:t>
      </w:r>
    </w:p>
    <w:p w14:paraId="327E57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</w:t>
      </w:r>
    </w:p>
    <w:p w14:paraId="33F306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nArAyaNaM</w:t>
      </w:r>
      <w:proofErr w:type="spellEnd"/>
    </w:p>
    <w:p w14:paraId="0D411A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6.11.1)</w:t>
      </w:r>
    </w:p>
    <w:p w14:paraId="159360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saqhaqsraqSIr.Sha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MviqSvAkSha#M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MviqSvaSa#M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E0DE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nAqrAya#NaM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dEqvaqmaqkShara#M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1 </w:t>
      </w:r>
    </w:p>
    <w:p w14:paraId="3AB57D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A1A9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para#mAnniqtyaqM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ha#riM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7E366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viSva#mEqvEdaM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stadviSvaq-mupa#jIvati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49E60F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FDC9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MviSva#syAqtmESva#raq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SASva#ta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Siqvama#cyutaM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81D46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nAqrAyaqNaM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ma#hAj~jEqyaqM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MviqSvAtmA#naM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paqrAya#NaM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561A2E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nAqrAyaqNa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jyOqtiqrAqtmA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45798B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2E5CBA1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nAqrAyaqNa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taqttvaM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C1B7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B61FC6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nAqrAyaqNa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dhyAqtAq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</w:p>
    <w:p w14:paraId="03EDCE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05362F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yacca# </w:t>
      </w:r>
      <w:proofErr w:type="spellStart"/>
      <w:r>
        <w:rPr>
          <w:color w:val="000000"/>
          <w:sz w:val="36"/>
          <w:szCs w:val="36"/>
          <w:lang w:bidi="hi-IN"/>
        </w:rPr>
        <w:t>kiq~jcij-ja#gathsaqrvaqM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dRuqSyatE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SrUyaqtE&amp;pi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3FC94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E8FD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anta#r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MvyAqpya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sthi#taH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5 </w:t>
      </w:r>
    </w:p>
    <w:p w14:paraId="44575E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CBCA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mavya#yaM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kaqvi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sa#muqdrE&amp;nta#M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MviqSvaSa#BuMvaM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3313E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paqdmaqkOqSa-pra#tIkAqSaq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hRuqdaya#M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cApyaqdhOmu#KaM</w:t>
      </w:r>
      <w:proofErr w:type="spellEnd"/>
      <w:r>
        <w:rPr>
          <w:color w:val="000000"/>
          <w:sz w:val="36"/>
          <w:szCs w:val="36"/>
          <w:lang w:bidi="hi-IN"/>
        </w:rPr>
        <w:t xml:space="preserve"> || 6 </w:t>
      </w:r>
    </w:p>
    <w:p w14:paraId="032FB9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E016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niqShTyA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vi#tastyAqntEq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nAqByAmu#pariq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tiShTha#ti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7BF3E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jvAqlaqmAqlAku#laM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viqSvasyA#yataqnaM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ma#hat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6EC010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355B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santa#ta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SiqlABi#stuq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laMba#tyA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kOSaqsanni#BaM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EFD88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suShiqra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sUqkShmaM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tasmi$nth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prati#ShThitaM</w:t>
      </w:r>
      <w:proofErr w:type="spellEnd"/>
      <w:r>
        <w:rPr>
          <w:color w:val="000000"/>
          <w:sz w:val="36"/>
          <w:szCs w:val="36"/>
          <w:lang w:bidi="hi-IN"/>
        </w:rPr>
        <w:t xml:space="preserve"> || 8 </w:t>
      </w:r>
    </w:p>
    <w:p w14:paraId="0F75C7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70D88C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maqhAna#gnir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viqSvArci#r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3049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muKaH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90E57D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sO</w:t>
      </w:r>
      <w:proofErr w:type="gramEnd"/>
      <w:r>
        <w:rPr>
          <w:color w:val="000000"/>
          <w:sz w:val="36"/>
          <w:szCs w:val="36"/>
          <w:lang w:bidi="hi-IN"/>
        </w:rPr>
        <w:t>&amp;gra#Buqg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tiqShThaqnnAhA#ra-majaqraH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C09E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kaqviH</w:t>
      </w:r>
      <w:proofErr w:type="spellEnd"/>
      <w:r>
        <w:rPr>
          <w:color w:val="000000"/>
          <w:sz w:val="36"/>
          <w:szCs w:val="36"/>
          <w:lang w:bidi="hi-IN"/>
        </w:rPr>
        <w:t xml:space="preserve"> || 9 </w:t>
      </w:r>
    </w:p>
    <w:p w14:paraId="3C8BFB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3FD1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tiqryaqgUqd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ma#dhaSSAqyIq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raqSmaya#stasyaq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48BF2E" w14:textId="7C0EF083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saqntAqpaya#ti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dEqhamApA#datalaq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masta#</w:t>
      </w:r>
      <w:ins w:id="12" w:author="Sethuraman Krishnamurthi" w:date="2026-09-20T21:08:00Z" w16du:dateUtc="2026-09-20T15:38:00Z">
        <w:r w:rsidR="00980288">
          <w:rPr>
            <w:color w:val="000000"/>
            <w:sz w:val="36"/>
            <w:szCs w:val="36"/>
            <w:lang w:bidi="hi-IN"/>
          </w:rPr>
          <w:t>g</w:t>
        </w:r>
      </w:ins>
      <w:del w:id="13" w:author="Sethuraman Krishnamurthi" w:date="2026-09-20T21:08:00Z" w16du:dateUtc="2026-09-20T15:38:00Z">
        <w:r w:rsidDel="00980288">
          <w:rPr>
            <w:color w:val="000000"/>
            <w:sz w:val="36"/>
            <w:szCs w:val="36"/>
            <w:lang w:bidi="hi-IN"/>
          </w:rPr>
          <w:delText>k</w:delText>
        </w:r>
      </w:del>
      <w:r>
        <w:rPr>
          <w:color w:val="000000"/>
          <w:sz w:val="36"/>
          <w:szCs w:val="36"/>
          <w:lang w:bidi="hi-IN"/>
        </w:rPr>
        <w:t>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DB3003" w14:textId="0FBAB02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aqNIyO$</w:t>
      </w:r>
      <w:ins w:id="14" w:author="Sethuraman Krishnamurthi" w:date="2026-09-20T21:07:00Z" w16du:dateUtc="2026-09-20T15:37:00Z">
        <w:r w:rsidR="00980288">
          <w:rPr>
            <w:color w:val="000000"/>
            <w:sz w:val="36"/>
            <w:szCs w:val="36"/>
            <w:lang w:bidi="hi-IN"/>
          </w:rPr>
          <w:t>r</w:t>
        </w:r>
      </w:ins>
      <w:r>
        <w:rPr>
          <w:color w:val="000000"/>
          <w:sz w:val="36"/>
          <w:szCs w:val="36"/>
          <w:lang w:bidi="hi-IN"/>
        </w:rPr>
        <w:t>d</w:t>
      </w:r>
      <w:del w:id="15" w:author="Sethuraman Krishnamurthi" w:date="2026-09-20T21:07:00Z" w16du:dateUtc="2026-09-20T15:37:00Z">
        <w:r w:rsidDel="00980288">
          <w:rPr>
            <w:color w:val="000000"/>
            <w:sz w:val="36"/>
            <w:szCs w:val="36"/>
            <w:lang w:bidi="hi-IN"/>
          </w:rPr>
          <w:delText>^^r</w:delText>
        </w:r>
      </w:del>
      <w:r>
        <w:rPr>
          <w:color w:val="000000"/>
          <w:sz w:val="36"/>
          <w:szCs w:val="36"/>
          <w:lang w:bidi="hi-IN"/>
        </w:rPr>
        <w:t>dhvA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vyaqvasthi#taH</w:t>
      </w:r>
      <w:proofErr w:type="spellEnd"/>
      <w:r>
        <w:rPr>
          <w:color w:val="000000"/>
          <w:sz w:val="36"/>
          <w:szCs w:val="36"/>
          <w:lang w:bidi="hi-IN"/>
        </w:rPr>
        <w:t xml:space="preserve"> || 10 </w:t>
      </w:r>
    </w:p>
    <w:p w14:paraId="78CDB6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EFD2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nIqlatO</w:t>
      </w:r>
      <w:proofErr w:type="spellEnd"/>
      <w:r>
        <w:rPr>
          <w:color w:val="000000"/>
          <w:sz w:val="36"/>
          <w:szCs w:val="36"/>
          <w:lang w:bidi="hi-IN"/>
        </w:rPr>
        <w:t xml:space="preserve"># yada# </w:t>
      </w:r>
      <w:proofErr w:type="spellStart"/>
      <w:r>
        <w:rPr>
          <w:color w:val="000000"/>
          <w:sz w:val="36"/>
          <w:szCs w:val="36"/>
          <w:lang w:bidi="hi-IN"/>
        </w:rPr>
        <w:t>maddhyaqsthAqd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viqdyullE#KEvaq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BAsva#rA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6A82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SUka#vattaqnvIq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BA$svatyaqNUpa#mA</w:t>
      </w:r>
      <w:proofErr w:type="spellEnd"/>
      <w:r>
        <w:rPr>
          <w:color w:val="000000"/>
          <w:sz w:val="36"/>
          <w:szCs w:val="36"/>
          <w:lang w:bidi="hi-IN"/>
        </w:rPr>
        <w:t xml:space="preserve"> || 11 </w:t>
      </w:r>
    </w:p>
    <w:p w14:paraId="46228B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58D5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SiKAqyA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ma#ddhyE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paqramA$tmA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vyaqvasthi#taH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FA5D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SivaqH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hariqH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sEndraqH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sO&amp;kSha#raH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svaqrAT</w:t>
      </w:r>
      <w:proofErr w:type="spellEnd"/>
      <w:r>
        <w:rPr>
          <w:color w:val="000000"/>
          <w:sz w:val="36"/>
          <w:szCs w:val="36"/>
          <w:lang w:bidi="hi-IN"/>
        </w:rPr>
        <w:t xml:space="preserve"> || 12 </w:t>
      </w:r>
    </w:p>
    <w:p w14:paraId="07D77D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049A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puqruSha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kRuShNaq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pi~gga#laM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B716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rdhvarE#taM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Mvi#rUpAqkShaqM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2EA58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5C8D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vAsudEqvAya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0AA85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viShNOqrnuka#M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MvIqryA#Niq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pravO#ca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(gm)#siq yO </w:t>
      </w:r>
    </w:p>
    <w:p w14:paraId="68C547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aska#BAyaq-dutta#ra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saqdhastha#M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MvicakramAqNa-strEqdhOru#gAqyO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35C8B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#-raqrATa#masiq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viShNOq-SnaptrE$sthOq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viShNOq-ssyUra#siq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vaiShNaqvama#siq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05210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*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73FDE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583A66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</w:t>
      </w:r>
    </w:p>
    <w:p w14:paraId="538B1C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26 </w:t>
      </w:r>
      <w:proofErr w:type="spellStart"/>
      <w:r>
        <w:rPr>
          <w:color w:val="000000"/>
          <w:sz w:val="36"/>
          <w:szCs w:val="36"/>
          <w:lang w:bidi="hi-IN"/>
        </w:rPr>
        <w:t>GOSha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</w:t>
      </w:r>
      <w:proofErr w:type="spellEnd"/>
    </w:p>
    <w:p w14:paraId="1AD770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7.41.1)</w:t>
      </w:r>
    </w:p>
    <w:p w14:paraId="560ADB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mAtaqriSvAq</w:t>
      </w:r>
      <w:proofErr w:type="spellEnd"/>
      <w:r>
        <w:rPr>
          <w:color w:val="000000"/>
          <w:sz w:val="36"/>
          <w:szCs w:val="36"/>
          <w:lang w:bidi="hi-IN"/>
        </w:rPr>
        <w:t xml:space="preserve"> Sanna# </w:t>
      </w:r>
      <w:proofErr w:type="spellStart"/>
      <w:r>
        <w:rPr>
          <w:color w:val="000000"/>
          <w:sz w:val="36"/>
          <w:szCs w:val="36"/>
          <w:lang w:bidi="hi-IN"/>
        </w:rPr>
        <w:t>stapatuq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9A660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ahA#niq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rAtriqH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prati#dhIyatAM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EDAE9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vyu#cCatuq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F329F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SSanta#mABava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sumRuDIqkA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vyO#ma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saqndRuSi</w:t>
      </w:r>
      <w:proofErr w:type="spellEnd"/>
      <w:r>
        <w:rPr>
          <w:color w:val="000000"/>
          <w:sz w:val="36"/>
          <w:szCs w:val="36"/>
          <w:lang w:bidi="hi-IN"/>
        </w:rPr>
        <w:t># || 1</w:t>
      </w:r>
    </w:p>
    <w:p w14:paraId="44144F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2FB9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iDA#yaiq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vAstva#si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vAstuqmadvA$stuqmantO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BUyAsmaq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vAstO$SCiths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3E12A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mahyavAqstu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BU#yAqd</w:t>
      </w:r>
      <w:proofErr w:type="spellEnd"/>
      <w:r>
        <w:rPr>
          <w:color w:val="000000"/>
          <w:sz w:val="36"/>
          <w:szCs w:val="36"/>
          <w:lang w:bidi="hi-IN"/>
        </w:rPr>
        <w:t xml:space="preserve"> yO$&amp;</w:t>
      </w:r>
      <w:proofErr w:type="spellStart"/>
      <w:r>
        <w:rPr>
          <w:color w:val="000000"/>
          <w:sz w:val="36"/>
          <w:szCs w:val="36"/>
          <w:lang w:bidi="hi-IN"/>
        </w:rPr>
        <w:t>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dviqShmaH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022A1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praqtiqShThA&amp;si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pratiqShThAva#ntO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BUyAsmaq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pra#tiqShThAyA$Ciths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B98A2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pratiqShThassa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BU#yAqd</w:t>
      </w:r>
      <w:proofErr w:type="spellEnd"/>
      <w:r>
        <w:rPr>
          <w:color w:val="000000"/>
          <w:sz w:val="36"/>
          <w:szCs w:val="36"/>
          <w:lang w:bidi="hi-IN"/>
        </w:rPr>
        <w:t xml:space="preserve"> yO$&amp;</w:t>
      </w:r>
      <w:proofErr w:type="spellStart"/>
      <w:r>
        <w:rPr>
          <w:color w:val="000000"/>
          <w:sz w:val="36"/>
          <w:szCs w:val="36"/>
          <w:lang w:bidi="hi-IN"/>
        </w:rPr>
        <w:t>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59936E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F65A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MvivA#ta-vAhiq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yadrapa#H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0F472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(gm)hi </w:t>
      </w:r>
      <w:proofErr w:type="spellStart"/>
      <w:r>
        <w:rPr>
          <w:color w:val="000000"/>
          <w:sz w:val="36"/>
          <w:szCs w:val="36"/>
          <w:lang w:bidi="hi-IN"/>
        </w:rPr>
        <w:t>viqSvaBE#ShajO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Iya#sE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CDD64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dvAviqmau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AsindhOqrA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pa#rAqvata#H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5AB6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dakSha#M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AqvAtuq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parAq&amp;nyO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yadrapa#H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70D88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gRuqhE</w:t>
      </w:r>
      <w:proofErr w:type="spellEnd"/>
      <w:r>
        <w:rPr>
          <w:color w:val="000000"/>
          <w:sz w:val="36"/>
          <w:szCs w:val="36"/>
          <w:lang w:bidi="hi-IN"/>
        </w:rPr>
        <w:t xml:space="preserve">#&amp;mRuta#sya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niqdhir.hiqtaH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6D3BFC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4680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8AB38A1" w14:textId="5CCFB591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BUr-ma#yOqBUr-nO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hRuqdE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</w:t>
      </w:r>
      <w:r w:rsidR="0049460C">
        <w:rPr>
          <w:color w:val="000000"/>
          <w:sz w:val="36"/>
          <w:szCs w:val="36"/>
          <w:lang w:bidi="hi-IN"/>
        </w:rPr>
        <w:t>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gRuqhO</w:t>
      </w:r>
      <w:proofErr w:type="spellEnd"/>
      <w:r>
        <w:rPr>
          <w:color w:val="000000"/>
          <w:sz w:val="36"/>
          <w:szCs w:val="36"/>
          <w:lang w:bidi="hi-IN"/>
        </w:rPr>
        <w:t xml:space="preserve">#&amp;siq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</w:t>
      </w:r>
      <w:r w:rsidR="00FB32D3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saguqssASva#H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5BA864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1FF3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BUH </w:t>
      </w:r>
      <w:proofErr w:type="spellStart"/>
      <w:r>
        <w:rPr>
          <w:color w:val="000000"/>
          <w:sz w:val="36"/>
          <w:szCs w:val="36"/>
          <w:lang w:bidi="hi-IN"/>
        </w:rPr>
        <w:t>prapa#dyEq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2BAE4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prapaqdyE&amp;nA$rttAM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prapaqdyE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SmA#namAKaqNaM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praqjApa#tEr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6DBF8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brahmakOqSaM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prapa#dyaq</w:t>
      </w:r>
      <w:proofErr w:type="spellEnd"/>
      <w:r>
        <w:rPr>
          <w:color w:val="000000"/>
          <w:sz w:val="36"/>
          <w:szCs w:val="36"/>
          <w:lang w:bidi="hi-IN"/>
        </w:rPr>
        <w:t xml:space="preserve"> OM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FCA11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uqrva#ntara#M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bRuqhadaqgnayaqH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parva#tAScaq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05B9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sva#stiqmAntayA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svaqstyA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sva#stiq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mAna#sAni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49AA1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prANA#pAnau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mRuqtyOr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pAtaqM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prANA#pAnauq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hAsiShTaqM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mayyaqgni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B34F4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A697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71E29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0B1E55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D32F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dyuqBiraqktuBiqH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pari#pAta-maqsmA-nari#ShTEBiraSvinAq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sauBa#gEBiH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E088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mAmahantAq-madi#tiqH-sindhu#H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uqtadyauH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DEF03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kayA#naSciqtra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ABu#va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saqdAvRu#dhaq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ssaKA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kayAqSaci#ShThayA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55DFD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D427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kastvA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madA#nAqM</w:t>
      </w:r>
      <w:proofErr w:type="spellEnd"/>
      <w:r>
        <w:rPr>
          <w:color w:val="000000"/>
          <w:sz w:val="36"/>
          <w:szCs w:val="36"/>
          <w:lang w:bidi="hi-IN"/>
        </w:rPr>
        <w:t xml:space="preserve"> ma(gm)</w:t>
      </w:r>
      <w:proofErr w:type="spellStart"/>
      <w:r>
        <w:rPr>
          <w:color w:val="000000"/>
          <w:sz w:val="36"/>
          <w:szCs w:val="36"/>
          <w:lang w:bidi="hi-IN"/>
        </w:rPr>
        <w:t>hi#ShThO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mathsaqdandha#saH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FAF0F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dRuqDhA-ci#dAq-rujEq-vasu</w:t>
      </w:r>
      <w:proofErr w:type="spellEnd"/>
      <w:r>
        <w:rPr>
          <w:color w:val="000000"/>
          <w:sz w:val="36"/>
          <w:szCs w:val="36"/>
          <w:lang w:bidi="hi-IN"/>
        </w:rPr>
        <w:t># ||</w:t>
      </w:r>
    </w:p>
    <w:p w14:paraId="4FFC4E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ssaKI#nA-maviqtA-ja#rit-RUqNAM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Ba#vAsyUqtiBi#H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D61A1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vaya#ssupaqrNA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upa#sEduqrindra#M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priqyamE#dhAq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nAdha#mAnAH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57F6C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apa#ddhvAqntamU$rNuqhi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pUqrddhicakShu#r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mumuqgdhya#smA-nniqdhayE#va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baqddhAn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45F04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dEqvIraqBiShTa#yaq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pIqtayE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Sam~MyO-raqBisra#vantunaH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C3509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ISA#nAq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vAryA#NA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Scar.ShaNIqnAM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yA#cAmi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9A8A3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suqmiqtrAnaq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durmiqtrAstasmai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BUyA-suqryO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58C51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dviqShmaH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7319C7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15E8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ApOqhiShThA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ma#yOqBuvaq-stAna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UqrjE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raNA#yaq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cakSha#sE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69636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Siqvata#mOq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BAjayatEqha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uqSaqtIri#va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BA641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gamAmavOq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jinva#tha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jaqnaya#thA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canaH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419DB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sA&amp;gninA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Samayatu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F17BF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SAqntaM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vAqyunA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Samayatu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D16F9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diqtyEna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Samayatu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7571AC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EA45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SAnti#raqntari#kShaq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diSaqH</w:t>
      </w:r>
      <w:proofErr w:type="spellEnd"/>
      <w:r>
        <w:rPr>
          <w:color w:val="000000"/>
          <w:sz w:val="36"/>
          <w:szCs w:val="36"/>
          <w:lang w:bidi="hi-IN"/>
        </w:rPr>
        <w:t xml:space="preserve"> SAnti#-ravAntaradiqSAH-SAnti#-raqgniSSAnti#r-vAqyuSSAnti#-rAdiqtya </w:t>
      </w:r>
      <w:proofErr w:type="spellStart"/>
      <w:r>
        <w:rPr>
          <w:color w:val="000000"/>
          <w:sz w:val="36"/>
          <w:szCs w:val="36"/>
          <w:lang w:bidi="hi-IN"/>
        </w:rPr>
        <w:t>SSAnti</w:t>
      </w:r>
      <w:proofErr w:type="spellEnd"/>
      <w:r>
        <w:rPr>
          <w:color w:val="000000"/>
          <w:sz w:val="36"/>
          <w:szCs w:val="36"/>
          <w:lang w:bidi="hi-IN"/>
        </w:rPr>
        <w:t>#-</w:t>
      </w:r>
    </w:p>
    <w:p w14:paraId="4A84C3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SSAntiqr-nakSha#trANiq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SAntiq-rApaqSSAntiq-rOSha#dhayaq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625F4D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vanaqspata#yaq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SSAntiqr-gau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</w:t>
      </w:r>
      <w:proofErr w:type="spellEnd"/>
      <w:r>
        <w:rPr>
          <w:color w:val="000000"/>
          <w:sz w:val="36"/>
          <w:szCs w:val="36"/>
          <w:lang w:bidi="hi-IN"/>
        </w:rPr>
        <w:t xml:space="preserve">#-raqjA </w:t>
      </w:r>
      <w:proofErr w:type="spellStart"/>
      <w:r>
        <w:rPr>
          <w:color w:val="000000"/>
          <w:sz w:val="36"/>
          <w:szCs w:val="36"/>
          <w:lang w:bidi="hi-IN"/>
        </w:rPr>
        <w:t>SAntiq-raSvaq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SSAntiq-SSAnti</w:t>
      </w:r>
      <w:proofErr w:type="spellEnd"/>
      <w:r>
        <w:rPr>
          <w:color w:val="000000"/>
          <w:sz w:val="36"/>
          <w:szCs w:val="36"/>
          <w:lang w:bidi="hi-IN"/>
        </w:rPr>
        <w:t xml:space="preserve">#-rEqva </w:t>
      </w:r>
      <w:proofErr w:type="spellStart"/>
      <w:r>
        <w:rPr>
          <w:color w:val="000000"/>
          <w:sz w:val="36"/>
          <w:szCs w:val="36"/>
          <w:lang w:bidi="hi-IN"/>
        </w:rPr>
        <w:t>SAntiq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D272F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4384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tayAq&amp;ha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0419F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SAnti#M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609FD9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5F3E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hrIScaq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dhRuti#Scaq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dharma#ScaiqtAniq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3E9C5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mOtti#ShThantaq-manUtti#ShThantuq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SrIScaq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hrIScaq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dhRuti#Scaq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A4859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dharma#ScaiqtAni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hA#siShuH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4A1D2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udAyu#ShA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svAqyuShO-dOSha#dhInAq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rasEqnOt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SuShmEqNOda#sthA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3F02CD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maqmRutAq</w:t>
      </w:r>
      <w:proofErr w:type="spellEnd"/>
      <w:r>
        <w:rPr>
          <w:color w:val="000000"/>
          <w:sz w:val="36"/>
          <w:szCs w:val="36"/>
          <w:lang w:bidi="hi-IN"/>
        </w:rPr>
        <w:t xml:space="preserve">(gm)q anu# || </w:t>
      </w:r>
      <w:proofErr w:type="spellStart"/>
      <w:r>
        <w:rPr>
          <w:color w:val="000000"/>
          <w:sz w:val="36"/>
          <w:szCs w:val="36"/>
          <w:lang w:bidi="hi-IN"/>
        </w:rPr>
        <w:t>taccakShu#r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dEqvahi#taM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cCuqkramuqccara#t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698BDC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8D10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paSyE#ma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nandA#ma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FB991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SRuqNavA#ma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prabra#vAma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0E0E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Saqrada#SSaqta-majI#tAsyAma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jOkcaq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dRuqSE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F5E35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uda#gAn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mahaqtO&amp;rNavA$n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viqbrAja#mAna-ssariqrasyaq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maddhyAqthsa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</w:p>
    <w:p w14:paraId="0C36F5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lO#hitAqkSha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vipaqScin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3374D0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8281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brahma#NaqScOta#nyasiq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AqNIsthOq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Aqvapa#namasi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dhAriqtEyaM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0B00F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pRu#thiqvI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dhA#riqta-mE#nEna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maqhadaqntari#kShaqM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D4BC9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sadE#vA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MyadaqhaM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MvEdaq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dhA#rayANiq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mAmadvEdO&amp;dhiq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visra#sat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8A4A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mEqdhAqmaqnIqShE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mAvi#SatA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saqmIcI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BavyaqsyAva#ruddhyaiq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4EF4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sarvaqmAyu#rayANiq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sarvaqmAyu#rayANi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6B162D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DFD4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gIqrBir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yadatO#na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UqnamApyA#yaya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varddha#mAnaH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E3042C" w14:textId="00BF488B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stOqtRuByOq</w:t>
      </w:r>
      <w:proofErr w:type="spellEnd"/>
      <w:r>
        <w:rPr>
          <w:color w:val="000000"/>
          <w:sz w:val="36"/>
          <w:szCs w:val="36"/>
          <w:lang w:bidi="hi-IN"/>
        </w:rPr>
        <w:t xml:space="preserve"> mahi# </w:t>
      </w:r>
      <w:proofErr w:type="spellStart"/>
      <w:r>
        <w:rPr>
          <w:color w:val="000000"/>
          <w:sz w:val="36"/>
          <w:szCs w:val="36"/>
          <w:lang w:bidi="hi-IN"/>
        </w:rPr>
        <w:t>gOqtrA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ruqjAsi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BUyiShThaqBAjOq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 w:rsidR="00E81C4D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yAma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D23E6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prAvA#diShmaq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mAhA#sIt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5543F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C2453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(Shanti </w:t>
      </w:r>
      <w:proofErr w:type="spellStart"/>
      <w:r>
        <w:rPr>
          <w:color w:val="000000"/>
          <w:sz w:val="36"/>
          <w:szCs w:val="36"/>
          <w:lang w:bidi="hi-IN"/>
        </w:rPr>
        <w:t>Japam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>ends )</w:t>
      </w:r>
      <w:proofErr w:type="gramEnd"/>
    </w:p>
    <w:p w14:paraId="089E02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+++++++++++++++++++++++++++++++</w:t>
      </w:r>
    </w:p>
    <w:p w14:paraId="30E41605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2D8D51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932B8D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FA92DE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E135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27 </w:t>
      </w:r>
      <w:proofErr w:type="spellStart"/>
      <w:r>
        <w:rPr>
          <w:color w:val="000000"/>
          <w:sz w:val="36"/>
          <w:szCs w:val="36"/>
          <w:lang w:bidi="hi-IN"/>
        </w:rPr>
        <w:t>hiraNyagarBa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CDD9D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4.1.8.3)</w:t>
      </w:r>
    </w:p>
    <w:p w14:paraId="7D00AA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hiqraqNyaqgaqrBa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ssama#varttaqtAgrE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patiqrEka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AsIt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97C2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dA#dhAra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dhyAmuqtEmAM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2073E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03E4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prA#NaqtO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ni#miShaqtO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ma#hiqtvaikaq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baqBUva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6F6F51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ISE#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dviqpadaqScatu#Shpada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CA94C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D938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A$tmaqdA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ba#laqdA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uqpAsa#tE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praqSiShaqM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94E8D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CAqyA&amp;mRutaqM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59F89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4656D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yasyEqmE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hiqmava#ntO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huH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187B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yasyEqmAH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praqdiSOq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04AC3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35FA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kranda#sIq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tastaBAqnE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aqByaikShE#tA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rEja#mAnE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C811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yatrAdhiqsUraq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udi#tauq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A4FAB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8470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dyauruqgrA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dRuqDhE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staBiqtaM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E94F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aqntari#kShEq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DAB37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79F0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yanma#haqtIr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viSvaqmAyaqn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dakShaqndadhA#nA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jaqnaya#ntIraqgniM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D0440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dEqvAnAq-nnira#varttaqtA-suqrEka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haviShA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73393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B472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yaSciqdApO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paqryapa#Syaq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ddakShaqndadhA#nA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jaqnaya#ntIraqgniM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972D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dEqvEShvadhi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AsIqt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3C4AF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B85B5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238A0C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taittirIya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saMhitA</w:t>
      </w:r>
      <w:proofErr w:type="spellEnd"/>
    </w:p>
    <w:p w14:paraId="020561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prathamakANDE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383BC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1.1.1.1)</w:t>
      </w:r>
    </w:p>
    <w:p w14:paraId="0FE136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iqShEtvOqrjEtvA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vAqyava#sthO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dEqvOva#H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prArpa#yatuq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DE1DE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SrEShTha#tamAyaq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ApyA#yaddhva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maGniyA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dEvaBAqga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mUrja#svatIqH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praqjAva#tI-ranamIqvA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a#yaqkShmA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I#SataqmA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6D1B93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&amp;GaSa(gm)# sO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gOpa#tau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baqhvIr-yaja#mAnasya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6043A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3620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dvitIyakANDE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68066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2.1.1.1)</w:t>
      </w:r>
    </w:p>
    <w:p w14:paraId="66F7BC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vAqyaqvya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SvEqtamA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la#BEtaq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vAqyurvai-kShEpi#ShThA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9188F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vAqyumEqvasvEna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BAgaqdhEyEqnOpa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dhAvatiq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Eqvaina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gamayatiq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E4F41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Bava#tyEqvAti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kShiprA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dEqvatEtyA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huqssaina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mISvaqrA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praqdahaq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ityEqtamEqva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185C8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MvAqyavE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niqyutva#taq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Ala#BEta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niqyudvA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dhRuti#dhRuqqta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7BEB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pra#dAhAyaq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Bava#tyEqva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0F9D4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541A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tRutIyakANDE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7FBA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3.1.1.1)</w:t>
      </w:r>
    </w:p>
    <w:p w14:paraId="5321C1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praqjApa#ti-rakAmayata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praqjA-ssRu#jEqyEtiq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satapO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tapyataq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saqrpA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sRujataq</w:t>
      </w:r>
      <w:proofErr w:type="spellEnd"/>
      <w:r>
        <w:rPr>
          <w:color w:val="000000"/>
          <w:sz w:val="36"/>
          <w:szCs w:val="36"/>
          <w:lang w:bidi="hi-IN"/>
        </w:rPr>
        <w:t xml:space="preserve"> sO#&amp;</w:t>
      </w:r>
      <w:proofErr w:type="spellStart"/>
      <w:r>
        <w:rPr>
          <w:color w:val="000000"/>
          <w:sz w:val="36"/>
          <w:szCs w:val="36"/>
          <w:lang w:bidi="hi-IN"/>
        </w:rPr>
        <w:t>kAmayata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praqjA-ssRu#jEqyEtiq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dviqtIya#matapyataq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vayA</w:t>
      </w:r>
      <w:proofErr w:type="spellEnd"/>
      <w:r>
        <w:rPr>
          <w:color w:val="000000"/>
          <w:sz w:val="36"/>
          <w:szCs w:val="36"/>
          <w:lang w:bidi="hi-IN"/>
        </w:rPr>
        <w:t xml:space="preserve">(gg)#sya </w:t>
      </w:r>
      <w:proofErr w:type="spellStart"/>
      <w:r>
        <w:rPr>
          <w:color w:val="000000"/>
          <w:sz w:val="36"/>
          <w:szCs w:val="36"/>
          <w:lang w:bidi="hi-IN"/>
        </w:rPr>
        <w:t>sRujataq</w:t>
      </w:r>
      <w:proofErr w:type="spellEnd"/>
      <w:r>
        <w:rPr>
          <w:color w:val="000000"/>
          <w:sz w:val="36"/>
          <w:szCs w:val="36"/>
          <w:lang w:bidi="hi-IN"/>
        </w:rPr>
        <w:t xml:space="preserve"> sO#&amp;</w:t>
      </w:r>
      <w:proofErr w:type="spellStart"/>
      <w:r>
        <w:rPr>
          <w:color w:val="000000"/>
          <w:sz w:val="36"/>
          <w:szCs w:val="36"/>
          <w:lang w:bidi="hi-IN"/>
        </w:rPr>
        <w:t>kAmayata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praqjA-ssRu#jEqyEtiq</w:t>
      </w:r>
      <w:proofErr w:type="spellEnd"/>
      <w:r>
        <w:rPr>
          <w:color w:val="000000"/>
          <w:sz w:val="36"/>
          <w:szCs w:val="36"/>
          <w:lang w:bidi="hi-IN"/>
        </w:rPr>
        <w:t xml:space="preserve">, sa </w:t>
      </w:r>
      <w:proofErr w:type="spellStart"/>
      <w:r>
        <w:rPr>
          <w:color w:val="000000"/>
          <w:sz w:val="36"/>
          <w:szCs w:val="36"/>
          <w:lang w:bidi="hi-IN"/>
        </w:rPr>
        <w:t>tRuqtIya#matapyataq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dI$kShita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paSyaqttama#vadaqttatOq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a#sRujataq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yattapa#staqptvA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dI$kShita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Mvada#ti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0FAA4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79D5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caturthakANDE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EF2FB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4.1.1.1)</w:t>
      </w:r>
    </w:p>
    <w:p w14:paraId="7AA66E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yuq~jjAqnaH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mana#staqtvAya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D711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 xml:space="preserve">#-rniqcAyya#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addhyA&amp;Ba#rat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ED1CB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yuqktvAyaq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dEqvAn-thsuva#ryaqtO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6757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bRuqhajjyOti#H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kariShyaqta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prasu#vAtiq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8E5F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yuqktEnaq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saviqtussaqvE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suqvaqrgEyA#yaq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Saktyai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4E423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yuq~jjatEq</w:t>
      </w:r>
      <w:proofErr w:type="spellEnd"/>
      <w:r>
        <w:rPr>
          <w:color w:val="000000"/>
          <w:sz w:val="36"/>
          <w:szCs w:val="36"/>
          <w:lang w:bidi="hi-IN"/>
        </w:rPr>
        <w:t xml:space="preserve"> mana#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</w:t>
      </w:r>
      <w:proofErr w:type="spellEnd"/>
      <w:r>
        <w:rPr>
          <w:color w:val="000000"/>
          <w:sz w:val="36"/>
          <w:szCs w:val="36"/>
          <w:lang w:bidi="hi-IN"/>
        </w:rPr>
        <w:t xml:space="preserve">#~jjatEq </w:t>
      </w:r>
      <w:proofErr w:type="spellStart"/>
      <w:r>
        <w:rPr>
          <w:color w:val="000000"/>
          <w:sz w:val="36"/>
          <w:szCs w:val="36"/>
          <w:lang w:bidi="hi-IN"/>
        </w:rPr>
        <w:t>dhiyOq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viprAq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vipra#sya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vi#paqScita#H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27F7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vihOtrA#dadhE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vidEkaq</w:t>
      </w:r>
      <w:proofErr w:type="spellEnd"/>
      <w:r>
        <w:rPr>
          <w:color w:val="000000"/>
          <w:sz w:val="36"/>
          <w:szCs w:val="36"/>
          <w:lang w:bidi="hi-IN"/>
        </w:rPr>
        <w:t xml:space="preserve"> it || </w:t>
      </w:r>
    </w:p>
    <w:p w14:paraId="7B6038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760F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pa~jcamakANDE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4655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5.1.1.1)</w:t>
      </w:r>
    </w:p>
    <w:p w14:paraId="5E3E43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sAqviqtrANi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prasU$tyai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caturgRuhIqtEna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5AEF4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catu#ShpAdaH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ca#tasrOq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diqkShvE#va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CandA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pA$krA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maqnnavO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BAqgAni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3F38F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va#~</w:t>
      </w:r>
      <w:proofErr w:type="spellStart"/>
      <w:r>
        <w:rPr>
          <w:color w:val="000000"/>
          <w:sz w:val="36"/>
          <w:szCs w:val="36"/>
          <w:lang w:bidi="hi-IN"/>
        </w:rPr>
        <w:t>MkShyAmaq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Eqtacca#tur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gRuhIqta-ma#dhArayan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1E678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purO&amp;nuvAqkyA#yai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yAqjyA#yai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dEqvatA#yai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vaShaTkAqrAyaq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yacca#tur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9C5B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juqhOtiq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CandA</w:t>
      </w:r>
      <w:proofErr w:type="spellEnd"/>
      <w:r>
        <w:rPr>
          <w:color w:val="000000"/>
          <w:sz w:val="36"/>
          <w:szCs w:val="36"/>
          <w:lang w:bidi="hi-IN"/>
        </w:rPr>
        <w:t xml:space="preserve">(gg)#syEqva tat </w:t>
      </w:r>
      <w:proofErr w:type="spellStart"/>
      <w:r>
        <w:rPr>
          <w:color w:val="000000"/>
          <w:sz w:val="36"/>
          <w:szCs w:val="36"/>
          <w:lang w:bidi="hi-IN"/>
        </w:rPr>
        <w:t>prI#NAtiq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66AE2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haqvyaM</w:t>
      </w:r>
      <w:proofErr w:type="spellEnd"/>
      <w:r>
        <w:rPr>
          <w:color w:val="000000"/>
          <w:sz w:val="36"/>
          <w:szCs w:val="36"/>
          <w:lang w:bidi="hi-IN"/>
        </w:rPr>
        <w:t xml:space="preserve"> va~</w:t>
      </w:r>
      <w:r w:rsidR="004F648D">
        <w:rPr>
          <w:color w:val="000000"/>
          <w:sz w:val="36"/>
          <w:szCs w:val="36"/>
          <w:lang w:bidi="hi-IN"/>
        </w:rPr>
        <w:t>#</w:t>
      </w:r>
      <w:proofErr w:type="spellStart"/>
      <w:r w:rsidR="004F648D">
        <w:rPr>
          <w:color w:val="000000"/>
          <w:sz w:val="36"/>
          <w:szCs w:val="36"/>
          <w:lang w:bidi="hi-IN"/>
        </w:rPr>
        <w:t>M</w:t>
      </w:r>
      <w:r>
        <w:rPr>
          <w:color w:val="000000"/>
          <w:sz w:val="36"/>
          <w:szCs w:val="36"/>
          <w:lang w:bidi="hi-IN"/>
        </w:rPr>
        <w:t>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kAqmayE#ta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D7C19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DAEC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28.6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ShaShThakANDE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5B6B5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6.1.1.1)</w:t>
      </w:r>
    </w:p>
    <w:p w14:paraId="6D6E93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prAqcina#va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Sa~gkarOti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dEvamanuqShyA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diSOq-vya#Bajantaq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prAcI$ndEqvA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12E6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da#kShiqNA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manuqShyA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udI#cI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ruqdrAyat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prAqcIna#va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</w:p>
    <w:p w14:paraId="5E13FD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Sa~gkaqrOti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dEvalOqkamEqva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tadyaja#mAna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uqpAva#rtatEq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pari#Srayatyaqntar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hi#tOqhi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dE#valOqkO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lOqkAnnAsmA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llOqkAth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svE#tavya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tyA#huqH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kOhita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yaddhyaq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muShmi#n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MlOqkE&amp;sti</w:t>
      </w:r>
      <w:proofErr w:type="spellEnd"/>
      <w:r>
        <w:rPr>
          <w:color w:val="000000"/>
          <w:sz w:val="36"/>
          <w:szCs w:val="36"/>
          <w:lang w:bidi="hi-IN"/>
        </w:rPr>
        <w:t xml:space="preserve">#-vAqnavEti# </w:t>
      </w:r>
      <w:proofErr w:type="spellStart"/>
      <w:r>
        <w:rPr>
          <w:color w:val="000000"/>
          <w:sz w:val="36"/>
          <w:szCs w:val="36"/>
          <w:lang w:bidi="hi-IN"/>
        </w:rPr>
        <w:t>diqkShva#tI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ka#rOti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FFB50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2754A1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saptamakANDE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B518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7.1.1.1)</w:t>
      </w:r>
    </w:p>
    <w:p w14:paraId="6275AC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praqjana#naqm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 xml:space="preserve">#-raqgnir-dEqvatA#nAqm </w:t>
      </w:r>
      <w:proofErr w:type="spellStart"/>
      <w:r>
        <w:rPr>
          <w:color w:val="000000"/>
          <w:sz w:val="36"/>
          <w:szCs w:val="36"/>
          <w:lang w:bidi="hi-IN"/>
        </w:rPr>
        <w:t>jyOti#r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viqrAT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Canda#sAqm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jyOti#r-viqrAD-vAqcO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gnau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santi#ShThatE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viqrAja#maqBi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saMpa#</w:t>
      </w:r>
      <w:proofErr w:type="gramStart"/>
      <w:r>
        <w:rPr>
          <w:color w:val="000000"/>
          <w:sz w:val="36"/>
          <w:szCs w:val="36"/>
          <w:lang w:bidi="hi-IN"/>
        </w:rPr>
        <w:t>dyatEq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759A5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tasmAqtta-jjyOti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rucyatEq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dvau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stOmau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prAtassavaqnaM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Mva#hatOq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25343F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pAqnaScaq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dvau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mAddhya#ndinaq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sava#na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SrOtra</w:t>
      </w:r>
      <w:proofErr w:type="spellEnd"/>
      <w:r>
        <w:rPr>
          <w:color w:val="000000"/>
          <w:sz w:val="36"/>
          <w:szCs w:val="36"/>
          <w:lang w:bidi="hi-IN"/>
        </w:rPr>
        <w:t xml:space="preserve">#~jcaq, </w:t>
      </w:r>
    </w:p>
    <w:p w14:paraId="607F55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tRu#tIya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savaqnaM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vAkca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sammitOq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FFD80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yaqj~jO&amp;sthU#riH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B3B88C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FA5B2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870D54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1731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D3AB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28.8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saptamakANDE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antyapa~jcAtiH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F6C4A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7.5.25.2</w:t>
      </w:r>
    </w:p>
    <w:p w14:paraId="586F48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uqdara#maqntari#kShaM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AqNDau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SEpaqssOmOq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yajja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jaqByatEq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tadvidyO#tatEq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yadvi#dhUnuqtE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tathsta#nayatiq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yanmEha#tiq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tadva#</w:t>
      </w:r>
      <w:proofErr w:type="gramStart"/>
      <w:r>
        <w:rPr>
          <w:color w:val="000000"/>
          <w:sz w:val="36"/>
          <w:szCs w:val="36"/>
          <w:lang w:bidi="hi-IN"/>
        </w:rPr>
        <w:t>r.Shatiq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vAgEqvAsyaq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gahaqrvA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04221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puqrastA$jjAyatEq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rAtri#rEnaM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paqScAdanu#jAyata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41D62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vaSva</w:t>
      </w:r>
      <w:proofErr w:type="spellEnd"/>
      <w:r>
        <w:rPr>
          <w:color w:val="000000"/>
          <w:sz w:val="36"/>
          <w:szCs w:val="36"/>
          <w:lang w:bidi="hi-IN"/>
        </w:rPr>
        <w:t xml:space="preserve">#-maqBitaq-ssaMba#BUvatur.qhayO# </w:t>
      </w:r>
      <w:proofErr w:type="spellStart"/>
      <w:r>
        <w:rPr>
          <w:color w:val="000000"/>
          <w:sz w:val="36"/>
          <w:szCs w:val="36"/>
          <w:lang w:bidi="hi-IN"/>
        </w:rPr>
        <w:t>dEqvAna#vahaqdarvA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su#rAn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66573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ga#ndhaqrvAnaSvO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manuqShyA$n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thsamuqdrOvA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D07F6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7DEC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taittirIya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yajubrAhmaNam-prathamAShTakE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2AE41E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1.1.1.1</w:t>
      </w:r>
    </w:p>
    <w:p w14:paraId="0C6EA1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kShaqtra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335D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iShaq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Urjaq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955E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puShTiq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5DA8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paqSUnthsandha#tta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04E4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stuqtO</w:t>
      </w:r>
      <w:proofErr w:type="spellEnd"/>
      <w:r>
        <w:rPr>
          <w:color w:val="000000"/>
          <w:sz w:val="36"/>
          <w:szCs w:val="36"/>
          <w:lang w:bidi="hi-IN"/>
        </w:rPr>
        <w:t xml:space="preserve">#&amp;siqjana#dhAH | </w:t>
      </w:r>
      <w:proofErr w:type="spellStart"/>
      <w:r>
        <w:rPr>
          <w:color w:val="000000"/>
          <w:sz w:val="36"/>
          <w:szCs w:val="36"/>
          <w:lang w:bidi="hi-IN"/>
        </w:rPr>
        <w:t>dEqvAstvA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SukraqpAH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praNa#yantu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BAE6F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suqvIrA$H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pra#jaqnayaqn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ED614E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BABC62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D9EDA4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77E97F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982A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9AE0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28.10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dvitIyAShTakE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669BC3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2.1.1.1</w:t>
      </w:r>
    </w:p>
    <w:p w14:paraId="0099F5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a~ggi#rasOq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saqtramA#sata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pRuSni#r-Garmaqdhu-gA#sIt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sarjIqShENA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jIvat</w:t>
      </w:r>
      <w:proofErr w:type="spellEnd"/>
      <w:r>
        <w:rPr>
          <w:color w:val="000000"/>
          <w:sz w:val="36"/>
          <w:szCs w:val="36"/>
          <w:lang w:bidi="hi-IN"/>
        </w:rPr>
        <w:t xml:space="preserve"> | tE$&amp;</w:t>
      </w:r>
      <w:proofErr w:type="spellStart"/>
      <w:r>
        <w:rPr>
          <w:color w:val="000000"/>
          <w:sz w:val="36"/>
          <w:szCs w:val="36"/>
          <w:lang w:bidi="hi-IN"/>
        </w:rPr>
        <w:t>bruvann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kasmaiqnu-saqtramA$smahE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68222C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EF3BC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diqvO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vRuShTi#masRujanta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yAva#nta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sstOqkA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pa#dyanta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tAva#tIqrO-Sha#dhayO&amp;jAyanta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A054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liMpann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gramStart"/>
      <w:r>
        <w:rPr>
          <w:color w:val="000000"/>
          <w:sz w:val="36"/>
          <w:szCs w:val="36"/>
          <w:lang w:bidi="hi-IN"/>
        </w:rPr>
        <w:t>[ ]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jaqgdhvA-rupya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tyait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DDDE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AFE4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tRutIyAShTakE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24DAE0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3.1.1.1 </w:t>
      </w:r>
    </w:p>
    <w:p w14:paraId="7BD8AE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dEqvami#ndriqyam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9D87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haqvirAqsan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588D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raqSmayOq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kEqtava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3BA5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$ | sa </w:t>
      </w:r>
      <w:proofErr w:type="spellStart"/>
      <w:r>
        <w:rPr>
          <w:color w:val="000000"/>
          <w:sz w:val="36"/>
          <w:szCs w:val="36"/>
          <w:lang w:bidi="hi-IN"/>
        </w:rPr>
        <w:t>kRutti#kA-BiraqBi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~MvasA#naH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praqjApa#tE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rOhiqNIvE#tuq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ciqtraBA#nuH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gramStart"/>
      <w:r>
        <w:rPr>
          <w:color w:val="000000"/>
          <w:sz w:val="36"/>
          <w:szCs w:val="36"/>
          <w:lang w:bidi="hi-IN"/>
        </w:rPr>
        <w:t>[ ]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B4BF7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64E5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tRutIyAShTakE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55D063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3.9.1.1</w:t>
      </w:r>
    </w:p>
    <w:p w14:paraId="3676CB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praqjApa#ti-raSvamEqdha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ma#sRujata</w:t>
      </w:r>
      <w:proofErr w:type="spellEnd"/>
      <w:r>
        <w:rPr>
          <w:color w:val="000000"/>
          <w:sz w:val="36"/>
          <w:szCs w:val="36"/>
          <w:lang w:bidi="hi-IN"/>
        </w:rPr>
        <w:t xml:space="preserve"> | sO$&amp;</w:t>
      </w:r>
      <w:proofErr w:type="spellStart"/>
      <w:r>
        <w:rPr>
          <w:color w:val="000000"/>
          <w:sz w:val="36"/>
          <w:szCs w:val="36"/>
          <w:lang w:bidi="hi-IN"/>
        </w:rPr>
        <w:t>smAth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sRuqShTO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pA$krAmat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74DB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tama#ShTAdaqSiBiqranuq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prAyu</w:t>
      </w:r>
      <w:proofErr w:type="spellEnd"/>
      <w:r>
        <w:rPr>
          <w:color w:val="000000"/>
          <w:sz w:val="36"/>
          <w:szCs w:val="36"/>
          <w:lang w:bidi="hi-IN"/>
        </w:rPr>
        <w:t xml:space="preserve">#~gkta | </w:t>
      </w:r>
      <w:proofErr w:type="spellStart"/>
      <w:r>
        <w:rPr>
          <w:color w:val="000000"/>
          <w:sz w:val="36"/>
          <w:szCs w:val="36"/>
          <w:lang w:bidi="hi-IN"/>
        </w:rPr>
        <w:t>tamA$pnOt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tamAqptvA&amp;ShTA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daqSiBiqra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0547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AlaqByantE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yaqj~jamEqvatai-rAqptvA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yaja#mAqnO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va#rundhE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A0BD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saM~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vaqthsaqrasyaq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yada#ShTAdaqSina#H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87F2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dvAda#Saq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pa~jcaqrtava#H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saqM~MvaqthsaqrO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06354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4DB69D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tRutIyAShTakE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71B9C1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3.9.23.2</w:t>
      </w:r>
    </w:p>
    <w:p w14:paraId="7E401E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yadda#</w:t>
      </w:r>
      <w:proofErr w:type="gramStart"/>
      <w:r>
        <w:rPr>
          <w:color w:val="000000"/>
          <w:sz w:val="36"/>
          <w:szCs w:val="36"/>
          <w:lang w:bidi="hi-IN"/>
        </w:rPr>
        <w:t>r.SapUrNa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aSva#syaiqva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E171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da#nukRuti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hasmaqvai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D87A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viqvartta#na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EE817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aSva#syaiqva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viqvartta#nE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vivarttanE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CCB2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aqsauvA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A#diqtyO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Sva#H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A#havaqnIyaqmAga#cCati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E873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tadviva#rttatE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yada#gnihOqtraM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juqhOti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3A891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aSva#syaiqva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viqvartta#nE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vivarttanE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E397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da#nukRuti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hasmaqvai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3F75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viqvartta#nE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vivarttanE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juhvati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F8EC0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8D12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kATakE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69144B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3.10.1.1</w:t>
      </w:r>
    </w:p>
    <w:p w14:paraId="4A9B97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j~jAna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Mviqj~jAna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praqj~jAna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jAqnada#Bi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00D7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kalpa#mAnaM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praqkalpa#mAna-mupaqkalpa#mAnaq-mupa#klRuptaM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klRuqptaM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60CA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AqyathssaMBU#taM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37C3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praqBAnAqBAn-thsa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BAn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B552D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jyOtiShmAq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stEja#svAnAqtapaq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stapa#nna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Biqtapann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DB77D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rOqcaqnO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rOca#mAna-SSOBaqna-SSOBa#mAnaH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kaqlyANa#H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64B5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dar.SA# </w:t>
      </w:r>
      <w:proofErr w:type="spellStart"/>
      <w:r>
        <w:rPr>
          <w:color w:val="000000"/>
          <w:sz w:val="36"/>
          <w:szCs w:val="36"/>
          <w:lang w:bidi="hi-IN"/>
        </w:rPr>
        <w:t>dRuqShTA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da#r.SaqtA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sudar.SaqnA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9A4C7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AqpyAya#mA-nAqpyAya#mA-nAqpyAyA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sUqnRutErA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195AB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AqpUrya#mANAq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pUrya#mANA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pau$rNamAqsI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D6C6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pra#dAqtA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naqndO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pramOqdaH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gramStart"/>
      <w:r>
        <w:rPr>
          <w:color w:val="000000"/>
          <w:sz w:val="36"/>
          <w:szCs w:val="36"/>
          <w:lang w:bidi="hi-IN"/>
        </w:rPr>
        <w:t>[ ]</w:t>
      </w:r>
      <w:proofErr w:type="gramEnd"/>
    </w:p>
    <w:p w14:paraId="1B93CF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AqvEqSaya</w:t>
      </w:r>
      <w:proofErr w:type="spellEnd"/>
      <w:r>
        <w:rPr>
          <w:color w:val="000000"/>
          <w:sz w:val="36"/>
          <w:szCs w:val="36"/>
          <w:lang w:bidi="hi-IN"/>
        </w:rPr>
        <w:t>#-nnivEqSaya$n-thsa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 xml:space="preserve">~MvESa#naq-ssa(gm) </w:t>
      </w:r>
      <w:proofErr w:type="spellStart"/>
      <w:r>
        <w:rPr>
          <w:color w:val="000000"/>
          <w:sz w:val="36"/>
          <w:szCs w:val="36"/>
          <w:lang w:bidi="hi-IN"/>
        </w:rPr>
        <w:t>SA$nta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8D39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EC33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28.15 </w:t>
      </w:r>
      <w:proofErr w:type="spellStart"/>
      <w:r>
        <w:rPr>
          <w:color w:val="000000"/>
          <w:sz w:val="36"/>
          <w:szCs w:val="36"/>
          <w:lang w:bidi="hi-IN"/>
        </w:rPr>
        <w:t>kATakE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tRutIyapraSnaH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4475A9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3.12.9.8</w:t>
      </w:r>
    </w:p>
    <w:p w14:paraId="7106FC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M~Mvi#ditvA</w:t>
      </w:r>
      <w:proofErr w:type="spellEnd"/>
      <w:r>
        <w:rPr>
          <w:color w:val="000000"/>
          <w:sz w:val="36"/>
          <w:szCs w:val="36"/>
          <w:lang w:bidi="hi-IN"/>
        </w:rPr>
        <w:t xml:space="preserve"> | na </w:t>
      </w:r>
      <w:proofErr w:type="spellStart"/>
      <w:r>
        <w:rPr>
          <w:color w:val="000000"/>
          <w:sz w:val="36"/>
          <w:szCs w:val="36"/>
          <w:lang w:bidi="hi-IN"/>
        </w:rPr>
        <w:t>karma#NA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lipyatEq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pApa#kEna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18EB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pa~jca#pa~jcAqSata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striqvRuta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ssaM~MvathsaqrAH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pa~jca#pa~jcAqSata#H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pa~jcadaqSAH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0E14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pa~jca#pa~jcAqSata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ssaptadaqSAH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pa~jcAq</w:t>
      </w:r>
      <w:proofErr w:type="spellEnd"/>
      <w:r>
        <w:rPr>
          <w:color w:val="000000"/>
          <w:sz w:val="36"/>
          <w:szCs w:val="36"/>
          <w:lang w:bidi="hi-IN"/>
        </w:rPr>
        <w:t xml:space="preserve"> Sata# </w:t>
      </w:r>
      <w:proofErr w:type="spellStart"/>
      <w:r>
        <w:rPr>
          <w:color w:val="000000"/>
          <w:sz w:val="36"/>
          <w:szCs w:val="36"/>
          <w:lang w:bidi="hi-IN"/>
        </w:rPr>
        <w:t>Ekaviq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248F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saM~MvathsaraM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AFFA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sRu#ja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MviSva#masRujanta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masRu#janta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20A2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tasmA$dviSvaq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viSva#mEnAq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FA56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brahma#Naq-ssAyu#jya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salOqkatA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E51C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sAyu#jyaM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sAqrShTitA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lOqkatA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79F4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du#paqyanti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cai#naqt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yEBya#Scainaqt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prAhu#H</w:t>
      </w:r>
      <w:proofErr w:type="spellEnd"/>
      <w:r>
        <w:rPr>
          <w:color w:val="000000"/>
          <w:sz w:val="36"/>
          <w:szCs w:val="36"/>
          <w:lang w:bidi="hi-IN"/>
        </w:rPr>
        <w:t xml:space="preserve"> | Oum ||</w:t>
      </w:r>
    </w:p>
    <w:p w14:paraId="569B56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56ED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28.16 </w:t>
      </w:r>
      <w:proofErr w:type="spellStart"/>
      <w:r>
        <w:rPr>
          <w:color w:val="000000"/>
          <w:sz w:val="36"/>
          <w:szCs w:val="36"/>
          <w:lang w:bidi="hi-IN"/>
        </w:rPr>
        <w:t>AraNyakE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41EF80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1.1.1</w:t>
      </w:r>
    </w:p>
    <w:p w14:paraId="1C2AA3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karNE#BiH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SRuNuqyAma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pa#SyEmAqkShaBiqr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CF8B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sthiqraira~ggai$stuShThuqvA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sa#staqnUBi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vyaSE#ma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dEqvahi#ta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2EDA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vRuqddhaSra#vAH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viqSvavE#dAH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naqstArkShyOq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ari#ShTanEmiH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Apa#mApA-maqpassarvA$H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aqsmA-daqsmA-diqtOsmuta#H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gramStart"/>
      <w:r>
        <w:rPr>
          <w:color w:val="000000"/>
          <w:sz w:val="36"/>
          <w:szCs w:val="36"/>
          <w:lang w:bidi="hi-IN"/>
        </w:rPr>
        <w:t>[ ]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B8101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aqgnir-vAqyuScaq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2DAE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9C4A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AraNyakE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04EBCE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6.80.1</w:t>
      </w:r>
    </w:p>
    <w:p w14:paraId="655884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tasyaiqvaM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MviqduShO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yaja#mAna-SSraqddhA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SarI#ra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0FEE5C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miqddhmamurOqvEdiqr-lOmA#ni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baqr.qhir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vEqda-SSiKAq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hRuda#ya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MyUpaqH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7156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Ajya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maqnyuH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paqSustapOq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gnir</w:t>
      </w:r>
      <w:proofErr w:type="spellEnd"/>
      <w:r>
        <w:rPr>
          <w:color w:val="000000"/>
          <w:sz w:val="36"/>
          <w:szCs w:val="36"/>
          <w:lang w:bidi="hi-IN"/>
        </w:rPr>
        <w:t>-dama#-</w:t>
      </w:r>
      <w:proofErr w:type="spellStart"/>
      <w:r>
        <w:rPr>
          <w:color w:val="000000"/>
          <w:sz w:val="36"/>
          <w:szCs w:val="36"/>
          <w:lang w:bidi="hi-IN"/>
        </w:rPr>
        <w:t>SSamayiqtA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dakShi#NAq-vAgGOtA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051181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</w:t>
      </w:r>
      <w:proofErr w:type="gramStart"/>
      <w:r>
        <w:rPr>
          <w:color w:val="000000"/>
          <w:sz w:val="36"/>
          <w:szCs w:val="36"/>
          <w:lang w:bidi="hi-IN"/>
        </w:rPr>
        <w:t>dgAqtA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0B9BA9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cakShu#radhvaqryur-manOq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SrOtra#maqgnI-dhyAvaqddhriya#tEq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yadaSrnA#tiq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DC5EE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taddhaviqr-yatpiba#tiq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sOmapAqnaM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ya~Mdrama#tEq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tadu#paqsadOq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5D5CA7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ra#tyupaq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</w:t>
      </w:r>
      <w:proofErr w:type="spellEnd"/>
      <w:r>
        <w:rPr>
          <w:color w:val="000000"/>
          <w:sz w:val="36"/>
          <w:szCs w:val="36"/>
          <w:lang w:bidi="hi-IN"/>
        </w:rPr>
        <w:t xml:space="preserve">#-tyuqttiShTha#tE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sapra#vaqrgyO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yanmuKa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tadA#havaqnIyOq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vyAhRu#ti-rAhuqtir-yada#</w:t>
      </w:r>
      <w:proofErr w:type="gram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469B7F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89B2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viqj~jAna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tajjuqhOtiq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yathsAqyaM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prAqtara#ttiq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tathsaqmidha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ya~MtprAqtar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maqddhyandi#na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</w:p>
    <w:p w14:paraId="7B8720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sAqya~jcaq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a#hOrAqtrE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r.SapUrNamAqsau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9E684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>$&amp;d^^</w:t>
      </w:r>
      <w:proofErr w:type="spellStart"/>
      <w:r>
        <w:rPr>
          <w:color w:val="000000"/>
          <w:sz w:val="36"/>
          <w:szCs w:val="36"/>
          <w:lang w:bidi="hi-IN"/>
        </w:rPr>
        <w:t>rdhamAqsAScaq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mAsA$Scaq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cA#turmAqsyAniq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RuqtavaqstE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pa#SubaqndhA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va~MthsaqrASca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parivathsaqrAScaq</w:t>
      </w:r>
      <w:proofErr w:type="spellEnd"/>
      <w:r>
        <w:rPr>
          <w:color w:val="000000"/>
          <w:sz w:val="36"/>
          <w:szCs w:val="36"/>
          <w:lang w:bidi="hi-IN"/>
        </w:rPr>
        <w:t xml:space="preserve"> tE &amp;</w:t>
      </w:r>
      <w:proofErr w:type="spellStart"/>
      <w:r>
        <w:rPr>
          <w:color w:val="000000"/>
          <w:sz w:val="36"/>
          <w:szCs w:val="36"/>
          <w:lang w:bidi="hi-IN"/>
        </w:rPr>
        <w:t>ha#rgaqNA-ssa#rva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vEdaqsaM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B6D1F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545333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EqtathsaqtraM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Myanmara#Na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tada#vaqBRutha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ja#rAmarya-magnihOqtra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F65F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~Mya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MviqdvA-nu#daqgaya#nE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praqmIya#tE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ma#hiqmAna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4BA24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diqtyasyaq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sAyu#jyaM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415AB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gacCaqtyathaq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da#kShiqNE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praqmIya#tE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pitRuqNA-mEqva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ma#hiqmAna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ssAyu#jya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salOqkatA</w:t>
      </w:r>
      <w:proofErr w:type="spellEnd"/>
      <w:r>
        <w:rPr>
          <w:color w:val="000000"/>
          <w:sz w:val="36"/>
          <w:szCs w:val="36"/>
          <w:lang w:bidi="hi-IN"/>
        </w:rPr>
        <w:t xml:space="preserve">#-mApnOtyEqtau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sU$ryAcandraqmasau$r-mahiqmAnau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7E6E43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18C5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tasmA$dbraqhmaNO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mahiqmAna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mApnOtiq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6CFC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tasmA$dbraqhmaNO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mahiqmAna</w:t>
      </w:r>
      <w:proofErr w:type="spellEnd"/>
      <w:r>
        <w:rPr>
          <w:color w:val="000000"/>
          <w:sz w:val="36"/>
          <w:szCs w:val="36"/>
          <w:lang w:bidi="hi-IN"/>
        </w:rPr>
        <w:t xml:space="preserve">#-mityupaqniShat || </w:t>
      </w:r>
    </w:p>
    <w:p w14:paraId="3C12E1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Oum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B7029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58F755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29 </w:t>
      </w:r>
      <w:proofErr w:type="spellStart"/>
      <w:r>
        <w:rPr>
          <w:color w:val="000000"/>
          <w:sz w:val="36"/>
          <w:szCs w:val="36"/>
          <w:lang w:bidi="hi-IN"/>
        </w:rPr>
        <w:t>RucAM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</w:t>
      </w:r>
      <w:proofErr w:type="spellEnd"/>
    </w:p>
    <w:p w14:paraId="23912D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3.12.9.1)</w:t>
      </w:r>
    </w:p>
    <w:p w14:paraId="137BA0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RuqcAM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digu#cyatE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dakShi#NA-mAhuqr-yaju#ShA-mapAqrAM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C269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atha#rvaNAq-mag~gi#rasAM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sAmnAq-mudI#cI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digu#cyatE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4C48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RuqgBiH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pU$rvAqhNE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yaqjuqrvEqdE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ti#ShThatiq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A7C28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sAqmaqvEqdE-nA$stamaqyE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vEdaiq-raSU$nya-striqBirE#tiq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269B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RuqgByO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sa#rvaqSO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mUrtti</w:t>
      </w:r>
      <w:proofErr w:type="spellEnd"/>
      <w:r>
        <w:rPr>
          <w:color w:val="000000"/>
          <w:sz w:val="36"/>
          <w:szCs w:val="36"/>
          <w:lang w:bidi="hi-IN"/>
        </w:rPr>
        <w:t xml:space="preserve">#-mAhuH | </w:t>
      </w:r>
    </w:p>
    <w:p w14:paraId="4C299F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gati#r-yAjuqShI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SaSva#t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3D9BF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ssAmarUqpya</w:t>
      </w:r>
      <w:proofErr w:type="spellEnd"/>
      <w:r>
        <w:rPr>
          <w:color w:val="000000"/>
          <w:sz w:val="36"/>
          <w:szCs w:val="36"/>
          <w:lang w:bidi="hi-IN"/>
        </w:rPr>
        <w:t xml:space="preserve">(gm) ha# </w:t>
      </w:r>
      <w:proofErr w:type="spellStart"/>
      <w:r>
        <w:rPr>
          <w:color w:val="000000"/>
          <w:sz w:val="36"/>
          <w:szCs w:val="36"/>
          <w:lang w:bidi="hi-IN"/>
        </w:rPr>
        <w:t>SaSvat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hEqdaM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sRuqShTaM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03A114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9420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RuqgByO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MvaiSyaqM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MvarNa</w:t>
      </w:r>
      <w:proofErr w:type="spellEnd"/>
      <w:r>
        <w:rPr>
          <w:color w:val="000000"/>
          <w:sz w:val="36"/>
          <w:szCs w:val="36"/>
          <w:lang w:bidi="hi-IN"/>
        </w:rPr>
        <w:t xml:space="preserve">#-mAhuH | </w:t>
      </w:r>
      <w:proofErr w:type="spellStart"/>
      <w:r>
        <w:rPr>
          <w:color w:val="000000"/>
          <w:sz w:val="36"/>
          <w:szCs w:val="36"/>
          <w:lang w:bidi="hi-IN"/>
        </w:rPr>
        <w:t>yaqjuqrvEqdaM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kSha#triqyasyA</w:t>
      </w:r>
      <w:proofErr w:type="spellEnd"/>
      <w:r>
        <w:rPr>
          <w:color w:val="000000"/>
          <w:sz w:val="36"/>
          <w:szCs w:val="36"/>
          <w:lang w:bidi="hi-IN"/>
        </w:rPr>
        <w:t>#-huqryOni$M |</w:t>
      </w:r>
    </w:p>
    <w:p w14:paraId="2EAF51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sAqmaqvEqdO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prasU#tiH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pUrvEq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Eqta-dU#cuH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E1D8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Aqdaqraq.Sa-maqgniM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ci#nvAqnAH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pUrvE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sRujOq&amp;mRutA$H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Mva#r.Sha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sahaqsrANi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dIqkShiqtA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ssaqtra-mA#sata</w:t>
      </w:r>
      <w:proofErr w:type="spellEnd"/>
      <w:r>
        <w:rPr>
          <w:color w:val="000000"/>
          <w:sz w:val="36"/>
          <w:szCs w:val="36"/>
          <w:lang w:bidi="hi-IN"/>
        </w:rPr>
        <w:t xml:space="preserve"> || tapa# </w:t>
      </w:r>
      <w:proofErr w:type="spellStart"/>
      <w:r>
        <w:rPr>
          <w:color w:val="000000"/>
          <w:sz w:val="36"/>
          <w:szCs w:val="36"/>
          <w:lang w:bidi="hi-IN"/>
        </w:rPr>
        <w:t>AsId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gRuqhapa#tiH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4134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saqtya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tai#ShAq-mAsI$t</w:t>
      </w:r>
      <w:proofErr w:type="spellEnd"/>
      <w:r>
        <w:rPr>
          <w:color w:val="000000"/>
          <w:sz w:val="36"/>
          <w:szCs w:val="36"/>
          <w:lang w:bidi="hi-IN"/>
        </w:rPr>
        <w:t xml:space="preserve"> | yad </w:t>
      </w:r>
      <w:proofErr w:type="spellStart"/>
      <w:r>
        <w:rPr>
          <w:color w:val="000000"/>
          <w:sz w:val="36"/>
          <w:szCs w:val="36"/>
          <w:lang w:bidi="hi-IN"/>
        </w:rPr>
        <w:t>vi#SvaqsRujaq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Asa#ta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D86A3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2C0F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aqmRuta</w:t>
      </w:r>
      <w:proofErr w:type="spellEnd"/>
      <w:r>
        <w:rPr>
          <w:color w:val="000000"/>
          <w:sz w:val="36"/>
          <w:szCs w:val="36"/>
          <w:lang w:bidi="hi-IN"/>
        </w:rPr>
        <w:t xml:space="preserve">#-mEByaq </w:t>
      </w:r>
      <w:proofErr w:type="spellStart"/>
      <w:r>
        <w:rPr>
          <w:color w:val="000000"/>
          <w:sz w:val="36"/>
          <w:szCs w:val="36"/>
          <w:lang w:bidi="hi-IN"/>
        </w:rPr>
        <w:t>uda#gAyat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saqhasra#M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parivathsaqrAn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5FB4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BUqta</w:t>
      </w:r>
      <w:proofErr w:type="spellEnd"/>
      <w:r>
        <w:rPr>
          <w:color w:val="000000"/>
          <w:sz w:val="36"/>
          <w:szCs w:val="36"/>
          <w:lang w:bidi="hi-IN"/>
        </w:rPr>
        <w:t xml:space="preserve">(gm)ha# </w:t>
      </w:r>
      <w:proofErr w:type="spellStart"/>
      <w:r>
        <w:rPr>
          <w:color w:val="000000"/>
          <w:sz w:val="36"/>
          <w:szCs w:val="36"/>
          <w:lang w:bidi="hi-IN"/>
        </w:rPr>
        <w:t>prastOq-taiShAq-mAsI$t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BaqviqShyat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cAharat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9E80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a#ddhvaqryu-ra#Bavat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siShA#satAM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47A561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986A38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viqdvA-nAqvRuta#H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2FC0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prAti#ShTha-daddhvaqrE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AqrttaqvA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u#pagAqtAra#H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F25C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saqdaqsyA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RuqtavO</w:t>
      </w:r>
      <w:proofErr w:type="spellEnd"/>
      <w:r>
        <w:rPr>
          <w:color w:val="000000"/>
          <w:sz w:val="36"/>
          <w:szCs w:val="36"/>
          <w:lang w:bidi="hi-IN"/>
        </w:rPr>
        <w:t xml:space="preserve">#-&amp;Bavann | </w:t>
      </w:r>
      <w:proofErr w:type="spellStart"/>
      <w:r>
        <w:rPr>
          <w:color w:val="000000"/>
          <w:sz w:val="36"/>
          <w:szCs w:val="36"/>
          <w:lang w:bidi="hi-IN"/>
        </w:rPr>
        <w:t>aqrddhaqmAqsAScaq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mAsA$Sca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caqmaqsAq-ddhvaqryaqvO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D2F8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brahma#Naq-stEja#H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vAqkO&amp;Ba#vaqd-yaSa#H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9654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Ruqta-mE#ShAM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praSAqstA</w:t>
      </w:r>
      <w:proofErr w:type="spellEnd"/>
      <w:r>
        <w:rPr>
          <w:color w:val="000000"/>
          <w:sz w:val="36"/>
          <w:szCs w:val="36"/>
          <w:lang w:bidi="hi-IN"/>
        </w:rPr>
        <w:t>-&amp;&amp;</w:t>
      </w:r>
      <w:proofErr w:type="spellStart"/>
      <w:r>
        <w:rPr>
          <w:color w:val="000000"/>
          <w:sz w:val="36"/>
          <w:szCs w:val="36"/>
          <w:lang w:bidi="hi-IN"/>
        </w:rPr>
        <w:t>sI$t</w:t>
      </w:r>
      <w:proofErr w:type="spellEnd"/>
      <w:r>
        <w:rPr>
          <w:color w:val="000000"/>
          <w:sz w:val="36"/>
          <w:szCs w:val="36"/>
          <w:lang w:bidi="hi-IN"/>
        </w:rPr>
        <w:t xml:space="preserve"> | yad </w:t>
      </w:r>
      <w:proofErr w:type="spellStart"/>
      <w:r>
        <w:rPr>
          <w:color w:val="000000"/>
          <w:sz w:val="36"/>
          <w:szCs w:val="36"/>
          <w:lang w:bidi="hi-IN"/>
        </w:rPr>
        <w:t>vi#Svaq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Asa#ta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3844CC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71EA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Urg-rAjA#naq-muda#vahat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dhruqvaq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ssahO</w:t>
      </w:r>
      <w:proofErr w:type="spellEnd"/>
      <w:r>
        <w:rPr>
          <w:color w:val="000000"/>
          <w:sz w:val="36"/>
          <w:szCs w:val="36"/>
          <w:lang w:bidi="hi-IN"/>
        </w:rPr>
        <w:t>#-&amp;Bavat |</w:t>
      </w:r>
    </w:p>
    <w:p w14:paraId="27377D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OjOq&amp;Bya#ShTauqd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grAv.NNa#H</w:t>
      </w:r>
      <w:proofErr w:type="spellEnd"/>
      <w:r>
        <w:rPr>
          <w:color w:val="000000"/>
          <w:sz w:val="36"/>
          <w:szCs w:val="36"/>
          <w:lang w:bidi="hi-IN"/>
        </w:rPr>
        <w:t xml:space="preserve"> | yad </w:t>
      </w:r>
      <w:proofErr w:type="spellStart"/>
      <w:r>
        <w:rPr>
          <w:color w:val="000000"/>
          <w:sz w:val="36"/>
          <w:szCs w:val="36"/>
          <w:lang w:bidi="hi-IN"/>
        </w:rPr>
        <w:t>vi#Svaq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Asa#ta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C8CC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apa#citiH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pOqtrIyA</w:t>
      </w:r>
      <w:proofErr w:type="spellEnd"/>
      <w:r>
        <w:rPr>
          <w:color w:val="000000"/>
          <w:sz w:val="36"/>
          <w:szCs w:val="36"/>
          <w:lang w:bidi="hi-IN"/>
        </w:rPr>
        <w:t xml:space="preserve">#-mayajat | </w:t>
      </w:r>
      <w:proofErr w:type="spellStart"/>
      <w:r>
        <w:rPr>
          <w:color w:val="000000"/>
          <w:sz w:val="36"/>
          <w:szCs w:val="36"/>
          <w:lang w:bidi="hi-IN"/>
        </w:rPr>
        <w:t>nEqShTrIyA</w:t>
      </w:r>
      <w:proofErr w:type="spellEnd"/>
      <w:r>
        <w:rPr>
          <w:color w:val="000000"/>
          <w:sz w:val="36"/>
          <w:szCs w:val="36"/>
          <w:lang w:bidi="hi-IN"/>
        </w:rPr>
        <w:t xml:space="preserve">#-mayajaqt </w:t>
      </w:r>
      <w:proofErr w:type="spellStart"/>
      <w:r>
        <w:rPr>
          <w:color w:val="000000"/>
          <w:sz w:val="36"/>
          <w:szCs w:val="36"/>
          <w:lang w:bidi="hi-IN"/>
        </w:rPr>
        <w:t>tviShi#H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4B15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AgnI$ddhrAd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viqduShI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ya#jath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AkU#ti-rapinaDDhaqviH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iqddhma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kShuc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cai</w:t>
      </w:r>
      <w:proofErr w:type="spellEnd"/>
      <w:r>
        <w:rPr>
          <w:color w:val="000000"/>
          <w:sz w:val="36"/>
          <w:szCs w:val="36"/>
          <w:lang w:bidi="hi-IN"/>
        </w:rPr>
        <w:t xml:space="preserve">$-Bya </w:t>
      </w:r>
      <w:proofErr w:type="spellStart"/>
      <w:r>
        <w:rPr>
          <w:color w:val="000000"/>
          <w:sz w:val="36"/>
          <w:szCs w:val="36"/>
          <w:lang w:bidi="hi-IN"/>
        </w:rPr>
        <w:t>uqgrE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tRuqShNA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va#hatAmuqBE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vAgE#ShA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subrahmaqNyA</w:t>
      </w:r>
      <w:proofErr w:type="spellEnd"/>
      <w:r>
        <w:rPr>
          <w:color w:val="000000"/>
          <w:sz w:val="36"/>
          <w:szCs w:val="36"/>
          <w:lang w:bidi="hi-IN"/>
        </w:rPr>
        <w:t>-&amp;&amp;*</w:t>
      </w:r>
      <w:proofErr w:type="spellStart"/>
      <w:r>
        <w:rPr>
          <w:color w:val="000000"/>
          <w:sz w:val="36"/>
          <w:szCs w:val="36"/>
          <w:lang w:bidi="hi-IN"/>
        </w:rPr>
        <w:t>sI$t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CaqndOq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yOqgAn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vi#jAnaqtI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kaqlpaqtaqntrANi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tanvAqnA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sarvaqSaH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4B87AC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F46D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pAqlyau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muqhUqrttAH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prEqShyA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aBavan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mRuqtyustada</w:t>
      </w:r>
      <w:proofErr w:type="spellEnd"/>
      <w:r>
        <w:rPr>
          <w:color w:val="000000"/>
          <w:sz w:val="36"/>
          <w:szCs w:val="36"/>
          <w:lang w:bidi="hi-IN"/>
        </w:rPr>
        <w:t xml:space="preserve">#-Bava-ddhAqtA | </w:t>
      </w:r>
      <w:proofErr w:type="spellStart"/>
      <w:r>
        <w:rPr>
          <w:color w:val="000000"/>
          <w:sz w:val="36"/>
          <w:szCs w:val="36"/>
          <w:lang w:bidi="hi-IN"/>
        </w:rPr>
        <w:t>SaqmiqtO-grO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viqSvaqsRuja#H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ssaqtra-mA#sata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prasu#tEnaq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20B49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ha </w:t>
      </w:r>
      <w:proofErr w:type="spellStart"/>
      <w:r>
        <w:rPr>
          <w:color w:val="000000"/>
          <w:sz w:val="36"/>
          <w:szCs w:val="36"/>
          <w:lang w:bidi="hi-IN"/>
        </w:rPr>
        <w:t>jaj~jEq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hiqraqNmaya</w:t>
      </w:r>
      <w:proofErr w:type="spellEnd"/>
      <w:r>
        <w:rPr>
          <w:color w:val="000000"/>
          <w:sz w:val="36"/>
          <w:szCs w:val="36"/>
          <w:lang w:bidi="hi-IN"/>
        </w:rPr>
        <w:t xml:space="preserve"># SSaqkuniqr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361A39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sUryaq-stapa#tiq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tEja#sEqddhaH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pitRuqmAn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yOni#yOnau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717E8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nAvE#davin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bRuqhanta$M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saqrvAqnuqBu-mAqtmAna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saMparAqyE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5B4D9A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29A1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brA$hmaqNasya</w:t>
      </w:r>
      <w:proofErr w:type="spellEnd"/>
      <w:r>
        <w:rPr>
          <w:color w:val="000000"/>
          <w:sz w:val="36"/>
          <w:szCs w:val="36"/>
          <w:lang w:bidi="hi-IN"/>
        </w:rPr>
        <w:t xml:space="preserve"># | na </w:t>
      </w:r>
      <w:proofErr w:type="spellStart"/>
      <w:r>
        <w:rPr>
          <w:color w:val="000000"/>
          <w:sz w:val="36"/>
          <w:szCs w:val="36"/>
          <w:lang w:bidi="hi-IN"/>
        </w:rPr>
        <w:t>karma#NA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varddhatEq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kanI#yAn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tasyaiqvA-tmA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pa#daqvittaM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Mvi#ditvA</w:t>
      </w:r>
      <w:proofErr w:type="spellEnd"/>
      <w:r>
        <w:rPr>
          <w:color w:val="000000"/>
          <w:sz w:val="36"/>
          <w:szCs w:val="36"/>
          <w:lang w:bidi="hi-IN"/>
        </w:rPr>
        <w:t xml:space="preserve"> | na </w:t>
      </w:r>
      <w:proofErr w:type="spellStart"/>
      <w:r>
        <w:rPr>
          <w:color w:val="000000"/>
          <w:sz w:val="36"/>
          <w:szCs w:val="36"/>
          <w:lang w:bidi="hi-IN"/>
        </w:rPr>
        <w:t>karma#NA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lipyatEq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pApa#kEna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23F4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paScAqSata</w:t>
      </w:r>
      <w:proofErr w:type="spellEnd"/>
      <w:r>
        <w:rPr>
          <w:color w:val="000000"/>
          <w:sz w:val="36"/>
          <w:szCs w:val="36"/>
          <w:lang w:bidi="hi-IN"/>
        </w:rPr>
        <w:t xml:space="preserve">#-striqvRuta# </w:t>
      </w:r>
      <w:proofErr w:type="spellStart"/>
      <w:r>
        <w:rPr>
          <w:color w:val="000000"/>
          <w:sz w:val="36"/>
          <w:szCs w:val="36"/>
          <w:lang w:bidi="hi-IN"/>
        </w:rPr>
        <w:t>ssaM~MvathsaqrAH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95E00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pa~jcAqSata#H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pa~jcadaqSAH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64848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pa~jcAqSata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ssaptadaqSAH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pa~jcAqSata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Ekaviq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viqSvaqsRujA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saM~MvathsaraM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vi#SvaqsRuja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>#-masRujanta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yad </w:t>
      </w:r>
      <w:proofErr w:type="spellStart"/>
      <w:r>
        <w:rPr>
          <w:color w:val="000000"/>
          <w:sz w:val="36"/>
          <w:szCs w:val="36"/>
          <w:lang w:bidi="hi-IN"/>
        </w:rPr>
        <w:t>viSvaq-masRu#janta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viSvaqsRuja#H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1E10C0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C4C5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#-mEnAq-nanuq </w:t>
      </w:r>
      <w:proofErr w:type="spellStart"/>
      <w:r>
        <w:rPr>
          <w:color w:val="000000"/>
          <w:sz w:val="36"/>
          <w:szCs w:val="36"/>
          <w:lang w:bidi="hi-IN"/>
        </w:rPr>
        <w:t>prajA#yatE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ssAyu#jya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salOqkatA$M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ED944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EqtAsA#mEqva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sAyu#jyaM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sAqrShTitA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020C2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Eqta-du#paqyanti</w:t>
      </w:r>
      <w:proofErr w:type="spellEnd"/>
      <w:r>
        <w:rPr>
          <w:color w:val="000000"/>
          <w:sz w:val="36"/>
          <w:szCs w:val="36"/>
          <w:lang w:bidi="hi-IN"/>
        </w:rPr>
        <w:t xml:space="preserve"> #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cai#naqt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yEBya</w:t>
      </w:r>
      <w:proofErr w:type="spellEnd"/>
      <w:r>
        <w:rPr>
          <w:color w:val="000000"/>
          <w:sz w:val="36"/>
          <w:szCs w:val="36"/>
          <w:lang w:bidi="hi-IN"/>
        </w:rPr>
        <w:t xml:space="preserve">#-Scainaqt </w:t>
      </w:r>
      <w:proofErr w:type="spellStart"/>
      <w:r>
        <w:rPr>
          <w:color w:val="000000"/>
          <w:sz w:val="36"/>
          <w:szCs w:val="36"/>
          <w:lang w:bidi="hi-IN"/>
        </w:rPr>
        <w:t>prAhu#H</w:t>
      </w:r>
      <w:proofErr w:type="spellEnd"/>
      <w:r>
        <w:rPr>
          <w:color w:val="000000"/>
          <w:sz w:val="36"/>
          <w:szCs w:val="36"/>
          <w:lang w:bidi="hi-IN"/>
        </w:rPr>
        <w:t xml:space="preserve"> || OM || 8</w:t>
      </w:r>
    </w:p>
    <w:p w14:paraId="63E31D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1AE2EC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0E927B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30 </w:t>
      </w:r>
      <w:proofErr w:type="spellStart"/>
      <w:r>
        <w:rPr>
          <w:color w:val="000000"/>
          <w:sz w:val="36"/>
          <w:szCs w:val="36"/>
          <w:lang w:bidi="hi-IN"/>
        </w:rPr>
        <w:t>pradakShiNa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24906EA5" w14:textId="0DC4B25F" w:rsidR="007F1BBA" w:rsidRDefault="0074160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6" w:author="Microsoft account" w:date="2026-09-20T07:11:00Z">
        <w:r>
          <w:rPr>
            <w:color w:val="000000"/>
            <w:sz w:val="36"/>
            <w:szCs w:val="36"/>
            <w:lang w:bidi="hi-IN"/>
          </w:rPr>
          <w:t xml:space="preserve">&lt;/inline&gt; </w:t>
        </w:r>
      </w:ins>
      <w:r w:rsidR="007F1BBA">
        <w:rPr>
          <w:color w:val="000000"/>
          <w:sz w:val="36"/>
          <w:szCs w:val="36"/>
          <w:lang w:bidi="hi-IN"/>
        </w:rPr>
        <w:t>(</w:t>
      </w:r>
      <w:proofErr w:type="spellStart"/>
      <w:r w:rsidR="007F1BBA">
        <w:rPr>
          <w:color w:val="000000"/>
          <w:sz w:val="36"/>
          <w:szCs w:val="36"/>
          <w:lang w:bidi="hi-IN"/>
        </w:rPr>
        <w:t>OrdEr</w:t>
      </w:r>
      <w:proofErr w:type="spellEnd"/>
      <w:r w:rsidR="007F1BBA">
        <w:rPr>
          <w:color w:val="000000"/>
          <w:sz w:val="36"/>
          <w:szCs w:val="36"/>
          <w:lang w:bidi="hi-IN"/>
        </w:rPr>
        <w:t xml:space="preserve"> of chanting various mantras may </w:t>
      </w:r>
      <w:proofErr w:type="gramStart"/>
      <w:r w:rsidR="007F1BBA">
        <w:rPr>
          <w:color w:val="000000"/>
          <w:sz w:val="36"/>
          <w:szCs w:val="36"/>
          <w:lang w:bidi="hi-IN"/>
        </w:rPr>
        <w:t>vary )</w:t>
      </w:r>
      <w:proofErr w:type="gramEnd"/>
    </w:p>
    <w:p w14:paraId="53F182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REf</w:t>
      </w:r>
      <w:proofErr w:type="spellEnd"/>
      <w:r>
        <w:rPr>
          <w:color w:val="000000"/>
          <w:sz w:val="36"/>
          <w:szCs w:val="36"/>
          <w:lang w:bidi="hi-IN"/>
        </w:rPr>
        <w:t xml:space="preserve">: TA 2.15.1 for 1 / RV 1.27.13 for 2 / TA.6.1.4 for 3 / </w:t>
      </w:r>
    </w:p>
    <w:p w14:paraId="732B9B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1.2.1.26 for 4 / TB 2.4.2.9 for 5 / RV 10.173.5 for 6 / </w:t>
      </w:r>
    </w:p>
    <w:p w14:paraId="6B02AD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2.4.6.10 for 7 / RV.5.25.6 for 8 / TS 4.5.3.2 for 9</w:t>
      </w:r>
    </w:p>
    <w:p w14:paraId="60C319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aqrvA~guqqtavA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purAqqNE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sa#maqqBitO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vadantyAdiqtya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mEqqvatE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A75F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pari#vadantiqq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dviqqtIya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tRuqqtIya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samitiq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yAva#tIqrvai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B0795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dEqvatAqstA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5D0EA8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vEdaqvidBayO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nama#skuryAqnnA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SlIqla~gkI$rtayE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5181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prINAti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4FEC18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83B0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maqhadByOq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arBaqkEByOq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yuva#dByOq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ASiqnEBya#H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20B25A" w14:textId="3CF2204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yajA$ma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</w:t>
      </w:r>
      <w:r w:rsidR="00DD044C">
        <w:rPr>
          <w:color w:val="000000"/>
          <w:sz w:val="36"/>
          <w:szCs w:val="36"/>
          <w:lang w:bidi="hi-IN"/>
        </w:rPr>
        <w:t>i</w:t>
      </w:r>
      <w:r>
        <w:rPr>
          <w:color w:val="000000"/>
          <w:sz w:val="36"/>
          <w:szCs w:val="36"/>
          <w:lang w:bidi="hi-IN"/>
        </w:rPr>
        <w:t>#SaqknavA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maqmA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jyAya#saqH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saqmAvRu#kShi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036729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7B0B2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sada#saqspatiq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madBu#taM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priqya-mindra#syaq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mEqdhAma#yAsiShaM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40C45F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95A5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sapra#tha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saqBAM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gOpAya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saByA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ssaBAqsadaH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EF0C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tAni#ndriqyAva#taH</w:t>
      </w:r>
      <w:proofErr w:type="spellEnd"/>
      <w:r>
        <w:rPr>
          <w:color w:val="000000"/>
          <w:sz w:val="36"/>
          <w:szCs w:val="36"/>
          <w:lang w:bidi="hi-IN"/>
        </w:rPr>
        <w:t xml:space="preserve"> kuru | </w:t>
      </w:r>
      <w:proofErr w:type="spellStart"/>
      <w:r>
        <w:rPr>
          <w:color w:val="000000"/>
          <w:sz w:val="36"/>
          <w:szCs w:val="36"/>
          <w:lang w:bidi="hi-IN"/>
        </w:rPr>
        <w:t>sarvaqmAyuq-rupA#satAm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BB05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buddhniyaq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gOpAya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yaqmRuSha#ya-strai-viqdA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D4FA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</w:t>
      </w:r>
      <w:proofErr w:type="spellEnd"/>
      <w:r>
        <w:rPr>
          <w:color w:val="000000"/>
          <w:sz w:val="36"/>
          <w:szCs w:val="36"/>
          <w:lang w:bidi="hi-IN"/>
        </w:rPr>
        <w:t xml:space="preserve">(gm)#Shi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hi </w:t>
      </w:r>
      <w:proofErr w:type="spellStart"/>
      <w:r>
        <w:rPr>
          <w:color w:val="000000"/>
          <w:sz w:val="36"/>
          <w:szCs w:val="36"/>
          <w:lang w:bidi="hi-IN"/>
        </w:rPr>
        <w:t>SrIraqmRutA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028BFC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F65C1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vi#SAcaliH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dhruqvastiShTha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rAqShTra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mu#dhAraya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DBD13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aqBiti#ShThan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pRutanyaqtaH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adharE#santuq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Satra#vaH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vRutraqhAti#ShTha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29AC51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((</w:t>
      </w:r>
      <w:proofErr w:type="spellStart"/>
      <w:r>
        <w:rPr>
          <w:color w:val="000000"/>
          <w:sz w:val="36"/>
          <w:szCs w:val="36"/>
          <w:lang w:bidi="hi-IN"/>
        </w:rPr>
        <w:t>sumuhUtOq&amp;stu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supratiShThi#tamaqstu</w:t>
      </w:r>
      <w:proofErr w:type="spellEnd"/>
      <w:r>
        <w:rPr>
          <w:color w:val="000000"/>
          <w:sz w:val="36"/>
          <w:szCs w:val="36"/>
          <w:lang w:bidi="hi-IN"/>
        </w:rPr>
        <w:t xml:space="preserve"> ||))</w:t>
      </w:r>
    </w:p>
    <w:p w14:paraId="52C222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A63E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dhruqvaM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dhruqvaM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#-ScAqgniSca# </w:t>
      </w:r>
      <w:proofErr w:type="spellStart"/>
      <w:r>
        <w:rPr>
          <w:color w:val="000000"/>
          <w:sz w:val="36"/>
          <w:szCs w:val="36"/>
          <w:lang w:bidi="hi-IN"/>
        </w:rPr>
        <w:t>rAqShTraM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dhA#rayatAM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dhruqvaM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10AE89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EAFB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janayanta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C554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maqntrEShaq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mUrja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dhEqnurvAgaqsmA-nupaqsuShTaqtaitu</w:t>
      </w:r>
      <w:proofErr w:type="spellEnd"/>
      <w:r>
        <w:rPr>
          <w:color w:val="000000"/>
          <w:sz w:val="36"/>
          <w:szCs w:val="36"/>
          <w:lang w:bidi="hi-IN"/>
        </w:rPr>
        <w:t># || 7</w:t>
      </w:r>
    </w:p>
    <w:p w14:paraId="3C3CA9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Vachanam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sumuhUrtO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stvityanu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gRuhNaqntu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3801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Prati-</w:t>
      </w:r>
      <w:proofErr w:type="spellStart"/>
      <w:r>
        <w:rPr>
          <w:color w:val="000000"/>
          <w:sz w:val="36"/>
          <w:szCs w:val="36"/>
          <w:lang w:bidi="hi-IN"/>
        </w:rPr>
        <w:t>Vachanam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sumuhUrtOq&amp;stuq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supratiShThi#tamaqstu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5A563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D6BB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*(Rig Vedic convention of chanting)</w:t>
      </w:r>
    </w:p>
    <w:p w14:paraId="6CDB51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*</w:t>
      </w:r>
      <w:proofErr w:type="spellStart"/>
      <w:r>
        <w:rPr>
          <w:color w:val="000000"/>
          <w:sz w:val="36"/>
          <w:szCs w:val="36"/>
          <w:lang w:bidi="hi-IN"/>
        </w:rPr>
        <w:t>aqgnistuq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viSra#vastamaM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bra$hmANamuttaqmaM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CFE3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atUrta$M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SrAvaqyat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26564B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*</w:t>
      </w:r>
      <w:proofErr w:type="spellStart"/>
      <w:r>
        <w:rPr>
          <w:color w:val="000000"/>
          <w:sz w:val="36"/>
          <w:szCs w:val="36"/>
          <w:lang w:bidi="hi-IN"/>
        </w:rPr>
        <w:t>aqgni#r-dadAtiq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A811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aqgniratya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raGuShyada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jEtA$raq-mapa#rAjitaM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65A233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ADF026" w14:textId="7B2E81F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saqBABya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saqBApa#tiByaSca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r w:rsidR="00A030EF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1DE2A3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A224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31. </w:t>
      </w:r>
      <w:proofErr w:type="spellStart"/>
      <w:r>
        <w:rPr>
          <w:color w:val="000000"/>
          <w:sz w:val="36"/>
          <w:szCs w:val="36"/>
          <w:lang w:bidi="hi-IN"/>
        </w:rPr>
        <w:t>prOkShaNa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595FADD9" w14:textId="5A2B2CB5" w:rsidR="007F1BBA" w:rsidRDefault="000838EB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7" w:author="Microsoft account" w:date="2026-09-20T07:11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7F1BBA">
        <w:rPr>
          <w:color w:val="000000"/>
          <w:sz w:val="36"/>
          <w:szCs w:val="36"/>
          <w:lang w:bidi="hi-IN"/>
        </w:rPr>
        <w:t xml:space="preserve">TB 2.6.5.2 for 1 to 3 / TS 1.7.10.3 for 4, 5 / TB 3.5.10.4 for 6 &amp; 7 / T.B.2.4.4.10 for 8 / RV 10.137.6 for 9 / TA 1.26.5 for 10 </w:t>
      </w:r>
    </w:p>
    <w:p w14:paraId="469D4C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7E4F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dEqvasya#tvA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aqSvinO$r-bAqhuByA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hastA$ByAM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CA2B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aqSvinOqr-BaiSha#jyEna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brahmavarcaqsAyAq-BiShi</w:t>
      </w:r>
      <w:proofErr w:type="spellEnd"/>
      <w:r>
        <w:rPr>
          <w:color w:val="000000"/>
          <w:sz w:val="36"/>
          <w:szCs w:val="36"/>
          <w:lang w:bidi="hi-IN"/>
        </w:rPr>
        <w:t>#~jcAmi || 1</w:t>
      </w:r>
    </w:p>
    <w:p w14:paraId="01E339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1AA1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dEqvasya#tvA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aqSvinO$r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hastA$ByAM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C028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sara#svatyaiq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BaiSha#jyEna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vIqryA#yAq-nnAdyA#yAq-BiShi</w:t>
      </w:r>
      <w:proofErr w:type="spellEnd"/>
      <w:r>
        <w:rPr>
          <w:color w:val="000000"/>
          <w:sz w:val="36"/>
          <w:szCs w:val="36"/>
          <w:lang w:bidi="hi-IN"/>
        </w:rPr>
        <w:t>#~jcAmi || 2</w:t>
      </w:r>
    </w:p>
    <w:p w14:paraId="0BE639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2D56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dEqvasya#tvA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aqSvinO$r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hastA$ByAM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6811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indra#syE-ndriqyENa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Sriqyai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balA#yAq-BiShi</w:t>
      </w:r>
      <w:proofErr w:type="spellEnd"/>
      <w:r>
        <w:rPr>
          <w:color w:val="000000"/>
          <w:sz w:val="36"/>
          <w:szCs w:val="36"/>
          <w:lang w:bidi="hi-IN"/>
        </w:rPr>
        <w:t>#~jcAmi | 3</w:t>
      </w:r>
    </w:p>
    <w:p w14:paraId="2B79ED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7FAADC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rAjA#naqM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varu#Na-maqgni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maqnvAra#BAmahE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D3FD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AqdiqtyAn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braqhmANa</w:t>
      </w:r>
      <w:proofErr w:type="spellEnd"/>
      <w:r>
        <w:rPr>
          <w:color w:val="000000"/>
          <w:sz w:val="36"/>
          <w:szCs w:val="36"/>
          <w:lang w:bidi="hi-IN"/>
        </w:rPr>
        <w:t xml:space="preserve">#~jcaq </w:t>
      </w:r>
      <w:proofErr w:type="spellStart"/>
      <w:r>
        <w:rPr>
          <w:color w:val="000000"/>
          <w:sz w:val="36"/>
          <w:szCs w:val="36"/>
          <w:lang w:bidi="hi-IN"/>
        </w:rPr>
        <w:t>bRuhaqspati$M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57C329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2675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dEqvasya#tvA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pra#saqvE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SvinO$r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hastA$ByAq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</w:p>
    <w:p w14:paraId="5F75E6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sara#svatyai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vAqcO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yaqntur-yaqntrENAq-gnEstvAq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sAmrA$jyEnAq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BiShi</w:t>
      </w:r>
      <w:proofErr w:type="spellEnd"/>
      <w:r>
        <w:rPr>
          <w:color w:val="000000"/>
          <w:sz w:val="36"/>
          <w:szCs w:val="36"/>
          <w:lang w:bidi="hi-IN"/>
        </w:rPr>
        <w:t>#~jcAq-</w:t>
      </w:r>
    </w:p>
    <w:p w14:paraId="4921F8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mIndra#syatvAq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sAmrA$jyEnAq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BiShi</w:t>
      </w:r>
      <w:proofErr w:type="spellEnd"/>
      <w:r>
        <w:rPr>
          <w:color w:val="000000"/>
          <w:sz w:val="36"/>
          <w:szCs w:val="36"/>
          <w:lang w:bidi="hi-IN"/>
        </w:rPr>
        <w:t xml:space="preserve">#~jcAmiq </w:t>
      </w:r>
      <w:proofErr w:type="spellStart"/>
      <w:r>
        <w:rPr>
          <w:color w:val="000000"/>
          <w:sz w:val="36"/>
          <w:szCs w:val="36"/>
          <w:lang w:bidi="hi-IN"/>
        </w:rPr>
        <w:t>bRuhaqspatE$stvAq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sAmrA$jyEnAq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59E6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BiShi</w:t>
      </w:r>
      <w:proofErr w:type="spellEnd"/>
      <w:r>
        <w:rPr>
          <w:color w:val="000000"/>
          <w:sz w:val="36"/>
          <w:szCs w:val="36"/>
          <w:lang w:bidi="hi-IN"/>
        </w:rPr>
        <w:t xml:space="preserve">#~jcAmi || 5 </w:t>
      </w:r>
    </w:p>
    <w:p w14:paraId="0EE574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A729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AqyuqrA-SA$stE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suqpraqjAqstvamA-SA$stE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saqjAqtaqvaqnaqsyAmA-SA$stE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E4B2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utta#rAndEva-yaqjyAmA-SA$stE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BUyO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haviqShkara#NaqmA-SA$stE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B195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diqvyandhAmA-SA$stE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C03F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haqviShA-SA$stE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0B5353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C492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tada#SyAqt-tadRu#ddhyAt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dEqvArA#santAM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E28F3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tadaqgnir-dEqvO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vana#tE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vaqyamaqgnarmAnu#ShAH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1490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vIqtaM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  <w:proofErr w:type="spellStart"/>
      <w:r>
        <w:rPr>
          <w:color w:val="000000"/>
          <w:sz w:val="36"/>
          <w:szCs w:val="36"/>
          <w:lang w:bidi="hi-IN"/>
        </w:rPr>
        <w:t>uqBEca#nOq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a(gm) </w:t>
      </w:r>
      <w:proofErr w:type="spellStart"/>
      <w:r>
        <w:rPr>
          <w:color w:val="000000"/>
          <w:sz w:val="36"/>
          <w:szCs w:val="36"/>
          <w:lang w:bidi="hi-IN"/>
        </w:rPr>
        <w:t>ha#saspAtAM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FE89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gati#r-vAqmasyEqdaM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dEqvEBya#H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46FA22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13AA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druqpaqdAqdiqvEn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mu#mucAqnaH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sviqnna-ssnAqtvI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malA#diva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852F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paqvitrE#NEq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Sundhantuq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maina#saH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68906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BUrBuvaqssuvOq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41D1DD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381D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prASana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2BF72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u#BEShaqjIH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amIvaq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cAta#nIH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94F5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Apaqssarva#sya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kRuNvantu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5E8F4A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3705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[</w:t>
      </w:r>
      <w:proofErr w:type="spellStart"/>
      <w:r>
        <w:rPr>
          <w:color w:val="000000"/>
          <w:sz w:val="36"/>
          <w:szCs w:val="36"/>
          <w:lang w:bidi="hi-IN"/>
        </w:rPr>
        <w:t>akAla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nivAraNaM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D9FE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samasta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pApakShayaharaM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 xml:space="preserve">*)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* </w:t>
      </w:r>
      <w:proofErr w:type="spellStart"/>
      <w:r>
        <w:rPr>
          <w:color w:val="000000"/>
          <w:sz w:val="36"/>
          <w:szCs w:val="36"/>
          <w:lang w:bidi="hi-IN"/>
        </w:rPr>
        <w:t>pAthOdakaM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SuBaM</w:t>
      </w:r>
      <w:proofErr w:type="spellEnd"/>
      <w:r>
        <w:rPr>
          <w:color w:val="000000"/>
          <w:sz w:val="36"/>
          <w:szCs w:val="36"/>
          <w:lang w:bidi="hi-IN"/>
        </w:rPr>
        <w:t xml:space="preserve"> |] </w:t>
      </w:r>
    </w:p>
    <w:p w14:paraId="24FE8A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strINAM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prASanEH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40C5E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AqmaqyAqvI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ci#nvIta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BE#ShaqjaM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BEqShaqjamEqvAsmai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karOti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9F91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sarvaqmAyu#rEti</w:t>
      </w:r>
      <w:proofErr w:type="spellEnd"/>
      <w:r>
        <w:rPr>
          <w:color w:val="000000"/>
          <w:sz w:val="36"/>
          <w:szCs w:val="36"/>
          <w:lang w:bidi="hi-IN"/>
        </w:rPr>
        <w:t xml:space="preserve"> || 10 </w:t>
      </w:r>
    </w:p>
    <w:p w14:paraId="799D16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1A636F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OShadhi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3B1A5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4.2.6.1)</w:t>
      </w:r>
    </w:p>
    <w:p w14:paraId="0129F8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striyuqgaM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4183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mandA#mi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baqBrUNA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ca# |</w:t>
      </w:r>
    </w:p>
    <w:p w14:paraId="66583F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aba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saqhasra#muqtavOq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ruha</w:t>
      </w:r>
      <w:proofErr w:type="spellEnd"/>
      <w:r>
        <w:rPr>
          <w:color w:val="000000"/>
          <w:sz w:val="36"/>
          <w:szCs w:val="36"/>
          <w:lang w:bidi="hi-IN"/>
        </w:rPr>
        <w:t xml:space="preserve">#: | </w:t>
      </w:r>
    </w:p>
    <w:p w14:paraId="6276CB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SatakratvO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yUqyamiqmaM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agaqdaM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5AA3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puShpA#vatI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praqsUva#tI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PaqlinI#raPaqlA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3788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saqjitva#rIr-vIqrudha</w:t>
      </w:r>
      <w:proofErr w:type="spellEnd"/>
      <w:r>
        <w:rPr>
          <w:color w:val="000000"/>
          <w:sz w:val="36"/>
          <w:szCs w:val="36"/>
          <w:lang w:bidi="hi-IN"/>
        </w:rPr>
        <w:t xml:space="preserve">#: </w:t>
      </w:r>
      <w:proofErr w:type="spellStart"/>
      <w:r>
        <w:rPr>
          <w:color w:val="000000"/>
          <w:sz w:val="36"/>
          <w:szCs w:val="36"/>
          <w:lang w:bidi="hi-IN"/>
        </w:rPr>
        <w:t>pArayiqShNava</w:t>
      </w:r>
      <w:proofErr w:type="spellEnd"/>
      <w:r>
        <w:rPr>
          <w:color w:val="000000"/>
          <w:sz w:val="36"/>
          <w:szCs w:val="36"/>
          <w:lang w:bidi="hi-IN"/>
        </w:rPr>
        <w:t xml:space="preserve">#: | </w:t>
      </w:r>
    </w:p>
    <w:p w14:paraId="6F74EF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OSha#dhIqriti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mAtaraq-stadvO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dEvIq-rupa#bruvE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0896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rapA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viGnaq-tIri#taqra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pa#ScAqtaya#mAnA</w:t>
      </w:r>
      <w:proofErr w:type="spellEnd"/>
      <w:r>
        <w:rPr>
          <w:color w:val="000000"/>
          <w:sz w:val="36"/>
          <w:szCs w:val="36"/>
          <w:lang w:bidi="hi-IN"/>
        </w:rPr>
        <w:t>: || 1</w:t>
      </w:r>
    </w:p>
    <w:p w14:paraId="0876D7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4772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aqSvaqtthEvO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niqShada#naM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paqrNEvO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vasaqti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kRuqtA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09F1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gOqBAjaq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itkilA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sathaqyath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saqnava#thaq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89C0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MvAqjaya</w:t>
      </w:r>
      <w:proofErr w:type="spellEnd"/>
      <w:r>
        <w:rPr>
          <w:color w:val="000000"/>
          <w:sz w:val="36"/>
          <w:szCs w:val="36"/>
          <w:lang w:bidi="hi-IN"/>
        </w:rPr>
        <w:t xml:space="preserve">#-nniqmA </w:t>
      </w:r>
      <w:proofErr w:type="spellStart"/>
      <w:r>
        <w:rPr>
          <w:color w:val="000000"/>
          <w:sz w:val="36"/>
          <w:szCs w:val="36"/>
          <w:lang w:bidi="hi-IN"/>
        </w:rPr>
        <w:t>OSha#dhIqrq</w:t>
      </w:r>
      <w:proofErr w:type="spellEnd"/>
      <w:r>
        <w:rPr>
          <w:color w:val="000000"/>
          <w:sz w:val="36"/>
          <w:szCs w:val="36"/>
          <w:lang w:bidi="hi-IN"/>
        </w:rPr>
        <w:t xml:space="preserve">. hasta# </w:t>
      </w:r>
      <w:proofErr w:type="spellStart"/>
      <w:r>
        <w:rPr>
          <w:color w:val="000000"/>
          <w:sz w:val="36"/>
          <w:szCs w:val="36"/>
          <w:lang w:bidi="hi-IN"/>
        </w:rPr>
        <w:t>AdaqdhE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1B59C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yakShma#sya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naSyati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gRuBO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3A72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yadOSha#dhaya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gacCa#ntEq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rAjA#naq-ssami#tA</w:t>
      </w:r>
      <w:proofErr w:type="spellEnd"/>
      <w:r>
        <w:rPr>
          <w:color w:val="000000"/>
          <w:sz w:val="36"/>
          <w:szCs w:val="36"/>
          <w:lang w:bidi="hi-IN"/>
        </w:rPr>
        <w:t xml:space="preserve"> viva | </w:t>
      </w:r>
    </w:p>
    <w:p w14:paraId="505585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vipraqssa-u#cyatE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BiqShagra#kShOq-hA&amp;mI#vaq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cAta#na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7BE65A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niShkRu#tiqr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mAqtA&amp;thA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yUqya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saMkRu#tI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4F3036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saqrA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pa#taqtriNI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ssthanaqyadAq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niShkRu#ta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07B015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349A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aqnyAvO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aqnyAma#va-tvaqnyA&amp;nyasyAq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upA#vata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1CB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OSha#dhaya-ssaM~MvidAqnA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prAva#tAq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</w:t>
      </w:r>
      <w:proofErr w:type="spellEnd"/>
      <w:r>
        <w:rPr>
          <w:color w:val="000000"/>
          <w:sz w:val="36"/>
          <w:szCs w:val="36"/>
          <w:lang w:bidi="hi-IN"/>
        </w:rPr>
        <w:t xml:space="preserve">#: | </w:t>
      </w:r>
    </w:p>
    <w:p w14:paraId="622046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ucCuShmAq</w:t>
      </w:r>
      <w:proofErr w:type="spellEnd"/>
      <w:r>
        <w:rPr>
          <w:color w:val="000000"/>
          <w:sz w:val="36"/>
          <w:szCs w:val="36"/>
          <w:lang w:bidi="hi-IN"/>
        </w:rPr>
        <w:t xml:space="preserve"> OSha#dhInA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di#vEratE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3295B5" w14:textId="0B630D8C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saniqShyantI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nAmAqtmA-naqn</w:t>
      </w:r>
      <w:r w:rsidR="00337CAB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>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pUruSha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A5FF8C" w14:textId="23A07AB1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:$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pariqShThA</w:t>
      </w:r>
      <w:r w:rsidR="00632B82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stEq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vraqjama#kramu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314959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OSha#dhayaq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prAcu#cyavuqr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yatki~jca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taqnuvAq</w:t>
      </w:r>
      <w:proofErr w:type="spellEnd"/>
      <w:r>
        <w:rPr>
          <w:color w:val="000000"/>
          <w:sz w:val="36"/>
          <w:szCs w:val="36"/>
          <w:lang w:bidi="hi-IN"/>
        </w:rPr>
        <w:t xml:space="preserve">(gm)q rapa#: | </w:t>
      </w:r>
      <w:proofErr w:type="spellStart"/>
      <w:r>
        <w:rPr>
          <w:color w:val="000000"/>
          <w:sz w:val="36"/>
          <w:szCs w:val="36"/>
          <w:lang w:bidi="hi-IN"/>
        </w:rPr>
        <w:t>yAsta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Ataqsthu-rAqtmAna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viqSu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paru</w:t>
      </w:r>
      <w:proofErr w:type="spellEnd"/>
      <w:r>
        <w:rPr>
          <w:color w:val="000000"/>
          <w:sz w:val="36"/>
          <w:szCs w:val="36"/>
          <w:lang w:bidi="hi-IN"/>
        </w:rPr>
        <w:t xml:space="preserve">#: </w:t>
      </w:r>
      <w:proofErr w:type="spellStart"/>
      <w:r>
        <w:rPr>
          <w:color w:val="000000"/>
          <w:sz w:val="36"/>
          <w:szCs w:val="36"/>
          <w:lang w:bidi="hi-IN"/>
        </w:rPr>
        <w:t>paru</w:t>
      </w:r>
      <w:proofErr w:type="spellEnd"/>
      <w:r>
        <w:rPr>
          <w:color w:val="000000"/>
          <w:sz w:val="36"/>
          <w:szCs w:val="36"/>
          <w:lang w:bidi="hi-IN"/>
        </w:rPr>
        <w:t>: |</w:t>
      </w:r>
    </w:p>
    <w:p w14:paraId="65FE53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yakShma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MvibA#dhantA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muqgrO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ma#ddhya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maqSIri#va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68DD67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D378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Mya#kShmaq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prapa#taSyEqnEna</w:t>
      </w:r>
      <w:proofErr w:type="spellEnd"/>
      <w:r>
        <w:rPr>
          <w:color w:val="000000"/>
          <w:sz w:val="36"/>
          <w:szCs w:val="36"/>
          <w:lang w:bidi="hi-IN"/>
        </w:rPr>
        <w:t xml:space="preserve"># ki </w:t>
      </w:r>
      <w:proofErr w:type="spellStart"/>
      <w:r>
        <w:rPr>
          <w:color w:val="000000"/>
          <w:sz w:val="36"/>
          <w:szCs w:val="36"/>
          <w:lang w:bidi="hi-IN"/>
        </w:rPr>
        <w:t>ki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BC5DA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MvAta#syaqddhrAjyA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sAqkanna#Sya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niqhAka#yA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5C29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aqSvAqvaqtI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sO#mavaqtI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mUqrjaya#ntIq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mudO#jasaM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AA6A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Avi#thsiq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OSha#dhIraqsmA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a#riqShTa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C9B1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PaqlinIqr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a#PaqlA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a#puqShpAyASca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puqShpiNI</w:t>
      </w:r>
      <w:proofErr w:type="spellEnd"/>
      <w:r>
        <w:rPr>
          <w:color w:val="000000"/>
          <w:sz w:val="36"/>
          <w:szCs w:val="36"/>
          <w:lang w:bidi="hi-IN"/>
        </w:rPr>
        <w:t xml:space="preserve">$: | </w:t>
      </w:r>
    </w:p>
    <w:p w14:paraId="729839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prasUtAq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54D9F7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ssOma#rAj~jIq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pravi#ShTA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</w:t>
      </w:r>
      <w:proofErr w:type="spellEnd"/>
      <w:r>
        <w:rPr>
          <w:color w:val="000000"/>
          <w:sz w:val="36"/>
          <w:szCs w:val="36"/>
          <w:lang w:bidi="hi-IN"/>
        </w:rPr>
        <w:t># || 4</w:t>
      </w:r>
    </w:p>
    <w:p w14:paraId="490A87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0807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tvama#syuttaqmA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jIqvAta#vEsuva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1B7A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aqvaqpata#ntI-ravadandiqva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OSha#dhayaq</w:t>
      </w:r>
      <w:proofErr w:type="spellEnd"/>
      <w:r>
        <w:rPr>
          <w:color w:val="000000"/>
          <w:sz w:val="36"/>
          <w:szCs w:val="36"/>
          <w:lang w:bidi="hi-IN"/>
        </w:rPr>
        <w:t xml:space="preserve">: pari# | </w:t>
      </w:r>
    </w:p>
    <w:p w14:paraId="402419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maqS~javA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mahaiq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sari#ShyAtiq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43E129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yAScEqda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mu#pa-SRuqNvantiq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parA#gatA</w:t>
      </w:r>
      <w:proofErr w:type="spellEnd"/>
      <w:r>
        <w:rPr>
          <w:color w:val="000000"/>
          <w:sz w:val="36"/>
          <w:szCs w:val="36"/>
          <w:lang w:bidi="hi-IN"/>
        </w:rPr>
        <w:t>: |</w:t>
      </w:r>
    </w:p>
    <w:p w14:paraId="2FF7E1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gatyaqtA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sanda#tta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3846B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riShat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KanA#miva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1A2C70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dviqpa-ccatu#Shpadaq-smAkaq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#-maqstva </w:t>
      </w:r>
      <w:proofErr w:type="spellStart"/>
      <w:r>
        <w:rPr>
          <w:color w:val="000000"/>
          <w:sz w:val="36"/>
          <w:szCs w:val="36"/>
          <w:lang w:bidi="hi-IN"/>
        </w:rPr>
        <w:t>nA#turaM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E8D5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ssaM~Mva#dantEq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rAj~jA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05499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kaqrOti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brAhmaqNasta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pArayAmasi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089093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SAntiq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SAnti</w:t>
      </w:r>
      <w:proofErr w:type="spellEnd"/>
      <w:r>
        <w:rPr>
          <w:color w:val="000000"/>
          <w:sz w:val="36"/>
          <w:szCs w:val="36"/>
          <w:lang w:bidi="hi-IN"/>
        </w:rPr>
        <w:t>#: ||</w:t>
      </w:r>
    </w:p>
    <w:p w14:paraId="2D716F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</w:t>
      </w:r>
    </w:p>
    <w:p w14:paraId="73CAE953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6616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mantra </w:t>
      </w:r>
      <w:proofErr w:type="spellStart"/>
      <w:r>
        <w:rPr>
          <w:color w:val="000000"/>
          <w:sz w:val="36"/>
          <w:szCs w:val="36"/>
          <w:lang w:bidi="hi-IN"/>
        </w:rPr>
        <w:t>puShpaM</w:t>
      </w:r>
      <w:proofErr w:type="spellEnd"/>
    </w:p>
    <w:p w14:paraId="497933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1.22.1)</w:t>
      </w:r>
    </w:p>
    <w:p w14:paraId="49CA74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Oum | yO#&amp;</w:t>
      </w:r>
      <w:proofErr w:type="spellStart"/>
      <w:r>
        <w:rPr>
          <w:color w:val="000000"/>
          <w:sz w:val="36"/>
          <w:szCs w:val="36"/>
          <w:lang w:bidi="hi-IN"/>
        </w:rPr>
        <w:t>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puShpa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puShpa#vAn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paSuqqmAn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E145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puShpa$m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puShpa#vAn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paSuqmAn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2899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1</w:t>
      </w:r>
    </w:p>
    <w:p w14:paraId="1FA628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6FD6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7BA5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yO$&amp;</w:t>
      </w:r>
      <w:proofErr w:type="spellStart"/>
      <w:r>
        <w:rPr>
          <w:color w:val="000000"/>
          <w:sz w:val="36"/>
          <w:szCs w:val="36"/>
          <w:lang w:bidi="hi-IN"/>
        </w:rPr>
        <w:t>gnErAqyata#naqM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76CB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aqgnErAqyAta#naM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2</w:t>
      </w:r>
    </w:p>
    <w:p w14:paraId="1B6890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893E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vAqyurvA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2430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vAqyOrAqyata#na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05CD0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vAqyOrAqyAta#naM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03A5C4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7458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6ABE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tapa#nnaqpA-mAqyata#naM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098C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#&amp;muShyaq-tapa#ta </w:t>
      </w:r>
      <w:proofErr w:type="spellStart"/>
      <w:r>
        <w:rPr>
          <w:color w:val="000000"/>
          <w:sz w:val="36"/>
          <w:szCs w:val="36"/>
          <w:lang w:bidi="hi-IN"/>
        </w:rPr>
        <w:t>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25BB9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DA41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aqmuShyaq-tapa#ta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06A7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4</w:t>
      </w:r>
    </w:p>
    <w:p w14:paraId="155388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A0C6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E8C5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yaScaqndrama#sa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6EF5B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8528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5</w:t>
      </w:r>
    </w:p>
    <w:p w14:paraId="1A61B0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C8FD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A634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3E4A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nakSha#trANA-mAqyata#naqM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B813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nakSha#trANA-mAqyata#naM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6</w:t>
      </w:r>
    </w:p>
    <w:p w14:paraId="08D897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2BF7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paqrjanyOq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C7BF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paqrjanya</w:t>
      </w:r>
      <w:proofErr w:type="spellEnd"/>
      <w:r>
        <w:rPr>
          <w:color w:val="000000"/>
          <w:sz w:val="36"/>
          <w:szCs w:val="36"/>
          <w:lang w:bidi="hi-IN"/>
        </w:rPr>
        <w:t>#-syAqyata#naqM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F0557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paqrjanya</w:t>
      </w:r>
      <w:proofErr w:type="spellEnd"/>
      <w:r>
        <w:rPr>
          <w:color w:val="000000"/>
          <w:sz w:val="36"/>
          <w:szCs w:val="36"/>
          <w:lang w:bidi="hi-IN"/>
        </w:rPr>
        <w:t xml:space="preserve">#-syAqyata#naM | </w:t>
      </w:r>
    </w:p>
    <w:p w14:paraId="5B0B3D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7</w:t>
      </w:r>
    </w:p>
    <w:p w14:paraId="5931CB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512FE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saqM~MvaqthsaqrO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aqpAmAqya#tanaM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A860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yassa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~Mvathsaqra-syAqyata#naqM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8ED5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~Mvathsaqra-syAqyata#naM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903D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|| 8 </w:t>
      </w:r>
    </w:p>
    <w:p w14:paraId="1786A4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548C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yO$&amp;</w:t>
      </w:r>
      <w:proofErr w:type="spellStart"/>
      <w:r>
        <w:rPr>
          <w:color w:val="000000"/>
          <w:sz w:val="36"/>
          <w:szCs w:val="36"/>
          <w:lang w:bidi="hi-IN"/>
        </w:rPr>
        <w:t>PsunAva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prati#ShThitA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pratyEqvati#ShThati</w:t>
      </w:r>
      <w:proofErr w:type="spellEnd"/>
      <w:r>
        <w:rPr>
          <w:color w:val="000000"/>
          <w:sz w:val="36"/>
          <w:szCs w:val="36"/>
          <w:lang w:bidi="hi-IN"/>
        </w:rPr>
        <w:t xml:space="preserve"> || 9 </w:t>
      </w:r>
    </w:p>
    <w:p w14:paraId="7D9113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A0281B" w14:textId="77777777" w:rsidR="00EB1FF7" w:rsidRDefault="00EB1FF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82F6781" w14:textId="77777777" w:rsidR="00EB1FF7" w:rsidRDefault="00EB1FF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A29596" w14:textId="77777777" w:rsidR="00EB1FF7" w:rsidRDefault="00EB1FF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5147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Other Mantras Chanted with "Mantra </w:t>
      </w:r>
      <w:proofErr w:type="spellStart"/>
      <w:r>
        <w:rPr>
          <w:color w:val="000000"/>
          <w:sz w:val="36"/>
          <w:szCs w:val="36"/>
          <w:lang w:bidi="hi-IN"/>
        </w:rPr>
        <w:t>Pushpam</w:t>
      </w:r>
      <w:proofErr w:type="spellEnd"/>
      <w:r>
        <w:rPr>
          <w:color w:val="000000"/>
          <w:sz w:val="36"/>
          <w:szCs w:val="36"/>
          <w:lang w:bidi="hi-IN"/>
        </w:rPr>
        <w:t>".</w:t>
      </w:r>
    </w:p>
    <w:p w14:paraId="16245F38" w14:textId="77777777" w:rsidR="00EB1FF7" w:rsidRDefault="00EB1FF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65A0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rAqjAqdhiqrAqjAya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prasahya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sAqhinE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Mvai$SravaqNAya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kurmahE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DCF1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kAqmEqSvaqrO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vai$SravaqNO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42410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kuqbEqrAya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vaiSravaqNAya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maqhAqrAqjAyaq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1 (TA 1.31.6)</w:t>
      </w:r>
    </w:p>
    <w:p w14:paraId="76A502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572E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tadbraqhmA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tadvAqyuH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tadAqtmA</w:t>
      </w:r>
      <w:proofErr w:type="spellEnd"/>
      <w:r>
        <w:rPr>
          <w:color w:val="000000"/>
          <w:sz w:val="36"/>
          <w:szCs w:val="36"/>
          <w:lang w:bidi="hi-IN"/>
        </w:rPr>
        <w:t xml:space="preserve"> | 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 xml:space="preserve">tathsaqtyaM | </w:t>
      </w:r>
    </w:p>
    <w:p w14:paraId="329BEF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tathsarva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tatpurOqrnamaH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antaScarati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BUtuqShaq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guhAyAM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Mvi#SvamUqrtiShu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4C33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tvam-ya~Mj~jastvaM-va~MShaTkArastva-mindrastva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rudrastvaM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3D587C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MviShNustvaM-brahmatva#M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prajAqpatiH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A23E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tvanta#dApaq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jyOtIqrasOq&amp;mRuta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BUrBuvaqssuvaqrOm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1935F3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.6.68.1)</w:t>
      </w:r>
    </w:p>
    <w:p w14:paraId="45CDE66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0BF5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karma#NA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tyAgE#naikE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amRutaqtva-mA#naqSuH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E455A8" w14:textId="54ADB80B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nihi#ta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guhA#yAM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MviqBrAja#</w:t>
      </w:r>
      <w:r w:rsidR="00563635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>Eq</w:t>
      </w:r>
      <w:proofErr w:type="spellEnd"/>
      <w:r w:rsidR="006D4316">
        <w:rPr>
          <w:color w:val="000000"/>
          <w:sz w:val="36"/>
          <w:szCs w:val="36"/>
          <w:lang w:bidi="hi-IN"/>
        </w:rPr>
        <w:t>-</w:t>
      </w:r>
      <w:r w:rsidR="006D4316">
        <w:rPr>
          <w:color w:val="000000"/>
          <w:sz w:val="36"/>
          <w:szCs w:val="36"/>
          <w:lang w:bidi="hi-IN"/>
        </w:rPr>
        <w:br/>
      </w:r>
      <w:proofErr w:type="spellStart"/>
      <w:r w:rsidR="00563635">
        <w:rPr>
          <w:color w:val="000000"/>
          <w:sz w:val="36"/>
          <w:szCs w:val="36"/>
          <w:lang w:bidi="hi-IN"/>
        </w:rPr>
        <w:t>ta</w:t>
      </w:r>
      <w:r>
        <w:rPr>
          <w:color w:val="000000"/>
          <w:sz w:val="36"/>
          <w:szCs w:val="36"/>
          <w:lang w:bidi="hi-IN"/>
        </w:rPr>
        <w:t>dyata#yO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viqSanti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02B712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509E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vEqdAqntaqviqj~jAnaq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suni#ScitAqrthA-ssanyA#sa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yOqgAdyata</w:t>
      </w:r>
      <w:proofErr w:type="spellEnd"/>
      <w:r>
        <w:rPr>
          <w:color w:val="000000"/>
          <w:sz w:val="36"/>
          <w:szCs w:val="36"/>
          <w:lang w:bidi="hi-IN"/>
        </w:rPr>
        <w:t xml:space="preserve">#-yaSSuddhaq </w:t>
      </w:r>
      <w:proofErr w:type="spellStart"/>
      <w:r>
        <w:rPr>
          <w:color w:val="000000"/>
          <w:sz w:val="36"/>
          <w:szCs w:val="36"/>
          <w:lang w:bidi="hi-IN"/>
        </w:rPr>
        <w:t>satvA$H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CBE3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bra#hmalOqkE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parA$ntakAlEq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parA#mRutAqt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pari#mucyantiq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1FE40F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30A5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daqhra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MviqpAqpaM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paqramE$SmaBUta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Myatpu#NDarIqkaM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puqrama#ddhya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qsthaM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4D2E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taqtrAqpiq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daqhraM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gaqgana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MviSOkaq-stasmi#n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yadaqntasta-dupA#sitaqvyaM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00E26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DD10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vEdAdau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sva#raH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prAqktOq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vEqdAntE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praqtiShThi#taH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C751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praqkRuti</w:t>
      </w:r>
      <w:proofErr w:type="spellEnd"/>
      <w:r>
        <w:rPr>
          <w:color w:val="000000"/>
          <w:sz w:val="36"/>
          <w:szCs w:val="36"/>
          <w:lang w:bidi="hi-IN"/>
        </w:rPr>
        <w:t xml:space="preserve">#-lInasyaq </w:t>
      </w:r>
      <w:proofErr w:type="spellStart"/>
      <w:r>
        <w:rPr>
          <w:color w:val="000000"/>
          <w:sz w:val="36"/>
          <w:szCs w:val="36"/>
          <w:lang w:bidi="hi-IN"/>
        </w:rPr>
        <w:t>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maqhESva#raH</w:t>
      </w:r>
      <w:proofErr w:type="spellEnd"/>
      <w:r>
        <w:rPr>
          <w:color w:val="000000"/>
          <w:sz w:val="36"/>
          <w:szCs w:val="36"/>
          <w:lang w:bidi="hi-IN"/>
        </w:rPr>
        <w:t xml:space="preserve"> || 3 (TA .6.12.3)</w:t>
      </w:r>
    </w:p>
    <w:p w14:paraId="29939E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----------------------------------------------------------------------------------------------------------------------------</w:t>
      </w:r>
    </w:p>
    <w:p w14:paraId="1F3094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aqmRutE#nAvRuqtAM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pa#rIm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purI$m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25B577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$ brahma ca#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  <w:proofErr w:type="spellStart"/>
      <w:r>
        <w:rPr>
          <w:color w:val="000000"/>
          <w:sz w:val="36"/>
          <w:szCs w:val="36"/>
          <w:lang w:bidi="hi-IN"/>
        </w:rPr>
        <w:t>AqyuH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kIrti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da#duH</w:t>
      </w:r>
      <w:proofErr w:type="spellEnd"/>
      <w:r>
        <w:rPr>
          <w:color w:val="000000"/>
          <w:sz w:val="36"/>
          <w:szCs w:val="36"/>
          <w:lang w:bidi="hi-IN"/>
        </w:rPr>
        <w:t xml:space="preserve"> || 4 (TA 1.27.3)</w:t>
      </w:r>
    </w:p>
    <w:p w14:paraId="3DAAF9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--------------------------------------------------------------------------------------</w:t>
      </w:r>
    </w:p>
    <w:p w14:paraId="63216E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aGamara.ShaNa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A814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.6.1.12)</w:t>
      </w:r>
    </w:p>
    <w:p w14:paraId="0F3096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hira#NyaSRu~gga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Mvaru#Na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tIqrthaM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yAci#taH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158E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yaqnmayA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Buqkta-maqsAdhU#nAM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pAqpEBya#Sca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praqtigra#haH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F8BF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yanmEq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du#ShkRuta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D785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#-ssaviqtA ca# </w:t>
      </w:r>
      <w:proofErr w:type="spellStart"/>
      <w:r>
        <w:rPr>
          <w:color w:val="000000"/>
          <w:sz w:val="36"/>
          <w:szCs w:val="36"/>
          <w:lang w:bidi="hi-IN"/>
        </w:rPr>
        <w:t>punantuq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318C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namOq&amp;gnayE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PsuqmatEq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AF1A8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vAruNyai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namOq&amp;dByaH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23E193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EB13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Myada#mEqddhyaM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Myada#SAqntaM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tadapa#gacCatAt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85C37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aqtyAqSaqnAda#tI-pAqnAqdyaqcca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pra#tiqgrahA$t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CE6A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pAqNinA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hyavaqmar.Sa</w:t>
      </w:r>
      <w:proofErr w:type="gramEnd"/>
      <w:r>
        <w:rPr>
          <w:color w:val="000000"/>
          <w:sz w:val="36"/>
          <w:szCs w:val="36"/>
          <w:lang w:bidi="hi-IN"/>
        </w:rPr>
        <w:t>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C999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sO#&amp;</w:t>
      </w:r>
      <w:proofErr w:type="spellStart"/>
      <w:r>
        <w:rPr>
          <w:color w:val="000000"/>
          <w:sz w:val="36"/>
          <w:szCs w:val="36"/>
          <w:lang w:bidi="hi-IN"/>
        </w:rPr>
        <w:t>hama#pAqpO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nirmuqktO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mu#ktakiqlbiSha#H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11A6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mAru#hyaq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gacCEqd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3F8D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yaScAqPsu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puqnAtva#Gamar.ShaqNaH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2448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gaMgE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yamunE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sarasvatiq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Sutu#driq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stOma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paruqShNiyA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052B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aqsiqkniqyA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ma#rudvRudhE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viqtastaqyA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rjI#kIyE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SuNuqhyA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suqShOma#yA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697E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cAqBI$dddhAq-ttapaqsO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ddhya#jAyata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2098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rajAyataq</w:t>
      </w:r>
      <w:proofErr w:type="spellEnd"/>
      <w:r>
        <w:rPr>
          <w:color w:val="000000"/>
          <w:sz w:val="36"/>
          <w:szCs w:val="36"/>
          <w:lang w:bidi="hi-IN"/>
        </w:rPr>
        <w:t xml:space="preserve"> tata#-</w:t>
      </w:r>
      <w:proofErr w:type="spellStart"/>
      <w:r>
        <w:rPr>
          <w:color w:val="000000"/>
          <w:sz w:val="36"/>
          <w:szCs w:val="36"/>
          <w:lang w:bidi="hi-IN"/>
        </w:rPr>
        <w:t>ssamuqdrO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a#rNaqvaH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5A766A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D0CA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saqmuqdrAda#rNaqvA-dadhi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sa~Mm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vathsaqrO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FEF7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viqdadhaq-dviSva#sya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miShaqtO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6021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sUqryAq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caqndraqmasau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ya#thApUqrva-ma#kalpayat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ED32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pRuthiqvIM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cAqntari#kShaq-mathOq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B7FF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yatpRu#thiqvyA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raja#ssvaq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viqrOda#sI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D443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stadAqpO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puqnAtva#Gamar.ShaqNaH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1D40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puqnAtva#Gamar.ShaqNaH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484A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maqddhyE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65B0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puqNyakRu#tAM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MlOqkAqnEqSha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hi#raqNmayam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F2D4C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pRuthiqvyOr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hi#raqNmayaq</w:t>
      </w:r>
      <w:proofErr w:type="spellEnd"/>
      <w:r>
        <w:rPr>
          <w:color w:val="000000"/>
          <w:sz w:val="36"/>
          <w:szCs w:val="36"/>
          <w:lang w:bidi="hi-IN"/>
        </w:rPr>
        <w:t xml:space="preserve">(gm)q sa(gg) </w:t>
      </w:r>
      <w:proofErr w:type="spellStart"/>
      <w:r>
        <w:rPr>
          <w:color w:val="000000"/>
          <w:sz w:val="36"/>
          <w:szCs w:val="36"/>
          <w:lang w:bidi="hi-IN"/>
        </w:rPr>
        <w:t>Sri#taq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7DA49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ab/>
      </w:r>
    </w:p>
    <w:p w14:paraId="0C441F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sanaq-ssuvaq-ssa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Si#SAdhi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jvala#tiq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 xml:space="preserve">#-raqhama#smi | </w:t>
      </w:r>
    </w:p>
    <w:p w14:paraId="2C811D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rjvala#tiq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brahmAqha-ma#smi</w:t>
      </w:r>
      <w:proofErr w:type="spellEnd"/>
      <w:r>
        <w:rPr>
          <w:color w:val="000000"/>
          <w:sz w:val="36"/>
          <w:szCs w:val="36"/>
          <w:lang w:bidi="hi-IN"/>
        </w:rPr>
        <w:t xml:space="preserve"> | yO#&amp;</w:t>
      </w:r>
      <w:proofErr w:type="spellStart"/>
      <w:r>
        <w:rPr>
          <w:color w:val="000000"/>
          <w:sz w:val="36"/>
          <w:szCs w:val="36"/>
          <w:lang w:bidi="hi-IN"/>
        </w:rPr>
        <w:t>ha-ma#smiq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brahmAqha-ma#smi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63D9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aqhama#smiq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brahmAqha-ma#smi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aqhamEqvAhaM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1ABC1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aqkAqryaq-kAqrya#va-kIqrNI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BrU#NaqhA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gu#rutaqlpagaH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19B7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varu#NOq&amp;pA-ma#Gamar.ShaqNa-stasmA$t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pAqpAtpramu#cyatE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A1E1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raqjOBUmi</w:t>
      </w:r>
      <w:proofErr w:type="spellEnd"/>
      <w:r>
        <w:rPr>
          <w:color w:val="000000"/>
          <w:sz w:val="36"/>
          <w:szCs w:val="36"/>
          <w:lang w:bidi="hi-IN"/>
        </w:rPr>
        <w:t xml:space="preserve">#-stvaqmA(gm) </w:t>
      </w:r>
      <w:proofErr w:type="spellStart"/>
      <w:r>
        <w:rPr>
          <w:color w:val="000000"/>
          <w:sz w:val="36"/>
          <w:szCs w:val="36"/>
          <w:lang w:bidi="hi-IN"/>
        </w:rPr>
        <w:t>rOda#yasvaq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prava#dantiq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dhIrA$H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4FF0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AkrA$n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thsamuqdraH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vidha#rma~jjaqnaya#n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4BBC3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paqvitrEq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adhiqsAnOq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bRuqhathsOmO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vAvRudhE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indu#H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3252A6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</w:t>
      </w:r>
    </w:p>
    <w:p w14:paraId="27C764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35.trisuparNa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27586F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(TA </w:t>
      </w:r>
      <w:del w:id="18" w:author="Microsoft account" w:date="2026-09-20T07:13:00Z">
        <w:r w:rsidDel="000838EB">
          <w:rPr>
            <w:color w:val="000000"/>
            <w:sz w:val="36"/>
            <w:szCs w:val="36"/>
            <w:lang w:bidi="hi-IN"/>
          </w:rPr>
          <w:delText>.</w:delText>
        </w:r>
      </w:del>
      <w:r>
        <w:rPr>
          <w:color w:val="000000"/>
          <w:sz w:val="36"/>
          <w:szCs w:val="36"/>
          <w:lang w:bidi="hi-IN"/>
        </w:rPr>
        <w:t>6.38.1)</w:t>
      </w:r>
    </w:p>
    <w:p w14:paraId="06A9EA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mEtuq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A04A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praqjAvaqthsO&amp;BiqsO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du:Shva</w:t>
      </w:r>
      <w:proofErr w:type="gramEnd"/>
      <w:r>
        <w:rPr>
          <w:color w:val="000000"/>
          <w:sz w:val="36"/>
          <w:szCs w:val="36"/>
          <w:lang w:bidi="hi-IN"/>
        </w:rPr>
        <w:t>#pnaqhandu#ruShShaha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4D6C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stA~jju#hOmi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44FF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trisu#parNaq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mayA#citaM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0393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braqhmaqhaqtyAM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Gna#nti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brA$hmaqNA-strisu#parNa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50CE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prApnu#vanti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AqsaqhaqsrAt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paq~gktiM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puna#nti</w:t>
      </w:r>
      <w:proofErr w:type="spellEnd"/>
      <w:r>
        <w:rPr>
          <w:color w:val="000000"/>
          <w:sz w:val="36"/>
          <w:szCs w:val="36"/>
          <w:lang w:bidi="hi-IN"/>
        </w:rPr>
        <w:t xml:space="preserve"> | OM || 1 </w:t>
      </w:r>
    </w:p>
    <w:p w14:paraId="491238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0E18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mEqdhayA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brahma#mEqva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6BFB7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praqjAva#thsAvIq-ssauBa#gaM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00AD95" w14:textId="554B3841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</w:t>
      </w:r>
      <w:r w:rsidR="00AB3F34">
        <w:rPr>
          <w:color w:val="000000"/>
          <w:sz w:val="36"/>
          <w:szCs w:val="36"/>
          <w:lang w:bidi="hi-IN"/>
        </w:rPr>
        <w:t>qH</w:t>
      </w:r>
      <w:r>
        <w:rPr>
          <w:color w:val="000000"/>
          <w:sz w:val="36"/>
          <w:szCs w:val="36"/>
          <w:lang w:bidi="hi-IN"/>
        </w:rPr>
        <w:t>Shvapni#ya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savitar-duriqtAniq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parA#suva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1011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Asu#va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madhuqvAtA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RutAyaqtE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madhu#kSharantiq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88F7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mAddhvI$r-nassaqntvOSha#dhIH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7917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madhuqnakta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muqtOShasiq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madhu#maqtpArthi#vaq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908B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madhuqdyaura#stu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madhu#mAnnOq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vanaqspatiqr-madhu#mA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51C3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mAddhvIqrgAvO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na H | </w:t>
      </w:r>
    </w:p>
    <w:p w14:paraId="1CCC6E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trisu#parNaq-mayA#citaM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A60C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BrUqNaqhaqtyAM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Gna#nti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brA$hmaqNA-strisu#parNa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24839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prApnu#vanti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AqsaqhaqsrAt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paq~gktiM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puna#nti</w:t>
      </w:r>
      <w:proofErr w:type="spellEnd"/>
      <w:r>
        <w:rPr>
          <w:color w:val="000000"/>
          <w:sz w:val="36"/>
          <w:szCs w:val="36"/>
          <w:lang w:bidi="hi-IN"/>
        </w:rPr>
        <w:t xml:space="preserve"> | OM || 2 </w:t>
      </w:r>
    </w:p>
    <w:p w14:paraId="47D68F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3BCC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mEqdhavA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mEqdhavA</w:t>
      </w:r>
      <w:proofErr w:type="spellEnd"/>
      <w:r>
        <w:rPr>
          <w:color w:val="000000"/>
          <w:sz w:val="36"/>
          <w:szCs w:val="36"/>
          <w:lang w:bidi="hi-IN"/>
        </w:rPr>
        <w:t xml:space="preserve">$ | brahma# </w:t>
      </w:r>
      <w:proofErr w:type="spellStart"/>
      <w:r>
        <w:rPr>
          <w:color w:val="000000"/>
          <w:sz w:val="36"/>
          <w:szCs w:val="36"/>
          <w:lang w:bidi="hi-IN"/>
        </w:rPr>
        <w:t>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A28F8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padaqvIH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ka#vIqnA-mRuShiqr-viprA#NAM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D00C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gRuddhrA#NAq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svadhi#tiqr-vanA#nAq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sOma#H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paqvitraq-matyE#tiq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rEBann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870D1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qsa-SSu#ciqSha-dvasu#rantarikShaq-saddhOtA</w:t>
      </w:r>
      <w:proofErr w:type="spellEnd"/>
      <w:r>
        <w:rPr>
          <w:color w:val="000000"/>
          <w:sz w:val="36"/>
          <w:szCs w:val="36"/>
          <w:lang w:bidi="hi-IN"/>
        </w:rPr>
        <w:t xml:space="preserve">#- </w:t>
      </w:r>
      <w:proofErr w:type="spellStart"/>
      <w:r>
        <w:rPr>
          <w:color w:val="000000"/>
          <w:sz w:val="36"/>
          <w:szCs w:val="36"/>
          <w:lang w:bidi="hi-IN"/>
        </w:rPr>
        <w:t>vEdiqSha-dati#thir-durONaqsat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2B88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nRuqShadva#raq-sadRu#taq-sadvyO#maq-sadaqbjA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gOqjA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Ru#taqjA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027D5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a#driqjA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bRuqhat</w:t>
      </w:r>
      <w:proofErr w:type="spellEnd"/>
      <w:r>
        <w:rPr>
          <w:color w:val="000000"/>
          <w:sz w:val="36"/>
          <w:szCs w:val="36"/>
          <w:lang w:bidi="hi-IN"/>
        </w:rPr>
        <w:t xml:space="preserve"> | 3</w:t>
      </w:r>
    </w:p>
    <w:p w14:paraId="732CE8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D1A8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RuqcEtvA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ruqcEtvAq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sami-thsra#vanti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saqritOq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dhEnA$H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22717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pUqyamA#nAH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GRuqtasyaq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aqBicA#kaSImi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C869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hiqraqNyayO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vEtaqsO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8A6A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tasmi$nthsupaqrNO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ma#dhuqkRut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ku#lAqyI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Baja#nnAstEq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362E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tasyA#satEq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hara#ya-ssaqptatIrE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svaqdhAM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ADE9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trisu#parNaq-mayA#citaM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F319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vIqraqhaqtyAM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Gna#nti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brA$hmaqNA-strisu#parNa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2D35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prApnu#vanti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AqsaqhaqsrAt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paq~gktiM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puna#nti</w:t>
      </w:r>
      <w:proofErr w:type="spellEnd"/>
      <w:r>
        <w:rPr>
          <w:color w:val="000000"/>
          <w:sz w:val="36"/>
          <w:szCs w:val="36"/>
          <w:lang w:bidi="hi-IN"/>
        </w:rPr>
        <w:t xml:space="preserve"> | OM || 4</w:t>
      </w:r>
    </w:p>
    <w:p w14:paraId="6D6865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</w:t>
      </w:r>
    </w:p>
    <w:p w14:paraId="591183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jayAdi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hOmaH</w:t>
      </w:r>
      <w:proofErr w:type="spellEnd"/>
    </w:p>
    <w:p w14:paraId="0FDE59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3.4.4</w:t>
      </w:r>
    </w:p>
    <w:p w14:paraId="600A35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(Etat karma </w:t>
      </w:r>
      <w:proofErr w:type="spellStart"/>
      <w:r>
        <w:rPr>
          <w:color w:val="000000"/>
          <w:sz w:val="36"/>
          <w:szCs w:val="36"/>
          <w:lang w:bidi="hi-IN"/>
        </w:rPr>
        <w:t>samRuddhyarthaM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kariShyE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</w:p>
    <w:p w14:paraId="02AC1A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ciqtta~jcaq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cittAya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</w:t>
      </w:r>
    </w:p>
    <w:p w14:paraId="1F8B05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citti#Scaq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cittyA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2 </w:t>
      </w:r>
    </w:p>
    <w:p w14:paraId="336594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AkU#ta~jcaq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AkUtAya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</w:t>
      </w:r>
    </w:p>
    <w:p w14:paraId="5AEF29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AkU#tiScaq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AkUtyA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</w:t>
      </w:r>
    </w:p>
    <w:p w14:paraId="242433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vij~jA#ta~jcaq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vij~jAtAya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</w:t>
      </w:r>
    </w:p>
    <w:p w14:paraId="1BDCA4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viqqj~jAna#Scaqq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vij~jAnAya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6</w:t>
      </w:r>
    </w:p>
    <w:p w14:paraId="7AA8C1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mana#Scaqq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manasa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7</w:t>
      </w:r>
    </w:p>
    <w:p w14:paraId="37245D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Sakva#rIScaqq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SakvarIBya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8</w:t>
      </w:r>
    </w:p>
    <w:p w14:paraId="092C0D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dar.Sa</w:t>
      </w:r>
      <w:proofErr w:type="gramEnd"/>
      <w:r>
        <w:rPr>
          <w:color w:val="000000"/>
          <w:sz w:val="36"/>
          <w:szCs w:val="36"/>
          <w:lang w:bidi="hi-IN"/>
        </w:rPr>
        <w:t>#Scaqq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dar.SAya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9</w:t>
      </w:r>
    </w:p>
    <w:p w14:paraId="7A09D1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pUqrNamA#saScaq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pUrNamAsAya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10</w:t>
      </w:r>
    </w:p>
    <w:p w14:paraId="65C35D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bRuqhaccaq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bRuhata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</w:t>
      </w:r>
    </w:p>
    <w:p w14:paraId="12D773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raqthaqntaqraScaq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rathantarAya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12</w:t>
      </w:r>
    </w:p>
    <w:p w14:paraId="6E63CE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05FA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praqjApa#tiq-rjayAqnindrA#yaq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prAya#cCa-duqgraH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pRu#taqnA-jyE#ShThaq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E5DF3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ssama#namantaq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baqBUvaq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553E4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13</w:t>
      </w:r>
    </w:p>
    <w:p w14:paraId="5E6CED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3.4.5</w:t>
      </w:r>
    </w:p>
    <w:p w14:paraId="13CECB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rBUqtAnAq-madhi#patiq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7F69E3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C4D66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14</w:t>
      </w:r>
    </w:p>
    <w:p w14:paraId="606821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D86A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jyEqShThAnAq-madhi#patiq-ssamA#vatvaqsmin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2A8C1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A657E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15</w:t>
      </w:r>
    </w:p>
    <w:p w14:paraId="02A067C0" w14:textId="131DC760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pRu#thiqvy</w:t>
      </w:r>
      <w:r w:rsidR="009A75D2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&amp;dhi#patiq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5EB8F3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86B5B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16</w:t>
      </w:r>
    </w:p>
    <w:p w14:paraId="49B446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0C53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vAqyu-raqntari#kShaqsyA-dhi#patiq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07DBF9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D0888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vAyava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17</w:t>
      </w:r>
    </w:p>
    <w:p w14:paraId="6B6868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78B2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diqvO&amp;dhi#patiq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7473BF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848A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18 </w:t>
      </w:r>
    </w:p>
    <w:p w14:paraId="52CE97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A22A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1A35FB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40768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candramasa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19</w:t>
      </w:r>
    </w:p>
    <w:p w14:paraId="4B4AD8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1581B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bRuhaqspatiqr-brahmaqNO&amp;dhi#patiq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7C1178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55B6A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bRuhaspataya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20</w:t>
      </w:r>
    </w:p>
    <w:p w14:paraId="5F11EC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BBD3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miqtra-ssaqtyAnAq-madhi#patiq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399DBE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39A32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21</w:t>
      </w:r>
    </w:p>
    <w:p w14:paraId="7D8262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02DC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varu#NOq&amp;pAmadhi#patiq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1ED1E5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56F98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varuNAya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22</w:t>
      </w:r>
    </w:p>
    <w:p w14:paraId="552B35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A3D2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srOqtyAnAq-madhi#patiq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28CD23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0E149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23</w:t>
      </w:r>
    </w:p>
    <w:p w14:paraId="3DC9C7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EF37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sAmrA$jyAnAq-madhi#patiq-tanmA#vatvaqsmin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37C0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syA-mAqSiShyaqsyAM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9EEB0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4E40E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gramStart"/>
      <w:r>
        <w:rPr>
          <w:color w:val="000000"/>
          <w:sz w:val="36"/>
          <w:szCs w:val="36"/>
          <w:lang w:bidi="hi-IN"/>
        </w:rPr>
        <w:tab/>
        <w:t xml:space="preserve">  </w:t>
      </w:r>
      <w:r>
        <w:rPr>
          <w:color w:val="000000"/>
          <w:sz w:val="36"/>
          <w:szCs w:val="36"/>
          <w:lang w:bidi="hi-IN"/>
        </w:rPr>
        <w:tab/>
      </w:r>
      <w:proofErr w:type="gram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24</w:t>
      </w:r>
    </w:p>
    <w:p w14:paraId="6C1B9D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801B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1FA734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C94F6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25</w:t>
      </w:r>
    </w:p>
    <w:p w14:paraId="29CFBE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DD46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40E738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17A09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savitra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26</w:t>
      </w:r>
    </w:p>
    <w:p w14:paraId="41D214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6781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pa#SUqnAmadhi#patiq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24DF1A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E1169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27 </w:t>
      </w:r>
    </w:p>
    <w:p w14:paraId="1D1B60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5E8A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upaspRuSya</w:t>
      </w:r>
      <w:proofErr w:type="spellEnd"/>
      <w:r>
        <w:rPr>
          <w:color w:val="000000"/>
          <w:sz w:val="36"/>
          <w:szCs w:val="36"/>
          <w:lang w:bidi="hi-IN"/>
        </w:rPr>
        <w:t xml:space="preserve"> -This is </w:t>
      </w:r>
      <w:proofErr w:type="spellStart"/>
      <w:r>
        <w:rPr>
          <w:color w:val="000000"/>
          <w:sz w:val="36"/>
          <w:szCs w:val="36"/>
          <w:lang w:bidi="hi-IN"/>
        </w:rPr>
        <w:t>nota</w:t>
      </w:r>
      <w:proofErr w:type="spellEnd"/>
      <w:r>
        <w:rPr>
          <w:color w:val="000000"/>
          <w:sz w:val="36"/>
          <w:szCs w:val="36"/>
          <w:lang w:bidi="hi-IN"/>
        </w:rPr>
        <w:t xml:space="preserve"> Mantra, but an </w:t>
      </w:r>
      <w:proofErr w:type="spellStart"/>
      <w:r>
        <w:rPr>
          <w:color w:val="000000"/>
          <w:sz w:val="36"/>
          <w:szCs w:val="36"/>
          <w:lang w:bidi="hi-IN"/>
        </w:rPr>
        <w:t>instructiOn</w:t>
      </w:r>
      <w:proofErr w:type="spellEnd"/>
      <w:r>
        <w:rPr>
          <w:color w:val="000000"/>
          <w:sz w:val="36"/>
          <w:szCs w:val="36"/>
          <w:lang w:bidi="hi-IN"/>
        </w:rPr>
        <w:t xml:space="preserve"> to </w:t>
      </w:r>
      <w:proofErr w:type="spellStart"/>
      <w:r>
        <w:rPr>
          <w:color w:val="000000"/>
          <w:sz w:val="36"/>
          <w:szCs w:val="36"/>
          <w:lang w:bidi="hi-IN"/>
        </w:rPr>
        <w:t>clEansE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yOur</w:t>
      </w:r>
      <w:proofErr w:type="spellEnd"/>
      <w:r>
        <w:rPr>
          <w:color w:val="000000"/>
          <w:sz w:val="36"/>
          <w:szCs w:val="36"/>
          <w:lang w:bidi="hi-IN"/>
        </w:rPr>
        <w:t xml:space="preserve"> hand with </w:t>
      </w:r>
      <w:proofErr w:type="spellStart"/>
      <w:r>
        <w:rPr>
          <w:color w:val="000000"/>
          <w:sz w:val="36"/>
          <w:szCs w:val="36"/>
          <w:lang w:bidi="hi-IN"/>
        </w:rPr>
        <w:t>watEr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BE1B5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2D0E77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F0C7C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28</w:t>
      </w:r>
    </w:p>
    <w:p w14:paraId="3D0156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5F2A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parva#tAnAq-madhi#patiq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18FA32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175D0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29</w:t>
      </w:r>
    </w:p>
    <w:p w14:paraId="2FBBD3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B824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gaqNAnAq-madhi#patayaqstE-mA</w:t>
      </w:r>
      <w:proofErr w:type="spellEnd"/>
      <w:r>
        <w:rPr>
          <w:color w:val="000000"/>
          <w:sz w:val="36"/>
          <w:szCs w:val="36"/>
          <w:lang w:bidi="hi-IN"/>
        </w:rPr>
        <w:t xml:space="preserve">#&amp;vantvaqsmin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5A52A1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F1CFD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marudBya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30</w:t>
      </w:r>
    </w:p>
    <w:p w14:paraId="06234C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343678" w14:textId="0A96BD4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pita#raH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pitAmahAH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parE&amp;varEq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tatA$statA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iqhamA</w:t>
      </w:r>
      <w:proofErr w:type="spellEnd"/>
      <w:r>
        <w:rPr>
          <w:color w:val="000000"/>
          <w:sz w:val="36"/>
          <w:szCs w:val="36"/>
          <w:lang w:bidi="hi-IN"/>
        </w:rPr>
        <w:t>#&amp;vat</w:t>
      </w:r>
      <w:r w:rsidR="00BA7CE5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 xml:space="preserve">qsmin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51A48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C4AE5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pitRuBya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31 </w:t>
      </w:r>
    </w:p>
    <w:p w14:paraId="1061A3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mantrOkta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</w:t>
      </w:r>
    </w:p>
    <w:p w14:paraId="0CC3CF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upaspRuSya</w:t>
      </w:r>
      <w:proofErr w:type="spellEnd"/>
      <w:r>
        <w:rPr>
          <w:color w:val="000000"/>
          <w:sz w:val="36"/>
          <w:szCs w:val="36"/>
          <w:lang w:bidi="hi-IN"/>
        </w:rPr>
        <w:t xml:space="preserve"> -This is not</w:t>
      </w:r>
      <w:r w:rsidR="00EB1FF7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 Mantra, but an instructi</w:t>
      </w:r>
      <w:r w:rsidR="00EB1FF7">
        <w:rPr>
          <w:color w:val="000000"/>
          <w:sz w:val="36"/>
          <w:szCs w:val="36"/>
          <w:lang w:bidi="hi-IN"/>
        </w:rPr>
        <w:t>o</w:t>
      </w:r>
      <w:r>
        <w:rPr>
          <w:color w:val="000000"/>
          <w:sz w:val="36"/>
          <w:szCs w:val="36"/>
          <w:lang w:bidi="hi-IN"/>
        </w:rPr>
        <w:t>n to cl</w:t>
      </w:r>
      <w:r w:rsidR="00EB1FF7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>ans</w:t>
      </w:r>
      <w:r w:rsidR="00EB1FF7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 xml:space="preserve"> y</w:t>
      </w:r>
      <w:r w:rsidR="00EB1FF7">
        <w:rPr>
          <w:color w:val="000000"/>
          <w:sz w:val="36"/>
          <w:szCs w:val="36"/>
          <w:lang w:bidi="hi-IN"/>
        </w:rPr>
        <w:t>o</w:t>
      </w:r>
      <w:r>
        <w:rPr>
          <w:color w:val="000000"/>
          <w:sz w:val="36"/>
          <w:szCs w:val="36"/>
          <w:lang w:bidi="hi-IN"/>
        </w:rPr>
        <w:t>ur hand with wat</w:t>
      </w:r>
      <w:r w:rsidR="00EB1FF7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>r)</w:t>
      </w:r>
    </w:p>
    <w:p w14:paraId="4EFCDA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53D7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3.4.7 (</w:t>
      </w:r>
      <w:proofErr w:type="spellStart"/>
      <w:r>
        <w:rPr>
          <w:color w:val="000000"/>
          <w:sz w:val="36"/>
          <w:szCs w:val="36"/>
          <w:lang w:bidi="hi-IN"/>
        </w:rPr>
        <w:t>upt</w:t>
      </w:r>
      <w:r w:rsidR="00EB1FF7"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Para 53)</w:t>
      </w:r>
    </w:p>
    <w:p w14:paraId="0C8785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RuqtAqShAD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RuqtadhA#mAq&amp;gnir-rgandhaqrva-stasyauSha#dhayO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087A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E5ACE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32</w:t>
      </w:r>
    </w:p>
    <w:p w14:paraId="0CA1A2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OShadhIByO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33</w:t>
      </w:r>
    </w:p>
    <w:p w14:paraId="2FF40B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6FF0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viqSvasA#mAq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marI#cayO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16232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F48AB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34</w:t>
      </w:r>
    </w:p>
    <w:p w14:paraId="31E656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marIciByO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35</w:t>
      </w:r>
    </w:p>
    <w:p w14:paraId="6C9388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E7E3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suqShuqmna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ssUrya#raSmi-ScaqndramA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nakSha#trANya-PsaqrasO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50B9E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bEqkura#yAq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9D3AF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candramasE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36</w:t>
      </w:r>
    </w:p>
    <w:p w14:paraId="7906CB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nakShatrEByO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37</w:t>
      </w:r>
    </w:p>
    <w:p w14:paraId="14BB9B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5A3D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Buqjyussu#paqrNO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aPsaqrasa</w:t>
      </w:r>
      <w:proofErr w:type="spellEnd"/>
      <w:r>
        <w:rPr>
          <w:color w:val="000000"/>
          <w:sz w:val="36"/>
          <w:szCs w:val="36"/>
          <w:lang w:bidi="hi-IN"/>
        </w:rPr>
        <w:t xml:space="preserve">#-sstaqvA </w:t>
      </w:r>
    </w:p>
    <w:p w14:paraId="2CF80B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2D4D6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yaj~jAya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38</w:t>
      </w:r>
    </w:p>
    <w:p w14:paraId="7A2DC3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dakShiNAByO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39</w:t>
      </w:r>
    </w:p>
    <w:p w14:paraId="48B6BC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75B8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praqjApa#tir-viqSvaka#rmAq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</w:t>
      </w:r>
      <w:proofErr w:type="spellEnd"/>
      <w:r>
        <w:rPr>
          <w:color w:val="000000"/>
          <w:sz w:val="36"/>
          <w:szCs w:val="36"/>
          <w:lang w:bidi="hi-IN"/>
        </w:rPr>
        <w:t xml:space="preserve">#- r^^K </w:t>
      </w:r>
      <w:proofErr w:type="spellStart"/>
      <w:r>
        <w:rPr>
          <w:color w:val="000000"/>
          <w:sz w:val="36"/>
          <w:szCs w:val="36"/>
          <w:lang w:bidi="hi-IN"/>
        </w:rPr>
        <w:t>rsAqmAnya</w:t>
      </w:r>
      <w:proofErr w:type="spellEnd"/>
      <w:r>
        <w:rPr>
          <w:color w:val="000000"/>
          <w:sz w:val="36"/>
          <w:szCs w:val="36"/>
          <w:lang w:bidi="hi-IN"/>
        </w:rPr>
        <w:t xml:space="preserve">#-PsaqrasOq </w:t>
      </w:r>
    </w:p>
    <w:p w14:paraId="303B75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vahna#yOq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1D84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manasE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40</w:t>
      </w:r>
    </w:p>
    <w:p w14:paraId="2B73CD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RuK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sAmEByO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41</w:t>
      </w:r>
    </w:p>
    <w:p w14:paraId="149AAA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9C11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viqSvavya#cAq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gandhaqrvastasyApO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A62C4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1A11A2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42</w:t>
      </w:r>
    </w:p>
    <w:p w14:paraId="31A624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adByO&amp;PsarOBya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43</w:t>
      </w:r>
    </w:p>
    <w:p w14:paraId="4DE4F0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62FA60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6349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sanA</w:t>
      </w:r>
      <w:proofErr w:type="spellEnd"/>
      <w:r>
        <w:rPr>
          <w:color w:val="000000"/>
          <w:sz w:val="36"/>
          <w:szCs w:val="36"/>
          <w:lang w:bidi="hi-IN"/>
        </w:rPr>
        <w:t xml:space="preserve"># - </w:t>
      </w:r>
      <w:proofErr w:type="spellStart"/>
      <w:r>
        <w:rPr>
          <w:color w:val="000000"/>
          <w:sz w:val="36"/>
          <w:szCs w:val="36"/>
          <w:lang w:bidi="hi-IN"/>
        </w:rPr>
        <w:t>rAqsvAjyA#ni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rAqyaspOSha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saMva~MthsaqrINA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</w:p>
    <w:p w14:paraId="0E0731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Buvanasya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44 </w:t>
      </w:r>
    </w:p>
    <w:p w14:paraId="4507B2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5A77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paqraqmEqSh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Thyadhi#patir-mRuqtyur-ga#ndhaqrvastasyaq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viSva#maPsaqrasOq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0947E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BB6F8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mRutyavE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45</w:t>
      </w:r>
    </w:p>
    <w:p w14:paraId="6557CD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viSvasmA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46</w:t>
      </w:r>
    </w:p>
    <w:p w14:paraId="7462C8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BF94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suqkShiqti-ssuBU#tir-BadraqkRuth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</w:t>
      </w:r>
      <w:proofErr w:type="gramStart"/>
      <w:r>
        <w:rPr>
          <w:color w:val="000000"/>
          <w:sz w:val="36"/>
          <w:szCs w:val="36"/>
          <w:lang w:bidi="hi-IN"/>
        </w:rPr>
        <w:t>rvAn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viqdyutO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2CAD2B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A6BBA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parjanyAya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  <w:t>47</w:t>
      </w:r>
    </w:p>
    <w:p w14:paraId="61DACB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vidyudByO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48</w:t>
      </w:r>
    </w:p>
    <w:p w14:paraId="21BE9F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0590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hE#tiramRuDaqyO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BIqruvOq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58B49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5B8832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mRutyavE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49</w:t>
      </w:r>
    </w:p>
    <w:p w14:paraId="12F686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prajAByO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50</w:t>
      </w:r>
    </w:p>
    <w:p w14:paraId="169C71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B1AD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cAru#H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kRupaNa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gandhaqrvasta-syAqdhayO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Psaqrasa</w:t>
      </w:r>
      <w:proofErr w:type="spellEnd"/>
      <w:r>
        <w:rPr>
          <w:color w:val="000000"/>
          <w:sz w:val="36"/>
          <w:szCs w:val="36"/>
          <w:lang w:bidi="hi-IN"/>
        </w:rPr>
        <w:t>#-</w:t>
      </w:r>
    </w:p>
    <w:p w14:paraId="5D6BD7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SSOqcaya#ntIqr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32D8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kAmAya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51</w:t>
      </w:r>
    </w:p>
    <w:p w14:paraId="7297DB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AdhiByO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52</w:t>
      </w:r>
    </w:p>
    <w:p w14:paraId="46D115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2995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Buvanasya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7C5F6A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brahma#NEqsmai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739613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BuvanasyapatyE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53</w:t>
      </w:r>
    </w:p>
    <w:p w14:paraId="5F87B2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CB80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(Recite in mind) (TS 1.8.14.2)</w:t>
      </w:r>
    </w:p>
    <w:p w14:paraId="6108D1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prajA#patEq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natvadEqtA-nyaqnyO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ba#BUva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A6445D0" w14:textId="17EE0CDC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yatkA#mAstE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juhuqm</w:t>
      </w:r>
      <w:r w:rsidR="00A20994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stannO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rayIqNA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3D70E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(mind recital ends)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54</w:t>
      </w:r>
    </w:p>
    <w:p w14:paraId="4C60EC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55</w:t>
      </w:r>
    </w:p>
    <w:p w14:paraId="3D5067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vAyava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56</w:t>
      </w:r>
    </w:p>
    <w:p w14:paraId="50AA7F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57</w:t>
      </w:r>
    </w:p>
    <w:p w14:paraId="37DC11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98F0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karmaqNO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tyarI#rica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yadvAq-nnyU#na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miqhAka#raM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5B18B4" w14:textId="5D9ED3E5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aqgniShTat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svi#ShTaqkRutat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</w:t>
      </w:r>
      <w:r w:rsidR="007C5F2B">
        <w:rPr>
          <w:color w:val="000000"/>
          <w:sz w:val="36"/>
          <w:szCs w:val="36"/>
          <w:lang w:bidi="hi-IN"/>
        </w:rPr>
        <w:t>th</w:t>
      </w:r>
      <w:proofErr w:type="spellEnd"/>
      <w:r w:rsidR="007C5F2B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sviShTaq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suhu#taM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FCF93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sviShTakRuta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58</w:t>
      </w:r>
    </w:p>
    <w:p w14:paraId="595F19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InstructiOns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notMantra</w:t>
      </w:r>
      <w:proofErr w:type="spellEnd"/>
      <w:r>
        <w:rPr>
          <w:color w:val="000000"/>
          <w:sz w:val="36"/>
          <w:szCs w:val="36"/>
          <w:lang w:bidi="hi-IN"/>
        </w:rPr>
        <w:t xml:space="preserve"> - (</w:t>
      </w:r>
      <w:proofErr w:type="spellStart"/>
      <w:r>
        <w:rPr>
          <w:color w:val="000000"/>
          <w:sz w:val="36"/>
          <w:szCs w:val="36"/>
          <w:lang w:bidi="hi-IN"/>
        </w:rPr>
        <w:t>paridhya~jjanaM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lEpakAryaM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praharaH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itarau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praharan-AGAra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samidhau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prahRutyasa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|)</w:t>
      </w:r>
    </w:p>
    <w:p w14:paraId="3066C1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vasuByO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rudrEByaH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AdityEByaH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srAva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BAgEByaH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10AE2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59 </w:t>
      </w:r>
    </w:p>
    <w:p w14:paraId="4994C3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2F14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asmin</w:t>
      </w:r>
      <w:proofErr w:type="spellEnd"/>
      <w:r>
        <w:rPr>
          <w:color w:val="000000"/>
          <w:sz w:val="36"/>
          <w:szCs w:val="36"/>
          <w:lang w:bidi="hi-IN"/>
        </w:rPr>
        <w:t xml:space="preserve"> .......... </w:t>
      </w:r>
      <w:proofErr w:type="spellStart"/>
      <w:r>
        <w:rPr>
          <w:color w:val="000000"/>
          <w:sz w:val="36"/>
          <w:szCs w:val="36"/>
          <w:lang w:bidi="hi-IN"/>
        </w:rPr>
        <w:t>hOma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saMBAvita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mantralOBAdi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83730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sakala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dOShasya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prAyaScittArthaM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sarvaprAyaScittaM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hOShyAmi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5C65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BUrBuvaqssuvaq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prajApataya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  <w:t xml:space="preserve">60 </w:t>
      </w:r>
    </w:p>
    <w:p w14:paraId="1BA876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D2FE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j~jAtA-j~jAta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nirharaNArthaM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anAj~jAta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kariShyE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8B66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anA$j~jAta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ya~MdAj~jA#taM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kriqyatEq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mithu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BDD90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DFE02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(gm)hi </w:t>
      </w:r>
      <w:proofErr w:type="spellStart"/>
      <w:r>
        <w:rPr>
          <w:color w:val="000000"/>
          <w:sz w:val="36"/>
          <w:szCs w:val="36"/>
          <w:lang w:bidi="hi-IN"/>
        </w:rPr>
        <w:t>vEtthE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taqtha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4BE4D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</w:t>
      </w:r>
    </w:p>
    <w:p w14:paraId="039F29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sammitO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puru#ShasammitaH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05AA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(gm)hi </w:t>
      </w:r>
      <w:proofErr w:type="spellStart"/>
      <w:r>
        <w:rPr>
          <w:color w:val="000000"/>
          <w:sz w:val="36"/>
          <w:szCs w:val="36"/>
          <w:lang w:bidi="hi-IN"/>
        </w:rPr>
        <w:t>vEtthE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taqtha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06E5B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2 </w:t>
      </w:r>
    </w:p>
    <w:p w14:paraId="34AD35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F1F8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yatpA#kaqtrA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maqnvatEq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marttA#saH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C8FD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aqgniShTaddhOtA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kratuq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vidvi#jAqnann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yaji#ShTO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Ru#tuqSO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ya#jAtiq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DB5E1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3 </w:t>
      </w:r>
    </w:p>
    <w:p w14:paraId="55901C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A57E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</w:t>
      </w:r>
      <w:r>
        <w:rPr>
          <w:color w:val="000000"/>
          <w:sz w:val="36"/>
          <w:szCs w:val="36"/>
          <w:lang w:bidi="hi-IN"/>
        </w:rPr>
        <w:tab/>
        <w:t xml:space="preserve">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4 </w:t>
      </w:r>
    </w:p>
    <w:p w14:paraId="2BEE51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vAyava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</w:t>
      </w:r>
      <w:r>
        <w:rPr>
          <w:color w:val="000000"/>
          <w:sz w:val="36"/>
          <w:szCs w:val="36"/>
          <w:lang w:bidi="hi-IN"/>
        </w:rPr>
        <w:tab/>
        <w:t xml:space="preserve">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5 </w:t>
      </w:r>
    </w:p>
    <w:p w14:paraId="70C94F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</w:t>
      </w:r>
      <w:r>
        <w:rPr>
          <w:color w:val="000000"/>
          <w:sz w:val="36"/>
          <w:szCs w:val="36"/>
          <w:lang w:bidi="hi-IN"/>
        </w:rPr>
        <w:tab/>
        <w:t xml:space="preserve">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6 </w:t>
      </w:r>
    </w:p>
    <w:p w14:paraId="75F9FF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BUrBuvaqssuvaq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prajApataya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  7 </w:t>
      </w:r>
    </w:p>
    <w:p w14:paraId="12DE67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paramAtmana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  <w:t xml:space="preserve">8 </w:t>
      </w:r>
    </w:p>
    <w:p w14:paraId="793B23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9 </w:t>
      </w:r>
    </w:p>
    <w:p w14:paraId="6CDED0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upaspRuSya</w:t>
      </w:r>
      <w:proofErr w:type="spellEnd"/>
      <w:r>
        <w:rPr>
          <w:color w:val="000000"/>
          <w:sz w:val="36"/>
          <w:szCs w:val="36"/>
          <w:lang w:bidi="hi-IN"/>
        </w:rPr>
        <w:t xml:space="preserve"> - This is not a Mantra, but an instruction to cleanse your hand with water) </w:t>
      </w:r>
    </w:p>
    <w:p w14:paraId="3AE569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--------------------------------------------------------------------------------------</w:t>
      </w:r>
    </w:p>
    <w:p w14:paraId="0E1999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36.1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vasOrdhArA</w:t>
      </w:r>
      <w:proofErr w:type="spellEnd"/>
      <w:r>
        <w:rPr>
          <w:color w:val="000000"/>
          <w:sz w:val="36"/>
          <w:szCs w:val="36"/>
          <w:lang w:bidi="hi-IN"/>
        </w:rPr>
        <w:t xml:space="preserve"> mantra </w:t>
      </w:r>
      <w:proofErr w:type="spellStart"/>
      <w:r>
        <w:rPr>
          <w:color w:val="000000"/>
          <w:sz w:val="36"/>
          <w:szCs w:val="36"/>
          <w:lang w:bidi="hi-IN"/>
        </w:rPr>
        <w:t>pAThaH</w:t>
      </w:r>
      <w:proofErr w:type="spellEnd"/>
    </w:p>
    <w:p w14:paraId="0731C2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5-4-8-1</w:t>
      </w:r>
    </w:p>
    <w:p w14:paraId="1B0560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vasOqrdhArA$M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vasO$rmEq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</w:t>
      </w:r>
      <w:proofErr w:type="spellEnd"/>
      <w:r>
        <w:rPr>
          <w:color w:val="000000"/>
          <w:sz w:val="36"/>
          <w:szCs w:val="36"/>
          <w:lang w:bidi="hi-IN"/>
        </w:rPr>
        <w:t xml:space="preserve">#&amp;saqditiq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hU#yatE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E#namEqShA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dhArAq&amp;muShmi#n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pinva#mAqnOpa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tiShThataq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AjyaqM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vasOqrdhArAq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tEja#saiqvAsmaiq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tEjO&amp;va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ruqndhE&amp;thOq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vasOqrdhArAq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kAmA#nEqvA&amp;va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kAqmayE#ta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prAqNAna#syAqnnAdyaqM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842B5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3332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5-4-8-2</w:t>
      </w:r>
    </w:p>
    <w:p w14:paraId="3132BF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cCi#ndyAqmiti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viqgrAhaqM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juhuyAt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prAqNAnEqvAsyAq&amp;nnAdyaqM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MvicCi#nattiq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2DBC2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kAqmayE#ta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prAqNAna#syAq&amp;nnAdyaq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santa#nuyAqmitiq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santa#tAqM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juhuyAt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3B94E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prAqNAnEqvAsyAqnnAdyaq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santa#nOtiq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dvAdaqSAni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6F8DE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mAsA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ssa~Mm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vathsaqra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proofErr w:type="spellEnd"/>
      <w:r>
        <w:rPr>
          <w:color w:val="000000"/>
          <w:sz w:val="36"/>
          <w:szCs w:val="36"/>
          <w:lang w:bidi="hi-IN"/>
        </w:rPr>
        <w:t xml:space="preserve">#~Mm^^vathsaqrENaiq </w:t>
      </w:r>
      <w:proofErr w:type="spellStart"/>
      <w:r>
        <w:rPr>
          <w:color w:val="000000"/>
          <w:sz w:val="36"/>
          <w:szCs w:val="36"/>
          <w:lang w:bidi="hi-IN"/>
        </w:rPr>
        <w:t>vA&amp;smAq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annaqmava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46F6B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ruqndhE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mE&amp;kShu#cca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</w:p>
    <w:p w14:paraId="4186F4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5553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5-4-8-3</w:t>
      </w:r>
    </w:p>
    <w:p w14:paraId="717439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anna#sya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rUqpENaiqvAnnaq&amp;mava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yOniqssa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yO$nyEqvAnnaqma&amp;va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rundhEr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dhaqndrANi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sarvE#ShA-maqd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rdhamindraqH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tasmAqdindrO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dEqvatA#nAM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BUyiShThaqBAkta#maq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indraqmutta#ramAhE-ndriqyamEqvA&amp;smi</w:t>
      </w:r>
      <w:proofErr w:type="spellEnd"/>
      <w:r>
        <w:rPr>
          <w:color w:val="000000"/>
          <w:sz w:val="36"/>
          <w:szCs w:val="36"/>
          <w:lang w:bidi="hi-IN"/>
        </w:rPr>
        <w:t>#-nnuqpari#ShTAd</w:t>
      </w:r>
    </w:p>
    <w:p w14:paraId="12C20F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yaj~jAyuqdhAni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</w:p>
    <w:p w14:paraId="39E2E6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A749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5-4-8-4</w:t>
      </w:r>
    </w:p>
    <w:p w14:paraId="3CABC129" w14:textId="5B1F3D78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ya#j~jAyuqdhAni</w:t>
      </w:r>
      <w:proofErr w:type="spellEnd"/>
      <w:r w:rsidR="00FB32D3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yaqj~jamEqvA&amp;va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ruqndhE&amp;thO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rUqpENaiqva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1E18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rundhE</w:t>
      </w:r>
      <w:proofErr w:type="spellEnd"/>
      <w:r>
        <w:rPr>
          <w:color w:val="000000"/>
          <w:sz w:val="36"/>
          <w:szCs w:val="36"/>
          <w:lang w:bidi="hi-IN"/>
        </w:rPr>
        <w:t>,&amp;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vaBRuqthaSca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svagAkAqraSca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svaqgAkRu#tyA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19F32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GaqrmaSca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</w:p>
    <w:p w14:paraId="4362562F" w14:textId="7AB6A2D0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rUqpENa</w:t>
      </w:r>
      <w:r w:rsidR="00E50CA6">
        <w:rPr>
          <w:color w:val="000000"/>
          <w:sz w:val="36"/>
          <w:szCs w:val="36"/>
          <w:lang w:bidi="hi-IN"/>
        </w:rPr>
        <w:t>i</w:t>
      </w:r>
      <w:r>
        <w:rPr>
          <w:color w:val="000000"/>
          <w:sz w:val="36"/>
          <w:szCs w:val="36"/>
          <w:lang w:bidi="hi-IN"/>
        </w:rPr>
        <w:t>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bra#hmavarcaqsamava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rundhaq</w:t>
      </w:r>
      <w:proofErr w:type="spellEnd"/>
      <w:r>
        <w:rPr>
          <w:color w:val="000000"/>
          <w:sz w:val="36"/>
          <w:szCs w:val="36"/>
          <w:lang w:bidi="hi-IN"/>
        </w:rPr>
        <w:t xml:space="preserve">, Rukca#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</w:t>
      </w:r>
      <w:proofErr w:type="spellEnd"/>
    </w:p>
    <w:p w14:paraId="2E912D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8D6A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5-4-8-5</w:t>
      </w:r>
    </w:p>
    <w:p w14:paraId="563475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rUqpENaiqva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CandAq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qsyava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garBA$Sca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vaqthsASca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rUqpENaiqva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57C36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kalpA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jjuhOqtya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kLRu#ptasyaq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klRuptyai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yugmada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9556C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mithunaqtvAyO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ttaqrAva#tI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BavatOq&amp;BikrA$ntyAq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EkA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tiqsraSca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5D223C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dEvaCandaqsaM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tiqsraSca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57227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502B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5-4-8-6</w:t>
      </w:r>
    </w:p>
    <w:p w14:paraId="29A8A0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manuShyaCandaqsaM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cata#sraScAqShTau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dEvaCandaqsaM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530BC71" w14:textId="6AD624A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Candaqsa</w:t>
      </w:r>
      <w:r w:rsidR="00CB115C">
        <w:rPr>
          <w:color w:val="000000"/>
          <w:sz w:val="36"/>
          <w:szCs w:val="36"/>
          <w:lang w:bidi="hi-IN"/>
        </w:rPr>
        <w:t>sam</w:t>
      </w:r>
      <w:proofErr w:type="spellEnd"/>
      <w:r w:rsidR="00CB115C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rundhaq</w:t>
      </w:r>
      <w:proofErr w:type="spellEnd"/>
      <w:r>
        <w:rPr>
          <w:color w:val="000000"/>
          <w:sz w:val="36"/>
          <w:szCs w:val="36"/>
          <w:lang w:bidi="hi-IN"/>
        </w:rPr>
        <w:t xml:space="preserve">, A </w:t>
      </w:r>
      <w:proofErr w:type="spellStart"/>
      <w:r>
        <w:rPr>
          <w:color w:val="000000"/>
          <w:sz w:val="36"/>
          <w:szCs w:val="36"/>
          <w:lang w:bidi="hi-IN"/>
        </w:rPr>
        <w:t>traya#stri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traya#stri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9BA19AF" w14:textId="121E0E08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A&amp;ShTA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ca#tvAri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juhOtyaqShTA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ca#tvAri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SadakSharAq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jaga#tyaiqvA&amp;smai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prasaqvaScEti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dvAdaqSaM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</w:t>
      </w:r>
      <w:r w:rsidR="000A3B9C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ssa~Mm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vathsaqra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proofErr w:type="spellEnd"/>
      <w:r>
        <w:rPr>
          <w:color w:val="000000"/>
          <w:sz w:val="36"/>
          <w:szCs w:val="36"/>
          <w:lang w:bidi="hi-IN"/>
        </w:rPr>
        <w:t xml:space="preserve">#~Mm^^vathsaqra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37838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611C1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</w:t>
      </w:r>
    </w:p>
    <w:p w14:paraId="522790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36.2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pUrNAhutiH</w:t>
      </w:r>
      <w:proofErr w:type="spellEnd"/>
    </w:p>
    <w:p w14:paraId="52ECA4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(TB </w:t>
      </w:r>
      <w:proofErr w:type="gramStart"/>
      <w:r>
        <w:rPr>
          <w:color w:val="000000"/>
          <w:sz w:val="36"/>
          <w:szCs w:val="36"/>
          <w:lang w:bidi="hi-IN"/>
        </w:rPr>
        <w:t>3.8.10.5 )</w:t>
      </w:r>
      <w:proofErr w:type="gramEnd"/>
    </w:p>
    <w:p w14:paraId="5B6080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pUqrNAqhuqti-mu#ttaqmAM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pU$rNAhuqtiH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sarva#mEqvApnO#ti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2A5B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pU$rNAhuqtiH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aqsyAmEqva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FED8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ssaqptajiqhvA-</w:t>
      </w:r>
      <w:proofErr w:type="gramStart"/>
      <w:r>
        <w:rPr>
          <w:color w:val="000000"/>
          <w:sz w:val="36"/>
          <w:szCs w:val="36"/>
          <w:lang w:bidi="hi-IN"/>
        </w:rPr>
        <w:t>ssaqptar.Sha</w:t>
      </w:r>
      <w:proofErr w:type="gramEnd"/>
      <w:r>
        <w:rPr>
          <w:color w:val="000000"/>
          <w:sz w:val="36"/>
          <w:szCs w:val="36"/>
          <w:lang w:bidi="hi-IN"/>
        </w:rPr>
        <w:t>#ya-ssaqptadhAma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priqyANi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2BF7E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saqptahOtrA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ssaptaqdhAtvA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saqptayOnIq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rApRu#NasvA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775520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saptavata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 </w:t>
      </w:r>
    </w:p>
    <w:p w14:paraId="17CA01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</w:t>
      </w:r>
    </w:p>
    <w:p w14:paraId="3B9F57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 Gana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6AE72D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37.1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jIvAtu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</w:p>
    <w:p w14:paraId="41BA1F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(T.S.4.7.3.2)</w:t>
      </w:r>
    </w:p>
    <w:p w14:paraId="1C5C2D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suqdina#M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74DEC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70DA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jIqvAtu#H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dIqrGAqyuqtvamiti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dIrGAyu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B8643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DE80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suqgamiti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>-gam 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>( )</w:t>
      </w:r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FF89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sUqShEti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uqShA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suqdinaqmiti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dina$m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847A50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9247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CE94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jIqvAtu#H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526D4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jIqqvAtu#r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jIqvAtu#r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, ca </w:t>
      </w:r>
      <w:proofErr w:type="spellStart"/>
      <w:r>
        <w:rPr>
          <w:color w:val="000000"/>
          <w:sz w:val="36"/>
          <w:szCs w:val="36"/>
          <w:lang w:bidi="hi-IN"/>
        </w:rPr>
        <w:t>jIqqvAtu#r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DBC7B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CF4F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jIqvAtu#H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61F86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, ca </w:t>
      </w:r>
      <w:proofErr w:type="spellStart"/>
      <w:r>
        <w:rPr>
          <w:color w:val="000000"/>
          <w:sz w:val="36"/>
          <w:szCs w:val="36"/>
          <w:lang w:bidi="hi-IN"/>
        </w:rPr>
        <w:t>jIqvAtu#</w:t>
      </w:r>
      <w:proofErr w:type="gramStart"/>
      <w:r>
        <w:rPr>
          <w:color w:val="000000"/>
          <w:sz w:val="36"/>
          <w:szCs w:val="36"/>
          <w:lang w:bidi="hi-IN"/>
        </w:rPr>
        <w:t>r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jIqvAtu</w:t>
      </w:r>
      <w:proofErr w:type="spellEnd"/>
      <w:r>
        <w:rPr>
          <w:color w:val="000000"/>
          <w:sz w:val="36"/>
          <w:szCs w:val="36"/>
          <w:lang w:bidi="hi-IN"/>
        </w:rPr>
        <w:t xml:space="preserve">#-Sca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jIqqvAtu#r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27288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E22A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45756D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dI$rGAyuqtvaM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EC35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4D694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dI$rGAyuqtvaM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270D35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40D587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AB898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dI$rGAyuqtvaM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6C883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dI$rGAyuqtvaM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677E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6E76CA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dIqrGAqyuqtvamiti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dIrGAyu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3B75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A1FB8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naqmiqtra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ma#namiqtraM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FAFF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13483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naqmiqtra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ma#namiqtraM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ca#,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16ACC8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D9322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ca#,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namiqtra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ma#namiqtraM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namiqtra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0987A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</w:t>
      </w:r>
      <w:proofErr w:type="spellStart"/>
      <w:r>
        <w:rPr>
          <w:color w:val="000000"/>
          <w:sz w:val="36"/>
          <w:szCs w:val="36"/>
          <w:lang w:bidi="hi-IN"/>
        </w:rPr>
        <w:t>ma#namiqtraM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9701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0132F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mE&amp;Ba#</w:t>
      </w:r>
      <w:proofErr w:type="gramStart"/>
      <w:r>
        <w:rPr>
          <w:color w:val="000000"/>
          <w:sz w:val="36"/>
          <w:szCs w:val="36"/>
          <w:lang w:bidi="hi-IN"/>
        </w:rPr>
        <w:t>yaq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2332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0516B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</w:t>
      </w:r>
      <w:proofErr w:type="gramStart"/>
      <w:r>
        <w:rPr>
          <w:color w:val="000000"/>
          <w:sz w:val="36"/>
          <w:szCs w:val="36"/>
          <w:lang w:bidi="hi-IN"/>
        </w:rPr>
        <w:t>yaq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4E834A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DC45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</w:t>
      </w:r>
      <w:proofErr w:type="gramStart"/>
      <w:r>
        <w:rPr>
          <w:color w:val="000000"/>
          <w:sz w:val="36"/>
          <w:szCs w:val="36"/>
          <w:lang w:bidi="hi-IN"/>
        </w:rPr>
        <w:t>yaq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</w:t>
      </w:r>
      <w:proofErr w:type="gramStart"/>
      <w:r>
        <w:rPr>
          <w:color w:val="000000"/>
          <w:sz w:val="36"/>
          <w:szCs w:val="36"/>
          <w:lang w:bidi="hi-IN"/>
        </w:rPr>
        <w:t>yaq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6BA3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0A7E52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22CC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087F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6E1539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F3D61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suqga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suqga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CCCD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3BE45D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gaM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D534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4AC1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Sayanaq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ca,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DAFB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9FFDE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381A37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0C653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818A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0BA423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2F9DD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6BCB4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007173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B77D3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0C42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23.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745DAA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sUqShEti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62D0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11E7D2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8ABA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62EFB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ca, ca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4382F4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1F48B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ca, ca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</w:p>
    <w:p w14:paraId="6D994D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3A30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27.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C6248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suqdinaqmiti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dina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7BC0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384BB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2836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FBE9F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EF3AF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  <w:r>
        <w:rPr>
          <w:color w:val="000000"/>
          <w:sz w:val="36"/>
          <w:szCs w:val="36"/>
          <w:lang w:bidi="hi-IN"/>
        </w:rPr>
        <w:br w:type="page"/>
      </w:r>
      <w:r>
        <w:rPr>
          <w:color w:val="000000"/>
          <w:sz w:val="36"/>
          <w:szCs w:val="36"/>
          <w:lang w:bidi="hi-IN"/>
        </w:rPr>
        <w:lastRenderedPageBreak/>
        <w:t>37.2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prajAM</w:t>
      </w:r>
      <w:proofErr w:type="spellEnd"/>
    </w:p>
    <w:p w14:paraId="259585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(T.S.3.3.1.2)</w:t>
      </w:r>
    </w:p>
    <w:p w14:paraId="7440CB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4CF33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F97E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padam -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3D6438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daqdhAqtuq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8DA05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06C4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71BAD0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6CBD8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53936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># |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EE0C2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F994E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6FD9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># |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8F00A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BD5A4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E23EB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30FDA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24825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C84F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39335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7AAD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61DF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7CA2D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4B8B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daqdhAqtuq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72453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AF43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daqdhAqtuq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9AD26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B6DD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daqdhAqtuq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C5CF6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dadhAqtviti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56E6A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80B1F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tEqjaqsvI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ya#SaqsvI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syAqmiti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DD6E9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prA~gA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hOtuq-rdhiSh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NyAq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duthsa#rpEt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CC97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prAgAqd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prOrNO#tu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E5B2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brahmavarcaqsEnEti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5F07E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tEjaqs-vyE#va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ya#SaqsvI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630CE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697E8A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37.3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manarvANaM</w:t>
      </w:r>
      <w:proofErr w:type="spellEnd"/>
    </w:p>
    <w:p w14:paraId="3686B4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(T.S.4.3.13.6)</w:t>
      </w:r>
    </w:p>
    <w:p w14:paraId="68D738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mAru#tamanaqrvANa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rathEqSuBa$M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38ED3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60EB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mAru#tam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aqnaqrvANa$m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raqthEqSuBaqmiti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SuBa$m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63710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raqthEqSuBa$</w:t>
      </w:r>
      <w:proofErr w:type="gramStart"/>
      <w:r>
        <w:rPr>
          <w:color w:val="000000"/>
          <w:sz w:val="36"/>
          <w:szCs w:val="36"/>
          <w:lang w:bidi="hi-IN"/>
        </w:rPr>
        <w:t>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  <w:r>
        <w:rPr>
          <w:color w:val="000000"/>
          <w:sz w:val="36"/>
          <w:szCs w:val="36"/>
          <w:lang w:bidi="hi-IN"/>
        </w:rPr>
        <w:t xml:space="preserve"> ||</w:t>
      </w:r>
    </w:p>
    <w:p w14:paraId="19753C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A5DC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mAru#tam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aqnaqrvANa$m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raqthEqSuBa$</w:t>
      </w:r>
      <w:proofErr w:type="gramStart"/>
      <w:r>
        <w:rPr>
          <w:color w:val="000000"/>
          <w:sz w:val="36"/>
          <w:szCs w:val="36"/>
          <w:lang w:bidi="hi-IN"/>
        </w:rPr>
        <w:t>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  <w:r>
        <w:rPr>
          <w:color w:val="000000"/>
          <w:sz w:val="36"/>
          <w:szCs w:val="36"/>
          <w:lang w:bidi="hi-IN"/>
        </w:rPr>
        <w:t xml:space="preserve"> ||</w:t>
      </w:r>
    </w:p>
    <w:p w14:paraId="1302DC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mAru#ta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manaqrvANa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manaqrvANa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mAru#ta-manaqrvANa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rathEqSuBa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</w:p>
    <w:p w14:paraId="6FD143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rathEqSuBa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manaqrvANa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mAru#ta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manaqrvANa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rathEqSuBa$M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1A90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aqnaqrvANa$m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raqthEqSuBa$</w:t>
      </w:r>
      <w:proofErr w:type="gramStart"/>
      <w:r>
        <w:rPr>
          <w:color w:val="000000"/>
          <w:sz w:val="36"/>
          <w:szCs w:val="36"/>
          <w:lang w:bidi="hi-IN"/>
        </w:rPr>
        <w:t>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  <w:r>
        <w:rPr>
          <w:color w:val="000000"/>
          <w:sz w:val="36"/>
          <w:szCs w:val="36"/>
          <w:lang w:bidi="hi-IN"/>
        </w:rPr>
        <w:t xml:space="preserve"> ||</w:t>
      </w:r>
    </w:p>
    <w:p w14:paraId="7820DC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aqnaqrvANa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rathEqSuBa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  <w:proofErr w:type="spellStart"/>
      <w:r>
        <w:rPr>
          <w:color w:val="000000"/>
          <w:sz w:val="36"/>
          <w:szCs w:val="36"/>
          <w:lang w:bidi="hi-IN"/>
        </w:rPr>
        <w:t>rathEqSuBa</w:t>
      </w:r>
      <w:proofErr w:type="spellEnd"/>
      <w:r>
        <w:rPr>
          <w:color w:val="000000"/>
          <w:sz w:val="36"/>
          <w:szCs w:val="36"/>
          <w:lang w:bidi="hi-IN"/>
        </w:rPr>
        <w:t>#-manaqrvANa</w:t>
      </w:r>
      <w:proofErr w:type="gramStart"/>
      <w:r>
        <w:rPr>
          <w:color w:val="000000"/>
          <w:sz w:val="36"/>
          <w:szCs w:val="36"/>
          <w:lang w:bidi="hi-IN"/>
        </w:rPr>
        <w:t>#,-</w:t>
      </w:r>
      <w:proofErr w:type="gramEnd"/>
      <w:r>
        <w:rPr>
          <w:color w:val="000000"/>
          <w:sz w:val="36"/>
          <w:szCs w:val="36"/>
          <w:lang w:bidi="hi-IN"/>
        </w:rPr>
        <w:t xml:space="preserve">manaqrvANa(gm)# </w:t>
      </w:r>
      <w:proofErr w:type="spellStart"/>
      <w:r>
        <w:rPr>
          <w:color w:val="000000"/>
          <w:sz w:val="36"/>
          <w:szCs w:val="36"/>
          <w:lang w:bidi="hi-IN"/>
        </w:rPr>
        <w:t>rathEqSuBa$M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ABCA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raqthEqSuBa$</w:t>
      </w:r>
      <w:proofErr w:type="gramStart"/>
      <w:r>
        <w:rPr>
          <w:color w:val="000000"/>
          <w:sz w:val="36"/>
          <w:szCs w:val="36"/>
          <w:lang w:bidi="hi-IN"/>
        </w:rPr>
        <w:t>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  <w:r>
        <w:rPr>
          <w:color w:val="000000"/>
          <w:sz w:val="36"/>
          <w:szCs w:val="36"/>
          <w:lang w:bidi="hi-IN"/>
        </w:rPr>
        <w:t xml:space="preserve"> ||</w:t>
      </w:r>
    </w:p>
    <w:p w14:paraId="1C919D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raqthEq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SuBa$M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94C95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049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atO#tOq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utta#rANiq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C9C7F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++++++++++++++++++++++</w:t>
      </w:r>
    </w:p>
    <w:p w14:paraId="6ACAB8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prajAM</w:t>
      </w:r>
      <w:proofErr w:type="spellEnd"/>
    </w:p>
    <w:p w14:paraId="7E2648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(T.S.2.6.1.7)</w:t>
      </w:r>
    </w:p>
    <w:p w14:paraId="1DB450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78FB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praja#nayati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15A13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B192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5079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prEti</w:t>
      </w:r>
      <w:proofErr w:type="spellEnd"/>
      <w:r>
        <w:rPr>
          <w:color w:val="000000"/>
          <w:sz w:val="36"/>
          <w:szCs w:val="36"/>
          <w:lang w:bidi="hi-IN"/>
        </w:rPr>
        <w:t># (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jaqnaqyaqtiq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44F1F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7DB6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3D45F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56C64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6446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3F236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E288D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C17F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3E45BB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4281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565C2C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91A7D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3F01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jaqnaqyaqtiq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423B3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ja#nayati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8AB60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janayatiq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ja#nayati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A288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jaqnaqyaqtiq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3542F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ja#nayati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janayatiq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ja#nayati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A250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jaqnaqyaqtiq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1009E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jaqnaqyaqtIti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janayati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FC223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EqtEnaq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jaitvA#ni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kAmaqma-kA#mayantaq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tamA$pnuvann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D9EE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kAqmaya#tE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tEnA$pnOti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4AAF2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</w:t>
      </w:r>
    </w:p>
    <w:p w14:paraId="7D291C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D2D2F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(T.S.1.5.8.5)</w:t>
      </w:r>
    </w:p>
    <w:p w14:paraId="39800A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1D2E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A9C06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A27B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678E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braqhmaqvaqrcaqsamiti</w:t>
      </w:r>
      <w:proofErr w:type="spellEnd"/>
      <w:r>
        <w:rPr>
          <w:color w:val="000000"/>
          <w:sz w:val="36"/>
          <w:szCs w:val="36"/>
          <w:lang w:bidi="hi-IN"/>
        </w:rPr>
        <w:t xml:space="preserve"># brahma - </w:t>
      </w:r>
      <w:proofErr w:type="spellStart"/>
      <w:r>
        <w:rPr>
          <w:color w:val="000000"/>
          <w:sz w:val="36"/>
          <w:szCs w:val="36"/>
          <w:lang w:bidi="hi-IN"/>
        </w:rPr>
        <w:t>vaqrcaqsam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1C057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E76D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B4EA3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2EBDC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7900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0537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jAqta-ssyA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thsyA-jjAqtaH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12706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jAqta-ssyAt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415A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34A5C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jAqta-</w:t>
      </w:r>
      <w:proofErr w:type="gramStart"/>
      <w:r>
        <w:rPr>
          <w:color w:val="000000"/>
          <w:sz w:val="36"/>
          <w:szCs w:val="36"/>
          <w:lang w:bidi="hi-IN"/>
        </w:rPr>
        <w:t>ssyA,thsyA</w:t>
      </w:r>
      <w:proofErr w:type="gramEnd"/>
      <w:r>
        <w:rPr>
          <w:color w:val="000000"/>
          <w:sz w:val="36"/>
          <w:szCs w:val="36"/>
          <w:lang w:bidi="hi-IN"/>
        </w:rPr>
        <w:t>-jjAqtO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jAqta-syAt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stEjaq-syA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jjAqtO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6C917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jAqta-syAt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A392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D3EEA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jaqsyA</w:t>
      </w:r>
      <w:proofErr w:type="spellEnd"/>
      <w:r>
        <w:rPr>
          <w:color w:val="000000"/>
          <w:sz w:val="36"/>
          <w:szCs w:val="36"/>
          <w:lang w:bidi="hi-IN"/>
        </w:rPr>
        <w:t xml:space="preserve"> th^^</w:t>
      </w:r>
      <w:proofErr w:type="spellStart"/>
      <w:r>
        <w:rPr>
          <w:color w:val="000000"/>
          <w:sz w:val="36"/>
          <w:szCs w:val="36"/>
          <w:lang w:bidi="hi-IN"/>
        </w:rPr>
        <w:t>syAttEja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tEjaqsyA</w:t>
      </w:r>
      <w:proofErr w:type="spellEnd"/>
      <w:r>
        <w:rPr>
          <w:color w:val="000000"/>
          <w:sz w:val="36"/>
          <w:szCs w:val="36"/>
          <w:lang w:bidi="hi-IN"/>
        </w:rPr>
        <w:t xml:space="preserve"> th^^</w:t>
      </w:r>
      <w:proofErr w:type="spellStart"/>
      <w:r>
        <w:rPr>
          <w:color w:val="000000"/>
          <w:sz w:val="36"/>
          <w:szCs w:val="36"/>
          <w:lang w:bidi="hi-IN"/>
        </w:rPr>
        <w:t>syAttEja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AFD5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199CD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tEjaq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EqvAsmi</w:t>
      </w:r>
      <w:proofErr w:type="spellEnd"/>
      <w:r>
        <w:rPr>
          <w:color w:val="000000"/>
          <w:sz w:val="36"/>
          <w:szCs w:val="36"/>
          <w:lang w:bidi="hi-IN"/>
        </w:rPr>
        <w:t>#, -</w:t>
      </w:r>
      <w:proofErr w:type="spellStart"/>
      <w:r>
        <w:rPr>
          <w:color w:val="000000"/>
          <w:sz w:val="36"/>
          <w:szCs w:val="36"/>
          <w:lang w:bidi="hi-IN"/>
        </w:rPr>
        <w:t>nnasminnEqva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473F4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EqvAsminn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2F7336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7201C9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EqvAsmi</w:t>
      </w:r>
      <w:proofErr w:type="spellEnd"/>
      <w:r>
        <w:rPr>
          <w:color w:val="000000"/>
          <w:sz w:val="36"/>
          <w:szCs w:val="36"/>
          <w:lang w:bidi="hi-IN"/>
        </w:rPr>
        <w:t xml:space="preserve">#-nnasminnEq-, </w:t>
      </w:r>
      <w:proofErr w:type="spellStart"/>
      <w:r>
        <w:rPr>
          <w:color w:val="000000"/>
          <w:sz w:val="36"/>
          <w:szCs w:val="36"/>
          <w:lang w:bidi="hi-IN"/>
        </w:rPr>
        <w:t>vai-vA&amp;smi#n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9AD1E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bra#hmavarcaqsa-ma#sminnEq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6E9F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BEE61D7" w14:textId="5A014B3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aqsmi</w:t>
      </w:r>
      <w:r w:rsidR="006505AC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nq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bra#hmavarcaqsa-ma#smi</w:t>
      </w:r>
      <w:proofErr w:type="spellEnd"/>
      <w:r>
        <w:rPr>
          <w:color w:val="000000"/>
          <w:sz w:val="36"/>
          <w:szCs w:val="36"/>
          <w:lang w:bidi="hi-IN"/>
        </w:rPr>
        <w:t xml:space="preserve">-, </w:t>
      </w:r>
      <w:proofErr w:type="spellStart"/>
      <w:r>
        <w:rPr>
          <w:color w:val="000000"/>
          <w:sz w:val="36"/>
          <w:szCs w:val="36"/>
          <w:lang w:bidi="hi-IN"/>
        </w:rPr>
        <w:t>nnasmin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ma#smi</w:t>
      </w:r>
      <w:proofErr w:type="spellEnd"/>
      <w:r>
        <w:rPr>
          <w:color w:val="000000"/>
          <w:sz w:val="36"/>
          <w:szCs w:val="36"/>
          <w:lang w:bidi="hi-IN"/>
        </w:rPr>
        <w:t>, -</w:t>
      </w:r>
      <w:proofErr w:type="spellStart"/>
      <w:r>
        <w:rPr>
          <w:color w:val="000000"/>
          <w:sz w:val="36"/>
          <w:szCs w:val="36"/>
          <w:lang w:bidi="hi-IN"/>
        </w:rPr>
        <w:t>nnasmin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2C4F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5E32B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bra#hmavarcaqsaM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70206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53C676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braqhmaqvaqrcaqsamiti</w:t>
      </w:r>
      <w:proofErr w:type="spellEnd"/>
      <w:r>
        <w:rPr>
          <w:color w:val="000000"/>
          <w:sz w:val="36"/>
          <w:szCs w:val="36"/>
          <w:lang w:bidi="hi-IN"/>
        </w:rPr>
        <w:t xml:space="preserve"># brahma - </w:t>
      </w:r>
      <w:proofErr w:type="spellStart"/>
      <w:r>
        <w:rPr>
          <w:color w:val="000000"/>
          <w:sz w:val="36"/>
          <w:szCs w:val="36"/>
          <w:lang w:bidi="hi-IN"/>
        </w:rPr>
        <w:t>varcaqsaM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C5CF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2A348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daqdhAqtIti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D2EDE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0EAF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tEqjaqsvI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ya#SaqsvI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syAqmiti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06066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prA~gA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rdhiShNyAq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duthsa#rpEt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D3E29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prAgAqd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prOrNO#tu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D8F3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brahmavarcaqsEnEti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2149E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tEqjaqs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ya#SaqsvI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C1EF3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</w:t>
      </w:r>
    </w:p>
    <w:p w14:paraId="4A761B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37.6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divi </w:t>
      </w:r>
      <w:proofErr w:type="spellStart"/>
      <w:r>
        <w:rPr>
          <w:color w:val="000000"/>
          <w:sz w:val="36"/>
          <w:szCs w:val="36"/>
          <w:lang w:bidi="hi-IN"/>
        </w:rPr>
        <w:t>BAgA</w:t>
      </w:r>
      <w:proofErr w:type="spellEnd"/>
    </w:p>
    <w:p w14:paraId="2FF94D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 2.4.10.3)</w:t>
      </w:r>
    </w:p>
    <w:p w14:paraId="0A1CC1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jiqnamava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C49F9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F086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BAqgAqH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kRuqShNAqjiqnamiti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aqjiqnam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026F75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avEti</w:t>
      </w:r>
      <w:proofErr w:type="spellEnd"/>
      <w:r>
        <w:rPr>
          <w:color w:val="000000"/>
          <w:sz w:val="36"/>
          <w:szCs w:val="36"/>
          <w:lang w:bidi="hi-IN"/>
        </w:rPr>
        <w:t xml:space="preserve"># (ava#) | </w:t>
      </w:r>
      <w:proofErr w:type="spellStart"/>
      <w:r>
        <w:rPr>
          <w:color w:val="000000"/>
          <w:sz w:val="36"/>
          <w:szCs w:val="36"/>
          <w:lang w:bidi="hi-IN"/>
        </w:rPr>
        <w:t>dhUqnOqtiq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F22D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ityaqBi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iqShTAqH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Baqvaqntiq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DBD27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B40E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52A33A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B0115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B069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31DF23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86739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 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0B2029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BEC06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kRu#ShNAjiqna-miti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CAD3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781FDB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BAqgAqH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2C9C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 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>) | (ava#) |</w:t>
      </w:r>
    </w:p>
    <w:p w14:paraId="3F73DC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kRu#ShNAjiqna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mitIti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kRuShNAjiqna-mavAva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kRuShNAjiqna-mitIti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kRuShNAjiqna-mava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AE302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 xml:space="preserve">) | (ava#) | </w:t>
      </w:r>
      <w:proofErr w:type="spellStart"/>
      <w:r>
        <w:rPr>
          <w:color w:val="000000"/>
          <w:sz w:val="36"/>
          <w:szCs w:val="36"/>
          <w:lang w:bidi="hi-IN"/>
        </w:rPr>
        <w:t>dhUqnOqtiq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1E57F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kRuqShNAqjiqna-mavAva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kRu#ShNAjiqna-mava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dhUnOqtyava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kRu#ShNAjiqnaM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kRuShNAjiqna-mava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C52F5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4595F2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kRuqShNAq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jiqnamiti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aqjiqnaM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91A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  <w:t xml:space="preserve">(ava#) | </w:t>
      </w:r>
      <w:proofErr w:type="spellStart"/>
      <w:r>
        <w:rPr>
          <w:color w:val="000000"/>
          <w:sz w:val="36"/>
          <w:szCs w:val="36"/>
          <w:lang w:bidi="hi-IN"/>
        </w:rPr>
        <w:t>dhUqnOqtiq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23B5D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ava# </w:t>
      </w:r>
      <w:proofErr w:type="spellStart"/>
      <w:r>
        <w:rPr>
          <w:color w:val="000000"/>
          <w:sz w:val="36"/>
          <w:szCs w:val="36"/>
          <w:lang w:bidi="hi-IN"/>
        </w:rPr>
        <w:t>dhUnOti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tyavAva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dhU#nOqtyavAva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dhUnOtIqmE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72F0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dhUqnOqtiq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9088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dhUqnOqtIqma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dhU#nOti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dhUnOtIqma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dhU#nOti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dhUnOtIqma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C0BC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A19FE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EqvAsmai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24E89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9ECA3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EqvAsmA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63F74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63DC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00FB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a#smA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4DBF9C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</w:t>
      </w:r>
      <w:proofErr w:type="gramStart"/>
      <w:r>
        <w:rPr>
          <w:color w:val="000000"/>
          <w:sz w:val="36"/>
          <w:szCs w:val="36"/>
          <w:lang w:bidi="hi-IN"/>
        </w:rPr>
        <w:t>smA,asmai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F133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24EF3CE" w14:textId="4FFD6C6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r w:rsidR="00F77A71"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r w:rsidR="00F77A71"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49EBEE71" w14:textId="48356CB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r w:rsidR="00F77A71"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273F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Baqvaqntiq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BB2E1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88F53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BavantyaqBIShTA$H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8006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Baqvaqntiq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39701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BavantyaqBIShTA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243C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6040E4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ityaqBi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iqShTAqH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8BBF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Baqvaqntiq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03F3F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BaqvantIti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566EC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9268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hRuda#ya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</w:t>
      </w:r>
      <w:proofErr w:type="spellEnd"/>
      <w:r>
        <w:rPr>
          <w:color w:val="000000"/>
          <w:sz w:val="36"/>
          <w:szCs w:val="36"/>
          <w:lang w:bidi="hi-IN"/>
        </w:rPr>
        <w:t xml:space="preserve">(gm)#Shiq </w:t>
      </w:r>
      <w:proofErr w:type="spellStart"/>
      <w:r>
        <w:rPr>
          <w:color w:val="000000"/>
          <w:sz w:val="36"/>
          <w:szCs w:val="36"/>
          <w:lang w:bidi="hi-IN"/>
        </w:rPr>
        <w:t>patnya#Sca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yaqthAqvaqkAqSaM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grahAn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3B2D9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yaqthAqvaqkAqSaM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pra#tigraqhAn</w:t>
      </w:r>
      <w:proofErr w:type="spellEnd"/>
      <w:r>
        <w:rPr>
          <w:color w:val="000000"/>
          <w:sz w:val="36"/>
          <w:szCs w:val="36"/>
          <w:lang w:bidi="hi-IN"/>
        </w:rPr>
        <w:t xml:space="preserve"> ~MlO#kaM </w:t>
      </w:r>
      <w:proofErr w:type="spellStart"/>
      <w:r>
        <w:rPr>
          <w:color w:val="000000"/>
          <w:sz w:val="36"/>
          <w:szCs w:val="36"/>
          <w:lang w:bidi="hi-IN"/>
        </w:rPr>
        <w:t>pRuqNASca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F4AAB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sarvAhA#syaiq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EAC61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++++++++++++++ </w:t>
      </w:r>
    </w:p>
    <w:p w14:paraId="261BFF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prajAmAyurdhanaM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</w:p>
    <w:p w14:paraId="1B2FAD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(T.S.1.6.1.1)</w:t>
      </w:r>
    </w:p>
    <w:p w14:paraId="0F0F14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praqjAmAyuqd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rdhana#M</w:t>
      </w:r>
      <w:proofErr w:type="spellEnd"/>
      <w:r>
        <w:rPr>
          <w:color w:val="000000"/>
          <w:sz w:val="36"/>
          <w:szCs w:val="36"/>
          <w:lang w:bidi="hi-IN"/>
        </w:rPr>
        <w:t xml:space="preserve"> ca |</w:t>
      </w:r>
    </w:p>
    <w:p w14:paraId="509C17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2DB0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pra-jAm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6DFE4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46E0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2CD4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praqjA-mAyuqrAyu#H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praqjAmAyuqr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dhanaqmAyu#H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praqjAmayuqr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AE018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12199C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867F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1E7FD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dhanaq-mAyuq-rAyuqr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dhanaq-mAyuq-rAyuqr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6BF4D8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B1593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75D429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756EF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cEti</w:t>
      </w:r>
      <w:proofErr w:type="spellEnd"/>
      <w:r>
        <w:rPr>
          <w:color w:val="000000"/>
          <w:sz w:val="36"/>
          <w:szCs w:val="36"/>
          <w:lang w:bidi="hi-IN"/>
        </w:rPr>
        <w:t xml:space="preserve"># ca || </w:t>
      </w:r>
    </w:p>
    <w:p w14:paraId="0D3F65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paSya#ti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paSya#tiq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pautra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mithuqnair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385D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yasyaiqvaM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MviqduShO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gnihOqtraM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juhva#ti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u#caina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116003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2B827F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37.8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kAmEByaH</w:t>
      </w:r>
      <w:proofErr w:type="spellEnd"/>
    </w:p>
    <w:p w14:paraId="486F73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(T.S.7.5.3.2)</w:t>
      </w:r>
    </w:p>
    <w:p w14:paraId="76BD8C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va#rundhatE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0D53D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937E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sarvE$ByaH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saqndhiriti</w:t>
      </w:r>
      <w:proofErr w:type="spellEnd"/>
      <w:r>
        <w:rPr>
          <w:color w:val="000000"/>
          <w:sz w:val="36"/>
          <w:szCs w:val="36"/>
          <w:lang w:bidi="hi-IN"/>
        </w:rPr>
        <w:t xml:space="preserve"># saM - </w:t>
      </w:r>
      <w:proofErr w:type="spellStart"/>
      <w:r>
        <w:rPr>
          <w:color w:val="000000"/>
          <w:sz w:val="36"/>
          <w:szCs w:val="36"/>
          <w:lang w:bidi="hi-IN"/>
        </w:rPr>
        <w:t>dhiH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087174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| tat |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avEti</w:t>
      </w:r>
      <w:proofErr w:type="spellEnd"/>
      <w:r>
        <w:rPr>
          <w:color w:val="000000"/>
          <w:sz w:val="36"/>
          <w:szCs w:val="36"/>
          <w:lang w:bidi="hi-IN"/>
        </w:rPr>
        <w:t xml:space="preserve"># (ava#) | </w:t>
      </w:r>
      <w:proofErr w:type="spellStart"/>
      <w:r>
        <w:rPr>
          <w:color w:val="000000"/>
          <w:sz w:val="36"/>
          <w:szCs w:val="36"/>
          <w:lang w:bidi="hi-IN"/>
        </w:rPr>
        <w:t>ruqndhaqtEq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37FA4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D0A5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sarvE$ByaH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97672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sarvE$</w:t>
      </w:r>
      <w:proofErr w:type="gramStart"/>
      <w:r>
        <w:rPr>
          <w:color w:val="000000"/>
          <w:sz w:val="36"/>
          <w:szCs w:val="36"/>
          <w:lang w:bidi="hi-IN"/>
        </w:rPr>
        <w:t>Bya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sarvE$</w:t>
      </w:r>
      <w:proofErr w:type="gramStart"/>
      <w:r>
        <w:rPr>
          <w:color w:val="000000"/>
          <w:sz w:val="36"/>
          <w:szCs w:val="36"/>
          <w:lang w:bidi="hi-IN"/>
        </w:rPr>
        <w:t>ByaH,q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0189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160C8E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kAmE$Bya-ssaqndhi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ABD72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ssaqndhiH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kAmE$Bya-ssaqndhiH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D208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A1F2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kAmE$Bya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ssaqndhi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ssaqndhiH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3D027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ndhi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7621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| tat |</w:t>
      </w:r>
    </w:p>
    <w:p w14:paraId="35FE11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duhE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ssaqndhir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F016C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ssaqndhir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du#hEq</w:t>
      </w:r>
      <w:proofErr w:type="spellEnd"/>
      <w:r>
        <w:rPr>
          <w:color w:val="000000"/>
          <w:sz w:val="36"/>
          <w:szCs w:val="36"/>
          <w:lang w:bidi="hi-IN"/>
        </w:rPr>
        <w:t xml:space="preserve"> tat | </w:t>
      </w:r>
    </w:p>
    <w:p w14:paraId="24B179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477C53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saqndhiriti</w:t>
      </w:r>
      <w:proofErr w:type="spellEnd"/>
      <w:r>
        <w:rPr>
          <w:color w:val="000000"/>
          <w:sz w:val="36"/>
          <w:szCs w:val="36"/>
          <w:lang w:bidi="hi-IN"/>
        </w:rPr>
        <w:t xml:space="preserve"># saM - </w:t>
      </w:r>
      <w:proofErr w:type="spellStart"/>
      <w:r>
        <w:rPr>
          <w:color w:val="000000"/>
          <w:sz w:val="36"/>
          <w:szCs w:val="36"/>
          <w:lang w:bidi="hi-IN"/>
        </w:rPr>
        <w:t>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8F3B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| tat |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E629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</w:t>
      </w:r>
      <w:proofErr w:type="gramStart"/>
      <w:r>
        <w:rPr>
          <w:color w:val="000000"/>
          <w:sz w:val="36"/>
          <w:szCs w:val="36"/>
          <w:lang w:bidi="hi-IN"/>
        </w:rPr>
        <w:t>hE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duhEq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4D683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duhEq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8E62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  <w:t xml:space="preserve">tat |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sarvAn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1573E2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stat, 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ssarvAqn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9D17C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stat, 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48F64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C0580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yaja#mAnAqH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>, 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A238B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0A136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sarvAn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># | (ava#) |</w:t>
      </w:r>
    </w:p>
    <w:p w14:paraId="63C2B3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thsarvAqn</w:t>
      </w:r>
      <w:proofErr w:type="spellEnd"/>
      <w:r>
        <w:rPr>
          <w:color w:val="000000"/>
          <w:sz w:val="36"/>
          <w:szCs w:val="36"/>
          <w:lang w:bidi="hi-IN"/>
        </w:rPr>
        <w:t>, 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F7588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-th^^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kAmAqnava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AF76E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 xml:space="preserve"># | (ava#) | </w:t>
      </w:r>
      <w:proofErr w:type="spellStart"/>
      <w:r>
        <w:rPr>
          <w:color w:val="000000"/>
          <w:sz w:val="36"/>
          <w:szCs w:val="36"/>
          <w:lang w:bidi="hi-IN"/>
        </w:rPr>
        <w:t>ruqndhaqtEq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162EA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kAmAqna-vAvaq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kAmAqna</w:t>
      </w:r>
      <w:proofErr w:type="spellEnd"/>
      <w:r>
        <w:rPr>
          <w:color w:val="000000"/>
          <w:sz w:val="36"/>
          <w:szCs w:val="36"/>
          <w:lang w:bidi="hi-IN"/>
        </w:rPr>
        <w:t xml:space="preserve"> va#-</w:t>
      </w:r>
      <w:proofErr w:type="spellStart"/>
      <w:r>
        <w:rPr>
          <w:color w:val="000000"/>
          <w:sz w:val="36"/>
          <w:szCs w:val="36"/>
          <w:lang w:bidi="hi-IN"/>
        </w:rPr>
        <w:t>rundhatE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rundhaqtE&amp;vaq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AC40D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 </w:t>
      </w:r>
      <w:proofErr w:type="spellStart"/>
      <w:r>
        <w:rPr>
          <w:color w:val="000000"/>
          <w:sz w:val="36"/>
          <w:szCs w:val="36"/>
          <w:lang w:bidi="hi-IN"/>
        </w:rPr>
        <w:t>kAmAqna</w:t>
      </w:r>
      <w:proofErr w:type="spellEnd"/>
      <w:r>
        <w:rPr>
          <w:color w:val="000000"/>
          <w:sz w:val="36"/>
          <w:szCs w:val="36"/>
          <w:lang w:bidi="hi-IN"/>
        </w:rPr>
        <w:t>-va#-</w:t>
      </w:r>
      <w:proofErr w:type="spellStart"/>
      <w:r>
        <w:rPr>
          <w:color w:val="000000"/>
          <w:sz w:val="36"/>
          <w:szCs w:val="36"/>
          <w:lang w:bidi="hi-IN"/>
        </w:rPr>
        <w:t>rundhatE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49AC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  <w:t xml:space="preserve">(ava#) | </w:t>
      </w:r>
      <w:proofErr w:type="spellStart"/>
      <w:r>
        <w:rPr>
          <w:color w:val="000000"/>
          <w:sz w:val="36"/>
          <w:szCs w:val="36"/>
          <w:lang w:bidi="hi-IN"/>
        </w:rPr>
        <w:t>ruqndhaqtEq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B722E6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ava#-</w:t>
      </w:r>
      <w:proofErr w:type="spellStart"/>
      <w:r>
        <w:rPr>
          <w:color w:val="000000"/>
          <w:sz w:val="36"/>
          <w:szCs w:val="36"/>
          <w:lang w:bidi="hi-IN"/>
        </w:rPr>
        <w:t>rundhatE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rundhaqtE</w:t>
      </w:r>
      <w:proofErr w:type="spellEnd"/>
      <w:r>
        <w:rPr>
          <w:color w:val="000000"/>
          <w:sz w:val="36"/>
          <w:szCs w:val="36"/>
          <w:lang w:bidi="hi-IN"/>
        </w:rPr>
        <w:t xml:space="preserve">&amp; </w:t>
      </w:r>
      <w:proofErr w:type="spellStart"/>
      <w:r>
        <w:rPr>
          <w:color w:val="000000"/>
          <w:sz w:val="36"/>
          <w:szCs w:val="36"/>
          <w:lang w:bidi="hi-IN"/>
        </w:rPr>
        <w:t>vAva#rundhatE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6A2E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ruqndhaqtEq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28CC0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ruqndhaqtaq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rundhatE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CCC01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73FD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gaqhaqNyESh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saMgRu#hNAq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21C885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dvAda#SAq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dvAda#Saq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ssam~MvathsaqraH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B671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saqm~Mvaqthsaqra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mau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Urgvai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2327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Urja# </w:t>
      </w:r>
      <w:proofErr w:type="spellStart"/>
      <w:r>
        <w:rPr>
          <w:color w:val="000000"/>
          <w:sz w:val="36"/>
          <w:szCs w:val="36"/>
          <w:lang w:bidi="hi-IN"/>
        </w:rPr>
        <w:t>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Eqtat</w:t>
      </w:r>
      <w:proofErr w:type="spellEnd"/>
      <w:r>
        <w:rPr>
          <w:color w:val="000000"/>
          <w:sz w:val="36"/>
          <w:szCs w:val="36"/>
          <w:lang w:bidi="hi-IN"/>
        </w:rPr>
        <w:t xml:space="preserve"> karma# | </w:t>
      </w:r>
    </w:p>
    <w:p w14:paraId="0D9CE0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yada#SvamEqdha-ssamRu#ddhyai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655E2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</w:t>
      </w:r>
    </w:p>
    <w:p w14:paraId="37F19E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37.9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dhattaH</w:t>
      </w:r>
      <w:proofErr w:type="spellEnd"/>
    </w:p>
    <w:p w14:paraId="4B57ED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(T.S.2.1.9.4)</w:t>
      </w:r>
    </w:p>
    <w:p w14:paraId="0746E3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puShTi#M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57FD5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puShTi$m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dhaqttaqH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praqjayEti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jayA</w:t>
      </w:r>
      <w:proofErr w:type="spellEnd"/>
      <w:r>
        <w:rPr>
          <w:color w:val="000000"/>
          <w:sz w:val="36"/>
          <w:szCs w:val="36"/>
          <w:lang w:bidi="hi-IN"/>
        </w:rPr>
        <w:t>$ 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$) | </w:t>
      </w:r>
    </w:p>
    <w:p w14:paraId="541BB5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paqSuBiqriti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BiqH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461467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puShTi$m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dhaqttaqH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DF6D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177D6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5EB7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dhaqttaqH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>$) |</w:t>
      </w:r>
    </w:p>
    <w:p w14:paraId="559FAD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$,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9DD74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>$) | (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6FBD4A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$,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BEB0C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5285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>$) | (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5FDBE0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$, </w:t>
      </w:r>
      <w:proofErr w:type="spellStart"/>
      <w:r>
        <w:rPr>
          <w:color w:val="000000"/>
          <w:sz w:val="36"/>
          <w:szCs w:val="36"/>
          <w:lang w:bidi="hi-IN"/>
        </w:rPr>
        <w:t>paqjayA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4FB8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$) | </w:t>
      </w:r>
    </w:p>
    <w:p w14:paraId="3A6EF4B1" w14:textId="1A04092A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</w:t>
      </w:r>
      <w:r w:rsidR="00EB5B89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yEti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_ </w:t>
      </w:r>
      <w:proofErr w:type="spellStart"/>
      <w:r>
        <w:rPr>
          <w:color w:val="000000"/>
          <w:sz w:val="36"/>
          <w:szCs w:val="36"/>
          <w:lang w:bidi="hi-IN"/>
        </w:rPr>
        <w:t>jayA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DADEF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4C84E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paqSuBiqriti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</w:t>
      </w:r>
      <w:proofErr w:type="spellEnd"/>
      <w:r>
        <w:rPr>
          <w:color w:val="000000"/>
          <w:sz w:val="36"/>
          <w:szCs w:val="36"/>
          <w:lang w:bidi="hi-IN"/>
        </w:rPr>
        <w:t xml:space="preserve"> - BiH || </w:t>
      </w:r>
    </w:p>
    <w:p w14:paraId="337637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34F8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yadaqjA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27FA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trisa#m~Mvathsaqra-syAqnyAn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baqstAqjiqna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maqddhyava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rOhati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B818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TyA#mEqva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praqjana#nEq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98385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</w:t>
      </w:r>
    </w:p>
    <w:p w14:paraId="559731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37.10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</w:p>
    <w:p w14:paraId="2458DE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(T.S.1.1.11.2)</w:t>
      </w:r>
    </w:p>
    <w:p w14:paraId="0065B0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4184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Mya#j~jaqniya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47604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yaqj~japa#tiqmiti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paqtiqm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yaqj~jaqniyaqmiti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yaj~ja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niya$m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yaqj~jaqniya$m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1E920B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D5AB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102A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23878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72DB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0502F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F3C65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1C0F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E9D8A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-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DC7E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1ED2A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28EAB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59D2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EFB50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A523E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2956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1CF34D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CF360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C660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701B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FD585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607F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A0192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95F3D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B9E1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270DC2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yaqj~japa#tiq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paqti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DDF7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yaqj~jaqniya$m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3F7D54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Mya#j~jaqniya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Myaj~jaqniya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6171A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Mya#j~jaqniya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5DEA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yaqj~jaqniya$m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510258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Mya#j~jaqniya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Myaj~jaqniya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ya~</w:t>
      </w:r>
      <w:r w:rsidR="004F648D">
        <w:rPr>
          <w:color w:val="000000"/>
          <w:sz w:val="36"/>
          <w:szCs w:val="36"/>
          <w:lang w:bidi="hi-IN"/>
        </w:rPr>
        <w:t>#</w:t>
      </w:r>
      <w:proofErr w:type="spellStart"/>
      <w:r w:rsidR="004F648D">
        <w:rPr>
          <w:color w:val="000000"/>
          <w:sz w:val="36"/>
          <w:szCs w:val="36"/>
          <w:lang w:bidi="hi-IN"/>
        </w:rPr>
        <w:t>M</w:t>
      </w:r>
      <w:r>
        <w:rPr>
          <w:color w:val="000000"/>
          <w:sz w:val="36"/>
          <w:szCs w:val="36"/>
          <w:lang w:bidi="hi-IN"/>
        </w:rPr>
        <w:t>j~jaqniya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1886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yaqj~jaqniya$m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61FB49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yaqj~jaqniyaqmiti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yaj~ja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niya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02FF2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6444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pAqhItyA#ha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yaqj~jOvai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yaqj~jasyaqtRutai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398E3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Mya#j~jaqniyaqmityA#ha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B52A8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yaqj~jAyaq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yaja#mAnAyAqtmanE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EqvASiShaq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SAqstEnA$tyai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D2199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1D033C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37.11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ASiShamEvai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SAstE</w:t>
      </w:r>
      <w:proofErr w:type="spellEnd"/>
    </w:p>
    <w:p w14:paraId="202E00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(T.S.1.5.7.6, T.S.1.5.8.4, T.S.1.7.3.4, T.S.6.1.1.9 Etc.)</w:t>
      </w:r>
    </w:p>
    <w:p w14:paraId="1FDE27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A4DE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AqSiSha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SA$stE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7F31F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1E88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AqSiShaqmityA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SiSha$m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AqSiSha$m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Eti# (A) | </w:t>
      </w:r>
      <w:proofErr w:type="spellStart"/>
      <w:r>
        <w:rPr>
          <w:color w:val="000000"/>
          <w:sz w:val="36"/>
          <w:szCs w:val="36"/>
          <w:lang w:bidi="hi-IN"/>
        </w:rPr>
        <w:t>SAqstEq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F5E9F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2262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AqSiSha$m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E1D87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AqSiSha#mEq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mAqSiSha#mEq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mEqvASiSha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mAqSiSha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D3FA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AqSiSha$m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8410A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AqSiShaqmityA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SiSha$M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43AC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(A) |</w:t>
      </w:r>
    </w:p>
    <w:p w14:paraId="293A84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Eq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</w:p>
    <w:p w14:paraId="45047C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(A) | </w:t>
      </w:r>
      <w:proofErr w:type="spellStart"/>
      <w:r>
        <w:rPr>
          <w:color w:val="000000"/>
          <w:sz w:val="36"/>
          <w:szCs w:val="36"/>
          <w:lang w:bidi="hi-IN"/>
        </w:rPr>
        <w:t>SAqstEq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81C48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SA$stE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06D6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 xml:space="preserve">(A) | </w:t>
      </w:r>
      <w:proofErr w:type="spellStart"/>
      <w:r>
        <w:rPr>
          <w:color w:val="000000"/>
          <w:sz w:val="36"/>
          <w:szCs w:val="36"/>
          <w:lang w:bidi="hi-IN"/>
        </w:rPr>
        <w:t>SAqstEq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14E8A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ASA$stE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34E7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6. </w:t>
      </w:r>
      <w:proofErr w:type="spellStart"/>
      <w:r>
        <w:rPr>
          <w:color w:val="000000"/>
          <w:sz w:val="36"/>
          <w:szCs w:val="36"/>
          <w:lang w:bidi="hi-IN"/>
        </w:rPr>
        <w:t>SAqstEq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19BB9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SAstE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E2401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</w:t>
      </w:r>
    </w:p>
    <w:p w14:paraId="365793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37.12 </w:t>
      </w:r>
      <w:proofErr w:type="spellStart"/>
      <w:r>
        <w:rPr>
          <w:color w:val="000000"/>
          <w:sz w:val="36"/>
          <w:szCs w:val="36"/>
          <w:lang w:bidi="hi-IN"/>
        </w:rPr>
        <w:t>EvAsminnAyur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B34A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(T.S.2.3.11.5)</w:t>
      </w:r>
    </w:p>
    <w:p w14:paraId="714B51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ta </w:t>
      </w:r>
      <w:proofErr w:type="spellStart"/>
      <w:r>
        <w:rPr>
          <w:color w:val="000000"/>
          <w:sz w:val="36"/>
          <w:szCs w:val="36"/>
          <w:lang w:bidi="hi-IN"/>
        </w:rPr>
        <w:t>EvAsminnAyur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sarvamAyurEti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1725B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tE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39E6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73B5B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2AD6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  <w:t xml:space="preserve">tE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57B1A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va tE ta </w:t>
      </w:r>
      <w:proofErr w:type="spellStart"/>
      <w:r>
        <w:rPr>
          <w:color w:val="000000"/>
          <w:sz w:val="36"/>
          <w:szCs w:val="36"/>
          <w:lang w:bidi="hi-IN"/>
        </w:rPr>
        <w:t>EqvAsmi#nna-sminnEq</w:t>
      </w:r>
      <w:proofErr w:type="spellEnd"/>
      <w:r>
        <w:rPr>
          <w:color w:val="000000"/>
          <w:sz w:val="36"/>
          <w:szCs w:val="36"/>
          <w:lang w:bidi="hi-IN"/>
        </w:rPr>
        <w:t xml:space="preserve"> va tE ta </w:t>
      </w:r>
      <w:proofErr w:type="spellStart"/>
      <w:r>
        <w:rPr>
          <w:color w:val="000000"/>
          <w:sz w:val="36"/>
          <w:szCs w:val="36"/>
          <w:lang w:bidi="hi-IN"/>
        </w:rPr>
        <w:t>EqvAsminn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EC1A2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58197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EqvAsmi#nna-sminnEq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vAsmiqnnAyuqrAyu</w:t>
      </w:r>
      <w:proofErr w:type="spellEnd"/>
      <w:r>
        <w:rPr>
          <w:color w:val="000000"/>
          <w:sz w:val="36"/>
          <w:szCs w:val="36"/>
          <w:lang w:bidi="hi-IN"/>
        </w:rPr>
        <w:t xml:space="preserve">#-rasminnEq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vAsmiqnnAyu#H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AF29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5D361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aqsmiqnnAyuqrAyu</w:t>
      </w:r>
      <w:proofErr w:type="spellEnd"/>
      <w:r>
        <w:rPr>
          <w:color w:val="000000"/>
          <w:sz w:val="36"/>
          <w:szCs w:val="36"/>
          <w:lang w:bidi="hi-IN"/>
        </w:rPr>
        <w:t xml:space="preserve">#-rasminna-smiqnnAyu#r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dadhaqtyAyu</w:t>
      </w:r>
      <w:proofErr w:type="spellEnd"/>
      <w:r>
        <w:rPr>
          <w:color w:val="000000"/>
          <w:sz w:val="36"/>
          <w:szCs w:val="36"/>
          <w:lang w:bidi="hi-IN"/>
        </w:rPr>
        <w:t>#-rasminna&amp;q-</w:t>
      </w:r>
    </w:p>
    <w:p w14:paraId="095DCC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miqnnAyu#r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7932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A509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dadhaqtyA-yuqrAyu#r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dadhaqtyA-yuqrAyu#r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7399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dadhatiq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E647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E4B87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sarvaqmAyuq</w:t>
      </w:r>
      <w:proofErr w:type="spellEnd"/>
      <w:r>
        <w:rPr>
          <w:color w:val="000000"/>
          <w:sz w:val="36"/>
          <w:szCs w:val="36"/>
          <w:lang w:bidi="hi-IN"/>
        </w:rPr>
        <w:t>, -</w:t>
      </w:r>
      <w:proofErr w:type="spellStart"/>
      <w:r>
        <w:rPr>
          <w:color w:val="000000"/>
          <w:sz w:val="36"/>
          <w:szCs w:val="36"/>
          <w:lang w:bidi="hi-IN"/>
        </w:rPr>
        <w:t>rAyuqssarva#M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293A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dadhatiq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sarvaqmAyu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4484C3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44B29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mAyuq</w:t>
      </w:r>
      <w:proofErr w:type="spellEnd"/>
      <w:r>
        <w:rPr>
          <w:color w:val="000000"/>
          <w:sz w:val="36"/>
          <w:szCs w:val="36"/>
          <w:lang w:bidi="hi-IN"/>
        </w:rPr>
        <w:t>, -</w:t>
      </w:r>
      <w:proofErr w:type="spellStart"/>
      <w:r>
        <w:rPr>
          <w:color w:val="000000"/>
          <w:sz w:val="36"/>
          <w:szCs w:val="36"/>
          <w:lang w:bidi="hi-IN"/>
        </w:rPr>
        <w:t>rAyuq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sarvaqmAyu#rEtyEq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tyAyu-qssarvaq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</w:p>
    <w:p w14:paraId="429671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sarvaqmAyu#rEti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7FBF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FDDE0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Ayu#rEtyEq-tyAyuq-rAyu#rEti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0410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D0917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EqtItyE#ti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0DD42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034090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37.13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SatamAnaM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EF010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gramStart"/>
      <w:r>
        <w:rPr>
          <w:color w:val="000000"/>
          <w:sz w:val="36"/>
          <w:szCs w:val="36"/>
          <w:lang w:bidi="hi-IN"/>
        </w:rPr>
        <w:t>T.S.2.3.11.5,T.S.</w:t>
      </w:r>
      <w:proofErr w:type="gramEnd"/>
      <w:r>
        <w:rPr>
          <w:color w:val="000000"/>
          <w:sz w:val="36"/>
          <w:szCs w:val="36"/>
          <w:lang w:bidi="hi-IN"/>
        </w:rPr>
        <w:t>3.2.6.3)</w:t>
      </w:r>
    </w:p>
    <w:p w14:paraId="3AAAD7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Ayu#ShyEqvEndriqyE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70E28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53B3F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F942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SaqtamA#naqmiti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mAqnaqm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6A79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SaqtAyuqriti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AqyuqH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3CC30B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iqndriqyaqH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 Eqva | </w:t>
      </w: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9BE5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pratIti</w:t>
      </w:r>
      <w:proofErr w:type="spellEnd"/>
      <w:r>
        <w:rPr>
          <w:color w:val="000000"/>
          <w:sz w:val="36"/>
          <w:szCs w:val="36"/>
          <w:lang w:bidi="hi-IN"/>
        </w:rPr>
        <w:t># (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tiqShThaqtiq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4C97A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5ED7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Baqvaqtiq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018878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SaqtamA#na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6B87BC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SaqtamA#na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5C63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604FD0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SaqtamA#naqmiti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mAqna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F2E1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Baqvaqtiq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AFEC10" w14:textId="11CD2FC1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Baqva</w:t>
      </w:r>
      <w:r w:rsidR="003F58C4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SSaqtAyu#r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7FFFA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4948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30744B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SSaqtAyu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SSaqtAyuqH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8717B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SSaqtEndri#yaqH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SSaqtAyu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SSaqtAyuqH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A889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40A9F5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SaqtAyuqriti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AqyuqH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40A9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2C203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SSaqtEndri#ya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81746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AyuqShyA-yu#Shi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SaqtEndri#ya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FF37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 Eqva |</w:t>
      </w:r>
    </w:p>
    <w:p w14:paraId="0D138FE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AyuqShyAyu#Shi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SaqtEndri#ya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vaivAyu#Shi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850E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SaqtEndri#ya-SSaqtEndri#yaq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Ayu#ShyEqva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808B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8.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F8626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iqndiqya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847B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 Eqva | </w:t>
      </w: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8F34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vAyuqShyAyu</w:t>
      </w:r>
      <w:proofErr w:type="spellEnd"/>
      <w:r>
        <w:rPr>
          <w:color w:val="000000"/>
          <w:sz w:val="36"/>
          <w:szCs w:val="36"/>
          <w:lang w:bidi="hi-IN"/>
        </w:rPr>
        <w:t xml:space="preserve">#-ShyEqvEndriqya </w:t>
      </w:r>
      <w:proofErr w:type="spellStart"/>
      <w:r>
        <w:rPr>
          <w:color w:val="000000"/>
          <w:sz w:val="36"/>
          <w:szCs w:val="36"/>
          <w:lang w:bidi="hi-IN"/>
        </w:rPr>
        <w:t>i#ndriqya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EqvAyuqShyAyu</w:t>
      </w:r>
      <w:proofErr w:type="spellEnd"/>
      <w:r>
        <w:rPr>
          <w:color w:val="000000"/>
          <w:sz w:val="36"/>
          <w:szCs w:val="36"/>
          <w:lang w:bidi="hi-IN"/>
        </w:rPr>
        <w:t xml:space="preserve">#-ShyEqvEndriqyE | </w:t>
      </w:r>
    </w:p>
    <w:p w14:paraId="19D388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>#) |</w:t>
      </w:r>
    </w:p>
    <w:p w14:paraId="6326E6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EqvEndriqya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EqvaivEndriqyE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EqvaivEndriqyE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65AB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tiqShThaqtiq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A643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tiShThatiq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5707A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21DD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tiqShThaqtiq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4721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tiShThati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tiShThatiq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E384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tiqShThaqtiq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5736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tiqShThaqtIti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BC032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</w:t>
      </w:r>
    </w:p>
    <w:p w14:paraId="476082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37.14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C7B27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(T.S.6.5.2.3)</w:t>
      </w:r>
    </w:p>
    <w:p w14:paraId="7BA203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179F5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praqjAsvEvAyu#r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ECDB6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4DA7B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4CCA97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praqjAsviti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jAsu</w:t>
      </w:r>
      <w:proofErr w:type="spellEnd"/>
      <w:r>
        <w:rPr>
          <w:color w:val="000000"/>
          <w:sz w:val="36"/>
          <w:szCs w:val="36"/>
          <w:lang w:bidi="hi-IN"/>
        </w:rPr>
        <w:t># 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3144B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9B22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>) | 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>#) |</w:t>
      </w:r>
    </w:p>
    <w:p w14:paraId="368B00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AB96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AAC98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>) | 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A58FA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praqjAsvEqvai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praqjAsvEqva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28F16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3.</w:t>
      </w:r>
      <w:r>
        <w:rPr>
          <w:color w:val="000000"/>
          <w:sz w:val="36"/>
          <w:szCs w:val="36"/>
          <w:lang w:bidi="hi-IN"/>
        </w:rPr>
        <w:tab/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65985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6A88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0769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praqjAsvEqvai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praqjAsvEq-vAyuqrAyu#rEqva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praqjAsvEqvAyu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C6F6F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>#) |</w:t>
      </w:r>
    </w:p>
    <w:p w14:paraId="0A0D53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praqjAsviti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C4D46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B97DE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EqvAyuqrAya#rEqvai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dadhAqtyAyu#rEqvai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4BEB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786B2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Ayur#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dadhAqtyAyuqrAyu#r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70A2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D1DC2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daqdhAqtIti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9C916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</w:t>
      </w:r>
    </w:p>
    <w:p w14:paraId="627645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49BB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38.ASIrvAda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DAAEE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These </w:t>
      </w:r>
      <w:proofErr w:type="spellStart"/>
      <w:r>
        <w:rPr>
          <w:color w:val="000000"/>
          <w:sz w:val="36"/>
          <w:szCs w:val="36"/>
          <w:lang w:bidi="hi-IN"/>
        </w:rPr>
        <w:t>Asheervada</w:t>
      </w:r>
      <w:proofErr w:type="spellEnd"/>
      <w:r>
        <w:rPr>
          <w:color w:val="000000"/>
          <w:sz w:val="36"/>
          <w:szCs w:val="36"/>
          <w:lang w:bidi="hi-IN"/>
        </w:rPr>
        <w:t xml:space="preserve"> Mantras are not continuous Mantras, (and not appearing </w:t>
      </w:r>
      <w:proofErr w:type="spellStart"/>
      <w:r>
        <w:rPr>
          <w:color w:val="000000"/>
          <w:sz w:val="36"/>
          <w:szCs w:val="36"/>
          <w:lang w:bidi="hi-IN"/>
        </w:rPr>
        <w:t>onE</w:t>
      </w:r>
      <w:proofErr w:type="spellEnd"/>
      <w:r>
        <w:rPr>
          <w:color w:val="000000"/>
          <w:sz w:val="36"/>
          <w:szCs w:val="36"/>
          <w:lang w:bidi="hi-IN"/>
        </w:rPr>
        <w:t xml:space="preserve"> after the Other), in Veda Texts but are </w:t>
      </w:r>
      <w:proofErr w:type="spellStart"/>
      <w:r>
        <w:rPr>
          <w:color w:val="000000"/>
          <w:sz w:val="36"/>
          <w:szCs w:val="36"/>
          <w:lang w:bidi="hi-IN"/>
        </w:rPr>
        <w:t>consolidatEd</w:t>
      </w:r>
      <w:proofErr w:type="spellEnd"/>
      <w:r>
        <w:rPr>
          <w:color w:val="000000"/>
          <w:sz w:val="36"/>
          <w:szCs w:val="36"/>
          <w:lang w:bidi="hi-IN"/>
        </w:rPr>
        <w:t xml:space="preserve"> from various places. For convenience </w:t>
      </w:r>
      <w:proofErr w:type="spellStart"/>
      <w:r>
        <w:rPr>
          <w:color w:val="000000"/>
          <w:sz w:val="36"/>
          <w:szCs w:val="36"/>
          <w:lang w:bidi="hi-IN"/>
        </w:rPr>
        <w:t>purpOse</w:t>
      </w:r>
      <w:proofErr w:type="spellEnd"/>
      <w:r>
        <w:rPr>
          <w:color w:val="000000"/>
          <w:sz w:val="36"/>
          <w:szCs w:val="36"/>
          <w:lang w:bidi="hi-IN"/>
        </w:rPr>
        <w:t xml:space="preserve">, these Mantras are given in a serial Order as they are normally chanted. The </w:t>
      </w:r>
      <w:proofErr w:type="spellStart"/>
      <w:r>
        <w:rPr>
          <w:color w:val="000000"/>
          <w:sz w:val="36"/>
          <w:szCs w:val="36"/>
          <w:lang w:bidi="hi-IN"/>
        </w:rPr>
        <w:t>ordEr</w:t>
      </w:r>
      <w:proofErr w:type="spellEnd"/>
      <w:r>
        <w:rPr>
          <w:color w:val="000000"/>
          <w:sz w:val="36"/>
          <w:szCs w:val="36"/>
          <w:lang w:bidi="hi-IN"/>
        </w:rPr>
        <w:t xml:space="preserve"> of chanting may vary and the student needs to follow that order as is chanted in that function.</w:t>
      </w:r>
    </w:p>
    <w:p w14:paraId="419225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No Ref </w:t>
      </w:r>
      <w:proofErr w:type="spellStart"/>
      <w:r>
        <w:rPr>
          <w:color w:val="000000"/>
          <w:sz w:val="36"/>
          <w:szCs w:val="36"/>
          <w:lang w:bidi="hi-IN"/>
        </w:rPr>
        <w:t>availablE</w:t>
      </w:r>
      <w:proofErr w:type="spellEnd"/>
      <w:r>
        <w:rPr>
          <w:color w:val="000000"/>
          <w:sz w:val="36"/>
          <w:szCs w:val="36"/>
          <w:lang w:bidi="hi-IN"/>
        </w:rPr>
        <w:t xml:space="preserve"> for 1, Ref TS 5.4.12.3 for 2 / TB 3.1.2.1 for 3 / TS 2.4.14.1 for 4 / TB 1.3.7.8 </w:t>
      </w:r>
      <w:proofErr w:type="spellStart"/>
      <w:r>
        <w:rPr>
          <w:color w:val="000000"/>
          <w:sz w:val="36"/>
          <w:szCs w:val="36"/>
          <w:lang w:bidi="hi-IN"/>
        </w:rPr>
        <w:t>fOf</w:t>
      </w:r>
      <w:proofErr w:type="spellEnd"/>
      <w:r>
        <w:rPr>
          <w:color w:val="000000"/>
          <w:sz w:val="36"/>
          <w:szCs w:val="36"/>
          <w:lang w:bidi="hi-IN"/>
        </w:rPr>
        <w:t xml:space="preserve"> 5 / RV 10.85.33 / EAK 1.9.5 for 6 / RV 10.85.45 / EAK 1.4.6 for 7 / R V 5.25.5 for 8 / TB 3.10.1.1 for 9 / </w:t>
      </w:r>
    </w:p>
    <w:p w14:paraId="1EAFDF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7.5.18.1 for 10 / TB 3.8.5.3 for 11 / TA. 2.5.1 for 12 / TB 3.12.5.5 for 13. </w:t>
      </w:r>
    </w:p>
    <w:p w14:paraId="5C271AAB" w14:textId="3133DFF8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tatra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BAti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ca#ndratAqraqka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vidyutO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kutO#ya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maqgniH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36F7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sarvamida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|| 1</w:t>
      </w:r>
    </w:p>
    <w:p w14:paraId="4EB35A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AE10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paryA$ptyAq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ana#ntarAyAyaq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sarva#sthO-mOti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u#ttaqma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maha#rBavatiq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maha#dBavati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sarvaqsyAptyaiq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tEnA$pnOtiq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2</w:t>
      </w:r>
    </w:p>
    <w:p w14:paraId="1DC4B5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7846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RuqddhyAsma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haqvyair-nama#sOpaq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mi#traqdhEya#nnO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3600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aqnuqrAqdhAn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Saqta~jja#vEma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Saqradaq-ssavI#rAH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3DC9CA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16218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navO#navO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jAya#mAqnO&amp;hnA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gkEqtu-ruqShasA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mEqtyagrE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B447A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vida#dhA-tyAqyan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sthirati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7D099E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176E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Ayu#ShyEqvEndriqyE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1EE9A0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B9F3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suqmaq~ggaqlIriqyaM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vaqdhUqriqmA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sa#mEtaq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C59F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sauBA$gya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yAthAsta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viparE#tana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6</w:t>
      </w:r>
    </w:p>
    <w:p w14:paraId="2B8388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25C6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tvami#ndra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mIDva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ssupuqtrA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kuru | </w:t>
      </w:r>
    </w:p>
    <w:p w14:paraId="744C25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daSA$syAM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dhE#hiq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pati#mEkA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kRu#dhi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2851C3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CC4D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yaqSaska#raqM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balA#vantaM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praqButva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rA$jAdhiq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</w:t>
      </w:r>
      <w:proofErr w:type="spellEnd"/>
      <w:r>
        <w:rPr>
          <w:color w:val="000000"/>
          <w:sz w:val="36"/>
          <w:szCs w:val="36"/>
          <w:lang w:bidi="hi-IN"/>
        </w:rPr>
        <w:t xml:space="preserve">#-rbaBUva | </w:t>
      </w:r>
    </w:p>
    <w:p w14:paraId="2FC684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sa~gkI$rNa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nAgASvaqpati#r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sumaq~ggalya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8 </w:t>
      </w:r>
    </w:p>
    <w:p w14:paraId="6DE8B5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7697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j~jAna#M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Mviqj~jAna#M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praqj~jAna#M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jAqnada#Bi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8EAE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saq~gkalpa#mAnaM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praqkalpa#mAna-mupaqkalpa#mAnaq-mupa#klRuptaM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klRuqptaM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D14ACB" w14:textId="2D892C0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SrEyOq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2F1C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praqBAnAqBAn-thsa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BAn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7649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jyO#tiShmAq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stEja#svAnAq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stapa#nna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Biqtapann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1EFA3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rOqcaqnO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rOca#mAna-SSOBaqna-SSOBa#mAnaH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kaqlyANa#H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9</w:t>
      </w:r>
    </w:p>
    <w:p w14:paraId="5153B4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498F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Abrahma#n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jA#yatAqmA&amp;smin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rAqShTrE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iShaqvya</w:t>
      </w:r>
      <w:proofErr w:type="spellEnd"/>
      <w:r>
        <w:rPr>
          <w:color w:val="000000"/>
          <w:sz w:val="36"/>
          <w:szCs w:val="36"/>
          <w:lang w:bidi="hi-IN"/>
        </w:rPr>
        <w:t xml:space="preserve">#-SSUrO# </w:t>
      </w:r>
      <w:proofErr w:type="spellStart"/>
      <w:r>
        <w:rPr>
          <w:color w:val="000000"/>
          <w:sz w:val="36"/>
          <w:szCs w:val="36"/>
          <w:lang w:bidi="hi-IN"/>
        </w:rPr>
        <w:t>mahAraqthO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dOgdhrI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dhEqnur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vODA</w:t>
      </w:r>
      <w:proofErr w:type="spellEnd"/>
      <w:r>
        <w:rPr>
          <w:color w:val="000000"/>
          <w:sz w:val="36"/>
          <w:szCs w:val="36"/>
          <w:lang w:bidi="hi-IN"/>
        </w:rPr>
        <w:t xml:space="preserve">#&amp;naqDvA </w:t>
      </w:r>
      <w:proofErr w:type="spellStart"/>
      <w:r>
        <w:rPr>
          <w:color w:val="000000"/>
          <w:sz w:val="36"/>
          <w:szCs w:val="36"/>
          <w:lang w:bidi="hi-IN"/>
        </w:rPr>
        <w:t>nAqSu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ssaptiqH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pura#ndhiqryOShA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ra#thEqShThA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ssaqBEyOq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yuvA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nikAqmEni#kAmE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var.Shatu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PaqlinyO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pacyantAM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MyOgakShEqmO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0809E2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3D1E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baqhuqgvai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ba#hvaqSvAyai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bahvajAviqkAyai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baqhuqvrIqhiqyaqvAyai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bahumAShatiqlAyai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09B917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baqhuqhiqraqNyAyai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bahuhaqstikA#yai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baqhuqdAqsaqpUqruqShAyai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rayiqmatyaiq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puShTi#matyai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CF0D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baqhuqrAqyaqspOqShAyaiq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rAjA$stu</w:t>
      </w:r>
      <w:proofErr w:type="spellEnd"/>
      <w:r>
        <w:rPr>
          <w:color w:val="000000"/>
          <w:sz w:val="36"/>
          <w:szCs w:val="36"/>
          <w:lang w:bidi="hi-IN"/>
        </w:rPr>
        <w:t xml:space="preserve"> || 11 </w:t>
      </w:r>
    </w:p>
    <w:p w14:paraId="4E5396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D3B7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Ayu#ShTE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maqgnirvarE$NyaH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30E3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AyA#tiq</w:t>
      </w:r>
      <w:proofErr w:type="spellEnd"/>
      <w:r>
        <w:rPr>
          <w:color w:val="000000"/>
          <w:sz w:val="36"/>
          <w:szCs w:val="36"/>
          <w:lang w:bidi="hi-IN"/>
        </w:rPr>
        <w:t xml:space="preserve"> (Or </w:t>
      </w:r>
      <w:proofErr w:type="spellStart"/>
      <w:r>
        <w:rPr>
          <w:color w:val="000000"/>
          <w:sz w:val="36"/>
          <w:szCs w:val="36"/>
          <w:lang w:bidi="hi-IN"/>
        </w:rPr>
        <w:t>Aya#tiq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parAqyakShma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suvAmitE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E875A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AqyuqrdA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nirEdhi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A62E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puqtramaqBi-ra#kShatAdiqmaM</w:t>
      </w:r>
      <w:proofErr w:type="spellEnd"/>
      <w:r>
        <w:rPr>
          <w:color w:val="000000"/>
          <w:sz w:val="36"/>
          <w:szCs w:val="36"/>
          <w:lang w:bidi="hi-IN"/>
        </w:rPr>
        <w:t xml:space="preserve"> || 12 </w:t>
      </w:r>
    </w:p>
    <w:p w14:paraId="274139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3F5E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puqrastAqd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hOtAraq-muda</w:t>
      </w:r>
      <w:proofErr w:type="spellEnd"/>
      <w:r>
        <w:rPr>
          <w:color w:val="000000"/>
          <w:sz w:val="36"/>
          <w:szCs w:val="36"/>
          <w:lang w:bidi="hi-IN"/>
        </w:rPr>
        <w:t>#~jcaq -</w:t>
      </w:r>
      <w:proofErr w:type="spellStart"/>
      <w:r>
        <w:rPr>
          <w:color w:val="000000"/>
          <w:sz w:val="36"/>
          <w:szCs w:val="36"/>
          <w:lang w:bidi="hi-IN"/>
        </w:rPr>
        <w:t>mupa#dadhAti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yAvatpaqdaM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17D6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hRuda#ya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Myaju#ShIq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patnyau</w:t>
      </w:r>
      <w:proofErr w:type="spellEnd"/>
      <w:r>
        <w:rPr>
          <w:color w:val="000000"/>
          <w:sz w:val="36"/>
          <w:szCs w:val="36"/>
          <w:lang w:bidi="hi-IN"/>
        </w:rPr>
        <w:t xml:space="preserve"># ca | </w:t>
      </w:r>
      <w:proofErr w:type="spellStart"/>
      <w:r>
        <w:rPr>
          <w:color w:val="000000"/>
          <w:sz w:val="36"/>
          <w:szCs w:val="36"/>
          <w:lang w:bidi="hi-IN"/>
        </w:rPr>
        <w:t>daqkShiqNaqtaH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prA~jcaq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jcatu#r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hOtAraM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9AE2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paqScA-duqda</w:t>
      </w:r>
      <w:proofErr w:type="spellEnd"/>
      <w:r>
        <w:rPr>
          <w:color w:val="000000"/>
          <w:sz w:val="36"/>
          <w:szCs w:val="36"/>
          <w:lang w:bidi="hi-IN"/>
        </w:rPr>
        <w:t>#~jca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uqttaqraqtaH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prA~jcaq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ShaDDhO#tAraM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E10F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uqpari#ShTAqt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prA~jca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hO#tAraM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hRuda#ya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MyajU</w:t>
      </w:r>
      <w:proofErr w:type="spellEnd"/>
      <w:r>
        <w:rPr>
          <w:color w:val="000000"/>
          <w:sz w:val="36"/>
          <w:szCs w:val="36"/>
          <w:lang w:bidi="hi-IN"/>
        </w:rPr>
        <w:t xml:space="preserve">(gm)#Shiq </w:t>
      </w:r>
      <w:proofErr w:type="spellStart"/>
      <w:r>
        <w:rPr>
          <w:color w:val="000000"/>
          <w:sz w:val="36"/>
          <w:szCs w:val="36"/>
          <w:lang w:bidi="hi-IN"/>
        </w:rPr>
        <w:t>patnyai#Sca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1DB9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yaqthAqvaqkAqSaM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grahAn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yaqthAqvaqkAqSaM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graqhAn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pRuqNASca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76485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13</w:t>
      </w:r>
    </w:p>
    <w:p w14:paraId="665054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32D329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38.1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AraNyakE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dvitIyapraSnaH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69E9F1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2.1.1</w:t>
      </w:r>
    </w:p>
    <w:p w14:paraId="4EF000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sahaqvai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cAsu#rANAM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yaqj~jau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prata#tA-vAstAM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svaqrgaM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4493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MlOqkamE$ShyAmO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vaqyamE$ShyAmaq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tE&amp;su#rA-ssaqnnahyaq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saiqvAca#ran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9E3E8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brahmaqcaryE#Naq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tapa#sai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dEqvAstE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su#rA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amuhyaq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prAjA#naq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parA#Bavaqn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svaqrgaM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MlOqka-mA#yaqn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prasRu#tEnaq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6D0D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MlOqka-mA#yaqnna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prasRu#tEqnA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su#rAqn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</w:t>
      </w:r>
      <w:proofErr w:type="spellEnd"/>
      <w:r>
        <w:rPr>
          <w:color w:val="000000"/>
          <w:sz w:val="36"/>
          <w:szCs w:val="36"/>
          <w:lang w:bidi="hi-IN"/>
        </w:rPr>
        <w:t xml:space="preserve">#&amp;BAvayaqn </w:t>
      </w:r>
      <w:proofErr w:type="spellStart"/>
      <w:r>
        <w:rPr>
          <w:color w:val="000000"/>
          <w:sz w:val="36"/>
          <w:szCs w:val="36"/>
          <w:lang w:bidi="hi-IN"/>
        </w:rPr>
        <w:t>prasRu#tO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DAC6D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ya#j~jOpavIqtinO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pra#sRuqtO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nu#pavIqtinOq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AE70F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4E76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ya#j~jOpavIq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tyadhI#tEq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tattasmA</w:t>
      </w:r>
      <w:proofErr w:type="spellEnd"/>
      <w:r>
        <w:rPr>
          <w:color w:val="000000"/>
          <w:sz w:val="36"/>
          <w:szCs w:val="36"/>
          <w:lang w:bidi="hi-IN"/>
        </w:rPr>
        <w:t>$-</w:t>
      </w:r>
    </w:p>
    <w:p w14:paraId="161FAB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dhyaj~jOpavIqtyE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vAdhI#yIta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yAqjayEq-dyajE#tavA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prasRu#tyAq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aji#na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03F0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MvAsO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dakShiNaqta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u#paqvIyaq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bAqhu-muddha#raqtE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va#dhattE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saqvyamiti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yaj~jOpavIqta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vipa#rItaM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prAcInAvIqta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~MvIta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A1DCB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+++++++++++++</w:t>
      </w:r>
    </w:p>
    <w:p w14:paraId="5420CC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38.2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AraNyakE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dvitIyapraSnaH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dvitIya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094947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2.2.1</w:t>
      </w:r>
    </w:p>
    <w:p w14:paraId="5B493B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(gm)#siq </w:t>
      </w:r>
      <w:proofErr w:type="spellStart"/>
      <w:r>
        <w:rPr>
          <w:color w:val="000000"/>
          <w:sz w:val="36"/>
          <w:szCs w:val="36"/>
          <w:lang w:bidi="hi-IN"/>
        </w:rPr>
        <w:t>havA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purO&amp;nuvAqkE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tapOgra</w:t>
      </w:r>
      <w:proofErr w:type="spellEnd"/>
      <w:r>
        <w:rPr>
          <w:color w:val="000000"/>
          <w:sz w:val="36"/>
          <w:szCs w:val="36"/>
          <w:lang w:bidi="hi-IN"/>
        </w:rPr>
        <w:t xml:space="preserve">#-matiShThantaq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praqjApa#tir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23736E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vaqrENOqpA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ma#ntrayataq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vara#mavRuNI-tAdiqtyO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yOddhAq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E726D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bravIqdyO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dha#yaqdhva-mitiq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dutti#ShThantaq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(gg)#syA-diqtyaM </w:t>
      </w:r>
      <w:proofErr w:type="spellStart"/>
      <w:r>
        <w:rPr>
          <w:color w:val="000000"/>
          <w:sz w:val="36"/>
          <w:szCs w:val="36"/>
          <w:lang w:bidi="hi-IN"/>
        </w:rPr>
        <w:t>yOdha#yantiq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yAva#dastaq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manva-gAqttAni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gAyatriqyA&amp;Bi#mantri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SA~Mmyantiq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tadu#haqvA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bra#hmavAqdina#H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pUqrvABi#muqKAH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dhyAyA$M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gAyatriqyA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Bi#mantritAq</w:t>
      </w:r>
      <w:proofErr w:type="spellEnd"/>
      <w:r>
        <w:rPr>
          <w:color w:val="000000"/>
          <w:sz w:val="36"/>
          <w:szCs w:val="36"/>
          <w:lang w:bidi="hi-IN"/>
        </w:rPr>
        <w:t xml:space="preserve"> Apa# </w:t>
      </w:r>
      <w:proofErr w:type="spellStart"/>
      <w:r>
        <w:rPr>
          <w:color w:val="000000"/>
          <w:sz w:val="36"/>
          <w:szCs w:val="36"/>
          <w:lang w:bidi="hi-IN"/>
        </w:rPr>
        <w:t>UqrdhvaM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MvikShi#pantiq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vaqjrI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maqndEhA&amp;ru#NE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prakShi#pantiq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pra#dakShiqNaM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prakra#mantiq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6E0DD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tyuqdyanta</w:t>
      </w:r>
      <w:proofErr w:type="spellEnd"/>
      <w:r>
        <w:rPr>
          <w:color w:val="000000"/>
          <w:sz w:val="36"/>
          <w:szCs w:val="36"/>
          <w:lang w:bidi="hi-IN"/>
        </w:rPr>
        <w:t>#-masta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kuqrvan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1B9FB6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29FF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thsaqkala#M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Baqdrama#SnutEq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sAvA#diqtyO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brahmAqpyEtiq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B4671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188F40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</w:t>
      </w:r>
    </w:p>
    <w:p w14:paraId="4AB91F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38.3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nArAyaNOpaniShat</w:t>
      </w:r>
      <w:proofErr w:type="spellEnd"/>
    </w:p>
    <w:p w14:paraId="3B0305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is a separate </w:t>
      </w:r>
      <w:proofErr w:type="spellStart"/>
      <w:r>
        <w:rPr>
          <w:color w:val="000000"/>
          <w:sz w:val="36"/>
          <w:szCs w:val="36"/>
          <w:lang w:bidi="hi-IN"/>
        </w:rPr>
        <w:t>upanishad</w:t>
      </w:r>
      <w:proofErr w:type="spellEnd"/>
      <w:r>
        <w:rPr>
          <w:color w:val="000000"/>
          <w:sz w:val="36"/>
          <w:szCs w:val="36"/>
          <w:lang w:bidi="hi-IN"/>
        </w:rPr>
        <w:t xml:space="preserve"> and is different from “Maha </w:t>
      </w:r>
      <w:proofErr w:type="spellStart"/>
      <w:r>
        <w:rPr>
          <w:color w:val="000000"/>
          <w:sz w:val="36"/>
          <w:szCs w:val="36"/>
          <w:lang w:bidi="hi-IN"/>
        </w:rPr>
        <w:t>NarayanOpanishad</w:t>
      </w:r>
      <w:proofErr w:type="spellEnd"/>
      <w:r>
        <w:rPr>
          <w:color w:val="000000"/>
          <w:sz w:val="36"/>
          <w:szCs w:val="36"/>
          <w:lang w:bidi="hi-IN"/>
        </w:rPr>
        <w:t>”. Atharva Rishi who has seen Lord Narayana has conveyed his direct experience in poetic form through “Narayana Upanishad”. It is also called “Narayana Atharva Sheersham” by Scholars.</w:t>
      </w:r>
    </w:p>
    <w:p w14:paraId="7DF8CA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(No Definite Source available)</w:t>
      </w:r>
    </w:p>
    <w:p w14:paraId="4C6BB6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karavAvahai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576A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tEqjaqsvi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nAqvadha#tamastuq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vi#dviShAqvahai$H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39C22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7DD0A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puruShO</w:t>
      </w:r>
      <w:proofErr w:type="spellEnd"/>
      <w:r>
        <w:rPr>
          <w:color w:val="000000"/>
          <w:sz w:val="36"/>
          <w:szCs w:val="36"/>
          <w:lang w:bidi="hi-IN"/>
        </w:rPr>
        <w:t xml:space="preserve"> ha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nArAyaNO</w:t>
      </w:r>
      <w:proofErr w:type="spellEnd"/>
      <w:r>
        <w:rPr>
          <w:color w:val="000000"/>
          <w:sz w:val="36"/>
          <w:szCs w:val="36"/>
          <w:lang w:bidi="hi-IN"/>
        </w:rPr>
        <w:t xml:space="preserve">&amp; </w:t>
      </w:r>
      <w:proofErr w:type="spellStart"/>
      <w:r>
        <w:rPr>
          <w:color w:val="000000"/>
          <w:sz w:val="36"/>
          <w:szCs w:val="36"/>
          <w:lang w:bidi="hi-IN"/>
        </w:rPr>
        <w:t>kAmayata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sRu#jEyEqti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5EFE1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sarvEndri#yANiq</w:t>
      </w:r>
      <w:proofErr w:type="spellEnd"/>
      <w:r>
        <w:rPr>
          <w:color w:val="000000"/>
          <w:sz w:val="36"/>
          <w:szCs w:val="36"/>
          <w:lang w:bidi="hi-IN"/>
        </w:rPr>
        <w:t xml:space="preserve"> ca |</w:t>
      </w:r>
    </w:p>
    <w:p w14:paraId="6EAC89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vAyur-jyOti-rApaH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dhAqriNI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10E0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ru#drO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E891E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nAqrAqyaqNA-di#ndrO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prajApatayaH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pra#jAyaqntE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5A54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dvAdaSA-dityA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vasava-ssarvANi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Ca#ndAq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6463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samu#t-padyaqntE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pra#varttaqntE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pra#lIyaqntE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F5104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349F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7E160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SaqkraSca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dyAqvAq-pRuqthiqvyau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C3410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kAqlaSca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UqrdhvaSca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7033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aqntaqrbaqhiSca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851A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nArAyaNa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EvE#da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saqrvaM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45A1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niShkalO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nira~jjanO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nirvikalpO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nirAKyAtaH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SuddhO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44C1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dviqtiyO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kaSci#t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E#vaM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CB54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69FE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viShNurEva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viShNurE#va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E6847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Omitya#grE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vyAqharEt</w:t>
      </w:r>
      <w:proofErr w:type="spellEnd"/>
      <w:r>
        <w:rPr>
          <w:color w:val="000000"/>
          <w:sz w:val="36"/>
          <w:szCs w:val="36"/>
          <w:lang w:bidi="hi-IN"/>
        </w:rPr>
        <w:t xml:space="preserve"> | nama </w:t>
      </w:r>
      <w:proofErr w:type="spellStart"/>
      <w:r>
        <w:rPr>
          <w:color w:val="000000"/>
          <w:sz w:val="36"/>
          <w:szCs w:val="36"/>
          <w:lang w:bidi="hi-IN"/>
        </w:rPr>
        <w:t>i#ti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96F1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nAqrAqyaqNAyE-tyu#pariqShThAt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Omi#tya#kAqkSharaM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B572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aqkSharE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nAqrAqyaqNAyEti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pa~jcA$kSharAqNi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E6D4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nArayaNasyA-ShThAkSha#raM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6BF9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ha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nArayaNasyA-ShThAkSharaM</w:t>
      </w:r>
      <w:proofErr w:type="spellEnd"/>
      <w:r>
        <w:rPr>
          <w:color w:val="000000"/>
          <w:sz w:val="36"/>
          <w:szCs w:val="36"/>
          <w:lang w:bidi="hi-IN"/>
        </w:rPr>
        <w:t xml:space="preserve"> pada#-</w:t>
      </w:r>
      <w:proofErr w:type="spellStart"/>
      <w:r>
        <w:rPr>
          <w:color w:val="000000"/>
          <w:sz w:val="36"/>
          <w:szCs w:val="36"/>
          <w:lang w:bidi="hi-IN"/>
        </w:rPr>
        <w:t>maddhyEqti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45CCC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anapabruva-ssarva-mA#yurEqti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vindatE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prA#jApatya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rAyaspOSha#M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gaupaqtyaM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711CC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tatO&amp;mRutatva-maSnutE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tatO&amp;mRutatva-maSnu#ta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E#vaM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CF5D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pratyagAnandaM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brahmapuruShaM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svarUqpaM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akAra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ukAra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makA#ra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5069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tAnEkadhA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samaBaratta-dEta#dOmiqti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F331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yumuktvA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mucya#tE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yOqgIq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saMsA#ra-baqndhanAt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B418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nArAyaNAyEti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ma#ntrOpAqsakaH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2064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vaikuNTha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Buvana-lOka#M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gamiqShyati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AC012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tadidaM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puNDarIkaM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vi#j~jAnaq-GanaM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tadidA#van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873F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dEva#kIpuqtrOq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ma#dhusUqdanOM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BUtasthamEka#M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nArAqyaNaM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A7F0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kAraNarUpamakAra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pa#rabraqhmOM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Etadatharva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SirO#yO&amp;dhIqtE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B39B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prAqtaradhI#yAqnOq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rAtrikRutaM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nASaqyati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6BAB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sAqyama#dhIyAqnOq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divasakRutaM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nASaqyati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9E8D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mAddhyandina-mAdityaBi-muKO</w:t>
      </w:r>
      <w:proofErr w:type="spellEnd"/>
      <w:r>
        <w:rPr>
          <w:color w:val="000000"/>
          <w:sz w:val="36"/>
          <w:szCs w:val="36"/>
          <w:lang w:bidi="hi-IN"/>
        </w:rPr>
        <w:t xml:space="preserve">#&amp;dhIyAqnaH | </w:t>
      </w:r>
    </w:p>
    <w:p w14:paraId="4CB8EF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pa~jca-pAtakO-papAtakA$t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B5F4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pArAyaNa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laqBatE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84A9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nArAyaNa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sAyujya-ma#vApnOqtiq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sAyujya-ma#vApnOqti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5D51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E#vaM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ityu#paqniSha#t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B0B27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5E45D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</w:t>
      </w:r>
    </w:p>
    <w:p w14:paraId="34DD45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39. </w:t>
      </w:r>
      <w:proofErr w:type="spellStart"/>
      <w:r>
        <w:rPr>
          <w:color w:val="000000"/>
          <w:sz w:val="36"/>
          <w:szCs w:val="36"/>
          <w:lang w:bidi="hi-IN"/>
        </w:rPr>
        <w:t>prakIrNAdhyAyaH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AE95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39.1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</w:t>
      </w:r>
      <w:proofErr w:type="spellEnd"/>
      <w:r>
        <w:rPr>
          <w:color w:val="000000"/>
          <w:sz w:val="36"/>
          <w:szCs w:val="36"/>
          <w:lang w:bidi="hi-IN"/>
        </w:rPr>
        <w:t xml:space="preserve"> Eka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FAC4B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3.7.1)</w:t>
      </w:r>
    </w:p>
    <w:p w14:paraId="3FD052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brAqhmaqNa</w:t>
      </w:r>
      <w:proofErr w:type="spellEnd"/>
      <w:r>
        <w:rPr>
          <w:color w:val="000000"/>
          <w:sz w:val="36"/>
          <w:szCs w:val="36"/>
          <w:lang w:bidi="hi-IN"/>
        </w:rPr>
        <w:t xml:space="preserve"> Eka#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sayaqj~jaH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E6FC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1</w:t>
      </w:r>
    </w:p>
    <w:p w14:paraId="7973A7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F3AA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aqgnirdvi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saBaqrtA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D656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BaqrtA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2 </w:t>
      </w:r>
    </w:p>
    <w:p w14:paraId="23D286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9162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pRuqthiqvI</w:t>
      </w:r>
      <w:proofErr w:type="spellEnd"/>
      <w:r>
        <w:rPr>
          <w:color w:val="000000"/>
          <w:sz w:val="36"/>
          <w:szCs w:val="36"/>
          <w:lang w:bidi="hi-IN"/>
        </w:rPr>
        <w:t xml:space="preserve"> tri </w:t>
      </w:r>
      <w:proofErr w:type="spellStart"/>
      <w:r>
        <w:rPr>
          <w:color w:val="000000"/>
          <w:sz w:val="36"/>
          <w:szCs w:val="36"/>
          <w:lang w:bidi="hi-IN"/>
        </w:rPr>
        <w:t>hO#tA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sapra#tiqShThA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6FBF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praqtiqShThA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3</w:t>
      </w:r>
    </w:p>
    <w:p w14:paraId="7C0B93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214A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aqntari#kSha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saviqShThAH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viqShThASca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4 </w:t>
      </w:r>
    </w:p>
    <w:p w14:paraId="0F276F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6F4E7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saprAqNaH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5703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5 </w:t>
      </w:r>
    </w:p>
    <w:p w14:paraId="213C42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C578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ShaDDhO#tA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RuqtUn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ka#lpayAti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9D26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Ruqtava#Sca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kalpantAM</w:t>
      </w:r>
      <w:proofErr w:type="spellEnd"/>
      <w:r>
        <w:rPr>
          <w:color w:val="000000"/>
          <w:sz w:val="36"/>
          <w:szCs w:val="36"/>
          <w:lang w:bidi="hi-IN"/>
        </w:rPr>
        <w:t xml:space="preserve"> | 6 </w:t>
      </w:r>
    </w:p>
    <w:p w14:paraId="28D831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F049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anna(gm)# </w:t>
      </w:r>
      <w:proofErr w:type="spellStart"/>
      <w:r>
        <w:rPr>
          <w:color w:val="000000"/>
          <w:sz w:val="36"/>
          <w:szCs w:val="36"/>
          <w:lang w:bidi="hi-IN"/>
        </w:rPr>
        <w:t>saqptahO#tA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saprAqNasya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4573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6F3F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BU#yAt</w:t>
      </w:r>
      <w:proofErr w:type="spellEnd"/>
      <w:r>
        <w:rPr>
          <w:color w:val="000000"/>
          <w:sz w:val="36"/>
          <w:szCs w:val="36"/>
          <w:lang w:bidi="hi-IN"/>
        </w:rPr>
        <w:t xml:space="preserve"> | 7 </w:t>
      </w:r>
    </w:p>
    <w:p w14:paraId="4AE398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7128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dyauraqShTa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hO#tA</w:t>
      </w:r>
      <w:proofErr w:type="spellEnd"/>
      <w:r>
        <w:rPr>
          <w:color w:val="000000"/>
          <w:sz w:val="36"/>
          <w:szCs w:val="36"/>
          <w:lang w:bidi="hi-IN"/>
        </w:rPr>
        <w:t xml:space="preserve"> | sO#&amp;</w:t>
      </w:r>
      <w:proofErr w:type="spellStart"/>
      <w:r>
        <w:rPr>
          <w:color w:val="000000"/>
          <w:sz w:val="36"/>
          <w:szCs w:val="36"/>
          <w:lang w:bidi="hi-IN"/>
        </w:rPr>
        <w:t>nAdhRuqShyaH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27F9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aqnAqdhRuqShyaSca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BUyAsaM</w:t>
      </w:r>
      <w:proofErr w:type="spellEnd"/>
      <w:r>
        <w:rPr>
          <w:color w:val="000000"/>
          <w:sz w:val="36"/>
          <w:szCs w:val="36"/>
          <w:lang w:bidi="hi-IN"/>
        </w:rPr>
        <w:t xml:space="preserve"> | 8</w:t>
      </w:r>
    </w:p>
    <w:p w14:paraId="40957D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FADF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AqdiqtyO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tE#jaqsvI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517E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  <w:proofErr w:type="spellStart"/>
      <w:r>
        <w:rPr>
          <w:color w:val="000000"/>
          <w:sz w:val="36"/>
          <w:szCs w:val="36"/>
          <w:lang w:bidi="hi-IN"/>
        </w:rPr>
        <w:t>tEqjaqsvI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BUyAsaM</w:t>
      </w:r>
      <w:proofErr w:type="spellEnd"/>
      <w:r>
        <w:rPr>
          <w:color w:val="000000"/>
          <w:sz w:val="36"/>
          <w:szCs w:val="36"/>
          <w:lang w:bidi="hi-IN"/>
        </w:rPr>
        <w:t xml:space="preserve"> | 9</w:t>
      </w:r>
    </w:p>
    <w:p w14:paraId="6169C9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76FA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63AA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#~jca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10 </w:t>
      </w:r>
    </w:p>
    <w:p w14:paraId="1F8A17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BB4C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The Following Mantra is not a part of </w:t>
      </w:r>
      <w:proofErr w:type="spellStart"/>
      <w:r>
        <w:rPr>
          <w:color w:val="000000"/>
          <w:sz w:val="36"/>
          <w:szCs w:val="36"/>
          <w:lang w:bidi="hi-IN"/>
        </w:rPr>
        <w:t>brAqhmaqNa</w:t>
      </w:r>
      <w:proofErr w:type="spellEnd"/>
      <w:r>
        <w:rPr>
          <w:color w:val="000000"/>
          <w:sz w:val="36"/>
          <w:szCs w:val="36"/>
          <w:lang w:bidi="hi-IN"/>
        </w:rPr>
        <w:t xml:space="preserve"> Eka#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; however during Rudra-</w:t>
      </w:r>
      <w:proofErr w:type="spellStart"/>
      <w:r>
        <w:rPr>
          <w:color w:val="000000"/>
          <w:sz w:val="36"/>
          <w:szCs w:val="36"/>
          <w:lang w:bidi="hi-IN"/>
        </w:rPr>
        <w:t>Ekadasinis</w:t>
      </w:r>
      <w:proofErr w:type="spellEnd"/>
      <w:r>
        <w:rPr>
          <w:color w:val="000000"/>
          <w:sz w:val="36"/>
          <w:szCs w:val="36"/>
          <w:lang w:bidi="hi-IN"/>
        </w:rPr>
        <w:t xml:space="preserve"> etc the following Mantra is chanted as 11th “</w:t>
      </w:r>
      <w:proofErr w:type="spellStart"/>
      <w:r>
        <w:rPr>
          <w:color w:val="000000"/>
          <w:sz w:val="36"/>
          <w:szCs w:val="36"/>
          <w:lang w:bidi="hi-IN"/>
        </w:rPr>
        <w:t>upachaara</w:t>
      </w:r>
      <w:proofErr w:type="spellEnd"/>
      <w:r>
        <w:rPr>
          <w:color w:val="000000"/>
          <w:sz w:val="36"/>
          <w:szCs w:val="36"/>
          <w:lang w:bidi="hi-IN"/>
        </w:rPr>
        <w:t xml:space="preserve"> Mantram” after the above 10 Mantras. </w:t>
      </w:r>
    </w:p>
    <w:p w14:paraId="1F7D04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18C7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hiraNyapAqtraM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daqdAti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maqdavyO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39E88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upa#harati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Eqkadaivaq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AyuqstEjO# </w:t>
      </w:r>
      <w:proofErr w:type="spellStart"/>
      <w:r>
        <w:rPr>
          <w:color w:val="000000"/>
          <w:sz w:val="36"/>
          <w:szCs w:val="36"/>
          <w:lang w:bidi="hi-IN"/>
        </w:rPr>
        <w:t>dadAti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33EC5C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</w:t>
      </w:r>
    </w:p>
    <w:p w14:paraId="0DA7AC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39.2.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prAcyai</w:t>
      </w:r>
      <w:proofErr w:type="spellEnd"/>
    </w:p>
    <w:p w14:paraId="7483EB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2.20.1)</w:t>
      </w:r>
    </w:p>
    <w:p w14:paraId="03E4A7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5FF99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-prati#vasantyEq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69C16C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pratI$cyai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</w:p>
    <w:p w14:paraId="3C798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udI$cyai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</w:p>
    <w:p w14:paraId="1C4737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</w:p>
    <w:p w14:paraId="731C07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dha#rAyai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</w:p>
    <w:p w14:paraId="156A9A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vAntaqrAyai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35B204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6B82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yamunayOr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vasaqntiq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C85AD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prasannAtmA-naSciraM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</w:t>
      </w:r>
      <w:proofErr w:type="gramStart"/>
      <w:r>
        <w:rPr>
          <w:color w:val="000000"/>
          <w:sz w:val="36"/>
          <w:szCs w:val="36"/>
          <w:lang w:bidi="hi-IN"/>
        </w:rPr>
        <w:t>rdhayaqntiq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2F55E0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yamunayOr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muni#ByaScaq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C89C8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yamunayOr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muni#ByaScaq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CEF05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</w:t>
      </w:r>
    </w:p>
    <w:p w14:paraId="18A801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40. </w:t>
      </w:r>
      <w:proofErr w:type="spellStart"/>
      <w:r>
        <w:rPr>
          <w:color w:val="000000"/>
          <w:sz w:val="36"/>
          <w:szCs w:val="36"/>
          <w:lang w:bidi="hi-IN"/>
        </w:rPr>
        <w:t>aika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0044A7CE" w14:textId="4B68180D" w:rsidR="007F1BBA" w:rsidDel="00D814D6" w:rsidRDefault="007F1BBA" w:rsidP="007F1BBA">
      <w:pPr>
        <w:autoSpaceDE w:val="0"/>
        <w:autoSpaceDN w:val="0"/>
        <w:adjustRightInd w:val="0"/>
        <w:spacing w:after="0" w:line="240" w:lineRule="auto"/>
        <w:rPr>
          <w:del w:id="19" w:author="Microsoft account" w:date="2026-09-20T07:15:00Z"/>
          <w:color w:val="000000"/>
          <w:sz w:val="36"/>
          <w:szCs w:val="36"/>
          <w:lang w:bidi="hi-IN"/>
        </w:rPr>
      </w:pPr>
      <w:del w:id="20" w:author="Microsoft account" w:date="2026-09-20T07:15:00Z">
        <w:r w:rsidDel="00D814D6">
          <w:rPr>
            <w:color w:val="000000"/>
            <w:sz w:val="36"/>
            <w:szCs w:val="36"/>
            <w:lang w:bidi="hi-IN"/>
          </w:rPr>
          <w:delText>(To bE chanted as per Rig Vedic Sruti )</w:delText>
        </w:r>
      </w:del>
    </w:p>
    <w:p w14:paraId="64E63C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ins w:id="21" w:author="Microsoft account" w:date="2026-09-20T07:15:00Z"/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(RV 10.12.191)</w:t>
      </w:r>
    </w:p>
    <w:p w14:paraId="15F01480" w14:textId="77777777" w:rsidR="00D814D6" w:rsidRDefault="00D814D6" w:rsidP="00D814D6">
      <w:pPr>
        <w:autoSpaceDE w:val="0"/>
        <w:autoSpaceDN w:val="0"/>
        <w:adjustRightInd w:val="0"/>
        <w:spacing w:after="0" w:line="240" w:lineRule="auto"/>
        <w:rPr>
          <w:ins w:id="22" w:author="Microsoft account" w:date="2026-09-20T07:15:00Z"/>
          <w:color w:val="000000"/>
          <w:sz w:val="36"/>
          <w:szCs w:val="36"/>
          <w:lang w:bidi="hi-IN"/>
        </w:rPr>
      </w:pPr>
      <w:ins w:id="23" w:author="Microsoft account" w:date="2026-09-20T07:15:00Z">
        <w:r>
          <w:rPr>
            <w:color w:val="000000"/>
            <w:sz w:val="36"/>
            <w:szCs w:val="36"/>
            <w:lang w:bidi="hi-IN"/>
          </w:rPr>
          <w:t xml:space="preserve">&lt;/inline&gt; (To </w:t>
        </w:r>
        <w:proofErr w:type="spellStart"/>
        <w:r>
          <w:rPr>
            <w:color w:val="000000"/>
            <w:sz w:val="36"/>
            <w:szCs w:val="36"/>
            <w:lang w:bidi="hi-IN"/>
          </w:rPr>
          <w:t>bE</w:t>
        </w:r>
        <w:proofErr w:type="spellEnd"/>
        <w:r>
          <w:rPr>
            <w:color w:val="000000"/>
            <w:sz w:val="36"/>
            <w:szCs w:val="36"/>
            <w:lang w:bidi="hi-IN"/>
          </w:rPr>
          <w:t xml:space="preserve"> chanted as per Rig Vedic </w:t>
        </w:r>
        <w:proofErr w:type="gramStart"/>
        <w:r>
          <w:rPr>
            <w:color w:val="000000"/>
            <w:sz w:val="36"/>
            <w:szCs w:val="36"/>
            <w:lang w:bidi="hi-IN"/>
          </w:rPr>
          <w:t>Sruti )</w:t>
        </w:r>
        <w:proofErr w:type="gramEnd"/>
      </w:ins>
    </w:p>
    <w:p w14:paraId="736F7533" w14:textId="364F266D" w:rsidR="00D814D6" w:rsidDel="00D814D6" w:rsidRDefault="00D814D6" w:rsidP="007F1BBA">
      <w:pPr>
        <w:autoSpaceDE w:val="0"/>
        <w:autoSpaceDN w:val="0"/>
        <w:adjustRightInd w:val="0"/>
        <w:spacing w:after="0" w:line="240" w:lineRule="auto"/>
        <w:rPr>
          <w:del w:id="24" w:author="Microsoft account" w:date="2026-09-20T07:15:00Z"/>
          <w:color w:val="000000"/>
          <w:sz w:val="36"/>
          <w:szCs w:val="36"/>
          <w:lang w:bidi="hi-IN"/>
        </w:rPr>
      </w:pPr>
    </w:p>
    <w:p w14:paraId="6F9CF9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saMsaqmidyu#vasE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vRuShaqnnagnEq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viSvA$nyaqrya</w:t>
      </w:r>
      <w:proofErr w:type="spellEnd"/>
      <w:r>
        <w:rPr>
          <w:color w:val="000000"/>
          <w:sz w:val="36"/>
          <w:szCs w:val="36"/>
          <w:lang w:bidi="hi-IN"/>
        </w:rPr>
        <w:t xml:space="preserve"> A |</w:t>
      </w:r>
    </w:p>
    <w:p w14:paraId="742830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iLaqspadEq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sami#ddhyasEq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vasUqnyA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Ba#ra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44E5D2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BC62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</w:t>
      </w:r>
      <w:proofErr w:type="spellStart"/>
      <w:r>
        <w:rPr>
          <w:color w:val="000000"/>
          <w:sz w:val="36"/>
          <w:szCs w:val="36"/>
          <w:lang w:bidi="hi-IN"/>
        </w:rPr>
        <w:t>ga#cCaddhvaqM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va#daddhvaqM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0ABA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saMjAnAqnA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uqpAsa#tE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B9843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636B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mantraq-ssami#ti-ssamAqnI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ciqttamE$ShAM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2BAF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mantra#maqBi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ma$ntrayE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vassamAqnEna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juhOmi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66E771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ED6A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AkU$ti-ssamAqnA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hRuda#yAni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A1F19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saqmAqnama#stu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vaq-ssusaqhAsa#ti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261839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</w:t>
      </w:r>
      <w:proofErr w:type="spellStart"/>
      <w:r>
        <w:rPr>
          <w:color w:val="000000"/>
          <w:sz w:val="36"/>
          <w:szCs w:val="36"/>
          <w:lang w:bidi="hi-IN"/>
        </w:rPr>
        <w:t>aika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matyasUktaM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samAptaM</w:t>
      </w:r>
      <w:proofErr w:type="spellEnd"/>
      <w:r>
        <w:rPr>
          <w:color w:val="000000"/>
          <w:sz w:val="36"/>
          <w:szCs w:val="36"/>
          <w:lang w:bidi="hi-IN"/>
        </w:rPr>
        <w:t>-----</w:t>
      </w:r>
    </w:p>
    <w:p w14:paraId="0A51F6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====================================</w:t>
      </w:r>
    </w:p>
    <w:p w14:paraId="057C98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ECC1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CC31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8650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CA31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E7A1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1B8C82" w14:textId="77777777" w:rsidR="00416BF9" w:rsidRPr="007F1BBA" w:rsidRDefault="00416BF9" w:rsidP="007F1BBA">
      <w:pPr>
        <w:spacing w:after="0"/>
      </w:pPr>
    </w:p>
    <w:sectPr w:rsidR="00416BF9" w:rsidRPr="007F1BBA" w:rsidSect="008D72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720" w:bottom="864" w:left="1152" w:header="576" w:footer="576" w:gutter="0"/>
      <w:cols w:space="720"/>
      <w:noEndnote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A9DC" w14:textId="77777777" w:rsidR="00DA5E5C" w:rsidRDefault="00DA5E5C" w:rsidP="00B377C5">
      <w:pPr>
        <w:spacing w:after="0" w:line="240" w:lineRule="auto"/>
      </w:pPr>
      <w:r>
        <w:separator/>
      </w:r>
    </w:p>
  </w:endnote>
  <w:endnote w:type="continuationSeparator" w:id="0">
    <w:p w14:paraId="17F9FDA7" w14:textId="77777777" w:rsidR="00DA5E5C" w:rsidRDefault="00DA5E5C" w:rsidP="00B3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37D2" w14:textId="77777777" w:rsidR="008424BC" w:rsidRDefault="008424BC" w:rsidP="00B377C5">
    <w:pPr>
      <w:pStyle w:val="Footer"/>
      <w:pBdr>
        <w:top w:val="single" w:sz="4" w:space="1" w:color="auto"/>
      </w:pBdr>
      <w:jc w:val="right"/>
    </w:pPr>
    <w:r w:rsidRPr="006B76C7">
      <w:rPr>
        <w:b/>
        <w:bCs/>
        <w:sz w:val="28"/>
        <w:szCs w:val="28"/>
      </w:rPr>
      <w:t xml:space="preserve">www.vedavms.in </w:t>
    </w:r>
    <w:r>
      <w:rPr>
        <w:b/>
        <w:bCs/>
        <w:sz w:val="28"/>
        <w:szCs w:val="28"/>
      </w:rPr>
      <w:t xml:space="preserve">                                       </w:t>
    </w:r>
    <w:r w:rsidRPr="006B76C7">
      <w:rPr>
        <w:b/>
        <w:bCs/>
        <w:sz w:val="28"/>
        <w:szCs w:val="28"/>
      </w:rPr>
      <w:t xml:space="preserve">Page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PAGE  \* Arabic  \* MERGEFORMAT </w:instrText>
    </w:r>
    <w:r w:rsidRPr="006B76C7">
      <w:rPr>
        <w:b/>
        <w:bCs/>
        <w:sz w:val="28"/>
        <w:szCs w:val="28"/>
      </w:rPr>
      <w:fldChar w:fldCharType="separate"/>
    </w:r>
    <w:r w:rsidR="00D814D6">
      <w:rPr>
        <w:b/>
        <w:bCs/>
        <w:noProof/>
        <w:sz w:val="28"/>
        <w:szCs w:val="28"/>
      </w:rPr>
      <w:t>146</w:t>
    </w:r>
    <w:r w:rsidRPr="006B76C7">
      <w:rPr>
        <w:b/>
        <w:bCs/>
        <w:sz w:val="28"/>
        <w:szCs w:val="28"/>
      </w:rPr>
      <w:fldChar w:fldCharType="end"/>
    </w:r>
    <w:r w:rsidRPr="006B76C7">
      <w:rPr>
        <w:b/>
        <w:bCs/>
        <w:sz w:val="28"/>
        <w:szCs w:val="28"/>
      </w:rPr>
      <w:t xml:space="preserve"> of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NUMPAGES  \* Arabic  \* MERGEFORMAT </w:instrText>
    </w:r>
    <w:r w:rsidRPr="006B76C7">
      <w:rPr>
        <w:b/>
        <w:bCs/>
        <w:sz w:val="28"/>
        <w:szCs w:val="28"/>
      </w:rPr>
      <w:fldChar w:fldCharType="separate"/>
    </w:r>
    <w:r w:rsidR="00D814D6">
      <w:rPr>
        <w:b/>
        <w:bCs/>
        <w:noProof/>
        <w:sz w:val="28"/>
        <w:szCs w:val="28"/>
      </w:rPr>
      <w:t>149</w:t>
    </w:r>
    <w:r w:rsidRPr="006B76C7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E206" w14:textId="77777777" w:rsidR="008424BC" w:rsidRDefault="008424BC" w:rsidP="00B377C5">
    <w:pPr>
      <w:pStyle w:val="Footer"/>
      <w:pBdr>
        <w:top w:val="single" w:sz="4" w:space="1" w:color="auto"/>
      </w:pBdr>
    </w:pPr>
    <w:r>
      <w:rPr>
        <w:b/>
        <w:bCs/>
        <w:sz w:val="28"/>
        <w:szCs w:val="28"/>
      </w:rPr>
      <w:t xml:space="preserve">                               </w:t>
    </w:r>
    <w:r w:rsidRPr="006B76C7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@gmail.com                          </w:t>
    </w:r>
    <w:r w:rsidRPr="006B76C7">
      <w:rPr>
        <w:b/>
        <w:bCs/>
        <w:sz w:val="28"/>
        <w:szCs w:val="28"/>
      </w:rPr>
      <w:t xml:space="preserve">Page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PAGE  \* Arabic  \* MERGEFORMAT </w:instrText>
    </w:r>
    <w:r w:rsidRPr="006B76C7">
      <w:rPr>
        <w:b/>
        <w:bCs/>
        <w:sz w:val="28"/>
        <w:szCs w:val="28"/>
      </w:rPr>
      <w:fldChar w:fldCharType="separate"/>
    </w:r>
    <w:r w:rsidR="00D814D6">
      <w:rPr>
        <w:b/>
        <w:bCs/>
        <w:noProof/>
        <w:sz w:val="28"/>
        <w:szCs w:val="28"/>
      </w:rPr>
      <w:t>147</w:t>
    </w:r>
    <w:r w:rsidRPr="006B76C7">
      <w:rPr>
        <w:b/>
        <w:bCs/>
        <w:sz w:val="28"/>
        <w:szCs w:val="28"/>
      </w:rPr>
      <w:fldChar w:fldCharType="end"/>
    </w:r>
    <w:r w:rsidRPr="006B76C7">
      <w:rPr>
        <w:b/>
        <w:bCs/>
        <w:sz w:val="28"/>
        <w:szCs w:val="28"/>
      </w:rPr>
      <w:t xml:space="preserve"> of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NUMPAGES  \* Arabic  \* MERGEFORMAT </w:instrText>
    </w:r>
    <w:r w:rsidRPr="006B76C7">
      <w:rPr>
        <w:b/>
        <w:bCs/>
        <w:sz w:val="28"/>
        <w:szCs w:val="28"/>
      </w:rPr>
      <w:fldChar w:fldCharType="separate"/>
    </w:r>
    <w:r w:rsidR="00D814D6">
      <w:rPr>
        <w:b/>
        <w:bCs/>
        <w:noProof/>
        <w:sz w:val="28"/>
        <w:szCs w:val="28"/>
      </w:rPr>
      <w:t>149</w:t>
    </w:r>
    <w:r w:rsidRPr="006B76C7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4B2B" w14:textId="1231C340" w:rsidR="008424BC" w:rsidRDefault="008424BC" w:rsidP="00B377C5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</w:t>
    </w:r>
    <w:r w:rsidRPr="006B76C7">
      <w:rPr>
        <w:b/>
        <w:bCs/>
        <w:sz w:val="28"/>
        <w:szCs w:val="28"/>
      </w:rPr>
      <w:t xml:space="preserve">Version Dated </w:t>
    </w:r>
    <w:r>
      <w:rPr>
        <w:b/>
        <w:bCs/>
        <w:sz w:val="28"/>
        <w:szCs w:val="28"/>
      </w:rPr>
      <w:t>30th</w:t>
    </w:r>
    <w:r w:rsidRPr="006B76C7"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>Sept</w:t>
    </w:r>
    <w:r w:rsidRPr="006B76C7">
      <w:rPr>
        <w:b/>
        <w:bCs/>
        <w:sz w:val="28"/>
        <w:szCs w:val="28"/>
      </w:rPr>
      <w:t xml:space="preserve"> 20</w:t>
    </w:r>
    <w:r>
      <w:rPr>
        <w:b/>
        <w:bCs/>
        <w:sz w:val="28"/>
        <w:szCs w:val="28"/>
      </w:rPr>
      <w:t xml:space="preserve">25                                </w:t>
    </w:r>
    <w:r w:rsidRPr="006B76C7">
      <w:rPr>
        <w:b/>
        <w:bCs/>
        <w:sz w:val="28"/>
        <w:szCs w:val="28"/>
      </w:rPr>
      <w:t xml:space="preserve">Page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PAGE  \* Arabic  \* MERGEFORMAT </w:instrText>
    </w:r>
    <w:r w:rsidRPr="006B76C7">
      <w:rPr>
        <w:b/>
        <w:bCs/>
        <w:sz w:val="28"/>
        <w:szCs w:val="28"/>
      </w:rPr>
      <w:fldChar w:fldCharType="separate"/>
    </w:r>
    <w:r w:rsidR="007B0471">
      <w:rPr>
        <w:b/>
        <w:bCs/>
        <w:noProof/>
        <w:sz w:val="28"/>
        <w:szCs w:val="28"/>
      </w:rPr>
      <w:t>1</w:t>
    </w:r>
    <w:r w:rsidRPr="006B76C7">
      <w:rPr>
        <w:b/>
        <w:bCs/>
        <w:sz w:val="28"/>
        <w:szCs w:val="28"/>
      </w:rPr>
      <w:fldChar w:fldCharType="end"/>
    </w:r>
    <w:r w:rsidRPr="006B76C7">
      <w:rPr>
        <w:b/>
        <w:bCs/>
        <w:sz w:val="28"/>
        <w:szCs w:val="28"/>
      </w:rPr>
      <w:t xml:space="preserve"> of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NUMPAGES  \* Arabic  \* MERGEFORMAT </w:instrText>
    </w:r>
    <w:r w:rsidRPr="006B76C7">
      <w:rPr>
        <w:b/>
        <w:bCs/>
        <w:sz w:val="28"/>
        <w:szCs w:val="28"/>
      </w:rPr>
      <w:fldChar w:fldCharType="separate"/>
    </w:r>
    <w:r w:rsidR="007B0471">
      <w:rPr>
        <w:b/>
        <w:bCs/>
        <w:noProof/>
        <w:sz w:val="28"/>
        <w:szCs w:val="28"/>
      </w:rPr>
      <w:t>149</w:t>
    </w:r>
    <w:r w:rsidRPr="006B76C7">
      <w:rPr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4555" w14:textId="77777777" w:rsidR="00DA5E5C" w:rsidRDefault="00DA5E5C" w:rsidP="00B377C5">
      <w:pPr>
        <w:spacing w:after="0" w:line="240" w:lineRule="auto"/>
      </w:pPr>
      <w:r>
        <w:separator/>
      </w:r>
    </w:p>
  </w:footnote>
  <w:footnote w:type="continuationSeparator" w:id="0">
    <w:p w14:paraId="03DD1F0A" w14:textId="77777777" w:rsidR="00DA5E5C" w:rsidRDefault="00DA5E5C" w:rsidP="00B37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C6EB" w14:textId="77777777" w:rsidR="008424BC" w:rsidRPr="00B377C5" w:rsidRDefault="008424BC" w:rsidP="00B377C5">
    <w:pPr>
      <w:pStyle w:val="Header"/>
      <w:pBdr>
        <w:bottom w:val="single" w:sz="4" w:space="1" w:color="auto"/>
      </w:pBdr>
      <w:jc w:val="right"/>
      <w:rPr>
        <w:sz w:val="24"/>
        <w:szCs w:val="24"/>
      </w:rPr>
    </w:pPr>
    <w:r w:rsidRPr="00B377C5">
      <w:rPr>
        <w:b/>
        <w:bCs/>
        <w:sz w:val="24"/>
        <w:szCs w:val="24"/>
      </w:rPr>
      <w:t xml:space="preserve">Shanti </w:t>
    </w:r>
    <w:proofErr w:type="spellStart"/>
    <w:r w:rsidRPr="00B377C5">
      <w:rPr>
        <w:b/>
        <w:bCs/>
        <w:sz w:val="24"/>
        <w:szCs w:val="24"/>
      </w:rPr>
      <w:t>Japam</w:t>
    </w:r>
    <w:proofErr w:type="spellEnd"/>
    <w:r w:rsidRPr="00B377C5">
      <w:rPr>
        <w:b/>
        <w:bCs/>
        <w:sz w:val="24"/>
        <w:szCs w:val="24"/>
      </w:rPr>
      <w:t xml:space="preserve"> - Baraha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4099" w14:textId="77777777" w:rsidR="008424BC" w:rsidRDefault="008424BC" w:rsidP="00B377C5">
    <w:pPr>
      <w:pStyle w:val="Header"/>
      <w:pBdr>
        <w:bottom w:val="single" w:sz="4" w:space="1" w:color="auto"/>
      </w:pBdr>
      <w:jc w:val="right"/>
    </w:pPr>
    <w:r w:rsidRPr="00B377C5">
      <w:rPr>
        <w:b/>
        <w:bCs/>
        <w:sz w:val="24"/>
        <w:szCs w:val="24"/>
      </w:rPr>
      <w:t xml:space="preserve">Shanti </w:t>
    </w:r>
    <w:proofErr w:type="spellStart"/>
    <w:r w:rsidRPr="00B377C5">
      <w:rPr>
        <w:b/>
        <w:bCs/>
        <w:sz w:val="24"/>
        <w:szCs w:val="24"/>
      </w:rPr>
      <w:t>Japam</w:t>
    </w:r>
    <w:proofErr w:type="spellEnd"/>
    <w:r w:rsidRPr="00B377C5">
      <w:rPr>
        <w:b/>
        <w:bCs/>
        <w:sz w:val="24"/>
        <w:szCs w:val="24"/>
      </w:rPr>
      <w:t xml:space="preserve"> - Baraha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0F03" w14:textId="77777777" w:rsidR="008424BC" w:rsidRPr="00B377C5" w:rsidRDefault="008424BC" w:rsidP="00B377C5">
    <w:pPr>
      <w:pStyle w:val="Header"/>
      <w:pBdr>
        <w:bottom w:val="single" w:sz="4" w:space="1" w:color="auto"/>
      </w:pBdr>
      <w:jc w:val="center"/>
      <w:rPr>
        <w:b/>
        <w:bCs/>
      </w:rPr>
    </w:pPr>
    <w:r w:rsidRPr="00B377C5">
      <w:rPr>
        <w:b/>
        <w:bCs/>
      </w:rPr>
      <w:t>Shanti Japa Mantra Paatam – Baraha Encoding</w:t>
    </w:r>
  </w:p>
  <w:p w14:paraId="062EEA0B" w14:textId="77777777" w:rsidR="008424BC" w:rsidRDefault="008424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4F42"/>
    <w:multiLevelType w:val="hybridMultilevel"/>
    <w:tmpl w:val="DE924620"/>
    <w:lvl w:ilvl="0" w:tplc="A8E611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15712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account">
    <w15:presenceInfo w15:providerId="Windows Live" w15:userId="ea7468bf3cfe2d88"/>
  </w15:person>
  <w15:person w15:author="Sethuraman Krishnamurthi">
    <w15:presenceInfo w15:providerId="Windows Live" w15:userId="1d1f705179cf56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BA"/>
    <w:rsid w:val="00051ED4"/>
    <w:rsid w:val="000838EB"/>
    <w:rsid w:val="000A3B9C"/>
    <w:rsid w:val="00105620"/>
    <w:rsid w:val="00152034"/>
    <w:rsid w:val="0019734F"/>
    <w:rsid w:val="00247B11"/>
    <w:rsid w:val="00265F60"/>
    <w:rsid w:val="002773AF"/>
    <w:rsid w:val="002C5D96"/>
    <w:rsid w:val="0030073F"/>
    <w:rsid w:val="00334657"/>
    <w:rsid w:val="00337CAB"/>
    <w:rsid w:val="00361A0F"/>
    <w:rsid w:val="00373088"/>
    <w:rsid w:val="00384343"/>
    <w:rsid w:val="003F58C4"/>
    <w:rsid w:val="00416BF9"/>
    <w:rsid w:val="00453EB1"/>
    <w:rsid w:val="0049460C"/>
    <w:rsid w:val="004B479C"/>
    <w:rsid w:val="004F648D"/>
    <w:rsid w:val="005155D4"/>
    <w:rsid w:val="00560C80"/>
    <w:rsid w:val="00563635"/>
    <w:rsid w:val="005C6081"/>
    <w:rsid w:val="005E5E89"/>
    <w:rsid w:val="005F0C74"/>
    <w:rsid w:val="006129F1"/>
    <w:rsid w:val="00632B82"/>
    <w:rsid w:val="00642432"/>
    <w:rsid w:val="006505AC"/>
    <w:rsid w:val="0069039D"/>
    <w:rsid w:val="006B1218"/>
    <w:rsid w:val="006D4316"/>
    <w:rsid w:val="00741607"/>
    <w:rsid w:val="0075579B"/>
    <w:rsid w:val="007A7818"/>
    <w:rsid w:val="007B0471"/>
    <w:rsid w:val="007C5F2B"/>
    <w:rsid w:val="007F1BBA"/>
    <w:rsid w:val="008424BC"/>
    <w:rsid w:val="008577F6"/>
    <w:rsid w:val="00871D3C"/>
    <w:rsid w:val="00892581"/>
    <w:rsid w:val="008B52D0"/>
    <w:rsid w:val="008D72AA"/>
    <w:rsid w:val="009672D6"/>
    <w:rsid w:val="00980288"/>
    <w:rsid w:val="00994168"/>
    <w:rsid w:val="009A14C0"/>
    <w:rsid w:val="009A75D2"/>
    <w:rsid w:val="00A030EF"/>
    <w:rsid w:val="00A20994"/>
    <w:rsid w:val="00A3371B"/>
    <w:rsid w:val="00A75263"/>
    <w:rsid w:val="00AB3F34"/>
    <w:rsid w:val="00AC0247"/>
    <w:rsid w:val="00AD45BF"/>
    <w:rsid w:val="00AE3AE9"/>
    <w:rsid w:val="00B36035"/>
    <w:rsid w:val="00B371BF"/>
    <w:rsid w:val="00B377C5"/>
    <w:rsid w:val="00B7447C"/>
    <w:rsid w:val="00B919A0"/>
    <w:rsid w:val="00BA7CE5"/>
    <w:rsid w:val="00BB6CA2"/>
    <w:rsid w:val="00C24F50"/>
    <w:rsid w:val="00C922D6"/>
    <w:rsid w:val="00C95036"/>
    <w:rsid w:val="00CB115C"/>
    <w:rsid w:val="00D05131"/>
    <w:rsid w:val="00D263E4"/>
    <w:rsid w:val="00D61DC7"/>
    <w:rsid w:val="00D814D6"/>
    <w:rsid w:val="00DA5E5C"/>
    <w:rsid w:val="00DD044C"/>
    <w:rsid w:val="00E50CA6"/>
    <w:rsid w:val="00E81C4D"/>
    <w:rsid w:val="00EA1C0D"/>
    <w:rsid w:val="00EB1FF7"/>
    <w:rsid w:val="00EB5B89"/>
    <w:rsid w:val="00F44574"/>
    <w:rsid w:val="00F60F3E"/>
    <w:rsid w:val="00F643AC"/>
    <w:rsid w:val="00F77A71"/>
    <w:rsid w:val="00F84EC8"/>
    <w:rsid w:val="00FB32D3"/>
    <w:rsid w:val="00FC137D"/>
    <w:rsid w:val="00FD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2F62E"/>
  <w15:chartTrackingRefBased/>
  <w15:docId w15:val="{4DDF5D04-1E4D-4D5C-8EEF-6921E3CD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BBA"/>
    <w:rPr>
      <w:rFonts w:ascii="Arial" w:hAnsi="Arial" w:cs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7C5"/>
    <w:rPr>
      <w:rFonts w:ascii="Arial" w:hAnsi="Arial" w:cs="Arial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B3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7C5"/>
    <w:rPr>
      <w:rFonts w:ascii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rsid w:val="00994168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4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47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80288"/>
    <w:pPr>
      <w:spacing w:after="0" w:line="240" w:lineRule="auto"/>
    </w:pPr>
    <w:rPr>
      <w:rFonts w:ascii="Arial" w:hAnsi="Arial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149</Pages>
  <Words>24044</Words>
  <Characters>137057</Characters>
  <Application>Microsoft Office Word</Application>
  <DocSecurity>0</DocSecurity>
  <Lines>1142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160780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90</cp:revision>
  <dcterms:created xsi:type="dcterms:W3CDTF">2020-02-16T06:58:00Z</dcterms:created>
  <dcterms:modified xsi:type="dcterms:W3CDTF">2026-09-20T15:38:00Z</dcterms:modified>
</cp:coreProperties>
</file>