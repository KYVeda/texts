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5BEAB7B" w14:textId="77777777" w:rsidR="00EA2210" w:rsidRPr="002F4B23" w:rsidRDefault="00EA2210" w:rsidP="00EA2210">
      <w:pPr>
        <w:rPr>
          <w:rFonts w:ascii="Arial" w:hAnsi="Arial" w:cs="Arial"/>
          <w:color w:val="000000"/>
          <w:sz w:val="36"/>
          <w:szCs w:val="36"/>
          <w:lang w:bidi="hi-IN"/>
        </w:rPr>
      </w:pPr>
      <w:r w:rsidRPr="002F4B23">
        <w:rPr>
          <w:rFonts w:ascii="Arial" w:hAnsi="Arial" w:cs="Arial"/>
          <w:b/>
          <w:bCs/>
          <w:color w:val="000000"/>
          <w:sz w:val="36"/>
          <w:szCs w:val="36"/>
          <w:u w:val="single"/>
          <w:lang w:bidi="hi-IN"/>
        </w:rPr>
        <w:t>Notes for Users of this document:</w:t>
      </w:r>
    </w:p>
    <w:p w14:paraId="1EC5444F" w14:textId="77777777" w:rsidR="00EA2210" w:rsidRDefault="00EA2210" w:rsidP="00EA2210">
      <w:pPr>
        <w:pStyle w:val="ListParagraph"/>
        <w:numPr>
          <w:ilvl w:val="0"/>
          <w:numId w:val="2"/>
        </w:numPr>
        <w:jc w:val="both"/>
        <w:rPr>
          <w:rFonts w:ascii="Arial" w:hAnsi="Arial" w:cs="Arial"/>
          <w:color w:val="000000"/>
          <w:sz w:val="36"/>
          <w:szCs w:val="36"/>
          <w:lang w:bidi="hi-IN"/>
        </w:rPr>
      </w:pPr>
      <w:r>
        <w:rPr>
          <w:rFonts w:ascii="Arial" w:hAnsi="Arial" w:cs="Arial"/>
          <w:color w:val="000000"/>
          <w:sz w:val="36"/>
          <w:szCs w:val="36"/>
          <w:lang w:bidi="hi-IN"/>
        </w:rPr>
        <w:t>Coding is more Phonetic in Baraha.</w:t>
      </w:r>
    </w:p>
    <w:p w14:paraId="10DA4E23" w14:textId="64A2032E" w:rsidR="00EA2210" w:rsidRPr="003438D8" w:rsidRDefault="00EA2210" w:rsidP="00EA2210">
      <w:pPr>
        <w:pStyle w:val="ListParagraph"/>
        <w:numPr>
          <w:ilvl w:val="0"/>
          <w:numId w:val="2"/>
        </w:numPr>
        <w:jc w:val="both"/>
        <w:rPr>
          <w:rFonts w:ascii="Arial" w:hAnsi="Arial" w:cs="Arial"/>
          <w:color w:val="000000"/>
          <w:sz w:val="36"/>
          <w:szCs w:val="36"/>
          <w:highlight w:val="yellow"/>
          <w:lang w:bidi="hi-IN"/>
        </w:rPr>
      </w:pPr>
      <w:r w:rsidRPr="003438D8">
        <w:rPr>
          <w:rFonts w:ascii="Arial" w:hAnsi="Arial" w:cs="Arial"/>
          <w:color w:val="000000"/>
          <w:sz w:val="36"/>
          <w:szCs w:val="36"/>
          <w:highlight w:val="yellow"/>
          <w:lang w:bidi="hi-IN"/>
        </w:rPr>
        <w:t>Special care – Baraha coding uses ‘e’ and ‘o’ for sound E and O. we have used capital letters as it matches with Unicode/general conventions in this document.</w:t>
      </w:r>
      <w:r w:rsidR="00253011">
        <w:rPr>
          <w:rFonts w:ascii="Arial" w:hAnsi="Arial" w:cs="Arial"/>
          <w:color w:val="000000"/>
          <w:sz w:val="36"/>
          <w:szCs w:val="36"/>
          <w:highlight w:val="yellow"/>
          <w:lang w:bidi="hi-IN"/>
        </w:rPr>
        <w:br/>
        <w:t>Please take care of ‘E’ and ‘O’ in capitals which appear in between words in the Notes.</w:t>
      </w:r>
    </w:p>
    <w:p w14:paraId="21F45A7A" w14:textId="77777777" w:rsidR="00EA2210" w:rsidRDefault="00EA2210" w:rsidP="00EA2210">
      <w:pPr>
        <w:pStyle w:val="ListParagraph"/>
        <w:numPr>
          <w:ilvl w:val="0"/>
          <w:numId w:val="2"/>
        </w:numPr>
        <w:jc w:val="both"/>
        <w:rPr>
          <w:rFonts w:ascii="Arial" w:hAnsi="Arial" w:cs="Arial"/>
          <w:color w:val="000000"/>
          <w:sz w:val="36"/>
          <w:szCs w:val="36"/>
          <w:lang w:bidi="hi-IN"/>
        </w:rPr>
      </w:pPr>
      <w:r>
        <w:rPr>
          <w:rFonts w:ascii="Arial" w:hAnsi="Arial" w:cs="Arial"/>
          <w:color w:val="000000"/>
          <w:sz w:val="36"/>
          <w:szCs w:val="36"/>
          <w:lang w:bidi="hi-IN"/>
        </w:rPr>
        <w:t>~g is nasal of ka varga (gna)</w:t>
      </w:r>
    </w:p>
    <w:p w14:paraId="363FB1EB" w14:textId="77777777" w:rsidR="00EA2210" w:rsidRDefault="00EA2210" w:rsidP="00EA2210">
      <w:pPr>
        <w:pStyle w:val="ListParagraph"/>
        <w:numPr>
          <w:ilvl w:val="0"/>
          <w:numId w:val="2"/>
        </w:numPr>
        <w:jc w:val="both"/>
        <w:rPr>
          <w:rFonts w:ascii="Arial" w:hAnsi="Arial" w:cs="Arial"/>
          <w:color w:val="000000"/>
          <w:sz w:val="36"/>
          <w:szCs w:val="36"/>
          <w:lang w:bidi="hi-IN"/>
        </w:rPr>
      </w:pPr>
      <w:r>
        <w:rPr>
          <w:rFonts w:ascii="Arial" w:hAnsi="Arial" w:cs="Arial"/>
          <w:color w:val="000000"/>
          <w:sz w:val="36"/>
          <w:szCs w:val="36"/>
          <w:lang w:bidi="hi-IN"/>
        </w:rPr>
        <w:t>~j is nasal of cha varga (jya)</w:t>
      </w:r>
    </w:p>
    <w:p w14:paraId="449955AB" w14:textId="77777777" w:rsidR="00EA2210" w:rsidRDefault="00EA2210" w:rsidP="00EA2210">
      <w:pPr>
        <w:pStyle w:val="ListParagraph"/>
        <w:numPr>
          <w:ilvl w:val="0"/>
          <w:numId w:val="2"/>
        </w:numPr>
        <w:jc w:val="both"/>
        <w:rPr>
          <w:rFonts w:ascii="Arial" w:hAnsi="Arial" w:cs="Arial"/>
          <w:color w:val="000000"/>
          <w:sz w:val="36"/>
          <w:szCs w:val="36"/>
          <w:lang w:bidi="hi-IN"/>
        </w:rPr>
      </w:pPr>
      <w:r>
        <w:rPr>
          <w:rFonts w:ascii="Arial" w:hAnsi="Arial" w:cs="Arial"/>
          <w:color w:val="000000"/>
          <w:sz w:val="36"/>
          <w:szCs w:val="36"/>
          <w:lang w:bidi="hi-IN"/>
        </w:rPr>
        <w:t>H is visargam</w:t>
      </w:r>
    </w:p>
    <w:p w14:paraId="49785E08" w14:textId="77777777" w:rsidR="00EA2210" w:rsidRDefault="00EA2210" w:rsidP="00EA2210">
      <w:pPr>
        <w:pStyle w:val="ListParagraph"/>
        <w:numPr>
          <w:ilvl w:val="0"/>
          <w:numId w:val="2"/>
        </w:numPr>
        <w:jc w:val="both"/>
        <w:rPr>
          <w:rFonts w:ascii="Arial" w:hAnsi="Arial" w:cs="Arial"/>
          <w:color w:val="000000"/>
          <w:sz w:val="36"/>
          <w:szCs w:val="36"/>
          <w:lang w:bidi="hi-IN"/>
        </w:rPr>
      </w:pPr>
      <w:r>
        <w:rPr>
          <w:rFonts w:ascii="Arial" w:hAnsi="Arial" w:cs="Arial"/>
          <w:color w:val="000000"/>
          <w:sz w:val="36"/>
          <w:szCs w:val="36"/>
          <w:lang w:bidi="hi-IN"/>
        </w:rPr>
        <w:t xml:space="preserve"> Vedic/Swara symbols – q anudAttam, # swaritam, </w:t>
      </w:r>
      <w:r>
        <w:rPr>
          <w:rFonts w:ascii="Arial" w:hAnsi="Arial" w:cs="Arial"/>
          <w:color w:val="000000"/>
          <w:sz w:val="36"/>
          <w:szCs w:val="36"/>
          <w:lang w:bidi="hi-IN"/>
        </w:rPr>
        <w:br/>
        <w:t>$ dheerga swaritam &amp; avagraha ~M nasal symbol</w:t>
      </w:r>
    </w:p>
    <w:p w14:paraId="29BC3BBD" w14:textId="77777777" w:rsidR="00EA2210" w:rsidRDefault="00EA2210" w:rsidP="00EA2210">
      <w:pPr>
        <w:pStyle w:val="ListParagraph"/>
        <w:numPr>
          <w:ilvl w:val="0"/>
          <w:numId w:val="2"/>
        </w:numPr>
        <w:jc w:val="both"/>
        <w:rPr>
          <w:rFonts w:ascii="Arial" w:hAnsi="Arial" w:cs="Arial"/>
          <w:color w:val="000000"/>
          <w:sz w:val="36"/>
          <w:szCs w:val="36"/>
          <w:lang w:bidi="hi-IN"/>
        </w:rPr>
      </w:pPr>
      <w:r>
        <w:rPr>
          <w:rFonts w:ascii="Arial" w:hAnsi="Arial" w:cs="Arial"/>
          <w:color w:val="000000"/>
          <w:sz w:val="36"/>
          <w:szCs w:val="36"/>
          <w:lang w:bidi="hi-IN"/>
        </w:rPr>
        <w:t xml:space="preserve"> ushmAn codes s, S, Sha (saraswati, Sankar, puShpam)</w:t>
      </w:r>
    </w:p>
    <w:p w14:paraId="354C8B8A" w14:textId="77777777" w:rsidR="00EA2210" w:rsidRDefault="00EA2210" w:rsidP="00EA2210">
      <w:pPr>
        <w:pStyle w:val="ListParagraph"/>
        <w:numPr>
          <w:ilvl w:val="0"/>
          <w:numId w:val="2"/>
        </w:numPr>
        <w:jc w:val="both"/>
        <w:rPr>
          <w:rFonts w:ascii="Arial" w:hAnsi="Arial" w:cs="Arial"/>
          <w:color w:val="000000"/>
          <w:sz w:val="36"/>
          <w:szCs w:val="36"/>
          <w:lang w:bidi="hi-IN"/>
        </w:rPr>
      </w:pPr>
      <w:r>
        <w:rPr>
          <w:rFonts w:ascii="Arial" w:hAnsi="Arial" w:cs="Arial"/>
          <w:color w:val="000000"/>
          <w:sz w:val="36"/>
          <w:szCs w:val="36"/>
          <w:lang w:bidi="hi-IN"/>
        </w:rPr>
        <w:t xml:space="preserve"> Document source code needs formatting but conversion may differ requiring more precise formatting. </w:t>
      </w:r>
      <w:r>
        <w:rPr>
          <w:rFonts w:ascii="Arial" w:hAnsi="Arial" w:cs="Arial"/>
          <w:color w:val="000000"/>
          <w:sz w:val="36"/>
          <w:szCs w:val="36"/>
          <w:lang w:bidi="hi-IN"/>
        </w:rPr>
        <w:br/>
        <w:t xml:space="preserve">So perform </w:t>
      </w:r>
      <w:r w:rsidRPr="00055F3F">
        <w:rPr>
          <w:rFonts w:ascii="Arial" w:hAnsi="Arial" w:cs="Arial"/>
          <w:color w:val="000000"/>
          <w:sz w:val="36"/>
          <w:szCs w:val="36"/>
          <w:highlight w:val="yellow"/>
          <w:lang w:bidi="hi-IN"/>
        </w:rPr>
        <w:t>final formatting in word or other document</w:t>
      </w:r>
      <w:r>
        <w:rPr>
          <w:rFonts w:ascii="Arial" w:hAnsi="Arial" w:cs="Arial"/>
          <w:color w:val="000000"/>
          <w:sz w:val="36"/>
          <w:szCs w:val="36"/>
          <w:lang w:bidi="hi-IN"/>
        </w:rPr>
        <w:t xml:space="preserve"> software output form.</w:t>
      </w:r>
    </w:p>
    <w:p w14:paraId="54920AB8" w14:textId="045E2989" w:rsidR="00EA2210" w:rsidRPr="00A05BC9" w:rsidRDefault="00EA2210" w:rsidP="00EA2210">
      <w:pPr>
        <w:pStyle w:val="ListParagraph"/>
        <w:numPr>
          <w:ilvl w:val="0"/>
          <w:numId w:val="2"/>
        </w:numPr>
        <w:jc w:val="both"/>
        <w:rPr>
          <w:rFonts w:ascii="Arial" w:hAnsi="Arial" w:cs="Arial"/>
          <w:color w:val="000000"/>
          <w:sz w:val="36"/>
          <w:szCs w:val="36"/>
          <w:lang w:bidi="hi-IN"/>
        </w:rPr>
      </w:pPr>
      <w:r>
        <w:rPr>
          <w:rFonts w:ascii="Arial" w:hAnsi="Arial" w:cs="Arial"/>
          <w:color w:val="000000"/>
          <w:sz w:val="36"/>
          <w:szCs w:val="36"/>
          <w:lang w:bidi="hi-IN"/>
        </w:rPr>
        <w:t xml:space="preserve"> Lot of issues will arise in places tab character has been used to divide information or tables exist in our original publication.</w:t>
      </w:r>
      <w:r w:rsidRPr="00A05BC9">
        <w:rPr>
          <w:rFonts w:ascii="Arial" w:hAnsi="Arial" w:cs="Arial"/>
          <w:color w:val="000000"/>
          <w:sz w:val="36"/>
          <w:szCs w:val="36"/>
          <w:lang w:bidi="hi-IN"/>
        </w:rPr>
        <w:br w:type="page"/>
      </w:r>
    </w:p>
    <w:p w14:paraId="262989EA" w14:textId="787C9655" w:rsidR="00D91D60" w:rsidRDefault="00665208" w:rsidP="00D91D60">
      <w:pPr>
        <w:autoSpaceDE w:val="0"/>
        <w:autoSpaceDN w:val="0"/>
        <w:adjustRightInd w:val="0"/>
        <w:spacing w:after="0" w:line="240" w:lineRule="auto"/>
        <w:rPr>
          <w:rFonts w:ascii="Arial" w:hAnsi="Arial" w:cs="Arial"/>
          <w:b/>
          <w:bCs/>
          <w:color w:val="000000"/>
          <w:sz w:val="36"/>
          <w:szCs w:val="36"/>
          <w:lang w:bidi="hi-IN"/>
        </w:rPr>
      </w:pPr>
      <w:r>
        <w:rPr>
          <w:rFonts w:ascii="Arial" w:hAnsi="Arial" w:cs="Arial"/>
          <w:b/>
          <w:bCs/>
          <w:color w:val="000000"/>
          <w:sz w:val="36"/>
          <w:szCs w:val="36"/>
          <w:lang w:bidi="hi-IN"/>
        </w:rPr>
        <w:lastRenderedPageBreak/>
        <w:t>&lt;lang=eng&gt;</w:t>
      </w:r>
      <w:r w:rsidR="00D91D60">
        <w:rPr>
          <w:rFonts w:ascii="Arial" w:hAnsi="Arial" w:cs="Arial"/>
          <w:color w:val="000000"/>
          <w:sz w:val="36"/>
          <w:szCs w:val="36"/>
          <w:lang w:bidi="hi-IN"/>
        </w:rPr>
        <w:t xml:space="preserve"> dt </w:t>
      </w:r>
      <w:r w:rsidR="00FB7872" w:rsidRPr="00FB7872">
        <w:rPr>
          <w:rFonts w:ascii="Arial" w:hAnsi="Arial" w:cs="Arial"/>
          <w:color w:val="000000"/>
          <w:sz w:val="36"/>
          <w:szCs w:val="36"/>
          <w:lang w:bidi="hi-IN"/>
        </w:rPr>
        <w:t>31st August 2022</w:t>
      </w:r>
      <w:r w:rsidR="00D91D60">
        <w:rPr>
          <w:rFonts w:ascii="Arial" w:hAnsi="Arial" w:cs="Arial"/>
          <w:color w:val="000000"/>
          <w:sz w:val="36"/>
          <w:szCs w:val="36"/>
          <w:lang w:bidi="hi-IN"/>
        </w:rPr>
        <w:t xml:space="preserve"> (pl</w:t>
      </w:r>
      <w:r>
        <w:rPr>
          <w:rFonts w:ascii="Arial" w:hAnsi="Arial" w:cs="Arial"/>
          <w:color w:val="000000"/>
          <w:sz w:val="36"/>
          <w:szCs w:val="36"/>
          <w:lang w:bidi="hi-IN"/>
        </w:rPr>
        <w:t>e</w:t>
      </w:r>
      <w:r w:rsidR="00D91D60">
        <w:rPr>
          <w:rFonts w:ascii="Arial" w:hAnsi="Arial" w:cs="Arial"/>
          <w:color w:val="000000"/>
          <w:sz w:val="36"/>
          <w:szCs w:val="36"/>
          <w:lang w:bidi="hi-IN"/>
        </w:rPr>
        <w:t>as</w:t>
      </w:r>
      <w:r>
        <w:rPr>
          <w:rFonts w:ascii="Arial" w:hAnsi="Arial" w:cs="Arial"/>
          <w:color w:val="000000"/>
          <w:sz w:val="36"/>
          <w:szCs w:val="36"/>
          <w:lang w:bidi="hi-IN"/>
        </w:rPr>
        <w:t>e</w:t>
      </w:r>
      <w:r w:rsidR="00D91D60">
        <w:rPr>
          <w:rFonts w:ascii="Arial" w:hAnsi="Arial" w:cs="Arial"/>
          <w:color w:val="000000"/>
          <w:sz w:val="36"/>
          <w:szCs w:val="36"/>
          <w:lang w:bidi="hi-IN"/>
        </w:rPr>
        <w:t xml:space="preserve"> n</w:t>
      </w:r>
      <w:r>
        <w:rPr>
          <w:rFonts w:ascii="Arial" w:hAnsi="Arial" w:cs="Arial"/>
          <w:color w:val="000000"/>
          <w:sz w:val="36"/>
          <w:szCs w:val="36"/>
          <w:lang w:bidi="hi-IN"/>
        </w:rPr>
        <w:t>o</w:t>
      </w:r>
      <w:r w:rsidR="00D91D60">
        <w:rPr>
          <w:rFonts w:ascii="Arial" w:hAnsi="Arial" w:cs="Arial"/>
          <w:color w:val="000000"/>
          <w:sz w:val="36"/>
          <w:szCs w:val="36"/>
          <w:lang w:bidi="hi-IN"/>
        </w:rPr>
        <w:t>t</w:t>
      </w:r>
      <w:r>
        <w:rPr>
          <w:rFonts w:ascii="Arial" w:hAnsi="Arial" w:cs="Arial"/>
          <w:color w:val="000000"/>
          <w:sz w:val="36"/>
          <w:szCs w:val="36"/>
          <w:lang w:bidi="hi-IN"/>
        </w:rPr>
        <w:t>e</w:t>
      </w:r>
      <w:r w:rsidR="00D91D60">
        <w:rPr>
          <w:rFonts w:ascii="Arial" w:hAnsi="Arial" w:cs="Arial"/>
          <w:color w:val="000000"/>
          <w:sz w:val="36"/>
          <w:szCs w:val="36"/>
          <w:lang w:bidi="hi-IN"/>
        </w:rPr>
        <w:t xml:space="preserve"> th</w:t>
      </w:r>
      <w:r>
        <w:rPr>
          <w:rFonts w:ascii="Arial" w:hAnsi="Arial" w:cs="Arial"/>
          <w:color w:val="000000"/>
          <w:sz w:val="36"/>
          <w:szCs w:val="36"/>
          <w:lang w:bidi="hi-IN"/>
        </w:rPr>
        <w:t>e</w:t>
      </w:r>
      <w:r w:rsidR="00D91D60">
        <w:rPr>
          <w:rFonts w:ascii="Arial" w:hAnsi="Arial" w:cs="Arial"/>
          <w:color w:val="000000"/>
          <w:sz w:val="36"/>
          <w:szCs w:val="36"/>
          <w:lang w:bidi="hi-IN"/>
        </w:rPr>
        <w:t xml:space="preserve"> S</w:t>
      </w:r>
      <w:r>
        <w:rPr>
          <w:rFonts w:ascii="Arial" w:hAnsi="Arial" w:cs="Arial"/>
          <w:color w:val="000000"/>
          <w:sz w:val="36"/>
          <w:szCs w:val="36"/>
          <w:lang w:bidi="hi-IN"/>
        </w:rPr>
        <w:t>e</w:t>
      </w:r>
      <w:r w:rsidR="00D91D60">
        <w:rPr>
          <w:rFonts w:ascii="Arial" w:hAnsi="Arial" w:cs="Arial"/>
          <w:color w:val="000000"/>
          <w:sz w:val="36"/>
          <w:szCs w:val="36"/>
          <w:lang w:bidi="hi-IN"/>
        </w:rPr>
        <w:t>cti</w:t>
      </w:r>
      <w:r>
        <w:rPr>
          <w:rFonts w:ascii="Arial" w:hAnsi="Arial" w:cs="Arial"/>
          <w:color w:val="000000"/>
          <w:sz w:val="36"/>
          <w:szCs w:val="36"/>
          <w:lang w:bidi="hi-IN"/>
        </w:rPr>
        <w:t>o</w:t>
      </w:r>
      <w:r w:rsidR="00D91D60">
        <w:rPr>
          <w:rFonts w:ascii="Arial" w:hAnsi="Arial" w:cs="Arial"/>
          <w:color w:val="000000"/>
          <w:sz w:val="36"/>
          <w:szCs w:val="36"/>
          <w:lang w:bidi="hi-IN"/>
        </w:rPr>
        <w:t>n Numb</w:t>
      </w:r>
      <w:r>
        <w:rPr>
          <w:rFonts w:ascii="Arial" w:hAnsi="Arial" w:cs="Arial"/>
          <w:color w:val="000000"/>
          <w:sz w:val="36"/>
          <w:szCs w:val="36"/>
          <w:lang w:bidi="hi-IN"/>
        </w:rPr>
        <w:t>e</w:t>
      </w:r>
      <w:r w:rsidR="00D91D60">
        <w:rPr>
          <w:rFonts w:ascii="Arial" w:hAnsi="Arial" w:cs="Arial"/>
          <w:color w:val="000000"/>
          <w:sz w:val="36"/>
          <w:szCs w:val="36"/>
          <w:lang w:bidi="hi-IN"/>
        </w:rPr>
        <w:t xml:space="preserve">rs </w:t>
      </w:r>
      <w:r w:rsidR="005074BC">
        <w:rPr>
          <w:rFonts w:ascii="Arial" w:hAnsi="Arial" w:cs="Arial"/>
          <w:color w:val="000000"/>
          <w:sz w:val="36"/>
          <w:szCs w:val="36"/>
          <w:lang w:bidi="hi-IN"/>
        </w:rPr>
        <w:t>may/</w:t>
      </w:r>
      <w:r w:rsidR="00D91D60">
        <w:rPr>
          <w:rFonts w:ascii="Arial" w:hAnsi="Arial" w:cs="Arial"/>
          <w:color w:val="000000"/>
          <w:sz w:val="36"/>
          <w:szCs w:val="36"/>
          <w:lang w:bidi="hi-IN"/>
        </w:rPr>
        <w:t>will chang</w:t>
      </w:r>
      <w:r>
        <w:rPr>
          <w:rFonts w:ascii="Arial" w:hAnsi="Arial" w:cs="Arial"/>
          <w:color w:val="000000"/>
          <w:sz w:val="36"/>
          <w:szCs w:val="36"/>
          <w:lang w:bidi="hi-IN"/>
        </w:rPr>
        <w:t>e</w:t>
      </w:r>
      <w:r w:rsidR="00D91D60">
        <w:rPr>
          <w:rFonts w:ascii="Arial" w:hAnsi="Arial" w:cs="Arial"/>
          <w:color w:val="000000"/>
          <w:sz w:val="36"/>
          <w:szCs w:val="36"/>
          <w:lang w:bidi="hi-IN"/>
        </w:rPr>
        <w:t xml:space="preserve"> with r</w:t>
      </w:r>
      <w:r>
        <w:rPr>
          <w:rFonts w:ascii="Arial" w:hAnsi="Arial" w:cs="Arial"/>
          <w:color w:val="000000"/>
          <w:sz w:val="36"/>
          <w:szCs w:val="36"/>
          <w:lang w:bidi="hi-IN"/>
        </w:rPr>
        <w:t>e</w:t>
      </w:r>
      <w:r w:rsidR="00D91D60">
        <w:rPr>
          <w:rFonts w:ascii="Arial" w:hAnsi="Arial" w:cs="Arial"/>
          <w:color w:val="000000"/>
          <w:sz w:val="36"/>
          <w:szCs w:val="36"/>
          <w:lang w:bidi="hi-IN"/>
        </w:rPr>
        <w:t>sp</w:t>
      </w:r>
      <w:r>
        <w:rPr>
          <w:rFonts w:ascii="Arial" w:hAnsi="Arial" w:cs="Arial"/>
          <w:color w:val="000000"/>
          <w:sz w:val="36"/>
          <w:szCs w:val="36"/>
          <w:lang w:bidi="hi-IN"/>
        </w:rPr>
        <w:t>e</w:t>
      </w:r>
      <w:r w:rsidR="00D91D60">
        <w:rPr>
          <w:rFonts w:ascii="Arial" w:hAnsi="Arial" w:cs="Arial"/>
          <w:color w:val="000000"/>
          <w:sz w:val="36"/>
          <w:szCs w:val="36"/>
          <w:lang w:bidi="hi-IN"/>
        </w:rPr>
        <w:t>ct t</w:t>
      </w:r>
      <w:r>
        <w:rPr>
          <w:rFonts w:ascii="Arial" w:hAnsi="Arial" w:cs="Arial"/>
          <w:color w:val="000000"/>
          <w:sz w:val="36"/>
          <w:szCs w:val="36"/>
          <w:lang w:bidi="hi-IN"/>
        </w:rPr>
        <w:t>o</w:t>
      </w:r>
      <w:r w:rsidR="00D91D60">
        <w:rPr>
          <w:rFonts w:ascii="Arial" w:hAnsi="Arial" w:cs="Arial"/>
          <w:color w:val="000000"/>
          <w:sz w:val="36"/>
          <w:szCs w:val="36"/>
          <w:lang w:bidi="hi-IN"/>
        </w:rPr>
        <w:t xml:space="preserve"> publish</w:t>
      </w:r>
      <w:r>
        <w:rPr>
          <w:rFonts w:ascii="Arial" w:hAnsi="Arial" w:cs="Arial"/>
          <w:color w:val="000000"/>
          <w:sz w:val="36"/>
          <w:szCs w:val="36"/>
          <w:lang w:bidi="hi-IN"/>
        </w:rPr>
        <w:t>e</w:t>
      </w:r>
      <w:r w:rsidR="00D91D60">
        <w:rPr>
          <w:rFonts w:ascii="Arial" w:hAnsi="Arial" w:cs="Arial"/>
          <w:color w:val="000000"/>
          <w:sz w:val="36"/>
          <w:szCs w:val="36"/>
          <w:lang w:bidi="hi-IN"/>
        </w:rPr>
        <w:t>d b</w:t>
      </w:r>
      <w:r>
        <w:rPr>
          <w:rFonts w:ascii="Arial" w:hAnsi="Arial" w:cs="Arial"/>
          <w:color w:val="000000"/>
          <w:sz w:val="36"/>
          <w:szCs w:val="36"/>
          <w:lang w:bidi="hi-IN"/>
        </w:rPr>
        <w:t>oo</w:t>
      </w:r>
      <w:r w:rsidR="00D91D60">
        <w:rPr>
          <w:rFonts w:ascii="Arial" w:hAnsi="Arial" w:cs="Arial"/>
          <w:color w:val="000000"/>
          <w:sz w:val="36"/>
          <w:szCs w:val="36"/>
          <w:lang w:bidi="hi-IN"/>
        </w:rPr>
        <w:t>k</w:t>
      </w:r>
      <w:r w:rsidR="00975529">
        <w:rPr>
          <w:rFonts w:ascii="Arial" w:hAnsi="Arial" w:cs="Arial"/>
          <w:color w:val="000000"/>
          <w:sz w:val="36"/>
          <w:szCs w:val="36"/>
          <w:lang w:bidi="hi-IN"/>
        </w:rPr>
        <w:t>, but we have tried to match them to the best extent</w:t>
      </w:r>
      <w:r w:rsidR="00F709DC">
        <w:rPr>
          <w:rFonts w:ascii="Arial" w:hAnsi="Arial" w:cs="Arial"/>
          <w:color w:val="000000"/>
          <w:sz w:val="36"/>
          <w:szCs w:val="36"/>
          <w:lang w:bidi="hi-IN"/>
        </w:rPr>
        <w:t xml:space="preserve"> </w:t>
      </w:r>
      <w:r w:rsidR="00D91D60">
        <w:rPr>
          <w:rFonts w:ascii="Arial" w:hAnsi="Arial" w:cs="Arial"/>
          <w:color w:val="000000"/>
          <w:sz w:val="36"/>
          <w:szCs w:val="36"/>
          <w:lang w:bidi="hi-IN"/>
        </w:rPr>
        <w:t>)</w:t>
      </w:r>
      <w:r w:rsidR="0005153E" w:rsidRPr="0005153E">
        <w:rPr>
          <w:rFonts w:ascii="Arial" w:hAnsi="Arial" w:cs="Arial"/>
          <w:b/>
          <w:bCs/>
          <w:color w:val="000000"/>
          <w:sz w:val="36"/>
          <w:szCs w:val="36"/>
          <w:lang w:bidi="hi-IN"/>
        </w:rPr>
        <w:t xml:space="preserve"> </w:t>
      </w:r>
    </w:p>
    <w:p w14:paraId="44A6ECB1" w14:textId="77777777" w:rsidR="00FB7872" w:rsidRPr="00B7190F" w:rsidRDefault="00FB7872" w:rsidP="00FB7872">
      <w:pPr>
        <w:pStyle w:val="Heading1"/>
        <w:rPr>
          <w:rFonts w:ascii="Arial" w:hAnsi="Arial" w:cs="Arial"/>
        </w:rPr>
      </w:pPr>
      <w:bookmarkStart w:id="0" w:name="_Toc424686208"/>
      <w:bookmarkStart w:id="1" w:name="_Toc430896252"/>
      <w:bookmarkStart w:id="2" w:name="_Toc74582737"/>
      <w:bookmarkStart w:id="3" w:name="_Toc74646961"/>
      <w:r w:rsidRPr="00B7190F">
        <w:rPr>
          <w:rFonts w:ascii="Arial" w:hAnsi="Arial" w:cs="Arial"/>
        </w:rPr>
        <w:t>Introduction</w:t>
      </w:r>
      <w:bookmarkEnd w:id="0"/>
      <w:bookmarkEnd w:id="1"/>
      <w:bookmarkEnd w:id="2"/>
      <w:bookmarkEnd w:id="3"/>
    </w:p>
    <w:p w14:paraId="52D31E16" w14:textId="77777777" w:rsidR="00FB7872" w:rsidRPr="00F02D66" w:rsidRDefault="00FB7872" w:rsidP="00FB7872">
      <w:pPr>
        <w:pStyle w:val="Heading2"/>
        <w:rPr>
          <w:rFonts w:ascii="Arial" w:hAnsi="Arial" w:cs="Arial"/>
          <w:szCs w:val="48"/>
        </w:rPr>
      </w:pPr>
      <w:bookmarkStart w:id="4" w:name="_Toc424686209"/>
      <w:r w:rsidRPr="00F02D66">
        <w:rPr>
          <w:szCs w:val="48"/>
        </w:rPr>
        <w:t xml:space="preserve"> </w:t>
      </w:r>
      <w:bookmarkStart w:id="5" w:name="_Toc430896253"/>
      <w:bookmarkStart w:id="6" w:name="_Toc74582738"/>
      <w:bookmarkStart w:id="7" w:name="_Toc74646962"/>
      <w:r w:rsidRPr="00F02D66">
        <w:rPr>
          <w:rFonts w:ascii="Arial" w:hAnsi="Arial" w:cs="Arial"/>
          <w:szCs w:val="48"/>
        </w:rPr>
        <w:t>Purpose</w:t>
      </w:r>
      <w:bookmarkEnd w:id="4"/>
      <w:bookmarkEnd w:id="5"/>
      <w:bookmarkEnd w:id="6"/>
      <w:bookmarkEnd w:id="7"/>
    </w:p>
    <w:p w14:paraId="08361F64" w14:textId="77777777" w:rsidR="00FB7872" w:rsidRPr="00F02D66" w:rsidRDefault="00FB7872" w:rsidP="00FB7872">
      <w:pPr>
        <w:spacing w:line="240" w:lineRule="auto"/>
        <w:jc w:val="both"/>
        <w:rPr>
          <w:rFonts w:ascii="Arial" w:hAnsi="Arial" w:cs="Arial"/>
          <w:sz w:val="28"/>
          <w:szCs w:val="28"/>
        </w:rPr>
      </w:pPr>
      <w:r w:rsidRPr="00F02D66">
        <w:rPr>
          <w:rFonts w:ascii="Arial" w:hAnsi="Arial" w:cs="Arial"/>
          <w:sz w:val="28"/>
          <w:szCs w:val="28"/>
        </w:rPr>
        <w:t>This book has been compiled, as our sincere and modest effort, to help Veda students and learners to conduct</w:t>
      </w:r>
      <w:r w:rsidRPr="00F02D66">
        <w:rPr>
          <w:rFonts w:ascii="Arial" w:hAnsi="Arial" w:cs="Arial"/>
          <w:sz w:val="28"/>
          <w:szCs w:val="28"/>
          <w:rtl/>
          <w:cs/>
        </w:rPr>
        <w:t xml:space="preserve"> </w:t>
      </w:r>
      <w:r w:rsidRPr="00F02D66">
        <w:rPr>
          <w:rFonts w:ascii="Arial" w:hAnsi="Arial" w:cs="Arial"/>
          <w:sz w:val="28"/>
          <w:szCs w:val="28"/>
        </w:rPr>
        <w:t xml:space="preserve">Pradosha Pooja, Rudraaabhishekam Rudra Ekadasani and Maharudram. This book has been compiled based on the actual experience and practices in poojas/functions. Our heartfelt and sincere thanks to various people who have contributed to the compilation of this book. </w:t>
      </w:r>
    </w:p>
    <w:p w14:paraId="1F5EFA4D" w14:textId="77777777" w:rsidR="00FB7872" w:rsidRPr="00F02D66" w:rsidRDefault="00FB7872" w:rsidP="00FB7872">
      <w:pPr>
        <w:pStyle w:val="NoSpacing"/>
        <w:rPr>
          <w:rFonts w:ascii="Arial" w:hAnsi="Arial" w:cs="Arial"/>
          <w:sz w:val="28"/>
          <w:szCs w:val="28"/>
        </w:rPr>
      </w:pPr>
    </w:p>
    <w:p w14:paraId="19B50D94" w14:textId="77777777" w:rsidR="00FB7872" w:rsidRPr="00F02D66" w:rsidRDefault="00FB7872" w:rsidP="00FB7872">
      <w:pPr>
        <w:spacing w:line="240" w:lineRule="auto"/>
        <w:jc w:val="both"/>
        <w:rPr>
          <w:rFonts w:ascii="Arial" w:hAnsi="Arial" w:cs="Arial"/>
          <w:sz w:val="28"/>
          <w:szCs w:val="28"/>
        </w:rPr>
      </w:pPr>
      <w:r w:rsidRPr="00F02D66">
        <w:rPr>
          <w:rFonts w:ascii="Arial" w:hAnsi="Arial" w:cs="Arial"/>
          <w:sz w:val="28"/>
          <w:szCs w:val="28"/>
        </w:rPr>
        <w:t xml:space="preserve">The main purpose of this book is to act as a reference guide and we have tried to provide the subjects in the order in which functions are generally performed. In spite of the same, differences in the order of chanting or additional chanting are followed. Please note that this book is </w:t>
      </w:r>
      <w:r w:rsidRPr="00F02D66">
        <w:rPr>
          <w:rFonts w:ascii="Arial" w:hAnsi="Arial" w:cs="Arial"/>
          <w:b/>
          <w:bCs/>
          <w:sz w:val="28"/>
          <w:szCs w:val="28"/>
        </w:rPr>
        <w:t>not Exhaustive</w:t>
      </w:r>
      <w:r w:rsidRPr="00F02D66">
        <w:rPr>
          <w:rFonts w:ascii="Arial" w:hAnsi="Arial" w:cs="Arial"/>
          <w:sz w:val="28"/>
          <w:szCs w:val="28"/>
        </w:rPr>
        <w:t xml:space="preserve">. </w:t>
      </w:r>
    </w:p>
    <w:p w14:paraId="51D6A3AE" w14:textId="77777777" w:rsidR="00FB7872" w:rsidRPr="00F02D66" w:rsidRDefault="00FB7872" w:rsidP="00FB7872">
      <w:pPr>
        <w:pStyle w:val="Heading2"/>
        <w:rPr>
          <w:rFonts w:ascii="Arial" w:hAnsi="Arial" w:cs="Arial"/>
        </w:rPr>
      </w:pPr>
      <w:bookmarkStart w:id="8" w:name="_Toc424686210"/>
      <w:r w:rsidRPr="00F02D66">
        <w:rPr>
          <w:rFonts w:ascii="Mangal" w:hAnsi="Mangal"/>
          <w:b w:val="0"/>
          <w:bCs w:val="0"/>
        </w:rPr>
        <w:t xml:space="preserve"> </w:t>
      </w:r>
      <w:bookmarkStart w:id="9" w:name="_Toc430896254"/>
      <w:bookmarkStart w:id="10" w:name="_Toc74582739"/>
      <w:bookmarkStart w:id="11" w:name="_Toc74646963"/>
      <w:r w:rsidRPr="00F02D66">
        <w:rPr>
          <w:rFonts w:ascii="Arial" w:hAnsi="Arial" w:cs="Arial"/>
        </w:rPr>
        <w:t>Language and Versions</w:t>
      </w:r>
      <w:bookmarkEnd w:id="8"/>
      <w:bookmarkEnd w:id="9"/>
      <w:bookmarkEnd w:id="10"/>
      <w:bookmarkEnd w:id="11"/>
    </w:p>
    <w:p w14:paraId="32523DE7" w14:textId="77777777" w:rsidR="00FB7872" w:rsidRPr="00F02D66" w:rsidRDefault="00FB7872" w:rsidP="00FB7872">
      <w:pPr>
        <w:spacing w:line="240" w:lineRule="auto"/>
        <w:jc w:val="both"/>
        <w:rPr>
          <w:rFonts w:ascii="Arial" w:hAnsi="Arial" w:cs="Arial"/>
          <w:sz w:val="28"/>
          <w:szCs w:val="28"/>
        </w:rPr>
      </w:pPr>
      <w:r w:rsidRPr="00F02D66">
        <w:rPr>
          <w:rFonts w:ascii="Arial" w:hAnsi="Arial" w:cs="Arial"/>
          <w:sz w:val="28"/>
          <w:szCs w:val="28"/>
        </w:rPr>
        <w:t>This book has been prepared in Tamil, Malayalam and Sanskrit versions</w:t>
      </w:r>
      <w:r w:rsidRPr="00F02D66">
        <w:rPr>
          <w:rFonts w:ascii="Arial" w:hAnsi="Arial" w:cs="Arial"/>
          <w:sz w:val="28"/>
          <w:szCs w:val="28"/>
          <w:rtl/>
          <w:cs/>
        </w:rPr>
        <w:t xml:space="preserve">, </w:t>
      </w:r>
      <w:r w:rsidRPr="00F02D66">
        <w:rPr>
          <w:rFonts w:ascii="Arial" w:hAnsi="Arial" w:cs="Arial"/>
          <w:sz w:val="28"/>
          <w:szCs w:val="28"/>
        </w:rPr>
        <w:br/>
        <w:t xml:space="preserve">with all comments and Notes in English. </w:t>
      </w:r>
    </w:p>
    <w:p w14:paraId="181D8BC8" w14:textId="77777777" w:rsidR="00FB7872" w:rsidRPr="00F02D66" w:rsidRDefault="00FB7872" w:rsidP="00FB7872">
      <w:pPr>
        <w:pStyle w:val="Heading2"/>
        <w:rPr>
          <w:rFonts w:ascii="Arial" w:hAnsi="Arial" w:cs="Arial"/>
        </w:rPr>
      </w:pPr>
      <w:r w:rsidRPr="00F02D66">
        <w:rPr>
          <w:rFonts w:ascii="Mangal" w:hAnsi="Mangal"/>
          <w:b w:val="0"/>
          <w:bCs w:val="0"/>
        </w:rPr>
        <w:t xml:space="preserve"> </w:t>
      </w:r>
      <w:bookmarkStart w:id="12" w:name="_Toc424686211"/>
      <w:bookmarkStart w:id="13" w:name="_Toc430896255"/>
      <w:bookmarkStart w:id="14" w:name="_Toc74582740"/>
      <w:bookmarkStart w:id="15" w:name="_Toc74646964"/>
      <w:r w:rsidRPr="00F02D66">
        <w:rPr>
          <w:rFonts w:ascii="Arial" w:hAnsi="Arial" w:cs="Arial"/>
        </w:rPr>
        <w:t>Method of compilation</w:t>
      </w:r>
      <w:bookmarkEnd w:id="12"/>
      <w:bookmarkEnd w:id="13"/>
      <w:bookmarkEnd w:id="14"/>
      <w:bookmarkEnd w:id="15"/>
    </w:p>
    <w:p w14:paraId="4088285C" w14:textId="77777777" w:rsidR="00FB7872" w:rsidRPr="00F02D66" w:rsidRDefault="00FB7872" w:rsidP="00FB7872">
      <w:pPr>
        <w:spacing w:line="240" w:lineRule="auto"/>
        <w:jc w:val="both"/>
        <w:rPr>
          <w:rFonts w:ascii="Arial" w:hAnsi="Arial" w:cs="Arial"/>
          <w:sz w:val="28"/>
          <w:szCs w:val="28"/>
        </w:rPr>
      </w:pPr>
      <w:r w:rsidRPr="00F02D66">
        <w:rPr>
          <w:rFonts w:ascii="Arial" w:hAnsi="Arial" w:cs="Arial"/>
          <w:sz w:val="28"/>
          <w:szCs w:val="28"/>
        </w:rPr>
        <w:t>The main source of various Sukthams and Mahanyaasam has been from the books published in Taittiriya Sakhaa compiled and commented by Shri. Sayanacharya of 13</w:t>
      </w:r>
      <w:r w:rsidRPr="00F02D66">
        <w:rPr>
          <w:rFonts w:ascii="Arial" w:hAnsi="Arial" w:cs="Arial"/>
          <w:sz w:val="28"/>
          <w:szCs w:val="28"/>
          <w:vertAlign w:val="superscript"/>
        </w:rPr>
        <w:t>th</w:t>
      </w:r>
      <w:r w:rsidRPr="00F02D66">
        <w:rPr>
          <w:rFonts w:ascii="Arial" w:hAnsi="Arial" w:cs="Arial"/>
          <w:sz w:val="28"/>
          <w:szCs w:val="28"/>
        </w:rPr>
        <w:t xml:space="preserve"> Century and Shri Bhatta Bhaskaracharya (period unknown). Their manuscript compilations were later converted into books by great Scholars. One of such sets of “Taittiriya” was printed and published during earlier 1900 A.D. at Govt. Branch Press, Mysore and another set later published under “Anandaashram Series”. These Books were referred to by us as our primary source material for this Book.</w:t>
      </w:r>
    </w:p>
    <w:p w14:paraId="42812DCF" w14:textId="77777777" w:rsidR="00FB7872" w:rsidRPr="00F02D66" w:rsidRDefault="00FB7872" w:rsidP="00FB7872">
      <w:pPr>
        <w:spacing w:line="240" w:lineRule="auto"/>
        <w:jc w:val="both"/>
        <w:rPr>
          <w:rFonts w:ascii="Arial" w:hAnsi="Arial" w:cs="Arial"/>
          <w:sz w:val="28"/>
          <w:szCs w:val="28"/>
        </w:rPr>
      </w:pPr>
      <w:r w:rsidRPr="00F02D66">
        <w:rPr>
          <w:rFonts w:ascii="Arial" w:hAnsi="Arial" w:cs="Arial"/>
          <w:sz w:val="28"/>
          <w:szCs w:val="28"/>
        </w:rPr>
        <w:t xml:space="preserve">In addition, we have also referred to standard and reputed publications and internet sites. </w:t>
      </w:r>
      <w:r w:rsidRPr="00F02D66">
        <w:rPr>
          <w:rFonts w:ascii="Arial" w:hAnsi="Arial" w:cs="Arial"/>
          <w:b/>
          <w:bCs/>
          <w:sz w:val="28"/>
          <w:szCs w:val="28"/>
        </w:rPr>
        <w:t>(Please seek the guidance of your Guru)</w:t>
      </w:r>
    </w:p>
    <w:p w14:paraId="70C7369D" w14:textId="77777777" w:rsidR="00FB7872" w:rsidRPr="00F02D66" w:rsidRDefault="00FB7872" w:rsidP="00FB7872">
      <w:pPr>
        <w:pStyle w:val="Heading2"/>
        <w:rPr>
          <w:rFonts w:ascii="Arial" w:hAnsi="Arial" w:cs="Arial"/>
        </w:rPr>
      </w:pPr>
      <w:bookmarkStart w:id="16" w:name="_Toc424686212"/>
      <w:r w:rsidRPr="00F02D66">
        <w:rPr>
          <w:rFonts w:ascii="Mangal" w:hAnsi="Mangal"/>
          <w:b w:val="0"/>
          <w:bCs w:val="0"/>
        </w:rPr>
        <w:lastRenderedPageBreak/>
        <w:t xml:space="preserve"> </w:t>
      </w:r>
      <w:bookmarkStart w:id="17" w:name="_Toc430896256"/>
      <w:bookmarkStart w:id="18" w:name="_Toc74582741"/>
      <w:bookmarkStart w:id="19" w:name="_Toc74646965"/>
      <w:r w:rsidRPr="00F02D66">
        <w:rPr>
          <w:rFonts w:ascii="Arial" w:hAnsi="Arial" w:cs="Arial"/>
        </w:rPr>
        <w:t>Acknowledgement</w:t>
      </w:r>
      <w:bookmarkEnd w:id="17"/>
      <w:bookmarkEnd w:id="18"/>
      <w:bookmarkEnd w:id="19"/>
      <w:r w:rsidRPr="00F02D66">
        <w:rPr>
          <w:rFonts w:ascii="Arial" w:hAnsi="Arial" w:cs="Arial"/>
        </w:rPr>
        <w:t xml:space="preserve"> </w:t>
      </w:r>
      <w:bookmarkEnd w:id="16"/>
    </w:p>
    <w:p w14:paraId="25870BC4" w14:textId="77777777" w:rsidR="00FB7872" w:rsidRPr="00F02D66" w:rsidRDefault="00FB7872" w:rsidP="00FB7872">
      <w:pPr>
        <w:spacing w:line="240" w:lineRule="auto"/>
        <w:jc w:val="both"/>
        <w:rPr>
          <w:rFonts w:ascii="Arial" w:hAnsi="Arial" w:cs="Arial"/>
          <w:sz w:val="28"/>
          <w:szCs w:val="28"/>
        </w:rPr>
      </w:pPr>
      <w:r w:rsidRPr="00F02D66">
        <w:rPr>
          <w:rFonts w:ascii="Arial" w:hAnsi="Arial" w:cs="Arial"/>
          <w:sz w:val="28"/>
          <w:szCs w:val="28"/>
        </w:rPr>
        <w:t>Our sincere thanks to all for proof-reading, typing, guiding in completion of all the three Versions of th</w:t>
      </w:r>
      <w:r w:rsidRPr="00F02D66">
        <w:rPr>
          <w:rFonts w:ascii="Arial" w:hAnsi="Arial" w:cs="Arial"/>
          <w:sz w:val="28"/>
          <w:szCs w:val="28"/>
          <w:rtl/>
          <w:cs/>
        </w:rPr>
        <w:t>is</w:t>
      </w:r>
      <w:r w:rsidRPr="00F02D66">
        <w:rPr>
          <w:rFonts w:ascii="Arial" w:hAnsi="Arial" w:cs="Arial"/>
          <w:sz w:val="28"/>
          <w:szCs w:val="28"/>
        </w:rPr>
        <w:t xml:space="preserve"> book. </w:t>
      </w:r>
    </w:p>
    <w:p w14:paraId="48DB12E1" w14:textId="77777777" w:rsidR="00FB7872" w:rsidRDefault="00FB7872" w:rsidP="00FB7872">
      <w:pPr>
        <w:spacing w:line="240" w:lineRule="auto"/>
        <w:jc w:val="both"/>
        <w:rPr>
          <w:rFonts w:ascii="Arial" w:hAnsi="Arial" w:cs="Arial"/>
          <w:sz w:val="28"/>
          <w:szCs w:val="28"/>
        </w:rPr>
      </w:pPr>
      <w:r w:rsidRPr="00F02D66">
        <w:rPr>
          <w:rFonts w:ascii="Arial" w:hAnsi="Arial" w:cs="Arial"/>
          <w:sz w:val="28"/>
          <w:szCs w:val="28"/>
        </w:rPr>
        <w:t xml:space="preserve">In spite of careful efforts, some mistakes might have crept in. We sincerely request the users of the books to send their feedback on corrections to </w:t>
      </w:r>
      <w:r w:rsidRPr="00F02D66">
        <w:rPr>
          <w:rFonts w:ascii="Arial" w:hAnsi="Arial" w:cs="Arial"/>
          <w:b/>
          <w:bCs/>
          <w:sz w:val="32"/>
          <w:szCs w:val="32"/>
        </w:rPr>
        <w:t>vedavms@gmail.com</w:t>
      </w:r>
      <w:r w:rsidRPr="00F02D66">
        <w:rPr>
          <w:rFonts w:ascii="Arial" w:hAnsi="Arial" w:cs="Arial"/>
          <w:sz w:val="28"/>
          <w:szCs w:val="28"/>
        </w:rPr>
        <w:t xml:space="preserve">. It is our endeavour to make this book error-free / </w:t>
      </w:r>
      <w:proofErr w:type="gramStart"/>
      <w:r w:rsidRPr="00F02D66">
        <w:rPr>
          <w:rFonts w:ascii="Arial" w:hAnsi="Arial" w:cs="Arial"/>
          <w:sz w:val="28"/>
          <w:szCs w:val="28"/>
        </w:rPr>
        <w:t xml:space="preserve">accurate </w:t>
      </w:r>
      <w:bookmarkStart w:id="20" w:name="_Toc424686213"/>
      <w:r w:rsidRPr="00F02D66">
        <w:rPr>
          <w:rFonts w:ascii="Arial" w:hAnsi="Arial" w:cs="Arial"/>
          <w:sz w:val="28"/>
          <w:szCs w:val="28"/>
        </w:rPr>
        <w:t>.</w:t>
      </w:r>
      <w:proofErr w:type="gramEnd"/>
    </w:p>
    <w:p w14:paraId="061835A9" w14:textId="77777777" w:rsidR="00FB7872" w:rsidRPr="00F02D66" w:rsidRDefault="00FB7872" w:rsidP="00FB7872">
      <w:pPr>
        <w:pStyle w:val="Heading2"/>
        <w:rPr>
          <w:rFonts w:ascii="Arial" w:hAnsi="Arial" w:cs="Arial"/>
        </w:rPr>
      </w:pPr>
      <w:bookmarkStart w:id="21" w:name="_Toc430896257"/>
      <w:bookmarkStart w:id="22" w:name="_Toc74582742"/>
      <w:bookmarkStart w:id="23" w:name="_Toc74646966"/>
      <w:r w:rsidRPr="00F02D66">
        <w:rPr>
          <w:rFonts w:ascii="Arial" w:hAnsi="Arial" w:cs="Arial"/>
        </w:rPr>
        <w:t>Important Notes</w:t>
      </w:r>
      <w:bookmarkEnd w:id="20"/>
      <w:bookmarkEnd w:id="21"/>
      <w:bookmarkEnd w:id="22"/>
      <w:bookmarkEnd w:id="23"/>
    </w:p>
    <w:p w14:paraId="69CF4997" w14:textId="77777777" w:rsidR="00FB7872" w:rsidRPr="00F02D66" w:rsidRDefault="00FB7872" w:rsidP="00FB7872">
      <w:pPr>
        <w:numPr>
          <w:ilvl w:val="0"/>
          <w:numId w:val="4"/>
        </w:numPr>
        <w:spacing w:after="0" w:line="240" w:lineRule="auto"/>
        <w:jc w:val="both"/>
        <w:rPr>
          <w:rFonts w:ascii="Arial" w:hAnsi="Arial" w:cs="Arial"/>
          <w:sz w:val="28"/>
          <w:szCs w:val="28"/>
        </w:rPr>
      </w:pPr>
      <w:r w:rsidRPr="00F02D66">
        <w:rPr>
          <w:rFonts w:ascii="Arial" w:hAnsi="Arial" w:cs="Arial"/>
          <w:sz w:val="28"/>
          <w:szCs w:val="28"/>
        </w:rPr>
        <w:t xml:space="preserve">This book is </w:t>
      </w:r>
      <w:r w:rsidRPr="00F02D66">
        <w:rPr>
          <w:rFonts w:ascii="Arial" w:hAnsi="Arial" w:cs="Arial"/>
          <w:b/>
          <w:bCs/>
          <w:sz w:val="28"/>
          <w:szCs w:val="28"/>
        </w:rPr>
        <w:t>not meant for any Self Learning</w:t>
      </w:r>
      <w:r w:rsidRPr="00F02D66">
        <w:rPr>
          <w:rFonts w:ascii="Arial" w:hAnsi="Arial" w:cs="Arial"/>
          <w:sz w:val="28"/>
          <w:szCs w:val="28"/>
        </w:rPr>
        <w:t xml:space="preserve"> exercise. Veda Mantras and related rituals are to be learnt from respective Gurus to gain experience on the subject over a period of time through practice and observations. </w:t>
      </w:r>
    </w:p>
    <w:p w14:paraId="504724B5" w14:textId="77777777" w:rsidR="00FB7872" w:rsidRPr="00F02D66" w:rsidRDefault="00FB7872" w:rsidP="00FB7872">
      <w:pPr>
        <w:spacing w:after="0" w:line="240" w:lineRule="auto"/>
        <w:ind w:left="60"/>
        <w:jc w:val="both"/>
        <w:rPr>
          <w:rFonts w:ascii="Arial" w:hAnsi="Arial" w:cs="Arial"/>
          <w:sz w:val="28"/>
          <w:szCs w:val="28"/>
        </w:rPr>
      </w:pPr>
    </w:p>
    <w:p w14:paraId="54582173" w14:textId="77777777" w:rsidR="00FB7872" w:rsidRPr="00F02D66" w:rsidRDefault="00FB7872" w:rsidP="00FB7872">
      <w:pPr>
        <w:numPr>
          <w:ilvl w:val="0"/>
          <w:numId w:val="4"/>
        </w:numPr>
        <w:spacing w:after="0" w:line="240" w:lineRule="auto"/>
        <w:jc w:val="both"/>
        <w:rPr>
          <w:rFonts w:ascii="Arial" w:hAnsi="Arial" w:cs="Arial"/>
          <w:sz w:val="28"/>
          <w:szCs w:val="28"/>
        </w:rPr>
      </w:pPr>
      <w:r w:rsidRPr="00F02D66">
        <w:rPr>
          <w:rFonts w:ascii="Arial" w:hAnsi="Arial" w:cs="Arial"/>
          <w:sz w:val="28"/>
          <w:szCs w:val="28"/>
        </w:rPr>
        <w:t xml:space="preserve">This book is meant </w:t>
      </w:r>
      <w:r w:rsidRPr="00F02D66">
        <w:rPr>
          <w:rFonts w:ascii="Arial" w:hAnsi="Arial" w:cs="Arial"/>
          <w:b/>
          <w:bCs/>
          <w:sz w:val="28"/>
          <w:szCs w:val="28"/>
        </w:rPr>
        <w:t xml:space="preserve">only for “Private Circulation”. </w:t>
      </w:r>
    </w:p>
    <w:p w14:paraId="54080F9E" w14:textId="77777777" w:rsidR="00FB7872" w:rsidRPr="00F02D66" w:rsidRDefault="00FB7872" w:rsidP="00FB7872">
      <w:pPr>
        <w:pStyle w:val="ListParagraph"/>
        <w:rPr>
          <w:rFonts w:ascii="Arial" w:hAnsi="Arial" w:cs="Arial"/>
          <w:sz w:val="32"/>
          <w:szCs w:val="32"/>
        </w:rPr>
      </w:pPr>
    </w:p>
    <w:p w14:paraId="544C0E3E" w14:textId="77777777" w:rsidR="00FB7872" w:rsidRPr="00F02D66" w:rsidRDefault="00FB7872" w:rsidP="00FB7872">
      <w:pPr>
        <w:numPr>
          <w:ilvl w:val="0"/>
          <w:numId w:val="4"/>
        </w:numPr>
        <w:spacing w:after="0" w:line="240" w:lineRule="auto"/>
        <w:ind w:right="-9"/>
        <w:jc w:val="both"/>
        <w:rPr>
          <w:rFonts w:ascii="Arial" w:hAnsi="Arial" w:cs="Arial"/>
          <w:sz w:val="28"/>
          <w:szCs w:val="28"/>
        </w:rPr>
      </w:pPr>
      <w:r w:rsidRPr="00F02D66">
        <w:rPr>
          <w:rFonts w:ascii="Arial" w:hAnsi="Arial" w:cs="Arial"/>
          <w:sz w:val="28"/>
          <w:szCs w:val="28"/>
        </w:rPr>
        <w:t>It is more appropriate to chant Mantras that sing praise of Lord Parameshwara (or other Deities/Devataas that are worshipped) during the Upachara Puja (Deeparaadhanai) as a part of Ekadasa Japam. Over a period of time, many Vedic Pandits/Scholars have added mantras that seek Abhishtas (wishes) from Deities/Devataas and many of them are in vogue today. We have included 10 sets of upachara mantras in that section which are normally chanted as a practice. Experienced Acharayas may chant different set of Mantras which are not given here.</w:t>
      </w:r>
    </w:p>
    <w:p w14:paraId="04CB454E" w14:textId="77777777" w:rsidR="00FB7872" w:rsidRPr="00F02D66" w:rsidRDefault="00FB7872" w:rsidP="00FB7872">
      <w:pPr>
        <w:pStyle w:val="ListParagraph"/>
        <w:rPr>
          <w:rFonts w:ascii="Arial" w:hAnsi="Arial" w:cs="Arial"/>
          <w:sz w:val="28"/>
          <w:szCs w:val="28"/>
        </w:rPr>
      </w:pPr>
    </w:p>
    <w:p w14:paraId="052E8094" w14:textId="77777777" w:rsidR="00FB7872" w:rsidRPr="00F02D66" w:rsidRDefault="00FB7872" w:rsidP="00FB7872">
      <w:pPr>
        <w:numPr>
          <w:ilvl w:val="0"/>
          <w:numId w:val="4"/>
        </w:numPr>
        <w:spacing w:after="0" w:line="240" w:lineRule="auto"/>
        <w:ind w:right="569"/>
        <w:jc w:val="both"/>
        <w:rPr>
          <w:rFonts w:ascii="Arial" w:hAnsi="Arial" w:cs="Arial"/>
          <w:sz w:val="28"/>
          <w:szCs w:val="28"/>
        </w:rPr>
      </w:pPr>
      <w:r w:rsidRPr="00F02D66">
        <w:rPr>
          <w:rFonts w:ascii="Arial" w:hAnsi="Arial" w:cs="Arial"/>
          <w:sz w:val="28"/>
          <w:szCs w:val="28"/>
        </w:rPr>
        <w:t xml:space="preserve">Krama Paatam (Sections 15,16 and 17) has been given in </w:t>
      </w:r>
      <w:r w:rsidRPr="00F02D66">
        <w:rPr>
          <w:rFonts w:ascii="Arial" w:hAnsi="Arial" w:cs="Arial"/>
          <w:sz w:val="28"/>
          <w:szCs w:val="28"/>
        </w:rPr>
        <w:br/>
        <w:t>a two-column table for convenience of the reader, representing two teams which render Kramam. One team starts rendering their Paatam after the other team just completes their Paatam.</w:t>
      </w:r>
      <w:r w:rsidRPr="00F02D66">
        <w:rPr>
          <w:rFonts w:ascii="Arial" w:hAnsi="Arial" w:cs="Arial"/>
          <w:sz w:val="28"/>
          <w:szCs w:val="28"/>
        </w:rPr>
        <w:br/>
        <w:t xml:space="preserve">Please note that when a padam is split, there is separator that is given as </w:t>
      </w:r>
      <w:r w:rsidRPr="00F02D66">
        <w:rPr>
          <w:rFonts w:ascii="Arial" w:hAnsi="Arial" w:cs="Arial"/>
          <w:sz w:val="40"/>
          <w:szCs w:val="40"/>
        </w:rPr>
        <w:t>‘-‘.</w:t>
      </w:r>
      <w:r w:rsidRPr="00F02D66">
        <w:rPr>
          <w:rFonts w:ascii="Arial" w:hAnsi="Arial" w:cs="Arial"/>
          <w:sz w:val="28"/>
          <w:szCs w:val="28"/>
        </w:rPr>
        <w:t xml:space="preserve"> As per convention please give a pause, when a separator is there. </w:t>
      </w:r>
      <w:r w:rsidRPr="00F02D66">
        <w:rPr>
          <w:rFonts w:ascii="Arial" w:hAnsi="Arial" w:cs="Arial"/>
          <w:sz w:val="28"/>
          <w:szCs w:val="28"/>
        </w:rPr>
        <w:br/>
        <w:t>The rendering needs to be extended/elongated for the</w:t>
      </w:r>
      <w:r w:rsidRPr="00F02D66">
        <w:rPr>
          <w:rFonts w:ascii="Arial" w:hAnsi="Arial" w:cs="Arial"/>
          <w:b/>
          <w:bCs/>
          <w:sz w:val="28"/>
          <w:szCs w:val="28"/>
        </w:rPr>
        <w:t xml:space="preserve"> last part of the word/padam,</w:t>
      </w:r>
      <w:r w:rsidRPr="00F02D66">
        <w:rPr>
          <w:rFonts w:ascii="Arial" w:hAnsi="Arial" w:cs="Arial"/>
          <w:sz w:val="28"/>
          <w:szCs w:val="28"/>
        </w:rPr>
        <w:t xml:space="preserve"> when it is a Dheerga Swaritam or Anudatta Swaram </w:t>
      </w:r>
      <w:r w:rsidRPr="00F02D66">
        <w:rPr>
          <w:rFonts w:ascii="Arial" w:hAnsi="Arial" w:cs="Arial"/>
          <w:b/>
          <w:bCs/>
          <w:sz w:val="28"/>
          <w:szCs w:val="28"/>
        </w:rPr>
        <w:t>and</w:t>
      </w:r>
      <w:r w:rsidRPr="00F02D66">
        <w:rPr>
          <w:rFonts w:ascii="Arial" w:hAnsi="Arial" w:cs="Arial"/>
          <w:sz w:val="28"/>
          <w:szCs w:val="28"/>
        </w:rPr>
        <w:t xml:space="preserve"> the letter is a Dheerga letter (e.g. aa, ee, O,) </w:t>
      </w:r>
      <w:r w:rsidRPr="00F02D66">
        <w:rPr>
          <w:rFonts w:ascii="Arial" w:hAnsi="Arial" w:cs="Arial"/>
          <w:b/>
          <w:bCs/>
          <w:sz w:val="28"/>
          <w:szCs w:val="28"/>
        </w:rPr>
        <w:t>or</w:t>
      </w:r>
      <w:r w:rsidRPr="00F02D66">
        <w:rPr>
          <w:rFonts w:ascii="Arial" w:hAnsi="Arial" w:cs="Arial"/>
          <w:sz w:val="28"/>
          <w:szCs w:val="28"/>
        </w:rPr>
        <w:t xml:space="preserve"> a Anuswaram (letters ending as tam, sam, sham etc. with a dot in Sanskrit. </w:t>
      </w:r>
      <w:r w:rsidRPr="00F02D66">
        <w:rPr>
          <w:rFonts w:ascii="Arial" w:hAnsi="Arial" w:cs="Arial"/>
          <w:sz w:val="28"/>
          <w:szCs w:val="28"/>
        </w:rPr>
        <w:br/>
      </w:r>
      <w:r w:rsidRPr="00F02D66">
        <w:rPr>
          <w:rFonts w:ascii="Arial" w:hAnsi="Arial" w:cs="Arial"/>
          <w:sz w:val="28"/>
          <w:szCs w:val="28"/>
        </w:rPr>
        <w:lastRenderedPageBreak/>
        <w:t>This is indicated through a</w:t>
      </w:r>
      <w:r w:rsidRPr="00F02D66">
        <w:rPr>
          <w:rFonts w:ascii="Arial" w:hAnsi="Arial" w:cs="Arial"/>
          <w:b/>
          <w:bCs/>
          <w:sz w:val="28"/>
          <w:szCs w:val="28"/>
        </w:rPr>
        <w:t xml:space="preserve"> </w:t>
      </w:r>
      <w:r w:rsidRPr="00F02D66">
        <w:rPr>
          <w:rFonts w:ascii="Arial" w:hAnsi="Arial" w:cs="Arial"/>
          <w:b/>
          <w:bCs/>
          <w:sz w:val="40"/>
          <w:szCs w:val="40"/>
        </w:rPr>
        <w:t>“&gt;”</w:t>
      </w:r>
      <w:r w:rsidRPr="00F02D66">
        <w:rPr>
          <w:rFonts w:ascii="Arial" w:hAnsi="Arial" w:cs="Arial"/>
          <w:sz w:val="28"/>
          <w:szCs w:val="28"/>
        </w:rPr>
        <w:t xml:space="preserve"> (arrow pointing to the right). Kindly note there are slight differences in the Font size/format of Sanskrit, Malayalam and Tamil texts. The Method of elongation varies between few schools in actual practice. Please refer to your Guru for further clarifications on rendering. This book follows the convention of Sayanacharya’s Krama Paatam.</w:t>
      </w:r>
    </w:p>
    <w:p w14:paraId="64076CEE" w14:textId="77777777" w:rsidR="00FB7872" w:rsidRPr="00F02D66" w:rsidRDefault="00FB7872" w:rsidP="00FB7872">
      <w:pPr>
        <w:spacing w:after="0" w:line="240" w:lineRule="auto"/>
        <w:ind w:left="420" w:right="569"/>
        <w:jc w:val="both"/>
        <w:rPr>
          <w:rFonts w:ascii="Arial" w:hAnsi="Arial" w:cs="Arial"/>
          <w:sz w:val="28"/>
          <w:szCs w:val="28"/>
        </w:rPr>
      </w:pPr>
    </w:p>
    <w:p w14:paraId="0BEAC506" w14:textId="77777777" w:rsidR="00FB7872" w:rsidRPr="00F02D66" w:rsidRDefault="00FB7872" w:rsidP="00FB7872">
      <w:pPr>
        <w:rPr>
          <w:sz w:val="32"/>
          <w:szCs w:val="32"/>
        </w:rPr>
      </w:pPr>
    </w:p>
    <w:p w14:paraId="4895337F" w14:textId="77777777" w:rsidR="00FB7872" w:rsidRPr="00F02D66" w:rsidRDefault="00FB7872" w:rsidP="00FB7872">
      <w:pPr>
        <w:pStyle w:val="Heading2"/>
        <w:rPr>
          <w:rFonts w:ascii="Arial" w:hAnsi="Arial" w:cs="Arial"/>
          <w:sz w:val="32"/>
        </w:rPr>
      </w:pPr>
      <w:r w:rsidRPr="00F02D66">
        <w:rPr>
          <w:sz w:val="32"/>
        </w:rPr>
        <w:br w:type="page"/>
      </w:r>
      <w:bookmarkStart w:id="24" w:name="_Toc430896258"/>
      <w:bookmarkStart w:id="25" w:name="_Toc74582743"/>
      <w:bookmarkStart w:id="26" w:name="_Toc74646967"/>
      <w:r w:rsidRPr="00F02D66">
        <w:rPr>
          <w:rFonts w:ascii="Arial" w:hAnsi="Arial" w:cs="Arial"/>
          <w:sz w:val="32"/>
        </w:rPr>
        <w:lastRenderedPageBreak/>
        <w:t>RUDRAIKAADASINI KUMBHA STAPANAM.</w:t>
      </w:r>
      <w:bookmarkEnd w:id="24"/>
      <w:bookmarkEnd w:id="25"/>
      <w:bookmarkEnd w:id="26"/>
    </w:p>
    <w:p w14:paraId="1EE57172" w14:textId="77777777" w:rsidR="00FB7872" w:rsidRPr="00F02D66" w:rsidRDefault="00FB7872" w:rsidP="00FB7872">
      <w:pPr>
        <w:pStyle w:val="NoSpacing"/>
        <w:jc w:val="center"/>
        <w:rPr>
          <w:b/>
          <w:bCs/>
          <w:sz w:val="32"/>
          <w:szCs w:val="32"/>
          <w:rtl/>
          <w:cs/>
        </w:rPr>
      </w:pPr>
      <w:r w:rsidRPr="00F02D66">
        <w:rPr>
          <w:rFonts w:hint="cs"/>
          <w:b/>
          <w:bCs/>
          <w:sz w:val="32"/>
          <w:szCs w:val="32"/>
          <w:rtl/>
          <w:cs/>
        </w:rPr>
        <w:t>East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32"/>
        <w:gridCol w:w="3311"/>
        <w:gridCol w:w="2707"/>
      </w:tblGrid>
      <w:tr w:rsidR="00FB7872" w:rsidRPr="00F02D66" w14:paraId="201AA980" w14:textId="77777777" w:rsidTr="008356D8">
        <w:trPr>
          <w:trHeight w:val="2160"/>
        </w:trPr>
        <w:tc>
          <w:tcPr>
            <w:tcW w:w="3332" w:type="dxa"/>
            <w:vAlign w:val="center"/>
          </w:tcPr>
          <w:p w14:paraId="633DE1E0" w14:textId="77777777" w:rsidR="00FB7872" w:rsidRPr="00F02D66" w:rsidRDefault="00FB7872" w:rsidP="008356D8">
            <w:pPr>
              <w:pStyle w:val="NoSpacing"/>
              <w:jc w:val="center"/>
              <w:rPr>
                <w:rFonts w:ascii="Arial" w:hAnsi="Arial" w:cs="Arial"/>
                <w:b/>
                <w:bCs/>
                <w:sz w:val="24"/>
                <w:szCs w:val="24"/>
              </w:rPr>
            </w:pPr>
            <w:r w:rsidRPr="00F02D66">
              <w:rPr>
                <w:rFonts w:ascii="Arial" w:hAnsi="Arial" w:cs="Arial"/>
                <w:b/>
                <w:bCs/>
                <w:sz w:val="24"/>
                <w:szCs w:val="24"/>
                <w:rtl/>
                <w:cs/>
              </w:rPr>
              <w:t xml:space="preserve">10 </w:t>
            </w:r>
            <w:r w:rsidRPr="00F02D66">
              <w:rPr>
                <w:rFonts w:ascii="Arial" w:hAnsi="Arial" w:cs="Arial"/>
                <w:b/>
                <w:bCs/>
              </w:rPr>
              <w:t>BHAVOTBHAVAM</w:t>
            </w:r>
          </w:p>
        </w:tc>
        <w:tc>
          <w:tcPr>
            <w:tcW w:w="3311" w:type="dxa"/>
            <w:vAlign w:val="center"/>
          </w:tcPr>
          <w:p w14:paraId="580F48CF" w14:textId="77777777" w:rsidR="00FB7872" w:rsidRPr="00F02D66" w:rsidRDefault="00FB7872" w:rsidP="008356D8">
            <w:pPr>
              <w:pStyle w:val="NoSpacing"/>
              <w:jc w:val="center"/>
              <w:rPr>
                <w:rFonts w:ascii="Arial" w:hAnsi="Arial" w:cs="Arial"/>
                <w:b/>
                <w:bCs/>
                <w:sz w:val="24"/>
                <w:szCs w:val="24"/>
                <w:rtl/>
                <w:cs/>
              </w:rPr>
            </w:pPr>
            <w:r w:rsidRPr="00F02D66">
              <w:rPr>
                <w:rFonts w:ascii="Arial" w:hAnsi="Arial" w:cs="Arial"/>
                <w:b/>
                <w:bCs/>
                <w:sz w:val="24"/>
                <w:szCs w:val="24"/>
                <w:rtl/>
                <w:cs/>
              </w:rPr>
              <w:t xml:space="preserve">1 </w:t>
            </w:r>
            <w:r w:rsidRPr="00F02D66">
              <w:rPr>
                <w:rFonts w:ascii="Arial" w:hAnsi="Arial" w:cs="Arial"/>
                <w:b/>
                <w:bCs/>
                <w:sz w:val="24"/>
                <w:szCs w:val="24"/>
              </w:rPr>
              <w:t>MAHADEVAM</w:t>
            </w:r>
          </w:p>
        </w:tc>
        <w:tc>
          <w:tcPr>
            <w:tcW w:w="2707" w:type="dxa"/>
            <w:vAlign w:val="center"/>
          </w:tcPr>
          <w:p w14:paraId="5D68FF65" w14:textId="77777777" w:rsidR="00FB7872" w:rsidRPr="00F02D66" w:rsidRDefault="00FB7872" w:rsidP="008356D8">
            <w:pPr>
              <w:pStyle w:val="NoSpacing"/>
              <w:jc w:val="center"/>
              <w:rPr>
                <w:rFonts w:ascii="Arial" w:hAnsi="Arial" w:cs="Arial"/>
                <w:b/>
                <w:bCs/>
                <w:sz w:val="24"/>
                <w:szCs w:val="24"/>
              </w:rPr>
            </w:pPr>
            <w:r w:rsidRPr="00F02D66">
              <w:rPr>
                <w:rFonts w:ascii="Arial" w:hAnsi="Arial" w:cs="Arial"/>
                <w:b/>
                <w:bCs/>
                <w:sz w:val="24"/>
                <w:szCs w:val="24"/>
                <w:rtl/>
                <w:cs/>
              </w:rPr>
              <w:t xml:space="preserve">2 </w:t>
            </w:r>
            <w:r w:rsidRPr="00F02D66">
              <w:rPr>
                <w:rFonts w:ascii="Arial" w:hAnsi="Arial" w:cs="Arial"/>
                <w:b/>
                <w:bCs/>
                <w:sz w:val="24"/>
                <w:szCs w:val="24"/>
              </w:rPr>
              <w:t>SHIVAM</w:t>
            </w:r>
          </w:p>
        </w:tc>
      </w:tr>
      <w:tr w:rsidR="00FB7872" w:rsidRPr="00F02D66" w14:paraId="72D028CD" w14:textId="77777777" w:rsidTr="008356D8">
        <w:trPr>
          <w:trHeight w:val="2160"/>
        </w:trPr>
        <w:tc>
          <w:tcPr>
            <w:tcW w:w="3332" w:type="dxa"/>
            <w:vAlign w:val="center"/>
          </w:tcPr>
          <w:p w14:paraId="39E544E1" w14:textId="77777777" w:rsidR="00FB7872" w:rsidRPr="00F02D66" w:rsidRDefault="00FB7872" w:rsidP="008356D8">
            <w:pPr>
              <w:pStyle w:val="NoSpacing"/>
              <w:jc w:val="center"/>
              <w:rPr>
                <w:rFonts w:ascii="Arial" w:hAnsi="Arial" w:cs="Arial"/>
                <w:b/>
                <w:bCs/>
                <w:sz w:val="24"/>
                <w:szCs w:val="24"/>
              </w:rPr>
            </w:pPr>
            <w:r w:rsidRPr="00F02D66">
              <w:rPr>
                <w:rFonts w:ascii="Arial" w:hAnsi="Arial" w:cs="Arial"/>
                <w:b/>
                <w:bCs/>
                <w:sz w:val="24"/>
                <w:szCs w:val="24"/>
                <w:rtl/>
                <w:cs/>
              </w:rPr>
              <w:t xml:space="preserve">9 </w:t>
            </w:r>
            <w:r w:rsidRPr="00F02D66">
              <w:rPr>
                <w:rFonts w:ascii="Arial" w:hAnsi="Arial" w:cs="Arial"/>
                <w:b/>
                <w:bCs/>
                <w:sz w:val="24"/>
                <w:szCs w:val="24"/>
              </w:rPr>
              <w:t>DEVADEVAM</w:t>
            </w:r>
          </w:p>
        </w:tc>
        <w:tc>
          <w:tcPr>
            <w:tcW w:w="3311" w:type="dxa"/>
            <w:vMerge w:val="restart"/>
            <w:vAlign w:val="center"/>
          </w:tcPr>
          <w:p w14:paraId="2B903A1D" w14:textId="77777777" w:rsidR="00FB7872" w:rsidRPr="00F02D66" w:rsidRDefault="00FB7872" w:rsidP="008356D8">
            <w:pPr>
              <w:pStyle w:val="NoSpacing"/>
              <w:jc w:val="center"/>
              <w:rPr>
                <w:rFonts w:ascii="Arial" w:hAnsi="Arial" w:cs="Arial"/>
                <w:b/>
                <w:bCs/>
                <w:sz w:val="24"/>
                <w:szCs w:val="24"/>
              </w:rPr>
            </w:pPr>
            <w:r w:rsidRPr="00F02D66">
              <w:rPr>
                <w:rFonts w:ascii="Arial" w:hAnsi="Arial" w:cs="Arial"/>
                <w:b/>
                <w:bCs/>
                <w:sz w:val="24"/>
                <w:szCs w:val="24"/>
              </w:rPr>
              <w:t>11 ADITYATMAKA RUDRAM</w:t>
            </w:r>
          </w:p>
        </w:tc>
        <w:tc>
          <w:tcPr>
            <w:tcW w:w="2707" w:type="dxa"/>
            <w:vAlign w:val="center"/>
          </w:tcPr>
          <w:p w14:paraId="57124439" w14:textId="77777777" w:rsidR="00FB7872" w:rsidRPr="00F02D66" w:rsidRDefault="00FB7872" w:rsidP="008356D8">
            <w:pPr>
              <w:pStyle w:val="NoSpacing"/>
              <w:jc w:val="center"/>
              <w:rPr>
                <w:rFonts w:ascii="Arial" w:hAnsi="Arial" w:cs="Arial"/>
                <w:b/>
                <w:bCs/>
                <w:sz w:val="24"/>
                <w:szCs w:val="24"/>
              </w:rPr>
            </w:pPr>
            <w:r w:rsidRPr="00F02D66">
              <w:rPr>
                <w:rFonts w:ascii="Arial" w:hAnsi="Arial" w:cs="Arial"/>
                <w:b/>
                <w:bCs/>
                <w:sz w:val="24"/>
                <w:szCs w:val="24"/>
                <w:rtl/>
                <w:cs/>
              </w:rPr>
              <w:t xml:space="preserve">3 </w:t>
            </w:r>
            <w:r w:rsidRPr="00F02D66">
              <w:rPr>
                <w:rFonts w:ascii="Arial" w:hAnsi="Arial" w:cs="Arial"/>
                <w:b/>
                <w:bCs/>
                <w:sz w:val="24"/>
                <w:szCs w:val="24"/>
              </w:rPr>
              <w:t>RUDRAM</w:t>
            </w:r>
          </w:p>
        </w:tc>
      </w:tr>
      <w:tr w:rsidR="00FB7872" w:rsidRPr="00F02D66" w14:paraId="1A35A5F6" w14:textId="77777777" w:rsidTr="008356D8">
        <w:trPr>
          <w:trHeight w:val="2160"/>
        </w:trPr>
        <w:tc>
          <w:tcPr>
            <w:tcW w:w="3332" w:type="dxa"/>
            <w:vAlign w:val="center"/>
          </w:tcPr>
          <w:p w14:paraId="36BA4878" w14:textId="77777777" w:rsidR="00FB7872" w:rsidRPr="00F02D66" w:rsidRDefault="00FB7872" w:rsidP="008356D8">
            <w:pPr>
              <w:pStyle w:val="NoSpacing"/>
              <w:jc w:val="center"/>
              <w:rPr>
                <w:rFonts w:ascii="Arial" w:hAnsi="Arial" w:cs="Arial"/>
                <w:b/>
                <w:bCs/>
                <w:sz w:val="24"/>
                <w:szCs w:val="24"/>
              </w:rPr>
            </w:pPr>
            <w:r w:rsidRPr="00F02D66">
              <w:rPr>
                <w:rFonts w:ascii="Arial" w:hAnsi="Arial" w:cs="Arial"/>
                <w:b/>
                <w:bCs/>
                <w:sz w:val="24"/>
                <w:szCs w:val="24"/>
                <w:rtl/>
                <w:cs/>
              </w:rPr>
              <w:t xml:space="preserve">8 </w:t>
            </w:r>
            <w:r w:rsidRPr="00F02D66">
              <w:rPr>
                <w:rFonts w:ascii="Arial" w:hAnsi="Arial" w:cs="Arial"/>
                <w:b/>
                <w:bCs/>
                <w:sz w:val="24"/>
                <w:szCs w:val="24"/>
              </w:rPr>
              <w:t>BHIMAM</w:t>
            </w:r>
          </w:p>
        </w:tc>
        <w:tc>
          <w:tcPr>
            <w:tcW w:w="3311" w:type="dxa"/>
            <w:vMerge/>
            <w:vAlign w:val="center"/>
          </w:tcPr>
          <w:p w14:paraId="237AF126" w14:textId="77777777" w:rsidR="00FB7872" w:rsidRPr="00F02D66" w:rsidRDefault="00FB7872" w:rsidP="008356D8">
            <w:pPr>
              <w:pStyle w:val="NoSpacing"/>
              <w:jc w:val="center"/>
              <w:rPr>
                <w:rFonts w:ascii="Arial" w:hAnsi="Arial" w:cs="Arial"/>
                <w:sz w:val="24"/>
                <w:szCs w:val="24"/>
              </w:rPr>
            </w:pPr>
          </w:p>
        </w:tc>
        <w:tc>
          <w:tcPr>
            <w:tcW w:w="2707" w:type="dxa"/>
            <w:vAlign w:val="center"/>
          </w:tcPr>
          <w:p w14:paraId="3E81F235" w14:textId="77777777" w:rsidR="00FB7872" w:rsidRPr="00F02D66" w:rsidRDefault="00FB7872" w:rsidP="008356D8">
            <w:pPr>
              <w:pStyle w:val="NoSpacing"/>
              <w:jc w:val="center"/>
              <w:rPr>
                <w:rFonts w:ascii="Arial" w:hAnsi="Arial" w:cs="Arial"/>
                <w:b/>
                <w:bCs/>
                <w:sz w:val="24"/>
                <w:szCs w:val="24"/>
              </w:rPr>
            </w:pPr>
            <w:r w:rsidRPr="00F02D66">
              <w:rPr>
                <w:rFonts w:ascii="Arial" w:hAnsi="Arial" w:cs="Arial"/>
                <w:b/>
                <w:bCs/>
                <w:sz w:val="24"/>
                <w:szCs w:val="24"/>
                <w:rtl/>
                <w:cs/>
              </w:rPr>
              <w:t xml:space="preserve">4 </w:t>
            </w:r>
            <w:r w:rsidRPr="00F02D66">
              <w:rPr>
                <w:rFonts w:ascii="Arial" w:hAnsi="Arial" w:cs="Arial"/>
                <w:b/>
                <w:bCs/>
                <w:sz w:val="24"/>
                <w:szCs w:val="24"/>
              </w:rPr>
              <w:t>SHAMKARAM</w:t>
            </w:r>
          </w:p>
        </w:tc>
      </w:tr>
      <w:tr w:rsidR="00FB7872" w:rsidRPr="00F02D66" w14:paraId="1FB17120" w14:textId="77777777" w:rsidTr="008356D8">
        <w:trPr>
          <w:trHeight w:val="2160"/>
        </w:trPr>
        <w:tc>
          <w:tcPr>
            <w:tcW w:w="3332" w:type="dxa"/>
            <w:vAlign w:val="center"/>
          </w:tcPr>
          <w:p w14:paraId="172C8584" w14:textId="77777777" w:rsidR="00FB7872" w:rsidRPr="00F02D66" w:rsidRDefault="00FB7872" w:rsidP="008356D8">
            <w:pPr>
              <w:pStyle w:val="NoSpacing"/>
              <w:jc w:val="center"/>
              <w:rPr>
                <w:rFonts w:ascii="Arial" w:hAnsi="Arial" w:cs="Arial"/>
                <w:b/>
                <w:bCs/>
                <w:sz w:val="24"/>
                <w:szCs w:val="24"/>
              </w:rPr>
            </w:pPr>
            <w:r w:rsidRPr="00F02D66">
              <w:rPr>
                <w:rFonts w:ascii="Arial" w:hAnsi="Arial" w:cs="Arial"/>
                <w:b/>
                <w:bCs/>
                <w:sz w:val="24"/>
                <w:szCs w:val="24"/>
                <w:rtl/>
                <w:cs/>
              </w:rPr>
              <w:t xml:space="preserve">7 </w:t>
            </w:r>
            <w:r w:rsidRPr="00F02D66">
              <w:rPr>
                <w:rFonts w:ascii="Arial" w:hAnsi="Arial" w:cs="Arial"/>
                <w:b/>
                <w:bCs/>
                <w:sz w:val="24"/>
                <w:szCs w:val="24"/>
              </w:rPr>
              <w:t>VIJAYAM</w:t>
            </w:r>
          </w:p>
        </w:tc>
        <w:tc>
          <w:tcPr>
            <w:tcW w:w="3311" w:type="dxa"/>
            <w:vAlign w:val="center"/>
          </w:tcPr>
          <w:p w14:paraId="220AE6CE" w14:textId="77777777" w:rsidR="00FB7872" w:rsidRPr="00F02D66" w:rsidRDefault="00FB7872" w:rsidP="008356D8">
            <w:pPr>
              <w:pStyle w:val="NoSpacing"/>
              <w:jc w:val="center"/>
              <w:rPr>
                <w:rFonts w:ascii="Arial" w:hAnsi="Arial" w:cs="Arial"/>
                <w:b/>
                <w:bCs/>
                <w:sz w:val="24"/>
                <w:szCs w:val="24"/>
              </w:rPr>
            </w:pPr>
            <w:r w:rsidRPr="00F02D66">
              <w:rPr>
                <w:rFonts w:ascii="Arial" w:hAnsi="Arial" w:cs="Arial"/>
                <w:b/>
                <w:bCs/>
                <w:sz w:val="24"/>
                <w:szCs w:val="24"/>
                <w:rtl/>
                <w:cs/>
              </w:rPr>
              <w:t xml:space="preserve">6 </w:t>
            </w:r>
            <w:r w:rsidRPr="00F02D66">
              <w:rPr>
                <w:rFonts w:ascii="Arial" w:hAnsi="Arial" w:cs="Arial"/>
                <w:b/>
                <w:bCs/>
                <w:sz w:val="24"/>
                <w:szCs w:val="24"/>
              </w:rPr>
              <w:t>EESHAANAM</w:t>
            </w:r>
          </w:p>
        </w:tc>
        <w:tc>
          <w:tcPr>
            <w:tcW w:w="2707" w:type="dxa"/>
            <w:vAlign w:val="center"/>
          </w:tcPr>
          <w:p w14:paraId="17453C1D" w14:textId="77777777" w:rsidR="00FB7872" w:rsidRPr="00F02D66" w:rsidRDefault="00FB7872" w:rsidP="008356D8">
            <w:pPr>
              <w:pStyle w:val="NoSpacing"/>
              <w:jc w:val="center"/>
              <w:rPr>
                <w:rFonts w:ascii="Arial" w:hAnsi="Arial" w:cs="Arial"/>
                <w:b/>
                <w:bCs/>
                <w:sz w:val="24"/>
                <w:szCs w:val="24"/>
              </w:rPr>
            </w:pPr>
            <w:r w:rsidRPr="00F02D66">
              <w:rPr>
                <w:rFonts w:ascii="Arial" w:hAnsi="Arial" w:cs="Arial"/>
                <w:b/>
                <w:bCs/>
                <w:sz w:val="24"/>
                <w:szCs w:val="24"/>
                <w:rtl/>
                <w:cs/>
              </w:rPr>
              <w:t>5</w:t>
            </w:r>
            <w:r w:rsidRPr="00F02D66">
              <w:rPr>
                <w:rFonts w:ascii="Arial" w:hAnsi="Arial" w:cs="Arial"/>
                <w:b/>
                <w:bCs/>
                <w:sz w:val="24"/>
                <w:szCs w:val="24"/>
              </w:rPr>
              <w:t xml:space="preserve"> NEELA</w:t>
            </w:r>
          </w:p>
          <w:p w14:paraId="561FDEC1" w14:textId="77777777" w:rsidR="00FB7872" w:rsidRPr="00F02D66" w:rsidRDefault="00FB7872" w:rsidP="008356D8">
            <w:pPr>
              <w:pStyle w:val="NoSpacing"/>
              <w:jc w:val="center"/>
              <w:rPr>
                <w:rFonts w:ascii="Arial" w:hAnsi="Arial" w:cs="Arial"/>
                <w:sz w:val="24"/>
                <w:szCs w:val="24"/>
              </w:rPr>
            </w:pPr>
            <w:r w:rsidRPr="00F02D66">
              <w:rPr>
                <w:rFonts w:ascii="Arial" w:hAnsi="Arial" w:cs="Arial"/>
                <w:b/>
                <w:bCs/>
                <w:sz w:val="24"/>
                <w:szCs w:val="24"/>
              </w:rPr>
              <w:t>LOHITAM</w:t>
            </w:r>
          </w:p>
        </w:tc>
      </w:tr>
    </w:tbl>
    <w:p w14:paraId="754D9863" w14:textId="77777777" w:rsidR="00FB7872" w:rsidRPr="00F02D66" w:rsidRDefault="00FB7872" w:rsidP="00FB7872">
      <w:pPr>
        <w:pStyle w:val="NoSpacing"/>
        <w:jc w:val="center"/>
        <w:rPr>
          <w:b/>
          <w:bCs/>
          <w:sz w:val="32"/>
          <w:szCs w:val="32"/>
        </w:rPr>
      </w:pPr>
      <w:r w:rsidRPr="00F02D66">
        <w:rPr>
          <w:rFonts w:hint="cs"/>
          <w:b/>
          <w:bCs/>
          <w:sz w:val="32"/>
          <w:szCs w:val="32"/>
          <w:rtl/>
          <w:cs/>
        </w:rPr>
        <w:t>West</w:t>
      </w:r>
    </w:p>
    <w:p w14:paraId="3CDBFDE9" w14:textId="77777777" w:rsidR="00FB7872" w:rsidRPr="00F02D66" w:rsidRDefault="00FB7872" w:rsidP="00FB7872">
      <w:pPr>
        <w:pStyle w:val="NoSpacing"/>
        <w:rPr>
          <w:sz w:val="32"/>
          <w:szCs w:val="32"/>
        </w:rPr>
      </w:pPr>
    </w:p>
    <w:p w14:paraId="5EA89581" w14:textId="77777777" w:rsidR="00FB7872" w:rsidRPr="00F02D66" w:rsidRDefault="00FB7872" w:rsidP="00FB7872">
      <w:pPr>
        <w:pStyle w:val="NoSpacing"/>
        <w:rPr>
          <w:sz w:val="32"/>
          <w:szCs w:val="32"/>
        </w:rPr>
      </w:pPr>
    </w:p>
    <w:p w14:paraId="047C691B" w14:textId="77777777" w:rsidR="00FB7872" w:rsidRPr="00F02D66" w:rsidRDefault="00FB7872" w:rsidP="00FB7872">
      <w:pPr>
        <w:pStyle w:val="NoSpacing"/>
        <w:rPr>
          <w:sz w:val="32"/>
          <w:szCs w:val="32"/>
        </w:rPr>
      </w:pPr>
    </w:p>
    <w:p w14:paraId="33D8F239" w14:textId="77777777" w:rsidR="00FB7872" w:rsidRPr="00F02D66" w:rsidRDefault="00FB7872" w:rsidP="00FB7872">
      <w:pPr>
        <w:pStyle w:val="NoSpacing"/>
        <w:rPr>
          <w:sz w:val="32"/>
          <w:szCs w:val="32"/>
        </w:rPr>
      </w:pPr>
    </w:p>
    <w:p w14:paraId="24D13E24" w14:textId="77777777" w:rsidR="00FB7872" w:rsidRPr="00F02D66" w:rsidRDefault="00FB7872" w:rsidP="00FB7872">
      <w:pPr>
        <w:pStyle w:val="NoSpacing"/>
        <w:rPr>
          <w:sz w:val="32"/>
          <w:szCs w:val="32"/>
        </w:rPr>
      </w:pPr>
    </w:p>
    <w:p w14:paraId="0A499EDB" w14:textId="77777777" w:rsidR="00FB7872" w:rsidRPr="00F02D66" w:rsidRDefault="00FB7872" w:rsidP="00FB7872">
      <w:pPr>
        <w:pStyle w:val="NoSpacing"/>
        <w:rPr>
          <w:sz w:val="32"/>
          <w:szCs w:val="32"/>
        </w:rPr>
      </w:pPr>
    </w:p>
    <w:p w14:paraId="455FFEBE" w14:textId="77777777" w:rsidR="00FB7872" w:rsidRDefault="00FB7872" w:rsidP="00FB7872">
      <w:pPr>
        <w:pStyle w:val="NoSpacing"/>
        <w:rPr>
          <w:sz w:val="32"/>
          <w:szCs w:val="32"/>
        </w:rPr>
      </w:pPr>
    </w:p>
    <w:p w14:paraId="6811122A" w14:textId="77777777" w:rsidR="00FB7872" w:rsidRPr="00C67E24" w:rsidRDefault="00FB7872" w:rsidP="00FB7872">
      <w:pPr>
        <w:pStyle w:val="Heading1"/>
        <w:spacing w:after="120"/>
        <w:rPr>
          <w:rFonts w:ascii="Arial" w:hAnsi="Arial" w:cs="Arial"/>
          <w:shd w:val="clear" w:color="auto" w:fill="FFFFFF"/>
        </w:rPr>
      </w:pPr>
      <w:bookmarkStart w:id="27" w:name="_Toc424686215"/>
      <w:bookmarkStart w:id="28" w:name="_Toc430896259"/>
      <w:bookmarkStart w:id="29" w:name="_Toc74582744"/>
      <w:bookmarkStart w:id="30" w:name="_Toc74646968"/>
      <w:r w:rsidRPr="00C67E24">
        <w:rPr>
          <w:rFonts w:ascii="Arial" w:hAnsi="Arial" w:cs="Arial"/>
          <w:shd w:val="clear" w:color="auto" w:fill="FFFFFF"/>
        </w:rPr>
        <w:lastRenderedPageBreak/>
        <w:t>Pooja Preparations</w:t>
      </w:r>
      <w:bookmarkEnd w:id="27"/>
      <w:bookmarkEnd w:id="28"/>
      <w:bookmarkEnd w:id="29"/>
      <w:bookmarkEnd w:id="30"/>
    </w:p>
    <w:p w14:paraId="71F2C499" w14:textId="77777777" w:rsidR="00FB7872" w:rsidRPr="00F02D66" w:rsidRDefault="00FB7872" w:rsidP="00FB7872">
      <w:pPr>
        <w:pStyle w:val="Heading2"/>
        <w:spacing w:after="120"/>
        <w:rPr>
          <w:rFonts w:ascii="Arial" w:hAnsi="Arial" w:cs="Arial"/>
        </w:rPr>
      </w:pPr>
      <w:bookmarkStart w:id="31" w:name="_Toc424686216"/>
      <w:bookmarkStart w:id="32" w:name="_Toc430896260"/>
      <w:bookmarkStart w:id="33" w:name="_Toc74582745"/>
      <w:bookmarkStart w:id="34" w:name="_Toc74646969"/>
      <w:r w:rsidRPr="00F02D66">
        <w:rPr>
          <w:rFonts w:ascii="Arial" w:hAnsi="Arial" w:cs="Arial"/>
        </w:rPr>
        <w:t>Some Basics</w:t>
      </w:r>
      <w:bookmarkEnd w:id="31"/>
      <w:bookmarkEnd w:id="32"/>
      <w:bookmarkEnd w:id="33"/>
      <w:bookmarkEnd w:id="34"/>
    </w:p>
    <w:p w14:paraId="096D1EA4" w14:textId="77777777" w:rsidR="00FB7872" w:rsidRPr="00F02D66" w:rsidRDefault="00FB7872" w:rsidP="00FB7872">
      <w:pPr>
        <w:spacing w:line="240" w:lineRule="auto"/>
        <w:jc w:val="both"/>
        <w:rPr>
          <w:rFonts w:ascii="Arial" w:hAnsi="Arial" w:cs="Arial"/>
          <w:sz w:val="28"/>
          <w:szCs w:val="28"/>
          <w:shd w:val="clear" w:color="auto" w:fill="FFFFFF"/>
        </w:rPr>
      </w:pPr>
      <w:r w:rsidRPr="00F02D66">
        <w:rPr>
          <w:rFonts w:ascii="Arial" w:hAnsi="Arial" w:cs="Arial"/>
          <w:sz w:val="28"/>
          <w:szCs w:val="28"/>
          <w:shd w:val="clear" w:color="auto" w:fill="FFFFFF"/>
        </w:rPr>
        <w:t xml:space="preserve">The Word “Rudra” means" the one who drives away all sins which are the root cause of sorrow/sufferings. </w:t>
      </w:r>
    </w:p>
    <w:p w14:paraId="3A3D3333" w14:textId="77777777" w:rsidR="00FB7872" w:rsidRPr="00F02D66" w:rsidRDefault="00FB7872" w:rsidP="00FB7872">
      <w:pPr>
        <w:spacing w:line="240" w:lineRule="auto"/>
        <w:jc w:val="both"/>
        <w:rPr>
          <w:rFonts w:ascii="Arial" w:hAnsi="Arial" w:cs="Arial"/>
          <w:sz w:val="28"/>
          <w:szCs w:val="28"/>
        </w:rPr>
      </w:pPr>
      <w:r w:rsidRPr="00F02D66">
        <w:rPr>
          <w:rFonts w:ascii="Arial" w:hAnsi="Arial" w:cs="Arial"/>
          <w:sz w:val="28"/>
          <w:szCs w:val="28"/>
        </w:rPr>
        <w:t xml:space="preserve">The form of Lord Shivais worshipped in Eleven Rudra forms (Ganams); </w:t>
      </w:r>
    </w:p>
    <w:p w14:paraId="58E1F927" w14:textId="77777777" w:rsidR="00FB7872" w:rsidRPr="00F02D66" w:rsidRDefault="00FB7872" w:rsidP="00FB7872">
      <w:pPr>
        <w:spacing w:line="240" w:lineRule="auto"/>
        <w:jc w:val="both"/>
        <w:rPr>
          <w:rFonts w:ascii="Arial" w:hAnsi="Arial" w:cs="Arial"/>
          <w:sz w:val="28"/>
          <w:szCs w:val="28"/>
        </w:rPr>
      </w:pPr>
      <w:r w:rsidRPr="00F02D66">
        <w:rPr>
          <w:rFonts w:ascii="Arial" w:hAnsi="Arial" w:cs="Arial"/>
          <w:sz w:val="28"/>
          <w:szCs w:val="28"/>
        </w:rPr>
        <w:t xml:space="preserve">They </w:t>
      </w:r>
      <w:proofErr w:type="gramStart"/>
      <w:r w:rsidRPr="00F02D66">
        <w:rPr>
          <w:rFonts w:ascii="Arial" w:hAnsi="Arial" w:cs="Arial"/>
          <w:sz w:val="28"/>
          <w:szCs w:val="28"/>
        </w:rPr>
        <w:t>are :</w:t>
      </w:r>
      <w:proofErr w:type="gramEnd"/>
      <w:r w:rsidRPr="00F02D66">
        <w:rPr>
          <w:rFonts w:ascii="Arial" w:hAnsi="Arial" w:cs="Arial"/>
          <w:sz w:val="28"/>
          <w:szCs w:val="28"/>
        </w:rPr>
        <w:t>-</w:t>
      </w:r>
    </w:p>
    <w:p w14:paraId="70202DE6" w14:textId="77777777" w:rsidR="00FB7872" w:rsidRPr="00F02D66" w:rsidRDefault="00FB7872" w:rsidP="00FB7872">
      <w:pPr>
        <w:spacing w:line="240" w:lineRule="auto"/>
        <w:jc w:val="both"/>
        <w:rPr>
          <w:rFonts w:ascii="Arial" w:hAnsi="Arial" w:cs="Arial"/>
          <w:sz w:val="28"/>
          <w:szCs w:val="28"/>
        </w:rPr>
      </w:pPr>
      <w:r w:rsidRPr="00F02D66">
        <w:rPr>
          <w:rFonts w:ascii="Arial" w:hAnsi="Arial" w:cs="Arial"/>
          <w:sz w:val="28"/>
          <w:szCs w:val="28"/>
        </w:rPr>
        <w:t xml:space="preserve">1. Mahadevam, 2. Shivam, 3.Rudram, 4. Shankaram, </w:t>
      </w:r>
    </w:p>
    <w:p w14:paraId="1D8DBD81" w14:textId="77777777" w:rsidR="00FB7872" w:rsidRPr="00F02D66" w:rsidRDefault="00FB7872" w:rsidP="00FB7872">
      <w:pPr>
        <w:spacing w:line="240" w:lineRule="auto"/>
        <w:jc w:val="both"/>
        <w:rPr>
          <w:rFonts w:ascii="Arial" w:hAnsi="Arial" w:cs="Arial"/>
          <w:sz w:val="28"/>
          <w:szCs w:val="28"/>
        </w:rPr>
      </w:pPr>
      <w:r w:rsidRPr="00F02D66">
        <w:rPr>
          <w:rFonts w:ascii="Arial" w:hAnsi="Arial" w:cs="Arial"/>
          <w:sz w:val="28"/>
          <w:szCs w:val="28"/>
        </w:rPr>
        <w:t xml:space="preserve">5. Neelalohitam, 6. Eeshaanam, 7. Vijayam, 8. Bheemam, </w:t>
      </w:r>
    </w:p>
    <w:p w14:paraId="61ABB589" w14:textId="77777777" w:rsidR="00FB7872" w:rsidRPr="00F02D66" w:rsidRDefault="00FB7872" w:rsidP="00FB7872">
      <w:pPr>
        <w:spacing w:line="240" w:lineRule="auto"/>
        <w:jc w:val="both"/>
        <w:rPr>
          <w:rFonts w:ascii="Arial" w:hAnsi="Arial" w:cs="Arial"/>
          <w:sz w:val="28"/>
          <w:szCs w:val="28"/>
        </w:rPr>
      </w:pPr>
      <w:r w:rsidRPr="00F02D66">
        <w:rPr>
          <w:rFonts w:ascii="Arial" w:hAnsi="Arial" w:cs="Arial"/>
          <w:sz w:val="28"/>
          <w:szCs w:val="28"/>
        </w:rPr>
        <w:t>9. Devadevam</w:t>
      </w:r>
      <w:proofErr w:type="gramStart"/>
      <w:r w:rsidRPr="00F02D66">
        <w:rPr>
          <w:rFonts w:ascii="Arial" w:hAnsi="Arial" w:cs="Arial"/>
          <w:sz w:val="28"/>
          <w:szCs w:val="28"/>
        </w:rPr>
        <w:t>,10.Bhavotbhavam</w:t>
      </w:r>
      <w:proofErr w:type="gramEnd"/>
      <w:r w:rsidRPr="00F02D66">
        <w:rPr>
          <w:rFonts w:ascii="Arial" w:hAnsi="Arial" w:cs="Arial"/>
          <w:sz w:val="28"/>
          <w:szCs w:val="28"/>
        </w:rPr>
        <w:t xml:space="preserve"> and 11. Adityaathmaka Rudram.</w:t>
      </w:r>
    </w:p>
    <w:p w14:paraId="1360210A" w14:textId="77777777" w:rsidR="00FB7872" w:rsidRPr="00F02D66" w:rsidRDefault="00FB7872" w:rsidP="00FB7872">
      <w:pPr>
        <w:pStyle w:val="NoSpacing"/>
        <w:rPr>
          <w:rFonts w:ascii="Arial" w:hAnsi="Arial" w:cs="Arial"/>
          <w:sz w:val="28"/>
          <w:szCs w:val="28"/>
        </w:rPr>
      </w:pPr>
    </w:p>
    <w:p w14:paraId="69E02F0F" w14:textId="77777777" w:rsidR="00FB7872" w:rsidRPr="00F02D66" w:rsidRDefault="00FB7872" w:rsidP="00FB7872">
      <w:pPr>
        <w:spacing w:line="240" w:lineRule="auto"/>
        <w:jc w:val="both"/>
        <w:rPr>
          <w:rFonts w:ascii="Arial" w:hAnsi="Arial" w:cs="Arial"/>
          <w:sz w:val="28"/>
          <w:szCs w:val="28"/>
        </w:rPr>
      </w:pPr>
      <w:r w:rsidRPr="00F02D66">
        <w:rPr>
          <w:rFonts w:ascii="Arial" w:hAnsi="Arial" w:cs="Arial"/>
          <w:sz w:val="28"/>
          <w:szCs w:val="28"/>
        </w:rPr>
        <w:t xml:space="preserve">In Poojas, each Ganam is represented through a Kumbha/Kalasham. Please see the picture in the preceding page for the position of the Kumbha Kalashams for Rudra Ekadasani. </w:t>
      </w:r>
    </w:p>
    <w:p w14:paraId="587A35A7" w14:textId="77777777" w:rsidR="00FB7872" w:rsidRPr="00F02D66" w:rsidRDefault="00FB7872" w:rsidP="00FB7872">
      <w:pPr>
        <w:pStyle w:val="NoSpacing"/>
        <w:rPr>
          <w:rFonts w:ascii="Arial" w:hAnsi="Arial" w:cs="Arial"/>
          <w:sz w:val="28"/>
          <w:szCs w:val="28"/>
        </w:rPr>
      </w:pPr>
    </w:p>
    <w:p w14:paraId="63693463" w14:textId="77777777" w:rsidR="00FB7872" w:rsidRPr="00F02D66" w:rsidRDefault="00FB7872" w:rsidP="00FB7872">
      <w:pPr>
        <w:spacing w:line="240" w:lineRule="auto"/>
        <w:jc w:val="both"/>
        <w:rPr>
          <w:rFonts w:ascii="Arial" w:hAnsi="Arial" w:cs="Arial"/>
          <w:sz w:val="28"/>
          <w:szCs w:val="28"/>
        </w:rPr>
      </w:pPr>
      <w:r w:rsidRPr="00F02D66">
        <w:rPr>
          <w:rFonts w:ascii="Arial" w:hAnsi="Arial" w:cs="Arial"/>
          <w:sz w:val="28"/>
          <w:szCs w:val="28"/>
        </w:rPr>
        <w:t xml:space="preserve">In Maharudram and Athirudram, 11 such Ganams are formed, each with the repective name of the Rudra shown above in 1 to 11 numbers. </w:t>
      </w:r>
    </w:p>
    <w:p w14:paraId="560BA94F" w14:textId="77777777" w:rsidR="00FB7872" w:rsidRPr="00F02D66" w:rsidRDefault="00FB7872" w:rsidP="00FB7872">
      <w:pPr>
        <w:spacing w:line="240" w:lineRule="auto"/>
        <w:rPr>
          <w:rFonts w:ascii="Arial" w:hAnsi="Arial" w:cs="Arial"/>
          <w:sz w:val="28"/>
          <w:szCs w:val="28"/>
        </w:rPr>
      </w:pPr>
      <w:r w:rsidRPr="00F02D66">
        <w:rPr>
          <w:rFonts w:ascii="Arial" w:hAnsi="Arial" w:cs="Arial"/>
          <w:sz w:val="28"/>
          <w:szCs w:val="28"/>
        </w:rPr>
        <w:t xml:space="preserve">The forms of Rudra worship includes Japa, Homa, Arachana, </w:t>
      </w:r>
      <w:proofErr w:type="gramStart"/>
      <w:r w:rsidRPr="00F02D66">
        <w:rPr>
          <w:rFonts w:ascii="Arial" w:hAnsi="Arial" w:cs="Arial"/>
          <w:sz w:val="28"/>
          <w:szCs w:val="28"/>
        </w:rPr>
        <w:t>Abhisheka</w:t>
      </w:r>
      <w:proofErr w:type="gramEnd"/>
      <w:r w:rsidRPr="00F02D66">
        <w:rPr>
          <w:rFonts w:ascii="Arial" w:hAnsi="Arial" w:cs="Arial"/>
          <w:sz w:val="28"/>
          <w:szCs w:val="28"/>
        </w:rPr>
        <w:t xml:space="preserve"> with Prathakshina /Namaskaaram. </w:t>
      </w:r>
    </w:p>
    <w:p w14:paraId="186B1265" w14:textId="77777777" w:rsidR="00FB7872" w:rsidRPr="00F02D66" w:rsidRDefault="00FB7872" w:rsidP="00FB7872">
      <w:pPr>
        <w:spacing w:line="240" w:lineRule="auto"/>
        <w:jc w:val="both"/>
        <w:rPr>
          <w:rFonts w:ascii="Arial" w:hAnsi="Arial" w:cs="Arial"/>
          <w:sz w:val="28"/>
          <w:szCs w:val="28"/>
        </w:rPr>
      </w:pPr>
      <w:r w:rsidRPr="00F02D66">
        <w:rPr>
          <w:rFonts w:ascii="Arial" w:hAnsi="Arial" w:cs="Arial"/>
          <w:sz w:val="28"/>
          <w:szCs w:val="28"/>
        </w:rPr>
        <w:t>Normally, the Homam is performed on the strength/count total Rudrams, and normally the Homa count is of 10 percent of the Japam.</w:t>
      </w:r>
    </w:p>
    <w:p w14:paraId="5EAD663C" w14:textId="77777777" w:rsidR="00FB7872" w:rsidRPr="00F02D66" w:rsidRDefault="00FB7872" w:rsidP="00FB7872">
      <w:pPr>
        <w:pStyle w:val="NoSpacing"/>
      </w:pPr>
    </w:p>
    <w:p w14:paraId="3D37F8D1" w14:textId="77777777" w:rsidR="00FB7872" w:rsidRPr="00F02D66" w:rsidRDefault="00FB7872" w:rsidP="00FB7872">
      <w:pPr>
        <w:pStyle w:val="Heading2"/>
        <w:spacing w:after="120"/>
        <w:rPr>
          <w:rFonts w:ascii="Arial" w:hAnsi="Arial" w:cs="Arial"/>
        </w:rPr>
      </w:pPr>
      <w:bookmarkStart w:id="35" w:name="_Toc424686217"/>
      <w:bookmarkStart w:id="36" w:name="_Toc430896261"/>
      <w:bookmarkStart w:id="37" w:name="_Toc74582746"/>
      <w:bookmarkStart w:id="38" w:name="_Toc74646970"/>
      <w:r w:rsidRPr="00F02D66">
        <w:rPr>
          <w:rFonts w:ascii="Arial" w:hAnsi="Arial" w:cs="Arial"/>
        </w:rPr>
        <w:t>Forms of Rudra Japam</w:t>
      </w:r>
      <w:bookmarkEnd w:id="35"/>
      <w:bookmarkEnd w:id="36"/>
      <w:bookmarkEnd w:id="37"/>
      <w:bookmarkEnd w:id="38"/>
    </w:p>
    <w:p w14:paraId="27514EC8" w14:textId="77777777" w:rsidR="00FB7872" w:rsidRPr="00F02D66" w:rsidRDefault="00FB7872" w:rsidP="00FB7872">
      <w:pPr>
        <w:spacing w:line="240" w:lineRule="auto"/>
        <w:ind w:left="360"/>
        <w:rPr>
          <w:rFonts w:ascii="Arial" w:hAnsi="Arial" w:cs="Arial"/>
          <w:sz w:val="28"/>
          <w:szCs w:val="28"/>
        </w:rPr>
      </w:pPr>
      <w:r w:rsidRPr="00F02D66">
        <w:rPr>
          <w:rFonts w:ascii="Arial" w:hAnsi="Arial" w:cs="Arial"/>
          <w:sz w:val="28"/>
          <w:szCs w:val="28"/>
        </w:rPr>
        <w:t xml:space="preserve">There are </w:t>
      </w:r>
      <w:r w:rsidRPr="00F02D66">
        <w:rPr>
          <w:rFonts w:ascii="Arial" w:hAnsi="Arial" w:cs="Arial"/>
          <w:b/>
          <w:bCs/>
          <w:sz w:val="28"/>
          <w:szCs w:val="28"/>
        </w:rPr>
        <w:t>five forms (sampradaaya)</w:t>
      </w:r>
      <w:r w:rsidRPr="00F02D66">
        <w:rPr>
          <w:rFonts w:ascii="Arial" w:hAnsi="Arial" w:cs="Arial"/>
          <w:sz w:val="28"/>
          <w:szCs w:val="28"/>
        </w:rPr>
        <w:t xml:space="preserve"> to chants ShreeRudra japa. </w:t>
      </w:r>
    </w:p>
    <w:p w14:paraId="754814DC" w14:textId="77777777" w:rsidR="00FB7872" w:rsidRPr="00F02D66" w:rsidRDefault="00FB7872" w:rsidP="00FB7872">
      <w:pPr>
        <w:spacing w:after="0" w:line="240" w:lineRule="auto"/>
        <w:ind w:left="360"/>
        <w:jc w:val="both"/>
        <w:rPr>
          <w:rFonts w:ascii="Arial" w:hAnsi="Arial" w:cs="Arial"/>
          <w:sz w:val="28"/>
          <w:szCs w:val="28"/>
        </w:rPr>
      </w:pPr>
      <w:r w:rsidRPr="00F02D66">
        <w:rPr>
          <w:rFonts w:ascii="Arial" w:hAnsi="Arial" w:cs="Arial"/>
          <w:b/>
          <w:bCs/>
          <w:sz w:val="28"/>
          <w:szCs w:val="28"/>
          <w:u w:val="single"/>
        </w:rPr>
        <w:t>The 1</w:t>
      </w:r>
      <w:r w:rsidRPr="00F02D66">
        <w:rPr>
          <w:rFonts w:ascii="Arial" w:hAnsi="Arial" w:cs="Arial"/>
          <w:b/>
          <w:bCs/>
          <w:sz w:val="28"/>
          <w:szCs w:val="28"/>
          <w:u w:val="single"/>
          <w:vertAlign w:val="superscript"/>
        </w:rPr>
        <w:t>st</w:t>
      </w:r>
      <w:r w:rsidRPr="00F02D66">
        <w:rPr>
          <w:rFonts w:ascii="Arial" w:hAnsi="Arial" w:cs="Arial"/>
          <w:b/>
          <w:bCs/>
          <w:sz w:val="28"/>
          <w:szCs w:val="28"/>
          <w:u w:val="single"/>
        </w:rPr>
        <w:t xml:space="preserve"> form-</w:t>
      </w:r>
      <w:r w:rsidRPr="00F02D66">
        <w:rPr>
          <w:rFonts w:ascii="Arial" w:hAnsi="Arial" w:cs="Arial"/>
          <w:sz w:val="28"/>
          <w:szCs w:val="28"/>
        </w:rPr>
        <w:t xml:space="preserve"> We recite the full Shree Rudram (all 11 anuvaakams) and then full Chamakam (all 11 anuvaakams) once. This is called “NAMAKAM”. This is for nithya paaraayanam. </w:t>
      </w:r>
    </w:p>
    <w:p w14:paraId="695543B1" w14:textId="77777777" w:rsidR="00FB7872" w:rsidRPr="00F02D66" w:rsidRDefault="00FB7872" w:rsidP="00FB7872">
      <w:pPr>
        <w:spacing w:after="0" w:line="240" w:lineRule="auto"/>
        <w:ind w:left="360"/>
        <w:jc w:val="both"/>
        <w:rPr>
          <w:rFonts w:ascii="Arial" w:hAnsi="Arial" w:cs="Arial"/>
          <w:sz w:val="28"/>
          <w:szCs w:val="28"/>
        </w:rPr>
      </w:pPr>
    </w:p>
    <w:p w14:paraId="0712BC3D" w14:textId="77777777" w:rsidR="00FB7872" w:rsidRPr="00F02D66" w:rsidRDefault="00FB7872" w:rsidP="00FB7872">
      <w:pPr>
        <w:spacing w:after="0" w:line="240" w:lineRule="auto"/>
        <w:ind w:left="360"/>
        <w:jc w:val="both"/>
        <w:rPr>
          <w:rFonts w:ascii="Arial" w:hAnsi="Arial" w:cs="Arial"/>
          <w:b/>
          <w:bCs/>
          <w:sz w:val="28"/>
          <w:szCs w:val="28"/>
          <w:u w:val="single"/>
        </w:rPr>
      </w:pPr>
      <w:r w:rsidRPr="00F02D66">
        <w:rPr>
          <w:rFonts w:ascii="Arial" w:hAnsi="Arial" w:cs="Arial"/>
          <w:b/>
          <w:bCs/>
          <w:sz w:val="28"/>
          <w:szCs w:val="28"/>
          <w:u w:val="single"/>
        </w:rPr>
        <w:t>2</w:t>
      </w:r>
      <w:r w:rsidRPr="00F02D66">
        <w:rPr>
          <w:rFonts w:ascii="Arial" w:hAnsi="Arial" w:cs="Arial"/>
          <w:b/>
          <w:bCs/>
          <w:sz w:val="28"/>
          <w:szCs w:val="28"/>
          <w:u w:val="single"/>
          <w:vertAlign w:val="superscript"/>
        </w:rPr>
        <w:t>nd</w:t>
      </w:r>
      <w:r w:rsidRPr="00F02D66">
        <w:rPr>
          <w:rFonts w:ascii="Arial" w:hAnsi="Arial" w:cs="Arial"/>
          <w:b/>
          <w:bCs/>
          <w:sz w:val="28"/>
          <w:szCs w:val="28"/>
          <w:u w:val="single"/>
        </w:rPr>
        <w:t xml:space="preserve"> Form</w:t>
      </w:r>
    </w:p>
    <w:p w14:paraId="74CC28F4" w14:textId="77777777" w:rsidR="00FB7872" w:rsidRPr="00F02D66" w:rsidRDefault="00FB7872" w:rsidP="00FB7872">
      <w:pPr>
        <w:spacing w:after="0" w:line="240" w:lineRule="auto"/>
        <w:ind w:left="360"/>
        <w:jc w:val="both"/>
        <w:rPr>
          <w:rFonts w:ascii="Arial" w:hAnsi="Arial" w:cs="Arial"/>
          <w:sz w:val="28"/>
          <w:szCs w:val="28"/>
        </w:rPr>
      </w:pPr>
      <w:r w:rsidRPr="00F02D66">
        <w:rPr>
          <w:rFonts w:ascii="Arial" w:hAnsi="Arial" w:cs="Arial"/>
          <w:sz w:val="28"/>
          <w:szCs w:val="28"/>
        </w:rPr>
        <w:t>Shree Rudram chanted full Once (all 11 anuvaakams) + 1</w:t>
      </w:r>
      <w:r w:rsidRPr="00F02D66">
        <w:rPr>
          <w:rFonts w:ascii="Arial" w:hAnsi="Arial" w:cs="Arial"/>
          <w:sz w:val="28"/>
          <w:szCs w:val="28"/>
          <w:vertAlign w:val="superscript"/>
        </w:rPr>
        <w:t>st</w:t>
      </w:r>
      <w:r w:rsidRPr="00F02D66">
        <w:rPr>
          <w:rFonts w:ascii="Arial" w:hAnsi="Arial" w:cs="Arial"/>
          <w:sz w:val="28"/>
          <w:szCs w:val="28"/>
        </w:rPr>
        <w:t xml:space="preserve"> Anuvaakam of Chamakam only, and Shree Rudram full for 2</w:t>
      </w:r>
      <w:r w:rsidRPr="00F02D66">
        <w:rPr>
          <w:rFonts w:ascii="Arial" w:hAnsi="Arial" w:cs="Arial"/>
          <w:sz w:val="28"/>
          <w:szCs w:val="28"/>
          <w:vertAlign w:val="superscript"/>
        </w:rPr>
        <w:t>nd</w:t>
      </w:r>
      <w:r w:rsidRPr="00F02D66">
        <w:rPr>
          <w:rFonts w:ascii="Arial" w:hAnsi="Arial" w:cs="Arial"/>
          <w:sz w:val="28"/>
          <w:szCs w:val="28"/>
        </w:rPr>
        <w:t xml:space="preserve"> round + 2</w:t>
      </w:r>
      <w:r w:rsidRPr="00F02D66">
        <w:rPr>
          <w:rFonts w:ascii="Arial" w:hAnsi="Arial" w:cs="Arial"/>
          <w:sz w:val="28"/>
          <w:szCs w:val="28"/>
          <w:vertAlign w:val="superscript"/>
        </w:rPr>
        <w:t>nd</w:t>
      </w:r>
      <w:r w:rsidRPr="00F02D66">
        <w:rPr>
          <w:rFonts w:ascii="Arial" w:hAnsi="Arial" w:cs="Arial"/>
          <w:sz w:val="28"/>
          <w:szCs w:val="28"/>
        </w:rPr>
        <w:t xml:space="preserve"> Anuvaakam </w:t>
      </w:r>
      <w:r w:rsidRPr="00F02D66">
        <w:rPr>
          <w:rFonts w:ascii="Arial" w:hAnsi="Arial" w:cs="Arial"/>
          <w:sz w:val="28"/>
          <w:szCs w:val="28"/>
        </w:rPr>
        <w:lastRenderedPageBreak/>
        <w:t>of Chamakam only, Shree Rudram full of 3</w:t>
      </w:r>
      <w:r w:rsidRPr="00F02D66">
        <w:rPr>
          <w:rFonts w:ascii="Arial" w:hAnsi="Arial" w:cs="Arial"/>
          <w:sz w:val="28"/>
          <w:szCs w:val="28"/>
          <w:vertAlign w:val="superscript"/>
        </w:rPr>
        <w:t>rd</w:t>
      </w:r>
      <w:r w:rsidRPr="00F02D66">
        <w:rPr>
          <w:rFonts w:ascii="Arial" w:hAnsi="Arial" w:cs="Arial"/>
          <w:sz w:val="28"/>
          <w:szCs w:val="28"/>
        </w:rPr>
        <w:t xml:space="preserve"> round + 3</w:t>
      </w:r>
      <w:r w:rsidRPr="00F02D66">
        <w:rPr>
          <w:rFonts w:ascii="Arial" w:hAnsi="Arial" w:cs="Arial"/>
          <w:sz w:val="28"/>
          <w:szCs w:val="28"/>
          <w:vertAlign w:val="superscript"/>
        </w:rPr>
        <w:t>rd</w:t>
      </w:r>
      <w:r w:rsidRPr="00F02D66">
        <w:rPr>
          <w:rFonts w:ascii="Arial" w:hAnsi="Arial" w:cs="Arial"/>
          <w:sz w:val="28"/>
          <w:szCs w:val="28"/>
        </w:rPr>
        <w:t xml:space="preserve"> Anuvaakam of Chamakam. </w:t>
      </w:r>
    </w:p>
    <w:p w14:paraId="701620DC" w14:textId="77777777" w:rsidR="00FB7872" w:rsidRPr="00F02D66" w:rsidRDefault="00FB7872" w:rsidP="00FB7872">
      <w:pPr>
        <w:spacing w:after="0" w:line="240" w:lineRule="auto"/>
        <w:ind w:left="360"/>
        <w:jc w:val="both"/>
        <w:rPr>
          <w:rFonts w:ascii="Arial" w:hAnsi="Arial" w:cs="Arial"/>
          <w:sz w:val="28"/>
          <w:szCs w:val="28"/>
        </w:rPr>
      </w:pPr>
    </w:p>
    <w:p w14:paraId="1BF78578" w14:textId="77777777" w:rsidR="00FB7872" w:rsidRPr="00F02D66" w:rsidRDefault="00FB7872" w:rsidP="00FB7872">
      <w:pPr>
        <w:spacing w:after="0" w:line="240" w:lineRule="auto"/>
        <w:ind w:left="360"/>
        <w:jc w:val="both"/>
        <w:rPr>
          <w:rFonts w:ascii="Arial" w:hAnsi="Arial" w:cs="Arial"/>
          <w:sz w:val="28"/>
          <w:szCs w:val="28"/>
        </w:rPr>
      </w:pPr>
      <w:r w:rsidRPr="00F02D66">
        <w:rPr>
          <w:rFonts w:ascii="Arial" w:hAnsi="Arial" w:cs="Arial"/>
          <w:b/>
          <w:bCs/>
          <w:sz w:val="28"/>
          <w:szCs w:val="28"/>
        </w:rPr>
        <w:t>If one person chants</w:t>
      </w:r>
      <w:r w:rsidRPr="00F02D66">
        <w:rPr>
          <w:rFonts w:ascii="Arial" w:hAnsi="Arial" w:cs="Arial"/>
          <w:sz w:val="28"/>
          <w:szCs w:val="28"/>
        </w:rPr>
        <w:t xml:space="preserve"> in this order full Shree Rudram 11 times and each corresponding Chamaka one anuvaakam then this is called “Rudram”. </w:t>
      </w:r>
    </w:p>
    <w:p w14:paraId="01C815A7" w14:textId="77777777" w:rsidR="00FB7872" w:rsidRPr="00F02D66" w:rsidRDefault="00FB7872" w:rsidP="00FB7872">
      <w:pPr>
        <w:spacing w:after="0" w:line="240" w:lineRule="auto"/>
        <w:ind w:left="360"/>
        <w:jc w:val="both"/>
        <w:rPr>
          <w:rFonts w:ascii="Arial" w:hAnsi="Arial" w:cs="Arial"/>
          <w:sz w:val="28"/>
          <w:szCs w:val="28"/>
        </w:rPr>
      </w:pPr>
      <w:r w:rsidRPr="00F02D66">
        <w:rPr>
          <w:rFonts w:ascii="Arial" w:hAnsi="Arial" w:cs="Arial"/>
          <w:sz w:val="28"/>
          <w:szCs w:val="28"/>
        </w:rPr>
        <w:t>(Total count is 1 person x 11 Rudrams + 1 full Chamakam = 11 ShreeRudrams + 1 Chamakam</w:t>
      </w:r>
    </w:p>
    <w:p w14:paraId="73F35EF6" w14:textId="77777777" w:rsidR="00FB7872" w:rsidRPr="00F02D66" w:rsidRDefault="00FB7872" w:rsidP="00FB7872">
      <w:pPr>
        <w:pStyle w:val="NoSpacing"/>
        <w:rPr>
          <w:rFonts w:ascii="Arial" w:hAnsi="Arial" w:cs="Arial"/>
          <w:sz w:val="28"/>
          <w:szCs w:val="28"/>
        </w:rPr>
      </w:pPr>
    </w:p>
    <w:p w14:paraId="5A8F0585" w14:textId="77777777" w:rsidR="00FB7872" w:rsidRPr="00F02D66" w:rsidRDefault="00FB7872" w:rsidP="00FB7872">
      <w:pPr>
        <w:spacing w:after="0" w:line="240" w:lineRule="auto"/>
        <w:ind w:left="360"/>
        <w:jc w:val="both"/>
        <w:rPr>
          <w:rFonts w:ascii="Arial" w:hAnsi="Arial" w:cs="Arial"/>
          <w:sz w:val="28"/>
          <w:szCs w:val="28"/>
        </w:rPr>
      </w:pPr>
      <w:r w:rsidRPr="00F02D66">
        <w:rPr>
          <w:rFonts w:ascii="Arial" w:hAnsi="Arial" w:cs="Arial"/>
          <w:b/>
          <w:bCs/>
          <w:sz w:val="28"/>
          <w:szCs w:val="28"/>
          <w:u w:val="single"/>
        </w:rPr>
        <w:t>3</w:t>
      </w:r>
      <w:r w:rsidRPr="00F02D66">
        <w:rPr>
          <w:rFonts w:ascii="Arial" w:hAnsi="Arial" w:cs="Arial"/>
          <w:b/>
          <w:bCs/>
          <w:sz w:val="28"/>
          <w:szCs w:val="28"/>
          <w:u w:val="single"/>
          <w:vertAlign w:val="superscript"/>
        </w:rPr>
        <w:t>rd</w:t>
      </w:r>
      <w:r w:rsidRPr="00F02D66">
        <w:rPr>
          <w:rFonts w:ascii="Arial" w:hAnsi="Arial" w:cs="Arial"/>
          <w:b/>
          <w:bCs/>
          <w:sz w:val="28"/>
          <w:szCs w:val="28"/>
          <w:u w:val="single"/>
        </w:rPr>
        <w:t xml:space="preserve"> Form Rudra Ekadasani</w:t>
      </w:r>
      <w:r w:rsidRPr="00F02D66">
        <w:rPr>
          <w:rFonts w:ascii="Arial" w:hAnsi="Arial" w:cs="Arial"/>
          <w:sz w:val="28"/>
          <w:szCs w:val="28"/>
        </w:rPr>
        <w:t xml:space="preserve"> - 11 times the chants as per Form number 2 is </w:t>
      </w:r>
      <w:proofErr w:type="gramStart"/>
      <w:r w:rsidRPr="00F02D66">
        <w:rPr>
          <w:rFonts w:ascii="Arial" w:hAnsi="Arial" w:cs="Arial"/>
          <w:sz w:val="28"/>
          <w:szCs w:val="28"/>
        </w:rPr>
        <w:t>Rudraikaadasini .</w:t>
      </w:r>
      <w:proofErr w:type="gramEnd"/>
      <w:r w:rsidRPr="00F02D66">
        <w:rPr>
          <w:rFonts w:ascii="Arial" w:hAnsi="Arial" w:cs="Arial"/>
          <w:sz w:val="28"/>
          <w:szCs w:val="28"/>
        </w:rPr>
        <w:t xml:space="preserve"> 11 Rutviks required.</w:t>
      </w:r>
    </w:p>
    <w:p w14:paraId="3BD39D5A" w14:textId="77777777" w:rsidR="00FB7872" w:rsidRPr="00F02D66" w:rsidRDefault="00FB7872" w:rsidP="00FB7872">
      <w:pPr>
        <w:spacing w:line="240" w:lineRule="auto"/>
        <w:ind w:left="1080"/>
        <w:jc w:val="both"/>
        <w:rPr>
          <w:rFonts w:ascii="Arial" w:hAnsi="Arial" w:cs="Arial"/>
          <w:sz w:val="28"/>
          <w:szCs w:val="28"/>
        </w:rPr>
      </w:pPr>
      <w:r w:rsidRPr="00F02D66">
        <w:rPr>
          <w:rFonts w:ascii="Arial" w:hAnsi="Arial" w:cs="Arial"/>
          <w:sz w:val="28"/>
          <w:szCs w:val="28"/>
        </w:rPr>
        <w:t>Total count = 11 persons x 11 shree Rudrams =121 Rudrams</w:t>
      </w:r>
    </w:p>
    <w:p w14:paraId="40485DF6" w14:textId="77777777" w:rsidR="00FB7872" w:rsidRPr="00F02D66" w:rsidRDefault="00FB7872" w:rsidP="00FB7872">
      <w:pPr>
        <w:spacing w:line="240" w:lineRule="auto"/>
        <w:ind w:left="1080"/>
        <w:jc w:val="both"/>
        <w:rPr>
          <w:rFonts w:ascii="Arial" w:hAnsi="Arial" w:cs="Arial"/>
          <w:sz w:val="28"/>
          <w:szCs w:val="28"/>
        </w:rPr>
      </w:pPr>
      <w:r w:rsidRPr="00F02D66">
        <w:rPr>
          <w:rFonts w:ascii="Arial" w:hAnsi="Arial" w:cs="Arial"/>
          <w:sz w:val="28"/>
          <w:szCs w:val="28"/>
        </w:rPr>
        <w:t>11 persons x 1 Chamakam</w:t>
      </w:r>
      <w:r w:rsidRPr="00F02D66">
        <w:rPr>
          <w:rFonts w:ascii="Arial" w:hAnsi="Arial" w:cs="Arial"/>
          <w:sz w:val="28"/>
          <w:szCs w:val="28"/>
        </w:rPr>
        <w:tab/>
        <w:t>= 11 Chamakam</w:t>
      </w:r>
    </w:p>
    <w:p w14:paraId="33497F29" w14:textId="77777777" w:rsidR="00FB7872" w:rsidRPr="00F02D66" w:rsidRDefault="00FB7872" w:rsidP="00FB7872">
      <w:pPr>
        <w:pStyle w:val="NoSpacing"/>
        <w:rPr>
          <w:rFonts w:ascii="Arial" w:hAnsi="Arial" w:cs="Arial"/>
          <w:sz w:val="28"/>
          <w:szCs w:val="28"/>
        </w:rPr>
      </w:pPr>
    </w:p>
    <w:p w14:paraId="25A004BD" w14:textId="77777777" w:rsidR="00FB7872" w:rsidRPr="00F02D66" w:rsidRDefault="00FB7872" w:rsidP="00FB7872">
      <w:pPr>
        <w:spacing w:after="0" w:line="240" w:lineRule="auto"/>
        <w:ind w:left="360"/>
        <w:jc w:val="both"/>
        <w:rPr>
          <w:rFonts w:ascii="Arial" w:hAnsi="Arial" w:cs="Arial"/>
          <w:sz w:val="28"/>
          <w:szCs w:val="28"/>
        </w:rPr>
      </w:pPr>
      <w:r w:rsidRPr="00F02D66">
        <w:rPr>
          <w:rFonts w:ascii="Arial" w:hAnsi="Arial" w:cs="Arial"/>
          <w:b/>
          <w:bCs/>
          <w:sz w:val="28"/>
          <w:szCs w:val="28"/>
          <w:u w:val="single"/>
        </w:rPr>
        <w:t>4</w:t>
      </w:r>
      <w:r w:rsidRPr="00F02D66">
        <w:rPr>
          <w:rFonts w:ascii="Arial" w:hAnsi="Arial" w:cs="Arial"/>
          <w:b/>
          <w:bCs/>
          <w:sz w:val="28"/>
          <w:szCs w:val="28"/>
          <w:u w:val="single"/>
          <w:vertAlign w:val="superscript"/>
        </w:rPr>
        <w:t>th</w:t>
      </w:r>
      <w:r w:rsidRPr="00F02D66">
        <w:rPr>
          <w:rFonts w:ascii="Arial" w:hAnsi="Arial" w:cs="Arial"/>
          <w:b/>
          <w:bCs/>
          <w:sz w:val="28"/>
          <w:szCs w:val="28"/>
          <w:u w:val="single"/>
        </w:rPr>
        <w:t xml:space="preserve"> Form Maharudram</w:t>
      </w:r>
      <w:r w:rsidRPr="00F02D66">
        <w:rPr>
          <w:rFonts w:ascii="Arial" w:hAnsi="Arial" w:cs="Arial"/>
          <w:sz w:val="28"/>
          <w:szCs w:val="28"/>
        </w:rPr>
        <w:t>-This is equivalent to 11 “Rudraikaadasini”. 121 persons required</w:t>
      </w:r>
    </w:p>
    <w:p w14:paraId="06E28D06" w14:textId="77777777" w:rsidR="00FB7872" w:rsidRPr="00F02D66" w:rsidRDefault="00FB7872" w:rsidP="00FB7872">
      <w:pPr>
        <w:spacing w:line="240" w:lineRule="auto"/>
        <w:ind w:left="1080"/>
        <w:jc w:val="both"/>
        <w:rPr>
          <w:rFonts w:ascii="Arial" w:hAnsi="Arial" w:cs="Arial"/>
          <w:sz w:val="28"/>
          <w:szCs w:val="28"/>
        </w:rPr>
      </w:pPr>
      <w:r w:rsidRPr="00F02D66">
        <w:rPr>
          <w:rFonts w:ascii="Arial" w:hAnsi="Arial" w:cs="Arial"/>
          <w:sz w:val="28"/>
          <w:szCs w:val="28"/>
        </w:rPr>
        <w:t>Total count = 121 persons x 11 shree Rudrams =1331 Rudrams</w:t>
      </w:r>
    </w:p>
    <w:p w14:paraId="3C48C1CC" w14:textId="77777777" w:rsidR="00FB7872" w:rsidRPr="00F02D66" w:rsidRDefault="00FB7872" w:rsidP="00FB7872">
      <w:pPr>
        <w:spacing w:line="240" w:lineRule="auto"/>
        <w:ind w:left="1080"/>
        <w:jc w:val="both"/>
        <w:rPr>
          <w:rFonts w:ascii="Arial" w:hAnsi="Arial" w:cs="Arial"/>
          <w:sz w:val="28"/>
          <w:szCs w:val="28"/>
        </w:rPr>
      </w:pPr>
      <w:r w:rsidRPr="00F02D66">
        <w:rPr>
          <w:rFonts w:ascii="Arial" w:hAnsi="Arial" w:cs="Arial"/>
          <w:sz w:val="28"/>
          <w:szCs w:val="28"/>
        </w:rPr>
        <w:t>121 persons x 1 Chamakam</w:t>
      </w:r>
      <w:r w:rsidRPr="00F02D66">
        <w:rPr>
          <w:rFonts w:ascii="Arial" w:hAnsi="Arial" w:cs="Arial"/>
          <w:sz w:val="28"/>
          <w:szCs w:val="28"/>
        </w:rPr>
        <w:tab/>
        <w:t>= 121 Chamakam</w:t>
      </w:r>
    </w:p>
    <w:p w14:paraId="4E3F85CD" w14:textId="77777777" w:rsidR="00FB7872" w:rsidRPr="00F02D66" w:rsidRDefault="00FB7872" w:rsidP="00FB7872">
      <w:pPr>
        <w:spacing w:line="240" w:lineRule="auto"/>
        <w:ind w:left="360"/>
        <w:rPr>
          <w:rFonts w:ascii="Arial" w:hAnsi="Arial" w:cs="Arial"/>
          <w:sz w:val="28"/>
          <w:szCs w:val="28"/>
        </w:rPr>
      </w:pPr>
      <w:r w:rsidRPr="00F02D66">
        <w:rPr>
          <w:rFonts w:ascii="Arial" w:hAnsi="Arial" w:cs="Arial"/>
          <w:sz w:val="28"/>
          <w:szCs w:val="28"/>
        </w:rPr>
        <w:t xml:space="preserve">Eleven Ganams are created each with 11 Kalashams each representing the 11 individual Ganas. In each of the Ganas, 11 Rutviks recite 11 Rudram and One Chamakam. The Number of Rutviks is 121. Homam shall be performed by 12 (one additional) Rutvik by repeating Rudra Homam 11 times and Chamaka </w:t>
      </w:r>
      <w:r w:rsidRPr="00F02D66">
        <w:rPr>
          <w:rFonts w:ascii="Arial" w:hAnsi="Arial" w:cs="Arial"/>
          <w:sz w:val="28"/>
          <w:szCs w:val="28"/>
          <w:rtl/>
          <w:cs/>
        </w:rPr>
        <w:t>H</w:t>
      </w:r>
      <w:r w:rsidRPr="00F02D66">
        <w:rPr>
          <w:rFonts w:ascii="Arial" w:hAnsi="Arial" w:cs="Arial"/>
          <w:sz w:val="28"/>
          <w:szCs w:val="28"/>
        </w:rPr>
        <w:t xml:space="preserve">omam once, taking the count of Homam to 132 Rudrams and 12 Chamakams. This is normally performed in a single day over a time span of 7/8 hours. </w:t>
      </w:r>
    </w:p>
    <w:p w14:paraId="75FCE961" w14:textId="77777777" w:rsidR="00FB7872" w:rsidRPr="00F02D66" w:rsidRDefault="00FB7872" w:rsidP="00FB7872">
      <w:pPr>
        <w:spacing w:after="0" w:line="240" w:lineRule="auto"/>
        <w:ind w:left="360"/>
        <w:jc w:val="both"/>
        <w:rPr>
          <w:rFonts w:ascii="Arial" w:hAnsi="Arial" w:cs="Arial"/>
          <w:sz w:val="28"/>
          <w:szCs w:val="28"/>
        </w:rPr>
      </w:pPr>
      <w:r w:rsidRPr="00F02D66">
        <w:rPr>
          <w:rFonts w:ascii="Arial" w:hAnsi="Arial" w:cs="Arial"/>
          <w:b/>
          <w:bCs/>
          <w:sz w:val="28"/>
          <w:szCs w:val="28"/>
          <w:u w:val="single"/>
        </w:rPr>
        <w:t>5</w:t>
      </w:r>
      <w:r w:rsidRPr="00F02D66">
        <w:rPr>
          <w:rFonts w:ascii="Arial" w:hAnsi="Arial" w:cs="Arial"/>
          <w:b/>
          <w:bCs/>
          <w:sz w:val="28"/>
          <w:szCs w:val="28"/>
          <w:u w:val="single"/>
          <w:vertAlign w:val="superscript"/>
        </w:rPr>
        <w:t>th</w:t>
      </w:r>
      <w:r w:rsidRPr="00F02D66">
        <w:rPr>
          <w:rFonts w:ascii="Arial" w:hAnsi="Arial" w:cs="Arial"/>
          <w:b/>
          <w:bCs/>
          <w:sz w:val="28"/>
          <w:szCs w:val="28"/>
          <w:u w:val="single"/>
        </w:rPr>
        <w:t xml:space="preserve"> Form Athirudram</w:t>
      </w:r>
      <w:r w:rsidRPr="00F02D66">
        <w:rPr>
          <w:rFonts w:ascii="Arial" w:hAnsi="Arial" w:cs="Arial"/>
          <w:sz w:val="28"/>
          <w:szCs w:val="28"/>
        </w:rPr>
        <w:t>: This is equivalent to 11 Maharudrams. 121 Rutviks chant 121 times Rudram and 11 times Chamakam over 11 days or 5/6 days (as per the event is planned).</w:t>
      </w:r>
    </w:p>
    <w:p w14:paraId="02921B43" w14:textId="77777777" w:rsidR="00FB7872" w:rsidRPr="00F02D66" w:rsidRDefault="00FB7872" w:rsidP="00FB7872">
      <w:pPr>
        <w:spacing w:after="0" w:line="240" w:lineRule="auto"/>
        <w:ind w:left="360"/>
        <w:jc w:val="both"/>
        <w:rPr>
          <w:rFonts w:ascii="Arial" w:hAnsi="Arial" w:cs="Arial"/>
          <w:sz w:val="28"/>
          <w:szCs w:val="28"/>
        </w:rPr>
      </w:pPr>
      <w:r w:rsidRPr="00F02D66">
        <w:rPr>
          <w:rFonts w:ascii="Arial" w:hAnsi="Arial" w:cs="Arial"/>
          <w:sz w:val="28"/>
          <w:szCs w:val="28"/>
        </w:rPr>
        <w:t>Total count = 121 persons x 121 shree Rudrams x 11 =14641 Shree Rudrams.</w:t>
      </w:r>
    </w:p>
    <w:p w14:paraId="3A2C97E8" w14:textId="77777777" w:rsidR="00FB7872" w:rsidRPr="00F02D66" w:rsidRDefault="00FB7872" w:rsidP="00FB7872">
      <w:pPr>
        <w:spacing w:after="0" w:line="240" w:lineRule="auto"/>
        <w:ind w:left="360"/>
        <w:jc w:val="both"/>
        <w:rPr>
          <w:rFonts w:ascii="Arial" w:hAnsi="Arial" w:cs="Arial"/>
          <w:sz w:val="28"/>
          <w:szCs w:val="28"/>
        </w:rPr>
      </w:pPr>
      <w:r w:rsidRPr="00F02D66">
        <w:rPr>
          <w:rFonts w:ascii="Arial" w:hAnsi="Arial" w:cs="Arial"/>
          <w:sz w:val="28"/>
          <w:szCs w:val="28"/>
        </w:rPr>
        <w:t>121 persons x 11Chamakam=1331 Chamakams.</w:t>
      </w:r>
    </w:p>
    <w:p w14:paraId="5BCC6C75" w14:textId="77777777" w:rsidR="00FB7872" w:rsidRPr="00F02D66" w:rsidRDefault="00FB7872" w:rsidP="00FB7872">
      <w:pPr>
        <w:pStyle w:val="NoSpacing"/>
        <w:rPr>
          <w:rFonts w:ascii="Arial" w:hAnsi="Arial" w:cs="Arial"/>
          <w:sz w:val="28"/>
          <w:szCs w:val="28"/>
        </w:rPr>
      </w:pPr>
    </w:p>
    <w:p w14:paraId="4C69B8CB" w14:textId="77777777" w:rsidR="00FB7872" w:rsidRPr="00F02D66" w:rsidRDefault="00FB7872" w:rsidP="00FB7872">
      <w:pPr>
        <w:spacing w:after="0" w:line="240" w:lineRule="auto"/>
        <w:ind w:left="360"/>
        <w:jc w:val="both"/>
        <w:rPr>
          <w:rFonts w:ascii="Arial" w:hAnsi="Arial" w:cs="Arial"/>
          <w:sz w:val="28"/>
          <w:szCs w:val="28"/>
        </w:rPr>
      </w:pPr>
      <w:r w:rsidRPr="00F02D66">
        <w:rPr>
          <w:rFonts w:ascii="Arial" w:hAnsi="Arial" w:cs="Arial"/>
          <w:sz w:val="28"/>
          <w:szCs w:val="28"/>
        </w:rPr>
        <w:t xml:space="preserve">The Homam shall be performed by 12 Rutviks </w:t>
      </w:r>
    </w:p>
    <w:p w14:paraId="0EE319FE" w14:textId="77777777" w:rsidR="00FB7872" w:rsidRPr="00F02D66" w:rsidRDefault="00FB7872" w:rsidP="00FB7872">
      <w:pPr>
        <w:spacing w:after="0" w:line="240" w:lineRule="auto"/>
        <w:ind w:left="360"/>
        <w:jc w:val="both"/>
        <w:rPr>
          <w:rFonts w:ascii="Arial" w:hAnsi="Arial" w:cs="Arial"/>
          <w:sz w:val="28"/>
          <w:szCs w:val="28"/>
        </w:rPr>
      </w:pPr>
    </w:p>
    <w:p w14:paraId="3968DB5F" w14:textId="77777777" w:rsidR="00FB7872" w:rsidRPr="00F02D66" w:rsidRDefault="00FB7872" w:rsidP="00FB7872">
      <w:pPr>
        <w:pStyle w:val="Heading2"/>
        <w:rPr>
          <w:rFonts w:ascii="Arial" w:hAnsi="Arial" w:cs="Arial"/>
          <w:shd w:val="clear" w:color="auto" w:fill="FFFFFF"/>
        </w:rPr>
      </w:pPr>
      <w:bookmarkStart w:id="39" w:name="_Toc424686218"/>
      <w:bookmarkStart w:id="40" w:name="_Toc430896262"/>
      <w:bookmarkStart w:id="41" w:name="_Toc74582747"/>
      <w:bookmarkStart w:id="42" w:name="_Toc74646971"/>
      <w:r w:rsidRPr="00F02D66">
        <w:rPr>
          <w:rFonts w:ascii="Arial" w:hAnsi="Arial" w:cs="Arial"/>
          <w:shd w:val="clear" w:color="auto" w:fill="FFFFFF"/>
        </w:rPr>
        <w:t>Sadyo Jaatham</w:t>
      </w:r>
      <w:bookmarkEnd w:id="39"/>
      <w:bookmarkEnd w:id="40"/>
      <w:bookmarkEnd w:id="41"/>
      <w:bookmarkEnd w:id="42"/>
    </w:p>
    <w:p w14:paraId="06B4AAE6" w14:textId="77777777" w:rsidR="00FB7872" w:rsidRPr="00F02D66" w:rsidRDefault="00FB7872" w:rsidP="00FB7872">
      <w:pPr>
        <w:spacing w:line="240" w:lineRule="auto"/>
        <w:ind w:left="360"/>
        <w:jc w:val="both"/>
        <w:rPr>
          <w:rFonts w:ascii="Arial" w:hAnsi="Arial" w:cs="Arial"/>
          <w:sz w:val="28"/>
          <w:szCs w:val="28"/>
        </w:rPr>
      </w:pPr>
      <w:r w:rsidRPr="00F02D66">
        <w:rPr>
          <w:rFonts w:ascii="Arial" w:hAnsi="Arial" w:cs="Arial"/>
          <w:sz w:val="28"/>
          <w:szCs w:val="28"/>
        </w:rPr>
        <w:t xml:space="preserve">There are two practices, either to install additional Pancha </w:t>
      </w:r>
      <w:proofErr w:type="gramStart"/>
      <w:r w:rsidRPr="00F02D66">
        <w:rPr>
          <w:rFonts w:ascii="Arial" w:hAnsi="Arial" w:cs="Arial"/>
          <w:sz w:val="28"/>
          <w:szCs w:val="28"/>
        </w:rPr>
        <w:t>Kalashams(</w:t>
      </w:r>
      <w:proofErr w:type="gramEnd"/>
      <w:r w:rsidRPr="00F02D66">
        <w:rPr>
          <w:rFonts w:ascii="Arial" w:hAnsi="Arial" w:cs="Arial"/>
          <w:sz w:val="28"/>
          <w:szCs w:val="28"/>
        </w:rPr>
        <w:t>5) or a single(Eka) Sadyo Jaatha Kalasham.</w:t>
      </w:r>
    </w:p>
    <w:p w14:paraId="5C0CF5CC" w14:textId="77777777" w:rsidR="00FB7872" w:rsidRPr="00F02D66" w:rsidRDefault="00FB7872" w:rsidP="00FB7872">
      <w:pPr>
        <w:spacing w:line="240" w:lineRule="auto"/>
        <w:ind w:left="360"/>
        <w:jc w:val="both"/>
        <w:rPr>
          <w:rFonts w:ascii="Arial" w:hAnsi="Arial" w:cs="Arial"/>
          <w:sz w:val="28"/>
          <w:szCs w:val="28"/>
        </w:rPr>
      </w:pPr>
      <w:r w:rsidRPr="00F02D66">
        <w:rPr>
          <w:rFonts w:ascii="Arial" w:hAnsi="Arial" w:cs="Arial"/>
          <w:sz w:val="28"/>
          <w:szCs w:val="28"/>
        </w:rPr>
        <w:lastRenderedPageBreak/>
        <w:t>In case of (Eka) Sadyo Jaatha Kalasham, it is normally kept near the Abhisheka-Sthanam. The aavaahanam is done separately for this Kalasham during Kumbha/Kalasha aavaahanam. Abhishekam to the deity shall be performed first with this Kalasha jalam after Ekadasa japam/all dravya abhishekam. Therefore, the udvaapanam shall be performed separately to this Kalasham after Ekadasa Japam. “Namo Brahmane….” shall be chanted three times during the Udvaapanam.</w:t>
      </w:r>
    </w:p>
    <w:p w14:paraId="783E6E72" w14:textId="77777777" w:rsidR="00FB7872" w:rsidRPr="00F02D66" w:rsidRDefault="00FB7872" w:rsidP="00FB7872">
      <w:pPr>
        <w:spacing w:line="240" w:lineRule="auto"/>
        <w:ind w:left="360"/>
        <w:jc w:val="both"/>
        <w:rPr>
          <w:rFonts w:ascii="Arial" w:hAnsi="Arial" w:cs="Arial"/>
          <w:sz w:val="28"/>
          <w:szCs w:val="28"/>
        </w:rPr>
      </w:pPr>
      <w:r w:rsidRPr="00F02D66">
        <w:rPr>
          <w:rFonts w:ascii="Arial" w:hAnsi="Arial" w:cs="Arial"/>
          <w:sz w:val="28"/>
          <w:szCs w:val="28"/>
        </w:rPr>
        <w:t xml:space="preserve">When Pancha Kalashams (Paschimam-Sadyo Jaatham, Uttharam, Dakshinam, Poorvam and Madhyamam) are installed, then Sadyo Jaatham will be Paschimam Kalasham. The first abhisekham shall be performed from these Pancha Kalashams after Ekadasa japam/all dravya abhishekam. </w:t>
      </w:r>
    </w:p>
    <w:p w14:paraId="0E1FF55E" w14:textId="77777777" w:rsidR="00FB7872" w:rsidRPr="00F02D66" w:rsidRDefault="00FB7872" w:rsidP="00FB7872">
      <w:pPr>
        <w:pStyle w:val="NoSpacing"/>
        <w:rPr>
          <w:rFonts w:ascii="Arial" w:hAnsi="Arial" w:cs="Arial"/>
          <w:sz w:val="28"/>
          <w:szCs w:val="28"/>
        </w:rPr>
      </w:pPr>
    </w:p>
    <w:p w14:paraId="7B14C4A0" w14:textId="77777777" w:rsidR="00FB7872" w:rsidRPr="00F02D66" w:rsidRDefault="00FB7872" w:rsidP="00FB7872">
      <w:pPr>
        <w:pStyle w:val="NoSpacing"/>
        <w:ind w:left="360"/>
        <w:jc w:val="both"/>
        <w:rPr>
          <w:rFonts w:ascii="Arial" w:hAnsi="Arial" w:cs="Arial"/>
          <w:sz w:val="28"/>
          <w:szCs w:val="28"/>
        </w:rPr>
      </w:pPr>
      <w:r w:rsidRPr="00F02D66">
        <w:rPr>
          <w:rFonts w:ascii="Arial" w:hAnsi="Arial" w:cs="Arial"/>
          <w:sz w:val="28"/>
          <w:szCs w:val="28"/>
        </w:rPr>
        <w:t>In case of Rudra Ekadasani, the main Kumbham/Kalasha Jala Abhishekam to the Deities are performed after the Rudra Kramaarchana, Homa and the final udvaapanam of the Kalashams. In case of Rudraekadasani, conducted as a part of Shastyapthapoorthi or Sadaabhisekham, main Kumbha/Kalasha jala abhishekam is perfomed to the Yajamaana Dampathi.</w:t>
      </w:r>
    </w:p>
    <w:p w14:paraId="66C83824" w14:textId="77777777" w:rsidR="00FB7872" w:rsidRPr="00F02D66" w:rsidRDefault="00FB7872" w:rsidP="00FB7872">
      <w:pPr>
        <w:pStyle w:val="NoSpacing"/>
        <w:ind w:left="360"/>
        <w:jc w:val="both"/>
        <w:rPr>
          <w:rFonts w:ascii="Arial" w:hAnsi="Arial" w:cs="Arial"/>
          <w:sz w:val="28"/>
          <w:szCs w:val="28"/>
        </w:rPr>
      </w:pPr>
    </w:p>
    <w:p w14:paraId="2A1EAD66" w14:textId="77777777" w:rsidR="00FB7872" w:rsidRPr="00F02D66" w:rsidRDefault="00FB7872" w:rsidP="00FB7872">
      <w:pPr>
        <w:pStyle w:val="NoSpacing"/>
        <w:ind w:left="360"/>
        <w:jc w:val="both"/>
        <w:rPr>
          <w:rFonts w:ascii="Arial" w:hAnsi="Arial" w:cs="Arial"/>
          <w:sz w:val="28"/>
          <w:szCs w:val="28"/>
        </w:rPr>
      </w:pPr>
    </w:p>
    <w:p w14:paraId="75EEE03E" w14:textId="77777777" w:rsidR="00FB7872" w:rsidRPr="00C67E24" w:rsidRDefault="00FB7872" w:rsidP="00FB7872">
      <w:pPr>
        <w:pStyle w:val="Heading2"/>
        <w:rPr>
          <w:rFonts w:ascii="Arial" w:hAnsi="Arial" w:cs="Arial"/>
          <w:shd w:val="clear" w:color="auto" w:fill="FFFFFF"/>
        </w:rPr>
      </w:pPr>
      <w:bookmarkStart w:id="43" w:name="_Toc424686230"/>
      <w:bookmarkStart w:id="44" w:name="_Toc430896263"/>
      <w:r w:rsidRPr="00C67E24">
        <w:rPr>
          <w:rFonts w:ascii="Arial" w:hAnsi="Arial" w:cs="Arial"/>
          <w:shd w:val="clear" w:color="auto" w:fill="FFFFFF"/>
        </w:rPr>
        <w:t xml:space="preserve"> </w:t>
      </w:r>
      <w:bookmarkStart w:id="45" w:name="_Toc74582748"/>
      <w:bookmarkStart w:id="46" w:name="_Toc74646972"/>
      <w:r w:rsidRPr="00C67E24">
        <w:rPr>
          <w:rFonts w:ascii="Arial" w:hAnsi="Arial" w:cs="Arial"/>
          <w:shd w:val="clear" w:color="auto" w:fill="FFFFFF"/>
        </w:rPr>
        <w:t>Star (Nakshatra) and Rasi Table:</w:t>
      </w:r>
      <w:bookmarkEnd w:id="43"/>
      <w:bookmarkEnd w:id="44"/>
      <w:bookmarkEnd w:id="45"/>
      <w:bookmarkEnd w:id="46"/>
    </w:p>
    <w:tbl>
      <w:tblPr>
        <w:tblW w:w="98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8"/>
        <w:gridCol w:w="4070"/>
        <w:gridCol w:w="1167"/>
        <w:gridCol w:w="1976"/>
        <w:gridCol w:w="1620"/>
      </w:tblGrid>
      <w:tr w:rsidR="00FB7872" w:rsidRPr="00F02D66" w14:paraId="6ADAEE5C" w14:textId="77777777" w:rsidTr="008356D8">
        <w:tc>
          <w:tcPr>
            <w:tcW w:w="998" w:type="dxa"/>
          </w:tcPr>
          <w:p w14:paraId="681DA195" w14:textId="77777777" w:rsidR="00FB7872" w:rsidRPr="00F02D66" w:rsidRDefault="00FB7872" w:rsidP="008356D8">
            <w:pPr>
              <w:jc w:val="center"/>
              <w:rPr>
                <w:rFonts w:ascii="Arial" w:hAnsi="Arial" w:cs="Arial"/>
                <w:b/>
                <w:bCs/>
                <w:sz w:val="28"/>
                <w:szCs w:val="28"/>
              </w:rPr>
            </w:pPr>
            <w:r w:rsidRPr="00F02D66">
              <w:rPr>
                <w:rFonts w:ascii="Arial" w:hAnsi="Arial" w:cs="Arial"/>
                <w:b/>
                <w:bCs/>
                <w:sz w:val="28"/>
                <w:szCs w:val="28"/>
              </w:rPr>
              <w:t>Serial</w:t>
            </w:r>
          </w:p>
          <w:p w14:paraId="53CCC318" w14:textId="77777777" w:rsidR="00FB7872" w:rsidRPr="00F02D66" w:rsidRDefault="00FB7872" w:rsidP="008356D8">
            <w:pPr>
              <w:jc w:val="center"/>
              <w:rPr>
                <w:rFonts w:ascii="Arial" w:hAnsi="Arial" w:cs="Arial"/>
                <w:b/>
                <w:bCs/>
                <w:sz w:val="28"/>
                <w:szCs w:val="28"/>
              </w:rPr>
            </w:pPr>
            <w:r w:rsidRPr="00F02D66">
              <w:rPr>
                <w:rFonts w:ascii="Arial" w:hAnsi="Arial" w:cs="Arial"/>
                <w:b/>
                <w:bCs/>
                <w:sz w:val="28"/>
                <w:szCs w:val="28"/>
              </w:rPr>
              <w:t>No</w:t>
            </w:r>
          </w:p>
        </w:tc>
        <w:tc>
          <w:tcPr>
            <w:tcW w:w="4070" w:type="dxa"/>
          </w:tcPr>
          <w:p w14:paraId="7165541F" w14:textId="77777777" w:rsidR="00FB7872" w:rsidRPr="00F02D66" w:rsidRDefault="00FB7872" w:rsidP="008356D8">
            <w:pPr>
              <w:jc w:val="center"/>
              <w:rPr>
                <w:rFonts w:ascii="Arial" w:hAnsi="Arial" w:cs="Arial"/>
                <w:b/>
                <w:bCs/>
                <w:sz w:val="28"/>
                <w:szCs w:val="28"/>
              </w:rPr>
            </w:pPr>
            <w:r w:rsidRPr="00F02D66">
              <w:rPr>
                <w:rFonts w:ascii="Arial" w:hAnsi="Arial" w:cs="Arial"/>
                <w:b/>
                <w:bCs/>
                <w:sz w:val="28"/>
                <w:szCs w:val="28"/>
              </w:rPr>
              <w:t>Star Name in Tamil / Malayalam</w:t>
            </w:r>
          </w:p>
        </w:tc>
        <w:tc>
          <w:tcPr>
            <w:tcW w:w="1167" w:type="dxa"/>
          </w:tcPr>
          <w:p w14:paraId="57591263" w14:textId="77777777" w:rsidR="00FB7872" w:rsidRPr="00F02D66" w:rsidRDefault="00FB7872" w:rsidP="008356D8">
            <w:pPr>
              <w:jc w:val="center"/>
              <w:rPr>
                <w:rFonts w:ascii="Arial" w:hAnsi="Arial" w:cs="Arial"/>
                <w:b/>
                <w:bCs/>
                <w:sz w:val="28"/>
                <w:szCs w:val="28"/>
              </w:rPr>
            </w:pPr>
            <w:r w:rsidRPr="00F02D66">
              <w:rPr>
                <w:rFonts w:ascii="Arial" w:hAnsi="Arial" w:cs="Arial"/>
                <w:b/>
                <w:bCs/>
                <w:sz w:val="28"/>
                <w:szCs w:val="28"/>
              </w:rPr>
              <w:t>Star Padam</w:t>
            </w:r>
          </w:p>
        </w:tc>
        <w:tc>
          <w:tcPr>
            <w:tcW w:w="1976" w:type="dxa"/>
          </w:tcPr>
          <w:p w14:paraId="0F2333D0" w14:textId="77777777" w:rsidR="00FB7872" w:rsidRPr="00F02D66" w:rsidRDefault="00FB7872" w:rsidP="008356D8">
            <w:pPr>
              <w:jc w:val="center"/>
              <w:rPr>
                <w:rFonts w:ascii="Arial" w:hAnsi="Arial" w:cs="Arial"/>
                <w:b/>
                <w:bCs/>
                <w:sz w:val="28"/>
                <w:szCs w:val="28"/>
              </w:rPr>
            </w:pPr>
            <w:r w:rsidRPr="00F02D66">
              <w:rPr>
                <w:rFonts w:ascii="Arial" w:hAnsi="Arial" w:cs="Arial"/>
                <w:b/>
                <w:bCs/>
                <w:sz w:val="28"/>
                <w:szCs w:val="28"/>
              </w:rPr>
              <w:t>Star Name in Sanskrit</w:t>
            </w:r>
          </w:p>
        </w:tc>
        <w:tc>
          <w:tcPr>
            <w:tcW w:w="1620" w:type="dxa"/>
          </w:tcPr>
          <w:p w14:paraId="54876FDA" w14:textId="77777777" w:rsidR="00FB7872" w:rsidRPr="00F02D66" w:rsidRDefault="00FB7872" w:rsidP="008356D8">
            <w:pPr>
              <w:jc w:val="center"/>
              <w:rPr>
                <w:rFonts w:ascii="Arial" w:hAnsi="Arial" w:cs="Arial"/>
                <w:b/>
                <w:bCs/>
                <w:sz w:val="28"/>
                <w:szCs w:val="28"/>
              </w:rPr>
            </w:pPr>
            <w:r w:rsidRPr="00F02D66">
              <w:rPr>
                <w:rFonts w:ascii="Arial" w:hAnsi="Arial" w:cs="Arial"/>
                <w:b/>
                <w:bCs/>
                <w:sz w:val="28"/>
                <w:szCs w:val="28"/>
              </w:rPr>
              <w:t>Rasi</w:t>
            </w:r>
          </w:p>
        </w:tc>
      </w:tr>
      <w:tr w:rsidR="00FB7872" w:rsidRPr="00F02D66" w14:paraId="1CDA6F6F" w14:textId="77777777" w:rsidTr="008356D8">
        <w:tc>
          <w:tcPr>
            <w:tcW w:w="998" w:type="dxa"/>
          </w:tcPr>
          <w:p w14:paraId="6BF73C66" w14:textId="77777777" w:rsidR="00FB7872" w:rsidRPr="00F02D66" w:rsidRDefault="00FB7872" w:rsidP="008356D8">
            <w:pPr>
              <w:rPr>
                <w:rFonts w:ascii="Arial" w:hAnsi="Arial" w:cs="Arial"/>
                <w:sz w:val="28"/>
                <w:szCs w:val="28"/>
              </w:rPr>
            </w:pPr>
            <w:r w:rsidRPr="00F02D66">
              <w:rPr>
                <w:rFonts w:ascii="Arial" w:hAnsi="Arial" w:cs="Arial"/>
                <w:sz w:val="28"/>
                <w:szCs w:val="28"/>
              </w:rPr>
              <w:t>1</w:t>
            </w:r>
          </w:p>
        </w:tc>
        <w:tc>
          <w:tcPr>
            <w:tcW w:w="4070" w:type="dxa"/>
          </w:tcPr>
          <w:p w14:paraId="06D5145D" w14:textId="77777777" w:rsidR="00FB7872" w:rsidRPr="00F02D66" w:rsidRDefault="00FB7872" w:rsidP="008356D8">
            <w:pPr>
              <w:rPr>
                <w:rFonts w:ascii="Arial" w:hAnsi="Arial" w:cs="Arial"/>
                <w:sz w:val="28"/>
                <w:szCs w:val="28"/>
              </w:rPr>
            </w:pPr>
            <w:r w:rsidRPr="00F02D66">
              <w:rPr>
                <w:rFonts w:ascii="Arial" w:hAnsi="Arial" w:cs="Arial"/>
                <w:sz w:val="28"/>
                <w:szCs w:val="28"/>
              </w:rPr>
              <w:t xml:space="preserve">Ashvathi </w:t>
            </w:r>
          </w:p>
        </w:tc>
        <w:tc>
          <w:tcPr>
            <w:tcW w:w="1167" w:type="dxa"/>
          </w:tcPr>
          <w:p w14:paraId="377AD847" w14:textId="77777777" w:rsidR="00FB7872" w:rsidRPr="00F02D66" w:rsidRDefault="00FB7872" w:rsidP="008356D8">
            <w:pPr>
              <w:rPr>
                <w:rFonts w:ascii="Arial" w:hAnsi="Arial" w:cs="Arial"/>
                <w:sz w:val="28"/>
                <w:szCs w:val="28"/>
              </w:rPr>
            </w:pPr>
            <w:r w:rsidRPr="00F02D66">
              <w:rPr>
                <w:rFonts w:ascii="Arial" w:hAnsi="Arial" w:cs="Arial"/>
                <w:sz w:val="28"/>
                <w:szCs w:val="28"/>
              </w:rPr>
              <w:t xml:space="preserve">1,2,3,4 </w:t>
            </w:r>
          </w:p>
        </w:tc>
        <w:tc>
          <w:tcPr>
            <w:tcW w:w="1976" w:type="dxa"/>
          </w:tcPr>
          <w:p w14:paraId="7EC7E0E0" w14:textId="77777777" w:rsidR="00FB7872" w:rsidRPr="00F02D66" w:rsidRDefault="00FB7872" w:rsidP="008356D8">
            <w:pPr>
              <w:rPr>
                <w:rFonts w:ascii="Arial" w:hAnsi="Arial" w:cs="Arial"/>
                <w:sz w:val="28"/>
                <w:szCs w:val="28"/>
              </w:rPr>
            </w:pPr>
            <w:r w:rsidRPr="00F02D66">
              <w:rPr>
                <w:rFonts w:ascii="Arial" w:hAnsi="Arial" w:cs="Arial"/>
                <w:sz w:val="28"/>
                <w:szCs w:val="28"/>
              </w:rPr>
              <w:t xml:space="preserve">Ashwini </w:t>
            </w:r>
          </w:p>
        </w:tc>
        <w:tc>
          <w:tcPr>
            <w:tcW w:w="1620" w:type="dxa"/>
          </w:tcPr>
          <w:p w14:paraId="550ADD59" w14:textId="77777777" w:rsidR="00FB7872" w:rsidRPr="00F02D66" w:rsidRDefault="00FB7872" w:rsidP="008356D8">
            <w:pPr>
              <w:rPr>
                <w:rFonts w:ascii="Arial" w:hAnsi="Arial" w:cs="Arial"/>
                <w:sz w:val="28"/>
                <w:szCs w:val="28"/>
              </w:rPr>
            </w:pPr>
            <w:r w:rsidRPr="00F02D66">
              <w:rPr>
                <w:rFonts w:ascii="Arial" w:hAnsi="Arial" w:cs="Arial"/>
                <w:sz w:val="28"/>
                <w:szCs w:val="28"/>
              </w:rPr>
              <w:t>Mesha</w:t>
            </w:r>
          </w:p>
        </w:tc>
      </w:tr>
      <w:tr w:rsidR="00FB7872" w:rsidRPr="00F02D66" w14:paraId="339624B6" w14:textId="77777777" w:rsidTr="008356D8">
        <w:tc>
          <w:tcPr>
            <w:tcW w:w="998" w:type="dxa"/>
          </w:tcPr>
          <w:p w14:paraId="02F1AF79" w14:textId="77777777" w:rsidR="00FB7872" w:rsidRPr="00F02D66" w:rsidRDefault="00FB7872" w:rsidP="008356D8">
            <w:pPr>
              <w:rPr>
                <w:rFonts w:ascii="Arial" w:hAnsi="Arial" w:cs="Arial"/>
                <w:sz w:val="28"/>
                <w:szCs w:val="28"/>
              </w:rPr>
            </w:pPr>
            <w:r w:rsidRPr="00F02D66">
              <w:rPr>
                <w:rFonts w:ascii="Arial" w:hAnsi="Arial" w:cs="Arial"/>
                <w:sz w:val="28"/>
                <w:szCs w:val="28"/>
              </w:rPr>
              <w:t>2</w:t>
            </w:r>
          </w:p>
        </w:tc>
        <w:tc>
          <w:tcPr>
            <w:tcW w:w="4070" w:type="dxa"/>
          </w:tcPr>
          <w:p w14:paraId="0CE566A3" w14:textId="77777777" w:rsidR="00FB7872" w:rsidRPr="00F02D66" w:rsidRDefault="00FB7872" w:rsidP="008356D8">
            <w:pPr>
              <w:rPr>
                <w:rFonts w:ascii="Arial" w:hAnsi="Arial" w:cs="Arial"/>
                <w:sz w:val="28"/>
                <w:szCs w:val="28"/>
              </w:rPr>
            </w:pPr>
            <w:r w:rsidRPr="00F02D66">
              <w:rPr>
                <w:rFonts w:ascii="Arial" w:hAnsi="Arial" w:cs="Arial"/>
                <w:sz w:val="28"/>
                <w:szCs w:val="28"/>
              </w:rPr>
              <w:t xml:space="preserve">Bharani </w:t>
            </w:r>
          </w:p>
        </w:tc>
        <w:tc>
          <w:tcPr>
            <w:tcW w:w="1167" w:type="dxa"/>
          </w:tcPr>
          <w:p w14:paraId="579F3F1A" w14:textId="77777777" w:rsidR="00FB7872" w:rsidRPr="00F02D66" w:rsidRDefault="00FB7872" w:rsidP="008356D8">
            <w:pPr>
              <w:rPr>
                <w:rFonts w:ascii="Arial" w:hAnsi="Arial" w:cs="Arial"/>
                <w:sz w:val="28"/>
                <w:szCs w:val="28"/>
              </w:rPr>
            </w:pPr>
            <w:r w:rsidRPr="00F02D66">
              <w:rPr>
                <w:rFonts w:ascii="Arial" w:hAnsi="Arial" w:cs="Arial"/>
                <w:sz w:val="28"/>
                <w:szCs w:val="28"/>
              </w:rPr>
              <w:t>1,2,3,4</w:t>
            </w:r>
          </w:p>
        </w:tc>
        <w:tc>
          <w:tcPr>
            <w:tcW w:w="1976" w:type="dxa"/>
          </w:tcPr>
          <w:p w14:paraId="1344A8A6" w14:textId="77777777" w:rsidR="00FB7872" w:rsidRPr="00F02D66" w:rsidRDefault="00FB7872" w:rsidP="008356D8">
            <w:pPr>
              <w:rPr>
                <w:rFonts w:ascii="Arial" w:hAnsi="Arial" w:cs="Arial"/>
                <w:sz w:val="28"/>
                <w:szCs w:val="28"/>
              </w:rPr>
            </w:pPr>
            <w:r w:rsidRPr="00F02D66">
              <w:rPr>
                <w:rFonts w:ascii="Arial" w:hAnsi="Arial" w:cs="Arial"/>
                <w:sz w:val="28"/>
                <w:szCs w:val="28"/>
              </w:rPr>
              <w:t xml:space="preserve">Apa-Bharani </w:t>
            </w:r>
          </w:p>
        </w:tc>
        <w:tc>
          <w:tcPr>
            <w:tcW w:w="1620" w:type="dxa"/>
          </w:tcPr>
          <w:p w14:paraId="4C069530" w14:textId="77777777" w:rsidR="00FB7872" w:rsidRPr="00F02D66" w:rsidRDefault="00FB7872" w:rsidP="008356D8">
            <w:pPr>
              <w:rPr>
                <w:rFonts w:ascii="Arial" w:hAnsi="Arial" w:cs="Arial"/>
                <w:sz w:val="28"/>
                <w:szCs w:val="28"/>
              </w:rPr>
            </w:pPr>
            <w:r w:rsidRPr="00F02D66">
              <w:rPr>
                <w:rFonts w:ascii="Arial" w:hAnsi="Arial" w:cs="Arial"/>
                <w:sz w:val="28"/>
                <w:szCs w:val="28"/>
              </w:rPr>
              <w:t>Mesha</w:t>
            </w:r>
          </w:p>
        </w:tc>
      </w:tr>
      <w:tr w:rsidR="00FB7872" w:rsidRPr="00F02D66" w14:paraId="3F2A3B94" w14:textId="77777777" w:rsidTr="008356D8">
        <w:tc>
          <w:tcPr>
            <w:tcW w:w="998" w:type="dxa"/>
          </w:tcPr>
          <w:p w14:paraId="220B1E87" w14:textId="77777777" w:rsidR="00FB7872" w:rsidRPr="00F02D66" w:rsidRDefault="00FB7872" w:rsidP="008356D8">
            <w:pPr>
              <w:rPr>
                <w:rFonts w:ascii="Arial" w:hAnsi="Arial" w:cs="Arial"/>
                <w:sz w:val="28"/>
                <w:szCs w:val="28"/>
              </w:rPr>
            </w:pPr>
            <w:r w:rsidRPr="00F02D66">
              <w:rPr>
                <w:rFonts w:ascii="Arial" w:hAnsi="Arial" w:cs="Arial"/>
                <w:sz w:val="28"/>
                <w:szCs w:val="28"/>
              </w:rPr>
              <w:t>3</w:t>
            </w:r>
          </w:p>
        </w:tc>
        <w:tc>
          <w:tcPr>
            <w:tcW w:w="4070" w:type="dxa"/>
          </w:tcPr>
          <w:p w14:paraId="1F9EF4AA" w14:textId="77777777" w:rsidR="00FB7872" w:rsidRPr="00F02D66" w:rsidRDefault="00FB7872" w:rsidP="008356D8">
            <w:pPr>
              <w:rPr>
                <w:rFonts w:ascii="Arial" w:hAnsi="Arial" w:cs="Arial"/>
                <w:sz w:val="28"/>
                <w:szCs w:val="28"/>
              </w:rPr>
            </w:pPr>
            <w:r w:rsidRPr="00F02D66">
              <w:rPr>
                <w:rFonts w:ascii="Arial" w:hAnsi="Arial" w:cs="Arial"/>
                <w:sz w:val="28"/>
                <w:szCs w:val="28"/>
              </w:rPr>
              <w:t xml:space="preserve">Karthikai/Karthika </w:t>
            </w:r>
          </w:p>
        </w:tc>
        <w:tc>
          <w:tcPr>
            <w:tcW w:w="1167" w:type="dxa"/>
          </w:tcPr>
          <w:p w14:paraId="301CEC82" w14:textId="77777777" w:rsidR="00FB7872" w:rsidRPr="00F02D66" w:rsidRDefault="00FB7872" w:rsidP="008356D8">
            <w:pPr>
              <w:rPr>
                <w:rFonts w:ascii="Arial" w:hAnsi="Arial" w:cs="Arial"/>
                <w:sz w:val="28"/>
                <w:szCs w:val="28"/>
              </w:rPr>
            </w:pPr>
            <w:r w:rsidRPr="00F02D66">
              <w:rPr>
                <w:rFonts w:ascii="Arial" w:hAnsi="Arial" w:cs="Arial"/>
                <w:sz w:val="28"/>
                <w:szCs w:val="28"/>
              </w:rPr>
              <w:t>1</w:t>
            </w:r>
          </w:p>
        </w:tc>
        <w:tc>
          <w:tcPr>
            <w:tcW w:w="1976" w:type="dxa"/>
          </w:tcPr>
          <w:p w14:paraId="60AA0D64" w14:textId="77777777" w:rsidR="00FB7872" w:rsidRPr="00F02D66" w:rsidRDefault="00FB7872" w:rsidP="008356D8">
            <w:pPr>
              <w:rPr>
                <w:rFonts w:ascii="Arial" w:hAnsi="Arial" w:cs="Arial"/>
                <w:sz w:val="28"/>
                <w:szCs w:val="28"/>
              </w:rPr>
            </w:pPr>
            <w:r w:rsidRPr="00F02D66">
              <w:rPr>
                <w:rFonts w:ascii="Arial" w:hAnsi="Arial" w:cs="Arial"/>
                <w:sz w:val="28"/>
                <w:szCs w:val="28"/>
              </w:rPr>
              <w:t xml:space="preserve">Krittikaa </w:t>
            </w:r>
          </w:p>
        </w:tc>
        <w:tc>
          <w:tcPr>
            <w:tcW w:w="1620" w:type="dxa"/>
          </w:tcPr>
          <w:p w14:paraId="76D0B12E" w14:textId="77777777" w:rsidR="00FB7872" w:rsidRPr="00F02D66" w:rsidRDefault="00FB7872" w:rsidP="008356D8">
            <w:pPr>
              <w:rPr>
                <w:rFonts w:ascii="Arial" w:hAnsi="Arial" w:cs="Arial"/>
                <w:sz w:val="28"/>
                <w:szCs w:val="28"/>
              </w:rPr>
            </w:pPr>
            <w:r w:rsidRPr="00F02D66">
              <w:rPr>
                <w:rFonts w:ascii="Arial" w:hAnsi="Arial" w:cs="Arial"/>
                <w:sz w:val="28"/>
                <w:szCs w:val="28"/>
              </w:rPr>
              <w:t>Mesha</w:t>
            </w:r>
          </w:p>
        </w:tc>
      </w:tr>
      <w:tr w:rsidR="00FB7872" w:rsidRPr="00F02D66" w14:paraId="79CD45E9" w14:textId="77777777" w:rsidTr="008356D8">
        <w:tc>
          <w:tcPr>
            <w:tcW w:w="998" w:type="dxa"/>
          </w:tcPr>
          <w:p w14:paraId="523C7EFF" w14:textId="77777777" w:rsidR="00FB7872" w:rsidRPr="00F02D66" w:rsidRDefault="00FB7872" w:rsidP="008356D8">
            <w:pPr>
              <w:rPr>
                <w:rFonts w:ascii="Arial" w:hAnsi="Arial" w:cs="Arial"/>
                <w:sz w:val="28"/>
                <w:szCs w:val="28"/>
              </w:rPr>
            </w:pPr>
            <w:r w:rsidRPr="00F02D66">
              <w:rPr>
                <w:rFonts w:ascii="Arial" w:hAnsi="Arial" w:cs="Arial"/>
                <w:sz w:val="28"/>
                <w:szCs w:val="28"/>
              </w:rPr>
              <w:t>4</w:t>
            </w:r>
          </w:p>
        </w:tc>
        <w:tc>
          <w:tcPr>
            <w:tcW w:w="4070" w:type="dxa"/>
          </w:tcPr>
          <w:p w14:paraId="75E0DB7E" w14:textId="77777777" w:rsidR="00FB7872" w:rsidRPr="00F02D66" w:rsidRDefault="00FB7872" w:rsidP="008356D8">
            <w:pPr>
              <w:rPr>
                <w:rFonts w:ascii="Arial" w:hAnsi="Arial" w:cs="Arial"/>
                <w:sz w:val="28"/>
                <w:szCs w:val="28"/>
              </w:rPr>
            </w:pPr>
            <w:r w:rsidRPr="00F02D66">
              <w:rPr>
                <w:rFonts w:ascii="Arial" w:hAnsi="Arial" w:cs="Arial"/>
                <w:sz w:val="28"/>
                <w:szCs w:val="28"/>
              </w:rPr>
              <w:t xml:space="preserve">Karthikai/Karthika </w:t>
            </w:r>
          </w:p>
        </w:tc>
        <w:tc>
          <w:tcPr>
            <w:tcW w:w="1167" w:type="dxa"/>
          </w:tcPr>
          <w:p w14:paraId="4E516F54" w14:textId="77777777" w:rsidR="00FB7872" w:rsidRPr="00F02D66" w:rsidRDefault="00FB7872" w:rsidP="008356D8">
            <w:pPr>
              <w:rPr>
                <w:rFonts w:ascii="Arial" w:hAnsi="Arial" w:cs="Arial"/>
                <w:sz w:val="28"/>
                <w:szCs w:val="28"/>
              </w:rPr>
            </w:pPr>
            <w:r w:rsidRPr="00F02D66">
              <w:rPr>
                <w:rFonts w:ascii="Arial" w:hAnsi="Arial" w:cs="Arial"/>
                <w:sz w:val="28"/>
                <w:szCs w:val="28"/>
              </w:rPr>
              <w:t>2,3,4</w:t>
            </w:r>
          </w:p>
        </w:tc>
        <w:tc>
          <w:tcPr>
            <w:tcW w:w="1976" w:type="dxa"/>
          </w:tcPr>
          <w:p w14:paraId="2528BB6A" w14:textId="77777777" w:rsidR="00FB7872" w:rsidRPr="00F02D66" w:rsidRDefault="00FB7872" w:rsidP="008356D8">
            <w:pPr>
              <w:rPr>
                <w:rFonts w:ascii="Arial" w:hAnsi="Arial" w:cs="Arial"/>
                <w:sz w:val="28"/>
                <w:szCs w:val="28"/>
              </w:rPr>
            </w:pPr>
            <w:r w:rsidRPr="00F02D66">
              <w:rPr>
                <w:rFonts w:ascii="Arial" w:hAnsi="Arial" w:cs="Arial"/>
                <w:sz w:val="28"/>
                <w:szCs w:val="28"/>
              </w:rPr>
              <w:t xml:space="preserve">Krittikaa </w:t>
            </w:r>
          </w:p>
        </w:tc>
        <w:tc>
          <w:tcPr>
            <w:tcW w:w="1620" w:type="dxa"/>
          </w:tcPr>
          <w:p w14:paraId="26AA9971" w14:textId="77777777" w:rsidR="00FB7872" w:rsidRPr="00F02D66" w:rsidRDefault="00FB7872" w:rsidP="008356D8">
            <w:pPr>
              <w:rPr>
                <w:rFonts w:ascii="Arial" w:hAnsi="Arial" w:cs="Arial"/>
                <w:sz w:val="28"/>
                <w:szCs w:val="28"/>
              </w:rPr>
            </w:pPr>
            <w:r w:rsidRPr="00F02D66">
              <w:rPr>
                <w:rFonts w:ascii="Arial" w:hAnsi="Arial" w:cs="Arial"/>
                <w:sz w:val="28"/>
                <w:szCs w:val="28"/>
              </w:rPr>
              <w:t>Vrushabha</w:t>
            </w:r>
          </w:p>
        </w:tc>
      </w:tr>
      <w:tr w:rsidR="00FB7872" w:rsidRPr="00F02D66" w14:paraId="17EFF0D3" w14:textId="77777777" w:rsidTr="008356D8">
        <w:tc>
          <w:tcPr>
            <w:tcW w:w="998" w:type="dxa"/>
          </w:tcPr>
          <w:p w14:paraId="52FFEEE2" w14:textId="77777777" w:rsidR="00FB7872" w:rsidRPr="00F02D66" w:rsidRDefault="00FB7872" w:rsidP="008356D8">
            <w:pPr>
              <w:rPr>
                <w:rFonts w:ascii="Arial" w:hAnsi="Arial" w:cs="Arial"/>
                <w:sz w:val="28"/>
                <w:szCs w:val="28"/>
              </w:rPr>
            </w:pPr>
            <w:r w:rsidRPr="00F02D66">
              <w:rPr>
                <w:rFonts w:ascii="Arial" w:hAnsi="Arial" w:cs="Arial"/>
                <w:sz w:val="28"/>
                <w:szCs w:val="28"/>
              </w:rPr>
              <w:t>5</w:t>
            </w:r>
          </w:p>
        </w:tc>
        <w:tc>
          <w:tcPr>
            <w:tcW w:w="4070" w:type="dxa"/>
          </w:tcPr>
          <w:p w14:paraId="3F7C3C07" w14:textId="77777777" w:rsidR="00FB7872" w:rsidRPr="00F02D66" w:rsidRDefault="00FB7872" w:rsidP="008356D8">
            <w:pPr>
              <w:rPr>
                <w:rFonts w:ascii="Arial" w:hAnsi="Arial" w:cs="Arial"/>
                <w:sz w:val="28"/>
                <w:szCs w:val="28"/>
              </w:rPr>
            </w:pPr>
            <w:r w:rsidRPr="00F02D66">
              <w:rPr>
                <w:rFonts w:ascii="Arial" w:hAnsi="Arial" w:cs="Arial"/>
                <w:sz w:val="28"/>
                <w:szCs w:val="28"/>
              </w:rPr>
              <w:t xml:space="preserve">Rohini </w:t>
            </w:r>
          </w:p>
        </w:tc>
        <w:tc>
          <w:tcPr>
            <w:tcW w:w="1167" w:type="dxa"/>
          </w:tcPr>
          <w:p w14:paraId="1C17AFE9" w14:textId="77777777" w:rsidR="00FB7872" w:rsidRPr="00F02D66" w:rsidRDefault="00FB7872" w:rsidP="008356D8">
            <w:pPr>
              <w:rPr>
                <w:rFonts w:ascii="Arial" w:hAnsi="Arial" w:cs="Arial"/>
                <w:sz w:val="28"/>
                <w:szCs w:val="28"/>
              </w:rPr>
            </w:pPr>
            <w:r w:rsidRPr="00F02D66">
              <w:rPr>
                <w:rFonts w:ascii="Arial" w:hAnsi="Arial" w:cs="Arial"/>
                <w:sz w:val="28"/>
                <w:szCs w:val="28"/>
              </w:rPr>
              <w:t>1,2,3,4</w:t>
            </w:r>
          </w:p>
        </w:tc>
        <w:tc>
          <w:tcPr>
            <w:tcW w:w="1976" w:type="dxa"/>
          </w:tcPr>
          <w:p w14:paraId="53C44F8A" w14:textId="77777777" w:rsidR="00FB7872" w:rsidRPr="00F02D66" w:rsidRDefault="00FB7872" w:rsidP="008356D8">
            <w:pPr>
              <w:rPr>
                <w:rFonts w:ascii="Arial" w:hAnsi="Arial" w:cs="Arial"/>
                <w:sz w:val="28"/>
                <w:szCs w:val="28"/>
              </w:rPr>
            </w:pPr>
            <w:r w:rsidRPr="00F02D66">
              <w:rPr>
                <w:rFonts w:ascii="Arial" w:hAnsi="Arial" w:cs="Arial"/>
                <w:sz w:val="28"/>
                <w:szCs w:val="28"/>
              </w:rPr>
              <w:t xml:space="preserve">Rohini </w:t>
            </w:r>
          </w:p>
        </w:tc>
        <w:tc>
          <w:tcPr>
            <w:tcW w:w="1620" w:type="dxa"/>
          </w:tcPr>
          <w:p w14:paraId="2D2C4F6E" w14:textId="77777777" w:rsidR="00FB7872" w:rsidRPr="00F02D66" w:rsidRDefault="00FB7872" w:rsidP="008356D8">
            <w:pPr>
              <w:rPr>
                <w:rFonts w:ascii="Arial" w:hAnsi="Arial" w:cs="Arial"/>
                <w:sz w:val="28"/>
                <w:szCs w:val="28"/>
              </w:rPr>
            </w:pPr>
            <w:r w:rsidRPr="00F02D66">
              <w:rPr>
                <w:rFonts w:ascii="Arial" w:hAnsi="Arial" w:cs="Arial"/>
                <w:sz w:val="28"/>
                <w:szCs w:val="28"/>
              </w:rPr>
              <w:t>Vrushabha</w:t>
            </w:r>
          </w:p>
        </w:tc>
      </w:tr>
      <w:tr w:rsidR="00FB7872" w:rsidRPr="00F02D66" w14:paraId="2147930B" w14:textId="77777777" w:rsidTr="008356D8">
        <w:tc>
          <w:tcPr>
            <w:tcW w:w="998" w:type="dxa"/>
          </w:tcPr>
          <w:p w14:paraId="6AF69B87" w14:textId="77777777" w:rsidR="00FB7872" w:rsidRPr="00F02D66" w:rsidRDefault="00FB7872" w:rsidP="008356D8">
            <w:pPr>
              <w:rPr>
                <w:rFonts w:ascii="Arial" w:hAnsi="Arial" w:cs="Arial"/>
                <w:sz w:val="28"/>
                <w:szCs w:val="28"/>
              </w:rPr>
            </w:pPr>
            <w:r w:rsidRPr="00F02D66">
              <w:rPr>
                <w:rFonts w:ascii="Arial" w:hAnsi="Arial" w:cs="Arial"/>
                <w:sz w:val="28"/>
                <w:szCs w:val="28"/>
              </w:rPr>
              <w:t>6</w:t>
            </w:r>
          </w:p>
        </w:tc>
        <w:tc>
          <w:tcPr>
            <w:tcW w:w="4070" w:type="dxa"/>
          </w:tcPr>
          <w:p w14:paraId="11B971D2" w14:textId="77777777" w:rsidR="00FB7872" w:rsidRPr="00F02D66" w:rsidRDefault="00FB7872" w:rsidP="008356D8">
            <w:pPr>
              <w:rPr>
                <w:rFonts w:ascii="Arial" w:hAnsi="Arial" w:cs="Arial"/>
                <w:sz w:val="28"/>
                <w:szCs w:val="28"/>
              </w:rPr>
            </w:pPr>
            <w:r w:rsidRPr="00F02D66">
              <w:rPr>
                <w:rFonts w:ascii="Arial" w:hAnsi="Arial" w:cs="Arial"/>
                <w:sz w:val="28"/>
                <w:szCs w:val="28"/>
              </w:rPr>
              <w:t>Mrugasheersham/Makeeryam</w:t>
            </w:r>
          </w:p>
        </w:tc>
        <w:tc>
          <w:tcPr>
            <w:tcW w:w="1167" w:type="dxa"/>
          </w:tcPr>
          <w:p w14:paraId="12504ECC" w14:textId="77777777" w:rsidR="00FB7872" w:rsidRPr="00F02D66" w:rsidRDefault="00FB7872" w:rsidP="008356D8">
            <w:pPr>
              <w:rPr>
                <w:rFonts w:ascii="Arial" w:hAnsi="Arial" w:cs="Arial"/>
                <w:sz w:val="28"/>
                <w:szCs w:val="28"/>
              </w:rPr>
            </w:pPr>
            <w:r w:rsidRPr="00F02D66">
              <w:rPr>
                <w:rFonts w:ascii="Arial" w:hAnsi="Arial" w:cs="Arial"/>
                <w:sz w:val="28"/>
                <w:szCs w:val="28"/>
              </w:rPr>
              <w:t>1,2</w:t>
            </w:r>
          </w:p>
        </w:tc>
        <w:tc>
          <w:tcPr>
            <w:tcW w:w="1976" w:type="dxa"/>
          </w:tcPr>
          <w:p w14:paraId="2DEBA2DB" w14:textId="77777777" w:rsidR="00FB7872" w:rsidRPr="00F02D66" w:rsidRDefault="00FB7872" w:rsidP="008356D8">
            <w:pPr>
              <w:rPr>
                <w:rFonts w:ascii="Arial" w:hAnsi="Arial" w:cs="Arial"/>
                <w:sz w:val="28"/>
                <w:szCs w:val="28"/>
              </w:rPr>
            </w:pPr>
            <w:r w:rsidRPr="00F02D66">
              <w:rPr>
                <w:rFonts w:ascii="Arial" w:hAnsi="Arial" w:cs="Arial"/>
                <w:sz w:val="28"/>
                <w:szCs w:val="28"/>
              </w:rPr>
              <w:t>Mrugashirsha</w:t>
            </w:r>
          </w:p>
        </w:tc>
        <w:tc>
          <w:tcPr>
            <w:tcW w:w="1620" w:type="dxa"/>
          </w:tcPr>
          <w:p w14:paraId="43D36E9F" w14:textId="77777777" w:rsidR="00FB7872" w:rsidRPr="00F02D66" w:rsidRDefault="00FB7872" w:rsidP="008356D8">
            <w:pPr>
              <w:rPr>
                <w:rFonts w:ascii="Arial" w:hAnsi="Arial" w:cs="Arial"/>
                <w:sz w:val="28"/>
                <w:szCs w:val="28"/>
              </w:rPr>
            </w:pPr>
            <w:r w:rsidRPr="00F02D66">
              <w:rPr>
                <w:rFonts w:ascii="Arial" w:hAnsi="Arial" w:cs="Arial"/>
                <w:sz w:val="28"/>
                <w:szCs w:val="28"/>
              </w:rPr>
              <w:t>Vrushabha</w:t>
            </w:r>
          </w:p>
        </w:tc>
      </w:tr>
      <w:tr w:rsidR="00FB7872" w:rsidRPr="00F02D66" w14:paraId="16D74027" w14:textId="77777777" w:rsidTr="008356D8">
        <w:tc>
          <w:tcPr>
            <w:tcW w:w="998" w:type="dxa"/>
          </w:tcPr>
          <w:p w14:paraId="51E0D933" w14:textId="77777777" w:rsidR="00FB7872" w:rsidRPr="00F02D66" w:rsidRDefault="00FB7872" w:rsidP="008356D8">
            <w:pPr>
              <w:rPr>
                <w:rFonts w:ascii="Arial" w:hAnsi="Arial" w:cs="Arial"/>
                <w:sz w:val="28"/>
                <w:szCs w:val="28"/>
              </w:rPr>
            </w:pPr>
            <w:r w:rsidRPr="00F02D66">
              <w:rPr>
                <w:rFonts w:ascii="Arial" w:hAnsi="Arial" w:cs="Arial"/>
                <w:sz w:val="28"/>
                <w:szCs w:val="28"/>
              </w:rPr>
              <w:t>7</w:t>
            </w:r>
          </w:p>
        </w:tc>
        <w:tc>
          <w:tcPr>
            <w:tcW w:w="4070" w:type="dxa"/>
          </w:tcPr>
          <w:p w14:paraId="39F948F4" w14:textId="77777777" w:rsidR="00FB7872" w:rsidRPr="00F02D66" w:rsidRDefault="00FB7872" w:rsidP="008356D8">
            <w:pPr>
              <w:rPr>
                <w:rFonts w:ascii="Arial" w:hAnsi="Arial" w:cs="Arial"/>
                <w:sz w:val="28"/>
                <w:szCs w:val="28"/>
              </w:rPr>
            </w:pPr>
            <w:r w:rsidRPr="00F02D66">
              <w:rPr>
                <w:rFonts w:ascii="Arial" w:hAnsi="Arial" w:cs="Arial"/>
                <w:sz w:val="28"/>
                <w:szCs w:val="28"/>
              </w:rPr>
              <w:t>Mrugasheersham/Makeeryam</w:t>
            </w:r>
          </w:p>
        </w:tc>
        <w:tc>
          <w:tcPr>
            <w:tcW w:w="1167" w:type="dxa"/>
          </w:tcPr>
          <w:p w14:paraId="2B7080CC" w14:textId="77777777" w:rsidR="00FB7872" w:rsidRPr="00F02D66" w:rsidRDefault="00FB7872" w:rsidP="008356D8">
            <w:pPr>
              <w:rPr>
                <w:rFonts w:ascii="Arial" w:hAnsi="Arial" w:cs="Arial"/>
                <w:sz w:val="28"/>
                <w:szCs w:val="28"/>
              </w:rPr>
            </w:pPr>
            <w:r w:rsidRPr="00F02D66">
              <w:rPr>
                <w:rFonts w:ascii="Arial" w:hAnsi="Arial" w:cs="Arial"/>
                <w:sz w:val="28"/>
                <w:szCs w:val="28"/>
              </w:rPr>
              <w:t>3,4</w:t>
            </w:r>
          </w:p>
        </w:tc>
        <w:tc>
          <w:tcPr>
            <w:tcW w:w="1976" w:type="dxa"/>
          </w:tcPr>
          <w:p w14:paraId="1609E8E1" w14:textId="77777777" w:rsidR="00FB7872" w:rsidRPr="00F02D66" w:rsidRDefault="00FB7872" w:rsidP="008356D8">
            <w:pPr>
              <w:rPr>
                <w:rFonts w:ascii="Arial" w:hAnsi="Arial" w:cs="Arial"/>
                <w:sz w:val="28"/>
                <w:szCs w:val="28"/>
              </w:rPr>
            </w:pPr>
            <w:r w:rsidRPr="00F02D66">
              <w:rPr>
                <w:rFonts w:ascii="Arial" w:hAnsi="Arial" w:cs="Arial"/>
                <w:sz w:val="28"/>
                <w:szCs w:val="28"/>
              </w:rPr>
              <w:t>Mrugashirsha</w:t>
            </w:r>
          </w:p>
        </w:tc>
        <w:tc>
          <w:tcPr>
            <w:tcW w:w="1620" w:type="dxa"/>
          </w:tcPr>
          <w:p w14:paraId="1537C041" w14:textId="77777777" w:rsidR="00FB7872" w:rsidRPr="00F02D66" w:rsidRDefault="00FB7872" w:rsidP="008356D8">
            <w:pPr>
              <w:rPr>
                <w:rFonts w:ascii="Arial" w:hAnsi="Arial" w:cs="Arial"/>
                <w:sz w:val="28"/>
                <w:szCs w:val="28"/>
              </w:rPr>
            </w:pPr>
            <w:r w:rsidRPr="00F02D66">
              <w:rPr>
                <w:rFonts w:ascii="Arial" w:hAnsi="Arial" w:cs="Arial"/>
                <w:sz w:val="28"/>
                <w:szCs w:val="28"/>
              </w:rPr>
              <w:t>Mithuna</w:t>
            </w:r>
          </w:p>
        </w:tc>
      </w:tr>
      <w:tr w:rsidR="00FB7872" w:rsidRPr="00F02D66" w14:paraId="36F7628A" w14:textId="77777777" w:rsidTr="008356D8">
        <w:tc>
          <w:tcPr>
            <w:tcW w:w="998" w:type="dxa"/>
          </w:tcPr>
          <w:p w14:paraId="5AC4D708" w14:textId="77777777" w:rsidR="00FB7872" w:rsidRPr="00F02D66" w:rsidRDefault="00FB7872" w:rsidP="008356D8">
            <w:pPr>
              <w:rPr>
                <w:rFonts w:ascii="Arial" w:hAnsi="Arial" w:cs="Arial"/>
                <w:sz w:val="28"/>
                <w:szCs w:val="28"/>
              </w:rPr>
            </w:pPr>
            <w:r w:rsidRPr="00F02D66">
              <w:rPr>
                <w:rFonts w:ascii="Arial" w:hAnsi="Arial" w:cs="Arial"/>
                <w:sz w:val="28"/>
                <w:szCs w:val="28"/>
              </w:rPr>
              <w:t>8</w:t>
            </w:r>
          </w:p>
        </w:tc>
        <w:tc>
          <w:tcPr>
            <w:tcW w:w="4070" w:type="dxa"/>
          </w:tcPr>
          <w:p w14:paraId="4C7A36F5" w14:textId="77777777" w:rsidR="00FB7872" w:rsidRPr="00F02D66" w:rsidRDefault="00FB7872" w:rsidP="008356D8">
            <w:pPr>
              <w:rPr>
                <w:rFonts w:ascii="Arial" w:hAnsi="Arial" w:cs="Arial"/>
                <w:sz w:val="28"/>
                <w:szCs w:val="28"/>
              </w:rPr>
            </w:pPr>
            <w:r w:rsidRPr="00F02D66">
              <w:rPr>
                <w:rFonts w:ascii="Arial" w:hAnsi="Arial" w:cs="Arial"/>
                <w:sz w:val="28"/>
                <w:szCs w:val="28"/>
              </w:rPr>
              <w:t>Thiruvathirai/Thiruvathira</w:t>
            </w:r>
          </w:p>
        </w:tc>
        <w:tc>
          <w:tcPr>
            <w:tcW w:w="1167" w:type="dxa"/>
          </w:tcPr>
          <w:p w14:paraId="079B21CF" w14:textId="77777777" w:rsidR="00FB7872" w:rsidRPr="00F02D66" w:rsidRDefault="00FB7872" w:rsidP="008356D8">
            <w:pPr>
              <w:rPr>
                <w:rFonts w:ascii="Arial" w:hAnsi="Arial" w:cs="Arial"/>
                <w:sz w:val="28"/>
                <w:szCs w:val="28"/>
              </w:rPr>
            </w:pPr>
            <w:r w:rsidRPr="00F02D66">
              <w:rPr>
                <w:rFonts w:ascii="Arial" w:hAnsi="Arial" w:cs="Arial"/>
                <w:sz w:val="28"/>
                <w:szCs w:val="28"/>
              </w:rPr>
              <w:t>1,2,3,4</w:t>
            </w:r>
          </w:p>
        </w:tc>
        <w:tc>
          <w:tcPr>
            <w:tcW w:w="1976" w:type="dxa"/>
          </w:tcPr>
          <w:p w14:paraId="656CBCA4" w14:textId="77777777" w:rsidR="00FB7872" w:rsidRPr="00F02D66" w:rsidRDefault="00FB7872" w:rsidP="008356D8">
            <w:pPr>
              <w:rPr>
                <w:rFonts w:ascii="Arial" w:hAnsi="Arial" w:cs="Arial"/>
                <w:sz w:val="28"/>
                <w:szCs w:val="28"/>
              </w:rPr>
            </w:pPr>
            <w:r w:rsidRPr="00F02D66">
              <w:rPr>
                <w:rFonts w:ascii="Arial" w:hAnsi="Arial" w:cs="Arial"/>
                <w:sz w:val="28"/>
                <w:szCs w:val="28"/>
              </w:rPr>
              <w:t xml:space="preserve">Aardraa </w:t>
            </w:r>
          </w:p>
        </w:tc>
        <w:tc>
          <w:tcPr>
            <w:tcW w:w="1620" w:type="dxa"/>
          </w:tcPr>
          <w:p w14:paraId="178DD37F" w14:textId="77777777" w:rsidR="00FB7872" w:rsidRPr="00F02D66" w:rsidRDefault="00FB7872" w:rsidP="008356D8">
            <w:pPr>
              <w:rPr>
                <w:rFonts w:ascii="Arial" w:hAnsi="Arial" w:cs="Arial"/>
                <w:sz w:val="28"/>
                <w:szCs w:val="28"/>
              </w:rPr>
            </w:pPr>
            <w:r w:rsidRPr="00F02D66">
              <w:rPr>
                <w:rFonts w:ascii="Arial" w:hAnsi="Arial" w:cs="Arial"/>
                <w:sz w:val="28"/>
                <w:szCs w:val="28"/>
              </w:rPr>
              <w:t>Mithuna</w:t>
            </w:r>
          </w:p>
        </w:tc>
      </w:tr>
      <w:tr w:rsidR="00FB7872" w:rsidRPr="00F02D66" w14:paraId="6697796C" w14:textId="77777777" w:rsidTr="008356D8">
        <w:tc>
          <w:tcPr>
            <w:tcW w:w="998" w:type="dxa"/>
          </w:tcPr>
          <w:p w14:paraId="4B8C12D6" w14:textId="77777777" w:rsidR="00FB7872" w:rsidRPr="00F02D66" w:rsidRDefault="00FB7872" w:rsidP="008356D8">
            <w:pPr>
              <w:rPr>
                <w:rFonts w:ascii="Arial" w:hAnsi="Arial" w:cs="Arial"/>
                <w:sz w:val="28"/>
                <w:szCs w:val="28"/>
              </w:rPr>
            </w:pPr>
            <w:r w:rsidRPr="00F02D66">
              <w:rPr>
                <w:rFonts w:ascii="Arial" w:hAnsi="Arial" w:cs="Arial"/>
                <w:sz w:val="28"/>
                <w:szCs w:val="28"/>
              </w:rPr>
              <w:lastRenderedPageBreak/>
              <w:t>9</w:t>
            </w:r>
          </w:p>
        </w:tc>
        <w:tc>
          <w:tcPr>
            <w:tcW w:w="4070" w:type="dxa"/>
          </w:tcPr>
          <w:p w14:paraId="57BB7940" w14:textId="77777777" w:rsidR="00FB7872" w:rsidRPr="00F02D66" w:rsidRDefault="00FB7872" w:rsidP="008356D8">
            <w:pPr>
              <w:rPr>
                <w:rFonts w:ascii="Arial" w:hAnsi="Arial" w:cs="Arial"/>
                <w:sz w:val="28"/>
                <w:szCs w:val="28"/>
              </w:rPr>
            </w:pPr>
            <w:r w:rsidRPr="00F02D66">
              <w:rPr>
                <w:rFonts w:ascii="Arial" w:hAnsi="Arial" w:cs="Arial"/>
                <w:sz w:val="28"/>
                <w:szCs w:val="28"/>
              </w:rPr>
              <w:t xml:space="preserve">Punarpoosam </w:t>
            </w:r>
          </w:p>
        </w:tc>
        <w:tc>
          <w:tcPr>
            <w:tcW w:w="1167" w:type="dxa"/>
          </w:tcPr>
          <w:p w14:paraId="4E278077" w14:textId="77777777" w:rsidR="00FB7872" w:rsidRPr="00F02D66" w:rsidRDefault="00FB7872" w:rsidP="008356D8">
            <w:pPr>
              <w:rPr>
                <w:rFonts w:ascii="Arial" w:hAnsi="Arial" w:cs="Arial"/>
                <w:sz w:val="28"/>
                <w:szCs w:val="28"/>
              </w:rPr>
            </w:pPr>
            <w:r w:rsidRPr="00F02D66">
              <w:rPr>
                <w:rFonts w:ascii="Arial" w:hAnsi="Arial" w:cs="Arial"/>
                <w:sz w:val="28"/>
                <w:szCs w:val="28"/>
              </w:rPr>
              <w:t>1,2,3</w:t>
            </w:r>
          </w:p>
        </w:tc>
        <w:tc>
          <w:tcPr>
            <w:tcW w:w="1976" w:type="dxa"/>
          </w:tcPr>
          <w:p w14:paraId="5C782481" w14:textId="77777777" w:rsidR="00FB7872" w:rsidRPr="00F02D66" w:rsidRDefault="00FB7872" w:rsidP="008356D8">
            <w:pPr>
              <w:rPr>
                <w:rFonts w:ascii="Arial" w:hAnsi="Arial" w:cs="Arial"/>
                <w:sz w:val="28"/>
                <w:szCs w:val="28"/>
              </w:rPr>
            </w:pPr>
            <w:r w:rsidRPr="00F02D66">
              <w:rPr>
                <w:rFonts w:ascii="Arial" w:hAnsi="Arial" w:cs="Arial"/>
                <w:sz w:val="28"/>
                <w:szCs w:val="28"/>
              </w:rPr>
              <w:t xml:space="preserve">Punarvasu </w:t>
            </w:r>
          </w:p>
        </w:tc>
        <w:tc>
          <w:tcPr>
            <w:tcW w:w="1620" w:type="dxa"/>
          </w:tcPr>
          <w:p w14:paraId="081D4973" w14:textId="77777777" w:rsidR="00FB7872" w:rsidRPr="00F02D66" w:rsidRDefault="00FB7872" w:rsidP="008356D8">
            <w:pPr>
              <w:rPr>
                <w:rFonts w:ascii="Arial" w:hAnsi="Arial" w:cs="Arial"/>
                <w:sz w:val="28"/>
                <w:szCs w:val="28"/>
              </w:rPr>
            </w:pPr>
            <w:r w:rsidRPr="00F02D66">
              <w:rPr>
                <w:rFonts w:ascii="Arial" w:hAnsi="Arial" w:cs="Arial"/>
                <w:sz w:val="28"/>
                <w:szCs w:val="28"/>
              </w:rPr>
              <w:t>Mithuna</w:t>
            </w:r>
          </w:p>
        </w:tc>
      </w:tr>
      <w:tr w:rsidR="00FB7872" w:rsidRPr="00F02D66" w14:paraId="0BB84704" w14:textId="77777777" w:rsidTr="008356D8">
        <w:tc>
          <w:tcPr>
            <w:tcW w:w="998" w:type="dxa"/>
          </w:tcPr>
          <w:p w14:paraId="5C1A0A5C" w14:textId="77777777" w:rsidR="00FB7872" w:rsidRPr="00F02D66" w:rsidRDefault="00FB7872" w:rsidP="008356D8">
            <w:pPr>
              <w:rPr>
                <w:rFonts w:ascii="Arial" w:hAnsi="Arial" w:cs="Arial"/>
                <w:sz w:val="28"/>
                <w:szCs w:val="28"/>
              </w:rPr>
            </w:pPr>
            <w:r w:rsidRPr="00F02D66">
              <w:rPr>
                <w:rFonts w:ascii="Arial" w:hAnsi="Arial" w:cs="Arial"/>
                <w:sz w:val="28"/>
                <w:szCs w:val="28"/>
              </w:rPr>
              <w:t>10</w:t>
            </w:r>
          </w:p>
        </w:tc>
        <w:tc>
          <w:tcPr>
            <w:tcW w:w="4070" w:type="dxa"/>
          </w:tcPr>
          <w:p w14:paraId="6E0C5B5D" w14:textId="77777777" w:rsidR="00FB7872" w:rsidRPr="00F02D66" w:rsidRDefault="00FB7872" w:rsidP="008356D8">
            <w:pPr>
              <w:rPr>
                <w:rFonts w:ascii="Arial" w:hAnsi="Arial" w:cs="Arial"/>
                <w:sz w:val="28"/>
                <w:szCs w:val="28"/>
              </w:rPr>
            </w:pPr>
            <w:r w:rsidRPr="00F02D66">
              <w:rPr>
                <w:rFonts w:ascii="Arial" w:hAnsi="Arial" w:cs="Arial"/>
                <w:sz w:val="28"/>
                <w:szCs w:val="28"/>
              </w:rPr>
              <w:t xml:space="preserve">Punarpoosam </w:t>
            </w:r>
          </w:p>
        </w:tc>
        <w:tc>
          <w:tcPr>
            <w:tcW w:w="1167" w:type="dxa"/>
          </w:tcPr>
          <w:p w14:paraId="6B19E6DC" w14:textId="77777777" w:rsidR="00FB7872" w:rsidRPr="00F02D66" w:rsidRDefault="00FB7872" w:rsidP="008356D8">
            <w:pPr>
              <w:rPr>
                <w:rFonts w:ascii="Arial" w:hAnsi="Arial" w:cs="Arial"/>
                <w:sz w:val="28"/>
                <w:szCs w:val="28"/>
              </w:rPr>
            </w:pPr>
            <w:r w:rsidRPr="00F02D66">
              <w:rPr>
                <w:rFonts w:ascii="Arial" w:hAnsi="Arial" w:cs="Arial"/>
                <w:sz w:val="28"/>
                <w:szCs w:val="28"/>
              </w:rPr>
              <w:t>4</w:t>
            </w:r>
          </w:p>
        </w:tc>
        <w:tc>
          <w:tcPr>
            <w:tcW w:w="1976" w:type="dxa"/>
          </w:tcPr>
          <w:p w14:paraId="5BBA6B4C" w14:textId="77777777" w:rsidR="00FB7872" w:rsidRPr="00F02D66" w:rsidRDefault="00FB7872" w:rsidP="008356D8">
            <w:pPr>
              <w:rPr>
                <w:rFonts w:ascii="Arial" w:hAnsi="Arial" w:cs="Arial"/>
                <w:sz w:val="28"/>
                <w:szCs w:val="28"/>
              </w:rPr>
            </w:pPr>
            <w:r w:rsidRPr="00F02D66">
              <w:rPr>
                <w:rFonts w:ascii="Arial" w:hAnsi="Arial" w:cs="Arial"/>
                <w:sz w:val="28"/>
                <w:szCs w:val="28"/>
              </w:rPr>
              <w:t xml:space="preserve">Punarvasu </w:t>
            </w:r>
          </w:p>
        </w:tc>
        <w:tc>
          <w:tcPr>
            <w:tcW w:w="1620" w:type="dxa"/>
          </w:tcPr>
          <w:p w14:paraId="19B339AC" w14:textId="77777777" w:rsidR="00FB7872" w:rsidRPr="00F02D66" w:rsidRDefault="00FB7872" w:rsidP="008356D8">
            <w:pPr>
              <w:rPr>
                <w:rFonts w:ascii="Arial" w:hAnsi="Arial" w:cs="Arial"/>
                <w:sz w:val="28"/>
                <w:szCs w:val="28"/>
              </w:rPr>
            </w:pPr>
            <w:r w:rsidRPr="00F02D66">
              <w:rPr>
                <w:rFonts w:ascii="Arial" w:hAnsi="Arial" w:cs="Arial"/>
                <w:sz w:val="28"/>
                <w:szCs w:val="28"/>
              </w:rPr>
              <w:t>Kataka</w:t>
            </w:r>
          </w:p>
        </w:tc>
      </w:tr>
      <w:tr w:rsidR="00FB7872" w:rsidRPr="00F02D66" w14:paraId="39CA6FDA" w14:textId="77777777" w:rsidTr="008356D8">
        <w:tc>
          <w:tcPr>
            <w:tcW w:w="998" w:type="dxa"/>
          </w:tcPr>
          <w:p w14:paraId="37891B87" w14:textId="77777777" w:rsidR="00FB7872" w:rsidRPr="00F02D66" w:rsidRDefault="00FB7872" w:rsidP="008356D8">
            <w:pPr>
              <w:rPr>
                <w:rFonts w:ascii="Arial" w:hAnsi="Arial" w:cs="Arial"/>
                <w:sz w:val="28"/>
                <w:szCs w:val="28"/>
              </w:rPr>
            </w:pPr>
            <w:r w:rsidRPr="00F02D66">
              <w:rPr>
                <w:rFonts w:ascii="Arial" w:hAnsi="Arial" w:cs="Arial"/>
                <w:sz w:val="28"/>
                <w:szCs w:val="28"/>
              </w:rPr>
              <w:t>11</w:t>
            </w:r>
          </w:p>
        </w:tc>
        <w:tc>
          <w:tcPr>
            <w:tcW w:w="4070" w:type="dxa"/>
          </w:tcPr>
          <w:p w14:paraId="21F1D0ED" w14:textId="77777777" w:rsidR="00FB7872" w:rsidRPr="00F02D66" w:rsidRDefault="00FB7872" w:rsidP="008356D8">
            <w:pPr>
              <w:rPr>
                <w:rFonts w:ascii="Arial" w:hAnsi="Arial" w:cs="Arial"/>
                <w:sz w:val="28"/>
                <w:szCs w:val="28"/>
              </w:rPr>
            </w:pPr>
            <w:r w:rsidRPr="00F02D66">
              <w:rPr>
                <w:rFonts w:ascii="Arial" w:hAnsi="Arial" w:cs="Arial"/>
                <w:sz w:val="28"/>
                <w:szCs w:val="28"/>
              </w:rPr>
              <w:t>Poosam</w:t>
            </w:r>
          </w:p>
        </w:tc>
        <w:tc>
          <w:tcPr>
            <w:tcW w:w="1167" w:type="dxa"/>
          </w:tcPr>
          <w:p w14:paraId="54E8E77E" w14:textId="77777777" w:rsidR="00FB7872" w:rsidRPr="00F02D66" w:rsidRDefault="00FB7872" w:rsidP="008356D8">
            <w:pPr>
              <w:rPr>
                <w:rFonts w:ascii="Arial" w:hAnsi="Arial" w:cs="Arial"/>
                <w:sz w:val="28"/>
                <w:szCs w:val="28"/>
              </w:rPr>
            </w:pPr>
            <w:r w:rsidRPr="00F02D66">
              <w:rPr>
                <w:rFonts w:ascii="Arial" w:hAnsi="Arial" w:cs="Arial"/>
                <w:sz w:val="28"/>
                <w:szCs w:val="28"/>
              </w:rPr>
              <w:t>1,2,3,4</w:t>
            </w:r>
          </w:p>
        </w:tc>
        <w:tc>
          <w:tcPr>
            <w:tcW w:w="1976" w:type="dxa"/>
          </w:tcPr>
          <w:p w14:paraId="0605ACFC" w14:textId="77777777" w:rsidR="00FB7872" w:rsidRPr="00F02D66" w:rsidRDefault="00FB7872" w:rsidP="008356D8">
            <w:pPr>
              <w:rPr>
                <w:rFonts w:ascii="Arial" w:hAnsi="Arial" w:cs="Arial"/>
                <w:sz w:val="28"/>
                <w:szCs w:val="28"/>
              </w:rPr>
            </w:pPr>
            <w:r w:rsidRPr="00F02D66">
              <w:rPr>
                <w:rFonts w:ascii="Arial" w:hAnsi="Arial" w:cs="Arial"/>
                <w:sz w:val="28"/>
                <w:szCs w:val="28"/>
              </w:rPr>
              <w:t xml:space="preserve">Pushya </w:t>
            </w:r>
          </w:p>
        </w:tc>
        <w:tc>
          <w:tcPr>
            <w:tcW w:w="1620" w:type="dxa"/>
          </w:tcPr>
          <w:p w14:paraId="22C9FBB7" w14:textId="77777777" w:rsidR="00FB7872" w:rsidRPr="00F02D66" w:rsidRDefault="00FB7872" w:rsidP="008356D8">
            <w:pPr>
              <w:rPr>
                <w:rFonts w:ascii="Arial" w:hAnsi="Arial" w:cs="Arial"/>
                <w:sz w:val="28"/>
                <w:szCs w:val="28"/>
              </w:rPr>
            </w:pPr>
            <w:r w:rsidRPr="00F02D66">
              <w:rPr>
                <w:rFonts w:ascii="Arial" w:hAnsi="Arial" w:cs="Arial"/>
                <w:sz w:val="28"/>
                <w:szCs w:val="28"/>
              </w:rPr>
              <w:t>Kataka</w:t>
            </w:r>
          </w:p>
        </w:tc>
      </w:tr>
      <w:tr w:rsidR="00FB7872" w:rsidRPr="00F02D66" w14:paraId="029A51FB" w14:textId="77777777" w:rsidTr="008356D8">
        <w:tc>
          <w:tcPr>
            <w:tcW w:w="998" w:type="dxa"/>
          </w:tcPr>
          <w:p w14:paraId="2631C5E7" w14:textId="77777777" w:rsidR="00FB7872" w:rsidRPr="00F02D66" w:rsidRDefault="00FB7872" w:rsidP="008356D8">
            <w:pPr>
              <w:rPr>
                <w:rFonts w:ascii="Arial" w:hAnsi="Arial" w:cs="Arial"/>
                <w:sz w:val="28"/>
                <w:szCs w:val="28"/>
              </w:rPr>
            </w:pPr>
            <w:r w:rsidRPr="00F02D66">
              <w:rPr>
                <w:rFonts w:ascii="Arial" w:hAnsi="Arial" w:cs="Arial"/>
                <w:sz w:val="28"/>
                <w:szCs w:val="28"/>
              </w:rPr>
              <w:t>12</w:t>
            </w:r>
          </w:p>
        </w:tc>
        <w:tc>
          <w:tcPr>
            <w:tcW w:w="4070" w:type="dxa"/>
          </w:tcPr>
          <w:p w14:paraId="5E82023D" w14:textId="77777777" w:rsidR="00FB7872" w:rsidRPr="00F02D66" w:rsidRDefault="00FB7872" w:rsidP="008356D8">
            <w:pPr>
              <w:rPr>
                <w:rFonts w:ascii="Arial" w:hAnsi="Arial" w:cs="Arial"/>
                <w:sz w:val="28"/>
                <w:szCs w:val="28"/>
              </w:rPr>
            </w:pPr>
            <w:r w:rsidRPr="00F02D66">
              <w:rPr>
                <w:rFonts w:ascii="Arial" w:hAnsi="Arial" w:cs="Arial"/>
                <w:sz w:val="28"/>
                <w:szCs w:val="28"/>
              </w:rPr>
              <w:t xml:space="preserve">Aailyam </w:t>
            </w:r>
          </w:p>
        </w:tc>
        <w:tc>
          <w:tcPr>
            <w:tcW w:w="1167" w:type="dxa"/>
          </w:tcPr>
          <w:p w14:paraId="3C9CB766" w14:textId="77777777" w:rsidR="00FB7872" w:rsidRPr="00F02D66" w:rsidRDefault="00FB7872" w:rsidP="008356D8">
            <w:pPr>
              <w:rPr>
                <w:rFonts w:ascii="Arial" w:hAnsi="Arial" w:cs="Arial"/>
                <w:sz w:val="28"/>
                <w:szCs w:val="28"/>
              </w:rPr>
            </w:pPr>
            <w:r w:rsidRPr="00F02D66">
              <w:rPr>
                <w:rFonts w:ascii="Arial" w:hAnsi="Arial" w:cs="Arial"/>
                <w:sz w:val="28"/>
                <w:szCs w:val="28"/>
              </w:rPr>
              <w:t>1,2,3,4</w:t>
            </w:r>
          </w:p>
        </w:tc>
        <w:tc>
          <w:tcPr>
            <w:tcW w:w="1976" w:type="dxa"/>
          </w:tcPr>
          <w:p w14:paraId="6334AAB4" w14:textId="77777777" w:rsidR="00FB7872" w:rsidRPr="00F02D66" w:rsidRDefault="00FB7872" w:rsidP="008356D8">
            <w:pPr>
              <w:rPr>
                <w:rFonts w:ascii="Arial" w:hAnsi="Arial" w:cs="Arial"/>
                <w:sz w:val="28"/>
                <w:szCs w:val="28"/>
              </w:rPr>
            </w:pPr>
            <w:r w:rsidRPr="00F02D66">
              <w:rPr>
                <w:rFonts w:ascii="Arial" w:hAnsi="Arial" w:cs="Arial"/>
                <w:sz w:val="28"/>
                <w:szCs w:val="28"/>
              </w:rPr>
              <w:t xml:space="preserve">Aashleshaa </w:t>
            </w:r>
          </w:p>
        </w:tc>
        <w:tc>
          <w:tcPr>
            <w:tcW w:w="1620" w:type="dxa"/>
          </w:tcPr>
          <w:p w14:paraId="7685B5BF" w14:textId="77777777" w:rsidR="00FB7872" w:rsidRPr="00F02D66" w:rsidRDefault="00FB7872" w:rsidP="008356D8">
            <w:pPr>
              <w:rPr>
                <w:rFonts w:ascii="Arial" w:hAnsi="Arial" w:cs="Arial"/>
                <w:sz w:val="28"/>
                <w:szCs w:val="28"/>
              </w:rPr>
            </w:pPr>
            <w:r w:rsidRPr="00F02D66">
              <w:rPr>
                <w:rFonts w:ascii="Arial" w:hAnsi="Arial" w:cs="Arial"/>
                <w:sz w:val="28"/>
                <w:szCs w:val="28"/>
              </w:rPr>
              <w:t>Kataka</w:t>
            </w:r>
          </w:p>
        </w:tc>
      </w:tr>
      <w:tr w:rsidR="00FB7872" w:rsidRPr="00F02D66" w14:paraId="14D64754" w14:textId="77777777" w:rsidTr="008356D8">
        <w:tc>
          <w:tcPr>
            <w:tcW w:w="998" w:type="dxa"/>
          </w:tcPr>
          <w:p w14:paraId="7547CBBE" w14:textId="77777777" w:rsidR="00FB7872" w:rsidRPr="00F02D66" w:rsidRDefault="00FB7872" w:rsidP="008356D8">
            <w:pPr>
              <w:rPr>
                <w:rFonts w:ascii="Arial" w:hAnsi="Arial" w:cs="Arial"/>
                <w:sz w:val="28"/>
                <w:szCs w:val="28"/>
              </w:rPr>
            </w:pPr>
            <w:r w:rsidRPr="00F02D66">
              <w:rPr>
                <w:rFonts w:ascii="Arial" w:hAnsi="Arial" w:cs="Arial"/>
                <w:sz w:val="28"/>
                <w:szCs w:val="28"/>
              </w:rPr>
              <w:t>13</w:t>
            </w:r>
          </w:p>
        </w:tc>
        <w:tc>
          <w:tcPr>
            <w:tcW w:w="4070" w:type="dxa"/>
          </w:tcPr>
          <w:p w14:paraId="5E6035C1" w14:textId="77777777" w:rsidR="00FB7872" w:rsidRPr="00F02D66" w:rsidRDefault="00FB7872" w:rsidP="008356D8">
            <w:pPr>
              <w:rPr>
                <w:rFonts w:ascii="Arial" w:hAnsi="Arial" w:cs="Arial"/>
                <w:sz w:val="28"/>
                <w:szCs w:val="28"/>
              </w:rPr>
            </w:pPr>
            <w:r w:rsidRPr="00F02D66">
              <w:rPr>
                <w:rFonts w:ascii="Arial" w:hAnsi="Arial" w:cs="Arial"/>
                <w:sz w:val="28"/>
                <w:szCs w:val="28"/>
              </w:rPr>
              <w:t xml:space="preserve">Magham </w:t>
            </w:r>
          </w:p>
        </w:tc>
        <w:tc>
          <w:tcPr>
            <w:tcW w:w="1167" w:type="dxa"/>
          </w:tcPr>
          <w:p w14:paraId="2BFB1617" w14:textId="77777777" w:rsidR="00FB7872" w:rsidRPr="00F02D66" w:rsidRDefault="00FB7872" w:rsidP="008356D8">
            <w:pPr>
              <w:rPr>
                <w:rFonts w:ascii="Arial" w:hAnsi="Arial" w:cs="Arial"/>
                <w:sz w:val="28"/>
                <w:szCs w:val="28"/>
              </w:rPr>
            </w:pPr>
            <w:r w:rsidRPr="00F02D66">
              <w:rPr>
                <w:rFonts w:ascii="Arial" w:hAnsi="Arial" w:cs="Arial"/>
                <w:sz w:val="28"/>
                <w:szCs w:val="28"/>
              </w:rPr>
              <w:t>1,2,3,4</w:t>
            </w:r>
          </w:p>
        </w:tc>
        <w:tc>
          <w:tcPr>
            <w:tcW w:w="1976" w:type="dxa"/>
          </w:tcPr>
          <w:p w14:paraId="5A8B3630" w14:textId="77777777" w:rsidR="00FB7872" w:rsidRPr="00F02D66" w:rsidRDefault="00FB7872" w:rsidP="008356D8">
            <w:pPr>
              <w:rPr>
                <w:rFonts w:ascii="Arial" w:hAnsi="Arial" w:cs="Arial"/>
                <w:sz w:val="28"/>
                <w:szCs w:val="28"/>
              </w:rPr>
            </w:pPr>
            <w:r w:rsidRPr="00F02D66">
              <w:rPr>
                <w:rFonts w:ascii="Arial" w:hAnsi="Arial" w:cs="Arial"/>
                <w:sz w:val="28"/>
                <w:szCs w:val="28"/>
              </w:rPr>
              <w:t xml:space="preserve">Magha </w:t>
            </w:r>
          </w:p>
        </w:tc>
        <w:tc>
          <w:tcPr>
            <w:tcW w:w="1620" w:type="dxa"/>
          </w:tcPr>
          <w:p w14:paraId="29AAB45E" w14:textId="77777777" w:rsidR="00FB7872" w:rsidRPr="00F02D66" w:rsidRDefault="00FB7872" w:rsidP="008356D8">
            <w:pPr>
              <w:rPr>
                <w:rFonts w:ascii="Arial" w:hAnsi="Arial" w:cs="Arial"/>
                <w:sz w:val="28"/>
                <w:szCs w:val="28"/>
              </w:rPr>
            </w:pPr>
            <w:r w:rsidRPr="00F02D66">
              <w:rPr>
                <w:rFonts w:ascii="Arial" w:hAnsi="Arial" w:cs="Arial"/>
                <w:sz w:val="28"/>
                <w:szCs w:val="28"/>
              </w:rPr>
              <w:t>Simha</w:t>
            </w:r>
          </w:p>
        </w:tc>
      </w:tr>
      <w:tr w:rsidR="00FB7872" w:rsidRPr="00F02D66" w14:paraId="56BCF1D9" w14:textId="77777777" w:rsidTr="008356D8">
        <w:tc>
          <w:tcPr>
            <w:tcW w:w="998" w:type="dxa"/>
          </w:tcPr>
          <w:p w14:paraId="7B7B186F" w14:textId="77777777" w:rsidR="00FB7872" w:rsidRPr="00F02D66" w:rsidRDefault="00FB7872" w:rsidP="008356D8">
            <w:pPr>
              <w:rPr>
                <w:rFonts w:ascii="Arial" w:hAnsi="Arial" w:cs="Arial"/>
                <w:sz w:val="28"/>
                <w:szCs w:val="28"/>
              </w:rPr>
            </w:pPr>
            <w:r w:rsidRPr="00F02D66">
              <w:rPr>
                <w:rFonts w:ascii="Arial" w:hAnsi="Arial" w:cs="Arial"/>
                <w:sz w:val="28"/>
                <w:szCs w:val="28"/>
              </w:rPr>
              <w:t>14</w:t>
            </w:r>
          </w:p>
        </w:tc>
        <w:tc>
          <w:tcPr>
            <w:tcW w:w="4070" w:type="dxa"/>
          </w:tcPr>
          <w:p w14:paraId="3C655FFF" w14:textId="77777777" w:rsidR="00FB7872" w:rsidRPr="00F02D66" w:rsidRDefault="00FB7872" w:rsidP="008356D8">
            <w:pPr>
              <w:rPr>
                <w:rFonts w:ascii="Arial" w:hAnsi="Arial" w:cs="Arial"/>
                <w:sz w:val="28"/>
                <w:szCs w:val="28"/>
              </w:rPr>
            </w:pPr>
            <w:r w:rsidRPr="00F02D66">
              <w:rPr>
                <w:rFonts w:ascii="Arial" w:hAnsi="Arial" w:cs="Arial"/>
                <w:sz w:val="28"/>
                <w:szCs w:val="28"/>
              </w:rPr>
              <w:t>Pooram</w:t>
            </w:r>
          </w:p>
        </w:tc>
        <w:tc>
          <w:tcPr>
            <w:tcW w:w="1167" w:type="dxa"/>
          </w:tcPr>
          <w:p w14:paraId="18209547" w14:textId="77777777" w:rsidR="00FB7872" w:rsidRPr="00F02D66" w:rsidRDefault="00FB7872" w:rsidP="008356D8">
            <w:pPr>
              <w:rPr>
                <w:rFonts w:ascii="Arial" w:hAnsi="Arial" w:cs="Arial"/>
                <w:sz w:val="28"/>
                <w:szCs w:val="28"/>
              </w:rPr>
            </w:pPr>
            <w:r w:rsidRPr="00F02D66">
              <w:rPr>
                <w:rFonts w:ascii="Arial" w:hAnsi="Arial" w:cs="Arial"/>
                <w:sz w:val="28"/>
                <w:szCs w:val="28"/>
              </w:rPr>
              <w:t>1,2,3,4</w:t>
            </w:r>
          </w:p>
        </w:tc>
        <w:tc>
          <w:tcPr>
            <w:tcW w:w="1976" w:type="dxa"/>
          </w:tcPr>
          <w:p w14:paraId="350B7DE4" w14:textId="77777777" w:rsidR="00FB7872" w:rsidRPr="00F02D66" w:rsidRDefault="00FB7872" w:rsidP="008356D8">
            <w:pPr>
              <w:rPr>
                <w:rFonts w:ascii="Arial" w:hAnsi="Arial" w:cs="Arial"/>
                <w:sz w:val="28"/>
                <w:szCs w:val="28"/>
              </w:rPr>
            </w:pPr>
            <w:r w:rsidRPr="00F02D66">
              <w:rPr>
                <w:rFonts w:ascii="Arial" w:hAnsi="Arial" w:cs="Arial"/>
                <w:sz w:val="28"/>
                <w:szCs w:val="28"/>
              </w:rPr>
              <w:t xml:space="preserve">Poorva Phalgunee </w:t>
            </w:r>
          </w:p>
        </w:tc>
        <w:tc>
          <w:tcPr>
            <w:tcW w:w="1620" w:type="dxa"/>
          </w:tcPr>
          <w:p w14:paraId="14E9570B" w14:textId="77777777" w:rsidR="00FB7872" w:rsidRPr="00F02D66" w:rsidRDefault="00FB7872" w:rsidP="008356D8">
            <w:pPr>
              <w:rPr>
                <w:rFonts w:ascii="Arial" w:hAnsi="Arial" w:cs="Arial"/>
                <w:sz w:val="28"/>
                <w:szCs w:val="28"/>
              </w:rPr>
            </w:pPr>
            <w:r w:rsidRPr="00F02D66">
              <w:rPr>
                <w:rFonts w:ascii="Arial" w:hAnsi="Arial" w:cs="Arial"/>
                <w:sz w:val="28"/>
                <w:szCs w:val="28"/>
              </w:rPr>
              <w:t>Simha</w:t>
            </w:r>
          </w:p>
        </w:tc>
      </w:tr>
      <w:tr w:rsidR="00FB7872" w:rsidRPr="00F02D66" w14:paraId="45EFF2A8" w14:textId="77777777" w:rsidTr="008356D8">
        <w:tc>
          <w:tcPr>
            <w:tcW w:w="998" w:type="dxa"/>
          </w:tcPr>
          <w:p w14:paraId="2996FC28" w14:textId="77777777" w:rsidR="00FB7872" w:rsidRPr="00F02D66" w:rsidRDefault="00FB7872" w:rsidP="008356D8">
            <w:pPr>
              <w:rPr>
                <w:rFonts w:ascii="Arial" w:hAnsi="Arial" w:cs="Arial"/>
                <w:sz w:val="28"/>
                <w:szCs w:val="28"/>
              </w:rPr>
            </w:pPr>
            <w:r w:rsidRPr="00F02D66">
              <w:rPr>
                <w:rFonts w:ascii="Arial" w:hAnsi="Arial" w:cs="Arial"/>
                <w:sz w:val="28"/>
                <w:szCs w:val="28"/>
              </w:rPr>
              <w:t>15</w:t>
            </w:r>
          </w:p>
        </w:tc>
        <w:tc>
          <w:tcPr>
            <w:tcW w:w="4070" w:type="dxa"/>
          </w:tcPr>
          <w:p w14:paraId="20545AB5" w14:textId="77777777" w:rsidR="00FB7872" w:rsidRPr="00F02D66" w:rsidRDefault="00FB7872" w:rsidP="008356D8">
            <w:pPr>
              <w:rPr>
                <w:rFonts w:ascii="Arial" w:hAnsi="Arial" w:cs="Arial"/>
                <w:sz w:val="28"/>
                <w:szCs w:val="28"/>
              </w:rPr>
            </w:pPr>
            <w:r w:rsidRPr="00F02D66">
              <w:rPr>
                <w:rFonts w:ascii="Arial" w:hAnsi="Arial" w:cs="Arial"/>
                <w:sz w:val="28"/>
                <w:szCs w:val="28"/>
              </w:rPr>
              <w:t xml:space="preserve">Utthiram </w:t>
            </w:r>
          </w:p>
        </w:tc>
        <w:tc>
          <w:tcPr>
            <w:tcW w:w="1167" w:type="dxa"/>
          </w:tcPr>
          <w:p w14:paraId="5F2892DD" w14:textId="77777777" w:rsidR="00FB7872" w:rsidRPr="00F02D66" w:rsidRDefault="00FB7872" w:rsidP="008356D8">
            <w:pPr>
              <w:rPr>
                <w:rFonts w:ascii="Arial" w:hAnsi="Arial" w:cs="Arial"/>
                <w:sz w:val="28"/>
                <w:szCs w:val="28"/>
              </w:rPr>
            </w:pPr>
            <w:r w:rsidRPr="00F02D66">
              <w:rPr>
                <w:rFonts w:ascii="Arial" w:hAnsi="Arial" w:cs="Arial"/>
                <w:sz w:val="28"/>
                <w:szCs w:val="28"/>
              </w:rPr>
              <w:t>1</w:t>
            </w:r>
          </w:p>
        </w:tc>
        <w:tc>
          <w:tcPr>
            <w:tcW w:w="1976" w:type="dxa"/>
          </w:tcPr>
          <w:p w14:paraId="32972292" w14:textId="77777777" w:rsidR="00FB7872" w:rsidRPr="00F02D66" w:rsidRDefault="00FB7872" w:rsidP="008356D8">
            <w:pPr>
              <w:rPr>
                <w:rFonts w:ascii="Arial" w:hAnsi="Arial" w:cs="Arial"/>
                <w:sz w:val="28"/>
                <w:szCs w:val="28"/>
              </w:rPr>
            </w:pPr>
            <w:r w:rsidRPr="00F02D66">
              <w:rPr>
                <w:rFonts w:ascii="Arial" w:hAnsi="Arial" w:cs="Arial"/>
                <w:sz w:val="28"/>
                <w:szCs w:val="28"/>
              </w:rPr>
              <w:t xml:space="preserve">Utthara Phalgunee </w:t>
            </w:r>
          </w:p>
        </w:tc>
        <w:tc>
          <w:tcPr>
            <w:tcW w:w="1620" w:type="dxa"/>
          </w:tcPr>
          <w:p w14:paraId="6B15FF4C" w14:textId="77777777" w:rsidR="00FB7872" w:rsidRPr="00F02D66" w:rsidRDefault="00FB7872" w:rsidP="008356D8">
            <w:pPr>
              <w:rPr>
                <w:rFonts w:ascii="Arial" w:hAnsi="Arial" w:cs="Arial"/>
                <w:sz w:val="28"/>
                <w:szCs w:val="28"/>
              </w:rPr>
            </w:pPr>
            <w:r w:rsidRPr="00F02D66">
              <w:rPr>
                <w:rFonts w:ascii="Arial" w:hAnsi="Arial" w:cs="Arial"/>
                <w:sz w:val="28"/>
                <w:szCs w:val="28"/>
              </w:rPr>
              <w:t>Simha</w:t>
            </w:r>
          </w:p>
        </w:tc>
      </w:tr>
      <w:tr w:rsidR="00FB7872" w:rsidRPr="00F02D66" w14:paraId="0BDB4ED3" w14:textId="77777777" w:rsidTr="008356D8">
        <w:tc>
          <w:tcPr>
            <w:tcW w:w="998" w:type="dxa"/>
          </w:tcPr>
          <w:p w14:paraId="213CEE2D" w14:textId="77777777" w:rsidR="00FB7872" w:rsidRPr="00F02D66" w:rsidRDefault="00FB7872" w:rsidP="008356D8">
            <w:pPr>
              <w:rPr>
                <w:rFonts w:ascii="Arial" w:hAnsi="Arial" w:cs="Arial"/>
                <w:sz w:val="28"/>
                <w:szCs w:val="28"/>
              </w:rPr>
            </w:pPr>
            <w:r w:rsidRPr="00F02D66">
              <w:rPr>
                <w:rFonts w:ascii="Arial" w:hAnsi="Arial" w:cs="Arial"/>
                <w:sz w:val="28"/>
                <w:szCs w:val="28"/>
              </w:rPr>
              <w:t>16</w:t>
            </w:r>
          </w:p>
        </w:tc>
        <w:tc>
          <w:tcPr>
            <w:tcW w:w="4070" w:type="dxa"/>
          </w:tcPr>
          <w:p w14:paraId="3989F157" w14:textId="77777777" w:rsidR="00FB7872" w:rsidRPr="00F02D66" w:rsidRDefault="00FB7872" w:rsidP="008356D8">
            <w:pPr>
              <w:rPr>
                <w:rFonts w:ascii="Arial" w:hAnsi="Arial" w:cs="Arial"/>
                <w:sz w:val="28"/>
                <w:szCs w:val="28"/>
              </w:rPr>
            </w:pPr>
            <w:r w:rsidRPr="00F02D66">
              <w:rPr>
                <w:rFonts w:ascii="Arial" w:hAnsi="Arial" w:cs="Arial"/>
                <w:sz w:val="28"/>
                <w:szCs w:val="28"/>
              </w:rPr>
              <w:t xml:space="preserve">Utthiram </w:t>
            </w:r>
          </w:p>
        </w:tc>
        <w:tc>
          <w:tcPr>
            <w:tcW w:w="1167" w:type="dxa"/>
          </w:tcPr>
          <w:p w14:paraId="7BFC6AE5" w14:textId="77777777" w:rsidR="00FB7872" w:rsidRPr="00F02D66" w:rsidRDefault="00FB7872" w:rsidP="008356D8">
            <w:pPr>
              <w:rPr>
                <w:rFonts w:ascii="Arial" w:hAnsi="Arial" w:cs="Arial"/>
                <w:sz w:val="28"/>
                <w:szCs w:val="28"/>
              </w:rPr>
            </w:pPr>
            <w:r w:rsidRPr="00F02D66">
              <w:rPr>
                <w:rFonts w:ascii="Arial" w:hAnsi="Arial" w:cs="Arial"/>
                <w:sz w:val="28"/>
                <w:szCs w:val="28"/>
              </w:rPr>
              <w:t>2,3,4</w:t>
            </w:r>
          </w:p>
        </w:tc>
        <w:tc>
          <w:tcPr>
            <w:tcW w:w="1976" w:type="dxa"/>
          </w:tcPr>
          <w:p w14:paraId="1D9DE0A9" w14:textId="77777777" w:rsidR="00FB7872" w:rsidRPr="00F02D66" w:rsidRDefault="00FB7872" w:rsidP="008356D8">
            <w:pPr>
              <w:rPr>
                <w:rFonts w:ascii="Arial" w:hAnsi="Arial" w:cs="Arial"/>
                <w:sz w:val="28"/>
                <w:szCs w:val="28"/>
              </w:rPr>
            </w:pPr>
            <w:r w:rsidRPr="00F02D66">
              <w:rPr>
                <w:rFonts w:ascii="Arial" w:hAnsi="Arial" w:cs="Arial"/>
                <w:sz w:val="28"/>
                <w:szCs w:val="28"/>
              </w:rPr>
              <w:t xml:space="preserve">Utthara Phalgunee </w:t>
            </w:r>
          </w:p>
        </w:tc>
        <w:tc>
          <w:tcPr>
            <w:tcW w:w="1620" w:type="dxa"/>
          </w:tcPr>
          <w:p w14:paraId="4CC06479" w14:textId="77777777" w:rsidR="00FB7872" w:rsidRPr="00F02D66" w:rsidRDefault="00FB7872" w:rsidP="008356D8">
            <w:pPr>
              <w:rPr>
                <w:rFonts w:ascii="Arial" w:hAnsi="Arial" w:cs="Arial"/>
                <w:sz w:val="28"/>
                <w:szCs w:val="28"/>
              </w:rPr>
            </w:pPr>
            <w:r w:rsidRPr="00F02D66">
              <w:rPr>
                <w:rFonts w:ascii="Arial" w:hAnsi="Arial" w:cs="Arial"/>
                <w:sz w:val="28"/>
                <w:szCs w:val="28"/>
              </w:rPr>
              <w:t>Kanya</w:t>
            </w:r>
          </w:p>
        </w:tc>
      </w:tr>
      <w:tr w:rsidR="00FB7872" w:rsidRPr="00F02D66" w14:paraId="38483B0D" w14:textId="77777777" w:rsidTr="008356D8">
        <w:tc>
          <w:tcPr>
            <w:tcW w:w="998" w:type="dxa"/>
          </w:tcPr>
          <w:p w14:paraId="776BB876" w14:textId="77777777" w:rsidR="00FB7872" w:rsidRPr="00F02D66" w:rsidRDefault="00FB7872" w:rsidP="008356D8">
            <w:pPr>
              <w:rPr>
                <w:rFonts w:ascii="Arial" w:hAnsi="Arial" w:cs="Arial"/>
                <w:sz w:val="28"/>
                <w:szCs w:val="28"/>
              </w:rPr>
            </w:pPr>
            <w:r w:rsidRPr="00F02D66">
              <w:rPr>
                <w:rFonts w:ascii="Arial" w:hAnsi="Arial" w:cs="Arial"/>
                <w:sz w:val="28"/>
                <w:szCs w:val="28"/>
              </w:rPr>
              <w:t>17</w:t>
            </w:r>
          </w:p>
        </w:tc>
        <w:tc>
          <w:tcPr>
            <w:tcW w:w="4070" w:type="dxa"/>
          </w:tcPr>
          <w:p w14:paraId="7A906F77" w14:textId="77777777" w:rsidR="00FB7872" w:rsidRPr="00F02D66" w:rsidRDefault="00FB7872" w:rsidP="008356D8">
            <w:pPr>
              <w:rPr>
                <w:rFonts w:ascii="Arial" w:hAnsi="Arial" w:cs="Arial"/>
                <w:sz w:val="28"/>
                <w:szCs w:val="28"/>
              </w:rPr>
            </w:pPr>
            <w:r w:rsidRPr="00F02D66">
              <w:rPr>
                <w:rFonts w:ascii="Arial" w:hAnsi="Arial" w:cs="Arial"/>
                <w:sz w:val="28"/>
                <w:szCs w:val="28"/>
              </w:rPr>
              <w:t xml:space="preserve">Hastham </w:t>
            </w:r>
          </w:p>
        </w:tc>
        <w:tc>
          <w:tcPr>
            <w:tcW w:w="1167" w:type="dxa"/>
          </w:tcPr>
          <w:p w14:paraId="121117F4" w14:textId="77777777" w:rsidR="00FB7872" w:rsidRPr="00F02D66" w:rsidRDefault="00FB7872" w:rsidP="008356D8">
            <w:pPr>
              <w:rPr>
                <w:rFonts w:ascii="Arial" w:hAnsi="Arial" w:cs="Arial"/>
                <w:sz w:val="28"/>
                <w:szCs w:val="28"/>
              </w:rPr>
            </w:pPr>
            <w:r w:rsidRPr="00F02D66">
              <w:rPr>
                <w:rFonts w:ascii="Arial" w:hAnsi="Arial" w:cs="Arial"/>
                <w:sz w:val="28"/>
                <w:szCs w:val="28"/>
              </w:rPr>
              <w:t>1,2,3,4</w:t>
            </w:r>
          </w:p>
        </w:tc>
        <w:tc>
          <w:tcPr>
            <w:tcW w:w="1976" w:type="dxa"/>
          </w:tcPr>
          <w:p w14:paraId="34D09886" w14:textId="77777777" w:rsidR="00FB7872" w:rsidRPr="00F02D66" w:rsidRDefault="00FB7872" w:rsidP="008356D8">
            <w:pPr>
              <w:rPr>
                <w:rFonts w:ascii="Arial" w:hAnsi="Arial" w:cs="Arial"/>
                <w:sz w:val="28"/>
                <w:szCs w:val="28"/>
              </w:rPr>
            </w:pPr>
            <w:r w:rsidRPr="00F02D66">
              <w:rPr>
                <w:rFonts w:ascii="Arial" w:hAnsi="Arial" w:cs="Arial"/>
                <w:sz w:val="28"/>
                <w:szCs w:val="28"/>
              </w:rPr>
              <w:t xml:space="preserve">Hastha </w:t>
            </w:r>
          </w:p>
        </w:tc>
        <w:tc>
          <w:tcPr>
            <w:tcW w:w="1620" w:type="dxa"/>
          </w:tcPr>
          <w:p w14:paraId="41781EF4" w14:textId="77777777" w:rsidR="00FB7872" w:rsidRPr="00F02D66" w:rsidRDefault="00FB7872" w:rsidP="008356D8">
            <w:pPr>
              <w:rPr>
                <w:rFonts w:ascii="Arial" w:hAnsi="Arial" w:cs="Arial"/>
                <w:sz w:val="28"/>
                <w:szCs w:val="28"/>
              </w:rPr>
            </w:pPr>
            <w:r w:rsidRPr="00F02D66">
              <w:rPr>
                <w:rFonts w:ascii="Arial" w:hAnsi="Arial" w:cs="Arial"/>
                <w:sz w:val="28"/>
                <w:szCs w:val="28"/>
              </w:rPr>
              <w:t>Kanya</w:t>
            </w:r>
          </w:p>
        </w:tc>
      </w:tr>
      <w:tr w:rsidR="00FB7872" w:rsidRPr="00F02D66" w14:paraId="3EFF2815" w14:textId="77777777" w:rsidTr="008356D8">
        <w:tc>
          <w:tcPr>
            <w:tcW w:w="998" w:type="dxa"/>
          </w:tcPr>
          <w:p w14:paraId="460E3558" w14:textId="77777777" w:rsidR="00FB7872" w:rsidRPr="00F02D66" w:rsidRDefault="00FB7872" w:rsidP="008356D8">
            <w:pPr>
              <w:rPr>
                <w:rFonts w:ascii="Arial" w:hAnsi="Arial" w:cs="Arial"/>
                <w:sz w:val="28"/>
                <w:szCs w:val="28"/>
              </w:rPr>
            </w:pPr>
            <w:r w:rsidRPr="00F02D66">
              <w:rPr>
                <w:rFonts w:ascii="Arial" w:hAnsi="Arial" w:cs="Arial"/>
                <w:sz w:val="28"/>
                <w:szCs w:val="28"/>
              </w:rPr>
              <w:t>18</w:t>
            </w:r>
          </w:p>
        </w:tc>
        <w:tc>
          <w:tcPr>
            <w:tcW w:w="4070" w:type="dxa"/>
          </w:tcPr>
          <w:p w14:paraId="2A213FB8" w14:textId="77777777" w:rsidR="00FB7872" w:rsidRPr="00F02D66" w:rsidRDefault="00FB7872" w:rsidP="008356D8">
            <w:pPr>
              <w:rPr>
                <w:rFonts w:ascii="Arial" w:hAnsi="Arial" w:cs="Arial"/>
                <w:sz w:val="28"/>
                <w:szCs w:val="28"/>
              </w:rPr>
            </w:pPr>
            <w:r w:rsidRPr="00F02D66">
              <w:rPr>
                <w:rFonts w:ascii="Arial" w:hAnsi="Arial" w:cs="Arial"/>
                <w:sz w:val="28"/>
                <w:szCs w:val="28"/>
              </w:rPr>
              <w:t xml:space="preserve">Chitthirai/Chitra </w:t>
            </w:r>
          </w:p>
        </w:tc>
        <w:tc>
          <w:tcPr>
            <w:tcW w:w="1167" w:type="dxa"/>
          </w:tcPr>
          <w:p w14:paraId="58964C03" w14:textId="77777777" w:rsidR="00FB7872" w:rsidRPr="00F02D66" w:rsidRDefault="00FB7872" w:rsidP="008356D8">
            <w:pPr>
              <w:rPr>
                <w:rFonts w:ascii="Arial" w:hAnsi="Arial" w:cs="Arial"/>
                <w:sz w:val="28"/>
                <w:szCs w:val="28"/>
              </w:rPr>
            </w:pPr>
            <w:r w:rsidRPr="00F02D66">
              <w:rPr>
                <w:rFonts w:ascii="Arial" w:hAnsi="Arial" w:cs="Arial"/>
                <w:sz w:val="28"/>
                <w:szCs w:val="28"/>
              </w:rPr>
              <w:t>1,2</w:t>
            </w:r>
          </w:p>
        </w:tc>
        <w:tc>
          <w:tcPr>
            <w:tcW w:w="1976" w:type="dxa"/>
          </w:tcPr>
          <w:p w14:paraId="18EEE496" w14:textId="77777777" w:rsidR="00FB7872" w:rsidRPr="00F02D66" w:rsidRDefault="00FB7872" w:rsidP="008356D8">
            <w:pPr>
              <w:rPr>
                <w:rFonts w:ascii="Arial" w:hAnsi="Arial" w:cs="Arial"/>
                <w:sz w:val="28"/>
                <w:szCs w:val="28"/>
              </w:rPr>
            </w:pPr>
            <w:r w:rsidRPr="00F02D66">
              <w:rPr>
                <w:rFonts w:ascii="Arial" w:hAnsi="Arial" w:cs="Arial"/>
                <w:sz w:val="28"/>
                <w:szCs w:val="28"/>
              </w:rPr>
              <w:t xml:space="preserve">Chitra </w:t>
            </w:r>
          </w:p>
        </w:tc>
        <w:tc>
          <w:tcPr>
            <w:tcW w:w="1620" w:type="dxa"/>
          </w:tcPr>
          <w:p w14:paraId="1FC40BA3" w14:textId="77777777" w:rsidR="00FB7872" w:rsidRPr="00F02D66" w:rsidRDefault="00FB7872" w:rsidP="008356D8">
            <w:pPr>
              <w:rPr>
                <w:rFonts w:ascii="Arial" w:hAnsi="Arial" w:cs="Arial"/>
                <w:sz w:val="28"/>
                <w:szCs w:val="28"/>
              </w:rPr>
            </w:pPr>
            <w:r w:rsidRPr="00F02D66">
              <w:rPr>
                <w:rFonts w:ascii="Arial" w:hAnsi="Arial" w:cs="Arial"/>
                <w:sz w:val="28"/>
                <w:szCs w:val="28"/>
              </w:rPr>
              <w:t>Kanya</w:t>
            </w:r>
          </w:p>
        </w:tc>
      </w:tr>
      <w:tr w:rsidR="00FB7872" w:rsidRPr="00F02D66" w14:paraId="788601D4" w14:textId="77777777" w:rsidTr="008356D8">
        <w:tc>
          <w:tcPr>
            <w:tcW w:w="998" w:type="dxa"/>
          </w:tcPr>
          <w:p w14:paraId="5DB18C7D" w14:textId="77777777" w:rsidR="00FB7872" w:rsidRPr="00F02D66" w:rsidRDefault="00FB7872" w:rsidP="008356D8">
            <w:pPr>
              <w:rPr>
                <w:rFonts w:ascii="Arial" w:hAnsi="Arial" w:cs="Arial"/>
                <w:sz w:val="28"/>
                <w:szCs w:val="28"/>
              </w:rPr>
            </w:pPr>
            <w:r w:rsidRPr="00F02D66">
              <w:rPr>
                <w:rFonts w:ascii="Arial" w:hAnsi="Arial" w:cs="Arial"/>
                <w:sz w:val="28"/>
                <w:szCs w:val="28"/>
              </w:rPr>
              <w:t>19</w:t>
            </w:r>
          </w:p>
        </w:tc>
        <w:tc>
          <w:tcPr>
            <w:tcW w:w="4070" w:type="dxa"/>
          </w:tcPr>
          <w:p w14:paraId="7F676F99" w14:textId="77777777" w:rsidR="00FB7872" w:rsidRPr="00F02D66" w:rsidRDefault="00FB7872" w:rsidP="008356D8">
            <w:pPr>
              <w:rPr>
                <w:rFonts w:ascii="Arial" w:hAnsi="Arial" w:cs="Arial"/>
                <w:sz w:val="28"/>
                <w:szCs w:val="28"/>
              </w:rPr>
            </w:pPr>
            <w:r w:rsidRPr="00F02D66">
              <w:rPr>
                <w:rFonts w:ascii="Arial" w:hAnsi="Arial" w:cs="Arial"/>
                <w:sz w:val="28"/>
                <w:szCs w:val="28"/>
              </w:rPr>
              <w:t xml:space="preserve">Chitthirai/Chitra </w:t>
            </w:r>
          </w:p>
        </w:tc>
        <w:tc>
          <w:tcPr>
            <w:tcW w:w="1167" w:type="dxa"/>
          </w:tcPr>
          <w:p w14:paraId="3E3138C4" w14:textId="77777777" w:rsidR="00FB7872" w:rsidRPr="00F02D66" w:rsidRDefault="00FB7872" w:rsidP="008356D8">
            <w:pPr>
              <w:rPr>
                <w:rFonts w:ascii="Arial" w:hAnsi="Arial" w:cs="Arial"/>
                <w:sz w:val="28"/>
                <w:szCs w:val="28"/>
              </w:rPr>
            </w:pPr>
            <w:r w:rsidRPr="00F02D66">
              <w:rPr>
                <w:rFonts w:ascii="Arial" w:hAnsi="Arial" w:cs="Arial"/>
                <w:sz w:val="28"/>
                <w:szCs w:val="28"/>
              </w:rPr>
              <w:t>3,4</w:t>
            </w:r>
          </w:p>
        </w:tc>
        <w:tc>
          <w:tcPr>
            <w:tcW w:w="1976" w:type="dxa"/>
          </w:tcPr>
          <w:p w14:paraId="015B9E89" w14:textId="77777777" w:rsidR="00FB7872" w:rsidRPr="00F02D66" w:rsidRDefault="00FB7872" w:rsidP="008356D8">
            <w:pPr>
              <w:rPr>
                <w:rFonts w:ascii="Arial" w:hAnsi="Arial" w:cs="Arial"/>
                <w:sz w:val="28"/>
                <w:szCs w:val="28"/>
              </w:rPr>
            </w:pPr>
            <w:r w:rsidRPr="00F02D66">
              <w:rPr>
                <w:rFonts w:ascii="Arial" w:hAnsi="Arial" w:cs="Arial"/>
                <w:sz w:val="28"/>
                <w:szCs w:val="28"/>
              </w:rPr>
              <w:t xml:space="preserve">Chitra </w:t>
            </w:r>
          </w:p>
        </w:tc>
        <w:tc>
          <w:tcPr>
            <w:tcW w:w="1620" w:type="dxa"/>
          </w:tcPr>
          <w:p w14:paraId="32DD8D64" w14:textId="77777777" w:rsidR="00FB7872" w:rsidRPr="00F02D66" w:rsidRDefault="00FB7872" w:rsidP="008356D8">
            <w:pPr>
              <w:rPr>
                <w:rFonts w:ascii="Arial" w:hAnsi="Arial" w:cs="Arial"/>
                <w:sz w:val="28"/>
                <w:szCs w:val="28"/>
              </w:rPr>
            </w:pPr>
            <w:r w:rsidRPr="00F02D66">
              <w:rPr>
                <w:rFonts w:ascii="Arial" w:hAnsi="Arial" w:cs="Arial"/>
                <w:sz w:val="28"/>
                <w:szCs w:val="28"/>
              </w:rPr>
              <w:t>Thula</w:t>
            </w:r>
          </w:p>
        </w:tc>
      </w:tr>
      <w:tr w:rsidR="00FB7872" w:rsidRPr="00F02D66" w14:paraId="3755358F" w14:textId="77777777" w:rsidTr="008356D8">
        <w:tc>
          <w:tcPr>
            <w:tcW w:w="998" w:type="dxa"/>
          </w:tcPr>
          <w:p w14:paraId="480118D0" w14:textId="77777777" w:rsidR="00FB7872" w:rsidRPr="00F02D66" w:rsidRDefault="00FB7872" w:rsidP="008356D8">
            <w:pPr>
              <w:rPr>
                <w:rFonts w:ascii="Arial" w:hAnsi="Arial" w:cs="Arial"/>
                <w:sz w:val="28"/>
                <w:szCs w:val="28"/>
              </w:rPr>
            </w:pPr>
            <w:r w:rsidRPr="00F02D66">
              <w:rPr>
                <w:rFonts w:ascii="Arial" w:hAnsi="Arial" w:cs="Arial"/>
                <w:sz w:val="28"/>
                <w:szCs w:val="28"/>
              </w:rPr>
              <w:t>20</w:t>
            </w:r>
          </w:p>
        </w:tc>
        <w:tc>
          <w:tcPr>
            <w:tcW w:w="4070" w:type="dxa"/>
          </w:tcPr>
          <w:p w14:paraId="6D21D048" w14:textId="77777777" w:rsidR="00FB7872" w:rsidRPr="00F02D66" w:rsidRDefault="00FB7872" w:rsidP="008356D8">
            <w:pPr>
              <w:rPr>
                <w:rFonts w:ascii="Arial" w:hAnsi="Arial" w:cs="Arial"/>
                <w:sz w:val="28"/>
                <w:szCs w:val="28"/>
              </w:rPr>
            </w:pPr>
            <w:r w:rsidRPr="00F02D66">
              <w:rPr>
                <w:rFonts w:ascii="Arial" w:hAnsi="Arial" w:cs="Arial"/>
                <w:sz w:val="28"/>
                <w:szCs w:val="28"/>
              </w:rPr>
              <w:t xml:space="preserve">Swathi </w:t>
            </w:r>
          </w:p>
        </w:tc>
        <w:tc>
          <w:tcPr>
            <w:tcW w:w="1167" w:type="dxa"/>
          </w:tcPr>
          <w:p w14:paraId="45404980" w14:textId="77777777" w:rsidR="00FB7872" w:rsidRPr="00F02D66" w:rsidRDefault="00FB7872" w:rsidP="008356D8">
            <w:pPr>
              <w:rPr>
                <w:rFonts w:ascii="Arial" w:hAnsi="Arial" w:cs="Arial"/>
                <w:sz w:val="28"/>
                <w:szCs w:val="28"/>
              </w:rPr>
            </w:pPr>
            <w:r w:rsidRPr="00F02D66">
              <w:rPr>
                <w:rFonts w:ascii="Arial" w:hAnsi="Arial" w:cs="Arial"/>
                <w:sz w:val="28"/>
                <w:szCs w:val="28"/>
              </w:rPr>
              <w:t>1,2,3,4</w:t>
            </w:r>
          </w:p>
        </w:tc>
        <w:tc>
          <w:tcPr>
            <w:tcW w:w="1976" w:type="dxa"/>
          </w:tcPr>
          <w:p w14:paraId="4E508A57" w14:textId="77777777" w:rsidR="00FB7872" w:rsidRPr="00F02D66" w:rsidRDefault="00FB7872" w:rsidP="008356D8">
            <w:pPr>
              <w:rPr>
                <w:rFonts w:ascii="Arial" w:hAnsi="Arial" w:cs="Arial"/>
                <w:sz w:val="28"/>
                <w:szCs w:val="28"/>
              </w:rPr>
            </w:pPr>
            <w:r w:rsidRPr="00F02D66">
              <w:rPr>
                <w:rFonts w:ascii="Arial" w:hAnsi="Arial" w:cs="Arial"/>
                <w:sz w:val="28"/>
                <w:szCs w:val="28"/>
              </w:rPr>
              <w:t>Swathi</w:t>
            </w:r>
          </w:p>
        </w:tc>
        <w:tc>
          <w:tcPr>
            <w:tcW w:w="1620" w:type="dxa"/>
          </w:tcPr>
          <w:p w14:paraId="02D81974" w14:textId="77777777" w:rsidR="00FB7872" w:rsidRPr="00F02D66" w:rsidRDefault="00FB7872" w:rsidP="008356D8">
            <w:pPr>
              <w:rPr>
                <w:rFonts w:ascii="Arial" w:hAnsi="Arial" w:cs="Arial"/>
                <w:sz w:val="28"/>
                <w:szCs w:val="28"/>
              </w:rPr>
            </w:pPr>
            <w:r w:rsidRPr="00F02D66">
              <w:rPr>
                <w:rFonts w:ascii="Arial" w:hAnsi="Arial" w:cs="Arial"/>
                <w:sz w:val="28"/>
                <w:szCs w:val="28"/>
              </w:rPr>
              <w:t>Thula</w:t>
            </w:r>
          </w:p>
        </w:tc>
      </w:tr>
      <w:tr w:rsidR="00FB7872" w:rsidRPr="00F02D66" w14:paraId="64D8D865" w14:textId="77777777" w:rsidTr="008356D8">
        <w:tc>
          <w:tcPr>
            <w:tcW w:w="998" w:type="dxa"/>
          </w:tcPr>
          <w:p w14:paraId="5AF46E31" w14:textId="77777777" w:rsidR="00FB7872" w:rsidRPr="00F02D66" w:rsidRDefault="00FB7872" w:rsidP="008356D8">
            <w:pPr>
              <w:rPr>
                <w:rFonts w:ascii="Arial" w:hAnsi="Arial" w:cs="Arial"/>
                <w:sz w:val="28"/>
                <w:szCs w:val="28"/>
              </w:rPr>
            </w:pPr>
            <w:r w:rsidRPr="00F02D66">
              <w:rPr>
                <w:rFonts w:ascii="Arial" w:hAnsi="Arial" w:cs="Arial"/>
                <w:sz w:val="28"/>
                <w:szCs w:val="28"/>
              </w:rPr>
              <w:t>21</w:t>
            </w:r>
          </w:p>
        </w:tc>
        <w:tc>
          <w:tcPr>
            <w:tcW w:w="4070" w:type="dxa"/>
          </w:tcPr>
          <w:p w14:paraId="6E3423F7" w14:textId="77777777" w:rsidR="00FB7872" w:rsidRPr="00F02D66" w:rsidRDefault="00FB7872" w:rsidP="008356D8">
            <w:pPr>
              <w:rPr>
                <w:rFonts w:ascii="Arial" w:hAnsi="Arial" w:cs="Arial"/>
                <w:sz w:val="28"/>
                <w:szCs w:val="28"/>
              </w:rPr>
            </w:pPr>
            <w:r w:rsidRPr="00F02D66">
              <w:rPr>
                <w:rFonts w:ascii="Arial" w:hAnsi="Arial" w:cs="Arial"/>
                <w:sz w:val="28"/>
                <w:szCs w:val="28"/>
              </w:rPr>
              <w:t xml:space="preserve">Vishakam/Vishaka </w:t>
            </w:r>
          </w:p>
        </w:tc>
        <w:tc>
          <w:tcPr>
            <w:tcW w:w="1167" w:type="dxa"/>
          </w:tcPr>
          <w:p w14:paraId="6154B696" w14:textId="77777777" w:rsidR="00FB7872" w:rsidRPr="00F02D66" w:rsidRDefault="00FB7872" w:rsidP="008356D8">
            <w:pPr>
              <w:rPr>
                <w:rFonts w:ascii="Arial" w:hAnsi="Arial" w:cs="Arial"/>
                <w:sz w:val="28"/>
                <w:szCs w:val="28"/>
              </w:rPr>
            </w:pPr>
            <w:r w:rsidRPr="00F02D66">
              <w:rPr>
                <w:rFonts w:ascii="Arial" w:hAnsi="Arial" w:cs="Arial"/>
                <w:sz w:val="28"/>
                <w:szCs w:val="28"/>
              </w:rPr>
              <w:t>1,2,3</w:t>
            </w:r>
          </w:p>
        </w:tc>
        <w:tc>
          <w:tcPr>
            <w:tcW w:w="1976" w:type="dxa"/>
          </w:tcPr>
          <w:p w14:paraId="09ED7C13" w14:textId="77777777" w:rsidR="00FB7872" w:rsidRPr="00F02D66" w:rsidRDefault="00FB7872" w:rsidP="008356D8">
            <w:pPr>
              <w:rPr>
                <w:rFonts w:ascii="Arial" w:hAnsi="Arial" w:cs="Arial"/>
                <w:sz w:val="28"/>
                <w:szCs w:val="28"/>
              </w:rPr>
            </w:pPr>
            <w:r w:rsidRPr="00F02D66">
              <w:rPr>
                <w:rFonts w:ascii="Arial" w:hAnsi="Arial" w:cs="Arial"/>
                <w:sz w:val="28"/>
                <w:szCs w:val="28"/>
              </w:rPr>
              <w:t xml:space="preserve">Vishaka </w:t>
            </w:r>
          </w:p>
        </w:tc>
        <w:tc>
          <w:tcPr>
            <w:tcW w:w="1620" w:type="dxa"/>
          </w:tcPr>
          <w:p w14:paraId="76BDA7BC" w14:textId="77777777" w:rsidR="00FB7872" w:rsidRPr="00F02D66" w:rsidRDefault="00FB7872" w:rsidP="008356D8">
            <w:pPr>
              <w:rPr>
                <w:rFonts w:ascii="Arial" w:hAnsi="Arial" w:cs="Arial"/>
                <w:sz w:val="28"/>
                <w:szCs w:val="28"/>
              </w:rPr>
            </w:pPr>
            <w:r w:rsidRPr="00F02D66">
              <w:rPr>
                <w:rFonts w:ascii="Arial" w:hAnsi="Arial" w:cs="Arial"/>
                <w:sz w:val="28"/>
                <w:szCs w:val="28"/>
              </w:rPr>
              <w:t>Thula</w:t>
            </w:r>
          </w:p>
        </w:tc>
      </w:tr>
      <w:tr w:rsidR="00FB7872" w:rsidRPr="00F02D66" w14:paraId="3D95B8A7" w14:textId="77777777" w:rsidTr="008356D8">
        <w:tc>
          <w:tcPr>
            <w:tcW w:w="998" w:type="dxa"/>
          </w:tcPr>
          <w:p w14:paraId="6DF299B1" w14:textId="77777777" w:rsidR="00FB7872" w:rsidRPr="00F02D66" w:rsidRDefault="00FB7872" w:rsidP="008356D8">
            <w:pPr>
              <w:rPr>
                <w:rFonts w:ascii="Arial" w:hAnsi="Arial" w:cs="Arial"/>
                <w:sz w:val="28"/>
                <w:szCs w:val="28"/>
              </w:rPr>
            </w:pPr>
            <w:r w:rsidRPr="00F02D66">
              <w:rPr>
                <w:rFonts w:ascii="Arial" w:hAnsi="Arial" w:cs="Arial"/>
                <w:sz w:val="28"/>
                <w:szCs w:val="28"/>
              </w:rPr>
              <w:t>22</w:t>
            </w:r>
          </w:p>
        </w:tc>
        <w:tc>
          <w:tcPr>
            <w:tcW w:w="4070" w:type="dxa"/>
          </w:tcPr>
          <w:p w14:paraId="0EFF16F0" w14:textId="77777777" w:rsidR="00FB7872" w:rsidRPr="00F02D66" w:rsidRDefault="00FB7872" w:rsidP="008356D8">
            <w:pPr>
              <w:rPr>
                <w:rFonts w:ascii="Arial" w:hAnsi="Arial" w:cs="Arial"/>
                <w:sz w:val="28"/>
                <w:szCs w:val="28"/>
              </w:rPr>
            </w:pPr>
            <w:r w:rsidRPr="00F02D66">
              <w:rPr>
                <w:rFonts w:ascii="Arial" w:hAnsi="Arial" w:cs="Arial"/>
                <w:sz w:val="28"/>
                <w:szCs w:val="28"/>
              </w:rPr>
              <w:t xml:space="preserve">Vishakam/Vishaka </w:t>
            </w:r>
          </w:p>
        </w:tc>
        <w:tc>
          <w:tcPr>
            <w:tcW w:w="1167" w:type="dxa"/>
          </w:tcPr>
          <w:p w14:paraId="6B1F9D92" w14:textId="77777777" w:rsidR="00FB7872" w:rsidRPr="00F02D66" w:rsidRDefault="00FB7872" w:rsidP="008356D8">
            <w:pPr>
              <w:rPr>
                <w:rFonts w:ascii="Arial" w:hAnsi="Arial" w:cs="Arial"/>
                <w:sz w:val="28"/>
                <w:szCs w:val="28"/>
              </w:rPr>
            </w:pPr>
            <w:r w:rsidRPr="00F02D66">
              <w:rPr>
                <w:rFonts w:ascii="Arial" w:hAnsi="Arial" w:cs="Arial"/>
                <w:sz w:val="28"/>
                <w:szCs w:val="28"/>
              </w:rPr>
              <w:t>4</w:t>
            </w:r>
          </w:p>
        </w:tc>
        <w:tc>
          <w:tcPr>
            <w:tcW w:w="1976" w:type="dxa"/>
          </w:tcPr>
          <w:p w14:paraId="36ECE692" w14:textId="77777777" w:rsidR="00FB7872" w:rsidRPr="00F02D66" w:rsidRDefault="00FB7872" w:rsidP="008356D8">
            <w:pPr>
              <w:rPr>
                <w:rFonts w:ascii="Arial" w:hAnsi="Arial" w:cs="Arial"/>
                <w:sz w:val="28"/>
                <w:szCs w:val="28"/>
              </w:rPr>
            </w:pPr>
            <w:r w:rsidRPr="00F02D66">
              <w:rPr>
                <w:rFonts w:ascii="Arial" w:hAnsi="Arial" w:cs="Arial"/>
                <w:sz w:val="28"/>
                <w:szCs w:val="28"/>
              </w:rPr>
              <w:t xml:space="preserve">Vishaka </w:t>
            </w:r>
          </w:p>
        </w:tc>
        <w:tc>
          <w:tcPr>
            <w:tcW w:w="1620" w:type="dxa"/>
          </w:tcPr>
          <w:p w14:paraId="395644AF" w14:textId="77777777" w:rsidR="00FB7872" w:rsidRPr="00F02D66" w:rsidRDefault="00FB7872" w:rsidP="008356D8">
            <w:pPr>
              <w:rPr>
                <w:rFonts w:ascii="Arial" w:hAnsi="Arial" w:cs="Arial"/>
                <w:sz w:val="28"/>
                <w:szCs w:val="28"/>
              </w:rPr>
            </w:pPr>
            <w:r w:rsidRPr="00F02D66">
              <w:rPr>
                <w:rFonts w:ascii="Arial" w:hAnsi="Arial" w:cs="Arial"/>
                <w:sz w:val="28"/>
                <w:szCs w:val="28"/>
              </w:rPr>
              <w:t>Vrishchika</w:t>
            </w:r>
          </w:p>
        </w:tc>
      </w:tr>
      <w:tr w:rsidR="00FB7872" w:rsidRPr="00F02D66" w14:paraId="3C93C32B" w14:textId="77777777" w:rsidTr="008356D8">
        <w:tc>
          <w:tcPr>
            <w:tcW w:w="998" w:type="dxa"/>
          </w:tcPr>
          <w:p w14:paraId="33D9B8A8" w14:textId="77777777" w:rsidR="00FB7872" w:rsidRPr="00F02D66" w:rsidRDefault="00FB7872" w:rsidP="008356D8">
            <w:pPr>
              <w:rPr>
                <w:rFonts w:ascii="Arial" w:hAnsi="Arial" w:cs="Arial"/>
                <w:sz w:val="28"/>
                <w:szCs w:val="28"/>
              </w:rPr>
            </w:pPr>
            <w:r w:rsidRPr="00F02D66">
              <w:rPr>
                <w:rFonts w:ascii="Arial" w:hAnsi="Arial" w:cs="Arial"/>
                <w:sz w:val="28"/>
                <w:szCs w:val="28"/>
              </w:rPr>
              <w:t>23</w:t>
            </w:r>
          </w:p>
        </w:tc>
        <w:tc>
          <w:tcPr>
            <w:tcW w:w="4070" w:type="dxa"/>
          </w:tcPr>
          <w:p w14:paraId="428DE4A4" w14:textId="77777777" w:rsidR="00FB7872" w:rsidRPr="00F02D66" w:rsidRDefault="00FB7872" w:rsidP="008356D8">
            <w:pPr>
              <w:rPr>
                <w:rFonts w:ascii="Arial" w:hAnsi="Arial" w:cs="Arial"/>
                <w:sz w:val="28"/>
                <w:szCs w:val="28"/>
              </w:rPr>
            </w:pPr>
            <w:r w:rsidRPr="00F02D66">
              <w:rPr>
                <w:rFonts w:ascii="Arial" w:hAnsi="Arial" w:cs="Arial"/>
                <w:sz w:val="28"/>
                <w:szCs w:val="28"/>
              </w:rPr>
              <w:t xml:space="preserve">Anusham </w:t>
            </w:r>
          </w:p>
        </w:tc>
        <w:tc>
          <w:tcPr>
            <w:tcW w:w="1167" w:type="dxa"/>
          </w:tcPr>
          <w:p w14:paraId="588938B9" w14:textId="77777777" w:rsidR="00FB7872" w:rsidRPr="00F02D66" w:rsidRDefault="00FB7872" w:rsidP="008356D8">
            <w:pPr>
              <w:rPr>
                <w:rFonts w:ascii="Arial" w:hAnsi="Arial" w:cs="Arial"/>
                <w:sz w:val="28"/>
                <w:szCs w:val="28"/>
              </w:rPr>
            </w:pPr>
            <w:r w:rsidRPr="00F02D66">
              <w:rPr>
                <w:rFonts w:ascii="Arial" w:hAnsi="Arial" w:cs="Arial"/>
                <w:sz w:val="28"/>
                <w:szCs w:val="28"/>
              </w:rPr>
              <w:t>1,2,3,4</w:t>
            </w:r>
          </w:p>
        </w:tc>
        <w:tc>
          <w:tcPr>
            <w:tcW w:w="1976" w:type="dxa"/>
          </w:tcPr>
          <w:p w14:paraId="2352068C" w14:textId="77777777" w:rsidR="00FB7872" w:rsidRPr="00F02D66" w:rsidRDefault="00FB7872" w:rsidP="008356D8">
            <w:pPr>
              <w:rPr>
                <w:rFonts w:ascii="Arial" w:hAnsi="Arial" w:cs="Arial"/>
                <w:sz w:val="28"/>
                <w:szCs w:val="28"/>
              </w:rPr>
            </w:pPr>
            <w:r w:rsidRPr="00F02D66">
              <w:rPr>
                <w:rFonts w:ascii="Arial" w:hAnsi="Arial" w:cs="Arial"/>
                <w:sz w:val="28"/>
                <w:szCs w:val="28"/>
              </w:rPr>
              <w:t xml:space="preserve">Anuradha </w:t>
            </w:r>
          </w:p>
        </w:tc>
        <w:tc>
          <w:tcPr>
            <w:tcW w:w="1620" w:type="dxa"/>
          </w:tcPr>
          <w:p w14:paraId="1CD1ED92" w14:textId="77777777" w:rsidR="00FB7872" w:rsidRPr="00F02D66" w:rsidRDefault="00FB7872" w:rsidP="008356D8">
            <w:pPr>
              <w:rPr>
                <w:rFonts w:ascii="Arial" w:hAnsi="Arial" w:cs="Arial"/>
                <w:sz w:val="28"/>
                <w:szCs w:val="28"/>
              </w:rPr>
            </w:pPr>
            <w:r w:rsidRPr="00F02D66">
              <w:rPr>
                <w:rFonts w:ascii="Arial" w:hAnsi="Arial" w:cs="Arial"/>
                <w:sz w:val="28"/>
                <w:szCs w:val="28"/>
              </w:rPr>
              <w:t>Vrishchika</w:t>
            </w:r>
          </w:p>
        </w:tc>
      </w:tr>
      <w:tr w:rsidR="00FB7872" w:rsidRPr="00F02D66" w14:paraId="498190AA" w14:textId="77777777" w:rsidTr="008356D8">
        <w:tc>
          <w:tcPr>
            <w:tcW w:w="998" w:type="dxa"/>
          </w:tcPr>
          <w:p w14:paraId="0BB32D41" w14:textId="77777777" w:rsidR="00FB7872" w:rsidRPr="00F02D66" w:rsidRDefault="00FB7872" w:rsidP="008356D8">
            <w:pPr>
              <w:rPr>
                <w:rFonts w:ascii="Arial" w:hAnsi="Arial" w:cs="Arial"/>
                <w:sz w:val="28"/>
                <w:szCs w:val="28"/>
              </w:rPr>
            </w:pPr>
            <w:r w:rsidRPr="00F02D66">
              <w:rPr>
                <w:rFonts w:ascii="Arial" w:hAnsi="Arial" w:cs="Arial"/>
                <w:sz w:val="28"/>
                <w:szCs w:val="28"/>
              </w:rPr>
              <w:t>24</w:t>
            </w:r>
          </w:p>
        </w:tc>
        <w:tc>
          <w:tcPr>
            <w:tcW w:w="4070" w:type="dxa"/>
          </w:tcPr>
          <w:p w14:paraId="73DBC7EA" w14:textId="77777777" w:rsidR="00FB7872" w:rsidRPr="00F02D66" w:rsidRDefault="00FB7872" w:rsidP="008356D8">
            <w:pPr>
              <w:rPr>
                <w:rFonts w:ascii="Arial" w:hAnsi="Arial" w:cs="Arial"/>
                <w:sz w:val="28"/>
                <w:szCs w:val="28"/>
              </w:rPr>
            </w:pPr>
            <w:r w:rsidRPr="00F02D66">
              <w:rPr>
                <w:rFonts w:ascii="Arial" w:hAnsi="Arial" w:cs="Arial"/>
                <w:sz w:val="28"/>
                <w:szCs w:val="28"/>
              </w:rPr>
              <w:t>Kettai/Trikketta</w:t>
            </w:r>
          </w:p>
        </w:tc>
        <w:tc>
          <w:tcPr>
            <w:tcW w:w="1167" w:type="dxa"/>
          </w:tcPr>
          <w:p w14:paraId="519149C7" w14:textId="77777777" w:rsidR="00FB7872" w:rsidRPr="00F02D66" w:rsidRDefault="00FB7872" w:rsidP="008356D8">
            <w:pPr>
              <w:rPr>
                <w:rFonts w:ascii="Arial" w:hAnsi="Arial" w:cs="Arial"/>
                <w:sz w:val="28"/>
                <w:szCs w:val="28"/>
              </w:rPr>
            </w:pPr>
            <w:r w:rsidRPr="00F02D66">
              <w:rPr>
                <w:rFonts w:ascii="Arial" w:hAnsi="Arial" w:cs="Arial"/>
                <w:sz w:val="28"/>
                <w:szCs w:val="28"/>
              </w:rPr>
              <w:t>1,2,3,4</w:t>
            </w:r>
          </w:p>
        </w:tc>
        <w:tc>
          <w:tcPr>
            <w:tcW w:w="1976" w:type="dxa"/>
          </w:tcPr>
          <w:p w14:paraId="4DC8352D" w14:textId="77777777" w:rsidR="00FB7872" w:rsidRPr="00F02D66" w:rsidRDefault="00FB7872" w:rsidP="008356D8">
            <w:pPr>
              <w:rPr>
                <w:rFonts w:ascii="Arial" w:hAnsi="Arial" w:cs="Arial"/>
                <w:sz w:val="28"/>
                <w:szCs w:val="28"/>
              </w:rPr>
            </w:pPr>
            <w:r w:rsidRPr="00F02D66">
              <w:rPr>
                <w:rFonts w:ascii="Arial" w:hAnsi="Arial" w:cs="Arial"/>
                <w:sz w:val="28"/>
                <w:szCs w:val="28"/>
              </w:rPr>
              <w:t xml:space="preserve">Jyeshta </w:t>
            </w:r>
          </w:p>
        </w:tc>
        <w:tc>
          <w:tcPr>
            <w:tcW w:w="1620" w:type="dxa"/>
          </w:tcPr>
          <w:p w14:paraId="14ACF00B" w14:textId="77777777" w:rsidR="00FB7872" w:rsidRPr="00F02D66" w:rsidRDefault="00FB7872" w:rsidP="008356D8">
            <w:pPr>
              <w:rPr>
                <w:rFonts w:ascii="Arial" w:hAnsi="Arial" w:cs="Arial"/>
                <w:sz w:val="28"/>
                <w:szCs w:val="28"/>
              </w:rPr>
            </w:pPr>
            <w:r w:rsidRPr="00F02D66">
              <w:rPr>
                <w:rFonts w:ascii="Arial" w:hAnsi="Arial" w:cs="Arial"/>
                <w:sz w:val="28"/>
                <w:szCs w:val="28"/>
              </w:rPr>
              <w:t>Vrishchika</w:t>
            </w:r>
          </w:p>
        </w:tc>
      </w:tr>
      <w:tr w:rsidR="00FB7872" w:rsidRPr="00F02D66" w14:paraId="18D0D3E5" w14:textId="77777777" w:rsidTr="008356D8">
        <w:tc>
          <w:tcPr>
            <w:tcW w:w="998" w:type="dxa"/>
          </w:tcPr>
          <w:p w14:paraId="0A97AC38" w14:textId="77777777" w:rsidR="00FB7872" w:rsidRPr="00F02D66" w:rsidRDefault="00FB7872" w:rsidP="008356D8">
            <w:pPr>
              <w:rPr>
                <w:rFonts w:ascii="Arial" w:hAnsi="Arial" w:cs="Arial"/>
                <w:sz w:val="28"/>
                <w:szCs w:val="28"/>
              </w:rPr>
            </w:pPr>
            <w:r w:rsidRPr="00F02D66">
              <w:rPr>
                <w:rFonts w:ascii="Arial" w:hAnsi="Arial" w:cs="Arial"/>
                <w:sz w:val="28"/>
                <w:szCs w:val="28"/>
              </w:rPr>
              <w:t>25</w:t>
            </w:r>
          </w:p>
        </w:tc>
        <w:tc>
          <w:tcPr>
            <w:tcW w:w="4070" w:type="dxa"/>
          </w:tcPr>
          <w:p w14:paraId="77B68761" w14:textId="77777777" w:rsidR="00FB7872" w:rsidRPr="00F02D66" w:rsidRDefault="00FB7872" w:rsidP="008356D8">
            <w:pPr>
              <w:rPr>
                <w:rFonts w:ascii="Arial" w:hAnsi="Arial" w:cs="Arial"/>
                <w:sz w:val="28"/>
                <w:szCs w:val="28"/>
              </w:rPr>
            </w:pPr>
            <w:r w:rsidRPr="00F02D66">
              <w:rPr>
                <w:rFonts w:ascii="Arial" w:hAnsi="Arial" w:cs="Arial"/>
                <w:sz w:val="28"/>
                <w:szCs w:val="28"/>
              </w:rPr>
              <w:t xml:space="preserve">Moolam </w:t>
            </w:r>
          </w:p>
        </w:tc>
        <w:tc>
          <w:tcPr>
            <w:tcW w:w="1167" w:type="dxa"/>
          </w:tcPr>
          <w:p w14:paraId="3074866E" w14:textId="77777777" w:rsidR="00FB7872" w:rsidRPr="00F02D66" w:rsidRDefault="00FB7872" w:rsidP="008356D8">
            <w:pPr>
              <w:rPr>
                <w:rFonts w:ascii="Arial" w:hAnsi="Arial" w:cs="Arial"/>
                <w:sz w:val="28"/>
                <w:szCs w:val="28"/>
              </w:rPr>
            </w:pPr>
            <w:r w:rsidRPr="00F02D66">
              <w:rPr>
                <w:rFonts w:ascii="Arial" w:hAnsi="Arial" w:cs="Arial"/>
                <w:sz w:val="28"/>
                <w:szCs w:val="28"/>
              </w:rPr>
              <w:t>1,2,3,4</w:t>
            </w:r>
          </w:p>
        </w:tc>
        <w:tc>
          <w:tcPr>
            <w:tcW w:w="1976" w:type="dxa"/>
          </w:tcPr>
          <w:p w14:paraId="0155FCE9" w14:textId="77777777" w:rsidR="00FB7872" w:rsidRPr="00F02D66" w:rsidRDefault="00FB7872" w:rsidP="008356D8">
            <w:pPr>
              <w:rPr>
                <w:rFonts w:ascii="Arial" w:hAnsi="Arial" w:cs="Arial"/>
                <w:sz w:val="28"/>
                <w:szCs w:val="28"/>
              </w:rPr>
            </w:pPr>
            <w:r w:rsidRPr="00F02D66">
              <w:rPr>
                <w:rFonts w:ascii="Arial" w:hAnsi="Arial" w:cs="Arial"/>
                <w:sz w:val="28"/>
                <w:szCs w:val="28"/>
              </w:rPr>
              <w:t xml:space="preserve">Moola </w:t>
            </w:r>
          </w:p>
        </w:tc>
        <w:tc>
          <w:tcPr>
            <w:tcW w:w="1620" w:type="dxa"/>
          </w:tcPr>
          <w:p w14:paraId="5AD42D0B" w14:textId="77777777" w:rsidR="00FB7872" w:rsidRPr="00F02D66" w:rsidRDefault="00FB7872" w:rsidP="008356D8">
            <w:pPr>
              <w:rPr>
                <w:rFonts w:ascii="Arial" w:hAnsi="Arial" w:cs="Arial"/>
                <w:sz w:val="28"/>
                <w:szCs w:val="28"/>
              </w:rPr>
            </w:pPr>
            <w:r w:rsidRPr="00F02D66">
              <w:rPr>
                <w:rFonts w:ascii="Arial" w:hAnsi="Arial" w:cs="Arial"/>
                <w:sz w:val="28"/>
                <w:szCs w:val="28"/>
              </w:rPr>
              <w:t>Dhanur</w:t>
            </w:r>
          </w:p>
        </w:tc>
      </w:tr>
      <w:tr w:rsidR="00FB7872" w:rsidRPr="00F02D66" w14:paraId="015887A4" w14:textId="77777777" w:rsidTr="008356D8">
        <w:tc>
          <w:tcPr>
            <w:tcW w:w="998" w:type="dxa"/>
          </w:tcPr>
          <w:p w14:paraId="1E5DAF6A" w14:textId="77777777" w:rsidR="00FB7872" w:rsidRPr="00F02D66" w:rsidRDefault="00FB7872" w:rsidP="008356D8">
            <w:pPr>
              <w:rPr>
                <w:rFonts w:ascii="Arial" w:hAnsi="Arial" w:cs="Arial"/>
                <w:sz w:val="28"/>
                <w:szCs w:val="28"/>
              </w:rPr>
            </w:pPr>
            <w:r w:rsidRPr="00F02D66">
              <w:rPr>
                <w:rFonts w:ascii="Arial" w:hAnsi="Arial" w:cs="Arial"/>
                <w:sz w:val="28"/>
                <w:szCs w:val="28"/>
              </w:rPr>
              <w:t>26</w:t>
            </w:r>
          </w:p>
        </w:tc>
        <w:tc>
          <w:tcPr>
            <w:tcW w:w="4070" w:type="dxa"/>
          </w:tcPr>
          <w:p w14:paraId="0B1F4A55" w14:textId="77777777" w:rsidR="00FB7872" w:rsidRPr="00F02D66" w:rsidRDefault="00FB7872" w:rsidP="008356D8">
            <w:pPr>
              <w:rPr>
                <w:rFonts w:ascii="Arial" w:hAnsi="Arial" w:cs="Arial"/>
                <w:sz w:val="28"/>
                <w:szCs w:val="28"/>
              </w:rPr>
            </w:pPr>
            <w:r w:rsidRPr="00F02D66">
              <w:rPr>
                <w:rFonts w:ascii="Arial" w:hAnsi="Arial" w:cs="Arial"/>
                <w:sz w:val="28"/>
                <w:szCs w:val="28"/>
              </w:rPr>
              <w:t xml:space="preserve">Pooradam </w:t>
            </w:r>
          </w:p>
        </w:tc>
        <w:tc>
          <w:tcPr>
            <w:tcW w:w="1167" w:type="dxa"/>
          </w:tcPr>
          <w:p w14:paraId="4A7343AB" w14:textId="77777777" w:rsidR="00FB7872" w:rsidRPr="00F02D66" w:rsidRDefault="00FB7872" w:rsidP="008356D8">
            <w:pPr>
              <w:rPr>
                <w:rFonts w:ascii="Arial" w:hAnsi="Arial" w:cs="Arial"/>
                <w:sz w:val="28"/>
                <w:szCs w:val="28"/>
              </w:rPr>
            </w:pPr>
            <w:r w:rsidRPr="00F02D66">
              <w:rPr>
                <w:rFonts w:ascii="Arial" w:hAnsi="Arial" w:cs="Arial"/>
                <w:sz w:val="28"/>
                <w:szCs w:val="28"/>
              </w:rPr>
              <w:t>1,2,3,4</w:t>
            </w:r>
          </w:p>
        </w:tc>
        <w:tc>
          <w:tcPr>
            <w:tcW w:w="1976" w:type="dxa"/>
          </w:tcPr>
          <w:p w14:paraId="42F7D814" w14:textId="77777777" w:rsidR="00FB7872" w:rsidRPr="00F02D66" w:rsidRDefault="00FB7872" w:rsidP="008356D8">
            <w:pPr>
              <w:rPr>
                <w:rFonts w:ascii="Arial" w:hAnsi="Arial" w:cs="Arial"/>
                <w:sz w:val="28"/>
                <w:szCs w:val="28"/>
              </w:rPr>
            </w:pPr>
            <w:r w:rsidRPr="00F02D66">
              <w:rPr>
                <w:rFonts w:ascii="Arial" w:hAnsi="Arial" w:cs="Arial"/>
                <w:sz w:val="28"/>
                <w:szCs w:val="28"/>
              </w:rPr>
              <w:t xml:space="preserve">Poorvashada </w:t>
            </w:r>
          </w:p>
        </w:tc>
        <w:tc>
          <w:tcPr>
            <w:tcW w:w="1620" w:type="dxa"/>
          </w:tcPr>
          <w:p w14:paraId="392952C1" w14:textId="77777777" w:rsidR="00FB7872" w:rsidRPr="00F02D66" w:rsidRDefault="00FB7872" w:rsidP="008356D8">
            <w:pPr>
              <w:rPr>
                <w:rFonts w:ascii="Arial" w:hAnsi="Arial" w:cs="Arial"/>
                <w:sz w:val="28"/>
                <w:szCs w:val="28"/>
              </w:rPr>
            </w:pPr>
            <w:r w:rsidRPr="00F02D66">
              <w:rPr>
                <w:rFonts w:ascii="Arial" w:hAnsi="Arial" w:cs="Arial"/>
                <w:sz w:val="28"/>
                <w:szCs w:val="28"/>
              </w:rPr>
              <w:t>Dhanur</w:t>
            </w:r>
          </w:p>
        </w:tc>
      </w:tr>
      <w:tr w:rsidR="00FB7872" w:rsidRPr="00F02D66" w14:paraId="16CFF4F4" w14:textId="77777777" w:rsidTr="008356D8">
        <w:tc>
          <w:tcPr>
            <w:tcW w:w="998" w:type="dxa"/>
          </w:tcPr>
          <w:p w14:paraId="3C5843AB" w14:textId="77777777" w:rsidR="00FB7872" w:rsidRPr="00F02D66" w:rsidRDefault="00FB7872" w:rsidP="008356D8">
            <w:pPr>
              <w:rPr>
                <w:rFonts w:ascii="Arial" w:hAnsi="Arial" w:cs="Arial"/>
                <w:sz w:val="28"/>
                <w:szCs w:val="28"/>
              </w:rPr>
            </w:pPr>
            <w:r w:rsidRPr="00F02D66">
              <w:rPr>
                <w:rFonts w:ascii="Arial" w:hAnsi="Arial" w:cs="Arial"/>
                <w:sz w:val="28"/>
                <w:szCs w:val="28"/>
              </w:rPr>
              <w:t>27</w:t>
            </w:r>
          </w:p>
        </w:tc>
        <w:tc>
          <w:tcPr>
            <w:tcW w:w="4070" w:type="dxa"/>
          </w:tcPr>
          <w:p w14:paraId="2128CD97" w14:textId="77777777" w:rsidR="00FB7872" w:rsidRPr="00F02D66" w:rsidRDefault="00FB7872" w:rsidP="008356D8">
            <w:pPr>
              <w:rPr>
                <w:rFonts w:ascii="Arial" w:hAnsi="Arial" w:cs="Arial"/>
                <w:sz w:val="28"/>
                <w:szCs w:val="28"/>
              </w:rPr>
            </w:pPr>
            <w:r w:rsidRPr="00F02D66">
              <w:rPr>
                <w:rFonts w:ascii="Arial" w:hAnsi="Arial" w:cs="Arial"/>
                <w:sz w:val="28"/>
                <w:szCs w:val="28"/>
              </w:rPr>
              <w:t xml:space="preserve">Utharadam/Uthiradam </w:t>
            </w:r>
          </w:p>
        </w:tc>
        <w:tc>
          <w:tcPr>
            <w:tcW w:w="1167" w:type="dxa"/>
          </w:tcPr>
          <w:p w14:paraId="3563F053" w14:textId="77777777" w:rsidR="00FB7872" w:rsidRPr="00F02D66" w:rsidRDefault="00FB7872" w:rsidP="008356D8">
            <w:pPr>
              <w:rPr>
                <w:rFonts w:ascii="Arial" w:hAnsi="Arial" w:cs="Arial"/>
                <w:sz w:val="28"/>
                <w:szCs w:val="28"/>
              </w:rPr>
            </w:pPr>
            <w:r w:rsidRPr="00F02D66">
              <w:rPr>
                <w:rFonts w:ascii="Arial" w:hAnsi="Arial" w:cs="Arial"/>
                <w:sz w:val="28"/>
                <w:szCs w:val="28"/>
              </w:rPr>
              <w:t>1</w:t>
            </w:r>
          </w:p>
        </w:tc>
        <w:tc>
          <w:tcPr>
            <w:tcW w:w="1976" w:type="dxa"/>
          </w:tcPr>
          <w:p w14:paraId="56076B28" w14:textId="77777777" w:rsidR="00FB7872" w:rsidRPr="00F02D66" w:rsidRDefault="00FB7872" w:rsidP="008356D8">
            <w:pPr>
              <w:rPr>
                <w:rFonts w:ascii="Arial" w:hAnsi="Arial" w:cs="Arial"/>
                <w:sz w:val="28"/>
                <w:szCs w:val="28"/>
              </w:rPr>
            </w:pPr>
            <w:r w:rsidRPr="00F02D66">
              <w:rPr>
                <w:rFonts w:ascii="Arial" w:hAnsi="Arial" w:cs="Arial"/>
                <w:sz w:val="28"/>
                <w:szCs w:val="28"/>
              </w:rPr>
              <w:t xml:space="preserve">Uthirashada </w:t>
            </w:r>
          </w:p>
        </w:tc>
        <w:tc>
          <w:tcPr>
            <w:tcW w:w="1620" w:type="dxa"/>
          </w:tcPr>
          <w:p w14:paraId="75A6B08D" w14:textId="77777777" w:rsidR="00FB7872" w:rsidRPr="00F02D66" w:rsidRDefault="00FB7872" w:rsidP="008356D8">
            <w:pPr>
              <w:rPr>
                <w:rFonts w:ascii="Arial" w:hAnsi="Arial" w:cs="Arial"/>
                <w:sz w:val="28"/>
                <w:szCs w:val="28"/>
              </w:rPr>
            </w:pPr>
            <w:r w:rsidRPr="00F02D66">
              <w:rPr>
                <w:rFonts w:ascii="Arial" w:hAnsi="Arial" w:cs="Arial"/>
                <w:sz w:val="28"/>
                <w:szCs w:val="28"/>
              </w:rPr>
              <w:t>Dhanur</w:t>
            </w:r>
          </w:p>
        </w:tc>
      </w:tr>
      <w:tr w:rsidR="00FB7872" w:rsidRPr="00F02D66" w14:paraId="7387541A" w14:textId="77777777" w:rsidTr="008356D8">
        <w:tc>
          <w:tcPr>
            <w:tcW w:w="998" w:type="dxa"/>
          </w:tcPr>
          <w:p w14:paraId="42F5057D" w14:textId="77777777" w:rsidR="00FB7872" w:rsidRPr="00F02D66" w:rsidRDefault="00FB7872" w:rsidP="008356D8">
            <w:pPr>
              <w:rPr>
                <w:rFonts w:ascii="Arial" w:hAnsi="Arial" w:cs="Arial"/>
                <w:sz w:val="28"/>
                <w:szCs w:val="28"/>
              </w:rPr>
            </w:pPr>
            <w:r w:rsidRPr="00F02D66">
              <w:rPr>
                <w:rFonts w:ascii="Arial" w:hAnsi="Arial" w:cs="Arial"/>
                <w:sz w:val="28"/>
                <w:szCs w:val="28"/>
              </w:rPr>
              <w:t>28</w:t>
            </w:r>
          </w:p>
        </w:tc>
        <w:tc>
          <w:tcPr>
            <w:tcW w:w="4070" w:type="dxa"/>
          </w:tcPr>
          <w:p w14:paraId="4CE065E0" w14:textId="77777777" w:rsidR="00FB7872" w:rsidRPr="00F02D66" w:rsidRDefault="00FB7872" w:rsidP="008356D8">
            <w:pPr>
              <w:rPr>
                <w:rFonts w:ascii="Arial" w:hAnsi="Arial" w:cs="Arial"/>
                <w:sz w:val="28"/>
                <w:szCs w:val="28"/>
              </w:rPr>
            </w:pPr>
            <w:r w:rsidRPr="00F02D66">
              <w:rPr>
                <w:rFonts w:ascii="Arial" w:hAnsi="Arial" w:cs="Arial"/>
                <w:sz w:val="28"/>
                <w:szCs w:val="28"/>
              </w:rPr>
              <w:t xml:space="preserve">Utharadam/Uthiradam </w:t>
            </w:r>
          </w:p>
        </w:tc>
        <w:tc>
          <w:tcPr>
            <w:tcW w:w="1167" w:type="dxa"/>
          </w:tcPr>
          <w:p w14:paraId="57B11791" w14:textId="77777777" w:rsidR="00FB7872" w:rsidRPr="00F02D66" w:rsidRDefault="00FB7872" w:rsidP="008356D8">
            <w:pPr>
              <w:rPr>
                <w:rFonts w:ascii="Arial" w:hAnsi="Arial" w:cs="Arial"/>
                <w:sz w:val="28"/>
                <w:szCs w:val="28"/>
              </w:rPr>
            </w:pPr>
            <w:r w:rsidRPr="00F02D66">
              <w:rPr>
                <w:rFonts w:ascii="Arial" w:hAnsi="Arial" w:cs="Arial"/>
                <w:sz w:val="28"/>
                <w:szCs w:val="28"/>
              </w:rPr>
              <w:t>2,3,4</w:t>
            </w:r>
          </w:p>
        </w:tc>
        <w:tc>
          <w:tcPr>
            <w:tcW w:w="1976" w:type="dxa"/>
          </w:tcPr>
          <w:p w14:paraId="3FE203AC" w14:textId="77777777" w:rsidR="00FB7872" w:rsidRPr="00F02D66" w:rsidRDefault="00FB7872" w:rsidP="008356D8">
            <w:pPr>
              <w:rPr>
                <w:rFonts w:ascii="Arial" w:hAnsi="Arial" w:cs="Arial"/>
                <w:sz w:val="28"/>
                <w:szCs w:val="28"/>
              </w:rPr>
            </w:pPr>
            <w:r w:rsidRPr="00F02D66">
              <w:rPr>
                <w:rFonts w:ascii="Arial" w:hAnsi="Arial" w:cs="Arial"/>
                <w:sz w:val="28"/>
                <w:szCs w:val="28"/>
              </w:rPr>
              <w:t xml:space="preserve">Uthirashada </w:t>
            </w:r>
          </w:p>
        </w:tc>
        <w:tc>
          <w:tcPr>
            <w:tcW w:w="1620" w:type="dxa"/>
          </w:tcPr>
          <w:p w14:paraId="5CB3A9D6" w14:textId="77777777" w:rsidR="00FB7872" w:rsidRPr="00F02D66" w:rsidRDefault="00FB7872" w:rsidP="008356D8">
            <w:pPr>
              <w:rPr>
                <w:rFonts w:ascii="Arial" w:hAnsi="Arial" w:cs="Arial"/>
                <w:sz w:val="28"/>
                <w:szCs w:val="28"/>
              </w:rPr>
            </w:pPr>
            <w:r w:rsidRPr="00F02D66">
              <w:rPr>
                <w:rFonts w:ascii="Arial" w:hAnsi="Arial" w:cs="Arial"/>
                <w:sz w:val="28"/>
                <w:szCs w:val="28"/>
              </w:rPr>
              <w:t>Makara</w:t>
            </w:r>
          </w:p>
        </w:tc>
      </w:tr>
      <w:tr w:rsidR="00FB7872" w:rsidRPr="00F02D66" w14:paraId="1E5C156D" w14:textId="77777777" w:rsidTr="008356D8">
        <w:tc>
          <w:tcPr>
            <w:tcW w:w="998" w:type="dxa"/>
          </w:tcPr>
          <w:p w14:paraId="29B24FB9" w14:textId="77777777" w:rsidR="00FB7872" w:rsidRPr="00F02D66" w:rsidRDefault="00FB7872" w:rsidP="008356D8">
            <w:pPr>
              <w:rPr>
                <w:rFonts w:ascii="Arial" w:hAnsi="Arial" w:cs="Arial"/>
                <w:sz w:val="28"/>
                <w:szCs w:val="28"/>
              </w:rPr>
            </w:pPr>
            <w:r w:rsidRPr="00F02D66">
              <w:rPr>
                <w:rFonts w:ascii="Arial" w:hAnsi="Arial" w:cs="Arial"/>
                <w:sz w:val="28"/>
                <w:szCs w:val="28"/>
              </w:rPr>
              <w:t>29</w:t>
            </w:r>
          </w:p>
        </w:tc>
        <w:tc>
          <w:tcPr>
            <w:tcW w:w="4070" w:type="dxa"/>
          </w:tcPr>
          <w:p w14:paraId="38A943CD" w14:textId="77777777" w:rsidR="00FB7872" w:rsidRPr="00F02D66" w:rsidRDefault="00FB7872" w:rsidP="008356D8">
            <w:pPr>
              <w:rPr>
                <w:rFonts w:ascii="Arial" w:hAnsi="Arial" w:cs="Arial"/>
                <w:sz w:val="28"/>
                <w:szCs w:val="28"/>
              </w:rPr>
            </w:pPr>
            <w:r w:rsidRPr="00F02D66">
              <w:rPr>
                <w:rFonts w:ascii="Arial" w:hAnsi="Arial" w:cs="Arial"/>
                <w:sz w:val="28"/>
                <w:szCs w:val="28"/>
              </w:rPr>
              <w:t xml:space="preserve">Thiruvonam </w:t>
            </w:r>
          </w:p>
        </w:tc>
        <w:tc>
          <w:tcPr>
            <w:tcW w:w="1167" w:type="dxa"/>
          </w:tcPr>
          <w:p w14:paraId="509ACFE9" w14:textId="77777777" w:rsidR="00FB7872" w:rsidRPr="00F02D66" w:rsidRDefault="00FB7872" w:rsidP="008356D8">
            <w:pPr>
              <w:rPr>
                <w:rFonts w:ascii="Arial" w:hAnsi="Arial" w:cs="Arial"/>
                <w:sz w:val="28"/>
                <w:szCs w:val="28"/>
              </w:rPr>
            </w:pPr>
            <w:r w:rsidRPr="00F02D66">
              <w:rPr>
                <w:rFonts w:ascii="Arial" w:hAnsi="Arial" w:cs="Arial"/>
                <w:sz w:val="28"/>
                <w:szCs w:val="28"/>
              </w:rPr>
              <w:t>1,2,3,4</w:t>
            </w:r>
          </w:p>
        </w:tc>
        <w:tc>
          <w:tcPr>
            <w:tcW w:w="1976" w:type="dxa"/>
          </w:tcPr>
          <w:p w14:paraId="5E26FF93" w14:textId="77777777" w:rsidR="00FB7872" w:rsidRPr="00F02D66" w:rsidRDefault="00FB7872" w:rsidP="008356D8">
            <w:pPr>
              <w:rPr>
                <w:rFonts w:ascii="Arial" w:hAnsi="Arial" w:cs="Arial"/>
                <w:sz w:val="28"/>
                <w:szCs w:val="28"/>
              </w:rPr>
            </w:pPr>
            <w:r w:rsidRPr="00F02D66">
              <w:rPr>
                <w:rFonts w:ascii="Arial" w:hAnsi="Arial" w:cs="Arial"/>
                <w:sz w:val="28"/>
                <w:szCs w:val="28"/>
              </w:rPr>
              <w:t>Sravana</w:t>
            </w:r>
          </w:p>
        </w:tc>
        <w:tc>
          <w:tcPr>
            <w:tcW w:w="1620" w:type="dxa"/>
          </w:tcPr>
          <w:p w14:paraId="192793C1" w14:textId="77777777" w:rsidR="00FB7872" w:rsidRPr="00F02D66" w:rsidRDefault="00FB7872" w:rsidP="008356D8">
            <w:pPr>
              <w:rPr>
                <w:rFonts w:ascii="Arial" w:hAnsi="Arial" w:cs="Arial"/>
                <w:sz w:val="28"/>
                <w:szCs w:val="28"/>
              </w:rPr>
            </w:pPr>
            <w:r w:rsidRPr="00F02D66">
              <w:rPr>
                <w:rFonts w:ascii="Arial" w:hAnsi="Arial" w:cs="Arial"/>
                <w:sz w:val="28"/>
                <w:szCs w:val="28"/>
              </w:rPr>
              <w:t>Makara</w:t>
            </w:r>
          </w:p>
        </w:tc>
      </w:tr>
      <w:tr w:rsidR="00FB7872" w:rsidRPr="00F02D66" w14:paraId="5AA9FB93" w14:textId="77777777" w:rsidTr="008356D8">
        <w:tc>
          <w:tcPr>
            <w:tcW w:w="998" w:type="dxa"/>
          </w:tcPr>
          <w:p w14:paraId="4DAEC6EC" w14:textId="77777777" w:rsidR="00FB7872" w:rsidRPr="00F02D66" w:rsidRDefault="00FB7872" w:rsidP="008356D8">
            <w:pPr>
              <w:rPr>
                <w:rFonts w:ascii="Arial" w:hAnsi="Arial" w:cs="Arial"/>
                <w:sz w:val="28"/>
                <w:szCs w:val="28"/>
              </w:rPr>
            </w:pPr>
            <w:r w:rsidRPr="00F02D66">
              <w:rPr>
                <w:rFonts w:ascii="Arial" w:hAnsi="Arial" w:cs="Arial"/>
                <w:sz w:val="28"/>
                <w:szCs w:val="28"/>
              </w:rPr>
              <w:t>30</w:t>
            </w:r>
          </w:p>
        </w:tc>
        <w:tc>
          <w:tcPr>
            <w:tcW w:w="4070" w:type="dxa"/>
          </w:tcPr>
          <w:p w14:paraId="45121AC9" w14:textId="77777777" w:rsidR="00FB7872" w:rsidRPr="00F02D66" w:rsidRDefault="00FB7872" w:rsidP="008356D8">
            <w:pPr>
              <w:rPr>
                <w:rFonts w:ascii="Arial" w:hAnsi="Arial" w:cs="Arial"/>
                <w:sz w:val="28"/>
                <w:szCs w:val="28"/>
              </w:rPr>
            </w:pPr>
            <w:r w:rsidRPr="00F02D66">
              <w:rPr>
                <w:rFonts w:ascii="Arial" w:hAnsi="Arial" w:cs="Arial"/>
                <w:sz w:val="28"/>
                <w:szCs w:val="28"/>
              </w:rPr>
              <w:t xml:space="preserve">Avittam </w:t>
            </w:r>
          </w:p>
        </w:tc>
        <w:tc>
          <w:tcPr>
            <w:tcW w:w="1167" w:type="dxa"/>
          </w:tcPr>
          <w:p w14:paraId="629A5CB2" w14:textId="77777777" w:rsidR="00FB7872" w:rsidRPr="00F02D66" w:rsidRDefault="00FB7872" w:rsidP="008356D8">
            <w:pPr>
              <w:rPr>
                <w:rFonts w:ascii="Arial" w:hAnsi="Arial" w:cs="Arial"/>
                <w:sz w:val="28"/>
                <w:szCs w:val="28"/>
              </w:rPr>
            </w:pPr>
            <w:r w:rsidRPr="00F02D66">
              <w:rPr>
                <w:rFonts w:ascii="Arial" w:hAnsi="Arial" w:cs="Arial"/>
                <w:sz w:val="28"/>
                <w:szCs w:val="28"/>
              </w:rPr>
              <w:t>1,2</w:t>
            </w:r>
          </w:p>
        </w:tc>
        <w:tc>
          <w:tcPr>
            <w:tcW w:w="1976" w:type="dxa"/>
          </w:tcPr>
          <w:p w14:paraId="56E30409" w14:textId="77777777" w:rsidR="00FB7872" w:rsidRPr="00F02D66" w:rsidRDefault="00FB7872" w:rsidP="008356D8">
            <w:pPr>
              <w:rPr>
                <w:rFonts w:ascii="Arial" w:hAnsi="Arial" w:cs="Arial"/>
                <w:sz w:val="28"/>
                <w:szCs w:val="28"/>
              </w:rPr>
            </w:pPr>
            <w:r w:rsidRPr="00F02D66">
              <w:rPr>
                <w:rFonts w:ascii="Arial" w:hAnsi="Arial" w:cs="Arial"/>
                <w:sz w:val="28"/>
                <w:szCs w:val="28"/>
              </w:rPr>
              <w:t xml:space="preserve">Shravishta </w:t>
            </w:r>
          </w:p>
        </w:tc>
        <w:tc>
          <w:tcPr>
            <w:tcW w:w="1620" w:type="dxa"/>
          </w:tcPr>
          <w:p w14:paraId="5E1EB245" w14:textId="77777777" w:rsidR="00FB7872" w:rsidRPr="00F02D66" w:rsidRDefault="00FB7872" w:rsidP="008356D8">
            <w:pPr>
              <w:rPr>
                <w:rFonts w:ascii="Arial" w:hAnsi="Arial" w:cs="Arial"/>
                <w:sz w:val="28"/>
                <w:szCs w:val="28"/>
              </w:rPr>
            </w:pPr>
            <w:r w:rsidRPr="00F02D66">
              <w:rPr>
                <w:rFonts w:ascii="Arial" w:hAnsi="Arial" w:cs="Arial"/>
                <w:sz w:val="28"/>
                <w:szCs w:val="28"/>
              </w:rPr>
              <w:t>Makara</w:t>
            </w:r>
          </w:p>
        </w:tc>
      </w:tr>
      <w:tr w:rsidR="00FB7872" w:rsidRPr="00F02D66" w14:paraId="42252C3F" w14:textId="77777777" w:rsidTr="008356D8">
        <w:tc>
          <w:tcPr>
            <w:tcW w:w="998" w:type="dxa"/>
          </w:tcPr>
          <w:p w14:paraId="46250F91" w14:textId="77777777" w:rsidR="00FB7872" w:rsidRPr="00F02D66" w:rsidRDefault="00FB7872" w:rsidP="008356D8">
            <w:pPr>
              <w:rPr>
                <w:rFonts w:ascii="Arial" w:hAnsi="Arial" w:cs="Arial"/>
                <w:sz w:val="28"/>
                <w:szCs w:val="28"/>
              </w:rPr>
            </w:pPr>
            <w:r w:rsidRPr="00F02D66">
              <w:rPr>
                <w:rFonts w:ascii="Arial" w:hAnsi="Arial" w:cs="Arial"/>
                <w:sz w:val="28"/>
                <w:szCs w:val="28"/>
              </w:rPr>
              <w:t>31`</w:t>
            </w:r>
          </w:p>
        </w:tc>
        <w:tc>
          <w:tcPr>
            <w:tcW w:w="4070" w:type="dxa"/>
          </w:tcPr>
          <w:p w14:paraId="16D30D5D" w14:textId="77777777" w:rsidR="00FB7872" w:rsidRPr="00F02D66" w:rsidRDefault="00FB7872" w:rsidP="008356D8">
            <w:pPr>
              <w:rPr>
                <w:rFonts w:ascii="Arial" w:hAnsi="Arial" w:cs="Arial"/>
                <w:sz w:val="28"/>
                <w:szCs w:val="28"/>
              </w:rPr>
            </w:pPr>
            <w:r w:rsidRPr="00F02D66">
              <w:rPr>
                <w:rFonts w:ascii="Arial" w:hAnsi="Arial" w:cs="Arial"/>
                <w:sz w:val="28"/>
                <w:szCs w:val="28"/>
              </w:rPr>
              <w:t xml:space="preserve">Avittam </w:t>
            </w:r>
          </w:p>
        </w:tc>
        <w:tc>
          <w:tcPr>
            <w:tcW w:w="1167" w:type="dxa"/>
          </w:tcPr>
          <w:p w14:paraId="39B45A8A" w14:textId="77777777" w:rsidR="00FB7872" w:rsidRPr="00F02D66" w:rsidRDefault="00FB7872" w:rsidP="008356D8">
            <w:pPr>
              <w:rPr>
                <w:rFonts w:ascii="Arial" w:hAnsi="Arial" w:cs="Arial"/>
                <w:sz w:val="28"/>
                <w:szCs w:val="28"/>
              </w:rPr>
            </w:pPr>
            <w:r w:rsidRPr="00F02D66">
              <w:rPr>
                <w:rFonts w:ascii="Arial" w:hAnsi="Arial" w:cs="Arial"/>
                <w:sz w:val="28"/>
                <w:szCs w:val="28"/>
              </w:rPr>
              <w:t>3,4</w:t>
            </w:r>
          </w:p>
        </w:tc>
        <w:tc>
          <w:tcPr>
            <w:tcW w:w="1976" w:type="dxa"/>
          </w:tcPr>
          <w:p w14:paraId="57022AFC" w14:textId="77777777" w:rsidR="00FB7872" w:rsidRPr="00F02D66" w:rsidRDefault="00FB7872" w:rsidP="008356D8">
            <w:pPr>
              <w:rPr>
                <w:rFonts w:ascii="Arial" w:hAnsi="Arial" w:cs="Arial"/>
                <w:sz w:val="28"/>
                <w:szCs w:val="28"/>
              </w:rPr>
            </w:pPr>
            <w:r w:rsidRPr="00F02D66">
              <w:rPr>
                <w:rFonts w:ascii="Arial" w:hAnsi="Arial" w:cs="Arial"/>
                <w:sz w:val="28"/>
                <w:szCs w:val="28"/>
              </w:rPr>
              <w:t xml:space="preserve">Shravishta </w:t>
            </w:r>
          </w:p>
        </w:tc>
        <w:tc>
          <w:tcPr>
            <w:tcW w:w="1620" w:type="dxa"/>
          </w:tcPr>
          <w:p w14:paraId="0937F0FF" w14:textId="77777777" w:rsidR="00FB7872" w:rsidRPr="00F02D66" w:rsidRDefault="00FB7872" w:rsidP="008356D8">
            <w:pPr>
              <w:rPr>
                <w:rFonts w:ascii="Arial" w:hAnsi="Arial" w:cs="Arial"/>
                <w:sz w:val="28"/>
                <w:szCs w:val="28"/>
              </w:rPr>
            </w:pPr>
            <w:r w:rsidRPr="00F02D66">
              <w:rPr>
                <w:rFonts w:ascii="Arial" w:hAnsi="Arial" w:cs="Arial"/>
                <w:sz w:val="28"/>
                <w:szCs w:val="28"/>
              </w:rPr>
              <w:t>Kumbha</w:t>
            </w:r>
          </w:p>
        </w:tc>
      </w:tr>
      <w:tr w:rsidR="00FB7872" w:rsidRPr="00F02D66" w14:paraId="29E59E3D" w14:textId="77777777" w:rsidTr="008356D8">
        <w:tc>
          <w:tcPr>
            <w:tcW w:w="998" w:type="dxa"/>
          </w:tcPr>
          <w:p w14:paraId="271F3CE9" w14:textId="77777777" w:rsidR="00FB7872" w:rsidRPr="00F02D66" w:rsidRDefault="00FB7872" w:rsidP="008356D8">
            <w:pPr>
              <w:rPr>
                <w:rFonts w:ascii="Arial" w:hAnsi="Arial" w:cs="Arial"/>
                <w:sz w:val="28"/>
                <w:szCs w:val="28"/>
              </w:rPr>
            </w:pPr>
            <w:r w:rsidRPr="00F02D66">
              <w:rPr>
                <w:rFonts w:ascii="Arial" w:hAnsi="Arial" w:cs="Arial"/>
                <w:sz w:val="28"/>
                <w:szCs w:val="28"/>
              </w:rPr>
              <w:lastRenderedPageBreak/>
              <w:t>32</w:t>
            </w:r>
          </w:p>
        </w:tc>
        <w:tc>
          <w:tcPr>
            <w:tcW w:w="4070" w:type="dxa"/>
          </w:tcPr>
          <w:p w14:paraId="7470902E" w14:textId="77777777" w:rsidR="00FB7872" w:rsidRPr="00F02D66" w:rsidRDefault="00FB7872" w:rsidP="008356D8">
            <w:pPr>
              <w:rPr>
                <w:rFonts w:ascii="Arial" w:hAnsi="Arial" w:cs="Arial"/>
                <w:sz w:val="28"/>
                <w:szCs w:val="28"/>
              </w:rPr>
            </w:pPr>
            <w:r w:rsidRPr="00F02D66">
              <w:rPr>
                <w:rFonts w:ascii="Arial" w:hAnsi="Arial" w:cs="Arial"/>
                <w:sz w:val="28"/>
                <w:szCs w:val="28"/>
              </w:rPr>
              <w:t>Chathayam</w:t>
            </w:r>
          </w:p>
        </w:tc>
        <w:tc>
          <w:tcPr>
            <w:tcW w:w="1167" w:type="dxa"/>
          </w:tcPr>
          <w:p w14:paraId="1D58373D" w14:textId="77777777" w:rsidR="00FB7872" w:rsidRPr="00F02D66" w:rsidRDefault="00FB7872" w:rsidP="008356D8">
            <w:pPr>
              <w:rPr>
                <w:rFonts w:ascii="Arial" w:hAnsi="Arial" w:cs="Arial"/>
                <w:sz w:val="28"/>
                <w:szCs w:val="28"/>
              </w:rPr>
            </w:pPr>
            <w:r w:rsidRPr="00F02D66">
              <w:rPr>
                <w:rFonts w:ascii="Arial" w:hAnsi="Arial" w:cs="Arial"/>
                <w:sz w:val="28"/>
                <w:szCs w:val="28"/>
              </w:rPr>
              <w:t>1,2,3,4</w:t>
            </w:r>
          </w:p>
        </w:tc>
        <w:tc>
          <w:tcPr>
            <w:tcW w:w="1976" w:type="dxa"/>
          </w:tcPr>
          <w:p w14:paraId="5C4BE2D2" w14:textId="77777777" w:rsidR="00FB7872" w:rsidRPr="00F02D66" w:rsidRDefault="00FB7872" w:rsidP="008356D8">
            <w:pPr>
              <w:rPr>
                <w:rFonts w:ascii="Arial" w:hAnsi="Arial" w:cs="Arial"/>
                <w:sz w:val="28"/>
                <w:szCs w:val="28"/>
              </w:rPr>
            </w:pPr>
            <w:r w:rsidRPr="00F02D66">
              <w:rPr>
                <w:rFonts w:ascii="Arial" w:hAnsi="Arial" w:cs="Arial"/>
                <w:sz w:val="28"/>
                <w:szCs w:val="28"/>
              </w:rPr>
              <w:t xml:space="preserve">Shatabhishak </w:t>
            </w:r>
          </w:p>
        </w:tc>
        <w:tc>
          <w:tcPr>
            <w:tcW w:w="1620" w:type="dxa"/>
          </w:tcPr>
          <w:p w14:paraId="66496CF3" w14:textId="77777777" w:rsidR="00FB7872" w:rsidRPr="00F02D66" w:rsidRDefault="00FB7872" w:rsidP="008356D8">
            <w:pPr>
              <w:rPr>
                <w:rFonts w:ascii="Arial" w:hAnsi="Arial" w:cs="Arial"/>
                <w:sz w:val="28"/>
                <w:szCs w:val="28"/>
              </w:rPr>
            </w:pPr>
            <w:r w:rsidRPr="00F02D66">
              <w:rPr>
                <w:rFonts w:ascii="Arial" w:hAnsi="Arial" w:cs="Arial"/>
                <w:sz w:val="28"/>
                <w:szCs w:val="28"/>
              </w:rPr>
              <w:t>Kumbha</w:t>
            </w:r>
          </w:p>
        </w:tc>
      </w:tr>
      <w:tr w:rsidR="00FB7872" w:rsidRPr="00F02D66" w14:paraId="4B2DCE3D" w14:textId="77777777" w:rsidTr="008356D8">
        <w:tc>
          <w:tcPr>
            <w:tcW w:w="998" w:type="dxa"/>
          </w:tcPr>
          <w:p w14:paraId="68F45C94" w14:textId="77777777" w:rsidR="00FB7872" w:rsidRPr="00F02D66" w:rsidRDefault="00FB7872" w:rsidP="008356D8">
            <w:pPr>
              <w:rPr>
                <w:rFonts w:ascii="Arial" w:hAnsi="Arial" w:cs="Arial"/>
                <w:sz w:val="28"/>
                <w:szCs w:val="28"/>
              </w:rPr>
            </w:pPr>
            <w:r w:rsidRPr="00F02D66">
              <w:rPr>
                <w:rFonts w:ascii="Arial" w:hAnsi="Arial" w:cs="Arial"/>
                <w:sz w:val="28"/>
                <w:szCs w:val="28"/>
              </w:rPr>
              <w:t>33</w:t>
            </w:r>
          </w:p>
        </w:tc>
        <w:tc>
          <w:tcPr>
            <w:tcW w:w="4070" w:type="dxa"/>
          </w:tcPr>
          <w:p w14:paraId="0190927B" w14:textId="77777777" w:rsidR="00FB7872" w:rsidRPr="00F02D66" w:rsidRDefault="00FB7872" w:rsidP="008356D8">
            <w:pPr>
              <w:rPr>
                <w:rFonts w:ascii="Arial" w:hAnsi="Arial" w:cs="Arial"/>
                <w:sz w:val="28"/>
                <w:szCs w:val="28"/>
              </w:rPr>
            </w:pPr>
            <w:r w:rsidRPr="00F02D66">
              <w:rPr>
                <w:rFonts w:ascii="Arial" w:hAnsi="Arial" w:cs="Arial"/>
                <w:sz w:val="28"/>
                <w:szCs w:val="28"/>
              </w:rPr>
              <w:t xml:space="preserve">Poorattathi </w:t>
            </w:r>
          </w:p>
          <w:p w14:paraId="22501DB3" w14:textId="77777777" w:rsidR="00FB7872" w:rsidRPr="00F02D66" w:rsidRDefault="00FB7872" w:rsidP="008356D8">
            <w:pPr>
              <w:rPr>
                <w:rFonts w:ascii="Arial" w:hAnsi="Arial" w:cs="Arial"/>
                <w:sz w:val="28"/>
                <w:szCs w:val="28"/>
              </w:rPr>
            </w:pPr>
          </w:p>
          <w:p w14:paraId="76902B86" w14:textId="77777777" w:rsidR="00FB7872" w:rsidRPr="00F02D66" w:rsidRDefault="00FB7872" w:rsidP="008356D8">
            <w:pPr>
              <w:rPr>
                <w:rFonts w:ascii="Arial" w:hAnsi="Arial" w:cs="Arial"/>
                <w:sz w:val="28"/>
                <w:szCs w:val="28"/>
              </w:rPr>
            </w:pPr>
          </w:p>
        </w:tc>
        <w:tc>
          <w:tcPr>
            <w:tcW w:w="1167" w:type="dxa"/>
          </w:tcPr>
          <w:p w14:paraId="13E2B4AC" w14:textId="77777777" w:rsidR="00FB7872" w:rsidRPr="00F02D66" w:rsidRDefault="00FB7872" w:rsidP="008356D8">
            <w:pPr>
              <w:rPr>
                <w:rFonts w:ascii="Arial" w:hAnsi="Arial" w:cs="Arial"/>
                <w:sz w:val="28"/>
                <w:szCs w:val="28"/>
              </w:rPr>
            </w:pPr>
            <w:r w:rsidRPr="00F02D66">
              <w:rPr>
                <w:rFonts w:ascii="Arial" w:hAnsi="Arial" w:cs="Arial"/>
                <w:sz w:val="28"/>
                <w:szCs w:val="28"/>
              </w:rPr>
              <w:t>1,2,3</w:t>
            </w:r>
          </w:p>
        </w:tc>
        <w:tc>
          <w:tcPr>
            <w:tcW w:w="1976" w:type="dxa"/>
          </w:tcPr>
          <w:p w14:paraId="7B39E573" w14:textId="77777777" w:rsidR="00FB7872" w:rsidRPr="00F02D66" w:rsidRDefault="00FB7872" w:rsidP="008356D8">
            <w:pPr>
              <w:rPr>
                <w:rFonts w:ascii="Arial" w:hAnsi="Arial" w:cs="Arial"/>
                <w:sz w:val="28"/>
                <w:szCs w:val="28"/>
              </w:rPr>
            </w:pPr>
            <w:r w:rsidRPr="00F02D66">
              <w:rPr>
                <w:rFonts w:ascii="Arial" w:hAnsi="Arial" w:cs="Arial"/>
                <w:sz w:val="28"/>
                <w:szCs w:val="28"/>
              </w:rPr>
              <w:t xml:space="preserve">Poorva Proshtapada </w:t>
            </w:r>
          </w:p>
        </w:tc>
        <w:tc>
          <w:tcPr>
            <w:tcW w:w="1620" w:type="dxa"/>
          </w:tcPr>
          <w:p w14:paraId="77246B1A" w14:textId="77777777" w:rsidR="00FB7872" w:rsidRPr="00F02D66" w:rsidRDefault="00FB7872" w:rsidP="008356D8">
            <w:pPr>
              <w:rPr>
                <w:rFonts w:ascii="Arial" w:hAnsi="Arial" w:cs="Arial"/>
                <w:sz w:val="28"/>
                <w:szCs w:val="28"/>
              </w:rPr>
            </w:pPr>
            <w:r w:rsidRPr="00F02D66">
              <w:rPr>
                <w:rFonts w:ascii="Arial" w:hAnsi="Arial" w:cs="Arial"/>
                <w:sz w:val="28"/>
                <w:szCs w:val="28"/>
              </w:rPr>
              <w:t>Kumbha</w:t>
            </w:r>
          </w:p>
        </w:tc>
      </w:tr>
      <w:tr w:rsidR="00FB7872" w:rsidRPr="00F02D66" w14:paraId="78167E98" w14:textId="77777777" w:rsidTr="008356D8">
        <w:tc>
          <w:tcPr>
            <w:tcW w:w="998" w:type="dxa"/>
          </w:tcPr>
          <w:p w14:paraId="374DD580" w14:textId="77777777" w:rsidR="00FB7872" w:rsidRPr="00F02D66" w:rsidRDefault="00FB7872" w:rsidP="008356D8">
            <w:pPr>
              <w:rPr>
                <w:rFonts w:ascii="Arial" w:hAnsi="Arial" w:cs="Arial"/>
                <w:sz w:val="28"/>
                <w:szCs w:val="28"/>
              </w:rPr>
            </w:pPr>
            <w:r w:rsidRPr="00F02D66">
              <w:rPr>
                <w:rFonts w:ascii="Arial" w:hAnsi="Arial" w:cs="Arial"/>
                <w:sz w:val="28"/>
                <w:szCs w:val="28"/>
              </w:rPr>
              <w:t>34</w:t>
            </w:r>
          </w:p>
        </w:tc>
        <w:tc>
          <w:tcPr>
            <w:tcW w:w="4070" w:type="dxa"/>
          </w:tcPr>
          <w:p w14:paraId="40045316" w14:textId="77777777" w:rsidR="00FB7872" w:rsidRPr="00F02D66" w:rsidRDefault="00FB7872" w:rsidP="008356D8">
            <w:pPr>
              <w:rPr>
                <w:rFonts w:ascii="Arial" w:hAnsi="Arial" w:cs="Arial"/>
                <w:sz w:val="28"/>
                <w:szCs w:val="28"/>
              </w:rPr>
            </w:pPr>
            <w:r w:rsidRPr="00F02D66">
              <w:rPr>
                <w:rFonts w:ascii="Arial" w:hAnsi="Arial" w:cs="Arial"/>
                <w:sz w:val="28"/>
                <w:szCs w:val="28"/>
              </w:rPr>
              <w:t>Poorattathi</w:t>
            </w:r>
          </w:p>
        </w:tc>
        <w:tc>
          <w:tcPr>
            <w:tcW w:w="1167" w:type="dxa"/>
          </w:tcPr>
          <w:p w14:paraId="00F446B1" w14:textId="77777777" w:rsidR="00FB7872" w:rsidRPr="00F02D66" w:rsidRDefault="00FB7872" w:rsidP="008356D8">
            <w:pPr>
              <w:rPr>
                <w:rFonts w:ascii="Arial" w:hAnsi="Arial" w:cs="Arial"/>
                <w:sz w:val="28"/>
                <w:szCs w:val="28"/>
              </w:rPr>
            </w:pPr>
            <w:r w:rsidRPr="00F02D66">
              <w:rPr>
                <w:rFonts w:ascii="Arial" w:hAnsi="Arial" w:cs="Arial"/>
                <w:sz w:val="28"/>
                <w:szCs w:val="28"/>
              </w:rPr>
              <w:t>4</w:t>
            </w:r>
          </w:p>
        </w:tc>
        <w:tc>
          <w:tcPr>
            <w:tcW w:w="1976" w:type="dxa"/>
          </w:tcPr>
          <w:p w14:paraId="3648A3A8" w14:textId="77777777" w:rsidR="00FB7872" w:rsidRPr="00F02D66" w:rsidRDefault="00FB7872" w:rsidP="008356D8">
            <w:pPr>
              <w:rPr>
                <w:rFonts w:ascii="Arial" w:hAnsi="Arial" w:cs="Arial"/>
                <w:sz w:val="28"/>
                <w:szCs w:val="28"/>
              </w:rPr>
            </w:pPr>
            <w:r w:rsidRPr="00F02D66">
              <w:rPr>
                <w:rFonts w:ascii="Arial" w:hAnsi="Arial" w:cs="Arial"/>
                <w:sz w:val="28"/>
                <w:szCs w:val="28"/>
              </w:rPr>
              <w:t xml:space="preserve">Poorva Proshtapada </w:t>
            </w:r>
          </w:p>
        </w:tc>
        <w:tc>
          <w:tcPr>
            <w:tcW w:w="1620" w:type="dxa"/>
          </w:tcPr>
          <w:p w14:paraId="1BBB3615" w14:textId="77777777" w:rsidR="00FB7872" w:rsidRPr="00F02D66" w:rsidRDefault="00FB7872" w:rsidP="008356D8">
            <w:pPr>
              <w:rPr>
                <w:rFonts w:ascii="Arial" w:hAnsi="Arial" w:cs="Arial"/>
                <w:sz w:val="28"/>
                <w:szCs w:val="28"/>
              </w:rPr>
            </w:pPr>
            <w:r w:rsidRPr="00F02D66">
              <w:rPr>
                <w:rFonts w:ascii="Arial" w:hAnsi="Arial" w:cs="Arial"/>
                <w:sz w:val="28"/>
                <w:szCs w:val="28"/>
              </w:rPr>
              <w:t>Meena</w:t>
            </w:r>
          </w:p>
        </w:tc>
      </w:tr>
      <w:tr w:rsidR="00FB7872" w:rsidRPr="00F02D66" w14:paraId="2D3137F0" w14:textId="77777777" w:rsidTr="008356D8">
        <w:tc>
          <w:tcPr>
            <w:tcW w:w="998" w:type="dxa"/>
          </w:tcPr>
          <w:p w14:paraId="12038B8D" w14:textId="77777777" w:rsidR="00FB7872" w:rsidRPr="00F02D66" w:rsidRDefault="00FB7872" w:rsidP="008356D8">
            <w:pPr>
              <w:rPr>
                <w:rFonts w:ascii="Arial" w:hAnsi="Arial" w:cs="Arial"/>
                <w:sz w:val="28"/>
                <w:szCs w:val="28"/>
              </w:rPr>
            </w:pPr>
            <w:r w:rsidRPr="00F02D66">
              <w:rPr>
                <w:rFonts w:ascii="Arial" w:hAnsi="Arial" w:cs="Arial"/>
                <w:sz w:val="28"/>
                <w:szCs w:val="28"/>
              </w:rPr>
              <w:t>35</w:t>
            </w:r>
          </w:p>
        </w:tc>
        <w:tc>
          <w:tcPr>
            <w:tcW w:w="4070" w:type="dxa"/>
          </w:tcPr>
          <w:p w14:paraId="2D0D5D4A" w14:textId="77777777" w:rsidR="00FB7872" w:rsidRPr="00F02D66" w:rsidRDefault="00FB7872" w:rsidP="008356D8">
            <w:pPr>
              <w:rPr>
                <w:rFonts w:ascii="Arial" w:hAnsi="Arial" w:cs="Arial"/>
                <w:sz w:val="28"/>
                <w:szCs w:val="28"/>
              </w:rPr>
            </w:pPr>
            <w:r w:rsidRPr="00F02D66">
              <w:rPr>
                <w:rFonts w:ascii="Arial" w:hAnsi="Arial" w:cs="Arial"/>
                <w:sz w:val="28"/>
                <w:szCs w:val="28"/>
              </w:rPr>
              <w:t>Uthirattathi</w:t>
            </w:r>
          </w:p>
        </w:tc>
        <w:tc>
          <w:tcPr>
            <w:tcW w:w="1167" w:type="dxa"/>
          </w:tcPr>
          <w:p w14:paraId="74C0BB24" w14:textId="77777777" w:rsidR="00FB7872" w:rsidRPr="00F02D66" w:rsidRDefault="00FB7872" w:rsidP="008356D8">
            <w:pPr>
              <w:rPr>
                <w:rFonts w:ascii="Arial" w:hAnsi="Arial" w:cs="Arial"/>
                <w:sz w:val="28"/>
                <w:szCs w:val="28"/>
              </w:rPr>
            </w:pPr>
            <w:r w:rsidRPr="00F02D66">
              <w:rPr>
                <w:rFonts w:ascii="Arial" w:hAnsi="Arial" w:cs="Arial"/>
                <w:sz w:val="28"/>
                <w:szCs w:val="28"/>
              </w:rPr>
              <w:t>1,2,3,4</w:t>
            </w:r>
          </w:p>
        </w:tc>
        <w:tc>
          <w:tcPr>
            <w:tcW w:w="1976" w:type="dxa"/>
          </w:tcPr>
          <w:p w14:paraId="20D85D6D" w14:textId="77777777" w:rsidR="00FB7872" w:rsidRPr="00F02D66" w:rsidRDefault="00FB7872" w:rsidP="008356D8">
            <w:pPr>
              <w:rPr>
                <w:rFonts w:ascii="Arial" w:hAnsi="Arial" w:cs="Arial"/>
                <w:sz w:val="28"/>
                <w:szCs w:val="28"/>
              </w:rPr>
            </w:pPr>
            <w:r w:rsidRPr="00F02D66">
              <w:rPr>
                <w:rFonts w:ascii="Arial" w:hAnsi="Arial" w:cs="Arial"/>
                <w:sz w:val="28"/>
                <w:szCs w:val="28"/>
              </w:rPr>
              <w:t>Uthira Proshtapada</w:t>
            </w:r>
          </w:p>
        </w:tc>
        <w:tc>
          <w:tcPr>
            <w:tcW w:w="1620" w:type="dxa"/>
          </w:tcPr>
          <w:p w14:paraId="2784D021" w14:textId="77777777" w:rsidR="00FB7872" w:rsidRPr="00F02D66" w:rsidRDefault="00FB7872" w:rsidP="008356D8">
            <w:pPr>
              <w:rPr>
                <w:rFonts w:ascii="Arial" w:hAnsi="Arial" w:cs="Arial"/>
                <w:sz w:val="28"/>
                <w:szCs w:val="28"/>
              </w:rPr>
            </w:pPr>
            <w:r w:rsidRPr="00F02D66">
              <w:rPr>
                <w:rFonts w:ascii="Arial" w:hAnsi="Arial" w:cs="Arial"/>
                <w:sz w:val="28"/>
                <w:szCs w:val="28"/>
              </w:rPr>
              <w:t>Meena</w:t>
            </w:r>
          </w:p>
        </w:tc>
      </w:tr>
      <w:tr w:rsidR="00FB7872" w:rsidRPr="00F02D66" w14:paraId="0991B5F8" w14:textId="77777777" w:rsidTr="008356D8">
        <w:tc>
          <w:tcPr>
            <w:tcW w:w="998" w:type="dxa"/>
          </w:tcPr>
          <w:p w14:paraId="543BC3A2" w14:textId="77777777" w:rsidR="00FB7872" w:rsidRPr="00F02D66" w:rsidRDefault="00FB7872" w:rsidP="008356D8">
            <w:pPr>
              <w:rPr>
                <w:rFonts w:ascii="Arial" w:hAnsi="Arial" w:cs="Arial"/>
                <w:sz w:val="28"/>
                <w:szCs w:val="28"/>
              </w:rPr>
            </w:pPr>
            <w:r w:rsidRPr="00F02D66">
              <w:rPr>
                <w:rFonts w:ascii="Arial" w:hAnsi="Arial" w:cs="Arial"/>
                <w:sz w:val="28"/>
                <w:szCs w:val="28"/>
              </w:rPr>
              <w:t>36</w:t>
            </w:r>
          </w:p>
        </w:tc>
        <w:tc>
          <w:tcPr>
            <w:tcW w:w="4070" w:type="dxa"/>
          </w:tcPr>
          <w:p w14:paraId="13CD08B4" w14:textId="77777777" w:rsidR="00FB7872" w:rsidRPr="00F02D66" w:rsidRDefault="00FB7872" w:rsidP="008356D8">
            <w:pPr>
              <w:rPr>
                <w:rFonts w:ascii="Arial" w:hAnsi="Arial" w:cs="Arial"/>
                <w:sz w:val="28"/>
                <w:szCs w:val="28"/>
              </w:rPr>
            </w:pPr>
            <w:r w:rsidRPr="00F02D66">
              <w:rPr>
                <w:rFonts w:ascii="Arial" w:hAnsi="Arial" w:cs="Arial"/>
                <w:sz w:val="28"/>
                <w:szCs w:val="28"/>
              </w:rPr>
              <w:t>Revathi</w:t>
            </w:r>
          </w:p>
        </w:tc>
        <w:tc>
          <w:tcPr>
            <w:tcW w:w="1167" w:type="dxa"/>
          </w:tcPr>
          <w:p w14:paraId="3BD3959E" w14:textId="77777777" w:rsidR="00FB7872" w:rsidRPr="00F02D66" w:rsidRDefault="00FB7872" w:rsidP="008356D8">
            <w:pPr>
              <w:rPr>
                <w:rFonts w:ascii="Arial" w:hAnsi="Arial" w:cs="Arial"/>
                <w:sz w:val="28"/>
                <w:szCs w:val="28"/>
              </w:rPr>
            </w:pPr>
            <w:r w:rsidRPr="00F02D66">
              <w:rPr>
                <w:rFonts w:ascii="Arial" w:hAnsi="Arial" w:cs="Arial"/>
                <w:sz w:val="28"/>
                <w:szCs w:val="28"/>
              </w:rPr>
              <w:t>1,2,3,4</w:t>
            </w:r>
          </w:p>
        </w:tc>
        <w:tc>
          <w:tcPr>
            <w:tcW w:w="1976" w:type="dxa"/>
          </w:tcPr>
          <w:p w14:paraId="3F1F9907" w14:textId="77777777" w:rsidR="00FB7872" w:rsidRPr="00F02D66" w:rsidRDefault="00FB7872" w:rsidP="008356D8">
            <w:pPr>
              <w:rPr>
                <w:rFonts w:ascii="Arial" w:hAnsi="Arial" w:cs="Arial"/>
                <w:sz w:val="28"/>
                <w:szCs w:val="28"/>
              </w:rPr>
            </w:pPr>
            <w:r w:rsidRPr="00F02D66">
              <w:rPr>
                <w:rFonts w:ascii="Arial" w:hAnsi="Arial" w:cs="Arial"/>
                <w:sz w:val="28"/>
                <w:szCs w:val="28"/>
              </w:rPr>
              <w:t xml:space="preserve">Revathee </w:t>
            </w:r>
          </w:p>
        </w:tc>
        <w:tc>
          <w:tcPr>
            <w:tcW w:w="1620" w:type="dxa"/>
          </w:tcPr>
          <w:p w14:paraId="3A3E7816" w14:textId="77777777" w:rsidR="00FB7872" w:rsidRPr="00F02D66" w:rsidRDefault="00FB7872" w:rsidP="008356D8">
            <w:pPr>
              <w:rPr>
                <w:rFonts w:ascii="Arial" w:hAnsi="Arial" w:cs="Arial"/>
                <w:sz w:val="28"/>
                <w:szCs w:val="28"/>
              </w:rPr>
            </w:pPr>
            <w:r w:rsidRPr="00F02D66">
              <w:rPr>
                <w:rFonts w:ascii="Arial" w:hAnsi="Arial" w:cs="Arial"/>
                <w:sz w:val="28"/>
                <w:szCs w:val="28"/>
              </w:rPr>
              <w:t>Meena</w:t>
            </w:r>
          </w:p>
        </w:tc>
      </w:tr>
    </w:tbl>
    <w:p w14:paraId="35FE93A2" w14:textId="77777777" w:rsidR="00FB7872" w:rsidRPr="00350BAF" w:rsidRDefault="00FB7872" w:rsidP="00FB7872">
      <w:pPr>
        <w:pStyle w:val="Heading3"/>
        <w:rPr>
          <w:rFonts w:ascii="Arial" w:hAnsi="Arial" w:cs="Arial"/>
        </w:rPr>
      </w:pPr>
      <w:bookmarkStart w:id="47" w:name="_Toc424686231"/>
      <w:bookmarkStart w:id="48" w:name="_Toc430896264"/>
      <w:r w:rsidRPr="00F02D66">
        <w:t xml:space="preserve"> </w:t>
      </w:r>
      <w:bookmarkStart w:id="49" w:name="_Toc74582749"/>
      <w:bookmarkStart w:id="50" w:name="_Toc74646973"/>
      <w:r w:rsidRPr="00350BAF">
        <w:rPr>
          <w:rFonts w:ascii="Arial" w:hAnsi="Arial" w:cs="Arial"/>
        </w:rPr>
        <w:t>Days of the Week:</w:t>
      </w:r>
      <w:bookmarkEnd w:id="47"/>
      <w:bookmarkEnd w:id="48"/>
      <w:bookmarkEnd w:id="49"/>
      <w:bookmarkEnd w:id="50"/>
    </w:p>
    <w:p w14:paraId="02726B99" w14:textId="77777777" w:rsidR="00FB7872" w:rsidRPr="00B2087A" w:rsidRDefault="00FB7872" w:rsidP="00FB7872">
      <w:pPr>
        <w:pStyle w:val="NoSpacing"/>
        <w:ind w:left="1151"/>
        <w:rPr>
          <w:rFonts w:ascii="Arial" w:hAnsi="Arial" w:cs="Arial"/>
          <w:sz w:val="28"/>
          <w:szCs w:val="28"/>
        </w:rPr>
      </w:pPr>
      <w:r w:rsidRPr="00B2087A">
        <w:rPr>
          <w:rFonts w:ascii="Arial" w:hAnsi="Arial" w:cs="Arial"/>
          <w:sz w:val="28"/>
          <w:szCs w:val="28"/>
        </w:rPr>
        <w:t xml:space="preserve">Sunday </w:t>
      </w:r>
      <w:r>
        <w:rPr>
          <w:rFonts w:ascii="Arial" w:hAnsi="Arial" w:cs="Arial"/>
          <w:sz w:val="28"/>
          <w:szCs w:val="28"/>
        </w:rPr>
        <w:tab/>
      </w:r>
      <w:r>
        <w:rPr>
          <w:rFonts w:ascii="Arial" w:hAnsi="Arial" w:cs="Arial"/>
          <w:sz w:val="28"/>
          <w:szCs w:val="28"/>
        </w:rPr>
        <w:tab/>
      </w:r>
      <w:r w:rsidRPr="00B2087A">
        <w:rPr>
          <w:rFonts w:ascii="Arial" w:hAnsi="Arial" w:cs="Arial"/>
          <w:sz w:val="32"/>
          <w:szCs w:val="28"/>
        </w:rPr>
        <w:t>-</w:t>
      </w:r>
      <w:r w:rsidRPr="00B2087A">
        <w:rPr>
          <w:rFonts w:ascii="Arial" w:hAnsi="Arial" w:cs="Arial"/>
          <w:sz w:val="28"/>
          <w:szCs w:val="28"/>
        </w:rPr>
        <w:tab/>
      </w:r>
      <w:r w:rsidRPr="00B2087A">
        <w:rPr>
          <w:rFonts w:ascii="Arial" w:hAnsi="Arial" w:cs="Arial"/>
          <w:sz w:val="28"/>
          <w:szCs w:val="28"/>
        </w:rPr>
        <w:tab/>
        <w:t>Bhanu Vasaram</w:t>
      </w:r>
    </w:p>
    <w:p w14:paraId="7A967377" w14:textId="77777777" w:rsidR="00FB7872" w:rsidRPr="00B2087A" w:rsidRDefault="00FB7872" w:rsidP="00FB7872">
      <w:pPr>
        <w:pStyle w:val="NoSpacing"/>
        <w:ind w:left="1151"/>
        <w:rPr>
          <w:rFonts w:ascii="Arial" w:hAnsi="Arial" w:cs="Arial"/>
          <w:sz w:val="28"/>
          <w:szCs w:val="28"/>
        </w:rPr>
      </w:pPr>
      <w:r w:rsidRPr="00B2087A">
        <w:rPr>
          <w:rFonts w:ascii="Arial" w:hAnsi="Arial" w:cs="Arial"/>
          <w:sz w:val="28"/>
          <w:szCs w:val="28"/>
        </w:rPr>
        <w:t xml:space="preserve">Monday </w:t>
      </w:r>
      <w:r>
        <w:rPr>
          <w:rFonts w:ascii="Arial" w:hAnsi="Arial" w:cs="Arial"/>
          <w:sz w:val="28"/>
          <w:szCs w:val="28"/>
        </w:rPr>
        <w:tab/>
      </w:r>
      <w:r>
        <w:rPr>
          <w:rFonts w:ascii="Arial" w:hAnsi="Arial" w:cs="Arial"/>
          <w:sz w:val="28"/>
          <w:szCs w:val="28"/>
        </w:rPr>
        <w:tab/>
      </w:r>
      <w:r w:rsidRPr="00B2087A">
        <w:rPr>
          <w:rFonts w:ascii="Arial" w:hAnsi="Arial" w:cs="Arial"/>
          <w:sz w:val="32"/>
          <w:szCs w:val="28"/>
        </w:rPr>
        <w:t>-</w:t>
      </w:r>
      <w:r w:rsidRPr="00B2087A">
        <w:rPr>
          <w:rFonts w:ascii="Arial" w:hAnsi="Arial" w:cs="Arial"/>
          <w:sz w:val="28"/>
          <w:szCs w:val="28"/>
        </w:rPr>
        <w:t xml:space="preserve"> </w:t>
      </w:r>
      <w:r w:rsidRPr="00B2087A">
        <w:rPr>
          <w:rFonts w:ascii="Arial" w:hAnsi="Arial" w:cs="Arial"/>
          <w:sz w:val="28"/>
          <w:szCs w:val="28"/>
        </w:rPr>
        <w:tab/>
      </w:r>
      <w:r w:rsidRPr="00B2087A">
        <w:rPr>
          <w:rFonts w:ascii="Arial" w:hAnsi="Arial" w:cs="Arial"/>
          <w:sz w:val="28"/>
          <w:szCs w:val="28"/>
        </w:rPr>
        <w:tab/>
        <w:t>Indu or Soma Vasaram</w:t>
      </w:r>
    </w:p>
    <w:p w14:paraId="78D8A6D9" w14:textId="77777777" w:rsidR="00FB7872" w:rsidRPr="00B2087A" w:rsidRDefault="00FB7872" w:rsidP="00FB7872">
      <w:pPr>
        <w:pStyle w:val="NoSpacing"/>
        <w:ind w:left="1151"/>
        <w:rPr>
          <w:rFonts w:ascii="Arial" w:hAnsi="Arial" w:cs="Arial"/>
          <w:sz w:val="28"/>
          <w:szCs w:val="28"/>
        </w:rPr>
      </w:pPr>
      <w:r w:rsidRPr="00B2087A">
        <w:rPr>
          <w:rFonts w:ascii="Arial" w:hAnsi="Arial" w:cs="Arial"/>
          <w:sz w:val="28"/>
          <w:szCs w:val="28"/>
        </w:rPr>
        <w:t xml:space="preserve">Tuesday </w:t>
      </w:r>
      <w:r>
        <w:rPr>
          <w:rFonts w:ascii="Arial" w:hAnsi="Arial" w:cs="Arial"/>
          <w:sz w:val="28"/>
          <w:szCs w:val="28"/>
        </w:rPr>
        <w:tab/>
      </w:r>
      <w:r>
        <w:rPr>
          <w:rFonts w:ascii="Arial" w:hAnsi="Arial" w:cs="Arial"/>
          <w:sz w:val="28"/>
          <w:szCs w:val="28"/>
        </w:rPr>
        <w:tab/>
      </w:r>
      <w:r w:rsidRPr="00B2087A">
        <w:rPr>
          <w:rFonts w:ascii="Arial" w:hAnsi="Arial" w:cs="Arial"/>
          <w:sz w:val="32"/>
          <w:szCs w:val="28"/>
        </w:rPr>
        <w:t>-</w:t>
      </w:r>
      <w:r w:rsidRPr="00B2087A">
        <w:rPr>
          <w:rFonts w:ascii="Arial" w:hAnsi="Arial" w:cs="Arial"/>
          <w:sz w:val="28"/>
          <w:szCs w:val="28"/>
        </w:rPr>
        <w:tab/>
      </w:r>
      <w:r w:rsidRPr="00B2087A">
        <w:rPr>
          <w:rFonts w:ascii="Arial" w:hAnsi="Arial" w:cs="Arial"/>
          <w:sz w:val="28"/>
          <w:szCs w:val="28"/>
        </w:rPr>
        <w:tab/>
        <w:t>Bowma Vasaram</w:t>
      </w:r>
    </w:p>
    <w:p w14:paraId="2A85C519" w14:textId="0376D3DD" w:rsidR="00FB7872" w:rsidRPr="00B2087A" w:rsidRDefault="00FB7872" w:rsidP="00FB7872">
      <w:pPr>
        <w:pStyle w:val="NoSpacing"/>
        <w:ind w:left="1151"/>
        <w:rPr>
          <w:rFonts w:ascii="Arial" w:hAnsi="Arial" w:cs="Arial"/>
          <w:sz w:val="28"/>
          <w:szCs w:val="28"/>
        </w:rPr>
      </w:pPr>
      <w:r w:rsidRPr="00B2087A">
        <w:rPr>
          <w:rFonts w:ascii="Arial" w:hAnsi="Arial" w:cs="Arial"/>
          <w:sz w:val="28"/>
          <w:szCs w:val="28"/>
        </w:rPr>
        <w:t xml:space="preserve">Wednesday </w:t>
      </w:r>
      <w:r w:rsidR="00F9074D">
        <w:rPr>
          <w:rFonts w:ascii="Arial" w:hAnsi="Arial" w:cs="Arial"/>
          <w:sz w:val="28"/>
          <w:szCs w:val="28"/>
        </w:rPr>
        <w:tab/>
      </w:r>
      <w:r w:rsidR="00F9074D">
        <w:rPr>
          <w:rFonts w:ascii="Arial" w:hAnsi="Arial" w:cs="Arial"/>
          <w:sz w:val="28"/>
          <w:szCs w:val="28"/>
        </w:rPr>
        <w:tab/>
      </w:r>
      <w:r w:rsidRPr="00B2087A">
        <w:rPr>
          <w:rFonts w:ascii="Arial" w:hAnsi="Arial" w:cs="Arial"/>
          <w:sz w:val="32"/>
          <w:szCs w:val="28"/>
        </w:rPr>
        <w:t>-</w:t>
      </w:r>
      <w:r w:rsidRPr="00B2087A">
        <w:rPr>
          <w:rFonts w:ascii="Arial" w:hAnsi="Arial" w:cs="Arial"/>
          <w:sz w:val="28"/>
          <w:szCs w:val="28"/>
        </w:rPr>
        <w:t xml:space="preserve"> </w:t>
      </w:r>
      <w:r>
        <w:rPr>
          <w:rFonts w:ascii="Arial" w:hAnsi="Arial" w:cs="Arial"/>
          <w:sz w:val="28"/>
          <w:szCs w:val="28"/>
        </w:rPr>
        <w:tab/>
      </w:r>
      <w:r>
        <w:rPr>
          <w:rFonts w:ascii="Arial" w:hAnsi="Arial" w:cs="Arial"/>
          <w:sz w:val="28"/>
          <w:szCs w:val="28"/>
        </w:rPr>
        <w:tab/>
      </w:r>
      <w:r w:rsidRPr="00B2087A">
        <w:rPr>
          <w:rFonts w:ascii="Arial" w:hAnsi="Arial" w:cs="Arial"/>
          <w:sz w:val="28"/>
          <w:szCs w:val="28"/>
        </w:rPr>
        <w:t>Sowmya Vasaram</w:t>
      </w:r>
    </w:p>
    <w:p w14:paraId="68E72A12" w14:textId="77777777" w:rsidR="00FB7872" w:rsidRPr="00B2087A" w:rsidRDefault="00FB7872" w:rsidP="00FB7872">
      <w:pPr>
        <w:pStyle w:val="NoSpacing"/>
        <w:ind w:left="1151"/>
        <w:rPr>
          <w:rFonts w:ascii="Arial" w:hAnsi="Arial" w:cs="Arial"/>
          <w:sz w:val="28"/>
          <w:szCs w:val="28"/>
        </w:rPr>
      </w:pPr>
      <w:r w:rsidRPr="00B2087A">
        <w:rPr>
          <w:rFonts w:ascii="Arial" w:hAnsi="Arial" w:cs="Arial"/>
          <w:sz w:val="28"/>
          <w:szCs w:val="28"/>
        </w:rPr>
        <w:t xml:space="preserve">Thursday </w:t>
      </w:r>
      <w:r>
        <w:rPr>
          <w:rFonts w:ascii="Arial" w:hAnsi="Arial" w:cs="Arial"/>
          <w:sz w:val="28"/>
          <w:szCs w:val="28"/>
        </w:rPr>
        <w:tab/>
      </w:r>
      <w:r>
        <w:rPr>
          <w:rFonts w:ascii="Arial" w:hAnsi="Arial" w:cs="Arial"/>
          <w:sz w:val="28"/>
          <w:szCs w:val="28"/>
        </w:rPr>
        <w:tab/>
      </w:r>
      <w:r w:rsidRPr="00B2087A">
        <w:rPr>
          <w:rFonts w:ascii="Arial" w:hAnsi="Arial" w:cs="Arial"/>
          <w:sz w:val="32"/>
          <w:szCs w:val="28"/>
        </w:rPr>
        <w:t>-</w:t>
      </w:r>
      <w:r w:rsidRPr="00B2087A">
        <w:rPr>
          <w:rFonts w:ascii="Arial" w:hAnsi="Arial" w:cs="Arial"/>
          <w:sz w:val="28"/>
          <w:szCs w:val="28"/>
        </w:rPr>
        <w:tab/>
      </w:r>
      <w:r w:rsidRPr="00B2087A">
        <w:rPr>
          <w:rFonts w:ascii="Arial" w:hAnsi="Arial" w:cs="Arial"/>
          <w:sz w:val="28"/>
          <w:szCs w:val="28"/>
        </w:rPr>
        <w:tab/>
        <w:t>Guru Vasaram</w:t>
      </w:r>
    </w:p>
    <w:p w14:paraId="0745D427" w14:textId="77777777" w:rsidR="00FB7872" w:rsidRPr="00B2087A" w:rsidRDefault="00FB7872" w:rsidP="00FB7872">
      <w:pPr>
        <w:pStyle w:val="NoSpacing"/>
        <w:ind w:left="1151"/>
        <w:rPr>
          <w:rFonts w:ascii="Arial" w:hAnsi="Arial" w:cs="Arial"/>
          <w:sz w:val="28"/>
          <w:szCs w:val="28"/>
        </w:rPr>
      </w:pPr>
      <w:r w:rsidRPr="00B2087A">
        <w:rPr>
          <w:rFonts w:ascii="Arial" w:hAnsi="Arial" w:cs="Arial"/>
          <w:sz w:val="28"/>
          <w:szCs w:val="28"/>
        </w:rPr>
        <w:t xml:space="preserve">Friday </w:t>
      </w:r>
      <w:r>
        <w:rPr>
          <w:rFonts w:ascii="Arial" w:hAnsi="Arial" w:cs="Arial"/>
          <w:sz w:val="28"/>
          <w:szCs w:val="28"/>
        </w:rPr>
        <w:tab/>
      </w:r>
      <w:r>
        <w:rPr>
          <w:rFonts w:ascii="Arial" w:hAnsi="Arial" w:cs="Arial"/>
          <w:sz w:val="28"/>
          <w:szCs w:val="28"/>
        </w:rPr>
        <w:tab/>
      </w:r>
      <w:r>
        <w:rPr>
          <w:rFonts w:ascii="Arial" w:hAnsi="Arial" w:cs="Arial"/>
          <w:sz w:val="28"/>
          <w:szCs w:val="28"/>
        </w:rPr>
        <w:tab/>
      </w:r>
      <w:r w:rsidRPr="00B2087A">
        <w:rPr>
          <w:rFonts w:ascii="Arial" w:hAnsi="Arial" w:cs="Arial"/>
          <w:sz w:val="32"/>
          <w:szCs w:val="28"/>
        </w:rPr>
        <w:t>-</w:t>
      </w:r>
      <w:r w:rsidRPr="00B2087A">
        <w:rPr>
          <w:rFonts w:ascii="Arial" w:hAnsi="Arial" w:cs="Arial"/>
          <w:sz w:val="28"/>
          <w:szCs w:val="28"/>
        </w:rPr>
        <w:tab/>
      </w:r>
      <w:r w:rsidRPr="00B2087A">
        <w:rPr>
          <w:rFonts w:ascii="Arial" w:hAnsi="Arial" w:cs="Arial"/>
          <w:sz w:val="28"/>
          <w:szCs w:val="28"/>
        </w:rPr>
        <w:tab/>
        <w:t>Brigu (Shukra) Vasaram</w:t>
      </w:r>
    </w:p>
    <w:p w14:paraId="1CE886F4" w14:textId="77777777" w:rsidR="00FB7872" w:rsidRPr="00B2087A" w:rsidRDefault="00FB7872" w:rsidP="00FB7872">
      <w:pPr>
        <w:pStyle w:val="NoSpacing"/>
        <w:ind w:left="1151"/>
        <w:rPr>
          <w:rFonts w:ascii="Arial" w:hAnsi="Arial" w:cs="Arial"/>
          <w:sz w:val="28"/>
          <w:szCs w:val="28"/>
        </w:rPr>
      </w:pPr>
      <w:r w:rsidRPr="00B2087A">
        <w:rPr>
          <w:rFonts w:ascii="Arial" w:hAnsi="Arial" w:cs="Arial"/>
          <w:sz w:val="28"/>
          <w:szCs w:val="28"/>
        </w:rPr>
        <w:t xml:space="preserve">Saturday </w:t>
      </w:r>
      <w:r>
        <w:rPr>
          <w:rFonts w:ascii="Arial" w:hAnsi="Arial" w:cs="Arial"/>
          <w:sz w:val="28"/>
          <w:szCs w:val="28"/>
        </w:rPr>
        <w:tab/>
      </w:r>
      <w:r>
        <w:rPr>
          <w:rFonts w:ascii="Arial" w:hAnsi="Arial" w:cs="Arial"/>
          <w:sz w:val="28"/>
          <w:szCs w:val="28"/>
        </w:rPr>
        <w:tab/>
      </w:r>
      <w:r w:rsidRPr="00B2087A">
        <w:rPr>
          <w:rFonts w:ascii="Arial" w:hAnsi="Arial" w:cs="Arial"/>
          <w:sz w:val="32"/>
          <w:szCs w:val="28"/>
        </w:rPr>
        <w:t>-</w:t>
      </w:r>
      <w:r w:rsidRPr="00B2087A">
        <w:rPr>
          <w:rFonts w:ascii="Arial" w:hAnsi="Arial" w:cs="Arial"/>
          <w:sz w:val="28"/>
          <w:szCs w:val="28"/>
        </w:rPr>
        <w:t xml:space="preserve"> </w:t>
      </w:r>
      <w:r w:rsidRPr="00B2087A">
        <w:rPr>
          <w:rFonts w:ascii="Arial" w:hAnsi="Arial" w:cs="Arial"/>
          <w:sz w:val="28"/>
          <w:szCs w:val="28"/>
        </w:rPr>
        <w:tab/>
      </w:r>
      <w:r w:rsidRPr="00B2087A">
        <w:rPr>
          <w:rFonts w:ascii="Arial" w:hAnsi="Arial" w:cs="Arial"/>
          <w:sz w:val="28"/>
          <w:szCs w:val="28"/>
        </w:rPr>
        <w:tab/>
        <w:t>Sthira (Mandha) Vasaram</w:t>
      </w:r>
    </w:p>
    <w:p w14:paraId="1F8E0D9E" w14:textId="77777777" w:rsidR="00FB7872" w:rsidRPr="00350BAF" w:rsidRDefault="00FB7872" w:rsidP="00FB7872">
      <w:pPr>
        <w:pStyle w:val="Heading3"/>
        <w:rPr>
          <w:rFonts w:ascii="Arial" w:hAnsi="Arial" w:cs="Arial"/>
        </w:rPr>
      </w:pPr>
      <w:bookmarkStart w:id="51" w:name="_Toc424686232"/>
      <w:bookmarkStart w:id="52" w:name="_Toc430896265"/>
      <w:r w:rsidRPr="00F02D66">
        <w:t xml:space="preserve"> </w:t>
      </w:r>
      <w:bookmarkStart w:id="53" w:name="_Toc74582750"/>
      <w:bookmarkStart w:id="54" w:name="_Toc74646974"/>
      <w:r w:rsidRPr="00350BAF">
        <w:rPr>
          <w:rFonts w:ascii="Arial" w:hAnsi="Arial" w:cs="Arial"/>
        </w:rPr>
        <w:t>Masam, Ruthu, Ayanam</w:t>
      </w:r>
      <w:bookmarkEnd w:id="51"/>
      <w:bookmarkEnd w:id="52"/>
      <w:bookmarkEnd w:id="53"/>
      <w:bookmarkEnd w:id="54"/>
    </w:p>
    <w:p w14:paraId="27AD2B1C" w14:textId="77777777" w:rsidR="00FB7872" w:rsidRPr="00F02D66" w:rsidRDefault="00FB7872" w:rsidP="00FB7872">
      <w:pPr>
        <w:rPr>
          <w:rFonts w:ascii="Arial" w:hAnsi="Arial" w:cs="Arial"/>
          <w:sz w:val="28"/>
          <w:szCs w:val="28"/>
        </w:rPr>
      </w:pPr>
      <w:r w:rsidRPr="00F02D66">
        <w:rPr>
          <w:rFonts w:ascii="Arial" w:hAnsi="Arial" w:cs="Arial"/>
          <w:sz w:val="28"/>
          <w:szCs w:val="28"/>
        </w:rPr>
        <w:t>The start of the Hindu month may vary from 13/14</w:t>
      </w:r>
      <w:r w:rsidRPr="00F02D66">
        <w:rPr>
          <w:rFonts w:ascii="Arial" w:hAnsi="Arial" w:cs="Arial"/>
          <w:sz w:val="28"/>
          <w:szCs w:val="28"/>
          <w:vertAlign w:val="superscript"/>
        </w:rPr>
        <w:t>th</w:t>
      </w:r>
      <w:r w:rsidRPr="00F02D66">
        <w:rPr>
          <w:rFonts w:ascii="Arial" w:hAnsi="Arial" w:cs="Arial"/>
          <w:sz w:val="28"/>
          <w:szCs w:val="28"/>
        </w:rPr>
        <w:t xml:space="preserve"> day of the English Calendar Month to the 18</w:t>
      </w:r>
      <w:r w:rsidRPr="00F02D66">
        <w:rPr>
          <w:rFonts w:ascii="Arial" w:hAnsi="Arial" w:cs="Arial"/>
          <w:sz w:val="28"/>
          <w:szCs w:val="28"/>
          <w:vertAlign w:val="superscript"/>
        </w:rPr>
        <w:t>th</w:t>
      </w:r>
      <w:r w:rsidRPr="00F02D66">
        <w:rPr>
          <w:rFonts w:ascii="Arial" w:hAnsi="Arial" w:cs="Arial"/>
          <w:sz w:val="28"/>
          <w:szCs w:val="28"/>
        </w:rPr>
        <w:t xml:space="preserve"> day of the Calendar month. So kindly refer to the Calendar published in Tamil or Malayalam for the current month.</w:t>
      </w:r>
    </w:p>
    <w:tbl>
      <w:tblPr>
        <w:tblW w:w="9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58"/>
        <w:gridCol w:w="2250"/>
        <w:gridCol w:w="1620"/>
        <w:gridCol w:w="1620"/>
        <w:gridCol w:w="1800"/>
        <w:gridCol w:w="180"/>
      </w:tblGrid>
      <w:tr w:rsidR="00FB7872" w:rsidRPr="00F02D66" w14:paraId="36C532A6" w14:textId="77777777" w:rsidTr="008356D8">
        <w:trPr>
          <w:gridAfter w:val="1"/>
          <w:wAfter w:w="180" w:type="dxa"/>
          <w:cantSplit/>
        </w:trPr>
        <w:tc>
          <w:tcPr>
            <w:tcW w:w="2358" w:type="dxa"/>
          </w:tcPr>
          <w:p w14:paraId="395B9A4D" w14:textId="77777777" w:rsidR="00FB7872" w:rsidRPr="00F02D66" w:rsidRDefault="00FB7872" w:rsidP="008356D8">
            <w:pPr>
              <w:jc w:val="center"/>
              <w:rPr>
                <w:rFonts w:ascii="Arial" w:hAnsi="Arial" w:cs="Arial"/>
                <w:b/>
                <w:bCs/>
                <w:sz w:val="28"/>
                <w:szCs w:val="28"/>
              </w:rPr>
            </w:pPr>
            <w:r w:rsidRPr="00F02D66">
              <w:rPr>
                <w:rFonts w:ascii="Arial" w:hAnsi="Arial" w:cs="Arial"/>
                <w:b/>
                <w:bCs/>
                <w:sz w:val="28"/>
                <w:szCs w:val="28"/>
              </w:rPr>
              <w:t>Middle of the English Month</w:t>
            </w:r>
          </w:p>
        </w:tc>
        <w:tc>
          <w:tcPr>
            <w:tcW w:w="2250" w:type="dxa"/>
          </w:tcPr>
          <w:p w14:paraId="0A3B609B" w14:textId="77777777" w:rsidR="00FB7872" w:rsidRPr="00F02D66" w:rsidRDefault="00FB7872" w:rsidP="008356D8">
            <w:pPr>
              <w:jc w:val="center"/>
              <w:rPr>
                <w:rFonts w:ascii="Arial" w:hAnsi="Arial" w:cs="Arial"/>
                <w:b/>
                <w:bCs/>
                <w:sz w:val="28"/>
                <w:szCs w:val="28"/>
              </w:rPr>
            </w:pPr>
            <w:r w:rsidRPr="00F02D66">
              <w:rPr>
                <w:rFonts w:ascii="Arial" w:hAnsi="Arial" w:cs="Arial"/>
                <w:b/>
                <w:bCs/>
                <w:sz w:val="28"/>
                <w:szCs w:val="28"/>
              </w:rPr>
              <w:t>Masam name in Tamil / Malayalam</w:t>
            </w:r>
          </w:p>
        </w:tc>
        <w:tc>
          <w:tcPr>
            <w:tcW w:w="1620" w:type="dxa"/>
          </w:tcPr>
          <w:p w14:paraId="22F5CB9D" w14:textId="77777777" w:rsidR="00FB7872" w:rsidRPr="00F02D66" w:rsidRDefault="00FB7872" w:rsidP="008356D8">
            <w:pPr>
              <w:jc w:val="center"/>
              <w:rPr>
                <w:rFonts w:ascii="Arial" w:hAnsi="Arial" w:cs="Arial"/>
                <w:b/>
                <w:bCs/>
                <w:sz w:val="28"/>
                <w:szCs w:val="28"/>
              </w:rPr>
            </w:pPr>
            <w:r w:rsidRPr="00F02D66">
              <w:rPr>
                <w:rFonts w:ascii="Arial" w:hAnsi="Arial" w:cs="Arial"/>
                <w:b/>
                <w:bCs/>
                <w:sz w:val="28"/>
                <w:szCs w:val="28"/>
              </w:rPr>
              <w:t>Masam</w:t>
            </w:r>
          </w:p>
        </w:tc>
        <w:tc>
          <w:tcPr>
            <w:tcW w:w="1620" w:type="dxa"/>
          </w:tcPr>
          <w:p w14:paraId="4A910D71" w14:textId="77777777" w:rsidR="00FB7872" w:rsidRPr="00F02D66" w:rsidRDefault="00FB7872" w:rsidP="008356D8">
            <w:pPr>
              <w:jc w:val="center"/>
              <w:rPr>
                <w:rFonts w:ascii="Arial" w:hAnsi="Arial" w:cs="Arial"/>
                <w:b/>
                <w:bCs/>
                <w:sz w:val="28"/>
                <w:szCs w:val="28"/>
              </w:rPr>
            </w:pPr>
            <w:r w:rsidRPr="00F02D66">
              <w:rPr>
                <w:rFonts w:ascii="Arial" w:hAnsi="Arial" w:cs="Arial"/>
                <w:b/>
                <w:bCs/>
                <w:sz w:val="28"/>
                <w:szCs w:val="28"/>
              </w:rPr>
              <w:t>Ruthu</w:t>
            </w:r>
          </w:p>
        </w:tc>
        <w:tc>
          <w:tcPr>
            <w:tcW w:w="1800" w:type="dxa"/>
          </w:tcPr>
          <w:p w14:paraId="39BD85DD" w14:textId="77777777" w:rsidR="00FB7872" w:rsidRPr="00F02D66" w:rsidRDefault="00FB7872" w:rsidP="008356D8">
            <w:pPr>
              <w:jc w:val="center"/>
              <w:rPr>
                <w:rFonts w:ascii="Arial" w:hAnsi="Arial" w:cs="Arial"/>
                <w:b/>
                <w:bCs/>
                <w:sz w:val="28"/>
                <w:szCs w:val="28"/>
              </w:rPr>
            </w:pPr>
            <w:r w:rsidRPr="00F02D66">
              <w:rPr>
                <w:rFonts w:ascii="Arial" w:hAnsi="Arial" w:cs="Arial"/>
                <w:b/>
                <w:bCs/>
                <w:sz w:val="28"/>
                <w:szCs w:val="28"/>
              </w:rPr>
              <w:t>Ayanam</w:t>
            </w:r>
          </w:p>
        </w:tc>
      </w:tr>
      <w:tr w:rsidR="00FB7872" w:rsidRPr="00F02D66" w14:paraId="11D2DDE8" w14:textId="77777777" w:rsidTr="008356D8">
        <w:trPr>
          <w:gridAfter w:val="1"/>
          <w:wAfter w:w="180" w:type="dxa"/>
          <w:cantSplit/>
        </w:trPr>
        <w:tc>
          <w:tcPr>
            <w:tcW w:w="2358" w:type="dxa"/>
          </w:tcPr>
          <w:p w14:paraId="4634C918" w14:textId="77777777" w:rsidR="00FB7872" w:rsidRPr="00F02D66" w:rsidRDefault="00FB7872" w:rsidP="008356D8">
            <w:pPr>
              <w:spacing w:after="0" w:line="240" w:lineRule="auto"/>
              <w:rPr>
                <w:rFonts w:ascii="Arial" w:hAnsi="Arial" w:cs="Arial"/>
                <w:sz w:val="28"/>
                <w:szCs w:val="28"/>
              </w:rPr>
            </w:pPr>
            <w:r w:rsidRPr="00F02D66">
              <w:rPr>
                <w:rFonts w:ascii="Arial" w:hAnsi="Arial" w:cs="Arial"/>
                <w:sz w:val="28"/>
                <w:szCs w:val="28"/>
              </w:rPr>
              <w:t xml:space="preserve">Apr - May </w:t>
            </w:r>
          </w:p>
        </w:tc>
        <w:tc>
          <w:tcPr>
            <w:tcW w:w="2250" w:type="dxa"/>
          </w:tcPr>
          <w:p w14:paraId="72137FCC" w14:textId="77777777" w:rsidR="00FB7872" w:rsidRPr="00F02D66" w:rsidRDefault="00FB7872" w:rsidP="008356D8">
            <w:pPr>
              <w:spacing w:after="0" w:line="240" w:lineRule="auto"/>
              <w:rPr>
                <w:rFonts w:ascii="Arial" w:hAnsi="Arial" w:cs="Arial"/>
                <w:sz w:val="28"/>
                <w:szCs w:val="28"/>
              </w:rPr>
            </w:pPr>
            <w:r w:rsidRPr="00F02D66">
              <w:rPr>
                <w:rFonts w:ascii="Arial" w:hAnsi="Arial" w:cs="Arial"/>
                <w:sz w:val="28"/>
                <w:szCs w:val="28"/>
              </w:rPr>
              <w:t>Chithirai/</w:t>
            </w:r>
            <w:r w:rsidRPr="00F02D66">
              <w:rPr>
                <w:rFonts w:ascii="Arial" w:hAnsi="Arial" w:cs="Arial"/>
                <w:sz w:val="28"/>
                <w:szCs w:val="28"/>
              </w:rPr>
              <w:br/>
              <w:t>Medam</w:t>
            </w:r>
          </w:p>
        </w:tc>
        <w:tc>
          <w:tcPr>
            <w:tcW w:w="1620" w:type="dxa"/>
          </w:tcPr>
          <w:p w14:paraId="711AAC64" w14:textId="77777777" w:rsidR="00FB7872" w:rsidRPr="00F02D66" w:rsidRDefault="00FB7872" w:rsidP="008356D8">
            <w:pPr>
              <w:spacing w:after="0" w:line="240" w:lineRule="auto"/>
              <w:rPr>
                <w:rFonts w:ascii="Arial" w:hAnsi="Arial" w:cs="Arial"/>
                <w:sz w:val="28"/>
                <w:szCs w:val="28"/>
              </w:rPr>
            </w:pPr>
            <w:r w:rsidRPr="00F02D66">
              <w:rPr>
                <w:rFonts w:ascii="Arial" w:hAnsi="Arial" w:cs="Arial"/>
                <w:sz w:val="28"/>
                <w:szCs w:val="28"/>
              </w:rPr>
              <w:t>Mesha</w:t>
            </w:r>
          </w:p>
        </w:tc>
        <w:tc>
          <w:tcPr>
            <w:tcW w:w="1620" w:type="dxa"/>
          </w:tcPr>
          <w:p w14:paraId="27547F20" w14:textId="77777777" w:rsidR="00FB7872" w:rsidRPr="00F02D66" w:rsidRDefault="00FB7872" w:rsidP="008356D8">
            <w:pPr>
              <w:spacing w:after="0" w:line="240" w:lineRule="auto"/>
              <w:rPr>
                <w:rFonts w:ascii="Arial" w:hAnsi="Arial" w:cs="Arial"/>
                <w:sz w:val="28"/>
                <w:szCs w:val="28"/>
              </w:rPr>
            </w:pPr>
            <w:r w:rsidRPr="00F02D66">
              <w:rPr>
                <w:rFonts w:ascii="Arial" w:hAnsi="Arial" w:cs="Arial"/>
                <w:sz w:val="28"/>
                <w:szCs w:val="28"/>
              </w:rPr>
              <w:t>Vasanta</w:t>
            </w:r>
          </w:p>
        </w:tc>
        <w:tc>
          <w:tcPr>
            <w:tcW w:w="1800" w:type="dxa"/>
          </w:tcPr>
          <w:p w14:paraId="6F9DBFC5" w14:textId="77777777" w:rsidR="00FB7872" w:rsidRPr="00F02D66" w:rsidRDefault="00FB7872" w:rsidP="008356D8">
            <w:pPr>
              <w:spacing w:after="0" w:line="240" w:lineRule="auto"/>
              <w:rPr>
                <w:rFonts w:ascii="Arial" w:hAnsi="Arial" w:cs="Arial"/>
                <w:sz w:val="28"/>
                <w:szCs w:val="28"/>
              </w:rPr>
            </w:pPr>
            <w:r w:rsidRPr="00F02D66">
              <w:rPr>
                <w:rFonts w:ascii="Arial" w:hAnsi="Arial" w:cs="Arial"/>
                <w:sz w:val="28"/>
                <w:szCs w:val="28"/>
              </w:rPr>
              <w:t>Uttarayana</w:t>
            </w:r>
          </w:p>
        </w:tc>
      </w:tr>
      <w:tr w:rsidR="00FB7872" w:rsidRPr="00F02D66" w14:paraId="0AF082E7" w14:textId="77777777" w:rsidTr="008356D8">
        <w:trPr>
          <w:gridAfter w:val="1"/>
          <w:wAfter w:w="180" w:type="dxa"/>
          <w:cantSplit/>
        </w:trPr>
        <w:tc>
          <w:tcPr>
            <w:tcW w:w="2358" w:type="dxa"/>
            <w:tcBorders>
              <w:bottom w:val="single" w:sz="4" w:space="0" w:color="000000"/>
            </w:tcBorders>
          </w:tcPr>
          <w:p w14:paraId="6197D223" w14:textId="77777777" w:rsidR="00FB7872" w:rsidRPr="00F02D66" w:rsidRDefault="00FB7872" w:rsidP="008356D8">
            <w:pPr>
              <w:spacing w:after="0" w:line="240" w:lineRule="auto"/>
              <w:rPr>
                <w:rFonts w:ascii="Arial" w:hAnsi="Arial" w:cs="Arial"/>
                <w:sz w:val="28"/>
                <w:szCs w:val="28"/>
              </w:rPr>
            </w:pPr>
            <w:r w:rsidRPr="00F02D66">
              <w:rPr>
                <w:rFonts w:ascii="Arial" w:hAnsi="Arial" w:cs="Arial"/>
                <w:sz w:val="28"/>
                <w:szCs w:val="28"/>
              </w:rPr>
              <w:t xml:space="preserve">May </w:t>
            </w:r>
            <w:r w:rsidRPr="006A2D11">
              <w:rPr>
                <w:rFonts w:ascii="BRH Malayalam Extra" w:hAnsi="BRH Malayalam Extra" w:cs="Arial"/>
                <w:sz w:val="32"/>
                <w:szCs w:val="28"/>
              </w:rPr>
              <w:t>–</w:t>
            </w:r>
            <w:r w:rsidRPr="00F02D66">
              <w:rPr>
                <w:rFonts w:ascii="Arial" w:hAnsi="Arial" w:cs="Arial"/>
                <w:sz w:val="28"/>
                <w:szCs w:val="28"/>
              </w:rPr>
              <w:t xml:space="preserve"> June </w:t>
            </w:r>
          </w:p>
        </w:tc>
        <w:tc>
          <w:tcPr>
            <w:tcW w:w="2250" w:type="dxa"/>
            <w:tcBorders>
              <w:bottom w:val="single" w:sz="4" w:space="0" w:color="000000"/>
            </w:tcBorders>
          </w:tcPr>
          <w:p w14:paraId="18658626" w14:textId="77777777" w:rsidR="00FB7872" w:rsidRPr="00F02D66" w:rsidRDefault="00FB7872" w:rsidP="008356D8">
            <w:pPr>
              <w:spacing w:after="0" w:line="240" w:lineRule="auto"/>
              <w:rPr>
                <w:rFonts w:ascii="Arial" w:hAnsi="Arial" w:cs="Arial"/>
                <w:sz w:val="28"/>
                <w:szCs w:val="28"/>
              </w:rPr>
            </w:pPr>
            <w:r w:rsidRPr="00F02D66">
              <w:rPr>
                <w:rFonts w:ascii="Arial" w:hAnsi="Arial" w:cs="Arial"/>
                <w:sz w:val="28"/>
                <w:szCs w:val="28"/>
              </w:rPr>
              <w:t>Vaikasi/</w:t>
            </w:r>
            <w:r w:rsidRPr="00F02D66">
              <w:rPr>
                <w:rFonts w:ascii="Arial" w:hAnsi="Arial" w:cs="Arial"/>
                <w:sz w:val="28"/>
                <w:szCs w:val="28"/>
              </w:rPr>
              <w:br/>
              <w:t>Edavam</w:t>
            </w:r>
          </w:p>
        </w:tc>
        <w:tc>
          <w:tcPr>
            <w:tcW w:w="1620" w:type="dxa"/>
            <w:tcBorders>
              <w:bottom w:val="single" w:sz="4" w:space="0" w:color="000000"/>
            </w:tcBorders>
          </w:tcPr>
          <w:p w14:paraId="09D815D5" w14:textId="77777777" w:rsidR="00FB7872" w:rsidRPr="00F02D66" w:rsidRDefault="00FB7872" w:rsidP="008356D8">
            <w:pPr>
              <w:spacing w:after="0" w:line="240" w:lineRule="auto"/>
              <w:rPr>
                <w:rFonts w:ascii="Arial" w:hAnsi="Arial" w:cs="Arial"/>
                <w:sz w:val="28"/>
                <w:szCs w:val="28"/>
              </w:rPr>
            </w:pPr>
            <w:r w:rsidRPr="00F02D66">
              <w:rPr>
                <w:rFonts w:ascii="Arial" w:hAnsi="Arial" w:cs="Arial"/>
                <w:sz w:val="28"/>
                <w:szCs w:val="28"/>
              </w:rPr>
              <w:t>Vrushabha</w:t>
            </w:r>
          </w:p>
        </w:tc>
        <w:tc>
          <w:tcPr>
            <w:tcW w:w="1620" w:type="dxa"/>
            <w:tcBorders>
              <w:bottom w:val="single" w:sz="4" w:space="0" w:color="000000"/>
            </w:tcBorders>
          </w:tcPr>
          <w:p w14:paraId="41CA3E6E" w14:textId="77777777" w:rsidR="00FB7872" w:rsidRPr="00F02D66" w:rsidRDefault="00FB7872" w:rsidP="008356D8">
            <w:pPr>
              <w:spacing w:after="0" w:line="240" w:lineRule="auto"/>
              <w:rPr>
                <w:rFonts w:ascii="Arial" w:hAnsi="Arial" w:cs="Arial"/>
                <w:sz w:val="28"/>
                <w:szCs w:val="28"/>
              </w:rPr>
            </w:pPr>
            <w:r w:rsidRPr="00F02D66">
              <w:rPr>
                <w:rFonts w:ascii="Arial" w:hAnsi="Arial" w:cs="Arial"/>
                <w:sz w:val="28"/>
                <w:szCs w:val="28"/>
              </w:rPr>
              <w:t>Vasanta</w:t>
            </w:r>
          </w:p>
        </w:tc>
        <w:tc>
          <w:tcPr>
            <w:tcW w:w="1800" w:type="dxa"/>
            <w:tcBorders>
              <w:bottom w:val="single" w:sz="4" w:space="0" w:color="000000"/>
            </w:tcBorders>
          </w:tcPr>
          <w:p w14:paraId="06C9E8B1" w14:textId="77777777" w:rsidR="00FB7872" w:rsidRPr="00F02D66" w:rsidRDefault="00FB7872" w:rsidP="008356D8">
            <w:pPr>
              <w:spacing w:after="0" w:line="240" w:lineRule="auto"/>
              <w:rPr>
                <w:rFonts w:ascii="Arial" w:hAnsi="Arial" w:cs="Arial"/>
                <w:sz w:val="28"/>
                <w:szCs w:val="28"/>
              </w:rPr>
            </w:pPr>
            <w:r w:rsidRPr="00F02D66">
              <w:rPr>
                <w:rFonts w:ascii="Arial" w:hAnsi="Arial" w:cs="Arial"/>
                <w:sz w:val="28"/>
                <w:szCs w:val="28"/>
              </w:rPr>
              <w:t>Uttarayana</w:t>
            </w:r>
          </w:p>
        </w:tc>
      </w:tr>
      <w:tr w:rsidR="00FB7872" w:rsidRPr="00F02D66" w14:paraId="5D6166D0" w14:textId="77777777" w:rsidTr="008356D8">
        <w:trPr>
          <w:gridAfter w:val="1"/>
          <w:wAfter w:w="180" w:type="dxa"/>
          <w:cantSplit/>
        </w:trPr>
        <w:tc>
          <w:tcPr>
            <w:tcW w:w="2358" w:type="dxa"/>
            <w:tcBorders>
              <w:bottom w:val="single" w:sz="4" w:space="0" w:color="auto"/>
            </w:tcBorders>
          </w:tcPr>
          <w:p w14:paraId="47DA9F06" w14:textId="77777777" w:rsidR="00FB7872" w:rsidRPr="00F02D66" w:rsidRDefault="00FB7872" w:rsidP="008356D8">
            <w:pPr>
              <w:spacing w:after="0" w:line="240" w:lineRule="auto"/>
              <w:rPr>
                <w:rFonts w:ascii="Arial" w:hAnsi="Arial" w:cs="Arial"/>
                <w:sz w:val="28"/>
                <w:szCs w:val="28"/>
              </w:rPr>
            </w:pPr>
            <w:r w:rsidRPr="00F02D66">
              <w:rPr>
                <w:rFonts w:ascii="Arial" w:hAnsi="Arial" w:cs="Arial"/>
                <w:sz w:val="28"/>
                <w:szCs w:val="28"/>
              </w:rPr>
              <w:t xml:space="preserve">June </w:t>
            </w:r>
            <w:r w:rsidRPr="006A2D11">
              <w:rPr>
                <w:rFonts w:ascii="BRH Malayalam Extra" w:hAnsi="BRH Malayalam Extra" w:cs="Arial"/>
                <w:sz w:val="32"/>
                <w:szCs w:val="28"/>
              </w:rPr>
              <w:t>–</w:t>
            </w:r>
            <w:r w:rsidRPr="00F02D66">
              <w:rPr>
                <w:rFonts w:ascii="Arial" w:hAnsi="Arial" w:cs="Arial"/>
                <w:sz w:val="28"/>
                <w:szCs w:val="28"/>
              </w:rPr>
              <w:t xml:space="preserve"> July </w:t>
            </w:r>
          </w:p>
        </w:tc>
        <w:tc>
          <w:tcPr>
            <w:tcW w:w="2250" w:type="dxa"/>
            <w:tcBorders>
              <w:bottom w:val="single" w:sz="4" w:space="0" w:color="auto"/>
            </w:tcBorders>
          </w:tcPr>
          <w:p w14:paraId="2913917B" w14:textId="77777777" w:rsidR="00FB7872" w:rsidRPr="00F02D66" w:rsidRDefault="00FB7872" w:rsidP="008356D8">
            <w:pPr>
              <w:spacing w:after="0" w:line="240" w:lineRule="auto"/>
              <w:rPr>
                <w:rFonts w:ascii="Arial" w:hAnsi="Arial" w:cs="Arial"/>
                <w:sz w:val="28"/>
                <w:szCs w:val="28"/>
              </w:rPr>
            </w:pPr>
            <w:r w:rsidRPr="00F02D66">
              <w:rPr>
                <w:rFonts w:ascii="Arial" w:hAnsi="Arial" w:cs="Arial"/>
                <w:sz w:val="28"/>
                <w:szCs w:val="28"/>
              </w:rPr>
              <w:t>Aani/Mithunam</w:t>
            </w:r>
          </w:p>
        </w:tc>
        <w:tc>
          <w:tcPr>
            <w:tcW w:w="1620" w:type="dxa"/>
            <w:tcBorders>
              <w:bottom w:val="single" w:sz="4" w:space="0" w:color="auto"/>
            </w:tcBorders>
          </w:tcPr>
          <w:p w14:paraId="6EC0EF87" w14:textId="77777777" w:rsidR="00FB7872" w:rsidRPr="00F02D66" w:rsidRDefault="00FB7872" w:rsidP="008356D8">
            <w:pPr>
              <w:spacing w:after="0" w:line="240" w:lineRule="auto"/>
              <w:rPr>
                <w:rFonts w:ascii="Arial" w:hAnsi="Arial" w:cs="Arial"/>
                <w:sz w:val="28"/>
                <w:szCs w:val="28"/>
              </w:rPr>
            </w:pPr>
            <w:r w:rsidRPr="00F02D66">
              <w:rPr>
                <w:rFonts w:ascii="Arial" w:hAnsi="Arial" w:cs="Arial"/>
                <w:sz w:val="28"/>
                <w:szCs w:val="28"/>
              </w:rPr>
              <w:t>Mithuna</w:t>
            </w:r>
          </w:p>
        </w:tc>
        <w:tc>
          <w:tcPr>
            <w:tcW w:w="1620" w:type="dxa"/>
            <w:tcBorders>
              <w:bottom w:val="single" w:sz="4" w:space="0" w:color="auto"/>
            </w:tcBorders>
          </w:tcPr>
          <w:p w14:paraId="7AB1F1B2" w14:textId="77777777" w:rsidR="00FB7872" w:rsidRPr="00F02D66" w:rsidRDefault="00FB7872" w:rsidP="008356D8">
            <w:pPr>
              <w:spacing w:after="0" w:line="240" w:lineRule="auto"/>
              <w:rPr>
                <w:rFonts w:ascii="Arial" w:hAnsi="Arial" w:cs="Arial"/>
                <w:sz w:val="28"/>
                <w:szCs w:val="28"/>
              </w:rPr>
            </w:pPr>
            <w:r w:rsidRPr="00F02D66">
              <w:rPr>
                <w:rFonts w:ascii="Arial" w:hAnsi="Arial" w:cs="Arial"/>
                <w:sz w:val="28"/>
                <w:szCs w:val="28"/>
              </w:rPr>
              <w:t>Greeshma</w:t>
            </w:r>
          </w:p>
        </w:tc>
        <w:tc>
          <w:tcPr>
            <w:tcW w:w="1800" w:type="dxa"/>
            <w:tcBorders>
              <w:bottom w:val="single" w:sz="4" w:space="0" w:color="auto"/>
            </w:tcBorders>
          </w:tcPr>
          <w:p w14:paraId="179229FC" w14:textId="77777777" w:rsidR="00FB7872" w:rsidRPr="00F02D66" w:rsidRDefault="00FB7872" w:rsidP="008356D8">
            <w:pPr>
              <w:spacing w:after="0" w:line="240" w:lineRule="auto"/>
              <w:rPr>
                <w:rFonts w:ascii="Arial" w:hAnsi="Arial" w:cs="Arial"/>
                <w:sz w:val="28"/>
                <w:szCs w:val="28"/>
              </w:rPr>
            </w:pPr>
            <w:r w:rsidRPr="00F02D66">
              <w:rPr>
                <w:rFonts w:ascii="Arial" w:hAnsi="Arial" w:cs="Arial"/>
                <w:sz w:val="28"/>
                <w:szCs w:val="28"/>
              </w:rPr>
              <w:t>Uttarayana</w:t>
            </w:r>
          </w:p>
        </w:tc>
      </w:tr>
      <w:tr w:rsidR="00FB7872" w:rsidRPr="00F02D66" w14:paraId="3B304B47" w14:textId="77777777" w:rsidTr="008356D8">
        <w:trPr>
          <w:cantSplit/>
        </w:trPr>
        <w:tc>
          <w:tcPr>
            <w:tcW w:w="2358" w:type="dxa"/>
            <w:tcBorders>
              <w:top w:val="single" w:sz="4" w:space="0" w:color="auto"/>
            </w:tcBorders>
          </w:tcPr>
          <w:p w14:paraId="7CB2113A" w14:textId="77777777" w:rsidR="00FB7872" w:rsidRPr="00F02D66" w:rsidRDefault="00FB7872" w:rsidP="008356D8">
            <w:pPr>
              <w:spacing w:after="0" w:line="240" w:lineRule="auto"/>
              <w:rPr>
                <w:rFonts w:ascii="Arial" w:hAnsi="Arial" w:cs="Arial"/>
                <w:sz w:val="26"/>
                <w:szCs w:val="26"/>
              </w:rPr>
            </w:pPr>
            <w:r w:rsidRPr="00F02D66">
              <w:rPr>
                <w:rFonts w:ascii="Arial" w:hAnsi="Arial" w:cs="Arial"/>
                <w:sz w:val="26"/>
                <w:szCs w:val="26"/>
              </w:rPr>
              <w:t xml:space="preserve">July </w:t>
            </w:r>
            <w:r w:rsidRPr="006A2D11">
              <w:rPr>
                <w:rFonts w:ascii="BRH Malayalam Extra" w:hAnsi="BRH Malayalam Extra" w:cs="Arial"/>
                <w:sz w:val="32"/>
                <w:szCs w:val="26"/>
              </w:rPr>
              <w:t>–</w:t>
            </w:r>
            <w:r w:rsidRPr="00F02D66">
              <w:rPr>
                <w:rFonts w:ascii="Arial" w:hAnsi="Arial" w:cs="Arial"/>
                <w:sz w:val="26"/>
                <w:szCs w:val="26"/>
              </w:rPr>
              <w:t xml:space="preserve"> August</w:t>
            </w:r>
          </w:p>
        </w:tc>
        <w:tc>
          <w:tcPr>
            <w:tcW w:w="2250" w:type="dxa"/>
            <w:tcBorders>
              <w:top w:val="single" w:sz="4" w:space="0" w:color="auto"/>
            </w:tcBorders>
          </w:tcPr>
          <w:p w14:paraId="564BCBD7" w14:textId="77777777" w:rsidR="00FB7872" w:rsidRPr="00F02D66" w:rsidRDefault="00FB7872" w:rsidP="008356D8">
            <w:pPr>
              <w:spacing w:after="0" w:line="240" w:lineRule="auto"/>
              <w:rPr>
                <w:rFonts w:ascii="Arial" w:hAnsi="Arial" w:cs="Arial"/>
                <w:sz w:val="26"/>
                <w:szCs w:val="26"/>
              </w:rPr>
            </w:pPr>
            <w:r w:rsidRPr="00F02D66">
              <w:rPr>
                <w:rFonts w:ascii="Arial" w:hAnsi="Arial" w:cs="Arial"/>
                <w:sz w:val="26"/>
                <w:szCs w:val="26"/>
              </w:rPr>
              <w:t>Adi /</w:t>
            </w:r>
            <w:r w:rsidRPr="00F02D66">
              <w:rPr>
                <w:rFonts w:ascii="Arial" w:hAnsi="Arial" w:cs="Arial"/>
                <w:sz w:val="26"/>
                <w:szCs w:val="26"/>
              </w:rPr>
              <w:br/>
              <w:t>Karkatakam</w:t>
            </w:r>
          </w:p>
        </w:tc>
        <w:tc>
          <w:tcPr>
            <w:tcW w:w="1620" w:type="dxa"/>
            <w:tcBorders>
              <w:top w:val="single" w:sz="4" w:space="0" w:color="auto"/>
            </w:tcBorders>
          </w:tcPr>
          <w:p w14:paraId="34D7D4FE" w14:textId="77777777" w:rsidR="00FB7872" w:rsidRPr="00F02D66" w:rsidRDefault="00FB7872" w:rsidP="008356D8">
            <w:pPr>
              <w:spacing w:after="0" w:line="240" w:lineRule="auto"/>
              <w:rPr>
                <w:rFonts w:ascii="Arial" w:hAnsi="Arial" w:cs="Arial"/>
                <w:sz w:val="26"/>
                <w:szCs w:val="26"/>
              </w:rPr>
            </w:pPr>
            <w:r w:rsidRPr="00F02D66">
              <w:rPr>
                <w:rFonts w:ascii="Arial" w:hAnsi="Arial" w:cs="Arial"/>
                <w:sz w:val="26"/>
                <w:szCs w:val="26"/>
              </w:rPr>
              <w:t>Kataka</w:t>
            </w:r>
          </w:p>
        </w:tc>
        <w:tc>
          <w:tcPr>
            <w:tcW w:w="1620" w:type="dxa"/>
            <w:tcBorders>
              <w:top w:val="single" w:sz="4" w:space="0" w:color="auto"/>
            </w:tcBorders>
          </w:tcPr>
          <w:p w14:paraId="5712DE9A" w14:textId="77777777" w:rsidR="00FB7872" w:rsidRPr="00F02D66" w:rsidRDefault="00FB7872" w:rsidP="008356D8">
            <w:pPr>
              <w:spacing w:after="0" w:line="240" w:lineRule="auto"/>
              <w:rPr>
                <w:rFonts w:ascii="Arial" w:hAnsi="Arial" w:cs="Arial"/>
                <w:sz w:val="26"/>
                <w:szCs w:val="26"/>
              </w:rPr>
            </w:pPr>
            <w:r w:rsidRPr="00F02D66">
              <w:rPr>
                <w:rFonts w:ascii="Arial" w:hAnsi="Arial" w:cs="Arial"/>
                <w:sz w:val="26"/>
                <w:szCs w:val="26"/>
              </w:rPr>
              <w:t>Greeshma</w:t>
            </w:r>
          </w:p>
        </w:tc>
        <w:tc>
          <w:tcPr>
            <w:tcW w:w="1980" w:type="dxa"/>
            <w:gridSpan w:val="2"/>
            <w:tcBorders>
              <w:top w:val="single" w:sz="4" w:space="0" w:color="auto"/>
            </w:tcBorders>
          </w:tcPr>
          <w:p w14:paraId="09F29AFB" w14:textId="77777777" w:rsidR="00FB7872" w:rsidRPr="00F02D66" w:rsidRDefault="00FB7872" w:rsidP="008356D8">
            <w:pPr>
              <w:spacing w:after="0" w:line="240" w:lineRule="auto"/>
              <w:rPr>
                <w:rFonts w:ascii="Arial" w:hAnsi="Arial" w:cs="Arial"/>
                <w:sz w:val="26"/>
                <w:szCs w:val="26"/>
              </w:rPr>
            </w:pPr>
            <w:r w:rsidRPr="00F02D66">
              <w:rPr>
                <w:rFonts w:ascii="Arial" w:hAnsi="Arial" w:cs="Arial"/>
                <w:sz w:val="26"/>
                <w:szCs w:val="26"/>
              </w:rPr>
              <w:t>Dakshinayana</w:t>
            </w:r>
          </w:p>
        </w:tc>
      </w:tr>
      <w:tr w:rsidR="00FB7872" w:rsidRPr="00F02D66" w14:paraId="454448CC" w14:textId="77777777" w:rsidTr="008356D8">
        <w:trPr>
          <w:cantSplit/>
        </w:trPr>
        <w:tc>
          <w:tcPr>
            <w:tcW w:w="2358" w:type="dxa"/>
          </w:tcPr>
          <w:p w14:paraId="46C4B032" w14:textId="77777777" w:rsidR="00FB7872" w:rsidRPr="00F02D66" w:rsidRDefault="00FB7872" w:rsidP="008356D8">
            <w:pPr>
              <w:spacing w:after="0" w:line="240" w:lineRule="auto"/>
              <w:rPr>
                <w:rFonts w:ascii="Arial" w:hAnsi="Arial" w:cs="Arial"/>
                <w:sz w:val="26"/>
                <w:szCs w:val="26"/>
              </w:rPr>
            </w:pPr>
            <w:r w:rsidRPr="00F02D66">
              <w:rPr>
                <w:rFonts w:ascii="Arial" w:hAnsi="Arial" w:cs="Arial"/>
                <w:sz w:val="26"/>
                <w:szCs w:val="26"/>
              </w:rPr>
              <w:lastRenderedPageBreak/>
              <w:t xml:space="preserve">August </w:t>
            </w:r>
            <w:r w:rsidRPr="006A2D11">
              <w:rPr>
                <w:rFonts w:ascii="BRH Malayalam Extra" w:hAnsi="BRH Malayalam Extra" w:cs="Arial"/>
                <w:sz w:val="32"/>
                <w:szCs w:val="26"/>
              </w:rPr>
              <w:t>–</w:t>
            </w:r>
            <w:r w:rsidRPr="00F02D66">
              <w:rPr>
                <w:rFonts w:ascii="Arial" w:hAnsi="Arial" w:cs="Arial"/>
                <w:sz w:val="26"/>
                <w:szCs w:val="26"/>
              </w:rPr>
              <w:t xml:space="preserve"> Sept.</w:t>
            </w:r>
          </w:p>
        </w:tc>
        <w:tc>
          <w:tcPr>
            <w:tcW w:w="2250" w:type="dxa"/>
          </w:tcPr>
          <w:p w14:paraId="02A839FF" w14:textId="77777777" w:rsidR="00FB7872" w:rsidRPr="00F02D66" w:rsidRDefault="00FB7872" w:rsidP="008356D8">
            <w:pPr>
              <w:spacing w:after="0" w:line="240" w:lineRule="auto"/>
              <w:rPr>
                <w:rFonts w:ascii="Arial" w:hAnsi="Arial" w:cs="Arial"/>
                <w:sz w:val="26"/>
                <w:szCs w:val="26"/>
              </w:rPr>
            </w:pPr>
            <w:r w:rsidRPr="00F02D66">
              <w:rPr>
                <w:rFonts w:ascii="Arial" w:hAnsi="Arial" w:cs="Arial"/>
                <w:sz w:val="26"/>
                <w:szCs w:val="26"/>
              </w:rPr>
              <w:t>Aavani/</w:t>
            </w:r>
            <w:r w:rsidRPr="00F02D66">
              <w:rPr>
                <w:rFonts w:ascii="Arial" w:hAnsi="Arial" w:cs="Arial"/>
                <w:sz w:val="26"/>
                <w:szCs w:val="26"/>
              </w:rPr>
              <w:br/>
              <w:t>Chingam</w:t>
            </w:r>
          </w:p>
        </w:tc>
        <w:tc>
          <w:tcPr>
            <w:tcW w:w="1620" w:type="dxa"/>
          </w:tcPr>
          <w:p w14:paraId="0AC59839" w14:textId="77777777" w:rsidR="00FB7872" w:rsidRPr="00F02D66" w:rsidRDefault="00FB7872" w:rsidP="008356D8">
            <w:pPr>
              <w:spacing w:after="0" w:line="240" w:lineRule="auto"/>
              <w:rPr>
                <w:rFonts w:ascii="Arial" w:hAnsi="Arial" w:cs="Arial"/>
                <w:sz w:val="26"/>
                <w:szCs w:val="26"/>
              </w:rPr>
            </w:pPr>
            <w:r w:rsidRPr="00F02D66">
              <w:rPr>
                <w:rFonts w:ascii="Arial" w:hAnsi="Arial" w:cs="Arial"/>
                <w:sz w:val="26"/>
                <w:szCs w:val="26"/>
              </w:rPr>
              <w:t>Simha</w:t>
            </w:r>
          </w:p>
        </w:tc>
        <w:tc>
          <w:tcPr>
            <w:tcW w:w="1620" w:type="dxa"/>
          </w:tcPr>
          <w:p w14:paraId="596D791B" w14:textId="77777777" w:rsidR="00FB7872" w:rsidRPr="00F02D66" w:rsidRDefault="00FB7872" w:rsidP="008356D8">
            <w:pPr>
              <w:spacing w:after="0" w:line="240" w:lineRule="auto"/>
              <w:rPr>
                <w:rFonts w:ascii="Arial" w:hAnsi="Arial" w:cs="Arial"/>
                <w:sz w:val="26"/>
                <w:szCs w:val="26"/>
              </w:rPr>
            </w:pPr>
            <w:r w:rsidRPr="00F02D66">
              <w:rPr>
                <w:rFonts w:ascii="Arial" w:hAnsi="Arial" w:cs="Arial"/>
                <w:sz w:val="26"/>
                <w:szCs w:val="26"/>
              </w:rPr>
              <w:t>Varsha</w:t>
            </w:r>
          </w:p>
        </w:tc>
        <w:tc>
          <w:tcPr>
            <w:tcW w:w="1980" w:type="dxa"/>
            <w:gridSpan w:val="2"/>
          </w:tcPr>
          <w:p w14:paraId="57CBECB2" w14:textId="77777777" w:rsidR="00FB7872" w:rsidRPr="00F02D66" w:rsidRDefault="00FB7872" w:rsidP="008356D8">
            <w:pPr>
              <w:spacing w:after="0" w:line="240" w:lineRule="auto"/>
              <w:rPr>
                <w:rFonts w:ascii="Arial" w:hAnsi="Arial" w:cs="Arial"/>
                <w:sz w:val="26"/>
                <w:szCs w:val="26"/>
              </w:rPr>
            </w:pPr>
            <w:r w:rsidRPr="00F02D66">
              <w:rPr>
                <w:rFonts w:ascii="Arial" w:hAnsi="Arial" w:cs="Arial"/>
                <w:sz w:val="26"/>
                <w:szCs w:val="26"/>
              </w:rPr>
              <w:t>Dakshinayana</w:t>
            </w:r>
          </w:p>
        </w:tc>
      </w:tr>
      <w:tr w:rsidR="00FB7872" w:rsidRPr="00F02D66" w14:paraId="11FD784B" w14:textId="77777777" w:rsidTr="008356D8">
        <w:trPr>
          <w:cantSplit/>
        </w:trPr>
        <w:tc>
          <w:tcPr>
            <w:tcW w:w="2358" w:type="dxa"/>
          </w:tcPr>
          <w:p w14:paraId="67A995AB" w14:textId="77777777" w:rsidR="00FB7872" w:rsidRPr="00F02D66" w:rsidRDefault="00FB7872" w:rsidP="008356D8">
            <w:pPr>
              <w:spacing w:after="0" w:line="240" w:lineRule="auto"/>
              <w:rPr>
                <w:rFonts w:ascii="Arial" w:hAnsi="Arial" w:cs="Arial"/>
                <w:sz w:val="26"/>
                <w:szCs w:val="26"/>
              </w:rPr>
            </w:pPr>
            <w:r w:rsidRPr="00F02D66">
              <w:rPr>
                <w:rFonts w:ascii="Arial" w:hAnsi="Arial" w:cs="Arial"/>
                <w:sz w:val="26"/>
                <w:szCs w:val="26"/>
              </w:rPr>
              <w:t xml:space="preserve">Sept. </w:t>
            </w:r>
            <w:r w:rsidRPr="006A2D11">
              <w:rPr>
                <w:rFonts w:ascii="BRH Malayalam Extra" w:hAnsi="BRH Malayalam Extra" w:cs="Arial"/>
                <w:sz w:val="32"/>
                <w:szCs w:val="26"/>
              </w:rPr>
              <w:t>–</w:t>
            </w:r>
            <w:r w:rsidRPr="00F02D66">
              <w:rPr>
                <w:rFonts w:ascii="Arial" w:hAnsi="Arial" w:cs="Arial"/>
                <w:sz w:val="26"/>
                <w:szCs w:val="26"/>
              </w:rPr>
              <w:t xml:space="preserve"> October</w:t>
            </w:r>
          </w:p>
          <w:p w14:paraId="6FDFBFF9" w14:textId="77777777" w:rsidR="00FB7872" w:rsidRPr="00F02D66" w:rsidRDefault="00FB7872" w:rsidP="008356D8">
            <w:pPr>
              <w:spacing w:after="0" w:line="240" w:lineRule="auto"/>
              <w:rPr>
                <w:rFonts w:ascii="Arial" w:hAnsi="Arial" w:cs="Arial"/>
                <w:sz w:val="26"/>
                <w:szCs w:val="26"/>
              </w:rPr>
            </w:pPr>
          </w:p>
        </w:tc>
        <w:tc>
          <w:tcPr>
            <w:tcW w:w="2250" w:type="dxa"/>
          </w:tcPr>
          <w:p w14:paraId="75D4A126" w14:textId="77777777" w:rsidR="00FB7872" w:rsidRPr="00F02D66" w:rsidRDefault="00FB7872" w:rsidP="008356D8">
            <w:pPr>
              <w:spacing w:after="0" w:line="240" w:lineRule="auto"/>
              <w:rPr>
                <w:rFonts w:ascii="Arial" w:hAnsi="Arial" w:cs="Arial"/>
                <w:sz w:val="26"/>
                <w:szCs w:val="26"/>
              </w:rPr>
            </w:pPr>
            <w:r w:rsidRPr="00F02D66">
              <w:rPr>
                <w:rFonts w:ascii="Arial" w:hAnsi="Arial" w:cs="Arial"/>
                <w:sz w:val="26"/>
                <w:szCs w:val="26"/>
              </w:rPr>
              <w:t>Purattaasi/</w:t>
            </w:r>
            <w:r w:rsidRPr="00F02D66">
              <w:rPr>
                <w:rFonts w:ascii="Arial" w:hAnsi="Arial" w:cs="Arial"/>
                <w:sz w:val="26"/>
                <w:szCs w:val="26"/>
              </w:rPr>
              <w:br/>
              <w:t>Kanni</w:t>
            </w:r>
          </w:p>
        </w:tc>
        <w:tc>
          <w:tcPr>
            <w:tcW w:w="1620" w:type="dxa"/>
          </w:tcPr>
          <w:p w14:paraId="79372C02" w14:textId="77777777" w:rsidR="00FB7872" w:rsidRPr="00F02D66" w:rsidRDefault="00FB7872" w:rsidP="008356D8">
            <w:pPr>
              <w:spacing w:after="0" w:line="240" w:lineRule="auto"/>
              <w:rPr>
                <w:rFonts w:ascii="Arial" w:hAnsi="Arial" w:cs="Arial"/>
                <w:sz w:val="26"/>
                <w:szCs w:val="26"/>
              </w:rPr>
            </w:pPr>
            <w:r w:rsidRPr="00F02D66">
              <w:rPr>
                <w:rFonts w:ascii="Arial" w:hAnsi="Arial" w:cs="Arial"/>
                <w:sz w:val="26"/>
                <w:szCs w:val="26"/>
              </w:rPr>
              <w:t>Kanya</w:t>
            </w:r>
          </w:p>
        </w:tc>
        <w:tc>
          <w:tcPr>
            <w:tcW w:w="1620" w:type="dxa"/>
          </w:tcPr>
          <w:p w14:paraId="54A036A5" w14:textId="77777777" w:rsidR="00FB7872" w:rsidRPr="00F02D66" w:rsidRDefault="00FB7872" w:rsidP="008356D8">
            <w:pPr>
              <w:spacing w:after="0" w:line="240" w:lineRule="auto"/>
              <w:rPr>
                <w:rFonts w:ascii="Arial" w:hAnsi="Arial" w:cs="Arial"/>
                <w:sz w:val="26"/>
                <w:szCs w:val="26"/>
              </w:rPr>
            </w:pPr>
            <w:r w:rsidRPr="00F02D66">
              <w:rPr>
                <w:rFonts w:ascii="Arial" w:hAnsi="Arial" w:cs="Arial"/>
                <w:sz w:val="26"/>
                <w:szCs w:val="26"/>
              </w:rPr>
              <w:t>Varsha</w:t>
            </w:r>
          </w:p>
        </w:tc>
        <w:tc>
          <w:tcPr>
            <w:tcW w:w="1980" w:type="dxa"/>
            <w:gridSpan w:val="2"/>
          </w:tcPr>
          <w:p w14:paraId="215D43C4" w14:textId="77777777" w:rsidR="00FB7872" w:rsidRPr="00F02D66" w:rsidRDefault="00FB7872" w:rsidP="008356D8">
            <w:pPr>
              <w:spacing w:after="0" w:line="240" w:lineRule="auto"/>
              <w:rPr>
                <w:rFonts w:ascii="Arial" w:hAnsi="Arial" w:cs="Arial"/>
                <w:sz w:val="26"/>
                <w:szCs w:val="26"/>
              </w:rPr>
            </w:pPr>
            <w:r w:rsidRPr="00F02D66">
              <w:rPr>
                <w:rFonts w:ascii="Arial" w:hAnsi="Arial" w:cs="Arial"/>
                <w:sz w:val="26"/>
                <w:szCs w:val="26"/>
              </w:rPr>
              <w:t>Dakshinayana</w:t>
            </w:r>
          </w:p>
        </w:tc>
      </w:tr>
      <w:tr w:rsidR="00FB7872" w:rsidRPr="00F02D66" w14:paraId="23A9D81A" w14:textId="77777777" w:rsidTr="008356D8">
        <w:trPr>
          <w:cantSplit/>
        </w:trPr>
        <w:tc>
          <w:tcPr>
            <w:tcW w:w="2358" w:type="dxa"/>
          </w:tcPr>
          <w:p w14:paraId="43FC90AA" w14:textId="77777777" w:rsidR="00FB7872" w:rsidRPr="00F02D66" w:rsidRDefault="00FB7872" w:rsidP="008356D8">
            <w:pPr>
              <w:spacing w:after="0" w:line="240" w:lineRule="auto"/>
              <w:rPr>
                <w:rFonts w:ascii="Arial" w:hAnsi="Arial" w:cs="Arial"/>
                <w:sz w:val="26"/>
                <w:szCs w:val="26"/>
              </w:rPr>
            </w:pPr>
            <w:r w:rsidRPr="00F02D66">
              <w:rPr>
                <w:rFonts w:ascii="Arial" w:hAnsi="Arial" w:cs="Arial"/>
                <w:sz w:val="26"/>
                <w:szCs w:val="26"/>
              </w:rPr>
              <w:t>Oct. - November</w:t>
            </w:r>
          </w:p>
        </w:tc>
        <w:tc>
          <w:tcPr>
            <w:tcW w:w="2250" w:type="dxa"/>
          </w:tcPr>
          <w:p w14:paraId="4B46A52C" w14:textId="77777777" w:rsidR="00FB7872" w:rsidRPr="00F02D66" w:rsidRDefault="00FB7872" w:rsidP="008356D8">
            <w:pPr>
              <w:spacing w:after="0" w:line="240" w:lineRule="auto"/>
              <w:rPr>
                <w:rFonts w:ascii="Arial" w:hAnsi="Arial" w:cs="Arial"/>
                <w:sz w:val="26"/>
                <w:szCs w:val="26"/>
              </w:rPr>
            </w:pPr>
            <w:r w:rsidRPr="00F02D66">
              <w:rPr>
                <w:rFonts w:ascii="Arial" w:hAnsi="Arial" w:cs="Arial"/>
                <w:sz w:val="26"/>
                <w:szCs w:val="26"/>
              </w:rPr>
              <w:t>Aippasi/</w:t>
            </w:r>
            <w:r w:rsidRPr="00F02D66">
              <w:rPr>
                <w:rFonts w:ascii="Arial" w:hAnsi="Arial" w:cs="Arial"/>
                <w:sz w:val="26"/>
                <w:szCs w:val="26"/>
              </w:rPr>
              <w:br/>
              <w:t>Thulam</w:t>
            </w:r>
          </w:p>
        </w:tc>
        <w:tc>
          <w:tcPr>
            <w:tcW w:w="1620" w:type="dxa"/>
          </w:tcPr>
          <w:p w14:paraId="703B5389" w14:textId="77777777" w:rsidR="00FB7872" w:rsidRPr="00F02D66" w:rsidRDefault="00FB7872" w:rsidP="008356D8">
            <w:pPr>
              <w:spacing w:after="0" w:line="240" w:lineRule="auto"/>
              <w:rPr>
                <w:rFonts w:ascii="Arial" w:hAnsi="Arial" w:cs="Arial"/>
                <w:sz w:val="26"/>
                <w:szCs w:val="26"/>
              </w:rPr>
            </w:pPr>
            <w:r w:rsidRPr="00F02D66">
              <w:rPr>
                <w:rFonts w:ascii="Arial" w:hAnsi="Arial" w:cs="Arial"/>
                <w:sz w:val="26"/>
                <w:szCs w:val="26"/>
              </w:rPr>
              <w:t>Tula</w:t>
            </w:r>
          </w:p>
        </w:tc>
        <w:tc>
          <w:tcPr>
            <w:tcW w:w="1620" w:type="dxa"/>
          </w:tcPr>
          <w:p w14:paraId="2F00A4B5" w14:textId="77777777" w:rsidR="00FB7872" w:rsidRPr="00F02D66" w:rsidRDefault="00FB7872" w:rsidP="008356D8">
            <w:pPr>
              <w:spacing w:after="0" w:line="240" w:lineRule="auto"/>
              <w:rPr>
                <w:rFonts w:ascii="Arial" w:hAnsi="Arial" w:cs="Arial"/>
                <w:sz w:val="26"/>
                <w:szCs w:val="26"/>
              </w:rPr>
            </w:pPr>
            <w:r w:rsidRPr="00F02D66">
              <w:rPr>
                <w:rFonts w:ascii="Arial" w:hAnsi="Arial" w:cs="Arial"/>
                <w:sz w:val="26"/>
                <w:szCs w:val="26"/>
              </w:rPr>
              <w:t>Sarath</w:t>
            </w:r>
          </w:p>
        </w:tc>
        <w:tc>
          <w:tcPr>
            <w:tcW w:w="1980" w:type="dxa"/>
            <w:gridSpan w:val="2"/>
          </w:tcPr>
          <w:p w14:paraId="46BB89FF" w14:textId="77777777" w:rsidR="00FB7872" w:rsidRPr="00F02D66" w:rsidRDefault="00FB7872" w:rsidP="008356D8">
            <w:pPr>
              <w:spacing w:after="0" w:line="240" w:lineRule="auto"/>
              <w:rPr>
                <w:rFonts w:ascii="Arial" w:hAnsi="Arial" w:cs="Arial"/>
                <w:sz w:val="26"/>
                <w:szCs w:val="26"/>
              </w:rPr>
            </w:pPr>
            <w:r w:rsidRPr="00F02D66">
              <w:rPr>
                <w:rFonts w:ascii="Arial" w:hAnsi="Arial" w:cs="Arial"/>
                <w:sz w:val="26"/>
                <w:szCs w:val="26"/>
              </w:rPr>
              <w:t>Dakshinayana</w:t>
            </w:r>
          </w:p>
        </w:tc>
      </w:tr>
      <w:tr w:rsidR="00FB7872" w:rsidRPr="00F02D66" w14:paraId="075AB076" w14:textId="77777777" w:rsidTr="008356D8">
        <w:trPr>
          <w:cantSplit/>
        </w:trPr>
        <w:tc>
          <w:tcPr>
            <w:tcW w:w="2358" w:type="dxa"/>
          </w:tcPr>
          <w:p w14:paraId="45D41677" w14:textId="77777777" w:rsidR="00FB7872" w:rsidRPr="00F02D66" w:rsidRDefault="00FB7872" w:rsidP="008356D8">
            <w:pPr>
              <w:spacing w:after="0" w:line="240" w:lineRule="auto"/>
              <w:rPr>
                <w:rFonts w:ascii="Arial" w:hAnsi="Arial" w:cs="Arial"/>
                <w:sz w:val="26"/>
                <w:szCs w:val="26"/>
              </w:rPr>
            </w:pPr>
            <w:r w:rsidRPr="00F02D66">
              <w:rPr>
                <w:rFonts w:ascii="Arial" w:hAnsi="Arial" w:cs="Arial"/>
                <w:sz w:val="26"/>
                <w:szCs w:val="26"/>
              </w:rPr>
              <w:t>Nov - December</w:t>
            </w:r>
          </w:p>
        </w:tc>
        <w:tc>
          <w:tcPr>
            <w:tcW w:w="2250" w:type="dxa"/>
          </w:tcPr>
          <w:p w14:paraId="746EB5D5" w14:textId="77777777" w:rsidR="00FB7872" w:rsidRPr="00F02D66" w:rsidRDefault="00FB7872" w:rsidP="008356D8">
            <w:pPr>
              <w:spacing w:after="0" w:line="240" w:lineRule="auto"/>
              <w:rPr>
                <w:rFonts w:ascii="Arial" w:hAnsi="Arial" w:cs="Arial"/>
                <w:sz w:val="26"/>
                <w:szCs w:val="26"/>
              </w:rPr>
            </w:pPr>
            <w:r w:rsidRPr="00F02D66">
              <w:rPr>
                <w:rFonts w:ascii="Arial" w:hAnsi="Arial" w:cs="Arial"/>
                <w:sz w:val="26"/>
                <w:szCs w:val="26"/>
              </w:rPr>
              <w:t>Karthikai/</w:t>
            </w:r>
            <w:r w:rsidRPr="00F02D66">
              <w:rPr>
                <w:rFonts w:ascii="Arial" w:hAnsi="Arial" w:cs="Arial"/>
                <w:sz w:val="26"/>
                <w:szCs w:val="26"/>
              </w:rPr>
              <w:br/>
              <w:t>Vruschikam</w:t>
            </w:r>
          </w:p>
        </w:tc>
        <w:tc>
          <w:tcPr>
            <w:tcW w:w="1620" w:type="dxa"/>
          </w:tcPr>
          <w:p w14:paraId="5642AE14" w14:textId="77777777" w:rsidR="00FB7872" w:rsidRPr="00F02D66" w:rsidRDefault="00FB7872" w:rsidP="008356D8">
            <w:pPr>
              <w:spacing w:after="0" w:line="240" w:lineRule="auto"/>
              <w:rPr>
                <w:rFonts w:ascii="Arial" w:hAnsi="Arial" w:cs="Arial"/>
                <w:sz w:val="26"/>
                <w:szCs w:val="26"/>
              </w:rPr>
            </w:pPr>
            <w:r w:rsidRPr="00F02D66">
              <w:rPr>
                <w:rFonts w:ascii="Arial" w:hAnsi="Arial" w:cs="Arial"/>
                <w:sz w:val="26"/>
                <w:szCs w:val="26"/>
              </w:rPr>
              <w:t>Vrischika</w:t>
            </w:r>
          </w:p>
        </w:tc>
        <w:tc>
          <w:tcPr>
            <w:tcW w:w="1620" w:type="dxa"/>
          </w:tcPr>
          <w:p w14:paraId="571D1F4A" w14:textId="77777777" w:rsidR="00FB7872" w:rsidRPr="00F02D66" w:rsidRDefault="00FB7872" w:rsidP="008356D8">
            <w:pPr>
              <w:spacing w:after="0" w:line="240" w:lineRule="auto"/>
              <w:rPr>
                <w:rFonts w:ascii="Arial" w:hAnsi="Arial" w:cs="Arial"/>
                <w:sz w:val="26"/>
                <w:szCs w:val="26"/>
              </w:rPr>
            </w:pPr>
            <w:r w:rsidRPr="00F02D66">
              <w:rPr>
                <w:rFonts w:ascii="Arial" w:hAnsi="Arial" w:cs="Arial"/>
                <w:sz w:val="26"/>
                <w:szCs w:val="26"/>
              </w:rPr>
              <w:t>Sarath</w:t>
            </w:r>
          </w:p>
        </w:tc>
        <w:tc>
          <w:tcPr>
            <w:tcW w:w="1980" w:type="dxa"/>
            <w:gridSpan w:val="2"/>
          </w:tcPr>
          <w:p w14:paraId="1346348D" w14:textId="77777777" w:rsidR="00FB7872" w:rsidRPr="00F02D66" w:rsidRDefault="00FB7872" w:rsidP="008356D8">
            <w:pPr>
              <w:spacing w:after="0" w:line="240" w:lineRule="auto"/>
              <w:rPr>
                <w:rFonts w:ascii="Arial" w:hAnsi="Arial" w:cs="Arial"/>
                <w:sz w:val="26"/>
                <w:szCs w:val="26"/>
              </w:rPr>
            </w:pPr>
            <w:r w:rsidRPr="00F02D66">
              <w:rPr>
                <w:rFonts w:ascii="Arial" w:hAnsi="Arial" w:cs="Arial"/>
                <w:sz w:val="26"/>
                <w:szCs w:val="26"/>
              </w:rPr>
              <w:t>Dakshinayana</w:t>
            </w:r>
          </w:p>
        </w:tc>
      </w:tr>
      <w:tr w:rsidR="00FB7872" w:rsidRPr="00F02D66" w14:paraId="518E2CE2" w14:textId="77777777" w:rsidTr="008356D8">
        <w:trPr>
          <w:cantSplit/>
        </w:trPr>
        <w:tc>
          <w:tcPr>
            <w:tcW w:w="2358" w:type="dxa"/>
          </w:tcPr>
          <w:p w14:paraId="3D304AED" w14:textId="77777777" w:rsidR="00FB7872" w:rsidRPr="00F02D66" w:rsidRDefault="00FB7872" w:rsidP="008356D8">
            <w:pPr>
              <w:spacing w:after="0" w:line="240" w:lineRule="auto"/>
              <w:rPr>
                <w:rFonts w:ascii="Arial" w:hAnsi="Arial" w:cs="Arial"/>
                <w:sz w:val="26"/>
                <w:szCs w:val="26"/>
              </w:rPr>
            </w:pPr>
            <w:r w:rsidRPr="00F02D66">
              <w:rPr>
                <w:rFonts w:ascii="Arial" w:hAnsi="Arial" w:cs="Arial"/>
                <w:sz w:val="26"/>
                <w:szCs w:val="26"/>
              </w:rPr>
              <w:t xml:space="preserve">Dec. </w:t>
            </w:r>
            <w:r w:rsidRPr="006A2D11">
              <w:rPr>
                <w:rFonts w:ascii="BRH Malayalam Extra" w:hAnsi="BRH Malayalam Extra" w:cs="Arial"/>
                <w:sz w:val="32"/>
                <w:szCs w:val="26"/>
              </w:rPr>
              <w:t>–</w:t>
            </w:r>
            <w:r w:rsidRPr="00F02D66">
              <w:rPr>
                <w:rFonts w:ascii="Arial" w:hAnsi="Arial" w:cs="Arial"/>
                <w:sz w:val="26"/>
                <w:szCs w:val="26"/>
              </w:rPr>
              <w:t xml:space="preserve"> Januaray</w:t>
            </w:r>
          </w:p>
        </w:tc>
        <w:tc>
          <w:tcPr>
            <w:tcW w:w="2250" w:type="dxa"/>
          </w:tcPr>
          <w:p w14:paraId="00B73873" w14:textId="77777777" w:rsidR="00FB7872" w:rsidRPr="00F02D66" w:rsidRDefault="00FB7872" w:rsidP="008356D8">
            <w:pPr>
              <w:spacing w:after="0" w:line="240" w:lineRule="auto"/>
              <w:rPr>
                <w:rFonts w:ascii="Arial" w:hAnsi="Arial" w:cs="Arial"/>
                <w:sz w:val="26"/>
                <w:szCs w:val="26"/>
              </w:rPr>
            </w:pPr>
            <w:r w:rsidRPr="00F02D66">
              <w:rPr>
                <w:rFonts w:ascii="Arial" w:hAnsi="Arial" w:cs="Arial"/>
                <w:sz w:val="26"/>
                <w:szCs w:val="26"/>
              </w:rPr>
              <w:t>Margazhi/</w:t>
            </w:r>
            <w:r w:rsidRPr="00F02D66">
              <w:rPr>
                <w:rFonts w:ascii="Arial" w:hAnsi="Arial" w:cs="Arial"/>
                <w:sz w:val="26"/>
                <w:szCs w:val="26"/>
              </w:rPr>
              <w:br/>
              <w:t>Dhanu</w:t>
            </w:r>
          </w:p>
        </w:tc>
        <w:tc>
          <w:tcPr>
            <w:tcW w:w="1620" w:type="dxa"/>
          </w:tcPr>
          <w:p w14:paraId="0FFD38CC" w14:textId="77777777" w:rsidR="00FB7872" w:rsidRPr="00F02D66" w:rsidRDefault="00FB7872" w:rsidP="008356D8">
            <w:pPr>
              <w:spacing w:after="0" w:line="240" w:lineRule="auto"/>
              <w:rPr>
                <w:rFonts w:ascii="Arial" w:hAnsi="Arial" w:cs="Arial"/>
                <w:sz w:val="26"/>
                <w:szCs w:val="26"/>
              </w:rPr>
            </w:pPr>
            <w:r w:rsidRPr="00F02D66">
              <w:rPr>
                <w:rFonts w:ascii="Arial" w:hAnsi="Arial" w:cs="Arial"/>
                <w:sz w:val="26"/>
                <w:szCs w:val="26"/>
              </w:rPr>
              <w:t>Dhanur</w:t>
            </w:r>
          </w:p>
        </w:tc>
        <w:tc>
          <w:tcPr>
            <w:tcW w:w="1620" w:type="dxa"/>
          </w:tcPr>
          <w:p w14:paraId="00789340" w14:textId="77777777" w:rsidR="00FB7872" w:rsidRPr="00F02D66" w:rsidRDefault="00FB7872" w:rsidP="008356D8">
            <w:pPr>
              <w:spacing w:after="0" w:line="240" w:lineRule="auto"/>
              <w:rPr>
                <w:rFonts w:ascii="Arial" w:hAnsi="Arial" w:cs="Arial"/>
                <w:sz w:val="26"/>
                <w:szCs w:val="26"/>
              </w:rPr>
            </w:pPr>
            <w:r w:rsidRPr="00F02D66">
              <w:rPr>
                <w:rFonts w:ascii="Arial" w:hAnsi="Arial" w:cs="Arial"/>
                <w:sz w:val="26"/>
                <w:szCs w:val="26"/>
              </w:rPr>
              <w:t>Hemanta</w:t>
            </w:r>
          </w:p>
        </w:tc>
        <w:tc>
          <w:tcPr>
            <w:tcW w:w="1980" w:type="dxa"/>
            <w:gridSpan w:val="2"/>
          </w:tcPr>
          <w:p w14:paraId="2CB5B284" w14:textId="77777777" w:rsidR="00FB7872" w:rsidRPr="00F02D66" w:rsidRDefault="00FB7872" w:rsidP="008356D8">
            <w:pPr>
              <w:spacing w:after="0" w:line="240" w:lineRule="auto"/>
              <w:rPr>
                <w:rFonts w:ascii="Arial" w:hAnsi="Arial" w:cs="Arial"/>
                <w:sz w:val="26"/>
                <w:szCs w:val="26"/>
              </w:rPr>
            </w:pPr>
            <w:r w:rsidRPr="00F02D66">
              <w:rPr>
                <w:rFonts w:ascii="Arial" w:hAnsi="Arial" w:cs="Arial"/>
                <w:sz w:val="26"/>
                <w:szCs w:val="26"/>
              </w:rPr>
              <w:t>Dakshinayana</w:t>
            </w:r>
          </w:p>
        </w:tc>
      </w:tr>
      <w:tr w:rsidR="00FB7872" w:rsidRPr="00F02D66" w14:paraId="7B25DD7E" w14:textId="77777777" w:rsidTr="008356D8">
        <w:trPr>
          <w:cantSplit/>
        </w:trPr>
        <w:tc>
          <w:tcPr>
            <w:tcW w:w="2358" w:type="dxa"/>
          </w:tcPr>
          <w:p w14:paraId="565CCD44" w14:textId="77777777" w:rsidR="00FB7872" w:rsidRPr="00F02D66" w:rsidRDefault="00FB7872" w:rsidP="008356D8">
            <w:pPr>
              <w:spacing w:after="0" w:line="240" w:lineRule="auto"/>
              <w:rPr>
                <w:rFonts w:ascii="Arial" w:hAnsi="Arial" w:cs="Arial"/>
                <w:sz w:val="26"/>
                <w:szCs w:val="26"/>
              </w:rPr>
            </w:pPr>
            <w:r w:rsidRPr="00F02D66">
              <w:rPr>
                <w:rFonts w:ascii="Arial" w:hAnsi="Arial" w:cs="Arial"/>
                <w:sz w:val="26"/>
                <w:szCs w:val="26"/>
              </w:rPr>
              <w:t>Jan. - February</w:t>
            </w:r>
          </w:p>
        </w:tc>
        <w:tc>
          <w:tcPr>
            <w:tcW w:w="2250" w:type="dxa"/>
          </w:tcPr>
          <w:p w14:paraId="413B8A83" w14:textId="77777777" w:rsidR="00FB7872" w:rsidRPr="00F02D66" w:rsidRDefault="00FB7872" w:rsidP="008356D8">
            <w:pPr>
              <w:spacing w:after="0" w:line="240" w:lineRule="auto"/>
              <w:rPr>
                <w:rFonts w:ascii="Arial" w:hAnsi="Arial" w:cs="Arial"/>
                <w:sz w:val="26"/>
                <w:szCs w:val="26"/>
              </w:rPr>
            </w:pPr>
            <w:r w:rsidRPr="00F02D66">
              <w:rPr>
                <w:rFonts w:ascii="Arial" w:hAnsi="Arial" w:cs="Arial"/>
                <w:sz w:val="26"/>
                <w:szCs w:val="26"/>
              </w:rPr>
              <w:t>Thai/Makara</w:t>
            </w:r>
          </w:p>
        </w:tc>
        <w:tc>
          <w:tcPr>
            <w:tcW w:w="1620" w:type="dxa"/>
          </w:tcPr>
          <w:p w14:paraId="243D9125" w14:textId="77777777" w:rsidR="00FB7872" w:rsidRPr="00F02D66" w:rsidRDefault="00FB7872" w:rsidP="008356D8">
            <w:pPr>
              <w:spacing w:after="0" w:line="240" w:lineRule="auto"/>
              <w:rPr>
                <w:rFonts w:ascii="Arial" w:hAnsi="Arial" w:cs="Arial"/>
                <w:sz w:val="26"/>
                <w:szCs w:val="26"/>
              </w:rPr>
            </w:pPr>
            <w:r w:rsidRPr="00F02D66">
              <w:rPr>
                <w:rFonts w:ascii="Arial" w:hAnsi="Arial" w:cs="Arial"/>
                <w:sz w:val="26"/>
                <w:szCs w:val="26"/>
              </w:rPr>
              <w:t>Makara</w:t>
            </w:r>
          </w:p>
        </w:tc>
        <w:tc>
          <w:tcPr>
            <w:tcW w:w="1620" w:type="dxa"/>
          </w:tcPr>
          <w:p w14:paraId="68F5EBD7" w14:textId="77777777" w:rsidR="00FB7872" w:rsidRPr="00F02D66" w:rsidRDefault="00FB7872" w:rsidP="008356D8">
            <w:pPr>
              <w:spacing w:after="0" w:line="240" w:lineRule="auto"/>
              <w:rPr>
                <w:rFonts w:ascii="Arial" w:hAnsi="Arial" w:cs="Arial"/>
                <w:sz w:val="26"/>
                <w:szCs w:val="26"/>
              </w:rPr>
            </w:pPr>
            <w:r w:rsidRPr="00F02D66">
              <w:rPr>
                <w:rFonts w:ascii="Arial" w:hAnsi="Arial" w:cs="Arial"/>
                <w:sz w:val="26"/>
                <w:szCs w:val="26"/>
              </w:rPr>
              <w:t>Hemanta</w:t>
            </w:r>
          </w:p>
        </w:tc>
        <w:tc>
          <w:tcPr>
            <w:tcW w:w="1980" w:type="dxa"/>
            <w:gridSpan w:val="2"/>
          </w:tcPr>
          <w:p w14:paraId="3D65882C" w14:textId="77777777" w:rsidR="00FB7872" w:rsidRPr="00F02D66" w:rsidRDefault="00FB7872" w:rsidP="008356D8">
            <w:pPr>
              <w:spacing w:after="0" w:line="240" w:lineRule="auto"/>
              <w:rPr>
                <w:rFonts w:ascii="Arial" w:hAnsi="Arial" w:cs="Arial"/>
                <w:sz w:val="26"/>
                <w:szCs w:val="26"/>
              </w:rPr>
            </w:pPr>
            <w:r w:rsidRPr="00F02D66">
              <w:rPr>
                <w:rFonts w:ascii="Arial" w:hAnsi="Arial" w:cs="Arial"/>
                <w:sz w:val="26"/>
                <w:szCs w:val="26"/>
              </w:rPr>
              <w:t>Uttarayana</w:t>
            </w:r>
          </w:p>
        </w:tc>
      </w:tr>
      <w:tr w:rsidR="00FB7872" w:rsidRPr="00F02D66" w14:paraId="5B05ACFD" w14:textId="77777777" w:rsidTr="008356D8">
        <w:trPr>
          <w:cantSplit/>
        </w:trPr>
        <w:tc>
          <w:tcPr>
            <w:tcW w:w="2358" w:type="dxa"/>
          </w:tcPr>
          <w:p w14:paraId="76AF1EFC" w14:textId="77777777" w:rsidR="00FB7872" w:rsidRPr="00F02D66" w:rsidRDefault="00FB7872" w:rsidP="008356D8">
            <w:pPr>
              <w:spacing w:after="0" w:line="240" w:lineRule="auto"/>
              <w:rPr>
                <w:rFonts w:ascii="Arial" w:hAnsi="Arial" w:cs="Arial"/>
                <w:sz w:val="26"/>
                <w:szCs w:val="26"/>
              </w:rPr>
            </w:pPr>
            <w:r w:rsidRPr="00F02D66">
              <w:rPr>
                <w:rFonts w:ascii="Arial" w:hAnsi="Arial" w:cs="Arial"/>
                <w:sz w:val="26"/>
                <w:szCs w:val="26"/>
              </w:rPr>
              <w:t>Feb - March</w:t>
            </w:r>
          </w:p>
        </w:tc>
        <w:tc>
          <w:tcPr>
            <w:tcW w:w="2250" w:type="dxa"/>
          </w:tcPr>
          <w:p w14:paraId="37449F43" w14:textId="77777777" w:rsidR="00FB7872" w:rsidRPr="00F02D66" w:rsidRDefault="00FB7872" w:rsidP="008356D8">
            <w:pPr>
              <w:spacing w:after="0" w:line="240" w:lineRule="auto"/>
              <w:rPr>
                <w:rFonts w:ascii="Arial" w:hAnsi="Arial" w:cs="Arial"/>
                <w:sz w:val="26"/>
                <w:szCs w:val="26"/>
              </w:rPr>
            </w:pPr>
            <w:r w:rsidRPr="00F02D66">
              <w:rPr>
                <w:rFonts w:ascii="Arial" w:hAnsi="Arial" w:cs="Arial"/>
                <w:sz w:val="26"/>
                <w:szCs w:val="26"/>
              </w:rPr>
              <w:t>Maasi/Kumbha</w:t>
            </w:r>
          </w:p>
        </w:tc>
        <w:tc>
          <w:tcPr>
            <w:tcW w:w="1620" w:type="dxa"/>
          </w:tcPr>
          <w:p w14:paraId="5E9E8E9A" w14:textId="77777777" w:rsidR="00FB7872" w:rsidRPr="00F02D66" w:rsidRDefault="00FB7872" w:rsidP="008356D8">
            <w:pPr>
              <w:spacing w:after="0" w:line="240" w:lineRule="auto"/>
              <w:rPr>
                <w:rFonts w:ascii="Arial" w:hAnsi="Arial" w:cs="Arial"/>
                <w:sz w:val="26"/>
                <w:szCs w:val="26"/>
              </w:rPr>
            </w:pPr>
            <w:r w:rsidRPr="00F02D66">
              <w:rPr>
                <w:rFonts w:ascii="Arial" w:hAnsi="Arial" w:cs="Arial"/>
                <w:sz w:val="26"/>
                <w:szCs w:val="26"/>
              </w:rPr>
              <w:t>Kumbha</w:t>
            </w:r>
          </w:p>
        </w:tc>
        <w:tc>
          <w:tcPr>
            <w:tcW w:w="1620" w:type="dxa"/>
          </w:tcPr>
          <w:p w14:paraId="03D18BCE" w14:textId="77777777" w:rsidR="00FB7872" w:rsidRPr="00F02D66" w:rsidRDefault="00FB7872" w:rsidP="008356D8">
            <w:pPr>
              <w:spacing w:after="0" w:line="240" w:lineRule="auto"/>
              <w:rPr>
                <w:rFonts w:ascii="Arial" w:hAnsi="Arial" w:cs="Arial"/>
                <w:sz w:val="26"/>
                <w:szCs w:val="26"/>
              </w:rPr>
            </w:pPr>
            <w:r w:rsidRPr="00F02D66">
              <w:rPr>
                <w:rFonts w:ascii="Arial" w:hAnsi="Arial" w:cs="Arial"/>
                <w:sz w:val="26"/>
                <w:szCs w:val="26"/>
              </w:rPr>
              <w:t>Shishira</w:t>
            </w:r>
          </w:p>
        </w:tc>
        <w:tc>
          <w:tcPr>
            <w:tcW w:w="1980" w:type="dxa"/>
            <w:gridSpan w:val="2"/>
          </w:tcPr>
          <w:p w14:paraId="18ED19DB" w14:textId="77777777" w:rsidR="00FB7872" w:rsidRPr="00F02D66" w:rsidRDefault="00FB7872" w:rsidP="008356D8">
            <w:pPr>
              <w:spacing w:after="0" w:line="240" w:lineRule="auto"/>
              <w:rPr>
                <w:rFonts w:ascii="Arial" w:hAnsi="Arial" w:cs="Arial"/>
                <w:sz w:val="26"/>
                <w:szCs w:val="26"/>
              </w:rPr>
            </w:pPr>
            <w:r w:rsidRPr="00F02D66">
              <w:rPr>
                <w:rFonts w:ascii="Arial" w:hAnsi="Arial" w:cs="Arial"/>
                <w:sz w:val="26"/>
                <w:szCs w:val="26"/>
              </w:rPr>
              <w:t>Uttarayana</w:t>
            </w:r>
          </w:p>
        </w:tc>
      </w:tr>
      <w:tr w:rsidR="00FB7872" w:rsidRPr="00F02D66" w14:paraId="72B54A33" w14:textId="77777777" w:rsidTr="008356D8">
        <w:trPr>
          <w:cantSplit/>
        </w:trPr>
        <w:tc>
          <w:tcPr>
            <w:tcW w:w="2358" w:type="dxa"/>
          </w:tcPr>
          <w:p w14:paraId="03CA5C3A" w14:textId="77777777" w:rsidR="00FB7872" w:rsidRPr="00F02D66" w:rsidRDefault="00FB7872" w:rsidP="008356D8">
            <w:pPr>
              <w:spacing w:after="0" w:line="240" w:lineRule="auto"/>
              <w:rPr>
                <w:rFonts w:ascii="Arial" w:hAnsi="Arial" w:cs="Arial"/>
                <w:sz w:val="26"/>
                <w:szCs w:val="26"/>
              </w:rPr>
            </w:pPr>
            <w:r w:rsidRPr="00F02D66">
              <w:rPr>
                <w:rFonts w:ascii="Arial" w:hAnsi="Arial" w:cs="Arial"/>
                <w:sz w:val="26"/>
                <w:szCs w:val="26"/>
              </w:rPr>
              <w:t>March - April</w:t>
            </w:r>
          </w:p>
        </w:tc>
        <w:tc>
          <w:tcPr>
            <w:tcW w:w="2250" w:type="dxa"/>
          </w:tcPr>
          <w:p w14:paraId="0540C948" w14:textId="77777777" w:rsidR="00FB7872" w:rsidRPr="00F02D66" w:rsidRDefault="00FB7872" w:rsidP="008356D8">
            <w:pPr>
              <w:spacing w:after="0" w:line="240" w:lineRule="auto"/>
              <w:rPr>
                <w:rFonts w:ascii="Arial" w:hAnsi="Arial" w:cs="Arial"/>
                <w:sz w:val="26"/>
                <w:szCs w:val="26"/>
              </w:rPr>
            </w:pPr>
            <w:r w:rsidRPr="00F02D66">
              <w:rPr>
                <w:rFonts w:ascii="Arial" w:hAnsi="Arial" w:cs="Arial"/>
                <w:sz w:val="26"/>
                <w:szCs w:val="26"/>
              </w:rPr>
              <w:t>Panguni/</w:t>
            </w:r>
            <w:r w:rsidRPr="00F02D66">
              <w:rPr>
                <w:rFonts w:ascii="Arial" w:hAnsi="Arial" w:cs="Arial"/>
                <w:sz w:val="26"/>
                <w:szCs w:val="26"/>
              </w:rPr>
              <w:br/>
              <w:t>Meenam</w:t>
            </w:r>
          </w:p>
        </w:tc>
        <w:tc>
          <w:tcPr>
            <w:tcW w:w="1620" w:type="dxa"/>
          </w:tcPr>
          <w:p w14:paraId="21768914" w14:textId="77777777" w:rsidR="00FB7872" w:rsidRPr="00F02D66" w:rsidRDefault="00FB7872" w:rsidP="008356D8">
            <w:pPr>
              <w:spacing w:after="0" w:line="240" w:lineRule="auto"/>
              <w:rPr>
                <w:rFonts w:ascii="Arial" w:hAnsi="Arial" w:cs="Arial"/>
                <w:sz w:val="26"/>
                <w:szCs w:val="26"/>
              </w:rPr>
            </w:pPr>
            <w:r w:rsidRPr="00F02D66">
              <w:rPr>
                <w:rFonts w:ascii="Arial" w:hAnsi="Arial" w:cs="Arial"/>
                <w:sz w:val="26"/>
                <w:szCs w:val="26"/>
              </w:rPr>
              <w:t>Meena</w:t>
            </w:r>
          </w:p>
        </w:tc>
        <w:tc>
          <w:tcPr>
            <w:tcW w:w="1620" w:type="dxa"/>
          </w:tcPr>
          <w:p w14:paraId="5B758766" w14:textId="77777777" w:rsidR="00FB7872" w:rsidRPr="00F02D66" w:rsidRDefault="00FB7872" w:rsidP="008356D8">
            <w:pPr>
              <w:spacing w:after="0" w:line="240" w:lineRule="auto"/>
              <w:rPr>
                <w:rFonts w:ascii="Arial" w:hAnsi="Arial" w:cs="Arial"/>
                <w:sz w:val="26"/>
                <w:szCs w:val="26"/>
              </w:rPr>
            </w:pPr>
            <w:r w:rsidRPr="00F02D66">
              <w:rPr>
                <w:rFonts w:ascii="Arial" w:hAnsi="Arial" w:cs="Arial"/>
                <w:sz w:val="26"/>
                <w:szCs w:val="26"/>
              </w:rPr>
              <w:t>Shishira</w:t>
            </w:r>
          </w:p>
        </w:tc>
        <w:tc>
          <w:tcPr>
            <w:tcW w:w="1980" w:type="dxa"/>
            <w:gridSpan w:val="2"/>
          </w:tcPr>
          <w:p w14:paraId="46D84AAB" w14:textId="77777777" w:rsidR="00FB7872" w:rsidRPr="00F02D66" w:rsidRDefault="00FB7872" w:rsidP="008356D8">
            <w:pPr>
              <w:spacing w:after="0" w:line="240" w:lineRule="auto"/>
              <w:rPr>
                <w:rFonts w:ascii="Arial" w:hAnsi="Arial" w:cs="Arial"/>
                <w:sz w:val="26"/>
                <w:szCs w:val="26"/>
              </w:rPr>
            </w:pPr>
            <w:r w:rsidRPr="00F02D66">
              <w:rPr>
                <w:rFonts w:ascii="Arial" w:hAnsi="Arial" w:cs="Arial"/>
                <w:sz w:val="26"/>
                <w:szCs w:val="26"/>
              </w:rPr>
              <w:t>Uttarayana</w:t>
            </w:r>
          </w:p>
        </w:tc>
      </w:tr>
    </w:tbl>
    <w:p w14:paraId="5ECC4651" w14:textId="2CDED9CA" w:rsidR="00FB7872" w:rsidRDefault="00B12D4A">
      <w:pPr>
        <w:rPr>
          <w:rFonts w:ascii="Arial" w:hAnsi="Arial" w:cs="Arial"/>
          <w:b/>
          <w:bCs/>
          <w:color w:val="000000"/>
          <w:sz w:val="36"/>
          <w:szCs w:val="36"/>
          <w:lang w:bidi="hi-IN"/>
        </w:rPr>
      </w:pPr>
      <w:r>
        <w:rPr>
          <w:rFonts w:ascii="Arial" w:hAnsi="Arial" w:cs="Arial"/>
          <w:b/>
          <w:bCs/>
          <w:color w:val="000000"/>
          <w:sz w:val="36"/>
          <w:szCs w:val="36"/>
          <w:lang w:bidi="hi-IN"/>
        </w:rPr>
        <w:t>&lt;lang=def&gt;</w:t>
      </w:r>
      <w:r w:rsidR="00FB7872">
        <w:rPr>
          <w:rFonts w:ascii="Arial" w:hAnsi="Arial" w:cs="Arial"/>
          <w:b/>
          <w:bCs/>
          <w:color w:val="000000"/>
          <w:sz w:val="36"/>
          <w:szCs w:val="36"/>
          <w:lang w:bidi="hi-IN"/>
        </w:rPr>
        <w:br w:type="page"/>
      </w:r>
    </w:p>
    <w:p w14:paraId="229C909B" w14:textId="659E51F6" w:rsidR="00D91D60" w:rsidRPr="00EE0833" w:rsidRDefault="00FB7872" w:rsidP="00EE0833">
      <w:pPr>
        <w:pStyle w:val="Heading1"/>
        <w:numPr>
          <w:ilvl w:val="0"/>
          <w:numId w:val="0"/>
        </w:numPr>
        <w:ind w:left="432"/>
        <w:rPr>
          <w:rFonts w:ascii="Arial" w:hAnsi="Arial" w:cs="Arial"/>
        </w:rPr>
      </w:pPr>
      <w:r w:rsidRPr="00EE0833">
        <w:rPr>
          <w:rFonts w:ascii="Arial" w:hAnsi="Arial" w:cs="Arial"/>
        </w:rPr>
        <w:lastRenderedPageBreak/>
        <w:t>3</w:t>
      </w:r>
      <w:r w:rsidR="00D91D60" w:rsidRPr="00EE0833">
        <w:rPr>
          <w:rFonts w:ascii="Arial" w:hAnsi="Arial" w:cs="Arial"/>
        </w:rPr>
        <w:t>.</w:t>
      </w:r>
      <w:r w:rsidR="00D91D60" w:rsidRPr="00EE0833">
        <w:rPr>
          <w:rFonts w:ascii="Arial" w:hAnsi="Arial" w:cs="Arial"/>
        </w:rPr>
        <w:tab/>
        <w:t>pUrvA~gga pUjA</w:t>
      </w:r>
    </w:p>
    <w:p w14:paraId="6B64566F" w14:textId="7B84E797" w:rsidR="00D91D60" w:rsidRPr="00EE0833" w:rsidRDefault="00FB7872" w:rsidP="00D91D60">
      <w:pPr>
        <w:autoSpaceDE w:val="0"/>
        <w:autoSpaceDN w:val="0"/>
        <w:adjustRightInd w:val="0"/>
        <w:spacing w:after="0" w:line="240" w:lineRule="auto"/>
        <w:rPr>
          <w:rFonts w:ascii="Arial" w:hAnsi="Arial" w:cs="Arial"/>
          <w:b/>
          <w:bCs/>
          <w:color w:val="000000"/>
          <w:sz w:val="44"/>
          <w:szCs w:val="44"/>
          <w:lang w:bidi="hi-IN"/>
        </w:rPr>
      </w:pPr>
      <w:r w:rsidRPr="00EE0833">
        <w:rPr>
          <w:rFonts w:ascii="Arial" w:hAnsi="Arial" w:cs="Arial"/>
          <w:b/>
          <w:bCs/>
          <w:color w:val="000000"/>
          <w:sz w:val="44"/>
          <w:szCs w:val="44"/>
          <w:lang w:bidi="hi-IN"/>
        </w:rPr>
        <w:t>3</w:t>
      </w:r>
      <w:r w:rsidR="00D91D60" w:rsidRPr="00EE0833">
        <w:rPr>
          <w:rFonts w:ascii="Arial" w:hAnsi="Arial" w:cs="Arial"/>
          <w:b/>
          <w:bCs/>
          <w:color w:val="000000"/>
          <w:sz w:val="44"/>
          <w:szCs w:val="44"/>
          <w:lang w:bidi="hi-IN"/>
        </w:rPr>
        <w:t>.1</w:t>
      </w:r>
      <w:r w:rsidR="00D91D60" w:rsidRPr="00EE0833">
        <w:rPr>
          <w:rFonts w:ascii="Arial" w:hAnsi="Arial" w:cs="Arial"/>
          <w:b/>
          <w:bCs/>
          <w:color w:val="000000"/>
          <w:sz w:val="44"/>
          <w:szCs w:val="44"/>
          <w:lang w:bidi="hi-IN"/>
        </w:rPr>
        <w:tab/>
        <w:t>pUjA prAraMBaH</w:t>
      </w:r>
    </w:p>
    <w:p w14:paraId="0354CF26" w14:textId="31E802ED" w:rsidR="00D91D60" w:rsidRPr="00EE0833" w:rsidRDefault="00FB7872" w:rsidP="00D91D60">
      <w:pPr>
        <w:autoSpaceDE w:val="0"/>
        <w:autoSpaceDN w:val="0"/>
        <w:adjustRightInd w:val="0"/>
        <w:spacing w:after="0" w:line="240" w:lineRule="auto"/>
        <w:rPr>
          <w:rFonts w:ascii="Arial" w:hAnsi="Arial" w:cs="Arial"/>
          <w:color w:val="000000"/>
          <w:sz w:val="40"/>
          <w:szCs w:val="40"/>
          <w:lang w:bidi="hi-IN"/>
        </w:rPr>
      </w:pPr>
      <w:r w:rsidRPr="00EE0833">
        <w:rPr>
          <w:rFonts w:ascii="Arial" w:hAnsi="Arial" w:cs="Arial"/>
          <w:color w:val="000000"/>
          <w:sz w:val="40"/>
          <w:szCs w:val="40"/>
          <w:lang w:bidi="hi-IN"/>
        </w:rPr>
        <w:t>3</w:t>
      </w:r>
      <w:r w:rsidR="00D91D60" w:rsidRPr="00EE0833">
        <w:rPr>
          <w:rFonts w:ascii="Arial" w:hAnsi="Arial" w:cs="Arial"/>
          <w:color w:val="000000"/>
          <w:sz w:val="40"/>
          <w:szCs w:val="40"/>
          <w:lang w:bidi="hi-IN"/>
        </w:rPr>
        <w:t>.1.1</w:t>
      </w:r>
      <w:r w:rsidR="00D91D60" w:rsidRPr="00EE0833">
        <w:rPr>
          <w:rFonts w:ascii="Arial" w:hAnsi="Arial" w:cs="Arial"/>
          <w:color w:val="000000"/>
          <w:sz w:val="40"/>
          <w:szCs w:val="40"/>
          <w:lang w:bidi="hi-IN"/>
        </w:rPr>
        <w:tab/>
        <w:t>BAgya sUktaM</w:t>
      </w:r>
    </w:p>
    <w:p w14:paraId="679B8ACB" w14:textId="0B434261" w:rsidR="00D91D60" w:rsidRDefault="002678C6"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TB 2.9.8.7</w:t>
      </w:r>
    </w:p>
    <w:p w14:paraId="55286B1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prAqtaraqgniM prAqtarindra(gm)# havAmah</w:t>
      </w:r>
      <w:r w:rsidR="00665208">
        <w:rPr>
          <w:rFonts w:ascii="Arial" w:hAnsi="Arial" w:cs="Arial"/>
          <w:color w:val="000000"/>
          <w:sz w:val="36"/>
          <w:szCs w:val="36"/>
          <w:lang w:bidi="hi-IN"/>
        </w:rPr>
        <w:t>E</w:t>
      </w:r>
      <w:r>
        <w:rPr>
          <w:rFonts w:ascii="Arial" w:hAnsi="Arial" w:cs="Arial"/>
          <w:color w:val="000000"/>
          <w:sz w:val="36"/>
          <w:szCs w:val="36"/>
          <w:lang w:bidi="hi-IN"/>
        </w:rPr>
        <w:t xml:space="preserve"> prAqtarmiqtrA varu#NA prAqtaraqSvinA$ | </w:t>
      </w:r>
    </w:p>
    <w:p w14:paraId="0AA1E81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prAqtarBaga#M pUqShaNaqM brahma#Naqspati#M prAqtass</w:t>
      </w:r>
      <w:r w:rsidR="00665208">
        <w:rPr>
          <w:rFonts w:ascii="Arial" w:hAnsi="Arial" w:cs="Arial"/>
          <w:color w:val="000000"/>
          <w:sz w:val="36"/>
          <w:szCs w:val="36"/>
          <w:lang w:bidi="hi-IN"/>
        </w:rPr>
        <w:t>O</w:t>
      </w:r>
      <w:r>
        <w:rPr>
          <w:rFonts w:ascii="Arial" w:hAnsi="Arial" w:cs="Arial"/>
          <w:color w:val="000000"/>
          <w:sz w:val="36"/>
          <w:szCs w:val="36"/>
          <w:lang w:bidi="hi-IN"/>
        </w:rPr>
        <w:t>ma#muqta ruqdra(gm) hu#v</w:t>
      </w:r>
      <w:r w:rsidR="00665208">
        <w:rPr>
          <w:rFonts w:ascii="Arial" w:hAnsi="Arial" w:cs="Arial"/>
          <w:color w:val="000000"/>
          <w:sz w:val="36"/>
          <w:szCs w:val="36"/>
          <w:lang w:bidi="hi-IN"/>
        </w:rPr>
        <w:t>E</w:t>
      </w:r>
      <w:r>
        <w:rPr>
          <w:rFonts w:ascii="Arial" w:hAnsi="Arial" w:cs="Arial"/>
          <w:color w:val="000000"/>
          <w:sz w:val="36"/>
          <w:szCs w:val="36"/>
          <w:lang w:bidi="hi-IN"/>
        </w:rPr>
        <w:t xml:space="preserve">ma || 1 </w:t>
      </w:r>
    </w:p>
    <w:p w14:paraId="005188C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2FA277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prAqtaqrjitaqM Baga#muqgra(gm) hu#v</w:t>
      </w:r>
      <w:r w:rsidR="00665208">
        <w:rPr>
          <w:rFonts w:ascii="Arial" w:hAnsi="Arial" w:cs="Arial"/>
          <w:color w:val="000000"/>
          <w:sz w:val="36"/>
          <w:szCs w:val="36"/>
          <w:lang w:bidi="hi-IN"/>
        </w:rPr>
        <w:t>E</w:t>
      </w:r>
      <w:r>
        <w:rPr>
          <w:rFonts w:ascii="Arial" w:hAnsi="Arial" w:cs="Arial"/>
          <w:color w:val="000000"/>
          <w:sz w:val="36"/>
          <w:szCs w:val="36"/>
          <w:lang w:bidi="hi-IN"/>
        </w:rPr>
        <w:t>ma vaqyaM puqtramadi#t</w:t>
      </w:r>
      <w:r w:rsidR="00665208">
        <w:rPr>
          <w:rFonts w:ascii="Arial" w:hAnsi="Arial" w:cs="Arial"/>
          <w:color w:val="000000"/>
          <w:sz w:val="36"/>
          <w:szCs w:val="36"/>
          <w:lang w:bidi="hi-IN"/>
        </w:rPr>
        <w:t>E</w:t>
      </w:r>
      <w:r>
        <w:rPr>
          <w:rFonts w:ascii="Arial" w:hAnsi="Arial" w:cs="Arial"/>
          <w:color w:val="000000"/>
          <w:sz w:val="36"/>
          <w:szCs w:val="36"/>
          <w:lang w:bidi="hi-IN"/>
        </w:rPr>
        <w:t>qry</w:t>
      </w:r>
      <w:r w:rsidR="00665208">
        <w:rPr>
          <w:rFonts w:ascii="Arial" w:hAnsi="Arial" w:cs="Arial"/>
          <w:color w:val="000000"/>
          <w:sz w:val="36"/>
          <w:szCs w:val="36"/>
          <w:lang w:bidi="hi-IN"/>
        </w:rPr>
        <w:t>O</w:t>
      </w:r>
      <w:r>
        <w:rPr>
          <w:rFonts w:ascii="Arial" w:hAnsi="Arial" w:cs="Arial"/>
          <w:color w:val="000000"/>
          <w:sz w:val="36"/>
          <w:szCs w:val="36"/>
          <w:lang w:bidi="hi-IN"/>
        </w:rPr>
        <w:t xml:space="preserve"> vi#dhaqrtA | </w:t>
      </w:r>
    </w:p>
    <w:p w14:paraId="61C9F2C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AqddhraSciqdyaM manya#mAna-stuqraSciqdrAjA# ciqdyaM Baga#M BaqkShItyAha#</w:t>
      </w:r>
      <w:r>
        <w:rPr>
          <w:rFonts w:ascii="Arial" w:hAnsi="Arial" w:cs="Arial"/>
          <w:color w:val="000000"/>
          <w:sz w:val="36"/>
          <w:szCs w:val="36"/>
          <w:lang w:bidi="hi-IN"/>
        </w:rPr>
        <w:tab/>
        <w:t xml:space="preserve"> || 2 </w:t>
      </w:r>
    </w:p>
    <w:p w14:paraId="1B72A02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776709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BagaqpraN</w:t>
      </w:r>
      <w:r w:rsidR="00665208">
        <w:rPr>
          <w:rFonts w:ascii="Arial" w:hAnsi="Arial" w:cs="Arial"/>
          <w:color w:val="000000"/>
          <w:sz w:val="36"/>
          <w:szCs w:val="36"/>
          <w:lang w:bidi="hi-IN"/>
        </w:rPr>
        <w:t>E</w:t>
      </w:r>
      <w:r>
        <w:rPr>
          <w:rFonts w:ascii="Arial" w:hAnsi="Arial" w:cs="Arial"/>
          <w:color w:val="000000"/>
          <w:sz w:val="36"/>
          <w:szCs w:val="36"/>
          <w:lang w:bidi="hi-IN"/>
        </w:rPr>
        <w:t>#taqrBagaq-satya#rAdh</w:t>
      </w:r>
      <w:r w:rsidR="00665208">
        <w:rPr>
          <w:rFonts w:ascii="Arial" w:hAnsi="Arial" w:cs="Arial"/>
          <w:color w:val="000000"/>
          <w:sz w:val="36"/>
          <w:szCs w:val="36"/>
          <w:lang w:bidi="hi-IN"/>
        </w:rPr>
        <w:t>O</w:t>
      </w:r>
      <w:r>
        <w:rPr>
          <w:rFonts w:ascii="Arial" w:hAnsi="Arial" w:cs="Arial"/>
          <w:color w:val="000000"/>
          <w:sz w:val="36"/>
          <w:szCs w:val="36"/>
          <w:lang w:bidi="hi-IN"/>
        </w:rPr>
        <w:t>q Bag</w:t>
      </w:r>
      <w:r w:rsidR="00665208">
        <w:rPr>
          <w:rFonts w:ascii="Arial" w:hAnsi="Arial" w:cs="Arial"/>
          <w:color w:val="000000"/>
          <w:sz w:val="36"/>
          <w:szCs w:val="36"/>
          <w:lang w:bidi="hi-IN"/>
        </w:rPr>
        <w:t>E</w:t>
      </w:r>
      <w:r>
        <w:rPr>
          <w:rFonts w:ascii="Arial" w:hAnsi="Arial" w:cs="Arial"/>
          <w:color w:val="000000"/>
          <w:sz w:val="36"/>
          <w:szCs w:val="36"/>
          <w:lang w:bidi="hi-IN"/>
        </w:rPr>
        <w:t>qmAM dhiyaqmuda#-vaqdada#nnaH | BagaqpraN</w:t>
      </w:r>
      <w:r w:rsidR="00665208">
        <w:rPr>
          <w:rFonts w:ascii="Arial" w:hAnsi="Arial" w:cs="Arial"/>
          <w:color w:val="000000"/>
          <w:sz w:val="36"/>
          <w:szCs w:val="36"/>
          <w:lang w:bidi="hi-IN"/>
        </w:rPr>
        <w:t>O</w:t>
      </w:r>
      <w:r>
        <w:rPr>
          <w:rFonts w:ascii="Arial" w:hAnsi="Arial" w:cs="Arial"/>
          <w:color w:val="000000"/>
          <w:sz w:val="36"/>
          <w:szCs w:val="36"/>
          <w:lang w:bidi="hi-IN"/>
        </w:rPr>
        <w:t># janayaq g</w:t>
      </w:r>
      <w:r w:rsidR="00665208">
        <w:rPr>
          <w:rFonts w:ascii="Arial" w:hAnsi="Arial" w:cs="Arial"/>
          <w:color w:val="000000"/>
          <w:sz w:val="36"/>
          <w:szCs w:val="36"/>
          <w:lang w:bidi="hi-IN"/>
        </w:rPr>
        <w:t>O</w:t>
      </w:r>
      <w:r>
        <w:rPr>
          <w:rFonts w:ascii="Arial" w:hAnsi="Arial" w:cs="Arial"/>
          <w:color w:val="000000"/>
          <w:sz w:val="36"/>
          <w:szCs w:val="36"/>
          <w:lang w:bidi="hi-IN"/>
        </w:rPr>
        <w:t xml:space="preserve">Biq-raSvaiqr BagaqpranRuBi#r nRuqvanta#-ssyAma || 3 </w:t>
      </w:r>
    </w:p>
    <w:p w14:paraId="35CA908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717309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uqt</w:t>
      </w:r>
      <w:r w:rsidR="00665208">
        <w:rPr>
          <w:rFonts w:ascii="Arial" w:hAnsi="Arial" w:cs="Arial"/>
          <w:color w:val="000000"/>
          <w:sz w:val="36"/>
          <w:szCs w:val="36"/>
          <w:lang w:bidi="hi-IN"/>
        </w:rPr>
        <w:t>E</w:t>
      </w:r>
      <w:r>
        <w:rPr>
          <w:rFonts w:ascii="Arial" w:hAnsi="Arial" w:cs="Arial"/>
          <w:color w:val="000000"/>
          <w:sz w:val="36"/>
          <w:szCs w:val="36"/>
          <w:lang w:bidi="hi-IN"/>
        </w:rPr>
        <w:t>dAnIqM Baga#vanta-ssyAm</w:t>
      </w:r>
      <w:r w:rsidR="00665208">
        <w:rPr>
          <w:rFonts w:ascii="Arial" w:hAnsi="Arial" w:cs="Arial"/>
          <w:color w:val="000000"/>
          <w:sz w:val="36"/>
          <w:szCs w:val="36"/>
          <w:lang w:bidi="hi-IN"/>
        </w:rPr>
        <w:t>O</w:t>
      </w:r>
      <w:r>
        <w:rPr>
          <w:rFonts w:ascii="Arial" w:hAnsi="Arial" w:cs="Arial"/>
          <w:color w:val="000000"/>
          <w:sz w:val="36"/>
          <w:szCs w:val="36"/>
          <w:lang w:bidi="hi-IN"/>
        </w:rPr>
        <w:t>qta prapiqtva uqta maddhy</w:t>
      </w:r>
      <w:r w:rsidR="00665208">
        <w:rPr>
          <w:rFonts w:ascii="Arial" w:hAnsi="Arial" w:cs="Arial"/>
          <w:color w:val="000000"/>
          <w:sz w:val="36"/>
          <w:szCs w:val="36"/>
          <w:lang w:bidi="hi-IN"/>
        </w:rPr>
        <w:t>E</w:t>
      </w:r>
      <w:r>
        <w:rPr>
          <w:rFonts w:ascii="Arial" w:hAnsi="Arial" w:cs="Arial"/>
          <w:color w:val="000000"/>
          <w:sz w:val="36"/>
          <w:szCs w:val="36"/>
          <w:lang w:bidi="hi-IN"/>
        </w:rPr>
        <w:t>q ahnA$M | uqt</w:t>
      </w:r>
      <w:r w:rsidR="00665208">
        <w:rPr>
          <w:rFonts w:ascii="Arial" w:hAnsi="Arial" w:cs="Arial"/>
          <w:color w:val="000000"/>
          <w:sz w:val="36"/>
          <w:szCs w:val="36"/>
          <w:lang w:bidi="hi-IN"/>
        </w:rPr>
        <w:t>O</w:t>
      </w:r>
      <w:r>
        <w:rPr>
          <w:rFonts w:ascii="Arial" w:hAnsi="Arial" w:cs="Arial"/>
          <w:color w:val="000000"/>
          <w:sz w:val="36"/>
          <w:szCs w:val="36"/>
          <w:lang w:bidi="hi-IN"/>
        </w:rPr>
        <w:t>di#tA maGavaqnth-sUrya#sya vaqyaM d</w:t>
      </w:r>
      <w:r w:rsidR="00665208">
        <w:rPr>
          <w:rFonts w:ascii="Arial" w:hAnsi="Arial" w:cs="Arial"/>
          <w:color w:val="000000"/>
          <w:sz w:val="36"/>
          <w:szCs w:val="36"/>
          <w:lang w:bidi="hi-IN"/>
        </w:rPr>
        <w:t>E</w:t>
      </w:r>
      <w:r>
        <w:rPr>
          <w:rFonts w:ascii="Arial" w:hAnsi="Arial" w:cs="Arial"/>
          <w:color w:val="000000"/>
          <w:sz w:val="36"/>
          <w:szCs w:val="36"/>
          <w:lang w:bidi="hi-IN"/>
        </w:rPr>
        <w:t xml:space="preserve">qvAnA(gm)# sumaqtau syA#ma || 4 </w:t>
      </w:r>
    </w:p>
    <w:p w14:paraId="0FAF9E0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F4EE4A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Baga# </w:t>
      </w:r>
      <w:r w:rsidR="00665208">
        <w:rPr>
          <w:rFonts w:ascii="Arial" w:hAnsi="Arial" w:cs="Arial"/>
          <w:color w:val="000000"/>
          <w:sz w:val="36"/>
          <w:szCs w:val="36"/>
          <w:lang w:bidi="hi-IN"/>
        </w:rPr>
        <w:t>E</w:t>
      </w:r>
      <w:r>
        <w:rPr>
          <w:rFonts w:ascii="Arial" w:hAnsi="Arial" w:cs="Arial"/>
          <w:color w:val="000000"/>
          <w:sz w:val="36"/>
          <w:szCs w:val="36"/>
          <w:lang w:bidi="hi-IN"/>
        </w:rPr>
        <w:t>qva Baga#vA(gm) astu d</w:t>
      </w:r>
      <w:r w:rsidR="00665208">
        <w:rPr>
          <w:rFonts w:ascii="Arial" w:hAnsi="Arial" w:cs="Arial"/>
          <w:color w:val="000000"/>
          <w:sz w:val="36"/>
          <w:szCs w:val="36"/>
          <w:lang w:bidi="hi-IN"/>
        </w:rPr>
        <w:t>E</w:t>
      </w:r>
      <w:r>
        <w:rPr>
          <w:rFonts w:ascii="Arial" w:hAnsi="Arial" w:cs="Arial"/>
          <w:color w:val="000000"/>
          <w:sz w:val="36"/>
          <w:szCs w:val="36"/>
          <w:lang w:bidi="hi-IN"/>
        </w:rPr>
        <w:t>vAqst</w:t>
      </w:r>
      <w:r w:rsidR="00665208">
        <w:rPr>
          <w:rFonts w:ascii="Arial" w:hAnsi="Arial" w:cs="Arial"/>
          <w:color w:val="000000"/>
          <w:sz w:val="36"/>
          <w:szCs w:val="36"/>
          <w:lang w:bidi="hi-IN"/>
        </w:rPr>
        <w:t>E</w:t>
      </w:r>
      <w:r>
        <w:rPr>
          <w:rFonts w:ascii="Arial" w:hAnsi="Arial" w:cs="Arial"/>
          <w:color w:val="000000"/>
          <w:sz w:val="36"/>
          <w:szCs w:val="36"/>
          <w:lang w:bidi="hi-IN"/>
        </w:rPr>
        <w:t>na# vaqyaM Baga#vanta-ssyAma | taM tvA# Bagaq sarvaq ijj</w:t>
      </w:r>
      <w:r w:rsidR="00665208">
        <w:rPr>
          <w:rFonts w:ascii="Arial" w:hAnsi="Arial" w:cs="Arial"/>
          <w:color w:val="000000"/>
          <w:sz w:val="36"/>
          <w:szCs w:val="36"/>
          <w:lang w:bidi="hi-IN"/>
        </w:rPr>
        <w:t>O</w:t>
      </w:r>
      <w:r>
        <w:rPr>
          <w:rFonts w:ascii="Arial" w:hAnsi="Arial" w:cs="Arial"/>
          <w:color w:val="000000"/>
          <w:sz w:val="36"/>
          <w:szCs w:val="36"/>
          <w:lang w:bidi="hi-IN"/>
        </w:rPr>
        <w:t>#havImiq san</w:t>
      </w:r>
      <w:r w:rsidR="00665208">
        <w:rPr>
          <w:rFonts w:ascii="Arial" w:hAnsi="Arial" w:cs="Arial"/>
          <w:color w:val="000000"/>
          <w:sz w:val="36"/>
          <w:szCs w:val="36"/>
          <w:lang w:bidi="hi-IN"/>
        </w:rPr>
        <w:t>O</w:t>
      </w:r>
      <w:r>
        <w:rPr>
          <w:rFonts w:ascii="Arial" w:hAnsi="Arial" w:cs="Arial"/>
          <w:color w:val="000000"/>
          <w:sz w:val="36"/>
          <w:szCs w:val="36"/>
          <w:lang w:bidi="hi-IN"/>
        </w:rPr>
        <w:t xml:space="preserve"># Baga pura </w:t>
      </w:r>
      <w:r w:rsidR="00665208">
        <w:rPr>
          <w:rFonts w:ascii="Arial" w:hAnsi="Arial" w:cs="Arial"/>
          <w:color w:val="000000"/>
          <w:sz w:val="36"/>
          <w:szCs w:val="36"/>
          <w:lang w:bidi="hi-IN"/>
        </w:rPr>
        <w:t>E</w:t>
      </w:r>
      <w:r>
        <w:rPr>
          <w:rFonts w:ascii="Arial" w:hAnsi="Arial" w:cs="Arial"/>
          <w:color w:val="000000"/>
          <w:sz w:val="36"/>
          <w:szCs w:val="36"/>
          <w:lang w:bidi="hi-IN"/>
        </w:rPr>
        <w:t>qtA Ba#v</w:t>
      </w:r>
      <w:r w:rsidR="00665208">
        <w:rPr>
          <w:rFonts w:ascii="Arial" w:hAnsi="Arial" w:cs="Arial"/>
          <w:color w:val="000000"/>
          <w:sz w:val="36"/>
          <w:szCs w:val="36"/>
          <w:lang w:bidi="hi-IN"/>
        </w:rPr>
        <w:t>E</w:t>
      </w:r>
      <w:r>
        <w:rPr>
          <w:rFonts w:ascii="Arial" w:hAnsi="Arial" w:cs="Arial"/>
          <w:color w:val="000000"/>
          <w:sz w:val="36"/>
          <w:szCs w:val="36"/>
          <w:lang w:bidi="hi-IN"/>
        </w:rPr>
        <w:t>qha</w:t>
      </w:r>
      <w:r>
        <w:rPr>
          <w:rFonts w:ascii="Arial" w:hAnsi="Arial" w:cs="Arial"/>
          <w:color w:val="000000"/>
          <w:sz w:val="36"/>
          <w:szCs w:val="36"/>
          <w:lang w:bidi="hi-IN"/>
        </w:rPr>
        <w:tab/>
        <w:t xml:space="preserve"> || 5 </w:t>
      </w:r>
    </w:p>
    <w:p w14:paraId="70A6167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EB961A6" w14:textId="77777777" w:rsidR="00D91D60" w:rsidRDefault="00D91D60" w:rsidP="001677C6">
      <w:pPr>
        <w:pBdr>
          <w:top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sama#dhvaqrA-y</w:t>
      </w:r>
      <w:r w:rsidR="00665208">
        <w:rPr>
          <w:rFonts w:ascii="Arial" w:hAnsi="Arial" w:cs="Arial"/>
          <w:color w:val="000000"/>
          <w:sz w:val="36"/>
          <w:szCs w:val="36"/>
          <w:lang w:bidi="hi-IN"/>
        </w:rPr>
        <w:t>O</w:t>
      </w:r>
      <w:r>
        <w:rPr>
          <w:rFonts w:ascii="Arial" w:hAnsi="Arial" w:cs="Arial"/>
          <w:color w:val="000000"/>
          <w:sz w:val="36"/>
          <w:szCs w:val="36"/>
          <w:lang w:bidi="hi-IN"/>
        </w:rPr>
        <w:t>qShas</w:t>
      </w:r>
      <w:r w:rsidR="00665208">
        <w:rPr>
          <w:rFonts w:ascii="Arial" w:hAnsi="Arial" w:cs="Arial"/>
          <w:color w:val="000000"/>
          <w:sz w:val="36"/>
          <w:szCs w:val="36"/>
          <w:lang w:bidi="hi-IN"/>
        </w:rPr>
        <w:t>O</w:t>
      </w:r>
      <w:r>
        <w:rPr>
          <w:rFonts w:ascii="Arial" w:hAnsi="Arial" w:cs="Arial"/>
          <w:color w:val="000000"/>
          <w:sz w:val="36"/>
          <w:szCs w:val="36"/>
          <w:lang w:bidi="hi-IN"/>
        </w:rPr>
        <w:t># &amp;namanta dadhiqkrAv</w:t>
      </w:r>
      <w:r w:rsidR="00665208">
        <w:rPr>
          <w:rFonts w:ascii="Arial" w:hAnsi="Arial" w:cs="Arial"/>
          <w:color w:val="000000"/>
          <w:sz w:val="36"/>
          <w:szCs w:val="36"/>
          <w:lang w:bidi="hi-IN"/>
        </w:rPr>
        <w:t>E</w:t>
      </w:r>
      <w:r>
        <w:rPr>
          <w:rFonts w:ascii="Arial" w:hAnsi="Arial" w:cs="Arial"/>
          <w:color w:val="000000"/>
          <w:sz w:val="36"/>
          <w:szCs w:val="36"/>
          <w:lang w:bidi="hi-IN"/>
        </w:rPr>
        <w:t>#vaq Suca#y</w:t>
      </w:r>
      <w:r w:rsidR="00665208">
        <w:rPr>
          <w:rFonts w:ascii="Arial" w:hAnsi="Arial" w:cs="Arial"/>
          <w:color w:val="000000"/>
          <w:sz w:val="36"/>
          <w:szCs w:val="36"/>
          <w:lang w:bidi="hi-IN"/>
        </w:rPr>
        <w:t>E</w:t>
      </w:r>
      <w:r>
        <w:rPr>
          <w:rFonts w:ascii="Arial" w:hAnsi="Arial" w:cs="Arial"/>
          <w:color w:val="000000"/>
          <w:sz w:val="36"/>
          <w:szCs w:val="36"/>
          <w:lang w:bidi="hi-IN"/>
        </w:rPr>
        <w:t xml:space="preserve"> paqdAya# | </w:t>
      </w:r>
    </w:p>
    <w:p w14:paraId="18E3E59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aqrvAqcIqnaM ~Mva#suqvidaqM Baga#nn</w:t>
      </w:r>
      <w:r w:rsidR="00665208">
        <w:rPr>
          <w:rFonts w:ascii="Arial" w:hAnsi="Arial" w:cs="Arial"/>
          <w:color w:val="000000"/>
          <w:sz w:val="36"/>
          <w:szCs w:val="36"/>
          <w:lang w:bidi="hi-IN"/>
        </w:rPr>
        <w:t>O</w:t>
      </w:r>
      <w:r>
        <w:rPr>
          <w:rFonts w:ascii="Arial" w:hAnsi="Arial" w:cs="Arial"/>
          <w:color w:val="000000"/>
          <w:sz w:val="36"/>
          <w:szCs w:val="36"/>
          <w:lang w:bidi="hi-IN"/>
        </w:rPr>
        <w:t xml:space="preserve">q ratha#miqvASvA# vAqjinaq Ava#hantu || 6 </w:t>
      </w:r>
    </w:p>
    <w:p w14:paraId="79EC765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F861F8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aSvA#vatIqr g</w:t>
      </w:r>
      <w:r w:rsidR="00665208">
        <w:rPr>
          <w:rFonts w:ascii="Arial" w:hAnsi="Arial" w:cs="Arial"/>
          <w:color w:val="000000"/>
          <w:sz w:val="36"/>
          <w:szCs w:val="36"/>
          <w:lang w:bidi="hi-IN"/>
        </w:rPr>
        <w:t>O</w:t>
      </w:r>
      <w:r>
        <w:rPr>
          <w:rFonts w:ascii="Arial" w:hAnsi="Arial" w:cs="Arial"/>
          <w:color w:val="000000"/>
          <w:sz w:val="36"/>
          <w:szCs w:val="36"/>
          <w:lang w:bidi="hi-IN"/>
        </w:rPr>
        <w:t>ma#tIrna uqShAs</w:t>
      </w:r>
      <w:r w:rsidR="00665208">
        <w:rPr>
          <w:rFonts w:ascii="Arial" w:hAnsi="Arial" w:cs="Arial"/>
          <w:color w:val="000000"/>
          <w:sz w:val="36"/>
          <w:szCs w:val="36"/>
          <w:lang w:bidi="hi-IN"/>
        </w:rPr>
        <w:t>O</w:t>
      </w:r>
      <w:r>
        <w:rPr>
          <w:rFonts w:ascii="Arial" w:hAnsi="Arial" w:cs="Arial"/>
          <w:color w:val="000000"/>
          <w:sz w:val="36"/>
          <w:szCs w:val="36"/>
          <w:lang w:bidi="hi-IN"/>
        </w:rPr>
        <w:t xml:space="preserve"># vIqrava#tIq-ssada#mucCantu BaqdrAH | </w:t>
      </w:r>
    </w:p>
    <w:p w14:paraId="5773A7F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GRuqtaM duhA#nA viqSvataqH prapI#nA yUqyaM pA#ta svaqsti-BiqssadA#naH || 7 </w:t>
      </w:r>
    </w:p>
    <w:p w14:paraId="0AFEFA8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2DD0FE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gramStart"/>
      <w:r>
        <w:rPr>
          <w:rFonts w:ascii="Arial" w:hAnsi="Arial" w:cs="Arial"/>
          <w:color w:val="000000"/>
          <w:sz w:val="36"/>
          <w:szCs w:val="36"/>
          <w:lang w:bidi="hi-IN"/>
        </w:rPr>
        <w:t>y</w:t>
      </w:r>
      <w:r w:rsidR="00665208">
        <w:rPr>
          <w:rFonts w:ascii="Arial" w:hAnsi="Arial" w:cs="Arial"/>
          <w:color w:val="000000"/>
          <w:sz w:val="36"/>
          <w:szCs w:val="36"/>
          <w:lang w:bidi="hi-IN"/>
        </w:rPr>
        <w:t>O</w:t>
      </w:r>
      <w:proofErr w:type="gramEnd"/>
      <w:r>
        <w:rPr>
          <w:rFonts w:ascii="Arial" w:hAnsi="Arial" w:cs="Arial"/>
          <w:color w:val="000000"/>
          <w:sz w:val="36"/>
          <w:szCs w:val="36"/>
          <w:lang w:bidi="hi-IN"/>
        </w:rPr>
        <w:t xml:space="preserve"> mA$&amp;gn</w:t>
      </w:r>
      <w:r w:rsidR="00665208">
        <w:rPr>
          <w:rFonts w:ascii="Arial" w:hAnsi="Arial" w:cs="Arial"/>
          <w:color w:val="000000"/>
          <w:sz w:val="36"/>
          <w:szCs w:val="36"/>
          <w:lang w:bidi="hi-IN"/>
        </w:rPr>
        <w:t>E</w:t>
      </w:r>
      <w:r>
        <w:rPr>
          <w:rFonts w:ascii="Arial" w:hAnsi="Arial" w:cs="Arial"/>
          <w:color w:val="000000"/>
          <w:sz w:val="36"/>
          <w:szCs w:val="36"/>
          <w:lang w:bidi="hi-IN"/>
        </w:rPr>
        <w:t xml:space="preserve"> BAqgina(gm)# saqntamathA# BAqgaM cikI#r.Shati | </w:t>
      </w:r>
    </w:p>
    <w:p w14:paraId="25B850D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gramStart"/>
      <w:r>
        <w:rPr>
          <w:rFonts w:ascii="Arial" w:hAnsi="Arial" w:cs="Arial"/>
          <w:color w:val="000000"/>
          <w:sz w:val="36"/>
          <w:szCs w:val="36"/>
          <w:lang w:bidi="hi-IN"/>
        </w:rPr>
        <w:t>aBAqga-ma#</w:t>
      </w:r>
      <w:proofErr w:type="gramEnd"/>
      <w:r>
        <w:rPr>
          <w:rFonts w:ascii="Arial" w:hAnsi="Arial" w:cs="Arial"/>
          <w:color w:val="000000"/>
          <w:sz w:val="36"/>
          <w:szCs w:val="36"/>
          <w:lang w:bidi="hi-IN"/>
        </w:rPr>
        <w:t>gn</w:t>
      </w:r>
      <w:r w:rsidR="00665208">
        <w:rPr>
          <w:rFonts w:ascii="Arial" w:hAnsi="Arial" w:cs="Arial"/>
          <w:color w:val="000000"/>
          <w:sz w:val="36"/>
          <w:szCs w:val="36"/>
          <w:lang w:bidi="hi-IN"/>
        </w:rPr>
        <w:t>E</w:t>
      </w:r>
      <w:r>
        <w:rPr>
          <w:rFonts w:ascii="Arial" w:hAnsi="Arial" w:cs="Arial"/>
          <w:color w:val="000000"/>
          <w:sz w:val="36"/>
          <w:szCs w:val="36"/>
          <w:lang w:bidi="hi-IN"/>
        </w:rPr>
        <w:t>q taM ku#ruq mAma#gn</w:t>
      </w:r>
      <w:r w:rsidR="00665208">
        <w:rPr>
          <w:rFonts w:ascii="Arial" w:hAnsi="Arial" w:cs="Arial"/>
          <w:color w:val="000000"/>
          <w:sz w:val="36"/>
          <w:szCs w:val="36"/>
          <w:lang w:bidi="hi-IN"/>
        </w:rPr>
        <w:t>E</w:t>
      </w:r>
      <w:r>
        <w:rPr>
          <w:rFonts w:ascii="Arial" w:hAnsi="Arial" w:cs="Arial"/>
          <w:color w:val="000000"/>
          <w:sz w:val="36"/>
          <w:szCs w:val="36"/>
          <w:lang w:bidi="hi-IN"/>
        </w:rPr>
        <w:t xml:space="preserve"> BAqgina#M kuru  || 8 </w:t>
      </w:r>
    </w:p>
    <w:p w14:paraId="2B00F61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BAgya d</w:t>
      </w:r>
      <w:r w:rsidR="00665208">
        <w:rPr>
          <w:rFonts w:ascii="Arial" w:hAnsi="Arial" w:cs="Arial"/>
          <w:color w:val="000000"/>
          <w:sz w:val="36"/>
          <w:szCs w:val="36"/>
          <w:lang w:bidi="hi-IN"/>
        </w:rPr>
        <w:t>E</w:t>
      </w:r>
      <w:r>
        <w:rPr>
          <w:rFonts w:ascii="Arial" w:hAnsi="Arial" w:cs="Arial"/>
          <w:color w:val="000000"/>
          <w:sz w:val="36"/>
          <w:szCs w:val="36"/>
          <w:lang w:bidi="hi-IN"/>
        </w:rPr>
        <w:t xml:space="preserve">vatAyaiq namaH || </w:t>
      </w:r>
    </w:p>
    <w:p w14:paraId="5EED582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25B7F72" w14:textId="5F8D3C07" w:rsidR="00D91D60" w:rsidRPr="00EE0833" w:rsidRDefault="009328A9" w:rsidP="00D91D60">
      <w:pPr>
        <w:autoSpaceDE w:val="0"/>
        <w:autoSpaceDN w:val="0"/>
        <w:adjustRightInd w:val="0"/>
        <w:spacing w:after="0" w:line="240" w:lineRule="auto"/>
        <w:rPr>
          <w:rFonts w:ascii="Arial" w:hAnsi="Arial" w:cs="Arial"/>
          <w:b/>
          <w:bCs/>
          <w:color w:val="000000"/>
          <w:sz w:val="36"/>
          <w:szCs w:val="36"/>
          <w:lang w:bidi="hi-IN"/>
        </w:rPr>
      </w:pPr>
      <w:r w:rsidRPr="00EE0833">
        <w:rPr>
          <w:rFonts w:ascii="Arial" w:hAnsi="Arial" w:cs="Arial"/>
          <w:b/>
          <w:bCs/>
          <w:color w:val="000000"/>
          <w:sz w:val="36"/>
          <w:szCs w:val="36"/>
          <w:lang w:bidi="hi-IN"/>
        </w:rPr>
        <w:t>3</w:t>
      </w:r>
      <w:r w:rsidR="00D91D60" w:rsidRPr="00EE0833">
        <w:rPr>
          <w:rFonts w:ascii="Arial" w:hAnsi="Arial" w:cs="Arial"/>
          <w:b/>
          <w:bCs/>
          <w:color w:val="000000"/>
          <w:sz w:val="36"/>
          <w:szCs w:val="36"/>
          <w:lang w:bidi="hi-IN"/>
        </w:rPr>
        <w:t>.1.2</w:t>
      </w:r>
      <w:r w:rsidR="00D91D60" w:rsidRPr="00EE0833">
        <w:rPr>
          <w:rFonts w:ascii="Arial" w:hAnsi="Arial" w:cs="Arial"/>
          <w:b/>
          <w:bCs/>
          <w:color w:val="000000"/>
          <w:sz w:val="36"/>
          <w:szCs w:val="36"/>
          <w:lang w:bidi="hi-IN"/>
        </w:rPr>
        <w:tab/>
      </w:r>
      <w:proofErr w:type="gramStart"/>
      <w:r w:rsidR="00D91D60" w:rsidRPr="00EE0833">
        <w:rPr>
          <w:rFonts w:ascii="Arial" w:hAnsi="Arial" w:cs="Arial"/>
          <w:b/>
          <w:bCs/>
          <w:color w:val="000000"/>
          <w:sz w:val="36"/>
          <w:szCs w:val="36"/>
          <w:lang w:bidi="hi-IN"/>
        </w:rPr>
        <w:t>Acamya ,pavitraM</w:t>
      </w:r>
      <w:proofErr w:type="gramEnd"/>
      <w:r w:rsidR="00D91D60" w:rsidRPr="00EE0833">
        <w:rPr>
          <w:rFonts w:ascii="Arial" w:hAnsi="Arial" w:cs="Arial"/>
          <w:b/>
          <w:bCs/>
          <w:color w:val="000000"/>
          <w:sz w:val="36"/>
          <w:szCs w:val="36"/>
          <w:lang w:bidi="hi-IN"/>
        </w:rPr>
        <w:t xml:space="preserve"> svIkRutya </w:t>
      </w:r>
    </w:p>
    <w:p w14:paraId="1B3529D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AgamanArthaM tu d</w:t>
      </w:r>
      <w:r w:rsidR="00665208">
        <w:rPr>
          <w:rFonts w:ascii="Arial" w:hAnsi="Arial" w:cs="Arial"/>
          <w:color w:val="000000"/>
          <w:sz w:val="36"/>
          <w:szCs w:val="36"/>
          <w:lang w:bidi="hi-IN"/>
        </w:rPr>
        <w:t>E</w:t>
      </w:r>
      <w:r>
        <w:rPr>
          <w:rFonts w:ascii="Arial" w:hAnsi="Arial" w:cs="Arial"/>
          <w:color w:val="000000"/>
          <w:sz w:val="36"/>
          <w:szCs w:val="36"/>
          <w:lang w:bidi="hi-IN"/>
        </w:rPr>
        <w:t>vAnAM gamanArthaM tu rakShasAM | d</w:t>
      </w:r>
      <w:r w:rsidR="00665208">
        <w:rPr>
          <w:rFonts w:ascii="Arial" w:hAnsi="Arial" w:cs="Arial"/>
          <w:color w:val="000000"/>
          <w:sz w:val="36"/>
          <w:szCs w:val="36"/>
          <w:lang w:bidi="hi-IN"/>
        </w:rPr>
        <w:t>E</w:t>
      </w:r>
      <w:r>
        <w:rPr>
          <w:rFonts w:ascii="Arial" w:hAnsi="Arial" w:cs="Arial"/>
          <w:color w:val="000000"/>
          <w:sz w:val="36"/>
          <w:szCs w:val="36"/>
          <w:lang w:bidi="hi-IN"/>
        </w:rPr>
        <w:t>vatA pUjArthAya GaNThanAdaM kar</w:t>
      </w:r>
      <w:r w:rsidR="00665208">
        <w:rPr>
          <w:rFonts w:ascii="Arial" w:hAnsi="Arial" w:cs="Arial"/>
          <w:color w:val="000000"/>
          <w:sz w:val="36"/>
          <w:szCs w:val="36"/>
          <w:lang w:bidi="hi-IN"/>
        </w:rPr>
        <w:t>O</w:t>
      </w:r>
      <w:r>
        <w:rPr>
          <w:rFonts w:ascii="Arial" w:hAnsi="Arial" w:cs="Arial"/>
          <w:color w:val="000000"/>
          <w:sz w:val="36"/>
          <w:szCs w:val="36"/>
          <w:lang w:bidi="hi-IN"/>
        </w:rPr>
        <w:t>myahaM || (iti GaNThanAdaM kRutvA)</w:t>
      </w:r>
    </w:p>
    <w:p w14:paraId="6193908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51D2A7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RuqddhyAsma# haqvyai rnama#s</w:t>
      </w:r>
      <w:r w:rsidR="00665208">
        <w:rPr>
          <w:rFonts w:ascii="Arial" w:hAnsi="Arial" w:cs="Arial"/>
          <w:color w:val="000000"/>
          <w:sz w:val="36"/>
          <w:szCs w:val="36"/>
          <w:lang w:bidi="hi-IN"/>
        </w:rPr>
        <w:t>O</w:t>
      </w:r>
      <w:r>
        <w:rPr>
          <w:rFonts w:ascii="Arial" w:hAnsi="Arial" w:cs="Arial"/>
          <w:color w:val="000000"/>
          <w:sz w:val="36"/>
          <w:szCs w:val="36"/>
          <w:lang w:bidi="hi-IN"/>
        </w:rPr>
        <w:t>paq-sadya# | miqtraM d</w:t>
      </w:r>
      <w:r w:rsidR="00665208">
        <w:rPr>
          <w:rFonts w:ascii="Arial" w:hAnsi="Arial" w:cs="Arial"/>
          <w:color w:val="000000"/>
          <w:sz w:val="36"/>
          <w:szCs w:val="36"/>
          <w:lang w:bidi="hi-IN"/>
        </w:rPr>
        <w:t>E</w:t>
      </w:r>
      <w:r>
        <w:rPr>
          <w:rFonts w:ascii="Arial" w:hAnsi="Arial" w:cs="Arial"/>
          <w:color w:val="000000"/>
          <w:sz w:val="36"/>
          <w:szCs w:val="36"/>
          <w:lang w:bidi="hi-IN"/>
        </w:rPr>
        <w:t>qvaM mi#traqdh</w:t>
      </w:r>
      <w:r w:rsidR="00665208">
        <w:rPr>
          <w:rFonts w:ascii="Arial" w:hAnsi="Arial" w:cs="Arial"/>
          <w:color w:val="000000"/>
          <w:sz w:val="36"/>
          <w:szCs w:val="36"/>
          <w:lang w:bidi="hi-IN"/>
        </w:rPr>
        <w:t>E</w:t>
      </w:r>
      <w:r>
        <w:rPr>
          <w:rFonts w:ascii="Arial" w:hAnsi="Arial" w:cs="Arial"/>
          <w:color w:val="000000"/>
          <w:sz w:val="36"/>
          <w:szCs w:val="36"/>
          <w:lang w:bidi="hi-IN"/>
        </w:rPr>
        <w:t>ya#nn</w:t>
      </w:r>
      <w:r w:rsidR="00665208">
        <w:rPr>
          <w:rFonts w:ascii="Arial" w:hAnsi="Arial" w:cs="Arial"/>
          <w:color w:val="000000"/>
          <w:sz w:val="36"/>
          <w:szCs w:val="36"/>
          <w:lang w:bidi="hi-IN"/>
        </w:rPr>
        <w:t>O</w:t>
      </w:r>
      <w:r>
        <w:rPr>
          <w:rFonts w:ascii="Arial" w:hAnsi="Arial" w:cs="Arial"/>
          <w:color w:val="000000"/>
          <w:sz w:val="36"/>
          <w:szCs w:val="36"/>
          <w:lang w:bidi="hi-IN"/>
        </w:rPr>
        <w:t xml:space="preserve"> astu | </w:t>
      </w:r>
    </w:p>
    <w:p w14:paraId="7AF30EB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aqnUqrAqdhAn. haqviShA# vaqrdhaya#ntaH | SaqtaM jI#v</w:t>
      </w:r>
      <w:r w:rsidR="00665208">
        <w:rPr>
          <w:rFonts w:ascii="Arial" w:hAnsi="Arial" w:cs="Arial"/>
          <w:color w:val="000000"/>
          <w:sz w:val="36"/>
          <w:szCs w:val="36"/>
          <w:lang w:bidi="hi-IN"/>
        </w:rPr>
        <w:t>E</w:t>
      </w:r>
      <w:r>
        <w:rPr>
          <w:rFonts w:ascii="Arial" w:hAnsi="Arial" w:cs="Arial"/>
          <w:color w:val="000000"/>
          <w:sz w:val="36"/>
          <w:szCs w:val="36"/>
          <w:lang w:bidi="hi-IN"/>
        </w:rPr>
        <w:t xml:space="preserve">ma SaqradaqssavI#rA: || </w:t>
      </w:r>
    </w:p>
    <w:p w14:paraId="59895E1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(pavitraM dhRutvA)</w:t>
      </w:r>
    </w:p>
    <w:p w14:paraId="05EACAA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B6D5B0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namaqssada#s</w:t>
      </w:r>
      <w:r w:rsidR="00665208">
        <w:rPr>
          <w:rFonts w:ascii="Arial" w:hAnsi="Arial" w:cs="Arial"/>
          <w:color w:val="000000"/>
          <w:sz w:val="36"/>
          <w:szCs w:val="36"/>
          <w:lang w:bidi="hi-IN"/>
        </w:rPr>
        <w:t>E</w:t>
      </w:r>
      <w:r>
        <w:rPr>
          <w:rFonts w:ascii="Arial" w:hAnsi="Arial" w:cs="Arial"/>
          <w:color w:val="000000"/>
          <w:sz w:val="36"/>
          <w:szCs w:val="36"/>
          <w:lang w:bidi="hi-IN"/>
        </w:rPr>
        <w:t>q namaqssada#saqspa#tay</w:t>
      </w:r>
      <w:r w:rsidR="00665208">
        <w:rPr>
          <w:rFonts w:ascii="Arial" w:hAnsi="Arial" w:cs="Arial"/>
          <w:color w:val="000000"/>
          <w:sz w:val="36"/>
          <w:szCs w:val="36"/>
          <w:lang w:bidi="hi-IN"/>
        </w:rPr>
        <w:t>E</w:t>
      </w:r>
      <w:r>
        <w:rPr>
          <w:rFonts w:ascii="Arial" w:hAnsi="Arial" w:cs="Arial"/>
          <w:color w:val="000000"/>
          <w:sz w:val="36"/>
          <w:szCs w:val="36"/>
          <w:lang w:bidi="hi-IN"/>
        </w:rPr>
        <w:t>q namaqH saKI#nAM pur</w:t>
      </w:r>
      <w:r w:rsidR="00665208">
        <w:rPr>
          <w:rFonts w:ascii="Arial" w:hAnsi="Arial" w:cs="Arial"/>
          <w:color w:val="000000"/>
          <w:sz w:val="36"/>
          <w:szCs w:val="36"/>
          <w:lang w:bidi="hi-IN"/>
        </w:rPr>
        <w:t>O</w:t>
      </w:r>
      <w:r>
        <w:rPr>
          <w:rFonts w:ascii="Arial" w:hAnsi="Arial" w:cs="Arial"/>
          <w:color w:val="000000"/>
          <w:sz w:val="36"/>
          <w:szCs w:val="36"/>
          <w:lang w:bidi="hi-IN"/>
        </w:rPr>
        <w:t>qgANAqM cakShu#Sh</w:t>
      </w:r>
      <w:r w:rsidR="00665208">
        <w:rPr>
          <w:rFonts w:ascii="Arial" w:hAnsi="Arial" w:cs="Arial"/>
          <w:color w:val="000000"/>
          <w:sz w:val="36"/>
          <w:szCs w:val="36"/>
          <w:lang w:bidi="hi-IN"/>
        </w:rPr>
        <w:t>E</w:t>
      </w:r>
      <w:r>
        <w:rPr>
          <w:rFonts w:ascii="Arial" w:hAnsi="Arial" w:cs="Arial"/>
          <w:color w:val="000000"/>
          <w:sz w:val="36"/>
          <w:szCs w:val="36"/>
          <w:lang w:bidi="hi-IN"/>
        </w:rPr>
        <w:t>q nam</w:t>
      </w:r>
      <w:r w:rsidR="00665208">
        <w:rPr>
          <w:rFonts w:ascii="Arial" w:hAnsi="Arial" w:cs="Arial"/>
          <w:color w:val="000000"/>
          <w:sz w:val="36"/>
          <w:szCs w:val="36"/>
          <w:lang w:bidi="hi-IN"/>
        </w:rPr>
        <w:t>O</w:t>
      </w:r>
      <w:r>
        <w:rPr>
          <w:rFonts w:ascii="Arial" w:hAnsi="Arial" w:cs="Arial"/>
          <w:color w:val="000000"/>
          <w:sz w:val="36"/>
          <w:szCs w:val="36"/>
          <w:lang w:bidi="hi-IN"/>
        </w:rPr>
        <w:t xml:space="preserve"># </w:t>
      </w:r>
    </w:p>
    <w:p w14:paraId="4D493C9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diqv</w:t>
      </w:r>
      <w:r w:rsidR="00665208">
        <w:rPr>
          <w:rFonts w:ascii="Arial" w:hAnsi="Arial" w:cs="Arial"/>
          <w:color w:val="000000"/>
          <w:sz w:val="36"/>
          <w:szCs w:val="36"/>
          <w:lang w:bidi="hi-IN"/>
        </w:rPr>
        <w:t>E</w:t>
      </w:r>
      <w:r>
        <w:rPr>
          <w:rFonts w:ascii="Arial" w:hAnsi="Arial" w:cs="Arial"/>
          <w:color w:val="000000"/>
          <w:sz w:val="36"/>
          <w:szCs w:val="36"/>
          <w:lang w:bidi="hi-IN"/>
        </w:rPr>
        <w:t xml:space="preserve"> nama#H pRuthiqvyai || (TS 3.2.4.4)</w:t>
      </w:r>
    </w:p>
    <w:p w14:paraId="0DA70132" w14:textId="6C4C5E1A"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hari#H </w:t>
      </w:r>
      <w:r w:rsidR="00842E57">
        <w:rPr>
          <w:rFonts w:ascii="Arial" w:hAnsi="Arial" w:cs="Arial"/>
          <w:color w:val="000000"/>
          <w:sz w:val="36"/>
          <w:szCs w:val="36"/>
          <w:lang w:bidi="hi-IN"/>
        </w:rPr>
        <w:t>OM</w:t>
      </w:r>
      <w:r>
        <w:rPr>
          <w:rFonts w:ascii="Arial" w:hAnsi="Arial" w:cs="Arial"/>
          <w:color w:val="000000"/>
          <w:sz w:val="36"/>
          <w:szCs w:val="36"/>
          <w:lang w:bidi="hi-IN"/>
        </w:rPr>
        <w:t xml:space="preserve"> | sarv</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 xml:space="preserve"> brAhmaN</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 xml:space="preserve"> namaH | </w:t>
      </w:r>
    </w:p>
    <w:p w14:paraId="5AE58A7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(akShatAn vikIrya) </w:t>
      </w:r>
    </w:p>
    <w:p w14:paraId="34E12E0D" w14:textId="77777777" w:rsidR="00350E18" w:rsidRDefault="00350E18" w:rsidP="00D91D60">
      <w:pPr>
        <w:autoSpaceDE w:val="0"/>
        <w:autoSpaceDN w:val="0"/>
        <w:adjustRightInd w:val="0"/>
        <w:spacing w:after="0" w:line="240" w:lineRule="auto"/>
        <w:rPr>
          <w:rFonts w:ascii="Arial" w:hAnsi="Arial" w:cs="Arial"/>
          <w:color w:val="000000"/>
          <w:sz w:val="36"/>
          <w:szCs w:val="36"/>
          <w:lang w:bidi="hi-IN"/>
        </w:rPr>
      </w:pPr>
    </w:p>
    <w:p w14:paraId="34F2BDFD" w14:textId="77777777" w:rsidR="00350E18" w:rsidRDefault="00350E18" w:rsidP="00D91D60">
      <w:pPr>
        <w:autoSpaceDE w:val="0"/>
        <w:autoSpaceDN w:val="0"/>
        <w:adjustRightInd w:val="0"/>
        <w:spacing w:after="0" w:line="240" w:lineRule="auto"/>
        <w:rPr>
          <w:rFonts w:ascii="Arial" w:hAnsi="Arial" w:cs="Arial"/>
          <w:color w:val="000000"/>
          <w:sz w:val="36"/>
          <w:szCs w:val="36"/>
          <w:lang w:bidi="hi-IN"/>
        </w:rPr>
      </w:pPr>
    </w:p>
    <w:p w14:paraId="32FD027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F5575C3" w14:textId="152E1DB5" w:rsidR="00D91D60" w:rsidRPr="00EE0833" w:rsidRDefault="00350E18" w:rsidP="00D91D60">
      <w:pPr>
        <w:autoSpaceDE w:val="0"/>
        <w:autoSpaceDN w:val="0"/>
        <w:adjustRightInd w:val="0"/>
        <w:spacing w:after="0" w:line="240" w:lineRule="auto"/>
        <w:rPr>
          <w:rFonts w:ascii="Arial" w:hAnsi="Arial" w:cs="Arial"/>
          <w:b/>
          <w:bCs/>
          <w:color w:val="000000"/>
          <w:sz w:val="36"/>
          <w:szCs w:val="36"/>
          <w:lang w:bidi="hi-IN"/>
        </w:rPr>
      </w:pPr>
      <w:r w:rsidRPr="00EE0833">
        <w:rPr>
          <w:rFonts w:ascii="Arial" w:hAnsi="Arial" w:cs="Arial"/>
          <w:b/>
          <w:bCs/>
          <w:color w:val="000000"/>
          <w:sz w:val="36"/>
          <w:szCs w:val="36"/>
          <w:lang w:bidi="hi-IN"/>
        </w:rPr>
        <w:t>3</w:t>
      </w:r>
      <w:r w:rsidR="00D91D60" w:rsidRPr="00EE0833">
        <w:rPr>
          <w:rFonts w:ascii="Arial" w:hAnsi="Arial" w:cs="Arial"/>
          <w:b/>
          <w:bCs/>
          <w:color w:val="000000"/>
          <w:sz w:val="36"/>
          <w:szCs w:val="36"/>
          <w:lang w:bidi="hi-IN"/>
        </w:rPr>
        <w:t>.1.3</w:t>
      </w:r>
      <w:r w:rsidR="00D91D60" w:rsidRPr="00EE0833">
        <w:rPr>
          <w:rFonts w:ascii="Arial" w:hAnsi="Arial" w:cs="Arial"/>
          <w:b/>
          <w:bCs/>
          <w:color w:val="000000"/>
          <w:sz w:val="36"/>
          <w:szCs w:val="36"/>
          <w:lang w:bidi="hi-IN"/>
        </w:rPr>
        <w:tab/>
        <w:t>anuj~jA</w:t>
      </w:r>
    </w:p>
    <w:p w14:paraId="7C93997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aS</w:t>
      </w:r>
      <w:r w:rsidR="00665208">
        <w:rPr>
          <w:rFonts w:ascii="Arial" w:hAnsi="Arial" w:cs="Arial"/>
          <w:color w:val="000000"/>
          <w:sz w:val="36"/>
          <w:szCs w:val="36"/>
          <w:lang w:bidi="hi-IN"/>
        </w:rPr>
        <w:t>E</w:t>
      </w:r>
      <w:r>
        <w:rPr>
          <w:rFonts w:ascii="Arial" w:hAnsi="Arial" w:cs="Arial"/>
          <w:color w:val="000000"/>
          <w:sz w:val="36"/>
          <w:szCs w:val="36"/>
          <w:lang w:bidi="hi-IN"/>
        </w:rPr>
        <w:t>Sh</w:t>
      </w:r>
      <w:r w:rsidR="00665208">
        <w:rPr>
          <w:rFonts w:ascii="Arial" w:hAnsi="Arial" w:cs="Arial"/>
          <w:color w:val="000000"/>
          <w:sz w:val="36"/>
          <w:szCs w:val="36"/>
          <w:lang w:bidi="hi-IN"/>
        </w:rPr>
        <w:t>E</w:t>
      </w:r>
      <w:r>
        <w:rPr>
          <w:rFonts w:ascii="Arial" w:hAnsi="Arial" w:cs="Arial"/>
          <w:color w:val="000000"/>
          <w:sz w:val="36"/>
          <w:szCs w:val="36"/>
          <w:lang w:bidi="hi-IN"/>
        </w:rPr>
        <w:t xml:space="preserve"> h</w:t>
      </w:r>
      <w:r w:rsidR="00665208">
        <w:rPr>
          <w:rFonts w:ascii="Arial" w:hAnsi="Arial" w:cs="Arial"/>
          <w:color w:val="000000"/>
          <w:sz w:val="36"/>
          <w:szCs w:val="36"/>
          <w:lang w:bidi="hi-IN"/>
        </w:rPr>
        <w:t>E</w:t>
      </w:r>
      <w:r>
        <w:rPr>
          <w:rFonts w:ascii="Arial" w:hAnsi="Arial" w:cs="Arial"/>
          <w:color w:val="000000"/>
          <w:sz w:val="36"/>
          <w:szCs w:val="36"/>
          <w:lang w:bidi="hi-IN"/>
        </w:rPr>
        <w:t xml:space="preserve"> pariShat Bavat pAdamUl</w:t>
      </w:r>
      <w:r w:rsidR="00665208">
        <w:rPr>
          <w:rFonts w:ascii="Arial" w:hAnsi="Arial" w:cs="Arial"/>
          <w:color w:val="000000"/>
          <w:sz w:val="36"/>
          <w:szCs w:val="36"/>
          <w:lang w:bidi="hi-IN"/>
        </w:rPr>
        <w:t>E</w:t>
      </w:r>
      <w:r>
        <w:rPr>
          <w:rFonts w:ascii="Arial" w:hAnsi="Arial" w:cs="Arial"/>
          <w:color w:val="000000"/>
          <w:sz w:val="36"/>
          <w:szCs w:val="36"/>
          <w:lang w:bidi="hi-IN"/>
        </w:rPr>
        <w:t xml:space="preserve"> mayA samarpitAM imAM sauvarNIM yatki~jcat dakShiNAM yath</w:t>
      </w:r>
      <w:r w:rsidR="00665208">
        <w:rPr>
          <w:rFonts w:ascii="Arial" w:hAnsi="Arial" w:cs="Arial"/>
          <w:color w:val="000000"/>
          <w:sz w:val="36"/>
          <w:szCs w:val="36"/>
          <w:lang w:bidi="hi-IN"/>
        </w:rPr>
        <w:t>O</w:t>
      </w:r>
      <w:r>
        <w:rPr>
          <w:rFonts w:ascii="Arial" w:hAnsi="Arial" w:cs="Arial"/>
          <w:color w:val="000000"/>
          <w:sz w:val="36"/>
          <w:szCs w:val="36"/>
          <w:lang w:bidi="hi-IN"/>
        </w:rPr>
        <w:t xml:space="preserve">kta dakShiNAmiva svIkRutya | </w:t>
      </w:r>
    </w:p>
    <w:p w14:paraId="4572A1E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idaM sAMbaparam</w:t>
      </w:r>
      <w:r w:rsidR="00665208">
        <w:rPr>
          <w:rFonts w:ascii="Arial" w:hAnsi="Arial" w:cs="Arial"/>
          <w:color w:val="000000"/>
          <w:sz w:val="36"/>
          <w:szCs w:val="36"/>
          <w:lang w:bidi="hi-IN"/>
        </w:rPr>
        <w:t>E</w:t>
      </w:r>
      <w:r>
        <w:rPr>
          <w:rFonts w:ascii="Arial" w:hAnsi="Arial" w:cs="Arial"/>
          <w:color w:val="000000"/>
          <w:sz w:val="36"/>
          <w:szCs w:val="36"/>
          <w:lang w:bidi="hi-IN"/>
        </w:rPr>
        <w:t>Svara pUjA karmakarttuM y</w:t>
      </w:r>
      <w:r w:rsidR="00665208">
        <w:rPr>
          <w:rFonts w:ascii="Arial" w:hAnsi="Arial" w:cs="Arial"/>
          <w:color w:val="000000"/>
          <w:sz w:val="36"/>
          <w:szCs w:val="36"/>
          <w:lang w:bidi="hi-IN"/>
        </w:rPr>
        <w:t>O</w:t>
      </w:r>
      <w:r>
        <w:rPr>
          <w:rFonts w:ascii="Arial" w:hAnsi="Arial" w:cs="Arial"/>
          <w:color w:val="000000"/>
          <w:sz w:val="36"/>
          <w:szCs w:val="36"/>
          <w:lang w:bidi="hi-IN"/>
        </w:rPr>
        <w:t xml:space="preserve">gyatA siddhiM anugrahANa | </w:t>
      </w:r>
    </w:p>
    <w:p w14:paraId="59BAD02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gramStart"/>
      <w:r>
        <w:rPr>
          <w:rFonts w:ascii="Arial" w:hAnsi="Arial" w:cs="Arial"/>
          <w:color w:val="000000"/>
          <w:sz w:val="36"/>
          <w:szCs w:val="36"/>
          <w:lang w:bidi="hi-IN"/>
        </w:rPr>
        <w:t>brAhmaNa</w:t>
      </w:r>
      <w:proofErr w:type="gramEnd"/>
      <w:r>
        <w:rPr>
          <w:rFonts w:ascii="Arial" w:hAnsi="Arial" w:cs="Arial"/>
          <w:color w:val="000000"/>
          <w:sz w:val="36"/>
          <w:szCs w:val="36"/>
          <w:lang w:bidi="hi-IN"/>
        </w:rPr>
        <w:t xml:space="preserve"> prati vacanaM -"y</w:t>
      </w:r>
      <w:r w:rsidR="00665208">
        <w:rPr>
          <w:rFonts w:ascii="Arial" w:hAnsi="Arial" w:cs="Arial"/>
          <w:color w:val="000000"/>
          <w:sz w:val="36"/>
          <w:szCs w:val="36"/>
          <w:lang w:bidi="hi-IN"/>
        </w:rPr>
        <w:t>O</w:t>
      </w:r>
      <w:r>
        <w:rPr>
          <w:rFonts w:ascii="Arial" w:hAnsi="Arial" w:cs="Arial"/>
          <w:color w:val="000000"/>
          <w:sz w:val="36"/>
          <w:szCs w:val="36"/>
          <w:lang w:bidi="hi-IN"/>
        </w:rPr>
        <w:t>gyatA siddhirastu" )</w:t>
      </w:r>
    </w:p>
    <w:p w14:paraId="6ED00D7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EA2130E" w14:textId="5027995F" w:rsidR="00D91D60" w:rsidRPr="00EE0833" w:rsidRDefault="00350E18" w:rsidP="00D91D60">
      <w:pPr>
        <w:autoSpaceDE w:val="0"/>
        <w:autoSpaceDN w:val="0"/>
        <w:adjustRightInd w:val="0"/>
        <w:spacing w:after="0" w:line="240" w:lineRule="auto"/>
        <w:rPr>
          <w:rFonts w:ascii="Arial" w:hAnsi="Arial" w:cs="Arial"/>
          <w:b/>
          <w:bCs/>
          <w:color w:val="000000"/>
          <w:sz w:val="36"/>
          <w:szCs w:val="36"/>
          <w:lang w:bidi="hi-IN"/>
        </w:rPr>
      </w:pPr>
      <w:r w:rsidRPr="00EE0833">
        <w:rPr>
          <w:rFonts w:ascii="Arial" w:hAnsi="Arial" w:cs="Arial"/>
          <w:b/>
          <w:bCs/>
          <w:color w:val="000000"/>
          <w:sz w:val="36"/>
          <w:szCs w:val="36"/>
          <w:lang w:bidi="hi-IN"/>
        </w:rPr>
        <w:t>3</w:t>
      </w:r>
      <w:r w:rsidR="00D91D60" w:rsidRPr="00EE0833">
        <w:rPr>
          <w:rFonts w:ascii="Arial" w:hAnsi="Arial" w:cs="Arial"/>
          <w:b/>
          <w:bCs/>
          <w:color w:val="000000"/>
          <w:sz w:val="36"/>
          <w:szCs w:val="36"/>
          <w:lang w:bidi="hi-IN"/>
        </w:rPr>
        <w:t>.1.4</w:t>
      </w:r>
      <w:r w:rsidR="00D91D60" w:rsidRPr="00EE0833">
        <w:rPr>
          <w:rFonts w:ascii="Arial" w:hAnsi="Arial" w:cs="Arial"/>
          <w:b/>
          <w:bCs/>
          <w:color w:val="000000"/>
          <w:sz w:val="36"/>
          <w:szCs w:val="36"/>
          <w:lang w:bidi="hi-IN"/>
        </w:rPr>
        <w:tab/>
        <w:t>anuj~jA (pradakShiNa mantrAH sahita)</w:t>
      </w:r>
    </w:p>
    <w:p w14:paraId="6AC1E52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dhruqvaM t</w:t>
      </w:r>
      <w:r w:rsidR="00665208">
        <w:rPr>
          <w:rFonts w:ascii="Arial" w:hAnsi="Arial" w:cs="Arial"/>
          <w:color w:val="000000"/>
          <w:sz w:val="36"/>
          <w:szCs w:val="36"/>
          <w:lang w:bidi="hi-IN"/>
        </w:rPr>
        <w:t>E</w:t>
      </w:r>
      <w:r>
        <w:rPr>
          <w:rFonts w:ascii="Arial" w:hAnsi="Arial" w:cs="Arial"/>
          <w:color w:val="000000"/>
          <w:sz w:val="36"/>
          <w:szCs w:val="36"/>
          <w:lang w:bidi="hi-IN"/>
        </w:rPr>
        <w:t>q rAjAq varu#N</w:t>
      </w:r>
      <w:r w:rsidR="00665208">
        <w:rPr>
          <w:rFonts w:ascii="Arial" w:hAnsi="Arial" w:cs="Arial"/>
          <w:color w:val="000000"/>
          <w:sz w:val="36"/>
          <w:szCs w:val="36"/>
          <w:lang w:bidi="hi-IN"/>
        </w:rPr>
        <w:t>O</w:t>
      </w:r>
      <w:r>
        <w:rPr>
          <w:rFonts w:ascii="Arial" w:hAnsi="Arial" w:cs="Arial"/>
          <w:color w:val="000000"/>
          <w:sz w:val="36"/>
          <w:szCs w:val="36"/>
          <w:lang w:bidi="hi-IN"/>
        </w:rPr>
        <w:t xml:space="preserve"> dhruqvaM d</w:t>
      </w:r>
      <w:r w:rsidR="00665208">
        <w:rPr>
          <w:rFonts w:ascii="Arial" w:hAnsi="Arial" w:cs="Arial"/>
          <w:color w:val="000000"/>
          <w:sz w:val="36"/>
          <w:szCs w:val="36"/>
          <w:lang w:bidi="hi-IN"/>
        </w:rPr>
        <w:t>E</w:t>
      </w:r>
      <w:r>
        <w:rPr>
          <w:rFonts w:ascii="Arial" w:hAnsi="Arial" w:cs="Arial"/>
          <w:color w:val="000000"/>
          <w:sz w:val="36"/>
          <w:szCs w:val="36"/>
          <w:lang w:bidi="hi-IN"/>
        </w:rPr>
        <w:t>qv</w:t>
      </w:r>
      <w:r w:rsidR="00665208">
        <w:rPr>
          <w:rFonts w:ascii="Arial" w:hAnsi="Arial" w:cs="Arial"/>
          <w:color w:val="000000"/>
          <w:sz w:val="36"/>
          <w:szCs w:val="36"/>
          <w:lang w:bidi="hi-IN"/>
        </w:rPr>
        <w:t>O</w:t>
      </w:r>
      <w:r>
        <w:rPr>
          <w:rFonts w:ascii="Arial" w:hAnsi="Arial" w:cs="Arial"/>
          <w:color w:val="000000"/>
          <w:sz w:val="36"/>
          <w:szCs w:val="36"/>
          <w:lang w:bidi="hi-IN"/>
        </w:rPr>
        <w:t xml:space="preserve"> bRuhaqspati#H | </w:t>
      </w:r>
    </w:p>
    <w:p w14:paraId="2B81575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dhruqvaM taq indra#-ScAqgniSca# rAqShTraM dhA#rayatAM dhruqvaM || 1 (RV.10.173.5)</w:t>
      </w:r>
    </w:p>
    <w:p w14:paraId="1C01AC8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745A3A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parva#ta iqvA vi#cAcaliH | indra# iv</w:t>
      </w:r>
      <w:r w:rsidR="00665208">
        <w:rPr>
          <w:rFonts w:ascii="Arial" w:hAnsi="Arial" w:cs="Arial"/>
          <w:color w:val="000000"/>
          <w:sz w:val="36"/>
          <w:szCs w:val="36"/>
          <w:lang w:bidi="hi-IN"/>
        </w:rPr>
        <w:t>E</w:t>
      </w:r>
      <w:r>
        <w:rPr>
          <w:rFonts w:ascii="Arial" w:hAnsi="Arial" w:cs="Arial"/>
          <w:color w:val="000000"/>
          <w:sz w:val="36"/>
          <w:szCs w:val="36"/>
          <w:lang w:bidi="hi-IN"/>
        </w:rPr>
        <w:t xml:space="preserve">qha dhruqvasti#ShTha | iqha rAqShTra mu#dhAraya | </w:t>
      </w:r>
    </w:p>
    <w:p w14:paraId="15A3C58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aqBiti#ShTa pRutanyaqtaH | adhar</w:t>
      </w:r>
      <w:r w:rsidR="00665208">
        <w:rPr>
          <w:rFonts w:ascii="Arial" w:hAnsi="Arial" w:cs="Arial"/>
          <w:color w:val="000000"/>
          <w:sz w:val="36"/>
          <w:szCs w:val="36"/>
          <w:lang w:bidi="hi-IN"/>
        </w:rPr>
        <w:t>E</w:t>
      </w:r>
      <w:r>
        <w:rPr>
          <w:rFonts w:ascii="Arial" w:hAnsi="Arial" w:cs="Arial"/>
          <w:color w:val="000000"/>
          <w:sz w:val="36"/>
          <w:szCs w:val="36"/>
          <w:lang w:bidi="hi-IN"/>
        </w:rPr>
        <w:t># santuq Satra#vaH | indra# iva vRutraqhA ti#ShTha | 2</w:t>
      </w:r>
      <w:r w:rsidR="001677C6">
        <w:rPr>
          <w:rFonts w:ascii="Arial" w:hAnsi="Arial" w:cs="Arial"/>
          <w:color w:val="000000"/>
          <w:sz w:val="36"/>
          <w:szCs w:val="36"/>
          <w:lang w:bidi="hi-IN"/>
        </w:rPr>
        <w:t xml:space="preserve"> </w:t>
      </w:r>
      <w:r>
        <w:rPr>
          <w:rFonts w:ascii="Arial" w:hAnsi="Arial" w:cs="Arial"/>
          <w:color w:val="000000"/>
          <w:sz w:val="36"/>
          <w:szCs w:val="36"/>
          <w:lang w:bidi="hi-IN"/>
        </w:rPr>
        <w:t>(TB 2.4.2.9)</w:t>
      </w:r>
    </w:p>
    <w:p w14:paraId="46DDF56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C1B778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qvIM ~MvAca#-majanayanta d</w:t>
      </w:r>
      <w:r w:rsidR="00665208">
        <w:rPr>
          <w:rFonts w:ascii="Arial" w:hAnsi="Arial" w:cs="Arial"/>
          <w:color w:val="000000"/>
          <w:sz w:val="36"/>
          <w:szCs w:val="36"/>
          <w:lang w:bidi="hi-IN"/>
        </w:rPr>
        <w:t>E</w:t>
      </w:r>
      <w:r>
        <w:rPr>
          <w:rFonts w:ascii="Arial" w:hAnsi="Arial" w:cs="Arial"/>
          <w:color w:val="000000"/>
          <w:sz w:val="36"/>
          <w:szCs w:val="36"/>
          <w:lang w:bidi="hi-IN"/>
        </w:rPr>
        <w:t>qvAH | tAM ~MviqSvarU#pAH paqSav</w:t>
      </w:r>
      <w:r w:rsidR="00665208">
        <w:rPr>
          <w:rFonts w:ascii="Arial" w:hAnsi="Arial" w:cs="Arial"/>
          <w:color w:val="000000"/>
          <w:sz w:val="36"/>
          <w:szCs w:val="36"/>
          <w:lang w:bidi="hi-IN"/>
        </w:rPr>
        <w:t>O</w:t>
      </w:r>
      <w:r>
        <w:rPr>
          <w:rFonts w:ascii="Arial" w:hAnsi="Arial" w:cs="Arial"/>
          <w:color w:val="000000"/>
          <w:sz w:val="36"/>
          <w:szCs w:val="36"/>
          <w:lang w:bidi="hi-IN"/>
        </w:rPr>
        <w:t xml:space="preserve"># vadanti | </w:t>
      </w:r>
    </w:p>
    <w:p w14:paraId="54C6835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sAn</w:t>
      </w:r>
      <w:r w:rsidR="00665208">
        <w:rPr>
          <w:rFonts w:ascii="Arial" w:hAnsi="Arial" w:cs="Arial"/>
          <w:color w:val="000000"/>
          <w:sz w:val="36"/>
          <w:szCs w:val="36"/>
          <w:lang w:bidi="hi-IN"/>
        </w:rPr>
        <w:t>O</w:t>
      </w:r>
      <w:r>
        <w:rPr>
          <w:rFonts w:ascii="Arial" w:hAnsi="Arial" w:cs="Arial"/>
          <w:color w:val="000000"/>
          <w:sz w:val="36"/>
          <w:szCs w:val="36"/>
          <w:lang w:bidi="hi-IN"/>
        </w:rPr>
        <w:t># maqndr</w:t>
      </w:r>
      <w:r w:rsidR="00665208">
        <w:rPr>
          <w:rFonts w:ascii="Arial" w:hAnsi="Arial" w:cs="Arial"/>
          <w:color w:val="000000"/>
          <w:sz w:val="36"/>
          <w:szCs w:val="36"/>
          <w:lang w:bidi="hi-IN"/>
        </w:rPr>
        <w:t>E</w:t>
      </w:r>
      <w:r>
        <w:rPr>
          <w:rFonts w:ascii="Arial" w:hAnsi="Arial" w:cs="Arial"/>
          <w:color w:val="000000"/>
          <w:sz w:val="36"/>
          <w:szCs w:val="36"/>
          <w:lang w:bidi="hi-IN"/>
        </w:rPr>
        <w:t>Shaq mUrjaqM duhA#nA | dh</w:t>
      </w:r>
      <w:r w:rsidR="00665208">
        <w:rPr>
          <w:rFonts w:ascii="Arial" w:hAnsi="Arial" w:cs="Arial"/>
          <w:color w:val="000000"/>
          <w:sz w:val="36"/>
          <w:szCs w:val="36"/>
          <w:lang w:bidi="hi-IN"/>
        </w:rPr>
        <w:t>E</w:t>
      </w:r>
      <w:r>
        <w:rPr>
          <w:rFonts w:ascii="Arial" w:hAnsi="Arial" w:cs="Arial"/>
          <w:color w:val="000000"/>
          <w:sz w:val="36"/>
          <w:szCs w:val="36"/>
          <w:lang w:bidi="hi-IN"/>
        </w:rPr>
        <w:t>qnurvAgaqsmA-nupaqsuShTaqtaitu# || 3</w:t>
      </w:r>
    </w:p>
    <w:p w14:paraId="5EA8702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(TB 2.4.6.10)</w:t>
      </w:r>
    </w:p>
    <w:p w14:paraId="7EE344B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FCFCAF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AraMBa kAla muhUrttaH sumuhUrtt</w:t>
      </w:r>
      <w:r w:rsidR="00665208">
        <w:rPr>
          <w:rFonts w:ascii="Arial" w:hAnsi="Arial" w:cs="Arial"/>
          <w:color w:val="000000"/>
          <w:sz w:val="36"/>
          <w:szCs w:val="36"/>
          <w:lang w:bidi="hi-IN"/>
        </w:rPr>
        <w:t>O</w:t>
      </w:r>
      <w:r>
        <w:rPr>
          <w:rFonts w:ascii="Arial" w:hAnsi="Arial" w:cs="Arial"/>
          <w:color w:val="000000"/>
          <w:sz w:val="36"/>
          <w:szCs w:val="36"/>
          <w:lang w:bidi="hi-IN"/>
        </w:rPr>
        <w:t>stviti Bavant</w:t>
      </w:r>
      <w:r w:rsidR="00665208">
        <w:rPr>
          <w:rFonts w:ascii="Arial" w:hAnsi="Arial" w:cs="Arial"/>
          <w:color w:val="000000"/>
          <w:sz w:val="36"/>
          <w:szCs w:val="36"/>
          <w:lang w:bidi="hi-IN"/>
        </w:rPr>
        <w:t>O</w:t>
      </w:r>
      <w:r>
        <w:rPr>
          <w:rFonts w:ascii="Arial" w:hAnsi="Arial" w:cs="Arial"/>
          <w:color w:val="000000"/>
          <w:sz w:val="36"/>
          <w:szCs w:val="36"/>
          <w:lang w:bidi="hi-IN"/>
        </w:rPr>
        <w:t xml:space="preserve">nuhNantU | </w:t>
      </w:r>
    </w:p>
    <w:p w14:paraId="11AA3F4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(prativacanaM - "sumuhUrt</w:t>
      </w:r>
      <w:r w:rsidR="00665208">
        <w:rPr>
          <w:rFonts w:ascii="Arial" w:hAnsi="Arial" w:cs="Arial"/>
          <w:color w:val="000000"/>
          <w:sz w:val="36"/>
          <w:szCs w:val="36"/>
          <w:lang w:bidi="hi-IN"/>
        </w:rPr>
        <w:t>O</w:t>
      </w:r>
      <w:r>
        <w:rPr>
          <w:rFonts w:ascii="Arial" w:hAnsi="Arial" w:cs="Arial"/>
          <w:color w:val="000000"/>
          <w:sz w:val="36"/>
          <w:szCs w:val="36"/>
          <w:lang w:bidi="hi-IN"/>
        </w:rPr>
        <w:t>stu, supratiShThitamastu")</w:t>
      </w:r>
    </w:p>
    <w:p w14:paraId="4B4A164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44678D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y</w:t>
      </w:r>
      <w:r w:rsidR="00665208">
        <w:rPr>
          <w:rFonts w:ascii="Arial" w:hAnsi="Arial" w:cs="Arial"/>
          <w:color w:val="000000"/>
          <w:sz w:val="36"/>
          <w:szCs w:val="36"/>
          <w:lang w:bidi="hi-IN"/>
        </w:rPr>
        <w:t>E</w:t>
      </w:r>
      <w:r>
        <w:rPr>
          <w:rFonts w:ascii="Arial" w:hAnsi="Arial" w:cs="Arial"/>
          <w:color w:val="000000"/>
          <w:sz w:val="36"/>
          <w:szCs w:val="36"/>
          <w:lang w:bidi="hi-IN"/>
        </w:rPr>
        <w:t xml:space="preserve"> aqrvA~guqqtavA# purAqqN</w:t>
      </w:r>
      <w:r w:rsidR="00665208">
        <w:rPr>
          <w:rFonts w:ascii="Arial" w:hAnsi="Arial" w:cs="Arial"/>
          <w:color w:val="000000"/>
          <w:sz w:val="36"/>
          <w:szCs w:val="36"/>
          <w:lang w:bidi="hi-IN"/>
        </w:rPr>
        <w:t>E</w:t>
      </w:r>
      <w:r>
        <w:rPr>
          <w:rFonts w:ascii="Arial" w:hAnsi="Arial" w:cs="Arial"/>
          <w:color w:val="000000"/>
          <w:sz w:val="36"/>
          <w:szCs w:val="36"/>
          <w:lang w:bidi="hi-IN"/>
        </w:rPr>
        <w:t xml:space="preserve"> v</w:t>
      </w:r>
      <w:r w:rsidR="00665208">
        <w:rPr>
          <w:rFonts w:ascii="Arial" w:hAnsi="Arial" w:cs="Arial"/>
          <w:color w:val="000000"/>
          <w:sz w:val="36"/>
          <w:szCs w:val="36"/>
          <w:lang w:bidi="hi-IN"/>
        </w:rPr>
        <w:t>E</w:t>
      </w:r>
      <w:r>
        <w:rPr>
          <w:rFonts w:ascii="Arial" w:hAnsi="Arial" w:cs="Arial"/>
          <w:color w:val="000000"/>
          <w:sz w:val="36"/>
          <w:szCs w:val="36"/>
          <w:lang w:bidi="hi-IN"/>
        </w:rPr>
        <w:t>qdaM ~MviqdvA(gm) sa#maqqBit</w:t>
      </w:r>
      <w:r w:rsidR="00665208">
        <w:rPr>
          <w:rFonts w:ascii="Arial" w:hAnsi="Arial" w:cs="Arial"/>
          <w:color w:val="000000"/>
          <w:sz w:val="36"/>
          <w:szCs w:val="36"/>
          <w:lang w:bidi="hi-IN"/>
        </w:rPr>
        <w:t>O</w:t>
      </w:r>
      <w:r>
        <w:rPr>
          <w:rFonts w:ascii="Arial" w:hAnsi="Arial" w:cs="Arial"/>
          <w:color w:val="000000"/>
          <w:sz w:val="36"/>
          <w:szCs w:val="36"/>
          <w:lang w:bidi="hi-IN"/>
        </w:rPr>
        <w:t># vadantyAdiqtya m</w:t>
      </w:r>
      <w:r w:rsidR="00665208">
        <w:rPr>
          <w:rFonts w:ascii="Arial" w:hAnsi="Arial" w:cs="Arial"/>
          <w:color w:val="000000"/>
          <w:sz w:val="36"/>
          <w:szCs w:val="36"/>
          <w:lang w:bidi="hi-IN"/>
        </w:rPr>
        <w:t>E</w:t>
      </w:r>
      <w:r>
        <w:rPr>
          <w:rFonts w:ascii="Arial" w:hAnsi="Arial" w:cs="Arial"/>
          <w:color w:val="000000"/>
          <w:sz w:val="36"/>
          <w:szCs w:val="36"/>
          <w:lang w:bidi="hi-IN"/>
        </w:rPr>
        <w:t>qqvat</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4E95B28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pari#vadantiqq sarv</w:t>
      </w:r>
      <w:r w:rsidR="00665208">
        <w:rPr>
          <w:rFonts w:ascii="Arial" w:hAnsi="Arial" w:cs="Arial"/>
          <w:color w:val="000000"/>
          <w:sz w:val="36"/>
          <w:szCs w:val="36"/>
          <w:lang w:bidi="hi-IN"/>
        </w:rPr>
        <w:t>E</w:t>
      </w:r>
      <w:r>
        <w:rPr>
          <w:rFonts w:ascii="Arial" w:hAnsi="Arial" w:cs="Arial"/>
          <w:color w:val="000000"/>
          <w:sz w:val="36"/>
          <w:szCs w:val="36"/>
          <w:lang w:bidi="hi-IN"/>
        </w:rPr>
        <w:t xml:space="preserve"># aqqgniM dviqqtIya#M tRuqqtIya#M ca haq(gm)qsamitiq yAva#tIqrvai </w:t>
      </w:r>
    </w:p>
    <w:p w14:paraId="5FEEE5B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qvatAqstA ssarvA# v</w:t>
      </w:r>
      <w:r w:rsidR="00665208">
        <w:rPr>
          <w:rFonts w:ascii="Arial" w:hAnsi="Arial" w:cs="Arial"/>
          <w:color w:val="000000"/>
          <w:sz w:val="36"/>
          <w:szCs w:val="36"/>
          <w:lang w:bidi="hi-IN"/>
        </w:rPr>
        <w:t>E</w:t>
      </w:r>
      <w:r>
        <w:rPr>
          <w:rFonts w:ascii="Arial" w:hAnsi="Arial" w:cs="Arial"/>
          <w:color w:val="000000"/>
          <w:sz w:val="36"/>
          <w:szCs w:val="36"/>
          <w:lang w:bidi="hi-IN"/>
        </w:rPr>
        <w:t>daq vidi# brAhmaqN</w:t>
      </w:r>
      <w:r w:rsidR="00665208">
        <w:rPr>
          <w:rFonts w:ascii="Arial" w:hAnsi="Arial" w:cs="Arial"/>
          <w:color w:val="000000"/>
          <w:sz w:val="36"/>
          <w:szCs w:val="36"/>
          <w:lang w:bidi="hi-IN"/>
        </w:rPr>
        <w:t>E</w:t>
      </w:r>
      <w:r>
        <w:rPr>
          <w:rFonts w:ascii="Arial" w:hAnsi="Arial" w:cs="Arial"/>
          <w:color w:val="000000"/>
          <w:sz w:val="36"/>
          <w:szCs w:val="36"/>
          <w:lang w:bidi="hi-IN"/>
        </w:rPr>
        <w:t xml:space="preserve"> va#santiq tasmA$t brAhmaqN</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 xml:space="preserve"># </w:t>
      </w:r>
    </w:p>
    <w:p w14:paraId="6AEEB2C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w:t>
      </w:r>
      <w:r w:rsidR="00665208">
        <w:rPr>
          <w:rFonts w:ascii="Arial" w:hAnsi="Arial" w:cs="Arial"/>
          <w:color w:val="000000"/>
          <w:sz w:val="36"/>
          <w:szCs w:val="36"/>
          <w:lang w:bidi="hi-IN"/>
        </w:rPr>
        <w:t>E</w:t>
      </w:r>
      <w:r>
        <w:rPr>
          <w:rFonts w:ascii="Arial" w:hAnsi="Arial" w:cs="Arial"/>
          <w:color w:val="000000"/>
          <w:sz w:val="36"/>
          <w:szCs w:val="36"/>
          <w:lang w:bidi="hi-IN"/>
        </w:rPr>
        <w:t>daqvidBay</w:t>
      </w:r>
      <w:r w:rsidR="00665208">
        <w:rPr>
          <w:rFonts w:ascii="Arial" w:hAnsi="Arial" w:cs="Arial"/>
          <w:color w:val="000000"/>
          <w:sz w:val="36"/>
          <w:szCs w:val="36"/>
          <w:lang w:bidi="hi-IN"/>
        </w:rPr>
        <w:t>O</w:t>
      </w:r>
      <w:r>
        <w:rPr>
          <w:rFonts w:ascii="Arial" w:hAnsi="Arial" w:cs="Arial"/>
          <w:color w:val="000000"/>
          <w:sz w:val="36"/>
          <w:szCs w:val="36"/>
          <w:lang w:bidi="hi-IN"/>
        </w:rPr>
        <w:t># diqv</w:t>
      </w:r>
      <w:r w:rsidR="00665208">
        <w:rPr>
          <w:rFonts w:ascii="Arial" w:hAnsi="Arial" w:cs="Arial"/>
          <w:color w:val="000000"/>
          <w:sz w:val="36"/>
          <w:szCs w:val="36"/>
          <w:lang w:bidi="hi-IN"/>
        </w:rPr>
        <w:t>E</w:t>
      </w:r>
      <w:r>
        <w:rPr>
          <w:rFonts w:ascii="Arial" w:hAnsi="Arial" w:cs="Arial"/>
          <w:color w:val="000000"/>
          <w:sz w:val="36"/>
          <w:szCs w:val="36"/>
          <w:lang w:bidi="hi-IN"/>
        </w:rPr>
        <w:t xml:space="preserve"> di#v</w:t>
      </w:r>
      <w:r w:rsidR="00665208">
        <w:rPr>
          <w:rFonts w:ascii="Arial" w:hAnsi="Arial" w:cs="Arial"/>
          <w:color w:val="000000"/>
          <w:sz w:val="36"/>
          <w:szCs w:val="36"/>
          <w:lang w:bidi="hi-IN"/>
        </w:rPr>
        <w:t>E</w:t>
      </w:r>
      <w:r>
        <w:rPr>
          <w:rFonts w:ascii="Arial" w:hAnsi="Arial" w:cs="Arial"/>
          <w:color w:val="000000"/>
          <w:sz w:val="36"/>
          <w:szCs w:val="36"/>
          <w:lang w:bidi="hi-IN"/>
        </w:rPr>
        <w:t>q nama#skuryAqnnA SlIqla~gkI$rtay</w:t>
      </w:r>
      <w:r w:rsidR="00665208">
        <w:rPr>
          <w:rFonts w:ascii="Arial" w:hAnsi="Arial" w:cs="Arial"/>
          <w:color w:val="000000"/>
          <w:sz w:val="36"/>
          <w:szCs w:val="36"/>
          <w:lang w:bidi="hi-IN"/>
        </w:rPr>
        <w:t>E</w:t>
      </w:r>
      <w:r>
        <w:rPr>
          <w:rFonts w:ascii="Arial" w:hAnsi="Arial" w:cs="Arial"/>
          <w:color w:val="000000"/>
          <w:sz w:val="36"/>
          <w:szCs w:val="36"/>
          <w:lang w:bidi="hi-IN"/>
        </w:rPr>
        <w:t xml:space="preserve"> d</w:t>
      </w:r>
      <w:r w:rsidR="00665208">
        <w:rPr>
          <w:rFonts w:ascii="Arial" w:hAnsi="Arial" w:cs="Arial"/>
          <w:color w:val="000000"/>
          <w:sz w:val="36"/>
          <w:szCs w:val="36"/>
          <w:lang w:bidi="hi-IN"/>
        </w:rPr>
        <w:t>E</w:t>
      </w:r>
      <w:r>
        <w:rPr>
          <w:rFonts w:ascii="Arial" w:hAnsi="Arial" w:cs="Arial"/>
          <w:color w:val="000000"/>
          <w:sz w:val="36"/>
          <w:szCs w:val="36"/>
          <w:lang w:bidi="hi-IN"/>
        </w:rPr>
        <w:t xml:space="preserve">qtA </w:t>
      </w:r>
      <w:r w:rsidR="00665208">
        <w:rPr>
          <w:rFonts w:ascii="Arial" w:hAnsi="Arial" w:cs="Arial"/>
          <w:color w:val="000000"/>
          <w:sz w:val="36"/>
          <w:szCs w:val="36"/>
          <w:lang w:bidi="hi-IN"/>
        </w:rPr>
        <w:t>E</w:t>
      </w:r>
      <w:r>
        <w:rPr>
          <w:rFonts w:ascii="Arial" w:hAnsi="Arial" w:cs="Arial"/>
          <w:color w:val="000000"/>
          <w:sz w:val="36"/>
          <w:szCs w:val="36"/>
          <w:lang w:bidi="hi-IN"/>
        </w:rPr>
        <w:t>qva d</w:t>
      </w:r>
      <w:r w:rsidR="00665208">
        <w:rPr>
          <w:rFonts w:ascii="Arial" w:hAnsi="Arial" w:cs="Arial"/>
          <w:color w:val="000000"/>
          <w:sz w:val="36"/>
          <w:szCs w:val="36"/>
          <w:lang w:bidi="hi-IN"/>
        </w:rPr>
        <w:t>E</w:t>
      </w:r>
      <w:r>
        <w:rPr>
          <w:rFonts w:ascii="Arial" w:hAnsi="Arial" w:cs="Arial"/>
          <w:color w:val="000000"/>
          <w:sz w:val="36"/>
          <w:szCs w:val="36"/>
          <w:lang w:bidi="hi-IN"/>
        </w:rPr>
        <w:t xml:space="preserve">qvatA$H </w:t>
      </w:r>
    </w:p>
    <w:p w14:paraId="624D89A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prINAti || 4 (TA 2.15.1) </w:t>
      </w:r>
    </w:p>
    <w:p w14:paraId="53A7CF1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7C1BC3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 maqhadBy</w:t>
      </w:r>
      <w:r w:rsidR="00665208">
        <w:rPr>
          <w:rFonts w:ascii="Arial" w:hAnsi="Arial" w:cs="Arial"/>
          <w:color w:val="000000"/>
          <w:sz w:val="36"/>
          <w:szCs w:val="36"/>
          <w:lang w:bidi="hi-IN"/>
        </w:rPr>
        <w:t>O</w:t>
      </w:r>
      <w:r>
        <w:rPr>
          <w:rFonts w:ascii="Arial" w:hAnsi="Arial" w:cs="Arial"/>
          <w:color w:val="000000"/>
          <w:sz w:val="36"/>
          <w:szCs w:val="36"/>
          <w:lang w:bidi="hi-IN"/>
        </w:rPr>
        <w:t>q nam</w:t>
      </w:r>
      <w:r w:rsidR="00665208">
        <w:rPr>
          <w:rFonts w:ascii="Arial" w:hAnsi="Arial" w:cs="Arial"/>
          <w:color w:val="000000"/>
          <w:sz w:val="36"/>
          <w:szCs w:val="36"/>
          <w:lang w:bidi="hi-IN"/>
        </w:rPr>
        <w:t>O</w:t>
      </w:r>
      <w:r>
        <w:rPr>
          <w:rFonts w:ascii="Arial" w:hAnsi="Arial" w:cs="Arial"/>
          <w:color w:val="000000"/>
          <w:sz w:val="36"/>
          <w:szCs w:val="36"/>
          <w:lang w:bidi="hi-IN"/>
        </w:rPr>
        <w:t>$ arBaqk</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 nam</w:t>
      </w:r>
      <w:r w:rsidR="00665208">
        <w:rPr>
          <w:rFonts w:ascii="Arial" w:hAnsi="Arial" w:cs="Arial"/>
          <w:color w:val="000000"/>
          <w:sz w:val="36"/>
          <w:szCs w:val="36"/>
          <w:lang w:bidi="hi-IN"/>
        </w:rPr>
        <w:t>O</w:t>
      </w:r>
      <w:r>
        <w:rPr>
          <w:rFonts w:ascii="Arial" w:hAnsi="Arial" w:cs="Arial"/>
          <w:color w:val="000000"/>
          <w:sz w:val="36"/>
          <w:szCs w:val="36"/>
          <w:lang w:bidi="hi-IN"/>
        </w:rPr>
        <w:t>q yuva#dBy</w:t>
      </w:r>
      <w:r w:rsidR="00665208">
        <w:rPr>
          <w:rFonts w:ascii="Arial" w:hAnsi="Arial" w:cs="Arial"/>
          <w:color w:val="000000"/>
          <w:sz w:val="36"/>
          <w:szCs w:val="36"/>
          <w:lang w:bidi="hi-IN"/>
        </w:rPr>
        <w:t>O</w:t>
      </w:r>
      <w:r>
        <w:rPr>
          <w:rFonts w:ascii="Arial" w:hAnsi="Arial" w:cs="Arial"/>
          <w:color w:val="000000"/>
          <w:sz w:val="36"/>
          <w:szCs w:val="36"/>
          <w:lang w:bidi="hi-IN"/>
        </w:rPr>
        <w:t>q nama# ASiqn</w:t>
      </w:r>
      <w:r w:rsidR="00665208">
        <w:rPr>
          <w:rFonts w:ascii="Arial" w:hAnsi="Arial" w:cs="Arial"/>
          <w:color w:val="000000"/>
          <w:sz w:val="36"/>
          <w:szCs w:val="36"/>
          <w:lang w:bidi="hi-IN"/>
        </w:rPr>
        <w:t>E</w:t>
      </w:r>
      <w:r>
        <w:rPr>
          <w:rFonts w:ascii="Arial" w:hAnsi="Arial" w:cs="Arial"/>
          <w:color w:val="000000"/>
          <w:sz w:val="36"/>
          <w:szCs w:val="36"/>
          <w:lang w:bidi="hi-IN"/>
        </w:rPr>
        <w:t xml:space="preserve">Bya#H | </w:t>
      </w:r>
    </w:p>
    <w:p w14:paraId="0E5E6FA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yajA$ma d</w:t>
      </w:r>
      <w:r w:rsidR="00665208">
        <w:rPr>
          <w:rFonts w:ascii="Arial" w:hAnsi="Arial" w:cs="Arial"/>
          <w:color w:val="000000"/>
          <w:sz w:val="36"/>
          <w:szCs w:val="36"/>
          <w:lang w:bidi="hi-IN"/>
        </w:rPr>
        <w:t>E</w:t>
      </w:r>
      <w:r>
        <w:rPr>
          <w:rFonts w:ascii="Arial" w:hAnsi="Arial" w:cs="Arial"/>
          <w:color w:val="000000"/>
          <w:sz w:val="36"/>
          <w:szCs w:val="36"/>
          <w:lang w:bidi="hi-IN"/>
        </w:rPr>
        <w:t>qvAn yadI#SaqknavA$ maqmA jyAya#saqH SaM saqmAvRu#kShi d</w:t>
      </w:r>
      <w:r w:rsidR="00665208">
        <w:rPr>
          <w:rFonts w:ascii="Arial" w:hAnsi="Arial" w:cs="Arial"/>
          <w:color w:val="000000"/>
          <w:sz w:val="36"/>
          <w:szCs w:val="36"/>
          <w:lang w:bidi="hi-IN"/>
        </w:rPr>
        <w:t>E</w:t>
      </w:r>
      <w:r>
        <w:rPr>
          <w:rFonts w:ascii="Arial" w:hAnsi="Arial" w:cs="Arial"/>
          <w:color w:val="000000"/>
          <w:sz w:val="36"/>
          <w:szCs w:val="36"/>
          <w:lang w:bidi="hi-IN"/>
        </w:rPr>
        <w:t>vAH || 5</w:t>
      </w:r>
    </w:p>
    <w:p w14:paraId="57EE6C8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(RV 1.27.13) </w:t>
      </w:r>
    </w:p>
    <w:p w14:paraId="70C6517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330BEB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sada#saqspatiq madBu#taM priqya-mindra#syaq kAmya$M | sani#M m</w:t>
      </w:r>
      <w:r w:rsidR="00665208">
        <w:rPr>
          <w:rFonts w:ascii="Arial" w:hAnsi="Arial" w:cs="Arial"/>
          <w:color w:val="000000"/>
          <w:sz w:val="36"/>
          <w:szCs w:val="36"/>
          <w:lang w:bidi="hi-IN"/>
        </w:rPr>
        <w:t>E</w:t>
      </w:r>
      <w:r>
        <w:rPr>
          <w:rFonts w:ascii="Arial" w:hAnsi="Arial" w:cs="Arial"/>
          <w:color w:val="000000"/>
          <w:sz w:val="36"/>
          <w:szCs w:val="36"/>
          <w:lang w:bidi="hi-IN"/>
        </w:rPr>
        <w:t>qdhAma#yAsiShaM || 6</w:t>
      </w:r>
    </w:p>
    <w:p w14:paraId="0012379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(TA.6.1.4)</w:t>
      </w:r>
    </w:p>
    <w:p w14:paraId="55EBA16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B9AEAF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sapra#tha saqBAM m</w:t>
      </w:r>
      <w:r w:rsidR="00665208">
        <w:rPr>
          <w:rFonts w:ascii="Arial" w:hAnsi="Arial" w:cs="Arial"/>
          <w:color w:val="000000"/>
          <w:sz w:val="36"/>
          <w:szCs w:val="36"/>
          <w:lang w:bidi="hi-IN"/>
        </w:rPr>
        <w:t>E</w:t>
      </w:r>
      <w:r>
        <w:rPr>
          <w:rFonts w:ascii="Arial" w:hAnsi="Arial" w:cs="Arial"/>
          <w:color w:val="000000"/>
          <w:sz w:val="36"/>
          <w:szCs w:val="36"/>
          <w:lang w:bidi="hi-IN"/>
        </w:rPr>
        <w:t># g</w:t>
      </w:r>
      <w:r w:rsidR="00665208">
        <w:rPr>
          <w:rFonts w:ascii="Arial" w:hAnsi="Arial" w:cs="Arial"/>
          <w:color w:val="000000"/>
          <w:sz w:val="36"/>
          <w:szCs w:val="36"/>
          <w:lang w:bidi="hi-IN"/>
        </w:rPr>
        <w:t>O</w:t>
      </w:r>
      <w:r>
        <w:rPr>
          <w:rFonts w:ascii="Arial" w:hAnsi="Arial" w:cs="Arial"/>
          <w:color w:val="000000"/>
          <w:sz w:val="36"/>
          <w:szCs w:val="36"/>
          <w:lang w:bidi="hi-IN"/>
        </w:rPr>
        <w:t>pAya | y</w:t>
      </w:r>
      <w:r w:rsidR="00665208">
        <w:rPr>
          <w:rFonts w:ascii="Arial" w:hAnsi="Arial" w:cs="Arial"/>
          <w:color w:val="000000"/>
          <w:sz w:val="36"/>
          <w:szCs w:val="36"/>
          <w:lang w:bidi="hi-IN"/>
        </w:rPr>
        <w:t>E</w:t>
      </w:r>
      <w:r>
        <w:rPr>
          <w:rFonts w:ascii="Arial" w:hAnsi="Arial" w:cs="Arial"/>
          <w:color w:val="000000"/>
          <w:sz w:val="36"/>
          <w:szCs w:val="36"/>
          <w:lang w:bidi="hi-IN"/>
        </w:rPr>
        <w:t xml:space="preserve"> caq saByA$ ssaBAqsada#H | tAni#ndriqyAva#taH kuru | sarvaqmAyuq-rupA#satAM | ah</w:t>
      </w:r>
      <w:r w:rsidR="00665208">
        <w:rPr>
          <w:rFonts w:ascii="Arial" w:hAnsi="Arial" w:cs="Arial"/>
          <w:color w:val="000000"/>
          <w:sz w:val="36"/>
          <w:szCs w:val="36"/>
          <w:lang w:bidi="hi-IN"/>
        </w:rPr>
        <w:t>E</w:t>
      </w:r>
      <w:r>
        <w:rPr>
          <w:rFonts w:ascii="Arial" w:hAnsi="Arial" w:cs="Arial"/>
          <w:color w:val="000000"/>
          <w:sz w:val="36"/>
          <w:szCs w:val="36"/>
          <w:lang w:bidi="hi-IN"/>
        </w:rPr>
        <w:t># budhniyaq mantra#M m</w:t>
      </w:r>
      <w:r w:rsidR="00665208">
        <w:rPr>
          <w:rFonts w:ascii="Arial" w:hAnsi="Arial" w:cs="Arial"/>
          <w:color w:val="000000"/>
          <w:sz w:val="36"/>
          <w:szCs w:val="36"/>
          <w:lang w:bidi="hi-IN"/>
        </w:rPr>
        <w:t>E</w:t>
      </w:r>
      <w:r>
        <w:rPr>
          <w:rFonts w:ascii="Arial" w:hAnsi="Arial" w:cs="Arial"/>
          <w:color w:val="000000"/>
          <w:sz w:val="36"/>
          <w:szCs w:val="36"/>
          <w:lang w:bidi="hi-IN"/>
        </w:rPr>
        <w:t xml:space="preserve"> g</w:t>
      </w:r>
      <w:r w:rsidR="00665208">
        <w:rPr>
          <w:rFonts w:ascii="Arial" w:hAnsi="Arial" w:cs="Arial"/>
          <w:color w:val="000000"/>
          <w:sz w:val="36"/>
          <w:szCs w:val="36"/>
          <w:lang w:bidi="hi-IN"/>
        </w:rPr>
        <w:t>O</w:t>
      </w:r>
      <w:r>
        <w:rPr>
          <w:rFonts w:ascii="Arial" w:hAnsi="Arial" w:cs="Arial"/>
          <w:color w:val="000000"/>
          <w:sz w:val="36"/>
          <w:szCs w:val="36"/>
          <w:lang w:bidi="hi-IN"/>
        </w:rPr>
        <w:t xml:space="preserve">pAya | yamRuSha#yastrai-viqdA viqduH | </w:t>
      </w:r>
    </w:p>
    <w:p w14:paraId="1133C6E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Rucaq ssAmA#niq yajU(gm)#Shi | sA hi SrIraqmRutA# saqtAM | 7 (TB 1.2.1.26)</w:t>
      </w:r>
    </w:p>
    <w:p w14:paraId="0A61DA2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6FB661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aqgnistuq viSra#vastamaM tuqvi bra$hmANamuttaqmaM | </w:t>
      </w:r>
    </w:p>
    <w:p w14:paraId="558811E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atUrtta$M SrAvaqyat pa#tiM puqtraM da#dAti dAqSuSh</w:t>
      </w:r>
      <w:r w:rsidR="00665208">
        <w:rPr>
          <w:rFonts w:ascii="Arial" w:hAnsi="Arial" w:cs="Arial"/>
          <w:color w:val="000000"/>
          <w:sz w:val="36"/>
          <w:szCs w:val="36"/>
          <w:lang w:bidi="hi-IN"/>
        </w:rPr>
        <w:t>E</w:t>
      </w:r>
      <w:r>
        <w:rPr>
          <w:rFonts w:ascii="Arial" w:hAnsi="Arial" w:cs="Arial"/>
          <w:color w:val="000000"/>
          <w:sz w:val="36"/>
          <w:szCs w:val="36"/>
          <w:lang w:bidi="hi-IN"/>
        </w:rPr>
        <w:t>$ | 8 (RV.5.25.5)</w:t>
      </w:r>
    </w:p>
    <w:p w14:paraId="60231EA2" w14:textId="0F1C1E89"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nama#H saqBABya# saqBApa#tiByaSca v</w:t>
      </w:r>
      <w:r w:rsidR="00665208">
        <w:rPr>
          <w:rFonts w:ascii="Arial" w:hAnsi="Arial" w:cs="Arial"/>
          <w:color w:val="000000"/>
          <w:sz w:val="36"/>
          <w:szCs w:val="36"/>
          <w:lang w:bidi="hi-IN"/>
        </w:rPr>
        <w:t>O</w:t>
      </w:r>
      <w:r>
        <w:rPr>
          <w:rFonts w:ascii="Arial" w:hAnsi="Arial" w:cs="Arial"/>
          <w:color w:val="000000"/>
          <w:sz w:val="36"/>
          <w:szCs w:val="36"/>
          <w:lang w:bidi="hi-IN"/>
        </w:rPr>
        <w:t>q nama</w:t>
      </w:r>
      <w:r w:rsidR="00C24065">
        <w:rPr>
          <w:rFonts w:ascii="Arial" w:hAnsi="Arial" w:cs="Arial"/>
          <w:color w:val="000000"/>
          <w:sz w:val="36"/>
          <w:szCs w:val="36"/>
          <w:lang w:bidi="hi-IN"/>
        </w:rPr>
        <w:t>#</w:t>
      </w:r>
      <w:r>
        <w:rPr>
          <w:rFonts w:ascii="Arial" w:hAnsi="Arial" w:cs="Arial"/>
          <w:color w:val="000000"/>
          <w:sz w:val="36"/>
          <w:szCs w:val="36"/>
          <w:lang w:bidi="hi-IN"/>
        </w:rPr>
        <w:t>H || 9</w:t>
      </w:r>
    </w:p>
    <w:p w14:paraId="3E5B1FA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aS</w:t>
      </w:r>
      <w:r w:rsidR="00665208">
        <w:rPr>
          <w:rFonts w:ascii="Arial" w:hAnsi="Arial" w:cs="Arial"/>
          <w:color w:val="000000"/>
          <w:sz w:val="36"/>
          <w:szCs w:val="36"/>
          <w:lang w:bidi="hi-IN"/>
        </w:rPr>
        <w:t>E</w:t>
      </w:r>
      <w:r>
        <w:rPr>
          <w:rFonts w:ascii="Arial" w:hAnsi="Arial" w:cs="Arial"/>
          <w:color w:val="000000"/>
          <w:sz w:val="36"/>
          <w:szCs w:val="36"/>
          <w:lang w:bidi="hi-IN"/>
        </w:rPr>
        <w:t>Sh</w:t>
      </w:r>
      <w:r w:rsidR="00665208">
        <w:rPr>
          <w:rFonts w:ascii="Arial" w:hAnsi="Arial" w:cs="Arial"/>
          <w:color w:val="000000"/>
          <w:sz w:val="36"/>
          <w:szCs w:val="36"/>
          <w:lang w:bidi="hi-IN"/>
        </w:rPr>
        <w:t>E</w:t>
      </w:r>
      <w:r>
        <w:rPr>
          <w:rFonts w:ascii="Arial" w:hAnsi="Arial" w:cs="Arial"/>
          <w:color w:val="000000"/>
          <w:sz w:val="36"/>
          <w:szCs w:val="36"/>
          <w:lang w:bidi="hi-IN"/>
        </w:rPr>
        <w:t xml:space="preserve"> h</w:t>
      </w:r>
      <w:r w:rsidR="00665208">
        <w:rPr>
          <w:rFonts w:ascii="Arial" w:hAnsi="Arial" w:cs="Arial"/>
          <w:color w:val="000000"/>
          <w:sz w:val="36"/>
          <w:szCs w:val="36"/>
          <w:lang w:bidi="hi-IN"/>
        </w:rPr>
        <w:t>E</w:t>
      </w:r>
      <w:r>
        <w:rPr>
          <w:rFonts w:ascii="Arial" w:hAnsi="Arial" w:cs="Arial"/>
          <w:color w:val="000000"/>
          <w:sz w:val="36"/>
          <w:szCs w:val="36"/>
          <w:lang w:bidi="hi-IN"/>
        </w:rPr>
        <w:t xml:space="preserve"> pariShat Bavat pAdamUl</w:t>
      </w:r>
      <w:r w:rsidR="00665208">
        <w:rPr>
          <w:rFonts w:ascii="Arial" w:hAnsi="Arial" w:cs="Arial"/>
          <w:color w:val="000000"/>
          <w:sz w:val="36"/>
          <w:szCs w:val="36"/>
          <w:lang w:bidi="hi-IN"/>
        </w:rPr>
        <w:t>E</w:t>
      </w:r>
      <w:r>
        <w:rPr>
          <w:rFonts w:ascii="Arial" w:hAnsi="Arial" w:cs="Arial"/>
          <w:color w:val="000000"/>
          <w:sz w:val="36"/>
          <w:szCs w:val="36"/>
          <w:lang w:bidi="hi-IN"/>
        </w:rPr>
        <w:t xml:space="preserve"> mayA samarpitAM imAM sauvarNIM yatki~jcat dakShiNAM yath</w:t>
      </w:r>
      <w:r w:rsidR="00665208">
        <w:rPr>
          <w:rFonts w:ascii="Arial" w:hAnsi="Arial" w:cs="Arial"/>
          <w:color w:val="000000"/>
          <w:sz w:val="36"/>
          <w:szCs w:val="36"/>
          <w:lang w:bidi="hi-IN"/>
        </w:rPr>
        <w:t>O</w:t>
      </w:r>
      <w:r>
        <w:rPr>
          <w:rFonts w:ascii="Arial" w:hAnsi="Arial" w:cs="Arial"/>
          <w:color w:val="000000"/>
          <w:sz w:val="36"/>
          <w:szCs w:val="36"/>
          <w:lang w:bidi="hi-IN"/>
        </w:rPr>
        <w:t>kta dakShiNAmiva svIkRutya | idaM sAMbaparam</w:t>
      </w:r>
      <w:r w:rsidR="00665208">
        <w:rPr>
          <w:rFonts w:ascii="Arial" w:hAnsi="Arial" w:cs="Arial"/>
          <w:color w:val="000000"/>
          <w:sz w:val="36"/>
          <w:szCs w:val="36"/>
          <w:lang w:bidi="hi-IN"/>
        </w:rPr>
        <w:t>E</w:t>
      </w:r>
      <w:r>
        <w:rPr>
          <w:rFonts w:ascii="Arial" w:hAnsi="Arial" w:cs="Arial"/>
          <w:color w:val="000000"/>
          <w:sz w:val="36"/>
          <w:szCs w:val="36"/>
          <w:lang w:bidi="hi-IN"/>
        </w:rPr>
        <w:t>Svara pUjA karmakarttuM y</w:t>
      </w:r>
      <w:r w:rsidR="00665208">
        <w:rPr>
          <w:rFonts w:ascii="Arial" w:hAnsi="Arial" w:cs="Arial"/>
          <w:color w:val="000000"/>
          <w:sz w:val="36"/>
          <w:szCs w:val="36"/>
          <w:lang w:bidi="hi-IN"/>
        </w:rPr>
        <w:t>O</w:t>
      </w:r>
      <w:r>
        <w:rPr>
          <w:rFonts w:ascii="Arial" w:hAnsi="Arial" w:cs="Arial"/>
          <w:color w:val="000000"/>
          <w:sz w:val="36"/>
          <w:szCs w:val="36"/>
          <w:lang w:bidi="hi-IN"/>
        </w:rPr>
        <w:t xml:space="preserve">gyatA siddhiM anugrahANa | </w:t>
      </w:r>
    </w:p>
    <w:p w14:paraId="48D9BAE8" w14:textId="2626A47A"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(brAhmaNa prati vacanaM -"y</w:t>
      </w:r>
      <w:r w:rsidR="00665208">
        <w:rPr>
          <w:rFonts w:ascii="Arial" w:hAnsi="Arial" w:cs="Arial"/>
          <w:color w:val="000000"/>
          <w:sz w:val="36"/>
          <w:szCs w:val="36"/>
          <w:lang w:bidi="hi-IN"/>
        </w:rPr>
        <w:t>O</w:t>
      </w:r>
      <w:r>
        <w:rPr>
          <w:rFonts w:ascii="Arial" w:hAnsi="Arial" w:cs="Arial"/>
          <w:color w:val="000000"/>
          <w:sz w:val="36"/>
          <w:szCs w:val="36"/>
          <w:lang w:bidi="hi-IN"/>
        </w:rPr>
        <w:t>gyatA siddhirastu")</w:t>
      </w:r>
      <w:r w:rsidR="00350E18">
        <w:rPr>
          <w:rFonts w:ascii="Arial" w:hAnsi="Arial" w:cs="Arial"/>
          <w:color w:val="000000"/>
          <w:sz w:val="36"/>
          <w:szCs w:val="36"/>
          <w:lang w:bidi="hi-IN"/>
        </w:rPr>
        <w:t xml:space="preserve"> </w:t>
      </w:r>
    </w:p>
    <w:p w14:paraId="68161FE3" w14:textId="77777777" w:rsidR="00350E18" w:rsidRDefault="00350E18" w:rsidP="00D91D60">
      <w:pPr>
        <w:autoSpaceDE w:val="0"/>
        <w:autoSpaceDN w:val="0"/>
        <w:adjustRightInd w:val="0"/>
        <w:spacing w:after="0" w:line="240" w:lineRule="auto"/>
        <w:rPr>
          <w:rFonts w:ascii="Arial" w:hAnsi="Arial" w:cs="Arial"/>
          <w:color w:val="000000"/>
          <w:sz w:val="36"/>
          <w:szCs w:val="36"/>
          <w:lang w:bidi="hi-IN"/>
        </w:rPr>
      </w:pPr>
    </w:p>
    <w:p w14:paraId="63E4386F" w14:textId="4AD9F206" w:rsidR="00D91D60" w:rsidRDefault="00350E18"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sidR="00D91D60">
        <w:rPr>
          <w:rFonts w:ascii="Arial" w:hAnsi="Arial" w:cs="Arial"/>
          <w:color w:val="000000"/>
          <w:sz w:val="36"/>
          <w:szCs w:val="36"/>
          <w:lang w:bidi="hi-IN"/>
        </w:rPr>
        <w:t>.1.5</w:t>
      </w:r>
      <w:r w:rsidR="00D91D60">
        <w:rPr>
          <w:rFonts w:ascii="Arial" w:hAnsi="Arial" w:cs="Arial"/>
          <w:color w:val="000000"/>
          <w:sz w:val="36"/>
          <w:szCs w:val="36"/>
          <w:lang w:bidi="hi-IN"/>
        </w:rPr>
        <w:tab/>
        <w:t xml:space="preserve">anuj~jA (rudra </w:t>
      </w:r>
      <w:r w:rsidR="00665208">
        <w:rPr>
          <w:rFonts w:ascii="Arial" w:hAnsi="Arial" w:cs="Arial"/>
          <w:color w:val="000000"/>
          <w:sz w:val="36"/>
          <w:szCs w:val="36"/>
          <w:lang w:bidi="hi-IN"/>
        </w:rPr>
        <w:t>E</w:t>
      </w:r>
      <w:r w:rsidR="00D91D60">
        <w:rPr>
          <w:rFonts w:ascii="Arial" w:hAnsi="Arial" w:cs="Arial"/>
          <w:color w:val="000000"/>
          <w:sz w:val="36"/>
          <w:szCs w:val="36"/>
          <w:lang w:bidi="hi-IN"/>
        </w:rPr>
        <w:t>kadaSini)</w:t>
      </w:r>
    </w:p>
    <w:p w14:paraId="4555F89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Acamya | SuklAMbaradharaM viShNuM SaSivarNaM caturBujaM prasanna vadanaM dhyAy</w:t>
      </w:r>
      <w:r w:rsidR="00665208">
        <w:rPr>
          <w:rFonts w:ascii="Arial" w:hAnsi="Arial" w:cs="Arial"/>
          <w:color w:val="000000"/>
          <w:sz w:val="36"/>
          <w:szCs w:val="36"/>
          <w:lang w:bidi="hi-IN"/>
        </w:rPr>
        <w:t>E</w:t>
      </w:r>
      <w:r>
        <w:rPr>
          <w:rFonts w:ascii="Arial" w:hAnsi="Arial" w:cs="Arial"/>
          <w:color w:val="000000"/>
          <w:sz w:val="36"/>
          <w:szCs w:val="36"/>
          <w:lang w:bidi="hi-IN"/>
        </w:rPr>
        <w:t>t sarva viGn</w:t>
      </w:r>
      <w:r w:rsidR="00665208">
        <w:rPr>
          <w:rFonts w:ascii="Arial" w:hAnsi="Arial" w:cs="Arial"/>
          <w:color w:val="000000"/>
          <w:sz w:val="36"/>
          <w:szCs w:val="36"/>
          <w:lang w:bidi="hi-IN"/>
        </w:rPr>
        <w:t>O</w:t>
      </w:r>
      <w:r>
        <w:rPr>
          <w:rFonts w:ascii="Arial" w:hAnsi="Arial" w:cs="Arial"/>
          <w:color w:val="000000"/>
          <w:sz w:val="36"/>
          <w:szCs w:val="36"/>
          <w:lang w:bidi="hi-IN"/>
        </w:rPr>
        <w:t>paSAntay</w:t>
      </w:r>
      <w:r w:rsidR="00665208">
        <w:rPr>
          <w:rFonts w:ascii="Arial" w:hAnsi="Arial" w:cs="Arial"/>
          <w:color w:val="000000"/>
          <w:sz w:val="36"/>
          <w:szCs w:val="36"/>
          <w:lang w:bidi="hi-IN"/>
        </w:rPr>
        <w:t>E</w:t>
      </w:r>
      <w:r>
        <w:rPr>
          <w:rFonts w:ascii="Arial" w:hAnsi="Arial" w:cs="Arial"/>
          <w:color w:val="000000"/>
          <w:sz w:val="36"/>
          <w:szCs w:val="36"/>
          <w:lang w:bidi="hi-IN"/>
        </w:rPr>
        <w:t xml:space="preserve"> | mam</w:t>
      </w:r>
      <w:r w:rsidR="00665208">
        <w:rPr>
          <w:rFonts w:ascii="Arial" w:hAnsi="Arial" w:cs="Arial"/>
          <w:color w:val="000000"/>
          <w:sz w:val="36"/>
          <w:szCs w:val="36"/>
          <w:lang w:bidi="hi-IN"/>
        </w:rPr>
        <w:t>O</w:t>
      </w:r>
      <w:r>
        <w:rPr>
          <w:rFonts w:ascii="Arial" w:hAnsi="Arial" w:cs="Arial"/>
          <w:color w:val="000000"/>
          <w:sz w:val="36"/>
          <w:szCs w:val="36"/>
          <w:lang w:bidi="hi-IN"/>
        </w:rPr>
        <w:t>pAtta samasta duritakShayadvArA SrI param</w:t>
      </w:r>
      <w:r w:rsidR="00665208">
        <w:rPr>
          <w:rFonts w:ascii="Arial" w:hAnsi="Arial" w:cs="Arial"/>
          <w:color w:val="000000"/>
          <w:sz w:val="36"/>
          <w:szCs w:val="36"/>
          <w:lang w:bidi="hi-IN"/>
        </w:rPr>
        <w:t>E</w:t>
      </w:r>
      <w:r>
        <w:rPr>
          <w:rFonts w:ascii="Arial" w:hAnsi="Arial" w:cs="Arial"/>
          <w:color w:val="000000"/>
          <w:sz w:val="36"/>
          <w:szCs w:val="36"/>
          <w:lang w:bidi="hi-IN"/>
        </w:rPr>
        <w:t>Svara prItyarthaM SuB</w:t>
      </w:r>
      <w:r w:rsidR="00665208">
        <w:rPr>
          <w:rFonts w:ascii="Arial" w:hAnsi="Arial" w:cs="Arial"/>
          <w:color w:val="000000"/>
          <w:sz w:val="36"/>
          <w:szCs w:val="36"/>
          <w:lang w:bidi="hi-IN"/>
        </w:rPr>
        <w:t>E</w:t>
      </w:r>
      <w:r>
        <w:rPr>
          <w:rFonts w:ascii="Arial" w:hAnsi="Arial" w:cs="Arial"/>
          <w:color w:val="000000"/>
          <w:sz w:val="36"/>
          <w:szCs w:val="36"/>
          <w:lang w:bidi="hi-IN"/>
        </w:rPr>
        <w:t xml:space="preserve"> S</w:t>
      </w:r>
      <w:r w:rsidR="00665208">
        <w:rPr>
          <w:rFonts w:ascii="Arial" w:hAnsi="Arial" w:cs="Arial"/>
          <w:color w:val="000000"/>
          <w:sz w:val="36"/>
          <w:szCs w:val="36"/>
          <w:lang w:bidi="hi-IN"/>
        </w:rPr>
        <w:t>O</w:t>
      </w:r>
      <w:r>
        <w:rPr>
          <w:rFonts w:ascii="Arial" w:hAnsi="Arial" w:cs="Arial"/>
          <w:color w:val="000000"/>
          <w:sz w:val="36"/>
          <w:szCs w:val="36"/>
          <w:lang w:bidi="hi-IN"/>
        </w:rPr>
        <w:t>Ban</w:t>
      </w:r>
      <w:r w:rsidR="00665208">
        <w:rPr>
          <w:rFonts w:ascii="Arial" w:hAnsi="Arial" w:cs="Arial"/>
          <w:color w:val="000000"/>
          <w:sz w:val="36"/>
          <w:szCs w:val="36"/>
          <w:lang w:bidi="hi-IN"/>
        </w:rPr>
        <w:t>E</w:t>
      </w:r>
      <w:r>
        <w:rPr>
          <w:rFonts w:ascii="Arial" w:hAnsi="Arial" w:cs="Arial"/>
          <w:color w:val="000000"/>
          <w:sz w:val="36"/>
          <w:szCs w:val="36"/>
          <w:lang w:bidi="hi-IN"/>
        </w:rPr>
        <w:t xml:space="preserve"> muhUrtt</w:t>
      </w:r>
      <w:r w:rsidR="00665208">
        <w:rPr>
          <w:rFonts w:ascii="Arial" w:hAnsi="Arial" w:cs="Arial"/>
          <w:color w:val="000000"/>
          <w:sz w:val="36"/>
          <w:szCs w:val="36"/>
          <w:lang w:bidi="hi-IN"/>
        </w:rPr>
        <w:t>E</w:t>
      </w:r>
      <w:r>
        <w:rPr>
          <w:rFonts w:ascii="Arial" w:hAnsi="Arial" w:cs="Arial"/>
          <w:color w:val="000000"/>
          <w:sz w:val="36"/>
          <w:szCs w:val="36"/>
          <w:lang w:bidi="hi-IN"/>
        </w:rPr>
        <w:t>, Adya brahmaNaH, dvitIya parArddh</w:t>
      </w:r>
      <w:r w:rsidR="00665208">
        <w:rPr>
          <w:rFonts w:ascii="Arial" w:hAnsi="Arial" w:cs="Arial"/>
          <w:color w:val="000000"/>
          <w:sz w:val="36"/>
          <w:szCs w:val="36"/>
          <w:lang w:bidi="hi-IN"/>
        </w:rPr>
        <w:t>E</w:t>
      </w:r>
      <w:r>
        <w:rPr>
          <w:rFonts w:ascii="Arial" w:hAnsi="Arial" w:cs="Arial"/>
          <w:color w:val="000000"/>
          <w:sz w:val="36"/>
          <w:szCs w:val="36"/>
          <w:lang w:bidi="hi-IN"/>
        </w:rPr>
        <w:t>, Sv</w:t>
      </w:r>
      <w:r w:rsidR="00665208">
        <w:rPr>
          <w:rFonts w:ascii="Arial" w:hAnsi="Arial" w:cs="Arial"/>
          <w:color w:val="000000"/>
          <w:sz w:val="36"/>
          <w:szCs w:val="36"/>
          <w:lang w:bidi="hi-IN"/>
        </w:rPr>
        <w:t>E</w:t>
      </w:r>
      <w:r>
        <w:rPr>
          <w:rFonts w:ascii="Arial" w:hAnsi="Arial" w:cs="Arial"/>
          <w:color w:val="000000"/>
          <w:sz w:val="36"/>
          <w:szCs w:val="36"/>
          <w:lang w:bidi="hi-IN"/>
        </w:rPr>
        <w:t>tavarAha kalp</w:t>
      </w:r>
      <w:r w:rsidR="00665208">
        <w:rPr>
          <w:rFonts w:ascii="Arial" w:hAnsi="Arial" w:cs="Arial"/>
          <w:color w:val="000000"/>
          <w:sz w:val="36"/>
          <w:szCs w:val="36"/>
          <w:lang w:bidi="hi-IN"/>
        </w:rPr>
        <w:t>E</w:t>
      </w:r>
      <w:r>
        <w:rPr>
          <w:rFonts w:ascii="Arial" w:hAnsi="Arial" w:cs="Arial"/>
          <w:color w:val="000000"/>
          <w:sz w:val="36"/>
          <w:szCs w:val="36"/>
          <w:lang w:bidi="hi-IN"/>
        </w:rPr>
        <w:t>, vaivasvata manvantar</w:t>
      </w:r>
      <w:r w:rsidR="00665208">
        <w:rPr>
          <w:rFonts w:ascii="Arial" w:hAnsi="Arial" w:cs="Arial"/>
          <w:color w:val="000000"/>
          <w:sz w:val="36"/>
          <w:szCs w:val="36"/>
          <w:lang w:bidi="hi-IN"/>
        </w:rPr>
        <w:t>E</w:t>
      </w:r>
      <w:r>
        <w:rPr>
          <w:rFonts w:ascii="Arial" w:hAnsi="Arial" w:cs="Arial"/>
          <w:color w:val="000000"/>
          <w:sz w:val="36"/>
          <w:szCs w:val="36"/>
          <w:lang w:bidi="hi-IN"/>
        </w:rPr>
        <w:t>, aShTAviMSati tam</w:t>
      </w:r>
      <w:r w:rsidR="00665208">
        <w:rPr>
          <w:rFonts w:ascii="Arial" w:hAnsi="Arial" w:cs="Arial"/>
          <w:color w:val="000000"/>
          <w:sz w:val="36"/>
          <w:szCs w:val="36"/>
          <w:lang w:bidi="hi-IN"/>
        </w:rPr>
        <w:t>E</w:t>
      </w:r>
      <w:r>
        <w:rPr>
          <w:rFonts w:ascii="Arial" w:hAnsi="Arial" w:cs="Arial"/>
          <w:color w:val="000000"/>
          <w:sz w:val="36"/>
          <w:szCs w:val="36"/>
          <w:lang w:bidi="hi-IN"/>
        </w:rPr>
        <w:t xml:space="preserve"> kaliyug</w:t>
      </w:r>
      <w:r w:rsidR="00665208">
        <w:rPr>
          <w:rFonts w:ascii="Arial" w:hAnsi="Arial" w:cs="Arial"/>
          <w:color w:val="000000"/>
          <w:sz w:val="36"/>
          <w:szCs w:val="36"/>
          <w:lang w:bidi="hi-IN"/>
        </w:rPr>
        <w:t>E</w:t>
      </w:r>
      <w:r>
        <w:rPr>
          <w:rFonts w:ascii="Arial" w:hAnsi="Arial" w:cs="Arial"/>
          <w:color w:val="000000"/>
          <w:sz w:val="36"/>
          <w:szCs w:val="36"/>
          <w:lang w:bidi="hi-IN"/>
        </w:rPr>
        <w:t>, pratham</w:t>
      </w:r>
      <w:r w:rsidR="00665208">
        <w:rPr>
          <w:rFonts w:ascii="Arial" w:hAnsi="Arial" w:cs="Arial"/>
          <w:color w:val="000000"/>
          <w:sz w:val="36"/>
          <w:szCs w:val="36"/>
          <w:lang w:bidi="hi-IN"/>
        </w:rPr>
        <w:t>E</w:t>
      </w:r>
      <w:r>
        <w:rPr>
          <w:rFonts w:ascii="Arial" w:hAnsi="Arial" w:cs="Arial"/>
          <w:color w:val="000000"/>
          <w:sz w:val="36"/>
          <w:szCs w:val="36"/>
          <w:lang w:bidi="hi-IN"/>
        </w:rPr>
        <w:t xml:space="preserve"> pAd</w:t>
      </w:r>
      <w:r w:rsidR="00665208">
        <w:rPr>
          <w:rFonts w:ascii="Arial" w:hAnsi="Arial" w:cs="Arial"/>
          <w:color w:val="000000"/>
          <w:sz w:val="36"/>
          <w:szCs w:val="36"/>
          <w:lang w:bidi="hi-IN"/>
        </w:rPr>
        <w:t>E</w:t>
      </w:r>
      <w:r>
        <w:rPr>
          <w:rFonts w:ascii="Arial" w:hAnsi="Arial" w:cs="Arial"/>
          <w:color w:val="000000"/>
          <w:sz w:val="36"/>
          <w:szCs w:val="36"/>
          <w:lang w:bidi="hi-IN"/>
        </w:rPr>
        <w:t>, jaMbUdvIp</w:t>
      </w:r>
      <w:r w:rsidR="00665208">
        <w:rPr>
          <w:rFonts w:ascii="Arial" w:hAnsi="Arial" w:cs="Arial"/>
          <w:color w:val="000000"/>
          <w:sz w:val="36"/>
          <w:szCs w:val="36"/>
          <w:lang w:bidi="hi-IN"/>
        </w:rPr>
        <w:t>E</w:t>
      </w:r>
      <w:r>
        <w:rPr>
          <w:rFonts w:ascii="Arial" w:hAnsi="Arial" w:cs="Arial"/>
          <w:color w:val="000000"/>
          <w:sz w:val="36"/>
          <w:szCs w:val="36"/>
          <w:lang w:bidi="hi-IN"/>
        </w:rPr>
        <w:t>, BAratavarSh</w:t>
      </w:r>
      <w:r w:rsidR="00665208">
        <w:rPr>
          <w:rFonts w:ascii="Arial" w:hAnsi="Arial" w:cs="Arial"/>
          <w:color w:val="000000"/>
          <w:sz w:val="36"/>
          <w:szCs w:val="36"/>
          <w:lang w:bidi="hi-IN"/>
        </w:rPr>
        <w:t>E</w:t>
      </w:r>
      <w:r>
        <w:rPr>
          <w:rFonts w:ascii="Arial" w:hAnsi="Arial" w:cs="Arial"/>
          <w:color w:val="000000"/>
          <w:sz w:val="36"/>
          <w:szCs w:val="36"/>
          <w:lang w:bidi="hi-IN"/>
        </w:rPr>
        <w:t>, BarataKaND</w:t>
      </w:r>
      <w:r w:rsidR="00665208">
        <w:rPr>
          <w:rFonts w:ascii="Arial" w:hAnsi="Arial" w:cs="Arial"/>
          <w:color w:val="000000"/>
          <w:sz w:val="36"/>
          <w:szCs w:val="36"/>
          <w:lang w:bidi="hi-IN"/>
        </w:rPr>
        <w:t>E</w:t>
      </w:r>
      <w:r>
        <w:rPr>
          <w:rFonts w:ascii="Arial" w:hAnsi="Arial" w:cs="Arial"/>
          <w:color w:val="000000"/>
          <w:sz w:val="36"/>
          <w:szCs w:val="36"/>
          <w:lang w:bidi="hi-IN"/>
        </w:rPr>
        <w:t>, m</w:t>
      </w:r>
      <w:r w:rsidR="00665208">
        <w:rPr>
          <w:rFonts w:ascii="Arial" w:hAnsi="Arial" w:cs="Arial"/>
          <w:color w:val="000000"/>
          <w:sz w:val="36"/>
          <w:szCs w:val="36"/>
          <w:lang w:bidi="hi-IN"/>
        </w:rPr>
        <w:t>E</w:t>
      </w:r>
      <w:r>
        <w:rPr>
          <w:rFonts w:ascii="Arial" w:hAnsi="Arial" w:cs="Arial"/>
          <w:color w:val="000000"/>
          <w:sz w:val="36"/>
          <w:szCs w:val="36"/>
          <w:lang w:bidi="hi-IN"/>
        </w:rPr>
        <w:t>r</w:t>
      </w:r>
      <w:r w:rsidR="00665208">
        <w:rPr>
          <w:rFonts w:ascii="Arial" w:hAnsi="Arial" w:cs="Arial"/>
          <w:color w:val="000000"/>
          <w:sz w:val="36"/>
          <w:szCs w:val="36"/>
          <w:lang w:bidi="hi-IN"/>
        </w:rPr>
        <w:t>O</w:t>
      </w:r>
      <w:r>
        <w:rPr>
          <w:rFonts w:ascii="Arial" w:hAnsi="Arial" w:cs="Arial"/>
          <w:color w:val="000000"/>
          <w:sz w:val="36"/>
          <w:szCs w:val="36"/>
          <w:lang w:bidi="hi-IN"/>
        </w:rPr>
        <w:t>H dakShiN</w:t>
      </w:r>
      <w:r w:rsidR="00665208">
        <w:rPr>
          <w:rFonts w:ascii="Arial" w:hAnsi="Arial" w:cs="Arial"/>
          <w:color w:val="000000"/>
          <w:sz w:val="36"/>
          <w:szCs w:val="36"/>
          <w:lang w:bidi="hi-IN"/>
        </w:rPr>
        <w:t>E</w:t>
      </w:r>
      <w:r>
        <w:rPr>
          <w:rFonts w:ascii="Arial" w:hAnsi="Arial" w:cs="Arial"/>
          <w:color w:val="000000"/>
          <w:sz w:val="36"/>
          <w:szCs w:val="36"/>
          <w:lang w:bidi="hi-IN"/>
        </w:rPr>
        <w:t xml:space="preserve"> pArSv</w:t>
      </w:r>
      <w:r w:rsidR="00665208">
        <w:rPr>
          <w:rFonts w:ascii="Arial" w:hAnsi="Arial" w:cs="Arial"/>
          <w:color w:val="000000"/>
          <w:sz w:val="36"/>
          <w:szCs w:val="36"/>
          <w:lang w:bidi="hi-IN"/>
        </w:rPr>
        <w:t>E</w:t>
      </w:r>
      <w:r>
        <w:rPr>
          <w:rFonts w:ascii="Arial" w:hAnsi="Arial" w:cs="Arial"/>
          <w:color w:val="000000"/>
          <w:sz w:val="36"/>
          <w:szCs w:val="36"/>
          <w:lang w:bidi="hi-IN"/>
        </w:rPr>
        <w:t>, SakAbd</w:t>
      </w:r>
      <w:r w:rsidR="00665208">
        <w:rPr>
          <w:rFonts w:ascii="Arial" w:hAnsi="Arial" w:cs="Arial"/>
          <w:color w:val="000000"/>
          <w:sz w:val="36"/>
          <w:szCs w:val="36"/>
          <w:lang w:bidi="hi-IN"/>
        </w:rPr>
        <w:t>E</w:t>
      </w:r>
      <w:r>
        <w:rPr>
          <w:rFonts w:ascii="Arial" w:hAnsi="Arial" w:cs="Arial"/>
          <w:color w:val="000000"/>
          <w:sz w:val="36"/>
          <w:szCs w:val="36"/>
          <w:lang w:bidi="hi-IN"/>
        </w:rPr>
        <w:t>, asmin varttamAn</w:t>
      </w:r>
      <w:r w:rsidR="00665208">
        <w:rPr>
          <w:rFonts w:ascii="Arial" w:hAnsi="Arial" w:cs="Arial"/>
          <w:color w:val="000000"/>
          <w:sz w:val="36"/>
          <w:szCs w:val="36"/>
          <w:lang w:bidi="hi-IN"/>
        </w:rPr>
        <w:t>E</w:t>
      </w:r>
      <w:r>
        <w:rPr>
          <w:rFonts w:ascii="Arial" w:hAnsi="Arial" w:cs="Arial"/>
          <w:color w:val="000000"/>
          <w:sz w:val="36"/>
          <w:szCs w:val="36"/>
          <w:lang w:bidi="hi-IN"/>
        </w:rPr>
        <w:t>, vyavahArik</w:t>
      </w:r>
      <w:r w:rsidR="00665208">
        <w:rPr>
          <w:rFonts w:ascii="Arial" w:hAnsi="Arial" w:cs="Arial"/>
          <w:color w:val="000000"/>
          <w:sz w:val="36"/>
          <w:szCs w:val="36"/>
          <w:lang w:bidi="hi-IN"/>
        </w:rPr>
        <w:t>E</w:t>
      </w:r>
      <w:r>
        <w:rPr>
          <w:rFonts w:ascii="Arial" w:hAnsi="Arial" w:cs="Arial"/>
          <w:color w:val="000000"/>
          <w:sz w:val="36"/>
          <w:szCs w:val="36"/>
          <w:lang w:bidi="hi-IN"/>
        </w:rPr>
        <w:t xml:space="preserve"> praBavAdInAM ShaShThyAH saMvathsarANAM maddhy</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0E2E221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nAmasaMvathsar</w:t>
      </w:r>
      <w:r w:rsidR="00665208">
        <w:rPr>
          <w:rFonts w:ascii="Arial" w:hAnsi="Arial" w:cs="Arial"/>
          <w:color w:val="000000"/>
          <w:sz w:val="36"/>
          <w:szCs w:val="36"/>
          <w:lang w:bidi="hi-IN"/>
        </w:rPr>
        <w:t>E</w:t>
      </w:r>
      <w:r>
        <w:rPr>
          <w:rFonts w:ascii="Arial" w:hAnsi="Arial" w:cs="Arial"/>
          <w:color w:val="000000"/>
          <w:sz w:val="36"/>
          <w:szCs w:val="36"/>
          <w:lang w:bidi="hi-IN"/>
        </w:rPr>
        <w:t xml:space="preserve"> .............ayan</w:t>
      </w:r>
      <w:r w:rsidR="00665208">
        <w:rPr>
          <w:rFonts w:ascii="Arial" w:hAnsi="Arial" w:cs="Arial"/>
          <w:color w:val="000000"/>
          <w:sz w:val="36"/>
          <w:szCs w:val="36"/>
          <w:lang w:bidi="hi-IN"/>
        </w:rPr>
        <w:t>E</w:t>
      </w:r>
      <w:r>
        <w:rPr>
          <w:rFonts w:ascii="Arial" w:hAnsi="Arial" w:cs="Arial"/>
          <w:color w:val="000000"/>
          <w:sz w:val="36"/>
          <w:szCs w:val="36"/>
          <w:lang w:bidi="hi-IN"/>
        </w:rPr>
        <w:t xml:space="preserve"> ...................... Rutau ............. mAs</w:t>
      </w:r>
      <w:r w:rsidR="00665208">
        <w:rPr>
          <w:rFonts w:ascii="Arial" w:hAnsi="Arial" w:cs="Arial"/>
          <w:color w:val="000000"/>
          <w:sz w:val="36"/>
          <w:szCs w:val="36"/>
          <w:lang w:bidi="hi-IN"/>
        </w:rPr>
        <w:t>E</w:t>
      </w:r>
      <w:r>
        <w:rPr>
          <w:rFonts w:ascii="Arial" w:hAnsi="Arial" w:cs="Arial"/>
          <w:color w:val="000000"/>
          <w:sz w:val="36"/>
          <w:szCs w:val="36"/>
          <w:lang w:bidi="hi-IN"/>
        </w:rPr>
        <w:t xml:space="preserve"> ............pakSh</w:t>
      </w:r>
      <w:r w:rsidR="00665208">
        <w:rPr>
          <w:rFonts w:ascii="Arial" w:hAnsi="Arial" w:cs="Arial"/>
          <w:color w:val="000000"/>
          <w:sz w:val="36"/>
          <w:szCs w:val="36"/>
          <w:lang w:bidi="hi-IN"/>
        </w:rPr>
        <w:t>E</w:t>
      </w:r>
      <w:r>
        <w:rPr>
          <w:rFonts w:ascii="Arial" w:hAnsi="Arial" w:cs="Arial"/>
          <w:color w:val="000000"/>
          <w:sz w:val="36"/>
          <w:szCs w:val="36"/>
          <w:lang w:bidi="hi-IN"/>
        </w:rPr>
        <w:t xml:space="preserve"> ...................(SuBatithau)................ vAsarayuktAyAM ........................... nakShatrayuktAyAM SuBay</w:t>
      </w:r>
      <w:r w:rsidR="00665208">
        <w:rPr>
          <w:rFonts w:ascii="Arial" w:hAnsi="Arial" w:cs="Arial"/>
          <w:color w:val="000000"/>
          <w:sz w:val="36"/>
          <w:szCs w:val="36"/>
          <w:lang w:bidi="hi-IN"/>
        </w:rPr>
        <w:t>O</w:t>
      </w:r>
      <w:r>
        <w:rPr>
          <w:rFonts w:ascii="Arial" w:hAnsi="Arial" w:cs="Arial"/>
          <w:color w:val="000000"/>
          <w:sz w:val="36"/>
          <w:szCs w:val="36"/>
          <w:lang w:bidi="hi-IN"/>
        </w:rPr>
        <w:t xml:space="preserve">ga SuBakaraNa </w:t>
      </w:r>
      <w:r w:rsidR="00665208">
        <w:rPr>
          <w:rFonts w:ascii="Arial" w:hAnsi="Arial" w:cs="Arial"/>
          <w:color w:val="000000"/>
          <w:sz w:val="36"/>
          <w:szCs w:val="36"/>
          <w:lang w:bidi="hi-IN"/>
        </w:rPr>
        <w:t>E</w:t>
      </w:r>
      <w:r>
        <w:rPr>
          <w:rFonts w:ascii="Arial" w:hAnsi="Arial" w:cs="Arial"/>
          <w:color w:val="000000"/>
          <w:sz w:val="36"/>
          <w:szCs w:val="36"/>
          <w:lang w:bidi="hi-IN"/>
        </w:rPr>
        <w:t>vaM guNa sakala viS</w:t>
      </w:r>
      <w:r w:rsidR="00665208">
        <w:rPr>
          <w:rFonts w:ascii="Arial" w:hAnsi="Arial" w:cs="Arial"/>
          <w:color w:val="000000"/>
          <w:sz w:val="36"/>
          <w:szCs w:val="36"/>
          <w:lang w:bidi="hi-IN"/>
        </w:rPr>
        <w:t>E</w:t>
      </w:r>
      <w:r>
        <w:rPr>
          <w:rFonts w:ascii="Arial" w:hAnsi="Arial" w:cs="Arial"/>
          <w:color w:val="000000"/>
          <w:sz w:val="36"/>
          <w:szCs w:val="36"/>
          <w:lang w:bidi="hi-IN"/>
        </w:rPr>
        <w:t>ShaNa viSiShThAyAM asyAM .............SuBatithau mam</w:t>
      </w:r>
      <w:r w:rsidR="00665208">
        <w:rPr>
          <w:rFonts w:ascii="Arial" w:hAnsi="Arial" w:cs="Arial"/>
          <w:color w:val="000000"/>
          <w:sz w:val="36"/>
          <w:szCs w:val="36"/>
          <w:lang w:bidi="hi-IN"/>
        </w:rPr>
        <w:t>O</w:t>
      </w:r>
      <w:r>
        <w:rPr>
          <w:rFonts w:ascii="Arial" w:hAnsi="Arial" w:cs="Arial"/>
          <w:color w:val="000000"/>
          <w:sz w:val="36"/>
          <w:szCs w:val="36"/>
          <w:lang w:bidi="hi-IN"/>
        </w:rPr>
        <w:t>pAtta samasta duritakShayadvArA SrI param</w:t>
      </w:r>
      <w:r w:rsidR="00665208">
        <w:rPr>
          <w:rFonts w:ascii="Arial" w:hAnsi="Arial" w:cs="Arial"/>
          <w:color w:val="000000"/>
          <w:sz w:val="36"/>
          <w:szCs w:val="36"/>
          <w:lang w:bidi="hi-IN"/>
        </w:rPr>
        <w:t>E</w:t>
      </w:r>
      <w:r>
        <w:rPr>
          <w:rFonts w:ascii="Arial" w:hAnsi="Arial" w:cs="Arial"/>
          <w:color w:val="000000"/>
          <w:sz w:val="36"/>
          <w:szCs w:val="36"/>
          <w:lang w:bidi="hi-IN"/>
        </w:rPr>
        <w:t>Svara prItyarthaM anAdi avidyAvAsanayA pravarttamAn</w:t>
      </w:r>
      <w:r w:rsidR="00665208">
        <w:rPr>
          <w:rFonts w:ascii="Arial" w:hAnsi="Arial" w:cs="Arial"/>
          <w:color w:val="000000"/>
          <w:sz w:val="36"/>
          <w:szCs w:val="36"/>
          <w:lang w:bidi="hi-IN"/>
        </w:rPr>
        <w:t>E</w:t>
      </w:r>
      <w:r>
        <w:rPr>
          <w:rFonts w:ascii="Arial" w:hAnsi="Arial" w:cs="Arial"/>
          <w:color w:val="000000"/>
          <w:sz w:val="36"/>
          <w:szCs w:val="36"/>
          <w:lang w:bidi="hi-IN"/>
        </w:rPr>
        <w:t xml:space="preserve"> asmin mahati saMsAracakr</w:t>
      </w:r>
      <w:r w:rsidR="00665208">
        <w:rPr>
          <w:rFonts w:ascii="Arial" w:hAnsi="Arial" w:cs="Arial"/>
          <w:color w:val="000000"/>
          <w:sz w:val="36"/>
          <w:szCs w:val="36"/>
          <w:lang w:bidi="hi-IN"/>
        </w:rPr>
        <w:t>E</w:t>
      </w:r>
      <w:r>
        <w:rPr>
          <w:rFonts w:ascii="Arial" w:hAnsi="Arial" w:cs="Arial"/>
          <w:color w:val="000000"/>
          <w:sz w:val="36"/>
          <w:szCs w:val="36"/>
          <w:lang w:bidi="hi-IN"/>
        </w:rPr>
        <w:t xml:space="preserve"> vicitrABiH karmagatiBiH vicitrAsu paSu pakShI mRugAdi y</w:t>
      </w:r>
      <w:r w:rsidR="00665208">
        <w:rPr>
          <w:rFonts w:ascii="Arial" w:hAnsi="Arial" w:cs="Arial"/>
          <w:color w:val="000000"/>
          <w:sz w:val="36"/>
          <w:szCs w:val="36"/>
          <w:lang w:bidi="hi-IN"/>
        </w:rPr>
        <w:t>O</w:t>
      </w:r>
      <w:r>
        <w:rPr>
          <w:rFonts w:ascii="Arial" w:hAnsi="Arial" w:cs="Arial"/>
          <w:color w:val="000000"/>
          <w:sz w:val="36"/>
          <w:szCs w:val="36"/>
          <w:lang w:bidi="hi-IN"/>
        </w:rPr>
        <w:t>niShu punaH punaH an</w:t>
      </w:r>
      <w:r w:rsidR="00665208">
        <w:rPr>
          <w:rFonts w:ascii="Arial" w:hAnsi="Arial" w:cs="Arial"/>
          <w:color w:val="000000"/>
          <w:sz w:val="36"/>
          <w:szCs w:val="36"/>
          <w:lang w:bidi="hi-IN"/>
        </w:rPr>
        <w:t>E</w:t>
      </w:r>
      <w:r>
        <w:rPr>
          <w:rFonts w:ascii="Arial" w:hAnsi="Arial" w:cs="Arial"/>
          <w:color w:val="000000"/>
          <w:sz w:val="36"/>
          <w:szCs w:val="36"/>
          <w:lang w:bidi="hi-IN"/>
        </w:rPr>
        <w:t>kadA janitvA , k</w:t>
      </w:r>
      <w:r w:rsidR="00665208">
        <w:rPr>
          <w:rFonts w:ascii="Arial" w:hAnsi="Arial" w:cs="Arial"/>
          <w:color w:val="000000"/>
          <w:sz w:val="36"/>
          <w:szCs w:val="36"/>
          <w:lang w:bidi="hi-IN"/>
        </w:rPr>
        <w:t>E</w:t>
      </w:r>
      <w:r>
        <w:rPr>
          <w:rFonts w:ascii="Arial" w:hAnsi="Arial" w:cs="Arial"/>
          <w:color w:val="000000"/>
          <w:sz w:val="36"/>
          <w:szCs w:val="36"/>
          <w:lang w:bidi="hi-IN"/>
        </w:rPr>
        <w:t>nApi puNyakarma viS</w:t>
      </w:r>
      <w:r w:rsidR="00665208">
        <w:rPr>
          <w:rFonts w:ascii="Arial" w:hAnsi="Arial" w:cs="Arial"/>
          <w:color w:val="000000"/>
          <w:sz w:val="36"/>
          <w:szCs w:val="36"/>
          <w:lang w:bidi="hi-IN"/>
        </w:rPr>
        <w:t>E</w:t>
      </w:r>
      <w:r>
        <w:rPr>
          <w:rFonts w:ascii="Arial" w:hAnsi="Arial" w:cs="Arial"/>
          <w:color w:val="000000"/>
          <w:sz w:val="36"/>
          <w:szCs w:val="36"/>
          <w:lang w:bidi="hi-IN"/>
        </w:rPr>
        <w:t>Sh</w:t>
      </w:r>
      <w:r w:rsidR="00665208">
        <w:rPr>
          <w:rFonts w:ascii="Arial" w:hAnsi="Arial" w:cs="Arial"/>
          <w:color w:val="000000"/>
          <w:sz w:val="36"/>
          <w:szCs w:val="36"/>
          <w:lang w:bidi="hi-IN"/>
        </w:rPr>
        <w:t>E</w:t>
      </w:r>
      <w:r>
        <w:rPr>
          <w:rFonts w:ascii="Arial" w:hAnsi="Arial" w:cs="Arial"/>
          <w:color w:val="000000"/>
          <w:sz w:val="36"/>
          <w:szCs w:val="36"/>
          <w:lang w:bidi="hi-IN"/>
        </w:rPr>
        <w:t>Na idAnIM tana mAnuShy</w:t>
      </w:r>
      <w:r w:rsidR="00665208">
        <w:rPr>
          <w:rFonts w:ascii="Arial" w:hAnsi="Arial" w:cs="Arial"/>
          <w:color w:val="000000"/>
          <w:sz w:val="36"/>
          <w:szCs w:val="36"/>
          <w:lang w:bidi="hi-IN"/>
        </w:rPr>
        <w:t>E</w:t>
      </w:r>
      <w:r>
        <w:rPr>
          <w:rFonts w:ascii="Arial" w:hAnsi="Arial" w:cs="Arial"/>
          <w:color w:val="000000"/>
          <w:sz w:val="36"/>
          <w:szCs w:val="36"/>
          <w:lang w:bidi="hi-IN"/>
        </w:rPr>
        <w:t xml:space="preserve"> dvijanmaviS</w:t>
      </w:r>
      <w:r w:rsidR="00665208">
        <w:rPr>
          <w:rFonts w:ascii="Arial" w:hAnsi="Arial" w:cs="Arial"/>
          <w:color w:val="000000"/>
          <w:sz w:val="36"/>
          <w:szCs w:val="36"/>
          <w:lang w:bidi="hi-IN"/>
        </w:rPr>
        <w:t>E</w:t>
      </w:r>
      <w:r>
        <w:rPr>
          <w:rFonts w:ascii="Arial" w:hAnsi="Arial" w:cs="Arial"/>
          <w:color w:val="000000"/>
          <w:sz w:val="36"/>
          <w:szCs w:val="36"/>
          <w:lang w:bidi="hi-IN"/>
        </w:rPr>
        <w:t>ShaM prAptavataH ..............nakShatr</w:t>
      </w:r>
      <w:r w:rsidR="00665208">
        <w:rPr>
          <w:rFonts w:ascii="Arial" w:hAnsi="Arial" w:cs="Arial"/>
          <w:color w:val="000000"/>
          <w:sz w:val="36"/>
          <w:szCs w:val="36"/>
          <w:lang w:bidi="hi-IN"/>
        </w:rPr>
        <w:t>E</w:t>
      </w:r>
      <w:r>
        <w:rPr>
          <w:rFonts w:ascii="Arial" w:hAnsi="Arial" w:cs="Arial"/>
          <w:color w:val="000000"/>
          <w:sz w:val="36"/>
          <w:szCs w:val="36"/>
          <w:lang w:bidi="hi-IN"/>
        </w:rPr>
        <w:t xml:space="preserve"> ................. rASau jAtasya </w:t>
      </w:r>
      <w:r>
        <w:rPr>
          <w:rFonts w:ascii="Arial" w:hAnsi="Arial" w:cs="Arial"/>
          <w:color w:val="000000"/>
          <w:sz w:val="36"/>
          <w:szCs w:val="36"/>
          <w:lang w:bidi="hi-IN"/>
        </w:rPr>
        <w:lastRenderedPageBreak/>
        <w:t xml:space="preserve">......................SarmaNaH mama sakuTuMbasya, janmAByAsAt janmapraBRuti </w:t>
      </w:r>
      <w:r w:rsidR="00665208">
        <w:rPr>
          <w:rFonts w:ascii="Arial" w:hAnsi="Arial" w:cs="Arial"/>
          <w:color w:val="000000"/>
          <w:sz w:val="36"/>
          <w:szCs w:val="36"/>
          <w:lang w:bidi="hi-IN"/>
        </w:rPr>
        <w:t>E</w:t>
      </w:r>
      <w:r>
        <w:rPr>
          <w:rFonts w:ascii="Arial" w:hAnsi="Arial" w:cs="Arial"/>
          <w:color w:val="000000"/>
          <w:sz w:val="36"/>
          <w:szCs w:val="36"/>
          <w:lang w:bidi="hi-IN"/>
        </w:rPr>
        <w:t>tat kShaNa paryantaM bAly</w:t>
      </w:r>
      <w:r w:rsidR="00665208">
        <w:rPr>
          <w:rFonts w:ascii="Arial" w:hAnsi="Arial" w:cs="Arial"/>
          <w:color w:val="000000"/>
          <w:sz w:val="36"/>
          <w:szCs w:val="36"/>
          <w:lang w:bidi="hi-IN"/>
        </w:rPr>
        <w:t>E</w:t>
      </w:r>
      <w:r>
        <w:rPr>
          <w:rFonts w:ascii="Arial" w:hAnsi="Arial" w:cs="Arial"/>
          <w:color w:val="000000"/>
          <w:sz w:val="36"/>
          <w:szCs w:val="36"/>
          <w:lang w:bidi="hi-IN"/>
        </w:rPr>
        <w:t xml:space="preserve"> vayasi kaumAr</w:t>
      </w:r>
      <w:r w:rsidR="00665208">
        <w:rPr>
          <w:rFonts w:ascii="Arial" w:hAnsi="Arial" w:cs="Arial"/>
          <w:color w:val="000000"/>
          <w:sz w:val="36"/>
          <w:szCs w:val="36"/>
          <w:lang w:bidi="hi-IN"/>
        </w:rPr>
        <w:t>E</w:t>
      </w:r>
      <w:r>
        <w:rPr>
          <w:rFonts w:ascii="Arial" w:hAnsi="Arial" w:cs="Arial"/>
          <w:color w:val="000000"/>
          <w:sz w:val="36"/>
          <w:szCs w:val="36"/>
          <w:lang w:bidi="hi-IN"/>
        </w:rPr>
        <w:t xml:space="preserve"> yauvan</w:t>
      </w:r>
      <w:r w:rsidR="00665208">
        <w:rPr>
          <w:rFonts w:ascii="Arial" w:hAnsi="Arial" w:cs="Arial"/>
          <w:color w:val="000000"/>
          <w:sz w:val="36"/>
          <w:szCs w:val="36"/>
          <w:lang w:bidi="hi-IN"/>
        </w:rPr>
        <w:t>E</w:t>
      </w:r>
      <w:r>
        <w:rPr>
          <w:rFonts w:ascii="Arial" w:hAnsi="Arial" w:cs="Arial"/>
          <w:color w:val="000000"/>
          <w:sz w:val="36"/>
          <w:szCs w:val="36"/>
          <w:lang w:bidi="hi-IN"/>
        </w:rPr>
        <w:t xml:space="preserve"> vArdhak</w:t>
      </w:r>
      <w:r w:rsidR="00665208">
        <w:rPr>
          <w:rFonts w:ascii="Arial" w:hAnsi="Arial" w:cs="Arial"/>
          <w:color w:val="000000"/>
          <w:sz w:val="36"/>
          <w:szCs w:val="36"/>
          <w:lang w:bidi="hi-IN"/>
        </w:rPr>
        <w:t>E</w:t>
      </w:r>
      <w:r>
        <w:rPr>
          <w:rFonts w:ascii="Arial" w:hAnsi="Arial" w:cs="Arial"/>
          <w:color w:val="000000"/>
          <w:sz w:val="36"/>
          <w:szCs w:val="36"/>
          <w:lang w:bidi="hi-IN"/>
        </w:rPr>
        <w:t xml:space="preserve"> ca jAgrat svapna suShupti avasthAsu , man</w:t>
      </w:r>
      <w:r w:rsidR="00665208">
        <w:rPr>
          <w:rFonts w:ascii="Arial" w:hAnsi="Arial" w:cs="Arial"/>
          <w:color w:val="000000"/>
          <w:sz w:val="36"/>
          <w:szCs w:val="36"/>
          <w:lang w:bidi="hi-IN"/>
        </w:rPr>
        <w:t>O</w:t>
      </w:r>
      <w:r>
        <w:rPr>
          <w:rFonts w:ascii="Arial" w:hAnsi="Arial" w:cs="Arial"/>
          <w:color w:val="000000"/>
          <w:sz w:val="36"/>
          <w:szCs w:val="36"/>
          <w:lang w:bidi="hi-IN"/>
        </w:rPr>
        <w:t>vAkkAya karm</w:t>
      </w:r>
      <w:r w:rsidR="00665208">
        <w:rPr>
          <w:rFonts w:ascii="Arial" w:hAnsi="Arial" w:cs="Arial"/>
          <w:color w:val="000000"/>
          <w:sz w:val="36"/>
          <w:szCs w:val="36"/>
          <w:lang w:bidi="hi-IN"/>
        </w:rPr>
        <w:t>E</w:t>
      </w:r>
      <w:r>
        <w:rPr>
          <w:rFonts w:ascii="Arial" w:hAnsi="Arial" w:cs="Arial"/>
          <w:color w:val="000000"/>
          <w:sz w:val="36"/>
          <w:szCs w:val="36"/>
          <w:lang w:bidi="hi-IN"/>
        </w:rPr>
        <w:t>ndriya j~jAn</w:t>
      </w:r>
      <w:r w:rsidR="00665208">
        <w:rPr>
          <w:rFonts w:ascii="Arial" w:hAnsi="Arial" w:cs="Arial"/>
          <w:color w:val="000000"/>
          <w:sz w:val="36"/>
          <w:szCs w:val="36"/>
          <w:lang w:bidi="hi-IN"/>
        </w:rPr>
        <w:t>E</w:t>
      </w:r>
      <w:r>
        <w:rPr>
          <w:rFonts w:ascii="Arial" w:hAnsi="Arial" w:cs="Arial"/>
          <w:color w:val="000000"/>
          <w:sz w:val="36"/>
          <w:szCs w:val="36"/>
          <w:lang w:bidi="hi-IN"/>
        </w:rPr>
        <w:t>ndriya vyApAraiH, kAmakr</w:t>
      </w:r>
      <w:r w:rsidR="00665208">
        <w:rPr>
          <w:rFonts w:ascii="Arial" w:hAnsi="Arial" w:cs="Arial"/>
          <w:color w:val="000000"/>
          <w:sz w:val="36"/>
          <w:szCs w:val="36"/>
          <w:lang w:bidi="hi-IN"/>
        </w:rPr>
        <w:t>O</w:t>
      </w:r>
      <w:r>
        <w:rPr>
          <w:rFonts w:ascii="Arial" w:hAnsi="Arial" w:cs="Arial"/>
          <w:color w:val="000000"/>
          <w:sz w:val="36"/>
          <w:szCs w:val="36"/>
          <w:lang w:bidi="hi-IN"/>
        </w:rPr>
        <w:t>dha-l</w:t>
      </w:r>
      <w:r w:rsidR="00665208">
        <w:rPr>
          <w:rFonts w:ascii="Arial" w:hAnsi="Arial" w:cs="Arial"/>
          <w:color w:val="000000"/>
          <w:sz w:val="36"/>
          <w:szCs w:val="36"/>
          <w:lang w:bidi="hi-IN"/>
        </w:rPr>
        <w:t>O</w:t>
      </w:r>
      <w:r>
        <w:rPr>
          <w:rFonts w:ascii="Arial" w:hAnsi="Arial" w:cs="Arial"/>
          <w:color w:val="000000"/>
          <w:sz w:val="36"/>
          <w:szCs w:val="36"/>
          <w:lang w:bidi="hi-IN"/>
        </w:rPr>
        <w:t>Ba-m</w:t>
      </w:r>
      <w:r w:rsidR="00665208">
        <w:rPr>
          <w:rFonts w:ascii="Arial" w:hAnsi="Arial" w:cs="Arial"/>
          <w:color w:val="000000"/>
          <w:sz w:val="36"/>
          <w:szCs w:val="36"/>
          <w:lang w:bidi="hi-IN"/>
        </w:rPr>
        <w:t>O</w:t>
      </w:r>
      <w:r>
        <w:rPr>
          <w:rFonts w:ascii="Arial" w:hAnsi="Arial" w:cs="Arial"/>
          <w:color w:val="000000"/>
          <w:sz w:val="36"/>
          <w:szCs w:val="36"/>
          <w:lang w:bidi="hi-IN"/>
        </w:rPr>
        <w:t>ha-madamAthsaryaiH, tvakcakShuH Sr</w:t>
      </w:r>
      <w:r w:rsidR="00665208">
        <w:rPr>
          <w:rFonts w:ascii="Arial" w:hAnsi="Arial" w:cs="Arial"/>
          <w:color w:val="000000"/>
          <w:sz w:val="36"/>
          <w:szCs w:val="36"/>
          <w:lang w:bidi="hi-IN"/>
        </w:rPr>
        <w:t>O</w:t>
      </w:r>
      <w:r>
        <w:rPr>
          <w:rFonts w:ascii="Arial" w:hAnsi="Arial" w:cs="Arial"/>
          <w:color w:val="000000"/>
          <w:sz w:val="36"/>
          <w:szCs w:val="36"/>
          <w:lang w:bidi="hi-IN"/>
        </w:rPr>
        <w:t>tra jihvAGrANa vAkpANi pAdapAyu upasthAKyaiH daSaBiH indriyaiH, man</w:t>
      </w:r>
      <w:r w:rsidR="00665208">
        <w:rPr>
          <w:rFonts w:ascii="Arial" w:hAnsi="Arial" w:cs="Arial"/>
          <w:color w:val="000000"/>
          <w:sz w:val="36"/>
          <w:szCs w:val="36"/>
          <w:lang w:bidi="hi-IN"/>
        </w:rPr>
        <w:t>O</w:t>
      </w:r>
      <w:r>
        <w:rPr>
          <w:rFonts w:ascii="Arial" w:hAnsi="Arial" w:cs="Arial"/>
          <w:color w:val="000000"/>
          <w:sz w:val="36"/>
          <w:szCs w:val="36"/>
          <w:lang w:bidi="hi-IN"/>
        </w:rPr>
        <w:t>budhi-citta-aha~gkArAKyaiH antarindriy</w:t>
      </w:r>
      <w:r w:rsidR="00665208">
        <w:rPr>
          <w:rFonts w:ascii="Arial" w:hAnsi="Arial" w:cs="Arial"/>
          <w:color w:val="000000"/>
          <w:sz w:val="36"/>
          <w:szCs w:val="36"/>
          <w:lang w:bidi="hi-IN"/>
        </w:rPr>
        <w:t>E</w:t>
      </w:r>
      <w:r>
        <w:rPr>
          <w:rFonts w:ascii="Arial" w:hAnsi="Arial" w:cs="Arial"/>
          <w:color w:val="000000"/>
          <w:sz w:val="36"/>
          <w:szCs w:val="36"/>
          <w:lang w:bidi="hi-IN"/>
        </w:rPr>
        <w:t>Sca kRutAnAM, ihajanmani janma-janmAntar</w:t>
      </w:r>
      <w:r w:rsidR="00665208">
        <w:rPr>
          <w:rFonts w:ascii="Arial" w:hAnsi="Arial" w:cs="Arial"/>
          <w:color w:val="000000"/>
          <w:sz w:val="36"/>
          <w:szCs w:val="36"/>
          <w:lang w:bidi="hi-IN"/>
        </w:rPr>
        <w:t>E</w:t>
      </w:r>
      <w:r>
        <w:rPr>
          <w:rFonts w:ascii="Arial" w:hAnsi="Arial" w:cs="Arial"/>
          <w:color w:val="000000"/>
          <w:sz w:val="36"/>
          <w:szCs w:val="36"/>
          <w:lang w:bidi="hi-IN"/>
        </w:rPr>
        <w:t>Shu vA j~jAnataH aj~jAnat</w:t>
      </w:r>
      <w:r w:rsidR="00665208">
        <w:rPr>
          <w:rFonts w:ascii="Arial" w:hAnsi="Arial" w:cs="Arial"/>
          <w:color w:val="000000"/>
          <w:sz w:val="36"/>
          <w:szCs w:val="36"/>
          <w:lang w:bidi="hi-IN"/>
        </w:rPr>
        <w:t>O</w:t>
      </w:r>
      <w:r>
        <w:rPr>
          <w:rFonts w:ascii="Arial" w:hAnsi="Arial" w:cs="Arial"/>
          <w:color w:val="000000"/>
          <w:sz w:val="36"/>
          <w:szCs w:val="36"/>
          <w:lang w:bidi="hi-IN"/>
        </w:rPr>
        <w:t xml:space="preserve"> vA rahasi prakAS</w:t>
      </w:r>
      <w:r w:rsidR="00665208">
        <w:rPr>
          <w:rFonts w:ascii="Arial" w:hAnsi="Arial" w:cs="Arial"/>
          <w:color w:val="000000"/>
          <w:sz w:val="36"/>
          <w:szCs w:val="36"/>
          <w:lang w:bidi="hi-IN"/>
        </w:rPr>
        <w:t>E</w:t>
      </w:r>
      <w:r>
        <w:rPr>
          <w:rFonts w:ascii="Arial" w:hAnsi="Arial" w:cs="Arial"/>
          <w:color w:val="000000"/>
          <w:sz w:val="36"/>
          <w:szCs w:val="36"/>
          <w:lang w:bidi="hi-IN"/>
        </w:rPr>
        <w:t xml:space="preserve">Shu vA saMBAvitAnAM pa~jca mahApAtakAnAM upapAtakAnAM, j~jAnataH sakRutkRutAnAM, aj~jAnataH asatkRutAnAM, j~jAnataH, aj~jAnataSca aByastAnAM, nirantara aByastAnAM, cirakAla aByastAnAM, nirantara cirakAla aByastAnAM, </w:t>
      </w:r>
      <w:r w:rsidR="00665208">
        <w:rPr>
          <w:rFonts w:ascii="Arial" w:hAnsi="Arial" w:cs="Arial"/>
          <w:color w:val="000000"/>
          <w:sz w:val="36"/>
          <w:szCs w:val="36"/>
          <w:lang w:bidi="hi-IN"/>
        </w:rPr>
        <w:t>E</w:t>
      </w:r>
      <w:r>
        <w:rPr>
          <w:rFonts w:ascii="Arial" w:hAnsi="Arial" w:cs="Arial"/>
          <w:color w:val="000000"/>
          <w:sz w:val="36"/>
          <w:szCs w:val="36"/>
          <w:lang w:bidi="hi-IN"/>
        </w:rPr>
        <w:t>vaM navAnAM navavidhAnAM , bahUnAM bahuvidhAnAM, sarv</w:t>
      </w:r>
      <w:r w:rsidR="00665208">
        <w:rPr>
          <w:rFonts w:ascii="Arial" w:hAnsi="Arial" w:cs="Arial"/>
          <w:color w:val="000000"/>
          <w:sz w:val="36"/>
          <w:szCs w:val="36"/>
          <w:lang w:bidi="hi-IN"/>
        </w:rPr>
        <w:t>E</w:t>
      </w:r>
      <w:r>
        <w:rPr>
          <w:rFonts w:ascii="Arial" w:hAnsi="Arial" w:cs="Arial"/>
          <w:color w:val="000000"/>
          <w:sz w:val="36"/>
          <w:szCs w:val="36"/>
          <w:lang w:bidi="hi-IN"/>
        </w:rPr>
        <w:t>ShAM pApAnAM, maddhy</w:t>
      </w:r>
      <w:r w:rsidR="00665208">
        <w:rPr>
          <w:rFonts w:ascii="Arial" w:hAnsi="Arial" w:cs="Arial"/>
          <w:color w:val="000000"/>
          <w:sz w:val="36"/>
          <w:szCs w:val="36"/>
          <w:lang w:bidi="hi-IN"/>
        </w:rPr>
        <w:t>E</w:t>
      </w:r>
      <w:r>
        <w:rPr>
          <w:rFonts w:ascii="Arial" w:hAnsi="Arial" w:cs="Arial"/>
          <w:color w:val="000000"/>
          <w:sz w:val="36"/>
          <w:szCs w:val="36"/>
          <w:lang w:bidi="hi-IN"/>
        </w:rPr>
        <w:t xml:space="preserve"> saMBAvitAnAM sarv</w:t>
      </w:r>
      <w:r w:rsidR="00665208">
        <w:rPr>
          <w:rFonts w:ascii="Arial" w:hAnsi="Arial" w:cs="Arial"/>
          <w:color w:val="000000"/>
          <w:sz w:val="36"/>
          <w:szCs w:val="36"/>
          <w:lang w:bidi="hi-IN"/>
        </w:rPr>
        <w:t>E</w:t>
      </w:r>
      <w:r>
        <w:rPr>
          <w:rFonts w:ascii="Arial" w:hAnsi="Arial" w:cs="Arial"/>
          <w:color w:val="000000"/>
          <w:sz w:val="36"/>
          <w:szCs w:val="36"/>
          <w:lang w:bidi="hi-IN"/>
        </w:rPr>
        <w:t>ShAM pApAnAM, sadyaH apan</w:t>
      </w:r>
      <w:r w:rsidR="00665208">
        <w:rPr>
          <w:rFonts w:ascii="Arial" w:hAnsi="Arial" w:cs="Arial"/>
          <w:color w:val="000000"/>
          <w:sz w:val="36"/>
          <w:szCs w:val="36"/>
          <w:lang w:bidi="hi-IN"/>
        </w:rPr>
        <w:t>O</w:t>
      </w:r>
      <w:r>
        <w:rPr>
          <w:rFonts w:ascii="Arial" w:hAnsi="Arial" w:cs="Arial"/>
          <w:color w:val="000000"/>
          <w:sz w:val="36"/>
          <w:szCs w:val="36"/>
          <w:lang w:bidi="hi-IN"/>
        </w:rPr>
        <w:t>danArthaM AdityAtmakarudra prasAda siddhyarthaM, mahAd</w:t>
      </w:r>
      <w:r w:rsidR="00665208">
        <w:rPr>
          <w:rFonts w:ascii="Arial" w:hAnsi="Arial" w:cs="Arial"/>
          <w:color w:val="000000"/>
          <w:sz w:val="36"/>
          <w:szCs w:val="36"/>
          <w:lang w:bidi="hi-IN"/>
        </w:rPr>
        <w:t>E</w:t>
      </w:r>
      <w:r>
        <w:rPr>
          <w:rFonts w:ascii="Arial" w:hAnsi="Arial" w:cs="Arial"/>
          <w:color w:val="000000"/>
          <w:sz w:val="36"/>
          <w:szCs w:val="36"/>
          <w:lang w:bidi="hi-IN"/>
        </w:rPr>
        <w:t xml:space="preserve">vAdi </w:t>
      </w:r>
      <w:r w:rsidR="00665208">
        <w:rPr>
          <w:rFonts w:ascii="Arial" w:hAnsi="Arial" w:cs="Arial"/>
          <w:color w:val="000000"/>
          <w:sz w:val="36"/>
          <w:szCs w:val="36"/>
          <w:lang w:bidi="hi-IN"/>
        </w:rPr>
        <w:t>E</w:t>
      </w:r>
      <w:r>
        <w:rPr>
          <w:rFonts w:ascii="Arial" w:hAnsi="Arial" w:cs="Arial"/>
          <w:color w:val="000000"/>
          <w:sz w:val="36"/>
          <w:szCs w:val="36"/>
          <w:lang w:bidi="hi-IN"/>
        </w:rPr>
        <w:t>kAdaSa aBinnarUpa AdityAtmakarudra prasAd</w:t>
      </w:r>
      <w:r w:rsidR="00665208">
        <w:rPr>
          <w:rFonts w:ascii="Arial" w:hAnsi="Arial" w:cs="Arial"/>
          <w:color w:val="000000"/>
          <w:sz w:val="36"/>
          <w:szCs w:val="36"/>
          <w:lang w:bidi="hi-IN"/>
        </w:rPr>
        <w:t>E</w:t>
      </w:r>
      <w:r>
        <w:rPr>
          <w:rFonts w:ascii="Arial" w:hAnsi="Arial" w:cs="Arial"/>
          <w:color w:val="000000"/>
          <w:sz w:val="36"/>
          <w:szCs w:val="36"/>
          <w:lang w:bidi="hi-IN"/>
        </w:rPr>
        <w:t>na, asmAkaM sarv</w:t>
      </w:r>
      <w:r w:rsidR="00665208">
        <w:rPr>
          <w:rFonts w:ascii="Arial" w:hAnsi="Arial" w:cs="Arial"/>
          <w:color w:val="000000"/>
          <w:sz w:val="36"/>
          <w:szCs w:val="36"/>
          <w:lang w:bidi="hi-IN"/>
        </w:rPr>
        <w:t>E</w:t>
      </w:r>
      <w:r>
        <w:rPr>
          <w:rFonts w:ascii="Arial" w:hAnsi="Arial" w:cs="Arial"/>
          <w:color w:val="000000"/>
          <w:sz w:val="36"/>
          <w:szCs w:val="36"/>
          <w:lang w:bidi="hi-IN"/>
        </w:rPr>
        <w:t xml:space="preserve">ShAM AdhyAtmika AdhiBautika AdhidaivIka, navanava janita tApatraya nivRuttyarthaM ................ </w:t>
      </w:r>
      <w:r w:rsidR="00665208">
        <w:rPr>
          <w:rFonts w:ascii="Arial" w:hAnsi="Arial" w:cs="Arial"/>
          <w:color w:val="000000"/>
          <w:sz w:val="36"/>
          <w:szCs w:val="36"/>
          <w:lang w:bidi="hi-IN"/>
        </w:rPr>
        <w:t>E</w:t>
      </w:r>
      <w:r>
        <w:rPr>
          <w:rFonts w:ascii="Arial" w:hAnsi="Arial" w:cs="Arial"/>
          <w:color w:val="000000"/>
          <w:sz w:val="36"/>
          <w:szCs w:val="36"/>
          <w:lang w:bidi="hi-IN"/>
        </w:rPr>
        <w:t>BiH brAhmaNaissaha, mahArNNav</w:t>
      </w:r>
      <w:r w:rsidR="00665208">
        <w:rPr>
          <w:rFonts w:ascii="Arial" w:hAnsi="Arial" w:cs="Arial"/>
          <w:color w:val="000000"/>
          <w:sz w:val="36"/>
          <w:szCs w:val="36"/>
          <w:lang w:bidi="hi-IN"/>
        </w:rPr>
        <w:t>O</w:t>
      </w:r>
      <w:r>
        <w:rPr>
          <w:rFonts w:ascii="Arial" w:hAnsi="Arial" w:cs="Arial"/>
          <w:color w:val="000000"/>
          <w:sz w:val="36"/>
          <w:szCs w:val="36"/>
          <w:lang w:bidi="hi-IN"/>
        </w:rPr>
        <w:t>kta prakAr</w:t>
      </w:r>
      <w:r w:rsidR="00665208">
        <w:rPr>
          <w:rFonts w:ascii="Arial" w:hAnsi="Arial" w:cs="Arial"/>
          <w:color w:val="000000"/>
          <w:sz w:val="36"/>
          <w:szCs w:val="36"/>
          <w:lang w:bidi="hi-IN"/>
        </w:rPr>
        <w:t>E</w:t>
      </w:r>
      <w:r>
        <w:rPr>
          <w:rFonts w:ascii="Arial" w:hAnsi="Arial" w:cs="Arial"/>
          <w:color w:val="000000"/>
          <w:sz w:val="36"/>
          <w:szCs w:val="36"/>
          <w:lang w:bidi="hi-IN"/>
        </w:rPr>
        <w:t>Na, AcAryamuK</w:t>
      </w:r>
      <w:r w:rsidR="00665208">
        <w:rPr>
          <w:rFonts w:ascii="Arial" w:hAnsi="Arial" w:cs="Arial"/>
          <w:color w:val="000000"/>
          <w:sz w:val="36"/>
          <w:szCs w:val="36"/>
          <w:lang w:bidi="hi-IN"/>
        </w:rPr>
        <w:t>E</w:t>
      </w:r>
      <w:r>
        <w:rPr>
          <w:rFonts w:ascii="Arial" w:hAnsi="Arial" w:cs="Arial"/>
          <w:color w:val="000000"/>
          <w:sz w:val="36"/>
          <w:szCs w:val="36"/>
          <w:lang w:bidi="hi-IN"/>
        </w:rPr>
        <w:t>na Rutvi~gmuK</w:t>
      </w:r>
      <w:r w:rsidR="00665208">
        <w:rPr>
          <w:rFonts w:ascii="Arial" w:hAnsi="Arial" w:cs="Arial"/>
          <w:color w:val="000000"/>
          <w:sz w:val="36"/>
          <w:szCs w:val="36"/>
          <w:lang w:bidi="hi-IN"/>
        </w:rPr>
        <w:t>E</w:t>
      </w:r>
      <w:r>
        <w:rPr>
          <w:rFonts w:ascii="Arial" w:hAnsi="Arial" w:cs="Arial"/>
          <w:color w:val="000000"/>
          <w:sz w:val="36"/>
          <w:szCs w:val="36"/>
          <w:lang w:bidi="hi-IN"/>
        </w:rPr>
        <w:t>na ca , Rugyaju-ssAmAtha-rvaNAKy</w:t>
      </w:r>
      <w:r w:rsidR="00665208">
        <w:rPr>
          <w:rFonts w:ascii="Arial" w:hAnsi="Arial" w:cs="Arial"/>
          <w:color w:val="000000"/>
          <w:sz w:val="36"/>
          <w:szCs w:val="36"/>
          <w:lang w:bidi="hi-IN"/>
        </w:rPr>
        <w:t>E</w:t>
      </w:r>
      <w:r>
        <w:rPr>
          <w:rFonts w:ascii="Arial" w:hAnsi="Arial" w:cs="Arial"/>
          <w:color w:val="000000"/>
          <w:sz w:val="36"/>
          <w:szCs w:val="36"/>
          <w:lang w:bidi="hi-IN"/>
        </w:rPr>
        <w:t>Shu caturShu v</w:t>
      </w:r>
      <w:r w:rsidR="00665208">
        <w:rPr>
          <w:rFonts w:ascii="Arial" w:hAnsi="Arial" w:cs="Arial"/>
          <w:color w:val="000000"/>
          <w:sz w:val="36"/>
          <w:szCs w:val="36"/>
          <w:lang w:bidi="hi-IN"/>
        </w:rPr>
        <w:t>E</w:t>
      </w:r>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Shu maddhy</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sidR="00665208">
        <w:rPr>
          <w:rFonts w:ascii="Arial" w:hAnsi="Arial" w:cs="Arial"/>
          <w:color w:val="000000"/>
          <w:sz w:val="36"/>
          <w:szCs w:val="36"/>
          <w:lang w:bidi="hi-IN"/>
        </w:rPr>
        <w:t>E</w:t>
      </w:r>
      <w:r>
        <w:rPr>
          <w:rFonts w:ascii="Arial" w:hAnsi="Arial" w:cs="Arial"/>
          <w:color w:val="000000"/>
          <w:sz w:val="36"/>
          <w:szCs w:val="36"/>
          <w:lang w:bidi="hi-IN"/>
        </w:rPr>
        <w:t>kAdhika SatasaMKyAka yajuSSAKAsu, AdiBUta saMhitASAKA antarBUta agnikANDa antargatAnAM , sarv</w:t>
      </w:r>
      <w:r w:rsidR="00665208">
        <w:rPr>
          <w:rFonts w:ascii="Arial" w:hAnsi="Arial" w:cs="Arial"/>
          <w:color w:val="000000"/>
          <w:sz w:val="36"/>
          <w:szCs w:val="36"/>
          <w:lang w:bidi="hi-IN"/>
        </w:rPr>
        <w:t>E</w:t>
      </w:r>
      <w:r>
        <w:rPr>
          <w:rFonts w:ascii="Arial" w:hAnsi="Arial" w:cs="Arial"/>
          <w:color w:val="000000"/>
          <w:sz w:val="36"/>
          <w:szCs w:val="36"/>
          <w:lang w:bidi="hi-IN"/>
        </w:rPr>
        <w:t>Shu v</w:t>
      </w:r>
      <w:r w:rsidR="00665208">
        <w:rPr>
          <w:rFonts w:ascii="Arial" w:hAnsi="Arial" w:cs="Arial"/>
          <w:color w:val="000000"/>
          <w:sz w:val="36"/>
          <w:szCs w:val="36"/>
          <w:lang w:bidi="hi-IN"/>
        </w:rPr>
        <w:t>E</w:t>
      </w:r>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Shu, sarvAsu upaniShadsu, smRutItihAsa purANAdiShu, sarvapApa nivarttakatv</w:t>
      </w:r>
      <w:r w:rsidR="00665208">
        <w:rPr>
          <w:rFonts w:ascii="Arial" w:hAnsi="Arial" w:cs="Arial"/>
          <w:color w:val="000000"/>
          <w:sz w:val="36"/>
          <w:szCs w:val="36"/>
          <w:lang w:bidi="hi-IN"/>
        </w:rPr>
        <w:t>E</w:t>
      </w:r>
      <w:r>
        <w:rPr>
          <w:rFonts w:ascii="Arial" w:hAnsi="Arial" w:cs="Arial"/>
          <w:color w:val="000000"/>
          <w:sz w:val="36"/>
          <w:szCs w:val="36"/>
          <w:lang w:bidi="hi-IN"/>
        </w:rPr>
        <w:t>na, divyaj~jAna pradatv</w:t>
      </w:r>
      <w:r w:rsidR="00665208">
        <w:rPr>
          <w:rFonts w:ascii="Arial" w:hAnsi="Arial" w:cs="Arial"/>
          <w:color w:val="000000"/>
          <w:sz w:val="36"/>
          <w:szCs w:val="36"/>
          <w:lang w:bidi="hi-IN"/>
        </w:rPr>
        <w:t>E</w:t>
      </w:r>
      <w:r>
        <w:rPr>
          <w:rFonts w:ascii="Arial" w:hAnsi="Arial" w:cs="Arial"/>
          <w:color w:val="000000"/>
          <w:sz w:val="36"/>
          <w:szCs w:val="36"/>
          <w:lang w:bidi="hi-IN"/>
        </w:rPr>
        <w:t>na, m</w:t>
      </w:r>
      <w:r w:rsidR="00665208">
        <w:rPr>
          <w:rFonts w:ascii="Arial" w:hAnsi="Arial" w:cs="Arial"/>
          <w:color w:val="000000"/>
          <w:sz w:val="36"/>
          <w:szCs w:val="36"/>
          <w:lang w:bidi="hi-IN"/>
        </w:rPr>
        <w:t>O</w:t>
      </w:r>
      <w:r>
        <w:rPr>
          <w:rFonts w:ascii="Arial" w:hAnsi="Arial" w:cs="Arial"/>
          <w:color w:val="000000"/>
          <w:sz w:val="36"/>
          <w:szCs w:val="36"/>
          <w:lang w:bidi="hi-IN"/>
        </w:rPr>
        <w:t>kSha pradatv</w:t>
      </w:r>
      <w:r w:rsidR="00665208">
        <w:rPr>
          <w:rFonts w:ascii="Arial" w:hAnsi="Arial" w:cs="Arial"/>
          <w:color w:val="000000"/>
          <w:sz w:val="36"/>
          <w:szCs w:val="36"/>
          <w:lang w:bidi="hi-IN"/>
        </w:rPr>
        <w:t>E</w:t>
      </w:r>
      <w:r>
        <w:rPr>
          <w:rFonts w:ascii="Arial" w:hAnsi="Arial" w:cs="Arial"/>
          <w:color w:val="000000"/>
          <w:sz w:val="36"/>
          <w:szCs w:val="36"/>
          <w:lang w:bidi="hi-IN"/>
        </w:rPr>
        <w:t xml:space="preserve">na ca, tatratatra </w:t>
      </w:r>
      <w:r>
        <w:rPr>
          <w:rFonts w:ascii="Arial" w:hAnsi="Arial" w:cs="Arial"/>
          <w:color w:val="000000"/>
          <w:sz w:val="36"/>
          <w:szCs w:val="36"/>
          <w:lang w:bidi="hi-IN"/>
        </w:rPr>
        <w:lastRenderedPageBreak/>
        <w:t>udGuShTAnAM "caram</w:t>
      </w:r>
      <w:r w:rsidR="00665208">
        <w:rPr>
          <w:rFonts w:ascii="Arial" w:hAnsi="Arial" w:cs="Arial"/>
          <w:color w:val="000000"/>
          <w:sz w:val="36"/>
          <w:szCs w:val="36"/>
          <w:lang w:bidi="hi-IN"/>
        </w:rPr>
        <w:t>E</w:t>
      </w:r>
      <w:r>
        <w:rPr>
          <w:rFonts w:ascii="Arial" w:hAnsi="Arial" w:cs="Arial"/>
          <w:color w:val="000000"/>
          <w:sz w:val="36"/>
          <w:szCs w:val="36"/>
          <w:lang w:bidi="hi-IN"/>
        </w:rPr>
        <w:t>ShTakAyAM juh</w:t>
      </w:r>
      <w:r w:rsidR="00665208">
        <w:rPr>
          <w:rFonts w:ascii="Arial" w:hAnsi="Arial" w:cs="Arial"/>
          <w:color w:val="000000"/>
          <w:sz w:val="36"/>
          <w:szCs w:val="36"/>
          <w:lang w:bidi="hi-IN"/>
        </w:rPr>
        <w:t>O</w:t>
      </w:r>
      <w:r>
        <w:rPr>
          <w:rFonts w:ascii="Arial" w:hAnsi="Arial" w:cs="Arial"/>
          <w:color w:val="000000"/>
          <w:sz w:val="36"/>
          <w:szCs w:val="36"/>
          <w:lang w:bidi="hi-IN"/>
        </w:rPr>
        <w:t>ti" iti caram</w:t>
      </w:r>
      <w:r w:rsidR="00665208">
        <w:rPr>
          <w:rFonts w:ascii="Arial" w:hAnsi="Arial" w:cs="Arial"/>
          <w:color w:val="000000"/>
          <w:sz w:val="36"/>
          <w:szCs w:val="36"/>
          <w:lang w:bidi="hi-IN"/>
        </w:rPr>
        <w:t>E</w:t>
      </w:r>
      <w:r>
        <w:rPr>
          <w:rFonts w:ascii="Arial" w:hAnsi="Arial" w:cs="Arial"/>
          <w:color w:val="000000"/>
          <w:sz w:val="36"/>
          <w:szCs w:val="36"/>
          <w:lang w:bidi="hi-IN"/>
        </w:rPr>
        <w:t xml:space="preserve">ShTaka upayuktAnAM, </w:t>
      </w:r>
    </w:p>
    <w:p w14:paraId="1ADE2AB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"SatarudrAn jap</w:t>
      </w:r>
      <w:r w:rsidR="00665208">
        <w:rPr>
          <w:rFonts w:ascii="Arial" w:hAnsi="Arial" w:cs="Arial"/>
          <w:color w:val="000000"/>
          <w:sz w:val="36"/>
          <w:szCs w:val="36"/>
          <w:lang w:bidi="hi-IN"/>
        </w:rPr>
        <w:t>E</w:t>
      </w:r>
      <w:r>
        <w:rPr>
          <w:rFonts w:ascii="Arial" w:hAnsi="Arial" w:cs="Arial"/>
          <w:color w:val="000000"/>
          <w:sz w:val="36"/>
          <w:szCs w:val="36"/>
          <w:lang w:bidi="hi-IN"/>
        </w:rPr>
        <w:t>dyastu dyAyamAn</w:t>
      </w:r>
      <w:r w:rsidR="00665208">
        <w:rPr>
          <w:rFonts w:ascii="Arial" w:hAnsi="Arial" w:cs="Arial"/>
          <w:color w:val="000000"/>
          <w:sz w:val="36"/>
          <w:szCs w:val="36"/>
          <w:lang w:bidi="hi-IN"/>
        </w:rPr>
        <w:t>O</w:t>
      </w:r>
      <w:r>
        <w:rPr>
          <w:rFonts w:ascii="Arial" w:hAnsi="Arial" w:cs="Arial"/>
          <w:color w:val="000000"/>
          <w:sz w:val="36"/>
          <w:szCs w:val="36"/>
          <w:lang w:bidi="hi-IN"/>
        </w:rPr>
        <w:t xml:space="preserve"> mah</w:t>
      </w:r>
      <w:r w:rsidR="00665208">
        <w:rPr>
          <w:rFonts w:ascii="Arial" w:hAnsi="Arial" w:cs="Arial"/>
          <w:color w:val="000000"/>
          <w:sz w:val="36"/>
          <w:szCs w:val="36"/>
          <w:lang w:bidi="hi-IN"/>
        </w:rPr>
        <w:t>E</w:t>
      </w:r>
      <w:r>
        <w:rPr>
          <w:rFonts w:ascii="Arial" w:hAnsi="Arial" w:cs="Arial"/>
          <w:color w:val="000000"/>
          <w:sz w:val="36"/>
          <w:szCs w:val="36"/>
          <w:lang w:bidi="hi-IN"/>
        </w:rPr>
        <w:t>SvaraM" iti Saiva purANa vacan</w:t>
      </w:r>
      <w:r w:rsidR="00665208">
        <w:rPr>
          <w:rFonts w:ascii="Arial" w:hAnsi="Arial" w:cs="Arial"/>
          <w:color w:val="000000"/>
          <w:sz w:val="36"/>
          <w:szCs w:val="36"/>
          <w:lang w:bidi="hi-IN"/>
        </w:rPr>
        <w:t>E</w:t>
      </w:r>
      <w:r>
        <w:rPr>
          <w:rFonts w:ascii="Arial" w:hAnsi="Arial" w:cs="Arial"/>
          <w:color w:val="000000"/>
          <w:sz w:val="36"/>
          <w:szCs w:val="36"/>
          <w:lang w:bidi="hi-IN"/>
        </w:rPr>
        <w:t xml:space="preserve">na, </w:t>
      </w:r>
    </w:p>
    <w:p w14:paraId="581972F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gramStart"/>
      <w:r>
        <w:rPr>
          <w:rFonts w:ascii="Arial" w:hAnsi="Arial" w:cs="Arial"/>
          <w:color w:val="000000"/>
          <w:sz w:val="36"/>
          <w:szCs w:val="36"/>
          <w:lang w:bidi="hi-IN"/>
        </w:rPr>
        <w:t>yaH</w:t>
      </w:r>
      <w:proofErr w:type="gramEnd"/>
      <w:r>
        <w:rPr>
          <w:rFonts w:ascii="Arial" w:hAnsi="Arial" w:cs="Arial"/>
          <w:color w:val="000000"/>
          <w:sz w:val="36"/>
          <w:szCs w:val="36"/>
          <w:lang w:bidi="hi-IN"/>
        </w:rPr>
        <w:t xml:space="preserve"> SatarudrIyaM adhIt</w:t>
      </w:r>
      <w:r w:rsidR="00665208">
        <w:rPr>
          <w:rFonts w:ascii="Arial" w:hAnsi="Arial" w:cs="Arial"/>
          <w:color w:val="000000"/>
          <w:sz w:val="36"/>
          <w:szCs w:val="36"/>
          <w:lang w:bidi="hi-IN"/>
        </w:rPr>
        <w:t>E</w:t>
      </w:r>
      <w:r>
        <w:rPr>
          <w:rFonts w:ascii="Arial" w:hAnsi="Arial" w:cs="Arial"/>
          <w:color w:val="000000"/>
          <w:sz w:val="36"/>
          <w:szCs w:val="36"/>
          <w:lang w:bidi="hi-IN"/>
        </w:rPr>
        <w:t xml:space="preserve"> , sa agnipUt</w:t>
      </w:r>
      <w:r w:rsidR="00665208">
        <w:rPr>
          <w:rFonts w:ascii="Arial" w:hAnsi="Arial" w:cs="Arial"/>
          <w:color w:val="000000"/>
          <w:sz w:val="36"/>
          <w:szCs w:val="36"/>
          <w:lang w:bidi="hi-IN"/>
        </w:rPr>
        <w:t>O</w:t>
      </w:r>
      <w:r>
        <w:rPr>
          <w:rFonts w:ascii="Arial" w:hAnsi="Arial" w:cs="Arial"/>
          <w:color w:val="000000"/>
          <w:sz w:val="36"/>
          <w:szCs w:val="36"/>
          <w:lang w:bidi="hi-IN"/>
        </w:rPr>
        <w:t xml:space="preserve"> iti kaivaly</w:t>
      </w:r>
      <w:r w:rsidR="00665208">
        <w:rPr>
          <w:rFonts w:ascii="Arial" w:hAnsi="Arial" w:cs="Arial"/>
          <w:color w:val="000000"/>
          <w:sz w:val="36"/>
          <w:szCs w:val="36"/>
          <w:lang w:bidi="hi-IN"/>
        </w:rPr>
        <w:t>O</w:t>
      </w:r>
      <w:r>
        <w:rPr>
          <w:rFonts w:ascii="Arial" w:hAnsi="Arial" w:cs="Arial"/>
          <w:color w:val="000000"/>
          <w:sz w:val="36"/>
          <w:szCs w:val="36"/>
          <w:lang w:bidi="hi-IN"/>
        </w:rPr>
        <w:t>paniShad vacan</w:t>
      </w:r>
      <w:r w:rsidR="00665208">
        <w:rPr>
          <w:rFonts w:ascii="Arial" w:hAnsi="Arial" w:cs="Arial"/>
          <w:color w:val="000000"/>
          <w:sz w:val="36"/>
          <w:szCs w:val="36"/>
          <w:lang w:bidi="hi-IN"/>
        </w:rPr>
        <w:t>E</w:t>
      </w:r>
      <w:r>
        <w:rPr>
          <w:rFonts w:ascii="Arial" w:hAnsi="Arial" w:cs="Arial"/>
          <w:color w:val="000000"/>
          <w:sz w:val="36"/>
          <w:szCs w:val="36"/>
          <w:lang w:bidi="hi-IN"/>
        </w:rPr>
        <w:t xml:space="preserve">na, </w:t>
      </w:r>
    </w:p>
    <w:p w14:paraId="635C485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gramStart"/>
      <w:r>
        <w:rPr>
          <w:rFonts w:ascii="Arial" w:hAnsi="Arial" w:cs="Arial"/>
          <w:color w:val="000000"/>
          <w:sz w:val="36"/>
          <w:szCs w:val="36"/>
          <w:lang w:bidi="hi-IN"/>
        </w:rPr>
        <w:t>atha</w:t>
      </w:r>
      <w:proofErr w:type="gramEnd"/>
      <w:r>
        <w:rPr>
          <w:rFonts w:ascii="Arial" w:hAnsi="Arial" w:cs="Arial"/>
          <w:color w:val="000000"/>
          <w:sz w:val="36"/>
          <w:szCs w:val="36"/>
          <w:lang w:bidi="hi-IN"/>
        </w:rPr>
        <w:t xml:space="preserve"> hainaM brahmacAriNaH UcuH | kiM japy</w:t>
      </w:r>
      <w:r w:rsidR="00665208">
        <w:rPr>
          <w:rFonts w:ascii="Arial" w:hAnsi="Arial" w:cs="Arial"/>
          <w:color w:val="000000"/>
          <w:sz w:val="36"/>
          <w:szCs w:val="36"/>
          <w:lang w:bidi="hi-IN"/>
        </w:rPr>
        <w:t>E</w:t>
      </w:r>
      <w:r>
        <w:rPr>
          <w:rFonts w:ascii="Arial" w:hAnsi="Arial" w:cs="Arial"/>
          <w:color w:val="000000"/>
          <w:sz w:val="36"/>
          <w:szCs w:val="36"/>
          <w:lang w:bidi="hi-IN"/>
        </w:rPr>
        <w:t>na amRutatvaM n</w:t>
      </w:r>
      <w:r w:rsidR="00665208">
        <w:rPr>
          <w:rFonts w:ascii="Arial" w:hAnsi="Arial" w:cs="Arial"/>
          <w:color w:val="000000"/>
          <w:sz w:val="36"/>
          <w:szCs w:val="36"/>
          <w:lang w:bidi="hi-IN"/>
        </w:rPr>
        <w:t>O</w:t>
      </w:r>
      <w:r>
        <w:rPr>
          <w:rFonts w:ascii="Arial" w:hAnsi="Arial" w:cs="Arial"/>
          <w:color w:val="000000"/>
          <w:sz w:val="36"/>
          <w:szCs w:val="36"/>
          <w:lang w:bidi="hi-IN"/>
        </w:rPr>
        <w:t xml:space="preserve"> Bavati | </w:t>
      </w:r>
    </w:p>
    <w:p w14:paraId="664F3C6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sah</w:t>
      </w:r>
      <w:r w:rsidR="00665208">
        <w:rPr>
          <w:rFonts w:ascii="Arial" w:hAnsi="Arial" w:cs="Arial"/>
          <w:color w:val="000000"/>
          <w:sz w:val="36"/>
          <w:szCs w:val="36"/>
          <w:lang w:bidi="hi-IN"/>
        </w:rPr>
        <w:t>O</w:t>
      </w:r>
      <w:r>
        <w:rPr>
          <w:rFonts w:ascii="Arial" w:hAnsi="Arial" w:cs="Arial"/>
          <w:color w:val="000000"/>
          <w:sz w:val="36"/>
          <w:szCs w:val="36"/>
          <w:lang w:bidi="hi-IN"/>
        </w:rPr>
        <w:t xml:space="preserve"> vAca yAj~javalkyaH Satarudriy</w:t>
      </w:r>
      <w:r w:rsidR="00665208">
        <w:rPr>
          <w:rFonts w:ascii="Arial" w:hAnsi="Arial" w:cs="Arial"/>
          <w:color w:val="000000"/>
          <w:sz w:val="36"/>
          <w:szCs w:val="36"/>
          <w:lang w:bidi="hi-IN"/>
        </w:rPr>
        <w:t>E</w:t>
      </w:r>
      <w:r>
        <w:rPr>
          <w:rFonts w:ascii="Arial" w:hAnsi="Arial" w:cs="Arial"/>
          <w:color w:val="000000"/>
          <w:sz w:val="36"/>
          <w:szCs w:val="36"/>
          <w:lang w:bidi="hi-IN"/>
        </w:rPr>
        <w:t>N</w:t>
      </w:r>
      <w:r w:rsidR="00665208">
        <w:rPr>
          <w:rFonts w:ascii="Arial" w:hAnsi="Arial" w:cs="Arial"/>
          <w:color w:val="000000"/>
          <w:sz w:val="36"/>
          <w:szCs w:val="36"/>
          <w:lang w:bidi="hi-IN"/>
        </w:rPr>
        <w:t>E</w:t>
      </w:r>
      <w:r>
        <w:rPr>
          <w:rFonts w:ascii="Arial" w:hAnsi="Arial" w:cs="Arial"/>
          <w:color w:val="000000"/>
          <w:sz w:val="36"/>
          <w:szCs w:val="36"/>
          <w:lang w:bidi="hi-IN"/>
        </w:rPr>
        <w:t xml:space="preserve">ti | </w:t>
      </w:r>
    </w:p>
    <w:p w14:paraId="08CDAB6B"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E</w:t>
      </w:r>
      <w:r w:rsidR="00D91D60">
        <w:rPr>
          <w:rFonts w:ascii="Arial" w:hAnsi="Arial" w:cs="Arial"/>
          <w:color w:val="000000"/>
          <w:sz w:val="36"/>
          <w:szCs w:val="36"/>
          <w:lang w:bidi="hi-IN"/>
        </w:rPr>
        <w:t>tAni ha vA amRutasya nAmadh</w:t>
      </w:r>
      <w:r>
        <w:rPr>
          <w:rFonts w:ascii="Arial" w:hAnsi="Arial" w:cs="Arial"/>
          <w:color w:val="000000"/>
          <w:sz w:val="36"/>
          <w:szCs w:val="36"/>
          <w:lang w:bidi="hi-IN"/>
        </w:rPr>
        <w:t>E</w:t>
      </w:r>
      <w:r w:rsidR="00D91D60">
        <w:rPr>
          <w:rFonts w:ascii="Arial" w:hAnsi="Arial" w:cs="Arial"/>
          <w:color w:val="000000"/>
          <w:sz w:val="36"/>
          <w:szCs w:val="36"/>
          <w:lang w:bidi="hi-IN"/>
        </w:rPr>
        <w:t xml:space="preserve">yAni | </w:t>
      </w:r>
      <w:r>
        <w:rPr>
          <w:rFonts w:ascii="Arial" w:hAnsi="Arial" w:cs="Arial"/>
          <w:color w:val="000000"/>
          <w:sz w:val="36"/>
          <w:szCs w:val="36"/>
          <w:lang w:bidi="hi-IN"/>
        </w:rPr>
        <w:t>E</w:t>
      </w:r>
      <w:r w:rsidR="00D91D60">
        <w:rPr>
          <w:rFonts w:ascii="Arial" w:hAnsi="Arial" w:cs="Arial"/>
          <w:color w:val="000000"/>
          <w:sz w:val="36"/>
          <w:szCs w:val="36"/>
          <w:lang w:bidi="hi-IN"/>
        </w:rPr>
        <w:t>tairhavA amRut</w:t>
      </w:r>
      <w:r>
        <w:rPr>
          <w:rFonts w:ascii="Arial" w:hAnsi="Arial" w:cs="Arial"/>
          <w:color w:val="000000"/>
          <w:sz w:val="36"/>
          <w:szCs w:val="36"/>
          <w:lang w:bidi="hi-IN"/>
        </w:rPr>
        <w:t>O</w:t>
      </w:r>
      <w:r w:rsidR="00D91D60">
        <w:rPr>
          <w:rFonts w:ascii="Arial" w:hAnsi="Arial" w:cs="Arial"/>
          <w:color w:val="000000"/>
          <w:sz w:val="36"/>
          <w:szCs w:val="36"/>
          <w:lang w:bidi="hi-IN"/>
        </w:rPr>
        <w:t xml:space="preserve"> Bavati |" </w:t>
      </w:r>
    </w:p>
    <w:p w14:paraId="5535D37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iti jAbAl</w:t>
      </w:r>
      <w:r w:rsidR="00665208">
        <w:rPr>
          <w:rFonts w:ascii="Arial" w:hAnsi="Arial" w:cs="Arial"/>
          <w:color w:val="000000"/>
          <w:sz w:val="36"/>
          <w:szCs w:val="36"/>
          <w:lang w:bidi="hi-IN"/>
        </w:rPr>
        <w:t>O</w:t>
      </w:r>
      <w:r>
        <w:rPr>
          <w:rFonts w:ascii="Arial" w:hAnsi="Arial" w:cs="Arial"/>
          <w:color w:val="000000"/>
          <w:sz w:val="36"/>
          <w:szCs w:val="36"/>
          <w:lang w:bidi="hi-IN"/>
        </w:rPr>
        <w:t>paniShat vacan</w:t>
      </w:r>
      <w:r w:rsidR="00665208">
        <w:rPr>
          <w:rFonts w:ascii="Arial" w:hAnsi="Arial" w:cs="Arial"/>
          <w:color w:val="000000"/>
          <w:sz w:val="36"/>
          <w:szCs w:val="36"/>
          <w:lang w:bidi="hi-IN"/>
        </w:rPr>
        <w:t>E</w:t>
      </w:r>
      <w:r>
        <w:rPr>
          <w:rFonts w:ascii="Arial" w:hAnsi="Arial" w:cs="Arial"/>
          <w:color w:val="000000"/>
          <w:sz w:val="36"/>
          <w:szCs w:val="36"/>
          <w:lang w:bidi="hi-IN"/>
        </w:rPr>
        <w:t>na,</w:t>
      </w:r>
    </w:p>
    <w:p w14:paraId="0CFEE49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"rudrANAM japah</w:t>
      </w:r>
      <w:r w:rsidR="00665208">
        <w:rPr>
          <w:rFonts w:ascii="Arial" w:hAnsi="Arial" w:cs="Arial"/>
          <w:color w:val="000000"/>
          <w:sz w:val="36"/>
          <w:szCs w:val="36"/>
          <w:lang w:bidi="hi-IN"/>
        </w:rPr>
        <w:t>O</w:t>
      </w:r>
      <w:r>
        <w:rPr>
          <w:rFonts w:ascii="Arial" w:hAnsi="Arial" w:cs="Arial"/>
          <w:color w:val="000000"/>
          <w:sz w:val="36"/>
          <w:szCs w:val="36"/>
          <w:lang w:bidi="hi-IN"/>
        </w:rPr>
        <w:t>ma arccanA aBiSh</w:t>
      </w:r>
      <w:r w:rsidR="00665208">
        <w:rPr>
          <w:rFonts w:ascii="Arial" w:hAnsi="Arial" w:cs="Arial"/>
          <w:color w:val="000000"/>
          <w:sz w:val="36"/>
          <w:szCs w:val="36"/>
          <w:lang w:bidi="hi-IN"/>
        </w:rPr>
        <w:t>E</w:t>
      </w:r>
      <w:r>
        <w:rPr>
          <w:rFonts w:ascii="Arial" w:hAnsi="Arial" w:cs="Arial"/>
          <w:color w:val="000000"/>
          <w:sz w:val="36"/>
          <w:szCs w:val="36"/>
          <w:lang w:bidi="hi-IN"/>
        </w:rPr>
        <w:t>kavidhiM vyAKyAsyAmaH" ityAdi SrutismRuti purANavacanaiH pUjAjapa h</w:t>
      </w:r>
      <w:r w:rsidR="00665208">
        <w:rPr>
          <w:rFonts w:ascii="Arial" w:hAnsi="Arial" w:cs="Arial"/>
          <w:color w:val="000000"/>
          <w:sz w:val="36"/>
          <w:szCs w:val="36"/>
          <w:lang w:bidi="hi-IN"/>
        </w:rPr>
        <w:t>O</w:t>
      </w:r>
      <w:r>
        <w:rPr>
          <w:rFonts w:ascii="Arial" w:hAnsi="Arial" w:cs="Arial"/>
          <w:color w:val="000000"/>
          <w:sz w:val="36"/>
          <w:szCs w:val="36"/>
          <w:lang w:bidi="hi-IN"/>
        </w:rPr>
        <w:t xml:space="preserve">mAdi karmasu upayuktAnAM </w:t>
      </w:r>
      <w:r w:rsidR="00665208">
        <w:rPr>
          <w:rFonts w:ascii="Arial" w:hAnsi="Arial" w:cs="Arial"/>
          <w:color w:val="000000"/>
          <w:sz w:val="36"/>
          <w:szCs w:val="36"/>
          <w:lang w:bidi="hi-IN"/>
        </w:rPr>
        <w:t>E</w:t>
      </w:r>
      <w:r>
        <w:rPr>
          <w:rFonts w:ascii="Arial" w:hAnsi="Arial" w:cs="Arial"/>
          <w:color w:val="000000"/>
          <w:sz w:val="36"/>
          <w:szCs w:val="36"/>
          <w:lang w:bidi="hi-IN"/>
        </w:rPr>
        <w:t>kAdaSa anuvAka AtmakAnAM tatra "namast</w:t>
      </w:r>
      <w:r w:rsidR="00665208">
        <w:rPr>
          <w:rFonts w:ascii="Arial" w:hAnsi="Arial" w:cs="Arial"/>
          <w:color w:val="000000"/>
          <w:sz w:val="36"/>
          <w:szCs w:val="36"/>
          <w:lang w:bidi="hi-IN"/>
        </w:rPr>
        <w:t>E</w:t>
      </w:r>
      <w:r>
        <w:rPr>
          <w:rFonts w:ascii="Arial" w:hAnsi="Arial" w:cs="Arial"/>
          <w:color w:val="000000"/>
          <w:sz w:val="36"/>
          <w:szCs w:val="36"/>
          <w:lang w:bidi="hi-IN"/>
        </w:rPr>
        <w:t xml:space="preserve"> rudramanyav</w:t>
      </w:r>
      <w:r w:rsidR="00665208">
        <w:rPr>
          <w:rFonts w:ascii="Arial" w:hAnsi="Arial" w:cs="Arial"/>
          <w:color w:val="000000"/>
          <w:sz w:val="36"/>
          <w:szCs w:val="36"/>
          <w:lang w:bidi="hi-IN"/>
        </w:rPr>
        <w:t>E</w:t>
      </w:r>
      <w:r>
        <w:rPr>
          <w:rFonts w:ascii="Arial" w:hAnsi="Arial" w:cs="Arial"/>
          <w:color w:val="000000"/>
          <w:sz w:val="36"/>
          <w:szCs w:val="36"/>
          <w:lang w:bidi="hi-IN"/>
        </w:rPr>
        <w:t xml:space="preserve"> iti" prathamAnuvAk</w:t>
      </w:r>
      <w:r w:rsidR="00665208">
        <w:rPr>
          <w:rFonts w:ascii="Arial" w:hAnsi="Arial" w:cs="Arial"/>
          <w:color w:val="000000"/>
          <w:sz w:val="36"/>
          <w:szCs w:val="36"/>
          <w:lang w:bidi="hi-IN"/>
        </w:rPr>
        <w:t>E</w:t>
      </w:r>
      <w:r>
        <w:rPr>
          <w:rFonts w:ascii="Arial" w:hAnsi="Arial" w:cs="Arial"/>
          <w:color w:val="000000"/>
          <w:sz w:val="36"/>
          <w:szCs w:val="36"/>
          <w:lang w:bidi="hi-IN"/>
        </w:rPr>
        <w:t xml:space="preserve"> duShTasaMhArArthaM sa~gkRuddha rudrak</w:t>
      </w:r>
      <w:r w:rsidR="00665208">
        <w:rPr>
          <w:rFonts w:ascii="Arial" w:hAnsi="Arial" w:cs="Arial"/>
          <w:color w:val="000000"/>
          <w:sz w:val="36"/>
          <w:szCs w:val="36"/>
          <w:lang w:bidi="hi-IN"/>
        </w:rPr>
        <w:t>O</w:t>
      </w:r>
      <w:r>
        <w:rPr>
          <w:rFonts w:ascii="Arial" w:hAnsi="Arial" w:cs="Arial"/>
          <w:color w:val="000000"/>
          <w:sz w:val="36"/>
          <w:szCs w:val="36"/>
          <w:lang w:bidi="hi-IN"/>
        </w:rPr>
        <w:t>pa AyudhAdiByaH aBaya prArthanA prakASakAnAM pa~jcadaSa-saMKyAkAnAM Sh</w:t>
      </w:r>
      <w:r w:rsidR="00665208">
        <w:rPr>
          <w:rFonts w:ascii="Arial" w:hAnsi="Arial" w:cs="Arial"/>
          <w:color w:val="000000"/>
          <w:sz w:val="36"/>
          <w:szCs w:val="36"/>
          <w:lang w:bidi="hi-IN"/>
        </w:rPr>
        <w:t>O</w:t>
      </w:r>
      <w:r>
        <w:rPr>
          <w:rFonts w:ascii="Arial" w:hAnsi="Arial" w:cs="Arial"/>
          <w:color w:val="000000"/>
          <w:sz w:val="36"/>
          <w:szCs w:val="36"/>
          <w:lang w:bidi="hi-IN"/>
        </w:rPr>
        <w:t>DaS</w:t>
      </w:r>
      <w:r w:rsidR="00665208">
        <w:rPr>
          <w:rFonts w:ascii="Arial" w:hAnsi="Arial" w:cs="Arial"/>
          <w:color w:val="000000"/>
          <w:sz w:val="36"/>
          <w:szCs w:val="36"/>
          <w:lang w:bidi="hi-IN"/>
        </w:rPr>
        <w:t>O</w:t>
      </w:r>
      <w:r>
        <w:rPr>
          <w:rFonts w:ascii="Arial" w:hAnsi="Arial" w:cs="Arial"/>
          <w:color w:val="000000"/>
          <w:sz w:val="36"/>
          <w:szCs w:val="36"/>
          <w:lang w:bidi="hi-IN"/>
        </w:rPr>
        <w:t>pacAra upayuktAnAM,</w:t>
      </w:r>
    </w:p>
    <w:p w14:paraId="29940C3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 xml:space="preserve"> hiraNyabAhav</w:t>
      </w:r>
      <w:r w:rsidR="00665208">
        <w:rPr>
          <w:rFonts w:ascii="Arial" w:hAnsi="Arial" w:cs="Arial"/>
          <w:color w:val="000000"/>
          <w:sz w:val="36"/>
          <w:szCs w:val="36"/>
          <w:lang w:bidi="hi-IN"/>
        </w:rPr>
        <w:t>E</w:t>
      </w:r>
      <w:r>
        <w:rPr>
          <w:rFonts w:ascii="Arial" w:hAnsi="Arial" w:cs="Arial"/>
          <w:color w:val="000000"/>
          <w:sz w:val="36"/>
          <w:szCs w:val="36"/>
          <w:lang w:bidi="hi-IN"/>
        </w:rPr>
        <w:t xml:space="preserve"> ityAdi" aShThAnuvAk</w:t>
      </w:r>
      <w:r w:rsidR="00665208">
        <w:rPr>
          <w:rFonts w:ascii="Arial" w:hAnsi="Arial" w:cs="Arial"/>
          <w:color w:val="000000"/>
          <w:sz w:val="36"/>
          <w:szCs w:val="36"/>
          <w:lang w:bidi="hi-IN"/>
        </w:rPr>
        <w:t>E</w:t>
      </w:r>
      <w:r>
        <w:rPr>
          <w:rFonts w:ascii="Arial" w:hAnsi="Arial" w:cs="Arial"/>
          <w:color w:val="000000"/>
          <w:sz w:val="36"/>
          <w:szCs w:val="36"/>
          <w:lang w:bidi="hi-IN"/>
        </w:rPr>
        <w:t xml:space="preserve">Shu vaiSvarUpyaddhyAna </w:t>
      </w:r>
      <w:r w:rsidR="00665208">
        <w:rPr>
          <w:rFonts w:ascii="Arial" w:hAnsi="Arial" w:cs="Arial"/>
          <w:color w:val="000000"/>
          <w:sz w:val="36"/>
          <w:szCs w:val="36"/>
          <w:lang w:bidi="hi-IN"/>
        </w:rPr>
        <w:t>E</w:t>
      </w:r>
      <w:r>
        <w:rPr>
          <w:rFonts w:ascii="Arial" w:hAnsi="Arial" w:cs="Arial"/>
          <w:color w:val="000000"/>
          <w:sz w:val="36"/>
          <w:szCs w:val="36"/>
          <w:lang w:bidi="hi-IN"/>
        </w:rPr>
        <w:t>kat</w:t>
      </w:r>
      <w:r w:rsidR="00665208">
        <w:rPr>
          <w:rFonts w:ascii="Arial" w:hAnsi="Arial" w:cs="Arial"/>
          <w:color w:val="000000"/>
          <w:sz w:val="36"/>
          <w:szCs w:val="36"/>
          <w:lang w:bidi="hi-IN"/>
        </w:rPr>
        <w:t>O</w:t>
      </w:r>
      <w:r>
        <w:rPr>
          <w:rFonts w:ascii="Arial" w:hAnsi="Arial" w:cs="Arial"/>
          <w:color w:val="000000"/>
          <w:sz w:val="36"/>
          <w:szCs w:val="36"/>
          <w:lang w:bidi="hi-IN"/>
        </w:rPr>
        <w:t>-namaskAra uBayat</w:t>
      </w:r>
      <w:r w:rsidR="00665208">
        <w:rPr>
          <w:rFonts w:ascii="Arial" w:hAnsi="Arial" w:cs="Arial"/>
          <w:color w:val="000000"/>
          <w:sz w:val="36"/>
          <w:szCs w:val="36"/>
          <w:lang w:bidi="hi-IN"/>
        </w:rPr>
        <w:t>O</w:t>
      </w:r>
      <w:r>
        <w:rPr>
          <w:rFonts w:ascii="Arial" w:hAnsi="Arial" w:cs="Arial"/>
          <w:color w:val="000000"/>
          <w:sz w:val="36"/>
          <w:szCs w:val="36"/>
          <w:lang w:bidi="hi-IN"/>
        </w:rPr>
        <w:t xml:space="preserve">-namaskAra rUpANAM </w:t>
      </w:r>
      <w:r w:rsidR="00665208">
        <w:rPr>
          <w:rFonts w:ascii="Arial" w:hAnsi="Arial" w:cs="Arial"/>
          <w:color w:val="000000"/>
          <w:sz w:val="36"/>
          <w:szCs w:val="36"/>
          <w:lang w:bidi="hi-IN"/>
        </w:rPr>
        <w:t>E</w:t>
      </w:r>
      <w:r>
        <w:rPr>
          <w:rFonts w:ascii="Arial" w:hAnsi="Arial" w:cs="Arial"/>
          <w:color w:val="000000"/>
          <w:sz w:val="36"/>
          <w:szCs w:val="36"/>
          <w:lang w:bidi="hi-IN"/>
        </w:rPr>
        <w:t>k</w:t>
      </w:r>
      <w:r w:rsidR="00665208">
        <w:rPr>
          <w:rFonts w:ascii="Arial" w:hAnsi="Arial" w:cs="Arial"/>
          <w:color w:val="000000"/>
          <w:sz w:val="36"/>
          <w:szCs w:val="36"/>
          <w:lang w:bidi="hi-IN"/>
        </w:rPr>
        <w:t>O</w:t>
      </w:r>
      <w:r>
        <w:rPr>
          <w:rFonts w:ascii="Arial" w:hAnsi="Arial" w:cs="Arial"/>
          <w:color w:val="000000"/>
          <w:sz w:val="36"/>
          <w:szCs w:val="36"/>
          <w:lang w:bidi="hi-IN"/>
        </w:rPr>
        <w:t xml:space="preserve">nnatriMSat uttaraSata saMKyakAnAM triSatyarccanA upayuktAnAM, </w:t>
      </w:r>
    </w:p>
    <w:p w14:paraId="2FA6270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"drAp</w:t>
      </w:r>
      <w:r w:rsidR="00665208">
        <w:rPr>
          <w:rFonts w:ascii="Arial" w:hAnsi="Arial" w:cs="Arial"/>
          <w:color w:val="000000"/>
          <w:sz w:val="36"/>
          <w:szCs w:val="36"/>
          <w:lang w:bidi="hi-IN"/>
        </w:rPr>
        <w:t>E</w:t>
      </w:r>
      <w:r>
        <w:rPr>
          <w:rFonts w:ascii="Arial" w:hAnsi="Arial" w:cs="Arial"/>
          <w:color w:val="000000"/>
          <w:sz w:val="36"/>
          <w:szCs w:val="36"/>
          <w:lang w:bidi="hi-IN"/>
        </w:rPr>
        <w:t xml:space="preserve"> andhasaspat</w:t>
      </w:r>
      <w:r w:rsidR="00665208">
        <w:rPr>
          <w:rFonts w:ascii="Arial" w:hAnsi="Arial" w:cs="Arial"/>
          <w:color w:val="000000"/>
          <w:sz w:val="36"/>
          <w:szCs w:val="36"/>
          <w:lang w:bidi="hi-IN"/>
        </w:rPr>
        <w:t>E</w:t>
      </w:r>
      <w:r>
        <w:rPr>
          <w:rFonts w:ascii="Arial" w:hAnsi="Arial" w:cs="Arial"/>
          <w:color w:val="000000"/>
          <w:sz w:val="36"/>
          <w:szCs w:val="36"/>
          <w:lang w:bidi="hi-IN"/>
        </w:rPr>
        <w:t>" iti daSamAnuvAk</w:t>
      </w:r>
      <w:r w:rsidR="00665208">
        <w:rPr>
          <w:rFonts w:ascii="Arial" w:hAnsi="Arial" w:cs="Arial"/>
          <w:color w:val="000000"/>
          <w:sz w:val="36"/>
          <w:szCs w:val="36"/>
          <w:lang w:bidi="hi-IN"/>
        </w:rPr>
        <w:t>E</w:t>
      </w:r>
      <w:r>
        <w:rPr>
          <w:rFonts w:ascii="Arial" w:hAnsi="Arial" w:cs="Arial"/>
          <w:color w:val="000000"/>
          <w:sz w:val="36"/>
          <w:szCs w:val="36"/>
          <w:lang w:bidi="hi-IN"/>
        </w:rPr>
        <w:t xml:space="preserve"> jAgrat svapna suShupti avastAsu jalapAta viShaBUta SatrumRutyu jvarAdi sP</w:t>
      </w:r>
      <w:r w:rsidR="00665208">
        <w:rPr>
          <w:rFonts w:ascii="Arial" w:hAnsi="Arial" w:cs="Arial"/>
          <w:color w:val="000000"/>
          <w:sz w:val="36"/>
          <w:szCs w:val="36"/>
          <w:lang w:bidi="hi-IN"/>
        </w:rPr>
        <w:t>O</w:t>
      </w:r>
      <w:r>
        <w:rPr>
          <w:rFonts w:ascii="Arial" w:hAnsi="Arial" w:cs="Arial"/>
          <w:color w:val="000000"/>
          <w:sz w:val="36"/>
          <w:szCs w:val="36"/>
          <w:lang w:bidi="hi-IN"/>
        </w:rPr>
        <w:t>TakAdi nAnAr</w:t>
      </w:r>
      <w:r w:rsidR="00665208">
        <w:rPr>
          <w:rFonts w:ascii="Arial" w:hAnsi="Arial" w:cs="Arial"/>
          <w:color w:val="000000"/>
          <w:sz w:val="36"/>
          <w:szCs w:val="36"/>
          <w:lang w:bidi="hi-IN"/>
        </w:rPr>
        <w:t>O</w:t>
      </w:r>
      <w:r>
        <w:rPr>
          <w:rFonts w:ascii="Arial" w:hAnsi="Arial" w:cs="Arial"/>
          <w:color w:val="000000"/>
          <w:sz w:val="36"/>
          <w:szCs w:val="36"/>
          <w:lang w:bidi="hi-IN"/>
        </w:rPr>
        <w:t>g</w:t>
      </w:r>
      <w:r w:rsidR="00665208">
        <w:rPr>
          <w:rFonts w:ascii="Arial" w:hAnsi="Arial" w:cs="Arial"/>
          <w:color w:val="000000"/>
          <w:sz w:val="36"/>
          <w:szCs w:val="36"/>
          <w:lang w:bidi="hi-IN"/>
        </w:rPr>
        <w:t>E</w:t>
      </w:r>
      <w:r>
        <w:rPr>
          <w:rFonts w:ascii="Arial" w:hAnsi="Arial" w:cs="Arial"/>
          <w:color w:val="000000"/>
          <w:sz w:val="36"/>
          <w:szCs w:val="36"/>
          <w:lang w:bidi="hi-IN"/>
        </w:rPr>
        <w:t>ByaH nAnABicAr</w:t>
      </w:r>
      <w:r w:rsidR="00665208">
        <w:rPr>
          <w:rFonts w:ascii="Arial" w:hAnsi="Arial" w:cs="Arial"/>
          <w:color w:val="000000"/>
          <w:sz w:val="36"/>
          <w:szCs w:val="36"/>
          <w:lang w:bidi="hi-IN"/>
        </w:rPr>
        <w:t>E</w:t>
      </w:r>
      <w:r>
        <w:rPr>
          <w:rFonts w:ascii="Arial" w:hAnsi="Arial" w:cs="Arial"/>
          <w:color w:val="000000"/>
          <w:sz w:val="36"/>
          <w:szCs w:val="36"/>
          <w:lang w:bidi="hi-IN"/>
        </w:rPr>
        <w:t xml:space="preserve">ByaH aBayaprArthanA prakASakAnAM dvAdaSa saMKyAkAnAM, pradakShiNa upayuktAnAM "sahasrANi sahasraSaH" iti </w:t>
      </w:r>
      <w:r w:rsidR="00665208">
        <w:rPr>
          <w:rFonts w:ascii="Arial" w:hAnsi="Arial" w:cs="Arial"/>
          <w:color w:val="000000"/>
          <w:sz w:val="36"/>
          <w:szCs w:val="36"/>
          <w:lang w:bidi="hi-IN"/>
        </w:rPr>
        <w:t>E</w:t>
      </w:r>
      <w:r>
        <w:rPr>
          <w:rFonts w:ascii="Arial" w:hAnsi="Arial" w:cs="Arial"/>
          <w:color w:val="000000"/>
          <w:sz w:val="36"/>
          <w:szCs w:val="36"/>
          <w:lang w:bidi="hi-IN"/>
        </w:rPr>
        <w:t>kadaSAnuvAk</w:t>
      </w:r>
      <w:r w:rsidR="00665208">
        <w:rPr>
          <w:rFonts w:ascii="Arial" w:hAnsi="Arial" w:cs="Arial"/>
          <w:color w:val="000000"/>
          <w:sz w:val="36"/>
          <w:szCs w:val="36"/>
          <w:lang w:bidi="hi-IN"/>
        </w:rPr>
        <w:t>E</w:t>
      </w:r>
      <w:r>
        <w:rPr>
          <w:rFonts w:ascii="Arial" w:hAnsi="Arial" w:cs="Arial"/>
          <w:color w:val="000000"/>
          <w:sz w:val="36"/>
          <w:szCs w:val="36"/>
          <w:lang w:bidi="hi-IN"/>
        </w:rPr>
        <w:t xml:space="preserve"> sarvavyApaka rudra viBUti prakASakAnAM sA&amp;nuShaMgANAM tray</w:t>
      </w:r>
      <w:r w:rsidR="00665208">
        <w:rPr>
          <w:rFonts w:ascii="Arial" w:hAnsi="Arial" w:cs="Arial"/>
          <w:color w:val="000000"/>
          <w:sz w:val="36"/>
          <w:szCs w:val="36"/>
          <w:lang w:bidi="hi-IN"/>
        </w:rPr>
        <w:t>O</w:t>
      </w:r>
      <w:r>
        <w:rPr>
          <w:rFonts w:ascii="Arial" w:hAnsi="Arial" w:cs="Arial"/>
          <w:color w:val="000000"/>
          <w:sz w:val="36"/>
          <w:szCs w:val="36"/>
          <w:lang w:bidi="hi-IN"/>
        </w:rPr>
        <w:t xml:space="preserve">daSa </w:t>
      </w:r>
      <w:r>
        <w:rPr>
          <w:rFonts w:ascii="Arial" w:hAnsi="Arial" w:cs="Arial"/>
          <w:color w:val="000000"/>
          <w:sz w:val="36"/>
          <w:szCs w:val="36"/>
          <w:lang w:bidi="hi-IN"/>
        </w:rPr>
        <w:lastRenderedPageBreak/>
        <w:t>saMKyAkAnAM namaskAra upayuktAnAM, aBIPsitArthaM yAcAnAsUcaka camakAnuvAka saMyyuktAnAM, mUrtyaShTaka mUrttapa~jcaka mUrttitraya adhiShThAna pa~jcakRutya vidhAna paThIyasya, SivayA SUlinyA adh</w:t>
      </w:r>
      <w:r w:rsidR="00665208">
        <w:rPr>
          <w:rFonts w:ascii="Arial" w:hAnsi="Arial" w:cs="Arial"/>
          <w:color w:val="000000"/>
          <w:sz w:val="36"/>
          <w:szCs w:val="36"/>
          <w:lang w:bidi="hi-IN"/>
        </w:rPr>
        <w:t>O</w:t>
      </w:r>
      <w:r>
        <w:rPr>
          <w:rFonts w:ascii="Arial" w:hAnsi="Arial" w:cs="Arial"/>
          <w:color w:val="000000"/>
          <w:sz w:val="36"/>
          <w:szCs w:val="36"/>
          <w:lang w:bidi="hi-IN"/>
        </w:rPr>
        <w:t>rAKyAyA tanuvA sarv</w:t>
      </w:r>
      <w:r w:rsidR="00665208">
        <w:rPr>
          <w:rFonts w:ascii="Arial" w:hAnsi="Arial" w:cs="Arial"/>
          <w:color w:val="000000"/>
          <w:sz w:val="36"/>
          <w:szCs w:val="36"/>
          <w:lang w:bidi="hi-IN"/>
        </w:rPr>
        <w:t>O</w:t>
      </w:r>
      <w:r>
        <w:rPr>
          <w:rFonts w:ascii="Arial" w:hAnsi="Arial" w:cs="Arial"/>
          <w:color w:val="000000"/>
          <w:sz w:val="36"/>
          <w:szCs w:val="36"/>
          <w:lang w:bidi="hi-IN"/>
        </w:rPr>
        <w:t>-pAdAnutayA sarvAtmakatayA sarvav</w:t>
      </w:r>
      <w:r w:rsidR="00665208">
        <w:rPr>
          <w:rFonts w:ascii="Arial" w:hAnsi="Arial" w:cs="Arial"/>
          <w:color w:val="000000"/>
          <w:sz w:val="36"/>
          <w:szCs w:val="36"/>
          <w:lang w:bidi="hi-IN"/>
        </w:rPr>
        <w:t>E</w:t>
      </w:r>
      <w:r>
        <w:rPr>
          <w:rFonts w:ascii="Arial" w:hAnsi="Arial" w:cs="Arial"/>
          <w:color w:val="000000"/>
          <w:sz w:val="36"/>
          <w:szCs w:val="36"/>
          <w:lang w:bidi="hi-IN"/>
        </w:rPr>
        <w:t>da-b</w:t>
      </w:r>
      <w:r w:rsidR="00665208">
        <w:rPr>
          <w:rFonts w:ascii="Arial" w:hAnsi="Arial" w:cs="Arial"/>
          <w:color w:val="000000"/>
          <w:sz w:val="36"/>
          <w:szCs w:val="36"/>
          <w:lang w:bidi="hi-IN"/>
        </w:rPr>
        <w:t>O</w:t>
      </w:r>
      <w:r>
        <w:rPr>
          <w:rFonts w:ascii="Arial" w:hAnsi="Arial" w:cs="Arial"/>
          <w:color w:val="000000"/>
          <w:sz w:val="36"/>
          <w:szCs w:val="36"/>
          <w:lang w:bidi="hi-IN"/>
        </w:rPr>
        <w:t>dhita sarvAtmaka sarvarISa sakaladhara paramaSivAKya sadASiva-brahmama~jca paryakAyamANa pa~jcAkSharAKya mahAmantraratna muKyak</w:t>
      </w:r>
      <w:r w:rsidR="00665208">
        <w:rPr>
          <w:rFonts w:ascii="Arial" w:hAnsi="Arial" w:cs="Arial"/>
          <w:color w:val="000000"/>
          <w:sz w:val="36"/>
          <w:szCs w:val="36"/>
          <w:lang w:bidi="hi-IN"/>
        </w:rPr>
        <w:t>O</w:t>
      </w:r>
      <w:r>
        <w:rPr>
          <w:rFonts w:ascii="Arial" w:hAnsi="Arial" w:cs="Arial"/>
          <w:color w:val="000000"/>
          <w:sz w:val="36"/>
          <w:szCs w:val="36"/>
          <w:lang w:bidi="hi-IN"/>
        </w:rPr>
        <w:t>SAnAM SatarudrIyANAM tr</w:t>
      </w:r>
      <w:r w:rsidR="00665208">
        <w:rPr>
          <w:rFonts w:ascii="Arial" w:hAnsi="Arial" w:cs="Arial"/>
          <w:color w:val="000000"/>
          <w:sz w:val="36"/>
          <w:szCs w:val="36"/>
          <w:lang w:bidi="hi-IN"/>
        </w:rPr>
        <w:t>E</w:t>
      </w:r>
      <w:r>
        <w:rPr>
          <w:rFonts w:ascii="Arial" w:hAnsi="Arial" w:cs="Arial"/>
          <w:color w:val="000000"/>
          <w:sz w:val="36"/>
          <w:szCs w:val="36"/>
          <w:lang w:bidi="hi-IN"/>
        </w:rPr>
        <w:t>dhAviBAgadvaya Sh</w:t>
      </w:r>
      <w:r w:rsidR="00665208">
        <w:rPr>
          <w:rFonts w:ascii="Arial" w:hAnsi="Arial" w:cs="Arial"/>
          <w:color w:val="000000"/>
          <w:sz w:val="36"/>
          <w:szCs w:val="36"/>
          <w:lang w:bidi="hi-IN"/>
        </w:rPr>
        <w:t>O</w:t>
      </w:r>
      <w:r>
        <w:rPr>
          <w:rFonts w:ascii="Arial" w:hAnsi="Arial" w:cs="Arial"/>
          <w:color w:val="000000"/>
          <w:sz w:val="36"/>
          <w:szCs w:val="36"/>
          <w:lang w:bidi="hi-IN"/>
        </w:rPr>
        <w:t>DhA viBAga Sh</w:t>
      </w:r>
      <w:r w:rsidR="00665208">
        <w:rPr>
          <w:rFonts w:ascii="Arial" w:hAnsi="Arial" w:cs="Arial"/>
          <w:color w:val="000000"/>
          <w:sz w:val="36"/>
          <w:szCs w:val="36"/>
          <w:lang w:bidi="hi-IN"/>
        </w:rPr>
        <w:t>O</w:t>
      </w:r>
      <w:r>
        <w:rPr>
          <w:rFonts w:ascii="Arial" w:hAnsi="Arial" w:cs="Arial"/>
          <w:color w:val="000000"/>
          <w:sz w:val="36"/>
          <w:szCs w:val="36"/>
          <w:lang w:bidi="hi-IN"/>
        </w:rPr>
        <w:t xml:space="preserve">DaSadhA-viBAga aShTA-catvAriMSadhA viBAga </w:t>
      </w:r>
      <w:r w:rsidR="00665208">
        <w:rPr>
          <w:rFonts w:ascii="Arial" w:hAnsi="Arial" w:cs="Arial"/>
          <w:color w:val="000000"/>
          <w:sz w:val="36"/>
          <w:szCs w:val="36"/>
          <w:lang w:bidi="hi-IN"/>
        </w:rPr>
        <w:t>E</w:t>
      </w:r>
      <w:r>
        <w:rPr>
          <w:rFonts w:ascii="Arial" w:hAnsi="Arial" w:cs="Arial"/>
          <w:color w:val="000000"/>
          <w:sz w:val="36"/>
          <w:szCs w:val="36"/>
          <w:lang w:bidi="hi-IN"/>
        </w:rPr>
        <w:t>k</w:t>
      </w:r>
      <w:r w:rsidR="00665208">
        <w:rPr>
          <w:rFonts w:ascii="Arial" w:hAnsi="Arial" w:cs="Arial"/>
          <w:color w:val="000000"/>
          <w:sz w:val="36"/>
          <w:szCs w:val="36"/>
          <w:lang w:bidi="hi-IN"/>
        </w:rPr>
        <w:t>O</w:t>
      </w:r>
      <w:r>
        <w:rPr>
          <w:rFonts w:ascii="Arial" w:hAnsi="Arial" w:cs="Arial"/>
          <w:color w:val="000000"/>
          <w:sz w:val="36"/>
          <w:szCs w:val="36"/>
          <w:lang w:bidi="hi-IN"/>
        </w:rPr>
        <w:t>nasaptati adhika SatadhA viBAgAnAM, ShaNNAM viBAgAnAM maddhy</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sidR="00665208">
        <w:rPr>
          <w:rFonts w:ascii="Arial" w:hAnsi="Arial" w:cs="Arial"/>
          <w:color w:val="000000"/>
          <w:sz w:val="36"/>
          <w:szCs w:val="36"/>
          <w:lang w:bidi="hi-IN"/>
        </w:rPr>
        <w:t>E</w:t>
      </w:r>
      <w:r>
        <w:rPr>
          <w:rFonts w:ascii="Arial" w:hAnsi="Arial" w:cs="Arial"/>
          <w:color w:val="000000"/>
          <w:sz w:val="36"/>
          <w:szCs w:val="36"/>
          <w:lang w:bidi="hi-IN"/>
        </w:rPr>
        <w:t>k</w:t>
      </w:r>
      <w:r w:rsidR="00665208">
        <w:rPr>
          <w:rFonts w:ascii="Arial" w:hAnsi="Arial" w:cs="Arial"/>
          <w:color w:val="000000"/>
          <w:sz w:val="36"/>
          <w:szCs w:val="36"/>
          <w:lang w:bidi="hi-IN"/>
        </w:rPr>
        <w:t>O</w:t>
      </w:r>
      <w:r>
        <w:rPr>
          <w:rFonts w:ascii="Arial" w:hAnsi="Arial" w:cs="Arial"/>
          <w:color w:val="000000"/>
          <w:sz w:val="36"/>
          <w:szCs w:val="36"/>
          <w:lang w:bidi="hi-IN"/>
        </w:rPr>
        <w:t>nna saptati adhika SatadhA viBAgapakShaM ASritya SatAMSa daSAMSa saMpUrNa-h</w:t>
      </w:r>
      <w:r w:rsidR="00665208">
        <w:rPr>
          <w:rFonts w:ascii="Arial" w:hAnsi="Arial" w:cs="Arial"/>
          <w:color w:val="000000"/>
          <w:sz w:val="36"/>
          <w:szCs w:val="36"/>
          <w:lang w:bidi="hi-IN"/>
        </w:rPr>
        <w:t>O</w:t>
      </w:r>
      <w:r>
        <w:rPr>
          <w:rFonts w:ascii="Arial" w:hAnsi="Arial" w:cs="Arial"/>
          <w:color w:val="000000"/>
          <w:sz w:val="36"/>
          <w:szCs w:val="36"/>
          <w:lang w:bidi="hi-IN"/>
        </w:rPr>
        <w:t>mAnAM maddhy</w:t>
      </w:r>
      <w:r w:rsidR="00665208">
        <w:rPr>
          <w:rFonts w:ascii="Arial" w:hAnsi="Arial" w:cs="Arial"/>
          <w:color w:val="000000"/>
          <w:sz w:val="36"/>
          <w:szCs w:val="36"/>
          <w:lang w:bidi="hi-IN"/>
        </w:rPr>
        <w:t>E</w:t>
      </w:r>
      <w:r>
        <w:rPr>
          <w:rFonts w:ascii="Arial" w:hAnsi="Arial" w:cs="Arial"/>
          <w:color w:val="000000"/>
          <w:sz w:val="36"/>
          <w:szCs w:val="36"/>
          <w:lang w:bidi="hi-IN"/>
        </w:rPr>
        <w:t xml:space="preserve"> daSAMSa h</w:t>
      </w:r>
      <w:r w:rsidR="00665208">
        <w:rPr>
          <w:rFonts w:ascii="Arial" w:hAnsi="Arial" w:cs="Arial"/>
          <w:color w:val="000000"/>
          <w:sz w:val="36"/>
          <w:szCs w:val="36"/>
          <w:lang w:bidi="hi-IN"/>
        </w:rPr>
        <w:t>O</w:t>
      </w:r>
      <w:r>
        <w:rPr>
          <w:rFonts w:ascii="Arial" w:hAnsi="Arial" w:cs="Arial"/>
          <w:color w:val="000000"/>
          <w:sz w:val="36"/>
          <w:szCs w:val="36"/>
          <w:lang w:bidi="hi-IN"/>
        </w:rPr>
        <w:t>mavidhAn</w:t>
      </w:r>
      <w:r w:rsidR="00665208">
        <w:rPr>
          <w:rFonts w:ascii="Arial" w:hAnsi="Arial" w:cs="Arial"/>
          <w:color w:val="000000"/>
          <w:sz w:val="36"/>
          <w:szCs w:val="36"/>
          <w:lang w:bidi="hi-IN"/>
        </w:rPr>
        <w:t>E</w:t>
      </w:r>
      <w:r>
        <w:rPr>
          <w:rFonts w:ascii="Arial" w:hAnsi="Arial" w:cs="Arial"/>
          <w:color w:val="000000"/>
          <w:sz w:val="36"/>
          <w:szCs w:val="36"/>
          <w:lang w:bidi="hi-IN"/>
        </w:rPr>
        <w:t>na dvAtri-SaduttaraSata saMKyAka namaka camaka japAtmaka tad daSAMSa parimita dvicatvAriMSat uttara dvisahasra saMKyAka namaka camaka AhutyAtmakaM ant</w:t>
      </w:r>
      <w:r w:rsidR="00665208">
        <w:rPr>
          <w:rFonts w:ascii="Arial" w:hAnsi="Arial" w:cs="Arial"/>
          <w:color w:val="000000"/>
          <w:sz w:val="36"/>
          <w:szCs w:val="36"/>
          <w:lang w:bidi="hi-IN"/>
        </w:rPr>
        <w:t>E</w:t>
      </w:r>
      <w:r>
        <w:rPr>
          <w:rFonts w:ascii="Arial" w:hAnsi="Arial" w:cs="Arial"/>
          <w:color w:val="000000"/>
          <w:sz w:val="36"/>
          <w:szCs w:val="36"/>
          <w:lang w:bidi="hi-IN"/>
        </w:rPr>
        <w:t xml:space="preserve"> vas</w:t>
      </w:r>
      <w:r w:rsidR="00665208">
        <w:rPr>
          <w:rFonts w:ascii="Arial" w:hAnsi="Arial" w:cs="Arial"/>
          <w:color w:val="000000"/>
          <w:sz w:val="36"/>
          <w:szCs w:val="36"/>
          <w:lang w:bidi="hi-IN"/>
        </w:rPr>
        <w:t>O</w:t>
      </w:r>
      <w:r>
        <w:rPr>
          <w:rFonts w:ascii="Arial" w:hAnsi="Arial" w:cs="Arial"/>
          <w:color w:val="000000"/>
          <w:sz w:val="36"/>
          <w:szCs w:val="36"/>
          <w:lang w:bidi="hi-IN"/>
        </w:rPr>
        <w:t>rdhArA sahitaM prAcyAMga udIcyAMga g</w:t>
      </w:r>
      <w:r w:rsidR="00665208">
        <w:rPr>
          <w:rFonts w:ascii="Arial" w:hAnsi="Arial" w:cs="Arial"/>
          <w:color w:val="000000"/>
          <w:sz w:val="36"/>
          <w:szCs w:val="36"/>
          <w:lang w:bidi="hi-IN"/>
        </w:rPr>
        <w:t>O</w:t>
      </w:r>
      <w:r>
        <w:rPr>
          <w:rFonts w:ascii="Arial" w:hAnsi="Arial" w:cs="Arial"/>
          <w:color w:val="000000"/>
          <w:sz w:val="36"/>
          <w:szCs w:val="36"/>
          <w:lang w:bidi="hi-IN"/>
        </w:rPr>
        <w:t>dAna nAndISrAddha vaiShNavaSrAddha daSadAna sahitaM karmAnuShThAna y</w:t>
      </w:r>
      <w:r w:rsidR="00665208">
        <w:rPr>
          <w:rFonts w:ascii="Arial" w:hAnsi="Arial" w:cs="Arial"/>
          <w:color w:val="000000"/>
          <w:sz w:val="36"/>
          <w:szCs w:val="36"/>
          <w:lang w:bidi="hi-IN"/>
        </w:rPr>
        <w:t>O</w:t>
      </w:r>
      <w:r>
        <w:rPr>
          <w:rFonts w:ascii="Arial" w:hAnsi="Arial" w:cs="Arial"/>
          <w:color w:val="000000"/>
          <w:sz w:val="36"/>
          <w:szCs w:val="36"/>
          <w:lang w:bidi="hi-IN"/>
        </w:rPr>
        <w:t>gyatA saMpAtaka pUtatva siddhikara prAjApatya kRuCra pratyAmnAya BUta hiraNyadAna pUrvakaM sakala pApanivarttakaM sarvABIShTa pradAyakaM rudraikAdaSinyAKya mahAprAyaScitta karmakarttuM y</w:t>
      </w:r>
      <w:r w:rsidR="00665208">
        <w:rPr>
          <w:rFonts w:ascii="Arial" w:hAnsi="Arial" w:cs="Arial"/>
          <w:color w:val="000000"/>
          <w:sz w:val="36"/>
          <w:szCs w:val="36"/>
          <w:lang w:bidi="hi-IN"/>
        </w:rPr>
        <w:t>O</w:t>
      </w:r>
      <w:r>
        <w:rPr>
          <w:rFonts w:ascii="Arial" w:hAnsi="Arial" w:cs="Arial"/>
          <w:color w:val="000000"/>
          <w:sz w:val="36"/>
          <w:szCs w:val="36"/>
          <w:lang w:bidi="hi-IN"/>
        </w:rPr>
        <w:t xml:space="preserve">gyatAsiddhaH astviti anugrahANA || </w:t>
      </w:r>
    </w:p>
    <w:p w14:paraId="1434DB9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w:t>
      </w:r>
      <w:r w:rsidR="00665208">
        <w:rPr>
          <w:rFonts w:ascii="Arial" w:hAnsi="Arial" w:cs="Arial"/>
          <w:color w:val="000000"/>
          <w:sz w:val="36"/>
          <w:szCs w:val="36"/>
          <w:lang w:bidi="hi-IN"/>
        </w:rPr>
        <w:t>O</w:t>
      </w:r>
      <w:r>
        <w:rPr>
          <w:rFonts w:ascii="Arial" w:hAnsi="Arial" w:cs="Arial"/>
          <w:color w:val="000000"/>
          <w:sz w:val="36"/>
          <w:szCs w:val="36"/>
          <w:lang w:bidi="hi-IN"/>
        </w:rPr>
        <w:t xml:space="preserve">gyatA siddhirastu - iti brAhmaNa prativacanaM) </w:t>
      </w:r>
    </w:p>
    <w:p w14:paraId="29239EA1" w14:textId="77777777" w:rsidR="00EE0833" w:rsidRDefault="00EE0833" w:rsidP="00D91D60">
      <w:pPr>
        <w:autoSpaceDE w:val="0"/>
        <w:autoSpaceDN w:val="0"/>
        <w:adjustRightInd w:val="0"/>
        <w:spacing w:after="0" w:line="240" w:lineRule="auto"/>
        <w:rPr>
          <w:rFonts w:ascii="Arial" w:hAnsi="Arial" w:cs="Arial"/>
          <w:color w:val="000000"/>
          <w:sz w:val="36"/>
          <w:szCs w:val="36"/>
          <w:lang w:bidi="hi-IN"/>
        </w:rPr>
      </w:pPr>
    </w:p>
    <w:p w14:paraId="6DE297F6" w14:textId="77777777" w:rsidR="00EE0833" w:rsidRDefault="00EE0833" w:rsidP="00D91D60">
      <w:pPr>
        <w:autoSpaceDE w:val="0"/>
        <w:autoSpaceDN w:val="0"/>
        <w:adjustRightInd w:val="0"/>
        <w:spacing w:after="0" w:line="240" w:lineRule="auto"/>
        <w:rPr>
          <w:rFonts w:ascii="Arial" w:hAnsi="Arial" w:cs="Arial"/>
          <w:color w:val="000000"/>
          <w:sz w:val="36"/>
          <w:szCs w:val="36"/>
          <w:lang w:bidi="hi-IN"/>
        </w:rPr>
      </w:pPr>
    </w:p>
    <w:p w14:paraId="1CFB8495" w14:textId="77777777" w:rsidR="00EE0833" w:rsidRDefault="00EE0833" w:rsidP="00D91D60">
      <w:pPr>
        <w:autoSpaceDE w:val="0"/>
        <w:autoSpaceDN w:val="0"/>
        <w:adjustRightInd w:val="0"/>
        <w:spacing w:after="0" w:line="240" w:lineRule="auto"/>
        <w:rPr>
          <w:rFonts w:ascii="Arial" w:hAnsi="Arial" w:cs="Arial"/>
          <w:color w:val="000000"/>
          <w:sz w:val="36"/>
          <w:szCs w:val="36"/>
          <w:lang w:bidi="hi-IN"/>
        </w:rPr>
      </w:pPr>
    </w:p>
    <w:p w14:paraId="4AD9F13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607F3B9" w14:textId="5FCDFBC3" w:rsidR="00D91D60" w:rsidRPr="00EE0833" w:rsidRDefault="00012672" w:rsidP="00D91D60">
      <w:pPr>
        <w:autoSpaceDE w:val="0"/>
        <w:autoSpaceDN w:val="0"/>
        <w:adjustRightInd w:val="0"/>
        <w:spacing w:after="0" w:line="240" w:lineRule="auto"/>
        <w:rPr>
          <w:rFonts w:ascii="Arial" w:hAnsi="Arial" w:cs="Arial"/>
          <w:b/>
          <w:bCs/>
          <w:color w:val="000000"/>
          <w:sz w:val="40"/>
          <w:szCs w:val="40"/>
          <w:lang w:bidi="hi-IN"/>
        </w:rPr>
      </w:pPr>
      <w:r w:rsidRPr="00EE0833">
        <w:rPr>
          <w:rFonts w:ascii="Arial" w:hAnsi="Arial" w:cs="Arial"/>
          <w:b/>
          <w:bCs/>
          <w:color w:val="000000"/>
          <w:sz w:val="40"/>
          <w:szCs w:val="40"/>
          <w:lang w:bidi="hi-IN"/>
        </w:rPr>
        <w:lastRenderedPageBreak/>
        <w:t>3</w:t>
      </w:r>
      <w:r w:rsidR="00D91D60" w:rsidRPr="00EE0833">
        <w:rPr>
          <w:rFonts w:ascii="Arial" w:hAnsi="Arial" w:cs="Arial"/>
          <w:b/>
          <w:bCs/>
          <w:color w:val="000000"/>
          <w:sz w:val="40"/>
          <w:szCs w:val="40"/>
          <w:lang w:bidi="hi-IN"/>
        </w:rPr>
        <w:t>.2</w:t>
      </w:r>
      <w:r w:rsidR="00D91D60" w:rsidRPr="00EE0833">
        <w:rPr>
          <w:rFonts w:ascii="Arial" w:hAnsi="Arial" w:cs="Arial"/>
          <w:b/>
          <w:bCs/>
          <w:color w:val="000000"/>
          <w:sz w:val="40"/>
          <w:szCs w:val="40"/>
          <w:lang w:bidi="hi-IN"/>
        </w:rPr>
        <w:tab/>
        <w:t xml:space="preserve"> viGn</w:t>
      </w:r>
      <w:r w:rsidR="00665208" w:rsidRPr="00EE0833">
        <w:rPr>
          <w:rFonts w:ascii="Arial" w:hAnsi="Arial" w:cs="Arial"/>
          <w:b/>
          <w:bCs/>
          <w:color w:val="000000"/>
          <w:sz w:val="40"/>
          <w:szCs w:val="40"/>
          <w:lang w:bidi="hi-IN"/>
        </w:rPr>
        <w:t>E</w:t>
      </w:r>
      <w:r w:rsidR="00D91D60" w:rsidRPr="00EE0833">
        <w:rPr>
          <w:rFonts w:ascii="Arial" w:hAnsi="Arial" w:cs="Arial"/>
          <w:b/>
          <w:bCs/>
          <w:color w:val="000000"/>
          <w:sz w:val="40"/>
          <w:szCs w:val="40"/>
          <w:lang w:bidi="hi-IN"/>
        </w:rPr>
        <w:t>SvarapUjA</w:t>
      </w:r>
    </w:p>
    <w:p w14:paraId="1A1DB5C9" w14:textId="498EB196" w:rsidR="00D91D60" w:rsidRPr="00EE0833" w:rsidRDefault="00012672" w:rsidP="00D91D60">
      <w:pPr>
        <w:autoSpaceDE w:val="0"/>
        <w:autoSpaceDN w:val="0"/>
        <w:adjustRightInd w:val="0"/>
        <w:spacing w:after="0" w:line="240" w:lineRule="auto"/>
        <w:rPr>
          <w:rFonts w:ascii="Arial" w:hAnsi="Arial" w:cs="Arial"/>
          <w:b/>
          <w:bCs/>
          <w:color w:val="000000"/>
          <w:sz w:val="36"/>
          <w:szCs w:val="36"/>
          <w:lang w:bidi="hi-IN"/>
        </w:rPr>
      </w:pPr>
      <w:r w:rsidRPr="00EE0833">
        <w:rPr>
          <w:rFonts w:ascii="Arial" w:hAnsi="Arial" w:cs="Arial"/>
          <w:b/>
          <w:bCs/>
          <w:color w:val="000000"/>
          <w:sz w:val="36"/>
          <w:szCs w:val="36"/>
          <w:lang w:bidi="hi-IN"/>
        </w:rPr>
        <w:t>3</w:t>
      </w:r>
      <w:r w:rsidR="00D91D60" w:rsidRPr="00EE0833">
        <w:rPr>
          <w:rFonts w:ascii="Arial" w:hAnsi="Arial" w:cs="Arial"/>
          <w:b/>
          <w:bCs/>
          <w:color w:val="000000"/>
          <w:sz w:val="36"/>
          <w:szCs w:val="36"/>
          <w:lang w:bidi="hi-IN"/>
        </w:rPr>
        <w:t>.2.1</w:t>
      </w:r>
      <w:r w:rsidR="00D91D60" w:rsidRPr="00EE0833">
        <w:rPr>
          <w:rFonts w:ascii="Arial" w:hAnsi="Arial" w:cs="Arial"/>
          <w:b/>
          <w:bCs/>
          <w:color w:val="000000"/>
          <w:sz w:val="36"/>
          <w:szCs w:val="36"/>
          <w:lang w:bidi="hi-IN"/>
        </w:rPr>
        <w:tab/>
        <w:t xml:space="preserve">GaNTha pUjA </w:t>
      </w:r>
    </w:p>
    <w:p w14:paraId="00D38EA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GaNThad</w:t>
      </w:r>
      <w:r w:rsidR="00665208">
        <w:rPr>
          <w:rFonts w:ascii="Arial" w:hAnsi="Arial" w:cs="Arial"/>
          <w:color w:val="000000"/>
          <w:sz w:val="36"/>
          <w:szCs w:val="36"/>
          <w:lang w:bidi="hi-IN"/>
        </w:rPr>
        <w:t>E</w:t>
      </w:r>
      <w:r>
        <w:rPr>
          <w:rFonts w:ascii="Arial" w:hAnsi="Arial" w:cs="Arial"/>
          <w:color w:val="000000"/>
          <w:sz w:val="36"/>
          <w:szCs w:val="36"/>
          <w:lang w:bidi="hi-IN"/>
        </w:rPr>
        <w:t>vatABy</w:t>
      </w:r>
      <w:r w:rsidR="00665208">
        <w:rPr>
          <w:rFonts w:ascii="Arial" w:hAnsi="Arial" w:cs="Arial"/>
          <w:color w:val="000000"/>
          <w:sz w:val="36"/>
          <w:szCs w:val="36"/>
          <w:lang w:bidi="hi-IN"/>
        </w:rPr>
        <w:t>O</w:t>
      </w:r>
      <w:r>
        <w:rPr>
          <w:rFonts w:ascii="Arial" w:hAnsi="Arial" w:cs="Arial"/>
          <w:color w:val="000000"/>
          <w:sz w:val="36"/>
          <w:szCs w:val="36"/>
          <w:lang w:bidi="hi-IN"/>
        </w:rPr>
        <w:t xml:space="preserve"> namaH | gandhapuShpaM samarpayAmi | </w:t>
      </w:r>
    </w:p>
    <w:p w14:paraId="4F13693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AgamanArthaM tu d</w:t>
      </w:r>
      <w:r w:rsidR="00665208">
        <w:rPr>
          <w:rFonts w:ascii="Arial" w:hAnsi="Arial" w:cs="Arial"/>
          <w:color w:val="000000"/>
          <w:sz w:val="36"/>
          <w:szCs w:val="36"/>
          <w:lang w:bidi="hi-IN"/>
        </w:rPr>
        <w:t>E</w:t>
      </w:r>
      <w:r>
        <w:rPr>
          <w:rFonts w:ascii="Arial" w:hAnsi="Arial" w:cs="Arial"/>
          <w:color w:val="000000"/>
          <w:sz w:val="36"/>
          <w:szCs w:val="36"/>
          <w:lang w:bidi="hi-IN"/>
        </w:rPr>
        <w:t xml:space="preserve">vAnAM gamanArthaM tu </w:t>
      </w:r>
      <w:r w:rsidR="001677C6">
        <w:rPr>
          <w:rFonts w:ascii="Arial" w:hAnsi="Arial" w:cs="Arial"/>
          <w:color w:val="000000"/>
          <w:sz w:val="36"/>
          <w:szCs w:val="36"/>
          <w:lang w:bidi="hi-IN"/>
        </w:rPr>
        <w:br/>
      </w:r>
      <w:r>
        <w:rPr>
          <w:rFonts w:ascii="Arial" w:hAnsi="Arial" w:cs="Arial"/>
          <w:color w:val="000000"/>
          <w:sz w:val="36"/>
          <w:szCs w:val="36"/>
          <w:lang w:bidi="hi-IN"/>
        </w:rPr>
        <w:t>rakShasAM | d</w:t>
      </w:r>
      <w:r w:rsidR="00665208">
        <w:rPr>
          <w:rFonts w:ascii="Arial" w:hAnsi="Arial" w:cs="Arial"/>
          <w:color w:val="000000"/>
          <w:sz w:val="36"/>
          <w:szCs w:val="36"/>
          <w:lang w:bidi="hi-IN"/>
        </w:rPr>
        <w:t>E</w:t>
      </w:r>
      <w:r>
        <w:rPr>
          <w:rFonts w:ascii="Arial" w:hAnsi="Arial" w:cs="Arial"/>
          <w:color w:val="000000"/>
          <w:sz w:val="36"/>
          <w:szCs w:val="36"/>
          <w:lang w:bidi="hi-IN"/>
        </w:rPr>
        <w:t>vatA pUjAnArthAya GaNThanAdaM kar</w:t>
      </w:r>
      <w:r w:rsidR="00665208">
        <w:rPr>
          <w:rFonts w:ascii="Arial" w:hAnsi="Arial" w:cs="Arial"/>
          <w:color w:val="000000"/>
          <w:sz w:val="36"/>
          <w:szCs w:val="36"/>
          <w:lang w:bidi="hi-IN"/>
        </w:rPr>
        <w:t>O</w:t>
      </w:r>
      <w:r>
        <w:rPr>
          <w:rFonts w:ascii="Arial" w:hAnsi="Arial" w:cs="Arial"/>
          <w:color w:val="000000"/>
          <w:sz w:val="36"/>
          <w:szCs w:val="36"/>
          <w:lang w:bidi="hi-IN"/>
        </w:rPr>
        <w:t xml:space="preserve">myahaM || (iti GaNThanAdaM kRutvA) </w:t>
      </w:r>
    </w:p>
    <w:p w14:paraId="36B83BB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4D7035D" w14:textId="596284E7" w:rsidR="00D91D60" w:rsidRDefault="00AE6BFC"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sidR="00D91D60">
        <w:rPr>
          <w:rFonts w:ascii="Arial" w:hAnsi="Arial" w:cs="Arial"/>
          <w:color w:val="000000"/>
          <w:sz w:val="36"/>
          <w:szCs w:val="36"/>
          <w:lang w:bidi="hi-IN"/>
        </w:rPr>
        <w:t>.2.2</w:t>
      </w:r>
      <w:r w:rsidR="00D91D60">
        <w:rPr>
          <w:rFonts w:ascii="Arial" w:hAnsi="Arial" w:cs="Arial"/>
          <w:color w:val="000000"/>
          <w:sz w:val="36"/>
          <w:szCs w:val="36"/>
          <w:lang w:bidi="hi-IN"/>
        </w:rPr>
        <w:tab/>
        <w:t>AcamanaM sa~gkalpaM</w:t>
      </w:r>
    </w:p>
    <w:p w14:paraId="57A8EF9C" w14:textId="7C4147AE"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AcamanaM + SuklAMbaradharaM viShNuM SaSivarNaM caturBujaM | prasanna vadanaM dhyAy</w:t>
      </w:r>
      <w:r w:rsidR="00665208">
        <w:rPr>
          <w:rFonts w:ascii="Arial" w:hAnsi="Arial" w:cs="Arial"/>
          <w:color w:val="000000"/>
          <w:sz w:val="36"/>
          <w:szCs w:val="36"/>
          <w:lang w:bidi="hi-IN"/>
        </w:rPr>
        <w:t>E</w:t>
      </w:r>
      <w:r>
        <w:rPr>
          <w:rFonts w:ascii="Arial" w:hAnsi="Arial" w:cs="Arial"/>
          <w:color w:val="000000"/>
          <w:sz w:val="36"/>
          <w:szCs w:val="36"/>
          <w:lang w:bidi="hi-IN"/>
        </w:rPr>
        <w:t>t sarvaviGn</w:t>
      </w:r>
      <w:r w:rsidR="00665208">
        <w:rPr>
          <w:rFonts w:ascii="Arial" w:hAnsi="Arial" w:cs="Arial"/>
          <w:color w:val="000000"/>
          <w:sz w:val="36"/>
          <w:szCs w:val="36"/>
          <w:lang w:bidi="hi-IN"/>
        </w:rPr>
        <w:t>O</w:t>
      </w:r>
      <w:r>
        <w:rPr>
          <w:rFonts w:ascii="Arial" w:hAnsi="Arial" w:cs="Arial"/>
          <w:color w:val="000000"/>
          <w:sz w:val="36"/>
          <w:szCs w:val="36"/>
          <w:lang w:bidi="hi-IN"/>
        </w:rPr>
        <w:t>pa SAntay</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r w:rsidR="00842E57">
        <w:rPr>
          <w:rFonts w:ascii="Arial" w:hAnsi="Arial" w:cs="Arial"/>
          <w:color w:val="000000"/>
          <w:sz w:val="36"/>
          <w:szCs w:val="36"/>
          <w:lang w:bidi="hi-IN"/>
        </w:rPr>
        <w:t>OM</w:t>
      </w:r>
      <w:r>
        <w:rPr>
          <w:rFonts w:ascii="Arial" w:hAnsi="Arial" w:cs="Arial"/>
          <w:color w:val="000000"/>
          <w:sz w:val="36"/>
          <w:szCs w:val="36"/>
          <w:lang w:bidi="hi-IN"/>
        </w:rPr>
        <w:t xml:space="preserve"> BUH, </w:t>
      </w:r>
      <w:r w:rsidR="00842E57">
        <w:rPr>
          <w:rFonts w:ascii="Arial" w:hAnsi="Arial" w:cs="Arial"/>
          <w:color w:val="000000"/>
          <w:sz w:val="36"/>
          <w:szCs w:val="36"/>
          <w:lang w:bidi="hi-IN"/>
        </w:rPr>
        <w:t>OM</w:t>
      </w:r>
      <w:r>
        <w:rPr>
          <w:rFonts w:ascii="Arial" w:hAnsi="Arial" w:cs="Arial"/>
          <w:color w:val="000000"/>
          <w:sz w:val="36"/>
          <w:szCs w:val="36"/>
          <w:lang w:bidi="hi-IN"/>
        </w:rPr>
        <w:t xml:space="preserve"> BuvaH, </w:t>
      </w:r>
      <w:r w:rsidR="00665208">
        <w:rPr>
          <w:rFonts w:ascii="Arial" w:hAnsi="Arial" w:cs="Arial"/>
          <w:color w:val="000000"/>
          <w:sz w:val="36"/>
          <w:szCs w:val="36"/>
          <w:lang w:bidi="hi-IN"/>
        </w:rPr>
        <w:t>O</w:t>
      </w:r>
      <w:r>
        <w:rPr>
          <w:rFonts w:ascii="Arial" w:hAnsi="Arial" w:cs="Arial"/>
          <w:color w:val="000000"/>
          <w:sz w:val="36"/>
          <w:szCs w:val="36"/>
          <w:lang w:bidi="hi-IN"/>
        </w:rPr>
        <w:t xml:space="preserve">(gm) suvaH, </w:t>
      </w:r>
      <w:r w:rsidR="00842E57">
        <w:rPr>
          <w:rFonts w:ascii="Arial" w:hAnsi="Arial" w:cs="Arial"/>
          <w:color w:val="000000"/>
          <w:sz w:val="36"/>
          <w:szCs w:val="36"/>
          <w:lang w:bidi="hi-IN"/>
        </w:rPr>
        <w:t>OM</w:t>
      </w:r>
      <w:r>
        <w:rPr>
          <w:rFonts w:ascii="Arial" w:hAnsi="Arial" w:cs="Arial"/>
          <w:color w:val="000000"/>
          <w:sz w:val="36"/>
          <w:szCs w:val="36"/>
          <w:lang w:bidi="hi-IN"/>
        </w:rPr>
        <w:t xml:space="preserve"> mahaH, </w:t>
      </w:r>
      <w:r w:rsidR="00842E57">
        <w:rPr>
          <w:rFonts w:ascii="Arial" w:hAnsi="Arial" w:cs="Arial"/>
          <w:color w:val="000000"/>
          <w:sz w:val="36"/>
          <w:szCs w:val="36"/>
          <w:lang w:bidi="hi-IN"/>
        </w:rPr>
        <w:t>OM</w:t>
      </w:r>
      <w:r>
        <w:rPr>
          <w:rFonts w:ascii="Arial" w:hAnsi="Arial" w:cs="Arial"/>
          <w:color w:val="000000"/>
          <w:sz w:val="36"/>
          <w:szCs w:val="36"/>
          <w:lang w:bidi="hi-IN"/>
        </w:rPr>
        <w:t xml:space="preserve"> janaH, </w:t>
      </w:r>
      <w:r w:rsidR="00842E57">
        <w:rPr>
          <w:rFonts w:ascii="Arial" w:hAnsi="Arial" w:cs="Arial"/>
          <w:color w:val="000000"/>
          <w:sz w:val="36"/>
          <w:szCs w:val="36"/>
          <w:lang w:bidi="hi-IN"/>
        </w:rPr>
        <w:t>OM</w:t>
      </w:r>
      <w:r>
        <w:rPr>
          <w:rFonts w:ascii="Arial" w:hAnsi="Arial" w:cs="Arial"/>
          <w:color w:val="000000"/>
          <w:sz w:val="36"/>
          <w:szCs w:val="36"/>
          <w:lang w:bidi="hi-IN"/>
        </w:rPr>
        <w:t xml:space="preserve"> tapaH, </w:t>
      </w:r>
    </w:p>
    <w:p w14:paraId="06FD11EF" w14:textId="7BB5DDBE" w:rsidR="00D91D60" w:rsidRDefault="00665208"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w:t>
      </w:r>
      <w:r w:rsidR="00D91D60">
        <w:rPr>
          <w:rFonts w:ascii="Arial" w:hAnsi="Arial" w:cs="Arial"/>
          <w:color w:val="000000"/>
          <w:sz w:val="36"/>
          <w:szCs w:val="36"/>
          <w:lang w:bidi="hi-IN"/>
        </w:rPr>
        <w:t xml:space="preserve">(gm) satyaM | </w:t>
      </w:r>
      <w:r w:rsidR="00842E57">
        <w:rPr>
          <w:rFonts w:ascii="Arial" w:hAnsi="Arial" w:cs="Arial"/>
          <w:color w:val="000000"/>
          <w:sz w:val="36"/>
          <w:szCs w:val="36"/>
          <w:lang w:bidi="hi-IN"/>
        </w:rPr>
        <w:t>OM</w:t>
      </w:r>
      <w:r w:rsidR="00D91D60">
        <w:rPr>
          <w:rFonts w:ascii="Arial" w:hAnsi="Arial" w:cs="Arial"/>
          <w:color w:val="000000"/>
          <w:sz w:val="36"/>
          <w:szCs w:val="36"/>
          <w:lang w:bidi="hi-IN"/>
        </w:rPr>
        <w:t xml:space="preserve"> tathsa#viqtu rvar</w:t>
      </w:r>
      <w:r>
        <w:rPr>
          <w:rFonts w:ascii="Arial" w:hAnsi="Arial" w:cs="Arial"/>
          <w:color w:val="000000"/>
          <w:sz w:val="36"/>
          <w:szCs w:val="36"/>
          <w:lang w:bidi="hi-IN"/>
        </w:rPr>
        <w:t>E</w:t>
      </w:r>
      <w:r w:rsidR="00D91D60">
        <w:rPr>
          <w:rFonts w:ascii="Arial" w:hAnsi="Arial" w:cs="Arial"/>
          <w:color w:val="000000"/>
          <w:sz w:val="36"/>
          <w:szCs w:val="36"/>
          <w:lang w:bidi="hi-IN"/>
        </w:rPr>
        <w:t>$NyaM | Barg</w:t>
      </w:r>
      <w:r>
        <w:rPr>
          <w:rFonts w:ascii="Arial" w:hAnsi="Arial" w:cs="Arial"/>
          <w:color w:val="000000"/>
          <w:sz w:val="36"/>
          <w:szCs w:val="36"/>
          <w:lang w:bidi="hi-IN"/>
        </w:rPr>
        <w:t>O</w:t>
      </w:r>
      <w:r w:rsidR="00D91D60">
        <w:rPr>
          <w:rFonts w:ascii="Arial" w:hAnsi="Arial" w:cs="Arial"/>
          <w:color w:val="000000"/>
          <w:sz w:val="36"/>
          <w:szCs w:val="36"/>
          <w:lang w:bidi="hi-IN"/>
        </w:rPr>
        <w:t>#d</w:t>
      </w:r>
      <w:r>
        <w:rPr>
          <w:rFonts w:ascii="Arial" w:hAnsi="Arial" w:cs="Arial"/>
          <w:color w:val="000000"/>
          <w:sz w:val="36"/>
          <w:szCs w:val="36"/>
          <w:lang w:bidi="hi-IN"/>
        </w:rPr>
        <w:t>E</w:t>
      </w:r>
      <w:r w:rsidR="00D91D60">
        <w:rPr>
          <w:rFonts w:ascii="Arial" w:hAnsi="Arial" w:cs="Arial"/>
          <w:color w:val="000000"/>
          <w:sz w:val="36"/>
          <w:szCs w:val="36"/>
          <w:lang w:bidi="hi-IN"/>
        </w:rPr>
        <w:t xml:space="preserve">qvasya# dhImahi | </w:t>
      </w:r>
    </w:p>
    <w:p w14:paraId="35A5C4A2" w14:textId="1D20E166"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dhiy</w:t>
      </w:r>
      <w:r w:rsidR="00665208">
        <w:rPr>
          <w:rFonts w:ascii="Arial" w:hAnsi="Arial" w:cs="Arial"/>
          <w:color w:val="000000"/>
          <w:sz w:val="36"/>
          <w:szCs w:val="36"/>
          <w:lang w:bidi="hi-IN"/>
        </w:rPr>
        <w:t>O</w:t>
      </w:r>
      <w:r w:rsidR="0045051C">
        <w:rPr>
          <w:rFonts w:ascii="Arial" w:hAnsi="Arial" w:cs="Arial"/>
          <w:color w:val="000000"/>
          <w:sz w:val="36"/>
          <w:szCs w:val="36"/>
          <w:lang w:bidi="hi-IN"/>
        </w:rPr>
        <w:t>q</w:t>
      </w:r>
      <w:r>
        <w:rPr>
          <w:rFonts w:ascii="Arial" w:hAnsi="Arial" w:cs="Arial"/>
          <w:color w:val="000000"/>
          <w:sz w:val="36"/>
          <w:szCs w:val="36"/>
          <w:lang w:bidi="hi-IN"/>
        </w:rPr>
        <w:t xml:space="preserve"> y</w:t>
      </w:r>
      <w:r w:rsidR="00665208">
        <w:rPr>
          <w:rFonts w:ascii="Arial" w:hAnsi="Arial" w:cs="Arial"/>
          <w:color w:val="000000"/>
          <w:sz w:val="36"/>
          <w:szCs w:val="36"/>
          <w:lang w:bidi="hi-IN"/>
        </w:rPr>
        <w:t>O</w:t>
      </w:r>
      <w:r>
        <w:rPr>
          <w:rFonts w:ascii="Arial" w:hAnsi="Arial" w:cs="Arial"/>
          <w:color w:val="000000"/>
          <w:sz w:val="36"/>
          <w:szCs w:val="36"/>
          <w:lang w:bidi="hi-IN"/>
        </w:rPr>
        <w:t xml:space="preserve"> na#H prac</w:t>
      </w:r>
      <w:r w:rsidR="00665208">
        <w:rPr>
          <w:rFonts w:ascii="Arial" w:hAnsi="Arial" w:cs="Arial"/>
          <w:color w:val="000000"/>
          <w:sz w:val="36"/>
          <w:szCs w:val="36"/>
          <w:lang w:bidi="hi-IN"/>
        </w:rPr>
        <w:t>O</w:t>
      </w:r>
      <w:r>
        <w:rPr>
          <w:rFonts w:ascii="Arial" w:hAnsi="Arial" w:cs="Arial"/>
          <w:color w:val="000000"/>
          <w:sz w:val="36"/>
          <w:szCs w:val="36"/>
          <w:lang w:bidi="hi-IN"/>
        </w:rPr>
        <w:t xml:space="preserve">qdayA$t | </w:t>
      </w:r>
      <w:r w:rsidR="00665208">
        <w:rPr>
          <w:rFonts w:ascii="Arial" w:hAnsi="Arial" w:cs="Arial"/>
          <w:color w:val="000000"/>
          <w:sz w:val="36"/>
          <w:szCs w:val="36"/>
          <w:lang w:bidi="hi-IN"/>
        </w:rPr>
        <w:t>O</w:t>
      </w:r>
      <w:r>
        <w:rPr>
          <w:rFonts w:ascii="Arial" w:hAnsi="Arial" w:cs="Arial"/>
          <w:color w:val="000000"/>
          <w:sz w:val="36"/>
          <w:szCs w:val="36"/>
          <w:lang w:bidi="hi-IN"/>
        </w:rPr>
        <w:t>mAp</w:t>
      </w:r>
      <w:r w:rsidR="00665208">
        <w:rPr>
          <w:rFonts w:ascii="Arial" w:hAnsi="Arial" w:cs="Arial"/>
          <w:color w:val="000000"/>
          <w:sz w:val="36"/>
          <w:szCs w:val="36"/>
          <w:lang w:bidi="hi-IN"/>
        </w:rPr>
        <w:t>O</w:t>
      </w:r>
      <w:r>
        <w:rPr>
          <w:rFonts w:ascii="Arial" w:hAnsi="Arial" w:cs="Arial"/>
          <w:color w:val="000000"/>
          <w:sz w:val="36"/>
          <w:szCs w:val="36"/>
          <w:lang w:bidi="hi-IN"/>
        </w:rPr>
        <w:t>q jy</w:t>
      </w:r>
      <w:r w:rsidR="00665208">
        <w:rPr>
          <w:rFonts w:ascii="Arial" w:hAnsi="Arial" w:cs="Arial"/>
          <w:color w:val="000000"/>
          <w:sz w:val="36"/>
          <w:szCs w:val="36"/>
          <w:lang w:bidi="hi-IN"/>
        </w:rPr>
        <w:t>O</w:t>
      </w:r>
      <w:r>
        <w:rPr>
          <w:rFonts w:ascii="Arial" w:hAnsi="Arial" w:cs="Arial"/>
          <w:color w:val="000000"/>
          <w:sz w:val="36"/>
          <w:szCs w:val="36"/>
          <w:lang w:bidi="hi-IN"/>
        </w:rPr>
        <w:t>tIqras</w:t>
      </w:r>
      <w:r w:rsidR="00665208">
        <w:rPr>
          <w:rFonts w:ascii="Arial" w:hAnsi="Arial" w:cs="Arial"/>
          <w:color w:val="000000"/>
          <w:sz w:val="36"/>
          <w:szCs w:val="36"/>
          <w:lang w:bidi="hi-IN"/>
        </w:rPr>
        <w:t>O</w:t>
      </w:r>
      <w:r>
        <w:rPr>
          <w:rFonts w:ascii="Arial" w:hAnsi="Arial" w:cs="Arial"/>
          <w:color w:val="000000"/>
          <w:sz w:val="36"/>
          <w:szCs w:val="36"/>
          <w:lang w:bidi="hi-IN"/>
        </w:rPr>
        <w:t xml:space="preserve">q&amp;mRutaqM brahmaq </w:t>
      </w:r>
    </w:p>
    <w:p w14:paraId="33754748" w14:textId="675E1BDA"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BUrBuvaqssuvaqr</w:t>
      </w:r>
      <w:r w:rsidR="00842E57">
        <w:rPr>
          <w:rFonts w:ascii="Arial" w:hAnsi="Arial" w:cs="Arial"/>
          <w:color w:val="000000"/>
          <w:sz w:val="36"/>
          <w:szCs w:val="36"/>
          <w:lang w:bidi="hi-IN"/>
        </w:rPr>
        <w:t>OM</w:t>
      </w:r>
      <w:r>
        <w:rPr>
          <w:rFonts w:ascii="Arial" w:hAnsi="Arial" w:cs="Arial"/>
          <w:color w:val="000000"/>
          <w:sz w:val="36"/>
          <w:szCs w:val="36"/>
          <w:lang w:bidi="hi-IN"/>
        </w:rPr>
        <w:t xml:space="preserve"> | </w:t>
      </w:r>
    </w:p>
    <w:p w14:paraId="353C531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mam</w:t>
      </w:r>
      <w:r w:rsidR="00665208">
        <w:rPr>
          <w:rFonts w:ascii="Arial" w:hAnsi="Arial" w:cs="Arial"/>
          <w:color w:val="000000"/>
          <w:sz w:val="36"/>
          <w:szCs w:val="36"/>
          <w:lang w:bidi="hi-IN"/>
        </w:rPr>
        <w:t>O</w:t>
      </w:r>
      <w:r>
        <w:rPr>
          <w:rFonts w:ascii="Arial" w:hAnsi="Arial" w:cs="Arial"/>
          <w:color w:val="000000"/>
          <w:sz w:val="36"/>
          <w:szCs w:val="36"/>
          <w:lang w:bidi="hi-IN"/>
        </w:rPr>
        <w:t>pAtta samasta duritakShayadvArA SrI param</w:t>
      </w:r>
      <w:r w:rsidR="00665208">
        <w:rPr>
          <w:rFonts w:ascii="Arial" w:hAnsi="Arial" w:cs="Arial"/>
          <w:color w:val="000000"/>
          <w:sz w:val="36"/>
          <w:szCs w:val="36"/>
          <w:lang w:bidi="hi-IN"/>
        </w:rPr>
        <w:t>E</w:t>
      </w:r>
      <w:r>
        <w:rPr>
          <w:rFonts w:ascii="Arial" w:hAnsi="Arial" w:cs="Arial"/>
          <w:color w:val="000000"/>
          <w:sz w:val="36"/>
          <w:szCs w:val="36"/>
          <w:lang w:bidi="hi-IN"/>
        </w:rPr>
        <w:t>Svara prItyarthaM, SuB</w:t>
      </w:r>
      <w:r w:rsidR="00665208">
        <w:rPr>
          <w:rFonts w:ascii="Arial" w:hAnsi="Arial" w:cs="Arial"/>
          <w:color w:val="000000"/>
          <w:sz w:val="36"/>
          <w:szCs w:val="36"/>
          <w:lang w:bidi="hi-IN"/>
        </w:rPr>
        <w:t>E</w:t>
      </w:r>
      <w:r>
        <w:rPr>
          <w:rFonts w:ascii="Arial" w:hAnsi="Arial" w:cs="Arial"/>
          <w:color w:val="000000"/>
          <w:sz w:val="36"/>
          <w:szCs w:val="36"/>
          <w:lang w:bidi="hi-IN"/>
        </w:rPr>
        <w:t xml:space="preserve"> S</w:t>
      </w:r>
      <w:r w:rsidR="00665208">
        <w:rPr>
          <w:rFonts w:ascii="Arial" w:hAnsi="Arial" w:cs="Arial"/>
          <w:color w:val="000000"/>
          <w:sz w:val="36"/>
          <w:szCs w:val="36"/>
          <w:lang w:bidi="hi-IN"/>
        </w:rPr>
        <w:t>O</w:t>
      </w:r>
      <w:r>
        <w:rPr>
          <w:rFonts w:ascii="Arial" w:hAnsi="Arial" w:cs="Arial"/>
          <w:color w:val="000000"/>
          <w:sz w:val="36"/>
          <w:szCs w:val="36"/>
          <w:lang w:bidi="hi-IN"/>
        </w:rPr>
        <w:t>Ban</w:t>
      </w:r>
      <w:r w:rsidR="00665208">
        <w:rPr>
          <w:rFonts w:ascii="Arial" w:hAnsi="Arial" w:cs="Arial"/>
          <w:color w:val="000000"/>
          <w:sz w:val="36"/>
          <w:szCs w:val="36"/>
          <w:lang w:bidi="hi-IN"/>
        </w:rPr>
        <w:t>E</w:t>
      </w:r>
      <w:r>
        <w:rPr>
          <w:rFonts w:ascii="Arial" w:hAnsi="Arial" w:cs="Arial"/>
          <w:color w:val="000000"/>
          <w:sz w:val="36"/>
          <w:szCs w:val="36"/>
          <w:lang w:bidi="hi-IN"/>
        </w:rPr>
        <w:t xml:space="preserve"> muhUrtt</w:t>
      </w:r>
      <w:r w:rsidR="00665208">
        <w:rPr>
          <w:rFonts w:ascii="Arial" w:hAnsi="Arial" w:cs="Arial"/>
          <w:color w:val="000000"/>
          <w:sz w:val="36"/>
          <w:szCs w:val="36"/>
          <w:lang w:bidi="hi-IN"/>
        </w:rPr>
        <w:t>E</w:t>
      </w:r>
      <w:r>
        <w:rPr>
          <w:rFonts w:ascii="Arial" w:hAnsi="Arial" w:cs="Arial"/>
          <w:color w:val="000000"/>
          <w:sz w:val="36"/>
          <w:szCs w:val="36"/>
          <w:lang w:bidi="hi-IN"/>
        </w:rPr>
        <w:t xml:space="preserve"> AdyabrahmaNaH dvitIya parArddh</w:t>
      </w:r>
      <w:r w:rsidR="00665208">
        <w:rPr>
          <w:rFonts w:ascii="Arial" w:hAnsi="Arial" w:cs="Arial"/>
          <w:color w:val="000000"/>
          <w:sz w:val="36"/>
          <w:szCs w:val="36"/>
          <w:lang w:bidi="hi-IN"/>
        </w:rPr>
        <w:t>E</w:t>
      </w:r>
      <w:r>
        <w:rPr>
          <w:rFonts w:ascii="Arial" w:hAnsi="Arial" w:cs="Arial"/>
          <w:color w:val="000000"/>
          <w:sz w:val="36"/>
          <w:szCs w:val="36"/>
          <w:lang w:bidi="hi-IN"/>
        </w:rPr>
        <w:t xml:space="preserve"> Sv</w:t>
      </w:r>
      <w:r w:rsidR="00665208">
        <w:rPr>
          <w:rFonts w:ascii="Arial" w:hAnsi="Arial" w:cs="Arial"/>
          <w:color w:val="000000"/>
          <w:sz w:val="36"/>
          <w:szCs w:val="36"/>
          <w:lang w:bidi="hi-IN"/>
        </w:rPr>
        <w:t>E</w:t>
      </w:r>
      <w:r>
        <w:rPr>
          <w:rFonts w:ascii="Arial" w:hAnsi="Arial" w:cs="Arial"/>
          <w:color w:val="000000"/>
          <w:sz w:val="36"/>
          <w:szCs w:val="36"/>
          <w:lang w:bidi="hi-IN"/>
        </w:rPr>
        <w:t>tavarAha kalp</w:t>
      </w:r>
      <w:r w:rsidR="00665208">
        <w:rPr>
          <w:rFonts w:ascii="Arial" w:hAnsi="Arial" w:cs="Arial"/>
          <w:color w:val="000000"/>
          <w:sz w:val="36"/>
          <w:szCs w:val="36"/>
          <w:lang w:bidi="hi-IN"/>
        </w:rPr>
        <w:t>E</w:t>
      </w:r>
      <w:r>
        <w:rPr>
          <w:rFonts w:ascii="Arial" w:hAnsi="Arial" w:cs="Arial"/>
          <w:color w:val="000000"/>
          <w:sz w:val="36"/>
          <w:szCs w:val="36"/>
          <w:lang w:bidi="hi-IN"/>
        </w:rPr>
        <w:t xml:space="preserve"> vaivasvata manvantar</w:t>
      </w:r>
      <w:r w:rsidR="00665208">
        <w:rPr>
          <w:rFonts w:ascii="Arial" w:hAnsi="Arial" w:cs="Arial"/>
          <w:color w:val="000000"/>
          <w:sz w:val="36"/>
          <w:szCs w:val="36"/>
          <w:lang w:bidi="hi-IN"/>
        </w:rPr>
        <w:t>E</w:t>
      </w:r>
      <w:r>
        <w:rPr>
          <w:rFonts w:ascii="Arial" w:hAnsi="Arial" w:cs="Arial"/>
          <w:color w:val="000000"/>
          <w:sz w:val="36"/>
          <w:szCs w:val="36"/>
          <w:lang w:bidi="hi-IN"/>
        </w:rPr>
        <w:t xml:space="preserve"> aShTAviMSati tam</w:t>
      </w:r>
      <w:r w:rsidR="00665208">
        <w:rPr>
          <w:rFonts w:ascii="Arial" w:hAnsi="Arial" w:cs="Arial"/>
          <w:color w:val="000000"/>
          <w:sz w:val="36"/>
          <w:szCs w:val="36"/>
          <w:lang w:bidi="hi-IN"/>
        </w:rPr>
        <w:t>E</w:t>
      </w:r>
      <w:r>
        <w:rPr>
          <w:rFonts w:ascii="Arial" w:hAnsi="Arial" w:cs="Arial"/>
          <w:color w:val="000000"/>
          <w:sz w:val="36"/>
          <w:szCs w:val="36"/>
          <w:lang w:bidi="hi-IN"/>
        </w:rPr>
        <w:t xml:space="preserve"> kaliyug</w:t>
      </w:r>
      <w:r w:rsidR="00665208">
        <w:rPr>
          <w:rFonts w:ascii="Arial" w:hAnsi="Arial" w:cs="Arial"/>
          <w:color w:val="000000"/>
          <w:sz w:val="36"/>
          <w:szCs w:val="36"/>
          <w:lang w:bidi="hi-IN"/>
        </w:rPr>
        <w:t>E</w:t>
      </w:r>
      <w:r>
        <w:rPr>
          <w:rFonts w:ascii="Arial" w:hAnsi="Arial" w:cs="Arial"/>
          <w:color w:val="000000"/>
          <w:sz w:val="36"/>
          <w:szCs w:val="36"/>
          <w:lang w:bidi="hi-IN"/>
        </w:rPr>
        <w:t xml:space="preserve"> pratham</w:t>
      </w:r>
      <w:r w:rsidR="00665208">
        <w:rPr>
          <w:rFonts w:ascii="Arial" w:hAnsi="Arial" w:cs="Arial"/>
          <w:color w:val="000000"/>
          <w:sz w:val="36"/>
          <w:szCs w:val="36"/>
          <w:lang w:bidi="hi-IN"/>
        </w:rPr>
        <w:t>E</w:t>
      </w:r>
      <w:r>
        <w:rPr>
          <w:rFonts w:ascii="Arial" w:hAnsi="Arial" w:cs="Arial"/>
          <w:color w:val="000000"/>
          <w:sz w:val="36"/>
          <w:szCs w:val="36"/>
          <w:lang w:bidi="hi-IN"/>
        </w:rPr>
        <w:t xml:space="preserve"> pAd</w:t>
      </w:r>
      <w:r w:rsidR="00665208">
        <w:rPr>
          <w:rFonts w:ascii="Arial" w:hAnsi="Arial" w:cs="Arial"/>
          <w:color w:val="000000"/>
          <w:sz w:val="36"/>
          <w:szCs w:val="36"/>
          <w:lang w:bidi="hi-IN"/>
        </w:rPr>
        <w:t>E</w:t>
      </w:r>
      <w:r>
        <w:rPr>
          <w:rFonts w:ascii="Arial" w:hAnsi="Arial" w:cs="Arial"/>
          <w:color w:val="000000"/>
          <w:sz w:val="36"/>
          <w:szCs w:val="36"/>
          <w:lang w:bidi="hi-IN"/>
        </w:rPr>
        <w:t xml:space="preserve"> jaMbUdvIp</w:t>
      </w:r>
      <w:r w:rsidR="00665208">
        <w:rPr>
          <w:rFonts w:ascii="Arial" w:hAnsi="Arial" w:cs="Arial"/>
          <w:color w:val="000000"/>
          <w:sz w:val="36"/>
          <w:szCs w:val="36"/>
          <w:lang w:bidi="hi-IN"/>
        </w:rPr>
        <w:t>E</w:t>
      </w:r>
      <w:r>
        <w:rPr>
          <w:rFonts w:ascii="Arial" w:hAnsi="Arial" w:cs="Arial"/>
          <w:color w:val="000000"/>
          <w:sz w:val="36"/>
          <w:szCs w:val="36"/>
          <w:lang w:bidi="hi-IN"/>
        </w:rPr>
        <w:t xml:space="preserve"> BAratavarSh</w:t>
      </w:r>
      <w:r w:rsidR="00665208">
        <w:rPr>
          <w:rFonts w:ascii="Arial" w:hAnsi="Arial" w:cs="Arial"/>
          <w:color w:val="000000"/>
          <w:sz w:val="36"/>
          <w:szCs w:val="36"/>
          <w:lang w:bidi="hi-IN"/>
        </w:rPr>
        <w:t>E</w:t>
      </w:r>
      <w:r>
        <w:rPr>
          <w:rFonts w:ascii="Arial" w:hAnsi="Arial" w:cs="Arial"/>
          <w:color w:val="000000"/>
          <w:sz w:val="36"/>
          <w:szCs w:val="36"/>
          <w:lang w:bidi="hi-IN"/>
        </w:rPr>
        <w:t xml:space="preserve"> BarataKaND</w:t>
      </w:r>
      <w:r w:rsidR="00665208">
        <w:rPr>
          <w:rFonts w:ascii="Arial" w:hAnsi="Arial" w:cs="Arial"/>
          <w:color w:val="000000"/>
          <w:sz w:val="36"/>
          <w:szCs w:val="36"/>
          <w:lang w:bidi="hi-IN"/>
        </w:rPr>
        <w:t>E</w:t>
      </w:r>
      <w:r>
        <w:rPr>
          <w:rFonts w:ascii="Arial" w:hAnsi="Arial" w:cs="Arial"/>
          <w:color w:val="000000"/>
          <w:sz w:val="36"/>
          <w:szCs w:val="36"/>
          <w:lang w:bidi="hi-IN"/>
        </w:rPr>
        <w:t xml:space="preserve"> m</w:t>
      </w:r>
      <w:r w:rsidR="00665208">
        <w:rPr>
          <w:rFonts w:ascii="Arial" w:hAnsi="Arial" w:cs="Arial"/>
          <w:color w:val="000000"/>
          <w:sz w:val="36"/>
          <w:szCs w:val="36"/>
          <w:lang w:bidi="hi-IN"/>
        </w:rPr>
        <w:t>E</w:t>
      </w:r>
      <w:r>
        <w:rPr>
          <w:rFonts w:ascii="Arial" w:hAnsi="Arial" w:cs="Arial"/>
          <w:color w:val="000000"/>
          <w:sz w:val="36"/>
          <w:szCs w:val="36"/>
          <w:lang w:bidi="hi-IN"/>
        </w:rPr>
        <w:t>r</w:t>
      </w:r>
      <w:r w:rsidR="00665208">
        <w:rPr>
          <w:rFonts w:ascii="Arial" w:hAnsi="Arial" w:cs="Arial"/>
          <w:color w:val="000000"/>
          <w:sz w:val="36"/>
          <w:szCs w:val="36"/>
          <w:lang w:bidi="hi-IN"/>
        </w:rPr>
        <w:t>O</w:t>
      </w:r>
      <w:r>
        <w:rPr>
          <w:rFonts w:ascii="Arial" w:hAnsi="Arial" w:cs="Arial"/>
          <w:color w:val="000000"/>
          <w:sz w:val="36"/>
          <w:szCs w:val="36"/>
          <w:lang w:bidi="hi-IN"/>
        </w:rPr>
        <w:t>H dakShiN</w:t>
      </w:r>
      <w:r w:rsidR="00665208">
        <w:rPr>
          <w:rFonts w:ascii="Arial" w:hAnsi="Arial" w:cs="Arial"/>
          <w:color w:val="000000"/>
          <w:sz w:val="36"/>
          <w:szCs w:val="36"/>
          <w:lang w:bidi="hi-IN"/>
        </w:rPr>
        <w:t>E</w:t>
      </w:r>
      <w:r>
        <w:rPr>
          <w:rFonts w:ascii="Arial" w:hAnsi="Arial" w:cs="Arial"/>
          <w:color w:val="000000"/>
          <w:sz w:val="36"/>
          <w:szCs w:val="36"/>
          <w:lang w:bidi="hi-IN"/>
        </w:rPr>
        <w:t xml:space="preserve"> pArSv</w:t>
      </w:r>
      <w:r w:rsidR="00665208">
        <w:rPr>
          <w:rFonts w:ascii="Arial" w:hAnsi="Arial" w:cs="Arial"/>
          <w:color w:val="000000"/>
          <w:sz w:val="36"/>
          <w:szCs w:val="36"/>
          <w:lang w:bidi="hi-IN"/>
        </w:rPr>
        <w:t>E</w:t>
      </w:r>
      <w:r>
        <w:rPr>
          <w:rFonts w:ascii="Arial" w:hAnsi="Arial" w:cs="Arial"/>
          <w:color w:val="000000"/>
          <w:sz w:val="36"/>
          <w:szCs w:val="36"/>
          <w:lang w:bidi="hi-IN"/>
        </w:rPr>
        <w:t xml:space="preserve"> SakAbd</w:t>
      </w:r>
      <w:r w:rsidR="00665208">
        <w:rPr>
          <w:rFonts w:ascii="Arial" w:hAnsi="Arial" w:cs="Arial"/>
          <w:color w:val="000000"/>
          <w:sz w:val="36"/>
          <w:szCs w:val="36"/>
          <w:lang w:bidi="hi-IN"/>
        </w:rPr>
        <w:t>E</w:t>
      </w:r>
      <w:r>
        <w:rPr>
          <w:rFonts w:ascii="Arial" w:hAnsi="Arial" w:cs="Arial"/>
          <w:color w:val="000000"/>
          <w:sz w:val="36"/>
          <w:szCs w:val="36"/>
          <w:lang w:bidi="hi-IN"/>
        </w:rPr>
        <w:t xml:space="preserve"> asmin varttamAn</w:t>
      </w:r>
      <w:r w:rsidR="00665208">
        <w:rPr>
          <w:rFonts w:ascii="Arial" w:hAnsi="Arial" w:cs="Arial"/>
          <w:color w:val="000000"/>
          <w:sz w:val="36"/>
          <w:szCs w:val="36"/>
          <w:lang w:bidi="hi-IN"/>
        </w:rPr>
        <w:t>E</w:t>
      </w:r>
      <w:r>
        <w:rPr>
          <w:rFonts w:ascii="Arial" w:hAnsi="Arial" w:cs="Arial"/>
          <w:color w:val="000000"/>
          <w:sz w:val="36"/>
          <w:szCs w:val="36"/>
          <w:lang w:bidi="hi-IN"/>
        </w:rPr>
        <w:t xml:space="preserve"> vyavahArik</w:t>
      </w:r>
      <w:r w:rsidR="00665208">
        <w:rPr>
          <w:rFonts w:ascii="Arial" w:hAnsi="Arial" w:cs="Arial"/>
          <w:color w:val="000000"/>
          <w:sz w:val="36"/>
          <w:szCs w:val="36"/>
          <w:lang w:bidi="hi-IN"/>
        </w:rPr>
        <w:t>E</w:t>
      </w:r>
      <w:r>
        <w:rPr>
          <w:rFonts w:ascii="Arial" w:hAnsi="Arial" w:cs="Arial"/>
          <w:color w:val="000000"/>
          <w:sz w:val="36"/>
          <w:szCs w:val="36"/>
          <w:lang w:bidi="hi-IN"/>
        </w:rPr>
        <w:t xml:space="preserve"> praBavAdi- ShaShThyAH -saMvathsarANAM maddhy</w:t>
      </w:r>
      <w:r w:rsidR="00665208">
        <w:rPr>
          <w:rFonts w:ascii="Arial" w:hAnsi="Arial" w:cs="Arial"/>
          <w:color w:val="000000"/>
          <w:sz w:val="36"/>
          <w:szCs w:val="36"/>
          <w:lang w:bidi="hi-IN"/>
        </w:rPr>
        <w:t>E</w:t>
      </w:r>
      <w:r>
        <w:rPr>
          <w:rFonts w:ascii="Arial" w:hAnsi="Arial" w:cs="Arial"/>
          <w:color w:val="000000"/>
          <w:sz w:val="36"/>
          <w:szCs w:val="36"/>
          <w:lang w:bidi="hi-IN"/>
        </w:rPr>
        <w:t>...... nAmasaMvathsar</w:t>
      </w:r>
      <w:r w:rsidR="00665208">
        <w:rPr>
          <w:rFonts w:ascii="Arial" w:hAnsi="Arial" w:cs="Arial"/>
          <w:color w:val="000000"/>
          <w:sz w:val="36"/>
          <w:szCs w:val="36"/>
          <w:lang w:bidi="hi-IN"/>
        </w:rPr>
        <w:t>E</w:t>
      </w:r>
      <w:r>
        <w:rPr>
          <w:rFonts w:ascii="Arial" w:hAnsi="Arial" w:cs="Arial"/>
          <w:color w:val="000000"/>
          <w:sz w:val="36"/>
          <w:szCs w:val="36"/>
          <w:lang w:bidi="hi-IN"/>
        </w:rPr>
        <w:t xml:space="preserve"> .........ayan</w:t>
      </w:r>
      <w:r w:rsidR="00665208">
        <w:rPr>
          <w:rFonts w:ascii="Arial" w:hAnsi="Arial" w:cs="Arial"/>
          <w:color w:val="000000"/>
          <w:sz w:val="36"/>
          <w:szCs w:val="36"/>
          <w:lang w:bidi="hi-IN"/>
        </w:rPr>
        <w:t>E</w:t>
      </w:r>
      <w:r>
        <w:rPr>
          <w:rFonts w:ascii="Arial" w:hAnsi="Arial" w:cs="Arial"/>
          <w:color w:val="000000"/>
          <w:sz w:val="36"/>
          <w:szCs w:val="36"/>
          <w:lang w:bidi="hi-IN"/>
        </w:rPr>
        <w:t xml:space="preserve"> ............ Rutau ................ mAs</w:t>
      </w:r>
      <w:r w:rsidR="00665208">
        <w:rPr>
          <w:rFonts w:ascii="Arial" w:hAnsi="Arial" w:cs="Arial"/>
          <w:color w:val="000000"/>
          <w:sz w:val="36"/>
          <w:szCs w:val="36"/>
          <w:lang w:bidi="hi-IN"/>
        </w:rPr>
        <w:t>E</w:t>
      </w:r>
      <w:r>
        <w:rPr>
          <w:rFonts w:ascii="Arial" w:hAnsi="Arial" w:cs="Arial"/>
          <w:color w:val="000000"/>
          <w:sz w:val="36"/>
          <w:szCs w:val="36"/>
          <w:lang w:bidi="hi-IN"/>
        </w:rPr>
        <w:t xml:space="preserve"> .........pakSh</w:t>
      </w:r>
      <w:r w:rsidR="00665208">
        <w:rPr>
          <w:rFonts w:ascii="Arial" w:hAnsi="Arial" w:cs="Arial"/>
          <w:color w:val="000000"/>
          <w:sz w:val="36"/>
          <w:szCs w:val="36"/>
          <w:lang w:bidi="hi-IN"/>
        </w:rPr>
        <w:t>E</w:t>
      </w:r>
      <w:r>
        <w:rPr>
          <w:rFonts w:ascii="Arial" w:hAnsi="Arial" w:cs="Arial"/>
          <w:color w:val="000000"/>
          <w:sz w:val="36"/>
          <w:szCs w:val="36"/>
          <w:lang w:bidi="hi-IN"/>
        </w:rPr>
        <w:t xml:space="preserve"> ....... SuBatithau ......vAsarayuktAyAM ............ nakShatrayuktAyAM SuBay</w:t>
      </w:r>
      <w:r w:rsidR="00665208">
        <w:rPr>
          <w:rFonts w:ascii="Arial" w:hAnsi="Arial" w:cs="Arial"/>
          <w:color w:val="000000"/>
          <w:sz w:val="36"/>
          <w:szCs w:val="36"/>
          <w:lang w:bidi="hi-IN"/>
        </w:rPr>
        <w:t>O</w:t>
      </w:r>
      <w:r>
        <w:rPr>
          <w:rFonts w:ascii="Arial" w:hAnsi="Arial" w:cs="Arial"/>
          <w:color w:val="000000"/>
          <w:sz w:val="36"/>
          <w:szCs w:val="36"/>
          <w:lang w:bidi="hi-IN"/>
        </w:rPr>
        <w:t xml:space="preserve">ga SuBakaraNa </w:t>
      </w:r>
      <w:r w:rsidR="00665208">
        <w:rPr>
          <w:rFonts w:ascii="Arial" w:hAnsi="Arial" w:cs="Arial"/>
          <w:color w:val="000000"/>
          <w:sz w:val="36"/>
          <w:szCs w:val="36"/>
          <w:lang w:bidi="hi-IN"/>
        </w:rPr>
        <w:t>E</w:t>
      </w:r>
      <w:r>
        <w:rPr>
          <w:rFonts w:ascii="Arial" w:hAnsi="Arial" w:cs="Arial"/>
          <w:color w:val="000000"/>
          <w:sz w:val="36"/>
          <w:szCs w:val="36"/>
          <w:lang w:bidi="hi-IN"/>
        </w:rPr>
        <w:t>vaM guNa sakala viS</w:t>
      </w:r>
      <w:r w:rsidR="00665208">
        <w:rPr>
          <w:rFonts w:ascii="Arial" w:hAnsi="Arial" w:cs="Arial"/>
          <w:color w:val="000000"/>
          <w:sz w:val="36"/>
          <w:szCs w:val="36"/>
          <w:lang w:bidi="hi-IN"/>
        </w:rPr>
        <w:t>E</w:t>
      </w:r>
      <w:r>
        <w:rPr>
          <w:rFonts w:ascii="Arial" w:hAnsi="Arial" w:cs="Arial"/>
          <w:color w:val="000000"/>
          <w:sz w:val="36"/>
          <w:szCs w:val="36"/>
          <w:lang w:bidi="hi-IN"/>
        </w:rPr>
        <w:t>ShaNa viSiShTAyAM asyAM .............SuBatithau mam</w:t>
      </w:r>
      <w:r w:rsidR="00665208">
        <w:rPr>
          <w:rFonts w:ascii="Arial" w:hAnsi="Arial" w:cs="Arial"/>
          <w:color w:val="000000"/>
          <w:sz w:val="36"/>
          <w:szCs w:val="36"/>
          <w:lang w:bidi="hi-IN"/>
        </w:rPr>
        <w:t>O</w:t>
      </w:r>
      <w:r>
        <w:rPr>
          <w:rFonts w:ascii="Arial" w:hAnsi="Arial" w:cs="Arial"/>
          <w:color w:val="000000"/>
          <w:sz w:val="36"/>
          <w:szCs w:val="36"/>
          <w:lang w:bidi="hi-IN"/>
        </w:rPr>
        <w:t>pAtta samasta duritakShayadvArA SrI param</w:t>
      </w:r>
      <w:r w:rsidR="00665208">
        <w:rPr>
          <w:rFonts w:ascii="Arial" w:hAnsi="Arial" w:cs="Arial"/>
          <w:color w:val="000000"/>
          <w:sz w:val="36"/>
          <w:szCs w:val="36"/>
          <w:lang w:bidi="hi-IN"/>
        </w:rPr>
        <w:t>E</w:t>
      </w:r>
      <w:r>
        <w:rPr>
          <w:rFonts w:ascii="Arial" w:hAnsi="Arial" w:cs="Arial"/>
          <w:color w:val="000000"/>
          <w:sz w:val="36"/>
          <w:szCs w:val="36"/>
          <w:lang w:bidi="hi-IN"/>
        </w:rPr>
        <w:t xml:space="preserve">Svara prItyarthaM </w:t>
      </w:r>
      <w:r>
        <w:rPr>
          <w:rFonts w:ascii="Arial" w:hAnsi="Arial" w:cs="Arial"/>
          <w:color w:val="000000"/>
          <w:sz w:val="36"/>
          <w:szCs w:val="36"/>
          <w:lang w:bidi="hi-IN"/>
        </w:rPr>
        <w:lastRenderedPageBreak/>
        <w:t>kariShyamANa karmaNaH nirviGn</w:t>
      </w:r>
      <w:r w:rsidR="00665208">
        <w:rPr>
          <w:rFonts w:ascii="Arial" w:hAnsi="Arial" w:cs="Arial"/>
          <w:color w:val="000000"/>
          <w:sz w:val="36"/>
          <w:szCs w:val="36"/>
          <w:lang w:bidi="hi-IN"/>
        </w:rPr>
        <w:t>E</w:t>
      </w:r>
      <w:r>
        <w:rPr>
          <w:rFonts w:ascii="Arial" w:hAnsi="Arial" w:cs="Arial"/>
          <w:color w:val="000000"/>
          <w:sz w:val="36"/>
          <w:szCs w:val="36"/>
          <w:lang w:bidi="hi-IN"/>
        </w:rPr>
        <w:t>na parisamAptyarthaM Adau viGn</w:t>
      </w:r>
      <w:r w:rsidR="00665208">
        <w:rPr>
          <w:rFonts w:ascii="Arial" w:hAnsi="Arial" w:cs="Arial"/>
          <w:color w:val="000000"/>
          <w:sz w:val="36"/>
          <w:szCs w:val="36"/>
          <w:lang w:bidi="hi-IN"/>
        </w:rPr>
        <w:t>E</w:t>
      </w:r>
      <w:r>
        <w:rPr>
          <w:rFonts w:ascii="Arial" w:hAnsi="Arial" w:cs="Arial"/>
          <w:color w:val="000000"/>
          <w:sz w:val="36"/>
          <w:szCs w:val="36"/>
          <w:lang w:bidi="hi-IN"/>
        </w:rPr>
        <w:t>SvarapUjAM kariShy</w:t>
      </w:r>
      <w:r w:rsidR="00665208">
        <w:rPr>
          <w:rFonts w:ascii="Arial" w:hAnsi="Arial" w:cs="Arial"/>
          <w:color w:val="000000"/>
          <w:sz w:val="36"/>
          <w:szCs w:val="36"/>
          <w:lang w:bidi="hi-IN"/>
        </w:rPr>
        <w:t>E</w:t>
      </w:r>
      <w:r>
        <w:rPr>
          <w:rFonts w:ascii="Arial" w:hAnsi="Arial" w:cs="Arial"/>
          <w:color w:val="000000"/>
          <w:sz w:val="36"/>
          <w:szCs w:val="36"/>
          <w:lang w:bidi="hi-IN"/>
        </w:rPr>
        <w:t xml:space="preserve"> | viGn</w:t>
      </w:r>
      <w:r w:rsidR="00665208">
        <w:rPr>
          <w:rFonts w:ascii="Arial" w:hAnsi="Arial" w:cs="Arial"/>
          <w:color w:val="000000"/>
          <w:sz w:val="36"/>
          <w:szCs w:val="36"/>
          <w:lang w:bidi="hi-IN"/>
        </w:rPr>
        <w:t>E</w:t>
      </w:r>
      <w:r>
        <w:rPr>
          <w:rFonts w:ascii="Arial" w:hAnsi="Arial" w:cs="Arial"/>
          <w:color w:val="000000"/>
          <w:sz w:val="36"/>
          <w:szCs w:val="36"/>
          <w:lang w:bidi="hi-IN"/>
        </w:rPr>
        <w:t>Svara pUjAM kariShy</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p>
    <w:p w14:paraId="664DAE6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(darBAn nirasya | apa upaspRuSya | </w:t>
      </w:r>
    </w:p>
    <w:p w14:paraId="4D2916C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gandha-puShpAn gRuhItvA viGn</w:t>
      </w:r>
      <w:r w:rsidR="00665208">
        <w:rPr>
          <w:rFonts w:ascii="Arial" w:hAnsi="Arial" w:cs="Arial"/>
          <w:color w:val="000000"/>
          <w:sz w:val="36"/>
          <w:szCs w:val="36"/>
          <w:lang w:bidi="hi-IN"/>
        </w:rPr>
        <w:t>E</w:t>
      </w:r>
      <w:r>
        <w:rPr>
          <w:rFonts w:ascii="Arial" w:hAnsi="Arial" w:cs="Arial"/>
          <w:color w:val="000000"/>
          <w:sz w:val="36"/>
          <w:szCs w:val="36"/>
          <w:lang w:bidi="hi-IN"/>
        </w:rPr>
        <w:t>SvaraM AvAhay</w:t>
      </w:r>
      <w:r w:rsidR="00665208">
        <w:rPr>
          <w:rFonts w:ascii="Arial" w:hAnsi="Arial" w:cs="Arial"/>
          <w:color w:val="000000"/>
          <w:sz w:val="36"/>
          <w:szCs w:val="36"/>
          <w:lang w:bidi="hi-IN"/>
        </w:rPr>
        <w:t>E</w:t>
      </w:r>
      <w:r>
        <w:rPr>
          <w:rFonts w:ascii="Arial" w:hAnsi="Arial" w:cs="Arial"/>
          <w:color w:val="000000"/>
          <w:sz w:val="36"/>
          <w:szCs w:val="36"/>
          <w:lang w:bidi="hi-IN"/>
        </w:rPr>
        <w:t xml:space="preserve">t |) </w:t>
      </w:r>
    </w:p>
    <w:p w14:paraId="3C5B132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 </w:t>
      </w:r>
    </w:p>
    <w:p w14:paraId="0CFA909E" w14:textId="6E16352E" w:rsidR="00D91D60" w:rsidRDefault="00AE6BFC"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sidR="00D91D60">
        <w:rPr>
          <w:rFonts w:ascii="Arial" w:hAnsi="Arial" w:cs="Arial"/>
          <w:color w:val="000000"/>
          <w:sz w:val="36"/>
          <w:szCs w:val="36"/>
          <w:lang w:bidi="hi-IN"/>
        </w:rPr>
        <w:t>.2.3</w:t>
      </w:r>
      <w:r w:rsidR="00D91D60">
        <w:rPr>
          <w:rFonts w:ascii="Arial" w:hAnsi="Arial" w:cs="Arial"/>
          <w:color w:val="000000"/>
          <w:sz w:val="36"/>
          <w:szCs w:val="36"/>
          <w:lang w:bidi="hi-IN"/>
        </w:rPr>
        <w:tab/>
        <w:t xml:space="preserve">AvAhanaM upacAraM </w:t>
      </w:r>
    </w:p>
    <w:p w14:paraId="038AC1E3" w14:textId="099F8FF7"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gaqNAnA$M tvA gaqNapa#ti(gm) havAmah</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 kaqviM ka#vIqnA-mu#paqmaSra#vastamaM | </w:t>
      </w:r>
    </w:p>
    <w:p w14:paraId="7D3CD5B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j</w:t>
      </w:r>
      <w:r w:rsidR="00665208">
        <w:rPr>
          <w:rFonts w:ascii="Arial" w:hAnsi="Arial" w:cs="Arial"/>
          <w:color w:val="000000"/>
          <w:sz w:val="36"/>
          <w:szCs w:val="36"/>
          <w:lang w:bidi="hi-IN"/>
        </w:rPr>
        <w:t>E</w:t>
      </w:r>
      <w:r>
        <w:rPr>
          <w:rFonts w:ascii="Arial" w:hAnsi="Arial" w:cs="Arial"/>
          <w:color w:val="000000"/>
          <w:sz w:val="36"/>
          <w:szCs w:val="36"/>
          <w:lang w:bidi="hi-IN"/>
        </w:rPr>
        <w:t xml:space="preserve">qShThaqrAjaqM brahma#NAM brahmaNaspataq A na#H SRuqNvannUqtiBi#H sIdaq sAda#naM | </w:t>
      </w:r>
    </w:p>
    <w:p w14:paraId="21DEB1EE" w14:textId="78FAA4C5"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BUrBuvaqssuvaqr</w:t>
      </w:r>
      <w:r>
        <w:rPr>
          <w:rFonts w:ascii="Arial" w:hAnsi="Arial" w:cs="Arial"/>
          <w:color w:val="000000"/>
          <w:sz w:val="36"/>
          <w:szCs w:val="36"/>
          <w:lang w:bidi="hi-IN"/>
        </w:rPr>
        <w:t>OM</w:t>
      </w:r>
      <w:r w:rsidR="00D91D60">
        <w:rPr>
          <w:rFonts w:ascii="Arial" w:hAnsi="Arial" w:cs="Arial"/>
          <w:color w:val="000000"/>
          <w:sz w:val="36"/>
          <w:szCs w:val="36"/>
          <w:lang w:bidi="hi-IN"/>
        </w:rPr>
        <w:t xml:space="preserve"> | asmin haridrAbiMb</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 saparivAraM viGn</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SvaraM </w:t>
      </w:r>
    </w:p>
    <w:p w14:paraId="775CCE0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gramStart"/>
      <w:r>
        <w:rPr>
          <w:rFonts w:ascii="Arial" w:hAnsi="Arial" w:cs="Arial"/>
          <w:color w:val="000000"/>
          <w:sz w:val="36"/>
          <w:szCs w:val="36"/>
          <w:lang w:bidi="hi-IN"/>
        </w:rPr>
        <w:t>dhyAyAmi ,</w:t>
      </w:r>
      <w:proofErr w:type="gramEnd"/>
      <w:r>
        <w:rPr>
          <w:rFonts w:ascii="Arial" w:hAnsi="Arial" w:cs="Arial"/>
          <w:color w:val="000000"/>
          <w:sz w:val="36"/>
          <w:szCs w:val="36"/>
          <w:lang w:bidi="hi-IN"/>
        </w:rPr>
        <w:t xml:space="preserve"> AvAhayAmi | viGn</w:t>
      </w:r>
      <w:r w:rsidR="00665208">
        <w:rPr>
          <w:rFonts w:ascii="Arial" w:hAnsi="Arial" w:cs="Arial"/>
          <w:color w:val="000000"/>
          <w:sz w:val="36"/>
          <w:szCs w:val="36"/>
          <w:lang w:bidi="hi-IN"/>
        </w:rPr>
        <w:t>E</w:t>
      </w:r>
      <w:r>
        <w:rPr>
          <w:rFonts w:ascii="Arial" w:hAnsi="Arial" w:cs="Arial"/>
          <w:color w:val="000000"/>
          <w:sz w:val="36"/>
          <w:szCs w:val="36"/>
          <w:lang w:bidi="hi-IN"/>
        </w:rPr>
        <w:t>Svarasya idamAsanaM | viGn</w:t>
      </w:r>
      <w:r w:rsidR="00665208">
        <w:rPr>
          <w:rFonts w:ascii="Arial" w:hAnsi="Arial" w:cs="Arial"/>
          <w:color w:val="000000"/>
          <w:sz w:val="36"/>
          <w:szCs w:val="36"/>
          <w:lang w:bidi="hi-IN"/>
        </w:rPr>
        <w:t>E</w:t>
      </w:r>
      <w:r>
        <w:rPr>
          <w:rFonts w:ascii="Arial" w:hAnsi="Arial" w:cs="Arial"/>
          <w:color w:val="000000"/>
          <w:sz w:val="36"/>
          <w:szCs w:val="36"/>
          <w:lang w:bidi="hi-IN"/>
        </w:rPr>
        <w:t xml:space="preserve">SvarAya namaH | </w:t>
      </w:r>
    </w:p>
    <w:p w14:paraId="3E57CE5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pAdyaM samarpayAmi | arGyaM samarpayAmi | AcamanIyaM samarpayAmi | </w:t>
      </w:r>
    </w:p>
    <w:p w14:paraId="4993884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madhuparkaM samarpayAmi | snAnaM samarpayAmi | </w:t>
      </w:r>
    </w:p>
    <w:p w14:paraId="3BE070E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snAnAnantaraM AcamanIyaM samarpayAmi | vastrArthaM puShpANi samarpayAmi | </w:t>
      </w:r>
    </w:p>
    <w:p w14:paraId="2C58F91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uttarIyArthaM puShpANi samarpayAmi | yaj~j</w:t>
      </w:r>
      <w:r w:rsidR="00665208">
        <w:rPr>
          <w:rFonts w:ascii="Arial" w:hAnsi="Arial" w:cs="Arial"/>
          <w:color w:val="000000"/>
          <w:sz w:val="36"/>
          <w:szCs w:val="36"/>
          <w:lang w:bidi="hi-IN"/>
        </w:rPr>
        <w:t>O</w:t>
      </w:r>
      <w:r>
        <w:rPr>
          <w:rFonts w:ascii="Arial" w:hAnsi="Arial" w:cs="Arial"/>
          <w:color w:val="000000"/>
          <w:sz w:val="36"/>
          <w:szCs w:val="36"/>
          <w:lang w:bidi="hi-IN"/>
        </w:rPr>
        <w:t xml:space="preserve">pavItArthaM puShpANi samarpayAmi | </w:t>
      </w:r>
    </w:p>
    <w:p w14:paraId="6C5965C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ABaraNArth</w:t>
      </w:r>
      <w:r w:rsidR="00665208">
        <w:rPr>
          <w:rFonts w:ascii="Arial" w:hAnsi="Arial" w:cs="Arial"/>
          <w:color w:val="000000"/>
          <w:sz w:val="36"/>
          <w:szCs w:val="36"/>
          <w:lang w:bidi="hi-IN"/>
        </w:rPr>
        <w:t>E</w:t>
      </w:r>
      <w:r>
        <w:rPr>
          <w:rFonts w:ascii="Arial" w:hAnsi="Arial" w:cs="Arial"/>
          <w:color w:val="000000"/>
          <w:sz w:val="36"/>
          <w:szCs w:val="36"/>
          <w:lang w:bidi="hi-IN"/>
        </w:rPr>
        <w:t xml:space="preserve"> puShpANi samarpayAmi | divyagandhAn dhArayAmi | </w:t>
      </w:r>
    </w:p>
    <w:p w14:paraId="3CA3B0B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haridrAkuMkumaM dhArayAmi | ala~gkaraNArth</w:t>
      </w:r>
      <w:r w:rsidR="00665208">
        <w:rPr>
          <w:rFonts w:ascii="Arial" w:hAnsi="Arial" w:cs="Arial"/>
          <w:color w:val="000000"/>
          <w:sz w:val="36"/>
          <w:szCs w:val="36"/>
          <w:lang w:bidi="hi-IN"/>
        </w:rPr>
        <w:t>E</w:t>
      </w:r>
      <w:r>
        <w:rPr>
          <w:rFonts w:ascii="Arial" w:hAnsi="Arial" w:cs="Arial"/>
          <w:color w:val="000000"/>
          <w:sz w:val="36"/>
          <w:szCs w:val="36"/>
          <w:lang w:bidi="hi-IN"/>
        </w:rPr>
        <w:t xml:space="preserve"> akShatAM samarpayAmi | </w:t>
      </w:r>
    </w:p>
    <w:p w14:paraId="6EBEE8F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paShpaiH pUjayAmi | </w:t>
      </w:r>
    </w:p>
    <w:p w14:paraId="2CFD3EED" w14:textId="71D4B098"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sumuKAya namaH | </w:t>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1677C6">
        <w:rPr>
          <w:rFonts w:ascii="Arial" w:hAnsi="Arial" w:cs="Arial"/>
          <w:color w:val="000000"/>
          <w:sz w:val="36"/>
          <w:szCs w:val="36"/>
          <w:lang w:bidi="hi-IN"/>
        </w:rPr>
        <w:br/>
      </w:r>
      <w:r>
        <w:rPr>
          <w:rFonts w:ascii="Arial" w:hAnsi="Arial" w:cs="Arial"/>
          <w:color w:val="000000"/>
          <w:sz w:val="36"/>
          <w:szCs w:val="36"/>
          <w:lang w:bidi="hi-IN"/>
        </w:rPr>
        <w:t>OM</w:t>
      </w:r>
      <w:r w:rsidR="00D91D60">
        <w:rPr>
          <w:rFonts w:ascii="Arial" w:hAnsi="Arial" w:cs="Arial"/>
          <w:color w:val="000000"/>
          <w:sz w:val="36"/>
          <w:szCs w:val="36"/>
          <w:lang w:bidi="hi-IN"/>
        </w:rPr>
        <w:t xml:space="preserve"> </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kadantAya namaH | </w:t>
      </w:r>
    </w:p>
    <w:p w14:paraId="0A63DE3F" w14:textId="250C402E"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kapilAya namaH | </w:t>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1677C6">
        <w:rPr>
          <w:rFonts w:ascii="Arial" w:hAnsi="Arial" w:cs="Arial"/>
          <w:color w:val="000000"/>
          <w:sz w:val="36"/>
          <w:szCs w:val="36"/>
          <w:lang w:bidi="hi-IN"/>
        </w:rPr>
        <w:br/>
      </w:r>
      <w:r>
        <w:rPr>
          <w:rFonts w:ascii="Arial" w:hAnsi="Arial" w:cs="Arial"/>
          <w:color w:val="000000"/>
          <w:sz w:val="36"/>
          <w:szCs w:val="36"/>
          <w:lang w:bidi="hi-IN"/>
        </w:rPr>
        <w:t>OM</w:t>
      </w:r>
      <w:r w:rsidR="00D91D60">
        <w:rPr>
          <w:rFonts w:ascii="Arial" w:hAnsi="Arial" w:cs="Arial"/>
          <w:color w:val="000000"/>
          <w:sz w:val="36"/>
          <w:szCs w:val="36"/>
          <w:lang w:bidi="hi-IN"/>
        </w:rPr>
        <w:t xml:space="preserve"> gajakarNakAya namaH | </w:t>
      </w:r>
    </w:p>
    <w:p w14:paraId="3451C9B0" w14:textId="63B211BC"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OM</w:t>
      </w:r>
      <w:r w:rsidR="00D91D60">
        <w:rPr>
          <w:rFonts w:ascii="Arial" w:hAnsi="Arial" w:cs="Arial"/>
          <w:color w:val="000000"/>
          <w:sz w:val="36"/>
          <w:szCs w:val="36"/>
          <w:lang w:bidi="hi-IN"/>
        </w:rPr>
        <w:t xml:space="preserve"> laMb</w:t>
      </w:r>
      <w:r w:rsidR="00665208">
        <w:rPr>
          <w:rFonts w:ascii="Arial" w:hAnsi="Arial" w:cs="Arial"/>
          <w:color w:val="000000"/>
          <w:sz w:val="36"/>
          <w:szCs w:val="36"/>
          <w:lang w:bidi="hi-IN"/>
        </w:rPr>
        <w:t>O</w:t>
      </w:r>
      <w:r w:rsidR="00D91D60">
        <w:rPr>
          <w:rFonts w:ascii="Arial" w:hAnsi="Arial" w:cs="Arial"/>
          <w:color w:val="000000"/>
          <w:sz w:val="36"/>
          <w:szCs w:val="36"/>
          <w:lang w:bidi="hi-IN"/>
        </w:rPr>
        <w:t xml:space="preserve">dharAya namaH | </w:t>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1677C6">
        <w:rPr>
          <w:rFonts w:ascii="Arial" w:hAnsi="Arial" w:cs="Arial"/>
          <w:color w:val="000000"/>
          <w:sz w:val="36"/>
          <w:szCs w:val="36"/>
          <w:lang w:bidi="hi-IN"/>
        </w:rPr>
        <w:br/>
      </w:r>
      <w:r>
        <w:rPr>
          <w:rFonts w:ascii="Arial" w:hAnsi="Arial" w:cs="Arial"/>
          <w:color w:val="000000"/>
          <w:sz w:val="36"/>
          <w:szCs w:val="36"/>
          <w:lang w:bidi="hi-IN"/>
        </w:rPr>
        <w:t>OM</w:t>
      </w:r>
      <w:r w:rsidR="00D91D60">
        <w:rPr>
          <w:rFonts w:ascii="Arial" w:hAnsi="Arial" w:cs="Arial"/>
          <w:color w:val="000000"/>
          <w:sz w:val="36"/>
          <w:szCs w:val="36"/>
          <w:lang w:bidi="hi-IN"/>
        </w:rPr>
        <w:t xml:space="preserve"> vikaTAya namaH | </w:t>
      </w:r>
    </w:p>
    <w:p w14:paraId="40B3449F" w14:textId="0207FE59"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viGnarAjAya namaH | </w:t>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1677C6">
        <w:rPr>
          <w:rFonts w:ascii="Arial" w:hAnsi="Arial" w:cs="Arial"/>
          <w:color w:val="000000"/>
          <w:sz w:val="36"/>
          <w:szCs w:val="36"/>
          <w:lang w:bidi="hi-IN"/>
        </w:rPr>
        <w:br/>
      </w:r>
      <w:r>
        <w:rPr>
          <w:rFonts w:ascii="Arial" w:hAnsi="Arial" w:cs="Arial"/>
          <w:color w:val="000000"/>
          <w:sz w:val="36"/>
          <w:szCs w:val="36"/>
          <w:lang w:bidi="hi-IN"/>
        </w:rPr>
        <w:t>OM</w:t>
      </w:r>
      <w:r w:rsidR="00D91D60">
        <w:rPr>
          <w:rFonts w:ascii="Arial" w:hAnsi="Arial" w:cs="Arial"/>
          <w:color w:val="000000"/>
          <w:sz w:val="36"/>
          <w:szCs w:val="36"/>
          <w:lang w:bidi="hi-IN"/>
        </w:rPr>
        <w:t xml:space="preserve"> vinAyakAya namaH | </w:t>
      </w:r>
    </w:p>
    <w:p w14:paraId="385C5FE1" w14:textId="771553A0"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dhUmak</w:t>
      </w:r>
      <w:r w:rsidR="00665208">
        <w:rPr>
          <w:rFonts w:ascii="Arial" w:hAnsi="Arial" w:cs="Arial"/>
          <w:color w:val="000000"/>
          <w:sz w:val="36"/>
          <w:szCs w:val="36"/>
          <w:lang w:bidi="hi-IN"/>
        </w:rPr>
        <w:t>E</w:t>
      </w:r>
      <w:r w:rsidR="00D91D60">
        <w:rPr>
          <w:rFonts w:ascii="Arial" w:hAnsi="Arial" w:cs="Arial"/>
          <w:color w:val="000000"/>
          <w:sz w:val="36"/>
          <w:szCs w:val="36"/>
          <w:lang w:bidi="hi-IN"/>
        </w:rPr>
        <w:t>tav</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 namaH | </w:t>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1677C6">
        <w:rPr>
          <w:rFonts w:ascii="Arial" w:hAnsi="Arial" w:cs="Arial"/>
          <w:color w:val="000000"/>
          <w:sz w:val="36"/>
          <w:szCs w:val="36"/>
          <w:lang w:bidi="hi-IN"/>
        </w:rPr>
        <w:br/>
      </w:r>
      <w:r>
        <w:rPr>
          <w:rFonts w:ascii="Arial" w:hAnsi="Arial" w:cs="Arial"/>
          <w:color w:val="000000"/>
          <w:sz w:val="36"/>
          <w:szCs w:val="36"/>
          <w:lang w:bidi="hi-IN"/>
        </w:rPr>
        <w:t>OM</w:t>
      </w:r>
      <w:r w:rsidR="00D91D60">
        <w:rPr>
          <w:rFonts w:ascii="Arial" w:hAnsi="Arial" w:cs="Arial"/>
          <w:color w:val="000000"/>
          <w:sz w:val="36"/>
          <w:szCs w:val="36"/>
          <w:lang w:bidi="hi-IN"/>
        </w:rPr>
        <w:t xml:space="preserve"> gaNAdhyakShAya namaH | </w:t>
      </w:r>
    </w:p>
    <w:p w14:paraId="4AD70597" w14:textId="05656A83"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PAlacandrAya namaH | </w:t>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1677C6">
        <w:rPr>
          <w:rFonts w:ascii="Arial" w:hAnsi="Arial" w:cs="Arial"/>
          <w:color w:val="000000"/>
          <w:sz w:val="36"/>
          <w:szCs w:val="36"/>
          <w:lang w:bidi="hi-IN"/>
        </w:rPr>
        <w:br/>
      </w:r>
      <w:r>
        <w:rPr>
          <w:rFonts w:ascii="Arial" w:hAnsi="Arial" w:cs="Arial"/>
          <w:color w:val="000000"/>
          <w:sz w:val="36"/>
          <w:szCs w:val="36"/>
          <w:lang w:bidi="hi-IN"/>
        </w:rPr>
        <w:t>OM</w:t>
      </w:r>
      <w:r w:rsidR="00D91D60">
        <w:rPr>
          <w:rFonts w:ascii="Arial" w:hAnsi="Arial" w:cs="Arial"/>
          <w:color w:val="000000"/>
          <w:sz w:val="36"/>
          <w:szCs w:val="36"/>
          <w:lang w:bidi="hi-IN"/>
        </w:rPr>
        <w:t xml:space="preserve"> gajAnanAya namaH | </w:t>
      </w:r>
    </w:p>
    <w:p w14:paraId="35FE5D4E" w14:textId="7B412E36"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vakratuNDAya namaH | </w:t>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1677C6">
        <w:rPr>
          <w:rFonts w:ascii="Arial" w:hAnsi="Arial" w:cs="Arial"/>
          <w:color w:val="000000"/>
          <w:sz w:val="36"/>
          <w:szCs w:val="36"/>
          <w:lang w:bidi="hi-IN"/>
        </w:rPr>
        <w:br/>
      </w:r>
      <w:r>
        <w:rPr>
          <w:rFonts w:ascii="Arial" w:hAnsi="Arial" w:cs="Arial"/>
          <w:color w:val="000000"/>
          <w:sz w:val="36"/>
          <w:szCs w:val="36"/>
          <w:lang w:bidi="hi-IN"/>
        </w:rPr>
        <w:t>OM</w:t>
      </w:r>
      <w:r w:rsidR="00D91D60">
        <w:rPr>
          <w:rFonts w:ascii="Arial" w:hAnsi="Arial" w:cs="Arial"/>
          <w:color w:val="000000"/>
          <w:sz w:val="36"/>
          <w:szCs w:val="36"/>
          <w:lang w:bidi="hi-IN"/>
        </w:rPr>
        <w:t xml:space="preserve"> SUrpakarNAya namaH | </w:t>
      </w:r>
    </w:p>
    <w:p w14:paraId="7A4E3EF1" w14:textId="202EF17B"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h</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raMbAya namaH | </w:t>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1677C6">
        <w:rPr>
          <w:rFonts w:ascii="Arial" w:hAnsi="Arial" w:cs="Arial"/>
          <w:color w:val="000000"/>
          <w:sz w:val="36"/>
          <w:szCs w:val="36"/>
          <w:lang w:bidi="hi-IN"/>
        </w:rPr>
        <w:br/>
      </w:r>
      <w:r>
        <w:rPr>
          <w:rFonts w:ascii="Arial" w:hAnsi="Arial" w:cs="Arial"/>
          <w:color w:val="000000"/>
          <w:sz w:val="36"/>
          <w:szCs w:val="36"/>
          <w:lang w:bidi="hi-IN"/>
        </w:rPr>
        <w:t>OM</w:t>
      </w:r>
      <w:r w:rsidR="00D91D60">
        <w:rPr>
          <w:rFonts w:ascii="Arial" w:hAnsi="Arial" w:cs="Arial"/>
          <w:color w:val="000000"/>
          <w:sz w:val="36"/>
          <w:szCs w:val="36"/>
          <w:lang w:bidi="hi-IN"/>
        </w:rPr>
        <w:t xml:space="preserve"> skandapUrvajAya namaH | </w:t>
      </w:r>
    </w:p>
    <w:p w14:paraId="26D199F0" w14:textId="04BDF5F3"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viGn</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SvarAya namaH | </w:t>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1677C6">
        <w:rPr>
          <w:rFonts w:ascii="Arial" w:hAnsi="Arial" w:cs="Arial"/>
          <w:color w:val="000000"/>
          <w:sz w:val="36"/>
          <w:szCs w:val="36"/>
          <w:lang w:bidi="hi-IN"/>
        </w:rPr>
        <w:br/>
      </w:r>
      <w:r>
        <w:rPr>
          <w:rFonts w:ascii="Arial" w:hAnsi="Arial" w:cs="Arial"/>
          <w:color w:val="000000"/>
          <w:sz w:val="36"/>
          <w:szCs w:val="36"/>
          <w:lang w:bidi="hi-IN"/>
        </w:rPr>
        <w:t>OM</w:t>
      </w:r>
      <w:r w:rsidR="00D91D60">
        <w:rPr>
          <w:rFonts w:ascii="Arial" w:hAnsi="Arial" w:cs="Arial"/>
          <w:color w:val="000000"/>
          <w:sz w:val="36"/>
          <w:szCs w:val="36"/>
          <w:lang w:bidi="hi-IN"/>
        </w:rPr>
        <w:t xml:space="preserve"> SrI mahAgaNapatay</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 namaH || </w:t>
      </w:r>
    </w:p>
    <w:p w14:paraId="78483572" w14:textId="77777777" w:rsidR="008A46F1" w:rsidRDefault="008A46F1" w:rsidP="00D91D60">
      <w:pPr>
        <w:autoSpaceDE w:val="0"/>
        <w:autoSpaceDN w:val="0"/>
        <w:adjustRightInd w:val="0"/>
        <w:spacing w:after="0" w:line="240" w:lineRule="auto"/>
        <w:rPr>
          <w:rFonts w:ascii="Arial" w:hAnsi="Arial" w:cs="Arial"/>
          <w:color w:val="000000"/>
          <w:sz w:val="36"/>
          <w:szCs w:val="36"/>
          <w:lang w:bidi="hi-IN"/>
        </w:rPr>
      </w:pPr>
    </w:p>
    <w:p w14:paraId="520B65B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nanAvidha parimaLa patrapuShpANi samarpayAmi | </w:t>
      </w:r>
    </w:p>
    <w:p w14:paraId="1A4A6CB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dhUpArthaM puShpANi samarpayAmi | dIpArthaM puShpANi samarpayAmi | </w:t>
      </w:r>
    </w:p>
    <w:p w14:paraId="17EA5A14" w14:textId="77777777" w:rsidR="00EE0833" w:rsidRDefault="00EE0833" w:rsidP="00D91D60">
      <w:pPr>
        <w:autoSpaceDE w:val="0"/>
        <w:autoSpaceDN w:val="0"/>
        <w:adjustRightInd w:val="0"/>
        <w:spacing w:after="0" w:line="240" w:lineRule="auto"/>
        <w:rPr>
          <w:rFonts w:ascii="Arial" w:hAnsi="Arial" w:cs="Arial"/>
          <w:color w:val="000000"/>
          <w:sz w:val="36"/>
          <w:szCs w:val="36"/>
          <w:lang w:bidi="hi-IN"/>
        </w:rPr>
      </w:pPr>
    </w:p>
    <w:p w14:paraId="343A2BCF" w14:textId="414BBC5D" w:rsidR="00D91D60" w:rsidRDefault="00AE6BFC"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sidR="00D91D60">
        <w:rPr>
          <w:rFonts w:ascii="Arial" w:hAnsi="Arial" w:cs="Arial"/>
          <w:color w:val="000000"/>
          <w:sz w:val="36"/>
          <w:szCs w:val="36"/>
          <w:lang w:bidi="hi-IN"/>
        </w:rPr>
        <w:t>.2.4</w:t>
      </w:r>
      <w:r w:rsidR="00D91D60">
        <w:rPr>
          <w:rFonts w:ascii="Arial" w:hAnsi="Arial" w:cs="Arial"/>
          <w:color w:val="000000"/>
          <w:sz w:val="36"/>
          <w:szCs w:val="36"/>
          <w:lang w:bidi="hi-IN"/>
        </w:rPr>
        <w:tab/>
        <w:t>naiv</w:t>
      </w:r>
      <w:r w:rsidR="00665208">
        <w:rPr>
          <w:rFonts w:ascii="Arial" w:hAnsi="Arial" w:cs="Arial"/>
          <w:color w:val="000000"/>
          <w:sz w:val="36"/>
          <w:szCs w:val="36"/>
          <w:lang w:bidi="hi-IN"/>
        </w:rPr>
        <w:t>E</w:t>
      </w:r>
      <w:r w:rsidR="00D91D60">
        <w:rPr>
          <w:rFonts w:ascii="Arial" w:hAnsi="Arial" w:cs="Arial"/>
          <w:color w:val="000000"/>
          <w:sz w:val="36"/>
          <w:szCs w:val="36"/>
          <w:lang w:bidi="hi-IN"/>
        </w:rPr>
        <w:t>dyaM, prArthanA</w:t>
      </w:r>
    </w:p>
    <w:p w14:paraId="36AF70ED" w14:textId="55DEE715"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BUrBuvaqssuva#H | </w:t>
      </w:r>
      <w:r>
        <w:rPr>
          <w:rFonts w:ascii="Arial" w:hAnsi="Arial" w:cs="Arial"/>
          <w:color w:val="000000"/>
          <w:sz w:val="36"/>
          <w:szCs w:val="36"/>
          <w:lang w:bidi="hi-IN"/>
        </w:rPr>
        <w:t>OM</w:t>
      </w:r>
      <w:r w:rsidR="00D91D60">
        <w:rPr>
          <w:rFonts w:ascii="Arial" w:hAnsi="Arial" w:cs="Arial"/>
          <w:color w:val="000000"/>
          <w:sz w:val="36"/>
          <w:szCs w:val="36"/>
          <w:lang w:bidi="hi-IN"/>
        </w:rPr>
        <w:t xml:space="preserve"> tathsa#viqtu rvar</w:t>
      </w:r>
      <w:r w:rsidR="00665208">
        <w:rPr>
          <w:rFonts w:ascii="Arial" w:hAnsi="Arial" w:cs="Arial"/>
          <w:color w:val="000000"/>
          <w:sz w:val="36"/>
          <w:szCs w:val="36"/>
          <w:lang w:bidi="hi-IN"/>
        </w:rPr>
        <w:t>E</w:t>
      </w:r>
      <w:r w:rsidR="00D91D60">
        <w:rPr>
          <w:rFonts w:ascii="Arial" w:hAnsi="Arial" w:cs="Arial"/>
          <w:color w:val="000000"/>
          <w:sz w:val="36"/>
          <w:szCs w:val="36"/>
          <w:lang w:bidi="hi-IN"/>
        </w:rPr>
        <w:t>$NyaM | Barg</w:t>
      </w:r>
      <w:r w:rsidR="00665208">
        <w:rPr>
          <w:rFonts w:ascii="Arial" w:hAnsi="Arial" w:cs="Arial"/>
          <w:color w:val="000000"/>
          <w:sz w:val="36"/>
          <w:szCs w:val="36"/>
          <w:lang w:bidi="hi-IN"/>
        </w:rPr>
        <w:t>O</w:t>
      </w:r>
      <w:r w:rsidR="00D91D60">
        <w:rPr>
          <w:rFonts w:ascii="Arial" w:hAnsi="Arial" w:cs="Arial"/>
          <w:color w:val="000000"/>
          <w:sz w:val="36"/>
          <w:szCs w:val="36"/>
          <w:lang w:bidi="hi-IN"/>
        </w:rPr>
        <w:t>#d</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qvasya# dhImahi | </w:t>
      </w:r>
    </w:p>
    <w:p w14:paraId="038C0DF1" w14:textId="750FD148"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dhiy</w:t>
      </w:r>
      <w:r w:rsidR="00665208">
        <w:rPr>
          <w:rFonts w:ascii="Arial" w:hAnsi="Arial" w:cs="Arial"/>
          <w:color w:val="000000"/>
          <w:sz w:val="36"/>
          <w:szCs w:val="36"/>
          <w:lang w:bidi="hi-IN"/>
        </w:rPr>
        <w:t>O</w:t>
      </w:r>
      <w:r w:rsidR="00CD34F6">
        <w:rPr>
          <w:rFonts w:ascii="Arial" w:hAnsi="Arial" w:cs="Arial"/>
          <w:color w:val="000000"/>
          <w:sz w:val="36"/>
          <w:szCs w:val="36"/>
          <w:lang w:bidi="hi-IN"/>
        </w:rPr>
        <w:t>q</w:t>
      </w:r>
      <w:r>
        <w:rPr>
          <w:rFonts w:ascii="Arial" w:hAnsi="Arial" w:cs="Arial"/>
          <w:color w:val="000000"/>
          <w:sz w:val="36"/>
          <w:szCs w:val="36"/>
          <w:lang w:bidi="hi-IN"/>
        </w:rPr>
        <w:t xml:space="preserve"> y</w:t>
      </w:r>
      <w:r w:rsidR="00665208">
        <w:rPr>
          <w:rFonts w:ascii="Arial" w:hAnsi="Arial" w:cs="Arial"/>
          <w:color w:val="000000"/>
          <w:sz w:val="36"/>
          <w:szCs w:val="36"/>
          <w:lang w:bidi="hi-IN"/>
        </w:rPr>
        <w:t>O</w:t>
      </w:r>
      <w:r>
        <w:rPr>
          <w:rFonts w:ascii="Arial" w:hAnsi="Arial" w:cs="Arial"/>
          <w:color w:val="000000"/>
          <w:sz w:val="36"/>
          <w:szCs w:val="36"/>
          <w:lang w:bidi="hi-IN"/>
        </w:rPr>
        <w:t xml:space="preserve"> na#H prac</w:t>
      </w:r>
      <w:r w:rsidR="00665208">
        <w:rPr>
          <w:rFonts w:ascii="Arial" w:hAnsi="Arial" w:cs="Arial"/>
          <w:color w:val="000000"/>
          <w:sz w:val="36"/>
          <w:szCs w:val="36"/>
          <w:lang w:bidi="hi-IN"/>
        </w:rPr>
        <w:t>O</w:t>
      </w:r>
      <w:r>
        <w:rPr>
          <w:rFonts w:ascii="Arial" w:hAnsi="Arial" w:cs="Arial"/>
          <w:color w:val="000000"/>
          <w:sz w:val="36"/>
          <w:szCs w:val="36"/>
          <w:lang w:bidi="hi-IN"/>
        </w:rPr>
        <w:t xml:space="preserve">qdayA$t | </w:t>
      </w:r>
    </w:p>
    <w:p w14:paraId="2EFF81D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 savitaH prasuvaH | satyaM tvartt</w:t>
      </w:r>
      <w:r w:rsidR="00665208">
        <w:rPr>
          <w:rFonts w:ascii="Arial" w:hAnsi="Arial" w:cs="Arial"/>
          <w:color w:val="000000"/>
          <w:sz w:val="36"/>
          <w:szCs w:val="36"/>
          <w:lang w:bidi="hi-IN"/>
        </w:rPr>
        <w:t>E</w:t>
      </w:r>
      <w:r>
        <w:rPr>
          <w:rFonts w:ascii="Arial" w:hAnsi="Arial" w:cs="Arial"/>
          <w:color w:val="000000"/>
          <w:sz w:val="36"/>
          <w:szCs w:val="36"/>
          <w:lang w:bidi="hi-IN"/>
        </w:rPr>
        <w:t xml:space="preserve">na pariShi~jcAmi | </w:t>
      </w:r>
    </w:p>
    <w:p w14:paraId="1B25AE50" w14:textId="2819EF74"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viGn</w:t>
      </w:r>
      <w:r w:rsidR="00665208">
        <w:rPr>
          <w:rFonts w:ascii="Arial" w:hAnsi="Arial" w:cs="Arial"/>
          <w:color w:val="000000"/>
          <w:sz w:val="36"/>
          <w:szCs w:val="36"/>
          <w:lang w:bidi="hi-IN"/>
        </w:rPr>
        <w:t>E</w:t>
      </w:r>
      <w:r w:rsidR="00D91D60">
        <w:rPr>
          <w:rFonts w:ascii="Arial" w:hAnsi="Arial" w:cs="Arial"/>
          <w:color w:val="000000"/>
          <w:sz w:val="36"/>
          <w:szCs w:val="36"/>
          <w:lang w:bidi="hi-IN"/>
        </w:rPr>
        <w:t>SvarAya namaH | amRutaM Bavatu | amRut</w:t>
      </w:r>
      <w:r w:rsidR="00665208">
        <w:rPr>
          <w:rFonts w:ascii="Arial" w:hAnsi="Arial" w:cs="Arial"/>
          <w:color w:val="000000"/>
          <w:sz w:val="36"/>
          <w:szCs w:val="36"/>
          <w:lang w:bidi="hi-IN"/>
        </w:rPr>
        <w:t>O</w:t>
      </w:r>
      <w:r w:rsidR="00D91D60">
        <w:rPr>
          <w:rFonts w:ascii="Arial" w:hAnsi="Arial" w:cs="Arial"/>
          <w:color w:val="000000"/>
          <w:sz w:val="36"/>
          <w:szCs w:val="36"/>
          <w:lang w:bidi="hi-IN"/>
        </w:rPr>
        <w:t xml:space="preserve">pastaraNamasi | </w:t>
      </w:r>
    </w:p>
    <w:p w14:paraId="0F9D014A" w14:textId="5A107115"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prANAya svAhAH | </w:t>
      </w:r>
      <w:r w:rsidR="00D91D60">
        <w:rPr>
          <w:rFonts w:ascii="Arial" w:hAnsi="Arial" w:cs="Arial"/>
          <w:color w:val="000000"/>
          <w:sz w:val="36"/>
          <w:szCs w:val="36"/>
          <w:lang w:bidi="hi-IN"/>
        </w:rPr>
        <w:tab/>
      </w:r>
      <w:r>
        <w:rPr>
          <w:rFonts w:ascii="Arial" w:hAnsi="Arial" w:cs="Arial"/>
          <w:color w:val="000000"/>
          <w:sz w:val="36"/>
          <w:szCs w:val="36"/>
          <w:lang w:bidi="hi-IN"/>
        </w:rPr>
        <w:t>OM</w:t>
      </w:r>
      <w:r w:rsidR="00D91D60">
        <w:rPr>
          <w:rFonts w:ascii="Arial" w:hAnsi="Arial" w:cs="Arial"/>
          <w:color w:val="000000"/>
          <w:sz w:val="36"/>
          <w:szCs w:val="36"/>
          <w:lang w:bidi="hi-IN"/>
        </w:rPr>
        <w:t xml:space="preserve"> apAnAya svAhAH | </w:t>
      </w:r>
    </w:p>
    <w:p w14:paraId="15473FA3" w14:textId="1BAD8E4C"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vyAnAya svAhAH | </w:t>
      </w:r>
      <w:r w:rsidR="00D91D60">
        <w:rPr>
          <w:rFonts w:ascii="Arial" w:hAnsi="Arial" w:cs="Arial"/>
          <w:color w:val="000000"/>
          <w:sz w:val="36"/>
          <w:szCs w:val="36"/>
          <w:lang w:bidi="hi-IN"/>
        </w:rPr>
        <w:tab/>
      </w:r>
      <w:r>
        <w:rPr>
          <w:rFonts w:ascii="Arial" w:hAnsi="Arial" w:cs="Arial"/>
          <w:color w:val="000000"/>
          <w:sz w:val="36"/>
          <w:szCs w:val="36"/>
          <w:lang w:bidi="hi-IN"/>
        </w:rPr>
        <w:t>OM</w:t>
      </w:r>
      <w:r w:rsidR="00D91D60">
        <w:rPr>
          <w:rFonts w:ascii="Arial" w:hAnsi="Arial" w:cs="Arial"/>
          <w:color w:val="000000"/>
          <w:sz w:val="36"/>
          <w:szCs w:val="36"/>
          <w:lang w:bidi="hi-IN"/>
        </w:rPr>
        <w:t xml:space="preserve"> udAnAya svAhAH | </w:t>
      </w:r>
    </w:p>
    <w:p w14:paraId="69611C31" w14:textId="1B887ECD"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samAnAya svAhAH | </w:t>
      </w:r>
      <w:r w:rsidR="00D91D60">
        <w:rPr>
          <w:rFonts w:ascii="Arial" w:hAnsi="Arial" w:cs="Arial"/>
          <w:color w:val="000000"/>
          <w:sz w:val="36"/>
          <w:szCs w:val="36"/>
          <w:lang w:bidi="hi-IN"/>
        </w:rPr>
        <w:tab/>
      </w:r>
      <w:r>
        <w:rPr>
          <w:rFonts w:ascii="Arial" w:hAnsi="Arial" w:cs="Arial"/>
          <w:color w:val="000000"/>
          <w:sz w:val="36"/>
          <w:szCs w:val="36"/>
          <w:lang w:bidi="hi-IN"/>
        </w:rPr>
        <w:t>OM</w:t>
      </w:r>
      <w:r w:rsidR="00D91D60">
        <w:rPr>
          <w:rFonts w:ascii="Arial" w:hAnsi="Arial" w:cs="Arial"/>
          <w:color w:val="000000"/>
          <w:sz w:val="36"/>
          <w:szCs w:val="36"/>
          <w:lang w:bidi="hi-IN"/>
        </w:rPr>
        <w:t xml:space="preserve"> brahmaN</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 svAhAH | </w:t>
      </w:r>
    </w:p>
    <w:p w14:paraId="4D8364AF" w14:textId="55039B2B"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viGn</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SvarAya namaH | </w:t>
      </w:r>
      <w:r w:rsidR="00D91D60">
        <w:rPr>
          <w:rFonts w:ascii="Arial" w:hAnsi="Arial" w:cs="Arial"/>
          <w:color w:val="000000"/>
          <w:sz w:val="36"/>
          <w:szCs w:val="36"/>
          <w:lang w:bidi="hi-IN"/>
        </w:rPr>
        <w:tab/>
        <w:t>nALik</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raKaNDadvayaM, kadaLIPalaM </w:t>
      </w:r>
    </w:p>
    <w:p w14:paraId="44BA621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mahAnaiv</w:t>
      </w:r>
      <w:r w:rsidR="00665208">
        <w:rPr>
          <w:rFonts w:ascii="Arial" w:hAnsi="Arial" w:cs="Arial"/>
          <w:color w:val="000000"/>
          <w:sz w:val="36"/>
          <w:szCs w:val="36"/>
          <w:lang w:bidi="hi-IN"/>
        </w:rPr>
        <w:t>E</w:t>
      </w:r>
      <w:r>
        <w:rPr>
          <w:rFonts w:ascii="Arial" w:hAnsi="Arial" w:cs="Arial"/>
          <w:color w:val="000000"/>
          <w:sz w:val="36"/>
          <w:szCs w:val="36"/>
          <w:lang w:bidi="hi-IN"/>
        </w:rPr>
        <w:t>dyaM niv</w:t>
      </w:r>
      <w:r w:rsidR="00665208">
        <w:rPr>
          <w:rFonts w:ascii="Arial" w:hAnsi="Arial" w:cs="Arial"/>
          <w:color w:val="000000"/>
          <w:sz w:val="36"/>
          <w:szCs w:val="36"/>
          <w:lang w:bidi="hi-IN"/>
        </w:rPr>
        <w:t>E</w:t>
      </w:r>
      <w:r>
        <w:rPr>
          <w:rFonts w:ascii="Arial" w:hAnsi="Arial" w:cs="Arial"/>
          <w:color w:val="000000"/>
          <w:sz w:val="36"/>
          <w:szCs w:val="36"/>
          <w:lang w:bidi="hi-IN"/>
        </w:rPr>
        <w:t xml:space="preserve">dayAmi | </w:t>
      </w:r>
      <w:r>
        <w:rPr>
          <w:rFonts w:ascii="Arial" w:hAnsi="Arial" w:cs="Arial"/>
          <w:color w:val="000000"/>
          <w:sz w:val="36"/>
          <w:szCs w:val="36"/>
          <w:lang w:bidi="hi-IN"/>
        </w:rPr>
        <w:tab/>
        <w:t>maddhy</w:t>
      </w:r>
      <w:r w:rsidR="00665208">
        <w:rPr>
          <w:rFonts w:ascii="Arial" w:hAnsi="Arial" w:cs="Arial"/>
          <w:color w:val="000000"/>
          <w:sz w:val="36"/>
          <w:szCs w:val="36"/>
          <w:lang w:bidi="hi-IN"/>
        </w:rPr>
        <w:t>E</w:t>
      </w:r>
      <w:r>
        <w:rPr>
          <w:rFonts w:ascii="Arial" w:hAnsi="Arial" w:cs="Arial"/>
          <w:color w:val="000000"/>
          <w:sz w:val="36"/>
          <w:szCs w:val="36"/>
          <w:lang w:bidi="hi-IN"/>
        </w:rPr>
        <w:t xml:space="preserve"> maddhy</w:t>
      </w:r>
      <w:r w:rsidR="00665208">
        <w:rPr>
          <w:rFonts w:ascii="Arial" w:hAnsi="Arial" w:cs="Arial"/>
          <w:color w:val="000000"/>
          <w:sz w:val="36"/>
          <w:szCs w:val="36"/>
          <w:lang w:bidi="hi-IN"/>
        </w:rPr>
        <w:t>E</w:t>
      </w:r>
      <w:r>
        <w:rPr>
          <w:rFonts w:ascii="Arial" w:hAnsi="Arial" w:cs="Arial"/>
          <w:color w:val="000000"/>
          <w:sz w:val="36"/>
          <w:szCs w:val="36"/>
          <w:lang w:bidi="hi-IN"/>
        </w:rPr>
        <w:t xml:space="preserve"> amRutapAnIyaM samarpayAmi | </w:t>
      </w:r>
    </w:p>
    <w:p w14:paraId="3D52085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amRutApidhAnamasi | naiv</w:t>
      </w:r>
      <w:r w:rsidR="00665208">
        <w:rPr>
          <w:rFonts w:ascii="Arial" w:hAnsi="Arial" w:cs="Arial"/>
          <w:color w:val="000000"/>
          <w:sz w:val="36"/>
          <w:szCs w:val="36"/>
          <w:lang w:bidi="hi-IN"/>
        </w:rPr>
        <w:t>E</w:t>
      </w:r>
      <w:r>
        <w:rPr>
          <w:rFonts w:ascii="Arial" w:hAnsi="Arial" w:cs="Arial"/>
          <w:color w:val="000000"/>
          <w:sz w:val="36"/>
          <w:szCs w:val="36"/>
          <w:lang w:bidi="hi-IN"/>
        </w:rPr>
        <w:t xml:space="preserve">dyAnantaraM AcamanIyaM samarpayAmi | </w:t>
      </w:r>
    </w:p>
    <w:p w14:paraId="0F17A2D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tAMbUlaM </w:t>
      </w:r>
    </w:p>
    <w:p w14:paraId="18CFD247" w14:textId="5C4CF520"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BUrBuvassuvaH | pUgIPala samAyuktaM nagavallI-daLairyutaM | </w:t>
      </w:r>
    </w:p>
    <w:p w14:paraId="77C2A709" w14:textId="241C2BDA"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karpUra-cUrNa saMyuktaM tAMbUlaM pratigRuhyatAM | </w:t>
      </w:r>
      <w:r w:rsidR="00842E57">
        <w:rPr>
          <w:rFonts w:ascii="Arial" w:hAnsi="Arial" w:cs="Arial"/>
          <w:color w:val="000000"/>
          <w:sz w:val="36"/>
          <w:szCs w:val="36"/>
          <w:lang w:bidi="hi-IN"/>
        </w:rPr>
        <w:t>OM</w:t>
      </w:r>
      <w:r>
        <w:rPr>
          <w:rFonts w:ascii="Arial" w:hAnsi="Arial" w:cs="Arial"/>
          <w:color w:val="000000"/>
          <w:sz w:val="36"/>
          <w:szCs w:val="36"/>
          <w:lang w:bidi="hi-IN"/>
        </w:rPr>
        <w:t xml:space="preserve"> viGn</w:t>
      </w:r>
      <w:r w:rsidR="00665208">
        <w:rPr>
          <w:rFonts w:ascii="Arial" w:hAnsi="Arial" w:cs="Arial"/>
          <w:color w:val="000000"/>
          <w:sz w:val="36"/>
          <w:szCs w:val="36"/>
          <w:lang w:bidi="hi-IN"/>
        </w:rPr>
        <w:t>E</w:t>
      </w:r>
      <w:r>
        <w:rPr>
          <w:rFonts w:ascii="Arial" w:hAnsi="Arial" w:cs="Arial"/>
          <w:color w:val="000000"/>
          <w:sz w:val="36"/>
          <w:szCs w:val="36"/>
          <w:lang w:bidi="hi-IN"/>
        </w:rPr>
        <w:t xml:space="preserve">SvarAya namaH | </w:t>
      </w:r>
    </w:p>
    <w:p w14:paraId="018EFBC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karpUra tAMbUlaM niv</w:t>
      </w:r>
      <w:r w:rsidR="00665208">
        <w:rPr>
          <w:rFonts w:ascii="Arial" w:hAnsi="Arial" w:cs="Arial"/>
          <w:color w:val="000000"/>
          <w:sz w:val="36"/>
          <w:szCs w:val="36"/>
          <w:lang w:bidi="hi-IN"/>
        </w:rPr>
        <w:t>E</w:t>
      </w:r>
      <w:r>
        <w:rPr>
          <w:rFonts w:ascii="Arial" w:hAnsi="Arial" w:cs="Arial"/>
          <w:color w:val="000000"/>
          <w:sz w:val="36"/>
          <w:szCs w:val="36"/>
          <w:lang w:bidi="hi-IN"/>
        </w:rPr>
        <w:t>dayAmi | (samarpayAmi)</w:t>
      </w:r>
    </w:p>
    <w:p w14:paraId="655DF6B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dIpArAdhanA</w:t>
      </w:r>
    </w:p>
    <w:p w14:paraId="60CE496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gram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gramEnd"/>
      <w:r>
        <w:rPr>
          <w:rFonts w:ascii="Arial" w:hAnsi="Arial" w:cs="Arial"/>
          <w:color w:val="000000"/>
          <w:sz w:val="36"/>
          <w:szCs w:val="36"/>
          <w:lang w:bidi="hi-IN"/>
        </w:rPr>
        <w:t xml:space="preserve"> vrAtapatay</w:t>
      </w:r>
      <w:r w:rsidR="00665208">
        <w:rPr>
          <w:rFonts w:ascii="Arial" w:hAnsi="Arial" w:cs="Arial"/>
          <w:color w:val="000000"/>
          <w:sz w:val="36"/>
          <w:szCs w:val="36"/>
          <w:lang w:bidi="hi-IN"/>
        </w:rPr>
        <w:t>E</w:t>
      </w:r>
      <w:r>
        <w:rPr>
          <w:rFonts w:ascii="Arial" w:hAnsi="Arial" w:cs="Arial"/>
          <w:color w:val="000000"/>
          <w:sz w:val="36"/>
          <w:szCs w:val="36"/>
          <w:lang w:bidi="hi-IN"/>
        </w:rPr>
        <w:t>, nam</w:t>
      </w:r>
      <w:r w:rsidR="00665208">
        <w:rPr>
          <w:rFonts w:ascii="Arial" w:hAnsi="Arial" w:cs="Arial"/>
          <w:color w:val="000000"/>
          <w:sz w:val="36"/>
          <w:szCs w:val="36"/>
          <w:lang w:bidi="hi-IN"/>
        </w:rPr>
        <w:t>O</w:t>
      </w:r>
      <w:r>
        <w:rPr>
          <w:rFonts w:ascii="Arial" w:hAnsi="Arial" w:cs="Arial"/>
          <w:color w:val="000000"/>
          <w:sz w:val="36"/>
          <w:szCs w:val="36"/>
          <w:lang w:bidi="hi-IN"/>
        </w:rPr>
        <w:t xml:space="preserve"> gaNapatay</w:t>
      </w:r>
      <w:r w:rsidR="00665208">
        <w:rPr>
          <w:rFonts w:ascii="Arial" w:hAnsi="Arial" w:cs="Arial"/>
          <w:color w:val="000000"/>
          <w:sz w:val="36"/>
          <w:szCs w:val="36"/>
          <w:lang w:bidi="hi-IN"/>
        </w:rPr>
        <w:t>E</w:t>
      </w:r>
      <w:r>
        <w:rPr>
          <w:rFonts w:ascii="Arial" w:hAnsi="Arial" w:cs="Arial"/>
          <w:color w:val="000000"/>
          <w:sz w:val="36"/>
          <w:szCs w:val="36"/>
          <w:lang w:bidi="hi-IN"/>
        </w:rPr>
        <w:t>, namaH pramathapatay</w:t>
      </w:r>
      <w:r w:rsidR="00665208">
        <w:rPr>
          <w:rFonts w:ascii="Arial" w:hAnsi="Arial" w:cs="Arial"/>
          <w:color w:val="000000"/>
          <w:sz w:val="36"/>
          <w:szCs w:val="36"/>
          <w:lang w:bidi="hi-IN"/>
        </w:rPr>
        <w:t>E</w:t>
      </w:r>
      <w:r>
        <w:rPr>
          <w:rFonts w:ascii="Arial" w:hAnsi="Arial" w:cs="Arial"/>
          <w:color w:val="000000"/>
          <w:sz w:val="36"/>
          <w:szCs w:val="36"/>
          <w:lang w:bidi="hi-IN"/>
        </w:rPr>
        <w:t>, namast</w:t>
      </w:r>
      <w:r w:rsidR="00665208">
        <w:rPr>
          <w:rFonts w:ascii="Arial" w:hAnsi="Arial" w:cs="Arial"/>
          <w:color w:val="000000"/>
          <w:sz w:val="36"/>
          <w:szCs w:val="36"/>
          <w:lang w:bidi="hi-IN"/>
        </w:rPr>
        <w:t>E</w:t>
      </w:r>
      <w:r>
        <w:rPr>
          <w:rFonts w:ascii="Arial" w:hAnsi="Arial" w:cs="Arial"/>
          <w:color w:val="000000"/>
          <w:sz w:val="36"/>
          <w:szCs w:val="36"/>
          <w:lang w:bidi="hi-IN"/>
        </w:rPr>
        <w:t xml:space="preserve"> astu laMb</w:t>
      </w:r>
      <w:r w:rsidR="00665208">
        <w:rPr>
          <w:rFonts w:ascii="Arial" w:hAnsi="Arial" w:cs="Arial"/>
          <w:color w:val="000000"/>
          <w:sz w:val="36"/>
          <w:szCs w:val="36"/>
          <w:lang w:bidi="hi-IN"/>
        </w:rPr>
        <w:t>O</w:t>
      </w:r>
      <w:r>
        <w:rPr>
          <w:rFonts w:ascii="Arial" w:hAnsi="Arial" w:cs="Arial"/>
          <w:color w:val="000000"/>
          <w:sz w:val="36"/>
          <w:szCs w:val="36"/>
          <w:lang w:bidi="hi-IN"/>
        </w:rPr>
        <w:t>darA-yaikadantAya viGna(vi)nASin</w:t>
      </w:r>
      <w:r w:rsidR="00665208">
        <w:rPr>
          <w:rFonts w:ascii="Arial" w:hAnsi="Arial" w:cs="Arial"/>
          <w:color w:val="000000"/>
          <w:sz w:val="36"/>
          <w:szCs w:val="36"/>
          <w:lang w:bidi="hi-IN"/>
        </w:rPr>
        <w:t>E</w:t>
      </w:r>
      <w:r>
        <w:rPr>
          <w:rFonts w:ascii="Arial" w:hAnsi="Arial" w:cs="Arial"/>
          <w:color w:val="000000"/>
          <w:sz w:val="36"/>
          <w:szCs w:val="36"/>
          <w:lang w:bidi="hi-IN"/>
        </w:rPr>
        <w:t>, SivasutAya,SrI varadamUrttay</w:t>
      </w:r>
      <w:r w:rsidR="00665208">
        <w:rPr>
          <w:rFonts w:ascii="Arial" w:hAnsi="Arial" w:cs="Arial"/>
          <w:color w:val="000000"/>
          <w:sz w:val="36"/>
          <w:szCs w:val="36"/>
          <w:lang w:bidi="hi-IN"/>
        </w:rPr>
        <w:t>E</w:t>
      </w:r>
      <w:r>
        <w:rPr>
          <w:rFonts w:ascii="Arial" w:hAnsi="Arial" w:cs="Arial"/>
          <w:color w:val="000000"/>
          <w:sz w:val="36"/>
          <w:szCs w:val="36"/>
          <w:lang w:bidi="hi-IN"/>
        </w:rPr>
        <w:t xml:space="preserve">q nama#H | </w:t>
      </w:r>
    </w:p>
    <w:p w14:paraId="64E3F7C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(athavA)</w:t>
      </w:r>
    </w:p>
    <w:p w14:paraId="18A62A1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rAqjAqdhiqrAqjAya# prasahya sAqhin</w:t>
      </w:r>
      <w:r w:rsidR="00665208">
        <w:rPr>
          <w:rFonts w:ascii="Arial" w:hAnsi="Arial" w:cs="Arial"/>
          <w:color w:val="000000"/>
          <w:sz w:val="36"/>
          <w:szCs w:val="36"/>
          <w:lang w:bidi="hi-IN"/>
        </w:rPr>
        <w:t>E</w:t>
      </w:r>
      <w:r>
        <w:rPr>
          <w:rFonts w:ascii="Arial" w:hAnsi="Arial" w:cs="Arial"/>
          <w:color w:val="000000"/>
          <w:sz w:val="36"/>
          <w:szCs w:val="36"/>
          <w:lang w:bidi="hi-IN"/>
        </w:rPr>
        <w:t>$ | nam</w:t>
      </w:r>
      <w:r w:rsidR="00665208">
        <w:rPr>
          <w:rFonts w:ascii="Arial" w:hAnsi="Arial" w:cs="Arial"/>
          <w:color w:val="000000"/>
          <w:sz w:val="36"/>
          <w:szCs w:val="36"/>
          <w:lang w:bidi="hi-IN"/>
        </w:rPr>
        <w:t>O</w:t>
      </w:r>
      <w:r>
        <w:rPr>
          <w:rFonts w:ascii="Arial" w:hAnsi="Arial" w:cs="Arial"/>
          <w:color w:val="000000"/>
          <w:sz w:val="36"/>
          <w:szCs w:val="36"/>
          <w:lang w:bidi="hi-IN"/>
        </w:rPr>
        <w:t># vaqyaM ~Mvai$SravaqNAya# kurmah</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p>
    <w:p w14:paraId="39A9C48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 m</w:t>
      </w:r>
      <w:r w:rsidR="00665208">
        <w:rPr>
          <w:rFonts w:ascii="Arial" w:hAnsi="Arial" w:cs="Arial"/>
          <w:color w:val="000000"/>
          <w:sz w:val="36"/>
          <w:szCs w:val="36"/>
          <w:lang w:bidi="hi-IN"/>
        </w:rPr>
        <w:t>E</w:t>
      </w:r>
      <w:r>
        <w:rPr>
          <w:rFonts w:ascii="Arial" w:hAnsi="Arial" w:cs="Arial"/>
          <w:color w:val="000000"/>
          <w:sz w:val="36"/>
          <w:szCs w:val="36"/>
          <w:lang w:bidi="hi-IN"/>
        </w:rPr>
        <w:t>q kAmAqn kAmaqkAmA#yaq mahya$M | kAqm</w:t>
      </w:r>
      <w:r w:rsidR="00665208">
        <w:rPr>
          <w:rFonts w:ascii="Arial" w:hAnsi="Arial" w:cs="Arial"/>
          <w:color w:val="000000"/>
          <w:sz w:val="36"/>
          <w:szCs w:val="36"/>
          <w:lang w:bidi="hi-IN"/>
        </w:rPr>
        <w:t>E</w:t>
      </w:r>
      <w:r>
        <w:rPr>
          <w:rFonts w:ascii="Arial" w:hAnsi="Arial" w:cs="Arial"/>
          <w:color w:val="000000"/>
          <w:sz w:val="36"/>
          <w:szCs w:val="36"/>
          <w:lang w:bidi="hi-IN"/>
        </w:rPr>
        <w:t>qSvaqr</w:t>
      </w:r>
      <w:r w:rsidR="00665208">
        <w:rPr>
          <w:rFonts w:ascii="Arial" w:hAnsi="Arial" w:cs="Arial"/>
          <w:color w:val="000000"/>
          <w:sz w:val="36"/>
          <w:szCs w:val="36"/>
          <w:lang w:bidi="hi-IN"/>
        </w:rPr>
        <w:t>O</w:t>
      </w:r>
      <w:r>
        <w:rPr>
          <w:rFonts w:ascii="Arial" w:hAnsi="Arial" w:cs="Arial"/>
          <w:color w:val="000000"/>
          <w:sz w:val="36"/>
          <w:szCs w:val="36"/>
          <w:lang w:bidi="hi-IN"/>
        </w:rPr>
        <w:t xml:space="preserve"> vai$SravaqN</w:t>
      </w:r>
      <w:r w:rsidR="00665208">
        <w:rPr>
          <w:rFonts w:ascii="Arial" w:hAnsi="Arial" w:cs="Arial"/>
          <w:color w:val="000000"/>
          <w:sz w:val="36"/>
          <w:szCs w:val="36"/>
          <w:lang w:bidi="hi-IN"/>
        </w:rPr>
        <w:t>O</w:t>
      </w:r>
      <w:r>
        <w:rPr>
          <w:rFonts w:ascii="Arial" w:hAnsi="Arial" w:cs="Arial"/>
          <w:color w:val="000000"/>
          <w:sz w:val="36"/>
          <w:szCs w:val="36"/>
          <w:lang w:bidi="hi-IN"/>
        </w:rPr>
        <w:t xml:space="preserve"> da#dAtu | </w:t>
      </w:r>
    </w:p>
    <w:p w14:paraId="40E4E81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kuqb</w:t>
      </w:r>
      <w:r w:rsidR="00665208">
        <w:rPr>
          <w:rFonts w:ascii="Arial" w:hAnsi="Arial" w:cs="Arial"/>
          <w:color w:val="000000"/>
          <w:sz w:val="36"/>
          <w:szCs w:val="36"/>
          <w:lang w:bidi="hi-IN"/>
        </w:rPr>
        <w:t>E</w:t>
      </w:r>
      <w:r>
        <w:rPr>
          <w:rFonts w:ascii="Arial" w:hAnsi="Arial" w:cs="Arial"/>
          <w:color w:val="000000"/>
          <w:sz w:val="36"/>
          <w:szCs w:val="36"/>
          <w:lang w:bidi="hi-IN"/>
        </w:rPr>
        <w:t xml:space="preserve">qrAya# vaiSravaqNAya# | maqhAqrAqjAyaq nama#H | </w:t>
      </w:r>
    </w:p>
    <w:p w14:paraId="28A7FED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karpUra nIrAjanaM pradarSayAmi | nIrAjanAnantaraM AcamanIyaM samarpayAmi | </w:t>
      </w:r>
    </w:p>
    <w:p w14:paraId="4FE9359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 </w:t>
      </w:r>
    </w:p>
    <w:p w14:paraId="40B9720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w:t>
      </w:r>
      <w:r w:rsidR="00665208">
        <w:rPr>
          <w:rFonts w:ascii="Arial" w:hAnsi="Arial" w:cs="Arial"/>
          <w:color w:val="000000"/>
          <w:sz w:val="36"/>
          <w:szCs w:val="36"/>
          <w:lang w:bidi="hi-IN"/>
        </w:rPr>
        <w:t>O</w:t>
      </w:r>
      <w:r>
        <w:rPr>
          <w:rFonts w:ascii="Arial" w:hAnsi="Arial" w:cs="Arial"/>
          <w:color w:val="000000"/>
          <w:sz w:val="36"/>
          <w:szCs w:val="36"/>
          <w:lang w:bidi="hi-IN"/>
        </w:rPr>
        <w:t>#&amp;pAM puShpaqM ~Mv</w:t>
      </w:r>
      <w:r w:rsidR="00665208">
        <w:rPr>
          <w:rFonts w:ascii="Arial" w:hAnsi="Arial" w:cs="Arial"/>
          <w:color w:val="000000"/>
          <w:sz w:val="36"/>
          <w:szCs w:val="36"/>
          <w:lang w:bidi="hi-IN"/>
        </w:rPr>
        <w:t>E</w:t>
      </w:r>
      <w:r>
        <w:rPr>
          <w:rFonts w:ascii="Arial" w:hAnsi="Arial" w:cs="Arial"/>
          <w:color w:val="000000"/>
          <w:sz w:val="36"/>
          <w:szCs w:val="36"/>
          <w:lang w:bidi="hi-IN"/>
        </w:rPr>
        <w:t xml:space="preserve">da# | puShpa#vAn praqjAvA$n paSuqmAn Ba#vati | </w:t>
      </w:r>
    </w:p>
    <w:p w14:paraId="2558CC7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caqndramAq vA aqpAM puShpa$M | puShpa#vAn praqjAvA$n paSuqmAn Ba#vati | </w:t>
      </w:r>
    </w:p>
    <w:p w14:paraId="5AA8BB1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61EFEC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SrI viGn</w:t>
      </w:r>
      <w:r w:rsidR="00665208">
        <w:rPr>
          <w:rFonts w:ascii="Arial" w:hAnsi="Arial" w:cs="Arial"/>
          <w:color w:val="000000"/>
          <w:sz w:val="36"/>
          <w:szCs w:val="36"/>
          <w:lang w:bidi="hi-IN"/>
        </w:rPr>
        <w:t>E</w:t>
      </w:r>
      <w:r>
        <w:rPr>
          <w:rFonts w:ascii="Arial" w:hAnsi="Arial" w:cs="Arial"/>
          <w:color w:val="000000"/>
          <w:sz w:val="36"/>
          <w:szCs w:val="36"/>
          <w:lang w:bidi="hi-IN"/>
        </w:rPr>
        <w:t>SvarAya namaH | v</w:t>
      </w:r>
      <w:r w:rsidR="00665208">
        <w:rPr>
          <w:rFonts w:ascii="Arial" w:hAnsi="Arial" w:cs="Arial"/>
          <w:color w:val="000000"/>
          <w:sz w:val="36"/>
          <w:szCs w:val="36"/>
          <w:lang w:bidi="hi-IN"/>
        </w:rPr>
        <w:t>E</w:t>
      </w:r>
      <w:r>
        <w:rPr>
          <w:rFonts w:ascii="Arial" w:hAnsi="Arial" w:cs="Arial"/>
          <w:color w:val="000000"/>
          <w:sz w:val="36"/>
          <w:szCs w:val="36"/>
          <w:lang w:bidi="hi-IN"/>
        </w:rPr>
        <w:t>d</w:t>
      </w:r>
      <w:r w:rsidR="00665208">
        <w:rPr>
          <w:rFonts w:ascii="Arial" w:hAnsi="Arial" w:cs="Arial"/>
          <w:color w:val="000000"/>
          <w:sz w:val="36"/>
          <w:szCs w:val="36"/>
          <w:lang w:bidi="hi-IN"/>
        </w:rPr>
        <w:t>O</w:t>
      </w:r>
      <w:r>
        <w:rPr>
          <w:rFonts w:ascii="Arial" w:hAnsi="Arial" w:cs="Arial"/>
          <w:color w:val="000000"/>
          <w:sz w:val="36"/>
          <w:szCs w:val="36"/>
          <w:lang w:bidi="hi-IN"/>
        </w:rPr>
        <w:t xml:space="preserve">kta-mantrapuShpaM samarpayAmi | </w:t>
      </w:r>
    </w:p>
    <w:p w14:paraId="3E202D4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suvarNa puShpaM samarpayAmi | samast</w:t>
      </w:r>
      <w:r w:rsidR="00665208">
        <w:rPr>
          <w:rFonts w:ascii="Arial" w:hAnsi="Arial" w:cs="Arial"/>
          <w:color w:val="000000"/>
          <w:sz w:val="36"/>
          <w:szCs w:val="36"/>
          <w:lang w:bidi="hi-IN"/>
        </w:rPr>
        <w:t>O</w:t>
      </w:r>
      <w:r>
        <w:rPr>
          <w:rFonts w:ascii="Arial" w:hAnsi="Arial" w:cs="Arial"/>
          <w:color w:val="000000"/>
          <w:sz w:val="36"/>
          <w:szCs w:val="36"/>
          <w:lang w:bidi="hi-IN"/>
        </w:rPr>
        <w:t xml:space="preserve">pacarAn samarpayAmi | </w:t>
      </w:r>
    </w:p>
    <w:p w14:paraId="737687C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prArthanA </w:t>
      </w:r>
    </w:p>
    <w:p w14:paraId="254324C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vakratuNDa mahAkAya sUryak</w:t>
      </w:r>
      <w:r w:rsidR="00665208">
        <w:rPr>
          <w:rFonts w:ascii="Arial" w:hAnsi="Arial" w:cs="Arial"/>
          <w:color w:val="000000"/>
          <w:sz w:val="36"/>
          <w:szCs w:val="36"/>
          <w:lang w:bidi="hi-IN"/>
        </w:rPr>
        <w:t>O</w:t>
      </w:r>
      <w:r>
        <w:rPr>
          <w:rFonts w:ascii="Arial" w:hAnsi="Arial" w:cs="Arial"/>
          <w:color w:val="000000"/>
          <w:sz w:val="36"/>
          <w:szCs w:val="36"/>
          <w:lang w:bidi="hi-IN"/>
        </w:rPr>
        <w:t xml:space="preserve">TI samapraBa | </w:t>
      </w:r>
    </w:p>
    <w:p w14:paraId="1BE781C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nirviGnaM kuru m</w:t>
      </w:r>
      <w:r w:rsidR="00665208">
        <w:rPr>
          <w:rFonts w:ascii="Arial" w:hAnsi="Arial" w:cs="Arial"/>
          <w:color w:val="000000"/>
          <w:sz w:val="36"/>
          <w:szCs w:val="36"/>
          <w:lang w:bidi="hi-IN"/>
        </w:rPr>
        <w:t>E</w:t>
      </w:r>
      <w:r>
        <w:rPr>
          <w:rFonts w:ascii="Arial" w:hAnsi="Arial" w:cs="Arial"/>
          <w:color w:val="000000"/>
          <w:sz w:val="36"/>
          <w:szCs w:val="36"/>
          <w:lang w:bidi="hi-IN"/>
        </w:rPr>
        <w:t xml:space="preserve"> d</w:t>
      </w:r>
      <w:r w:rsidR="00665208">
        <w:rPr>
          <w:rFonts w:ascii="Arial" w:hAnsi="Arial" w:cs="Arial"/>
          <w:color w:val="000000"/>
          <w:sz w:val="36"/>
          <w:szCs w:val="36"/>
          <w:lang w:bidi="hi-IN"/>
        </w:rPr>
        <w:t>E</w:t>
      </w:r>
      <w:r>
        <w:rPr>
          <w:rFonts w:ascii="Arial" w:hAnsi="Arial" w:cs="Arial"/>
          <w:color w:val="000000"/>
          <w:sz w:val="36"/>
          <w:szCs w:val="36"/>
          <w:lang w:bidi="hi-IN"/>
        </w:rPr>
        <w:t>va sarva kAry</w:t>
      </w:r>
      <w:r w:rsidR="00665208">
        <w:rPr>
          <w:rFonts w:ascii="Arial" w:hAnsi="Arial" w:cs="Arial"/>
          <w:color w:val="000000"/>
          <w:sz w:val="36"/>
          <w:szCs w:val="36"/>
          <w:lang w:bidi="hi-IN"/>
        </w:rPr>
        <w:t>E</w:t>
      </w:r>
      <w:r>
        <w:rPr>
          <w:rFonts w:ascii="Arial" w:hAnsi="Arial" w:cs="Arial"/>
          <w:color w:val="000000"/>
          <w:sz w:val="36"/>
          <w:szCs w:val="36"/>
          <w:lang w:bidi="hi-IN"/>
        </w:rPr>
        <w:t>Shu sarvadA || 1</w:t>
      </w:r>
    </w:p>
    <w:p w14:paraId="1B695BD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 xml:space="preserve"> nam</w:t>
      </w:r>
      <w:r w:rsidR="00665208">
        <w:rPr>
          <w:rFonts w:ascii="Arial" w:hAnsi="Arial" w:cs="Arial"/>
          <w:color w:val="000000"/>
          <w:sz w:val="36"/>
          <w:szCs w:val="36"/>
          <w:lang w:bidi="hi-IN"/>
        </w:rPr>
        <w:t>O</w:t>
      </w:r>
      <w:r>
        <w:rPr>
          <w:rFonts w:ascii="Arial" w:hAnsi="Arial" w:cs="Arial"/>
          <w:color w:val="000000"/>
          <w:sz w:val="36"/>
          <w:szCs w:val="36"/>
          <w:lang w:bidi="hi-IN"/>
        </w:rPr>
        <w:t xml:space="preserve"> gaN</w:t>
      </w:r>
      <w:r w:rsidR="00665208">
        <w:rPr>
          <w:rFonts w:ascii="Arial" w:hAnsi="Arial" w:cs="Arial"/>
          <w:color w:val="000000"/>
          <w:sz w:val="36"/>
          <w:szCs w:val="36"/>
          <w:lang w:bidi="hi-IN"/>
        </w:rPr>
        <w:t>E</w:t>
      </w:r>
      <w:r>
        <w:rPr>
          <w:rFonts w:ascii="Arial" w:hAnsi="Arial" w:cs="Arial"/>
          <w:color w:val="000000"/>
          <w:sz w:val="36"/>
          <w:szCs w:val="36"/>
          <w:lang w:bidi="hi-IN"/>
        </w:rPr>
        <w:t>SAya namast</w:t>
      </w:r>
      <w:r w:rsidR="00665208">
        <w:rPr>
          <w:rFonts w:ascii="Arial" w:hAnsi="Arial" w:cs="Arial"/>
          <w:color w:val="000000"/>
          <w:sz w:val="36"/>
          <w:szCs w:val="36"/>
          <w:lang w:bidi="hi-IN"/>
        </w:rPr>
        <w:t>E</w:t>
      </w:r>
      <w:r>
        <w:rPr>
          <w:rFonts w:ascii="Arial" w:hAnsi="Arial" w:cs="Arial"/>
          <w:color w:val="000000"/>
          <w:sz w:val="36"/>
          <w:szCs w:val="36"/>
          <w:lang w:bidi="hi-IN"/>
        </w:rPr>
        <w:t xml:space="preserve"> SivasUnav</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p>
    <w:p w14:paraId="33F5570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nirviGnaM kuru m</w:t>
      </w:r>
      <w:r w:rsidR="00665208">
        <w:rPr>
          <w:rFonts w:ascii="Arial" w:hAnsi="Arial" w:cs="Arial"/>
          <w:color w:val="000000"/>
          <w:sz w:val="36"/>
          <w:szCs w:val="36"/>
          <w:lang w:bidi="hi-IN"/>
        </w:rPr>
        <w:t>E</w:t>
      </w:r>
      <w:r>
        <w:rPr>
          <w:rFonts w:ascii="Arial" w:hAnsi="Arial" w:cs="Arial"/>
          <w:color w:val="000000"/>
          <w:sz w:val="36"/>
          <w:szCs w:val="36"/>
          <w:lang w:bidi="hi-IN"/>
        </w:rPr>
        <w:t xml:space="preserve"> d</w:t>
      </w:r>
      <w:r w:rsidR="00665208">
        <w:rPr>
          <w:rFonts w:ascii="Arial" w:hAnsi="Arial" w:cs="Arial"/>
          <w:color w:val="000000"/>
          <w:sz w:val="36"/>
          <w:szCs w:val="36"/>
          <w:lang w:bidi="hi-IN"/>
        </w:rPr>
        <w:t>E</w:t>
      </w:r>
      <w:r>
        <w:rPr>
          <w:rFonts w:ascii="Arial" w:hAnsi="Arial" w:cs="Arial"/>
          <w:color w:val="000000"/>
          <w:sz w:val="36"/>
          <w:szCs w:val="36"/>
          <w:lang w:bidi="hi-IN"/>
        </w:rPr>
        <w:t>v</w:t>
      </w:r>
      <w:r w:rsidR="00665208">
        <w:rPr>
          <w:rFonts w:ascii="Arial" w:hAnsi="Arial" w:cs="Arial"/>
          <w:color w:val="000000"/>
          <w:sz w:val="36"/>
          <w:szCs w:val="36"/>
          <w:lang w:bidi="hi-IN"/>
        </w:rPr>
        <w:t>E</w:t>
      </w:r>
      <w:r>
        <w:rPr>
          <w:rFonts w:ascii="Arial" w:hAnsi="Arial" w:cs="Arial"/>
          <w:color w:val="000000"/>
          <w:sz w:val="36"/>
          <w:szCs w:val="36"/>
          <w:lang w:bidi="hi-IN"/>
        </w:rPr>
        <w:t>Sa namAmi tvAM gaNAdhipa | 2</w:t>
      </w:r>
    </w:p>
    <w:p w14:paraId="6619183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viGn</w:t>
      </w:r>
      <w:r w:rsidR="00665208">
        <w:rPr>
          <w:rFonts w:ascii="Arial" w:hAnsi="Arial" w:cs="Arial"/>
          <w:color w:val="000000"/>
          <w:sz w:val="36"/>
          <w:szCs w:val="36"/>
          <w:lang w:bidi="hi-IN"/>
        </w:rPr>
        <w:t>E</w:t>
      </w:r>
      <w:r>
        <w:rPr>
          <w:rFonts w:ascii="Arial" w:hAnsi="Arial" w:cs="Arial"/>
          <w:color w:val="000000"/>
          <w:sz w:val="36"/>
          <w:szCs w:val="36"/>
          <w:lang w:bidi="hi-IN"/>
        </w:rPr>
        <w:t>Svara mahABAga sarva l</w:t>
      </w:r>
      <w:r w:rsidR="00665208">
        <w:rPr>
          <w:rFonts w:ascii="Arial" w:hAnsi="Arial" w:cs="Arial"/>
          <w:color w:val="000000"/>
          <w:sz w:val="36"/>
          <w:szCs w:val="36"/>
          <w:lang w:bidi="hi-IN"/>
        </w:rPr>
        <w:t>O</w:t>
      </w:r>
      <w:r>
        <w:rPr>
          <w:rFonts w:ascii="Arial" w:hAnsi="Arial" w:cs="Arial"/>
          <w:color w:val="000000"/>
          <w:sz w:val="36"/>
          <w:szCs w:val="36"/>
          <w:lang w:bidi="hi-IN"/>
        </w:rPr>
        <w:t xml:space="preserve">kanamaskRuta | </w:t>
      </w:r>
    </w:p>
    <w:p w14:paraId="6BC2B9F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mayA&amp;&amp;rabdhamidaM karma nirviGnaM kuru sarvadA || 3</w:t>
      </w:r>
    </w:p>
    <w:p w14:paraId="371A4EEB" w14:textId="77777777" w:rsidR="00EE0833" w:rsidRDefault="00EE0833" w:rsidP="00D91D60">
      <w:pPr>
        <w:autoSpaceDE w:val="0"/>
        <w:autoSpaceDN w:val="0"/>
        <w:adjustRightInd w:val="0"/>
        <w:spacing w:after="0" w:line="240" w:lineRule="auto"/>
        <w:rPr>
          <w:rFonts w:ascii="Arial" w:hAnsi="Arial" w:cs="Arial"/>
          <w:color w:val="000000"/>
          <w:sz w:val="36"/>
          <w:szCs w:val="36"/>
          <w:lang w:bidi="hi-IN"/>
        </w:rPr>
      </w:pPr>
    </w:p>
    <w:p w14:paraId="286422BA" w14:textId="7860F8C9" w:rsidR="00D91D60" w:rsidRPr="00EE0833" w:rsidRDefault="00A15949" w:rsidP="00D91D60">
      <w:pPr>
        <w:autoSpaceDE w:val="0"/>
        <w:autoSpaceDN w:val="0"/>
        <w:adjustRightInd w:val="0"/>
        <w:spacing w:after="0" w:line="240" w:lineRule="auto"/>
        <w:rPr>
          <w:rFonts w:ascii="Arial" w:hAnsi="Arial" w:cs="Arial"/>
          <w:b/>
          <w:bCs/>
          <w:color w:val="000000"/>
          <w:sz w:val="36"/>
          <w:szCs w:val="36"/>
          <w:lang w:bidi="hi-IN"/>
        </w:rPr>
      </w:pPr>
      <w:r w:rsidRPr="00EE0833">
        <w:rPr>
          <w:rFonts w:ascii="Arial" w:hAnsi="Arial" w:cs="Arial"/>
          <w:b/>
          <w:bCs/>
          <w:color w:val="000000"/>
          <w:sz w:val="36"/>
          <w:szCs w:val="36"/>
          <w:lang w:bidi="hi-IN"/>
        </w:rPr>
        <w:t>3</w:t>
      </w:r>
      <w:r w:rsidR="00D91D60" w:rsidRPr="00EE0833">
        <w:rPr>
          <w:rFonts w:ascii="Arial" w:hAnsi="Arial" w:cs="Arial"/>
          <w:b/>
          <w:bCs/>
          <w:color w:val="000000"/>
          <w:sz w:val="36"/>
          <w:szCs w:val="36"/>
          <w:lang w:bidi="hi-IN"/>
        </w:rPr>
        <w:t>.3</w:t>
      </w:r>
      <w:r w:rsidR="00D91D60" w:rsidRPr="00EE0833">
        <w:rPr>
          <w:rFonts w:ascii="Arial" w:hAnsi="Arial" w:cs="Arial"/>
          <w:b/>
          <w:bCs/>
          <w:color w:val="000000"/>
          <w:sz w:val="36"/>
          <w:szCs w:val="36"/>
          <w:lang w:bidi="hi-IN"/>
        </w:rPr>
        <w:tab/>
        <w:t>prArthanA pUjA prAraMBaH</w:t>
      </w:r>
    </w:p>
    <w:p w14:paraId="2494FAD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(rudra vidhAn</w:t>
      </w:r>
      <w:r w:rsidR="00665208">
        <w:rPr>
          <w:rFonts w:ascii="Arial" w:hAnsi="Arial" w:cs="Arial"/>
          <w:color w:val="000000"/>
          <w:sz w:val="36"/>
          <w:szCs w:val="36"/>
          <w:lang w:bidi="hi-IN"/>
        </w:rPr>
        <w:t>E</w:t>
      </w:r>
      <w:r>
        <w:rPr>
          <w:rFonts w:ascii="Arial" w:hAnsi="Arial" w:cs="Arial"/>
          <w:color w:val="000000"/>
          <w:sz w:val="36"/>
          <w:szCs w:val="36"/>
          <w:lang w:bidi="hi-IN"/>
        </w:rPr>
        <w:t>na mahAnyA-sapUrvakaM pa~jcAyatana pUjA prAraMBaH)</w:t>
      </w:r>
    </w:p>
    <w:p w14:paraId="02679F3D" w14:textId="0027AA5E" w:rsidR="00D91D60" w:rsidRDefault="00A15949"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sidR="00D91D60">
        <w:rPr>
          <w:rFonts w:ascii="Arial" w:hAnsi="Arial" w:cs="Arial"/>
          <w:color w:val="000000"/>
          <w:sz w:val="36"/>
          <w:szCs w:val="36"/>
          <w:lang w:bidi="hi-IN"/>
        </w:rPr>
        <w:t>.3.1</w:t>
      </w:r>
      <w:r w:rsidR="00D91D60">
        <w:rPr>
          <w:rFonts w:ascii="Arial" w:hAnsi="Arial" w:cs="Arial"/>
          <w:color w:val="000000"/>
          <w:sz w:val="36"/>
          <w:szCs w:val="36"/>
          <w:lang w:bidi="hi-IN"/>
        </w:rPr>
        <w:tab/>
        <w:t xml:space="preserve">prArthanA </w:t>
      </w:r>
    </w:p>
    <w:p w14:paraId="5C54A32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 xml:space="preserve"> brahmaNya d</w:t>
      </w:r>
      <w:r w:rsidR="00665208">
        <w:rPr>
          <w:rFonts w:ascii="Arial" w:hAnsi="Arial" w:cs="Arial"/>
          <w:color w:val="000000"/>
          <w:sz w:val="36"/>
          <w:szCs w:val="36"/>
          <w:lang w:bidi="hi-IN"/>
        </w:rPr>
        <w:t>E</w:t>
      </w:r>
      <w:r>
        <w:rPr>
          <w:rFonts w:ascii="Arial" w:hAnsi="Arial" w:cs="Arial"/>
          <w:color w:val="000000"/>
          <w:sz w:val="36"/>
          <w:szCs w:val="36"/>
          <w:lang w:bidi="hi-IN"/>
        </w:rPr>
        <w:t>vAya g</w:t>
      </w:r>
      <w:r w:rsidR="00665208">
        <w:rPr>
          <w:rFonts w:ascii="Arial" w:hAnsi="Arial" w:cs="Arial"/>
          <w:color w:val="000000"/>
          <w:sz w:val="36"/>
          <w:szCs w:val="36"/>
          <w:lang w:bidi="hi-IN"/>
        </w:rPr>
        <w:t>O</w:t>
      </w:r>
      <w:r>
        <w:rPr>
          <w:rFonts w:ascii="Arial" w:hAnsi="Arial" w:cs="Arial"/>
          <w:color w:val="000000"/>
          <w:sz w:val="36"/>
          <w:szCs w:val="36"/>
          <w:lang w:bidi="hi-IN"/>
        </w:rPr>
        <w:t xml:space="preserve">brAhmaNa hitAya ca | </w:t>
      </w:r>
    </w:p>
    <w:p w14:paraId="3604E22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jagaddhitAya kRuShNAya SrI g</w:t>
      </w:r>
      <w:r w:rsidR="00665208">
        <w:rPr>
          <w:rFonts w:ascii="Arial" w:hAnsi="Arial" w:cs="Arial"/>
          <w:color w:val="000000"/>
          <w:sz w:val="36"/>
          <w:szCs w:val="36"/>
          <w:lang w:bidi="hi-IN"/>
        </w:rPr>
        <w:t>O</w:t>
      </w:r>
      <w:r>
        <w:rPr>
          <w:rFonts w:ascii="Arial" w:hAnsi="Arial" w:cs="Arial"/>
          <w:color w:val="000000"/>
          <w:sz w:val="36"/>
          <w:szCs w:val="36"/>
          <w:lang w:bidi="hi-IN"/>
        </w:rPr>
        <w:t>vindAya nam</w:t>
      </w:r>
      <w:r w:rsidR="00665208">
        <w:rPr>
          <w:rFonts w:ascii="Arial" w:hAnsi="Arial" w:cs="Arial"/>
          <w:color w:val="000000"/>
          <w:sz w:val="36"/>
          <w:szCs w:val="36"/>
          <w:lang w:bidi="hi-IN"/>
        </w:rPr>
        <w:t>O</w:t>
      </w:r>
      <w:r>
        <w:rPr>
          <w:rFonts w:ascii="Arial" w:hAnsi="Arial" w:cs="Arial"/>
          <w:color w:val="000000"/>
          <w:sz w:val="36"/>
          <w:szCs w:val="36"/>
          <w:lang w:bidi="hi-IN"/>
        </w:rPr>
        <w:t xml:space="preserve"> namaH || 1</w:t>
      </w:r>
    </w:p>
    <w:p w14:paraId="74648C6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Abrahmal</w:t>
      </w:r>
      <w:r w:rsidR="00665208">
        <w:rPr>
          <w:rFonts w:ascii="Arial" w:hAnsi="Arial" w:cs="Arial"/>
          <w:color w:val="000000"/>
          <w:sz w:val="36"/>
          <w:szCs w:val="36"/>
          <w:lang w:bidi="hi-IN"/>
        </w:rPr>
        <w:t>O</w:t>
      </w:r>
      <w:r>
        <w:rPr>
          <w:rFonts w:ascii="Arial" w:hAnsi="Arial" w:cs="Arial"/>
          <w:color w:val="000000"/>
          <w:sz w:val="36"/>
          <w:szCs w:val="36"/>
          <w:lang w:bidi="hi-IN"/>
        </w:rPr>
        <w:t>kA-dAS</w:t>
      </w:r>
      <w:r w:rsidR="00665208">
        <w:rPr>
          <w:rFonts w:ascii="Arial" w:hAnsi="Arial" w:cs="Arial"/>
          <w:color w:val="000000"/>
          <w:sz w:val="36"/>
          <w:szCs w:val="36"/>
          <w:lang w:bidi="hi-IN"/>
        </w:rPr>
        <w:t>E</w:t>
      </w:r>
      <w:r>
        <w:rPr>
          <w:rFonts w:ascii="Arial" w:hAnsi="Arial" w:cs="Arial"/>
          <w:color w:val="000000"/>
          <w:sz w:val="36"/>
          <w:szCs w:val="36"/>
          <w:lang w:bidi="hi-IN"/>
        </w:rPr>
        <w:t>ShAdA-l</w:t>
      </w:r>
      <w:r w:rsidR="00665208">
        <w:rPr>
          <w:rFonts w:ascii="Arial" w:hAnsi="Arial" w:cs="Arial"/>
          <w:color w:val="000000"/>
          <w:sz w:val="36"/>
          <w:szCs w:val="36"/>
          <w:lang w:bidi="hi-IN"/>
        </w:rPr>
        <w:t>O</w:t>
      </w:r>
      <w:r>
        <w:rPr>
          <w:rFonts w:ascii="Arial" w:hAnsi="Arial" w:cs="Arial"/>
          <w:color w:val="000000"/>
          <w:sz w:val="36"/>
          <w:szCs w:val="36"/>
          <w:lang w:bidi="hi-IN"/>
        </w:rPr>
        <w:t>kAll</w:t>
      </w:r>
      <w:r w:rsidR="00665208">
        <w:rPr>
          <w:rFonts w:ascii="Arial" w:hAnsi="Arial" w:cs="Arial"/>
          <w:color w:val="000000"/>
          <w:sz w:val="36"/>
          <w:szCs w:val="36"/>
          <w:lang w:bidi="hi-IN"/>
        </w:rPr>
        <w:t>O</w:t>
      </w:r>
      <w:r>
        <w:rPr>
          <w:rFonts w:ascii="Arial" w:hAnsi="Arial" w:cs="Arial"/>
          <w:color w:val="000000"/>
          <w:sz w:val="36"/>
          <w:szCs w:val="36"/>
          <w:lang w:bidi="hi-IN"/>
        </w:rPr>
        <w:t xml:space="preserve">ka parvatAt | </w:t>
      </w:r>
    </w:p>
    <w:p w14:paraId="506AC83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w:t>
      </w:r>
      <w:r w:rsidR="00665208">
        <w:rPr>
          <w:rFonts w:ascii="Arial" w:hAnsi="Arial" w:cs="Arial"/>
          <w:color w:val="000000"/>
          <w:sz w:val="36"/>
          <w:szCs w:val="36"/>
          <w:lang w:bidi="hi-IN"/>
        </w:rPr>
        <w:t>E</w:t>
      </w:r>
      <w:r>
        <w:rPr>
          <w:rFonts w:ascii="Arial" w:hAnsi="Arial" w:cs="Arial"/>
          <w:color w:val="000000"/>
          <w:sz w:val="36"/>
          <w:szCs w:val="36"/>
          <w:lang w:bidi="hi-IN"/>
        </w:rPr>
        <w:t xml:space="preserve"> vasanti dvijA d</w:t>
      </w:r>
      <w:r w:rsidR="00665208">
        <w:rPr>
          <w:rFonts w:ascii="Arial" w:hAnsi="Arial" w:cs="Arial"/>
          <w:color w:val="000000"/>
          <w:sz w:val="36"/>
          <w:szCs w:val="36"/>
          <w:lang w:bidi="hi-IN"/>
        </w:rPr>
        <w:t>E</w:t>
      </w:r>
      <w:r>
        <w:rPr>
          <w:rFonts w:ascii="Arial" w:hAnsi="Arial" w:cs="Arial"/>
          <w:color w:val="000000"/>
          <w:sz w:val="36"/>
          <w:szCs w:val="36"/>
          <w:lang w:bidi="hi-IN"/>
        </w:rPr>
        <w:t>vAst</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 xml:space="preserve"> nityaM nam</w:t>
      </w:r>
      <w:r w:rsidR="00665208">
        <w:rPr>
          <w:rFonts w:ascii="Arial" w:hAnsi="Arial" w:cs="Arial"/>
          <w:color w:val="000000"/>
          <w:sz w:val="36"/>
          <w:szCs w:val="36"/>
          <w:lang w:bidi="hi-IN"/>
        </w:rPr>
        <w:t>O</w:t>
      </w:r>
      <w:r>
        <w:rPr>
          <w:rFonts w:ascii="Arial" w:hAnsi="Arial" w:cs="Arial"/>
          <w:color w:val="000000"/>
          <w:sz w:val="36"/>
          <w:szCs w:val="36"/>
          <w:lang w:bidi="hi-IN"/>
        </w:rPr>
        <w:t xml:space="preserve"> namaH || 2</w:t>
      </w:r>
    </w:p>
    <w:p w14:paraId="2B8F0759" w14:textId="7424621D"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nam</w:t>
      </w:r>
      <w:r w:rsidR="00665208">
        <w:rPr>
          <w:rFonts w:ascii="Arial" w:hAnsi="Arial" w:cs="Arial"/>
          <w:color w:val="000000"/>
          <w:sz w:val="36"/>
          <w:szCs w:val="36"/>
          <w:lang w:bidi="hi-IN"/>
        </w:rPr>
        <w:t>O</w:t>
      </w:r>
      <w:r w:rsidR="00D91D60">
        <w:rPr>
          <w:rFonts w:ascii="Arial" w:hAnsi="Arial" w:cs="Arial"/>
          <w:color w:val="000000"/>
          <w:sz w:val="36"/>
          <w:szCs w:val="36"/>
          <w:lang w:bidi="hi-IN"/>
        </w:rPr>
        <w:t xml:space="preserve"> brahmAdiBy</w:t>
      </w:r>
      <w:r w:rsidR="00665208">
        <w:rPr>
          <w:rFonts w:ascii="Arial" w:hAnsi="Arial" w:cs="Arial"/>
          <w:color w:val="000000"/>
          <w:sz w:val="36"/>
          <w:szCs w:val="36"/>
          <w:lang w:bidi="hi-IN"/>
        </w:rPr>
        <w:t>O</w:t>
      </w:r>
      <w:r w:rsidR="00D91D60">
        <w:rPr>
          <w:rFonts w:ascii="Arial" w:hAnsi="Arial" w:cs="Arial"/>
          <w:color w:val="000000"/>
          <w:sz w:val="36"/>
          <w:szCs w:val="36"/>
          <w:lang w:bidi="hi-IN"/>
        </w:rPr>
        <w:t xml:space="preserve"> brahmavidyA saMpradAya-karttRuBy</w:t>
      </w:r>
      <w:r w:rsidR="00665208">
        <w:rPr>
          <w:rFonts w:ascii="Arial" w:hAnsi="Arial" w:cs="Arial"/>
          <w:color w:val="000000"/>
          <w:sz w:val="36"/>
          <w:szCs w:val="36"/>
          <w:lang w:bidi="hi-IN"/>
        </w:rPr>
        <w:t>O</w:t>
      </w:r>
      <w:r w:rsidR="00D91D60">
        <w:rPr>
          <w:rFonts w:ascii="Arial" w:hAnsi="Arial" w:cs="Arial"/>
          <w:color w:val="000000"/>
          <w:sz w:val="36"/>
          <w:szCs w:val="36"/>
          <w:lang w:bidi="hi-IN"/>
        </w:rPr>
        <w:t xml:space="preserve"> </w:t>
      </w:r>
    </w:p>
    <w:p w14:paraId="2919AB5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vaMSa^^RuShiBy</w:t>
      </w:r>
      <w:r w:rsidR="00665208">
        <w:rPr>
          <w:rFonts w:ascii="Arial" w:hAnsi="Arial" w:cs="Arial"/>
          <w:color w:val="000000"/>
          <w:sz w:val="36"/>
          <w:szCs w:val="36"/>
          <w:lang w:bidi="hi-IN"/>
        </w:rPr>
        <w:t>O</w:t>
      </w:r>
      <w:r>
        <w:rPr>
          <w:rFonts w:ascii="Arial" w:hAnsi="Arial" w:cs="Arial"/>
          <w:color w:val="000000"/>
          <w:sz w:val="36"/>
          <w:szCs w:val="36"/>
          <w:lang w:bidi="hi-IN"/>
        </w:rPr>
        <w:t xml:space="preserve"> guruBy</w:t>
      </w:r>
      <w:r w:rsidR="00665208">
        <w:rPr>
          <w:rFonts w:ascii="Arial" w:hAnsi="Arial" w:cs="Arial"/>
          <w:color w:val="000000"/>
          <w:sz w:val="36"/>
          <w:szCs w:val="36"/>
          <w:lang w:bidi="hi-IN"/>
        </w:rPr>
        <w:t>O</w:t>
      </w:r>
      <w:r>
        <w:rPr>
          <w:rFonts w:ascii="Arial" w:hAnsi="Arial" w:cs="Arial"/>
          <w:color w:val="000000"/>
          <w:sz w:val="36"/>
          <w:szCs w:val="36"/>
          <w:lang w:bidi="hi-IN"/>
        </w:rPr>
        <w:t xml:space="preserve"> mahadByaH || 3</w:t>
      </w:r>
    </w:p>
    <w:p w14:paraId="58CFD3F1" w14:textId="77777777" w:rsidR="001677C6" w:rsidRDefault="001677C6" w:rsidP="00D91D60">
      <w:pPr>
        <w:autoSpaceDE w:val="0"/>
        <w:autoSpaceDN w:val="0"/>
        <w:adjustRightInd w:val="0"/>
        <w:spacing w:after="0" w:line="240" w:lineRule="auto"/>
        <w:rPr>
          <w:rFonts w:ascii="Arial" w:hAnsi="Arial" w:cs="Arial"/>
          <w:color w:val="000000"/>
          <w:sz w:val="36"/>
          <w:szCs w:val="36"/>
          <w:lang w:bidi="hi-IN"/>
        </w:rPr>
      </w:pPr>
    </w:p>
    <w:p w14:paraId="3802B77E" w14:textId="29C6FD09" w:rsidR="00D91D60" w:rsidRDefault="00A15949"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sidR="00D91D60">
        <w:rPr>
          <w:rFonts w:ascii="Arial" w:hAnsi="Arial" w:cs="Arial"/>
          <w:color w:val="000000"/>
          <w:sz w:val="36"/>
          <w:szCs w:val="36"/>
          <w:lang w:bidi="hi-IN"/>
        </w:rPr>
        <w:t>.3.2</w:t>
      </w:r>
      <w:r w:rsidR="00D91D60">
        <w:rPr>
          <w:rFonts w:ascii="Arial" w:hAnsi="Arial" w:cs="Arial"/>
          <w:color w:val="000000"/>
          <w:sz w:val="36"/>
          <w:szCs w:val="36"/>
          <w:lang w:bidi="hi-IN"/>
        </w:rPr>
        <w:tab/>
        <w:t>Asana pUjA</w:t>
      </w:r>
    </w:p>
    <w:p w14:paraId="5B4628A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asya SrI Asana mahAmantrasya, pRuthivyA m</w:t>
      </w:r>
      <w:r w:rsidR="00665208">
        <w:rPr>
          <w:rFonts w:ascii="Arial" w:hAnsi="Arial" w:cs="Arial"/>
          <w:color w:val="000000"/>
          <w:sz w:val="36"/>
          <w:szCs w:val="36"/>
          <w:lang w:bidi="hi-IN"/>
        </w:rPr>
        <w:t>E</w:t>
      </w:r>
      <w:r>
        <w:rPr>
          <w:rFonts w:ascii="Arial" w:hAnsi="Arial" w:cs="Arial"/>
          <w:color w:val="000000"/>
          <w:sz w:val="36"/>
          <w:szCs w:val="36"/>
          <w:lang w:bidi="hi-IN"/>
        </w:rPr>
        <w:t xml:space="preserve">rupRuShTha RuShiH | </w:t>
      </w:r>
    </w:p>
    <w:p w14:paraId="2D934EC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sutalaM CandaH | kUrm</w:t>
      </w:r>
      <w:r w:rsidR="00665208">
        <w:rPr>
          <w:rFonts w:ascii="Arial" w:hAnsi="Arial" w:cs="Arial"/>
          <w:color w:val="000000"/>
          <w:sz w:val="36"/>
          <w:szCs w:val="36"/>
          <w:lang w:bidi="hi-IN"/>
        </w:rPr>
        <w:t>O</w:t>
      </w:r>
      <w:r>
        <w:rPr>
          <w:rFonts w:ascii="Arial" w:hAnsi="Arial" w:cs="Arial"/>
          <w:color w:val="000000"/>
          <w:sz w:val="36"/>
          <w:szCs w:val="36"/>
          <w:lang w:bidi="hi-IN"/>
        </w:rPr>
        <w:t xml:space="preserve"> d</w:t>
      </w:r>
      <w:r w:rsidR="00665208">
        <w:rPr>
          <w:rFonts w:ascii="Arial" w:hAnsi="Arial" w:cs="Arial"/>
          <w:color w:val="000000"/>
          <w:sz w:val="36"/>
          <w:szCs w:val="36"/>
          <w:lang w:bidi="hi-IN"/>
        </w:rPr>
        <w:t>E</w:t>
      </w:r>
      <w:r>
        <w:rPr>
          <w:rFonts w:ascii="Arial" w:hAnsi="Arial" w:cs="Arial"/>
          <w:color w:val="000000"/>
          <w:sz w:val="36"/>
          <w:szCs w:val="36"/>
          <w:lang w:bidi="hi-IN"/>
        </w:rPr>
        <w:t>vatA | Asan</w:t>
      </w:r>
      <w:r w:rsidR="00665208">
        <w:rPr>
          <w:rFonts w:ascii="Arial" w:hAnsi="Arial" w:cs="Arial"/>
          <w:color w:val="000000"/>
          <w:sz w:val="36"/>
          <w:szCs w:val="36"/>
          <w:lang w:bidi="hi-IN"/>
        </w:rPr>
        <w:t>E</w:t>
      </w:r>
      <w:r>
        <w:rPr>
          <w:rFonts w:ascii="Arial" w:hAnsi="Arial" w:cs="Arial"/>
          <w:color w:val="000000"/>
          <w:sz w:val="36"/>
          <w:szCs w:val="36"/>
          <w:lang w:bidi="hi-IN"/>
        </w:rPr>
        <w:t xml:space="preserve"> viniy</w:t>
      </w:r>
      <w:r w:rsidR="00665208">
        <w:rPr>
          <w:rFonts w:ascii="Arial" w:hAnsi="Arial" w:cs="Arial"/>
          <w:color w:val="000000"/>
          <w:sz w:val="36"/>
          <w:szCs w:val="36"/>
          <w:lang w:bidi="hi-IN"/>
        </w:rPr>
        <w:t>O</w:t>
      </w:r>
      <w:r>
        <w:rPr>
          <w:rFonts w:ascii="Arial" w:hAnsi="Arial" w:cs="Arial"/>
          <w:color w:val="000000"/>
          <w:sz w:val="36"/>
          <w:szCs w:val="36"/>
          <w:lang w:bidi="hi-IN"/>
        </w:rPr>
        <w:t xml:space="preserve">gaH | </w:t>
      </w:r>
    </w:p>
    <w:p w14:paraId="0741677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pRuthvi tvayA dhRutAl</w:t>
      </w:r>
      <w:r w:rsidR="00665208">
        <w:rPr>
          <w:rFonts w:ascii="Arial" w:hAnsi="Arial" w:cs="Arial"/>
          <w:color w:val="000000"/>
          <w:sz w:val="36"/>
          <w:szCs w:val="36"/>
          <w:lang w:bidi="hi-IN"/>
        </w:rPr>
        <w:t>O</w:t>
      </w:r>
      <w:r>
        <w:rPr>
          <w:rFonts w:ascii="Arial" w:hAnsi="Arial" w:cs="Arial"/>
          <w:color w:val="000000"/>
          <w:sz w:val="36"/>
          <w:szCs w:val="36"/>
          <w:lang w:bidi="hi-IN"/>
        </w:rPr>
        <w:t>kA d</w:t>
      </w:r>
      <w:r w:rsidR="00665208">
        <w:rPr>
          <w:rFonts w:ascii="Arial" w:hAnsi="Arial" w:cs="Arial"/>
          <w:color w:val="000000"/>
          <w:sz w:val="36"/>
          <w:szCs w:val="36"/>
          <w:lang w:bidi="hi-IN"/>
        </w:rPr>
        <w:t>E</w:t>
      </w:r>
      <w:r>
        <w:rPr>
          <w:rFonts w:ascii="Arial" w:hAnsi="Arial" w:cs="Arial"/>
          <w:color w:val="000000"/>
          <w:sz w:val="36"/>
          <w:szCs w:val="36"/>
          <w:lang w:bidi="hi-IN"/>
        </w:rPr>
        <w:t xml:space="preserve">vi tvaM viShNunA dhRutA | </w:t>
      </w:r>
    </w:p>
    <w:p w14:paraId="732BAEF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tvaM ca dhAraya mAM d</w:t>
      </w:r>
      <w:r w:rsidR="00665208">
        <w:rPr>
          <w:rFonts w:ascii="Arial" w:hAnsi="Arial" w:cs="Arial"/>
          <w:color w:val="000000"/>
          <w:sz w:val="36"/>
          <w:szCs w:val="36"/>
          <w:lang w:bidi="hi-IN"/>
        </w:rPr>
        <w:t>E</w:t>
      </w:r>
      <w:r>
        <w:rPr>
          <w:rFonts w:ascii="Arial" w:hAnsi="Arial" w:cs="Arial"/>
          <w:color w:val="000000"/>
          <w:sz w:val="36"/>
          <w:szCs w:val="36"/>
          <w:lang w:bidi="hi-IN"/>
        </w:rPr>
        <w:t xml:space="preserve">vi pavitraM kuru AsanaM || </w:t>
      </w:r>
    </w:p>
    <w:p w14:paraId="6DE3953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apasarpantu t</w:t>
      </w:r>
      <w:r w:rsidR="00665208">
        <w:rPr>
          <w:rFonts w:ascii="Arial" w:hAnsi="Arial" w:cs="Arial"/>
          <w:color w:val="000000"/>
          <w:sz w:val="36"/>
          <w:szCs w:val="36"/>
          <w:lang w:bidi="hi-IN"/>
        </w:rPr>
        <w:t>E</w:t>
      </w:r>
      <w:r>
        <w:rPr>
          <w:rFonts w:ascii="Arial" w:hAnsi="Arial" w:cs="Arial"/>
          <w:color w:val="000000"/>
          <w:sz w:val="36"/>
          <w:szCs w:val="36"/>
          <w:lang w:bidi="hi-IN"/>
        </w:rPr>
        <w:t xml:space="preserve"> BUtA y</w:t>
      </w:r>
      <w:r w:rsidR="00665208">
        <w:rPr>
          <w:rFonts w:ascii="Arial" w:hAnsi="Arial" w:cs="Arial"/>
          <w:color w:val="000000"/>
          <w:sz w:val="36"/>
          <w:szCs w:val="36"/>
          <w:lang w:bidi="hi-IN"/>
        </w:rPr>
        <w:t>E</w:t>
      </w:r>
      <w:r>
        <w:rPr>
          <w:rFonts w:ascii="Arial" w:hAnsi="Arial" w:cs="Arial"/>
          <w:color w:val="000000"/>
          <w:sz w:val="36"/>
          <w:szCs w:val="36"/>
          <w:lang w:bidi="hi-IN"/>
        </w:rPr>
        <w:t xml:space="preserve"> BUtA Buvi saMsthitAH | </w:t>
      </w:r>
    </w:p>
    <w:p w14:paraId="4EE133D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w:t>
      </w:r>
      <w:r w:rsidR="00665208">
        <w:rPr>
          <w:rFonts w:ascii="Arial" w:hAnsi="Arial" w:cs="Arial"/>
          <w:color w:val="000000"/>
          <w:sz w:val="36"/>
          <w:szCs w:val="36"/>
          <w:lang w:bidi="hi-IN"/>
        </w:rPr>
        <w:t>E</w:t>
      </w:r>
      <w:r>
        <w:rPr>
          <w:rFonts w:ascii="Arial" w:hAnsi="Arial" w:cs="Arial"/>
          <w:color w:val="000000"/>
          <w:sz w:val="36"/>
          <w:szCs w:val="36"/>
          <w:lang w:bidi="hi-IN"/>
        </w:rPr>
        <w:t xml:space="preserve"> BUtA viGnakartArast</w:t>
      </w:r>
      <w:r w:rsidR="00665208">
        <w:rPr>
          <w:rFonts w:ascii="Arial" w:hAnsi="Arial" w:cs="Arial"/>
          <w:color w:val="000000"/>
          <w:sz w:val="36"/>
          <w:szCs w:val="36"/>
          <w:lang w:bidi="hi-IN"/>
        </w:rPr>
        <w:t>E</w:t>
      </w:r>
      <w:r>
        <w:rPr>
          <w:rFonts w:ascii="Arial" w:hAnsi="Arial" w:cs="Arial"/>
          <w:color w:val="000000"/>
          <w:sz w:val="36"/>
          <w:szCs w:val="36"/>
          <w:lang w:bidi="hi-IN"/>
        </w:rPr>
        <w:t xml:space="preserve"> gacCantu SivAj~jayA || </w:t>
      </w:r>
    </w:p>
    <w:p w14:paraId="308E30C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apakrAmantu BUtAni piSAca sarvat</w:t>
      </w:r>
      <w:r w:rsidR="00665208">
        <w:rPr>
          <w:rFonts w:ascii="Arial" w:hAnsi="Arial" w:cs="Arial"/>
          <w:color w:val="000000"/>
          <w:sz w:val="36"/>
          <w:szCs w:val="36"/>
          <w:lang w:bidi="hi-IN"/>
        </w:rPr>
        <w:t>O</w:t>
      </w:r>
      <w:r>
        <w:rPr>
          <w:rFonts w:ascii="Arial" w:hAnsi="Arial" w:cs="Arial"/>
          <w:color w:val="000000"/>
          <w:sz w:val="36"/>
          <w:szCs w:val="36"/>
          <w:lang w:bidi="hi-IN"/>
        </w:rPr>
        <w:t xml:space="preserve"> diSAM | </w:t>
      </w:r>
    </w:p>
    <w:p w14:paraId="59F2C15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sarv</w:t>
      </w:r>
      <w:r w:rsidR="00665208">
        <w:rPr>
          <w:rFonts w:ascii="Arial" w:hAnsi="Arial" w:cs="Arial"/>
          <w:color w:val="000000"/>
          <w:sz w:val="36"/>
          <w:szCs w:val="36"/>
          <w:lang w:bidi="hi-IN"/>
        </w:rPr>
        <w:t>E</w:t>
      </w:r>
      <w:r>
        <w:rPr>
          <w:rFonts w:ascii="Arial" w:hAnsi="Arial" w:cs="Arial"/>
          <w:color w:val="000000"/>
          <w:sz w:val="36"/>
          <w:szCs w:val="36"/>
          <w:lang w:bidi="hi-IN"/>
        </w:rPr>
        <w:t>ShA-mavir</w:t>
      </w:r>
      <w:r w:rsidR="00665208">
        <w:rPr>
          <w:rFonts w:ascii="Arial" w:hAnsi="Arial" w:cs="Arial"/>
          <w:color w:val="000000"/>
          <w:sz w:val="36"/>
          <w:szCs w:val="36"/>
          <w:lang w:bidi="hi-IN"/>
        </w:rPr>
        <w:t>O</w:t>
      </w:r>
      <w:r>
        <w:rPr>
          <w:rFonts w:ascii="Arial" w:hAnsi="Arial" w:cs="Arial"/>
          <w:color w:val="000000"/>
          <w:sz w:val="36"/>
          <w:szCs w:val="36"/>
          <w:lang w:bidi="hi-IN"/>
        </w:rPr>
        <w:t>dh</w:t>
      </w:r>
      <w:r w:rsidR="00665208">
        <w:rPr>
          <w:rFonts w:ascii="Arial" w:hAnsi="Arial" w:cs="Arial"/>
          <w:color w:val="000000"/>
          <w:sz w:val="36"/>
          <w:szCs w:val="36"/>
          <w:lang w:bidi="hi-IN"/>
        </w:rPr>
        <w:t>E</w:t>
      </w:r>
      <w:r>
        <w:rPr>
          <w:rFonts w:ascii="Arial" w:hAnsi="Arial" w:cs="Arial"/>
          <w:color w:val="000000"/>
          <w:sz w:val="36"/>
          <w:szCs w:val="36"/>
          <w:lang w:bidi="hi-IN"/>
        </w:rPr>
        <w:t>na pUjAkarma samAraMB</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p>
    <w:p w14:paraId="50F058D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w:t>
      </w:r>
      <w:r w:rsidR="00665208">
        <w:rPr>
          <w:rFonts w:ascii="Arial" w:hAnsi="Arial" w:cs="Arial"/>
          <w:color w:val="000000"/>
          <w:sz w:val="36"/>
          <w:szCs w:val="36"/>
          <w:lang w:bidi="hi-IN"/>
        </w:rPr>
        <w:t>O</w:t>
      </w:r>
      <w:r>
        <w:rPr>
          <w:rFonts w:ascii="Arial" w:hAnsi="Arial" w:cs="Arial"/>
          <w:color w:val="000000"/>
          <w:sz w:val="36"/>
          <w:szCs w:val="36"/>
          <w:lang w:bidi="hi-IN"/>
        </w:rPr>
        <w:t xml:space="preserve">gAsanAya namaH | vIrAsanAya namaH | SarAsanAya namaH | </w:t>
      </w:r>
    </w:p>
    <w:p w14:paraId="2F8DCE7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adhAraSakti kamalAsanAya namaH | (iti BUmI puShpA~jjali vikir</w:t>
      </w:r>
      <w:r w:rsidR="00665208">
        <w:rPr>
          <w:rFonts w:ascii="Arial" w:hAnsi="Arial" w:cs="Arial"/>
          <w:color w:val="000000"/>
          <w:sz w:val="36"/>
          <w:szCs w:val="36"/>
          <w:lang w:bidi="hi-IN"/>
        </w:rPr>
        <w:t>E</w:t>
      </w:r>
      <w:r>
        <w:rPr>
          <w:rFonts w:ascii="Arial" w:hAnsi="Arial" w:cs="Arial"/>
          <w:color w:val="000000"/>
          <w:sz w:val="36"/>
          <w:szCs w:val="36"/>
          <w:lang w:bidi="hi-IN"/>
        </w:rPr>
        <w:t>t)</w:t>
      </w:r>
    </w:p>
    <w:p w14:paraId="6E37275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4EDFD17" w14:textId="5D1C8715" w:rsidR="00D91D60" w:rsidRPr="00EE0833" w:rsidRDefault="00856046" w:rsidP="00D91D60">
      <w:pPr>
        <w:autoSpaceDE w:val="0"/>
        <w:autoSpaceDN w:val="0"/>
        <w:adjustRightInd w:val="0"/>
        <w:spacing w:after="0" w:line="240" w:lineRule="auto"/>
        <w:rPr>
          <w:rFonts w:ascii="Arial" w:hAnsi="Arial" w:cs="Arial"/>
          <w:b/>
          <w:bCs/>
          <w:color w:val="000000"/>
          <w:sz w:val="36"/>
          <w:szCs w:val="36"/>
          <w:lang w:bidi="hi-IN"/>
        </w:rPr>
      </w:pPr>
      <w:r w:rsidRPr="00EE0833">
        <w:rPr>
          <w:rFonts w:ascii="Arial" w:hAnsi="Arial" w:cs="Arial"/>
          <w:b/>
          <w:bCs/>
          <w:color w:val="000000"/>
          <w:sz w:val="36"/>
          <w:szCs w:val="36"/>
          <w:lang w:bidi="hi-IN"/>
        </w:rPr>
        <w:t>3</w:t>
      </w:r>
      <w:r w:rsidR="00D91D60" w:rsidRPr="00EE0833">
        <w:rPr>
          <w:rFonts w:ascii="Arial" w:hAnsi="Arial" w:cs="Arial"/>
          <w:b/>
          <w:bCs/>
          <w:color w:val="000000"/>
          <w:sz w:val="36"/>
          <w:szCs w:val="36"/>
          <w:lang w:bidi="hi-IN"/>
        </w:rPr>
        <w:t>.4</w:t>
      </w:r>
      <w:r w:rsidR="00D91D60" w:rsidRPr="00EE0833">
        <w:rPr>
          <w:rFonts w:ascii="Arial" w:hAnsi="Arial" w:cs="Arial"/>
          <w:b/>
          <w:bCs/>
          <w:color w:val="000000"/>
          <w:sz w:val="36"/>
          <w:szCs w:val="36"/>
          <w:lang w:bidi="hi-IN"/>
        </w:rPr>
        <w:tab/>
        <w:t xml:space="preserve">sa~gkalpaM </w:t>
      </w:r>
    </w:p>
    <w:p w14:paraId="4913412F" w14:textId="385A1B68" w:rsidR="00D91D60" w:rsidRDefault="00856046"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sidR="00D91D60">
        <w:rPr>
          <w:rFonts w:ascii="Arial" w:hAnsi="Arial" w:cs="Arial"/>
          <w:color w:val="000000"/>
          <w:sz w:val="36"/>
          <w:szCs w:val="36"/>
          <w:lang w:bidi="hi-IN"/>
        </w:rPr>
        <w:t>.4.1</w:t>
      </w:r>
      <w:r w:rsidR="00D91D60">
        <w:rPr>
          <w:rFonts w:ascii="Arial" w:hAnsi="Arial" w:cs="Arial"/>
          <w:color w:val="000000"/>
          <w:sz w:val="36"/>
          <w:szCs w:val="36"/>
          <w:lang w:bidi="hi-IN"/>
        </w:rPr>
        <w:tab/>
        <w:t>sa~gkalpaM (1)</w:t>
      </w:r>
    </w:p>
    <w:p w14:paraId="02B87C2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gramStart"/>
      <w:r>
        <w:rPr>
          <w:rFonts w:ascii="Arial" w:hAnsi="Arial" w:cs="Arial"/>
          <w:color w:val="000000"/>
          <w:sz w:val="36"/>
          <w:szCs w:val="36"/>
          <w:lang w:bidi="hi-IN"/>
        </w:rPr>
        <w:t>AcamanaM ,</w:t>
      </w:r>
      <w:proofErr w:type="gramEnd"/>
      <w:r>
        <w:rPr>
          <w:rFonts w:ascii="Arial" w:hAnsi="Arial" w:cs="Arial"/>
          <w:color w:val="000000"/>
          <w:sz w:val="36"/>
          <w:szCs w:val="36"/>
          <w:lang w:bidi="hi-IN"/>
        </w:rPr>
        <w:t xml:space="preserve"> SuklAMbaradharaM , prANAyAmaM ,</w:t>
      </w:r>
    </w:p>
    <w:p w14:paraId="7A7F69A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mam</w:t>
      </w:r>
      <w:r w:rsidR="00665208">
        <w:rPr>
          <w:rFonts w:ascii="Arial" w:hAnsi="Arial" w:cs="Arial"/>
          <w:color w:val="000000"/>
          <w:sz w:val="36"/>
          <w:szCs w:val="36"/>
          <w:lang w:bidi="hi-IN"/>
        </w:rPr>
        <w:t>O</w:t>
      </w:r>
      <w:r>
        <w:rPr>
          <w:rFonts w:ascii="Arial" w:hAnsi="Arial" w:cs="Arial"/>
          <w:color w:val="000000"/>
          <w:sz w:val="36"/>
          <w:szCs w:val="36"/>
          <w:lang w:bidi="hi-IN"/>
        </w:rPr>
        <w:t>pAtta samasta duritakShayadvArA SrI param</w:t>
      </w:r>
      <w:r w:rsidR="00665208">
        <w:rPr>
          <w:rFonts w:ascii="Arial" w:hAnsi="Arial" w:cs="Arial"/>
          <w:color w:val="000000"/>
          <w:sz w:val="36"/>
          <w:szCs w:val="36"/>
          <w:lang w:bidi="hi-IN"/>
        </w:rPr>
        <w:t>E</w:t>
      </w:r>
      <w:r>
        <w:rPr>
          <w:rFonts w:ascii="Arial" w:hAnsi="Arial" w:cs="Arial"/>
          <w:color w:val="000000"/>
          <w:sz w:val="36"/>
          <w:szCs w:val="36"/>
          <w:lang w:bidi="hi-IN"/>
        </w:rPr>
        <w:t xml:space="preserve">Svara prItyarthaM, </w:t>
      </w:r>
    </w:p>
    <w:p w14:paraId="05047607" w14:textId="77777777" w:rsidR="001677C6"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SuB</w:t>
      </w:r>
      <w:r w:rsidR="00665208">
        <w:rPr>
          <w:rFonts w:ascii="Arial" w:hAnsi="Arial" w:cs="Arial"/>
          <w:color w:val="000000"/>
          <w:sz w:val="36"/>
          <w:szCs w:val="36"/>
          <w:lang w:bidi="hi-IN"/>
        </w:rPr>
        <w:t>E</w:t>
      </w:r>
      <w:r>
        <w:rPr>
          <w:rFonts w:ascii="Arial" w:hAnsi="Arial" w:cs="Arial"/>
          <w:color w:val="000000"/>
          <w:sz w:val="36"/>
          <w:szCs w:val="36"/>
          <w:lang w:bidi="hi-IN"/>
        </w:rPr>
        <w:t xml:space="preserve"> S</w:t>
      </w:r>
      <w:r w:rsidR="00665208">
        <w:rPr>
          <w:rFonts w:ascii="Arial" w:hAnsi="Arial" w:cs="Arial"/>
          <w:color w:val="000000"/>
          <w:sz w:val="36"/>
          <w:szCs w:val="36"/>
          <w:lang w:bidi="hi-IN"/>
        </w:rPr>
        <w:t>O</w:t>
      </w:r>
      <w:r>
        <w:rPr>
          <w:rFonts w:ascii="Arial" w:hAnsi="Arial" w:cs="Arial"/>
          <w:color w:val="000000"/>
          <w:sz w:val="36"/>
          <w:szCs w:val="36"/>
          <w:lang w:bidi="hi-IN"/>
        </w:rPr>
        <w:t>Ban</w:t>
      </w:r>
      <w:r w:rsidR="00665208">
        <w:rPr>
          <w:rFonts w:ascii="Arial" w:hAnsi="Arial" w:cs="Arial"/>
          <w:color w:val="000000"/>
          <w:sz w:val="36"/>
          <w:szCs w:val="36"/>
          <w:lang w:bidi="hi-IN"/>
        </w:rPr>
        <w:t>E</w:t>
      </w:r>
      <w:r>
        <w:rPr>
          <w:rFonts w:ascii="Arial" w:hAnsi="Arial" w:cs="Arial"/>
          <w:color w:val="000000"/>
          <w:sz w:val="36"/>
          <w:szCs w:val="36"/>
          <w:lang w:bidi="hi-IN"/>
        </w:rPr>
        <w:t xml:space="preserve"> muhUrtt</w:t>
      </w:r>
      <w:r w:rsidR="00665208">
        <w:rPr>
          <w:rFonts w:ascii="Arial" w:hAnsi="Arial" w:cs="Arial"/>
          <w:color w:val="000000"/>
          <w:sz w:val="36"/>
          <w:szCs w:val="36"/>
          <w:lang w:bidi="hi-IN"/>
        </w:rPr>
        <w:t>E</w:t>
      </w:r>
      <w:r>
        <w:rPr>
          <w:rFonts w:ascii="Arial" w:hAnsi="Arial" w:cs="Arial"/>
          <w:color w:val="000000"/>
          <w:sz w:val="36"/>
          <w:szCs w:val="36"/>
          <w:lang w:bidi="hi-IN"/>
        </w:rPr>
        <w:t xml:space="preserve"> AdyabrahmaNaH dvitIya parArddh</w:t>
      </w:r>
      <w:r w:rsidR="00665208">
        <w:rPr>
          <w:rFonts w:ascii="Arial" w:hAnsi="Arial" w:cs="Arial"/>
          <w:color w:val="000000"/>
          <w:sz w:val="36"/>
          <w:szCs w:val="36"/>
          <w:lang w:bidi="hi-IN"/>
        </w:rPr>
        <w:t>E</w:t>
      </w:r>
      <w:r>
        <w:rPr>
          <w:rFonts w:ascii="Arial" w:hAnsi="Arial" w:cs="Arial"/>
          <w:color w:val="000000"/>
          <w:sz w:val="36"/>
          <w:szCs w:val="36"/>
          <w:lang w:bidi="hi-IN"/>
        </w:rPr>
        <w:t xml:space="preserve"> Sv</w:t>
      </w:r>
      <w:r w:rsidR="00665208">
        <w:rPr>
          <w:rFonts w:ascii="Arial" w:hAnsi="Arial" w:cs="Arial"/>
          <w:color w:val="000000"/>
          <w:sz w:val="36"/>
          <w:szCs w:val="36"/>
          <w:lang w:bidi="hi-IN"/>
        </w:rPr>
        <w:t>E</w:t>
      </w:r>
      <w:r>
        <w:rPr>
          <w:rFonts w:ascii="Arial" w:hAnsi="Arial" w:cs="Arial"/>
          <w:color w:val="000000"/>
          <w:sz w:val="36"/>
          <w:szCs w:val="36"/>
          <w:lang w:bidi="hi-IN"/>
        </w:rPr>
        <w:t>tavarAha kalp</w:t>
      </w:r>
      <w:r w:rsidR="00665208">
        <w:rPr>
          <w:rFonts w:ascii="Arial" w:hAnsi="Arial" w:cs="Arial"/>
          <w:color w:val="000000"/>
          <w:sz w:val="36"/>
          <w:szCs w:val="36"/>
          <w:lang w:bidi="hi-IN"/>
        </w:rPr>
        <w:t>E</w:t>
      </w:r>
      <w:r>
        <w:rPr>
          <w:rFonts w:ascii="Arial" w:hAnsi="Arial" w:cs="Arial"/>
          <w:color w:val="000000"/>
          <w:sz w:val="36"/>
          <w:szCs w:val="36"/>
          <w:lang w:bidi="hi-IN"/>
        </w:rPr>
        <w:t xml:space="preserve"> vaivasvata manvantar</w:t>
      </w:r>
      <w:r w:rsidR="00665208">
        <w:rPr>
          <w:rFonts w:ascii="Arial" w:hAnsi="Arial" w:cs="Arial"/>
          <w:color w:val="000000"/>
          <w:sz w:val="36"/>
          <w:szCs w:val="36"/>
          <w:lang w:bidi="hi-IN"/>
        </w:rPr>
        <w:t>E</w:t>
      </w:r>
      <w:r>
        <w:rPr>
          <w:rFonts w:ascii="Arial" w:hAnsi="Arial" w:cs="Arial"/>
          <w:color w:val="000000"/>
          <w:sz w:val="36"/>
          <w:szCs w:val="36"/>
          <w:lang w:bidi="hi-IN"/>
        </w:rPr>
        <w:t xml:space="preserve"> aShTAviMSati tam</w:t>
      </w:r>
      <w:r w:rsidR="00665208">
        <w:rPr>
          <w:rFonts w:ascii="Arial" w:hAnsi="Arial" w:cs="Arial"/>
          <w:color w:val="000000"/>
          <w:sz w:val="36"/>
          <w:szCs w:val="36"/>
          <w:lang w:bidi="hi-IN"/>
        </w:rPr>
        <w:t>E</w:t>
      </w:r>
      <w:r>
        <w:rPr>
          <w:rFonts w:ascii="Arial" w:hAnsi="Arial" w:cs="Arial"/>
          <w:color w:val="000000"/>
          <w:sz w:val="36"/>
          <w:szCs w:val="36"/>
          <w:lang w:bidi="hi-IN"/>
        </w:rPr>
        <w:t xml:space="preserve"> kaliyug</w:t>
      </w:r>
      <w:r w:rsidR="00665208">
        <w:rPr>
          <w:rFonts w:ascii="Arial" w:hAnsi="Arial" w:cs="Arial"/>
          <w:color w:val="000000"/>
          <w:sz w:val="36"/>
          <w:szCs w:val="36"/>
          <w:lang w:bidi="hi-IN"/>
        </w:rPr>
        <w:t>E</w:t>
      </w:r>
      <w:r>
        <w:rPr>
          <w:rFonts w:ascii="Arial" w:hAnsi="Arial" w:cs="Arial"/>
          <w:color w:val="000000"/>
          <w:sz w:val="36"/>
          <w:szCs w:val="36"/>
          <w:lang w:bidi="hi-IN"/>
        </w:rPr>
        <w:t xml:space="preserve"> pratham</w:t>
      </w:r>
      <w:r w:rsidR="00665208">
        <w:rPr>
          <w:rFonts w:ascii="Arial" w:hAnsi="Arial" w:cs="Arial"/>
          <w:color w:val="000000"/>
          <w:sz w:val="36"/>
          <w:szCs w:val="36"/>
          <w:lang w:bidi="hi-IN"/>
        </w:rPr>
        <w:t>E</w:t>
      </w:r>
      <w:r>
        <w:rPr>
          <w:rFonts w:ascii="Arial" w:hAnsi="Arial" w:cs="Arial"/>
          <w:color w:val="000000"/>
          <w:sz w:val="36"/>
          <w:szCs w:val="36"/>
          <w:lang w:bidi="hi-IN"/>
        </w:rPr>
        <w:t xml:space="preserve"> pAd</w:t>
      </w:r>
      <w:r w:rsidR="00665208">
        <w:rPr>
          <w:rFonts w:ascii="Arial" w:hAnsi="Arial" w:cs="Arial"/>
          <w:color w:val="000000"/>
          <w:sz w:val="36"/>
          <w:szCs w:val="36"/>
          <w:lang w:bidi="hi-IN"/>
        </w:rPr>
        <w:t>E</w:t>
      </w:r>
      <w:r>
        <w:rPr>
          <w:rFonts w:ascii="Arial" w:hAnsi="Arial" w:cs="Arial"/>
          <w:color w:val="000000"/>
          <w:sz w:val="36"/>
          <w:szCs w:val="36"/>
          <w:lang w:bidi="hi-IN"/>
        </w:rPr>
        <w:t xml:space="preserve"> jaMbUdvIp</w:t>
      </w:r>
      <w:r w:rsidR="00665208">
        <w:rPr>
          <w:rFonts w:ascii="Arial" w:hAnsi="Arial" w:cs="Arial"/>
          <w:color w:val="000000"/>
          <w:sz w:val="36"/>
          <w:szCs w:val="36"/>
          <w:lang w:bidi="hi-IN"/>
        </w:rPr>
        <w:t>E</w:t>
      </w:r>
      <w:r>
        <w:rPr>
          <w:rFonts w:ascii="Arial" w:hAnsi="Arial" w:cs="Arial"/>
          <w:color w:val="000000"/>
          <w:sz w:val="36"/>
          <w:szCs w:val="36"/>
          <w:lang w:bidi="hi-IN"/>
        </w:rPr>
        <w:t xml:space="preserve"> BAratavarSh</w:t>
      </w:r>
      <w:r w:rsidR="00665208">
        <w:rPr>
          <w:rFonts w:ascii="Arial" w:hAnsi="Arial" w:cs="Arial"/>
          <w:color w:val="000000"/>
          <w:sz w:val="36"/>
          <w:szCs w:val="36"/>
          <w:lang w:bidi="hi-IN"/>
        </w:rPr>
        <w:t>E</w:t>
      </w:r>
      <w:r>
        <w:rPr>
          <w:rFonts w:ascii="Arial" w:hAnsi="Arial" w:cs="Arial"/>
          <w:color w:val="000000"/>
          <w:sz w:val="36"/>
          <w:szCs w:val="36"/>
          <w:lang w:bidi="hi-IN"/>
        </w:rPr>
        <w:t xml:space="preserve"> BarataKaND</w:t>
      </w:r>
      <w:r w:rsidR="00665208">
        <w:rPr>
          <w:rFonts w:ascii="Arial" w:hAnsi="Arial" w:cs="Arial"/>
          <w:color w:val="000000"/>
          <w:sz w:val="36"/>
          <w:szCs w:val="36"/>
          <w:lang w:bidi="hi-IN"/>
        </w:rPr>
        <w:t>E</w:t>
      </w:r>
      <w:r>
        <w:rPr>
          <w:rFonts w:ascii="Arial" w:hAnsi="Arial" w:cs="Arial"/>
          <w:color w:val="000000"/>
          <w:sz w:val="36"/>
          <w:szCs w:val="36"/>
          <w:lang w:bidi="hi-IN"/>
        </w:rPr>
        <w:t xml:space="preserve"> m</w:t>
      </w:r>
      <w:r w:rsidR="00665208">
        <w:rPr>
          <w:rFonts w:ascii="Arial" w:hAnsi="Arial" w:cs="Arial"/>
          <w:color w:val="000000"/>
          <w:sz w:val="36"/>
          <w:szCs w:val="36"/>
          <w:lang w:bidi="hi-IN"/>
        </w:rPr>
        <w:t>E</w:t>
      </w:r>
      <w:r>
        <w:rPr>
          <w:rFonts w:ascii="Arial" w:hAnsi="Arial" w:cs="Arial"/>
          <w:color w:val="000000"/>
          <w:sz w:val="36"/>
          <w:szCs w:val="36"/>
          <w:lang w:bidi="hi-IN"/>
        </w:rPr>
        <w:t>r</w:t>
      </w:r>
      <w:r w:rsidR="00665208">
        <w:rPr>
          <w:rFonts w:ascii="Arial" w:hAnsi="Arial" w:cs="Arial"/>
          <w:color w:val="000000"/>
          <w:sz w:val="36"/>
          <w:szCs w:val="36"/>
          <w:lang w:bidi="hi-IN"/>
        </w:rPr>
        <w:t>O</w:t>
      </w:r>
      <w:r>
        <w:rPr>
          <w:rFonts w:ascii="Arial" w:hAnsi="Arial" w:cs="Arial"/>
          <w:color w:val="000000"/>
          <w:sz w:val="36"/>
          <w:szCs w:val="36"/>
          <w:lang w:bidi="hi-IN"/>
        </w:rPr>
        <w:t>H dakShiN</w:t>
      </w:r>
      <w:r w:rsidR="00665208">
        <w:rPr>
          <w:rFonts w:ascii="Arial" w:hAnsi="Arial" w:cs="Arial"/>
          <w:color w:val="000000"/>
          <w:sz w:val="36"/>
          <w:szCs w:val="36"/>
          <w:lang w:bidi="hi-IN"/>
        </w:rPr>
        <w:t>E</w:t>
      </w:r>
      <w:r>
        <w:rPr>
          <w:rFonts w:ascii="Arial" w:hAnsi="Arial" w:cs="Arial"/>
          <w:color w:val="000000"/>
          <w:sz w:val="36"/>
          <w:szCs w:val="36"/>
          <w:lang w:bidi="hi-IN"/>
        </w:rPr>
        <w:t xml:space="preserve"> pArSv</w:t>
      </w:r>
      <w:r w:rsidR="00665208">
        <w:rPr>
          <w:rFonts w:ascii="Arial" w:hAnsi="Arial" w:cs="Arial"/>
          <w:color w:val="000000"/>
          <w:sz w:val="36"/>
          <w:szCs w:val="36"/>
          <w:lang w:bidi="hi-IN"/>
        </w:rPr>
        <w:t>E</w:t>
      </w:r>
      <w:r>
        <w:rPr>
          <w:rFonts w:ascii="Arial" w:hAnsi="Arial" w:cs="Arial"/>
          <w:color w:val="000000"/>
          <w:sz w:val="36"/>
          <w:szCs w:val="36"/>
          <w:lang w:bidi="hi-IN"/>
        </w:rPr>
        <w:t xml:space="preserve"> SakAbd</w:t>
      </w:r>
      <w:r w:rsidR="00665208">
        <w:rPr>
          <w:rFonts w:ascii="Arial" w:hAnsi="Arial" w:cs="Arial"/>
          <w:color w:val="000000"/>
          <w:sz w:val="36"/>
          <w:szCs w:val="36"/>
          <w:lang w:bidi="hi-IN"/>
        </w:rPr>
        <w:t>E</w:t>
      </w:r>
      <w:r>
        <w:rPr>
          <w:rFonts w:ascii="Arial" w:hAnsi="Arial" w:cs="Arial"/>
          <w:color w:val="000000"/>
          <w:sz w:val="36"/>
          <w:szCs w:val="36"/>
          <w:lang w:bidi="hi-IN"/>
        </w:rPr>
        <w:t xml:space="preserve"> asmin varttamAn</w:t>
      </w:r>
      <w:r w:rsidR="00665208">
        <w:rPr>
          <w:rFonts w:ascii="Arial" w:hAnsi="Arial" w:cs="Arial"/>
          <w:color w:val="000000"/>
          <w:sz w:val="36"/>
          <w:szCs w:val="36"/>
          <w:lang w:bidi="hi-IN"/>
        </w:rPr>
        <w:t>E</w:t>
      </w:r>
      <w:r>
        <w:rPr>
          <w:rFonts w:ascii="Arial" w:hAnsi="Arial" w:cs="Arial"/>
          <w:color w:val="000000"/>
          <w:sz w:val="36"/>
          <w:szCs w:val="36"/>
          <w:lang w:bidi="hi-IN"/>
        </w:rPr>
        <w:t xml:space="preserve"> vyavahArik</w:t>
      </w:r>
      <w:r w:rsidR="00665208">
        <w:rPr>
          <w:rFonts w:ascii="Arial" w:hAnsi="Arial" w:cs="Arial"/>
          <w:color w:val="000000"/>
          <w:sz w:val="36"/>
          <w:szCs w:val="36"/>
          <w:lang w:bidi="hi-IN"/>
        </w:rPr>
        <w:t>E</w:t>
      </w:r>
      <w:r>
        <w:rPr>
          <w:rFonts w:ascii="Arial" w:hAnsi="Arial" w:cs="Arial"/>
          <w:color w:val="000000"/>
          <w:sz w:val="36"/>
          <w:szCs w:val="36"/>
          <w:lang w:bidi="hi-IN"/>
        </w:rPr>
        <w:t xml:space="preserve"> praBavAdi ShaShThyAH saMvathsarANAM maddhy</w:t>
      </w:r>
      <w:r w:rsidR="00665208">
        <w:rPr>
          <w:rFonts w:ascii="Arial" w:hAnsi="Arial" w:cs="Arial"/>
          <w:color w:val="000000"/>
          <w:sz w:val="36"/>
          <w:szCs w:val="36"/>
          <w:lang w:bidi="hi-IN"/>
        </w:rPr>
        <w:t>E</w:t>
      </w:r>
      <w:r>
        <w:rPr>
          <w:rFonts w:ascii="Arial" w:hAnsi="Arial" w:cs="Arial"/>
          <w:color w:val="000000"/>
          <w:sz w:val="36"/>
          <w:szCs w:val="36"/>
          <w:lang w:bidi="hi-IN"/>
        </w:rPr>
        <w:t xml:space="preserve"> ......... nAmasaMvathsar</w:t>
      </w:r>
      <w:r w:rsidR="00665208">
        <w:rPr>
          <w:rFonts w:ascii="Arial" w:hAnsi="Arial" w:cs="Arial"/>
          <w:color w:val="000000"/>
          <w:sz w:val="36"/>
          <w:szCs w:val="36"/>
          <w:lang w:bidi="hi-IN"/>
        </w:rPr>
        <w:t>E</w:t>
      </w:r>
      <w:r>
        <w:rPr>
          <w:rFonts w:ascii="Arial" w:hAnsi="Arial" w:cs="Arial"/>
          <w:color w:val="000000"/>
          <w:sz w:val="36"/>
          <w:szCs w:val="36"/>
          <w:lang w:bidi="hi-IN"/>
        </w:rPr>
        <w:t xml:space="preserve"> .......ayan</w:t>
      </w:r>
      <w:r w:rsidR="00665208">
        <w:rPr>
          <w:rFonts w:ascii="Arial" w:hAnsi="Arial" w:cs="Arial"/>
          <w:color w:val="000000"/>
          <w:sz w:val="36"/>
          <w:szCs w:val="36"/>
          <w:lang w:bidi="hi-IN"/>
        </w:rPr>
        <w:t>E</w:t>
      </w:r>
      <w:r>
        <w:rPr>
          <w:rFonts w:ascii="Arial" w:hAnsi="Arial" w:cs="Arial"/>
          <w:color w:val="000000"/>
          <w:sz w:val="36"/>
          <w:szCs w:val="36"/>
          <w:lang w:bidi="hi-IN"/>
        </w:rPr>
        <w:t xml:space="preserve"> .......... Rutau ........ mAs</w:t>
      </w:r>
      <w:r w:rsidR="00665208">
        <w:rPr>
          <w:rFonts w:ascii="Arial" w:hAnsi="Arial" w:cs="Arial"/>
          <w:color w:val="000000"/>
          <w:sz w:val="36"/>
          <w:szCs w:val="36"/>
          <w:lang w:bidi="hi-IN"/>
        </w:rPr>
        <w:t>E</w:t>
      </w:r>
      <w:r>
        <w:rPr>
          <w:rFonts w:ascii="Arial" w:hAnsi="Arial" w:cs="Arial"/>
          <w:color w:val="000000"/>
          <w:sz w:val="36"/>
          <w:szCs w:val="36"/>
          <w:lang w:bidi="hi-IN"/>
        </w:rPr>
        <w:t xml:space="preserve"> ............pakSh</w:t>
      </w:r>
      <w:r w:rsidR="00665208">
        <w:rPr>
          <w:rFonts w:ascii="Arial" w:hAnsi="Arial" w:cs="Arial"/>
          <w:color w:val="000000"/>
          <w:sz w:val="36"/>
          <w:szCs w:val="36"/>
          <w:lang w:bidi="hi-IN"/>
        </w:rPr>
        <w:t>E</w:t>
      </w:r>
      <w:r>
        <w:rPr>
          <w:rFonts w:ascii="Arial" w:hAnsi="Arial" w:cs="Arial"/>
          <w:color w:val="000000"/>
          <w:sz w:val="36"/>
          <w:szCs w:val="36"/>
          <w:lang w:bidi="hi-IN"/>
        </w:rPr>
        <w:t xml:space="preserve"> .......... SuBatithau. .............. vAsarayuktAyAM ............. nakShatrayuktAyAM, SuBay</w:t>
      </w:r>
      <w:r w:rsidR="00665208">
        <w:rPr>
          <w:rFonts w:ascii="Arial" w:hAnsi="Arial" w:cs="Arial"/>
          <w:color w:val="000000"/>
          <w:sz w:val="36"/>
          <w:szCs w:val="36"/>
          <w:lang w:bidi="hi-IN"/>
        </w:rPr>
        <w:t>O</w:t>
      </w:r>
      <w:r>
        <w:rPr>
          <w:rFonts w:ascii="Arial" w:hAnsi="Arial" w:cs="Arial"/>
          <w:color w:val="000000"/>
          <w:sz w:val="36"/>
          <w:szCs w:val="36"/>
          <w:lang w:bidi="hi-IN"/>
        </w:rPr>
        <w:t xml:space="preserve">ga SuBakaraNa </w:t>
      </w:r>
      <w:r w:rsidR="00665208">
        <w:rPr>
          <w:rFonts w:ascii="Arial" w:hAnsi="Arial" w:cs="Arial"/>
          <w:color w:val="000000"/>
          <w:sz w:val="36"/>
          <w:szCs w:val="36"/>
          <w:lang w:bidi="hi-IN"/>
        </w:rPr>
        <w:t>E</w:t>
      </w:r>
      <w:r>
        <w:rPr>
          <w:rFonts w:ascii="Arial" w:hAnsi="Arial" w:cs="Arial"/>
          <w:color w:val="000000"/>
          <w:sz w:val="36"/>
          <w:szCs w:val="36"/>
          <w:lang w:bidi="hi-IN"/>
        </w:rPr>
        <w:t>vaM guNa sakala viS</w:t>
      </w:r>
      <w:r w:rsidR="00665208">
        <w:rPr>
          <w:rFonts w:ascii="Arial" w:hAnsi="Arial" w:cs="Arial"/>
          <w:color w:val="000000"/>
          <w:sz w:val="36"/>
          <w:szCs w:val="36"/>
          <w:lang w:bidi="hi-IN"/>
        </w:rPr>
        <w:t>E</w:t>
      </w:r>
      <w:r>
        <w:rPr>
          <w:rFonts w:ascii="Arial" w:hAnsi="Arial" w:cs="Arial"/>
          <w:color w:val="000000"/>
          <w:sz w:val="36"/>
          <w:szCs w:val="36"/>
          <w:lang w:bidi="hi-IN"/>
        </w:rPr>
        <w:t>ShaNa viSiShTAyAM asyAM ...........SuBatithau mam</w:t>
      </w:r>
      <w:r w:rsidR="00665208">
        <w:rPr>
          <w:rFonts w:ascii="Arial" w:hAnsi="Arial" w:cs="Arial"/>
          <w:color w:val="000000"/>
          <w:sz w:val="36"/>
          <w:szCs w:val="36"/>
          <w:lang w:bidi="hi-IN"/>
        </w:rPr>
        <w:t>O</w:t>
      </w:r>
      <w:r>
        <w:rPr>
          <w:rFonts w:ascii="Arial" w:hAnsi="Arial" w:cs="Arial"/>
          <w:color w:val="000000"/>
          <w:sz w:val="36"/>
          <w:szCs w:val="36"/>
          <w:lang w:bidi="hi-IN"/>
        </w:rPr>
        <w:t>pAtta samasta duritakShayadvArA SrI param</w:t>
      </w:r>
      <w:r w:rsidR="00665208">
        <w:rPr>
          <w:rFonts w:ascii="Arial" w:hAnsi="Arial" w:cs="Arial"/>
          <w:color w:val="000000"/>
          <w:sz w:val="36"/>
          <w:szCs w:val="36"/>
          <w:lang w:bidi="hi-IN"/>
        </w:rPr>
        <w:t>E</w:t>
      </w:r>
      <w:r>
        <w:rPr>
          <w:rFonts w:ascii="Arial" w:hAnsi="Arial" w:cs="Arial"/>
          <w:color w:val="000000"/>
          <w:sz w:val="36"/>
          <w:szCs w:val="36"/>
          <w:lang w:bidi="hi-IN"/>
        </w:rPr>
        <w:t>Svara prItyarthaM .......... nakShatr</w:t>
      </w:r>
      <w:r w:rsidR="00665208">
        <w:rPr>
          <w:rFonts w:ascii="Arial" w:hAnsi="Arial" w:cs="Arial"/>
          <w:color w:val="000000"/>
          <w:sz w:val="36"/>
          <w:szCs w:val="36"/>
          <w:lang w:bidi="hi-IN"/>
        </w:rPr>
        <w:t>E</w:t>
      </w:r>
      <w:r>
        <w:rPr>
          <w:rFonts w:ascii="Arial" w:hAnsi="Arial" w:cs="Arial"/>
          <w:color w:val="000000"/>
          <w:sz w:val="36"/>
          <w:szCs w:val="36"/>
          <w:lang w:bidi="hi-IN"/>
        </w:rPr>
        <w:t xml:space="preserve"> .......rASau jAtasya ..........SarmaNaH mama .......... nakShatr</w:t>
      </w:r>
      <w:r w:rsidR="00665208">
        <w:rPr>
          <w:rFonts w:ascii="Arial" w:hAnsi="Arial" w:cs="Arial"/>
          <w:color w:val="000000"/>
          <w:sz w:val="36"/>
          <w:szCs w:val="36"/>
          <w:lang w:bidi="hi-IN"/>
        </w:rPr>
        <w:t>E</w:t>
      </w:r>
      <w:r>
        <w:rPr>
          <w:rFonts w:ascii="Arial" w:hAnsi="Arial" w:cs="Arial"/>
          <w:color w:val="000000"/>
          <w:sz w:val="36"/>
          <w:szCs w:val="36"/>
          <w:lang w:bidi="hi-IN"/>
        </w:rPr>
        <w:t xml:space="preserve"> ...............rASau .............jAtayAH mama dharmapatnyASca Avay</w:t>
      </w:r>
      <w:r w:rsidR="00665208">
        <w:rPr>
          <w:rFonts w:ascii="Arial" w:hAnsi="Arial" w:cs="Arial"/>
          <w:color w:val="000000"/>
          <w:sz w:val="36"/>
          <w:szCs w:val="36"/>
          <w:lang w:bidi="hi-IN"/>
        </w:rPr>
        <w:t>O</w:t>
      </w:r>
      <w:r>
        <w:rPr>
          <w:rFonts w:ascii="Arial" w:hAnsi="Arial" w:cs="Arial"/>
          <w:color w:val="000000"/>
          <w:sz w:val="36"/>
          <w:szCs w:val="36"/>
          <w:lang w:bidi="hi-IN"/>
        </w:rPr>
        <w:t>H sakuDhuMbAy</w:t>
      </w:r>
      <w:r w:rsidR="00665208">
        <w:rPr>
          <w:rFonts w:ascii="Arial" w:hAnsi="Arial" w:cs="Arial"/>
          <w:color w:val="000000"/>
          <w:sz w:val="36"/>
          <w:szCs w:val="36"/>
          <w:lang w:bidi="hi-IN"/>
        </w:rPr>
        <w:t>O</w:t>
      </w:r>
      <w:r>
        <w:rPr>
          <w:rFonts w:ascii="Arial" w:hAnsi="Arial" w:cs="Arial"/>
          <w:color w:val="000000"/>
          <w:sz w:val="36"/>
          <w:szCs w:val="36"/>
          <w:lang w:bidi="hi-IN"/>
        </w:rPr>
        <w:t>H ............... saputrakay</w:t>
      </w:r>
      <w:r w:rsidR="00665208">
        <w:rPr>
          <w:rFonts w:ascii="Arial" w:hAnsi="Arial" w:cs="Arial"/>
          <w:color w:val="000000"/>
          <w:sz w:val="36"/>
          <w:szCs w:val="36"/>
          <w:lang w:bidi="hi-IN"/>
        </w:rPr>
        <w:t>O</w:t>
      </w:r>
      <w:r>
        <w:rPr>
          <w:rFonts w:ascii="Arial" w:hAnsi="Arial" w:cs="Arial"/>
          <w:color w:val="000000"/>
          <w:sz w:val="36"/>
          <w:szCs w:val="36"/>
          <w:lang w:bidi="hi-IN"/>
        </w:rPr>
        <w:t>H sabandhuvargay</w:t>
      </w:r>
      <w:r w:rsidR="00665208">
        <w:rPr>
          <w:rFonts w:ascii="Arial" w:hAnsi="Arial" w:cs="Arial"/>
          <w:color w:val="000000"/>
          <w:sz w:val="36"/>
          <w:szCs w:val="36"/>
          <w:lang w:bidi="hi-IN"/>
        </w:rPr>
        <w:t>O</w:t>
      </w:r>
      <w:r>
        <w:rPr>
          <w:rFonts w:ascii="Arial" w:hAnsi="Arial" w:cs="Arial"/>
          <w:color w:val="000000"/>
          <w:sz w:val="36"/>
          <w:szCs w:val="36"/>
          <w:lang w:bidi="hi-IN"/>
        </w:rPr>
        <w:t>H sASrita-janay</w:t>
      </w:r>
      <w:r w:rsidR="00665208">
        <w:rPr>
          <w:rFonts w:ascii="Arial" w:hAnsi="Arial" w:cs="Arial"/>
          <w:color w:val="000000"/>
          <w:sz w:val="36"/>
          <w:szCs w:val="36"/>
          <w:lang w:bidi="hi-IN"/>
        </w:rPr>
        <w:t>O</w:t>
      </w:r>
      <w:r>
        <w:rPr>
          <w:rFonts w:ascii="Arial" w:hAnsi="Arial" w:cs="Arial"/>
          <w:color w:val="000000"/>
          <w:sz w:val="36"/>
          <w:szCs w:val="36"/>
          <w:lang w:bidi="hi-IN"/>
        </w:rPr>
        <w:t>Sca kSh</w:t>
      </w:r>
      <w:r w:rsidR="00665208">
        <w:rPr>
          <w:rFonts w:ascii="Arial" w:hAnsi="Arial" w:cs="Arial"/>
          <w:color w:val="000000"/>
          <w:sz w:val="36"/>
          <w:szCs w:val="36"/>
          <w:lang w:bidi="hi-IN"/>
        </w:rPr>
        <w:t>E</w:t>
      </w:r>
      <w:r>
        <w:rPr>
          <w:rFonts w:ascii="Arial" w:hAnsi="Arial" w:cs="Arial"/>
          <w:color w:val="000000"/>
          <w:sz w:val="36"/>
          <w:szCs w:val="36"/>
          <w:lang w:bidi="hi-IN"/>
        </w:rPr>
        <w:t>ma-sthairya-vIrya-vijaya, AyurAr</w:t>
      </w:r>
      <w:r w:rsidR="00665208">
        <w:rPr>
          <w:rFonts w:ascii="Arial" w:hAnsi="Arial" w:cs="Arial"/>
          <w:color w:val="000000"/>
          <w:sz w:val="36"/>
          <w:szCs w:val="36"/>
          <w:lang w:bidi="hi-IN"/>
        </w:rPr>
        <w:t>O</w:t>
      </w:r>
      <w:r>
        <w:rPr>
          <w:rFonts w:ascii="Arial" w:hAnsi="Arial" w:cs="Arial"/>
          <w:color w:val="000000"/>
          <w:sz w:val="36"/>
          <w:szCs w:val="36"/>
          <w:lang w:bidi="hi-IN"/>
        </w:rPr>
        <w:t>gya-</w:t>
      </w:r>
      <w:r>
        <w:rPr>
          <w:rFonts w:ascii="Arial" w:hAnsi="Arial" w:cs="Arial"/>
          <w:color w:val="000000"/>
          <w:sz w:val="36"/>
          <w:szCs w:val="36"/>
          <w:lang w:bidi="hi-IN"/>
        </w:rPr>
        <w:lastRenderedPageBreak/>
        <w:t>aiSvaryANAM aBivRuddhyarthaM, dharmArtha-kAma-m</w:t>
      </w:r>
      <w:r w:rsidR="00665208">
        <w:rPr>
          <w:rFonts w:ascii="Arial" w:hAnsi="Arial" w:cs="Arial"/>
          <w:color w:val="000000"/>
          <w:sz w:val="36"/>
          <w:szCs w:val="36"/>
          <w:lang w:bidi="hi-IN"/>
        </w:rPr>
        <w:t>O</w:t>
      </w:r>
      <w:r>
        <w:rPr>
          <w:rFonts w:ascii="Arial" w:hAnsi="Arial" w:cs="Arial"/>
          <w:color w:val="000000"/>
          <w:sz w:val="36"/>
          <w:szCs w:val="36"/>
          <w:lang w:bidi="hi-IN"/>
        </w:rPr>
        <w:t xml:space="preserve">kSha-caturvidha PalapuruShArtha siddhyarthaM, </w:t>
      </w:r>
    </w:p>
    <w:p w14:paraId="17308CA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gramStart"/>
      <w:r>
        <w:rPr>
          <w:rFonts w:ascii="Arial" w:hAnsi="Arial" w:cs="Arial"/>
          <w:color w:val="000000"/>
          <w:sz w:val="36"/>
          <w:szCs w:val="36"/>
          <w:lang w:bidi="hi-IN"/>
        </w:rPr>
        <w:t>sarvAriShTa</w:t>
      </w:r>
      <w:proofErr w:type="gramEnd"/>
      <w:r>
        <w:rPr>
          <w:rFonts w:ascii="Arial" w:hAnsi="Arial" w:cs="Arial"/>
          <w:color w:val="000000"/>
          <w:sz w:val="36"/>
          <w:szCs w:val="36"/>
          <w:lang w:bidi="hi-IN"/>
        </w:rPr>
        <w:t xml:space="preserve"> SAntyarthaM, sarvABIShTa siddhyarthaM, saparivAra s</w:t>
      </w:r>
      <w:r w:rsidR="00665208">
        <w:rPr>
          <w:rFonts w:ascii="Arial" w:hAnsi="Arial" w:cs="Arial"/>
          <w:color w:val="000000"/>
          <w:sz w:val="36"/>
          <w:szCs w:val="36"/>
          <w:lang w:bidi="hi-IN"/>
        </w:rPr>
        <w:t>O</w:t>
      </w:r>
      <w:r>
        <w:rPr>
          <w:rFonts w:ascii="Arial" w:hAnsi="Arial" w:cs="Arial"/>
          <w:color w:val="000000"/>
          <w:sz w:val="36"/>
          <w:szCs w:val="36"/>
          <w:lang w:bidi="hi-IN"/>
        </w:rPr>
        <w:t>mAskanda param</w:t>
      </w:r>
      <w:r w:rsidR="00665208">
        <w:rPr>
          <w:rFonts w:ascii="Arial" w:hAnsi="Arial" w:cs="Arial"/>
          <w:color w:val="000000"/>
          <w:sz w:val="36"/>
          <w:szCs w:val="36"/>
          <w:lang w:bidi="hi-IN"/>
        </w:rPr>
        <w:t>E</w:t>
      </w:r>
      <w:r>
        <w:rPr>
          <w:rFonts w:ascii="Arial" w:hAnsi="Arial" w:cs="Arial"/>
          <w:color w:val="000000"/>
          <w:sz w:val="36"/>
          <w:szCs w:val="36"/>
          <w:lang w:bidi="hi-IN"/>
        </w:rPr>
        <w:t>Svara caraNAravinday</w:t>
      </w:r>
      <w:r w:rsidR="00665208">
        <w:rPr>
          <w:rFonts w:ascii="Arial" w:hAnsi="Arial" w:cs="Arial"/>
          <w:color w:val="000000"/>
          <w:sz w:val="36"/>
          <w:szCs w:val="36"/>
          <w:lang w:bidi="hi-IN"/>
        </w:rPr>
        <w:t>O</w:t>
      </w:r>
      <w:r>
        <w:rPr>
          <w:rFonts w:ascii="Arial" w:hAnsi="Arial" w:cs="Arial"/>
          <w:color w:val="000000"/>
          <w:sz w:val="36"/>
          <w:szCs w:val="36"/>
          <w:lang w:bidi="hi-IN"/>
        </w:rPr>
        <w:t>H aca~jcala-niShkapaTa-Bakti siddhyarthaM , yAvacCakti parivAra sahita rudravidhAn</w:t>
      </w:r>
      <w:r w:rsidR="00665208">
        <w:rPr>
          <w:rFonts w:ascii="Arial" w:hAnsi="Arial" w:cs="Arial"/>
          <w:color w:val="000000"/>
          <w:sz w:val="36"/>
          <w:szCs w:val="36"/>
          <w:lang w:bidi="hi-IN"/>
        </w:rPr>
        <w:t>E</w:t>
      </w:r>
      <w:r>
        <w:rPr>
          <w:rFonts w:ascii="Arial" w:hAnsi="Arial" w:cs="Arial"/>
          <w:color w:val="000000"/>
          <w:sz w:val="36"/>
          <w:szCs w:val="36"/>
          <w:lang w:bidi="hi-IN"/>
        </w:rPr>
        <w:t>na dhyAna-AvAhanAdi-Sh</w:t>
      </w:r>
      <w:r w:rsidR="00665208">
        <w:rPr>
          <w:rFonts w:ascii="Arial" w:hAnsi="Arial" w:cs="Arial"/>
          <w:color w:val="000000"/>
          <w:sz w:val="36"/>
          <w:szCs w:val="36"/>
          <w:lang w:bidi="hi-IN"/>
        </w:rPr>
        <w:t>O</w:t>
      </w:r>
      <w:r>
        <w:rPr>
          <w:rFonts w:ascii="Arial" w:hAnsi="Arial" w:cs="Arial"/>
          <w:color w:val="000000"/>
          <w:sz w:val="36"/>
          <w:szCs w:val="36"/>
          <w:lang w:bidi="hi-IN"/>
        </w:rPr>
        <w:t>DaS</w:t>
      </w:r>
      <w:r w:rsidR="00665208">
        <w:rPr>
          <w:rFonts w:ascii="Arial" w:hAnsi="Arial" w:cs="Arial"/>
          <w:color w:val="000000"/>
          <w:sz w:val="36"/>
          <w:szCs w:val="36"/>
          <w:lang w:bidi="hi-IN"/>
        </w:rPr>
        <w:t>O</w:t>
      </w:r>
      <w:r>
        <w:rPr>
          <w:rFonts w:ascii="Arial" w:hAnsi="Arial" w:cs="Arial"/>
          <w:color w:val="000000"/>
          <w:sz w:val="36"/>
          <w:szCs w:val="36"/>
          <w:lang w:bidi="hi-IN"/>
        </w:rPr>
        <w:t>pacAra-pUjA purassaraM mahAnyAsajapa (laGunyAsajapa) rudrABiSh</w:t>
      </w:r>
      <w:r w:rsidR="00665208">
        <w:rPr>
          <w:rFonts w:ascii="Arial" w:hAnsi="Arial" w:cs="Arial"/>
          <w:color w:val="000000"/>
          <w:sz w:val="36"/>
          <w:szCs w:val="36"/>
          <w:lang w:bidi="hi-IN"/>
        </w:rPr>
        <w:t>E</w:t>
      </w:r>
      <w:r>
        <w:rPr>
          <w:rFonts w:ascii="Arial" w:hAnsi="Arial" w:cs="Arial"/>
          <w:color w:val="000000"/>
          <w:sz w:val="36"/>
          <w:szCs w:val="36"/>
          <w:lang w:bidi="hi-IN"/>
        </w:rPr>
        <w:t>ka-arccanAdi sahita sAMbaSiva pUjAM kariShy</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p>
    <w:p w14:paraId="3C90157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tadaMgaM kalaSa-SaMKa-Atma-pITha-pUjAM ca kariShy</w:t>
      </w:r>
      <w:r w:rsidR="00665208">
        <w:rPr>
          <w:rFonts w:ascii="Arial" w:hAnsi="Arial" w:cs="Arial"/>
          <w:color w:val="000000"/>
          <w:sz w:val="36"/>
          <w:szCs w:val="36"/>
          <w:lang w:bidi="hi-IN"/>
        </w:rPr>
        <w:t>E</w:t>
      </w:r>
      <w:r>
        <w:rPr>
          <w:rFonts w:ascii="Arial" w:hAnsi="Arial" w:cs="Arial"/>
          <w:color w:val="000000"/>
          <w:sz w:val="36"/>
          <w:szCs w:val="36"/>
          <w:lang w:bidi="hi-IN"/>
        </w:rPr>
        <w:t xml:space="preserve"> | (dvi) </w:t>
      </w:r>
    </w:p>
    <w:p w14:paraId="7E95592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(iti sa~gkalpaM | apa upaspRuSya)</w:t>
      </w:r>
    </w:p>
    <w:p w14:paraId="428A8AA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7F6262C" w14:textId="418AB2A3" w:rsidR="00D91D60" w:rsidRDefault="00094189"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sidR="00D91D60">
        <w:rPr>
          <w:rFonts w:ascii="Arial" w:hAnsi="Arial" w:cs="Arial"/>
          <w:color w:val="000000"/>
          <w:sz w:val="36"/>
          <w:szCs w:val="36"/>
          <w:lang w:bidi="hi-IN"/>
        </w:rPr>
        <w:t>.4.2</w:t>
      </w:r>
      <w:r w:rsidR="00D91D60">
        <w:rPr>
          <w:rFonts w:ascii="Arial" w:hAnsi="Arial" w:cs="Arial"/>
          <w:color w:val="000000"/>
          <w:sz w:val="36"/>
          <w:szCs w:val="36"/>
          <w:lang w:bidi="hi-IN"/>
        </w:rPr>
        <w:tab/>
        <w:t>sa~gkalpaM (2)</w:t>
      </w:r>
    </w:p>
    <w:p w14:paraId="1923495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AcamanaM, SuklAMbaradharaM, prANAyAmaM - </w:t>
      </w:r>
    </w:p>
    <w:p w14:paraId="79C162E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mam</w:t>
      </w:r>
      <w:r w:rsidR="00665208">
        <w:rPr>
          <w:rFonts w:ascii="Arial" w:hAnsi="Arial" w:cs="Arial"/>
          <w:color w:val="000000"/>
          <w:sz w:val="36"/>
          <w:szCs w:val="36"/>
          <w:lang w:bidi="hi-IN"/>
        </w:rPr>
        <w:t>O</w:t>
      </w:r>
      <w:r>
        <w:rPr>
          <w:rFonts w:ascii="Arial" w:hAnsi="Arial" w:cs="Arial"/>
          <w:color w:val="000000"/>
          <w:sz w:val="36"/>
          <w:szCs w:val="36"/>
          <w:lang w:bidi="hi-IN"/>
        </w:rPr>
        <w:t>pAtta samasta duritakShayadvArA SrI param</w:t>
      </w:r>
      <w:r w:rsidR="00665208">
        <w:rPr>
          <w:rFonts w:ascii="Arial" w:hAnsi="Arial" w:cs="Arial"/>
          <w:color w:val="000000"/>
          <w:sz w:val="36"/>
          <w:szCs w:val="36"/>
          <w:lang w:bidi="hi-IN"/>
        </w:rPr>
        <w:t>E</w:t>
      </w:r>
      <w:r>
        <w:rPr>
          <w:rFonts w:ascii="Arial" w:hAnsi="Arial" w:cs="Arial"/>
          <w:color w:val="000000"/>
          <w:sz w:val="36"/>
          <w:szCs w:val="36"/>
          <w:lang w:bidi="hi-IN"/>
        </w:rPr>
        <w:t xml:space="preserve">Svara prItyarthaM, </w:t>
      </w:r>
      <w:r w:rsidR="00665208">
        <w:rPr>
          <w:rFonts w:ascii="Arial" w:hAnsi="Arial" w:cs="Arial"/>
          <w:color w:val="000000"/>
          <w:sz w:val="36"/>
          <w:szCs w:val="36"/>
          <w:lang w:bidi="hi-IN"/>
        </w:rPr>
        <w:t>E</w:t>
      </w:r>
      <w:r>
        <w:rPr>
          <w:rFonts w:ascii="Arial" w:hAnsi="Arial" w:cs="Arial"/>
          <w:color w:val="000000"/>
          <w:sz w:val="36"/>
          <w:szCs w:val="36"/>
          <w:lang w:bidi="hi-IN"/>
        </w:rPr>
        <w:t xml:space="preserve">tat maNDalI BaktajanAnAM aKila BAratIyAnAM, aKila BUmaNDala nivAsAnAM, </w:t>
      </w:r>
      <w:r w:rsidR="00665208">
        <w:rPr>
          <w:rFonts w:ascii="Arial" w:hAnsi="Arial" w:cs="Arial"/>
          <w:color w:val="000000"/>
          <w:sz w:val="36"/>
          <w:szCs w:val="36"/>
          <w:lang w:bidi="hi-IN"/>
        </w:rPr>
        <w:t>E</w:t>
      </w:r>
      <w:r>
        <w:rPr>
          <w:rFonts w:ascii="Arial" w:hAnsi="Arial" w:cs="Arial"/>
          <w:color w:val="000000"/>
          <w:sz w:val="36"/>
          <w:szCs w:val="36"/>
          <w:lang w:bidi="hi-IN"/>
        </w:rPr>
        <w:t>tat karma pravarttakAnAM, pr</w:t>
      </w:r>
      <w:r w:rsidR="00665208">
        <w:rPr>
          <w:rFonts w:ascii="Arial" w:hAnsi="Arial" w:cs="Arial"/>
          <w:color w:val="000000"/>
          <w:sz w:val="36"/>
          <w:szCs w:val="36"/>
          <w:lang w:bidi="hi-IN"/>
        </w:rPr>
        <w:t>O</w:t>
      </w:r>
      <w:r>
        <w:rPr>
          <w:rFonts w:ascii="Arial" w:hAnsi="Arial" w:cs="Arial"/>
          <w:color w:val="000000"/>
          <w:sz w:val="36"/>
          <w:szCs w:val="36"/>
          <w:lang w:bidi="hi-IN"/>
        </w:rPr>
        <w:t>thsAhakAnAM, sAhAyyakArINAM, nAnAvidha dravya dAtRukANAM, darSanArthaM AgatAnAM AgamiShyANAM sakuTuMbAnAM sASrita bandhumitrANAM, sarv</w:t>
      </w:r>
      <w:r w:rsidR="00665208">
        <w:rPr>
          <w:rFonts w:ascii="Arial" w:hAnsi="Arial" w:cs="Arial"/>
          <w:color w:val="000000"/>
          <w:sz w:val="36"/>
          <w:szCs w:val="36"/>
          <w:lang w:bidi="hi-IN"/>
        </w:rPr>
        <w:t>E</w:t>
      </w:r>
      <w:r>
        <w:rPr>
          <w:rFonts w:ascii="Arial" w:hAnsi="Arial" w:cs="Arial"/>
          <w:color w:val="000000"/>
          <w:sz w:val="36"/>
          <w:szCs w:val="36"/>
          <w:lang w:bidi="hi-IN"/>
        </w:rPr>
        <w:t xml:space="preserve">ShAM mahAjanAnAM, janmAByAsAt janmapraBRuti </w:t>
      </w:r>
      <w:r w:rsidR="00665208">
        <w:rPr>
          <w:rFonts w:ascii="Arial" w:hAnsi="Arial" w:cs="Arial"/>
          <w:color w:val="000000"/>
          <w:sz w:val="36"/>
          <w:szCs w:val="36"/>
          <w:lang w:bidi="hi-IN"/>
        </w:rPr>
        <w:t>E</w:t>
      </w:r>
      <w:r>
        <w:rPr>
          <w:rFonts w:ascii="Arial" w:hAnsi="Arial" w:cs="Arial"/>
          <w:color w:val="000000"/>
          <w:sz w:val="36"/>
          <w:szCs w:val="36"/>
          <w:lang w:bidi="hi-IN"/>
        </w:rPr>
        <w:t>tatkShaNaparyantaM bAly</w:t>
      </w:r>
      <w:r w:rsidR="00665208">
        <w:rPr>
          <w:rFonts w:ascii="Arial" w:hAnsi="Arial" w:cs="Arial"/>
          <w:color w:val="000000"/>
          <w:sz w:val="36"/>
          <w:szCs w:val="36"/>
          <w:lang w:bidi="hi-IN"/>
        </w:rPr>
        <w:t>E</w:t>
      </w:r>
      <w:r>
        <w:rPr>
          <w:rFonts w:ascii="Arial" w:hAnsi="Arial" w:cs="Arial"/>
          <w:color w:val="000000"/>
          <w:sz w:val="36"/>
          <w:szCs w:val="36"/>
          <w:lang w:bidi="hi-IN"/>
        </w:rPr>
        <w:t xml:space="preserve"> vayasi kaumAr</w:t>
      </w:r>
      <w:r w:rsidR="00665208">
        <w:rPr>
          <w:rFonts w:ascii="Arial" w:hAnsi="Arial" w:cs="Arial"/>
          <w:color w:val="000000"/>
          <w:sz w:val="36"/>
          <w:szCs w:val="36"/>
          <w:lang w:bidi="hi-IN"/>
        </w:rPr>
        <w:t>E</w:t>
      </w:r>
      <w:r>
        <w:rPr>
          <w:rFonts w:ascii="Arial" w:hAnsi="Arial" w:cs="Arial"/>
          <w:color w:val="000000"/>
          <w:sz w:val="36"/>
          <w:szCs w:val="36"/>
          <w:lang w:bidi="hi-IN"/>
        </w:rPr>
        <w:t xml:space="preserve"> yauvan</w:t>
      </w:r>
      <w:r w:rsidR="00665208">
        <w:rPr>
          <w:rFonts w:ascii="Arial" w:hAnsi="Arial" w:cs="Arial"/>
          <w:color w:val="000000"/>
          <w:sz w:val="36"/>
          <w:szCs w:val="36"/>
          <w:lang w:bidi="hi-IN"/>
        </w:rPr>
        <w:t>E</w:t>
      </w:r>
      <w:r>
        <w:rPr>
          <w:rFonts w:ascii="Arial" w:hAnsi="Arial" w:cs="Arial"/>
          <w:color w:val="000000"/>
          <w:sz w:val="36"/>
          <w:szCs w:val="36"/>
          <w:lang w:bidi="hi-IN"/>
        </w:rPr>
        <w:t xml:space="preserve"> vArddhak</w:t>
      </w:r>
      <w:r w:rsidR="00665208">
        <w:rPr>
          <w:rFonts w:ascii="Arial" w:hAnsi="Arial" w:cs="Arial"/>
          <w:color w:val="000000"/>
          <w:sz w:val="36"/>
          <w:szCs w:val="36"/>
          <w:lang w:bidi="hi-IN"/>
        </w:rPr>
        <w:t>E</w:t>
      </w:r>
      <w:r>
        <w:rPr>
          <w:rFonts w:ascii="Arial" w:hAnsi="Arial" w:cs="Arial"/>
          <w:color w:val="000000"/>
          <w:sz w:val="36"/>
          <w:szCs w:val="36"/>
          <w:lang w:bidi="hi-IN"/>
        </w:rPr>
        <w:t xml:space="preserve"> ca, jAgrat svapna suShupti avasthAsu, man</w:t>
      </w:r>
      <w:r w:rsidR="00665208">
        <w:rPr>
          <w:rFonts w:ascii="Arial" w:hAnsi="Arial" w:cs="Arial"/>
          <w:color w:val="000000"/>
          <w:sz w:val="36"/>
          <w:szCs w:val="36"/>
          <w:lang w:bidi="hi-IN"/>
        </w:rPr>
        <w:t>O</w:t>
      </w:r>
      <w:r>
        <w:rPr>
          <w:rFonts w:ascii="Arial" w:hAnsi="Arial" w:cs="Arial"/>
          <w:color w:val="000000"/>
          <w:sz w:val="36"/>
          <w:szCs w:val="36"/>
          <w:lang w:bidi="hi-IN"/>
        </w:rPr>
        <w:t>vAkkAya karm</w:t>
      </w:r>
      <w:r w:rsidR="00665208">
        <w:rPr>
          <w:rFonts w:ascii="Arial" w:hAnsi="Arial" w:cs="Arial"/>
          <w:color w:val="000000"/>
          <w:sz w:val="36"/>
          <w:szCs w:val="36"/>
          <w:lang w:bidi="hi-IN"/>
        </w:rPr>
        <w:t>E</w:t>
      </w:r>
      <w:r>
        <w:rPr>
          <w:rFonts w:ascii="Arial" w:hAnsi="Arial" w:cs="Arial"/>
          <w:color w:val="000000"/>
          <w:sz w:val="36"/>
          <w:szCs w:val="36"/>
          <w:lang w:bidi="hi-IN"/>
        </w:rPr>
        <w:t>ndriya j~jAn</w:t>
      </w:r>
      <w:r w:rsidR="00665208">
        <w:rPr>
          <w:rFonts w:ascii="Arial" w:hAnsi="Arial" w:cs="Arial"/>
          <w:color w:val="000000"/>
          <w:sz w:val="36"/>
          <w:szCs w:val="36"/>
          <w:lang w:bidi="hi-IN"/>
        </w:rPr>
        <w:t>E</w:t>
      </w:r>
      <w:r>
        <w:rPr>
          <w:rFonts w:ascii="Arial" w:hAnsi="Arial" w:cs="Arial"/>
          <w:color w:val="000000"/>
          <w:sz w:val="36"/>
          <w:szCs w:val="36"/>
          <w:lang w:bidi="hi-IN"/>
        </w:rPr>
        <w:t>ndriya vyApAraiH, kAmakr</w:t>
      </w:r>
      <w:r w:rsidR="00665208">
        <w:rPr>
          <w:rFonts w:ascii="Arial" w:hAnsi="Arial" w:cs="Arial"/>
          <w:color w:val="000000"/>
          <w:sz w:val="36"/>
          <w:szCs w:val="36"/>
          <w:lang w:bidi="hi-IN"/>
        </w:rPr>
        <w:t>O</w:t>
      </w:r>
      <w:r>
        <w:rPr>
          <w:rFonts w:ascii="Arial" w:hAnsi="Arial" w:cs="Arial"/>
          <w:color w:val="000000"/>
          <w:sz w:val="36"/>
          <w:szCs w:val="36"/>
          <w:lang w:bidi="hi-IN"/>
        </w:rPr>
        <w:t>dha-l</w:t>
      </w:r>
      <w:r w:rsidR="00665208">
        <w:rPr>
          <w:rFonts w:ascii="Arial" w:hAnsi="Arial" w:cs="Arial"/>
          <w:color w:val="000000"/>
          <w:sz w:val="36"/>
          <w:szCs w:val="36"/>
          <w:lang w:bidi="hi-IN"/>
        </w:rPr>
        <w:t>O</w:t>
      </w:r>
      <w:r>
        <w:rPr>
          <w:rFonts w:ascii="Arial" w:hAnsi="Arial" w:cs="Arial"/>
          <w:color w:val="000000"/>
          <w:sz w:val="36"/>
          <w:szCs w:val="36"/>
          <w:lang w:bidi="hi-IN"/>
        </w:rPr>
        <w:t>Ba-m</w:t>
      </w:r>
      <w:r w:rsidR="00665208">
        <w:rPr>
          <w:rFonts w:ascii="Arial" w:hAnsi="Arial" w:cs="Arial"/>
          <w:color w:val="000000"/>
          <w:sz w:val="36"/>
          <w:szCs w:val="36"/>
          <w:lang w:bidi="hi-IN"/>
        </w:rPr>
        <w:t>O</w:t>
      </w:r>
      <w:r>
        <w:rPr>
          <w:rFonts w:ascii="Arial" w:hAnsi="Arial" w:cs="Arial"/>
          <w:color w:val="000000"/>
          <w:sz w:val="36"/>
          <w:szCs w:val="36"/>
          <w:lang w:bidi="hi-IN"/>
        </w:rPr>
        <w:t>ha-madamAthsaryaiH, rahasi prakAS</w:t>
      </w:r>
      <w:r w:rsidR="00665208">
        <w:rPr>
          <w:rFonts w:ascii="Arial" w:hAnsi="Arial" w:cs="Arial"/>
          <w:color w:val="000000"/>
          <w:sz w:val="36"/>
          <w:szCs w:val="36"/>
          <w:lang w:bidi="hi-IN"/>
        </w:rPr>
        <w:t>E</w:t>
      </w:r>
      <w:r>
        <w:rPr>
          <w:rFonts w:ascii="Arial" w:hAnsi="Arial" w:cs="Arial"/>
          <w:color w:val="000000"/>
          <w:sz w:val="36"/>
          <w:szCs w:val="36"/>
          <w:lang w:bidi="hi-IN"/>
        </w:rPr>
        <w:t xml:space="preserve"> ca j~jAnA-j~jAnakRutAnAM mahApAtakAnAM, atipAtakAnAM, upapAtakAnAM, sa~gkarIkaraNAnAM, malinIkaraNAnAM, apAtrIkaraNAnAM jAtiBraMSa-</w:t>
      </w:r>
      <w:r>
        <w:rPr>
          <w:rFonts w:ascii="Arial" w:hAnsi="Arial" w:cs="Arial"/>
          <w:color w:val="000000"/>
          <w:sz w:val="36"/>
          <w:szCs w:val="36"/>
          <w:lang w:bidi="hi-IN"/>
        </w:rPr>
        <w:lastRenderedPageBreak/>
        <w:t>karaNAnAM prakIrNakAnAM j~jAnataH sakRut-kRutAnAM, aj~jAnataH asat-kRutAnAM, j~jAnAt</w:t>
      </w:r>
      <w:r w:rsidR="00665208">
        <w:rPr>
          <w:rFonts w:ascii="Arial" w:hAnsi="Arial" w:cs="Arial"/>
          <w:color w:val="000000"/>
          <w:sz w:val="36"/>
          <w:szCs w:val="36"/>
          <w:lang w:bidi="hi-IN"/>
        </w:rPr>
        <w:t>O</w:t>
      </w:r>
      <w:r>
        <w:rPr>
          <w:rFonts w:ascii="Arial" w:hAnsi="Arial" w:cs="Arial"/>
          <w:color w:val="000000"/>
          <w:sz w:val="36"/>
          <w:szCs w:val="36"/>
          <w:lang w:bidi="hi-IN"/>
        </w:rPr>
        <w:t xml:space="preserve">&amp;j~jAnASca aByastAnAM, nirantarA-ByastAnAM cirakAlA-ByastAnAM, </w:t>
      </w:r>
      <w:r w:rsidR="00665208">
        <w:rPr>
          <w:rFonts w:ascii="Arial" w:hAnsi="Arial" w:cs="Arial"/>
          <w:color w:val="000000"/>
          <w:sz w:val="36"/>
          <w:szCs w:val="36"/>
          <w:lang w:bidi="hi-IN"/>
        </w:rPr>
        <w:t>E</w:t>
      </w:r>
      <w:r>
        <w:rPr>
          <w:rFonts w:ascii="Arial" w:hAnsi="Arial" w:cs="Arial"/>
          <w:color w:val="000000"/>
          <w:sz w:val="36"/>
          <w:szCs w:val="36"/>
          <w:lang w:bidi="hi-IN"/>
        </w:rPr>
        <w:t>vaM navAnAM navavidhAnAM bahUnAM bahuvidhAnAM pApAnAM, maddhy</w:t>
      </w:r>
      <w:r w:rsidR="00665208">
        <w:rPr>
          <w:rFonts w:ascii="Arial" w:hAnsi="Arial" w:cs="Arial"/>
          <w:color w:val="000000"/>
          <w:sz w:val="36"/>
          <w:szCs w:val="36"/>
          <w:lang w:bidi="hi-IN"/>
        </w:rPr>
        <w:t>E</w:t>
      </w:r>
      <w:r>
        <w:rPr>
          <w:rFonts w:ascii="Arial" w:hAnsi="Arial" w:cs="Arial"/>
          <w:color w:val="000000"/>
          <w:sz w:val="36"/>
          <w:szCs w:val="36"/>
          <w:lang w:bidi="hi-IN"/>
        </w:rPr>
        <w:t xml:space="preserve"> saMBAvidhAnAM sarv</w:t>
      </w:r>
      <w:r w:rsidR="00665208">
        <w:rPr>
          <w:rFonts w:ascii="Arial" w:hAnsi="Arial" w:cs="Arial"/>
          <w:color w:val="000000"/>
          <w:sz w:val="36"/>
          <w:szCs w:val="36"/>
          <w:lang w:bidi="hi-IN"/>
        </w:rPr>
        <w:t>E</w:t>
      </w:r>
      <w:r>
        <w:rPr>
          <w:rFonts w:ascii="Arial" w:hAnsi="Arial" w:cs="Arial"/>
          <w:color w:val="000000"/>
          <w:sz w:val="36"/>
          <w:szCs w:val="36"/>
          <w:lang w:bidi="hi-IN"/>
        </w:rPr>
        <w:t>ShAM pApAnAM sadyaH apan</w:t>
      </w:r>
      <w:r w:rsidR="00665208">
        <w:rPr>
          <w:rFonts w:ascii="Arial" w:hAnsi="Arial" w:cs="Arial"/>
          <w:color w:val="000000"/>
          <w:sz w:val="36"/>
          <w:szCs w:val="36"/>
          <w:lang w:bidi="hi-IN"/>
        </w:rPr>
        <w:t>O</w:t>
      </w:r>
      <w:r>
        <w:rPr>
          <w:rFonts w:ascii="Arial" w:hAnsi="Arial" w:cs="Arial"/>
          <w:color w:val="000000"/>
          <w:sz w:val="36"/>
          <w:szCs w:val="36"/>
          <w:lang w:bidi="hi-IN"/>
        </w:rPr>
        <w:t>danArthaM, mahAd</w:t>
      </w:r>
      <w:r w:rsidR="00665208">
        <w:rPr>
          <w:rFonts w:ascii="Arial" w:hAnsi="Arial" w:cs="Arial"/>
          <w:color w:val="000000"/>
          <w:sz w:val="36"/>
          <w:szCs w:val="36"/>
          <w:lang w:bidi="hi-IN"/>
        </w:rPr>
        <w:t>E</w:t>
      </w:r>
      <w:r>
        <w:rPr>
          <w:rFonts w:ascii="Arial" w:hAnsi="Arial" w:cs="Arial"/>
          <w:color w:val="000000"/>
          <w:sz w:val="36"/>
          <w:szCs w:val="36"/>
          <w:lang w:bidi="hi-IN"/>
        </w:rPr>
        <w:t>vAdInAM rudrANAM prasAda-siddhyarthaM, mahAd</w:t>
      </w:r>
      <w:r w:rsidR="00665208">
        <w:rPr>
          <w:rFonts w:ascii="Arial" w:hAnsi="Arial" w:cs="Arial"/>
          <w:color w:val="000000"/>
          <w:sz w:val="36"/>
          <w:szCs w:val="36"/>
          <w:lang w:bidi="hi-IN"/>
        </w:rPr>
        <w:t>E</w:t>
      </w:r>
      <w:r>
        <w:rPr>
          <w:rFonts w:ascii="Arial" w:hAnsi="Arial" w:cs="Arial"/>
          <w:color w:val="000000"/>
          <w:sz w:val="36"/>
          <w:szCs w:val="36"/>
          <w:lang w:bidi="hi-IN"/>
        </w:rPr>
        <w:t>vAdInAM rudrANAM prasAd</w:t>
      </w:r>
      <w:r w:rsidR="00665208">
        <w:rPr>
          <w:rFonts w:ascii="Arial" w:hAnsi="Arial" w:cs="Arial"/>
          <w:color w:val="000000"/>
          <w:sz w:val="36"/>
          <w:szCs w:val="36"/>
          <w:lang w:bidi="hi-IN"/>
        </w:rPr>
        <w:t>E</w:t>
      </w:r>
      <w:r>
        <w:rPr>
          <w:rFonts w:ascii="Arial" w:hAnsi="Arial" w:cs="Arial"/>
          <w:color w:val="000000"/>
          <w:sz w:val="36"/>
          <w:szCs w:val="36"/>
          <w:lang w:bidi="hi-IN"/>
        </w:rPr>
        <w:t>na rAjya nirvAhakAnAM mantrivaryANAM, any</w:t>
      </w:r>
      <w:r w:rsidR="00665208">
        <w:rPr>
          <w:rFonts w:ascii="Arial" w:hAnsi="Arial" w:cs="Arial"/>
          <w:color w:val="000000"/>
          <w:sz w:val="36"/>
          <w:szCs w:val="36"/>
          <w:lang w:bidi="hi-IN"/>
        </w:rPr>
        <w:t>O</w:t>
      </w:r>
      <w:r>
        <w:rPr>
          <w:rFonts w:ascii="Arial" w:hAnsi="Arial" w:cs="Arial"/>
          <w:color w:val="000000"/>
          <w:sz w:val="36"/>
          <w:szCs w:val="36"/>
          <w:lang w:bidi="hi-IN"/>
        </w:rPr>
        <w:t>nya mathsarabuddhi nirasanadvArA sadbuddhi udayasiddhyarthaM, tadvArA idAnIM anuBUyamAna nity</w:t>
      </w:r>
      <w:r w:rsidR="00665208">
        <w:rPr>
          <w:rFonts w:ascii="Arial" w:hAnsi="Arial" w:cs="Arial"/>
          <w:color w:val="000000"/>
          <w:sz w:val="36"/>
          <w:szCs w:val="36"/>
          <w:lang w:bidi="hi-IN"/>
        </w:rPr>
        <w:t>O</w:t>
      </w:r>
      <w:r>
        <w:rPr>
          <w:rFonts w:ascii="Arial" w:hAnsi="Arial" w:cs="Arial"/>
          <w:color w:val="000000"/>
          <w:sz w:val="36"/>
          <w:szCs w:val="36"/>
          <w:lang w:bidi="hi-IN"/>
        </w:rPr>
        <w:t>pay</w:t>
      </w:r>
      <w:r w:rsidR="00665208">
        <w:rPr>
          <w:rFonts w:ascii="Arial" w:hAnsi="Arial" w:cs="Arial"/>
          <w:color w:val="000000"/>
          <w:sz w:val="36"/>
          <w:szCs w:val="36"/>
          <w:lang w:bidi="hi-IN"/>
        </w:rPr>
        <w:t>O</w:t>
      </w:r>
      <w:r>
        <w:rPr>
          <w:rFonts w:ascii="Arial" w:hAnsi="Arial" w:cs="Arial"/>
          <w:color w:val="000000"/>
          <w:sz w:val="36"/>
          <w:szCs w:val="36"/>
          <w:lang w:bidi="hi-IN"/>
        </w:rPr>
        <w:t>ga sAdhana utpanna alaByatA nivRuttidvArA sulaByatA-siddhyarthaM, sarvadravya nirmANa-SAlAsu janita jAyamAna agnibAdhA pravRutti bandhanAdi nivRuttidvArA uttar</w:t>
      </w:r>
      <w:r w:rsidR="00665208">
        <w:rPr>
          <w:rFonts w:ascii="Arial" w:hAnsi="Arial" w:cs="Arial"/>
          <w:color w:val="000000"/>
          <w:sz w:val="36"/>
          <w:szCs w:val="36"/>
          <w:lang w:bidi="hi-IN"/>
        </w:rPr>
        <w:t>O</w:t>
      </w:r>
      <w:r>
        <w:rPr>
          <w:rFonts w:ascii="Arial" w:hAnsi="Arial" w:cs="Arial"/>
          <w:color w:val="000000"/>
          <w:sz w:val="36"/>
          <w:szCs w:val="36"/>
          <w:lang w:bidi="hi-IN"/>
        </w:rPr>
        <w:t>ttaraM lABA&amp;BivRuddhyarthaM, AntarIkShAt utBUta, utpAta, utpasyamAna sakala kaNDaka nivRutyarthaM, tadvArA indhana-jala-vidyuScakti kShAma nivRutyarthaM, ativRuShTi-vAyumardana-ugratApa-samudra-kl</w:t>
      </w:r>
      <w:r w:rsidR="00665208">
        <w:rPr>
          <w:rFonts w:ascii="Arial" w:hAnsi="Arial" w:cs="Arial"/>
          <w:color w:val="000000"/>
          <w:sz w:val="36"/>
          <w:szCs w:val="36"/>
          <w:lang w:bidi="hi-IN"/>
        </w:rPr>
        <w:t>E</w:t>
      </w:r>
      <w:r>
        <w:rPr>
          <w:rFonts w:ascii="Arial" w:hAnsi="Arial" w:cs="Arial"/>
          <w:color w:val="000000"/>
          <w:sz w:val="36"/>
          <w:szCs w:val="36"/>
          <w:lang w:bidi="hi-IN"/>
        </w:rPr>
        <w:t>SanAdi nivRuttidvArA sarvavidha prakRuti anukUla-siddhyarthaM, SarIr</w:t>
      </w:r>
      <w:r w:rsidR="00665208">
        <w:rPr>
          <w:rFonts w:ascii="Arial" w:hAnsi="Arial" w:cs="Arial"/>
          <w:color w:val="000000"/>
          <w:sz w:val="36"/>
          <w:szCs w:val="36"/>
          <w:lang w:bidi="hi-IN"/>
        </w:rPr>
        <w:t>E</w:t>
      </w:r>
      <w:r>
        <w:rPr>
          <w:rFonts w:ascii="Arial" w:hAnsi="Arial" w:cs="Arial"/>
          <w:color w:val="000000"/>
          <w:sz w:val="36"/>
          <w:szCs w:val="36"/>
          <w:lang w:bidi="hi-IN"/>
        </w:rPr>
        <w:t xml:space="preserve"> bAddhyamAna-bAdhiShyamANa cittaBrama-Sir</w:t>
      </w:r>
      <w:r w:rsidR="00665208">
        <w:rPr>
          <w:rFonts w:ascii="Arial" w:hAnsi="Arial" w:cs="Arial"/>
          <w:color w:val="000000"/>
          <w:sz w:val="36"/>
          <w:szCs w:val="36"/>
          <w:lang w:bidi="hi-IN"/>
        </w:rPr>
        <w:t>O</w:t>
      </w:r>
      <w:r>
        <w:rPr>
          <w:rFonts w:ascii="Arial" w:hAnsi="Arial" w:cs="Arial"/>
          <w:color w:val="000000"/>
          <w:sz w:val="36"/>
          <w:szCs w:val="36"/>
          <w:lang w:bidi="hi-IN"/>
        </w:rPr>
        <w:t>r</w:t>
      </w:r>
      <w:r w:rsidR="00665208">
        <w:rPr>
          <w:rFonts w:ascii="Arial" w:hAnsi="Arial" w:cs="Arial"/>
          <w:color w:val="000000"/>
          <w:sz w:val="36"/>
          <w:szCs w:val="36"/>
          <w:lang w:bidi="hi-IN"/>
        </w:rPr>
        <w:t>O</w:t>
      </w:r>
      <w:r>
        <w:rPr>
          <w:rFonts w:ascii="Arial" w:hAnsi="Arial" w:cs="Arial"/>
          <w:color w:val="000000"/>
          <w:sz w:val="36"/>
          <w:szCs w:val="36"/>
          <w:lang w:bidi="hi-IN"/>
        </w:rPr>
        <w:t>ga-carmar</w:t>
      </w:r>
      <w:r w:rsidR="00665208">
        <w:rPr>
          <w:rFonts w:ascii="Arial" w:hAnsi="Arial" w:cs="Arial"/>
          <w:color w:val="000000"/>
          <w:sz w:val="36"/>
          <w:szCs w:val="36"/>
          <w:lang w:bidi="hi-IN"/>
        </w:rPr>
        <w:t>O</w:t>
      </w:r>
      <w:r>
        <w:rPr>
          <w:rFonts w:ascii="Arial" w:hAnsi="Arial" w:cs="Arial"/>
          <w:color w:val="000000"/>
          <w:sz w:val="36"/>
          <w:szCs w:val="36"/>
          <w:lang w:bidi="hi-IN"/>
        </w:rPr>
        <w:t>ga- man</w:t>
      </w:r>
      <w:r w:rsidR="00665208">
        <w:rPr>
          <w:rFonts w:ascii="Arial" w:hAnsi="Arial" w:cs="Arial"/>
          <w:color w:val="000000"/>
          <w:sz w:val="36"/>
          <w:szCs w:val="36"/>
          <w:lang w:bidi="hi-IN"/>
        </w:rPr>
        <w:t>O</w:t>
      </w:r>
      <w:r>
        <w:rPr>
          <w:rFonts w:ascii="Arial" w:hAnsi="Arial" w:cs="Arial"/>
          <w:color w:val="000000"/>
          <w:sz w:val="36"/>
          <w:szCs w:val="36"/>
          <w:lang w:bidi="hi-IN"/>
        </w:rPr>
        <w:t>r</w:t>
      </w:r>
      <w:r w:rsidR="00665208">
        <w:rPr>
          <w:rFonts w:ascii="Arial" w:hAnsi="Arial" w:cs="Arial"/>
          <w:color w:val="000000"/>
          <w:sz w:val="36"/>
          <w:szCs w:val="36"/>
          <w:lang w:bidi="hi-IN"/>
        </w:rPr>
        <w:t>O</w:t>
      </w:r>
      <w:r>
        <w:rPr>
          <w:rFonts w:ascii="Arial" w:hAnsi="Arial" w:cs="Arial"/>
          <w:color w:val="000000"/>
          <w:sz w:val="36"/>
          <w:szCs w:val="36"/>
          <w:lang w:bidi="hi-IN"/>
        </w:rPr>
        <w:t>ga-akShir</w:t>
      </w:r>
      <w:r w:rsidR="00665208">
        <w:rPr>
          <w:rFonts w:ascii="Arial" w:hAnsi="Arial" w:cs="Arial"/>
          <w:color w:val="000000"/>
          <w:sz w:val="36"/>
          <w:szCs w:val="36"/>
          <w:lang w:bidi="hi-IN"/>
        </w:rPr>
        <w:t>O</w:t>
      </w:r>
      <w:r>
        <w:rPr>
          <w:rFonts w:ascii="Arial" w:hAnsi="Arial" w:cs="Arial"/>
          <w:color w:val="000000"/>
          <w:sz w:val="36"/>
          <w:szCs w:val="36"/>
          <w:lang w:bidi="hi-IN"/>
        </w:rPr>
        <w:t>ga patanAti janita asthicC</w:t>
      </w:r>
      <w:r w:rsidR="00665208">
        <w:rPr>
          <w:rFonts w:ascii="Arial" w:hAnsi="Arial" w:cs="Arial"/>
          <w:color w:val="000000"/>
          <w:sz w:val="36"/>
          <w:szCs w:val="36"/>
          <w:lang w:bidi="hi-IN"/>
        </w:rPr>
        <w:t>E</w:t>
      </w:r>
      <w:r>
        <w:rPr>
          <w:rFonts w:ascii="Arial" w:hAnsi="Arial" w:cs="Arial"/>
          <w:color w:val="000000"/>
          <w:sz w:val="36"/>
          <w:szCs w:val="36"/>
          <w:lang w:bidi="hi-IN"/>
        </w:rPr>
        <w:t>dAnAdi sakalar</w:t>
      </w:r>
      <w:r w:rsidR="00665208">
        <w:rPr>
          <w:rFonts w:ascii="Arial" w:hAnsi="Arial" w:cs="Arial"/>
          <w:color w:val="000000"/>
          <w:sz w:val="36"/>
          <w:szCs w:val="36"/>
          <w:lang w:bidi="hi-IN"/>
        </w:rPr>
        <w:t>O</w:t>
      </w:r>
      <w:r>
        <w:rPr>
          <w:rFonts w:ascii="Arial" w:hAnsi="Arial" w:cs="Arial"/>
          <w:color w:val="000000"/>
          <w:sz w:val="36"/>
          <w:szCs w:val="36"/>
          <w:lang w:bidi="hi-IN"/>
        </w:rPr>
        <w:t>ga nivRutyarthaM, BUjalavAyu sa~jcArakAla janita-jAyamAna sakaladurita nivRutyarthaM, AturANAM r</w:t>
      </w:r>
      <w:r w:rsidR="00665208">
        <w:rPr>
          <w:rFonts w:ascii="Arial" w:hAnsi="Arial" w:cs="Arial"/>
          <w:color w:val="000000"/>
          <w:sz w:val="36"/>
          <w:szCs w:val="36"/>
          <w:lang w:bidi="hi-IN"/>
        </w:rPr>
        <w:t>O</w:t>
      </w:r>
      <w:r>
        <w:rPr>
          <w:rFonts w:ascii="Arial" w:hAnsi="Arial" w:cs="Arial"/>
          <w:color w:val="000000"/>
          <w:sz w:val="36"/>
          <w:szCs w:val="36"/>
          <w:lang w:bidi="hi-IN"/>
        </w:rPr>
        <w:t>gINAM vaidyaSAlAsu uttama BiShagvara s</w:t>
      </w:r>
      <w:r w:rsidR="00665208">
        <w:rPr>
          <w:rFonts w:ascii="Arial" w:hAnsi="Arial" w:cs="Arial"/>
          <w:color w:val="000000"/>
          <w:sz w:val="36"/>
          <w:szCs w:val="36"/>
          <w:lang w:bidi="hi-IN"/>
        </w:rPr>
        <w:t>E</w:t>
      </w:r>
      <w:r>
        <w:rPr>
          <w:rFonts w:ascii="Arial" w:hAnsi="Arial" w:cs="Arial"/>
          <w:color w:val="000000"/>
          <w:sz w:val="36"/>
          <w:szCs w:val="36"/>
          <w:lang w:bidi="hi-IN"/>
        </w:rPr>
        <w:t>vanA r</w:t>
      </w:r>
      <w:r w:rsidR="00665208">
        <w:rPr>
          <w:rFonts w:ascii="Arial" w:hAnsi="Arial" w:cs="Arial"/>
          <w:color w:val="000000"/>
          <w:sz w:val="36"/>
          <w:szCs w:val="36"/>
          <w:lang w:bidi="hi-IN"/>
        </w:rPr>
        <w:t>O</w:t>
      </w:r>
      <w:r>
        <w:rPr>
          <w:rFonts w:ascii="Arial" w:hAnsi="Arial" w:cs="Arial"/>
          <w:color w:val="000000"/>
          <w:sz w:val="36"/>
          <w:szCs w:val="36"/>
          <w:lang w:bidi="hi-IN"/>
        </w:rPr>
        <w:t>gamukta auShadhAdi siddhidvArA ar</w:t>
      </w:r>
      <w:r w:rsidR="00665208">
        <w:rPr>
          <w:rFonts w:ascii="Arial" w:hAnsi="Arial" w:cs="Arial"/>
          <w:color w:val="000000"/>
          <w:sz w:val="36"/>
          <w:szCs w:val="36"/>
          <w:lang w:bidi="hi-IN"/>
        </w:rPr>
        <w:t>O</w:t>
      </w:r>
      <w:r>
        <w:rPr>
          <w:rFonts w:ascii="Arial" w:hAnsi="Arial" w:cs="Arial"/>
          <w:color w:val="000000"/>
          <w:sz w:val="36"/>
          <w:szCs w:val="36"/>
          <w:lang w:bidi="hi-IN"/>
        </w:rPr>
        <w:t>gya-dRuDhagAtratA siddhyarthaM, apamRutyu nivAraNArthaM, kSh</w:t>
      </w:r>
      <w:r w:rsidR="00665208">
        <w:rPr>
          <w:rFonts w:ascii="Arial" w:hAnsi="Arial" w:cs="Arial"/>
          <w:color w:val="000000"/>
          <w:sz w:val="36"/>
          <w:szCs w:val="36"/>
          <w:lang w:bidi="hi-IN"/>
        </w:rPr>
        <w:t>E</w:t>
      </w:r>
      <w:r>
        <w:rPr>
          <w:rFonts w:ascii="Arial" w:hAnsi="Arial" w:cs="Arial"/>
          <w:color w:val="000000"/>
          <w:sz w:val="36"/>
          <w:szCs w:val="36"/>
          <w:lang w:bidi="hi-IN"/>
        </w:rPr>
        <w:t>ma-sthairya-vIrya-vijaya AyurAr</w:t>
      </w:r>
      <w:r w:rsidR="00665208">
        <w:rPr>
          <w:rFonts w:ascii="Arial" w:hAnsi="Arial" w:cs="Arial"/>
          <w:color w:val="000000"/>
          <w:sz w:val="36"/>
          <w:szCs w:val="36"/>
          <w:lang w:bidi="hi-IN"/>
        </w:rPr>
        <w:t>O</w:t>
      </w:r>
      <w:r>
        <w:rPr>
          <w:rFonts w:ascii="Arial" w:hAnsi="Arial" w:cs="Arial"/>
          <w:color w:val="000000"/>
          <w:sz w:val="36"/>
          <w:szCs w:val="36"/>
          <w:lang w:bidi="hi-IN"/>
        </w:rPr>
        <w:t>gya-aiSvaryANAM aBivRuddhyarthaM, dharmArtha-kAma-m</w:t>
      </w:r>
      <w:r w:rsidR="00665208">
        <w:rPr>
          <w:rFonts w:ascii="Arial" w:hAnsi="Arial" w:cs="Arial"/>
          <w:color w:val="000000"/>
          <w:sz w:val="36"/>
          <w:szCs w:val="36"/>
          <w:lang w:bidi="hi-IN"/>
        </w:rPr>
        <w:t>O</w:t>
      </w:r>
      <w:r>
        <w:rPr>
          <w:rFonts w:ascii="Arial" w:hAnsi="Arial" w:cs="Arial"/>
          <w:color w:val="000000"/>
          <w:sz w:val="36"/>
          <w:szCs w:val="36"/>
          <w:lang w:bidi="hi-IN"/>
        </w:rPr>
        <w:t xml:space="preserve">kSha-caturvidha PalapuruShArtha siddhyarthaM, sarvAriShTa SAntyarthaM, sarvABIShTa </w:t>
      </w:r>
      <w:r>
        <w:rPr>
          <w:rFonts w:ascii="Arial" w:hAnsi="Arial" w:cs="Arial"/>
          <w:color w:val="000000"/>
          <w:sz w:val="36"/>
          <w:szCs w:val="36"/>
          <w:lang w:bidi="hi-IN"/>
        </w:rPr>
        <w:lastRenderedPageBreak/>
        <w:t>siddhyarthaM, sakala sAmrAjya aBivRuddhyarthaM, aikamatya siddhyarthaM, vidyArthInAM vidyArthinInAM ca bAlapAThaSAlAsu niShprayAs</w:t>
      </w:r>
      <w:r w:rsidR="00665208">
        <w:rPr>
          <w:rFonts w:ascii="Arial" w:hAnsi="Arial" w:cs="Arial"/>
          <w:color w:val="000000"/>
          <w:sz w:val="36"/>
          <w:szCs w:val="36"/>
          <w:lang w:bidi="hi-IN"/>
        </w:rPr>
        <w:t>E</w:t>
      </w:r>
      <w:r>
        <w:rPr>
          <w:rFonts w:ascii="Arial" w:hAnsi="Arial" w:cs="Arial"/>
          <w:color w:val="000000"/>
          <w:sz w:val="36"/>
          <w:szCs w:val="36"/>
          <w:lang w:bidi="hi-IN"/>
        </w:rPr>
        <w:t>na prav</w:t>
      </w:r>
      <w:r w:rsidR="00665208">
        <w:rPr>
          <w:rFonts w:ascii="Arial" w:hAnsi="Arial" w:cs="Arial"/>
          <w:color w:val="000000"/>
          <w:sz w:val="36"/>
          <w:szCs w:val="36"/>
          <w:lang w:bidi="hi-IN"/>
        </w:rPr>
        <w:t>E</w:t>
      </w:r>
      <w:r>
        <w:rPr>
          <w:rFonts w:ascii="Arial" w:hAnsi="Arial" w:cs="Arial"/>
          <w:color w:val="000000"/>
          <w:sz w:val="36"/>
          <w:szCs w:val="36"/>
          <w:lang w:bidi="hi-IN"/>
        </w:rPr>
        <w:t>Sa siddhyarthaM, tatra prativarSha parIkShAsu prathama gaNanIya vijaya prAptyarthaM, aByasta nAnAbirudha dhArINAM anucita sthira udy</w:t>
      </w:r>
      <w:r w:rsidR="00665208">
        <w:rPr>
          <w:rFonts w:ascii="Arial" w:hAnsi="Arial" w:cs="Arial"/>
          <w:color w:val="000000"/>
          <w:sz w:val="36"/>
          <w:szCs w:val="36"/>
          <w:lang w:bidi="hi-IN"/>
        </w:rPr>
        <w:t>O</w:t>
      </w:r>
      <w:r>
        <w:rPr>
          <w:rFonts w:ascii="Arial" w:hAnsi="Arial" w:cs="Arial"/>
          <w:color w:val="000000"/>
          <w:sz w:val="36"/>
          <w:szCs w:val="36"/>
          <w:lang w:bidi="hi-IN"/>
        </w:rPr>
        <w:t>ga prAptyarthaM, alABaujanita kl</w:t>
      </w:r>
      <w:r w:rsidR="00665208">
        <w:rPr>
          <w:rFonts w:ascii="Arial" w:hAnsi="Arial" w:cs="Arial"/>
          <w:color w:val="000000"/>
          <w:sz w:val="36"/>
          <w:szCs w:val="36"/>
          <w:lang w:bidi="hi-IN"/>
        </w:rPr>
        <w:t>E</w:t>
      </w:r>
      <w:r>
        <w:rPr>
          <w:rFonts w:ascii="Arial" w:hAnsi="Arial" w:cs="Arial"/>
          <w:color w:val="000000"/>
          <w:sz w:val="36"/>
          <w:szCs w:val="36"/>
          <w:lang w:bidi="hi-IN"/>
        </w:rPr>
        <w:t>Sa nivRuttidvArA unnata udy</w:t>
      </w:r>
      <w:r w:rsidR="00665208">
        <w:rPr>
          <w:rFonts w:ascii="Arial" w:hAnsi="Arial" w:cs="Arial"/>
          <w:color w:val="000000"/>
          <w:sz w:val="36"/>
          <w:szCs w:val="36"/>
          <w:lang w:bidi="hi-IN"/>
        </w:rPr>
        <w:t>O</w:t>
      </w:r>
      <w:r>
        <w:rPr>
          <w:rFonts w:ascii="Arial" w:hAnsi="Arial" w:cs="Arial"/>
          <w:color w:val="000000"/>
          <w:sz w:val="36"/>
          <w:szCs w:val="36"/>
          <w:lang w:bidi="hi-IN"/>
        </w:rPr>
        <w:t>ga prAptyarthaM, caturvarNAnAM tattat varNASrama karmAsu pUrNa uthsuhatA siddhyarthaM, uttamavarN</w:t>
      </w:r>
      <w:r w:rsidR="00665208">
        <w:rPr>
          <w:rFonts w:ascii="Arial" w:hAnsi="Arial" w:cs="Arial"/>
          <w:color w:val="000000"/>
          <w:sz w:val="36"/>
          <w:szCs w:val="36"/>
          <w:lang w:bidi="hi-IN"/>
        </w:rPr>
        <w:t>E</w:t>
      </w:r>
      <w:r>
        <w:rPr>
          <w:rFonts w:ascii="Arial" w:hAnsi="Arial" w:cs="Arial"/>
          <w:color w:val="000000"/>
          <w:sz w:val="36"/>
          <w:szCs w:val="36"/>
          <w:lang w:bidi="hi-IN"/>
        </w:rPr>
        <w:t>na nitya naimattika kAmya Srauta smArtta vihita karmAnuShThAn</w:t>
      </w:r>
      <w:r w:rsidR="00665208">
        <w:rPr>
          <w:rFonts w:ascii="Arial" w:hAnsi="Arial" w:cs="Arial"/>
          <w:color w:val="000000"/>
          <w:sz w:val="36"/>
          <w:szCs w:val="36"/>
          <w:lang w:bidi="hi-IN"/>
        </w:rPr>
        <w:t>E</w:t>
      </w:r>
      <w:r>
        <w:rPr>
          <w:rFonts w:ascii="Arial" w:hAnsi="Arial" w:cs="Arial"/>
          <w:color w:val="000000"/>
          <w:sz w:val="36"/>
          <w:szCs w:val="36"/>
          <w:lang w:bidi="hi-IN"/>
        </w:rPr>
        <w:t xml:space="preserve"> s</w:t>
      </w:r>
      <w:r w:rsidR="00665208">
        <w:rPr>
          <w:rFonts w:ascii="Arial" w:hAnsi="Arial" w:cs="Arial"/>
          <w:color w:val="000000"/>
          <w:sz w:val="36"/>
          <w:szCs w:val="36"/>
          <w:lang w:bidi="hi-IN"/>
        </w:rPr>
        <w:t>O</w:t>
      </w:r>
      <w:r>
        <w:rPr>
          <w:rFonts w:ascii="Arial" w:hAnsi="Arial" w:cs="Arial"/>
          <w:color w:val="000000"/>
          <w:sz w:val="36"/>
          <w:szCs w:val="36"/>
          <w:lang w:bidi="hi-IN"/>
        </w:rPr>
        <w:t>thsAhatA siddhyarthaM, suhAsinInAM dIrGa-saumaMgalya siddhyarthaM, kanaka-vastu-vAhanAdi putra-pautra sahita suKajIvitva siddhyarthaM, vara-vadhUnAM ca vivAha pratibandhakIBUta durita nivRuttidvArA ucitakAl</w:t>
      </w:r>
      <w:r w:rsidR="00665208">
        <w:rPr>
          <w:rFonts w:ascii="Arial" w:hAnsi="Arial" w:cs="Arial"/>
          <w:color w:val="000000"/>
          <w:sz w:val="36"/>
          <w:szCs w:val="36"/>
          <w:lang w:bidi="hi-IN"/>
        </w:rPr>
        <w:t>E</w:t>
      </w:r>
      <w:r>
        <w:rPr>
          <w:rFonts w:ascii="Arial" w:hAnsi="Arial" w:cs="Arial"/>
          <w:color w:val="000000"/>
          <w:sz w:val="36"/>
          <w:szCs w:val="36"/>
          <w:lang w:bidi="hi-IN"/>
        </w:rPr>
        <w:t xml:space="preserve"> man</w:t>
      </w:r>
      <w:r w:rsidR="00665208">
        <w:rPr>
          <w:rFonts w:ascii="Arial" w:hAnsi="Arial" w:cs="Arial"/>
          <w:color w:val="000000"/>
          <w:sz w:val="36"/>
          <w:szCs w:val="36"/>
          <w:lang w:bidi="hi-IN"/>
        </w:rPr>
        <w:t>O</w:t>
      </w:r>
      <w:r>
        <w:rPr>
          <w:rFonts w:ascii="Arial" w:hAnsi="Arial" w:cs="Arial"/>
          <w:color w:val="000000"/>
          <w:sz w:val="36"/>
          <w:szCs w:val="36"/>
          <w:lang w:bidi="hi-IN"/>
        </w:rPr>
        <w:t>&amp;BIShTa vivAha prAptyarthaM, AstikAnAM svadharmABiruci siddhyarthaM, sadyaH suvRuShTyA vApI kUpa taTAkAnAM samRuddhyarthaM, sarva sasyABivRuddhyarthaM, anna samRuddhyarthaM, kShAma-kSh</w:t>
      </w:r>
      <w:r w:rsidR="00665208">
        <w:rPr>
          <w:rFonts w:ascii="Arial" w:hAnsi="Arial" w:cs="Arial"/>
          <w:color w:val="000000"/>
          <w:sz w:val="36"/>
          <w:szCs w:val="36"/>
          <w:lang w:bidi="hi-IN"/>
        </w:rPr>
        <w:t>O</w:t>
      </w:r>
      <w:r>
        <w:rPr>
          <w:rFonts w:ascii="Arial" w:hAnsi="Arial" w:cs="Arial"/>
          <w:color w:val="000000"/>
          <w:sz w:val="36"/>
          <w:szCs w:val="36"/>
          <w:lang w:bidi="hi-IN"/>
        </w:rPr>
        <w:t>Ba nivRuttyarthaM, sakalaSr</w:t>
      </w:r>
      <w:r w:rsidR="00665208">
        <w:rPr>
          <w:rFonts w:ascii="Arial" w:hAnsi="Arial" w:cs="Arial"/>
          <w:color w:val="000000"/>
          <w:sz w:val="36"/>
          <w:szCs w:val="36"/>
          <w:lang w:bidi="hi-IN"/>
        </w:rPr>
        <w:t>E</w:t>
      </w:r>
      <w:r>
        <w:rPr>
          <w:rFonts w:ascii="Arial" w:hAnsi="Arial" w:cs="Arial"/>
          <w:color w:val="000000"/>
          <w:sz w:val="36"/>
          <w:szCs w:val="36"/>
          <w:lang w:bidi="hi-IN"/>
        </w:rPr>
        <w:t>yaH prApti h</w:t>
      </w:r>
      <w:r w:rsidR="00665208">
        <w:rPr>
          <w:rFonts w:ascii="Arial" w:hAnsi="Arial" w:cs="Arial"/>
          <w:color w:val="000000"/>
          <w:sz w:val="36"/>
          <w:szCs w:val="36"/>
          <w:lang w:bidi="hi-IN"/>
        </w:rPr>
        <w:t>E</w:t>
      </w:r>
      <w:r>
        <w:rPr>
          <w:rFonts w:ascii="Arial" w:hAnsi="Arial" w:cs="Arial"/>
          <w:color w:val="000000"/>
          <w:sz w:val="36"/>
          <w:szCs w:val="36"/>
          <w:lang w:bidi="hi-IN"/>
        </w:rPr>
        <w:t>tuBUta sAMbaparam</w:t>
      </w:r>
      <w:r w:rsidR="00665208">
        <w:rPr>
          <w:rFonts w:ascii="Arial" w:hAnsi="Arial" w:cs="Arial"/>
          <w:color w:val="000000"/>
          <w:sz w:val="36"/>
          <w:szCs w:val="36"/>
          <w:lang w:bidi="hi-IN"/>
        </w:rPr>
        <w:t>E</w:t>
      </w:r>
      <w:r>
        <w:rPr>
          <w:rFonts w:ascii="Arial" w:hAnsi="Arial" w:cs="Arial"/>
          <w:color w:val="000000"/>
          <w:sz w:val="36"/>
          <w:szCs w:val="36"/>
          <w:lang w:bidi="hi-IN"/>
        </w:rPr>
        <w:t>Svara paripUrNa anugraha siddhyarthaM, kuTuMbakSh</w:t>
      </w:r>
      <w:r w:rsidR="00665208">
        <w:rPr>
          <w:rFonts w:ascii="Arial" w:hAnsi="Arial" w:cs="Arial"/>
          <w:color w:val="000000"/>
          <w:sz w:val="36"/>
          <w:szCs w:val="36"/>
          <w:lang w:bidi="hi-IN"/>
        </w:rPr>
        <w:t>E</w:t>
      </w:r>
      <w:r>
        <w:rPr>
          <w:rFonts w:ascii="Arial" w:hAnsi="Arial" w:cs="Arial"/>
          <w:color w:val="000000"/>
          <w:sz w:val="36"/>
          <w:szCs w:val="36"/>
          <w:lang w:bidi="hi-IN"/>
        </w:rPr>
        <w:t>mA-BivRuddhyarthaM, aihika AmuShmika sakala-Sr</w:t>
      </w:r>
      <w:r w:rsidR="00665208">
        <w:rPr>
          <w:rFonts w:ascii="Arial" w:hAnsi="Arial" w:cs="Arial"/>
          <w:color w:val="000000"/>
          <w:sz w:val="36"/>
          <w:szCs w:val="36"/>
          <w:lang w:bidi="hi-IN"/>
        </w:rPr>
        <w:t>E</w:t>
      </w:r>
      <w:r>
        <w:rPr>
          <w:rFonts w:ascii="Arial" w:hAnsi="Arial" w:cs="Arial"/>
          <w:color w:val="000000"/>
          <w:sz w:val="36"/>
          <w:szCs w:val="36"/>
          <w:lang w:bidi="hi-IN"/>
        </w:rPr>
        <w:t>yABivRuddhyarthaM, yAvacCakti parivAra sahita rudravidhAn</w:t>
      </w:r>
      <w:r w:rsidR="00665208">
        <w:rPr>
          <w:rFonts w:ascii="Arial" w:hAnsi="Arial" w:cs="Arial"/>
          <w:color w:val="000000"/>
          <w:sz w:val="36"/>
          <w:szCs w:val="36"/>
          <w:lang w:bidi="hi-IN"/>
        </w:rPr>
        <w:t>E</w:t>
      </w:r>
      <w:r>
        <w:rPr>
          <w:rFonts w:ascii="Arial" w:hAnsi="Arial" w:cs="Arial"/>
          <w:color w:val="000000"/>
          <w:sz w:val="36"/>
          <w:szCs w:val="36"/>
          <w:lang w:bidi="hi-IN"/>
        </w:rPr>
        <w:t>na dhyAna-AvAhanAdi-Sh</w:t>
      </w:r>
      <w:r w:rsidR="00665208">
        <w:rPr>
          <w:rFonts w:ascii="Arial" w:hAnsi="Arial" w:cs="Arial"/>
          <w:color w:val="000000"/>
          <w:sz w:val="36"/>
          <w:szCs w:val="36"/>
          <w:lang w:bidi="hi-IN"/>
        </w:rPr>
        <w:t>O</w:t>
      </w:r>
      <w:r>
        <w:rPr>
          <w:rFonts w:ascii="Arial" w:hAnsi="Arial" w:cs="Arial"/>
          <w:color w:val="000000"/>
          <w:sz w:val="36"/>
          <w:szCs w:val="36"/>
          <w:lang w:bidi="hi-IN"/>
        </w:rPr>
        <w:t>DaS</w:t>
      </w:r>
      <w:r w:rsidR="00665208">
        <w:rPr>
          <w:rFonts w:ascii="Arial" w:hAnsi="Arial" w:cs="Arial"/>
          <w:color w:val="000000"/>
          <w:sz w:val="36"/>
          <w:szCs w:val="36"/>
          <w:lang w:bidi="hi-IN"/>
        </w:rPr>
        <w:t>O</w:t>
      </w:r>
      <w:r>
        <w:rPr>
          <w:rFonts w:ascii="Arial" w:hAnsi="Arial" w:cs="Arial"/>
          <w:color w:val="000000"/>
          <w:sz w:val="36"/>
          <w:szCs w:val="36"/>
          <w:lang w:bidi="hi-IN"/>
        </w:rPr>
        <w:t xml:space="preserve">pacArapUjA purassaraM mahAnyAsajapa (laGunyAsajapa) rudrajapa-sahita </w:t>
      </w:r>
      <w:r w:rsidR="00665208">
        <w:rPr>
          <w:rFonts w:ascii="Arial" w:hAnsi="Arial" w:cs="Arial"/>
          <w:color w:val="000000"/>
          <w:sz w:val="36"/>
          <w:szCs w:val="36"/>
          <w:lang w:bidi="hi-IN"/>
        </w:rPr>
        <w:t>E</w:t>
      </w:r>
      <w:r>
        <w:rPr>
          <w:rFonts w:ascii="Arial" w:hAnsi="Arial" w:cs="Arial"/>
          <w:color w:val="000000"/>
          <w:sz w:val="36"/>
          <w:szCs w:val="36"/>
          <w:lang w:bidi="hi-IN"/>
        </w:rPr>
        <w:t>kadaSavAra rudrABiSh</w:t>
      </w:r>
      <w:r w:rsidR="00665208">
        <w:rPr>
          <w:rFonts w:ascii="Arial" w:hAnsi="Arial" w:cs="Arial"/>
          <w:color w:val="000000"/>
          <w:sz w:val="36"/>
          <w:szCs w:val="36"/>
          <w:lang w:bidi="hi-IN"/>
        </w:rPr>
        <w:t>E</w:t>
      </w:r>
      <w:r>
        <w:rPr>
          <w:rFonts w:ascii="Arial" w:hAnsi="Arial" w:cs="Arial"/>
          <w:color w:val="000000"/>
          <w:sz w:val="36"/>
          <w:szCs w:val="36"/>
          <w:lang w:bidi="hi-IN"/>
        </w:rPr>
        <w:t>ka-sahita-yathASakti triSati arcanA kramArcanA anya arcanAdi sahita sAMbaSiva pUjAM kariShy</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p>
    <w:p w14:paraId="0AFBF8A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tadaMgaM kalaSa-SaMKa-Atma-pITha-pUjAM ca kariShy</w:t>
      </w:r>
      <w:r w:rsidR="00665208">
        <w:rPr>
          <w:rFonts w:ascii="Arial" w:hAnsi="Arial" w:cs="Arial"/>
          <w:color w:val="000000"/>
          <w:sz w:val="36"/>
          <w:szCs w:val="36"/>
          <w:lang w:bidi="hi-IN"/>
        </w:rPr>
        <w:t>E</w:t>
      </w:r>
      <w:r>
        <w:rPr>
          <w:rFonts w:ascii="Arial" w:hAnsi="Arial" w:cs="Arial"/>
          <w:color w:val="000000"/>
          <w:sz w:val="36"/>
          <w:szCs w:val="36"/>
          <w:lang w:bidi="hi-IN"/>
        </w:rPr>
        <w:t xml:space="preserve"> | (dvi) (apa upaspRuSya)</w:t>
      </w:r>
    </w:p>
    <w:p w14:paraId="7F7F1C78" w14:textId="59C01BDD" w:rsidR="00D91D60" w:rsidRDefault="0016649F"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3</w:t>
      </w:r>
      <w:r w:rsidR="00D91D60">
        <w:rPr>
          <w:rFonts w:ascii="Arial" w:hAnsi="Arial" w:cs="Arial"/>
          <w:color w:val="000000"/>
          <w:sz w:val="36"/>
          <w:szCs w:val="36"/>
          <w:lang w:bidi="hi-IN"/>
        </w:rPr>
        <w:t>.4.3</w:t>
      </w:r>
      <w:r w:rsidR="00D91D60">
        <w:rPr>
          <w:rFonts w:ascii="Arial" w:hAnsi="Arial" w:cs="Arial"/>
          <w:color w:val="000000"/>
          <w:sz w:val="36"/>
          <w:szCs w:val="36"/>
          <w:lang w:bidi="hi-IN"/>
        </w:rPr>
        <w:tab/>
        <w:t>sa~gkalpaM (3)</w:t>
      </w:r>
    </w:p>
    <w:p w14:paraId="4A7426D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AcamanaM SuklAMbaradharaM prANAyAmaM -mam</w:t>
      </w:r>
      <w:r w:rsidR="00665208">
        <w:rPr>
          <w:rFonts w:ascii="Arial" w:hAnsi="Arial" w:cs="Arial"/>
          <w:color w:val="000000"/>
          <w:sz w:val="36"/>
          <w:szCs w:val="36"/>
          <w:lang w:bidi="hi-IN"/>
        </w:rPr>
        <w:t>O</w:t>
      </w:r>
      <w:r>
        <w:rPr>
          <w:rFonts w:ascii="Arial" w:hAnsi="Arial" w:cs="Arial"/>
          <w:color w:val="000000"/>
          <w:sz w:val="36"/>
          <w:szCs w:val="36"/>
          <w:lang w:bidi="hi-IN"/>
        </w:rPr>
        <w:t xml:space="preserve">pAtta samasta duritakShayadvArA </w:t>
      </w:r>
    </w:p>
    <w:p w14:paraId="6502309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SrI param</w:t>
      </w:r>
      <w:r w:rsidR="00665208">
        <w:rPr>
          <w:rFonts w:ascii="Arial" w:hAnsi="Arial" w:cs="Arial"/>
          <w:color w:val="000000"/>
          <w:sz w:val="36"/>
          <w:szCs w:val="36"/>
          <w:lang w:bidi="hi-IN"/>
        </w:rPr>
        <w:t>E</w:t>
      </w:r>
      <w:r>
        <w:rPr>
          <w:rFonts w:ascii="Arial" w:hAnsi="Arial" w:cs="Arial"/>
          <w:color w:val="000000"/>
          <w:sz w:val="36"/>
          <w:szCs w:val="36"/>
          <w:lang w:bidi="hi-IN"/>
        </w:rPr>
        <w:t>Svara prItyarthaM, SuB</w:t>
      </w:r>
      <w:r w:rsidR="00665208">
        <w:rPr>
          <w:rFonts w:ascii="Arial" w:hAnsi="Arial" w:cs="Arial"/>
          <w:color w:val="000000"/>
          <w:sz w:val="36"/>
          <w:szCs w:val="36"/>
          <w:lang w:bidi="hi-IN"/>
        </w:rPr>
        <w:t>E</w:t>
      </w:r>
      <w:r>
        <w:rPr>
          <w:rFonts w:ascii="Arial" w:hAnsi="Arial" w:cs="Arial"/>
          <w:color w:val="000000"/>
          <w:sz w:val="36"/>
          <w:szCs w:val="36"/>
          <w:lang w:bidi="hi-IN"/>
        </w:rPr>
        <w:t xml:space="preserve"> S</w:t>
      </w:r>
      <w:r w:rsidR="00665208">
        <w:rPr>
          <w:rFonts w:ascii="Arial" w:hAnsi="Arial" w:cs="Arial"/>
          <w:color w:val="000000"/>
          <w:sz w:val="36"/>
          <w:szCs w:val="36"/>
          <w:lang w:bidi="hi-IN"/>
        </w:rPr>
        <w:t>O</w:t>
      </w:r>
      <w:r>
        <w:rPr>
          <w:rFonts w:ascii="Arial" w:hAnsi="Arial" w:cs="Arial"/>
          <w:color w:val="000000"/>
          <w:sz w:val="36"/>
          <w:szCs w:val="36"/>
          <w:lang w:bidi="hi-IN"/>
        </w:rPr>
        <w:t>Ban</w:t>
      </w:r>
      <w:r w:rsidR="00665208">
        <w:rPr>
          <w:rFonts w:ascii="Arial" w:hAnsi="Arial" w:cs="Arial"/>
          <w:color w:val="000000"/>
          <w:sz w:val="36"/>
          <w:szCs w:val="36"/>
          <w:lang w:bidi="hi-IN"/>
        </w:rPr>
        <w:t>E</w:t>
      </w:r>
      <w:r>
        <w:rPr>
          <w:rFonts w:ascii="Arial" w:hAnsi="Arial" w:cs="Arial"/>
          <w:color w:val="000000"/>
          <w:sz w:val="36"/>
          <w:szCs w:val="36"/>
          <w:lang w:bidi="hi-IN"/>
        </w:rPr>
        <w:t xml:space="preserve"> muhUrt</w:t>
      </w:r>
      <w:r w:rsidR="00665208">
        <w:rPr>
          <w:rFonts w:ascii="Arial" w:hAnsi="Arial" w:cs="Arial"/>
          <w:color w:val="000000"/>
          <w:sz w:val="36"/>
          <w:szCs w:val="36"/>
          <w:lang w:bidi="hi-IN"/>
        </w:rPr>
        <w:t>E</w:t>
      </w:r>
      <w:r>
        <w:rPr>
          <w:rFonts w:ascii="Arial" w:hAnsi="Arial" w:cs="Arial"/>
          <w:color w:val="000000"/>
          <w:sz w:val="36"/>
          <w:szCs w:val="36"/>
          <w:lang w:bidi="hi-IN"/>
        </w:rPr>
        <w:t xml:space="preserve"> AddhyabrahmaNa: dvitIya parArdh</w:t>
      </w:r>
      <w:r w:rsidR="00665208">
        <w:rPr>
          <w:rFonts w:ascii="Arial" w:hAnsi="Arial" w:cs="Arial"/>
          <w:color w:val="000000"/>
          <w:sz w:val="36"/>
          <w:szCs w:val="36"/>
          <w:lang w:bidi="hi-IN"/>
        </w:rPr>
        <w:t>E</w:t>
      </w:r>
      <w:r>
        <w:rPr>
          <w:rFonts w:ascii="Arial" w:hAnsi="Arial" w:cs="Arial"/>
          <w:color w:val="000000"/>
          <w:sz w:val="36"/>
          <w:szCs w:val="36"/>
          <w:lang w:bidi="hi-IN"/>
        </w:rPr>
        <w:t xml:space="preserve"> Sv</w:t>
      </w:r>
      <w:r w:rsidR="00665208">
        <w:rPr>
          <w:rFonts w:ascii="Arial" w:hAnsi="Arial" w:cs="Arial"/>
          <w:color w:val="000000"/>
          <w:sz w:val="36"/>
          <w:szCs w:val="36"/>
          <w:lang w:bidi="hi-IN"/>
        </w:rPr>
        <w:t>E</w:t>
      </w:r>
      <w:r>
        <w:rPr>
          <w:rFonts w:ascii="Arial" w:hAnsi="Arial" w:cs="Arial"/>
          <w:color w:val="000000"/>
          <w:sz w:val="36"/>
          <w:szCs w:val="36"/>
          <w:lang w:bidi="hi-IN"/>
        </w:rPr>
        <w:t>tavarAha kalp</w:t>
      </w:r>
      <w:r w:rsidR="00665208">
        <w:rPr>
          <w:rFonts w:ascii="Arial" w:hAnsi="Arial" w:cs="Arial"/>
          <w:color w:val="000000"/>
          <w:sz w:val="36"/>
          <w:szCs w:val="36"/>
          <w:lang w:bidi="hi-IN"/>
        </w:rPr>
        <w:t>E</w:t>
      </w:r>
      <w:r>
        <w:rPr>
          <w:rFonts w:ascii="Arial" w:hAnsi="Arial" w:cs="Arial"/>
          <w:color w:val="000000"/>
          <w:sz w:val="36"/>
          <w:szCs w:val="36"/>
          <w:lang w:bidi="hi-IN"/>
        </w:rPr>
        <w:t xml:space="preserve"> vaivasvata manvantar</w:t>
      </w:r>
      <w:r w:rsidR="00665208">
        <w:rPr>
          <w:rFonts w:ascii="Arial" w:hAnsi="Arial" w:cs="Arial"/>
          <w:color w:val="000000"/>
          <w:sz w:val="36"/>
          <w:szCs w:val="36"/>
          <w:lang w:bidi="hi-IN"/>
        </w:rPr>
        <w:t>E</w:t>
      </w:r>
      <w:r>
        <w:rPr>
          <w:rFonts w:ascii="Arial" w:hAnsi="Arial" w:cs="Arial"/>
          <w:color w:val="000000"/>
          <w:sz w:val="36"/>
          <w:szCs w:val="36"/>
          <w:lang w:bidi="hi-IN"/>
        </w:rPr>
        <w:t xml:space="preserve"> aShTAviMSati tam</w:t>
      </w:r>
      <w:r w:rsidR="00665208">
        <w:rPr>
          <w:rFonts w:ascii="Arial" w:hAnsi="Arial" w:cs="Arial"/>
          <w:color w:val="000000"/>
          <w:sz w:val="36"/>
          <w:szCs w:val="36"/>
          <w:lang w:bidi="hi-IN"/>
        </w:rPr>
        <w:t>E</w:t>
      </w:r>
      <w:r>
        <w:rPr>
          <w:rFonts w:ascii="Arial" w:hAnsi="Arial" w:cs="Arial"/>
          <w:color w:val="000000"/>
          <w:sz w:val="36"/>
          <w:szCs w:val="36"/>
          <w:lang w:bidi="hi-IN"/>
        </w:rPr>
        <w:t xml:space="preserve"> kaliyug</w:t>
      </w:r>
      <w:r w:rsidR="00665208">
        <w:rPr>
          <w:rFonts w:ascii="Arial" w:hAnsi="Arial" w:cs="Arial"/>
          <w:color w:val="000000"/>
          <w:sz w:val="36"/>
          <w:szCs w:val="36"/>
          <w:lang w:bidi="hi-IN"/>
        </w:rPr>
        <w:t>E</w:t>
      </w:r>
      <w:r>
        <w:rPr>
          <w:rFonts w:ascii="Arial" w:hAnsi="Arial" w:cs="Arial"/>
          <w:color w:val="000000"/>
          <w:sz w:val="36"/>
          <w:szCs w:val="36"/>
          <w:lang w:bidi="hi-IN"/>
        </w:rPr>
        <w:t xml:space="preserve"> pratham</w:t>
      </w:r>
      <w:r w:rsidR="00665208">
        <w:rPr>
          <w:rFonts w:ascii="Arial" w:hAnsi="Arial" w:cs="Arial"/>
          <w:color w:val="000000"/>
          <w:sz w:val="36"/>
          <w:szCs w:val="36"/>
          <w:lang w:bidi="hi-IN"/>
        </w:rPr>
        <w:t>E</w:t>
      </w:r>
      <w:r>
        <w:rPr>
          <w:rFonts w:ascii="Arial" w:hAnsi="Arial" w:cs="Arial"/>
          <w:color w:val="000000"/>
          <w:sz w:val="36"/>
          <w:szCs w:val="36"/>
          <w:lang w:bidi="hi-IN"/>
        </w:rPr>
        <w:t xml:space="preserve"> pAd</w:t>
      </w:r>
      <w:r w:rsidR="00665208">
        <w:rPr>
          <w:rFonts w:ascii="Arial" w:hAnsi="Arial" w:cs="Arial"/>
          <w:color w:val="000000"/>
          <w:sz w:val="36"/>
          <w:szCs w:val="36"/>
          <w:lang w:bidi="hi-IN"/>
        </w:rPr>
        <w:t>E</w:t>
      </w:r>
      <w:r>
        <w:rPr>
          <w:rFonts w:ascii="Arial" w:hAnsi="Arial" w:cs="Arial"/>
          <w:color w:val="000000"/>
          <w:sz w:val="36"/>
          <w:szCs w:val="36"/>
          <w:lang w:bidi="hi-IN"/>
        </w:rPr>
        <w:t xml:space="preserve"> jaMbUdvIp</w:t>
      </w:r>
      <w:r w:rsidR="00665208">
        <w:rPr>
          <w:rFonts w:ascii="Arial" w:hAnsi="Arial" w:cs="Arial"/>
          <w:color w:val="000000"/>
          <w:sz w:val="36"/>
          <w:szCs w:val="36"/>
          <w:lang w:bidi="hi-IN"/>
        </w:rPr>
        <w:t>E</w:t>
      </w:r>
      <w:r>
        <w:rPr>
          <w:rFonts w:ascii="Arial" w:hAnsi="Arial" w:cs="Arial"/>
          <w:color w:val="000000"/>
          <w:sz w:val="36"/>
          <w:szCs w:val="36"/>
          <w:lang w:bidi="hi-IN"/>
        </w:rPr>
        <w:t xml:space="preserve"> BAratavarSh</w:t>
      </w:r>
      <w:r w:rsidR="00665208">
        <w:rPr>
          <w:rFonts w:ascii="Arial" w:hAnsi="Arial" w:cs="Arial"/>
          <w:color w:val="000000"/>
          <w:sz w:val="36"/>
          <w:szCs w:val="36"/>
          <w:lang w:bidi="hi-IN"/>
        </w:rPr>
        <w:t>E</w:t>
      </w:r>
      <w:r>
        <w:rPr>
          <w:rFonts w:ascii="Arial" w:hAnsi="Arial" w:cs="Arial"/>
          <w:color w:val="000000"/>
          <w:sz w:val="36"/>
          <w:szCs w:val="36"/>
          <w:lang w:bidi="hi-IN"/>
        </w:rPr>
        <w:t xml:space="preserve"> Barata KaND</w:t>
      </w:r>
      <w:r w:rsidR="00665208">
        <w:rPr>
          <w:rFonts w:ascii="Arial" w:hAnsi="Arial" w:cs="Arial"/>
          <w:color w:val="000000"/>
          <w:sz w:val="36"/>
          <w:szCs w:val="36"/>
          <w:lang w:bidi="hi-IN"/>
        </w:rPr>
        <w:t>E</w:t>
      </w:r>
      <w:r>
        <w:rPr>
          <w:rFonts w:ascii="Arial" w:hAnsi="Arial" w:cs="Arial"/>
          <w:color w:val="000000"/>
          <w:sz w:val="36"/>
          <w:szCs w:val="36"/>
          <w:lang w:bidi="hi-IN"/>
        </w:rPr>
        <w:t xml:space="preserve"> m</w:t>
      </w:r>
      <w:r w:rsidR="00665208">
        <w:rPr>
          <w:rFonts w:ascii="Arial" w:hAnsi="Arial" w:cs="Arial"/>
          <w:color w:val="000000"/>
          <w:sz w:val="36"/>
          <w:szCs w:val="36"/>
          <w:lang w:bidi="hi-IN"/>
        </w:rPr>
        <w:t>E</w:t>
      </w:r>
      <w:r>
        <w:rPr>
          <w:rFonts w:ascii="Arial" w:hAnsi="Arial" w:cs="Arial"/>
          <w:color w:val="000000"/>
          <w:sz w:val="36"/>
          <w:szCs w:val="36"/>
          <w:lang w:bidi="hi-IN"/>
        </w:rPr>
        <w:t>r</w:t>
      </w:r>
      <w:r w:rsidR="00665208">
        <w:rPr>
          <w:rFonts w:ascii="Arial" w:hAnsi="Arial" w:cs="Arial"/>
          <w:color w:val="000000"/>
          <w:sz w:val="36"/>
          <w:szCs w:val="36"/>
          <w:lang w:bidi="hi-IN"/>
        </w:rPr>
        <w:t>O</w:t>
      </w:r>
      <w:r>
        <w:rPr>
          <w:rFonts w:ascii="Arial" w:hAnsi="Arial" w:cs="Arial"/>
          <w:color w:val="000000"/>
          <w:sz w:val="36"/>
          <w:szCs w:val="36"/>
          <w:lang w:bidi="hi-IN"/>
        </w:rPr>
        <w:t>: dakShiN</w:t>
      </w:r>
      <w:r w:rsidR="00665208">
        <w:rPr>
          <w:rFonts w:ascii="Arial" w:hAnsi="Arial" w:cs="Arial"/>
          <w:color w:val="000000"/>
          <w:sz w:val="36"/>
          <w:szCs w:val="36"/>
          <w:lang w:bidi="hi-IN"/>
        </w:rPr>
        <w:t>E</w:t>
      </w:r>
      <w:r>
        <w:rPr>
          <w:rFonts w:ascii="Arial" w:hAnsi="Arial" w:cs="Arial"/>
          <w:color w:val="000000"/>
          <w:sz w:val="36"/>
          <w:szCs w:val="36"/>
          <w:lang w:bidi="hi-IN"/>
        </w:rPr>
        <w:t xml:space="preserve"> pArSv</w:t>
      </w:r>
      <w:r w:rsidR="00665208">
        <w:rPr>
          <w:rFonts w:ascii="Arial" w:hAnsi="Arial" w:cs="Arial"/>
          <w:color w:val="000000"/>
          <w:sz w:val="36"/>
          <w:szCs w:val="36"/>
          <w:lang w:bidi="hi-IN"/>
        </w:rPr>
        <w:t>E</w:t>
      </w:r>
      <w:r>
        <w:rPr>
          <w:rFonts w:ascii="Arial" w:hAnsi="Arial" w:cs="Arial"/>
          <w:color w:val="000000"/>
          <w:sz w:val="36"/>
          <w:szCs w:val="36"/>
          <w:lang w:bidi="hi-IN"/>
        </w:rPr>
        <w:t xml:space="preserve"> SakAbd</w:t>
      </w:r>
      <w:r w:rsidR="00665208">
        <w:rPr>
          <w:rFonts w:ascii="Arial" w:hAnsi="Arial" w:cs="Arial"/>
          <w:color w:val="000000"/>
          <w:sz w:val="36"/>
          <w:szCs w:val="36"/>
          <w:lang w:bidi="hi-IN"/>
        </w:rPr>
        <w:t>E</w:t>
      </w:r>
      <w:r>
        <w:rPr>
          <w:rFonts w:ascii="Arial" w:hAnsi="Arial" w:cs="Arial"/>
          <w:color w:val="000000"/>
          <w:sz w:val="36"/>
          <w:szCs w:val="36"/>
          <w:lang w:bidi="hi-IN"/>
        </w:rPr>
        <w:t xml:space="preserve"> asmin vartamAn</w:t>
      </w:r>
      <w:r w:rsidR="00665208">
        <w:rPr>
          <w:rFonts w:ascii="Arial" w:hAnsi="Arial" w:cs="Arial"/>
          <w:color w:val="000000"/>
          <w:sz w:val="36"/>
          <w:szCs w:val="36"/>
          <w:lang w:bidi="hi-IN"/>
        </w:rPr>
        <w:t>E</w:t>
      </w:r>
      <w:r>
        <w:rPr>
          <w:rFonts w:ascii="Arial" w:hAnsi="Arial" w:cs="Arial"/>
          <w:color w:val="000000"/>
          <w:sz w:val="36"/>
          <w:szCs w:val="36"/>
          <w:lang w:bidi="hi-IN"/>
        </w:rPr>
        <w:t xml:space="preserve"> vyavahArik</w:t>
      </w:r>
      <w:r w:rsidR="00665208">
        <w:rPr>
          <w:rFonts w:ascii="Arial" w:hAnsi="Arial" w:cs="Arial"/>
          <w:color w:val="000000"/>
          <w:sz w:val="36"/>
          <w:szCs w:val="36"/>
          <w:lang w:bidi="hi-IN"/>
        </w:rPr>
        <w:t>E</w:t>
      </w:r>
      <w:r>
        <w:rPr>
          <w:rFonts w:ascii="Arial" w:hAnsi="Arial" w:cs="Arial"/>
          <w:color w:val="000000"/>
          <w:sz w:val="36"/>
          <w:szCs w:val="36"/>
          <w:lang w:bidi="hi-IN"/>
        </w:rPr>
        <w:t xml:space="preserve"> praBavAdi- ShaShThyAH -saMvathsarANAM maddhy</w:t>
      </w:r>
      <w:r w:rsidR="00665208">
        <w:rPr>
          <w:rFonts w:ascii="Arial" w:hAnsi="Arial" w:cs="Arial"/>
          <w:color w:val="000000"/>
          <w:sz w:val="36"/>
          <w:szCs w:val="36"/>
          <w:lang w:bidi="hi-IN"/>
        </w:rPr>
        <w:t>E</w:t>
      </w:r>
      <w:r>
        <w:rPr>
          <w:rFonts w:ascii="Arial" w:hAnsi="Arial" w:cs="Arial"/>
          <w:color w:val="000000"/>
          <w:sz w:val="36"/>
          <w:szCs w:val="36"/>
          <w:lang w:bidi="hi-IN"/>
        </w:rPr>
        <w:t xml:space="preserve"> ............................... nAmasaMvathsar</w:t>
      </w:r>
      <w:r w:rsidR="00665208">
        <w:rPr>
          <w:rFonts w:ascii="Arial" w:hAnsi="Arial" w:cs="Arial"/>
          <w:color w:val="000000"/>
          <w:sz w:val="36"/>
          <w:szCs w:val="36"/>
          <w:lang w:bidi="hi-IN"/>
        </w:rPr>
        <w:t>E</w:t>
      </w:r>
      <w:r>
        <w:rPr>
          <w:rFonts w:ascii="Arial" w:hAnsi="Arial" w:cs="Arial"/>
          <w:color w:val="000000"/>
          <w:sz w:val="36"/>
          <w:szCs w:val="36"/>
          <w:lang w:bidi="hi-IN"/>
        </w:rPr>
        <w:t xml:space="preserve"> .............ayan</w:t>
      </w:r>
      <w:r w:rsidR="00665208">
        <w:rPr>
          <w:rFonts w:ascii="Arial" w:hAnsi="Arial" w:cs="Arial"/>
          <w:color w:val="000000"/>
          <w:sz w:val="36"/>
          <w:szCs w:val="36"/>
          <w:lang w:bidi="hi-IN"/>
        </w:rPr>
        <w:t>E</w:t>
      </w:r>
      <w:r>
        <w:rPr>
          <w:rFonts w:ascii="Arial" w:hAnsi="Arial" w:cs="Arial"/>
          <w:color w:val="000000"/>
          <w:sz w:val="36"/>
          <w:szCs w:val="36"/>
          <w:lang w:bidi="hi-IN"/>
        </w:rPr>
        <w:t xml:space="preserve"> ...................... Rutau ............. mAs</w:t>
      </w:r>
      <w:r w:rsidR="00665208">
        <w:rPr>
          <w:rFonts w:ascii="Arial" w:hAnsi="Arial" w:cs="Arial"/>
          <w:color w:val="000000"/>
          <w:sz w:val="36"/>
          <w:szCs w:val="36"/>
          <w:lang w:bidi="hi-IN"/>
        </w:rPr>
        <w:t>E</w:t>
      </w:r>
      <w:r>
        <w:rPr>
          <w:rFonts w:ascii="Arial" w:hAnsi="Arial" w:cs="Arial"/>
          <w:color w:val="000000"/>
          <w:sz w:val="36"/>
          <w:szCs w:val="36"/>
          <w:lang w:bidi="hi-IN"/>
        </w:rPr>
        <w:t xml:space="preserve"> ............pakSh</w:t>
      </w:r>
      <w:r w:rsidR="00665208">
        <w:rPr>
          <w:rFonts w:ascii="Arial" w:hAnsi="Arial" w:cs="Arial"/>
          <w:color w:val="000000"/>
          <w:sz w:val="36"/>
          <w:szCs w:val="36"/>
          <w:lang w:bidi="hi-IN"/>
        </w:rPr>
        <w:t>E</w:t>
      </w:r>
      <w:r>
        <w:rPr>
          <w:rFonts w:ascii="Arial" w:hAnsi="Arial" w:cs="Arial"/>
          <w:color w:val="000000"/>
          <w:sz w:val="36"/>
          <w:szCs w:val="36"/>
          <w:lang w:bidi="hi-IN"/>
        </w:rPr>
        <w:t xml:space="preserve"> ................... SuBatithau .......................... vAsarayuktAyAM ........................... nakShatrayuktAyAM SuBay</w:t>
      </w:r>
      <w:r w:rsidR="00665208">
        <w:rPr>
          <w:rFonts w:ascii="Arial" w:hAnsi="Arial" w:cs="Arial"/>
          <w:color w:val="000000"/>
          <w:sz w:val="36"/>
          <w:szCs w:val="36"/>
          <w:lang w:bidi="hi-IN"/>
        </w:rPr>
        <w:t>O</w:t>
      </w:r>
      <w:r>
        <w:rPr>
          <w:rFonts w:ascii="Arial" w:hAnsi="Arial" w:cs="Arial"/>
          <w:color w:val="000000"/>
          <w:sz w:val="36"/>
          <w:szCs w:val="36"/>
          <w:lang w:bidi="hi-IN"/>
        </w:rPr>
        <w:t xml:space="preserve">ga SuBakaraNa </w:t>
      </w:r>
      <w:r w:rsidR="00665208">
        <w:rPr>
          <w:rFonts w:ascii="Arial" w:hAnsi="Arial" w:cs="Arial"/>
          <w:color w:val="000000"/>
          <w:sz w:val="36"/>
          <w:szCs w:val="36"/>
          <w:lang w:bidi="hi-IN"/>
        </w:rPr>
        <w:t>E</w:t>
      </w:r>
      <w:r>
        <w:rPr>
          <w:rFonts w:ascii="Arial" w:hAnsi="Arial" w:cs="Arial"/>
          <w:color w:val="000000"/>
          <w:sz w:val="36"/>
          <w:szCs w:val="36"/>
          <w:lang w:bidi="hi-IN"/>
        </w:rPr>
        <w:t>vaM guNa sakala viS</w:t>
      </w:r>
      <w:r w:rsidR="00665208">
        <w:rPr>
          <w:rFonts w:ascii="Arial" w:hAnsi="Arial" w:cs="Arial"/>
          <w:color w:val="000000"/>
          <w:sz w:val="36"/>
          <w:szCs w:val="36"/>
          <w:lang w:bidi="hi-IN"/>
        </w:rPr>
        <w:t>E</w:t>
      </w:r>
      <w:r>
        <w:rPr>
          <w:rFonts w:ascii="Arial" w:hAnsi="Arial" w:cs="Arial"/>
          <w:color w:val="000000"/>
          <w:sz w:val="36"/>
          <w:szCs w:val="36"/>
          <w:lang w:bidi="hi-IN"/>
        </w:rPr>
        <w:t>ShaNa viSiShTAyAM asyAm ..................SuBatithau mam</w:t>
      </w:r>
      <w:r w:rsidR="00665208">
        <w:rPr>
          <w:rFonts w:ascii="Arial" w:hAnsi="Arial" w:cs="Arial"/>
          <w:color w:val="000000"/>
          <w:sz w:val="36"/>
          <w:szCs w:val="36"/>
          <w:lang w:bidi="hi-IN"/>
        </w:rPr>
        <w:t>O</w:t>
      </w:r>
      <w:r>
        <w:rPr>
          <w:rFonts w:ascii="Arial" w:hAnsi="Arial" w:cs="Arial"/>
          <w:color w:val="000000"/>
          <w:sz w:val="36"/>
          <w:szCs w:val="36"/>
          <w:lang w:bidi="hi-IN"/>
        </w:rPr>
        <w:t>pAtta samasta duritakShayadvArA SrI param</w:t>
      </w:r>
      <w:r w:rsidR="00665208">
        <w:rPr>
          <w:rFonts w:ascii="Arial" w:hAnsi="Arial" w:cs="Arial"/>
          <w:color w:val="000000"/>
          <w:sz w:val="36"/>
          <w:szCs w:val="36"/>
          <w:lang w:bidi="hi-IN"/>
        </w:rPr>
        <w:t>E</w:t>
      </w:r>
      <w:r>
        <w:rPr>
          <w:rFonts w:ascii="Arial" w:hAnsi="Arial" w:cs="Arial"/>
          <w:color w:val="000000"/>
          <w:sz w:val="36"/>
          <w:szCs w:val="36"/>
          <w:lang w:bidi="hi-IN"/>
        </w:rPr>
        <w:t xml:space="preserve">Svara prItyarthaM, </w:t>
      </w:r>
    </w:p>
    <w:p w14:paraId="200FC73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anAdi avidyAvAsanayA pravarttamAn</w:t>
      </w:r>
      <w:r w:rsidR="00665208">
        <w:rPr>
          <w:rFonts w:ascii="Arial" w:hAnsi="Arial" w:cs="Arial"/>
          <w:color w:val="000000"/>
          <w:sz w:val="36"/>
          <w:szCs w:val="36"/>
          <w:lang w:bidi="hi-IN"/>
        </w:rPr>
        <w:t>E</w:t>
      </w:r>
      <w:r>
        <w:rPr>
          <w:rFonts w:ascii="Arial" w:hAnsi="Arial" w:cs="Arial"/>
          <w:color w:val="000000"/>
          <w:sz w:val="36"/>
          <w:szCs w:val="36"/>
          <w:lang w:bidi="hi-IN"/>
        </w:rPr>
        <w:t xml:space="preserve"> asmin mahati saMsAracakr</w:t>
      </w:r>
      <w:r w:rsidR="00665208">
        <w:rPr>
          <w:rFonts w:ascii="Arial" w:hAnsi="Arial" w:cs="Arial"/>
          <w:color w:val="000000"/>
          <w:sz w:val="36"/>
          <w:szCs w:val="36"/>
          <w:lang w:bidi="hi-IN"/>
        </w:rPr>
        <w:t>E</w:t>
      </w:r>
      <w:r>
        <w:rPr>
          <w:rFonts w:ascii="Arial" w:hAnsi="Arial" w:cs="Arial"/>
          <w:color w:val="000000"/>
          <w:sz w:val="36"/>
          <w:szCs w:val="36"/>
          <w:lang w:bidi="hi-IN"/>
        </w:rPr>
        <w:t xml:space="preserve"> vicitrABi: karmagatiBi: vicitrAsu an</w:t>
      </w:r>
      <w:r w:rsidR="00665208">
        <w:rPr>
          <w:rFonts w:ascii="Arial" w:hAnsi="Arial" w:cs="Arial"/>
          <w:color w:val="000000"/>
          <w:sz w:val="36"/>
          <w:szCs w:val="36"/>
          <w:lang w:bidi="hi-IN"/>
        </w:rPr>
        <w:t>E</w:t>
      </w:r>
      <w:r>
        <w:rPr>
          <w:rFonts w:ascii="Arial" w:hAnsi="Arial" w:cs="Arial"/>
          <w:color w:val="000000"/>
          <w:sz w:val="36"/>
          <w:szCs w:val="36"/>
          <w:lang w:bidi="hi-IN"/>
        </w:rPr>
        <w:t>kAsu paSu-pakShI mRugAdi y</w:t>
      </w:r>
      <w:r w:rsidR="00665208">
        <w:rPr>
          <w:rFonts w:ascii="Arial" w:hAnsi="Arial" w:cs="Arial"/>
          <w:color w:val="000000"/>
          <w:sz w:val="36"/>
          <w:szCs w:val="36"/>
          <w:lang w:bidi="hi-IN"/>
        </w:rPr>
        <w:t>O</w:t>
      </w:r>
      <w:r>
        <w:rPr>
          <w:rFonts w:ascii="Arial" w:hAnsi="Arial" w:cs="Arial"/>
          <w:color w:val="000000"/>
          <w:sz w:val="36"/>
          <w:szCs w:val="36"/>
          <w:lang w:bidi="hi-IN"/>
        </w:rPr>
        <w:t>niShu puna: puna: an</w:t>
      </w:r>
      <w:r w:rsidR="00665208">
        <w:rPr>
          <w:rFonts w:ascii="Arial" w:hAnsi="Arial" w:cs="Arial"/>
          <w:color w:val="000000"/>
          <w:sz w:val="36"/>
          <w:szCs w:val="36"/>
          <w:lang w:bidi="hi-IN"/>
        </w:rPr>
        <w:t>E</w:t>
      </w:r>
      <w:r>
        <w:rPr>
          <w:rFonts w:ascii="Arial" w:hAnsi="Arial" w:cs="Arial"/>
          <w:color w:val="000000"/>
          <w:sz w:val="36"/>
          <w:szCs w:val="36"/>
          <w:lang w:bidi="hi-IN"/>
        </w:rPr>
        <w:t>kadhA janitvA k</w:t>
      </w:r>
      <w:r w:rsidR="00665208">
        <w:rPr>
          <w:rFonts w:ascii="Arial" w:hAnsi="Arial" w:cs="Arial"/>
          <w:color w:val="000000"/>
          <w:sz w:val="36"/>
          <w:szCs w:val="36"/>
          <w:lang w:bidi="hi-IN"/>
        </w:rPr>
        <w:t>E</w:t>
      </w:r>
      <w:r>
        <w:rPr>
          <w:rFonts w:ascii="Arial" w:hAnsi="Arial" w:cs="Arial"/>
          <w:color w:val="000000"/>
          <w:sz w:val="36"/>
          <w:szCs w:val="36"/>
          <w:lang w:bidi="hi-IN"/>
        </w:rPr>
        <w:t>nApi puNyakarma viS</w:t>
      </w:r>
      <w:r w:rsidR="00665208">
        <w:rPr>
          <w:rFonts w:ascii="Arial" w:hAnsi="Arial" w:cs="Arial"/>
          <w:color w:val="000000"/>
          <w:sz w:val="36"/>
          <w:szCs w:val="36"/>
          <w:lang w:bidi="hi-IN"/>
        </w:rPr>
        <w:t>E</w:t>
      </w:r>
      <w:r>
        <w:rPr>
          <w:rFonts w:ascii="Arial" w:hAnsi="Arial" w:cs="Arial"/>
          <w:color w:val="000000"/>
          <w:sz w:val="36"/>
          <w:szCs w:val="36"/>
          <w:lang w:bidi="hi-IN"/>
        </w:rPr>
        <w:t>Sh</w:t>
      </w:r>
      <w:r w:rsidR="00665208">
        <w:rPr>
          <w:rFonts w:ascii="Arial" w:hAnsi="Arial" w:cs="Arial"/>
          <w:color w:val="000000"/>
          <w:sz w:val="36"/>
          <w:szCs w:val="36"/>
          <w:lang w:bidi="hi-IN"/>
        </w:rPr>
        <w:t>E</w:t>
      </w:r>
      <w:r>
        <w:rPr>
          <w:rFonts w:ascii="Arial" w:hAnsi="Arial" w:cs="Arial"/>
          <w:color w:val="000000"/>
          <w:sz w:val="36"/>
          <w:szCs w:val="36"/>
          <w:lang w:bidi="hi-IN"/>
        </w:rPr>
        <w:t>Na idAnIntana mAnuShy</w:t>
      </w:r>
      <w:r w:rsidR="00665208">
        <w:rPr>
          <w:rFonts w:ascii="Arial" w:hAnsi="Arial" w:cs="Arial"/>
          <w:color w:val="000000"/>
          <w:sz w:val="36"/>
          <w:szCs w:val="36"/>
          <w:lang w:bidi="hi-IN"/>
        </w:rPr>
        <w:t>E</w:t>
      </w:r>
      <w:r>
        <w:rPr>
          <w:rFonts w:ascii="Arial" w:hAnsi="Arial" w:cs="Arial"/>
          <w:color w:val="000000"/>
          <w:sz w:val="36"/>
          <w:szCs w:val="36"/>
          <w:lang w:bidi="hi-IN"/>
        </w:rPr>
        <w:t xml:space="preserve"> dvijanma viS</w:t>
      </w:r>
      <w:r w:rsidR="00665208">
        <w:rPr>
          <w:rFonts w:ascii="Arial" w:hAnsi="Arial" w:cs="Arial"/>
          <w:color w:val="000000"/>
          <w:sz w:val="36"/>
          <w:szCs w:val="36"/>
          <w:lang w:bidi="hi-IN"/>
        </w:rPr>
        <w:t>E</w:t>
      </w:r>
      <w:r>
        <w:rPr>
          <w:rFonts w:ascii="Arial" w:hAnsi="Arial" w:cs="Arial"/>
          <w:color w:val="000000"/>
          <w:sz w:val="36"/>
          <w:szCs w:val="36"/>
          <w:lang w:bidi="hi-IN"/>
        </w:rPr>
        <w:t>ShaM prAptavata: ..............nakShatr</w:t>
      </w:r>
      <w:r w:rsidR="00665208">
        <w:rPr>
          <w:rFonts w:ascii="Arial" w:hAnsi="Arial" w:cs="Arial"/>
          <w:color w:val="000000"/>
          <w:sz w:val="36"/>
          <w:szCs w:val="36"/>
          <w:lang w:bidi="hi-IN"/>
        </w:rPr>
        <w:t>E</w:t>
      </w:r>
      <w:r>
        <w:rPr>
          <w:rFonts w:ascii="Arial" w:hAnsi="Arial" w:cs="Arial"/>
          <w:color w:val="000000"/>
          <w:sz w:val="36"/>
          <w:szCs w:val="36"/>
          <w:lang w:bidi="hi-IN"/>
        </w:rPr>
        <w:t xml:space="preserve"> ................. rASau jAtasya ......................SarmaNa: .......... nakShatr</w:t>
      </w:r>
      <w:r w:rsidR="00665208">
        <w:rPr>
          <w:rFonts w:ascii="Arial" w:hAnsi="Arial" w:cs="Arial"/>
          <w:color w:val="000000"/>
          <w:sz w:val="36"/>
          <w:szCs w:val="36"/>
          <w:lang w:bidi="hi-IN"/>
        </w:rPr>
        <w:t>E</w:t>
      </w:r>
      <w:r>
        <w:rPr>
          <w:rFonts w:ascii="Arial" w:hAnsi="Arial" w:cs="Arial"/>
          <w:color w:val="000000"/>
          <w:sz w:val="36"/>
          <w:szCs w:val="36"/>
          <w:lang w:bidi="hi-IN"/>
        </w:rPr>
        <w:t xml:space="preserve"> ...............rASau .............jAtayA: mama dharmapatnyASca Avay</w:t>
      </w:r>
      <w:r w:rsidR="00665208">
        <w:rPr>
          <w:rFonts w:ascii="Arial" w:hAnsi="Arial" w:cs="Arial"/>
          <w:color w:val="000000"/>
          <w:sz w:val="36"/>
          <w:szCs w:val="36"/>
          <w:lang w:bidi="hi-IN"/>
        </w:rPr>
        <w:t>O</w:t>
      </w:r>
      <w:r>
        <w:rPr>
          <w:rFonts w:ascii="Arial" w:hAnsi="Arial" w:cs="Arial"/>
          <w:color w:val="000000"/>
          <w:sz w:val="36"/>
          <w:szCs w:val="36"/>
          <w:lang w:bidi="hi-IN"/>
        </w:rPr>
        <w:t>: sakuTuMbay</w:t>
      </w:r>
      <w:r w:rsidR="00665208">
        <w:rPr>
          <w:rFonts w:ascii="Arial" w:hAnsi="Arial" w:cs="Arial"/>
          <w:color w:val="000000"/>
          <w:sz w:val="36"/>
          <w:szCs w:val="36"/>
          <w:lang w:bidi="hi-IN"/>
        </w:rPr>
        <w:t>O</w:t>
      </w:r>
      <w:r>
        <w:rPr>
          <w:rFonts w:ascii="Arial" w:hAnsi="Arial" w:cs="Arial"/>
          <w:color w:val="000000"/>
          <w:sz w:val="36"/>
          <w:szCs w:val="36"/>
          <w:lang w:bidi="hi-IN"/>
        </w:rPr>
        <w:t>: ................. saputrakay</w:t>
      </w:r>
      <w:r w:rsidR="00665208">
        <w:rPr>
          <w:rFonts w:ascii="Arial" w:hAnsi="Arial" w:cs="Arial"/>
          <w:color w:val="000000"/>
          <w:sz w:val="36"/>
          <w:szCs w:val="36"/>
          <w:lang w:bidi="hi-IN"/>
        </w:rPr>
        <w:t>O</w:t>
      </w:r>
      <w:r>
        <w:rPr>
          <w:rFonts w:ascii="Arial" w:hAnsi="Arial" w:cs="Arial"/>
          <w:color w:val="000000"/>
          <w:sz w:val="36"/>
          <w:szCs w:val="36"/>
          <w:lang w:bidi="hi-IN"/>
        </w:rPr>
        <w:t>: sabandhuvargay</w:t>
      </w:r>
      <w:r w:rsidR="00665208">
        <w:rPr>
          <w:rFonts w:ascii="Arial" w:hAnsi="Arial" w:cs="Arial"/>
          <w:color w:val="000000"/>
          <w:sz w:val="36"/>
          <w:szCs w:val="36"/>
          <w:lang w:bidi="hi-IN"/>
        </w:rPr>
        <w:t>O</w:t>
      </w:r>
      <w:r>
        <w:rPr>
          <w:rFonts w:ascii="Arial" w:hAnsi="Arial" w:cs="Arial"/>
          <w:color w:val="000000"/>
          <w:sz w:val="36"/>
          <w:szCs w:val="36"/>
          <w:lang w:bidi="hi-IN"/>
        </w:rPr>
        <w:t>: sASrita-janay</w:t>
      </w:r>
      <w:r w:rsidR="00665208">
        <w:rPr>
          <w:rFonts w:ascii="Arial" w:hAnsi="Arial" w:cs="Arial"/>
          <w:color w:val="000000"/>
          <w:sz w:val="36"/>
          <w:szCs w:val="36"/>
          <w:lang w:bidi="hi-IN"/>
        </w:rPr>
        <w:t>O</w:t>
      </w:r>
      <w:r>
        <w:rPr>
          <w:rFonts w:ascii="Arial" w:hAnsi="Arial" w:cs="Arial"/>
          <w:color w:val="000000"/>
          <w:sz w:val="36"/>
          <w:szCs w:val="36"/>
          <w:lang w:bidi="hi-IN"/>
        </w:rPr>
        <w:t xml:space="preserve">Sca janmAByAsAt janmapraBRuti </w:t>
      </w:r>
      <w:r w:rsidR="00665208">
        <w:rPr>
          <w:rFonts w:ascii="Arial" w:hAnsi="Arial" w:cs="Arial"/>
          <w:color w:val="000000"/>
          <w:sz w:val="36"/>
          <w:szCs w:val="36"/>
          <w:lang w:bidi="hi-IN"/>
        </w:rPr>
        <w:t>E</w:t>
      </w:r>
      <w:r>
        <w:rPr>
          <w:rFonts w:ascii="Arial" w:hAnsi="Arial" w:cs="Arial"/>
          <w:color w:val="000000"/>
          <w:sz w:val="36"/>
          <w:szCs w:val="36"/>
          <w:lang w:bidi="hi-IN"/>
        </w:rPr>
        <w:t>tatkShaNa paryantaM bAly</w:t>
      </w:r>
      <w:r w:rsidR="00665208">
        <w:rPr>
          <w:rFonts w:ascii="Arial" w:hAnsi="Arial" w:cs="Arial"/>
          <w:color w:val="000000"/>
          <w:sz w:val="36"/>
          <w:szCs w:val="36"/>
          <w:lang w:bidi="hi-IN"/>
        </w:rPr>
        <w:t>E</w:t>
      </w:r>
      <w:r>
        <w:rPr>
          <w:rFonts w:ascii="Arial" w:hAnsi="Arial" w:cs="Arial"/>
          <w:color w:val="000000"/>
          <w:sz w:val="36"/>
          <w:szCs w:val="36"/>
          <w:lang w:bidi="hi-IN"/>
        </w:rPr>
        <w:t xml:space="preserve"> vayasi kaumAr</w:t>
      </w:r>
      <w:r w:rsidR="00665208">
        <w:rPr>
          <w:rFonts w:ascii="Arial" w:hAnsi="Arial" w:cs="Arial"/>
          <w:color w:val="000000"/>
          <w:sz w:val="36"/>
          <w:szCs w:val="36"/>
          <w:lang w:bidi="hi-IN"/>
        </w:rPr>
        <w:t>E</w:t>
      </w:r>
      <w:r>
        <w:rPr>
          <w:rFonts w:ascii="Arial" w:hAnsi="Arial" w:cs="Arial"/>
          <w:color w:val="000000"/>
          <w:sz w:val="36"/>
          <w:szCs w:val="36"/>
          <w:lang w:bidi="hi-IN"/>
        </w:rPr>
        <w:t xml:space="preserve"> yauvan</w:t>
      </w:r>
      <w:r w:rsidR="00665208">
        <w:rPr>
          <w:rFonts w:ascii="Arial" w:hAnsi="Arial" w:cs="Arial"/>
          <w:color w:val="000000"/>
          <w:sz w:val="36"/>
          <w:szCs w:val="36"/>
          <w:lang w:bidi="hi-IN"/>
        </w:rPr>
        <w:t>E</w:t>
      </w:r>
      <w:r>
        <w:rPr>
          <w:rFonts w:ascii="Arial" w:hAnsi="Arial" w:cs="Arial"/>
          <w:color w:val="000000"/>
          <w:sz w:val="36"/>
          <w:szCs w:val="36"/>
          <w:lang w:bidi="hi-IN"/>
        </w:rPr>
        <w:t xml:space="preserve"> vArdhak</w:t>
      </w:r>
      <w:r w:rsidR="00665208">
        <w:rPr>
          <w:rFonts w:ascii="Arial" w:hAnsi="Arial" w:cs="Arial"/>
          <w:color w:val="000000"/>
          <w:sz w:val="36"/>
          <w:szCs w:val="36"/>
          <w:lang w:bidi="hi-IN"/>
        </w:rPr>
        <w:t>E</w:t>
      </w:r>
      <w:r>
        <w:rPr>
          <w:rFonts w:ascii="Arial" w:hAnsi="Arial" w:cs="Arial"/>
          <w:color w:val="000000"/>
          <w:sz w:val="36"/>
          <w:szCs w:val="36"/>
          <w:lang w:bidi="hi-IN"/>
        </w:rPr>
        <w:t xml:space="preserve"> ca jAgrat svapna suShupti avasthAsu man</w:t>
      </w:r>
      <w:r w:rsidR="00665208">
        <w:rPr>
          <w:rFonts w:ascii="Arial" w:hAnsi="Arial" w:cs="Arial"/>
          <w:color w:val="000000"/>
          <w:sz w:val="36"/>
          <w:szCs w:val="36"/>
          <w:lang w:bidi="hi-IN"/>
        </w:rPr>
        <w:t>O</w:t>
      </w:r>
      <w:r>
        <w:rPr>
          <w:rFonts w:ascii="Arial" w:hAnsi="Arial" w:cs="Arial"/>
          <w:color w:val="000000"/>
          <w:sz w:val="36"/>
          <w:szCs w:val="36"/>
          <w:lang w:bidi="hi-IN"/>
        </w:rPr>
        <w:t>vAkkAya karm</w:t>
      </w:r>
      <w:r w:rsidR="00665208">
        <w:rPr>
          <w:rFonts w:ascii="Arial" w:hAnsi="Arial" w:cs="Arial"/>
          <w:color w:val="000000"/>
          <w:sz w:val="36"/>
          <w:szCs w:val="36"/>
          <w:lang w:bidi="hi-IN"/>
        </w:rPr>
        <w:t>E</w:t>
      </w:r>
      <w:r>
        <w:rPr>
          <w:rFonts w:ascii="Arial" w:hAnsi="Arial" w:cs="Arial"/>
          <w:color w:val="000000"/>
          <w:sz w:val="36"/>
          <w:szCs w:val="36"/>
          <w:lang w:bidi="hi-IN"/>
        </w:rPr>
        <w:t>ndriya j~jAn</w:t>
      </w:r>
      <w:r w:rsidR="00665208">
        <w:rPr>
          <w:rFonts w:ascii="Arial" w:hAnsi="Arial" w:cs="Arial"/>
          <w:color w:val="000000"/>
          <w:sz w:val="36"/>
          <w:szCs w:val="36"/>
          <w:lang w:bidi="hi-IN"/>
        </w:rPr>
        <w:t>E</w:t>
      </w:r>
      <w:r>
        <w:rPr>
          <w:rFonts w:ascii="Arial" w:hAnsi="Arial" w:cs="Arial"/>
          <w:color w:val="000000"/>
          <w:sz w:val="36"/>
          <w:szCs w:val="36"/>
          <w:lang w:bidi="hi-IN"/>
        </w:rPr>
        <w:t>ndriya vyApArai: kAmakr</w:t>
      </w:r>
      <w:r w:rsidR="00665208">
        <w:rPr>
          <w:rFonts w:ascii="Arial" w:hAnsi="Arial" w:cs="Arial"/>
          <w:color w:val="000000"/>
          <w:sz w:val="36"/>
          <w:szCs w:val="36"/>
          <w:lang w:bidi="hi-IN"/>
        </w:rPr>
        <w:t>O</w:t>
      </w:r>
      <w:r>
        <w:rPr>
          <w:rFonts w:ascii="Arial" w:hAnsi="Arial" w:cs="Arial"/>
          <w:color w:val="000000"/>
          <w:sz w:val="36"/>
          <w:szCs w:val="36"/>
          <w:lang w:bidi="hi-IN"/>
        </w:rPr>
        <w:t>dha-l</w:t>
      </w:r>
      <w:r w:rsidR="00665208">
        <w:rPr>
          <w:rFonts w:ascii="Arial" w:hAnsi="Arial" w:cs="Arial"/>
          <w:color w:val="000000"/>
          <w:sz w:val="36"/>
          <w:szCs w:val="36"/>
          <w:lang w:bidi="hi-IN"/>
        </w:rPr>
        <w:t>O</w:t>
      </w:r>
      <w:r>
        <w:rPr>
          <w:rFonts w:ascii="Arial" w:hAnsi="Arial" w:cs="Arial"/>
          <w:color w:val="000000"/>
          <w:sz w:val="36"/>
          <w:szCs w:val="36"/>
          <w:lang w:bidi="hi-IN"/>
        </w:rPr>
        <w:t>Ba-m</w:t>
      </w:r>
      <w:r w:rsidR="00665208">
        <w:rPr>
          <w:rFonts w:ascii="Arial" w:hAnsi="Arial" w:cs="Arial"/>
          <w:color w:val="000000"/>
          <w:sz w:val="36"/>
          <w:szCs w:val="36"/>
          <w:lang w:bidi="hi-IN"/>
        </w:rPr>
        <w:t>O</w:t>
      </w:r>
      <w:r>
        <w:rPr>
          <w:rFonts w:ascii="Arial" w:hAnsi="Arial" w:cs="Arial"/>
          <w:color w:val="000000"/>
          <w:sz w:val="36"/>
          <w:szCs w:val="36"/>
          <w:lang w:bidi="hi-IN"/>
        </w:rPr>
        <w:t xml:space="preserve">ha-madamAthsaryai: </w:t>
      </w:r>
      <w:r>
        <w:rPr>
          <w:rFonts w:ascii="Arial" w:hAnsi="Arial" w:cs="Arial"/>
          <w:color w:val="000000"/>
          <w:sz w:val="36"/>
          <w:szCs w:val="36"/>
          <w:lang w:bidi="hi-IN"/>
        </w:rPr>
        <w:lastRenderedPageBreak/>
        <w:t>rahasi prakAS</w:t>
      </w:r>
      <w:r w:rsidR="00665208">
        <w:rPr>
          <w:rFonts w:ascii="Arial" w:hAnsi="Arial" w:cs="Arial"/>
          <w:color w:val="000000"/>
          <w:sz w:val="36"/>
          <w:szCs w:val="36"/>
          <w:lang w:bidi="hi-IN"/>
        </w:rPr>
        <w:t>E</w:t>
      </w:r>
      <w:r>
        <w:rPr>
          <w:rFonts w:ascii="Arial" w:hAnsi="Arial" w:cs="Arial"/>
          <w:color w:val="000000"/>
          <w:sz w:val="36"/>
          <w:szCs w:val="36"/>
          <w:lang w:bidi="hi-IN"/>
        </w:rPr>
        <w:t xml:space="preserve"> ca j~jAnA-&amp;j~jAnakRutAnAM mahApAtakAnAM atipAtakAnAM upapAtakAnAM sa~gkarIkaraNAnAM malinIkaraNAnAM apAtrIkaraNAnAM jAtiBraMSa-karaNAnAM prakIrNakAnAM j~jAnata: sakRut-kRutAnAM aj~jAnata: asat-kRutAnAM j~jAnat</w:t>
      </w:r>
      <w:r w:rsidR="00665208">
        <w:rPr>
          <w:rFonts w:ascii="Arial" w:hAnsi="Arial" w:cs="Arial"/>
          <w:color w:val="000000"/>
          <w:sz w:val="36"/>
          <w:szCs w:val="36"/>
          <w:lang w:bidi="hi-IN"/>
        </w:rPr>
        <w:t>O</w:t>
      </w:r>
      <w:r>
        <w:rPr>
          <w:rFonts w:ascii="Arial" w:hAnsi="Arial" w:cs="Arial"/>
          <w:color w:val="000000"/>
          <w:sz w:val="36"/>
          <w:szCs w:val="36"/>
          <w:lang w:bidi="hi-IN"/>
        </w:rPr>
        <w:t xml:space="preserve">&amp;j~jAnataSca aByastAnAM cirakAlA-ByastAnAM nirantara cirakAlA-ByastAnAM </w:t>
      </w:r>
      <w:r w:rsidR="00665208">
        <w:rPr>
          <w:rFonts w:ascii="Arial" w:hAnsi="Arial" w:cs="Arial"/>
          <w:color w:val="000000"/>
          <w:sz w:val="36"/>
          <w:szCs w:val="36"/>
          <w:lang w:bidi="hi-IN"/>
        </w:rPr>
        <w:t>E</w:t>
      </w:r>
      <w:r>
        <w:rPr>
          <w:rFonts w:ascii="Arial" w:hAnsi="Arial" w:cs="Arial"/>
          <w:color w:val="000000"/>
          <w:sz w:val="36"/>
          <w:szCs w:val="36"/>
          <w:lang w:bidi="hi-IN"/>
        </w:rPr>
        <w:t>vaM navAnAM navavidhAnAM bahUnAM bahuvidhAnAM pApAnAM maddhy</w:t>
      </w:r>
      <w:r w:rsidR="00665208">
        <w:rPr>
          <w:rFonts w:ascii="Arial" w:hAnsi="Arial" w:cs="Arial"/>
          <w:color w:val="000000"/>
          <w:sz w:val="36"/>
          <w:szCs w:val="36"/>
          <w:lang w:bidi="hi-IN"/>
        </w:rPr>
        <w:t>E</w:t>
      </w:r>
      <w:r>
        <w:rPr>
          <w:rFonts w:ascii="Arial" w:hAnsi="Arial" w:cs="Arial"/>
          <w:color w:val="000000"/>
          <w:sz w:val="36"/>
          <w:szCs w:val="36"/>
          <w:lang w:bidi="hi-IN"/>
        </w:rPr>
        <w:t xml:space="preserve"> saMBAvidhAnAM sarv</w:t>
      </w:r>
      <w:r w:rsidR="00665208">
        <w:rPr>
          <w:rFonts w:ascii="Arial" w:hAnsi="Arial" w:cs="Arial"/>
          <w:color w:val="000000"/>
          <w:sz w:val="36"/>
          <w:szCs w:val="36"/>
          <w:lang w:bidi="hi-IN"/>
        </w:rPr>
        <w:t>E</w:t>
      </w:r>
      <w:r>
        <w:rPr>
          <w:rFonts w:ascii="Arial" w:hAnsi="Arial" w:cs="Arial"/>
          <w:color w:val="000000"/>
          <w:sz w:val="36"/>
          <w:szCs w:val="36"/>
          <w:lang w:bidi="hi-IN"/>
        </w:rPr>
        <w:t>ShAM pApAnAM saddhya: apan</w:t>
      </w:r>
      <w:r w:rsidR="00665208">
        <w:rPr>
          <w:rFonts w:ascii="Arial" w:hAnsi="Arial" w:cs="Arial"/>
          <w:color w:val="000000"/>
          <w:sz w:val="36"/>
          <w:szCs w:val="36"/>
          <w:lang w:bidi="hi-IN"/>
        </w:rPr>
        <w:t>O</w:t>
      </w:r>
      <w:r>
        <w:rPr>
          <w:rFonts w:ascii="Arial" w:hAnsi="Arial" w:cs="Arial"/>
          <w:color w:val="000000"/>
          <w:sz w:val="36"/>
          <w:szCs w:val="36"/>
          <w:lang w:bidi="hi-IN"/>
        </w:rPr>
        <w:t>danArthaM, mahAd</w:t>
      </w:r>
      <w:r w:rsidR="00665208">
        <w:rPr>
          <w:rFonts w:ascii="Arial" w:hAnsi="Arial" w:cs="Arial"/>
          <w:color w:val="000000"/>
          <w:sz w:val="36"/>
          <w:szCs w:val="36"/>
          <w:lang w:bidi="hi-IN"/>
        </w:rPr>
        <w:t>E</w:t>
      </w:r>
      <w:r>
        <w:rPr>
          <w:rFonts w:ascii="Arial" w:hAnsi="Arial" w:cs="Arial"/>
          <w:color w:val="000000"/>
          <w:sz w:val="36"/>
          <w:szCs w:val="36"/>
          <w:lang w:bidi="hi-IN"/>
        </w:rPr>
        <w:t>vAdInAM rudrANAM AdityAtmakarudrasya ca prasAda siddhyarthaM, AyurA-r</w:t>
      </w:r>
      <w:r w:rsidR="00665208">
        <w:rPr>
          <w:rFonts w:ascii="Arial" w:hAnsi="Arial" w:cs="Arial"/>
          <w:color w:val="000000"/>
          <w:sz w:val="36"/>
          <w:szCs w:val="36"/>
          <w:lang w:bidi="hi-IN"/>
        </w:rPr>
        <w:t>O</w:t>
      </w:r>
      <w:r>
        <w:rPr>
          <w:rFonts w:ascii="Arial" w:hAnsi="Arial" w:cs="Arial"/>
          <w:color w:val="000000"/>
          <w:sz w:val="36"/>
          <w:szCs w:val="36"/>
          <w:lang w:bidi="hi-IN"/>
        </w:rPr>
        <w:t>gya-putra-pautra-dhana-dhAnya t</w:t>
      </w:r>
      <w:r w:rsidR="00665208">
        <w:rPr>
          <w:rFonts w:ascii="Arial" w:hAnsi="Arial" w:cs="Arial"/>
          <w:color w:val="000000"/>
          <w:sz w:val="36"/>
          <w:szCs w:val="36"/>
          <w:lang w:bidi="hi-IN"/>
        </w:rPr>
        <w:t>E</w:t>
      </w:r>
      <w:r>
        <w:rPr>
          <w:rFonts w:ascii="Arial" w:hAnsi="Arial" w:cs="Arial"/>
          <w:color w:val="000000"/>
          <w:sz w:val="36"/>
          <w:szCs w:val="36"/>
          <w:lang w:bidi="hi-IN"/>
        </w:rPr>
        <w:t>j</w:t>
      </w:r>
      <w:r w:rsidR="00665208">
        <w:rPr>
          <w:rFonts w:ascii="Arial" w:hAnsi="Arial" w:cs="Arial"/>
          <w:color w:val="000000"/>
          <w:sz w:val="36"/>
          <w:szCs w:val="36"/>
          <w:lang w:bidi="hi-IN"/>
        </w:rPr>
        <w:t>O</w:t>
      </w:r>
      <w:r>
        <w:rPr>
          <w:rFonts w:ascii="Arial" w:hAnsi="Arial" w:cs="Arial"/>
          <w:color w:val="000000"/>
          <w:sz w:val="36"/>
          <w:szCs w:val="36"/>
          <w:lang w:bidi="hi-IN"/>
        </w:rPr>
        <w:t>-lakShmyAdi sakala-sAmrAjyA-BivRuddhyarthaM, SarIr</w:t>
      </w:r>
      <w:r w:rsidR="00665208">
        <w:rPr>
          <w:rFonts w:ascii="Arial" w:hAnsi="Arial" w:cs="Arial"/>
          <w:color w:val="000000"/>
          <w:sz w:val="36"/>
          <w:szCs w:val="36"/>
          <w:lang w:bidi="hi-IN"/>
        </w:rPr>
        <w:t>E</w:t>
      </w:r>
      <w:r>
        <w:rPr>
          <w:rFonts w:ascii="Arial" w:hAnsi="Arial" w:cs="Arial"/>
          <w:color w:val="000000"/>
          <w:sz w:val="36"/>
          <w:szCs w:val="36"/>
          <w:lang w:bidi="hi-IN"/>
        </w:rPr>
        <w:t xml:space="preserve"> vartamAna-vartiShyamAna samasta-r</w:t>
      </w:r>
      <w:r w:rsidR="00665208">
        <w:rPr>
          <w:rFonts w:ascii="Arial" w:hAnsi="Arial" w:cs="Arial"/>
          <w:color w:val="000000"/>
          <w:sz w:val="36"/>
          <w:szCs w:val="36"/>
          <w:lang w:bidi="hi-IN"/>
        </w:rPr>
        <w:t>O</w:t>
      </w:r>
      <w:r>
        <w:rPr>
          <w:rFonts w:ascii="Arial" w:hAnsi="Arial" w:cs="Arial"/>
          <w:color w:val="000000"/>
          <w:sz w:val="36"/>
          <w:szCs w:val="36"/>
          <w:lang w:bidi="hi-IN"/>
        </w:rPr>
        <w:t>gapIDA parihAradvAr</w:t>
      </w:r>
      <w:r w:rsidR="00665208">
        <w:rPr>
          <w:rFonts w:ascii="Arial" w:hAnsi="Arial" w:cs="Arial"/>
          <w:color w:val="000000"/>
          <w:sz w:val="36"/>
          <w:szCs w:val="36"/>
          <w:lang w:bidi="hi-IN"/>
        </w:rPr>
        <w:t>E</w:t>
      </w:r>
      <w:r>
        <w:rPr>
          <w:rFonts w:ascii="Arial" w:hAnsi="Arial" w:cs="Arial"/>
          <w:color w:val="000000"/>
          <w:sz w:val="36"/>
          <w:szCs w:val="36"/>
          <w:lang w:bidi="hi-IN"/>
        </w:rPr>
        <w:t xml:space="preserve"> kShiprAr</w:t>
      </w:r>
      <w:r w:rsidR="00665208">
        <w:rPr>
          <w:rFonts w:ascii="Arial" w:hAnsi="Arial" w:cs="Arial"/>
          <w:color w:val="000000"/>
          <w:sz w:val="36"/>
          <w:szCs w:val="36"/>
          <w:lang w:bidi="hi-IN"/>
        </w:rPr>
        <w:t>O</w:t>
      </w:r>
      <w:r>
        <w:rPr>
          <w:rFonts w:ascii="Arial" w:hAnsi="Arial" w:cs="Arial"/>
          <w:color w:val="000000"/>
          <w:sz w:val="36"/>
          <w:szCs w:val="36"/>
          <w:lang w:bidi="hi-IN"/>
        </w:rPr>
        <w:t>gya siddhyarthaM, sarv</w:t>
      </w:r>
      <w:r w:rsidR="00665208">
        <w:rPr>
          <w:rFonts w:ascii="Arial" w:hAnsi="Arial" w:cs="Arial"/>
          <w:color w:val="000000"/>
          <w:sz w:val="36"/>
          <w:szCs w:val="36"/>
          <w:lang w:bidi="hi-IN"/>
        </w:rPr>
        <w:t>E</w:t>
      </w:r>
      <w:r>
        <w:rPr>
          <w:rFonts w:ascii="Arial" w:hAnsi="Arial" w:cs="Arial"/>
          <w:color w:val="000000"/>
          <w:sz w:val="36"/>
          <w:szCs w:val="36"/>
          <w:lang w:bidi="hi-IN"/>
        </w:rPr>
        <w:t xml:space="preserve"> grahAnukUlya siddhyarthaM, Ar</w:t>
      </w:r>
      <w:r w:rsidR="00665208">
        <w:rPr>
          <w:rFonts w:ascii="Arial" w:hAnsi="Arial" w:cs="Arial"/>
          <w:color w:val="000000"/>
          <w:sz w:val="36"/>
          <w:szCs w:val="36"/>
          <w:lang w:bidi="hi-IN"/>
        </w:rPr>
        <w:t>O</w:t>
      </w:r>
      <w:r>
        <w:rPr>
          <w:rFonts w:ascii="Arial" w:hAnsi="Arial" w:cs="Arial"/>
          <w:color w:val="000000"/>
          <w:sz w:val="36"/>
          <w:szCs w:val="36"/>
          <w:lang w:bidi="hi-IN"/>
        </w:rPr>
        <w:t>gya-dRuDhagAtratA siddhyarthaM, apamRutyu d</w:t>
      </w:r>
      <w:r w:rsidR="00665208">
        <w:rPr>
          <w:rFonts w:ascii="Arial" w:hAnsi="Arial" w:cs="Arial"/>
          <w:color w:val="000000"/>
          <w:sz w:val="36"/>
          <w:szCs w:val="36"/>
          <w:lang w:bidi="hi-IN"/>
        </w:rPr>
        <w:t>O</w:t>
      </w:r>
      <w:r>
        <w:rPr>
          <w:rFonts w:ascii="Arial" w:hAnsi="Arial" w:cs="Arial"/>
          <w:color w:val="000000"/>
          <w:sz w:val="36"/>
          <w:szCs w:val="36"/>
          <w:lang w:bidi="hi-IN"/>
        </w:rPr>
        <w:t>Sha parihArArthaM, vArShika janmanakShatr</w:t>
      </w:r>
      <w:r w:rsidR="00665208">
        <w:rPr>
          <w:rFonts w:ascii="Arial" w:hAnsi="Arial" w:cs="Arial"/>
          <w:color w:val="000000"/>
          <w:sz w:val="36"/>
          <w:szCs w:val="36"/>
          <w:lang w:bidi="hi-IN"/>
        </w:rPr>
        <w:t>E</w:t>
      </w:r>
      <w:r>
        <w:rPr>
          <w:rFonts w:ascii="Arial" w:hAnsi="Arial" w:cs="Arial"/>
          <w:color w:val="000000"/>
          <w:sz w:val="36"/>
          <w:szCs w:val="36"/>
          <w:lang w:bidi="hi-IN"/>
        </w:rPr>
        <w:t xml:space="preserve"> tithivAra nakShatr</w:t>
      </w:r>
      <w:r w:rsidR="00665208">
        <w:rPr>
          <w:rFonts w:ascii="Arial" w:hAnsi="Arial" w:cs="Arial"/>
          <w:color w:val="000000"/>
          <w:sz w:val="36"/>
          <w:szCs w:val="36"/>
          <w:lang w:bidi="hi-IN"/>
        </w:rPr>
        <w:t>E</w:t>
      </w:r>
      <w:r>
        <w:rPr>
          <w:rFonts w:ascii="Arial" w:hAnsi="Arial" w:cs="Arial"/>
          <w:color w:val="000000"/>
          <w:sz w:val="36"/>
          <w:szCs w:val="36"/>
          <w:lang w:bidi="hi-IN"/>
        </w:rPr>
        <w:t xml:space="preserve"> lagna-y</w:t>
      </w:r>
      <w:r w:rsidR="00665208">
        <w:rPr>
          <w:rFonts w:ascii="Arial" w:hAnsi="Arial" w:cs="Arial"/>
          <w:color w:val="000000"/>
          <w:sz w:val="36"/>
          <w:szCs w:val="36"/>
          <w:lang w:bidi="hi-IN"/>
        </w:rPr>
        <w:t>O</w:t>
      </w:r>
      <w:r>
        <w:rPr>
          <w:rFonts w:ascii="Arial" w:hAnsi="Arial" w:cs="Arial"/>
          <w:color w:val="000000"/>
          <w:sz w:val="36"/>
          <w:szCs w:val="36"/>
          <w:lang w:bidi="hi-IN"/>
        </w:rPr>
        <w:t>gakaraNa-grahAsthityABi: saMbandh</w:t>
      </w:r>
      <w:r w:rsidR="00665208">
        <w:rPr>
          <w:rFonts w:ascii="Arial" w:hAnsi="Arial" w:cs="Arial"/>
          <w:color w:val="000000"/>
          <w:sz w:val="36"/>
          <w:szCs w:val="36"/>
          <w:lang w:bidi="hi-IN"/>
        </w:rPr>
        <w:t>E</w:t>
      </w:r>
      <w:r>
        <w:rPr>
          <w:rFonts w:ascii="Arial" w:hAnsi="Arial" w:cs="Arial"/>
          <w:color w:val="000000"/>
          <w:sz w:val="36"/>
          <w:szCs w:val="36"/>
          <w:lang w:bidi="hi-IN"/>
        </w:rPr>
        <w:t>na saMsucita sarvad</w:t>
      </w:r>
      <w:r w:rsidR="00665208">
        <w:rPr>
          <w:rFonts w:ascii="Arial" w:hAnsi="Arial" w:cs="Arial"/>
          <w:color w:val="000000"/>
          <w:sz w:val="36"/>
          <w:szCs w:val="36"/>
          <w:lang w:bidi="hi-IN"/>
        </w:rPr>
        <w:t>O</w:t>
      </w:r>
      <w:r>
        <w:rPr>
          <w:rFonts w:ascii="Arial" w:hAnsi="Arial" w:cs="Arial"/>
          <w:color w:val="000000"/>
          <w:sz w:val="36"/>
          <w:szCs w:val="36"/>
          <w:lang w:bidi="hi-IN"/>
        </w:rPr>
        <w:t>Sha SAntyarthaM, sarvAriShTa- SAntyarthaM, cittaSuddharthaM, sarvABIShTa-siddhyarthaM, mahArNava-vAyupurANa-uktaprakAr</w:t>
      </w:r>
      <w:r w:rsidR="00665208">
        <w:rPr>
          <w:rFonts w:ascii="Arial" w:hAnsi="Arial" w:cs="Arial"/>
          <w:color w:val="000000"/>
          <w:sz w:val="36"/>
          <w:szCs w:val="36"/>
          <w:lang w:bidi="hi-IN"/>
        </w:rPr>
        <w:t>E</w:t>
      </w:r>
      <w:r>
        <w:rPr>
          <w:rFonts w:ascii="Arial" w:hAnsi="Arial" w:cs="Arial"/>
          <w:color w:val="000000"/>
          <w:sz w:val="36"/>
          <w:szCs w:val="36"/>
          <w:lang w:bidi="hi-IN"/>
        </w:rPr>
        <w:t>Na AcAryamuK</w:t>
      </w:r>
      <w:r w:rsidR="00665208">
        <w:rPr>
          <w:rFonts w:ascii="Arial" w:hAnsi="Arial" w:cs="Arial"/>
          <w:color w:val="000000"/>
          <w:sz w:val="36"/>
          <w:szCs w:val="36"/>
          <w:lang w:bidi="hi-IN"/>
        </w:rPr>
        <w:t>E</w:t>
      </w:r>
      <w:r>
        <w:rPr>
          <w:rFonts w:ascii="Arial" w:hAnsi="Arial" w:cs="Arial"/>
          <w:color w:val="000000"/>
          <w:sz w:val="36"/>
          <w:szCs w:val="36"/>
          <w:lang w:bidi="hi-IN"/>
        </w:rPr>
        <w:t xml:space="preserve">na camakamantra saMyuktasya Satarudriyasya </w:t>
      </w:r>
      <w:r w:rsidR="00665208">
        <w:rPr>
          <w:rFonts w:ascii="Arial" w:hAnsi="Arial" w:cs="Arial"/>
          <w:color w:val="000000"/>
          <w:sz w:val="36"/>
          <w:szCs w:val="36"/>
          <w:lang w:bidi="hi-IN"/>
        </w:rPr>
        <w:t>E</w:t>
      </w:r>
      <w:r>
        <w:rPr>
          <w:rFonts w:ascii="Arial" w:hAnsi="Arial" w:cs="Arial"/>
          <w:color w:val="000000"/>
          <w:sz w:val="36"/>
          <w:szCs w:val="36"/>
          <w:lang w:bidi="hi-IN"/>
        </w:rPr>
        <w:t>k</w:t>
      </w:r>
      <w:r w:rsidR="00665208">
        <w:rPr>
          <w:rFonts w:ascii="Arial" w:hAnsi="Arial" w:cs="Arial"/>
          <w:color w:val="000000"/>
          <w:sz w:val="36"/>
          <w:szCs w:val="36"/>
          <w:lang w:bidi="hi-IN"/>
        </w:rPr>
        <w:t>O</w:t>
      </w:r>
      <w:r>
        <w:rPr>
          <w:rFonts w:ascii="Arial" w:hAnsi="Arial" w:cs="Arial"/>
          <w:color w:val="000000"/>
          <w:sz w:val="36"/>
          <w:szCs w:val="36"/>
          <w:lang w:bidi="hi-IN"/>
        </w:rPr>
        <w:t>na-saptatyadhika-SatadhA viBAga pa~jcASray</w:t>
      </w:r>
      <w:r w:rsidR="00665208">
        <w:rPr>
          <w:rFonts w:ascii="Arial" w:hAnsi="Arial" w:cs="Arial"/>
          <w:color w:val="000000"/>
          <w:sz w:val="36"/>
          <w:szCs w:val="36"/>
          <w:lang w:bidi="hi-IN"/>
        </w:rPr>
        <w:t>E</w:t>
      </w:r>
      <w:r>
        <w:rPr>
          <w:rFonts w:ascii="Arial" w:hAnsi="Arial" w:cs="Arial"/>
          <w:color w:val="000000"/>
          <w:sz w:val="36"/>
          <w:szCs w:val="36"/>
          <w:lang w:bidi="hi-IN"/>
        </w:rPr>
        <w:t>Na daSAMSah</w:t>
      </w:r>
      <w:r w:rsidR="00665208">
        <w:rPr>
          <w:rFonts w:ascii="Arial" w:hAnsi="Arial" w:cs="Arial"/>
          <w:color w:val="000000"/>
          <w:sz w:val="36"/>
          <w:szCs w:val="36"/>
          <w:lang w:bidi="hi-IN"/>
        </w:rPr>
        <w:t>O</w:t>
      </w:r>
      <w:r>
        <w:rPr>
          <w:rFonts w:ascii="Arial" w:hAnsi="Arial" w:cs="Arial"/>
          <w:color w:val="000000"/>
          <w:sz w:val="36"/>
          <w:szCs w:val="36"/>
          <w:lang w:bidi="hi-IN"/>
        </w:rPr>
        <w:t>ma vidhAna pakShASrayaN</w:t>
      </w:r>
      <w:r w:rsidR="00665208">
        <w:rPr>
          <w:rFonts w:ascii="Arial" w:hAnsi="Arial" w:cs="Arial"/>
          <w:color w:val="000000"/>
          <w:sz w:val="36"/>
          <w:szCs w:val="36"/>
          <w:lang w:bidi="hi-IN"/>
        </w:rPr>
        <w:t>E</w:t>
      </w:r>
      <w:r>
        <w:rPr>
          <w:rFonts w:ascii="Arial" w:hAnsi="Arial" w:cs="Arial"/>
          <w:color w:val="000000"/>
          <w:sz w:val="36"/>
          <w:szCs w:val="36"/>
          <w:lang w:bidi="hi-IN"/>
        </w:rPr>
        <w:t xml:space="preserve"> ca saMBAvita dvAtriMSat uttara Sata saMKyAka namaka-camaka japa tanmantra japa daSAMSa parimita dvicatvAriMSat uttara-dvisahasra saMKyAka namakamantra camakamantrA-hutyAtmakaM ant</w:t>
      </w:r>
      <w:r w:rsidR="00665208">
        <w:rPr>
          <w:rFonts w:ascii="Arial" w:hAnsi="Arial" w:cs="Arial"/>
          <w:color w:val="000000"/>
          <w:sz w:val="36"/>
          <w:szCs w:val="36"/>
          <w:lang w:bidi="hi-IN"/>
        </w:rPr>
        <w:t>E</w:t>
      </w:r>
      <w:r>
        <w:rPr>
          <w:rFonts w:ascii="Arial" w:hAnsi="Arial" w:cs="Arial"/>
          <w:color w:val="000000"/>
          <w:sz w:val="36"/>
          <w:szCs w:val="36"/>
          <w:lang w:bidi="hi-IN"/>
        </w:rPr>
        <w:t xml:space="preserve"> vas</w:t>
      </w:r>
      <w:r w:rsidR="00665208">
        <w:rPr>
          <w:rFonts w:ascii="Arial" w:hAnsi="Arial" w:cs="Arial"/>
          <w:color w:val="000000"/>
          <w:sz w:val="36"/>
          <w:szCs w:val="36"/>
          <w:lang w:bidi="hi-IN"/>
        </w:rPr>
        <w:t>O</w:t>
      </w:r>
      <w:r>
        <w:rPr>
          <w:rFonts w:ascii="Arial" w:hAnsi="Arial" w:cs="Arial"/>
          <w:color w:val="000000"/>
          <w:sz w:val="36"/>
          <w:szCs w:val="36"/>
          <w:lang w:bidi="hi-IN"/>
        </w:rPr>
        <w:t>rdhArayA sahitaM karmAnuShTAna y</w:t>
      </w:r>
      <w:r w:rsidR="00665208">
        <w:rPr>
          <w:rFonts w:ascii="Arial" w:hAnsi="Arial" w:cs="Arial"/>
          <w:color w:val="000000"/>
          <w:sz w:val="36"/>
          <w:szCs w:val="36"/>
          <w:lang w:bidi="hi-IN"/>
        </w:rPr>
        <w:t>O</w:t>
      </w:r>
      <w:r>
        <w:rPr>
          <w:rFonts w:ascii="Arial" w:hAnsi="Arial" w:cs="Arial"/>
          <w:color w:val="000000"/>
          <w:sz w:val="36"/>
          <w:szCs w:val="36"/>
          <w:lang w:bidi="hi-IN"/>
        </w:rPr>
        <w:t xml:space="preserve">gyatA saMpAdaka pUtatvA sidhdikara prAjApatya kRucCra pratyAmnAya BUta hiraNyadAna </w:t>
      </w:r>
      <w:r>
        <w:rPr>
          <w:rFonts w:ascii="Arial" w:hAnsi="Arial" w:cs="Arial"/>
          <w:color w:val="000000"/>
          <w:sz w:val="36"/>
          <w:szCs w:val="36"/>
          <w:lang w:bidi="hi-IN"/>
        </w:rPr>
        <w:lastRenderedPageBreak/>
        <w:t>pUrvakaM prAcyAMga nAndISrAddha-g</w:t>
      </w:r>
      <w:r w:rsidR="00665208">
        <w:rPr>
          <w:rFonts w:ascii="Arial" w:hAnsi="Arial" w:cs="Arial"/>
          <w:color w:val="000000"/>
          <w:sz w:val="36"/>
          <w:szCs w:val="36"/>
          <w:lang w:bidi="hi-IN"/>
        </w:rPr>
        <w:t>O</w:t>
      </w:r>
      <w:r>
        <w:rPr>
          <w:rFonts w:ascii="Arial" w:hAnsi="Arial" w:cs="Arial"/>
          <w:color w:val="000000"/>
          <w:sz w:val="36"/>
          <w:szCs w:val="36"/>
          <w:lang w:bidi="hi-IN"/>
        </w:rPr>
        <w:t>dAna-udiccyAMga vaiShNavaSrAddha karma-sAdguNya prada daSadAna PalatAMbUla sahitaM rudraikAdaSini karmakartuM y</w:t>
      </w:r>
      <w:r w:rsidR="00665208">
        <w:rPr>
          <w:rFonts w:ascii="Arial" w:hAnsi="Arial" w:cs="Arial"/>
          <w:color w:val="000000"/>
          <w:sz w:val="36"/>
          <w:szCs w:val="36"/>
          <w:lang w:bidi="hi-IN"/>
        </w:rPr>
        <w:t>O</w:t>
      </w:r>
      <w:r>
        <w:rPr>
          <w:rFonts w:ascii="Arial" w:hAnsi="Arial" w:cs="Arial"/>
          <w:color w:val="000000"/>
          <w:sz w:val="36"/>
          <w:szCs w:val="36"/>
          <w:lang w:bidi="hi-IN"/>
        </w:rPr>
        <w:t xml:space="preserve">gyatA-siddhirastu iti anugrahANA | </w:t>
      </w:r>
    </w:p>
    <w:p w14:paraId="185A23B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w:t>
      </w:r>
      <w:r w:rsidR="00665208">
        <w:rPr>
          <w:rFonts w:ascii="Arial" w:hAnsi="Arial" w:cs="Arial"/>
          <w:color w:val="000000"/>
          <w:sz w:val="36"/>
          <w:szCs w:val="36"/>
          <w:lang w:bidi="hi-IN"/>
        </w:rPr>
        <w:t>O</w:t>
      </w:r>
      <w:r>
        <w:rPr>
          <w:rFonts w:ascii="Arial" w:hAnsi="Arial" w:cs="Arial"/>
          <w:color w:val="000000"/>
          <w:sz w:val="36"/>
          <w:szCs w:val="36"/>
          <w:lang w:bidi="hi-IN"/>
        </w:rPr>
        <w:t xml:space="preserve">gyatA siddhirastu - iti pariShat brAhmaNa prativacanaM) </w:t>
      </w:r>
    </w:p>
    <w:p w14:paraId="50D6E5D1" w14:textId="01FAB7E2" w:rsidR="00D91D60" w:rsidRDefault="00995E56"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sidR="00D91D60">
        <w:rPr>
          <w:rFonts w:ascii="Arial" w:hAnsi="Arial" w:cs="Arial"/>
          <w:color w:val="000000"/>
          <w:sz w:val="36"/>
          <w:szCs w:val="36"/>
          <w:lang w:bidi="hi-IN"/>
        </w:rPr>
        <w:t>.4.4</w:t>
      </w:r>
      <w:r w:rsidR="00D91D60">
        <w:rPr>
          <w:rFonts w:ascii="Arial" w:hAnsi="Arial" w:cs="Arial"/>
          <w:color w:val="000000"/>
          <w:sz w:val="36"/>
          <w:szCs w:val="36"/>
          <w:lang w:bidi="hi-IN"/>
        </w:rPr>
        <w:tab/>
        <w:t xml:space="preserve">sa~gkalpaM (4) </w:t>
      </w:r>
    </w:p>
    <w:p w14:paraId="5F3B6EF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AcamanaM , SuklAMbaradharaM, prANAyAmaM -mam</w:t>
      </w:r>
      <w:r w:rsidR="00665208">
        <w:rPr>
          <w:rFonts w:ascii="Arial" w:hAnsi="Arial" w:cs="Arial"/>
          <w:color w:val="000000"/>
          <w:sz w:val="36"/>
          <w:szCs w:val="36"/>
          <w:lang w:bidi="hi-IN"/>
        </w:rPr>
        <w:t>O</w:t>
      </w:r>
      <w:r>
        <w:rPr>
          <w:rFonts w:ascii="Arial" w:hAnsi="Arial" w:cs="Arial"/>
          <w:color w:val="000000"/>
          <w:sz w:val="36"/>
          <w:szCs w:val="36"/>
          <w:lang w:bidi="hi-IN"/>
        </w:rPr>
        <w:t>pAtta samasta duritakShayadvArA SrI param</w:t>
      </w:r>
      <w:r w:rsidR="00665208">
        <w:rPr>
          <w:rFonts w:ascii="Arial" w:hAnsi="Arial" w:cs="Arial"/>
          <w:color w:val="000000"/>
          <w:sz w:val="36"/>
          <w:szCs w:val="36"/>
          <w:lang w:bidi="hi-IN"/>
        </w:rPr>
        <w:t>E</w:t>
      </w:r>
      <w:r>
        <w:rPr>
          <w:rFonts w:ascii="Arial" w:hAnsi="Arial" w:cs="Arial"/>
          <w:color w:val="000000"/>
          <w:sz w:val="36"/>
          <w:szCs w:val="36"/>
          <w:lang w:bidi="hi-IN"/>
        </w:rPr>
        <w:t>Svara prItyarthaM , SuB</w:t>
      </w:r>
      <w:r w:rsidR="00665208">
        <w:rPr>
          <w:rFonts w:ascii="Arial" w:hAnsi="Arial" w:cs="Arial"/>
          <w:color w:val="000000"/>
          <w:sz w:val="36"/>
          <w:szCs w:val="36"/>
          <w:lang w:bidi="hi-IN"/>
        </w:rPr>
        <w:t>E</w:t>
      </w:r>
      <w:r>
        <w:rPr>
          <w:rFonts w:ascii="Arial" w:hAnsi="Arial" w:cs="Arial"/>
          <w:color w:val="000000"/>
          <w:sz w:val="36"/>
          <w:szCs w:val="36"/>
          <w:lang w:bidi="hi-IN"/>
        </w:rPr>
        <w:t xml:space="preserve"> S</w:t>
      </w:r>
      <w:r w:rsidR="00665208">
        <w:rPr>
          <w:rFonts w:ascii="Arial" w:hAnsi="Arial" w:cs="Arial"/>
          <w:color w:val="000000"/>
          <w:sz w:val="36"/>
          <w:szCs w:val="36"/>
          <w:lang w:bidi="hi-IN"/>
        </w:rPr>
        <w:t>O</w:t>
      </w:r>
      <w:r>
        <w:rPr>
          <w:rFonts w:ascii="Arial" w:hAnsi="Arial" w:cs="Arial"/>
          <w:color w:val="000000"/>
          <w:sz w:val="36"/>
          <w:szCs w:val="36"/>
          <w:lang w:bidi="hi-IN"/>
        </w:rPr>
        <w:t>Ban</w:t>
      </w:r>
      <w:r w:rsidR="00665208">
        <w:rPr>
          <w:rFonts w:ascii="Arial" w:hAnsi="Arial" w:cs="Arial"/>
          <w:color w:val="000000"/>
          <w:sz w:val="36"/>
          <w:szCs w:val="36"/>
          <w:lang w:bidi="hi-IN"/>
        </w:rPr>
        <w:t>E</w:t>
      </w:r>
      <w:r>
        <w:rPr>
          <w:rFonts w:ascii="Arial" w:hAnsi="Arial" w:cs="Arial"/>
          <w:color w:val="000000"/>
          <w:sz w:val="36"/>
          <w:szCs w:val="36"/>
          <w:lang w:bidi="hi-IN"/>
        </w:rPr>
        <w:t xml:space="preserve"> muhUrtt</w:t>
      </w:r>
      <w:r w:rsidR="00665208">
        <w:rPr>
          <w:rFonts w:ascii="Arial" w:hAnsi="Arial" w:cs="Arial"/>
          <w:color w:val="000000"/>
          <w:sz w:val="36"/>
          <w:szCs w:val="36"/>
          <w:lang w:bidi="hi-IN"/>
        </w:rPr>
        <w:t>E</w:t>
      </w:r>
      <w:r>
        <w:rPr>
          <w:rFonts w:ascii="Arial" w:hAnsi="Arial" w:cs="Arial"/>
          <w:color w:val="000000"/>
          <w:sz w:val="36"/>
          <w:szCs w:val="36"/>
          <w:lang w:bidi="hi-IN"/>
        </w:rPr>
        <w:t xml:space="preserve"> AdyabrahmaNaH dvitIya parArdh</w:t>
      </w:r>
      <w:r w:rsidR="00665208">
        <w:rPr>
          <w:rFonts w:ascii="Arial" w:hAnsi="Arial" w:cs="Arial"/>
          <w:color w:val="000000"/>
          <w:sz w:val="36"/>
          <w:szCs w:val="36"/>
          <w:lang w:bidi="hi-IN"/>
        </w:rPr>
        <w:t>E</w:t>
      </w:r>
      <w:r>
        <w:rPr>
          <w:rFonts w:ascii="Arial" w:hAnsi="Arial" w:cs="Arial"/>
          <w:color w:val="000000"/>
          <w:sz w:val="36"/>
          <w:szCs w:val="36"/>
          <w:lang w:bidi="hi-IN"/>
        </w:rPr>
        <w:t xml:space="preserve"> Sv</w:t>
      </w:r>
      <w:r w:rsidR="00665208">
        <w:rPr>
          <w:rFonts w:ascii="Arial" w:hAnsi="Arial" w:cs="Arial"/>
          <w:color w:val="000000"/>
          <w:sz w:val="36"/>
          <w:szCs w:val="36"/>
          <w:lang w:bidi="hi-IN"/>
        </w:rPr>
        <w:t>E</w:t>
      </w:r>
      <w:r>
        <w:rPr>
          <w:rFonts w:ascii="Arial" w:hAnsi="Arial" w:cs="Arial"/>
          <w:color w:val="000000"/>
          <w:sz w:val="36"/>
          <w:szCs w:val="36"/>
          <w:lang w:bidi="hi-IN"/>
        </w:rPr>
        <w:t>tavarAhakalp</w:t>
      </w:r>
      <w:r w:rsidR="00665208">
        <w:rPr>
          <w:rFonts w:ascii="Arial" w:hAnsi="Arial" w:cs="Arial"/>
          <w:color w:val="000000"/>
          <w:sz w:val="36"/>
          <w:szCs w:val="36"/>
          <w:lang w:bidi="hi-IN"/>
        </w:rPr>
        <w:t>E</w:t>
      </w:r>
      <w:r>
        <w:rPr>
          <w:rFonts w:ascii="Arial" w:hAnsi="Arial" w:cs="Arial"/>
          <w:color w:val="000000"/>
          <w:sz w:val="36"/>
          <w:szCs w:val="36"/>
          <w:lang w:bidi="hi-IN"/>
        </w:rPr>
        <w:t xml:space="preserve"> vaivasvata manvantar</w:t>
      </w:r>
      <w:r w:rsidR="00665208">
        <w:rPr>
          <w:rFonts w:ascii="Arial" w:hAnsi="Arial" w:cs="Arial"/>
          <w:color w:val="000000"/>
          <w:sz w:val="36"/>
          <w:szCs w:val="36"/>
          <w:lang w:bidi="hi-IN"/>
        </w:rPr>
        <w:t>E</w:t>
      </w:r>
      <w:r>
        <w:rPr>
          <w:rFonts w:ascii="Arial" w:hAnsi="Arial" w:cs="Arial"/>
          <w:color w:val="000000"/>
          <w:sz w:val="36"/>
          <w:szCs w:val="36"/>
          <w:lang w:bidi="hi-IN"/>
        </w:rPr>
        <w:t xml:space="preserve"> aShTAviMSati tam</w:t>
      </w:r>
      <w:r w:rsidR="00665208">
        <w:rPr>
          <w:rFonts w:ascii="Arial" w:hAnsi="Arial" w:cs="Arial"/>
          <w:color w:val="000000"/>
          <w:sz w:val="36"/>
          <w:szCs w:val="36"/>
          <w:lang w:bidi="hi-IN"/>
        </w:rPr>
        <w:t>E</w:t>
      </w:r>
      <w:r>
        <w:rPr>
          <w:rFonts w:ascii="Arial" w:hAnsi="Arial" w:cs="Arial"/>
          <w:color w:val="000000"/>
          <w:sz w:val="36"/>
          <w:szCs w:val="36"/>
          <w:lang w:bidi="hi-IN"/>
        </w:rPr>
        <w:t xml:space="preserve"> kaliyug</w:t>
      </w:r>
      <w:r w:rsidR="00665208">
        <w:rPr>
          <w:rFonts w:ascii="Arial" w:hAnsi="Arial" w:cs="Arial"/>
          <w:color w:val="000000"/>
          <w:sz w:val="36"/>
          <w:szCs w:val="36"/>
          <w:lang w:bidi="hi-IN"/>
        </w:rPr>
        <w:t>E</w:t>
      </w:r>
      <w:r>
        <w:rPr>
          <w:rFonts w:ascii="Arial" w:hAnsi="Arial" w:cs="Arial"/>
          <w:color w:val="000000"/>
          <w:sz w:val="36"/>
          <w:szCs w:val="36"/>
          <w:lang w:bidi="hi-IN"/>
        </w:rPr>
        <w:t xml:space="preserve"> pratham</w:t>
      </w:r>
      <w:r w:rsidR="00665208">
        <w:rPr>
          <w:rFonts w:ascii="Arial" w:hAnsi="Arial" w:cs="Arial"/>
          <w:color w:val="000000"/>
          <w:sz w:val="36"/>
          <w:szCs w:val="36"/>
          <w:lang w:bidi="hi-IN"/>
        </w:rPr>
        <w:t>E</w:t>
      </w:r>
      <w:r>
        <w:rPr>
          <w:rFonts w:ascii="Arial" w:hAnsi="Arial" w:cs="Arial"/>
          <w:color w:val="000000"/>
          <w:sz w:val="36"/>
          <w:szCs w:val="36"/>
          <w:lang w:bidi="hi-IN"/>
        </w:rPr>
        <w:t xml:space="preserve"> pAd</w:t>
      </w:r>
      <w:r w:rsidR="00665208">
        <w:rPr>
          <w:rFonts w:ascii="Arial" w:hAnsi="Arial" w:cs="Arial"/>
          <w:color w:val="000000"/>
          <w:sz w:val="36"/>
          <w:szCs w:val="36"/>
          <w:lang w:bidi="hi-IN"/>
        </w:rPr>
        <w:t>E</w:t>
      </w:r>
      <w:r>
        <w:rPr>
          <w:rFonts w:ascii="Arial" w:hAnsi="Arial" w:cs="Arial"/>
          <w:color w:val="000000"/>
          <w:sz w:val="36"/>
          <w:szCs w:val="36"/>
          <w:lang w:bidi="hi-IN"/>
        </w:rPr>
        <w:t xml:space="preserve"> jaMbUdvIp</w:t>
      </w:r>
      <w:r w:rsidR="00665208">
        <w:rPr>
          <w:rFonts w:ascii="Arial" w:hAnsi="Arial" w:cs="Arial"/>
          <w:color w:val="000000"/>
          <w:sz w:val="36"/>
          <w:szCs w:val="36"/>
          <w:lang w:bidi="hi-IN"/>
        </w:rPr>
        <w:t>E</w:t>
      </w:r>
      <w:r>
        <w:rPr>
          <w:rFonts w:ascii="Arial" w:hAnsi="Arial" w:cs="Arial"/>
          <w:color w:val="000000"/>
          <w:sz w:val="36"/>
          <w:szCs w:val="36"/>
          <w:lang w:bidi="hi-IN"/>
        </w:rPr>
        <w:t xml:space="preserve"> BAratavarSh</w:t>
      </w:r>
      <w:r w:rsidR="00665208">
        <w:rPr>
          <w:rFonts w:ascii="Arial" w:hAnsi="Arial" w:cs="Arial"/>
          <w:color w:val="000000"/>
          <w:sz w:val="36"/>
          <w:szCs w:val="36"/>
          <w:lang w:bidi="hi-IN"/>
        </w:rPr>
        <w:t>E</w:t>
      </w:r>
      <w:r>
        <w:rPr>
          <w:rFonts w:ascii="Arial" w:hAnsi="Arial" w:cs="Arial"/>
          <w:color w:val="000000"/>
          <w:sz w:val="36"/>
          <w:szCs w:val="36"/>
          <w:lang w:bidi="hi-IN"/>
        </w:rPr>
        <w:t xml:space="preserve"> BarataKaND</w:t>
      </w:r>
      <w:r w:rsidR="00665208">
        <w:rPr>
          <w:rFonts w:ascii="Arial" w:hAnsi="Arial" w:cs="Arial"/>
          <w:color w:val="000000"/>
          <w:sz w:val="36"/>
          <w:szCs w:val="36"/>
          <w:lang w:bidi="hi-IN"/>
        </w:rPr>
        <w:t>E</w:t>
      </w:r>
      <w:r>
        <w:rPr>
          <w:rFonts w:ascii="Arial" w:hAnsi="Arial" w:cs="Arial"/>
          <w:color w:val="000000"/>
          <w:sz w:val="36"/>
          <w:szCs w:val="36"/>
          <w:lang w:bidi="hi-IN"/>
        </w:rPr>
        <w:t xml:space="preserve"> m</w:t>
      </w:r>
      <w:r w:rsidR="00665208">
        <w:rPr>
          <w:rFonts w:ascii="Arial" w:hAnsi="Arial" w:cs="Arial"/>
          <w:color w:val="000000"/>
          <w:sz w:val="36"/>
          <w:szCs w:val="36"/>
          <w:lang w:bidi="hi-IN"/>
        </w:rPr>
        <w:t>E</w:t>
      </w:r>
      <w:r>
        <w:rPr>
          <w:rFonts w:ascii="Arial" w:hAnsi="Arial" w:cs="Arial"/>
          <w:color w:val="000000"/>
          <w:sz w:val="36"/>
          <w:szCs w:val="36"/>
          <w:lang w:bidi="hi-IN"/>
        </w:rPr>
        <w:t>r</w:t>
      </w:r>
      <w:r w:rsidR="00665208">
        <w:rPr>
          <w:rFonts w:ascii="Arial" w:hAnsi="Arial" w:cs="Arial"/>
          <w:color w:val="000000"/>
          <w:sz w:val="36"/>
          <w:szCs w:val="36"/>
          <w:lang w:bidi="hi-IN"/>
        </w:rPr>
        <w:t>O</w:t>
      </w:r>
      <w:r>
        <w:rPr>
          <w:rFonts w:ascii="Arial" w:hAnsi="Arial" w:cs="Arial"/>
          <w:color w:val="000000"/>
          <w:sz w:val="36"/>
          <w:szCs w:val="36"/>
          <w:lang w:bidi="hi-IN"/>
        </w:rPr>
        <w:t>H dakShiN</w:t>
      </w:r>
      <w:r w:rsidR="00665208">
        <w:rPr>
          <w:rFonts w:ascii="Arial" w:hAnsi="Arial" w:cs="Arial"/>
          <w:color w:val="000000"/>
          <w:sz w:val="36"/>
          <w:szCs w:val="36"/>
          <w:lang w:bidi="hi-IN"/>
        </w:rPr>
        <w:t>E</w:t>
      </w:r>
      <w:r>
        <w:rPr>
          <w:rFonts w:ascii="Arial" w:hAnsi="Arial" w:cs="Arial"/>
          <w:color w:val="000000"/>
          <w:sz w:val="36"/>
          <w:szCs w:val="36"/>
          <w:lang w:bidi="hi-IN"/>
        </w:rPr>
        <w:t xml:space="preserve"> pArSv</w:t>
      </w:r>
      <w:r w:rsidR="00665208">
        <w:rPr>
          <w:rFonts w:ascii="Arial" w:hAnsi="Arial" w:cs="Arial"/>
          <w:color w:val="000000"/>
          <w:sz w:val="36"/>
          <w:szCs w:val="36"/>
          <w:lang w:bidi="hi-IN"/>
        </w:rPr>
        <w:t>E</w:t>
      </w:r>
      <w:r>
        <w:rPr>
          <w:rFonts w:ascii="Arial" w:hAnsi="Arial" w:cs="Arial"/>
          <w:color w:val="000000"/>
          <w:sz w:val="36"/>
          <w:szCs w:val="36"/>
          <w:lang w:bidi="hi-IN"/>
        </w:rPr>
        <w:t xml:space="preserve"> SakAbd</w:t>
      </w:r>
      <w:r w:rsidR="00665208">
        <w:rPr>
          <w:rFonts w:ascii="Arial" w:hAnsi="Arial" w:cs="Arial"/>
          <w:color w:val="000000"/>
          <w:sz w:val="36"/>
          <w:szCs w:val="36"/>
          <w:lang w:bidi="hi-IN"/>
        </w:rPr>
        <w:t>E</w:t>
      </w:r>
      <w:r>
        <w:rPr>
          <w:rFonts w:ascii="Arial" w:hAnsi="Arial" w:cs="Arial"/>
          <w:color w:val="000000"/>
          <w:sz w:val="36"/>
          <w:szCs w:val="36"/>
          <w:lang w:bidi="hi-IN"/>
        </w:rPr>
        <w:t xml:space="preserve"> asmin varttamAn</w:t>
      </w:r>
      <w:r w:rsidR="00665208">
        <w:rPr>
          <w:rFonts w:ascii="Arial" w:hAnsi="Arial" w:cs="Arial"/>
          <w:color w:val="000000"/>
          <w:sz w:val="36"/>
          <w:szCs w:val="36"/>
          <w:lang w:bidi="hi-IN"/>
        </w:rPr>
        <w:t>E</w:t>
      </w:r>
      <w:r>
        <w:rPr>
          <w:rFonts w:ascii="Arial" w:hAnsi="Arial" w:cs="Arial"/>
          <w:color w:val="000000"/>
          <w:sz w:val="36"/>
          <w:szCs w:val="36"/>
          <w:lang w:bidi="hi-IN"/>
        </w:rPr>
        <w:t xml:space="preserve"> vyavahArik</w:t>
      </w:r>
      <w:r w:rsidR="00665208">
        <w:rPr>
          <w:rFonts w:ascii="Arial" w:hAnsi="Arial" w:cs="Arial"/>
          <w:color w:val="000000"/>
          <w:sz w:val="36"/>
          <w:szCs w:val="36"/>
          <w:lang w:bidi="hi-IN"/>
        </w:rPr>
        <w:t>E</w:t>
      </w:r>
      <w:r>
        <w:rPr>
          <w:rFonts w:ascii="Arial" w:hAnsi="Arial" w:cs="Arial"/>
          <w:color w:val="000000"/>
          <w:sz w:val="36"/>
          <w:szCs w:val="36"/>
          <w:lang w:bidi="hi-IN"/>
        </w:rPr>
        <w:t xml:space="preserve"> praBavAdi- ShaShThyAH -saMvathsarANAM maddhy</w:t>
      </w:r>
      <w:r w:rsidR="00665208">
        <w:rPr>
          <w:rFonts w:ascii="Arial" w:hAnsi="Arial" w:cs="Arial"/>
          <w:color w:val="000000"/>
          <w:sz w:val="36"/>
          <w:szCs w:val="36"/>
          <w:lang w:bidi="hi-IN"/>
        </w:rPr>
        <w:t>E</w:t>
      </w:r>
      <w:r>
        <w:rPr>
          <w:rFonts w:ascii="Arial" w:hAnsi="Arial" w:cs="Arial"/>
          <w:color w:val="000000"/>
          <w:sz w:val="36"/>
          <w:szCs w:val="36"/>
          <w:lang w:bidi="hi-IN"/>
        </w:rPr>
        <w:t xml:space="preserve"> ........... nAmasaMvathsar</w:t>
      </w:r>
      <w:r w:rsidR="00665208">
        <w:rPr>
          <w:rFonts w:ascii="Arial" w:hAnsi="Arial" w:cs="Arial"/>
          <w:color w:val="000000"/>
          <w:sz w:val="36"/>
          <w:szCs w:val="36"/>
          <w:lang w:bidi="hi-IN"/>
        </w:rPr>
        <w:t>E</w:t>
      </w:r>
      <w:r>
        <w:rPr>
          <w:rFonts w:ascii="Arial" w:hAnsi="Arial" w:cs="Arial"/>
          <w:color w:val="000000"/>
          <w:sz w:val="36"/>
          <w:szCs w:val="36"/>
          <w:lang w:bidi="hi-IN"/>
        </w:rPr>
        <w:t xml:space="preserve"> .............ayan</w:t>
      </w:r>
      <w:r w:rsidR="00665208">
        <w:rPr>
          <w:rFonts w:ascii="Arial" w:hAnsi="Arial" w:cs="Arial"/>
          <w:color w:val="000000"/>
          <w:sz w:val="36"/>
          <w:szCs w:val="36"/>
          <w:lang w:bidi="hi-IN"/>
        </w:rPr>
        <w:t>E</w:t>
      </w:r>
      <w:r>
        <w:rPr>
          <w:rFonts w:ascii="Arial" w:hAnsi="Arial" w:cs="Arial"/>
          <w:color w:val="000000"/>
          <w:sz w:val="36"/>
          <w:szCs w:val="36"/>
          <w:lang w:bidi="hi-IN"/>
        </w:rPr>
        <w:t xml:space="preserve"> ................Rutau ............ mAs</w:t>
      </w:r>
      <w:r w:rsidR="00665208">
        <w:rPr>
          <w:rFonts w:ascii="Arial" w:hAnsi="Arial" w:cs="Arial"/>
          <w:color w:val="000000"/>
          <w:sz w:val="36"/>
          <w:szCs w:val="36"/>
          <w:lang w:bidi="hi-IN"/>
        </w:rPr>
        <w:t>E</w:t>
      </w:r>
      <w:r>
        <w:rPr>
          <w:rFonts w:ascii="Arial" w:hAnsi="Arial" w:cs="Arial"/>
          <w:color w:val="000000"/>
          <w:sz w:val="36"/>
          <w:szCs w:val="36"/>
          <w:lang w:bidi="hi-IN"/>
        </w:rPr>
        <w:t xml:space="preserve"> ............pakSh</w:t>
      </w:r>
      <w:r w:rsidR="00665208">
        <w:rPr>
          <w:rFonts w:ascii="Arial" w:hAnsi="Arial" w:cs="Arial"/>
          <w:color w:val="000000"/>
          <w:sz w:val="36"/>
          <w:szCs w:val="36"/>
          <w:lang w:bidi="hi-IN"/>
        </w:rPr>
        <w:t>E</w:t>
      </w:r>
      <w:r>
        <w:rPr>
          <w:rFonts w:ascii="Arial" w:hAnsi="Arial" w:cs="Arial"/>
          <w:color w:val="000000"/>
          <w:sz w:val="36"/>
          <w:szCs w:val="36"/>
          <w:lang w:bidi="hi-IN"/>
        </w:rPr>
        <w:t xml:space="preserve"> ......... SuBatithau .............. vAsarayuktAyAM ............... nakShatrayuktAyAM SuBay</w:t>
      </w:r>
      <w:r w:rsidR="00665208">
        <w:rPr>
          <w:rFonts w:ascii="Arial" w:hAnsi="Arial" w:cs="Arial"/>
          <w:color w:val="000000"/>
          <w:sz w:val="36"/>
          <w:szCs w:val="36"/>
          <w:lang w:bidi="hi-IN"/>
        </w:rPr>
        <w:t>O</w:t>
      </w:r>
      <w:r>
        <w:rPr>
          <w:rFonts w:ascii="Arial" w:hAnsi="Arial" w:cs="Arial"/>
          <w:color w:val="000000"/>
          <w:sz w:val="36"/>
          <w:szCs w:val="36"/>
          <w:lang w:bidi="hi-IN"/>
        </w:rPr>
        <w:t xml:space="preserve">ga SuBakaraNa </w:t>
      </w:r>
      <w:r w:rsidR="00665208">
        <w:rPr>
          <w:rFonts w:ascii="Arial" w:hAnsi="Arial" w:cs="Arial"/>
          <w:color w:val="000000"/>
          <w:sz w:val="36"/>
          <w:szCs w:val="36"/>
          <w:lang w:bidi="hi-IN"/>
        </w:rPr>
        <w:t>E</w:t>
      </w:r>
      <w:r>
        <w:rPr>
          <w:rFonts w:ascii="Arial" w:hAnsi="Arial" w:cs="Arial"/>
          <w:color w:val="000000"/>
          <w:sz w:val="36"/>
          <w:szCs w:val="36"/>
          <w:lang w:bidi="hi-IN"/>
        </w:rPr>
        <w:t>vaM guNa sakala viS</w:t>
      </w:r>
      <w:r w:rsidR="00665208">
        <w:rPr>
          <w:rFonts w:ascii="Arial" w:hAnsi="Arial" w:cs="Arial"/>
          <w:color w:val="000000"/>
          <w:sz w:val="36"/>
          <w:szCs w:val="36"/>
          <w:lang w:bidi="hi-IN"/>
        </w:rPr>
        <w:t>E</w:t>
      </w:r>
      <w:r>
        <w:rPr>
          <w:rFonts w:ascii="Arial" w:hAnsi="Arial" w:cs="Arial"/>
          <w:color w:val="000000"/>
          <w:sz w:val="36"/>
          <w:szCs w:val="36"/>
          <w:lang w:bidi="hi-IN"/>
        </w:rPr>
        <w:t>ShaNa viSiShTAyAM asyAM ..........SuBatithau mam</w:t>
      </w:r>
      <w:r w:rsidR="00665208">
        <w:rPr>
          <w:rFonts w:ascii="Arial" w:hAnsi="Arial" w:cs="Arial"/>
          <w:color w:val="000000"/>
          <w:sz w:val="36"/>
          <w:szCs w:val="36"/>
          <w:lang w:bidi="hi-IN"/>
        </w:rPr>
        <w:t>O</w:t>
      </w:r>
      <w:r>
        <w:rPr>
          <w:rFonts w:ascii="Arial" w:hAnsi="Arial" w:cs="Arial"/>
          <w:color w:val="000000"/>
          <w:sz w:val="36"/>
          <w:szCs w:val="36"/>
          <w:lang w:bidi="hi-IN"/>
        </w:rPr>
        <w:t>pAtta samasta duritakShayadvArA SrI param</w:t>
      </w:r>
      <w:r w:rsidR="00665208">
        <w:rPr>
          <w:rFonts w:ascii="Arial" w:hAnsi="Arial" w:cs="Arial"/>
          <w:color w:val="000000"/>
          <w:sz w:val="36"/>
          <w:szCs w:val="36"/>
          <w:lang w:bidi="hi-IN"/>
        </w:rPr>
        <w:t>E</w:t>
      </w:r>
      <w:r>
        <w:rPr>
          <w:rFonts w:ascii="Arial" w:hAnsi="Arial" w:cs="Arial"/>
          <w:color w:val="000000"/>
          <w:sz w:val="36"/>
          <w:szCs w:val="36"/>
          <w:lang w:bidi="hi-IN"/>
        </w:rPr>
        <w:t xml:space="preserve">Svara prItyarthaM | </w:t>
      </w:r>
    </w:p>
    <w:p w14:paraId="061D1D7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anAdi avidyAvAsanayA pravarttamAn</w:t>
      </w:r>
      <w:r w:rsidR="00665208">
        <w:rPr>
          <w:rFonts w:ascii="Arial" w:hAnsi="Arial" w:cs="Arial"/>
          <w:color w:val="000000"/>
          <w:sz w:val="36"/>
          <w:szCs w:val="36"/>
          <w:lang w:bidi="hi-IN"/>
        </w:rPr>
        <w:t>E</w:t>
      </w:r>
      <w:r>
        <w:rPr>
          <w:rFonts w:ascii="Arial" w:hAnsi="Arial" w:cs="Arial"/>
          <w:color w:val="000000"/>
          <w:sz w:val="36"/>
          <w:szCs w:val="36"/>
          <w:lang w:bidi="hi-IN"/>
        </w:rPr>
        <w:t xml:space="preserve"> asmin mahati saMsAracakr</w:t>
      </w:r>
      <w:r w:rsidR="00665208">
        <w:rPr>
          <w:rFonts w:ascii="Arial" w:hAnsi="Arial" w:cs="Arial"/>
          <w:color w:val="000000"/>
          <w:sz w:val="36"/>
          <w:szCs w:val="36"/>
          <w:lang w:bidi="hi-IN"/>
        </w:rPr>
        <w:t>E</w:t>
      </w:r>
      <w:r>
        <w:rPr>
          <w:rFonts w:ascii="Arial" w:hAnsi="Arial" w:cs="Arial"/>
          <w:color w:val="000000"/>
          <w:sz w:val="36"/>
          <w:szCs w:val="36"/>
          <w:lang w:bidi="hi-IN"/>
        </w:rPr>
        <w:t xml:space="preserve"> vicitrABiH karmagatiBiH vicitrAsu an</w:t>
      </w:r>
      <w:r w:rsidR="00665208">
        <w:rPr>
          <w:rFonts w:ascii="Arial" w:hAnsi="Arial" w:cs="Arial"/>
          <w:color w:val="000000"/>
          <w:sz w:val="36"/>
          <w:szCs w:val="36"/>
          <w:lang w:bidi="hi-IN"/>
        </w:rPr>
        <w:t>E</w:t>
      </w:r>
      <w:r>
        <w:rPr>
          <w:rFonts w:ascii="Arial" w:hAnsi="Arial" w:cs="Arial"/>
          <w:color w:val="000000"/>
          <w:sz w:val="36"/>
          <w:szCs w:val="36"/>
          <w:lang w:bidi="hi-IN"/>
        </w:rPr>
        <w:t>kAsu paSupakShI mRugAdi y</w:t>
      </w:r>
      <w:r w:rsidR="00665208">
        <w:rPr>
          <w:rFonts w:ascii="Arial" w:hAnsi="Arial" w:cs="Arial"/>
          <w:color w:val="000000"/>
          <w:sz w:val="36"/>
          <w:szCs w:val="36"/>
          <w:lang w:bidi="hi-IN"/>
        </w:rPr>
        <w:t>O</w:t>
      </w:r>
      <w:r>
        <w:rPr>
          <w:rFonts w:ascii="Arial" w:hAnsi="Arial" w:cs="Arial"/>
          <w:color w:val="000000"/>
          <w:sz w:val="36"/>
          <w:szCs w:val="36"/>
          <w:lang w:bidi="hi-IN"/>
        </w:rPr>
        <w:t>niShu punaH punaH an</w:t>
      </w:r>
      <w:r w:rsidR="00665208">
        <w:rPr>
          <w:rFonts w:ascii="Arial" w:hAnsi="Arial" w:cs="Arial"/>
          <w:color w:val="000000"/>
          <w:sz w:val="36"/>
          <w:szCs w:val="36"/>
          <w:lang w:bidi="hi-IN"/>
        </w:rPr>
        <w:t>E</w:t>
      </w:r>
      <w:r>
        <w:rPr>
          <w:rFonts w:ascii="Arial" w:hAnsi="Arial" w:cs="Arial"/>
          <w:color w:val="000000"/>
          <w:sz w:val="36"/>
          <w:szCs w:val="36"/>
          <w:lang w:bidi="hi-IN"/>
        </w:rPr>
        <w:t>kadhA janitvA k</w:t>
      </w:r>
      <w:r w:rsidR="00665208">
        <w:rPr>
          <w:rFonts w:ascii="Arial" w:hAnsi="Arial" w:cs="Arial"/>
          <w:color w:val="000000"/>
          <w:sz w:val="36"/>
          <w:szCs w:val="36"/>
          <w:lang w:bidi="hi-IN"/>
        </w:rPr>
        <w:t>E</w:t>
      </w:r>
      <w:r>
        <w:rPr>
          <w:rFonts w:ascii="Arial" w:hAnsi="Arial" w:cs="Arial"/>
          <w:color w:val="000000"/>
          <w:sz w:val="36"/>
          <w:szCs w:val="36"/>
          <w:lang w:bidi="hi-IN"/>
        </w:rPr>
        <w:t>nApi puNyakarma viS</w:t>
      </w:r>
      <w:r w:rsidR="00665208">
        <w:rPr>
          <w:rFonts w:ascii="Arial" w:hAnsi="Arial" w:cs="Arial"/>
          <w:color w:val="000000"/>
          <w:sz w:val="36"/>
          <w:szCs w:val="36"/>
          <w:lang w:bidi="hi-IN"/>
        </w:rPr>
        <w:t>E</w:t>
      </w:r>
      <w:r>
        <w:rPr>
          <w:rFonts w:ascii="Arial" w:hAnsi="Arial" w:cs="Arial"/>
          <w:color w:val="000000"/>
          <w:sz w:val="36"/>
          <w:szCs w:val="36"/>
          <w:lang w:bidi="hi-IN"/>
        </w:rPr>
        <w:t>Sh</w:t>
      </w:r>
      <w:r w:rsidR="00665208">
        <w:rPr>
          <w:rFonts w:ascii="Arial" w:hAnsi="Arial" w:cs="Arial"/>
          <w:color w:val="000000"/>
          <w:sz w:val="36"/>
          <w:szCs w:val="36"/>
          <w:lang w:bidi="hi-IN"/>
        </w:rPr>
        <w:t>E</w:t>
      </w:r>
      <w:r>
        <w:rPr>
          <w:rFonts w:ascii="Arial" w:hAnsi="Arial" w:cs="Arial"/>
          <w:color w:val="000000"/>
          <w:sz w:val="36"/>
          <w:szCs w:val="36"/>
          <w:lang w:bidi="hi-IN"/>
        </w:rPr>
        <w:t xml:space="preserve">Na </w:t>
      </w:r>
    </w:p>
    <w:p w14:paraId="25FF9A3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idAnIMtana mAnuShy</w:t>
      </w:r>
      <w:r w:rsidR="00665208">
        <w:rPr>
          <w:rFonts w:ascii="Arial" w:hAnsi="Arial" w:cs="Arial"/>
          <w:color w:val="000000"/>
          <w:sz w:val="36"/>
          <w:szCs w:val="36"/>
          <w:lang w:bidi="hi-IN"/>
        </w:rPr>
        <w:t>E</w:t>
      </w:r>
      <w:r>
        <w:rPr>
          <w:rFonts w:ascii="Arial" w:hAnsi="Arial" w:cs="Arial"/>
          <w:color w:val="000000"/>
          <w:sz w:val="36"/>
          <w:szCs w:val="36"/>
          <w:lang w:bidi="hi-IN"/>
        </w:rPr>
        <w:t xml:space="preserve"> dvijanma viS</w:t>
      </w:r>
      <w:r w:rsidR="00665208">
        <w:rPr>
          <w:rFonts w:ascii="Arial" w:hAnsi="Arial" w:cs="Arial"/>
          <w:color w:val="000000"/>
          <w:sz w:val="36"/>
          <w:szCs w:val="36"/>
          <w:lang w:bidi="hi-IN"/>
        </w:rPr>
        <w:t>E</w:t>
      </w:r>
      <w:r>
        <w:rPr>
          <w:rFonts w:ascii="Arial" w:hAnsi="Arial" w:cs="Arial"/>
          <w:color w:val="000000"/>
          <w:sz w:val="36"/>
          <w:szCs w:val="36"/>
          <w:lang w:bidi="hi-IN"/>
        </w:rPr>
        <w:t>ShaM prAptavataH ..............nakShatr</w:t>
      </w:r>
      <w:r w:rsidR="00665208">
        <w:rPr>
          <w:rFonts w:ascii="Arial" w:hAnsi="Arial" w:cs="Arial"/>
          <w:color w:val="000000"/>
          <w:sz w:val="36"/>
          <w:szCs w:val="36"/>
          <w:lang w:bidi="hi-IN"/>
        </w:rPr>
        <w:t>E</w:t>
      </w:r>
      <w:r>
        <w:rPr>
          <w:rFonts w:ascii="Arial" w:hAnsi="Arial" w:cs="Arial"/>
          <w:color w:val="000000"/>
          <w:sz w:val="36"/>
          <w:szCs w:val="36"/>
          <w:lang w:bidi="hi-IN"/>
        </w:rPr>
        <w:t xml:space="preserve"> ................. rASau jAtasya ........SarmaNaH mama .......... nakShatr</w:t>
      </w:r>
      <w:r w:rsidR="00665208">
        <w:rPr>
          <w:rFonts w:ascii="Arial" w:hAnsi="Arial" w:cs="Arial"/>
          <w:color w:val="000000"/>
          <w:sz w:val="36"/>
          <w:szCs w:val="36"/>
          <w:lang w:bidi="hi-IN"/>
        </w:rPr>
        <w:t>E</w:t>
      </w:r>
      <w:r>
        <w:rPr>
          <w:rFonts w:ascii="Arial" w:hAnsi="Arial" w:cs="Arial"/>
          <w:color w:val="000000"/>
          <w:sz w:val="36"/>
          <w:szCs w:val="36"/>
          <w:lang w:bidi="hi-IN"/>
        </w:rPr>
        <w:t xml:space="preserve"> ...............rASau .............jAtayAH ..................mama dharmapatnyASca Avay</w:t>
      </w:r>
      <w:r w:rsidR="00665208">
        <w:rPr>
          <w:rFonts w:ascii="Arial" w:hAnsi="Arial" w:cs="Arial"/>
          <w:color w:val="000000"/>
          <w:sz w:val="36"/>
          <w:szCs w:val="36"/>
          <w:lang w:bidi="hi-IN"/>
        </w:rPr>
        <w:t>O</w:t>
      </w:r>
      <w:r>
        <w:rPr>
          <w:rFonts w:ascii="Arial" w:hAnsi="Arial" w:cs="Arial"/>
          <w:color w:val="000000"/>
          <w:sz w:val="36"/>
          <w:szCs w:val="36"/>
          <w:lang w:bidi="hi-IN"/>
        </w:rPr>
        <w:t>H sakuTuMbay</w:t>
      </w:r>
      <w:r w:rsidR="00665208">
        <w:rPr>
          <w:rFonts w:ascii="Arial" w:hAnsi="Arial" w:cs="Arial"/>
          <w:color w:val="000000"/>
          <w:sz w:val="36"/>
          <w:szCs w:val="36"/>
          <w:lang w:bidi="hi-IN"/>
        </w:rPr>
        <w:t>O</w:t>
      </w:r>
      <w:r>
        <w:rPr>
          <w:rFonts w:ascii="Arial" w:hAnsi="Arial" w:cs="Arial"/>
          <w:color w:val="000000"/>
          <w:sz w:val="36"/>
          <w:szCs w:val="36"/>
          <w:lang w:bidi="hi-IN"/>
        </w:rPr>
        <w:t>H, saputrakay</w:t>
      </w:r>
      <w:r w:rsidR="00665208">
        <w:rPr>
          <w:rFonts w:ascii="Arial" w:hAnsi="Arial" w:cs="Arial"/>
          <w:color w:val="000000"/>
          <w:sz w:val="36"/>
          <w:szCs w:val="36"/>
          <w:lang w:bidi="hi-IN"/>
        </w:rPr>
        <w:t>O</w:t>
      </w:r>
      <w:r>
        <w:rPr>
          <w:rFonts w:ascii="Arial" w:hAnsi="Arial" w:cs="Arial"/>
          <w:color w:val="000000"/>
          <w:sz w:val="36"/>
          <w:szCs w:val="36"/>
          <w:lang w:bidi="hi-IN"/>
        </w:rPr>
        <w:t xml:space="preserve">H </w:t>
      </w:r>
      <w:r>
        <w:rPr>
          <w:rFonts w:ascii="Arial" w:hAnsi="Arial" w:cs="Arial"/>
          <w:color w:val="000000"/>
          <w:sz w:val="36"/>
          <w:szCs w:val="36"/>
          <w:lang w:bidi="hi-IN"/>
        </w:rPr>
        <w:lastRenderedPageBreak/>
        <w:t>sabandhuvargay</w:t>
      </w:r>
      <w:r w:rsidR="00665208">
        <w:rPr>
          <w:rFonts w:ascii="Arial" w:hAnsi="Arial" w:cs="Arial"/>
          <w:color w:val="000000"/>
          <w:sz w:val="36"/>
          <w:szCs w:val="36"/>
          <w:lang w:bidi="hi-IN"/>
        </w:rPr>
        <w:t>O</w:t>
      </w:r>
      <w:r>
        <w:rPr>
          <w:rFonts w:ascii="Arial" w:hAnsi="Arial" w:cs="Arial"/>
          <w:color w:val="000000"/>
          <w:sz w:val="36"/>
          <w:szCs w:val="36"/>
          <w:lang w:bidi="hi-IN"/>
        </w:rPr>
        <w:t>H sASrita-janay</w:t>
      </w:r>
      <w:r w:rsidR="00665208">
        <w:rPr>
          <w:rFonts w:ascii="Arial" w:hAnsi="Arial" w:cs="Arial"/>
          <w:color w:val="000000"/>
          <w:sz w:val="36"/>
          <w:szCs w:val="36"/>
          <w:lang w:bidi="hi-IN"/>
        </w:rPr>
        <w:t>O</w:t>
      </w:r>
      <w:r>
        <w:rPr>
          <w:rFonts w:ascii="Arial" w:hAnsi="Arial" w:cs="Arial"/>
          <w:color w:val="000000"/>
          <w:sz w:val="36"/>
          <w:szCs w:val="36"/>
          <w:lang w:bidi="hi-IN"/>
        </w:rPr>
        <w:t xml:space="preserve">Sca, janmAByAsAt janmapraBRuti </w:t>
      </w:r>
      <w:r w:rsidR="00665208">
        <w:rPr>
          <w:rFonts w:ascii="Arial" w:hAnsi="Arial" w:cs="Arial"/>
          <w:color w:val="000000"/>
          <w:sz w:val="36"/>
          <w:szCs w:val="36"/>
          <w:lang w:bidi="hi-IN"/>
        </w:rPr>
        <w:t>E</w:t>
      </w:r>
      <w:r>
        <w:rPr>
          <w:rFonts w:ascii="Arial" w:hAnsi="Arial" w:cs="Arial"/>
          <w:color w:val="000000"/>
          <w:sz w:val="36"/>
          <w:szCs w:val="36"/>
          <w:lang w:bidi="hi-IN"/>
        </w:rPr>
        <w:t>tatkShaNa paryantaM bAly</w:t>
      </w:r>
      <w:r w:rsidR="00665208">
        <w:rPr>
          <w:rFonts w:ascii="Arial" w:hAnsi="Arial" w:cs="Arial"/>
          <w:color w:val="000000"/>
          <w:sz w:val="36"/>
          <w:szCs w:val="36"/>
          <w:lang w:bidi="hi-IN"/>
        </w:rPr>
        <w:t>E</w:t>
      </w:r>
      <w:r>
        <w:rPr>
          <w:rFonts w:ascii="Arial" w:hAnsi="Arial" w:cs="Arial"/>
          <w:color w:val="000000"/>
          <w:sz w:val="36"/>
          <w:szCs w:val="36"/>
          <w:lang w:bidi="hi-IN"/>
        </w:rPr>
        <w:t xml:space="preserve"> vayasi kaumAr</w:t>
      </w:r>
      <w:r w:rsidR="00665208">
        <w:rPr>
          <w:rFonts w:ascii="Arial" w:hAnsi="Arial" w:cs="Arial"/>
          <w:color w:val="000000"/>
          <w:sz w:val="36"/>
          <w:szCs w:val="36"/>
          <w:lang w:bidi="hi-IN"/>
        </w:rPr>
        <w:t>E</w:t>
      </w:r>
      <w:r>
        <w:rPr>
          <w:rFonts w:ascii="Arial" w:hAnsi="Arial" w:cs="Arial"/>
          <w:color w:val="000000"/>
          <w:sz w:val="36"/>
          <w:szCs w:val="36"/>
          <w:lang w:bidi="hi-IN"/>
        </w:rPr>
        <w:t xml:space="preserve"> yauvan</w:t>
      </w:r>
      <w:r w:rsidR="00665208">
        <w:rPr>
          <w:rFonts w:ascii="Arial" w:hAnsi="Arial" w:cs="Arial"/>
          <w:color w:val="000000"/>
          <w:sz w:val="36"/>
          <w:szCs w:val="36"/>
          <w:lang w:bidi="hi-IN"/>
        </w:rPr>
        <w:t>E</w:t>
      </w:r>
      <w:r>
        <w:rPr>
          <w:rFonts w:ascii="Arial" w:hAnsi="Arial" w:cs="Arial"/>
          <w:color w:val="000000"/>
          <w:sz w:val="36"/>
          <w:szCs w:val="36"/>
          <w:lang w:bidi="hi-IN"/>
        </w:rPr>
        <w:t xml:space="preserve"> vArdhak</w:t>
      </w:r>
      <w:r w:rsidR="00665208">
        <w:rPr>
          <w:rFonts w:ascii="Arial" w:hAnsi="Arial" w:cs="Arial"/>
          <w:color w:val="000000"/>
          <w:sz w:val="36"/>
          <w:szCs w:val="36"/>
          <w:lang w:bidi="hi-IN"/>
        </w:rPr>
        <w:t>E</w:t>
      </w:r>
      <w:r>
        <w:rPr>
          <w:rFonts w:ascii="Arial" w:hAnsi="Arial" w:cs="Arial"/>
          <w:color w:val="000000"/>
          <w:sz w:val="36"/>
          <w:szCs w:val="36"/>
          <w:lang w:bidi="hi-IN"/>
        </w:rPr>
        <w:t xml:space="preserve"> ca, jAgrat svapna suShupti avasthAsu man</w:t>
      </w:r>
      <w:r w:rsidR="00665208">
        <w:rPr>
          <w:rFonts w:ascii="Arial" w:hAnsi="Arial" w:cs="Arial"/>
          <w:color w:val="000000"/>
          <w:sz w:val="36"/>
          <w:szCs w:val="36"/>
          <w:lang w:bidi="hi-IN"/>
        </w:rPr>
        <w:t>O</w:t>
      </w:r>
      <w:r>
        <w:rPr>
          <w:rFonts w:ascii="Arial" w:hAnsi="Arial" w:cs="Arial"/>
          <w:color w:val="000000"/>
          <w:sz w:val="36"/>
          <w:szCs w:val="36"/>
          <w:lang w:bidi="hi-IN"/>
        </w:rPr>
        <w:t>vAkkAya karm</w:t>
      </w:r>
      <w:r w:rsidR="00665208">
        <w:rPr>
          <w:rFonts w:ascii="Arial" w:hAnsi="Arial" w:cs="Arial"/>
          <w:color w:val="000000"/>
          <w:sz w:val="36"/>
          <w:szCs w:val="36"/>
          <w:lang w:bidi="hi-IN"/>
        </w:rPr>
        <w:t>E</w:t>
      </w:r>
      <w:r>
        <w:rPr>
          <w:rFonts w:ascii="Arial" w:hAnsi="Arial" w:cs="Arial"/>
          <w:color w:val="000000"/>
          <w:sz w:val="36"/>
          <w:szCs w:val="36"/>
          <w:lang w:bidi="hi-IN"/>
        </w:rPr>
        <w:t>ndriya j~jAn</w:t>
      </w:r>
      <w:r w:rsidR="00665208">
        <w:rPr>
          <w:rFonts w:ascii="Arial" w:hAnsi="Arial" w:cs="Arial"/>
          <w:color w:val="000000"/>
          <w:sz w:val="36"/>
          <w:szCs w:val="36"/>
          <w:lang w:bidi="hi-IN"/>
        </w:rPr>
        <w:t>E</w:t>
      </w:r>
      <w:r>
        <w:rPr>
          <w:rFonts w:ascii="Arial" w:hAnsi="Arial" w:cs="Arial"/>
          <w:color w:val="000000"/>
          <w:sz w:val="36"/>
          <w:szCs w:val="36"/>
          <w:lang w:bidi="hi-IN"/>
        </w:rPr>
        <w:t>ndriya vyApAraiH, kAmakr</w:t>
      </w:r>
      <w:r w:rsidR="00665208">
        <w:rPr>
          <w:rFonts w:ascii="Arial" w:hAnsi="Arial" w:cs="Arial"/>
          <w:color w:val="000000"/>
          <w:sz w:val="36"/>
          <w:szCs w:val="36"/>
          <w:lang w:bidi="hi-IN"/>
        </w:rPr>
        <w:t>O</w:t>
      </w:r>
      <w:r>
        <w:rPr>
          <w:rFonts w:ascii="Arial" w:hAnsi="Arial" w:cs="Arial"/>
          <w:color w:val="000000"/>
          <w:sz w:val="36"/>
          <w:szCs w:val="36"/>
          <w:lang w:bidi="hi-IN"/>
        </w:rPr>
        <w:t>dha-l</w:t>
      </w:r>
      <w:r w:rsidR="00665208">
        <w:rPr>
          <w:rFonts w:ascii="Arial" w:hAnsi="Arial" w:cs="Arial"/>
          <w:color w:val="000000"/>
          <w:sz w:val="36"/>
          <w:szCs w:val="36"/>
          <w:lang w:bidi="hi-IN"/>
        </w:rPr>
        <w:t>O</w:t>
      </w:r>
      <w:r>
        <w:rPr>
          <w:rFonts w:ascii="Arial" w:hAnsi="Arial" w:cs="Arial"/>
          <w:color w:val="000000"/>
          <w:sz w:val="36"/>
          <w:szCs w:val="36"/>
          <w:lang w:bidi="hi-IN"/>
        </w:rPr>
        <w:t>Ba-m</w:t>
      </w:r>
      <w:r w:rsidR="00665208">
        <w:rPr>
          <w:rFonts w:ascii="Arial" w:hAnsi="Arial" w:cs="Arial"/>
          <w:color w:val="000000"/>
          <w:sz w:val="36"/>
          <w:szCs w:val="36"/>
          <w:lang w:bidi="hi-IN"/>
        </w:rPr>
        <w:t>O</w:t>
      </w:r>
      <w:r>
        <w:rPr>
          <w:rFonts w:ascii="Arial" w:hAnsi="Arial" w:cs="Arial"/>
          <w:color w:val="000000"/>
          <w:sz w:val="36"/>
          <w:szCs w:val="36"/>
          <w:lang w:bidi="hi-IN"/>
        </w:rPr>
        <w:t>ha-madamAthsaryaiH, tvakcakShuH Sr</w:t>
      </w:r>
      <w:r w:rsidR="00665208">
        <w:rPr>
          <w:rFonts w:ascii="Arial" w:hAnsi="Arial" w:cs="Arial"/>
          <w:color w:val="000000"/>
          <w:sz w:val="36"/>
          <w:szCs w:val="36"/>
          <w:lang w:bidi="hi-IN"/>
        </w:rPr>
        <w:t>O</w:t>
      </w:r>
      <w:r>
        <w:rPr>
          <w:rFonts w:ascii="Arial" w:hAnsi="Arial" w:cs="Arial"/>
          <w:color w:val="000000"/>
          <w:sz w:val="36"/>
          <w:szCs w:val="36"/>
          <w:lang w:bidi="hi-IN"/>
        </w:rPr>
        <w:t>tra jihvA-GrANA vAkpANi pAdapAyu upasthAKyaiH daSaBiH indriyaiH, man</w:t>
      </w:r>
      <w:r w:rsidR="00665208">
        <w:rPr>
          <w:rFonts w:ascii="Arial" w:hAnsi="Arial" w:cs="Arial"/>
          <w:color w:val="000000"/>
          <w:sz w:val="36"/>
          <w:szCs w:val="36"/>
          <w:lang w:bidi="hi-IN"/>
        </w:rPr>
        <w:t>O</w:t>
      </w:r>
      <w:r>
        <w:rPr>
          <w:rFonts w:ascii="Arial" w:hAnsi="Arial" w:cs="Arial"/>
          <w:color w:val="000000"/>
          <w:sz w:val="36"/>
          <w:szCs w:val="36"/>
          <w:lang w:bidi="hi-IN"/>
        </w:rPr>
        <w:t>budhi-citta-aha~gkArAKyaiH antarindriyaiSca kRutAnAM, ihajanmani janma-janmAntar</w:t>
      </w:r>
      <w:r w:rsidR="00665208">
        <w:rPr>
          <w:rFonts w:ascii="Arial" w:hAnsi="Arial" w:cs="Arial"/>
          <w:color w:val="000000"/>
          <w:sz w:val="36"/>
          <w:szCs w:val="36"/>
          <w:lang w:bidi="hi-IN"/>
        </w:rPr>
        <w:t>E</w:t>
      </w:r>
      <w:r>
        <w:rPr>
          <w:rFonts w:ascii="Arial" w:hAnsi="Arial" w:cs="Arial"/>
          <w:color w:val="000000"/>
          <w:sz w:val="36"/>
          <w:szCs w:val="36"/>
          <w:lang w:bidi="hi-IN"/>
        </w:rPr>
        <w:t>Shu vA j~jAnataH aj~jAnat</w:t>
      </w:r>
      <w:r w:rsidR="00665208">
        <w:rPr>
          <w:rFonts w:ascii="Arial" w:hAnsi="Arial" w:cs="Arial"/>
          <w:color w:val="000000"/>
          <w:sz w:val="36"/>
          <w:szCs w:val="36"/>
          <w:lang w:bidi="hi-IN"/>
        </w:rPr>
        <w:t>O</w:t>
      </w:r>
      <w:r>
        <w:rPr>
          <w:rFonts w:ascii="Arial" w:hAnsi="Arial" w:cs="Arial"/>
          <w:color w:val="000000"/>
          <w:sz w:val="36"/>
          <w:szCs w:val="36"/>
          <w:lang w:bidi="hi-IN"/>
        </w:rPr>
        <w:t xml:space="preserve"> vA, rahasi prakAS</w:t>
      </w:r>
      <w:r w:rsidR="00665208">
        <w:rPr>
          <w:rFonts w:ascii="Arial" w:hAnsi="Arial" w:cs="Arial"/>
          <w:color w:val="000000"/>
          <w:sz w:val="36"/>
          <w:szCs w:val="36"/>
          <w:lang w:bidi="hi-IN"/>
        </w:rPr>
        <w:t>E</w:t>
      </w:r>
      <w:r>
        <w:rPr>
          <w:rFonts w:ascii="Arial" w:hAnsi="Arial" w:cs="Arial"/>
          <w:color w:val="000000"/>
          <w:sz w:val="36"/>
          <w:szCs w:val="36"/>
          <w:lang w:bidi="hi-IN"/>
        </w:rPr>
        <w:t>Shu vA saMBAvitAnAM, brahmahanana surApAna svarNast</w:t>
      </w:r>
      <w:r w:rsidR="00665208">
        <w:rPr>
          <w:rFonts w:ascii="Arial" w:hAnsi="Arial" w:cs="Arial"/>
          <w:color w:val="000000"/>
          <w:sz w:val="36"/>
          <w:szCs w:val="36"/>
          <w:lang w:bidi="hi-IN"/>
        </w:rPr>
        <w:t>E</w:t>
      </w:r>
      <w:r>
        <w:rPr>
          <w:rFonts w:ascii="Arial" w:hAnsi="Arial" w:cs="Arial"/>
          <w:color w:val="000000"/>
          <w:sz w:val="36"/>
          <w:szCs w:val="36"/>
          <w:lang w:bidi="hi-IN"/>
        </w:rPr>
        <w:t>ya gurutalpagamana tathsaMKay</w:t>
      </w:r>
      <w:r w:rsidR="00665208">
        <w:rPr>
          <w:rFonts w:ascii="Arial" w:hAnsi="Arial" w:cs="Arial"/>
          <w:color w:val="000000"/>
          <w:sz w:val="36"/>
          <w:szCs w:val="36"/>
          <w:lang w:bidi="hi-IN"/>
        </w:rPr>
        <w:t>O</w:t>
      </w:r>
      <w:r>
        <w:rPr>
          <w:rFonts w:ascii="Arial" w:hAnsi="Arial" w:cs="Arial"/>
          <w:color w:val="000000"/>
          <w:sz w:val="36"/>
          <w:szCs w:val="36"/>
          <w:lang w:bidi="hi-IN"/>
        </w:rPr>
        <w:t>gAKya pa~jcamahApAtakAnAM, mahApAtaka saMbandhitva j~jApayitRutva pray</w:t>
      </w:r>
      <w:r w:rsidR="00665208">
        <w:rPr>
          <w:rFonts w:ascii="Arial" w:hAnsi="Arial" w:cs="Arial"/>
          <w:color w:val="000000"/>
          <w:sz w:val="36"/>
          <w:szCs w:val="36"/>
          <w:lang w:bidi="hi-IN"/>
        </w:rPr>
        <w:t>O</w:t>
      </w:r>
      <w:r>
        <w:rPr>
          <w:rFonts w:ascii="Arial" w:hAnsi="Arial" w:cs="Arial"/>
          <w:color w:val="000000"/>
          <w:sz w:val="36"/>
          <w:szCs w:val="36"/>
          <w:lang w:bidi="hi-IN"/>
        </w:rPr>
        <w:t>jakatva nimittatva upad</w:t>
      </w:r>
      <w:r w:rsidR="00665208">
        <w:rPr>
          <w:rFonts w:ascii="Arial" w:hAnsi="Arial" w:cs="Arial"/>
          <w:color w:val="000000"/>
          <w:sz w:val="36"/>
          <w:szCs w:val="36"/>
          <w:lang w:bidi="hi-IN"/>
        </w:rPr>
        <w:t>E</w:t>
      </w:r>
      <w:r>
        <w:rPr>
          <w:rFonts w:ascii="Arial" w:hAnsi="Arial" w:cs="Arial"/>
          <w:color w:val="000000"/>
          <w:sz w:val="36"/>
          <w:szCs w:val="36"/>
          <w:lang w:bidi="hi-IN"/>
        </w:rPr>
        <w:t>ShTratva pr</w:t>
      </w:r>
      <w:r w:rsidR="00665208">
        <w:rPr>
          <w:rFonts w:ascii="Arial" w:hAnsi="Arial" w:cs="Arial"/>
          <w:color w:val="000000"/>
          <w:sz w:val="36"/>
          <w:szCs w:val="36"/>
          <w:lang w:bidi="hi-IN"/>
        </w:rPr>
        <w:t>O</w:t>
      </w:r>
      <w:r>
        <w:rPr>
          <w:rFonts w:ascii="Arial" w:hAnsi="Arial" w:cs="Arial"/>
          <w:color w:val="000000"/>
          <w:sz w:val="36"/>
          <w:szCs w:val="36"/>
          <w:lang w:bidi="hi-IN"/>
        </w:rPr>
        <w:t>thsAkatva anumantratvAdInAM mahApAtaka vratAtid</w:t>
      </w:r>
      <w:r w:rsidR="00665208">
        <w:rPr>
          <w:rFonts w:ascii="Arial" w:hAnsi="Arial" w:cs="Arial"/>
          <w:color w:val="000000"/>
          <w:sz w:val="36"/>
          <w:szCs w:val="36"/>
          <w:lang w:bidi="hi-IN"/>
        </w:rPr>
        <w:t>E</w:t>
      </w:r>
      <w:r>
        <w:rPr>
          <w:rFonts w:ascii="Arial" w:hAnsi="Arial" w:cs="Arial"/>
          <w:color w:val="000000"/>
          <w:sz w:val="36"/>
          <w:szCs w:val="36"/>
          <w:lang w:bidi="hi-IN"/>
        </w:rPr>
        <w:t xml:space="preserve">Sika rUpANAM, avij~jAta garBahanana kUTa sAkShipAda nindita-karmAByAsa daivabrAhmaNa dhana apaharaNAdInAM atipAtakAnAM, </w:t>
      </w:r>
    </w:p>
    <w:p w14:paraId="59CB4CB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w:t>
      </w:r>
      <w:r w:rsidR="00665208">
        <w:rPr>
          <w:rFonts w:ascii="Arial" w:hAnsi="Arial" w:cs="Arial"/>
          <w:color w:val="000000"/>
          <w:sz w:val="36"/>
          <w:szCs w:val="36"/>
          <w:lang w:bidi="hi-IN"/>
        </w:rPr>
        <w:t>O</w:t>
      </w:r>
      <w:r>
        <w:rPr>
          <w:rFonts w:ascii="Arial" w:hAnsi="Arial" w:cs="Arial"/>
          <w:color w:val="000000"/>
          <w:sz w:val="36"/>
          <w:szCs w:val="36"/>
          <w:lang w:bidi="hi-IN"/>
        </w:rPr>
        <w:t>ma-yAgastha kShatriya vaiSya vadha saBAmaddhyagata brAhmaNa apamAnana, sadApai SUnyaBAShaNa AdInAM brahmahatyA samAnAnAM v</w:t>
      </w:r>
      <w:r w:rsidR="00665208">
        <w:rPr>
          <w:rFonts w:ascii="Arial" w:hAnsi="Arial" w:cs="Arial"/>
          <w:color w:val="000000"/>
          <w:sz w:val="36"/>
          <w:szCs w:val="36"/>
          <w:lang w:bidi="hi-IN"/>
        </w:rPr>
        <w:t>E</w:t>
      </w:r>
      <w:r>
        <w:rPr>
          <w:rFonts w:ascii="Arial" w:hAnsi="Arial" w:cs="Arial"/>
          <w:color w:val="000000"/>
          <w:sz w:val="36"/>
          <w:szCs w:val="36"/>
          <w:lang w:bidi="hi-IN"/>
        </w:rPr>
        <w:t>davismRuti v</w:t>
      </w:r>
      <w:r w:rsidR="00665208">
        <w:rPr>
          <w:rFonts w:ascii="Arial" w:hAnsi="Arial" w:cs="Arial"/>
          <w:color w:val="000000"/>
          <w:sz w:val="36"/>
          <w:szCs w:val="36"/>
          <w:lang w:bidi="hi-IN"/>
        </w:rPr>
        <w:t>E</w:t>
      </w:r>
      <w:r>
        <w:rPr>
          <w:rFonts w:ascii="Arial" w:hAnsi="Arial" w:cs="Arial"/>
          <w:color w:val="000000"/>
          <w:sz w:val="36"/>
          <w:szCs w:val="36"/>
          <w:lang w:bidi="hi-IN"/>
        </w:rPr>
        <w:t>daninda samutkarShArthaM anRutavacana kaLaMjaBakShaNa aBakShya-BakShaNAdInAM surApAna samAnAnAM, nikSh</w:t>
      </w:r>
      <w:r w:rsidR="00665208">
        <w:rPr>
          <w:rFonts w:ascii="Arial" w:hAnsi="Arial" w:cs="Arial"/>
          <w:color w:val="000000"/>
          <w:sz w:val="36"/>
          <w:szCs w:val="36"/>
          <w:lang w:bidi="hi-IN"/>
        </w:rPr>
        <w:t>E</w:t>
      </w:r>
      <w:r>
        <w:rPr>
          <w:rFonts w:ascii="Arial" w:hAnsi="Arial" w:cs="Arial"/>
          <w:color w:val="000000"/>
          <w:sz w:val="36"/>
          <w:szCs w:val="36"/>
          <w:lang w:bidi="hi-IN"/>
        </w:rPr>
        <w:t>paharaNa g</w:t>
      </w:r>
      <w:r w:rsidR="00665208">
        <w:rPr>
          <w:rFonts w:ascii="Arial" w:hAnsi="Arial" w:cs="Arial"/>
          <w:color w:val="000000"/>
          <w:sz w:val="36"/>
          <w:szCs w:val="36"/>
          <w:lang w:bidi="hi-IN"/>
        </w:rPr>
        <w:t>O</w:t>
      </w:r>
      <w:r>
        <w:rPr>
          <w:rFonts w:ascii="Arial" w:hAnsi="Arial" w:cs="Arial"/>
          <w:color w:val="000000"/>
          <w:sz w:val="36"/>
          <w:szCs w:val="36"/>
          <w:lang w:bidi="hi-IN"/>
        </w:rPr>
        <w:t>BUmiharaNa, suhRudhana-haraNAdInAM svarNast</w:t>
      </w:r>
      <w:r w:rsidR="00665208">
        <w:rPr>
          <w:rFonts w:ascii="Arial" w:hAnsi="Arial" w:cs="Arial"/>
          <w:color w:val="000000"/>
          <w:sz w:val="36"/>
          <w:szCs w:val="36"/>
          <w:lang w:bidi="hi-IN"/>
        </w:rPr>
        <w:t>E</w:t>
      </w:r>
      <w:r>
        <w:rPr>
          <w:rFonts w:ascii="Arial" w:hAnsi="Arial" w:cs="Arial"/>
          <w:color w:val="000000"/>
          <w:sz w:val="36"/>
          <w:szCs w:val="36"/>
          <w:lang w:bidi="hi-IN"/>
        </w:rPr>
        <w:t>ya samAnAnAM, satI saKipatnI jy</w:t>
      </w:r>
      <w:r w:rsidR="00665208">
        <w:rPr>
          <w:rFonts w:ascii="Arial" w:hAnsi="Arial" w:cs="Arial"/>
          <w:color w:val="000000"/>
          <w:sz w:val="36"/>
          <w:szCs w:val="36"/>
          <w:lang w:bidi="hi-IN"/>
        </w:rPr>
        <w:t>E</w:t>
      </w:r>
      <w:r>
        <w:rPr>
          <w:rFonts w:ascii="Arial" w:hAnsi="Arial" w:cs="Arial"/>
          <w:color w:val="000000"/>
          <w:sz w:val="36"/>
          <w:szCs w:val="36"/>
          <w:lang w:bidi="hi-IN"/>
        </w:rPr>
        <w:t>ShThapatnI gurupatnI mAtulAnI antyajA gamanAdInAM gurutalpaga samAnAnAM patita, sahavAsa sahaB</w:t>
      </w:r>
      <w:r w:rsidR="00665208">
        <w:rPr>
          <w:rFonts w:ascii="Arial" w:hAnsi="Arial" w:cs="Arial"/>
          <w:color w:val="000000"/>
          <w:sz w:val="36"/>
          <w:szCs w:val="36"/>
          <w:lang w:bidi="hi-IN"/>
        </w:rPr>
        <w:t>O</w:t>
      </w:r>
      <w:r>
        <w:rPr>
          <w:rFonts w:ascii="Arial" w:hAnsi="Arial" w:cs="Arial"/>
          <w:color w:val="000000"/>
          <w:sz w:val="36"/>
          <w:szCs w:val="36"/>
          <w:lang w:bidi="hi-IN"/>
        </w:rPr>
        <w:t>jana antyajA vATikA niSh</w:t>
      </w:r>
      <w:r w:rsidR="00665208">
        <w:rPr>
          <w:rFonts w:ascii="Arial" w:hAnsi="Arial" w:cs="Arial"/>
          <w:color w:val="000000"/>
          <w:sz w:val="36"/>
          <w:szCs w:val="36"/>
          <w:lang w:bidi="hi-IN"/>
        </w:rPr>
        <w:t>E</w:t>
      </w:r>
      <w:r>
        <w:rPr>
          <w:rFonts w:ascii="Arial" w:hAnsi="Arial" w:cs="Arial"/>
          <w:color w:val="000000"/>
          <w:sz w:val="36"/>
          <w:szCs w:val="36"/>
          <w:lang w:bidi="hi-IN"/>
        </w:rPr>
        <w:t>paNa AdInAM, tathsaMy</w:t>
      </w:r>
      <w:r w:rsidR="00665208">
        <w:rPr>
          <w:rFonts w:ascii="Arial" w:hAnsi="Arial" w:cs="Arial"/>
          <w:color w:val="000000"/>
          <w:sz w:val="36"/>
          <w:szCs w:val="36"/>
          <w:lang w:bidi="hi-IN"/>
        </w:rPr>
        <w:t>O</w:t>
      </w:r>
      <w:r>
        <w:rPr>
          <w:rFonts w:ascii="Arial" w:hAnsi="Arial" w:cs="Arial"/>
          <w:color w:val="000000"/>
          <w:sz w:val="36"/>
          <w:szCs w:val="36"/>
          <w:lang w:bidi="hi-IN"/>
        </w:rPr>
        <w:t>gAKya samAnAnAM, g</w:t>
      </w:r>
      <w:r w:rsidR="00665208">
        <w:rPr>
          <w:rFonts w:ascii="Arial" w:hAnsi="Arial" w:cs="Arial"/>
          <w:color w:val="000000"/>
          <w:sz w:val="36"/>
          <w:szCs w:val="36"/>
          <w:lang w:bidi="hi-IN"/>
        </w:rPr>
        <w:t>O</w:t>
      </w:r>
      <w:r>
        <w:rPr>
          <w:rFonts w:ascii="Arial" w:hAnsi="Arial" w:cs="Arial"/>
          <w:color w:val="000000"/>
          <w:sz w:val="36"/>
          <w:szCs w:val="36"/>
          <w:lang w:bidi="hi-IN"/>
        </w:rPr>
        <w:t xml:space="preserve">vadha AtmArtha kriyAraMBa mAtRupitRu gurutyAga, paradAra aBimarSana, </w:t>
      </w:r>
      <w:r>
        <w:rPr>
          <w:rFonts w:ascii="Arial" w:hAnsi="Arial" w:cs="Arial"/>
          <w:color w:val="000000"/>
          <w:sz w:val="36"/>
          <w:szCs w:val="36"/>
          <w:lang w:bidi="hi-IN"/>
        </w:rPr>
        <w:lastRenderedPageBreak/>
        <w:t>BaiShajyakaraNa, apaNyavikraya, RuNa anapAkaraNa, nityakarmal</w:t>
      </w:r>
      <w:r w:rsidR="00665208">
        <w:rPr>
          <w:rFonts w:ascii="Arial" w:hAnsi="Arial" w:cs="Arial"/>
          <w:color w:val="000000"/>
          <w:sz w:val="36"/>
          <w:szCs w:val="36"/>
          <w:lang w:bidi="hi-IN"/>
        </w:rPr>
        <w:t>O</w:t>
      </w:r>
      <w:r>
        <w:rPr>
          <w:rFonts w:ascii="Arial" w:hAnsi="Arial" w:cs="Arial"/>
          <w:color w:val="000000"/>
          <w:sz w:val="36"/>
          <w:szCs w:val="36"/>
          <w:lang w:bidi="hi-IN"/>
        </w:rPr>
        <w:t>pa, durddAna pratigraha AdInAM upapAtakAnaM, ajAvi gaj</w:t>
      </w:r>
      <w:r w:rsidR="00665208">
        <w:rPr>
          <w:rFonts w:ascii="Arial" w:hAnsi="Arial" w:cs="Arial"/>
          <w:color w:val="000000"/>
          <w:sz w:val="36"/>
          <w:szCs w:val="36"/>
          <w:lang w:bidi="hi-IN"/>
        </w:rPr>
        <w:t>O</w:t>
      </w:r>
      <w:r>
        <w:rPr>
          <w:rFonts w:ascii="Arial" w:hAnsi="Arial" w:cs="Arial"/>
          <w:color w:val="000000"/>
          <w:sz w:val="36"/>
          <w:szCs w:val="36"/>
          <w:lang w:bidi="hi-IN"/>
        </w:rPr>
        <w:t>ShTra mRug</w:t>
      </w:r>
      <w:r w:rsidR="00665208">
        <w:rPr>
          <w:rFonts w:ascii="Arial" w:hAnsi="Arial" w:cs="Arial"/>
          <w:color w:val="000000"/>
          <w:sz w:val="36"/>
          <w:szCs w:val="36"/>
          <w:lang w:bidi="hi-IN"/>
        </w:rPr>
        <w:t>E</w:t>
      </w:r>
      <w:r>
        <w:rPr>
          <w:rFonts w:ascii="Arial" w:hAnsi="Arial" w:cs="Arial"/>
          <w:color w:val="000000"/>
          <w:sz w:val="36"/>
          <w:szCs w:val="36"/>
          <w:lang w:bidi="hi-IN"/>
        </w:rPr>
        <w:t>Ba mInAhi mahiShIvadha sALagrAma SivaliMga vikraya dUrdd</w:t>
      </w:r>
      <w:r w:rsidR="00665208">
        <w:rPr>
          <w:rFonts w:ascii="Arial" w:hAnsi="Arial" w:cs="Arial"/>
          <w:color w:val="000000"/>
          <w:sz w:val="36"/>
          <w:szCs w:val="36"/>
          <w:lang w:bidi="hi-IN"/>
        </w:rPr>
        <w:t>E</w:t>
      </w:r>
      <w:r>
        <w:rPr>
          <w:rFonts w:ascii="Arial" w:hAnsi="Arial" w:cs="Arial"/>
          <w:color w:val="000000"/>
          <w:sz w:val="36"/>
          <w:szCs w:val="36"/>
          <w:lang w:bidi="hi-IN"/>
        </w:rPr>
        <w:t>Sagamana krITAnnaB</w:t>
      </w:r>
      <w:r w:rsidR="00665208">
        <w:rPr>
          <w:rFonts w:ascii="Arial" w:hAnsi="Arial" w:cs="Arial"/>
          <w:color w:val="000000"/>
          <w:sz w:val="36"/>
          <w:szCs w:val="36"/>
          <w:lang w:bidi="hi-IN"/>
        </w:rPr>
        <w:t>O</w:t>
      </w:r>
      <w:r>
        <w:rPr>
          <w:rFonts w:ascii="Arial" w:hAnsi="Arial" w:cs="Arial"/>
          <w:color w:val="000000"/>
          <w:sz w:val="36"/>
          <w:szCs w:val="36"/>
          <w:lang w:bidi="hi-IN"/>
        </w:rPr>
        <w:t>jana AdInAM, saMkarIkaraNAnAM Palakusumast</w:t>
      </w:r>
      <w:r w:rsidR="00665208">
        <w:rPr>
          <w:rFonts w:ascii="Arial" w:hAnsi="Arial" w:cs="Arial"/>
          <w:color w:val="000000"/>
          <w:sz w:val="36"/>
          <w:szCs w:val="36"/>
          <w:lang w:bidi="hi-IN"/>
        </w:rPr>
        <w:t>E</w:t>
      </w:r>
      <w:r>
        <w:rPr>
          <w:rFonts w:ascii="Arial" w:hAnsi="Arial" w:cs="Arial"/>
          <w:color w:val="000000"/>
          <w:sz w:val="36"/>
          <w:szCs w:val="36"/>
          <w:lang w:bidi="hi-IN"/>
        </w:rPr>
        <w:t>ya maKAnugata-B</w:t>
      </w:r>
      <w:r w:rsidR="00665208">
        <w:rPr>
          <w:rFonts w:ascii="Arial" w:hAnsi="Arial" w:cs="Arial"/>
          <w:color w:val="000000"/>
          <w:sz w:val="36"/>
          <w:szCs w:val="36"/>
          <w:lang w:bidi="hi-IN"/>
        </w:rPr>
        <w:t>O</w:t>
      </w:r>
      <w:r>
        <w:rPr>
          <w:rFonts w:ascii="Arial" w:hAnsi="Arial" w:cs="Arial"/>
          <w:color w:val="000000"/>
          <w:sz w:val="36"/>
          <w:szCs w:val="36"/>
          <w:lang w:bidi="hi-IN"/>
        </w:rPr>
        <w:t>jana, dhAnyaharaNa, vastrA-paharaNAdInAM, malinIkaraNAnAM, kusIda jIvana, vANIjya karaNa, asatya BAShaNa, asnAna-B</w:t>
      </w:r>
      <w:r w:rsidR="00665208">
        <w:rPr>
          <w:rFonts w:ascii="Arial" w:hAnsi="Arial" w:cs="Arial"/>
          <w:color w:val="000000"/>
          <w:sz w:val="36"/>
          <w:szCs w:val="36"/>
          <w:lang w:bidi="hi-IN"/>
        </w:rPr>
        <w:t>O</w:t>
      </w:r>
      <w:r>
        <w:rPr>
          <w:rFonts w:ascii="Arial" w:hAnsi="Arial" w:cs="Arial"/>
          <w:color w:val="000000"/>
          <w:sz w:val="36"/>
          <w:szCs w:val="36"/>
          <w:lang w:bidi="hi-IN"/>
        </w:rPr>
        <w:t>jana AdInAM, apAtrIkaraNAnAM, SUdrAnna-B</w:t>
      </w:r>
      <w:r w:rsidR="00665208">
        <w:rPr>
          <w:rFonts w:ascii="Arial" w:hAnsi="Arial" w:cs="Arial"/>
          <w:color w:val="000000"/>
          <w:sz w:val="36"/>
          <w:szCs w:val="36"/>
          <w:lang w:bidi="hi-IN"/>
        </w:rPr>
        <w:t>O</w:t>
      </w:r>
      <w:r>
        <w:rPr>
          <w:rFonts w:ascii="Arial" w:hAnsi="Arial" w:cs="Arial"/>
          <w:color w:val="000000"/>
          <w:sz w:val="36"/>
          <w:szCs w:val="36"/>
          <w:lang w:bidi="hi-IN"/>
        </w:rPr>
        <w:t xml:space="preserve">jana, </w:t>
      </w:r>
    </w:p>
    <w:p w14:paraId="674A556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maddhyAGrANa patita sahavAsa AdInAM, jAtiBraMSa-karaNAnAM sImA&amp;tikrama, Sapath</w:t>
      </w:r>
      <w:r w:rsidR="00665208">
        <w:rPr>
          <w:rFonts w:ascii="Arial" w:hAnsi="Arial" w:cs="Arial"/>
          <w:color w:val="000000"/>
          <w:sz w:val="36"/>
          <w:szCs w:val="36"/>
          <w:lang w:bidi="hi-IN"/>
        </w:rPr>
        <w:t>O</w:t>
      </w:r>
      <w:r>
        <w:rPr>
          <w:rFonts w:ascii="Arial" w:hAnsi="Arial" w:cs="Arial"/>
          <w:color w:val="000000"/>
          <w:sz w:val="36"/>
          <w:szCs w:val="36"/>
          <w:lang w:bidi="hi-IN"/>
        </w:rPr>
        <w:t xml:space="preserve">llaMgana, ucCiShTa-BakShaNa, avihitakarma AcaraNa vihitakarma-tyAgAdInAM prakIrNakAnAM, j~jAnataH sakRutkRutAnAM aj~jAnataH asatkRutAnAM j~jAnataH aj~jAnataSca aByastAnAM nirantara aByastAnAM cirakAla aByastAnAM nirantara cirakAla-aByastAnAM </w:t>
      </w:r>
      <w:r w:rsidR="00665208">
        <w:rPr>
          <w:rFonts w:ascii="Arial" w:hAnsi="Arial" w:cs="Arial"/>
          <w:color w:val="000000"/>
          <w:sz w:val="36"/>
          <w:szCs w:val="36"/>
          <w:lang w:bidi="hi-IN"/>
        </w:rPr>
        <w:t>E</w:t>
      </w:r>
      <w:r>
        <w:rPr>
          <w:rFonts w:ascii="Arial" w:hAnsi="Arial" w:cs="Arial"/>
          <w:color w:val="000000"/>
          <w:sz w:val="36"/>
          <w:szCs w:val="36"/>
          <w:lang w:bidi="hi-IN"/>
        </w:rPr>
        <w:t>vaM navAnAM navavidhAnAM bahUnAM bahuvidhAnAM sarv</w:t>
      </w:r>
      <w:r w:rsidR="00665208">
        <w:rPr>
          <w:rFonts w:ascii="Arial" w:hAnsi="Arial" w:cs="Arial"/>
          <w:color w:val="000000"/>
          <w:sz w:val="36"/>
          <w:szCs w:val="36"/>
          <w:lang w:bidi="hi-IN"/>
        </w:rPr>
        <w:t>E</w:t>
      </w:r>
      <w:r>
        <w:rPr>
          <w:rFonts w:ascii="Arial" w:hAnsi="Arial" w:cs="Arial"/>
          <w:color w:val="000000"/>
          <w:sz w:val="36"/>
          <w:szCs w:val="36"/>
          <w:lang w:bidi="hi-IN"/>
        </w:rPr>
        <w:t>Shu pApAnAM maddhy</w:t>
      </w:r>
      <w:r w:rsidR="00665208">
        <w:rPr>
          <w:rFonts w:ascii="Arial" w:hAnsi="Arial" w:cs="Arial"/>
          <w:color w:val="000000"/>
          <w:sz w:val="36"/>
          <w:szCs w:val="36"/>
          <w:lang w:bidi="hi-IN"/>
        </w:rPr>
        <w:t>E</w:t>
      </w:r>
      <w:r>
        <w:rPr>
          <w:rFonts w:ascii="Arial" w:hAnsi="Arial" w:cs="Arial"/>
          <w:color w:val="000000"/>
          <w:sz w:val="36"/>
          <w:szCs w:val="36"/>
          <w:lang w:bidi="hi-IN"/>
        </w:rPr>
        <w:t xml:space="preserve"> saMBAvitAnAM sarv</w:t>
      </w:r>
      <w:r w:rsidR="00665208">
        <w:rPr>
          <w:rFonts w:ascii="Arial" w:hAnsi="Arial" w:cs="Arial"/>
          <w:color w:val="000000"/>
          <w:sz w:val="36"/>
          <w:szCs w:val="36"/>
          <w:lang w:bidi="hi-IN"/>
        </w:rPr>
        <w:t>E</w:t>
      </w:r>
      <w:r>
        <w:rPr>
          <w:rFonts w:ascii="Arial" w:hAnsi="Arial" w:cs="Arial"/>
          <w:color w:val="000000"/>
          <w:sz w:val="36"/>
          <w:szCs w:val="36"/>
          <w:lang w:bidi="hi-IN"/>
        </w:rPr>
        <w:t>ShAM pApAnAM sadyaH apan</w:t>
      </w:r>
      <w:r w:rsidR="00665208">
        <w:rPr>
          <w:rFonts w:ascii="Arial" w:hAnsi="Arial" w:cs="Arial"/>
          <w:color w:val="000000"/>
          <w:sz w:val="36"/>
          <w:szCs w:val="36"/>
          <w:lang w:bidi="hi-IN"/>
        </w:rPr>
        <w:t>O</w:t>
      </w:r>
      <w:r>
        <w:rPr>
          <w:rFonts w:ascii="Arial" w:hAnsi="Arial" w:cs="Arial"/>
          <w:color w:val="000000"/>
          <w:sz w:val="36"/>
          <w:szCs w:val="36"/>
          <w:lang w:bidi="hi-IN"/>
        </w:rPr>
        <w:t>danArthaM, AdityAtmakarudra prasAda siddhyarthaM, mahAd</w:t>
      </w:r>
      <w:r w:rsidR="00665208">
        <w:rPr>
          <w:rFonts w:ascii="Arial" w:hAnsi="Arial" w:cs="Arial"/>
          <w:color w:val="000000"/>
          <w:sz w:val="36"/>
          <w:szCs w:val="36"/>
          <w:lang w:bidi="hi-IN"/>
        </w:rPr>
        <w:t>E</w:t>
      </w:r>
      <w:r>
        <w:rPr>
          <w:rFonts w:ascii="Arial" w:hAnsi="Arial" w:cs="Arial"/>
          <w:color w:val="000000"/>
          <w:sz w:val="36"/>
          <w:szCs w:val="36"/>
          <w:lang w:bidi="hi-IN"/>
        </w:rPr>
        <w:t xml:space="preserve">vAdi </w:t>
      </w:r>
      <w:r w:rsidR="00665208">
        <w:rPr>
          <w:rFonts w:ascii="Arial" w:hAnsi="Arial" w:cs="Arial"/>
          <w:color w:val="000000"/>
          <w:sz w:val="36"/>
          <w:szCs w:val="36"/>
          <w:lang w:bidi="hi-IN"/>
        </w:rPr>
        <w:t>E</w:t>
      </w:r>
      <w:r>
        <w:rPr>
          <w:rFonts w:ascii="Arial" w:hAnsi="Arial" w:cs="Arial"/>
          <w:color w:val="000000"/>
          <w:sz w:val="36"/>
          <w:szCs w:val="36"/>
          <w:lang w:bidi="hi-IN"/>
        </w:rPr>
        <w:t>kAdaSa aBinnarUpa AdityAtmakarudra prasAd</w:t>
      </w:r>
      <w:r w:rsidR="00665208">
        <w:rPr>
          <w:rFonts w:ascii="Arial" w:hAnsi="Arial" w:cs="Arial"/>
          <w:color w:val="000000"/>
          <w:sz w:val="36"/>
          <w:szCs w:val="36"/>
          <w:lang w:bidi="hi-IN"/>
        </w:rPr>
        <w:t>E</w:t>
      </w:r>
      <w:r>
        <w:rPr>
          <w:rFonts w:ascii="Arial" w:hAnsi="Arial" w:cs="Arial"/>
          <w:color w:val="000000"/>
          <w:sz w:val="36"/>
          <w:szCs w:val="36"/>
          <w:lang w:bidi="hi-IN"/>
        </w:rPr>
        <w:t>na asmAkaM sarv</w:t>
      </w:r>
      <w:r w:rsidR="00665208">
        <w:rPr>
          <w:rFonts w:ascii="Arial" w:hAnsi="Arial" w:cs="Arial"/>
          <w:color w:val="000000"/>
          <w:sz w:val="36"/>
          <w:szCs w:val="36"/>
          <w:lang w:bidi="hi-IN"/>
        </w:rPr>
        <w:t>E</w:t>
      </w:r>
      <w:r>
        <w:rPr>
          <w:rFonts w:ascii="Arial" w:hAnsi="Arial" w:cs="Arial"/>
          <w:color w:val="000000"/>
          <w:sz w:val="36"/>
          <w:szCs w:val="36"/>
          <w:lang w:bidi="hi-IN"/>
        </w:rPr>
        <w:t>ShAM AddhyAtmika AdhiBautika AdhidaivIka navanavajanita tApatraya nivRuttyarthaM, .......................(yath</w:t>
      </w:r>
      <w:r w:rsidR="00665208">
        <w:rPr>
          <w:rFonts w:ascii="Arial" w:hAnsi="Arial" w:cs="Arial"/>
          <w:color w:val="000000"/>
          <w:sz w:val="36"/>
          <w:szCs w:val="36"/>
          <w:lang w:bidi="hi-IN"/>
        </w:rPr>
        <w:t>O</w:t>
      </w:r>
      <w:r>
        <w:rPr>
          <w:rFonts w:ascii="Arial" w:hAnsi="Arial" w:cs="Arial"/>
          <w:color w:val="000000"/>
          <w:sz w:val="36"/>
          <w:szCs w:val="36"/>
          <w:lang w:bidi="hi-IN"/>
        </w:rPr>
        <w:t xml:space="preserve">citaM sa~gkalpaM) </w:t>
      </w:r>
      <w:r w:rsidR="00665208">
        <w:rPr>
          <w:rFonts w:ascii="Arial" w:hAnsi="Arial" w:cs="Arial"/>
          <w:color w:val="000000"/>
          <w:sz w:val="36"/>
          <w:szCs w:val="36"/>
          <w:lang w:bidi="hi-IN"/>
        </w:rPr>
        <w:t>E</w:t>
      </w:r>
      <w:r>
        <w:rPr>
          <w:rFonts w:ascii="Arial" w:hAnsi="Arial" w:cs="Arial"/>
          <w:color w:val="000000"/>
          <w:sz w:val="36"/>
          <w:szCs w:val="36"/>
          <w:lang w:bidi="hi-IN"/>
        </w:rPr>
        <w:t>BiH brAhmaNaissaha mahArNav</w:t>
      </w:r>
      <w:r w:rsidR="00665208">
        <w:rPr>
          <w:rFonts w:ascii="Arial" w:hAnsi="Arial" w:cs="Arial"/>
          <w:color w:val="000000"/>
          <w:sz w:val="36"/>
          <w:szCs w:val="36"/>
          <w:lang w:bidi="hi-IN"/>
        </w:rPr>
        <w:t>O</w:t>
      </w:r>
      <w:r>
        <w:rPr>
          <w:rFonts w:ascii="Arial" w:hAnsi="Arial" w:cs="Arial"/>
          <w:color w:val="000000"/>
          <w:sz w:val="36"/>
          <w:szCs w:val="36"/>
          <w:lang w:bidi="hi-IN"/>
        </w:rPr>
        <w:t>kta prakAr</w:t>
      </w:r>
      <w:r w:rsidR="00665208">
        <w:rPr>
          <w:rFonts w:ascii="Arial" w:hAnsi="Arial" w:cs="Arial"/>
          <w:color w:val="000000"/>
          <w:sz w:val="36"/>
          <w:szCs w:val="36"/>
          <w:lang w:bidi="hi-IN"/>
        </w:rPr>
        <w:t>E</w:t>
      </w:r>
      <w:r>
        <w:rPr>
          <w:rFonts w:ascii="Arial" w:hAnsi="Arial" w:cs="Arial"/>
          <w:color w:val="000000"/>
          <w:sz w:val="36"/>
          <w:szCs w:val="36"/>
          <w:lang w:bidi="hi-IN"/>
        </w:rPr>
        <w:t>Na AcArya muK</w:t>
      </w:r>
      <w:r w:rsidR="00665208">
        <w:rPr>
          <w:rFonts w:ascii="Arial" w:hAnsi="Arial" w:cs="Arial"/>
          <w:color w:val="000000"/>
          <w:sz w:val="36"/>
          <w:szCs w:val="36"/>
          <w:lang w:bidi="hi-IN"/>
        </w:rPr>
        <w:t>E</w:t>
      </w:r>
      <w:r>
        <w:rPr>
          <w:rFonts w:ascii="Arial" w:hAnsi="Arial" w:cs="Arial"/>
          <w:color w:val="000000"/>
          <w:sz w:val="36"/>
          <w:szCs w:val="36"/>
          <w:lang w:bidi="hi-IN"/>
        </w:rPr>
        <w:t>na Rutvi~gmuK</w:t>
      </w:r>
      <w:r w:rsidR="00665208">
        <w:rPr>
          <w:rFonts w:ascii="Arial" w:hAnsi="Arial" w:cs="Arial"/>
          <w:color w:val="000000"/>
          <w:sz w:val="36"/>
          <w:szCs w:val="36"/>
          <w:lang w:bidi="hi-IN"/>
        </w:rPr>
        <w:t>E</w:t>
      </w:r>
      <w:r>
        <w:rPr>
          <w:rFonts w:ascii="Arial" w:hAnsi="Arial" w:cs="Arial"/>
          <w:color w:val="000000"/>
          <w:sz w:val="36"/>
          <w:szCs w:val="36"/>
          <w:lang w:bidi="hi-IN"/>
        </w:rPr>
        <w:t>na ca Rugyaju-ssAma-atharvaNAKy</w:t>
      </w:r>
      <w:r w:rsidR="00665208">
        <w:rPr>
          <w:rFonts w:ascii="Arial" w:hAnsi="Arial" w:cs="Arial"/>
          <w:color w:val="000000"/>
          <w:sz w:val="36"/>
          <w:szCs w:val="36"/>
          <w:lang w:bidi="hi-IN"/>
        </w:rPr>
        <w:t>E</w:t>
      </w:r>
      <w:r>
        <w:rPr>
          <w:rFonts w:ascii="Arial" w:hAnsi="Arial" w:cs="Arial"/>
          <w:color w:val="000000"/>
          <w:sz w:val="36"/>
          <w:szCs w:val="36"/>
          <w:lang w:bidi="hi-IN"/>
        </w:rPr>
        <w:t>Shu caturShu v</w:t>
      </w:r>
      <w:r w:rsidR="00665208">
        <w:rPr>
          <w:rFonts w:ascii="Arial" w:hAnsi="Arial" w:cs="Arial"/>
          <w:color w:val="000000"/>
          <w:sz w:val="36"/>
          <w:szCs w:val="36"/>
          <w:lang w:bidi="hi-IN"/>
        </w:rPr>
        <w:t>E</w:t>
      </w:r>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Shu maddhy</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sidR="00665208">
        <w:rPr>
          <w:rFonts w:ascii="Arial" w:hAnsi="Arial" w:cs="Arial"/>
          <w:color w:val="000000"/>
          <w:sz w:val="36"/>
          <w:szCs w:val="36"/>
          <w:lang w:bidi="hi-IN"/>
        </w:rPr>
        <w:t>E</w:t>
      </w:r>
      <w:r>
        <w:rPr>
          <w:rFonts w:ascii="Arial" w:hAnsi="Arial" w:cs="Arial"/>
          <w:color w:val="000000"/>
          <w:sz w:val="36"/>
          <w:szCs w:val="36"/>
          <w:lang w:bidi="hi-IN"/>
        </w:rPr>
        <w:t>kAdhika SatasaMKyAka yajuSSAKAsu AdiBUta saMhitASAKA antarBUta agnikANDa antaH pAtinAM sarv</w:t>
      </w:r>
      <w:r w:rsidR="00665208">
        <w:rPr>
          <w:rFonts w:ascii="Arial" w:hAnsi="Arial" w:cs="Arial"/>
          <w:color w:val="000000"/>
          <w:sz w:val="36"/>
          <w:szCs w:val="36"/>
          <w:lang w:bidi="hi-IN"/>
        </w:rPr>
        <w:t>E</w:t>
      </w:r>
      <w:r>
        <w:rPr>
          <w:rFonts w:ascii="Arial" w:hAnsi="Arial" w:cs="Arial"/>
          <w:color w:val="000000"/>
          <w:sz w:val="36"/>
          <w:szCs w:val="36"/>
          <w:lang w:bidi="hi-IN"/>
        </w:rPr>
        <w:t>Shu v</w:t>
      </w:r>
      <w:r w:rsidR="00665208">
        <w:rPr>
          <w:rFonts w:ascii="Arial" w:hAnsi="Arial" w:cs="Arial"/>
          <w:color w:val="000000"/>
          <w:sz w:val="36"/>
          <w:szCs w:val="36"/>
          <w:lang w:bidi="hi-IN"/>
        </w:rPr>
        <w:t>E</w:t>
      </w:r>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Shu sarvAsu upaniShathsu smRutItihAsa-</w:t>
      </w:r>
      <w:r>
        <w:rPr>
          <w:rFonts w:ascii="Arial" w:hAnsi="Arial" w:cs="Arial"/>
          <w:color w:val="000000"/>
          <w:sz w:val="36"/>
          <w:szCs w:val="36"/>
          <w:lang w:bidi="hi-IN"/>
        </w:rPr>
        <w:lastRenderedPageBreak/>
        <w:t>purANAdiShu sarvapApa nivarttakatv</w:t>
      </w:r>
      <w:r w:rsidR="00665208">
        <w:rPr>
          <w:rFonts w:ascii="Arial" w:hAnsi="Arial" w:cs="Arial"/>
          <w:color w:val="000000"/>
          <w:sz w:val="36"/>
          <w:szCs w:val="36"/>
          <w:lang w:bidi="hi-IN"/>
        </w:rPr>
        <w:t>E</w:t>
      </w:r>
      <w:r>
        <w:rPr>
          <w:rFonts w:ascii="Arial" w:hAnsi="Arial" w:cs="Arial"/>
          <w:color w:val="000000"/>
          <w:sz w:val="36"/>
          <w:szCs w:val="36"/>
          <w:lang w:bidi="hi-IN"/>
        </w:rPr>
        <w:t>na, divyaj~jAna pradatv</w:t>
      </w:r>
      <w:r w:rsidR="00665208">
        <w:rPr>
          <w:rFonts w:ascii="Arial" w:hAnsi="Arial" w:cs="Arial"/>
          <w:color w:val="000000"/>
          <w:sz w:val="36"/>
          <w:szCs w:val="36"/>
          <w:lang w:bidi="hi-IN"/>
        </w:rPr>
        <w:t>E</w:t>
      </w:r>
      <w:r>
        <w:rPr>
          <w:rFonts w:ascii="Arial" w:hAnsi="Arial" w:cs="Arial"/>
          <w:color w:val="000000"/>
          <w:sz w:val="36"/>
          <w:szCs w:val="36"/>
          <w:lang w:bidi="hi-IN"/>
        </w:rPr>
        <w:t>na, m</w:t>
      </w:r>
      <w:r w:rsidR="00665208">
        <w:rPr>
          <w:rFonts w:ascii="Arial" w:hAnsi="Arial" w:cs="Arial"/>
          <w:color w:val="000000"/>
          <w:sz w:val="36"/>
          <w:szCs w:val="36"/>
          <w:lang w:bidi="hi-IN"/>
        </w:rPr>
        <w:t>O</w:t>
      </w:r>
      <w:r>
        <w:rPr>
          <w:rFonts w:ascii="Arial" w:hAnsi="Arial" w:cs="Arial"/>
          <w:color w:val="000000"/>
          <w:sz w:val="36"/>
          <w:szCs w:val="36"/>
          <w:lang w:bidi="hi-IN"/>
        </w:rPr>
        <w:t>kSha pradatv</w:t>
      </w:r>
      <w:r w:rsidR="00665208">
        <w:rPr>
          <w:rFonts w:ascii="Arial" w:hAnsi="Arial" w:cs="Arial"/>
          <w:color w:val="000000"/>
          <w:sz w:val="36"/>
          <w:szCs w:val="36"/>
          <w:lang w:bidi="hi-IN"/>
        </w:rPr>
        <w:t>E</w:t>
      </w:r>
      <w:r>
        <w:rPr>
          <w:rFonts w:ascii="Arial" w:hAnsi="Arial" w:cs="Arial"/>
          <w:color w:val="000000"/>
          <w:sz w:val="36"/>
          <w:szCs w:val="36"/>
          <w:lang w:bidi="hi-IN"/>
        </w:rPr>
        <w:t xml:space="preserve">na, ca tatratatra </w:t>
      </w:r>
    </w:p>
    <w:p w14:paraId="29BA48B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udGuShTAnAM caramAyAM iShTakAyAM juh</w:t>
      </w:r>
      <w:r w:rsidR="00665208">
        <w:rPr>
          <w:rFonts w:ascii="Arial" w:hAnsi="Arial" w:cs="Arial"/>
          <w:color w:val="000000"/>
          <w:sz w:val="36"/>
          <w:szCs w:val="36"/>
          <w:lang w:bidi="hi-IN"/>
        </w:rPr>
        <w:t>O</w:t>
      </w:r>
      <w:r>
        <w:rPr>
          <w:rFonts w:ascii="Arial" w:hAnsi="Arial" w:cs="Arial"/>
          <w:color w:val="000000"/>
          <w:sz w:val="36"/>
          <w:szCs w:val="36"/>
          <w:lang w:bidi="hi-IN"/>
        </w:rPr>
        <w:t>ti iti caram</w:t>
      </w:r>
      <w:r w:rsidR="00665208">
        <w:rPr>
          <w:rFonts w:ascii="Arial" w:hAnsi="Arial" w:cs="Arial"/>
          <w:color w:val="000000"/>
          <w:sz w:val="36"/>
          <w:szCs w:val="36"/>
          <w:lang w:bidi="hi-IN"/>
        </w:rPr>
        <w:t>E</w:t>
      </w:r>
      <w:r>
        <w:rPr>
          <w:rFonts w:ascii="Arial" w:hAnsi="Arial" w:cs="Arial"/>
          <w:color w:val="000000"/>
          <w:sz w:val="36"/>
          <w:szCs w:val="36"/>
          <w:lang w:bidi="hi-IN"/>
        </w:rPr>
        <w:t xml:space="preserve">ShTakA upayuktAnAM, </w:t>
      </w:r>
    </w:p>
    <w:p w14:paraId="6A84BCE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"SatarudrAn jap</w:t>
      </w:r>
      <w:r w:rsidR="00665208">
        <w:rPr>
          <w:rFonts w:ascii="Arial" w:hAnsi="Arial" w:cs="Arial"/>
          <w:color w:val="000000"/>
          <w:sz w:val="36"/>
          <w:szCs w:val="36"/>
          <w:lang w:bidi="hi-IN"/>
        </w:rPr>
        <w:t>E</w:t>
      </w:r>
      <w:r>
        <w:rPr>
          <w:rFonts w:ascii="Arial" w:hAnsi="Arial" w:cs="Arial"/>
          <w:color w:val="000000"/>
          <w:sz w:val="36"/>
          <w:szCs w:val="36"/>
          <w:lang w:bidi="hi-IN"/>
        </w:rPr>
        <w:t>dyastu dyAyamAn</w:t>
      </w:r>
      <w:r w:rsidR="00665208">
        <w:rPr>
          <w:rFonts w:ascii="Arial" w:hAnsi="Arial" w:cs="Arial"/>
          <w:color w:val="000000"/>
          <w:sz w:val="36"/>
          <w:szCs w:val="36"/>
          <w:lang w:bidi="hi-IN"/>
        </w:rPr>
        <w:t>O</w:t>
      </w:r>
      <w:r>
        <w:rPr>
          <w:rFonts w:ascii="Arial" w:hAnsi="Arial" w:cs="Arial"/>
          <w:color w:val="000000"/>
          <w:sz w:val="36"/>
          <w:szCs w:val="36"/>
          <w:lang w:bidi="hi-IN"/>
        </w:rPr>
        <w:t xml:space="preserve"> mah</w:t>
      </w:r>
      <w:r w:rsidR="00665208">
        <w:rPr>
          <w:rFonts w:ascii="Arial" w:hAnsi="Arial" w:cs="Arial"/>
          <w:color w:val="000000"/>
          <w:sz w:val="36"/>
          <w:szCs w:val="36"/>
          <w:lang w:bidi="hi-IN"/>
        </w:rPr>
        <w:t>E</w:t>
      </w:r>
      <w:r>
        <w:rPr>
          <w:rFonts w:ascii="Arial" w:hAnsi="Arial" w:cs="Arial"/>
          <w:color w:val="000000"/>
          <w:sz w:val="36"/>
          <w:szCs w:val="36"/>
          <w:lang w:bidi="hi-IN"/>
        </w:rPr>
        <w:t>SvaraM" iti Saiva purANa vacan</w:t>
      </w:r>
      <w:r w:rsidR="00665208">
        <w:rPr>
          <w:rFonts w:ascii="Arial" w:hAnsi="Arial" w:cs="Arial"/>
          <w:color w:val="000000"/>
          <w:sz w:val="36"/>
          <w:szCs w:val="36"/>
          <w:lang w:bidi="hi-IN"/>
        </w:rPr>
        <w:t>E</w:t>
      </w:r>
      <w:r>
        <w:rPr>
          <w:rFonts w:ascii="Arial" w:hAnsi="Arial" w:cs="Arial"/>
          <w:color w:val="000000"/>
          <w:sz w:val="36"/>
          <w:szCs w:val="36"/>
          <w:lang w:bidi="hi-IN"/>
        </w:rPr>
        <w:t xml:space="preserve">na, </w:t>
      </w:r>
    </w:p>
    <w:p w14:paraId="015069C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gramStart"/>
      <w:r>
        <w:rPr>
          <w:rFonts w:ascii="Arial" w:hAnsi="Arial" w:cs="Arial"/>
          <w:color w:val="000000"/>
          <w:sz w:val="36"/>
          <w:szCs w:val="36"/>
          <w:lang w:bidi="hi-IN"/>
        </w:rPr>
        <w:t>yaH</w:t>
      </w:r>
      <w:proofErr w:type="gramEnd"/>
      <w:r>
        <w:rPr>
          <w:rFonts w:ascii="Arial" w:hAnsi="Arial" w:cs="Arial"/>
          <w:color w:val="000000"/>
          <w:sz w:val="36"/>
          <w:szCs w:val="36"/>
          <w:lang w:bidi="hi-IN"/>
        </w:rPr>
        <w:t xml:space="preserve"> SatarudrIyaM adhIt</w:t>
      </w:r>
      <w:r w:rsidR="00665208">
        <w:rPr>
          <w:rFonts w:ascii="Arial" w:hAnsi="Arial" w:cs="Arial"/>
          <w:color w:val="000000"/>
          <w:sz w:val="36"/>
          <w:szCs w:val="36"/>
          <w:lang w:bidi="hi-IN"/>
        </w:rPr>
        <w:t>E</w:t>
      </w:r>
      <w:r>
        <w:rPr>
          <w:rFonts w:ascii="Arial" w:hAnsi="Arial" w:cs="Arial"/>
          <w:color w:val="000000"/>
          <w:sz w:val="36"/>
          <w:szCs w:val="36"/>
          <w:lang w:bidi="hi-IN"/>
        </w:rPr>
        <w:t xml:space="preserve"> , sa agnipUt</w:t>
      </w:r>
      <w:r w:rsidR="00665208">
        <w:rPr>
          <w:rFonts w:ascii="Arial" w:hAnsi="Arial" w:cs="Arial"/>
          <w:color w:val="000000"/>
          <w:sz w:val="36"/>
          <w:szCs w:val="36"/>
          <w:lang w:bidi="hi-IN"/>
        </w:rPr>
        <w:t>O</w:t>
      </w:r>
      <w:r>
        <w:rPr>
          <w:rFonts w:ascii="Arial" w:hAnsi="Arial" w:cs="Arial"/>
          <w:color w:val="000000"/>
          <w:sz w:val="36"/>
          <w:szCs w:val="36"/>
          <w:lang w:bidi="hi-IN"/>
        </w:rPr>
        <w:t xml:space="preserve"> " iti kaivaly</w:t>
      </w:r>
      <w:r w:rsidR="00665208">
        <w:rPr>
          <w:rFonts w:ascii="Arial" w:hAnsi="Arial" w:cs="Arial"/>
          <w:color w:val="000000"/>
          <w:sz w:val="36"/>
          <w:szCs w:val="36"/>
          <w:lang w:bidi="hi-IN"/>
        </w:rPr>
        <w:t>O</w:t>
      </w:r>
      <w:r>
        <w:rPr>
          <w:rFonts w:ascii="Arial" w:hAnsi="Arial" w:cs="Arial"/>
          <w:color w:val="000000"/>
          <w:sz w:val="36"/>
          <w:szCs w:val="36"/>
          <w:lang w:bidi="hi-IN"/>
        </w:rPr>
        <w:t>paniShad vacan</w:t>
      </w:r>
      <w:r w:rsidR="00665208">
        <w:rPr>
          <w:rFonts w:ascii="Arial" w:hAnsi="Arial" w:cs="Arial"/>
          <w:color w:val="000000"/>
          <w:sz w:val="36"/>
          <w:szCs w:val="36"/>
          <w:lang w:bidi="hi-IN"/>
        </w:rPr>
        <w:t>E</w:t>
      </w:r>
      <w:r>
        <w:rPr>
          <w:rFonts w:ascii="Arial" w:hAnsi="Arial" w:cs="Arial"/>
          <w:color w:val="000000"/>
          <w:sz w:val="36"/>
          <w:szCs w:val="36"/>
          <w:lang w:bidi="hi-IN"/>
        </w:rPr>
        <w:t xml:space="preserve">na, "atha hainaM brahmacAriNaH UcuH | </w:t>
      </w:r>
      <w:r>
        <w:rPr>
          <w:rFonts w:ascii="Arial" w:hAnsi="Arial" w:cs="Arial"/>
          <w:color w:val="000000"/>
          <w:sz w:val="36"/>
          <w:szCs w:val="36"/>
          <w:lang w:bidi="hi-IN"/>
        </w:rPr>
        <w:tab/>
        <w:t>kiM japy</w:t>
      </w:r>
      <w:r w:rsidR="00665208">
        <w:rPr>
          <w:rFonts w:ascii="Arial" w:hAnsi="Arial" w:cs="Arial"/>
          <w:color w:val="000000"/>
          <w:sz w:val="36"/>
          <w:szCs w:val="36"/>
          <w:lang w:bidi="hi-IN"/>
        </w:rPr>
        <w:t>E</w:t>
      </w:r>
      <w:r>
        <w:rPr>
          <w:rFonts w:ascii="Arial" w:hAnsi="Arial" w:cs="Arial"/>
          <w:color w:val="000000"/>
          <w:sz w:val="36"/>
          <w:szCs w:val="36"/>
          <w:lang w:bidi="hi-IN"/>
        </w:rPr>
        <w:t>na amRutatvaM n</w:t>
      </w:r>
      <w:r w:rsidR="00665208">
        <w:rPr>
          <w:rFonts w:ascii="Arial" w:hAnsi="Arial" w:cs="Arial"/>
          <w:color w:val="000000"/>
          <w:sz w:val="36"/>
          <w:szCs w:val="36"/>
          <w:lang w:bidi="hi-IN"/>
        </w:rPr>
        <w:t>O</w:t>
      </w:r>
      <w:r>
        <w:rPr>
          <w:rFonts w:ascii="Arial" w:hAnsi="Arial" w:cs="Arial"/>
          <w:color w:val="000000"/>
          <w:sz w:val="36"/>
          <w:szCs w:val="36"/>
          <w:lang w:bidi="hi-IN"/>
        </w:rPr>
        <w:t xml:space="preserve"> Bavati | </w:t>
      </w:r>
    </w:p>
    <w:p w14:paraId="04F79C9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sah</w:t>
      </w:r>
      <w:r w:rsidR="00665208">
        <w:rPr>
          <w:rFonts w:ascii="Arial" w:hAnsi="Arial" w:cs="Arial"/>
          <w:color w:val="000000"/>
          <w:sz w:val="36"/>
          <w:szCs w:val="36"/>
          <w:lang w:bidi="hi-IN"/>
        </w:rPr>
        <w:t>O</w:t>
      </w:r>
      <w:r>
        <w:rPr>
          <w:rFonts w:ascii="Arial" w:hAnsi="Arial" w:cs="Arial"/>
          <w:color w:val="000000"/>
          <w:sz w:val="36"/>
          <w:szCs w:val="36"/>
          <w:lang w:bidi="hi-IN"/>
        </w:rPr>
        <w:t xml:space="preserve"> vAca yAj~javalkyaH Satarudriy</w:t>
      </w:r>
      <w:r w:rsidR="00665208">
        <w:rPr>
          <w:rFonts w:ascii="Arial" w:hAnsi="Arial" w:cs="Arial"/>
          <w:color w:val="000000"/>
          <w:sz w:val="36"/>
          <w:szCs w:val="36"/>
          <w:lang w:bidi="hi-IN"/>
        </w:rPr>
        <w:t>E</w:t>
      </w:r>
      <w:r>
        <w:rPr>
          <w:rFonts w:ascii="Arial" w:hAnsi="Arial" w:cs="Arial"/>
          <w:color w:val="000000"/>
          <w:sz w:val="36"/>
          <w:szCs w:val="36"/>
          <w:lang w:bidi="hi-IN"/>
        </w:rPr>
        <w:t>N</w:t>
      </w:r>
      <w:r w:rsidR="00665208">
        <w:rPr>
          <w:rFonts w:ascii="Arial" w:hAnsi="Arial" w:cs="Arial"/>
          <w:color w:val="000000"/>
          <w:sz w:val="36"/>
          <w:szCs w:val="36"/>
          <w:lang w:bidi="hi-IN"/>
        </w:rPr>
        <w:t>E</w:t>
      </w:r>
      <w:r>
        <w:rPr>
          <w:rFonts w:ascii="Arial" w:hAnsi="Arial" w:cs="Arial"/>
          <w:color w:val="000000"/>
          <w:sz w:val="36"/>
          <w:szCs w:val="36"/>
          <w:lang w:bidi="hi-IN"/>
        </w:rPr>
        <w:t xml:space="preserve">ti | </w:t>
      </w:r>
    </w:p>
    <w:p w14:paraId="2A3E17E8"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E</w:t>
      </w:r>
      <w:r w:rsidR="00D91D60">
        <w:rPr>
          <w:rFonts w:ascii="Arial" w:hAnsi="Arial" w:cs="Arial"/>
          <w:color w:val="000000"/>
          <w:sz w:val="36"/>
          <w:szCs w:val="36"/>
          <w:lang w:bidi="hi-IN"/>
        </w:rPr>
        <w:t>tAni ha vA amRutasya nAmadh</w:t>
      </w:r>
      <w:r>
        <w:rPr>
          <w:rFonts w:ascii="Arial" w:hAnsi="Arial" w:cs="Arial"/>
          <w:color w:val="000000"/>
          <w:sz w:val="36"/>
          <w:szCs w:val="36"/>
          <w:lang w:bidi="hi-IN"/>
        </w:rPr>
        <w:t>E</w:t>
      </w:r>
      <w:r w:rsidR="00D91D60">
        <w:rPr>
          <w:rFonts w:ascii="Arial" w:hAnsi="Arial" w:cs="Arial"/>
          <w:color w:val="000000"/>
          <w:sz w:val="36"/>
          <w:szCs w:val="36"/>
          <w:lang w:bidi="hi-IN"/>
        </w:rPr>
        <w:t xml:space="preserve">yAni | </w:t>
      </w:r>
      <w:r>
        <w:rPr>
          <w:rFonts w:ascii="Arial" w:hAnsi="Arial" w:cs="Arial"/>
          <w:color w:val="000000"/>
          <w:sz w:val="36"/>
          <w:szCs w:val="36"/>
          <w:lang w:bidi="hi-IN"/>
        </w:rPr>
        <w:t>E</w:t>
      </w:r>
      <w:r w:rsidR="00D91D60">
        <w:rPr>
          <w:rFonts w:ascii="Arial" w:hAnsi="Arial" w:cs="Arial"/>
          <w:color w:val="000000"/>
          <w:sz w:val="36"/>
          <w:szCs w:val="36"/>
          <w:lang w:bidi="hi-IN"/>
        </w:rPr>
        <w:t>tairha vA amRut</w:t>
      </w:r>
      <w:r>
        <w:rPr>
          <w:rFonts w:ascii="Arial" w:hAnsi="Arial" w:cs="Arial"/>
          <w:color w:val="000000"/>
          <w:sz w:val="36"/>
          <w:szCs w:val="36"/>
          <w:lang w:bidi="hi-IN"/>
        </w:rPr>
        <w:t>O</w:t>
      </w:r>
      <w:r w:rsidR="00D91D60">
        <w:rPr>
          <w:rFonts w:ascii="Arial" w:hAnsi="Arial" w:cs="Arial"/>
          <w:color w:val="000000"/>
          <w:sz w:val="36"/>
          <w:szCs w:val="36"/>
          <w:lang w:bidi="hi-IN"/>
        </w:rPr>
        <w:t xml:space="preserve"> Bavati" | </w:t>
      </w:r>
    </w:p>
    <w:p w14:paraId="2B27EB3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iti jAbAl</w:t>
      </w:r>
      <w:r w:rsidR="00665208">
        <w:rPr>
          <w:rFonts w:ascii="Arial" w:hAnsi="Arial" w:cs="Arial"/>
          <w:color w:val="000000"/>
          <w:sz w:val="36"/>
          <w:szCs w:val="36"/>
          <w:lang w:bidi="hi-IN"/>
        </w:rPr>
        <w:t>O</w:t>
      </w:r>
      <w:r>
        <w:rPr>
          <w:rFonts w:ascii="Arial" w:hAnsi="Arial" w:cs="Arial"/>
          <w:color w:val="000000"/>
          <w:sz w:val="36"/>
          <w:szCs w:val="36"/>
          <w:lang w:bidi="hi-IN"/>
        </w:rPr>
        <w:t>paniShat vacan</w:t>
      </w:r>
      <w:r w:rsidR="00665208">
        <w:rPr>
          <w:rFonts w:ascii="Arial" w:hAnsi="Arial" w:cs="Arial"/>
          <w:color w:val="000000"/>
          <w:sz w:val="36"/>
          <w:szCs w:val="36"/>
          <w:lang w:bidi="hi-IN"/>
        </w:rPr>
        <w:t>E</w:t>
      </w:r>
      <w:r>
        <w:rPr>
          <w:rFonts w:ascii="Arial" w:hAnsi="Arial" w:cs="Arial"/>
          <w:color w:val="000000"/>
          <w:sz w:val="36"/>
          <w:szCs w:val="36"/>
          <w:lang w:bidi="hi-IN"/>
        </w:rPr>
        <w:t>na,</w:t>
      </w:r>
    </w:p>
    <w:p w14:paraId="357785E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"rudrANAM japah</w:t>
      </w:r>
      <w:r w:rsidR="00665208">
        <w:rPr>
          <w:rFonts w:ascii="Arial" w:hAnsi="Arial" w:cs="Arial"/>
          <w:color w:val="000000"/>
          <w:sz w:val="36"/>
          <w:szCs w:val="36"/>
          <w:lang w:bidi="hi-IN"/>
        </w:rPr>
        <w:t>O</w:t>
      </w:r>
      <w:r>
        <w:rPr>
          <w:rFonts w:ascii="Arial" w:hAnsi="Arial" w:cs="Arial"/>
          <w:color w:val="000000"/>
          <w:sz w:val="36"/>
          <w:szCs w:val="36"/>
          <w:lang w:bidi="hi-IN"/>
        </w:rPr>
        <w:t>ma arccanA aBiSh</w:t>
      </w:r>
      <w:r w:rsidR="00665208">
        <w:rPr>
          <w:rFonts w:ascii="Arial" w:hAnsi="Arial" w:cs="Arial"/>
          <w:color w:val="000000"/>
          <w:sz w:val="36"/>
          <w:szCs w:val="36"/>
          <w:lang w:bidi="hi-IN"/>
        </w:rPr>
        <w:t>E</w:t>
      </w:r>
      <w:r>
        <w:rPr>
          <w:rFonts w:ascii="Arial" w:hAnsi="Arial" w:cs="Arial"/>
          <w:color w:val="000000"/>
          <w:sz w:val="36"/>
          <w:szCs w:val="36"/>
          <w:lang w:bidi="hi-IN"/>
        </w:rPr>
        <w:t>kavidhiM vyAKyAsyAmaH" ityAdi SrutismRuti purANavacanaiH pUjAjapa h</w:t>
      </w:r>
      <w:r w:rsidR="00665208">
        <w:rPr>
          <w:rFonts w:ascii="Arial" w:hAnsi="Arial" w:cs="Arial"/>
          <w:color w:val="000000"/>
          <w:sz w:val="36"/>
          <w:szCs w:val="36"/>
          <w:lang w:bidi="hi-IN"/>
        </w:rPr>
        <w:t>O</w:t>
      </w:r>
      <w:r>
        <w:rPr>
          <w:rFonts w:ascii="Arial" w:hAnsi="Arial" w:cs="Arial"/>
          <w:color w:val="000000"/>
          <w:sz w:val="36"/>
          <w:szCs w:val="36"/>
          <w:lang w:bidi="hi-IN"/>
        </w:rPr>
        <w:t xml:space="preserve">mAdi karmasu upayuktAnAM </w:t>
      </w:r>
      <w:r w:rsidR="00665208">
        <w:rPr>
          <w:rFonts w:ascii="Arial" w:hAnsi="Arial" w:cs="Arial"/>
          <w:color w:val="000000"/>
          <w:sz w:val="36"/>
          <w:szCs w:val="36"/>
          <w:lang w:bidi="hi-IN"/>
        </w:rPr>
        <w:t>E</w:t>
      </w:r>
      <w:r>
        <w:rPr>
          <w:rFonts w:ascii="Arial" w:hAnsi="Arial" w:cs="Arial"/>
          <w:color w:val="000000"/>
          <w:sz w:val="36"/>
          <w:szCs w:val="36"/>
          <w:lang w:bidi="hi-IN"/>
        </w:rPr>
        <w:t>kAdaSa anuvAka AtmakAnAM tatra "namast</w:t>
      </w:r>
      <w:r w:rsidR="00665208">
        <w:rPr>
          <w:rFonts w:ascii="Arial" w:hAnsi="Arial" w:cs="Arial"/>
          <w:color w:val="000000"/>
          <w:sz w:val="36"/>
          <w:szCs w:val="36"/>
          <w:lang w:bidi="hi-IN"/>
        </w:rPr>
        <w:t>E</w:t>
      </w:r>
      <w:r>
        <w:rPr>
          <w:rFonts w:ascii="Arial" w:hAnsi="Arial" w:cs="Arial"/>
          <w:color w:val="000000"/>
          <w:sz w:val="36"/>
          <w:szCs w:val="36"/>
          <w:lang w:bidi="hi-IN"/>
        </w:rPr>
        <w:t xml:space="preserve"> rudramanyav</w:t>
      </w:r>
      <w:r w:rsidR="00665208">
        <w:rPr>
          <w:rFonts w:ascii="Arial" w:hAnsi="Arial" w:cs="Arial"/>
          <w:color w:val="000000"/>
          <w:sz w:val="36"/>
          <w:szCs w:val="36"/>
          <w:lang w:bidi="hi-IN"/>
        </w:rPr>
        <w:t>E</w:t>
      </w:r>
      <w:r>
        <w:rPr>
          <w:rFonts w:ascii="Arial" w:hAnsi="Arial" w:cs="Arial"/>
          <w:color w:val="000000"/>
          <w:sz w:val="36"/>
          <w:szCs w:val="36"/>
          <w:lang w:bidi="hi-IN"/>
        </w:rPr>
        <w:t xml:space="preserve"> iti" prathamAnuvAk</w:t>
      </w:r>
      <w:r w:rsidR="00665208">
        <w:rPr>
          <w:rFonts w:ascii="Arial" w:hAnsi="Arial" w:cs="Arial"/>
          <w:color w:val="000000"/>
          <w:sz w:val="36"/>
          <w:szCs w:val="36"/>
          <w:lang w:bidi="hi-IN"/>
        </w:rPr>
        <w:t>E</w:t>
      </w:r>
      <w:r>
        <w:rPr>
          <w:rFonts w:ascii="Arial" w:hAnsi="Arial" w:cs="Arial"/>
          <w:color w:val="000000"/>
          <w:sz w:val="36"/>
          <w:szCs w:val="36"/>
          <w:lang w:bidi="hi-IN"/>
        </w:rPr>
        <w:t xml:space="preserve"> duShTasaMhArArthaM sa~gkRuddha rudrak</w:t>
      </w:r>
      <w:r w:rsidR="00665208">
        <w:rPr>
          <w:rFonts w:ascii="Arial" w:hAnsi="Arial" w:cs="Arial"/>
          <w:color w:val="000000"/>
          <w:sz w:val="36"/>
          <w:szCs w:val="36"/>
          <w:lang w:bidi="hi-IN"/>
        </w:rPr>
        <w:t>O</w:t>
      </w:r>
      <w:r>
        <w:rPr>
          <w:rFonts w:ascii="Arial" w:hAnsi="Arial" w:cs="Arial"/>
          <w:color w:val="000000"/>
          <w:sz w:val="36"/>
          <w:szCs w:val="36"/>
          <w:lang w:bidi="hi-IN"/>
        </w:rPr>
        <w:t>pa AyudhAdiByaH aBayaprArthanA prakASakAnAM pa~jcadaSa-saMKyAkAnAM Sh</w:t>
      </w:r>
      <w:r w:rsidR="00665208">
        <w:rPr>
          <w:rFonts w:ascii="Arial" w:hAnsi="Arial" w:cs="Arial"/>
          <w:color w:val="000000"/>
          <w:sz w:val="36"/>
          <w:szCs w:val="36"/>
          <w:lang w:bidi="hi-IN"/>
        </w:rPr>
        <w:t>O</w:t>
      </w:r>
      <w:r>
        <w:rPr>
          <w:rFonts w:ascii="Arial" w:hAnsi="Arial" w:cs="Arial"/>
          <w:color w:val="000000"/>
          <w:sz w:val="36"/>
          <w:szCs w:val="36"/>
          <w:lang w:bidi="hi-IN"/>
        </w:rPr>
        <w:t>DaS</w:t>
      </w:r>
      <w:r w:rsidR="00665208">
        <w:rPr>
          <w:rFonts w:ascii="Arial" w:hAnsi="Arial" w:cs="Arial"/>
          <w:color w:val="000000"/>
          <w:sz w:val="36"/>
          <w:szCs w:val="36"/>
          <w:lang w:bidi="hi-IN"/>
        </w:rPr>
        <w:t>O</w:t>
      </w:r>
      <w:r>
        <w:rPr>
          <w:rFonts w:ascii="Arial" w:hAnsi="Arial" w:cs="Arial"/>
          <w:color w:val="000000"/>
          <w:sz w:val="36"/>
          <w:szCs w:val="36"/>
          <w:lang w:bidi="hi-IN"/>
        </w:rPr>
        <w:t>pacAra upayuktAnAM,</w:t>
      </w:r>
    </w:p>
    <w:p w14:paraId="45595DE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 xml:space="preserve"> hiraNyabAhav</w:t>
      </w:r>
      <w:r w:rsidR="00665208">
        <w:rPr>
          <w:rFonts w:ascii="Arial" w:hAnsi="Arial" w:cs="Arial"/>
          <w:color w:val="000000"/>
          <w:sz w:val="36"/>
          <w:szCs w:val="36"/>
          <w:lang w:bidi="hi-IN"/>
        </w:rPr>
        <w:t>E</w:t>
      </w:r>
      <w:r>
        <w:rPr>
          <w:rFonts w:ascii="Arial" w:hAnsi="Arial" w:cs="Arial"/>
          <w:color w:val="000000"/>
          <w:sz w:val="36"/>
          <w:szCs w:val="36"/>
          <w:lang w:bidi="hi-IN"/>
        </w:rPr>
        <w:t xml:space="preserve"> ityAdi" aShTAnuvAk</w:t>
      </w:r>
      <w:r w:rsidR="00665208">
        <w:rPr>
          <w:rFonts w:ascii="Arial" w:hAnsi="Arial" w:cs="Arial"/>
          <w:color w:val="000000"/>
          <w:sz w:val="36"/>
          <w:szCs w:val="36"/>
          <w:lang w:bidi="hi-IN"/>
        </w:rPr>
        <w:t>E</w:t>
      </w:r>
      <w:r>
        <w:rPr>
          <w:rFonts w:ascii="Arial" w:hAnsi="Arial" w:cs="Arial"/>
          <w:color w:val="000000"/>
          <w:sz w:val="36"/>
          <w:szCs w:val="36"/>
          <w:lang w:bidi="hi-IN"/>
        </w:rPr>
        <w:t xml:space="preserve">Shu vaiSvarUpyaddhyAna </w:t>
      </w:r>
      <w:r w:rsidR="00665208">
        <w:rPr>
          <w:rFonts w:ascii="Arial" w:hAnsi="Arial" w:cs="Arial"/>
          <w:color w:val="000000"/>
          <w:sz w:val="36"/>
          <w:szCs w:val="36"/>
          <w:lang w:bidi="hi-IN"/>
        </w:rPr>
        <w:t>E</w:t>
      </w:r>
      <w:r>
        <w:rPr>
          <w:rFonts w:ascii="Arial" w:hAnsi="Arial" w:cs="Arial"/>
          <w:color w:val="000000"/>
          <w:sz w:val="36"/>
          <w:szCs w:val="36"/>
          <w:lang w:bidi="hi-IN"/>
        </w:rPr>
        <w:t>kat</w:t>
      </w:r>
      <w:r w:rsidR="00665208">
        <w:rPr>
          <w:rFonts w:ascii="Arial" w:hAnsi="Arial" w:cs="Arial"/>
          <w:color w:val="000000"/>
          <w:sz w:val="36"/>
          <w:szCs w:val="36"/>
          <w:lang w:bidi="hi-IN"/>
        </w:rPr>
        <w:t>O</w:t>
      </w:r>
      <w:r>
        <w:rPr>
          <w:rFonts w:ascii="Arial" w:hAnsi="Arial" w:cs="Arial"/>
          <w:color w:val="000000"/>
          <w:sz w:val="36"/>
          <w:szCs w:val="36"/>
          <w:lang w:bidi="hi-IN"/>
        </w:rPr>
        <w:t>-namaskAra uBayat</w:t>
      </w:r>
      <w:r w:rsidR="00665208">
        <w:rPr>
          <w:rFonts w:ascii="Arial" w:hAnsi="Arial" w:cs="Arial"/>
          <w:color w:val="000000"/>
          <w:sz w:val="36"/>
          <w:szCs w:val="36"/>
          <w:lang w:bidi="hi-IN"/>
        </w:rPr>
        <w:t>O</w:t>
      </w:r>
      <w:r>
        <w:rPr>
          <w:rFonts w:ascii="Arial" w:hAnsi="Arial" w:cs="Arial"/>
          <w:color w:val="000000"/>
          <w:sz w:val="36"/>
          <w:szCs w:val="36"/>
          <w:lang w:bidi="hi-IN"/>
        </w:rPr>
        <w:t xml:space="preserve">-namaskAra rUpANAM </w:t>
      </w:r>
      <w:r w:rsidR="00665208">
        <w:rPr>
          <w:rFonts w:ascii="Arial" w:hAnsi="Arial" w:cs="Arial"/>
          <w:color w:val="000000"/>
          <w:sz w:val="36"/>
          <w:szCs w:val="36"/>
          <w:lang w:bidi="hi-IN"/>
        </w:rPr>
        <w:t>E</w:t>
      </w:r>
      <w:r>
        <w:rPr>
          <w:rFonts w:ascii="Arial" w:hAnsi="Arial" w:cs="Arial"/>
          <w:color w:val="000000"/>
          <w:sz w:val="36"/>
          <w:szCs w:val="36"/>
          <w:lang w:bidi="hi-IN"/>
        </w:rPr>
        <w:t>k</w:t>
      </w:r>
      <w:r w:rsidR="00665208">
        <w:rPr>
          <w:rFonts w:ascii="Arial" w:hAnsi="Arial" w:cs="Arial"/>
          <w:color w:val="000000"/>
          <w:sz w:val="36"/>
          <w:szCs w:val="36"/>
          <w:lang w:bidi="hi-IN"/>
        </w:rPr>
        <w:t>O</w:t>
      </w:r>
      <w:r>
        <w:rPr>
          <w:rFonts w:ascii="Arial" w:hAnsi="Arial" w:cs="Arial"/>
          <w:color w:val="000000"/>
          <w:sz w:val="36"/>
          <w:szCs w:val="36"/>
          <w:lang w:bidi="hi-IN"/>
        </w:rPr>
        <w:t xml:space="preserve">nnatriMSat uttaraSata saMKyakAnAM triSatyarccanA upayuktAnAM, </w:t>
      </w:r>
    </w:p>
    <w:p w14:paraId="10743AB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"drAp</w:t>
      </w:r>
      <w:r w:rsidR="00665208">
        <w:rPr>
          <w:rFonts w:ascii="Arial" w:hAnsi="Arial" w:cs="Arial"/>
          <w:color w:val="000000"/>
          <w:sz w:val="36"/>
          <w:szCs w:val="36"/>
          <w:lang w:bidi="hi-IN"/>
        </w:rPr>
        <w:t>E</w:t>
      </w:r>
      <w:r>
        <w:rPr>
          <w:rFonts w:ascii="Arial" w:hAnsi="Arial" w:cs="Arial"/>
          <w:color w:val="000000"/>
          <w:sz w:val="36"/>
          <w:szCs w:val="36"/>
          <w:lang w:bidi="hi-IN"/>
        </w:rPr>
        <w:t xml:space="preserve"> andhasaspat</w:t>
      </w:r>
      <w:r w:rsidR="00665208">
        <w:rPr>
          <w:rFonts w:ascii="Arial" w:hAnsi="Arial" w:cs="Arial"/>
          <w:color w:val="000000"/>
          <w:sz w:val="36"/>
          <w:szCs w:val="36"/>
          <w:lang w:bidi="hi-IN"/>
        </w:rPr>
        <w:t>E</w:t>
      </w:r>
      <w:r>
        <w:rPr>
          <w:rFonts w:ascii="Arial" w:hAnsi="Arial" w:cs="Arial"/>
          <w:color w:val="000000"/>
          <w:sz w:val="36"/>
          <w:szCs w:val="36"/>
          <w:lang w:bidi="hi-IN"/>
        </w:rPr>
        <w:t>" iti daSamAnuvAk</w:t>
      </w:r>
      <w:r w:rsidR="00665208">
        <w:rPr>
          <w:rFonts w:ascii="Arial" w:hAnsi="Arial" w:cs="Arial"/>
          <w:color w:val="000000"/>
          <w:sz w:val="36"/>
          <w:szCs w:val="36"/>
          <w:lang w:bidi="hi-IN"/>
        </w:rPr>
        <w:t>E</w:t>
      </w:r>
      <w:r>
        <w:rPr>
          <w:rFonts w:ascii="Arial" w:hAnsi="Arial" w:cs="Arial"/>
          <w:color w:val="000000"/>
          <w:sz w:val="36"/>
          <w:szCs w:val="36"/>
          <w:lang w:bidi="hi-IN"/>
        </w:rPr>
        <w:t xml:space="preserve"> jAgrat svapna suShupti avastAsu jalavAta viShaBUta SatrumRutyu jvarAdi sP</w:t>
      </w:r>
      <w:r w:rsidR="00665208">
        <w:rPr>
          <w:rFonts w:ascii="Arial" w:hAnsi="Arial" w:cs="Arial"/>
          <w:color w:val="000000"/>
          <w:sz w:val="36"/>
          <w:szCs w:val="36"/>
          <w:lang w:bidi="hi-IN"/>
        </w:rPr>
        <w:t>O</w:t>
      </w:r>
      <w:r>
        <w:rPr>
          <w:rFonts w:ascii="Arial" w:hAnsi="Arial" w:cs="Arial"/>
          <w:color w:val="000000"/>
          <w:sz w:val="36"/>
          <w:szCs w:val="36"/>
          <w:lang w:bidi="hi-IN"/>
        </w:rPr>
        <w:t>TakAdi nAnAr</w:t>
      </w:r>
      <w:r w:rsidR="00665208">
        <w:rPr>
          <w:rFonts w:ascii="Arial" w:hAnsi="Arial" w:cs="Arial"/>
          <w:color w:val="000000"/>
          <w:sz w:val="36"/>
          <w:szCs w:val="36"/>
          <w:lang w:bidi="hi-IN"/>
        </w:rPr>
        <w:t>O</w:t>
      </w:r>
      <w:r>
        <w:rPr>
          <w:rFonts w:ascii="Arial" w:hAnsi="Arial" w:cs="Arial"/>
          <w:color w:val="000000"/>
          <w:sz w:val="36"/>
          <w:szCs w:val="36"/>
          <w:lang w:bidi="hi-IN"/>
        </w:rPr>
        <w:t>g</w:t>
      </w:r>
      <w:r w:rsidR="00665208">
        <w:rPr>
          <w:rFonts w:ascii="Arial" w:hAnsi="Arial" w:cs="Arial"/>
          <w:color w:val="000000"/>
          <w:sz w:val="36"/>
          <w:szCs w:val="36"/>
          <w:lang w:bidi="hi-IN"/>
        </w:rPr>
        <w:t>E</w:t>
      </w:r>
      <w:r>
        <w:rPr>
          <w:rFonts w:ascii="Arial" w:hAnsi="Arial" w:cs="Arial"/>
          <w:color w:val="000000"/>
          <w:sz w:val="36"/>
          <w:szCs w:val="36"/>
          <w:lang w:bidi="hi-IN"/>
        </w:rPr>
        <w:t>ByaH nAnA&amp;BicAr</w:t>
      </w:r>
      <w:r w:rsidR="00665208">
        <w:rPr>
          <w:rFonts w:ascii="Arial" w:hAnsi="Arial" w:cs="Arial"/>
          <w:color w:val="000000"/>
          <w:sz w:val="36"/>
          <w:szCs w:val="36"/>
          <w:lang w:bidi="hi-IN"/>
        </w:rPr>
        <w:t>E</w:t>
      </w:r>
      <w:r>
        <w:rPr>
          <w:rFonts w:ascii="Arial" w:hAnsi="Arial" w:cs="Arial"/>
          <w:color w:val="000000"/>
          <w:sz w:val="36"/>
          <w:szCs w:val="36"/>
          <w:lang w:bidi="hi-IN"/>
        </w:rPr>
        <w:t xml:space="preserve">ByaH aBayaprArthanA prakASakAnAM dvAdaSa saMKyAkAnAM, pradakShiNa upayuktAnAM "sahasrANi </w:t>
      </w:r>
      <w:r>
        <w:rPr>
          <w:rFonts w:ascii="Arial" w:hAnsi="Arial" w:cs="Arial"/>
          <w:color w:val="000000"/>
          <w:sz w:val="36"/>
          <w:szCs w:val="36"/>
          <w:lang w:bidi="hi-IN"/>
        </w:rPr>
        <w:lastRenderedPageBreak/>
        <w:t xml:space="preserve">sahasraSaH" iti </w:t>
      </w:r>
      <w:r w:rsidR="00665208">
        <w:rPr>
          <w:rFonts w:ascii="Arial" w:hAnsi="Arial" w:cs="Arial"/>
          <w:color w:val="000000"/>
          <w:sz w:val="36"/>
          <w:szCs w:val="36"/>
          <w:lang w:bidi="hi-IN"/>
        </w:rPr>
        <w:t>E</w:t>
      </w:r>
      <w:r>
        <w:rPr>
          <w:rFonts w:ascii="Arial" w:hAnsi="Arial" w:cs="Arial"/>
          <w:color w:val="000000"/>
          <w:sz w:val="36"/>
          <w:szCs w:val="36"/>
          <w:lang w:bidi="hi-IN"/>
        </w:rPr>
        <w:t>kadaSAnuvAk</w:t>
      </w:r>
      <w:r w:rsidR="00665208">
        <w:rPr>
          <w:rFonts w:ascii="Arial" w:hAnsi="Arial" w:cs="Arial"/>
          <w:color w:val="000000"/>
          <w:sz w:val="36"/>
          <w:szCs w:val="36"/>
          <w:lang w:bidi="hi-IN"/>
        </w:rPr>
        <w:t>E</w:t>
      </w:r>
      <w:r>
        <w:rPr>
          <w:rFonts w:ascii="Arial" w:hAnsi="Arial" w:cs="Arial"/>
          <w:color w:val="000000"/>
          <w:sz w:val="36"/>
          <w:szCs w:val="36"/>
          <w:lang w:bidi="hi-IN"/>
        </w:rPr>
        <w:t xml:space="preserve"> sarvavyApaka rudra viBUti prakASakAnAM sA&amp;nuShaMgANAM tray</w:t>
      </w:r>
      <w:r w:rsidR="00665208">
        <w:rPr>
          <w:rFonts w:ascii="Arial" w:hAnsi="Arial" w:cs="Arial"/>
          <w:color w:val="000000"/>
          <w:sz w:val="36"/>
          <w:szCs w:val="36"/>
          <w:lang w:bidi="hi-IN"/>
        </w:rPr>
        <w:t>O</w:t>
      </w:r>
      <w:r>
        <w:rPr>
          <w:rFonts w:ascii="Arial" w:hAnsi="Arial" w:cs="Arial"/>
          <w:color w:val="000000"/>
          <w:sz w:val="36"/>
          <w:szCs w:val="36"/>
          <w:lang w:bidi="hi-IN"/>
        </w:rPr>
        <w:t>daSa saMKyAkAnAM namaskAra upayuktAnAM, aBIPsitArthaM yAcAnAsUcaka camakAnuvAka saMyyuktAnAM, mUrtyaShTaka mUrttapa~jcaka mUrttitraya adhiShThAna pa~jcakRutya vidhAna paThIyasya, SivayA SUlinyA adh</w:t>
      </w:r>
      <w:r w:rsidR="00665208">
        <w:rPr>
          <w:rFonts w:ascii="Arial" w:hAnsi="Arial" w:cs="Arial"/>
          <w:color w:val="000000"/>
          <w:sz w:val="36"/>
          <w:szCs w:val="36"/>
          <w:lang w:bidi="hi-IN"/>
        </w:rPr>
        <w:t>O</w:t>
      </w:r>
      <w:r>
        <w:rPr>
          <w:rFonts w:ascii="Arial" w:hAnsi="Arial" w:cs="Arial"/>
          <w:color w:val="000000"/>
          <w:sz w:val="36"/>
          <w:szCs w:val="36"/>
          <w:lang w:bidi="hi-IN"/>
        </w:rPr>
        <w:t>rAKyAyA tanuvA sarv</w:t>
      </w:r>
      <w:r w:rsidR="00665208">
        <w:rPr>
          <w:rFonts w:ascii="Arial" w:hAnsi="Arial" w:cs="Arial"/>
          <w:color w:val="000000"/>
          <w:sz w:val="36"/>
          <w:szCs w:val="36"/>
          <w:lang w:bidi="hi-IN"/>
        </w:rPr>
        <w:t>O</w:t>
      </w:r>
      <w:r>
        <w:rPr>
          <w:rFonts w:ascii="Arial" w:hAnsi="Arial" w:cs="Arial"/>
          <w:color w:val="000000"/>
          <w:sz w:val="36"/>
          <w:szCs w:val="36"/>
          <w:lang w:bidi="hi-IN"/>
        </w:rPr>
        <w:t>-pAdAnatayA sarvAtmakatayA sarvav</w:t>
      </w:r>
      <w:r w:rsidR="00665208">
        <w:rPr>
          <w:rFonts w:ascii="Arial" w:hAnsi="Arial" w:cs="Arial"/>
          <w:color w:val="000000"/>
          <w:sz w:val="36"/>
          <w:szCs w:val="36"/>
          <w:lang w:bidi="hi-IN"/>
        </w:rPr>
        <w:t>E</w:t>
      </w:r>
      <w:r>
        <w:rPr>
          <w:rFonts w:ascii="Arial" w:hAnsi="Arial" w:cs="Arial"/>
          <w:color w:val="000000"/>
          <w:sz w:val="36"/>
          <w:szCs w:val="36"/>
          <w:lang w:bidi="hi-IN"/>
        </w:rPr>
        <w:t>da-b</w:t>
      </w:r>
      <w:r w:rsidR="00665208">
        <w:rPr>
          <w:rFonts w:ascii="Arial" w:hAnsi="Arial" w:cs="Arial"/>
          <w:color w:val="000000"/>
          <w:sz w:val="36"/>
          <w:szCs w:val="36"/>
          <w:lang w:bidi="hi-IN"/>
        </w:rPr>
        <w:t>O</w:t>
      </w:r>
      <w:r>
        <w:rPr>
          <w:rFonts w:ascii="Arial" w:hAnsi="Arial" w:cs="Arial"/>
          <w:color w:val="000000"/>
          <w:sz w:val="36"/>
          <w:szCs w:val="36"/>
          <w:lang w:bidi="hi-IN"/>
        </w:rPr>
        <w:t>dhita sarvAtmaka SarvarISa Sakaladhara paramaSivAKya sadASiva-brahmama~jca paryaM kAyamANa pa~jcAkSharAKya mahAmantraratna muKyak</w:t>
      </w:r>
      <w:r w:rsidR="00665208">
        <w:rPr>
          <w:rFonts w:ascii="Arial" w:hAnsi="Arial" w:cs="Arial"/>
          <w:color w:val="000000"/>
          <w:sz w:val="36"/>
          <w:szCs w:val="36"/>
          <w:lang w:bidi="hi-IN"/>
        </w:rPr>
        <w:t>O</w:t>
      </w:r>
      <w:r>
        <w:rPr>
          <w:rFonts w:ascii="Arial" w:hAnsi="Arial" w:cs="Arial"/>
          <w:color w:val="000000"/>
          <w:sz w:val="36"/>
          <w:szCs w:val="36"/>
          <w:lang w:bidi="hi-IN"/>
        </w:rPr>
        <w:t>SAnAM SatarudrIyANAM tr</w:t>
      </w:r>
      <w:r w:rsidR="00665208">
        <w:rPr>
          <w:rFonts w:ascii="Arial" w:hAnsi="Arial" w:cs="Arial"/>
          <w:color w:val="000000"/>
          <w:sz w:val="36"/>
          <w:szCs w:val="36"/>
          <w:lang w:bidi="hi-IN"/>
        </w:rPr>
        <w:t>E</w:t>
      </w:r>
      <w:r>
        <w:rPr>
          <w:rFonts w:ascii="Arial" w:hAnsi="Arial" w:cs="Arial"/>
          <w:color w:val="000000"/>
          <w:sz w:val="36"/>
          <w:szCs w:val="36"/>
          <w:lang w:bidi="hi-IN"/>
        </w:rPr>
        <w:t>dhAviBAgadvaya Sh</w:t>
      </w:r>
      <w:r w:rsidR="00665208">
        <w:rPr>
          <w:rFonts w:ascii="Arial" w:hAnsi="Arial" w:cs="Arial"/>
          <w:color w:val="000000"/>
          <w:sz w:val="36"/>
          <w:szCs w:val="36"/>
          <w:lang w:bidi="hi-IN"/>
        </w:rPr>
        <w:t>O</w:t>
      </w:r>
      <w:r>
        <w:rPr>
          <w:rFonts w:ascii="Arial" w:hAnsi="Arial" w:cs="Arial"/>
          <w:color w:val="000000"/>
          <w:sz w:val="36"/>
          <w:szCs w:val="36"/>
          <w:lang w:bidi="hi-IN"/>
        </w:rPr>
        <w:t>DhA viBAga Sh</w:t>
      </w:r>
      <w:r w:rsidR="00665208">
        <w:rPr>
          <w:rFonts w:ascii="Arial" w:hAnsi="Arial" w:cs="Arial"/>
          <w:color w:val="000000"/>
          <w:sz w:val="36"/>
          <w:szCs w:val="36"/>
          <w:lang w:bidi="hi-IN"/>
        </w:rPr>
        <w:t>O</w:t>
      </w:r>
      <w:r>
        <w:rPr>
          <w:rFonts w:ascii="Arial" w:hAnsi="Arial" w:cs="Arial"/>
          <w:color w:val="000000"/>
          <w:sz w:val="36"/>
          <w:szCs w:val="36"/>
          <w:lang w:bidi="hi-IN"/>
        </w:rPr>
        <w:t xml:space="preserve">DaSadhAviBAga aShTAcatvAriMSadhA viBAga </w:t>
      </w:r>
      <w:r w:rsidR="00665208">
        <w:rPr>
          <w:rFonts w:ascii="Arial" w:hAnsi="Arial" w:cs="Arial"/>
          <w:color w:val="000000"/>
          <w:sz w:val="36"/>
          <w:szCs w:val="36"/>
          <w:lang w:bidi="hi-IN"/>
        </w:rPr>
        <w:t>E</w:t>
      </w:r>
      <w:r>
        <w:rPr>
          <w:rFonts w:ascii="Arial" w:hAnsi="Arial" w:cs="Arial"/>
          <w:color w:val="000000"/>
          <w:sz w:val="36"/>
          <w:szCs w:val="36"/>
          <w:lang w:bidi="hi-IN"/>
        </w:rPr>
        <w:t>k</w:t>
      </w:r>
      <w:r w:rsidR="00665208">
        <w:rPr>
          <w:rFonts w:ascii="Arial" w:hAnsi="Arial" w:cs="Arial"/>
          <w:color w:val="000000"/>
          <w:sz w:val="36"/>
          <w:szCs w:val="36"/>
          <w:lang w:bidi="hi-IN"/>
        </w:rPr>
        <w:t>O</w:t>
      </w:r>
      <w:r>
        <w:rPr>
          <w:rFonts w:ascii="Arial" w:hAnsi="Arial" w:cs="Arial"/>
          <w:color w:val="000000"/>
          <w:sz w:val="36"/>
          <w:szCs w:val="36"/>
          <w:lang w:bidi="hi-IN"/>
        </w:rPr>
        <w:t>nasaptati adhika SatadhA viBAgAnAM, ShaNNAM viBAgAnAM maddhy</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sidR="00665208">
        <w:rPr>
          <w:rFonts w:ascii="Arial" w:hAnsi="Arial" w:cs="Arial"/>
          <w:color w:val="000000"/>
          <w:sz w:val="36"/>
          <w:szCs w:val="36"/>
          <w:lang w:bidi="hi-IN"/>
        </w:rPr>
        <w:t>E</w:t>
      </w:r>
      <w:r>
        <w:rPr>
          <w:rFonts w:ascii="Arial" w:hAnsi="Arial" w:cs="Arial"/>
          <w:color w:val="000000"/>
          <w:sz w:val="36"/>
          <w:szCs w:val="36"/>
          <w:lang w:bidi="hi-IN"/>
        </w:rPr>
        <w:t>k</w:t>
      </w:r>
      <w:r w:rsidR="00665208">
        <w:rPr>
          <w:rFonts w:ascii="Arial" w:hAnsi="Arial" w:cs="Arial"/>
          <w:color w:val="000000"/>
          <w:sz w:val="36"/>
          <w:szCs w:val="36"/>
          <w:lang w:bidi="hi-IN"/>
        </w:rPr>
        <w:t>O</w:t>
      </w:r>
      <w:r>
        <w:rPr>
          <w:rFonts w:ascii="Arial" w:hAnsi="Arial" w:cs="Arial"/>
          <w:color w:val="000000"/>
          <w:sz w:val="36"/>
          <w:szCs w:val="36"/>
          <w:lang w:bidi="hi-IN"/>
        </w:rPr>
        <w:t>nna saptati adhika SatadhA viBAgapakShaM ASritya SatAMSa daSAMSa saMpUrNNa-h</w:t>
      </w:r>
      <w:r w:rsidR="00665208">
        <w:rPr>
          <w:rFonts w:ascii="Arial" w:hAnsi="Arial" w:cs="Arial"/>
          <w:color w:val="000000"/>
          <w:sz w:val="36"/>
          <w:szCs w:val="36"/>
          <w:lang w:bidi="hi-IN"/>
        </w:rPr>
        <w:t>O</w:t>
      </w:r>
      <w:r>
        <w:rPr>
          <w:rFonts w:ascii="Arial" w:hAnsi="Arial" w:cs="Arial"/>
          <w:color w:val="000000"/>
          <w:sz w:val="36"/>
          <w:szCs w:val="36"/>
          <w:lang w:bidi="hi-IN"/>
        </w:rPr>
        <w:t>mAnAM maddhy</w:t>
      </w:r>
      <w:r w:rsidR="00665208">
        <w:rPr>
          <w:rFonts w:ascii="Arial" w:hAnsi="Arial" w:cs="Arial"/>
          <w:color w:val="000000"/>
          <w:sz w:val="36"/>
          <w:szCs w:val="36"/>
          <w:lang w:bidi="hi-IN"/>
        </w:rPr>
        <w:t>E</w:t>
      </w:r>
      <w:r>
        <w:rPr>
          <w:rFonts w:ascii="Arial" w:hAnsi="Arial" w:cs="Arial"/>
          <w:color w:val="000000"/>
          <w:sz w:val="36"/>
          <w:szCs w:val="36"/>
          <w:lang w:bidi="hi-IN"/>
        </w:rPr>
        <w:t xml:space="preserve"> daSAMSa h</w:t>
      </w:r>
      <w:r w:rsidR="00665208">
        <w:rPr>
          <w:rFonts w:ascii="Arial" w:hAnsi="Arial" w:cs="Arial"/>
          <w:color w:val="000000"/>
          <w:sz w:val="36"/>
          <w:szCs w:val="36"/>
          <w:lang w:bidi="hi-IN"/>
        </w:rPr>
        <w:t>O</w:t>
      </w:r>
      <w:r>
        <w:rPr>
          <w:rFonts w:ascii="Arial" w:hAnsi="Arial" w:cs="Arial"/>
          <w:color w:val="000000"/>
          <w:sz w:val="36"/>
          <w:szCs w:val="36"/>
          <w:lang w:bidi="hi-IN"/>
        </w:rPr>
        <w:t>mavidhAn</w:t>
      </w:r>
      <w:r w:rsidR="00665208">
        <w:rPr>
          <w:rFonts w:ascii="Arial" w:hAnsi="Arial" w:cs="Arial"/>
          <w:color w:val="000000"/>
          <w:sz w:val="36"/>
          <w:szCs w:val="36"/>
          <w:lang w:bidi="hi-IN"/>
        </w:rPr>
        <w:t>E</w:t>
      </w:r>
      <w:r>
        <w:rPr>
          <w:rFonts w:ascii="Arial" w:hAnsi="Arial" w:cs="Arial"/>
          <w:color w:val="000000"/>
          <w:sz w:val="36"/>
          <w:szCs w:val="36"/>
          <w:lang w:bidi="hi-IN"/>
        </w:rPr>
        <w:t>na dvAtriMSaduttaraSata saMKyAka namaka camaka japAtmaka tad daSAMSa parimita dvicatvAriMSat uttara dvisahasra saMKyAka namaka camaka AhutyAtmakaM ant</w:t>
      </w:r>
      <w:r w:rsidR="00665208">
        <w:rPr>
          <w:rFonts w:ascii="Arial" w:hAnsi="Arial" w:cs="Arial"/>
          <w:color w:val="000000"/>
          <w:sz w:val="36"/>
          <w:szCs w:val="36"/>
          <w:lang w:bidi="hi-IN"/>
        </w:rPr>
        <w:t>E</w:t>
      </w:r>
      <w:r>
        <w:rPr>
          <w:rFonts w:ascii="Arial" w:hAnsi="Arial" w:cs="Arial"/>
          <w:color w:val="000000"/>
          <w:sz w:val="36"/>
          <w:szCs w:val="36"/>
          <w:lang w:bidi="hi-IN"/>
        </w:rPr>
        <w:t xml:space="preserve"> vas</w:t>
      </w:r>
      <w:r w:rsidR="00665208">
        <w:rPr>
          <w:rFonts w:ascii="Arial" w:hAnsi="Arial" w:cs="Arial"/>
          <w:color w:val="000000"/>
          <w:sz w:val="36"/>
          <w:szCs w:val="36"/>
          <w:lang w:bidi="hi-IN"/>
        </w:rPr>
        <w:t>O</w:t>
      </w:r>
      <w:r>
        <w:rPr>
          <w:rFonts w:ascii="Arial" w:hAnsi="Arial" w:cs="Arial"/>
          <w:color w:val="000000"/>
          <w:sz w:val="36"/>
          <w:szCs w:val="36"/>
          <w:lang w:bidi="hi-IN"/>
        </w:rPr>
        <w:t>rdhArA sahitaM prAcyAMga udIcyAMga g</w:t>
      </w:r>
      <w:r w:rsidR="00665208">
        <w:rPr>
          <w:rFonts w:ascii="Arial" w:hAnsi="Arial" w:cs="Arial"/>
          <w:color w:val="000000"/>
          <w:sz w:val="36"/>
          <w:szCs w:val="36"/>
          <w:lang w:bidi="hi-IN"/>
        </w:rPr>
        <w:t>O</w:t>
      </w:r>
      <w:r>
        <w:rPr>
          <w:rFonts w:ascii="Arial" w:hAnsi="Arial" w:cs="Arial"/>
          <w:color w:val="000000"/>
          <w:sz w:val="36"/>
          <w:szCs w:val="36"/>
          <w:lang w:bidi="hi-IN"/>
        </w:rPr>
        <w:t>dAna nAndISrAddha vaiShNavaSrAddha daSadAna sahitaM karmAnuShThAna y</w:t>
      </w:r>
      <w:r w:rsidR="00665208">
        <w:rPr>
          <w:rFonts w:ascii="Arial" w:hAnsi="Arial" w:cs="Arial"/>
          <w:color w:val="000000"/>
          <w:sz w:val="36"/>
          <w:szCs w:val="36"/>
          <w:lang w:bidi="hi-IN"/>
        </w:rPr>
        <w:t>O</w:t>
      </w:r>
      <w:r>
        <w:rPr>
          <w:rFonts w:ascii="Arial" w:hAnsi="Arial" w:cs="Arial"/>
          <w:color w:val="000000"/>
          <w:sz w:val="36"/>
          <w:szCs w:val="36"/>
          <w:lang w:bidi="hi-IN"/>
        </w:rPr>
        <w:t>gyatA saMpAtaka pUtatva siddhikara prAjApatya kRuCra pratyAmnAya BUta hiraNyadAna pUrvakaM sakala pApanivarttakaM sarvABIShTa pradAyakaM rudraikAdaSinyAKya(mahArudra*) mahAprAyaScitta karmakarttuM y</w:t>
      </w:r>
      <w:r w:rsidR="00665208">
        <w:rPr>
          <w:rFonts w:ascii="Arial" w:hAnsi="Arial" w:cs="Arial"/>
          <w:color w:val="000000"/>
          <w:sz w:val="36"/>
          <w:szCs w:val="36"/>
          <w:lang w:bidi="hi-IN"/>
        </w:rPr>
        <w:t>O</w:t>
      </w:r>
      <w:r>
        <w:rPr>
          <w:rFonts w:ascii="Arial" w:hAnsi="Arial" w:cs="Arial"/>
          <w:color w:val="000000"/>
          <w:sz w:val="36"/>
          <w:szCs w:val="36"/>
          <w:lang w:bidi="hi-IN"/>
        </w:rPr>
        <w:t xml:space="preserve">gyatAsiddhiH astviti anugrahANA || </w:t>
      </w:r>
    </w:p>
    <w:p w14:paraId="55FC4E9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w:t>
      </w:r>
      <w:r w:rsidR="00665208">
        <w:rPr>
          <w:rFonts w:ascii="Arial" w:hAnsi="Arial" w:cs="Arial"/>
          <w:color w:val="000000"/>
          <w:sz w:val="36"/>
          <w:szCs w:val="36"/>
          <w:lang w:bidi="hi-IN"/>
        </w:rPr>
        <w:t>O</w:t>
      </w:r>
      <w:r>
        <w:rPr>
          <w:rFonts w:ascii="Arial" w:hAnsi="Arial" w:cs="Arial"/>
          <w:color w:val="000000"/>
          <w:sz w:val="36"/>
          <w:szCs w:val="36"/>
          <w:lang w:bidi="hi-IN"/>
        </w:rPr>
        <w:t xml:space="preserve">gyatA siddhirastu - iti pariShat brAhmaNa prativacanaM) </w:t>
      </w:r>
    </w:p>
    <w:p w14:paraId="4B611E0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7CAAEF7" w14:textId="478224F6" w:rsidR="00D91D60" w:rsidRDefault="001C006E"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3</w:t>
      </w:r>
      <w:r w:rsidR="00D91D60">
        <w:rPr>
          <w:rFonts w:ascii="Arial" w:hAnsi="Arial" w:cs="Arial"/>
          <w:color w:val="000000"/>
          <w:sz w:val="36"/>
          <w:szCs w:val="36"/>
          <w:lang w:bidi="hi-IN"/>
        </w:rPr>
        <w:t>.4.5</w:t>
      </w:r>
      <w:r w:rsidR="00D91D60">
        <w:rPr>
          <w:rFonts w:ascii="Arial" w:hAnsi="Arial" w:cs="Arial"/>
          <w:color w:val="000000"/>
          <w:sz w:val="36"/>
          <w:szCs w:val="36"/>
          <w:lang w:bidi="hi-IN"/>
        </w:rPr>
        <w:tab/>
        <w:t>viGn</w:t>
      </w:r>
      <w:r w:rsidR="00665208">
        <w:rPr>
          <w:rFonts w:ascii="Arial" w:hAnsi="Arial" w:cs="Arial"/>
          <w:color w:val="000000"/>
          <w:sz w:val="36"/>
          <w:szCs w:val="36"/>
          <w:lang w:bidi="hi-IN"/>
        </w:rPr>
        <w:t>E</w:t>
      </w:r>
      <w:r w:rsidR="00D91D60">
        <w:rPr>
          <w:rFonts w:ascii="Arial" w:hAnsi="Arial" w:cs="Arial"/>
          <w:color w:val="000000"/>
          <w:sz w:val="36"/>
          <w:szCs w:val="36"/>
          <w:lang w:bidi="hi-IN"/>
        </w:rPr>
        <w:t>Svara udvApanaM</w:t>
      </w:r>
    </w:p>
    <w:p w14:paraId="65A71631" w14:textId="2FA1C0B3"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gaqNAnA$M tvA gaqNapa#ti(gm) havAmah</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 kaqviM ka#vIqnA-mu#pamaSra#vastamaM | </w:t>
      </w:r>
    </w:p>
    <w:p w14:paraId="560B352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j</w:t>
      </w:r>
      <w:r w:rsidR="00665208">
        <w:rPr>
          <w:rFonts w:ascii="Arial" w:hAnsi="Arial" w:cs="Arial"/>
          <w:color w:val="000000"/>
          <w:sz w:val="36"/>
          <w:szCs w:val="36"/>
          <w:lang w:bidi="hi-IN"/>
        </w:rPr>
        <w:t>E</w:t>
      </w:r>
      <w:r>
        <w:rPr>
          <w:rFonts w:ascii="Arial" w:hAnsi="Arial" w:cs="Arial"/>
          <w:color w:val="000000"/>
          <w:sz w:val="36"/>
          <w:szCs w:val="36"/>
          <w:lang w:bidi="hi-IN"/>
        </w:rPr>
        <w:t xml:space="preserve">qShThaqrAjaqM brahma#NAM brahmaNaspataq A na#H SRuqNvannUqtiBi#H sIdaq sAda#naM | </w:t>
      </w:r>
    </w:p>
    <w:p w14:paraId="07042EA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67FA48C" w14:textId="4934E560"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BUrBuvassuvar</w:t>
      </w:r>
      <w:r>
        <w:rPr>
          <w:rFonts w:ascii="Arial" w:hAnsi="Arial" w:cs="Arial"/>
          <w:color w:val="000000"/>
          <w:sz w:val="36"/>
          <w:szCs w:val="36"/>
          <w:lang w:bidi="hi-IN"/>
        </w:rPr>
        <w:t>OM</w:t>
      </w:r>
      <w:r w:rsidR="00D91D60">
        <w:rPr>
          <w:rFonts w:ascii="Arial" w:hAnsi="Arial" w:cs="Arial"/>
          <w:color w:val="000000"/>
          <w:sz w:val="36"/>
          <w:szCs w:val="36"/>
          <w:lang w:bidi="hi-IN"/>
        </w:rPr>
        <w:t xml:space="preserve"> | asmAt haridrAbiMbAt viGn</w:t>
      </w:r>
      <w:r w:rsidR="00665208">
        <w:rPr>
          <w:rFonts w:ascii="Arial" w:hAnsi="Arial" w:cs="Arial"/>
          <w:color w:val="000000"/>
          <w:sz w:val="36"/>
          <w:szCs w:val="36"/>
          <w:lang w:bidi="hi-IN"/>
        </w:rPr>
        <w:t>E</w:t>
      </w:r>
      <w:r w:rsidR="00D91D60">
        <w:rPr>
          <w:rFonts w:ascii="Arial" w:hAnsi="Arial" w:cs="Arial"/>
          <w:color w:val="000000"/>
          <w:sz w:val="36"/>
          <w:szCs w:val="36"/>
          <w:lang w:bidi="hi-IN"/>
        </w:rPr>
        <w:t>SvaraM yathAsthAnaM pratiShThApayAmi | (S</w:t>
      </w:r>
      <w:r w:rsidR="00665208">
        <w:rPr>
          <w:rFonts w:ascii="Arial" w:hAnsi="Arial" w:cs="Arial"/>
          <w:color w:val="000000"/>
          <w:sz w:val="36"/>
          <w:szCs w:val="36"/>
          <w:lang w:bidi="hi-IN"/>
        </w:rPr>
        <w:t>O</w:t>
      </w:r>
      <w:r w:rsidR="00D91D60">
        <w:rPr>
          <w:rFonts w:ascii="Arial" w:hAnsi="Arial" w:cs="Arial"/>
          <w:color w:val="000000"/>
          <w:sz w:val="36"/>
          <w:szCs w:val="36"/>
          <w:lang w:bidi="hi-IN"/>
        </w:rPr>
        <w:t>BanArth</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 kSh</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mAya punArAgamanAya ca) | </w:t>
      </w:r>
    </w:p>
    <w:p w14:paraId="29D878C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09F70E4" w14:textId="7722722C" w:rsidR="00D91D60" w:rsidRPr="00EE0833" w:rsidRDefault="00E91EDB" w:rsidP="00D91D60">
      <w:pPr>
        <w:autoSpaceDE w:val="0"/>
        <w:autoSpaceDN w:val="0"/>
        <w:adjustRightInd w:val="0"/>
        <w:spacing w:after="0" w:line="240" w:lineRule="auto"/>
        <w:rPr>
          <w:rFonts w:ascii="Arial" w:hAnsi="Arial" w:cs="Arial"/>
          <w:b/>
          <w:bCs/>
          <w:color w:val="000000"/>
          <w:sz w:val="44"/>
          <w:szCs w:val="44"/>
          <w:lang w:bidi="hi-IN"/>
        </w:rPr>
      </w:pPr>
      <w:r w:rsidRPr="00EE0833">
        <w:rPr>
          <w:rFonts w:ascii="Arial" w:hAnsi="Arial" w:cs="Arial"/>
          <w:b/>
          <w:bCs/>
          <w:color w:val="000000"/>
          <w:sz w:val="44"/>
          <w:szCs w:val="44"/>
          <w:lang w:bidi="hi-IN"/>
        </w:rPr>
        <w:t>3</w:t>
      </w:r>
      <w:r w:rsidR="00D91D60" w:rsidRPr="00EE0833">
        <w:rPr>
          <w:rFonts w:ascii="Arial" w:hAnsi="Arial" w:cs="Arial"/>
          <w:b/>
          <w:bCs/>
          <w:color w:val="000000"/>
          <w:sz w:val="44"/>
          <w:szCs w:val="44"/>
          <w:lang w:bidi="hi-IN"/>
        </w:rPr>
        <w:t>.5</w:t>
      </w:r>
      <w:r w:rsidR="00D91D60" w:rsidRPr="00EE0833">
        <w:rPr>
          <w:rFonts w:ascii="Arial" w:hAnsi="Arial" w:cs="Arial"/>
          <w:b/>
          <w:bCs/>
          <w:color w:val="000000"/>
          <w:sz w:val="44"/>
          <w:szCs w:val="44"/>
          <w:lang w:bidi="hi-IN"/>
        </w:rPr>
        <w:tab/>
        <w:t xml:space="preserve">puNyAhavAcanaM </w:t>
      </w:r>
    </w:p>
    <w:p w14:paraId="2FBAD6E9" w14:textId="5D00DF53" w:rsidR="00D91D60" w:rsidRDefault="00E91EDB"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sidR="00D91D60">
        <w:rPr>
          <w:rFonts w:ascii="Arial" w:hAnsi="Arial" w:cs="Arial"/>
          <w:color w:val="000000"/>
          <w:sz w:val="36"/>
          <w:szCs w:val="36"/>
          <w:lang w:bidi="hi-IN"/>
        </w:rPr>
        <w:t>.5.1</w:t>
      </w:r>
      <w:r w:rsidR="00D91D60">
        <w:rPr>
          <w:rFonts w:ascii="Arial" w:hAnsi="Arial" w:cs="Arial"/>
          <w:color w:val="000000"/>
          <w:sz w:val="36"/>
          <w:szCs w:val="36"/>
          <w:lang w:bidi="hi-IN"/>
        </w:rPr>
        <w:tab/>
        <w:t xml:space="preserve">sa~gkalpaM </w:t>
      </w:r>
    </w:p>
    <w:p w14:paraId="2DD37AB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AcamanaM-pavitraM-darBAsanaM-darBAn dhArayAmANaM - SuklAMbaradharaM - prANAyAmaM | mam</w:t>
      </w:r>
      <w:r w:rsidR="00665208">
        <w:rPr>
          <w:rFonts w:ascii="Arial" w:hAnsi="Arial" w:cs="Arial"/>
          <w:color w:val="000000"/>
          <w:sz w:val="36"/>
          <w:szCs w:val="36"/>
          <w:lang w:bidi="hi-IN"/>
        </w:rPr>
        <w:t>O</w:t>
      </w:r>
      <w:r>
        <w:rPr>
          <w:rFonts w:ascii="Arial" w:hAnsi="Arial" w:cs="Arial"/>
          <w:color w:val="000000"/>
          <w:sz w:val="36"/>
          <w:szCs w:val="36"/>
          <w:lang w:bidi="hi-IN"/>
        </w:rPr>
        <w:t>pAtta samasta duritakShayadvArA SrI param</w:t>
      </w:r>
      <w:r w:rsidR="00665208">
        <w:rPr>
          <w:rFonts w:ascii="Arial" w:hAnsi="Arial" w:cs="Arial"/>
          <w:color w:val="000000"/>
          <w:sz w:val="36"/>
          <w:szCs w:val="36"/>
          <w:lang w:bidi="hi-IN"/>
        </w:rPr>
        <w:t>E</w:t>
      </w:r>
      <w:r>
        <w:rPr>
          <w:rFonts w:ascii="Arial" w:hAnsi="Arial" w:cs="Arial"/>
          <w:color w:val="000000"/>
          <w:sz w:val="36"/>
          <w:szCs w:val="36"/>
          <w:lang w:bidi="hi-IN"/>
        </w:rPr>
        <w:t xml:space="preserve">Svara prItyarthaM, </w:t>
      </w:r>
    </w:p>
    <w:p w14:paraId="2516AE2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SuB</w:t>
      </w:r>
      <w:r w:rsidR="00665208">
        <w:rPr>
          <w:rFonts w:ascii="Arial" w:hAnsi="Arial" w:cs="Arial"/>
          <w:color w:val="000000"/>
          <w:sz w:val="36"/>
          <w:szCs w:val="36"/>
          <w:lang w:bidi="hi-IN"/>
        </w:rPr>
        <w:t>E</w:t>
      </w:r>
      <w:r>
        <w:rPr>
          <w:rFonts w:ascii="Arial" w:hAnsi="Arial" w:cs="Arial"/>
          <w:color w:val="000000"/>
          <w:sz w:val="36"/>
          <w:szCs w:val="36"/>
          <w:lang w:bidi="hi-IN"/>
        </w:rPr>
        <w:t xml:space="preserve"> S</w:t>
      </w:r>
      <w:r w:rsidR="00665208">
        <w:rPr>
          <w:rFonts w:ascii="Arial" w:hAnsi="Arial" w:cs="Arial"/>
          <w:color w:val="000000"/>
          <w:sz w:val="36"/>
          <w:szCs w:val="36"/>
          <w:lang w:bidi="hi-IN"/>
        </w:rPr>
        <w:t>O</w:t>
      </w:r>
      <w:r>
        <w:rPr>
          <w:rFonts w:ascii="Arial" w:hAnsi="Arial" w:cs="Arial"/>
          <w:color w:val="000000"/>
          <w:sz w:val="36"/>
          <w:szCs w:val="36"/>
          <w:lang w:bidi="hi-IN"/>
        </w:rPr>
        <w:t>Ban</w:t>
      </w:r>
      <w:r w:rsidR="00665208">
        <w:rPr>
          <w:rFonts w:ascii="Arial" w:hAnsi="Arial" w:cs="Arial"/>
          <w:color w:val="000000"/>
          <w:sz w:val="36"/>
          <w:szCs w:val="36"/>
          <w:lang w:bidi="hi-IN"/>
        </w:rPr>
        <w:t>E</w:t>
      </w:r>
      <w:r>
        <w:rPr>
          <w:rFonts w:ascii="Arial" w:hAnsi="Arial" w:cs="Arial"/>
          <w:color w:val="000000"/>
          <w:sz w:val="36"/>
          <w:szCs w:val="36"/>
          <w:lang w:bidi="hi-IN"/>
        </w:rPr>
        <w:t xml:space="preserve"> muhUrt</w:t>
      </w:r>
      <w:r w:rsidR="00665208">
        <w:rPr>
          <w:rFonts w:ascii="Arial" w:hAnsi="Arial" w:cs="Arial"/>
          <w:color w:val="000000"/>
          <w:sz w:val="36"/>
          <w:szCs w:val="36"/>
          <w:lang w:bidi="hi-IN"/>
        </w:rPr>
        <w:t>E</w:t>
      </w:r>
      <w:r>
        <w:rPr>
          <w:rFonts w:ascii="Arial" w:hAnsi="Arial" w:cs="Arial"/>
          <w:color w:val="000000"/>
          <w:sz w:val="36"/>
          <w:szCs w:val="36"/>
          <w:lang w:bidi="hi-IN"/>
        </w:rPr>
        <w:t xml:space="preserve"> AdyabrahmaNaH dvitIya parArdh</w:t>
      </w:r>
      <w:r w:rsidR="00665208">
        <w:rPr>
          <w:rFonts w:ascii="Arial" w:hAnsi="Arial" w:cs="Arial"/>
          <w:color w:val="000000"/>
          <w:sz w:val="36"/>
          <w:szCs w:val="36"/>
          <w:lang w:bidi="hi-IN"/>
        </w:rPr>
        <w:t>E</w:t>
      </w:r>
      <w:r>
        <w:rPr>
          <w:rFonts w:ascii="Arial" w:hAnsi="Arial" w:cs="Arial"/>
          <w:color w:val="000000"/>
          <w:sz w:val="36"/>
          <w:szCs w:val="36"/>
          <w:lang w:bidi="hi-IN"/>
        </w:rPr>
        <w:t xml:space="preserve"> Sv</w:t>
      </w:r>
      <w:r w:rsidR="00665208">
        <w:rPr>
          <w:rFonts w:ascii="Arial" w:hAnsi="Arial" w:cs="Arial"/>
          <w:color w:val="000000"/>
          <w:sz w:val="36"/>
          <w:szCs w:val="36"/>
          <w:lang w:bidi="hi-IN"/>
        </w:rPr>
        <w:t>E</w:t>
      </w:r>
      <w:r>
        <w:rPr>
          <w:rFonts w:ascii="Arial" w:hAnsi="Arial" w:cs="Arial"/>
          <w:color w:val="000000"/>
          <w:sz w:val="36"/>
          <w:szCs w:val="36"/>
          <w:lang w:bidi="hi-IN"/>
        </w:rPr>
        <w:t>tavarAhakalp</w:t>
      </w:r>
      <w:r w:rsidR="00665208">
        <w:rPr>
          <w:rFonts w:ascii="Arial" w:hAnsi="Arial" w:cs="Arial"/>
          <w:color w:val="000000"/>
          <w:sz w:val="36"/>
          <w:szCs w:val="36"/>
          <w:lang w:bidi="hi-IN"/>
        </w:rPr>
        <w:t>E</w:t>
      </w:r>
      <w:r>
        <w:rPr>
          <w:rFonts w:ascii="Arial" w:hAnsi="Arial" w:cs="Arial"/>
          <w:color w:val="000000"/>
          <w:sz w:val="36"/>
          <w:szCs w:val="36"/>
          <w:lang w:bidi="hi-IN"/>
        </w:rPr>
        <w:t xml:space="preserve"> vaivasvata manvantar</w:t>
      </w:r>
      <w:r w:rsidR="00665208">
        <w:rPr>
          <w:rFonts w:ascii="Arial" w:hAnsi="Arial" w:cs="Arial"/>
          <w:color w:val="000000"/>
          <w:sz w:val="36"/>
          <w:szCs w:val="36"/>
          <w:lang w:bidi="hi-IN"/>
        </w:rPr>
        <w:t>E</w:t>
      </w:r>
      <w:r>
        <w:rPr>
          <w:rFonts w:ascii="Arial" w:hAnsi="Arial" w:cs="Arial"/>
          <w:color w:val="000000"/>
          <w:sz w:val="36"/>
          <w:szCs w:val="36"/>
          <w:lang w:bidi="hi-IN"/>
        </w:rPr>
        <w:t xml:space="preserve"> aShTAviMSati tam</w:t>
      </w:r>
      <w:r w:rsidR="00665208">
        <w:rPr>
          <w:rFonts w:ascii="Arial" w:hAnsi="Arial" w:cs="Arial"/>
          <w:color w:val="000000"/>
          <w:sz w:val="36"/>
          <w:szCs w:val="36"/>
          <w:lang w:bidi="hi-IN"/>
        </w:rPr>
        <w:t>E</w:t>
      </w:r>
      <w:r>
        <w:rPr>
          <w:rFonts w:ascii="Arial" w:hAnsi="Arial" w:cs="Arial"/>
          <w:color w:val="000000"/>
          <w:sz w:val="36"/>
          <w:szCs w:val="36"/>
          <w:lang w:bidi="hi-IN"/>
        </w:rPr>
        <w:t xml:space="preserve"> kaliyug</w:t>
      </w:r>
      <w:r w:rsidR="00665208">
        <w:rPr>
          <w:rFonts w:ascii="Arial" w:hAnsi="Arial" w:cs="Arial"/>
          <w:color w:val="000000"/>
          <w:sz w:val="36"/>
          <w:szCs w:val="36"/>
          <w:lang w:bidi="hi-IN"/>
        </w:rPr>
        <w:t>E</w:t>
      </w:r>
      <w:r>
        <w:rPr>
          <w:rFonts w:ascii="Arial" w:hAnsi="Arial" w:cs="Arial"/>
          <w:color w:val="000000"/>
          <w:sz w:val="36"/>
          <w:szCs w:val="36"/>
          <w:lang w:bidi="hi-IN"/>
        </w:rPr>
        <w:t xml:space="preserve"> pratham</w:t>
      </w:r>
      <w:r w:rsidR="00665208">
        <w:rPr>
          <w:rFonts w:ascii="Arial" w:hAnsi="Arial" w:cs="Arial"/>
          <w:color w:val="000000"/>
          <w:sz w:val="36"/>
          <w:szCs w:val="36"/>
          <w:lang w:bidi="hi-IN"/>
        </w:rPr>
        <w:t>E</w:t>
      </w:r>
      <w:r>
        <w:rPr>
          <w:rFonts w:ascii="Arial" w:hAnsi="Arial" w:cs="Arial"/>
          <w:color w:val="000000"/>
          <w:sz w:val="36"/>
          <w:szCs w:val="36"/>
          <w:lang w:bidi="hi-IN"/>
        </w:rPr>
        <w:t xml:space="preserve"> pAd</w:t>
      </w:r>
      <w:r w:rsidR="00665208">
        <w:rPr>
          <w:rFonts w:ascii="Arial" w:hAnsi="Arial" w:cs="Arial"/>
          <w:color w:val="000000"/>
          <w:sz w:val="36"/>
          <w:szCs w:val="36"/>
          <w:lang w:bidi="hi-IN"/>
        </w:rPr>
        <w:t>E</w:t>
      </w:r>
      <w:r>
        <w:rPr>
          <w:rFonts w:ascii="Arial" w:hAnsi="Arial" w:cs="Arial"/>
          <w:color w:val="000000"/>
          <w:sz w:val="36"/>
          <w:szCs w:val="36"/>
          <w:lang w:bidi="hi-IN"/>
        </w:rPr>
        <w:t xml:space="preserve"> jaMbUdvIp</w:t>
      </w:r>
      <w:r w:rsidR="00665208">
        <w:rPr>
          <w:rFonts w:ascii="Arial" w:hAnsi="Arial" w:cs="Arial"/>
          <w:color w:val="000000"/>
          <w:sz w:val="36"/>
          <w:szCs w:val="36"/>
          <w:lang w:bidi="hi-IN"/>
        </w:rPr>
        <w:t>E</w:t>
      </w:r>
      <w:r>
        <w:rPr>
          <w:rFonts w:ascii="Arial" w:hAnsi="Arial" w:cs="Arial"/>
          <w:color w:val="000000"/>
          <w:sz w:val="36"/>
          <w:szCs w:val="36"/>
          <w:lang w:bidi="hi-IN"/>
        </w:rPr>
        <w:t xml:space="preserve"> BAratavarSh</w:t>
      </w:r>
      <w:r w:rsidR="00665208">
        <w:rPr>
          <w:rFonts w:ascii="Arial" w:hAnsi="Arial" w:cs="Arial"/>
          <w:color w:val="000000"/>
          <w:sz w:val="36"/>
          <w:szCs w:val="36"/>
          <w:lang w:bidi="hi-IN"/>
        </w:rPr>
        <w:t>E</w:t>
      </w:r>
      <w:r>
        <w:rPr>
          <w:rFonts w:ascii="Arial" w:hAnsi="Arial" w:cs="Arial"/>
          <w:color w:val="000000"/>
          <w:sz w:val="36"/>
          <w:szCs w:val="36"/>
          <w:lang w:bidi="hi-IN"/>
        </w:rPr>
        <w:t xml:space="preserve"> BarataKaND</w:t>
      </w:r>
      <w:r w:rsidR="00665208">
        <w:rPr>
          <w:rFonts w:ascii="Arial" w:hAnsi="Arial" w:cs="Arial"/>
          <w:color w:val="000000"/>
          <w:sz w:val="36"/>
          <w:szCs w:val="36"/>
          <w:lang w:bidi="hi-IN"/>
        </w:rPr>
        <w:t>E</w:t>
      </w:r>
      <w:r>
        <w:rPr>
          <w:rFonts w:ascii="Arial" w:hAnsi="Arial" w:cs="Arial"/>
          <w:color w:val="000000"/>
          <w:sz w:val="36"/>
          <w:szCs w:val="36"/>
          <w:lang w:bidi="hi-IN"/>
        </w:rPr>
        <w:t xml:space="preserve"> m</w:t>
      </w:r>
      <w:r w:rsidR="00665208">
        <w:rPr>
          <w:rFonts w:ascii="Arial" w:hAnsi="Arial" w:cs="Arial"/>
          <w:color w:val="000000"/>
          <w:sz w:val="36"/>
          <w:szCs w:val="36"/>
          <w:lang w:bidi="hi-IN"/>
        </w:rPr>
        <w:t>E</w:t>
      </w:r>
      <w:r>
        <w:rPr>
          <w:rFonts w:ascii="Arial" w:hAnsi="Arial" w:cs="Arial"/>
          <w:color w:val="000000"/>
          <w:sz w:val="36"/>
          <w:szCs w:val="36"/>
          <w:lang w:bidi="hi-IN"/>
        </w:rPr>
        <w:t>r</w:t>
      </w:r>
      <w:r w:rsidR="00665208">
        <w:rPr>
          <w:rFonts w:ascii="Arial" w:hAnsi="Arial" w:cs="Arial"/>
          <w:color w:val="000000"/>
          <w:sz w:val="36"/>
          <w:szCs w:val="36"/>
          <w:lang w:bidi="hi-IN"/>
        </w:rPr>
        <w:t>O</w:t>
      </w:r>
      <w:r>
        <w:rPr>
          <w:rFonts w:ascii="Arial" w:hAnsi="Arial" w:cs="Arial"/>
          <w:color w:val="000000"/>
          <w:sz w:val="36"/>
          <w:szCs w:val="36"/>
          <w:lang w:bidi="hi-IN"/>
        </w:rPr>
        <w:t>H dakShiN</w:t>
      </w:r>
      <w:r w:rsidR="00665208">
        <w:rPr>
          <w:rFonts w:ascii="Arial" w:hAnsi="Arial" w:cs="Arial"/>
          <w:color w:val="000000"/>
          <w:sz w:val="36"/>
          <w:szCs w:val="36"/>
          <w:lang w:bidi="hi-IN"/>
        </w:rPr>
        <w:t>E</w:t>
      </w:r>
      <w:r>
        <w:rPr>
          <w:rFonts w:ascii="Arial" w:hAnsi="Arial" w:cs="Arial"/>
          <w:color w:val="000000"/>
          <w:sz w:val="36"/>
          <w:szCs w:val="36"/>
          <w:lang w:bidi="hi-IN"/>
        </w:rPr>
        <w:t xml:space="preserve"> pArSv</w:t>
      </w:r>
      <w:r w:rsidR="00665208">
        <w:rPr>
          <w:rFonts w:ascii="Arial" w:hAnsi="Arial" w:cs="Arial"/>
          <w:color w:val="000000"/>
          <w:sz w:val="36"/>
          <w:szCs w:val="36"/>
          <w:lang w:bidi="hi-IN"/>
        </w:rPr>
        <w:t>E</w:t>
      </w:r>
      <w:r>
        <w:rPr>
          <w:rFonts w:ascii="Arial" w:hAnsi="Arial" w:cs="Arial"/>
          <w:color w:val="000000"/>
          <w:sz w:val="36"/>
          <w:szCs w:val="36"/>
          <w:lang w:bidi="hi-IN"/>
        </w:rPr>
        <w:t xml:space="preserve"> SakAbd</w:t>
      </w:r>
      <w:r w:rsidR="00665208">
        <w:rPr>
          <w:rFonts w:ascii="Arial" w:hAnsi="Arial" w:cs="Arial"/>
          <w:color w:val="000000"/>
          <w:sz w:val="36"/>
          <w:szCs w:val="36"/>
          <w:lang w:bidi="hi-IN"/>
        </w:rPr>
        <w:t>E</w:t>
      </w:r>
      <w:r>
        <w:rPr>
          <w:rFonts w:ascii="Arial" w:hAnsi="Arial" w:cs="Arial"/>
          <w:color w:val="000000"/>
          <w:sz w:val="36"/>
          <w:szCs w:val="36"/>
          <w:lang w:bidi="hi-IN"/>
        </w:rPr>
        <w:t xml:space="preserve"> asmin varttamAn</w:t>
      </w:r>
      <w:r w:rsidR="00665208">
        <w:rPr>
          <w:rFonts w:ascii="Arial" w:hAnsi="Arial" w:cs="Arial"/>
          <w:color w:val="000000"/>
          <w:sz w:val="36"/>
          <w:szCs w:val="36"/>
          <w:lang w:bidi="hi-IN"/>
        </w:rPr>
        <w:t>E</w:t>
      </w:r>
      <w:r>
        <w:rPr>
          <w:rFonts w:ascii="Arial" w:hAnsi="Arial" w:cs="Arial"/>
          <w:color w:val="000000"/>
          <w:sz w:val="36"/>
          <w:szCs w:val="36"/>
          <w:lang w:bidi="hi-IN"/>
        </w:rPr>
        <w:t xml:space="preserve"> vyavahArik</w:t>
      </w:r>
      <w:r w:rsidR="00665208">
        <w:rPr>
          <w:rFonts w:ascii="Arial" w:hAnsi="Arial" w:cs="Arial"/>
          <w:color w:val="000000"/>
          <w:sz w:val="36"/>
          <w:szCs w:val="36"/>
          <w:lang w:bidi="hi-IN"/>
        </w:rPr>
        <w:t>E</w:t>
      </w:r>
      <w:r>
        <w:rPr>
          <w:rFonts w:ascii="Arial" w:hAnsi="Arial" w:cs="Arial"/>
          <w:color w:val="000000"/>
          <w:sz w:val="36"/>
          <w:szCs w:val="36"/>
          <w:lang w:bidi="hi-IN"/>
        </w:rPr>
        <w:t xml:space="preserve"> praBavAdi- ShaShThyAH -saMvathsarANAM maddhy</w:t>
      </w:r>
      <w:r w:rsidR="00665208">
        <w:rPr>
          <w:rFonts w:ascii="Arial" w:hAnsi="Arial" w:cs="Arial"/>
          <w:color w:val="000000"/>
          <w:sz w:val="36"/>
          <w:szCs w:val="36"/>
          <w:lang w:bidi="hi-IN"/>
        </w:rPr>
        <w:t>E</w:t>
      </w:r>
      <w:r>
        <w:rPr>
          <w:rFonts w:ascii="Arial" w:hAnsi="Arial" w:cs="Arial"/>
          <w:color w:val="000000"/>
          <w:sz w:val="36"/>
          <w:szCs w:val="36"/>
          <w:lang w:bidi="hi-IN"/>
        </w:rPr>
        <w:t xml:space="preserve"> ........ nAmasaMvathsar</w:t>
      </w:r>
      <w:r w:rsidR="00665208">
        <w:rPr>
          <w:rFonts w:ascii="Arial" w:hAnsi="Arial" w:cs="Arial"/>
          <w:color w:val="000000"/>
          <w:sz w:val="36"/>
          <w:szCs w:val="36"/>
          <w:lang w:bidi="hi-IN"/>
        </w:rPr>
        <w:t>E</w:t>
      </w:r>
      <w:r>
        <w:rPr>
          <w:rFonts w:ascii="Arial" w:hAnsi="Arial" w:cs="Arial"/>
          <w:color w:val="000000"/>
          <w:sz w:val="36"/>
          <w:szCs w:val="36"/>
          <w:lang w:bidi="hi-IN"/>
        </w:rPr>
        <w:t xml:space="preserve"> .......ayan</w:t>
      </w:r>
      <w:r w:rsidR="00665208">
        <w:rPr>
          <w:rFonts w:ascii="Arial" w:hAnsi="Arial" w:cs="Arial"/>
          <w:color w:val="000000"/>
          <w:sz w:val="36"/>
          <w:szCs w:val="36"/>
          <w:lang w:bidi="hi-IN"/>
        </w:rPr>
        <w:t>E</w:t>
      </w:r>
      <w:r>
        <w:rPr>
          <w:rFonts w:ascii="Arial" w:hAnsi="Arial" w:cs="Arial"/>
          <w:color w:val="000000"/>
          <w:sz w:val="36"/>
          <w:szCs w:val="36"/>
          <w:lang w:bidi="hi-IN"/>
        </w:rPr>
        <w:t xml:space="preserve"> ...................... Rutau ............. mAs</w:t>
      </w:r>
      <w:r w:rsidR="00665208">
        <w:rPr>
          <w:rFonts w:ascii="Arial" w:hAnsi="Arial" w:cs="Arial"/>
          <w:color w:val="000000"/>
          <w:sz w:val="36"/>
          <w:szCs w:val="36"/>
          <w:lang w:bidi="hi-IN"/>
        </w:rPr>
        <w:t>E</w:t>
      </w:r>
      <w:r>
        <w:rPr>
          <w:rFonts w:ascii="Arial" w:hAnsi="Arial" w:cs="Arial"/>
          <w:color w:val="000000"/>
          <w:sz w:val="36"/>
          <w:szCs w:val="36"/>
          <w:lang w:bidi="hi-IN"/>
        </w:rPr>
        <w:t xml:space="preserve"> ............pakSh</w:t>
      </w:r>
      <w:r w:rsidR="00665208">
        <w:rPr>
          <w:rFonts w:ascii="Arial" w:hAnsi="Arial" w:cs="Arial"/>
          <w:color w:val="000000"/>
          <w:sz w:val="36"/>
          <w:szCs w:val="36"/>
          <w:lang w:bidi="hi-IN"/>
        </w:rPr>
        <w:t>E</w:t>
      </w:r>
      <w:r>
        <w:rPr>
          <w:rFonts w:ascii="Arial" w:hAnsi="Arial" w:cs="Arial"/>
          <w:color w:val="000000"/>
          <w:sz w:val="36"/>
          <w:szCs w:val="36"/>
          <w:lang w:bidi="hi-IN"/>
        </w:rPr>
        <w:t xml:space="preserve"> ........... SuBatithau ............... vAsarayuktAyAM ................ nakShatrayuktAyAM SuBay</w:t>
      </w:r>
      <w:r w:rsidR="00665208">
        <w:rPr>
          <w:rFonts w:ascii="Arial" w:hAnsi="Arial" w:cs="Arial"/>
          <w:color w:val="000000"/>
          <w:sz w:val="36"/>
          <w:szCs w:val="36"/>
          <w:lang w:bidi="hi-IN"/>
        </w:rPr>
        <w:t>O</w:t>
      </w:r>
      <w:r>
        <w:rPr>
          <w:rFonts w:ascii="Arial" w:hAnsi="Arial" w:cs="Arial"/>
          <w:color w:val="000000"/>
          <w:sz w:val="36"/>
          <w:szCs w:val="36"/>
          <w:lang w:bidi="hi-IN"/>
        </w:rPr>
        <w:t xml:space="preserve">ga SuBakaraNa </w:t>
      </w:r>
      <w:r w:rsidR="00665208">
        <w:rPr>
          <w:rFonts w:ascii="Arial" w:hAnsi="Arial" w:cs="Arial"/>
          <w:color w:val="000000"/>
          <w:sz w:val="36"/>
          <w:szCs w:val="36"/>
          <w:lang w:bidi="hi-IN"/>
        </w:rPr>
        <w:t>E</w:t>
      </w:r>
      <w:r>
        <w:rPr>
          <w:rFonts w:ascii="Arial" w:hAnsi="Arial" w:cs="Arial"/>
          <w:color w:val="000000"/>
          <w:sz w:val="36"/>
          <w:szCs w:val="36"/>
          <w:lang w:bidi="hi-IN"/>
        </w:rPr>
        <w:t>vaM guNa sakala viS</w:t>
      </w:r>
      <w:r w:rsidR="00665208">
        <w:rPr>
          <w:rFonts w:ascii="Arial" w:hAnsi="Arial" w:cs="Arial"/>
          <w:color w:val="000000"/>
          <w:sz w:val="36"/>
          <w:szCs w:val="36"/>
          <w:lang w:bidi="hi-IN"/>
        </w:rPr>
        <w:t>E</w:t>
      </w:r>
      <w:r>
        <w:rPr>
          <w:rFonts w:ascii="Arial" w:hAnsi="Arial" w:cs="Arial"/>
          <w:color w:val="000000"/>
          <w:sz w:val="36"/>
          <w:szCs w:val="36"/>
          <w:lang w:bidi="hi-IN"/>
        </w:rPr>
        <w:t>ShaNa viSiShTAyAM asyAM .............SuBatithau mam</w:t>
      </w:r>
      <w:r w:rsidR="00665208">
        <w:rPr>
          <w:rFonts w:ascii="Arial" w:hAnsi="Arial" w:cs="Arial"/>
          <w:color w:val="000000"/>
          <w:sz w:val="36"/>
          <w:szCs w:val="36"/>
          <w:lang w:bidi="hi-IN"/>
        </w:rPr>
        <w:t>O</w:t>
      </w:r>
      <w:r>
        <w:rPr>
          <w:rFonts w:ascii="Arial" w:hAnsi="Arial" w:cs="Arial"/>
          <w:color w:val="000000"/>
          <w:sz w:val="36"/>
          <w:szCs w:val="36"/>
          <w:lang w:bidi="hi-IN"/>
        </w:rPr>
        <w:t>pAtta samasta duritakShayadvArA SrI param</w:t>
      </w:r>
      <w:r w:rsidR="00665208">
        <w:rPr>
          <w:rFonts w:ascii="Arial" w:hAnsi="Arial" w:cs="Arial"/>
          <w:color w:val="000000"/>
          <w:sz w:val="36"/>
          <w:szCs w:val="36"/>
          <w:lang w:bidi="hi-IN"/>
        </w:rPr>
        <w:t>E</w:t>
      </w:r>
      <w:r>
        <w:rPr>
          <w:rFonts w:ascii="Arial" w:hAnsi="Arial" w:cs="Arial"/>
          <w:color w:val="000000"/>
          <w:sz w:val="36"/>
          <w:szCs w:val="36"/>
          <w:lang w:bidi="hi-IN"/>
        </w:rPr>
        <w:t xml:space="preserve">Svara prItyarthaM (yajamAnasya) </w:t>
      </w:r>
    </w:p>
    <w:p w14:paraId="7224879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AtmaSuddhyarthaM, SarIraSuddhyarthaM, sarv</w:t>
      </w:r>
      <w:r w:rsidR="00665208">
        <w:rPr>
          <w:rFonts w:ascii="Arial" w:hAnsi="Arial" w:cs="Arial"/>
          <w:color w:val="000000"/>
          <w:sz w:val="36"/>
          <w:szCs w:val="36"/>
          <w:lang w:bidi="hi-IN"/>
        </w:rPr>
        <w:t>O</w:t>
      </w:r>
      <w:r>
        <w:rPr>
          <w:rFonts w:ascii="Arial" w:hAnsi="Arial" w:cs="Arial"/>
          <w:color w:val="000000"/>
          <w:sz w:val="36"/>
          <w:szCs w:val="36"/>
          <w:lang w:bidi="hi-IN"/>
        </w:rPr>
        <w:t xml:space="preserve">pakaraNa SuddhyarthaM, </w:t>
      </w:r>
    </w:p>
    <w:p w14:paraId="7E7312E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Suddhyartha-Suddhi puNyAhavAcanaM kariShy</w:t>
      </w:r>
      <w:r w:rsidR="00665208">
        <w:rPr>
          <w:rFonts w:ascii="Arial" w:hAnsi="Arial" w:cs="Arial"/>
          <w:color w:val="000000"/>
          <w:sz w:val="36"/>
          <w:szCs w:val="36"/>
          <w:lang w:bidi="hi-IN"/>
        </w:rPr>
        <w:t>E</w:t>
      </w:r>
      <w:r>
        <w:rPr>
          <w:rFonts w:ascii="Arial" w:hAnsi="Arial" w:cs="Arial"/>
          <w:color w:val="000000"/>
          <w:sz w:val="36"/>
          <w:szCs w:val="36"/>
          <w:lang w:bidi="hi-IN"/>
        </w:rPr>
        <w:t xml:space="preserve"> (dviH) </w:t>
      </w:r>
    </w:p>
    <w:p w14:paraId="1FAA3B8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(iti sa~gkalpya darBAn nirasya, apa upaspRuSya) </w:t>
      </w:r>
    </w:p>
    <w:p w14:paraId="5E15DE01" w14:textId="77777777" w:rsidR="008C7581" w:rsidRDefault="008C7581" w:rsidP="00D91D60">
      <w:pPr>
        <w:autoSpaceDE w:val="0"/>
        <w:autoSpaceDN w:val="0"/>
        <w:adjustRightInd w:val="0"/>
        <w:spacing w:after="0" w:line="240" w:lineRule="auto"/>
        <w:rPr>
          <w:rFonts w:ascii="Arial" w:hAnsi="Arial" w:cs="Arial"/>
          <w:color w:val="000000"/>
          <w:sz w:val="36"/>
          <w:szCs w:val="36"/>
          <w:lang w:bidi="hi-IN"/>
        </w:rPr>
      </w:pPr>
    </w:p>
    <w:p w14:paraId="1980562A" w14:textId="19F77B1E" w:rsidR="00D91D60" w:rsidRDefault="008C7581"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sidR="00D91D60">
        <w:rPr>
          <w:rFonts w:ascii="Arial" w:hAnsi="Arial" w:cs="Arial"/>
          <w:color w:val="000000"/>
          <w:sz w:val="36"/>
          <w:szCs w:val="36"/>
          <w:lang w:bidi="hi-IN"/>
        </w:rPr>
        <w:t>.5.2</w:t>
      </w:r>
      <w:r w:rsidR="00D91D60">
        <w:rPr>
          <w:rFonts w:ascii="Arial" w:hAnsi="Arial" w:cs="Arial"/>
          <w:color w:val="000000"/>
          <w:sz w:val="36"/>
          <w:szCs w:val="36"/>
          <w:lang w:bidi="hi-IN"/>
        </w:rPr>
        <w:tab/>
        <w:t>kuMBa pratiShThA mantrAH</w:t>
      </w:r>
    </w:p>
    <w:p w14:paraId="6B764F7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udu#ttaqmaM ~Mva#ruNaq pASa# maqsmadavA#dhaqmaM ~Mvima#ddhyaqma(gg) Sra#thAya | </w:t>
      </w:r>
    </w:p>
    <w:p w14:paraId="34D369A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athA# vaqyamA#ditya vraqt</w:t>
      </w:r>
      <w:r w:rsidR="00665208">
        <w:rPr>
          <w:rFonts w:ascii="Arial" w:hAnsi="Arial" w:cs="Arial"/>
          <w:color w:val="000000"/>
          <w:sz w:val="36"/>
          <w:szCs w:val="36"/>
          <w:lang w:bidi="hi-IN"/>
        </w:rPr>
        <w:t>E</w:t>
      </w:r>
      <w:r>
        <w:rPr>
          <w:rFonts w:ascii="Arial" w:hAnsi="Arial" w:cs="Arial"/>
          <w:color w:val="000000"/>
          <w:sz w:val="36"/>
          <w:szCs w:val="36"/>
          <w:lang w:bidi="hi-IN"/>
        </w:rPr>
        <w:t xml:space="preserve"> tavAnA#gas</w:t>
      </w:r>
      <w:r w:rsidR="00665208">
        <w:rPr>
          <w:rFonts w:ascii="Arial" w:hAnsi="Arial" w:cs="Arial"/>
          <w:color w:val="000000"/>
          <w:sz w:val="36"/>
          <w:szCs w:val="36"/>
          <w:lang w:bidi="hi-IN"/>
        </w:rPr>
        <w:t>O</w:t>
      </w:r>
      <w:r>
        <w:rPr>
          <w:rFonts w:ascii="Arial" w:hAnsi="Arial" w:cs="Arial"/>
          <w:color w:val="000000"/>
          <w:sz w:val="36"/>
          <w:szCs w:val="36"/>
          <w:lang w:bidi="hi-IN"/>
        </w:rPr>
        <w:t>q adi#tay</w:t>
      </w:r>
      <w:r w:rsidR="00665208">
        <w:rPr>
          <w:rFonts w:ascii="Arial" w:hAnsi="Arial" w:cs="Arial"/>
          <w:color w:val="000000"/>
          <w:sz w:val="36"/>
          <w:szCs w:val="36"/>
          <w:lang w:bidi="hi-IN"/>
        </w:rPr>
        <w:t>E</w:t>
      </w:r>
      <w:r>
        <w:rPr>
          <w:rFonts w:ascii="Arial" w:hAnsi="Arial" w:cs="Arial"/>
          <w:color w:val="000000"/>
          <w:sz w:val="36"/>
          <w:szCs w:val="36"/>
          <w:lang w:bidi="hi-IN"/>
        </w:rPr>
        <w:t xml:space="preserve"> syAma || 1</w:t>
      </w:r>
    </w:p>
    <w:p w14:paraId="2D88712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asta#B nAqddhyA mRu#ShaqB</w:t>
      </w:r>
      <w:r w:rsidR="00665208">
        <w:rPr>
          <w:rFonts w:ascii="Arial" w:hAnsi="Arial" w:cs="Arial"/>
          <w:color w:val="000000"/>
          <w:sz w:val="36"/>
          <w:szCs w:val="36"/>
          <w:lang w:bidi="hi-IN"/>
        </w:rPr>
        <w:t>O</w:t>
      </w:r>
      <w:r>
        <w:rPr>
          <w:rFonts w:ascii="Arial" w:hAnsi="Arial" w:cs="Arial"/>
          <w:color w:val="000000"/>
          <w:sz w:val="36"/>
          <w:szCs w:val="36"/>
          <w:lang w:bidi="hi-IN"/>
        </w:rPr>
        <w:t xml:space="preserve"> aqntari#kShaq-mami#mIta variqmANa#M pRuthiqvyA A&amp;sI#daqdviSvAq Buva#nAni saqmrAD viSv</w:t>
      </w:r>
      <w:r w:rsidR="00665208">
        <w:rPr>
          <w:rFonts w:ascii="Arial" w:hAnsi="Arial" w:cs="Arial"/>
          <w:color w:val="000000"/>
          <w:sz w:val="36"/>
          <w:szCs w:val="36"/>
          <w:lang w:bidi="hi-IN"/>
        </w:rPr>
        <w:t>E</w:t>
      </w:r>
      <w:r>
        <w:rPr>
          <w:rFonts w:ascii="Arial" w:hAnsi="Arial" w:cs="Arial"/>
          <w:color w:val="000000"/>
          <w:sz w:val="36"/>
          <w:szCs w:val="36"/>
          <w:lang w:bidi="hi-IN"/>
        </w:rPr>
        <w:t>ttAniq varu#Nasya vraqtAni# || 2</w:t>
      </w:r>
    </w:p>
    <w:p w14:paraId="66699DF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yatki~jc</w:t>
      </w:r>
      <w:r w:rsidR="00665208">
        <w:rPr>
          <w:rFonts w:ascii="Arial" w:hAnsi="Arial" w:cs="Arial"/>
          <w:color w:val="000000"/>
          <w:sz w:val="36"/>
          <w:szCs w:val="36"/>
          <w:lang w:bidi="hi-IN"/>
        </w:rPr>
        <w:t>E</w:t>
      </w:r>
      <w:r>
        <w:rPr>
          <w:rFonts w:ascii="Arial" w:hAnsi="Arial" w:cs="Arial"/>
          <w:color w:val="000000"/>
          <w:sz w:val="36"/>
          <w:szCs w:val="36"/>
          <w:lang w:bidi="hi-IN"/>
        </w:rPr>
        <w:t>qdaM ~Mva#ruNaq daivy</w:t>
      </w:r>
      <w:r w:rsidR="00665208">
        <w:rPr>
          <w:rFonts w:ascii="Arial" w:hAnsi="Arial" w:cs="Arial"/>
          <w:color w:val="000000"/>
          <w:sz w:val="36"/>
          <w:szCs w:val="36"/>
          <w:lang w:bidi="hi-IN"/>
        </w:rPr>
        <w:t>E</w:t>
      </w:r>
      <w:r>
        <w:rPr>
          <w:rFonts w:ascii="Arial" w:hAnsi="Arial" w:cs="Arial"/>
          <w:color w:val="000000"/>
          <w:sz w:val="36"/>
          <w:szCs w:val="36"/>
          <w:lang w:bidi="hi-IN"/>
        </w:rPr>
        <w:t>q jan</w:t>
      </w:r>
      <w:r w:rsidR="00665208">
        <w:rPr>
          <w:rFonts w:ascii="Arial" w:hAnsi="Arial" w:cs="Arial"/>
          <w:color w:val="000000"/>
          <w:sz w:val="36"/>
          <w:szCs w:val="36"/>
          <w:lang w:bidi="hi-IN"/>
        </w:rPr>
        <w:t>E</w:t>
      </w:r>
      <w:r>
        <w:rPr>
          <w:rFonts w:ascii="Arial" w:hAnsi="Arial" w:cs="Arial"/>
          <w:color w:val="000000"/>
          <w:sz w:val="36"/>
          <w:szCs w:val="36"/>
          <w:lang w:bidi="hi-IN"/>
        </w:rPr>
        <w:t>#&amp;Bidr</w:t>
      </w:r>
      <w:r w:rsidR="00665208">
        <w:rPr>
          <w:rFonts w:ascii="Arial" w:hAnsi="Arial" w:cs="Arial"/>
          <w:color w:val="000000"/>
          <w:sz w:val="36"/>
          <w:szCs w:val="36"/>
          <w:lang w:bidi="hi-IN"/>
        </w:rPr>
        <w:t>O</w:t>
      </w:r>
      <w:r>
        <w:rPr>
          <w:rFonts w:ascii="Arial" w:hAnsi="Arial" w:cs="Arial"/>
          <w:color w:val="000000"/>
          <w:sz w:val="36"/>
          <w:szCs w:val="36"/>
          <w:lang w:bidi="hi-IN"/>
        </w:rPr>
        <w:t xml:space="preserve">qhaM ma#nuqShyA$ScarA#masi | </w:t>
      </w:r>
    </w:p>
    <w:p w14:paraId="7CDDDA6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aci#ttIq yattavaq dharmA# yuy</w:t>
      </w:r>
      <w:r w:rsidR="00665208">
        <w:rPr>
          <w:rFonts w:ascii="Arial" w:hAnsi="Arial" w:cs="Arial"/>
          <w:color w:val="000000"/>
          <w:sz w:val="36"/>
          <w:szCs w:val="36"/>
          <w:lang w:bidi="hi-IN"/>
        </w:rPr>
        <w:t>O</w:t>
      </w:r>
      <w:r>
        <w:rPr>
          <w:rFonts w:ascii="Arial" w:hAnsi="Arial" w:cs="Arial"/>
          <w:color w:val="000000"/>
          <w:sz w:val="36"/>
          <w:szCs w:val="36"/>
          <w:lang w:bidi="hi-IN"/>
        </w:rPr>
        <w:t>piqma mA naqstasmAq d</w:t>
      </w:r>
      <w:r w:rsidR="00665208">
        <w:rPr>
          <w:rFonts w:ascii="Arial" w:hAnsi="Arial" w:cs="Arial"/>
          <w:color w:val="000000"/>
          <w:sz w:val="36"/>
          <w:szCs w:val="36"/>
          <w:lang w:bidi="hi-IN"/>
        </w:rPr>
        <w:t>E</w:t>
      </w:r>
      <w:r>
        <w:rPr>
          <w:rFonts w:ascii="Arial" w:hAnsi="Arial" w:cs="Arial"/>
          <w:color w:val="000000"/>
          <w:sz w:val="36"/>
          <w:szCs w:val="36"/>
          <w:lang w:bidi="hi-IN"/>
        </w:rPr>
        <w:t>na#s</w:t>
      </w:r>
      <w:r w:rsidR="00665208">
        <w:rPr>
          <w:rFonts w:ascii="Arial" w:hAnsi="Arial" w:cs="Arial"/>
          <w:color w:val="000000"/>
          <w:sz w:val="36"/>
          <w:szCs w:val="36"/>
          <w:lang w:bidi="hi-IN"/>
        </w:rPr>
        <w:t>O</w:t>
      </w:r>
      <w:r>
        <w:rPr>
          <w:rFonts w:ascii="Arial" w:hAnsi="Arial" w:cs="Arial"/>
          <w:color w:val="000000"/>
          <w:sz w:val="36"/>
          <w:szCs w:val="36"/>
          <w:lang w:bidi="hi-IN"/>
        </w:rPr>
        <w:t xml:space="preserve"> d</w:t>
      </w:r>
      <w:r w:rsidR="00665208">
        <w:rPr>
          <w:rFonts w:ascii="Arial" w:hAnsi="Arial" w:cs="Arial"/>
          <w:color w:val="000000"/>
          <w:sz w:val="36"/>
          <w:szCs w:val="36"/>
          <w:lang w:bidi="hi-IN"/>
        </w:rPr>
        <w:t>E</w:t>
      </w:r>
      <w:r>
        <w:rPr>
          <w:rFonts w:ascii="Arial" w:hAnsi="Arial" w:cs="Arial"/>
          <w:color w:val="000000"/>
          <w:sz w:val="36"/>
          <w:szCs w:val="36"/>
          <w:lang w:bidi="hi-IN"/>
        </w:rPr>
        <w:t>va rIriShaH || 3</w:t>
      </w:r>
    </w:p>
    <w:p w14:paraId="661195A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kiqtaqvAs</w:t>
      </w:r>
      <w:r w:rsidR="00665208">
        <w:rPr>
          <w:rFonts w:ascii="Arial" w:hAnsi="Arial" w:cs="Arial"/>
          <w:color w:val="000000"/>
          <w:sz w:val="36"/>
          <w:szCs w:val="36"/>
          <w:lang w:bidi="hi-IN"/>
        </w:rPr>
        <w:t>O</w:t>
      </w:r>
      <w:r>
        <w:rPr>
          <w:rFonts w:ascii="Arial" w:hAnsi="Arial" w:cs="Arial"/>
          <w:color w:val="000000"/>
          <w:sz w:val="36"/>
          <w:szCs w:val="36"/>
          <w:lang w:bidi="hi-IN"/>
        </w:rPr>
        <w:t xml:space="preserve">q yadri# riqpurna dIqvi yadvA#GA saqtya-muqtayanna viqdma | </w:t>
      </w:r>
    </w:p>
    <w:p w14:paraId="4BA75D3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sarvAq tA viShya# Sithiqr</w:t>
      </w:r>
      <w:r w:rsidR="00665208">
        <w:rPr>
          <w:rFonts w:ascii="Arial" w:hAnsi="Arial" w:cs="Arial"/>
          <w:color w:val="000000"/>
          <w:sz w:val="36"/>
          <w:szCs w:val="36"/>
          <w:lang w:bidi="hi-IN"/>
        </w:rPr>
        <w:t>E</w:t>
      </w:r>
      <w:r>
        <w:rPr>
          <w:rFonts w:ascii="Arial" w:hAnsi="Arial" w:cs="Arial"/>
          <w:color w:val="000000"/>
          <w:sz w:val="36"/>
          <w:szCs w:val="36"/>
          <w:lang w:bidi="hi-IN"/>
        </w:rPr>
        <w:t>va# d</w:t>
      </w:r>
      <w:r w:rsidR="00665208">
        <w:rPr>
          <w:rFonts w:ascii="Arial" w:hAnsi="Arial" w:cs="Arial"/>
          <w:color w:val="000000"/>
          <w:sz w:val="36"/>
          <w:szCs w:val="36"/>
          <w:lang w:bidi="hi-IN"/>
        </w:rPr>
        <w:t>E</w:t>
      </w:r>
      <w:r>
        <w:rPr>
          <w:rFonts w:ascii="Arial" w:hAnsi="Arial" w:cs="Arial"/>
          <w:color w:val="000000"/>
          <w:sz w:val="36"/>
          <w:szCs w:val="36"/>
          <w:lang w:bidi="hi-IN"/>
        </w:rPr>
        <w:t>qvAthA# t</w:t>
      </w:r>
      <w:r w:rsidR="00665208">
        <w:rPr>
          <w:rFonts w:ascii="Arial" w:hAnsi="Arial" w:cs="Arial"/>
          <w:color w:val="000000"/>
          <w:sz w:val="36"/>
          <w:szCs w:val="36"/>
          <w:lang w:bidi="hi-IN"/>
        </w:rPr>
        <w:t>E</w:t>
      </w:r>
      <w:r>
        <w:rPr>
          <w:rFonts w:ascii="Arial" w:hAnsi="Arial" w:cs="Arial"/>
          <w:color w:val="000000"/>
          <w:sz w:val="36"/>
          <w:szCs w:val="36"/>
          <w:lang w:bidi="hi-IN"/>
        </w:rPr>
        <w:t xml:space="preserve"> syAma varuNa priqyAsa#H || 4</w:t>
      </w:r>
    </w:p>
    <w:p w14:paraId="6EB00B9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ava# t</w:t>
      </w:r>
      <w:r w:rsidR="00665208">
        <w:rPr>
          <w:rFonts w:ascii="Arial" w:hAnsi="Arial" w:cs="Arial"/>
          <w:color w:val="000000"/>
          <w:sz w:val="36"/>
          <w:szCs w:val="36"/>
          <w:lang w:bidi="hi-IN"/>
        </w:rPr>
        <w:t>E</w:t>
      </w:r>
      <w:r>
        <w:rPr>
          <w:rFonts w:ascii="Arial" w:hAnsi="Arial" w:cs="Arial"/>
          <w:color w:val="000000"/>
          <w:sz w:val="36"/>
          <w:szCs w:val="36"/>
          <w:lang w:bidi="hi-IN"/>
        </w:rPr>
        <w:t>q h</w:t>
      </w:r>
      <w:r w:rsidR="00665208">
        <w:rPr>
          <w:rFonts w:ascii="Arial" w:hAnsi="Arial" w:cs="Arial"/>
          <w:color w:val="000000"/>
          <w:sz w:val="36"/>
          <w:szCs w:val="36"/>
          <w:lang w:bidi="hi-IN"/>
        </w:rPr>
        <w:t>E</w:t>
      </w:r>
      <w:r>
        <w:rPr>
          <w:rFonts w:ascii="Arial" w:hAnsi="Arial" w:cs="Arial"/>
          <w:color w:val="000000"/>
          <w:sz w:val="36"/>
          <w:szCs w:val="36"/>
          <w:lang w:bidi="hi-IN"/>
        </w:rPr>
        <w:t>D</w:t>
      </w:r>
      <w:r w:rsidR="00665208">
        <w:rPr>
          <w:rFonts w:ascii="Arial" w:hAnsi="Arial" w:cs="Arial"/>
          <w:color w:val="000000"/>
          <w:sz w:val="36"/>
          <w:szCs w:val="36"/>
          <w:lang w:bidi="hi-IN"/>
        </w:rPr>
        <w:t>O</w:t>
      </w:r>
      <w:r>
        <w:rPr>
          <w:rFonts w:ascii="Arial" w:hAnsi="Arial" w:cs="Arial"/>
          <w:color w:val="000000"/>
          <w:sz w:val="36"/>
          <w:szCs w:val="36"/>
          <w:lang w:bidi="hi-IN"/>
        </w:rPr>
        <w:t># varuNaq nam</w:t>
      </w:r>
      <w:r w:rsidR="00665208">
        <w:rPr>
          <w:rFonts w:ascii="Arial" w:hAnsi="Arial" w:cs="Arial"/>
          <w:color w:val="000000"/>
          <w:sz w:val="36"/>
          <w:szCs w:val="36"/>
          <w:lang w:bidi="hi-IN"/>
        </w:rPr>
        <w:t>O</w:t>
      </w:r>
      <w:r>
        <w:rPr>
          <w:rFonts w:ascii="Arial" w:hAnsi="Arial" w:cs="Arial"/>
          <w:color w:val="000000"/>
          <w:sz w:val="36"/>
          <w:szCs w:val="36"/>
          <w:lang w:bidi="hi-IN"/>
        </w:rPr>
        <w:t>#Biqrava# yaqj~j</w:t>
      </w:r>
      <w:r w:rsidR="00665208">
        <w:rPr>
          <w:rFonts w:ascii="Arial" w:hAnsi="Arial" w:cs="Arial"/>
          <w:color w:val="000000"/>
          <w:sz w:val="36"/>
          <w:szCs w:val="36"/>
          <w:lang w:bidi="hi-IN"/>
        </w:rPr>
        <w:t>E</w:t>
      </w:r>
      <w:r>
        <w:rPr>
          <w:rFonts w:ascii="Arial" w:hAnsi="Arial" w:cs="Arial"/>
          <w:color w:val="000000"/>
          <w:sz w:val="36"/>
          <w:szCs w:val="36"/>
          <w:lang w:bidi="hi-IN"/>
        </w:rPr>
        <w:t>-Bi#rImah</w:t>
      </w:r>
      <w:r w:rsidR="00665208">
        <w:rPr>
          <w:rFonts w:ascii="Arial" w:hAnsi="Arial" w:cs="Arial"/>
          <w:color w:val="000000"/>
          <w:sz w:val="36"/>
          <w:szCs w:val="36"/>
          <w:lang w:bidi="hi-IN"/>
        </w:rPr>
        <w:t>E</w:t>
      </w:r>
      <w:r>
        <w:rPr>
          <w:rFonts w:ascii="Arial" w:hAnsi="Arial" w:cs="Arial"/>
          <w:color w:val="000000"/>
          <w:sz w:val="36"/>
          <w:szCs w:val="36"/>
          <w:lang w:bidi="hi-IN"/>
        </w:rPr>
        <w:t xml:space="preserve"> haqvirBi#H | </w:t>
      </w:r>
    </w:p>
    <w:p w14:paraId="72BA001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kShaya#nnaqsmaBya# masura-prac</w:t>
      </w:r>
      <w:r w:rsidR="00665208">
        <w:rPr>
          <w:rFonts w:ascii="Arial" w:hAnsi="Arial" w:cs="Arial"/>
          <w:color w:val="000000"/>
          <w:sz w:val="36"/>
          <w:szCs w:val="36"/>
          <w:lang w:bidi="hi-IN"/>
        </w:rPr>
        <w:t>E</w:t>
      </w:r>
      <w:r>
        <w:rPr>
          <w:rFonts w:ascii="Arial" w:hAnsi="Arial" w:cs="Arial"/>
          <w:color w:val="000000"/>
          <w:sz w:val="36"/>
          <w:szCs w:val="36"/>
          <w:lang w:bidi="hi-IN"/>
        </w:rPr>
        <w:t>t</w:t>
      </w:r>
      <w:r w:rsidR="00665208">
        <w:rPr>
          <w:rFonts w:ascii="Arial" w:hAnsi="Arial" w:cs="Arial"/>
          <w:color w:val="000000"/>
          <w:sz w:val="36"/>
          <w:szCs w:val="36"/>
          <w:lang w:bidi="hi-IN"/>
        </w:rPr>
        <w:t>O</w:t>
      </w:r>
      <w:r>
        <w:rPr>
          <w:rFonts w:ascii="Arial" w:hAnsi="Arial" w:cs="Arial"/>
          <w:color w:val="000000"/>
          <w:sz w:val="36"/>
          <w:szCs w:val="36"/>
          <w:lang w:bidi="hi-IN"/>
        </w:rPr>
        <w:t>q rAjaqnn</w:t>
      </w:r>
      <w:r w:rsidR="00665208">
        <w:rPr>
          <w:rFonts w:ascii="Arial" w:hAnsi="Arial" w:cs="Arial"/>
          <w:color w:val="000000"/>
          <w:sz w:val="36"/>
          <w:szCs w:val="36"/>
          <w:lang w:bidi="hi-IN"/>
        </w:rPr>
        <w:t>E</w:t>
      </w:r>
      <w:r>
        <w:rPr>
          <w:rFonts w:ascii="Arial" w:hAnsi="Arial" w:cs="Arial"/>
          <w:color w:val="000000"/>
          <w:sz w:val="36"/>
          <w:szCs w:val="36"/>
          <w:lang w:bidi="hi-IN"/>
        </w:rPr>
        <w:t>nA(gm)#si SiSrathaH kRuqtAni# || 5</w:t>
      </w:r>
    </w:p>
    <w:p w14:paraId="64A34B6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tatvA#yAmiq brahma#NAq vanda#mAnaq stadA SA$st</w:t>
      </w:r>
      <w:r w:rsidR="00665208">
        <w:rPr>
          <w:rFonts w:ascii="Arial" w:hAnsi="Arial" w:cs="Arial"/>
          <w:color w:val="000000"/>
          <w:sz w:val="36"/>
          <w:szCs w:val="36"/>
          <w:lang w:bidi="hi-IN"/>
        </w:rPr>
        <w:t>E</w:t>
      </w:r>
      <w:r>
        <w:rPr>
          <w:rFonts w:ascii="Arial" w:hAnsi="Arial" w:cs="Arial"/>
          <w:color w:val="000000"/>
          <w:sz w:val="36"/>
          <w:szCs w:val="36"/>
          <w:lang w:bidi="hi-IN"/>
        </w:rPr>
        <w:t>q yaja#mAn</w:t>
      </w:r>
      <w:r w:rsidR="00665208">
        <w:rPr>
          <w:rFonts w:ascii="Arial" w:hAnsi="Arial" w:cs="Arial"/>
          <w:color w:val="000000"/>
          <w:sz w:val="36"/>
          <w:szCs w:val="36"/>
          <w:lang w:bidi="hi-IN"/>
        </w:rPr>
        <w:t>O</w:t>
      </w:r>
      <w:r>
        <w:rPr>
          <w:rFonts w:ascii="Arial" w:hAnsi="Arial" w:cs="Arial"/>
          <w:color w:val="000000"/>
          <w:sz w:val="36"/>
          <w:szCs w:val="36"/>
          <w:lang w:bidi="hi-IN"/>
        </w:rPr>
        <w:t xml:space="preserve"> haqvirBi#H | </w:t>
      </w:r>
    </w:p>
    <w:p w14:paraId="6790736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ah</w:t>
      </w:r>
      <w:r w:rsidR="00665208">
        <w:rPr>
          <w:rFonts w:ascii="Arial" w:hAnsi="Arial" w:cs="Arial"/>
          <w:color w:val="000000"/>
          <w:sz w:val="36"/>
          <w:szCs w:val="36"/>
          <w:lang w:bidi="hi-IN"/>
        </w:rPr>
        <w:t>E</w:t>
      </w:r>
      <w:r>
        <w:rPr>
          <w:rFonts w:ascii="Arial" w:hAnsi="Arial" w:cs="Arial"/>
          <w:color w:val="000000"/>
          <w:sz w:val="36"/>
          <w:szCs w:val="36"/>
          <w:lang w:bidi="hi-IN"/>
        </w:rPr>
        <w:t>#DamAn</w:t>
      </w:r>
      <w:r w:rsidR="00665208">
        <w:rPr>
          <w:rFonts w:ascii="Arial" w:hAnsi="Arial" w:cs="Arial"/>
          <w:color w:val="000000"/>
          <w:sz w:val="36"/>
          <w:szCs w:val="36"/>
          <w:lang w:bidi="hi-IN"/>
        </w:rPr>
        <w:t>O</w:t>
      </w:r>
      <w:r>
        <w:rPr>
          <w:rFonts w:ascii="Arial" w:hAnsi="Arial" w:cs="Arial"/>
          <w:color w:val="000000"/>
          <w:sz w:val="36"/>
          <w:szCs w:val="36"/>
          <w:lang w:bidi="hi-IN"/>
        </w:rPr>
        <w:t xml:space="preserve"> varuN</w:t>
      </w:r>
      <w:r w:rsidR="00665208">
        <w:rPr>
          <w:rFonts w:ascii="Arial" w:hAnsi="Arial" w:cs="Arial"/>
          <w:color w:val="000000"/>
          <w:sz w:val="36"/>
          <w:szCs w:val="36"/>
          <w:lang w:bidi="hi-IN"/>
        </w:rPr>
        <w:t>E</w:t>
      </w:r>
      <w:r>
        <w:rPr>
          <w:rFonts w:ascii="Arial" w:hAnsi="Arial" w:cs="Arial"/>
          <w:color w:val="000000"/>
          <w:sz w:val="36"/>
          <w:szCs w:val="36"/>
          <w:lang w:bidi="hi-IN"/>
        </w:rPr>
        <w:t>qha b</w:t>
      </w:r>
      <w:r w:rsidR="00665208">
        <w:rPr>
          <w:rFonts w:ascii="Arial" w:hAnsi="Arial" w:cs="Arial"/>
          <w:color w:val="000000"/>
          <w:sz w:val="36"/>
          <w:szCs w:val="36"/>
          <w:lang w:bidi="hi-IN"/>
        </w:rPr>
        <w:t>O</w:t>
      </w:r>
      <w:r>
        <w:rPr>
          <w:rFonts w:ascii="Arial" w:hAnsi="Arial" w:cs="Arial"/>
          <w:color w:val="000000"/>
          <w:sz w:val="36"/>
          <w:szCs w:val="36"/>
          <w:lang w:bidi="hi-IN"/>
        </w:rPr>
        <w:t>qddhyuru#Sa(gm) saq mA naq AyuqH pram</w:t>
      </w:r>
      <w:r w:rsidR="00665208">
        <w:rPr>
          <w:rFonts w:ascii="Arial" w:hAnsi="Arial" w:cs="Arial"/>
          <w:color w:val="000000"/>
          <w:sz w:val="36"/>
          <w:szCs w:val="36"/>
          <w:lang w:bidi="hi-IN"/>
        </w:rPr>
        <w:t>O</w:t>
      </w:r>
      <w:r>
        <w:rPr>
          <w:rFonts w:ascii="Arial" w:hAnsi="Arial" w:cs="Arial"/>
          <w:color w:val="000000"/>
          <w:sz w:val="36"/>
          <w:szCs w:val="36"/>
          <w:lang w:bidi="hi-IN"/>
        </w:rPr>
        <w:t>#ShIH || 6</w:t>
      </w:r>
    </w:p>
    <w:p w14:paraId="2BA9019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DAF4518"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w:t>
      </w:r>
      <w:r w:rsidR="00D91D60">
        <w:rPr>
          <w:rFonts w:ascii="Arial" w:hAnsi="Arial" w:cs="Arial"/>
          <w:color w:val="000000"/>
          <w:sz w:val="36"/>
          <w:szCs w:val="36"/>
          <w:lang w:bidi="hi-IN"/>
        </w:rPr>
        <w:t>r</w:t>
      </w:r>
    </w:p>
    <w:p w14:paraId="17FA5C8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ABC39F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iqmaM m</w:t>
      </w:r>
      <w:r w:rsidR="00665208">
        <w:rPr>
          <w:rFonts w:ascii="Arial" w:hAnsi="Arial" w:cs="Arial"/>
          <w:color w:val="000000"/>
          <w:sz w:val="36"/>
          <w:szCs w:val="36"/>
          <w:lang w:bidi="hi-IN"/>
        </w:rPr>
        <w:t>E</w:t>
      </w:r>
      <w:r>
        <w:rPr>
          <w:rFonts w:ascii="Arial" w:hAnsi="Arial" w:cs="Arial"/>
          <w:color w:val="000000"/>
          <w:sz w:val="36"/>
          <w:szCs w:val="36"/>
          <w:lang w:bidi="hi-IN"/>
        </w:rPr>
        <w:t># varuNa SrudhIq hava#maqddhyA ca# mRuDaya | tvAma#vaqsyu rAca#k</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p>
    <w:p w14:paraId="2209EA1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tatvA# yAmiq brahma#NAq vanda#mAnaqstadA SA$st</w:t>
      </w:r>
      <w:r w:rsidR="00665208">
        <w:rPr>
          <w:rFonts w:ascii="Arial" w:hAnsi="Arial" w:cs="Arial"/>
          <w:color w:val="000000"/>
          <w:sz w:val="36"/>
          <w:szCs w:val="36"/>
          <w:lang w:bidi="hi-IN"/>
        </w:rPr>
        <w:t>E</w:t>
      </w:r>
      <w:r>
        <w:rPr>
          <w:rFonts w:ascii="Arial" w:hAnsi="Arial" w:cs="Arial"/>
          <w:color w:val="000000"/>
          <w:sz w:val="36"/>
          <w:szCs w:val="36"/>
          <w:lang w:bidi="hi-IN"/>
        </w:rPr>
        <w:t>q yaja#mAn</w:t>
      </w:r>
      <w:r w:rsidR="00665208">
        <w:rPr>
          <w:rFonts w:ascii="Arial" w:hAnsi="Arial" w:cs="Arial"/>
          <w:color w:val="000000"/>
          <w:sz w:val="36"/>
          <w:szCs w:val="36"/>
          <w:lang w:bidi="hi-IN"/>
        </w:rPr>
        <w:t>O</w:t>
      </w:r>
      <w:r>
        <w:rPr>
          <w:rFonts w:ascii="Arial" w:hAnsi="Arial" w:cs="Arial"/>
          <w:color w:val="000000"/>
          <w:sz w:val="36"/>
          <w:szCs w:val="36"/>
          <w:lang w:bidi="hi-IN"/>
        </w:rPr>
        <w:t xml:space="preserve"> haqvirBi#H | </w:t>
      </w:r>
    </w:p>
    <w:p w14:paraId="71674BC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ah</w:t>
      </w:r>
      <w:r w:rsidR="00665208">
        <w:rPr>
          <w:rFonts w:ascii="Arial" w:hAnsi="Arial" w:cs="Arial"/>
          <w:color w:val="000000"/>
          <w:sz w:val="36"/>
          <w:szCs w:val="36"/>
          <w:lang w:bidi="hi-IN"/>
        </w:rPr>
        <w:t>E</w:t>
      </w:r>
      <w:r>
        <w:rPr>
          <w:rFonts w:ascii="Arial" w:hAnsi="Arial" w:cs="Arial"/>
          <w:color w:val="000000"/>
          <w:sz w:val="36"/>
          <w:szCs w:val="36"/>
          <w:lang w:bidi="hi-IN"/>
        </w:rPr>
        <w:t>#DamAn</w:t>
      </w:r>
      <w:r w:rsidR="00665208">
        <w:rPr>
          <w:rFonts w:ascii="Arial" w:hAnsi="Arial" w:cs="Arial"/>
          <w:color w:val="000000"/>
          <w:sz w:val="36"/>
          <w:szCs w:val="36"/>
          <w:lang w:bidi="hi-IN"/>
        </w:rPr>
        <w:t>O</w:t>
      </w:r>
      <w:r>
        <w:rPr>
          <w:rFonts w:ascii="Arial" w:hAnsi="Arial" w:cs="Arial"/>
          <w:color w:val="000000"/>
          <w:sz w:val="36"/>
          <w:szCs w:val="36"/>
          <w:lang w:bidi="hi-IN"/>
        </w:rPr>
        <w:t xml:space="preserve"> varuN</w:t>
      </w:r>
      <w:r w:rsidR="00665208">
        <w:rPr>
          <w:rFonts w:ascii="Arial" w:hAnsi="Arial" w:cs="Arial"/>
          <w:color w:val="000000"/>
          <w:sz w:val="36"/>
          <w:szCs w:val="36"/>
          <w:lang w:bidi="hi-IN"/>
        </w:rPr>
        <w:t>E</w:t>
      </w:r>
      <w:r>
        <w:rPr>
          <w:rFonts w:ascii="Arial" w:hAnsi="Arial" w:cs="Arial"/>
          <w:color w:val="000000"/>
          <w:sz w:val="36"/>
          <w:szCs w:val="36"/>
          <w:lang w:bidi="hi-IN"/>
        </w:rPr>
        <w:t>qha b</w:t>
      </w:r>
      <w:r w:rsidR="00665208">
        <w:rPr>
          <w:rFonts w:ascii="Arial" w:hAnsi="Arial" w:cs="Arial"/>
          <w:color w:val="000000"/>
          <w:sz w:val="36"/>
          <w:szCs w:val="36"/>
          <w:lang w:bidi="hi-IN"/>
        </w:rPr>
        <w:t>O</w:t>
      </w:r>
      <w:r>
        <w:rPr>
          <w:rFonts w:ascii="Arial" w:hAnsi="Arial" w:cs="Arial"/>
          <w:color w:val="000000"/>
          <w:sz w:val="36"/>
          <w:szCs w:val="36"/>
          <w:lang w:bidi="hi-IN"/>
        </w:rPr>
        <w:t>qddhyuru#Sa(gm) saq mA naq AyuqH pram</w:t>
      </w:r>
      <w:r w:rsidR="00665208">
        <w:rPr>
          <w:rFonts w:ascii="Arial" w:hAnsi="Arial" w:cs="Arial"/>
          <w:color w:val="000000"/>
          <w:sz w:val="36"/>
          <w:szCs w:val="36"/>
          <w:lang w:bidi="hi-IN"/>
        </w:rPr>
        <w:t>O</w:t>
      </w:r>
      <w:r>
        <w:rPr>
          <w:rFonts w:ascii="Arial" w:hAnsi="Arial" w:cs="Arial"/>
          <w:color w:val="000000"/>
          <w:sz w:val="36"/>
          <w:szCs w:val="36"/>
          <w:lang w:bidi="hi-IN"/>
        </w:rPr>
        <w:t xml:space="preserve">#ShIH || </w:t>
      </w:r>
    </w:p>
    <w:p w14:paraId="22D1F03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AF89A49" w14:textId="44CB0DA1"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BUrBuvassuvar</w:t>
      </w:r>
      <w:r>
        <w:rPr>
          <w:rFonts w:ascii="Arial" w:hAnsi="Arial" w:cs="Arial"/>
          <w:color w:val="000000"/>
          <w:sz w:val="36"/>
          <w:szCs w:val="36"/>
          <w:lang w:bidi="hi-IN"/>
        </w:rPr>
        <w:t>OM</w:t>
      </w:r>
      <w:r w:rsidR="00D91D60">
        <w:rPr>
          <w:rFonts w:ascii="Arial" w:hAnsi="Arial" w:cs="Arial"/>
          <w:color w:val="000000"/>
          <w:sz w:val="36"/>
          <w:szCs w:val="36"/>
          <w:lang w:bidi="hi-IN"/>
        </w:rPr>
        <w:t xml:space="preserve"> | asmin kuMB</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 varuNaM dhyAyAmi | </w:t>
      </w:r>
    </w:p>
    <w:p w14:paraId="5E43C07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varuNaM AvAhayAmi | varuNAya namaH | ratna siMhAsanaM samarpayAmi | </w:t>
      </w:r>
    </w:p>
    <w:p w14:paraId="683C002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pAdyaM samarpayAmi | arGyaM samarpayAmi | AcamanIyaM samarpayAmi |</w:t>
      </w:r>
    </w:p>
    <w:p w14:paraId="60DDDCD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 </w:t>
      </w:r>
    </w:p>
    <w:p w14:paraId="3A6DD85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madhuparkaM samarpayAmi | snAnaM samarpayAmi | snAnAnantaraM AcamanIyaM samarpayAmi | vastr</w:t>
      </w:r>
      <w:r w:rsidR="00665208">
        <w:rPr>
          <w:rFonts w:ascii="Arial" w:hAnsi="Arial" w:cs="Arial"/>
          <w:color w:val="000000"/>
          <w:sz w:val="36"/>
          <w:szCs w:val="36"/>
          <w:lang w:bidi="hi-IN"/>
        </w:rPr>
        <w:t>O</w:t>
      </w:r>
      <w:r>
        <w:rPr>
          <w:rFonts w:ascii="Arial" w:hAnsi="Arial" w:cs="Arial"/>
          <w:color w:val="000000"/>
          <w:sz w:val="36"/>
          <w:szCs w:val="36"/>
          <w:lang w:bidi="hi-IN"/>
        </w:rPr>
        <w:t xml:space="preserve">ttarIyaM samarpayAmi | upavItaM samarpayAmi | </w:t>
      </w:r>
    </w:p>
    <w:p w14:paraId="2310FF8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puShpANi samarpayAmi | gandhAn dhArayAmi | haridrA-kuMkumaM samarpayAmi | akShatAn samarpayAmi | puShpaiH pUjayAmi | </w:t>
      </w:r>
    </w:p>
    <w:p w14:paraId="5E26F4C4" w14:textId="2EB5866B"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1. </w:t>
      </w:r>
      <w:r w:rsidR="00842E57">
        <w:rPr>
          <w:rFonts w:ascii="Arial" w:hAnsi="Arial" w:cs="Arial"/>
          <w:color w:val="000000"/>
          <w:sz w:val="36"/>
          <w:szCs w:val="36"/>
          <w:lang w:bidi="hi-IN"/>
        </w:rPr>
        <w:t>OM</w:t>
      </w:r>
      <w:r>
        <w:rPr>
          <w:rFonts w:ascii="Arial" w:hAnsi="Arial" w:cs="Arial"/>
          <w:color w:val="000000"/>
          <w:sz w:val="36"/>
          <w:szCs w:val="36"/>
          <w:lang w:bidi="hi-IN"/>
        </w:rPr>
        <w:t xml:space="preserve"> varuNAya namaH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sidR="001677C6">
        <w:rPr>
          <w:rFonts w:ascii="Arial" w:hAnsi="Arial" w:cs="Arial"/>
          <w:color w:val="000000"/>
          <w:sz w:val="36"/>
          <w:szCs w:val="36"/>
          <w:lang w:bidi="hi-IN"/>
        </w:rPr>
        <w:br/>
      </w:r>
      <w:r>
        <w:rPr>
          <w:rFonts w:ascii="Arial" w:hAnsi="Arial" w:cs="Arial"/>
          <w:color w:val="000000"/>
          <w:sz w:val="36"/>
          <w:szCs w:val="36"/>
          <w:lang w:bidi="hi-IN"/>
        </w:rPr>
        <w:t xml:space="preserve">2. </w:t>
      </w:r>
      <w:r w:rsidR="00842E57">
        <w:rPr>
          <w:rFonts w:ascii="Arial" w:hAnsi="Arial" w:cs="Arial"/>
          <w:color w:val="000000"/>
          <w:sz w:val="36"/>
          <w:szCs w:val="36"/>
          <w:lang w:bidi="hi-IN"/>
        </w:rPr>
        <w:t>OM</w:t>
      </w:r>
      <w:r>
        <w:rPr>
          <w:rFonts w:ascii="Arial" w:hAnsi="Arial" w:cs="Arial"/>
          <w:color w:val="000000"/>
          <w:sz w:val="36"/>
          <w:szCs w:val="36"/>
          <w:lang w:bidi="hi-IN"/>
        </w:rPr>
        <w:t xml:space="preserve"> prac</w:t>
      </w:r>
      <w:r w:rsidR="00665208">
        <w:rPr>
          <w:rFonts w:ascii="Arial" w:hAnsi="Arial" w:cs="Arial"/>
          <w:color w:val="000000"/>
          <w:sz w:val="36"/>
          <w:szCs w:val="36"/>
          <w:lang w:bidi="hi-IN"/>
        </w:rPr>
        <w:t>E</w:t>
      </w:r>
      <w:r>
        <w:rPr>
          <w:rFonts w:ascii="Arial" w:hAnsi="Arial" w:cs="Arial"/>
          <w:color w:val="000000"/>
          <w:sz w:val="36"/>
          <w:szCs w:val="36"/>
          <w:lang w:bidi="hi-IN"/>
        </w:rPr>
        <w:t>tas</w:t>
      </w:r>
      <w:r w:rsidR="00665208">
        <w:rPr>
          <w:rFonts w:ascii="Arial" w:hAnsi="Arial" w:cs="Arial"/>
          <w:color w:val="000000"/>
          <w:sz w:val="36"/>
          <w:szCs w:val="36"/>
          <w:lang w:bidi="hi-IN"/>
        </w:rPr>
        <w:t>E</w:t>
      </w:r>
      <w:r>
        <w:rPr>
          <w:rFonts w:ascii="Arial" w:hAnsi="Arial" w:cs="Arial"/>
          <w:color w:val="000000"/>
          <w:sz w:val="36"/>
          <w:szCs w:val="36"/>
          <w:lang w:bidi="hi-IN"/>
        </w:rPr>
        <w:t xml:space="preserve"> namaH </w:t>
      </w:r>
    </w:p>
    <w:p w14:paraId="1788FB8A" w14:textId="33A04F4E"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3. </w:t>
      </w:r>
      <w:r w:rsidR="00842E57">
        <w:rPr>
          <w:rFonts w:ascii="Arial" w:hAnsi="Arial" w:cs="Arial"/>
          <w:color w:val="000000"/>
          <w:sz w:val="36"/>
          <w:szCs w:val="36"/>
          <w:lang w:bidi="hi-IN"/>
        </w:rPr>
        <w:t>OM</w:t>
      </w:r>
      <w:r>
        <w:rPr>
          <w:rFonts w:ascii="Arial" w:hAnsi="Arial" w:cs="Arial"/>
          <w:color w:val="000000"/>
          <w:sz w:val="36"/>
          <w:szCs w:val="36"/>
          <w:lang w:bidi="hi-IN"/>
        </w:rPr>
        <w:t xml:space="preserve"> surUpiN</w:t>
      </w:r>
      <w:r w:rsidR="00665208">
        <w:rPr>
          <w:rFonts w:ascii="Arial" w:hAnsi="Arial" w:cs="Arial"/>
          <w:color w:val="000000"/>
          <w:sz w:val="36"/>
          <w:szCs w:val="36"/>
          <w:lang w:bidi="hi-IN"/>
        </w:rPr>
        <w:t>E</w:t>
      </w:r>
      <w:r>
        <w:rPr>
          <w:rFonts w:ascii="Arial" w:hAnsi="Arial" w:cs="Arial"/>
          <w:color w:val="000000"/>
          <w:sz w:val="36"/>
          <w:szCs w:val="36"/>
          <w:lang w:bidi="hi-IN"/>
        </w:rPr>
        <w:t xml:space="preserve"> namaH</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sidR="001677C6">
        <w:rPr>
          <w:rFonts w:ascii="Arial" w:hAnsi="Arial" w:cs="Arial"/>
          <w:color w:val="000000"/>
          <w:sz w:val="36"/>
          <w:szCs w:val="36"/>
          <w:lang w:bidi="hi-IN"/>
        </w:rPr>
        <w:br/>
      </w:r>
      <w:r>
        <w:rPr>
          <w:rFonts w:ascii="Arial" w:hAnsi="Arial" w:cs="Arial"/>
          <w:color w:val="000000"/>
          <w:sz w:val="36"/>
          <w:szCs w:val="36"/>
          <w:lang w:bidi="hi-IN"/>
        </w:rPr>
        <w:t xml:space="preserve">4. </w:t>
      </w:r>
      <w:r w:rsidR="00842E57">
        <w:rPr>
          <w:rFonts w:ascii="Arial" w:hAnsi="Arial" w:cs="Arial"/>
          <w:color w:val="000000"/>
          <w:sz w:val="36"/>
          <w:szCs w:val="36"/>
          <w:lang w:bidi="hi-IN"/>
        </w:rPr>
        <w:t>OM</w:t>
      </w:r>
      <w:r>
        <w:rPr>
          <w:rFonts w:ascii="Arial" w:hAnsi="Arial" w:cs="Arial"/>
          <w:color w:val="000000"/>
          <w:sz w:val="36"/>
          <w:szCs w:val="36"/>
          <w:lang w:bidi="hi-IN"/>
        </w:rPr>
        <w:t xml:space="preserve"> apAMpatay</w:t>
      </w:r>
      <w:r w:rsidR="00665208">
        <w:rPr>
          <w:rFonts w:ascii="Arial" w:hAnsi="Arial" w:cs="Arial"/>
          <w:color w:val="000000"/>
          <w:sz w:val="36"/>
          <w:szCs w:val="36"/>
          <w:lang w:bidi="hi-IN"/>
        </w:rPr>
        <w:t>E</w:t>
      </w:r>
      <w:r>
        <w:rPr>
          <w:rFonts w:ascii="Arial" w:hAnsi="Arial" w:cs="Arial"/>
          <w:color w:val="000000"/>
          <w:sz w:val="36"/>
          <w:szCs w:val="36"/>
          <w:lang w:bidi="hi-IN"/>
        </w:rPr>
        <w:t xml:space="preserve"> namaH </w:t>
      </w:r>
    </w:p>
    <w:p w14:paraId="7D26AC07" w14:textId="679FE793"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5. </w:t>
      </w:r>
      <w:r w:rsidR="00842E57">
        <w:rPr>
          <w:rFonts w:ascii="Arial" w:hAnsi="Arial" w:cs="Arial"/>
          <w:color w:val="000000"/>
          <w:sz w:val="36"/>
          <w:szCs w:val="36"/>
          <w:lang w:bidi="hi-IN"/>
        </w:rPr>
        <w:t>OM</w:t>
      </w:r>
      <w:r>
        <w:rPr>
          <w:rFonts w:ascii="Arial" w:hAnsi="Arial" w:cs="Arial"/>
          <w:color w:val="000000"/>
          <w:sz w:val="36"/>
          <w:szCs w:val="36"/>
          <w:lang w:bidi="hi-IN"/>
        </w:rPr>
        <w:t xml:space="preserve"> makaravAhanAya namaH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sidR="001677C6">
        <w:rPr>
          <w:rFonts w:ascii="Arial" w:hAnsi="Arial" w:cs="Arial"/>
          <w:color w:val="000000"/>
          <w:sz w:val="36"/>
          <w:szCs w:val="36"/>
          <w:lang w:bidi="hi-IN"/>
        </w:rPr>
        <w:br/>
      </w:r>
      <w:r>
        <w:rPr>
          <w:rFonts w:ascii="Arial" w:hAnsi="Arial" w:cs="Arial"/>
          <w:color w:val="000000"/>
          <w:sz w:val="36"/>
          <w:szCs w:val="36"/>
          <w:lang w:bidi="hi-IN"/>
        </w:rPr>
        <w:t>6. jalAdhipatay</w:t>
      </w:r>
      <w:r w:rsidR="00665208">
        <w:rPr>
          <w:rFonts w:ascii="Arial" w:hAnsi="Arial" w:cs="Arial"/>
          <w:color w:val="000000"/>
          <w:sz w:val="36"/>
          <w:szCs w:val="36"/>
          <w:lang w:bidi="hi-IN"/>
        </w:rPr>
        <w:t>E</w:t>
      </w:r>
      <w:r>
        <w:rPr>
          <w:rFonts w:ascii="Arial" w:hAnsi="Arial" w:cs="Arial"/>
          <w:color w:val="000000"/>
          <w:sz w:val="36"/>
          <w:szCs w:val="36"/>
          <w:lang w:bidi="hi-IN"/>
        </w:rPr>
        <w:t xml:space="preserve"> namaH</w:t>
      </w:r>
    </w:p>
    <w:p w14:paraId="4FA29303" w14:textId="562C8D6C"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7. </w:t>
      </w:r>
      <w:r w:rsidR="00842E57">
        <w:rPr>
          <w:rFonts w:ascii="Arial" w:hAnsi="Arial" w:cs="Arial"/>
          <w:color w:val="000000"/>
          <w:sz w:val="36"/>
          <w:szCs w:val="36"/>
          <w:lang w:bidi="hi-IN"/>
        </w:rPr>
        <w:t>OM</w:t>
      </w:r>
      <w:r>
        <w:rPr>
          <w:rFonts w:ascii="Arial" w:hAnsi="Arial" w:cs="Arial"/>
          <w:color w:val="000000"/>
          <w:sz w:val="36"/>
          <w:szCs w:val="36"/>
          <w:lang w:bidi="hi-IN"/>
        </w:rPr>
        <w:t xml:space="preserve"> pASahastAya namaH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sidR="001677C6">
        <w:rPr>
          <w:rFonts w:ascii="Arial" w:hAnsi="Arial" w:cs="Arial"/>
          <w:color w:val="000000"/>
          <w:sz w:val="36"/>
          <w:szCs w:val="36"/>
          <w:lang w:bidi="hi-IN"/>
        </w:rPr>
        <w:br/>
      </w:r>
      <w:r>
        <w:rPr>
          <w:rFonts w:ascii="Arial" w:hAnsi="Arial" w:cs="Arial"/>
          <w:color w:val="000000"/>
          <w:sz w:val="36"/>
          <w:szCs w:val="36"/>
          <w:lang w:bidi="hi-IN"/>
        </w:rPr>
        <w:t xml:space="preserve">8. </w:t>
      </w:r>
      <w:r w:rsidR="00842E57">
        <w:rPr>
          <w:rFonts w:ascii="Arial" w:hAnsi="Arial" w:cs="Arial"/>
          <w:color w:val="000000"/>
          <w:sz w:val="36"/>
          <w:szCs w:val="36"/>
          <w:lang w:bidi="hi-IN"/>
        </w:rPr>
        <w:t>OM</w:t>
      </w:r>
      <w:r>
        <w:rPr>
          <w:rFonts w:ascii="Arial" w:hAnsi="Arial" w:cs="Arial"/>
          <w:color w:val="000000"/>
          <w:sz w:val="36"/>
          <w:szCs w:val="36"/>
          <w:lang w:bidi="hi-IN"/>
        </w:rPr>
        <w:t xml:space="preserve"> tIrtharAjAya namaH | </w:t>
      </w:r>
    </w:p>
    <w:p w14:paraId="2AEEA758" w14:textId="02CC52AD"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OM</w:t>
      </w:r>
      <w:r w:rsidR="00D91D60">
        <w:rPr>
          <w:rFonts w:ascii="Arial" w:hAnsi="Arial" w:cs="Arial"/>
          <w:color w:val="000000"/>
          <w:sz w:val="36"/>
          <w:szCs w:val="36"/>
          <w:lang w:bidi="hi-IN"/>
        </w:rPr>
        <w:t xml:space="preserve"> varuNAya namaH | </w:t>
      </w:r>
    </w:p>
    <w:p w14:paraId="209698D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C730B1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nAnAvidha parimaLa patra puShpANi samarpayAmi | dhUpaM AGrApayAmi | dIpaM darSayAmi | dhUpadIpAnantaraM AcamanIyaM samarpayAmi | </w:t>
      </w:r>
    </w:p>
    <w:p w14:paraId="747E0D2E" w14:textId="6B1A37DF"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BUrBuvaqssuva#H | tathsa#viqturvar</w:t>
      </w:r>
      <w:r w:rsidR="00665208">
        <w:rPr>
          <w:rFonts w:ascii="Arial" w:hAnsi="Arial" w:cs="Arial"/>
          <w:color w:val="000000"/>
          <w:sz w:val="36"/>
          <w:szCs w:val="36"/>
          <w:lang w:bidi="hi-IN"/>
        </w:rPr>
        <w:t>E</w:t>
      </w:r>
      <w:r w:rsidR="00D91D60">
        <w:rPr>
          <w:rFonts w:ascii="Arial" w:hAnsi="Arial" w:cs="Arial"/>
          <w:color w:val="000000"/>
          <w:sz w:val="36"/>
          <w:szCs w:val="36"/>
          <w:lang w:bidi="hi-IN"/>
        </w:rPr>
        <w:t>$NyaqM Barg</w:t>
      </w:r>
      <w:r w:rsidR="00665208">
        <w:rPr>
          <w:rFonts w:ascii="Arial" w:hAnsi="Arial" w:cs="Arial"/>
          <w:color w:val="000000"/>
          <w:sz w:val="36"/>
          <w:szCs w:val="36"/>
          <w:lang w:bidi="hi-IN"/>
        </w:rPr>
        <w:t>O</w:t>
      </w:r>
      <w:r w:rsidR="00D91D60">
        <w:rPr>
          <w:rFonts w:ascii="Arial" w:hAnsi="Arial" w:cs="Arial"/>
          <w:color w:val="000000"/>
          <w:sz w:val="36"/>
          <w:szCs w:val="36"/>
          <w:lang w:bidi="hi-IN"/>
        </w:rPr>
        <w:t># d</w:t>
      </w:r>
      <w:r w:rsidR="00665208">
        <w:rPr>
          <w:rFonts w:ascii="Arial" w:hAnsi="Arial" w:cs="Arial"/>
          <w:color w:val="000000"/>
          <w:sz w:val="36"/>
          <w:szCs w:val="36"/>
          <w:lang w:bidi="hi-IN"/>
        </w:rPr>
        <w:t>E</w:t>
      </w:r>
      <w:r w:rsidR="00D91D60">
        <w:rPr>
          <w:rFonts w:ascii="Arial" w:hAnsi="Arial" w:cs="Arial"/>
          <w:color w:val="000000"/>
          <w:sz w:val="36"/>
          <w:szCs w:val="36"/>
          <w:lang w:bidi="hi-IN"/>
        </w:rPr>
        <w:t>qvasya# dhImahi | dhiy</w:t>
      </w:r>
      <w:r w:rsidR="00665208">
        <w:rPr>
          <w:rFonts w:ascii="Arial" w:hAnsi="Arial" w:cs="Arial"/>
          <w:color w:val="000000"/>
          <w:sz w:val="36"/>
          <w:szCs w:val="36"/>
          <w:lang w:bidi="hi-IN"/>
        </w:rPr>
        <w:t>O</w:t>
      </w:r>
      <w:r w:rsidR="00D91D60">
        <w:rPr>
          <w:rFonts w:ascii="Arial" w:hAnsi="Arial" w:cs="Arial"/>
          <w:color w:val="000000"/>
          <w:sz w:val="36"/>
          <w:szCs w:val="36"/>
          <w:lang w:bidi="hi-IN"/>
        </w:rPr>
        <w:t>q y</w:t>
      </w:r>
      <w:r w:rsidR="00665208">
        <w:rPr>
          <w:rFonts w:ascii="Arial" w:hAnsi="Arial" w:cs="Arial"/>
          <w:color w:val="000000"/>
          <w:sz w:val="36"/>
          <w:szCs w:val="36"/>
          <w:lang w:bidi="hi-IN"/>
        </w:rPr>
        <w:t>O</w:t>
      </w:r>
      <w:r w:rsidR="00D91D60">
        <w:rPr>
          <w:rFonts w:ascii="Arial" w:hAnsi="Arial" w:cs="Arial"/>
          <w:color w:val="000000"/>
          <w:sz w:val="36"/>
          <w:szCs w:val="36"/>
          <w:lang w:bidi="hi-IN"/>
        </w:rPr>
        <w:t>na#H prac</w:t>
      </w:r>
      <w:r w:rsidR="00665208">
        <w:rPr>
          <w:rFonts w:ascii="Arial" w:hAnsi="Arial" w:cs="Arial"/>
          <w:color w:val="000000"/>
          <w:sz w:val="36"/>
          <w:szCs w:val="36"/>
          <w:lang w:bidi="hi-IN"/>
        </w:rPr>
        <w:t>O</w:t>
      </w:r>
      <w:r w:rsidR="00D91D60">
        <w:rPr>
          <w:rFonts w:ascii="Arial" w:hAnsi="Arial" w:cs="Arial"/>
          <w:color w:val="000000"/>
          <w:sz w:val="36"/>
          <w:szCs w:val="36"/>
          <w:lang w:bidi="hi-IN"/>
        </w:rPr>
        <w:t>qdayA$t | d</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va savitaH prasuvaH | </w:t>
      </w:r>
    </w:p>
    <w:p w14:paraId="22CCA00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satyaM tvart</w:t>
      </w:r>
      <w:r w:rsidR="00665208">
        <w:rPr>
          <w:rFonts w:ascii="Arial" w:hAnsi="Arial" w:cs="Arial"/>
          <w:color w:val="000000"/>
          <w:sz w:val="36"/>
          <w:szCs w:val="36"/>
          <w:lang w:bidi="hi-IN"/>
        </w:rPr>
        <w:t>E</w:t>
      </w:r>
      <w:r>
        <w:rPr>
          <w:rFonts w:ascii="Arial" w:hAnsi="Arial" w:cs="Arial"/>
          <w:color w:val="000000"/>
          <w:sz w:val="36"/>
          <w:szCs w:val="36"/>
          <w:lang w:bidi="hi-IN"/>
        </w:rPr>
        <w:t xml:space="preserve">na pariShi~jcAmi | </w:t>
      </w:r>
    </w:p>
    <w:p w14:paraId="1F23682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(rAtrau - RutaM tvA saty</w:t>
      </w:r>
      <w:r w:rsidR="00665208">
        <w:rPr>
          <w:rFonts w:ascii="Arial" w:hAnsi="Arial" w:cs="Arial"/>
          <w:color w:val="000000"/>
          <w:sz w:val="36"/>
          <w:szCs w:val="36"/>
          <w:lang w:bidi="hi-IN"/>
        </w:rPr>
        <w:t>E</w:t>
      </w:r>
      <w:r>
        <w:rPr>
          <w:rFonts w:ascii="Arial" w:hAnsi="Arial" w:cs="Arial"/>
          <w:color w:val="000000"/>
          <w:sz w:val="36"/>
          <w:szCs w:val="36"/>
          <w:lang w:bidi="hi-IN"/>
        </w:rPr>
        <w:t xml:space="preserve">na pariShi~jcAmi) | </w:t>
      </w:r>
    </w:p>
    <w:p w14:paraId="2C5EC069" w14:textId="55A3102A"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varuNAya namaH | amRutaM Bavatu | amRut</w:t>
      </w:r>
      <w:r w:rsidR="00665208">
        <w:rPr>
          <w:rFonts w:ascii="Arial" w:hAnsi="Arial" w:cs="Arial"/>
          <w:color w:val="000000"/>
          <w:sz w:val="36"/>
          <w:szCs w:val="36"/>
          <w:lang w:bidi="hi-IN"/>
        </w:rPr>
        <w:t>O</w:t>
      </w:r>
      <w:r w:rsidR="00D91D60">
        <w:rPr>
          <w:rFonts w:ascii="Arial" w:hAnsi="Arial" w:cs="Arial"/>
          <w:color w:val="000000"/>
          <w:sz w:val="36"/>
          <w:szCs w:val="36"/>
          <w:lang w:bidi="hi-IN"/>
        </w:rPr>
        <w:t xml:space="preserve">pastaraNamasi | </w:t>
      </w:r>
    </w:p>
    <w:p w14:paraId="4A0850BD" w14:textId="048CC3A8"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prANAya svAhA | </w:t>
      </w:r>
      <w:r>
        <w:rPr>
          <w:rFonts w:ascii="Arial" w:hAnsi="Arial" w:cs="Arial"/>
          <w:color w:val="000000"/>
          <w:sz w:val="36"/>
          <w:szCs w:val="36"/>
          <w:lang w:bidi="hi-IN"/>
        </w:rPr>
        <w:t>OM</w:t>
      </w:r>
      <w:r w:rsidR="00D91D60">
        <w:rPr>
          <w:rFonts w:ascii="Arial" w:hAnsi="Arial" w:cs="Arial"/>
          <w:color w:val="000000"/>
          <w:sz w:val="36"/>
          <w:szCs w:val="36"/>
          <w:lang w:bidi="hi-IN"/>
        </w:rPr>
        <w:t xml:space="preserve"> apAnAya svAhA | </w:t>
      </w:r>
    </w:p>
    <w:p w14:paraId="3C0E3F46" w14:textId="7EED8CD2"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vyAnAya svAhA | </w:t>
      </w:r>
      <w:r>
        <w:rPr>
          <w:rFonts w:ascii="Arial" w:hAnsi="Arial" w:cs="Arial"/>
          <w:color w:val="000000"/>
          <w:sz w:val="36"/>
          <w:szCs w:val="36"/>
          <w:lang w:bidi="hi-IN"/>
        </w:rPr>
        <w:t>OM</w:t>
      </w:r>
      <w:r w:rsidR="00D91D60">
        <w:rPr>
          <w:rFonts w:ascii="Arial" w:hAnsi="Arial" w:cs="Arial"/>
          <w:color w:val="000000"/>
          <w:sz w:val="36"/>
          <w:szCs w:val="36"/>
          <w:lang w:bidi="hi-IN"/>
        </w:rPr>
        <w:t xml:space="preserve"> udAnAya svAhA | </w:t>
      </w:r>
    </w:p>
    <w:p w14:paraId="099E2764" w14:textId="0BDF5CAD"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samAnAya svAhA | </w:t>
      </w:r>
      <w:r>
        <w:rPr>
          <w:rFonts w:ascii="Arial" w:hAnsi="Arial" w:cs="Arial"/>
          <w:color w:val="000000"/>
          <w:sz w:val="36"/>
          <w:szCs w:val="36"/>
          <w:lang w:bidi="hi-IN"/>
        </w:rPr>
        <w:t>OM</w:t>
      </w:r>
      <w:r w:rsidR="00D91D60">
        <w:rPr>
          <w:rFonts w:ascii="Arial" w:hAnsi="Arial" w:cs="Arial"/>
          <w:color w:val="000000"/>
          <w:sz w:val="36"/>
          <w:szCs w:val="36"/>
          <w:lang w:bidi="hi-IN"/>
        </w:rPr>
        <w:t xml:space="preserve"> brahmaN</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 svAhA | </w:t>
      </w:r>
    </w:p>
    <w:p w14:paraId="1359DB5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kadaLIPalaM niv</w:t>
      </w:r>
      <w:r w:rsidR="00665208">
        <w:rPr>
          <w:rFonts w:ascii="Arial" w:hAnsi="Arial" w:cs="Arial"/>
          <w:color w:val="000000"/>
          <w:sz w:val="36"/>
          <w:szCs w:val="36"/>
          <w:lang w:bidi="hi-IN"/>
        </w:rPr>
        <w:t>E</w:t>
      </w:r>
      <w:r>
        <w:rPr>
          <w:rFonts w:ascii="Arial" w:hAnsi="Arial" w:cs="Arial"/>
          <w:color w:val="000000"/>
          <w:sz w:val="36"/>
          <w:szCs w:val="36"/>
          <w:lang w:bidi="hi-IN"/>
        </w:rPr>
        <w:t xml:space="preserve">dayAmi | </w:t>
      </w:r>
    </w:p>
    <w:p w14:paraId="7940019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maddhy</w:t>
      </w:r>
      <w:r w:rsidR="00665208">
        <w:rPr>
          <w:rFonts w:ascii="Arial" w:hAnsi="Arial" w:cs="Arial"/>
          <w:color w:val="000000"/>
          <w:sz w:val="36"/>
          <w:szCs w:val="36"/>
          <w:lang w:bidi="hi-IN"/>
        </w:rPr>
        <w:t>E</w:t>
      </w:r>
      <w:r>
        <w:rPr>
          <w:rFonts w:ascii="Arial" w:hAnsi="Arial" w:cs="Arial"/>
          <w:color w:val="000000"/>
          <w:sz w:val="36"/>
          <w:szCs w:val="36"/>
          <w:lang w:bidi="hi-IN"/>
        </w:rPr>
        <w:t xml:space="preserve"> maddhy</w:t>
      </w:r>
      <w:r w:rsidR="00665208">
        <w:rPr>
          <w:rFonts w:ascii="Arial" w:hAnsi="Arial" w:cs="Arial"/>
          <w:color w:val="000000"/>
          <w:sz w:val="36"/>
          <w:szCs w:val="36"/>
          <w:lang w:bidi="hi-IN"/>
        </w:rPr>
        <w:t>E</w:t>
      </w:r>
      <w:r>
        <w:rPr>
          <w:rFonts w:ascii="Arial" w:hAnsi="Arial" w:cs="Arial"/>
          <w:color w:val="000000"/>
          <w:sz w:val="36"/>
          <w:szCs w:val="36"/>
          <w:lang w:bidi="hi-IN"/>
        </w:rPr>
        <w:t xml:space="preserve"> amRutapAnIyaM samarpayAmi | amRutApidhAnamasi | </w:t>
      </w:r>
    </w:p>
    <w:p w14:paraId="278A53D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naiv</w:t>
      </w:r>
      <w:r w:rsidR="00665208">
        <w:rPr>
          <w:rFonts w:ascii="Arial" w:hAnsi="Arial" w:cs="Arial"/>
          <w:color w:val="000000"/>
          <w:sz w:val="36"/>
          <w:szCs w:val="36"/>
          <w:lang w:bidi="hi-IN"/>
        </w:rPr>
        <w:t>E</w:t>
      </w:r>
      <w:r>
        <w:rPr>
          <w:rFonts w:ascii="Arial" w:hAnsi="Arial" w:cs="Arial"/>
          <w:color w:val="000000"/>
          <w:sz w:val="36"/>
          <w:szCs w:val="36"/>
          <w:lang w:bidi="hi-IN"/>
        </w:rPr>
        <w:t xml:space="preserve">dyAnantaraM AcamanIyaM samarpayAmi | tAMbUlaM samarpayAmi | </w:t>
      </w:r>
    </w:p>
    <w:p w14:paraId="00BFA30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karpUra nIrAjanaM pradarSayAmi | nIrAjanAnantaraM AcamanIyaM samarpayAmi | </w:t>
      </w:r>
    </w:p>
    <w:p w14:paraId="52DEB67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mantra puShpaM samarpayAmi | suvarNa puShpaM samarpayAmi | samast</w:t>
      </w:r>
      <w:r w:rsidR="00665208">
        <w:rPr>
          <w:rFonts w:ascii="Arial" w:hAnsi="Arial" w:cs="Arial"/>
          <w:color w:val="000000"/>
          <w:sz w:val="36"/>
          <w:szCs w:val="36"/>
          <w:lang w:bidi="hi-IN"/>
        </w:rPr>
        <w:t>O</w:t>
      </w:r>
      <w:r>
        <w:rPr>
          <w:rFonts w:ascii="Arial" w:hAnsi="Arial" w:cs="Arial"/>
          <w:color w:val="000000"/>
          <w:sz w:val="36"/>
          <w:szCs w:val="36"/>
          <w:lang w:bidi="hi-IN"/>
        </w:rPr>
        <w:t xml:space="preserve">pacarAn samarpayAmi || </w:t>
      </w:r>
    </w:p>
    <w:p w14:paraId="450AA21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3F812E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brAhmaNa vacanaM</w:t>
      </w:r>
      <w:r>
        <w:rPr>
          <w:rFonts w:ascii="Arial" w:hAnsi="Arial" w:cs="Arial"/>
          <w:color w:val="000000"/>
          <w:sz w:val="36"/>
          <w:szCs w:val="36"/>
          <w:lang w:bidi="hi-IN"/>
        </w:rPr>
        <w:tab/>
        <w:t>brAhmaNa prativacanaM</w:t>
      </w:r>
    </w:p>
    <w:p w14:paraId="1EFA38F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brAhmaNa vacanaM</w:t>
      </w:r>
      <w:r>
        <w:rPr>
          <w:rFonts w:ascii="Arial" w:hAnsi="Arial" w:cs="Arial"/>
          <w:color w:val="000000"/>
          <w:sz w:val="36"/>
          <w:szCs w:val="36"/>
          <w:lang w:bidi="hi-IN"/>
        </w:rPr>
        <w:tab/>
        <w:t>brAhmaNa prativacanaM</w:t>
      </w:r>
    </w:p>
    <w:p w14:paraId="0068C1D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BavadBi anuj~jAtaH puNyAhaM vAcayiShy</w:t>
      </w:r>
      <w:r w:rsidR="00665208">
        <w:rPr>
          <w:rFonts w:ascii="Arial" w:hAnsi="Arial" w:cs="Arial"/>
          <w:color w:val="000000"/>
          <w:sz w:val="36"/>
          <w:szCs w:val="36"/>
          <w:lang w:bidi="hi-IN"/>
        </w:rPr>
        <w:t>E</w:t>
      </w:r>
      <w:r>
        <w:rPr>
          <w:rFonts w:ascii="Arial" w:hAnsi="Arial" w:cs="Arial"/>
          <w:color w:val="000000"/>
          <w:sz w:val="36"/>
          <w:szCs w:val="36"/>
          <w:lang w:bidi="hi-IN"/>
        </w:rPr>
        <w:tab/>
        <w:t>vAcyatAM</w:t>
      </w:r>
    </w:p>
    <w:p w14:paraId="4DE1019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BavadBi anuj~jAtaH puNyAhaM vAcayiShy</w:t>
      </w:r>
      <w:r w:rsidR="00665208">
        <w:rPr>
          <w:rFonts w:ascii="Arial" w:hAnsi="Arial" w:cs="Arial"/>
          <w:color w:val="000000"/>
          <w:sz w:val="36"/>
          <w:szCs w:val="36"/>
          <w:lang w:bidi="hi-IN"/>
        </w:rPr>
        <w:t>E</w:t>
      </w:r>
      <w:r>
        <w:rPr>
          <w:rFonts w:ascii="Arial" w:hAnsi="Arial" w:cs="Arial"/>
          <w:color w:val="000000"/>
          <w:sz w:val="36"/>
          <w:szCs w:val="36"/>
          <w:lang w:bidi="hi-IN"/>
        </w:rPr>
        <w:tab/>
        <w:t>vAcyatAM</w:t>
      </w:r>
    </w:p>
    <w:p w14:paraId="4C07B9D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karmaNaH puNyAhaM Bavant</w:t>
      </w:r>
      <w:r w:rsidR="00665208">
        <w:rPr>
          <w:rFonts w:ascii="Arial" w:hAnsi="Arial" w:cs="Arial"/>
          <w:color w:val="000000"/>
          <w:sz w:val="36"/>
          <w:szCs w:val="36"/>
          <w:lang w:bidi="hi-IN"/>
        </w:rPr>
        <w:t>O</w:t>
      </w:r>
      <w:r>
        <w:rPr>
          <w:rFonts w:ascii="Arial" w:hAnsi="Arial" w:cs="Arial"/>
          <w:color w:val="000000"/>
          <w:sz w:val="36"/>
          <w:szCs w:val="36"/>
          <w:lang w:bidi="hi-IN"/>
        </w:rPr>
        <w:t xml:space="preserve"> bruvantu</w:t>
      </w:r>
      <w:r>
        <w:rPr>
          <w:rFonts w:ascii="Arial" w:hAnsi="Arial" w:cs="Arial"/>
          <w:color w:val="000000"/>
          <w:sz w:val="36"/>
          <w:szCs w:val="36"/>
          <w:lang w:bidi="hi-IN"/>
        </w:rPr>
        <w:tab/>
        <w:t>puNyAhaM karmaN</w:t>
      </w:r>
      <w:r w:rsidR="00665208">
        <w:rPr>
          <w:rFonts w:ascii="Arial" w:hAnsi="Arial" w:cs="Arial"/>
          <w:color w:val="000000"/>
          <w:sz w:val="36"/>
          <w:szCs w:val="36"/>
          <w:lang w:bidi="hi-IN"/>
        </w:rPr>
        <w:t>O</w:t>
      </w:r>
      <w:r>
        <w:rPr>
          <w:rFonts w:ascii="Arial" w:hAnsi="Arial" w:cs="Arial"/>
          <w:color w:val="000000"/>
          <w:sz w:val="36"/>
          <w:szCs w:val="36"/>
          <w:lang w:bidi="hi-IN"/>
        </w:rPr>
        <w:t>&amp;stu puNyaM Bavatu</w:t>
      </w:r>
    </w:p>
    <w:p w14:paraId="5F70E16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karmaN</w:t>
      </w:r>
      <w:r w:rsidR="00665208">
        <w:rPr>
          <w:rFonts w:ascii="Arial" w:hAnsi="Arial" w:cs="Arial"/>
          <w:color w:val="000000"/>
          <w:sz w:val="36"/>
          <w:szCs w:val="36"/>
          <w:lang w:bidi="hi-IN"/>
        </w:rPr>
        <w:t>E</w:t>
      </w:r>
      <w:r>
        <w:rPr>
          <w:rFonts w:ascii="Arial" w:hAnsi="Arial" w:cs="Arial"/>
          <w:color w:val="000000"/>
          <w:sz w:val="36"/>
          <w:szCs w:val="36"/>
          <w:lang w:bidi="hi-IN"/>
        </w:rPr>
        <w:t xml:space="preserve"> svasti Bavant</w:t>
      </w:r>
      <w:r w:rsidR="00665208">
        <w:rPr>
          <w:rFonts w:ascii="Arial" w:hAnsi="Arial" w:cs="Arial"/>
          <w:color w:val="000000"/>
          <w:sz w:val="36"/>
          <w:szCs w:val="36"/>
          <w:lang w:bidi="hi-IN"/>
        </w:rPr>
        <w:t>O</w:t>
      </w:r>
      <w:r>
        <w:rPr>
          <w:rFonts w:ascii="Arial" w:hAnsi="Arial" w:cs="Arial"/>
          <w:color w:val="000000"/>
          <w:sz w:val="36"/>
          <w:szCs w:val="36"/>
          <w:lang w:bidi="hi-IN"/>
        </w:rPr>
        <w:t xml:space="preserve"> bruvantu</w:t>
      </w:r>
      <w:r>
        <w:rPr>
          <w:rFonts w:ascii="Arial" w:hAnsi="Arial" w:cs="Arial"/>
          <w:color w:val="000000"/>
          <w:sz w:val="36"/>
          <w:szCs w:val="36"/>
          <w:lang w:bidi="hi-IN"/>
        </w:rPr>
        <w:tab/>
        <w:t>svasti karmaN</w:t>
      </w:r>
      <w:r w:rsidR="00665208">
        <w:rPr>
          <w:rFonts w:ascii="Arial" w:hAnsi="Arial" w:cs="Arial"/>
          <w:color w:val="000000"/>
          <w:sz w:val="36"/>
          <w:szCs w:val="36"/>
          <w:lang w:bidi="hi-IN"/>
        </w:rPr>
        <w:t>O</w:t>
      </w:r>
      <w:r>
        <w:rPr>
          <w:rFonts w:ascii="Arial" w:hAnsi="Arial" w:cs="Arial"/>
          <w:color w:val="000000"/>
          <w:sz w:val="36"/>
          <w:szCs w:val="36"/>
          <w:lang w:bidi="hi-IN"/>
        </w:rPr>
        <w:t>&amp;stu</w:t>
      </w:r>
    </w:p>
    <w:p w14:paraId="088492D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sarv</w:t>
      </w:r>
      <w:r w:rsidR="00665208">
        <w:rPr>
          <w:rFonts w:ascii="Arial" w:hAnsi="Arial" w:cs="Arial"/>
          <w:color w:val="000000"/>
          <w:sz w:val="36"/>
          <w:szCs w:val="36"/>
          <w:lang w:bidi="hi-IN"/>
        </w:rPr>
        <w:t>O</w:t>
      </w:r>
      <w:r>
        <w:rPr>
          <w:rFonts w:ascii="Arial" w:hAnsi="Arial" w:cs="Arial"/>
          <w:color w:val="000000"/>
          <w:sz w:val="36"/>
          <w:szCs w:val="36"/>
          <w:lang w:bidi="hi-IN"/>
        </w:rPr>
        <w:t>pakaraNa SuddhikarmaN</w:t>
      </w:r>
      <w:r w:rsidR="00665208">
        <w:rPr>
          <w:rFonts w:ascii="Arial" w:hAnsi="Arial" w:cs="Arial"/>
          <w:color w:val="000000"/>
          <w:sz w:val="36"/>
          <w:szCs w:val="36"/>
          <w:lang w:bidi="hi-IN"/>
        </w:rPr>
        <w:t>E</w:t>
      </w:r>
      <w:r>
        <w:rPr>
          <w:rFonts w:ascii="Arial" w:hAnsi="Arial" w:cs="Arial"/>
          <w:color w:val="000000"/>
          <w:sz w:val="36"/>
          <w:szCs w:val="36"/>
          <w:lang w:bidi="hi-IN"/>
        </w:rPr>
        <w:t xml:space="preserve"> svasti Bavant</w:t>
      </w:r>
      <w:r w:rsidR="00665208">
        <w:rPr>
          <w:rFonts w:ascii="Arial" w:hAnsi="Arial" w:cs="Arial"/>
          <w:color w:val="000000"/>
          <w:sz w:val="36"/>
          <w:szCs w:val="36"/>
          <w:lang w:bidi="hi-IN"/>
        </w:rPr>
        <w:t>O</w:t>
      </w:r>
      <w:r>
        <w:rPr>
          <w:rFonts w:ascii="Arial" w:hAnsi="Arial" w:cs="Arial"/>
          <w:color w:val="000000"/>
          <w:sz w:val="36"/>
          <w:szCs w:val="36"/>
          <w:lang w:bidi="hi-IN"/>
        </w:rPr>
        <w:t xml:space="preserve"> bruvantusarv</w:t>
      </w:r>
      <w:r w:rsidR="00665208">
        <w:rPr>
          <w:rFonts w:ascii="Arial" w:hAnsi="Arial" w:cs="Arial"/>
          <w:color w:val="000000"/>
          <w:sz w:val="36"/>
          <w:szCs w:val="36"/>
          <w:lang w:bidi="hi-IN"/>
        </w:rPr>
        <w:t>O</w:t>
      </w:r>
      <w:r>
        <w:rPr>
          <w:rFonts w:ascii="Arial" w:hAnsi="Arial" w:cs="Arial"/>
          <w:color w:val="000000"/>
          <w:sz w:val="36"/>
          <w:szCs w:val="36"/>
          <w:lang w:bidi="hi-IN"/>
        </w:rPr>
        <w:t>pakaraNa SuddhikarmaN</w:t>
      </w:r>
      <w:r w:rsidR="00665208">
        <w:rPr>
          <w:rFonts w:ascii="Arial" w:hAnsi="Arial" w:cs="Arial"/>
          <w:color w:val="000000"/>
          <w:sz w:val="36"/>
          <w:szCs w:val="36"/>
          <w:lang w:bidi="hi-IN"/>
        </w:rPr>
        <w:t>E</w:t>
      </w:r>
      <w:r>
        <w:rPr>
          <w:rFonts w:ascii="Arial" w:hAnsi="Arial" w:cs="Arial"/>
          <w:color w:val="000000"/>
          <w:sz w:val="36"/>
          <w:szCs w:val="36"/>
          <w:lang w:bidi="hi-IN"/>
        </w:rPr>
        <w:t xml:space="preserve"> svasti</w:t>
      </w:r>
    </w:p>
    <w:p w14:paraId="6101710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karmaNa Ruddhi Bavant</w:t>
      </w:r>
      <w:r w:rsidR="00665208">
        <w:rPr>
          <w:rFonts w:ascii="Arial" w:hAnsi="Arial" w:cs="Arial"/>
          <w:color w:val="000000"/>
          <w:sz w:val="36"/>
          <w:szCs w:val="36"/>
          <w:lang w:bidi="hi-IN"/>
        </w:rPr>
        <w:t>O</w:t>
      </w:r>
      <w:r>
        <w:rPr>
          <w:rFonts w:ascii="Arial" w:hAnsi="Arial" w:cs="Arial"/>
          <w:color w:val="000000"/>
          <w:sz w:val="36"/>
          <w:szCs w:val="36"/>
          <w:lang w:bidi="hi-IN"/>
        </w:rPr>
        <w:t xml:space="preserve"> bruvantu</w:t>
      </w:r>
      <w:r>
        <w:rPr>
          <w:rFonts w:ascii="Arial" w:hAnsi="Arial" w:cs="Arial"/>
          <w:color w:val="000000"/>
          <w:sz w:val="36"/>
          <w:szCs w:val="36"/>
          <w:lang w:bidi="hi-IN"/>
        </w:rPr>
        <w:tab/>
        <w:t>karma RuddhyatAM</w:t>
      </w:r>
    </w:p>
    <w:p w14:paraId="0F5A2B9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Ruddhi samRuddhiH</w:t>
      </w:r>
      <w:r>
        <w:rPr>
          <w:rFonts w:ascii="Arial" w:hAnsi="Arial" w:cs="Arial"/>
          <w:color w:val="000000"/>
          <w:sz w:val="36"/>
          <w:szCs w:val="36"/>
          <w:lang w:bidi="hi-IN"/>
        </w:rPr>
        <w:tab/>
        <w:t>puNyAha samRuddhiH</w:t>
      </w:r>
    </w:p>
    <w:p w14:paraId="1146A74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SivaM karma</w:t>
      </w:r>
      <w:r>
        <w:rPr>
          <w:rFonts w:ascii="Arial" w:hAnsi="Arial" w:cs="Arial"/>
          <w:color w:val="000000"/>
          <w:sz w:val="36"/>
          <w:szCs w:val="36"/>
          <w:lang w:bidi="hi-IN"/>
        </w:rPr>
        <w:tab/>
        <w:t>astu</w:t>
      </w:r>
    </w:p>
    <w:p w14:paraId="5E8C38D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46C849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SAntirastu </w:t>
      </w:r>
      <w:r>
        <w:rPr>
          <w:rFonts w:ascii="Arial" w:hAnsi="Arial" w:cs="Arial"/>
          <w:color w:val="000000"/>
          <w:sz w:val="36"/>
          <w:szCs w:val="36"/>
          <w:lang w:bidi="hi-IN"/>
        </w:rPr>
        <w:tab/>
        <w:t xml:space="preserve">puShTirastu </w:t>
      </w:r>
    </w:p>
    <w:p w14:paraId="1227667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tuShTirastu </w:t>
      </w:r>
      <w:r>
        <w:rPr>
          <w:rFonts w:ascii="Arial" w:hAnsi="Arial" w:cs="Arial"/>
          <w:color w:val="000000"/>
          <w:sz w:val="36"/>
          <w:szCs w:val="36"/>
          <w:lang w:bidi="hi-IN"/>
        </w:rPr>
        <w:tab/>
        <w:t xml:space="preserve">Ruddhirastu </w:t>
      </w:r>
    </w:p>
    <w:p w14:paraId="0C92429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aviGnaM astu </w:t>
      </w:r>
      <w:r>
        <w:rPr>
          <w:rFonts w:ascii="Arial" w:hAnsi="Arial" w:cs="Arial"/>
          <w:color w:val="000000"/>
          <w:sz w:val="36"/>
          <w:szCs w:val="36"/>
          <w:lang w:bidi="hi-IN"/>
        </w:rPr>
        <w:tab/>
        <w:t xml:space="preserve">AyuShyaM astu </w:t>
      </w:r>
    </w:p>
    <w:p w14:paraId="621060A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Ar</w:t>
      </w:r>
      <w:r w:rsidR="00665208">
        <w:rPr>
          <w:rFonts w:ascii="Arial" w:hAnsi="Arial" w:cs="Arial"/>
          <w:color w:val="000000"/>
          <w:sz w:val="36"/>
          <w:szCs w:val="36"/>
          <w:lang w:bidi="hi-IN"/>
        </w:rPr>
        <w:t>O</w:t>
      </w:r>
      <w:r>
        <w:rPr>
          <w:rFonts w:ascii="Arial" w:hAnsi="Arial" w:cs="Arial"/>
          <w:color w:val="000000"/>
          <w:sz w:val="36"/>
          <w:szCs w:val="36"/>
          <w:lang w:bidi="hi-IN"/>
        </w:rPr>
        <w:t xml:space="preserve">gyaM astu </w:t>
      </w:r>
      <w:r>
        <w:rPr>
          <w:rFonts w:ascii="Arial" w:hAnsi="Arial" w:cs="Arial"/>
          <w:color w:val="000000"/>
          <w:sz w:val="36"/>
          <w:szCs w:val="36"/>
          <w:lang w:bidi="hi-IN"/>
        </w:rPr>
        <w:tab/>
        <w:t xml:space="preserve">dhanadhAnya-samRuddhirastu </w:t>
      </w:r>
    </w:p>
    <w:p w14:paraId="2958FEC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g</w:t>
      </w:r>
      <w:r w:rsidR="00665208">
        <w:rPr>
          <w:rFonts w:ascii="Arial" w:hAnsi="Arial" w:cs="Arial"/>
          <w:color w:val="000000"/>
          <w:sz w:val="36"/>
          <w:szCs w:val="36"/>
          <w:lang w:bidi="hi-IN"/>
        </w:rPr>
        <w:t>O</w:t>
      </w:r>
      <w:r>
        <w:rPr>
          <w:rFonts w:ascii="Arial" w:hAnsi="Arial" w:cs="Arial"/>
          <w:color w:val="000000"/>
          <w:sz w:val="36"/>
          <w:szCs w:val="36"/>
          <w:lang w:bidi="hi-IN"/>
        </w:rPr>
        <w:t>brAhmaN</w:t>
      </w:r>
      <w:r w:rsidR="00665208">
        <w:rPr>
          <w:rFonts w:ascii="Arial" w:hAnsi="Arial" w:cs="Arial"/>
          <w:color w:val="000000"/>
          <w:sz w:val="36"/>
          <w:szCs w:val="36"/>
          <w:lang w:bidi="hi-IN"/>
        </w:rPr>
        <w:t>E</w:t>
      </w:r>
      <w:r>
        <w:rPr>
          <w:rFonts w:ascii="Arial" w:hAnsi="Arial" w:cs="Arial"/>
          <w:color w:val="000000"/>
          <w:sz w:val="36"/>
          <w:szCs w:val="36"/>
          <w:lang w:bidi="hi-IN"/>
        </w:rPr>
        <w:t xml:space="preserve">ByaH </w:t>
      </w:r>
      <w:r>
        <w:rPr>
          <w:rFonts w:ascii="Arial" w:hAnsi="Arial" w:cs="Arial"/>
          <w:color w:val="000000"/>
          <w:sz w:val="36"/>
          <w:szCs w:val="36"/>
          <w:lang w:bidi="hi-IN"/>
        </w:rPr>
        <w:tab/>
        <w:t xml:space="preserve">SuBaM Bavatu | </w:t>
      </w:r>
    </w:p>
    <w:p w14:paraId="5632C16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(aiSAnyAM diSi bahirdd</w:t>
      </w:r>
      <w:r w:rsidR="00665208">
        <w:rPr>
          <w:rFonts w:ascii="Arial" w:hAnsi="Arial" w:cs="Arial"/>
          <w:color w:val="000000"/>
          <w:sz w:val="36"/>
          <w:szCs w:val="36"/>
          <w:lang w:bidi="hi-IN"/>
        </w:rPr>
        <w:t>E</w:t>
      </w:r>
      <w:r>
        <w:rPr>
          <w:rFonts w:ascii="Arial" w:hAnsi="Arial" w:cs="Arial"/>
          <w:color w:val="000000"/>
          <w:sz w:val="36"/>
          <w:szCs w:val="36"/>
          <w:lang w:bidi="hi-IN"/>
        </w:rPr>
        <w:t>S</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ariShTanirasanamastu | </w:t>
      </w:r>
    </w:p>
    <w:p w14:paraId="7433681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uttar</w:t>
      </w:r>
      <w:r w:rsidR="00665208">
        <w:rPr>
          <w:rFonts w:ascii="Arial" w:hAnsi="Arial" w:cs="Arial"/>
          <w:color w:val="000000"/>
          <w:sz w:val="36"/>
          <w:szCs w:val="36"/>
          <w:lang w:bidi="hi-IN"/>
        </w:rPr>
        <w:t>E</w:t>
      </w:r>
      <w:r>
        <w:rPr>
          <w:rFonts w:ascii="Arial" w:hAnsi="Arial" w:cs="Arial"/>
          <w:color w:val="000000"/>
          <w:sz w:val="36"/>
          <w:szCs w:val="36"/>
          <w:lang w:bidi="hi-IN"/>
        </w:rPr>
        <w:t xml:space="preserve"> karmaNi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aviGnamastu | </w:t>
      </w:r>
    </w:p>
    <w:p w14:paraId="732CE6A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uttar</w:t>
      </w:r>
      <w:r w:rsidR="00665208">
        <w:rPr>
          <w:rFonts w:ascii="Arial" w:hAnsi="Arial" w:cs="Arial"/>
          <w:color w:val="000000"/>
          <w:sz w:val="36"/>
          <w:szCs w:val="36"/>
          <w:lang w:bidi="hi-IN"/>
        </w:rPr>
        <w:t>O</w:t>
      </w:r>
      <w:r>
        <w:rPr>
          <w:rFonts w:ascii="Arial" w:hAnsi="Arial" w:cs="Arial"/>
          <w:color w:val="000000"/>
          <w:sz w:val="36"/>
          <w:szCs w:val="36"/>
          <w:lang w:bidi="hi-IN"/>
        </w:rPr>
        <w:t xml:space="preserve">ttarABivRuddhiH </w:t>
      </w:r>
      <w:r>
        <w:rPr>
          <w:rFonts w:ascii="Arial" w:hAnsi="Arial" w:cs="Arial"/>
          <w:color w:val="000000"/>
          <w:sz w:val="36"/>
          <w:szCs w:val="36"/>
          <w:lang w:bidi="hi-IN"/>
        </w:rPr>
        <w:tab/>
        <w:t xml:space="preserve">astu | </w:t>
      </w:r>
    </w:p>
    <w:p w14:paraId="1C98E28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sarv</w:t>
      </w:r>
      <w:r w:rsidR="00665208">
        <w:rPr>
          <w:rFonts w:ascii="Arial" w:hAnsi="Arial" w:cs="Arial"/>
          <w:color w:val="000000"/>
          <w:sz w:val="36"/>
          <w:szCs w:val="36"/>
          <w:lang w:bidi="hi-IN"/>
        </w:rPr>
        <w:t>E</w:t>
      </w:r>
      <w:r>
        <w:rPr>
          <w:rFonts w:ascii="Arial" w:hAnsi="Arial" w:cs="Arial"/>
          <w:color w:val="000000"/>
          <w:sz w:val="36"/>
          <w:szCs w:val="36"/>
          <w:lang w:bidi="hi-IN"/>
        </w:rPr>
        <w:t>S</w:t>
      </w:r>
      <w:r w:rsidR="00665208">
        <w:rPr>
          <w:rFonts w:ascii="Arial" w:hAnsi="Arial" w:cs="Arial"/>
          <w:color w:val="000000"/>
          <w:sz w:val="36"/>
          <w:szCs w:val="36"/>
          <w:lang w:bidi="hi-IN"/>
        </w:rPr>
        <w:t>O</w:t>
      </w:r>
      <w:r>
        <w:rPr>
          <w:rFonts w:ascii="Arial" w:hAnsi="Arial" w:cs="Arial"/>
          <w:color w:val="000000"/>
          <w:sz w:val="36"/>
          <w:szCs w:val="36"/>
          <w:lang w:bidi="hi-IN"/>
        </w:rPr>
        <w:t xml:space="preserve">Banamastu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sarvAH saMpadaH santu | </w:t>
      </w:r>
    </w:p>
    <w:p w14:paraId="3037B48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4167F0E" w14:textId="0739AB78" w:rsidR="00D91D60" w:rsidRDefault="00F645D3"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sidR="00D91D60">
        <w:rPr>
          <w:rFonts w:ascii="Arial" w:hAnsi="Arial" w:cs="Arial"/>
          <w:color w:val="000000"/>
          <w:sz w:val="36"/>
          <w:szCs w:val="36"/>
          <w:lang w:bidi="hi-IN"/>
        </w:rPr>
        <w:t>.5.3</w:t>
      </w:r>
      <w:r w:rsidR="00D91D60">
        <w:rPr>
          <w:rFonts w:ascii="Arial" w:hAnsi="Arial" w:cs="Arial"/>
          <w:color w:val="000000"/>
          <w:sz w:val="36"/>
          <w:szCs w:val="36"/>
          <w:lang w:bidi="hi-IN"/>
        </w:rPr>
        <w:tab/>
        <w:t>v</w:t>
      </w:r>
      <w:r w:rsidR="00665208">
        <w:rPr>
          <w:rFonts w:ascii="Arial" w:hAnsi="Arial" w:cs="Arial"/>
          <w:color w:val="000000"/>
          <w:sz w:val="36"/>
          <w:szCs w:val="36"/>
          <w:lang w:bidi="hi-IN"/>
        </w:rPr>
        <w:t>E</w:t>
      </w:r>
      <w:r w:rsidR="00D91D60">
        <w:rPr>
          <w:rFonts w:ascii="Arial" w:hAnsi="Arial" w:cs="Arial"/>
          <w:color w:val="000000"/>
          <w:sz w:val="36"/>
          <w:szCs w:val="36"/>
          <w:lang w:bidi="hi-IN"/>
        </w:rPr>
        <w:t>dAraMB</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 japyAH mantrAH </w:t>
      </w:r>
    </w:p>
    <w:p w14:paraId="4E152343" w14:textId="6BB06E58"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gramStart"/>
      <w:r>
        <w:rPr>
          <w:rFonts w:ascii="Arial" w:hAnsi="Arial" w:cs="Arial"/>
          <w:color w:val="000000"/>
          <w:sz w:val="36"/>
          <w:szCs w:val="36"/>
          <w:lang w:bidi="hi-IN"/>
        </w:rPr>
        <w:t>haqriqH</w:t>
      </w:r>
      <w:proofErr w:type="gramEnd"/>
      <w:r>
        <w:rPr>
          <w:rFonts w:ascii="Arial" w:hAnsi="Arial" w:cs="Arial"/>
          <w:color w:val="000000"/>
          <w:sz w:val="36"/>
          <w:szCs w:val="36"/>
          <w:lang w:bidi="hi-IN"/>
        </w:rPr>
        <w:t xml:space="preserve"> </w:t>
      </w:r>
      <w:r w:rsidR="00842E57">
        <w:rPr>
          <w:rFonts w:ascii="Arial" w:hAnsi="Arial" w:cs="Arial"/>
          <w:color w:val="000000"/>
          <w:sz w:val="36"/>
          <w:szCs w:val="36"/>
          <w:lang w:bidi="hi-IN"/>
        </w:rPr>
        <w:t>OM</w:t>
      </w:r>
      <w:r>
        <w:rPr>
          <w:rFonts w:ascii="Arial" w:hAnsi="Arial" w:cs="Arial"/>
          <w:color w:val="000000"/>
          <w:sz w:val="36"/>
          <w:szCs w:val="36"/>
          <w:lang w:bidi="hi-IN"/>
        </w:rPr>
        <w:t xml:space="preserve"> , SrI guruBy</w:t>
      </w:r>
      <w:r w:rsidR="00665208">
        <w:rPr>
          <w:rFonts w:ascii="Arial" w:hAnsi="Arial" w:cs="Arial"/>
          <w:color w:val="000000"/>
          <w:sz w:val="36"/>
          <w:szCs w:val="36"/>
          <w:lang w:bidi="hi-IN"/>
        </w:rPr>
        <w:t>O</w:t>
      </w:r>
      <w:r>
        <w:rPr>
          <w:rFonts w:ascii="Arial" w:hAnsi="Arial" w:cs="Arial"/>
          <w:color w:val="000000"/>
          <w:sz w:val="36"/>
          <w:szCs w:val="36"/>
          <w:lang w:bidi="hi-IN"/>
        </w:rPr>
        <w:t xml:space="preserve">q namaH, haqriqH </w:t>
      </w:r>
      <w:r w:rsidR="00842E57">
        <w:rPr>
          <w:rFonts w:ascii="Arial" w:hAnsi="Arial" w:cs="Arial"/>
          <w:color w:val="000000"/>
          <w:sz w:val="36"/>
          <w:szCs w:val="36"/>
          <w:lang w:bidi="hi-IN"/>
        </w:rPr>
        <w:t>OM</w:t>
      </w:r>
      <w:r>
        <w:rPr>
          <w:rFonts w:ascii="Arial" w:hAnsi="Arial" w:cs="Arial"/>
          <w:color w:val="000000"/>
          <w:sz w:val="36"/>
          <w:szCs w:val="36"/>
          <w:lang w:bidi="hi-IN"/>
        </w:rPr>
        <w:t xml:space="preserve"> | </w:t>
      </w:r>
    </w:p>
    <w:p w14:paraId="1BF69FC1" w14:textId="5CEC0854"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BUH | tathsa#viturvaqr</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$NyaM | </w:t>
      </w:r>
      <w:r>
        <w:rPr>
          <w:rFonts w:ascii="Arial" w:hAnsi="Arial" w:cs="Arial"/>
          <w:color w:val="000000"/>
          <w:sz w:val="36"/>
          <w:szCs w:val="36"/>
          <w:lang w:bidi="hi-IN"/>
        </w:rPr>
        <w:t>OM</w:t>
      </w:r>
      <w:r w:rsidR="00D91D60">
        <w:rPr>
          <w:rFonts w:ascii="Arial" w:hAnsi="Arial" w:cs="Arial"/>
          <w:color w:val="000000"/>
          <w:sz w:val="36"/>
          <w:szCs w:val="36"/>
          <w:lang w:bidi="hi-IN"/>
        </w:rPr>
        <w:t xml:space="preserve"> Buva#H | Barg</w:t>
      </w:r>
      <w:r w:rsidR="00665208">
        <w:rPr>
          <w:rFonts w:ascii="Arial" w:hAnsi="Arial" w:cs="Arial"/>
          <w:color w:val="000000"/>
          <w:sz w:val="36"/>
          <w:szCs w:val="36"/>
          <w:lang w:bidi="hi-IN"/>
        </w:rPr>
        <w:t>O</w:t>
      </w:r>
      <w:r w:rsidR="00D91D60">
        <w:rPr>
          <w:rFonts w:ascii="Arial" w:hAnsi="Arial" w:cs="Arial"/>
          <w:color w:val="000000"/>
          <w:sz w:val="36"/>
          <w:szCs w:val="36"/>
          <w:lang w:bidi="hi-IN"/>
        </w:rPr>
        <w:t># d</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qvasya# dhImahi | </w:t>
      </w:r>
    </w:p>
    <w:p w14:paraId="5F5B5D7E"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w:t>
      </w:r>
      <w:r w:rsidR="00D91D60">
        <w:rPr>
          <w:rFonts w:ascii="Arial" w:hAnsi="Arial" w:cs="Arial"/>
          <w:color w:val="000000"/>
          <w:sz w:val="36"/>
          <w:szCs w:val="36"/>
          <w:lang w:bidi="hi-IN"/>
        </w:rPr>
        <w:t>(gm) suva#H | dhiy</w:t>
      </w:r>
      <w:r>
        <w:rPr>
          <w:rFonts w:ascii="Arial" w:hAnsi="Arial" w:cs="Arial"/>
          <w:color w:val="000000"/>
          <w:sz w:val="36"/>
          <w:szCs w:val="36"/>
          <w:lang w:bidi="hi-IN"/>
        </w:rPr>
        <w:t>O</w:t>
      </w:r>
      <w:r w:rsidR="00D91D60">
        <w:rPr>
          <w:rFonts w:ascii="Arial" w:hAnsi="Arial" w:cs="Arial"/>
          <w:color w:val="000000"/>
          <w:sz w:val="36"/>
          <w:szCs w:val="36"/>
          <w:lang w:bidi="hi-IN"/>
        </w:rPr>
        <w:t>q y</w:t>
      </w:r>
      <w:r>
        <w:rPr>
          <w:rFonts w:ascii="Arial" w:hAnsi="Arial" w:cs="Arial"/>
          <w:color w:val="000000"/>
          <w:sz w:val="36"/>
          <w:szCs w:val="36"/>
          <w:lang w:bidi="hi-IN"/>
        </w:rPr>
        <w:t>O</w:t>
      </w:r>
      <w:r w:rsidR="00D91D60">
        <w:rPr>
          <w:rFonts w:ascii="Arial" w:hAnsi="Arial" w:cs="Arial"/>
          <w:color w:val="000000"/>
          <w:sz w:val="36"/>
          <w:szCs w:val="36"/>
          <w:lang w:bidi="hi-IN"/>
        </w:rPr>
        <w:t>na#H prac</w:t>
      </w:r>
      <w:r>
        <w:rPr>
          <w:rFonts w:ascii="Arial" w:hAnsi="Arial" w:cs="Arial"/>
          <w:color w:val="000000"/>
          <w:sz w:val="36"/>
          <w:szCs w:val="36"/>
          <w:lang w:bidi="hi-IN"/>
        </w:rPr>
        <w:t>O</w:t>
      </w:r>
      <w:r w:rsidR="00D91D60">
        <w:rPr>
          <w:rFonts w:ascii="Arial" w:hAnsi="Arial" w:cs="Arial"/>
          <w:color w:val="000000"/>
          <w:sz w:val="36"/>
          <w:szCs w:val="36"/>
          <w:lang w:bidi="hi-IN"/>
        </w:rPr>
        <w:t xml:space="preserve">qdayA$t | </w:t>
      </w:r>
    </w:p>
    <w:p w14:paraId="4F1E9552" w14:textId="6DE116CD"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BUH | tathsa#viturvaqr</w:t>
      </w:r>
      <w:r w:rsidR="00665208">
        <w:rPr>
          <w:rFonts w:ascii="Arial" w:hAnsi="Arial" w:cs="Arial"/>
          <w:color w:val="000000"/>
          <w:sz w:val="36"/>
          <w:szCs w:val="36"/>
          <w:lang w:bidi="hi-IN"/>
        </w:rPr>
        <w:t>E</w:t>
      </w:r>
      <w:r w:rsidR="00D91D60">
        <w:rPr>
          <w:rFonts w:ascii="Arial" w:hAnsi="Arial" w:cs="Arial"/>
          <w:color w:val="000000"/>
          <w:sz w:val="36"/>
          <w:szCs w:val="36"/>
          <w:lang w:bidi="hi-IN"/>
        </w:rPr>
        <w:t>$NyaqM Barg</w:t>
      </w:r>
      <w:r w:rsidR="00665208">
        <w:rPr>
          <w:rFonts w:ascii="Arial" w:hAnsi="Arial" w:cs="Arial"/>
          <w:color w:val="000000"/>
          <w:sz w:val="36"/>
          <w:szCs w:val="36"/>
          <w:lang w:bidi="hi-IN"/>
        </w:rPr>
        <w:t>O</w:t>
      </w:r>
      <w:r w:rsidR="00D91D60">
        <w:rPr>
          <w:rFonts w:ascii="Arial" w:hAnsi="Arial" w:cs="Arial"/>
          <w:color w:val="000000"/>
          <w:sz w:val="36"/>
          <w:szCs w:val="36"/>
          <w:lang w:bidi="hi-IN"/>
        </w:rPr>
        <w:t># d</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qvasya# dhImahi | </w:t>
      </w:r>
    </w:p>
    <w:p w14:paraId="63534FDE" w14:textId="4FADB215"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BuvaH | dhiy</w:t>
      </w:r>
      <w:r w:rsidR="00665208">
        <w:rPr>
          <w:rFonts w:ascii="Arial" w:hAnsi="Arial" w:cs="Arial"/>
          <w:color w:val="000000"/>
          <w:sz w:val="36"/>
          <w:szCs w:val="36"/>
          <w:lang w:bidi="hi-IN"/>
        </w:rPr>
        <w:t>O</w:t>
      </w:r>
      <w:r w:rsidR="00D91D60">
        <w:rPr>
          <w:rFonts w:ascii="Arial" w:hAnsi="Arial" w:cs="Arial"/>
          <w:color w:val="000000"/>
          <w:sz w:val="36"/>
          <w:szCs w:val="36"/>
          <w:lang w:bidi="hi-IN"/>
        </w:rPr>
        <w:t>q y</w:t>
      </w:r>
      <w:r w:rsidR="00665208">
        <w:rPr>
          <w:rFonts w:ascii="Arial" w:hAnsi="Arial" w:cs="Arial"/>
          <w:color w:val="000000"/>
          <w:sz w:val="36"/>
          <w:szCs w:val="36"/>
          <w:lang w:bidi="hi-IN"/>
        </w:rPr>
        <w:t>O</w:t>
      </w:r>
      <w:r w:rsidR="00D91D60">
        <w:rPr>
          <w:rFonts w:ascii="Arial" w:hAnsi="Arial" w:cs="Arial"/>
          <w:color w:val="000000"/>
          <w:sz w:val="36"/>
          <w:szCs w:val="36"/>
          <w:lang w:bidi="hi-IN"/>
        </w:rPr>
        <w:t>na#H prac</w:t>
      </w:r>
      <w:r w:rsidR="00665208">
        <w:rPr>
          <w:rFonts w:ascii="Arial" w:hAnsi="Arial" w:cs="Arial"/>
          <w:color w:val="000000"/>
          <w:sz w:val="36"/>
          <w:szCs w:val="36"/>
          <w:lang w:bidi="hi-IN"/>
        </w:rPr>
        <w:t>O</w:t>
      </w:r>
      <w:r w:rsidR="00D91D60">
        <w:rPr>
          <w:rFonts w:ascii="Arial" w:hAnsi="Arial" w:cs="Arial"/>
          <w:color w:val="000000"/>
          <w:sz w:val="36"/>
          <w:szCs w:val="36"/>
          <w:lang w:bidi="hi-IN"/>
        </w:rPr>
        <w:t xml:space="preserve">qdayA$t | </w:t>
      </w:r>
    </w:p>
    <w:p w14:paraId="0E2BD2C4"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w:t>
      </w:r>
      <w:r w:rsidR="00D91D60">
        <w:rPr>
          <w:rFonts w:ascii="Arial" w:hAnsi="Arial" w:cs="Arial"/>
          <w:color w:val="000000"/>
          <w:sz w:val="36"/>
          <w:szCs w:val="36"/>
          <w:lang w:bidi="hi-IN"/>
        </w:rPr>
        <w:t>(gm) suva#H-tathsa#viturvaqr</w:t>
      </w:r>
      <w:r>
        <w:rPr>
          <w:rFonts w:ascii="Arial" w:hAnsi="Arial" w:cs="Arial"/>
          <w:color w:val="000000"/>
          <w:sz w:val="36"/>
          <w:szCs w:val="36"/>
          <w:lang w:bidi="hi-IN"/>
        </w:rPr>
        <w:t>E</w:t>
      </w:r>
      <w:r w:rsidR="00D91D60">
        <w:rPr>
          <w:rFonts w:ascii="Arial" w:hAnsi="Arial" w:cs="Arial"/>
          <w:color w:val="000000"/>
          <w:sz w:val="36"/>
          <w:szCs w:val="36"/>
          <w:lang w:bidi="hi-IN"/>
        </w:rPr>
        <w:t>$NyaqM Barg</w:t>
      </w:r>
      <w:r>
        <w:rPr>
          <w:rFonts w:ascii="Arial" w:hAnsi="Arial" w:cs="Arial"/>
          <w:color w:val="000000"/>
          <w:sz w:val="36"/>
          <w:szCs w:val="36"/>
          <w:lang w:bidi="hi-IN"/>
        </w:rPr>
        <w:t>O</w:t>
      </w:r>
      <w:r w:rsidR="00D91D60">
        <w:rPr>
          <w:rFonts w:ascii="Arial" w:hAnsi="Arial" w:cs="Arial"/>
          <w:color w:val="000000"/>
          <w:sz w:val="36"/>
          <w:szCs w:val="36"/>
          <w:lang w:bidi="hi-IN"/>
        </w:rPr>
        <w:t># d</w:t>
      </w:r>
      <w:r>
        <w:rPr>
          <w:rFonts w:ascii="Arial" w:hAnsi="Arial" w:cs="Arial"/>
          <w:color w:val="000000"/>
          <w:sz w:val="36"/>
          <w:szCs w:val="36"/>
          <w:lang w:bidi="hi-IN"/>
        </w:rPr>
        <w:t>E</w:t>
      </w:r>
      <w:r w:rsidR="00D91D60">
        <w:rPr>
          <w:rFonts w:ascii="Arial" w:hAnsi="Arial" w:cs="Arial"/>
          <w:color w:val="000000"/>
          <w:sz w:val="36"/>
          <w:szCs w:val="36"/>
          <w:lang w:bidi="hi-IN"/>
        </w:rPr>
        <w:t>qvasya# dhImahiq dhiy</w:t>
      </w:r>
      <w:r>
        <w:rPr>
          <w:rFonts w:ascii="Arial" w:hAnsi="Arial" w:cs="Arial"/>
          <w:color w:val="000000"/>
          <w:sz w:val="36"/>
          <w:szCs w:val="36"/>
          <w:lang w:bidi="hi-IN"/>
        </w:rPr>
        <w:t>O</w:t>
      </w:r>
      <w:r w:rsidR="00D91D60">
        <w:rPr>
          <w:rFonts w:ascii="Arial" w:hAnsi="Arial" w:cs="Arial"/>
          <w:color w:val="000000"/>
          <w:sz w:val="36"/>
          <w:szCs w:val="36"/>
          <w:lang w:bidi="hi-IN"/>
        </w:rPr>
        <w:t>q y</w:t>
      </w:r>
      <w:r>
        <w:rPr>
          <w:rFonts w:ascii="Arial" w:hAnsi="Arial" w:cs="Arial"/>
          <w:color w:val="000000"/>
          <w:sz w:val="36"/>
          <w:szCs w:val="36"/>
          <w:lang w:bidi="hi-IN"/>
        </w:rPr>
        <w:t>O</w:t>
      </w:r>
      <w:r w:rsidR="00D91D60">
        <w:rPr>
          <w:rFonts w:ascii="Arial" w:hAnsi="Arial" w:cs="Arial"/>
          <w:color w:val="000000"/>
          <w:sz w:val="36"/>
          <w:szCs w:val="36"/>
          <w:lang w:bidi="hi-IN"/>
        </w:rPr>
        <w:t xml:space="preserve">na#H </w:t>
      </w:r>
    </w:p>
    <w:p w14:paraId="424157E2" w14:textId="67F544E3"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prac</w:t>
      </w:r>
      <w:r w:rsidR="00665208">
        <w:rPr>
          <w:rFonts w:ascii="Arial" w:hAnsi="Arial" w:cs="Arial"/>
          <w:color w:val="000000"/>
          <w:sz w:val="36"/>
          <w:szCs w:val="36"/>
          <w:lang w:bidi="hi-IN"/>
        </w:rPr>
        <w:t>O</w:t>
      </w:r>
      <w:r>
        <w:rPr>
          <w:rFonts w:ascii="Arial" w:hAnsi="Arial" w:cs="Arial"/>
          <w:color w:val="000000"/>
          <w:sz w:val="36"/>
          <w:szCs w:val="36"/>
          <w:lang w:bidi="hi-IN"/>
        </w:rPr>
        <w:t xml:space="preserve">qdayA$t | </w:t>
      </w:r>
      <w:r w:rsidR="00842E57">
        <w:rPr>
          <w:rFonts w:ascii="Arial" w:hAnsi="Arial" w:cs="Arial"/>
          <w:color w:val="000000"/>
          <w:sz w:val="36"/>
          <w:szCs w:val="36"/>
          <w:lang w:bidi="hi-IN"/>
        </w:rPr>
        <w:t>OM</w:t>
      </w:r>
      <w:r>
        <w:rPr>
          <w:rFonts w:ascii="Arial" w:hAnsi="Arial" w:cs="Arial"/>
          <w:color w:val="000000"/>
          <w:sz w:val="36"/>
          <w:szCs w:val="36"/>
          <w:lang w:bidi="hi-IN"/>
        </w:rPr>
        <w:t xml:space="preserve"> SAntiqH SAntiqH SAnti#H | </w:t>
      </w:r>
    </w:p>
    <w:p w14:paraId="5FD5592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daqdhiqkrAvNN</w:t>
      </w:r>
      <w:r w:rsidR="00665208">
        <w:rPr>
          <w:rFonts w:ascii="Arial" w:hAnsi="Arial" w:cs="Arial"/>
          <w:color w:val="000000"/>
          <w:sz w:val="36"/>
          <w:szCs w:val="36"/>
          <w:lang w:bidi="hi-IN"/>
        </w:rPr>
        <w:t>O</w:t>
      </w:r>
      <w:r>
        <w:rPr>
          <w:rFonts w:ascii="Arial" w:hAnsi="Arial" w:cs="Arial"/>
          <w:color w:val="000000"/>
          <w:sz w:val="36"/>
          <w:szCs w:val="36"/>
          <w:lang w:bidi="hi-IN"/>
        </w:rPr>
        <w:t># akAriShaM jiqShN</w:t>
      </w:r>
      <w:r w:rsidR="00665208">
        <w:rPr>
          <w:rFonts w:ascii="Arial" w:hAnsi="Arial" w:cs="Arial"/>
          <w:color w:val="000000"/>
          <w:sz w:val="36"/>
          <w:szCs w:val="36"/>
          <w:lang w:bidi="hi-IN"/>
        </w:rPr>
        <w:t>O</w:t>
      </w:r>
      <w:r>
        <w:rPr>
          <w:rFonts w:ascii="Arial" w:hAnsi="Arial" w:cs="Arial"/>
          <w:color w:val="000000"/>
          <w:sz w:val="36"/>
          <w:szCs w:val="36"/>
          <w:lang w:bidi="hi-IN"/>
        </w:rPr>
        <w:t>raSva#sya vAqjina#H | suqraBi n</w:t>
      </w:r>
      <w:r w:rsidR="00665208">
        <w:rPr>
          <w:rFonts w:ascii="Arial" w:hAnsi="Arial" w:cs="Arial"/>
          <w:color w:val="000000"/>
          <w:sz w:val="36"/>
          <w:szCs w:val="36"/>
          <w:lang w:bidi="hi-IN"/>
        </w:rPr>
        <w:t>O</w:t>
      </w:r>
      <w:r>
        <w:rPr>
          <w:rFonts w:ascii="Arial" w:hAnsi="Arial" w:cs="Arial"/>
          <w:color w:val="000000"/>
          <w:sz w:val="36"/>
          <w:szCs w:val="36"/>
          <w:lang w:bidi="hi-IN"/>
        </w:rPr>
        <w:t xml:space="preserve">q muKA# karaqt praNaq </w:t>
      </w:r>
      <w:r>
        <w:rPr>
          <w:rFonts w:ascii="Arial" w:hAnsi="Arial" w:cs="Arial"/>
          <w:color w:val="000000"/>
          <w:sz w:val="36"/>
          <w:szCs w:val="36"/>
          <w:lang w:bidi="hi-IN"/>
        </w:rPr>
        <w:lastRenderedPageBreak/>
        <w:t>Ayu(gm)#Shi tAriShat | Ap</w:t>
      </w:r>
      <w:r w:rsidR="00665208">
        <w:rPr>
          <w:rFonts w:ascii="Arial" w:hAnsi="Arial" w:cs="Arial"/>
          <w:color w:val="000000"/>
          <w:sz w:val="36"/>
          <w:szCs w:val="36"/>
          <w:lang w:bidi="hi-IN"/>
        </w:rPr>
        <w:t>O</w:t>
      </w:r>
      <w:r>
        <w:rPr>
          <w:rFonts w:ascii="Arial" w:hAnsi="Arial" w:cs="Arial"/>
          <w:color w:val="000000"/>
          <w:sz w:val="36"/>
          <w:szCs w:val="36"/>
          <w:lang w:bidi="hi-IN"/>
        </w:rPr>
        <w:t>qhiShThA ma#y</w:t>
      </w:r>
      <w:r w:rsidR="00665208">
        <w:rPr>
          <w:rFonts w:ascii="Arial" w:hAnsi="Arial" w:cs="Arial"/>
          <w:color w:val="000000"/>
          <w:sz w:val="36"/>
          <w:szCs w:val="36"/>
          <w:lang w:bidi="hi-IN"/>
        </w:rPr>
        <w:t>O</w:t>
      </w:r>
      <w:r>
        <w:rPr>
          <w:rFonts w:ascii="Arial" w:hAnsi="Arial" w:cs="Arial"/>
          <w:color w:val="000000"/>
          <w:sz w:val="36"/>
          <w:szCs w:val="36"/>
          <w:lang w:bidi="hi-IN"/>
        </w:rPr>
        <w:t>qBuvaq-stAna# Uqrj</w:t>
      </w:r>
      <w:r w:rsidR="00665208">
        <w:rPr>
          <w:rFonts w:ascii="Arial" w:hAnsi="Arial" w:cs="Arial"/>
          <w:color w:val="000000"/>
          <w:sz w:val="36"/>
          <w:szCs w:val="36"/>
          <w:lang w:bidi="hi-IN"/>
        </w:rPr>
        <w:t>E</w:t>
      </w:r>
      <w:r>
        <w:rPr>
          <w:rFonts w:ascii="Arial" w:hAnsi="Arial" w:cs="Arial"/>
          <w:color w:val="000000"/>
          <w:sz w:val="36"/>
          <w:szCs w:val="36"/>
          <w:lang w:bidi="hi-IN"/>
        </w:rPr>
        <w:t xml:space="preserve"> da#dhAtana | </w:t>
      </w:r>
    </w:p>
    <w:p w14:paraId="16CA4E7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maqh</w:t>
      </w:r>
      <w:r w:rsidR="00665208">
        <w:rPr>
          <w:rFonts w:ascii="Arial" w:hAnsi="Arial" w:cs="Arial"/>
          <w:color w:val="000000"/>
          <w:sz w:val="36"/>
          <w:szCs w:val="36"/>
          <w:lang w:bidi="hi-IN"/>
        </w:rPr>
        <w:t>E</w:t>
      </w:r>
      <w:r>
        <w:rPr>
          <w:rFonts w:ascii="Arial" w:hAnsi="Arial" w:cs="Arial"/>
          <w:color w:val="000000"/>
          <w:sz w:val="36"/>
          <w:szCs w:val="36"/>
          <w:lang w:bidi="hi-IN"/>
        </w:rPr>
        <w:t>raNA#yaq cakSha#s</w:t>
      </w:r>
      <w:r w:rsidR="00665208">
        <w:rPr>
          <w:rFonts w:ascii="Arial" w:hAnsi="Arial" w:cs="Arial"/>
          <w:color w:val="000000"/>
          <w:sz w:val="36"/>
          <w:szCs w:val="36"/>
          <w:lang w:bidi="hi-IN"/>
        </w:rPr>
        <w:t>E</w:t>
      </w:r>
      <w:r>
        <w:rPr>
          <w:rFonts w:ascii="Arial" w:hAnsi="Arial" w:cs="Arial"/>
          <w:color w:val="000000"/>
          <w:sz w:val="36"/>
          <w:szCs w:val="36"/>
          <w:lang w:bidi="hi-IN"/>
        </w:rPr>
        <w:t xml:space="preserve"> | y</w:t>
      </w:r>
      <w:r w:rsidR="00665208">
        <w:rPr>
          <w:rFonts w:ascii="Arial" w:hAnsi="Arial" w:cs="Arial"/>
          <w:color w:val="000000"/>
          <w:sz w:val="36"/>
          <w:szCs w:val="36"/>
          <w:lang w:bidi="hi-IN"/>
        </w:rPr>
        <w:t>O</w:t>
      </w:r>
      <w:r>
        <w:rPr>
          <w:rFonts w:ascii="Arial" w:hAnsi="Arial" w:cs="Arial"/>
          <w:color w:val="000000"/>
          <w:sz w:val="36"/>
          <w:szCs w:val="36"/>
          <w:lang w:bidi="hi-IN"/>
        </w:rPr>
        <w:t xml:space="preserve"> va# SSiqvata#m</w:t>
      </w:r>
      <w:r w:rsidR="00665208">
        <w:rPr>
          <w:rFonts w:ascii="Arial" w:hAnsi="Arial" w:cs="Arial"/>
          <w:color w:val="000000"/>
          <w:sz w:val="36"/>
          <w:szCs w:val="36"/>
          <w:lang w:bidi="hi-IN"/>
        </w:rPr>
        <w:t>O</w:t>
      </w:r>
      <w:r>
        <w:rPr>
          <w:rFonts w:ascii="Arial" w:hAnsi="Arial" w:cs="Arial"/>
          <w:color w:val="000000"/>
          <w:sz w:val="36"/>
          <w:szCs w:val="36"/>
          <w:lang w:bidi="hi-IN"/>
        </w:rPr>
        <w:t>q rasaq-stasya# BAjayat</w:t>
      </w:r>
      <w:r w:rsidR="00665208">
        <w:rPr>
          <w:rFonts w:ascii="Arial" w:hAnsi="Arial" w:cs="Arial"/>
          <w:color w:val="000000"/>
          <w:sz w:val="36"/>
          <w:szCs w:val="36"/>
          <w:lang w:bidi="hi-IN"/>
        </w:rPr>
        <w:t>E</w:t>
      </w:r>
      <w:r>
        <w:rPr>
          <w:rFonts w:ascii="Arial" w:hAnsi="Arial" w:cs="Arial"/>
          <w:color w:val="000000"/>
          <w:sz w:val="36"/>
          <w:szCs w:val="36"/>
          <w:lang w:bidi="hi-IN"/>
        </w:rPr>
        <w:t xml:space="preserve">q ha na#H | </w:t>
      </w:r>
    </w:p>
    <w:p w14:paraId="6A31EE0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uqSaqtIri#va mAqtara#H | tasmAq ara#gaMmAma v</w:t>
      </w:r>
      <w:r w:rsidR="00665208">
        <w:rPr>
          <w:rFonts w:ascii="Arial" w:hAnsi="Arial" w:cs="Arial"/>
          <w:color w:val="000000"/>
          <w:sz w:val="36"/>
          <w:szCs w:val="36"/>
          <w:lang w:bidi="hi-IN"/>
        </w:rPr>
        <w:t>O</w:t>
      </w:r>
      <w:r>
        <w:rPr>
          <w:rFonts w:ascii="Arial" w:hAnsi="Arial" w:cs="Arial"/>
          <w:color w:val="000000"/>
          <w:sz w:val="36"/>
          <w:szCs w:val="36"/>
          <w:lang w:bidi="hi-IN"/>
        </w:rPr>
        <w:t xml:space="preserve">q yasyaq kShayA#yaq jinva#tha | </w:t>
      </w:r>
    </w:p>
    <w:p w14:paraId="1885232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Ap</w:t>
      </w:r>
      <w:r w:rsidR="00665208">
        <w:rPr>
          <w:rFonts w:ascii="Arial" w:hAnsi="Arial" w:cs="Arial"/>
          <w:color w:val="000000"/>
          <w:sz w:val="36"/>
          <w:szCs w:val="36"/>
          <w:lang w:bidi="hi-IN"/>
        </w:rPr>
        <w:t>O</w:t>
      </w:r>
      <w:r>
        <w:rPr>
          <w:rFonts w:ascii="Arial" w:hAnsi="Arial" w:cs="Arial"/>
          <w:color w:val="000000"/>
          <w:sz w:val="36"/>
          <w:szCs w:val="36"/>
          <w:lang w:bidi="hi-IN"/>
        </w:rPr>
        <w:t xml:space="preserve"># jaqnaya#thA ca naH | </w:t>
      </w:r>
    </w:p>
    <w:p w14:paraId="46A1D01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8B86B5A" w14:textId="617A2DBE"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Ap</w:t>
      </w:r>
      <w:r w:rsidR="00665208">
        <w:rPr>
          <w:rFonts w:ascii="Arial" w:hAnsi="Arial" w:cs="Arial"/>
          <w:color w:val="000000"/>
          <w:sz w:val="36"/>
          <w:szCs w:val="36"/>
          <w:lang w:bidi="hi-IN"/>
        </w:rPr>
        <w:t>O</w:t>
      </w:r>
      <w:r>
        <w:rPr>
          <w:rFonts w:ascii="Arial" w:hAnsi="Arial" w:cs="Arial"/>
          <w:color w:val="000000"/>
          <w:sz w:val="36"/>
          <w:szCs w:val="36"/>
          <w:lang w:bidi="hi-IN"/>
        </w:rPr>
        <w:t>q vA iqda(gm)M sarvaqM ~MviSvA# BUqtAnyApa#H prAqNA vA Apa#H paqSavaq Ap</w:t>
      </w:r>
      <w:r w:rsidR="00665208">
        <w:rPr>
          <w:rFonts w:ascii="Arial" w:hAnsi="Arial" w:cs="Arial"/>
          <w:color w:val="000000"/>
          <w:sz w:val="36"/>
          <w:szCs w:val="36"/>
          <w:lang w:bidi="hi-IN"/>
        </w:rPr>
        <w:t>O</w:t>
      </w:r>
      <w:r>
        <w:rPr>
          <w:rFonts w:ascii="Arial" w:hAnsi="Arial" w:cs="Arial"/>
          <w:color w:val="000000"/>
          <w:sz w:val="36"/>
          <w:szCs w:val="36"/>
          <w:lang w:bidi="hi-IN"/>
        </w:rPr>
        <w:t>&amp;nnaqmAp</w:t>
      </w:r>
      <w:r w:rsidR="00665208">
        <w:rPr>
          <w:rFonts w:ascii="Arial" w:hAnsi="Arial" w:cs="Arial"/>
          <w:color w:val="000000"/>
          <w:sz w:val="36"/>
          <w:szCs w:val="36"/>
          <w:lang w:bidi="hi-IN"/>
        </w:rPr>
        <w:t>O</w:t>
      </w:r>
      <w:r>
        <w:rPr>
          <w:rFonts w:ascii="Arial" w:hAnsi="Arial" w:cs="Arial"/>
          <w:color w:val="000000"/>
          <w:sz w:val="36"/>
          <w:szCs w:val="36"/>
          <w:lang w:bidi="hi-IN"/>
        </w:rPr>
        <w:t>-&amp;mRu#taqmApa#-ssaqmrADAp</w:t>
      </w:r>
      <w:r w:rsidR="00665208">
        <w:rPr>
          <w:rFonts w:ascii="Arial" w:hAnsi="Arial" w:cs="Arial"/>
          <w:color w:val="000000"/>
          <w:sz w:val="36"/>
          <w:szCs w:val="36"/>
          <w:lang w:bidi="hi-IN"/>
        </w:rPr>
        <w:t>O</w:t>
      </w:r>
      <w:r>
        <w:rPr>
          <w:rFonts w:ascii="Arial" w:hAnsi="Arial" w:cs="Arial"/>
          <w:color w:val="000000"/>
          <w:sz w:val="36"/>
          <w:szCs w:val="36"/>
          <w:lang w:bidi="hi-IN"/>
        </w:rPr>
        <w:t># viqrADApa#-ssvaqrADApaq-SCandAq(gg)qsyAp</w:t>
      </w:r>
      <w:r w:rsidR="00665208">
        <w:rPr>
          <w:rFonts w:ascii="Arial" w:hAnsi="Arial" w:cs="Arial"/>
          <w:color w:val="000000"/>
          <w:sz w:val="36"/>
          <w:szCs w:val="36"/>
          <w:lang w:bidi="hi-IN"/>
        </w:rPr>
        <w:t>O</w:t>
      </w:r>
      <w:r>
        <w:rPr>
          <w:rFonts w:ascii="Arial" w:hAnsi="Arial" w:cs="Arial"/>
          <w:color w:val="000000"/>
          <w:sz w:val="36"/>
          <w:szCs w:val="36"/>
          <w:lang w:bidi="hi-IN"/>
        </w:rPr>
        <w:t>q jy</w:t>
      </w:r>
      <w:r w:rsidR="00665208">
        <w:rPr>
          <w:rFonts w:ascii="Arial" w:hAnsi="Arial" w:cs="Arial"/>
          <w:color w:val="000000"/>
          <w:sz w:val="36"/>
          <w:szCs w:val="36"/>
          <w:lang w:bidi="hi-IN"/>
        </w:rPr>
        <w:t>O</w:t>
      </w:r>
      <w:r>
        <w:rPr>
          <w:rFonts w:ascii="Arial" w:hAnsi="Arial" w:cs="Arial"/>
          <w:color w:val="000000"/>
          <w:sz w:val="36"/>
          <w:szCs w:val="36"/>
          <w:lang w:bidi="hi-IN"/>
        </w:rPr>
        <w:t>tIq(gg)qShyAp</w:t>
      </w:r>
      <w:r w:rsidR="00665208">
        <w:rPr>
          <w:rFonts w:ascii="Arial" w:hAnsi="Arial" w:cs="Arial"/>
          <w:color w:val="000000"/>
          <w:sz w:val="36"/>
          <w:szCs w:val="36"/>
          <w:lang w:bidi="hi-IN"/>
        </w:rPr>
        <w:t>O</w:t>
      </w:r>
      <w:r>
        <w:rPr>
          <w:rFonts w:ascii="Arial" w:hAnsi="Arial" w:cs="Arial"/>
          <w:color w:val="000000"/>
          <w:sz w:val="36"/>
          <w:szCs w:val="36"/>
          <w:lang w:bidi="hi-IN"/>
        </w:rPr>
        <w:t>q yajUq(gg)qShyApa#-ssaqtyamApaq-ssarvA# d</w:t>
      </w:r>
      <w:r w:rsidR="00665208">
        <w:rPr>
          <w:rFonts w:ascii="Arial" w:hAnsi="Arial" w:cs="Arial"/>
          <w:color w:val="000000"/>
          <w:sz w:val="36"/>
          <w:szCs w:val="36"/>
          <w:lang w:bidi="hi-IN"/>
        </w:rPr>
        <w:t>E</w:t>
      </w:r>
      <w:r>
        <w:rPr>
          <w:rFonts w:ascii="Arial" w:hAnsi="Arial" w:cs="Arial"/>
          <w:color w:val="000000"/>
          <w:sz w:val="36"/>
          <w:szCs w:val="36"/>
          <w:lang w:bidi="hi-IN"/>
        </w:rPr>
        <w:t>qvatAq Ap</w:t>
      </w:r>
      <w:r w:rsidR="00665208">
        <w:rPr>
          <w:rFonts w:ascii="Arial" w:hAnsi="Arial" w:cs="Arial"/>
          <w:color w:val="000000"/>
          <w:sz w:val="36"/>
          <w:szCs w:val="36"/>
          <w:lang w:bidi="hi-IN"/>
        </w:rPr>
        <w:t>O</w:t>
      </w:r>
      <w:r>
        <w:rPr>
          <w:rFonts w:ascii="Arial" w:hAnsi="Arial" w:cs="Arial"/>
          <w:color w:val="000000"/>
          <w:sz w:val="36"/>
          <w:szCs w:val="36"/>
          <w:lang w:bidi="hi-IN"/>
        </w:rPr>
        <w:t xml:space="preserve">q BUrBuvaqssuvaqrApaq </w:t>
      </w:r>
      <w:r w:rsidR="00842E57">
        <w:rPr>
          <w:rFonts w:ascii="Arial" w:hAnsi="Arial" w:cs="Arial"/>
          <w:color w:val="000000"/>
          <w:sz w:val="36"/>
          <w:szCs w:val="36"/>
          <w:lang w:bidi="hi-IN"/>
        </w:rPr>
        <w:t>OM</w:t>
      </w:r>
      <w:r>
        <w:rPr>
          <w:rFonts w:ascii="Arial" w:hAnsi="Arial" w:cs="Arial"/>
          <w:color w:val="000000"/>
          <w:sz w:val="36"/>
          <w:szCs w:val="36"/>
          <w:lang w:bidi="hi-IN"/>
        </w:rPr>
        <w:t xml:space="preserve"> | </w:t>
      </w:r>
    </w:p>
    <w:p w14:paraId="65FB3E99" w14:textId="77777777" w:rsidR="001677C6" w:rsidRDefault="001677C6" w:rsidP="00D91D60">
      <w:pPr>
        <w:autoSpaceDE w:val="0"/>
        <w:autoSpaceDN w:val="0"/>
        <w:adjustRightInd w:val="0"/>
        <w:spacing w:after="0" w:line="240" w:lineRule="auto"/>
        <w:rPr>
          <w:rFonts w:ascii="Arial" w:hAnsi="Arial" w:cs="Arial"/>
          <w:color w:val="000000"/>
          <w:sz w:val="36"/>
          <w:szCs w:val="36"/>
          <w:lang w:bidi="hi-IN"/>
        </w:rPr>
      </w:pPr>
    </w:p>
    <w:p w14:paraId="729D6ACA" w14:textId="4B9B0367" w:rsidR="00D91D60" w:rsidRDefault="00B1270F"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sidR="00D91D60">
        <w:rPr>
          <w:rFonts w:ascii="Arial" w:hAnsi="Arial" w:cs="Arial"/>
          <w:color w:val="000000"/>
          <w:sz w:val="36"/>
          <w:szCs w:val="36"/>
          <w:lang w:bidi="hi-IN"/>
        </w:rPr>
        <w:t>.6</w:t>
      </w:r>
      <w:r w:rsidR="00D91D60">
        <w:rPr>
          <w:rFonts w:ascii="Arial" w:hAnsi="Arial" w:cs="Arial"/>
          <w:color w:val="000000"/>
          <w:sz w:val="36"/>
          <w:szCs w:val="36"/>
          <w:lang w:bidi="hi-IN"/>
        </w:rPr>
        <w:tab/>
        <w:t>pavamAna sUktaM</w:t>
      </w:r>
    </w:p>
    <w:p w14:paraId="1C16C73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hira#NyavarNAqH Suca#yaH pAvaqkA yAsu# jAqtaH kaqSyap</w:t>
      </w:r>
      <w:r w:rsidR="00665208">
        <w:rPr>
          <w:rFonts w:ascii="Arial" w:hAnsi="Arial" w:cs="Arial"/>
          <w:color w:val="000000"/>
          <w:sz w:val="36"/>
          <w:szCs w:val="36"/>
          <w:lang w:bidi="hi-IN"/>
        </w:rPr>
        <w:t>O</w:t>
      </w:r>
      <w:r>
        <w:rPr>
          <w:rFonts w:ascii="Arial" w:hAnsi="Arial" w:cs="Arial"/>
          <w:color w:val="000000"/>
          <w:sz w:val="36"/>
          <w:szCs w:val="36"/>
          <w:lang w:bidi="hi-IN"/>
        </w:rPr>
        <w:t xml:space="preserve">q yAsvindra#H | </w:t>
      </w:r>
    </w:p>
    <w:p w14:paraId="30E537F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aqgniM ~MyA garBa#M dadhiqr</w:t>
      </w:r>
      <w:r w:rsidR="00665208">
        <w:rPr>
          <w:rFonts w:ascii="Arial" w:hAnsi="Arial" w:cs="Arial"/>
          <w:color w:val="000000"/>
          <w:sz w:val="36"/>
          <w:szCs w:val="36"/>
          <w:lang w:bidi="hi-IN"/>
        </w:rPr>
        <w:t>E</w:t>
      </w:r>
      <w:r>
        <w:rPr>
          <w:rFonts w:ascii="Arial" w:hAnsi="Arial" w:cs="Arial"/>
          <w:color w:val="000000"/>
          <w:sz w:val="36"/>
          <w:szCs w:val="36"/>
          <w:lang w:bidi="hi-IN"/>
        </w:rPr>
        <w:t xml:space="preserve"> virU#pAqstAnaq ApaqSSa(gg) sy</w:t>
      </w:r>
      <w:r w:rsidR="00665208">
        <w:rPr>
          <w:rFonts w:ascii="Arial" w:hAnsi="Arial" w:cs="Arial"/>
          <w:color w:val="000000"/>
          <w:sz w:val="36"/>
          <w:szCs w:val="36"/>
          <w:lang w:bidi="hi-IN"/>
        </w:rPr>
        <w:t>O</w:t>
      </w:r>
      <w:r>
        <w:rPr>
          <w:rFonts w:ascii="Arial" w:hAnsi="Arial" w:cs="Arial"/>
          <w:color w:val="000000"/>
          <w:sz w:val="36"/>
          <w:szCs w:val="36"/>
          <w:lang w:bidi="hi-IN"/>
        </w:rPr>
        <w:t xml:space="preserve">qnA Ba#vantu || </w:t>
      </w:r>
    </w:p>
    <w:p w14:paraId="64A0ADE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33D944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yAsAq(gm)q rAjAq varu#N</w:t>
      </w:r>
      <w:r w:rsidR="00665208">
        <w:rPr>
          <w:rFonts w:ascii="Arial" w:hAnsi="Arial" w:cs="Arial"/>
          <w:color w:val="000000"/>
          <w:sz w:val="36"/>
          <w:szCs w:val="36"/>
          <w:lang w:bidi="hi-IN"/>
        </w:rPr>
        <w:t>O</w:t>
      </w:r>
      <w:r>
        <w:rPr>
          <w:rFonts w:ascii="Arial" w:hAnsi="Arial" w:cs="Arial"/>
          <w:color w:val="000000"/>
          <w:sz w:val="36"/>
          <w:szCs w:val="36"/>
          <w:lang w:bidi="hi-IN"/>
        </w:rPr>
        <w:t>q yAtiq maddhy</w:t>
      </w:r>
      <w:r w:rsidR="00665208">
        <w:rPr>
          <w:rFonts w:ascii="Arial" w:hAnsi="Arial" w:cs="Arial"/>
          <w:color w:val="000000"/>
          <w:sz w:val="36"/>
          <w:szCs w:val="36"/>
          <w:lang w:bidi="hi-IN"/>
        </w:rPr>
        <w:t>E</w:t>
      </w:r>
      <w:r>
        <w:rPr>
          <w:rFonts w:ascii="Arial" w:hAnsi="Arial" w:cs="Arial"/>
          <w:color w:val="000000"/>
          <w:sz w:val="36"/>
          <w:szCs w:val="36"/>
          <w:lang w:bidi="hi-IN"/>
        </w:rPr>
        <w:t># satyAnRuqt</w:t>
      </w:r>
      <w:r w:rsidR="00665208">
        <w:rPr>
          <w:rFonts w:ascii="Arial" w:hAnsi="Arial" w:cs="Arial"/>
          <w:color w:val="000000"/>
          <w:sz w:val="36"/>
          <w:szCs w:val="36"/>
          <w:lang w:bidi="hi-IN"/>
        </w:rPr>
        <w:t>E</w:t>
      </w:r>
      <w:r>
        <w:rPr>
          <w:rFonts w:ascii="Arial" w:hAnsi="Arial" w:cs="Arial"/>
          <w:color w:val="000000"/>
          <w:sz w:val="36"/>
          <w:szCs w:val="36"/>
          <w:lang w:bidi="hi-IN"/>
        </w:rPr>
        <w:t xml:space="preserve"> a#vaqpaSyaqn janA#nAM | </w:t>
      </w:r>
    </w:p>
    <w:p w14:paraId="6C6F05B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maqdhuqScutaq-SSuca#y</w:t>
      </w:r>
      <w:r w:rsidR="00665208">
        <w:rPr>
          <w:rFonts w:ascii="Arial" w:hAnsi="Arial" w:cs="Arial"/>
          <w:color w:val="000000"/>
          <w:sz w:val="36"/>
          <w:szCs w:val="36"/>
          <w:lang w:bidi="hi-IN"/>
        </w:rPr>
        <w:t>O</w:t>
      </w:r>
      <w:r>
        <w:rPr>
          <w:rFonts w:ascii="Arial" w:hAnsi="Arial" w:cs="Arial"/>
          <w:color w:val="000000"/>
          <w:sz w:val="36"/>
          <w:szCs w:val="36"/>
          <w:lang w:bidi="hi-IN"/>
        </w:rPr>
        <w:t>q yAH pA#vaqkAstA naq ApaqSSa(gg) sy</w:t>
      </w:r>
      <w:r w:rsidR="00665208">
        <w:rPr>
          <w:rFonts w:ascii="Arial" w:hAnsi="Arial" w:cs="Arial"/>
          <w:color w:val="000000"/>
          <w:sz w:val="36"/>
          <w:szCs w:val="36"/>
          <w:lang w:bidi="hi-IN"/>
        </w:rPr>
        <w:t>O</w:t>
      </w:r>
      <w:r>
        <w:rPr>
          <w:rFonts w:ascii="Arial" w:hAnsi="Arial" w:cs="Arial"/>
          <w:color w:val="000000"/>
          <w:sz w:val="36"/>
          <w:szCs w:val="36"/>
          <w:lang w:bidi="hi-IN"/>
        </w:rPr>
        <w:t xml:space="preserve">qnA Ba#vantu || </w:t>
      </w:r>
    </w:p>
    <w:p w14:paraId="7A3B431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E8941F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yAsA$M d</w:t>
      </w:r>
      <w:r w:rsidR="00665208">
        <w:rPr>
          <w:rFonts w:ascii="Arial" w:hAnsi="Arial" w:cs="Arial"/>
          <w:color w:val="000000"/>
          <w:sz w:val="36"/>
          <w:szCs w:val="36"/>
          <w:lang w:bidi="hi-IN"/>
        </w:rPr>
        <w:t>E</w:t>
      </w:r>
      <w:r>
        <w:rPr>
          <w:rFonts w:ascii="Arial" w:hAnsi="Arial" w:cs="Arial"/>
          <w:color w:val="000000"/>
          <w:sz w:val="36"/>
          <w:szCs w:val="36"/>
          <w:lang w:bidi="hi-IN"/>
        </w:rPr>
        <w:t>qvA diqvi kRuqNvanti# BaqkShaM ~MyA aqntari#kSh</w:t>
      </w:r>
      <w:r w:rsidR="00665208">
        <w:rPr>
          <w:rFonts w:ascii="Arial" w:hAnsi="Arial" w:cs="Arial"/>
          <w:color w:val="000000"/>
          <w:sz w:val="36"/>
          <w:szCs w:val="36"/>
          <w:lang w:bidi="hi-IN"/>
        </w:rPr>
        <w:t>E</w:t>
      </w:r>
      <w:r>
        <w:rPr>
          <w:rFonts w:ascii="Arial" w:hAnsi="Arial" w:cs="Arial"/>
          <w:color w:val="000000"/>
          <w:sz w:val="36"/>
          <w:szCs w:val="36"/>
          <w:lang w:bidi="hi-IN"/>
        </w:rPr>
        <w:t xml:space="preserve"> bahuqdhA Bava#nti | </w:t>
      </w:r>
    </w:p>
    <w:p w14:paraId="02B36EC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yAH pRu#thiqvIM paya#s</w:t>
      </w:r>
      <w:r w:rsidR="00665208">
        <w:rPr>
          <w:rFonts w:ascii="Arial" w:hAnsi="Arial" w:cs="Arial"/>
          <w:color w:val="000000"/>
          <w:sz w:val="36"/>
          <w:szCs w:val="36"/>
          <w:lang w:bidi="hi-IN"/>
        </w:rPr>
        <w:t>O</w:t>
      </w:r>
      <w:r>
        <w:rPr>
          <w:rFonts w:ascii="Arial" w:hAnsi="Arial" w:cs="Arial"/>
          <w:color w:val="000000"/>
          <w:sz w:val="36"/>
          <w:szCs w:val="36"/>
          <w:lang w:bidi="hi-IN"/>
        </w:rPr>
        <w:t>qndanti# SuqkrAstA naq ApaqSSa(gg) sy</w:t>
      </w:r>
      <w:r w:rsidR="00665208">
        <w:rPr>
          <w:rFonts w:ascii="Arial" w:hAnsi="Arial" w:cs="Arial"/>
          <w:color w:val="000000"/>
          <w:sz w:val="36"/>
          <w:szCs w:val="36"/>
          <w:lang w:bidi="hi-IN"/>
        </w:rPr>
        <w:t>O</w:t>
      </w:r>
      <w:r>
        <w:rPr>
          <w:rFonts w:ascii="Arial" w:hAnsi="Arial" w:cs="Arial"/>
          <w:color w:val="000000"/>
          <w:sz w:val="36"/>
          <w:szCs w:val="36"/>
          <w:lang w:bidi="hi-IN"/>
        </w:rPr>
        <w:t xml:space="preserve">qnA Ba#vantu || </w:t>
      </w:r>
    </w:p>
    <w:p w14:paraId="38AD92E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5EA3E4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Siqv</w:t>
      </w:r>
      <w:r w:rsidR="00665208">
        <w:rPr>
          <w:rFonts w:ascii="Arial" w:hAnsi="Arial" w:cs="Arial"/>
          <w:color w:val="000000"/>
          <w:sz w:val="36"/>
          <w:szCs w:val="36"/>
          <w:lang w:bidi="hi-IN"/>
        </w:rPr>
        <w:t>E</w:t>
      </w:r>
      <w:r>
        <w:rPr>
          <w:rFonts w:ascii="Arial" w:hAnsi="Arial" w:cs="Arial"/>
          <w:color w:val="000000"/>
          <w:sz w:val="36"/>
          <w:szCs w:val="36"/>
          <w:lang w:bidi="hi-IN"/>
        </w:rPr>
        <w:t>na# mAq cakShu#ShA paSyatApa SSiqvayA# taqnuv</w:t>
      </w:r>
      <w:r w:rsidR="00665208">
        <w:rPr>
          <w:rFonts w:ascii="Arial" w:hAnsi="Arial" w:cs="Arial"/>
          <w:color w:val="000000"/>
          <w:sz w:val="36"/>
          <w:szCs w:val="36"/>
          <w:lang w:bidi="hi-IN"/>
        </w:rPr>
        <w:t>O</w:t>
      </w:r>
      <w:r>
        <w:rPr>
          <w:rFonts w:ascii="Arial" w:hAnsi="Arial" w:cs="Arial"/>
          <w:color w:val="000000"/>
          <w:sz w:val="36"/>
          <w:szCs w:val="36"/>
          <w:lang w:bidi="hi-IN"/>
        </w:rPr>
        <w:t>-pa#spRuSataq tvaca#M m</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p>
    <w:p w14:paraId="366412C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sarvA(gm)# aqgnI(gm) ra#PsuqShad</w:t>
      </w:r>
      <w:r w:rsidR="00665208">
        <w:rPr>
          <w:rFonts w:ascii="Arial" w:hAnsi="Arial" w:cs="Arial"/>
          <w:color w:val="000000"/>
          <w:sz w:val="36"/>
          <w:szCs w:val="36"/>
          <w:lang w:bidi="hi-IN"/>
        </w:rPr>
        <w:t>O</w:t>
      </w:r>
      <w:r>
        <w:rPr>
          <w:rFonts w:ascii="Arial" w:hAnsi="Arial" w:cs="Arial"/>
          <w:color w:val="000000"/>
          <w:sz w:val="36"/>
          <w:szCs w:val="36"/>
          <w:lang w:bidi="hi-IN"/>
        </w:rPr>
        <w:t># huv</w:t>
      </w:r>
      <w:r w:rsidR="00665208">
        <w:rPr>
          <w:rFonts w:ascii="Arial" w:hAnsi="Arial" w:cs="Arial"/>
          <w:color w:val="000000"/>
          <w:sz w:val="36"/>
          <w:szCs w:val="36"/>
          <w:lang w:bidi="hi-IN"/>
        </w:rPr>
        <w:t>E</w:t>
      </w:r>
      <w:r>
        <w:rPr>
          <w:rFonts w:ascii="Arial" w:hAnsi="Arial" w:cs="Arial"/>
          <w:color w:val="000000"/>
          <w:sz w:val="36"/>
          <w:szCs w:val="36"/>
          <w:lang w:bidi="hi-IN"/>
        </w:rPr>
        <w:t xml:space="preserve"> v</w:t>
      </w:r>
      <w:r w:rsidR="00665208">
        <w:rPr>
          <w:rFonts w:ascii="Arial" w:hAnsi="Arial" w:cs="Arial"/>
          <w:color w:val="000000"/>
          <w:sz w:val="36"/>
          <w:szCs w:val="36"/>
          <w:lang w:bidi="hi-IN"/>
        </w:rPr>
        <w:t>O</w:t>
      </w:r>
      <w:r>
        <w:rPr>
          <w:rFonts w:ascii="Arial" w:hAnsi="Arial" w:cs="Arial"/>
          <w:color w:val="000000"/>
          <w:sz w:val="36"/>
          <w:szCs w:val="36"/>
          <w:lang w:bidi="hi-IN"/>
        </w:rPr>
        <w:t>q mayiq varc</w:t>
      </w:r>
      <w:r w:rsidR="00665208">
        <w:rPr>
          <w:rFonts w:ascii="Arial" w:hAnsi="Arial" w:cs="Arial"/>
          <w:color w:val="000000"/>
          <w:sz w:val="36"/>
          <w:szCs w:val="36"/>
          <w:lang w:bidi="hi-IN"/>
        </w:rPr>
        <w:t>O</w:t>
      </w:r>
      <w:r>
        <w:rPr>
          <w:rFonts w:ascii="Arial" w:hAnsi="Arial" w:cs="Arial"/>
          <w:color w:val="000000"/>
          <w:sz w:val="36"/>
          <w:szCs w:val="36"/>
          <w:lang w:bidi="hi-IN"/>
        </w:rPr>
        <w:t>q balaqm</w:t>
      </w:r>
      <w:r w:rsidR="00665208">
        <w:rPr>
          <w:rFonts w:ascii="Arial" w:hAnsi="Arial" w:cs="Arial"/>
          <w:color w:val="000000"/>
          <w:sz w:val="36"/>
          <w:szCs w:val="36"/>
          <w:lang w:bidi="hi-IN"/>
        </w:rPr>
        <w:t>O</w:t>
      </w:r>
      <w:r>
        <w:rPr>
          <w:rFonts w:ascii="Arial" w:hAnsi="Arial" w:cs="Arial"/>
          <w:color w:val="000000"/>
          <w:sz w:val="36"/>
          <w:szCs w:val="36"/>
          <w:lang w:bidi="hi-IN"/>
        </w:rPr>
        <w:t>j</w:t>
      </w:r>
      <w:r w:rsidR="00665208">
        <w:rPr>
          <w:rFonts w:ascii="Arial" w:hAnsi="Arial" w:cs="Arial"/>
          <w:color w:val="000000"/>
          <w:sz w:val="36"/>
          <w:szCs w:val="36"/>
          <w:lang w:bidi="hi-IN"/>
        </w:rPr>
        <w:t>O</w:t>
      </w:r>
      <w:r>
        <w:rPr>
          <w:rFonts w:ascii="Arial" w:hAnsi="Arial" w:cs="Arial"/>
          <w:color w:val="000000"/>
          <w:sz w:val="36"/>
          <w:szCs w:val="36"/>
          <w:lang w:bidi="hi-IN"/>
        </w:rPr>
        <w:t xml:space="preserve">q nidha#tta || </w:t>
      </w:r>
    </w:p>
    <w:p w14:paraId="3830D57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47A6ED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gramStart"/>
      <w:r>
        <w:rPr>
          <w:rFonts w:ascii="Arial" w:hAnsi="Arial" w:cs="Arial"/>
          <w:color w:val="000000"/>
          <w:sz w:val="36"/>
          <w:szCs w:val="36"/>
          <w:lang w:bidi="hi-IN"/>
        </w:rPr>
        <w:t>pava#</w:t>
      </w:r>
      <w:proofErr w:type="gramEnd"/>
      <w:r>
        <w:rPr>
          <w:rFonts w:ascii="Arial" w:hAnsi="Arial" w:cs="Arial"/>
          <w:color w:val="000000"/>
          <w:sz w:val="36"/>
          <w:szCs w:val="36"/>
          <w:lang w:bidi="hi-IN"/>
        </w:rPr>
        <w:t>mAnaq-ssuvaqrjana#H | paqvitr</w:t>
      </w:r>
      <w:r w:rsidR="00665208">
        <w:rPr>
          <w:rFonts w:ascii="Arial" w:hAnsi="Arial" w:cs="Arial"/>
          <w:color w:val="000000"/>
          <w:sz w:val="36"/>
          <w:szCs w:val="36"/>
          <w:lang w:bidi="hi-IN"/>
        </w:rPr>
        <w:t>E</w:t>
      </w:r>
      <w:r>
        <w:rPr>
          <w:rFonts w:ascii="Arial" w:hAnsi="Arial" w:cs="Arial"/>
          <w:color w:val="000000"/>
          <w:sz w:val="36"/>
          <w:szCs w:val="36"/>
          <w:lang w:bidi="hi-IN"/>
        </w:rPr>
        <w:t>#Naq vica#r.ShaNiH | yaH p</w:t>
      </w:r>
      <w:r w:rsidR="00665208">
        <w:rPr>
          <w:rFonts w:ascii="Arial" w:hAnsi="Arial" w:cs="Arial"/>
          <w:color w:val="000000"/>
          <w:sz w:val="36"/>
          <w:szCs w:val="36"/>
          <w:lang w:bidi="hi-IN"/>
        </w:rPr>
        <w:t>O</w:t>
      </w:r>
      <w:r>
        <w:rPr>
          <w:rFonts w:ascii="Arial" w:hAnsi="Arial" w:cs="Arial"/>
          <w:color w:val="000000"/>
          <w:sz w:val="36"/>
          <w:szCs w:val="36"/>
          <w:lang w:bidi="hi-IN"/>
        </w:rPr>
        <w:t>tAq sa pu#nAtu mA | puqnantu# mA d</w:t>
      </w:r>
      <w:r w:rsidR="00665208">
        <w:rPr>
          <w:rFonts w:ascii="Arial" w:hAnsi="Arial" w:cs="Arial"/>
          <w:color w:val="000000"/>
          <w:sz w:val="36"/>
          <w:szCs w:val="36"/>
          <w:lang w:bidi="hi-IN"/>
        </w:rPr>
        <w:t>E</w:t>
      </w:r>
      <w:r>
        <w:rPr>
          <w:rFonts w:ascii="Arial" w:hAnsi="Arial" w:cs="Arial"/>
          <w:color w:val="000000"/>
          <w:sz w:val="36"/>
          <w:szCs w:val="36"/>
          <w:lang w:bidi="hi-IN"/>
        </w:rPr>
        <w:t>vajaqnAH | puqnantuq mana#v</w:t>
      </w:r>
      <w:r w:rsidR="00665208">
        <w:rPr>
          <w:rFonts w:ascii="Arial" w:hAnsi="Arial" w:cs="Arial"/>
          <w:color w:val="000000"/>
          <w:sz w:val="36"/>
          <w:szCs w:val="36"/>
          <w:lang w:bidi="hi-IN"/>
        </w:rPr>
        <w:t>O</w:t>
      </w:r>
      <w:r>
        <w:rPr>
          <w:rFonts w:ascii="Arial" w:hAnsi="Arial" w:cs="Arial"/>
          <w:color w:val="000000"/>
          <w:sz w:val="36"/>
          <w:szCs w:val="36"/>
          <w:lang w:bidi="hi-IN"/>
        </w:rPr>
        <w:t xml:space="preserve"> dhiqyA | puqnantuq viSva# Aqyava#H | jAta#v</w:t>
      </w:r>
      <w:r w:rsidR="00665208">
        <w:rPr>
          <w:rFonts w:ascii="Arial" w:hAnsi="Arial" w:cs="Arial"/>
          <w:color w:val="000000"/>
          <w:sz w:val="36"/>
          <w:szCs w:val="36"/>
          <w:lang w:bidi="hi-IN"/>
        </w:rPr>
        <w:t>E</w:t>
      </w:r>
      <w:r>
        <w:rPr>
          <w:rFonts w:ascii="Arial" w:hAnsi="Arial" w:cs="Arial"/>
          <w:color w:val="000000"/>
          <w:sz w:val="36"/>
          <w:szCs w:val="36"/>
          <w:lang w:bidi="hi-IN"/>
        </w:rPr>
        <w:t>daH paqvitra#vat | paqvitr</w:t>
      </w:r>
      <w:r w:rsidR="00665208">
        <w:rPr>
          <w:rFonts w:ascii="Arial" w:hAnsi="Arial" w:cs="Arial"/>
          <w:color w:val="000000"/>
          <w:sz w:val="36"/>
          <w:szCs w:val="36"/>
          <w:lang w:bidi="hi-IN"/>
        </w:rPr>
        <w:t>E</w:t>
      </w:r>
      <w:r>
        <w:rPr>
          <w:rFonts w:ascii="Arial" w:hAnsi="Arial" w:cs="Arial"/>
          <w:color w:val="000000"/>
          <w:sz w:val="36"/>
          <w:szCs w:val="36"/>
          <w:lang w:bidi="hi-IN"/>
        </w:rPr>
        <w:t>#Na punAhi mA | Suqkr</w:t>
      </w:r>
      <w:r w:rsidR="00665208">
        <w:rPr>
          <w:rFonts w:ascii="Arial" w:hAnsi="Arial" w:cs="Arial"/>
          <w:color w:val="000000"/>
          <w:sz w:val="36"/>
          <w:szCs w:val="36"/>
          <w:lang w:bidi="hi-IN"/>
        </w:rPr>
        <w:t>E</w:t>
      </w:r>
      <w:r>
        <w:rPr>
          <w:rFonts w:ascii="Arial" w:hAnsi="Arial" w:cs="Arial"/>
          <w:color w:val="000000"/>
          <w:sz w:val="36"/>
          <w:szCs w:val="36"/>
          <w:lang w:bidi="hi-IN"/>
        </w:rPr>
        <w:t>Na# d</w:t>
      </w:r>
      <w:r w:rsidR="00665208">
        <w:rPr>
          <w:rFonts w:ascii="Arial" w:hAnsi="Arial" w:cs="Arial"/>
          <w:color w:val="000000"/>
          <w:sz w:val="36"/>
          <w:szCs w:val="36"/>
          <w:lang w:bidi="hi-IN"/>
        </w:rPr>
        <w:t>E</w:t>
      </w:r>
      <w:r>
        <w:rPr>
          <w:rFonts w:ascii="Arial" w:hAnsi="Arial" w:cs="Arial"/>
          <w:color w:val="000000"/>
          <w:sz w:val="36"/>
          <w:szCs w:val="36"/>
          <w:lang w:bidi="hi-IN"/>
        </w:rPr>
        <w:t>vaq dIdya#t | agn</w:t>
      </w:r>
      <w:r w:rsidR="00665208">
        <w:rPr>
          <w:rFonts w:ascii="Arial" w:hAnsi="Arial" w:cs="Arial"/>
          <w:color w:val="000000"/>
          <w:sz w:val="36"/>
          <w:szCs w:val="36"/>
          <w:lang w:bidi="hi-IN"/>
        </w:rPr>
        <w:t>E</w:t>
      </w:r>
      <w:r>
        <w:rPr>
          <w:rFonts w:ascii="Arial" w:hAnsi="Arial" w:cs="Arial"/>
          <w:color w:val="000000"/>
          <w:sz w:val="36"/>
          <w:szCs w:val="36"/>
          <w:lang w:bidi="hi-IN"/>
        </w:rPr>
        <w:t>q kratvAq-kratUq(gm)q ranu# || 1</w:t>
      </w:r>
    </w:p>
    <w:p w14:paraId="27FB909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8E7B4B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yatt</w:t>
      </w:r>
      <w:r w:rsidR="00665208">
        <w:rPr>
          <w:rFonts w:ascii="Arial" w:hAnsi="Arial" w:cs="Arial"/>
          <w:color w:val="000000"/>
          <w:sz w:val="36"/>
          <w:szCs w:val="36"/>
          <w:lang w:bidi="hi-IN"/>
        </w:rPr>
        <w:t>E</w:t>
      </w:r>
      <w:r>
        <w:rPr>
          <w:rFonts w:ascii="Arial" w:hAnsi="Arial" w:cs="Arial"/>
          <w:color w:val="000000"/>
          <w:sz w:val="36"/>
          <w:szCs w:val="36"/>
          <w:lang w:bidi="hi-IN"/>
        </w:rPr>
        <w:t># paqvitra#-maqrciShi# | agn</w:t>
      </w:r>
      <w:r w:rsidR="00665208">
        <w:rPr>
          <w:rFonts w:ascii="Arial" w:hAnsi="Arial" w:cs="Arial"/>
          <w:color w:val="000000"/>
          <w:sz w:val="36"/>
          <w:szCs w:val="36"/>
          <w:lang w:bidi="hi-IN"/>
        </w:rPr>
        <w:t>E</w:t>
      </w:r>
      <w:r>
        <w:rPr>
          <w:rFonts w:ascii="Arial" w:hAnsi="Arial" w:cs="Arial"/>
          <w:color w:val="000000"/>
          <w:sz w:val="36"/>
          <w:szCs w:val="36"/>
          <w:lang w:bidi="hi-IN"/>
        </w:rPr>
        <w:t xml:space="preserve">q vita#ta-mantaqrA | </w:t>
      </w:r>
    </w:p>
    <w:p w14:paraId="6C0BEC7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brahmaq t</w:t>
      </w:r>
      <w:r w:rsidR="00665208">
        <w:rPr>
          <w:rFonts w:ascii="Arial" w:hAnsi="Arial" w:cs="Arial"/>
          <w:color w:val="000000"/>
          <w:sz w:val="36"/>
          <w:szCs w:val="36"/>
          <w:lang w:bidi="hi-IN"/>
        </w:rPr>
        <w:t>E</w:t>
      </w:r>
      <w:r>
        <w:rPr>
          <w:rFonts w:ascii="Arial" w:hAnsi="Arial" w:cs="Arial"/>
          <w:color w:val="000000"/>
          <w:sz w:val="36"/>
          <w:szCs w:val="36"/>
          <w:lang w:bidi="hi-IN"/>
        </w:rPr>
        <w:t>na# punImah</w:t>
      </w:r>
      <w:r w:rsidR="00665208">
        <w:rPr>
          <w:rFonts w:ascii="Arial" w:hAnsi="Arial" w:cs="Arial"/>
          <w:color w:val="000000"/>
          <w:sz w:val="36"/>
          <w:szCs w:val="36"/>
          <w:lang w:bidi="hi-IN"/>
        </w:rPr>
        <w:t>E</w:t>
      </w:r>
      <w:r>
        <w:rPr>
          <w:rFonts w:ascii="Arial" w:hAnsi="Arial" w:cs="Arial"/>
          <w:color w:val="000000"/>
          <w:sz w:val="36"/>
          <w:szCs w:val="36"/>
          <w:lang w:bidi="hi-IN"/>
        </w:rPr>
        <w:t xml:space="preserve"> | uqBAByA$M d</w:t>
      </w:r>
      <w:r w:rsidR="00665208">
        <w:rPr>
          <w:rFonts w:ascii="Arial" w:hAnsi="Arial" w:cs="Arial"/>
          <w:color w:val="000000"/>
          <w:sz w:val="36"/>
          <w:szCs w:val="36"/>
          <w:lang w:bidi="hi-IN"/>
        </w:rPr>
        <w:t>E</w:t>
      </w:r>
      <w:r>
        <w:rPr>
          <w:rFonts w:ascii="Arial" w:hAnsi="Arial" w:cs="Arial"/>
          <w:color w:val="000000"/>
          <w:sz w:val="36"/>
          <w:szCs w:val="36"/>
          <w:lang w:bidi="hi-IN"/>
        </w:rPr>
        <w:t xml:space="preserve">va savitaH | </w:t>
      </w:r>
    </w:p>
    <w:p w14:paraId="207AE54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paqvitr</w:t>
      </w:r>
      <w:r w:rsidR="00665208">
        <w:rPr>
          <w:rFonts w:ascii="Arial" w:hAnsi="Arial" w:cs="Arial"/>
          <w:color w:val="000000"/>
          <w:sz w:val="36"/>
          <w:szCs w:val="36"/>
          <w:lang w:bidi="hi-IN"/>
        </w:rPr>
        <w:t>E</w:t>
      </w:r>
      <w:r>
        <w:rPr>
          <w:rFonts w:ascii="Arial" w:hAnsi="Arial" w:cs="Arial"/>
          <w:color w:val="000000"/>
          <w:sz w:val="36"/>
          <w:szCs w:val="36"/>
          <w:lang w:bidi="hi-IN"/>
        </w:rPr>
        <w:t>#Na saqv</w:t>
      </w:r>
      <w:r w:rsidR="00665208">
        <w:rPr>
          <w:rFonts w:ascii="Arial" w:hAnsi="Arial" w:cs="Arial"/>
          <w:color w:val="000000"/>
          <w:sz w:val="36"/>
          <w:szCs w:val="36"/>
          <w:lang w:bidi="hi-IN"/>
        </w:rPr>
        <w:t>E</w:t>
      </w:r>
      <w:r>
        <w:rPr>
          <w:rFonts w:ascii="Arial" w:hAnsi="Arial" w:cs="Arial"/>
          <w:color w:val="000000"/>
          <w:sz w:val="36"/>
          <w:szCs w:val="36"/>
          <w:lang w:bidi="hi-IN"/>
        </w:rPr>
        <w:t>na# ca | iqdaM brahma# punImah</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p>
    <w:p w14:paraId="25B98A4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vaiqSvaqd</w:t>
      </w:r>
      <w:r w:rsidR="00665208">
        <w:rPr>
          <w:rFonts w:ascii="Arial" w:hAnsi="Arial" w:cs="Arial"/>
          <w:color w:val="000000"/>
          <w:sz w:val="36"/>
          <w:szCs w:val="36"/>
          <w:lang w:bidi="hi-IN"/>
        </w:rPr>
        <w:t>E</w:t>
      </w:r>
      <w:r>
        <w:rPr>
          <w:rFonts w:ascii="Arial" w:hAnsi="Arial" w:cs="Arial"/>
          <w:color w:val="000000"/>
          <w:sz w:val="36"/>
          <w:szCs w:val="36"/>
          <w:lang w:bidi="hi-IN"/>
        </w:rPr>
        <w:t>qvI pu#naqtI d</w:t>
      </w:r>
      <w:r w:rsidR="00665208">
        <w:rPr>
          <w:rFonts w:ascii="Arial" w:hAnsi="Arial" w:cs="Arial"/>
          <w:color w:val="000000"/>
          <w:sz w:val="36"/>
          <w:szCs w:val="36"/>
          <w:lang w:bidi="hi-IN"/>
        </w:rPr>
        <w:t>E</w:t>
      </w:r>
      <w:r>
        <w:rPr>
          <w:rFonts w:ascii="Arial" w:hAnsi="Arial" w:cs="Arial"/>
          <w:color w:val="000000"/>
          <w:sz w:val="36"/>
          <w:szCs w:val="36"/>
          <w:lang w:bidi="hi-IN"/>
        </w:rPr>
        <w:t>qvyAgA$t | yasyai# baqhvI-staqnuv</w:t>
      </w:r>
      <w:r w:rsidR="00665208">
        <w:rPr>
          <w:rFonts w:ascii="Arial" w:hAnsi="Arial" w:cs="Arial"/>
          <w:color w:val="000000"/>
          <w:sz w:val="36"/>
          <w:szCs w:val="36"/>
          <w:lang w:bidi="hi-IN"/>
        </w:rPr>
        <w:t>O</w:t>
      </w:r>
      <w:r>
        <w:rPr>
          <w:rFonts w:ascii="Arial" w:hAnsi="Arial" w:cs="Arial"/>
          <w:color w:val="000000"/>
          <w:sz w:val="36"/>
          <w:szCs w:val="36"/>
          <w:lang w:bidi="hi-IN"/>
        </w:rPr>
        <w:t xml:space="preserve"># vIqtapRu#ShThAH | </w:t>
      </w:r>
    </w:p>
    <w:p w14:paraId="59FA072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tayAq mada#nta-ssadhaqmAdy</w:t>
      </w:r>
      <w:r w:rsidR="00665208">
        <w:rPr>
          <w:rFonts w:ascii="Arial" w:hAnsi="Arial" w:cs="Arial"/>
          <w:color w:val="000000"/>
          <w:sz w:val="36"/>
          <w:szCs w:val="36"/>
          <w:lang w:bidi="hi-IN"/>
        </w:rPr>
        <w:t>E</w:t>
      </w:r>
      <w:r>
        <w:rPr>
          <w:rFonts w:ascii="Arial" w:hAnsi="Arial" w:cs="Arial"/>
          <w:color w:val="000000"/>
          <w:sz w:val="36"/>
          <w:szCs w:val="36"/>
          <w:lang w:bidi="hi-IN"/>
        </w:rPr>
        <w:t>#Shu | vaqya(gg) syA#maq pata#y</w:t>
      </w:r>
      <w:r w:rsidR="00665208">
        <w:rPr>
          <w:rFonts w:ascii="Arial" w:hAnsi="Arial" w:cs="Arial"/>
          <w:color w:val="000000"/>
          <w:sz w:val="36"/>
          <w:szCs w:val="36"/>
          <w:lang w:bidi="hi-IN"/>
        </w:rPr>
        <w:t>O</w:t>
      </w:r>
      <w:r>
        <w:rPr>
          <w:rFonts w:ascii="Arial" w:hAnsi="Arial" w:cs="Arial"/>
          <w:color w:val="000000"/>
          <w:sz w:val="36"/>
          <w:szCs w:val="36"/>
          <w:lang w:bidi="hi-IN"/>
        </w:rPr>
        <w:t xml:space="preserve"> rayIqNAM | 2</w:t>
      </w:r>
    </w:p>
    <w:p w14:paraId="67F142B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vaiqSvAqnaqr</w:t>
      </w:r>
      <w:r w:rsidR="00665208">
        <w:rPr>
          <w:rFonts w:ascii="Arial" w:hAnsi="Arial" w:cs="Arial"/>
          <w:color w:val="000000"/>
          <w:sz w:val="36"/>
          <w:szCs w:val="36"/>
          <w:lang w:bidi="hi-IN"/>
        </w:rPr>
        <w:t>O</w:t>
      </w:r>
      <w:r>
        <w:rPr>
          <w:rFonts w:ascii="Arial" w:hAnsi="Arial" w:cs="Arial"/>
          <w:color w:val="000000"/>
          <w:sz w:val="36"/>
          <w:szCs w:val="36"/>
          <w:lang w:bidi="hi-IN"/>
        </w:rPr>
        <w:t xml:space="preserve"> raqSmiBi#rmA punAtu | vAta#H prAqN</w:t>
      </w:r>
      <w:r w:rsidR="00665208">
        <w:rPr>
          <w:rFonts w:ascii="Arial" w:hAnsi="Arial" w:cs="Arial"/>
          <w:color w:val="000000"/>
          <w:sz w:val="36"/>
          <w:szCs w:val="36"/>
          <w:lang w:bidi="hi-IN"/>
        </w:rPr>
        <w:t>E</w:t>
      </w:r>
      <w:r>
        <w:rPr>
          <w:rFonts w:ascii="Arial" w:hAnsi="Arial" w:cs="Arial"/>
          <w:color w:val="000000"/>
          <w:sz w:val="36"/>
          <w:szCs w:val="36"/>
          <w:lang w:bidi="hi-IN"/>
        </w:rPr>
        <w:t>n</w:t>
      </w:r>
      <w:r w:rsidR="00665208">
        <w:rPr>
          <w:rFonts w:ascii="Arial" w:hAnsi="Arial" w:cs="Arial"/>
          <w:color w:val="000000"/>
          <w:sz w:val="36"/>
          <w:szCs w:val="36"/>
          <w:lang w:bidi="hi-IN"/>
        </w:rPr>
        <w:t>E</w:t>
      </w:r>
      <w:r>
        <w:rPr>
          <w:rFonts w:ascii="Arial" w:hAnsi="Arial" w:cs="Arial"/>
          <w:color w:val="000000"/>
          <w:sz w:val="36"/>
          <w:szCs w:val="36"/>
          <w:lang w:bidi="hi-IN"/>
        </w:rPr>
        <w:t>#Shiqr</w:t>
      </w:r>
      <w:r w:rsidR="00665208">
        <w:rPr>
          <w:rFonts w:ascii="Arial" w:hAnsi="Arial" w:cs="Arial"/>
          <w:color w:val="000000"/>
          <w:sz w:val="36"/>
          <w:szCs w:val="36"/>
          <w:lang w:bidi="hi-IN"/>
        </w:rPr>
        <w:t>O</w:t>
      </w:r>
      <w:r>
        <w:rPr>
          <w:rFonts w:ascii="Arial" w:hAnsi="Arial" w:cs="Arial"/>
          <w:color w:val="000000"/>
          <w:sz w:val="36"/>
          <w:szCs w:val="36"/>
          <w:lang w:bidi="hi-IN"/>
        </w:rPr>
        <w:t xml:space="preserve"> ma#y</w:t>
      </w:r>
      <w:r w:rsidR="00665208">
        <w:rPr>
          <w:rFonts w:ascii="Arial" w:hAnsi="Arial" w:cs="Arial"/>
          <w:color w:val="000000"/>
          <w:sz w:val="36"/>
          <w:szCs w:val="36"/>
          <w:lang w:bidi="hi-IN"/>
        </w:rPr>
        <w:t>O</w:t>
      </w:r>
      <w:r>
        <w:rPr>
          <w:rFonts w:ascii="Arial" w:hAnsi="Arial" w:cs="Arial"/>
          <w:color w:val="000000"/>
          <w:sz w:val="36"/>
          <w:szCs w:val="36"/>
          <w:lang w:bidi="hi-IN"/>
        </w:rPr>
        <w:t xml:space="preserve">q BUH | </w:t>
      </w:r>
    </w:p>
    <w:p w14:paraId="2D98BD9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dyAvA#pRuthiqvI paya#sAq pay</w:t>
      </w:r>
      <w:r w:rsidR="00665208">
        <w:rPr>
          <w:rFonts w:ascii="Arial" w:hAnsi="Arial" w:cs="Arial"/>
          <w:color w:val="000000"/>
          <w:sz w:val="36"/>
          <w:szCs w:val="36"/>
          <w:lang w:bidi="hi-IN"/>
        </w:rPr>
        <w:t>O</w:t>
      </w:r>
      <w:r>
        <w:rPr>
          <w:rFonts w:ascii="Arial" w:hAnsi="Arial" w:cs="Arial"/>
          <w:color w:val="000000"/>
          <w:sz w:val="36"/>
          <w:szCs w:val="36"/>
          <w:lang w:bidi="hi-IN"/>
        </w:rPr>
        <w:t>#BiH | RuqtAva#rI yaqj~jiy</w:t>
      </w:r>
      <w:r w:rsidR="00665208">
        <w:rPr>
          <w:rFonts w:ascii="Arial" w:hAnsi="Arial" w:cs="Arial"/>
          <w:color w:val="000000"/>
          <w:sz w:val="36"/>
          <w:szCs w:val="36"/>
          <w:lang w:bidi="hi-IN"/>
        </w:rPr>
        <w:t>E</w:t>
      </w:r>
      <w:r>
        <w:rPr>
          <w:rFonts w:ascii="Arial" w:hAnsi="Arial" w:cs="Arial"/>
          <w:color w:val="000000"/>
          <w:sz w:val="36"/>
          <w:szCs w:val="36"/>
          <w:lang w:bidi="hi-IN"/>
        </w:rPr>
        <w:t xml:space="preserve"># mA punItAM | </w:t>
      </w:r>
    </w:p>
    <w:p w14:paraId="57AD5D2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gramStart"/>
      <w:r>
        <w:rPr>
          <w:rFonts w:ascii="Arial" w:hAnsi="Arial" w:cs="Arial"/>
          <w:color w:val="000000"/>
          <w:sz w:val="36"/>
          <w:szCs w:val="36"/>
          <w:lang w:bidi="hi-IN"/>
        </w:rPr>
        <w:t>bRuqhadBi</w:t>
      </w:r>
      <w:proofErr w:type="gramEnd"/>
      <w:r>
        <w:rPr>
          <w:rFonts w:ascii="Arial" w:hAnsi="Arial" w:cs="Arial"/>
          <w:color w:val="000000"/>
          <w:sz w:val="36"/>
          <w:szCs w:val="36"/>
          <w:lang w:bidi="hi-IN"/>
        </w:rPr>
        <w:t>#-ssavitaqstRuBi#H | var.Shi#ShThai rd</w:t>
      </w:r>
      <w:r w:rsidR="00665208">
        <w:rPr>
          <w:rFonts w:ascii="Arial" w:hAnsi="Arial" w:cs="Arial"/>
          <w:color w:val="000000"/>
          <w:sz w:val="36"/>
          <w:szCs w:val="36"/>
          <w:lang w:bidi="hi-IN"/>
        </w:rPr>
        <w:t>E</w:t>
      </w:r>
      <w:r>
        <w:rPr>
          <w:rFonts w:ascii="Arial" w:hAnsi="Arial" w:cs="Arial"/>
          <w:color w:val="000000"/>
          <w:sz w:val="36"/>
          <w:szCs w:val="36"/>
          <w:lang w:bidi="hi-IN"/>
        </w:rPr>
        <w:t>vaqmanma#BiH | agn</w:t>
      </w:r>
      <w:r w:rsidR="00665208">
        <w:rPr>
          <w:rFonts w:ascii="Arial" w:hAnsi="Arial" w:cs="Arial"/>
          <w:color w:val="000000"/>
          <w:sz w:val="36"/>
          <w:szCs w:val="36"/>
          <w:lang w:bidi="hi-IN"/>
        </w:rPr>
        <w:t>E</w:t>
      </w:r>
      <w:r>
        <w:rPr>
          <w:rFonts w:ascii="Arial" w:hAnsi="Arial" w:cs="Arial"/>
          <w:color w:val="000000"/>
          <w:sz w:val="36"/>
          <w:szCs w:val="36"/>
          <w:lang w:bidi="hi-IN"/>
        </w:rPr>
        <w:t>q dakShai$H punAhi mA | y</w:t>
      </w:r>
      <w:r w:rsidR="00665208">
        <w:rPr>
          <w:rFonts w:ascii="Arial" w:hAnsi="Arial" w:cs="Arial"/>
          <w:color w:val="000000"/>
          <w:sz w:val="36"/>
          <w:szCs w:val="36"/>
          <w:lang w:bidi="hi-IN"/>
        </w:rPr>
        <w:t>E</w:t>
      </w:r>
      <w:r>
        <w:rPr>
          <w:rFonts w:ascii="Arial" w:hAnsi="Arial" w:cs="Arial"/>
          <w:color w:val="000000"/>
          <w:sz w:val="36"/>
          <w:szCs w:val="36"/>
          <w:lang w:bidi="hi-IN"/>
        </w:rPr>
        <w:t>na# d</w:t>
      </w:r>
      <w:r w:rsidR="00665208">
        <w:rPr>
          <w:rFonts w:ascii="Arial" w:hAnsi="Arial" w:cs="Arial"/>
          <w:color w:val="000000"/>
          <w:sz w:val="36"/>
          <w:szCs w:val="36"/>
          <w:lang w:bidi="hi-IN"/>
        </w:rPr>
        <w:t>E</w:t>
      </w:r>
      <w:r>
        <w:rPr>
          <w:rFonts w:ascii="Arial" w:hAnsi="Arial" w:cs="Arial"/>
          <w:color w:val="000000"/>
          <w:sz w:val="36"/>
          <w:szCs w:val="36"/>
          <w:lang w:bidi="hi-IN"/>
        </w:rPr>
        <w:t>qvA apu#nata | y</w:t>
      </w:r>
      <w:r w:rsidR="00665208">
        <w:rPr>
          <w:rFonts w:ascii="Arial" w:hAnsi="Arial" w:cs="Arial"/>
          <w:color w:val="000000"/>
          <w:sz w:val="36"/>
          <w:szCs w:val="36"/>
          <w:lang w:bidi="hi-IN"/>
        </w:rPr>
        <w:t>E</w:t>
      </w:r>
      <w:r>
        <w:rPr>
          <w:rFonts w:ascii="Arial" w:hAnsi="Arial" w:cs="Arial"/>
          <w:color w:val="000000"/>
          <w:sz w:val="36"/>
          <w:szCs w:val="36"/>
          <w:lang w:bidi="hi-IN"/>
        </w:rPr>
        <w:t>nAp</w:t>
      </w:r>
      <w:r w:rsidR="00665208">
        <w:rPr>
          <w:rFonts w:ascii="Arial" w:hAnsi="Arial" w:cs="Arial"/>
          <w:color w:val="000000"/>
          <w:sz w:val="36"/>
          <w:szCs w:val="36"/>
          <w:lang w:bidi="hi-IN"/>
        </w:rPr>
        <w:t>O</w:t>
      </w:r>
      <w:r>
        <w:rPr>
          <w:rFonts w:ascii="Arial" w:hAnsi="Arial" w:cs="Arial"/>
          <w:color w:val="000000"/>
          <w:sz w:val="36"/>
          <w:szCs w:val="36"/>
          <w:lang w:bidi="hi-IN"/>
        </w:rPr>
        <w:t xml:space="preserve"># diqvyaMkaSa#H | </w:t>
      </w:r>
    </w:p>
    <w:p w14:paraId="30DACC0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na# diqvy</w:t>
      </w:r>
      <w:r w:rsidR="00665208">
        <w:rPr>
          <w:rFonts w:ascii="Arial" w:hAnsi="Arial" w:cs="Arial"/>
          <w:color w:val="000000"/>
          <w:sz w:val="36"/>
          <w:szCs w:val="36"/>
          <w:lang w:bidi="hi-IN"/>
        </w:rPr>
        <w:t>E</w:t>
      </w:r>
      <w:r>
        <w:rPr>
          <w:rFonts w:ascii="Arial" w:hAnsi="Arial" w:cs="Arial"/>
          <w:color w:val="000000"/>
          <w:sz w:val="36"/>
          <w:szCs w:val="36"/>
          <w:lang w:bidi="hi-IN"/>
        </w:rPr>
        <w:t>naq brahma#NA | 3</w:t>
      </w:r>
    </w:p>
    <w:p w14:paraId="54D2DB6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836C4BF" w14:textId="4A520683"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iqdaM brahma# punImah</w:t>
      </w:r>
      <w:r w:rsidR="00665208">
        <w:rPr>
          <w:rFonts w:ascii="Arial" w:hAnsi="Arial" w:cs="Arial"/>
          <w:color w:val="000000"/>
          <w:sz w:val="36"/>
          <w:szCs w:val="36"/>
          <w:lang w:bidi="hi-IN"/>
        </w:rPr>
        <w:t>E</w:t>
      </w:r>
      <w:r>
        <w:rPr>
          <w:rFonts w:ascii="Arial" w:hAnsi="Arial" w:cs="Arial"/>
          <w:color w:val="000000"/>
          <w:sz w:val="36"/>
          <w:szCs w:val="36"/>
          <w:lang w:bidi="hi-IN"/>
        </w:rPr>
        <w:t xml:space="preserve"> | yaH pA#vamAqnI-raqdhy</w:t>
      </w:r>
      <w:r w:rsidR="00665208">
        <w:rPr>
          <w:rFonts w:ascii="Arial" w:hAnsi="Arial" w:cs="Arial"/>
          <w:color w:val="000000"/>
          <w:sz w:val="36"/>
          <w:szCs w:val="36"/>
          <w:lang w:bidi="hi-IN"/>
        </w:rPr>
        <w:t>E</w:t>
      </w:r>
      <w:r>
        <w:rPr>
          <w:rFonts w:ascii="Arial" w:hAnsi="Arial" w:cs="Arial"/>
          <w:color w:val="000000"/>
          <w:sz w:val="36"/>
          <w:szCs w:val="36"/>
          <w:lang w:bidi="hi-IN"/>
        </w:rPr>
        <w:t xml:space="preserve">ti# | RuShi#Biq-ssaMBRu#taq(gm)q rasa$M | sarvaq(gm)q sa pUqtama#S~jAti | </w:t>
      </w:r>
    </w:p>
    <w:p w14:paraId="2826A92E" w14:textId="5AC5568B"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svaqdiqtaM mA#taqriSva#nA | pAqvaqmAqnIqry</w:t>
      </w:r>
      <w:r w:rsidR="00665208">
        <w:rPr>
          <w:rFonts w:ascii="Arial" w:hAnsi="Arial" w:cs="Arial"/>
          <w:color w:val="000000"/>
          <w:sz w:val="36"/>
          <w:szCs w:val="36"/>
          <w:lang w:bidi="hi-IN"/>
        </w:rPr>
        <w:t>O</w:t>
      </w:r>
      <w:r>
        <w:rPr>
          <w:rFonts w:ascii="Arial" w:hAnsi="Arial" w:cs="Arial"/>
          <w:color w:val="000000"/>
          <w:sz w:val="36"/>
          <w:szCs w:val="36"/>
          <w:lang w:bidi="hi-IN"/>
        </w:rPr>
        <w:t xml:space="preserve"> aqdhy</w:t>
      </w:r>
      <w:r w:rsidR="00665208">
        <w:rPr>
          <w:rFonts w:ascii="Arial" w:hAnsi="Arial" w:cs="Arial"/>
          <w:color w:val="000000"/>
          <w:sz w:val="36"/>
          <w:szCs w:val="36"/>
          <w:lang w:bidi="hi-IN"/>
        </w:rPr>
        <w:t>E</w:t>
      </w:r>
      <w:r>
        <w:rPr>
          <w:rFonts w:ascii="Arial" w:hAnsi="Arial" w:cs="Arial"/>
          <w:color w:val="000000"/>
          <w:sz w:val="36"/>
          <w:szCs w:val="36"/>
          <w:lang w:bidi="hi-IN"/>
        </w:rPr>
        <w:t>ti# | RuShi#Biq-ssaMBRu#taq(gm)q rasa$M | tasmaiq sara#svatI duh</w:t>
      </w:r>
      <w:r w:rsidR="00665208">
        <w:rPr>
          <w:rFonts w:ascii="Arial" w:hAnsi="Arial" w:cs="Arial"/>
          <w:color w:val="000000"/>
          <w:sz w:val="36"/>
          <w:szCs w:val="36"/>
          <w:lang w:bidi="hi-IN"/>
        </w:rPr>
        <w:t>E</w:t>
      </w:r>
      <w:r>
        <w:rPr>
          <w:rFonts w:ascii="Arial" w:hAnsi="Arial" w:cs="Arial"/>
          <w:color w:val="000000"/>
          <w:sz w:val="36"/>
          <w:szCs w:val="36"/>
          <w:lang w:bidi="hi-IN"/>
        </w:rPr>
        <w:t xml:space="preserve"> | kShIqra(gm) saqrpi rmadhU#daqkaM | pAqvaqmAqnI ssvaqstyaya#nIH || 4</w:t>
      </w:r>
    </w:p>
    <w:p w14:paraId="6E3522B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suqduGAq hi paya#svatIH | RuShi#Biq-ssaMBRu#t</w:t>
      </w:r>
      <w:r w:rsidR="00665208">
        <w:rPr>
          <w:rFonts w:ascii="Arial" w:hAnsi="Arial" w:cs="Arial"/>
          <w:color w:val="000000"/>
          <w:sz w:val="36"/>
          <w:szCs w:val="36"/>
          <w:lang w:bidi="hi-IN"/>
        </w:rPr>
        <w:t>O</w:t>
      </w:r>
      <w:r>
        <w:rPr>
          <w:rFonts w:ascii="Arial" w:hAnsi="Arial" w:cs="Arial"/>
          <w:color w:val="000000"/>
          <w:sz w:val="36"/>
          <w:szCs w:val="36"/>
          <w:lang w:bidi="hi-IN"/>
        </w:rPr>
        <w:t>q rasa#H | brAqhmaqN</w:t>
      </w:r>
      <w:r w:rsidR="00665208">
        <w:rPr>
          <w:rFonts w:ascii="Arial" w:hAnsi="Arial" w:cs="Arial"/>
          <w:color w:val="000000"/>
          <w:sz w:val="36"/>
          <w:szCs w:val="36"/>
          <w:lang w:bidi="hi-IN"/>
        </w:rPr>
        <w:t>E</w:t>
      </w:r>
      <w:r>
        <w:rPr>
          <w:rFonts w:ascii="Arial" w:hAnsi="Arial" w:cs="Arial"/>
          <w:color w:val="000000"/>
          <w:sz w:val="36"/>
          <w:szCs w:val="36"/>
          <w:lang w:bidi="hi-IN"/>
        </w:rPr>
        <w:t>Shvaq-mRuta(gm)# hiqtaM | pAqvaqmAqnI rdi#Santu naH | iqmaM~M l</w:t>
      </w:r>
      <w:r w:rsidR="00665208">
        <w:rPr>
          <w:rFonts w:ascii="Arial" w:hAnsi="Arial" w:cs="Arial"/>
          <w:color w:val="000000"/>
          <w:sz w:val="36"/>
          <w:szCs w:val="36"/>
          <w:lang w:bidi="hi-IN"/>
        </w:rPr>
        <w:t>O</w:t>
      </w:r>
      <w:r>
        <w:rPr>
          <w:rFonts w:ascii="Arial" w:hAnsi="Arial" w:cs="Arial"/>
          <w:color w:val="000000"/>
          <w:sz w:val="36"/>
          <w:szCs w:val="36"/>
          <w:lang w:bidi="hi-IN"/>
        </w:rPr>
        <w:t>qkamath</w:t>
      </w:r>
      <w:r w:rsidR="00665208">
        <w:rPr>
          <w:rFonts w:ascii="Arial" w:hAnsi="Arial" w:cs="Arial"/>
          <w:color w:val="000000"/>
          <w:sz w:val="36"/>
          <w:szCs w:val="36"/>
          <w:lang w:bidi="hi-IN"/>
        </w:rPr>
        <w:t>O</w:t>
      </w:r>
      <w:r>
        <w:rPr>
          <w:rFonts w:ascii="Arial" w:hAnsi="Arial" w:cs="Arial"/>
          <w:color w:val="000000"/>
          <w:sz w:val="36"/>
          <w:szCs w:val="36"/>
          <w:lang w:bidi="hi-IN"/>
        </w:rPr>
        <w:t xml:space="preserve"># aqmuM | kAmAqnth sama#d^^rdhayantu naH | </w:t>
      </w:r>
    </w:p>
    <w:p w14:paraId="07820B5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qvI rd</w:t>
      </w:r>
      <w:r w:rsidR="00665208">
        <w:rPr>
          <w:rFonts w:ascii="Arial" w:hAnsi="Arial" w:cs="Arial"/>
          <w:color w:val="000000"/>
          <w:sz w:val="36"/>
          <w:szCs w:val="36"/>
          <w:lang w:bidi="hi-IN"/>
        </w:rPr>
        <w:t>E</w:t>
      </w:r>
      <w:r>
        <w:rPr>
          <w:rFonts w:ascii="Arial" w:hAnsi="Arial" w:cs="Arial"/>
          <w:color w:val="000000"/>
          <w:sz w:val="36"/>
          <w:szCs w:val="36"/>
          <w:lang w:bidi="hi-IN"/>
        </w:rPr>
        <w:t>qvaiH saqmABRu#tAH | pAqvaqmAqnI-ssvaqstyaya#nIH | suqduGAq hi GRu#taqScuta#H | RuShi#Biq-ssaMBRu#t</w:t>
      </w:r>
      <w:r w:rsidR="00665208">
        <w:rPr>
          <w:rFonts w:ascii="Arial" w:hAnsi="Arial" w:cs="Arial"/>
          <w:color w:val="000000"/>
          <w:sz w:val="36"/>
          <w:szCs w:val="36"/>
          <w:lang w:bidi="hi-IN"/>
        </w:rPr>
        <w:t>O</w:t>
      </w:r>
      <w:r>
        <w:rPr>
          <w:rFonts w:ascii="Arial" w:hAnsi="Arial" w:cs="Arial"/>
          <w:color w:val="000000"/>
          <w:sz w:val="36"/>
          <w:szCs w:val="36"/>
          <w:lang w:bidi="hi-IN"/>
        </w:rPr>
        <w:t>q rasa#H || 5</w:t>
      </w:r>
    </w:p>
    <w:p w14:paraId="22F902D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5EF82F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brAqhmaqN</w:t>
      </w:r>
      <w:r w:rsidR="00665208">
        <w:rPr>
          <w:rFonts w:ascii="Arial" w:hAnsi="Arial" w:cs="Arial"/>
          <w:color w:val="000000"/>
          <w:sz w:val="36"/>
          <w:szCs w:val="36"/>
          <w:lang w:bidi="hi-IN"/>
        </w:rPr>
        <w:t>E</w:t>
      </w:r>
      <w:r>
        <w:rPr>
          <w:rFonts w:ascii="Arial" w:hAnsi="Arial" w:cs="Arial"/>
          <w:color w:val="000000"/>
          <w:sz w:val="36"/>
          <w:szCs w:val="36"/>
          <w:lang w:bidi="hi-IN"/>
        </w:rPr>
        <w:t>Shvaq-mRuta(gm)# hiqtaM | y</w:t>
      </w:r>
      <w:r w:rsidR="00665208">
        <w:rPr>
          <w:rFonts w:ascii="Arial" w:hAnsi="Arial" w:cs="Arial"/>
          <w:color w:val="000000"/>
          <w:sz w:val="36"/>
          <w:szCs w:val="36"/>
          <w:lang w:bidi="hi-IN"/>
        </w:rPr>
        <w:t>E</w:t>
      </w:r>
      <w:r>
        <w:rPr>
          <w:rFonts w:ascii="Arial" w:hAnsi="Arial" w:cs="Arial"/>
          <w:color w:val="000000"/>
          <w:sz w:val="36"/>
          <w:szCs w:val="36"/>
          <w:lang w:bidi="hi-IN"/>
        </w:rPr>
        <w:t>na# d</w:t>
      </w:r>
      <w:r w:rsidR="00665208">
        <w:rPr>
          <w:rFonts w:ascii="Arial" w:hAnsi="Arial" w:cs="Arial"/>
          <w:color w:val="000000"/>
          <w:sz w:val="36"/>
          <w:szCs w:val="36"/>
          <w:lang w:bidi="hi-IN"/>
        </w:rPr>
        <w:t>E</w:t>
      </w:r>
      <w:r>
        <w:rPr>
          <w:rFonts w:ascii="Arial" w:hAnsi="Arial" w:cs="Arial"/>
          <w:color w:val="000000"/>
          <w:sz w:val="36"/>
          <w:szCs w:val="36"/>
          <w:lang w:bidi="hi-IN"/>
        </w:rPr>
        <w:t>qvAH paqvitr</w:t>
      </w:r>
      <w:r w:rsidR="00665208">
        <w:rPr>
          <w:rFonts w:ascii="Arial" w:hAnsi="Arial" w:cs="Arial"/>
          <w:color w:val="000000"/>
          <w:sz w:val="36"/>
          <w:szCs w:val="36"/>
          <w:lang w:bidi="hi-IN"/>
        </w:rPr>
        <w:t>E</w:t>
      </w:r>
      <w:r>
        <w:rPr>
          <w:rFonts w:ascii="Arial" w:hAnsi="Arial" w:cs="Arial"/>
          <w:color w:val="000000"/>
          <w:sz w:val="36"/>
          <w:szCs w:val="36"/>
          <w:lang w:bidi="hi-IN"/>
        </w:rPr>
        <w:t>#Na | AqtmAna#M puqnat</w:t>
      </w:r>
      <w:r w:rsidR="00665208">
        <w:rPr>
          <w:rFonts w:ascii="Arial" w:hAnsi="Arial" w:cs="Arial"/>
          <w:color w:val="000000"/>
          <w:sz w:val="36"/>
          <w:szCs w:val="36"/>
          <w:lang w:bidi="hi-IN"/>
        </w:rPr>
        <w:t>E</w:t>
      </w:r>
      <w:r>
        <w:rPr>
          <w:rFonts w:ascii="Arial" w:hAnsi="Arial" w:cs="Arial"/>
          <w:color w:val="000000"/>
          <w:sz w:val="36"/>
          <w:szCs w:val="36"/>
          <w:lang w:bidi="hi-IN"/>
        </w:rPr>
        <w:t>q sadA$ | t</w:t>
      </w:r>
      <w:r w:rsidR="00665208">
        <w:rPr>
          <w:rFonts w:ascii="Arial" w:hAnsi="Arial" w:cs="Arial"/>
          <w:color w:val="000000"/>
          <w:sz w:val="36"/>
          <w:szCs w:val="36"/>
          <w:lang w:bidi="hi-IN"/>
        </w:rPr>
        <w:t>E</w:t>
      </w:r>
      <w:r>
        <w:rPr>
          <w:rFonts w:ascii="Arial" w:hAnsi="Arial" w:cs="Arial"/>
          <w:color w:val="000000"/>
          <w:sz w:val="36"/>
          <w:szCs w:val="36"/>
          <w:lang w:bidi="hi-IN"/>
        </w:rPr>
        <w:t>na# saqhasra# dhAr</w:t>
      </w:r>
      <w:r w:rsidR="00665208">
        <w:rPr>
          <w:rFonts w:ascii="Arial" w:hAnsi="Arial" w:cs="Arial"/>
          <w:color w:val="000000"/>
          <w:sz w:val="36"/>
          <w:szCs w:val="36"/>
          <w:lang w:bidi="hi-IN"/>
        </w:rPr>
        <w:t>E</w:t>
      </w:r>
      <w:r>
        <w:rPr>
          <w:rFonts w:ascii="Arial" w:hAnsi="Arial" w:cs="Arial"/>
          <w:color w:val="000000"/>
          <w:sz w:val="36"/>
          <w:szCs w:val="36"/>
          <w:lang w:bidi="hi-IN"/>
        </w:rPr>
        <w:t>Na | pAqvaqmAqnyaH pu#nantu mA | prAqjAqpaqtyaM paqvitra$M | Saqt</w:t>
      </w:r>
      <w:r w:rsidR="00665208">
        <w:rPr>
          <w:rFonts w:ascii="Arial" w:hAnsi="Arial" w:cs="Arial"/>
          <w:color w:val="000000"/>
          <w:sz w:val="36"/>
          <w:szCs w:val="36"/>
          <w:lang w:bidi="hi-IN"/>
        </w:rPr>
        <w:t>O</w:t>
      </w:r>
      <w:r>
        <w:rPr>
          <w:rFonts w:ascii="Arial" w:hAnsi="Arial" w:cs="Arial"/>
          <w:color w:val="000000"/>
          <w:sz w:val="36"/>
          <w:szCs w:val="36"/>
          <w:lang w:bidi="hi-IN"/>
        </w:rPr>
        <w:t>dyA#ma(gm) hiraqNmaya$M | t</w:t>
      </w:r>
      <w:r w:rsidR="00665208">
        <w:rPr>
          <w:rFonts w:ascii="Arial" w:hAnsi="Arial" w:cs="Arial"/>
          <w:color w:val="000000"/>
          <w:sz w:val="36"/>
          <w:szCs w:val="36"/>
          <w:lang w:bidi="hi-IN"/>
        </w:rPr>
        <w:t>E</w:t>
      </w:r>
      <w:r>
        <w:rPr>
          <w:rFonts w:ascii="Arial" w:hAnsi="Arial" w:cs="Arial"/>
          <w:color w:val="000000"/>
          <w:sz w:val="36"/>
          <w:szCs w:val="36"/>
          <w:lang w:bidi="hi-IN"/>
        </w:rPr>
        <w:t>na# brahmaq vid</w:t>
      </w:r>
      <w:r w:rsidR="00665208">
        <w:rPr>
          <w:rFonts w:ascii="Arial" w:hAnsi="Arial" w:cs="Arial"/>
          <w:color w:val="000000"/>
          <w:sz w:val="36"/>
          <w:szCs w:val="36"/>
          <w:lang w:bidi="hi-IN"/>
        </w:rPr>
        <w:t>O</w:t>
      </w:r>
      <w:r>
        <w:rPr>
          <w:rFonts w:ascii="Arial" w:hAnsi="Arial" w:cs="Arial"/>
          <w:color w:val="000000"/>
          <w:sz w:val="36"/>
          <w:szCs w:val="36"/>
          <w:lang w:bidi="hi-IN"/>
        </w:rPr>
        <w:t xml:space="preserve"># vaqyaM | </w:t>
      </w:r>
    </w:p>
    <w:p w14:paraId="108138A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pUqtaM brahma# punImah</w:t>
      </w:r>
      <w:r w:rsidR="00665208">
        <w:rPr>
          <w:rFonts w:ascii="Arial" w:hAnsi="Arial" w:cs="Arial"/>
          <w:color w:val="000000"/>
          <w:sz w:val="36"/>
          <w:szCs w:val="36"/>
          <w:lang w:bidi="hi-IN"/>
        </w:rPr>
        <w:t>E</w:t>
      </w:r>
      <w:r>
        <w:rPr>
          <w:rFonts w:ascii="Arial" w:hAnsi="Arial" w:cs="Arial"/>
          <w:color w:val="000000"/>
          <w:sz w:val="36"/>
          <w:szCs w:val="36"/>
          <w:lang w:bidi="hi-IN"/>
        </w:rPr>
        <w:t xml:space="preserve"> | indra#-ssunIqtI saqhamA# punAtu | 6</w:t>
      </w:r>
    </w:p>
    <w:p w14:paraId="4866DAC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CE3A6B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w:t>
      </w:r>
      <w:r w:rsidR="00665208">
        <w:rPr>
          <w:rFonts w:ascii="Arial" w:hAnsi="Arial" w:cs="Arial"/>
          <w:color w:val="000000"/>
          <w:sz w:val="36"/>
          <w:szCs w:val="36"/>
          <w:lang w:bidi="hi-IN"/>
        </w:rPr>
        <w:t>O</w:t>
      </w:r>
      <w:r>
        <w:rPr>
          <w:rFonts w:ascii="Arial" w:hAnsi="Arial" w:cs="Arial"/>
          <w:color w:val="000000"/>
          <w:sz w:val="36"/>
          <w:szCs w:val="36"/>
          <w:lang w:bidi="hi-IN"/>
        </w:rPr>
        <w:t>ma#-ssvaqstyA varu#Na-ssaqmIcyA$ | yaqm</w:t>
      </w:r>
      <w:r w:rsidR="00665208">
        <w:rPr>
          <w:rFonts w:ascii="Arial" w:hAnsi="Arial" w:cs="Arial"/>
          <w:color w:val="000000"/>
          <w:sz w:val="36"/>
          <w:szCs w:val="36"/>
          <w:lang w:bidi="hi-IN"/>
        </w:rPr>
        <w:t>O</w:t>
      </w:r>
      <w:r>
        <w:rPr>
          <w:rFonts w:ascii="Arial" w:hAnsi="Arial" w:cs="Arial"/>
          <w:color w:val="000000"/>
          <w:sz w:val="36"/>
          <w:szCs w:val="36"/>
          <w:lang w:bidi="hi-IN"/>
        </w:rPr>
        <w:t xml:space="preserve"> rAjA$ pramRuqNABi#H punAtu mA | jAqtav</w:t>
      </w:r>
      <w:r w:rsidR="00665208">
        <w:rPr>
          <w:rFonts w:ascii="Arial" w:hAnsi="Arial" w:cs="Arial"/>
          <w:color w:val="000000"/>
          <w:sz w:val="36"/>
          <w:szCs w:val="36"/>
          <w:lang w:bidi="hi-IN"/>
        </w:rPr>
        <w:t>E</w:t>
      </w:r>
      <w:r>
        <w:rPr>
          <w:rFonts w:ascii="Arial" w:hAnsi="Arial" w:cs="Arial"/>
          <w:color w:val="000000"/>
          <w:sz w:val="36"/>
          <w:szCs w:val="36"/>
          <w:lang w:bidi="hi-IN"/>
        </w:rPr>
        <w:t>#dA m</w:t>
      </w:r>
      <w:r w:rsidR="00665208">
        <w:rPr>
          <w:rFonts w:ascii="Arial" w:hAnsi="Arial" w:cs="Arial"/>
          <w:color w:val="000000"/>
          <w:sz w:val="36"/>
          <w:szCs w:val="36"/>
          <w:lang w:bidi="hi-IN"/>
        </w:rPr>
        <w:t>O</w:t>
      </w:r>
      <w:r>
        <w:rPr>
          <w:rFonts w:ascii="Arial" w:hAnsi="Arial" w:cs="Arial"/>
          <w:color w:val="000000"/>
          <w:sz w:val="36"/>
          <w:szCs w:val="36"/>
          <w:lang w:bidi="hi-IN"/>
        </w:rPr>
        <w:t xml:space="preserve">qrjaya#ntyA punAtu | BUrBuvaqssuva#H || </w:t>
      </w:r>
    </w:p>
    <w:p w14:paraId="347E6FB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190F87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tacCaqM~My</w:t>
      </w:r>
      <w:r w:rsidR="00665208">
        <w:rPr>
          <w:rFonts w:ascii="Arial" w:hAnsi="Arial" w:cs="Arial"/>
          <w:color w:val="000000"/>
          <w:sz w:val="36"/>
          <w:szCs w:val="36"/>
          <w:lang w:bidi="hi-IN"/>
        </w:rPr>
        <w:t>O</w:t>
      </w:r>
      <w:r>
        <w:rPr>
          <w:rFonts w:ascii="Arial" w:hAnsi="Arial" w:cs="Arial"/>
          <w:color w:val="000000"/>
          <w:sz w:val="36"/>
          <w:szCs w:val="36"/>
          <w:lang w:bidi="hi-IN"/>
        </w:rPr>
        <w:t>rA vRu#NImah</w:t>
      </w:r>
      <w:r w:rsidR="00665208">
        <w:rPr>
          <w:rFonts w:ascii="Arial" w:hAnsi="Arial" w:cs="Arial"/>
          <w:color w:val="000000"/>
          <w:sz w:val="36"/>
          <w:szCs w:val="36"/>
          <w:lang w:bidi="hi-IN"/>
        </w:rPr>
        <w:t>E</w:t>
      </w:r>
      <w:r>
        <w:rPr>
          <w:rFonts w:ascii="Arial" w:hAnsi="Arial" w:cs="Arial"/>
          <w:color w:val="000000"/>
          <w:sz w:val="36"/>
          <w:szCs w:val="36"/>
          <w:lang w:bidi="hi-IN"/>
        </w:rPr>
        <w:t xml:space="preserve"> | gAqtuM ~Myaqj~jAya# | gAqtuM ~Myaqj~japa#tay</w:t>
      </w:r>
      <w:r w:rsidR="00665208">
        <w:rPr>
          <w:rFonts w:ascii="Arial" w:hAnsi="Arial" w:cs="Arial"/>
          <w:color w:val="000000"/>
          <w:sz w:val="36"/>
          <w:szCs w:val="36"/>
          <w:lang w:bidi="hi-IN"/>
        </w:rPr>
        <w:t>E</w:t>
      </w:r>
      <w:r>
        <w:rPr>
          <w:rFonts w:ascii="Arial" w:hAnsi="Arial" w:cs="Arial"/>
          <w:color w:val="000000"/>
          <w:sz w:val="36"/>
          <w:szCs w:val="36"/>
          <w:lang w:bidi="hi-IN"/>
        </w:rPr>
        <w:t xml:space="preserve"> | daivI$ svaqstira#stu naH | svaqsti rmAnu#Sh</w:t>
      </w:r>
      <w:r w:rsidR="00665208">
        <w:rPr>
          <w:rFonts w:ascii="Arial" w:hAnsi="Arial" w:cs="Arial"/>
          <w:color w:val="000000"/>
          <w:sz w:val="36"/>
          <w:szCs w:val="36"/>
          <w:lang w:bidi="hi-IN"/>
        </w:rPr>
        <w:t>E</w:t>
      </w:r>
      <w:r>
        <w:rPr>
          <w:rFonts w:ascii="Arial" w:hAnsi="Arial" w:cs="Arial"/>
          <w:color w:val="000000"/>
          <w:sz w:val="36"/>
          <w:szCs w:val="36"/>
          <w:lang w:bidi="hi-IN"/>
        </w:rPr>
        <w:t>ByaH | Uqd^^rdhvaM ji#gAtu B</w:t>
      </w:r>
      <w:r w:rsidR="00665208">
        <w:rPr>
          <w:rFonts w:ascii="Arial" w:hAnsi="Arial" w:cs="Arial"/>
          <w:color w:val="000000"/>
          <w:sz w:val="36"/>
          <w:szCs w:val="36"/>
          <w:lang w:bidi="hi-IN"/>
        </w:rPr>
        <w:t>E</w:t>
      </w:r>
      <w:r>
        <w:rPr>
          <w:rFonts w:ascii="Arial" w:hAnsi="Arial" w:cs="Arial"/>
          <w:color w:val="000000"/>
          <w:sz w:val="36"/>
          <w:szCs w:val="36"/>
          <w:lang w:bidi="hi-IN"/>
        </w:rPr>
        <w:t>ShaqjaM | Sann</w:t>
      </w:r>
      <w:r w:rsidR="00665208">
        <w:rPr>
          <w:rFonts w:ascii="Arial" w:hAnsi="Arial" w:cs="Arial"/>
          <w:color w:val="000000"/>
          <w:sz w:val="36"/>
          <w:szCs w:val="36"/>
          <w:lang w:bidi="hi-IN"/>
        </w:rPr>
        <w:t>O</w:t>
      </w:r>
      <w:r>
        <w:rPr>
          <w:rFonts w:ascii="Arial" w:hAnsi="Arial" w:cs="Arial"/>
          <w:color w:val="000000"/>
          <w:sz w:val="36"/>
          <w:szCs w:val="36"/>
          <w:lang w:bidi="hi-IN"/>
        </w:rPr>
        <w:t># astu dviqpad</w:t>
      </w:r>
      <w:r w:rsidR="00665208">
        <w:rPr>
          <w:rFonts w:ascii="Arial" w:hAnsi="Arial" w:cs="Arial"/>
          <w:color w:val="000000"/>
          <w:sz w:val="36"/>
          <w:szCs w:val="36"/>
          <w:lang w:bidi="hi-IN"/>
        </w:rPr>
        <w:t>E</w:t>
      </w:r>
      <w:r>
        <w:rPr>
          <w:rFonts w:ascii="Arial" w:hAnsi="Arial" w:cs="Arial"/>
          <w:color w:val="000000"/>
          <w:sz w:val="36"/>
          <w:szCs w:val="36"/>
          <w:lang w:bidi="hi-IN"/>
        </w:rPr>
        <w:t>$ | SaM catu#Shpad</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p>
    <w:p w14:paraId="510DC966" w14:textId="77777777" w:rsidR="001677C6" w:rsidRDefault="001677C6" w:rsidP="00D91D60">
      <w:pPr>
        <w:autoSpaceDE w:val="0"/>
        <w:autoSpaceDN w:val="0"/>
        <w:adjustRightInd w:val="0"/>
        <w:spacing w:after="0" w:line="240" w:lineRule="auto"/>
        <w:rPr>
          <w:rFonts w:ascii="Arial" w:hAnsi="Arial" w:cs="Arial"/>
          <w:color w:val="000000"/>
          <w:sz w:val="36"/>
          <w:szCs w:val="36"/>
          <w:lang w:bidi="hi-IN"/>
        </w:rPr>
      </w:pPr>
    </w:p>
    <w:p w14:paraId="480375C5" w14:textId="77777777" w:rsidR="00EE0833" w:rsidRDefault="00EE0833" w:rsidP="00D91D60">
      <w:pPr>
        <w:autoSpaceDE w:val="0"/>
        <w:autoSpaceDN w:val="0"/>
        <w:adjustRightInd w:val="0"/>
        <w:spacing w:after="0" w:line="240" w:lineRule="auto"/>
        <w:rPr>
          <w:rFonts w:ascii="Arial" w:hAnsi="Arial" w:cs="Arial"/>
          <w:color w:val="000000"/>
          <w:sz w:val="36"/>
          <w:szCs w:val="36"/>
          <w:lang w:bidi="hi-IN"/>
        </w:rPr>
      </w:pPr>
    </w:p>
    <w:p w14:paraId="18F42BB8" w14:textId="791BC3E3" w:rsidR="00D91D60" w:rsidRDefault="00BB2949"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3</w:t>
      </w:r>
      <w:r w:rsidR="00D91D60">
        <w:rPr>
          <w:rFonts w:ascii="Arial" w:hAnsi="Arial" w:cs="Arial"/>
          <w:color w:val="000000"/>
          <w:sz w:val="36"/>
          <w:szCs w:val="36"/>
          <w:lang w:bidi="hi-IN"/>
        </w:rPr>
        <w:t>.6.1</w:t>
      </w:r>
      <w:r w:rsidR="00D91D60">
        <w:rPr>
          <w:rFonts w:ascii="Arial" w:hAnsi="Arial" w:cs="Arial"/>
          <w:color w:val="000000"/>
          <w:sz w:val="36"/>
          <w:szCs w:val="36"/>
          <w:lang w:bidi="hi-IN"/>
        </w:rPr>
        <w:tab/>
        <w:t>vAstu mantraH</w:t>
      </w:r>
    </w:p>
    <w:p w14:paraId="6A3DE74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vAst</w:t>
      </w:r>
      <w:r w:rsidR="00665208">
        <w:rPr>
          <w:rFonts w:ascii="Arial" w:hAnsi="Arial" w:cs="Arial"/>
          <w:color w:val="000000"/>
          <w:sz w:val="36"/>
          <w:szCs w:val="36"/>
          <w:lang w:bidi="hi-IN"/>
        </w:rPr>
        <w:t>O</w:t>
      </w:r>
      <w:r>
        <w:rPr>
          <w:rFonts w:ascii="Arial" w:hAnsi="Arial" w:cs="Arial"/>
          <w:color w:val="000000"/>
          <w:sz w:val="36"/>
          <w:szCs w:val="36"/>
          <w:lang w:bidi="hi-IN"/>
        </w:rPr>
        <w:t>$Shpat</w:t>
      </w:r>
      <w:r w:rsidR="00665208">
        <w:rPr>
          <w:rFonts w:ascii="Arial" w:hAnsi="Arial" w:cs="Arial"/>
          <w:color w:val="000000"/>
          <w:sz w:val="36"/>
          <w:szCs w:val="36"/>
          <w:lang w:bidi="hi-IN"/>
        </w:rPr>
        <w:t>E</w:t>
      </w:r>
      <w:r>
        <w:rPr>
          <w:rFonts w:ascii="Arial" w:hAnsi="Arial" w:cs="Arial"/>
          <w:color w:val="000000"/>
          <w:sz w:val="36"/>
          <w:szCs w:val="36"/>
          <w:lang w:bidi="hi-IN"/>
        </w:rPr>
        <w:t>q prati#jAnI hyaqsmAn^^th svA#v</w:t>
      </w:r>
      <w:r w:rsidR="00665208">
        <w:rPr>
          <w:rFonts w:ascii="Arial" w:hAnsi="Arial" w:cs="Arial"/>
          <w:color w:val="000000"/>
          <w:sz w:val="36"/>
          <w:szCs w:val="36"/>
          <w:lang w:bidi="hi-IN"/>
        </w:rPr>
        <w:t>E</w:t>
      </w:r>
      <w:r>
        <w:rPr>
          <w:rFonts w:ascii="Arial" w:hAnsi="Arial" w:cs="Arial"/>
          <w:color w:val="000000"/>
          <w:sz w:val="36"/>
          <w:szCs w:val="36"/>
          <w:lang w:bidi="hi-IN"/>
        </w:rPr>
        <w:t>qS</w:t>
      </w:r>
      <w:r w:rsidR="00665208">
        <w:rPr>
          <w:rFonts w:ascii="Arial" w:hAnsi="Arial" w:cs="Arial"/>
          <w:color w:val="000000"/>
          <w:sz w:val="36"/>
          <w:szCs w:val="36"/>
          <w:lang w:bidi="hi-IN"/>
        </w:rPr>
        <w:t>O</w:t>
      </w:r>
      <w:r>
        <w:rPr>
          <w:rFonts w:ascii="Arial" w:hAnsi="Arial" w:cs="Arial"/>
          <w:color w:val="000000"/>
          <w:sz w:val="36"/>
          <w:szCs w:val="36"/>
          <w:lang w:bidi="hi-IN"/>
        </w:rPr>
        <w:t xml:space="preserve"> a#namIqv</w:t>
      </w:r>
      <w:r w:rsidR="00665208">
        <w:rPr>
          <w:rFonts w:ascii="Arial" w:hAnsi="Arial" w:cs="Arial"/>
          <w:color w:val="000000"/>
          <w:sz w:val="36"/>
          <w:szCs w:val="36"/>
          <w:lang w:bidi="hi-IN"/>
        </w:rPr>
        <w:t>O</w:t>
      </w:r>
      <w:r>
        <w:rPr>
          <w:rFonts w:ascii="Arial" w:hAnsi="Arial" w:cs="Arial"/>
          <w:color w:val="000000"/>
          <w:sz w:val="36"/>
          <w:szCs w:val="36"/>
          <w:lang w:bidi="hi-IN"/>
        </w:rPr>
        <w:t xml:space="preserve"> Ba#vA naH | </w:t>
      </w:r>
    </w:p>
    <w:p w14:paraId="63DE091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yattv</w:t>
      </w:r>
      <w:r w:rsidR="00665208">
        <w:rPr>
          <w:rFonts w:ascii="Arial" w:hAnsi="Arial" w:cs="Arial"/>
          <w:color w:val="000000"/>
          <w:sz w:val="36"/>
          <w:szCs w:val="36"/>
          <w:lang w:bidi="hi-IN"/>
        </w:rPr>
        <w:t>E</w:t>
      </w:r>
      <w:r>
        <w:rPr>
          <w:rFonts w:ascii="Arial" w:hAnsi="Arial" w:cs="Arial"/>
          <w:color w:val="000000"/>
          <w:sz w:val="36"/>
          <w:szCs w:val="36"/>
          <w:lang w:bidi="hi-IN"/>
        </w:rPr>
        <w:t xml:space="preserve"> ma#h</w:t>
      </w:r>
      <w:r w:rsidR="00665208">
        <w:rPr>
          <w:rFonts w:ascii="Arial" w:hAnsi="Arial" w:cs="Arial"/>
          <w:color w:val="000000"/>
          <w:sz w:val="36"/>
          <w:szCs w:val="36"/>
          <w:lang w:bidi="hi-IN"/>
        </w:rPr>
        <w:t>E</w:t>
      </w:r>
      <w:r>
        <w:rPr>
          <w:rFonts w:ascii="Arial" w:hAnsi="Arial" w:cs="Arial"/>
          <w:color w:val="000000"/>
          <w:sz w:val="36"/>
          <w:szCs w:val="36"/>
          <w:lang w:bidi="hi-IN"/>
        </w:rPr>
        <w:t>q pratiq tann</w:t>
      </w:r>
      <w:r w:rsidR="00665208">
        <w:rPr>
          <w:rFonts w:ascii="Arial" w:hAnsi="Arial" w:cs="Arial"/>
          <w:color w:val="000000"/>
          <w:sz w:val="36"/>
          <w:szCs w:val="36"/>
          <w:lang w:bidi="hi-IN"/>
        </w:rPr>
        <w:t>O</w:t>
      </w:r>
      <w:r>
        <w:rPr>
          <w:rFonts w:ascii="Arial" w:hAnsi="Arial" w:cs="Arial"/>
          <w:color w:val="000000"/>
          <w:sz w:val="36"/>
          <w:szCs w:val="36"/>
          <w:lang w:bidi="hi-IN"/>
        </w:rPr>
        <w:t xml:space="preserve"># juShasvaq Sanna# </w:t>
      </w:r>
      <w:r w:rsidR="00665208">
        <w:rPr>
          <w:rFonts w:ascii="Arial" w:hAnsi="Arial" w:cs="Arial"/>
          <w:color w:val="000000"/>
          <w:sz w:val="36"/>
          <w:szCs w:val="36"/>
          <w:lang w:bidi="hi-IN"/>
        </w:rPr>
        <w:t>E</w:t>
      </w:r>
      <w:r>
        <w:rPr>
          <w:rFonts w:ascii="Arial" w:hAnsi="Arial" w:cs="Arial"/>
          <w:color w:val="000000"/>
          <w:sz w:val="36"/>
          <w:szCs w:val="36"/>
          <w:lang w:bidi="hi-IN"/>
        </w:rPr>
        <w:t>dhi dviqpad</w:t>
      </w:r>
      <w:r w:rsidR="00665208">
        <w:rPr>
          <w:rFonts w:ascii="Arial" w:hAnsi="Arial" w:cs="Arial"/>
          <w:color w:val="000000"/>
          <w:sz w:val="36"/>
          <w:szCs w:val="36"/>
          <w:lang w:bidi="hi-IN"/>
        </w:rPr>
        <w:t>E</w:t>
      </w:r>
      <w:r>
        <w:rPr>
          <w:rFonts w:ascii="Arial" w:hAnsi="Arial" w:cs="Arial"/>
          <w:color w:val="000000"/>
          <w:sz w:val="36"/>
          <w:szCs w:val="36"/>
          <w:lang w:bidi="hi-IN"/>
        </w:rPr>
        <w:t>q SaM catu#Shpad</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p>
    <w:p w14:paraId="580FE56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vAst</w:t>
      </w:r>
      <w:r w:rsidR="00665208">
        <w:rPr>
          <w:rFonts w:ascii="Arial" w:hAnsi="Arial" w:cs="Arial"/>
          <w:color w:val="000000"/>
          <w:sz w:val="36"/>
          <w:szCs w:val="36"/>
          <w:lang w:bidi="hi-IN"/>
        </w:rPr>
        <w:t>O</w:t>
      </w:r>
      <w:r>
        <w:rPr>
          <w:rFonts w:ascii="Arial" w:hAnsi="Arial" w:cs="Arial"/>
          <w:color w:val="000000"/>
          <w:sz w:val="36"/>
          <w:szCs w:val="36"/>
          <w:lang w:bidi="hi-IN"/>
        </w:rPr>
        <w:t>$Shpat</w:t>
      </w:r>
      <w:r w:rsidR="00665208">
        <w:rPr>
          <w:rFonts w:ascii="Arial" w:hAnsi="Arial" w:cs="Arial"/>
          <w:color w:val="000000"/>
          <w:sz w:val="36"/>
          <w:szCs w:val="36"/>
          <w:lang w:bidi="hi-IN"/>
        </w:rPr>
        <w:t>E</w:t>
      </w:r>
      <w:r>
        <w:rPr>
          <w:rFonts w:ascii="Arial" w:hAnsi="Arial" w:cs="Arial"/>
          <w:color w:val="000000"/>
          <w:sz w:val="36"/>
          <w:szCs w:val="36"/>
          <w:lang w:bidi="hi-IN"/>
        </w:rPr>
        <w:t xml:space="preserve"> SaqgmayA# saq(gm)q sadA# t</w:t>
      </w:r>
      <w:r w:rsidR="00665208">
        <w:rPr>
          <w:rFonts w:ascii="Arial" w:hAnsi="Arial" w:cs="Arial"/>
          <w:color w:val="000000"/>
          <w:sz w:val="36"/>
          <w:szCs w:val="36"/>
          <w:lang w:bidi="hi-IN"/>
        </w:rPr>
        <w:t>E</w:t>
      </w:r>
      <w:r>
        <w:rPr>
          <w:rFonts w:ascii="Arial" w:hAnsi="Arial" w:cs="Arial"/>
          <w:color w:val="000000"/>
          <w:sz w:val="36"/>
          <w:szCs w:val="36"/>
          <w:lang w:bidi="hi-IN"/>
        </w:rPr>
        <w:t xml:space="preserve"> sakShIqmahi# raqNvayA# gAtuq matyA$ | </w:t>
      </w:r>
    </w:p>
    <w:p w14:paraId="74E0EB7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 vaqH kSh</w:t>
      </w:r>
      <w:r w:rsidR="00665208">
        <w:rPr>
          <w:rFonts w:ascii="Arial" w:hAnsi="Arial" w:cs="Arial"/>
          <w:color w:val="000000"/>
          <w:sz w:val="36"/>
          <w:szCs w:val="36"/>
          <w:lang w:bidi="hi-IN"/>
        </w:rPr>
        <w:t>E</w:t>
      </w:r>
      <w:r>
        <w:rPr>
          <w:rFonts w:ascii="Arial" w:hAnsi="Arial" w:cs="Arial"/>
          <w:color w:val="000000"/>
          <w:sz w:val="36"/>
          <w:szCs w:val="36"/>
          <w:lang w:bidi="hi-IN"/>
        </w:rPr>
        <w:t>ma# uqta y</w:t>
      </w:r>
      <w:r w:rsidR="00665208">
        <w:rPr>
          <w:rFonts w:ascii="Arial" w:hAnsi="Arial" w:cs="Arial"/>
          <w:color w:val="000000"/>
          <w:sz w:val="36"/>
          <w:szCs w:val="36"/>
          <w:lang w:bidi="hi-IN"/>
        </w:rPr>
        <w:t>O</w:t>
      </w:r>
      <w:r>
        <w:rPr>
          <w:rFonts w:ascii="Arial" w:hAnsi="Arial" w:cs="Arial"/>
          <w:color w:val="000000"/>
          <w:sz w:val="36"/>
          <w:szCs w:val="36"/>
          <w:lang w:bidi="hi-IN"/>
        </w:rPr>
        <w:t>g</w:t>
      </w:r>
      <w:r w:rsidR="00665208">
        <w:rPr>
          <w:rFonts w:ascii="Arial" w:hAnsi="Arial" w:cs="Arial"/>
          <w:color w:val="000000"/>
          <w:sz w:val="36"/>
          <w:szCs w:val="36"/>
          <w:lang w:bidi="hi-IN"/>
        </w:rPr>
        <w:t>E</w:t>
      </w:r>
      <w:r>
        <w:rPr>
          <w:rFonts w:ascii="Arial" w:hAnsi="Arial" w:cs="Arial"/>
          <w:color w:val="000000"/>
          <w:sz w:val="36"/>
          <w:szCs w:val="36"/>
          <w:lang w:bidi="hi-IN"/>
        </w:rPr>
        <w:t>q vara#nn</w:t>
      </w:r>
      <w:r w:rsidR="00665208">
        <w:rPr>
          <w:rFonts w:ascii="Arial" w:hAnsi="Arial" w:cs="Arial"/>
          <w:color w:val="000000"/>
          <w:sz w:val="36"/>
          <w:szCs w:val="36"/>
          <w:lang w:bidi="hi-IN"/>
        </w:rPr>
        <w:t>O</w:t>
      </w:r>
      <w:r>
        <w:rPr>
          <w:rFonts w:ascii="Arial" w:hAnsi="Arial" w:cs="Arial"/>
          <w:color w:val="000000"/>
          <w:sz w:val="36"/>
          <w:szCs w:val="36"/>
          <w:lang w:bidi="hi-IN"/>
        </w:rPr>
        <w:t xml:space="preserve"> yUqyaM pA#ta svaqstiBiq-ssadA#naH | </w:t>
      </w:r>
    </w:p>
    <w:p w14:paraId="73B6643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gramStart"/>
      <w:r>
        <w:rPr>
          <w:rFonts w:ascii="Arial" w:hAnsi="Arial" w:cs="Arial"/>
          <w:color w:val="000000"/>
          <w:sz w:val="36"/>
          <w:szCs w:val="36"/>
          <w:lang w:bidi="hi-IN"/>
        </w:rPr>
        <w:t>vAst</w:t>
      </w:r>
      <w:r w:rsidR="00665208">
        <w:rPr>
          <w:rFonts w:ascii="Arial" w:hAnsi="Arial" w:cs="Arial"/>
          <w:color w:val="000000"/>
          <w:sz w:val="36"/>
          <w:szCs w:val="36"/>
          <w:lang w:bidi="hi-IN"/>
        </w:rPr>
        <w:t>O</w:t>
      </w:r>
      <w:r>
        <w:rPr>
          <w:rFonts w:ascii="Arial" w:hAnsi="Arial" w:cs="Arial"/>
          <w:color w:val="000000"/>
          <w:sz w:val="36"/>
          <w:szCs w:val="36"/>
          <w:lang w:bidi="hi-IN"/>
        </w:rPr>
        <w:t>$</w:t>
      </w:r>
      <w:proofErr w:type="gramEnd"/>
      <w:r>
        <w:rPr>
          <w:rFonts w:ascii="Arial" w:hAnsi="Arial" w:cs="Arial"/>
          <w:color w:val="000000"/>
          <w:sz w:val="36"/>
          <w:szCs w:val="36"/>
          <w:lang w:bidi="hi-IN"/>
        </w:rPr>
        <w:t>Shpat</w:t>
      </w:r>
      <w:r w:rsidR="00665208">
        <w:rPr>
          <w:rFonts w:ascii="Arial" w:hAnsi="Arial" w:cs="Arial"/>
          <w:color w:val="000000"/>
          <w:sz w:val="36"/>
          <w:szCs w:val="36"/>
          <w:lang w:bidi="hi-IN"/>
        </w:rPr>
        <w:t>E</w:t>
      </w:r>
      <w:r>
        <w:rPr>
          <w:rFonts w:ascii="Arial" w:hAnsi="Arial" w:cs="Arial"/>
          <w:color w:val="000000"/>
          <w:sz w:val="36"/>
          <w:szCs w:val="36"/>
          <w:lang w:bidi="hi-IN"/>
        </w:rPr>
        <w:t xml:space="preserve"> praqtara#N</w:t>
      </w:r>
      <w:r w:rsidR="00665208">
        <w:rPr>
          <w:rFonts w:ascii="Arial" w:hAnsi="Arial" w:cs="Arial"/>
          <w:color w:val="000000"/>
          <w:sz w:val="36"/>
          <w:szCs w:val="36"/>
          <w:lang w:bidi="hi-IN"/>
        </w:rPr>
        <w:t>O</w:t>
      </w:r>
      <w:r>
        <w:rPr>
          <w:rFonts w:ascii="Arial" w:hAnsi="Arial" w:cs="Arial"/>
          <w:color w:val="000000"/>
          <w:sz w:val="36"/>
          <w:szCs w:val="36"/>
          <w:lang w:bidi="hi-IN"/>
        </w:rPr>
        <w:t xml:space="preserve"> na </w:t>
      </w:r>
      <w:r w:rsidR="00665208">
        <w:rPr>
          <w:rFonts w:ascii="Arial" w:hAnsi="Arial" w:cs="Arial"/>
          <w:color w:val="000000"/>
          <w:sz w:val="36"/>
          <w:szCs w:val="36"/>
          <w:lang w:bidi="hi-IN"/>
        </w:rPr>
        <w:t>E</w:t>
      </w:r>
      <w:r>
        <w:rPr>
          <w:rFonts w:ascii="Arial" w:hAnsi="Arial" w:cs="Arial"/>
          <w:color w:val="000000"/>
          <w:sz w:val="36"/>
          <w:szCs w:val="36"/>
          <w:lang w:bidi="hi-IN"/>
        </w:rPr>
        <w:t>dhiq g</w:t>
      </w:r>
      <w:r w:rsidR="00665208">
        <w:rPr>
          <w:rFonts w:ascii="Arial" w:hAnsi="Arial" w:cs="Arial"/>
          <w:color w:val="000000"/>
          <w:sz w:val="36"/>
          <w:szCs w:val="36"/>
          <w:lang w:bidi="hi-IN"/>
        </w:rPr>
        <w:t>O</w:t>
      </w:r>
      <w:r>
        <w:rPr>
          <w:rFonts w:ascii="Arial" w:hAnsi="Arial" w:cs="Arial"/>
          <w:color w:val="000000"/>
          <w:sz w:val="36"/>
          <w:szCs w:val="36"/>
          <w:lang w:bidi="hi-IN"/>
        </w:rPr>
        <w:t>BiqraSv</w:t>
      </w:r>
      <w:r w:rsidR="00665208">
        <w:rPr>
          <w:rFonts w:ascii="Arial" w:hAnsi="Arial" w:cs="Arial"/>
          <w:color w:val="000000"/>
          <w:sz w:val="36"/>
          <w:szCs w:val="36"/>
          <w:lang w:bidi="hi-IN"/>
        </w:rPr>
        <w:t>E</w:t>
      </w:r>
      <w:r>
        <w:rPr>
          <w:rFonts w:ascii="Arial" w:hAnsi="Arial" w:cs="Arial"/>
          <w:color w:val="000000"/>
          <w:sz w:val="36"/>
          <w:szCs w:val="36"/>
          <w:lang w:bidi="hi-IN"/>
        </w:rPr>
        <w:t>#-Birind</w:t>
      </w:r>
      <w:r w:rsidR="00665208">
        <w:rPr>
          <w:rFonts w:ascii="Arial" w:hAnsi="Arial" w:cs="Arial"/>
          <w:color w:val="000000"/>
          <w:sz w:val="36"/>
          <w:szCs w:val="36"/>
          <w:lang w:bidi="hi-IN"/>
        </w:rPr>
        <w:t>O</w:t>
      </w:r>
      <w:r>
        <w:rPr>
          <w:rFonts w:ascii="Arial" w:hAnsi="Arial" w:cs="Arial"/>
          <w:color w:val="000000"/>
          <w:sz w:val="36"/>
          <w:szCs w:val="36"/>
          <w:lang w:bidi="hi-IN"/>
        </w:rPr>
        <w:t xml:space="preserve"> | aqjarA#sast</w:t>
      </w:r>
      <w:r w:rsidR="00665208">
        <w:rPr>
          <w:rFonts w:ascii="Arial" w:hAnsi="Arial" w:cs="Arial"/>
          <w:color w:val="000000"/>
          <w:sz w:val="36"/>
          <w:szCs w:val="36"/>
          <w:lang w:bidi="hi-IN"/>
        </w:rPr>
        <w:t>E</w:t>
      </w:r>
      <w:r>
        <w:rPr>
          <w:rFonts w:ascii="Arial" w:hAnsi="Arial" w:cs="Arial"/>
          <w:color w:val="000000"/>
          <w:sz w:val="36"/>
          <w:szCs w:val="36"/>
          <w:lang w:bidi="hi-IN"/>
        </w:rPr>
        <w:t xml:space="preserve"> saqKy</w:t>
      </w:r>
      <w:r w:rsidR="00665208">
        <w:rPr>
          <w:rFonts w:ascii="Arial" w:hAnsi="Arial" w:cs="Arial"/>
          <w:color w:val="000000"/>
          <w:sz w:val="36"/>
          <w:szCs w:val="36"/>
          <w:lang w:bidi="hi-IN"/>
        </w:rPr>
        <w:t>E</w:t>
      </w:r>
      <w:r>
        <w:rPr>
          <w:rFonts w:ascii="Arial" w:hAnsi="Arial" w:cs="Arial"/>
          <w:color w:val="000000"/>
          <w:sz w:val="36"/>
          <w:szCs w:val="36"/>
          <w:lang w:bidi="hi-IN"/>
        </w:rPr>
        <w:t xml:space="preserve"> syA#ma piqt</w:t>
      </w:r>
      <w:r w:rsidR="00665208">
        <w:rPr>
          <w:rFonts w:ascii="Arial" w:hAnsi="Arial" w:cs="Arial"/>
          <w:color w:val="000000"/>
          <w:sz w:val="36"/>
          <w:szCs w:val="36"/>
          <w:lang w:bidi="hi-IN"/>
        </w:rPr>
        <w:t>E</w:t>
      </w:r>
      <w:r>
        <w:rPr>
          <w:rFonts w:ascii="Arial" w:hAnsi="Arial" w:cs="Arial"/>
          <w:color w:val="000000"/>
          <w:sz w:val="36"/>
          <w:szCs w:val="36"/>
          <w:lang w:bidi="hi-IN"/>
        </w:rPr>
        <w:t>va# puqtrAn prati# n</w:t>
      </w:r>
      <w:r w:rsidR="00665208">
        <w:rPr>
          <w:rFonts w:ascii="Arial" w:hAnsi="Arial" w:cs="Arial"/>
          <w:color w:val="000000"/>
          <w:sz w:val="36"/>
          <w:szCs w:val="36"/>
          <w:lang w:bidi="hi-IN"/>
        </w:rPr>
        <w:t>O</w:t>
      </w:r>
      <w:r>
        <w:rPr>
          <w:rFonts w:ascii="Arial" w:hAnsi="Arial" w:cs="Arial"/>
          <w:color w:val="000000"/>
          <w:sz w:val="36"/>
          <w:szCs w:val="36"/>
          <w:lang w:bidi="hi-IN"/>
        </w:rPr>
        <w:t xml:space="preserve"> juShasva | </w:t>
      </w:r>
    </w:p>
    <w:p w14:paraId="3730459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aqmIqvaqhA vAst</w:t>
      </w:r>
      <w:r w:rsidR="00665208">
        <w:rPr>
          <w:rFonts w:ascii="Arial" w:hAnsi="Arial" w:cs="Arial"/>
          <w:color w:val="000000"/>
          <w:sz w:val="36"/>
          <w:szCs w:val="36"/>
          <w:lang w:bidi="hi-IN"/>
        </w:rPr>
        <w:t>O</w:t>
      </w:r>
      <w:r>
        <w:rPr>
          <w:rFonts w:ascii="Arial" w:hAnsi="Arial" w:cs="Arial"/>
          <w:color w:val="000000"/>
          <w:sz w:val="36"/>
          <w:szCs w:val="36"/>
          <w:lang w:bidi="hi-IN"/>
        </w:rPr>
        <w:t>$Shpat</w:t>
      </w:r>
      <w:r w:rsidR="00665208">
        <w:rPr>
          <w:rFonts w:ascii="Arial" w:hAnsi="Arial" w:cs="Arial"/>
          <w:color w:val="000000"/>
          <w:sz w:val="36"/>
          <w:szCs w:val="36"/>
          <w:lang w:bidi="hi-IN"/>
        </w:rPr>
        <w:t>E</w:t>
      </w:r>
      <w:r>
        <w:rPr>
          <w:rFonts w:ascii="Arial" w:hAnsi="Arial" w:cs="Arial"/>
          <w:color w:val="000000"/>
          <w:sz w:val="36"/>
          <w:szCs w:val="36"/>
          <w:lang w:bidi="hi-IN"/>
        </w:rPr>
        <w:t>q viSvA# rUqpANyA# viqSann | saKA# suqS</w:t>
      </w:r>
      <w:r w:rsidR="00665208">
        <w:rPr>
          <w:rFonts w:ascii="Arial" w:hAnsi="Arial" w:cs="Arial"/>
          <w:color w:val="000000"/>
          <w:sz w:val="36"/>
          <w:szCs w:val="36"/>
          <w:lang w:bidi="hi-IN"/>
        </w:rPr>
        <w:t>E</w:t>
      </w:r>
      <w:r>
        <w:rPr>
          <w:rFonts w:ascii="Arial" w:hAnsi="Arial" w:cs="Arial"/>
          <w:color w:val="000000"/>
          <w:sz w:val="36"/>
          <w:szCs w:val="36"/>
          <w:lang w:bidi="hi-IN"/>
        </w:rPr>
        <w:t xml:space="preserve">va# </w:t>
      </w:r>
      <w:r w:rsidR="00665208">
        <w:rPr>
          <w:rFonts w:ascii="Arial" w:hAnsi="Arial" w:cs="Arial"/>
          <w:color w:val="000000"/>
          <w:sz w:val="36"/>
          <w:szCs w:val="36"/>
          <w:lang w:bidi="hi-IN"/>
        </w:rPr>
        <w:t>E</w:t>
      </w:r>
      <w:r>
        <w:rPr>
          <w:rFonts w:ascii="Arial" w:hAnsi="Arial" w:cs="Arial"/>
          <w:color w:val="000000"/>
          <w:sz w:val="36"/>
          <w:szCs w:val="36"/>
          <w:lang w:bidi="hi-IN"/>
        </w:rPr>
        <w:t xml:space="preserve">dhinaH | Siqvaq(gm)q SiqvaM | </w:t>
      </w:r>
    </w:p>
    <w:p w14:paraId="51E9713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BUrBuvaqssuv</w:t>
      </w:r>
      <w:r w:rsidR="00665208">
        <w:rPr>
          <w:rFonts w:ascii="Arial" w:hAnsi="Arial" w:cs="Arial"/>
          <w:color w:val="000000"/>
          <w:sz w:val="36"/>
          <w:szCs w:val="36"/>
          <w:lang w:bidi="hi-IN"/>
        </w:rPr>
        <w:t>O</w:t>
      </w:r>
      <w:r>
        <w:rPr>
          <w:rFonts w:ascii="Arial" w:hAnsi="Arial" w:cs="Arial"/>
          <w:color w:val="000000"/>
          <w:sz w:val="36"/>
          <w:szCs w:val="36"/>
          <w:lang w:bidi="hi-IN"/>
        </w:rPr>
        <w:t>q BUrBuvaqssuv</w:t>
      </w:r>
      <w:r w:rsidR="00665208">
        <w:rPr>
          <w:rFonts w:ascii="Arial" w:hAnsi="Arial" w:cs="Arial"/>
          <w:color w:val="000000"/>
          <w:sz w:val="36"/>
          <w:szCs w:val="36"/>
          <w:lang w:bidi="hi-IN"/>
        </w:rPr>
        <w:t>O</w:t>
      </w:r>
      <w:r>
        <w:rPr>
          <w:rFonts w:ascii="Arial" w:hAnsi="Arial" w:cs="Arial"/>
          <w:color w:val="000000"/>
          <w:sz w:val="36"/>
          <w:szCs w:val="36"/>
          <w:lang w:bidi="hi-IN"/>
        </w:rPr>
        <w:t xml:space="preserve">q BUrBuvaqssuva#H || </w:t>
      </w:r>
    </w:p>
    <w:p w14:paraId="03A924E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AF93DD6" w14:textId="78F6AC72" w:rsidR="00D91D60" w:rsidRDefault="008917F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sidR="00D91D60">
        <w:rPr>
          <w:rFonts w:ascii="Arial" w:hAnsi="Arial" w:cs="Arial"/>
          <w:color w:val="000000"/>
          <w:sz w:val="36"/>
          <w:szCs w:val="36"/>
          <w:lang w:bidi="hi-IN"/>
        </w:rPr>
        <w:t>.6.2</w:t>
      </w:r>
      <w:r w:rsidR="00D91D60">
        <w:rPr>
          <w:rFonts w:ascii="Arial" w:hAnsi="Arial" w:cs="Arial"/>
          <w:color w:val="000000"/>
          <w:sz w:val="36"/>
          <w:szCs w:val="36"/>
          <w:lang w:bidi="hi-IN"/>
        </w:rPr>
        <w:tab/>
        <w:t>varuNa udvApanaM</w:t>
      </w:r>
    </w:p>
    <w:p w14:paraId="16C5E9A6" w14:textId="6F685691"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nam</w:t>
      </w:r>
      <w:r w:rsidR="00665208">
        <w:rPr>
          <w:rFonts w:ascii="Arial" w:hAnsi="Arial" w:cs="Arial"/>
          <w:color w:val="000000"/>
          <w:sz w:val="36"/>
          <w:szCs w:val="36"/>
          <w:lang w:bidi="hi-IN"/>
        </w:rPr>
        <w:t>O</w:t>
      </w:r>
      <w:r w:rsidR="00D91D60">
        <w:rPr>
          <w:rFonts w:ascii="Arial" w:hAnsi="Arial" w:cs="Arial"/>
          <w:color w:val="000000"/>
          <w:sz w:val="36"/>
          <w:szCs w:val="36"/>
          <w:lang w:bidi="hi-IN"/>
        </w:rPr>
        <w:t>q brahma#N</w:t>
      </w:r>
      <w:r w:rsidR="00665208">
        <w:rPr>
          <w:rFonts w:ascii="Arial" w:hAnsi="Arial" w:cs="Arial"/>
          <w:color w:val="000000"/>
          <w:sz w:val="36"/>
          <w:szCs w:val="36"/>
          <w:lang w:bidi="hi-IN"/>
        </w:rPr>
        <w:t>E</w:t>
      </w:r>
      <w:r w:rsidR="00D91D60">
        <w:rPr>
          <w:rFonts w:ascii="Arial" w:hAnsi="Arial" w:cs="Arial"/>
          <w:color w:val="000000"/>
          <w:sz w:val="36"/>
          <w:szCs w:val="36"/>
          <w:lang w:bidi="hi-IN"/>
        </w:rPr>
        <w:t>q nam</w:t>
      </w:r>
      <w:r w:rsidR="00665208">
        <w:rPr>
          <w:rFonts w:ascii="Arial" w:hAnsi="Arial" w:cs="Arial"/>
          <w:color w:val="000000"/>
          <w:sz w:val="36"/>
          <w:szCs w:val="36"/>
          <w:lang w:bidi="hi-IN"/>
        </w:rPr>
        <w:t>O</w:t>
      </w:r>
      <w:r w:rsidR="00D91D60">
        <w:rPr>
          <w:rFonts w:ascii="Arial" w:hAnsi="Arial" w:cs="Arial"/>
          <w:color w:val="000000"/>
          <w:sz w:val="36"/>
          <w:szCs w:val="36"/>
          <w:lang w:bidi="hi-IN"/>
        </w:rPr>
        <w:t># astvaqgnay</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q nama#H pRuthiqvyai namaq </w:t>
      </w:r>
      <w:r w:rsidR="00665208">
        <w:rPr>
          <w:rFonts w:ascii="Arial" w:hAnsi="Arial" w:cs="Arial"/>
          <w:color w:val="000000"/>
          <w:sz w:val="36"/>
          <w:szCs w:val="36"/>
          <w:lang w:bidi="hi-IN"/>
        </w:rPr>
        <w:t>O</w:t>
      </w:r>
      <w:r w:rsidR="00D91D60">
        <w:rPr>
          <w:rFonts w:ascii="Arial" w:hAnsi="Arial" w:cs="Arial"/>
          <w:color w:val="000000"/>
          <w:sz w:val="36"/>
          <w:szCs w:val="36"/>
          <w:lang w:bidi="hi-IN"/>
        </w:rPr>
        <w:t xml:space="preserve">Sha#dhIByaH | </w:t>
      </w:r>
    </w:p>
    <w:p w14:paraId="41A153E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 vAqc</w:t>
      </w:r>
      <w:r w:rsidR="00665208">
        <w:rPr>
          <w:rFonts w:ascii="Arial" w:hAnsi="Arial" w:cs="Arial"/>
          <w:color w:val="000000"/>
          <w:sz w:val="36"/>
          <w:szCs w:val="36"/>
          <w:lang w:bidi="hi-IN"/>
        </w:rPr>
        <w:t>E</w:t>
      </w:r>
      <w:r>
        <w:rPr>
          <w:rFonts w:ascii="Arial" w:hAnsi="Arial" w:cs="Arial"/>
          <w:color w:val="000000"/>
          <w:sz w:val="36"/>
          <w:szCs w:val="36"/>
          <w:lang w:bidi="hi-IN"/>
        </w:rPr>
        <w:t xml:space="preserve"> nam</w:t>
      </w:r>
      <w:r w:rsidR="00665208">
        <w:rPr>
          <w:rFonts w:ascii="Arial" w:hAnsi="Arial" w:cs="Arial"/>
          <w:color w:val="000000"/>
          <w:sz w:val="36"/>
          <w:szCs w:val="36"/>
          <w:lang w:bidi="hi-IN"/>
        </w:rPr>
        <w:t>O</w:t>
      </w:r>
      <w:r>
        <w:rPr>
          <w:rFonts w:ascii="Arial" w:hAnsi="Arial" w:cs="Arial"/>
          <w:color w:val="000000"/>
          <w:sz w:val="36"/>
          <w:szCs w:val="36"/>
          <w:lang w:bidi="hi-IN"/>
        </w:rPr>
        <w:t># vAqcaspata#y</w:t>
      </w:r>
      <w:r w:rsidR="00665208">
        <w:rPr>
          <w:rFonts w:ascii="Arial" w:hAnsi="Arial" w:cs="Arial"/>
          <w:color w:val="000000"/>
          <w:sz w:val="36"/>
          <w:szCs w:val="36"/>
          <w:lang w:bidi="hi-IN"/>
        </w:rPr>
        <w:t>E</w:t>
      </w:r>
      <w:r>
        <w:rPr>
          <w:rFonts w:ascii="Arial" w:hAnsi="Arial" w:cs="Arial"/>
          <w:color w:val="000000"/>
          <w:sz w:val="36"/>
          <w:szCs w:val="36"/>
          <w:lang w:bidi="hi-IN"/>
        </w:rPr>
        <w:t>q nam</w:t>
      </w:r>
      <w:r w:rsidR="00665208">
        <w:rPr>
          <w:rFonts w:ascii="Arial" w:hAnsi="Arial" w:cs="Arial"/>
          <w:color w:val="000000"/>
          <w:sz w:val="36"/>
          <w:szCs w:val="36"/>
          <w:lang w:bidi="hi-IN"/>
        </w:rPr>
        <w:t>O</w:t>
      </w:r>
      <w:r>
        <w:rPr>
          <w:rFonts w:ascii="Arial" w:hAnsi="Arial" w:cs="Arial"/>
          <w:color w:val="000000"/>
          <w:sz w:val="36"/>
          <w:szCs w:val="36"/>
          <w:lang w:bidi="hi-IN"/>
        </w:rPr>
        <w:t>q viShNa#v</w:t>
      </w:r>
      <w:r w:rsidR="00665208">
        <w:rPr>
          <w:rFonts w:ascii="Arial" w:hAnsi="Arial" w:cs="Arial"/>
          <w:color w:val="000000"/>
          <w:sz w:val="36"/>
          <w:szCs w:val="36"/>
          <w:lang w:bidi="hi-IN"/>
        </w:rPr>
        <w:t>E</w:t>
      </w:r>
      <w:r>
        <w:rPr>
          <w:rFonts w:ascii="Arial" w:hAnsi="Arial" w:cs="Arial"/>
          <w:color w:val="000000"/>
          <w:sz w:val="36"/>
          <w:szCs w:val="36"/>
          <w:lang w:bidi="hi-IN"/>
        </w:rPr>
        <w:t xml:space="preserve"> bRuhaqt</w:t>
      </w:r>
      <w:r w:rsidR="00665208">
        <w:rPr>
          <w:rFonts w:ascii="Arial" w:hAnsi="Arial" w:cs="Arial"/>
          <w:color w:val="000000"/>
          <w:sz w:val="36"/>
          <w:szCs w:val="36"/>
          <w:lang w:bidi="hi-IN"/>
        </w:rPr>
        <w:t>E</w:t>
      </w:r>
      <w:r>
        <w:rPr>
          <w:rFonts w:ascii="Arial" w:hAnsi="Arial" w:cs="Arial"/>
          <w:color w:val="000000"/>
          <w:sz w:val="36"/>
          <w:szCs w:val="36"/>
          <w:lang w:bidi="hi-IN"/>
        </w:rPr>
        <w:t xml:space="preserve"> ka#r</w:t>
      </w:r>
      <w:r w:rsidR="00665208">
        <w:rPr>
          <w:rFonts w:ascii="Arial" w:hAnsi="Arial" w:cs="Arial"/>
          <w:color w:val="000000"/>
          <w:sz w:val="36"/>
          <w:szCs w:val="36"/>
          <w:lang w:bidi="hi-IN"/>
        </w:rPr>
        <w:t>O</w:t>
      </w:r>
      <w:r>
        <w:rPr>
          <w:rFonts w:ascii="Arial" w:hAnsi="Arial" w:cs="Arial"/>
          <w:color w:val="000000"/>
          <w:sz w:val="36"/>
          <w:szCs w:val="36"/>
          <w:lang w:bidi="hi-IN"/>
        </w:rPr>
        <w:t>mi | (trivAraM jap</w:t>
      </w:r>
      <w:r w:rsidR="00665208">
        <w:rPr>
          <w:rFonts w:ascii="Arial" w:hAnsi="Arial" w:cs="Arial"/>
          <w:color w:val="000000"/>
          <w:sz w:val="36"/>
          <w:szCs w:val="36"/>
          <w:lang w:bidi="hi-IN"/>
        </w:rPr>
        <w:t>E</w:t>
      </w:r>
      <w:r>
        <w:rPr>
          <w:rFonts w:ascii="Arial" w:hAnsi="Arial" w:cs="Arial"/>
          <w:color w:val="000000"/>
          <w:sz w:val="36"/>
          <w:szCs w:val="36"/>
          <w:lang w:bidi="hi-IN"/>
        </w:rPr>
        <w:t xml:space="preserve">t) </w:t>
      </w:r>
    </w:p>
    <w:p w14:paraId="651CB38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varuNAya namaH sakalArAdhanaiH svarcitaM | </w:t>
      </w:r>
    </w:p>
    <w:p w14:paraId="191F865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tatvA# yAmiq brahma#NAq vanda#mAqnastadA SA$st</w:t>
      </w:r>
      <w:r w:rsidR="00665208">
        <w:rPr>
          <w:rFonts w:ascii="Arial" w:hAnsi="Arial" w:cs="Arial"/>
          <w:color w:val="000000"/>
          <w:sz w:val="36"/>
          <w:szCs w:val="36"/>
          <w:lang w:bidi="hi-IN"/>
        </w:rPr>
        <w:t>E</w:t>
      </w:r>
      <w:r>
        <w:rPr>
          <w:rFonts w:ascii="Arial" w:hAnsi="Arial" w:cs="Arial"/>
          <w:color w:val="000000"/>
          <w:sz w:val="36"/>
          <w:szCs w:val="36"/>
          <w:lang w:bidi="hi-IN"/>
        </w:rPr>
        <w:t>q yaja#mAn</w:t>
      </w:r>
      <w:r w:rsidR="00665208">
        <w:rPr>
          <w:rFonts w:ascii="Arial" w:hAnsi="Arial" w:cs="Arial"/>
          <w:color w:val="000000"/>
          <w:sz w:val="36"/>
          <w:szCs w:val="36"/>
          <w:lang w:bidi="hi-IN"/>
        </w:rPr>
        <w:t>O</w:t>
      </w:r>
      <w:r>
        <w:rPr>
          <w:rFonts w:ascii="Arial" w:hAnsi="Arial" w:cs="Arial"/>
          <w:color w:val="000000"/>
          <w:sz w:val="36"/>
          <w:szCs w:val="36"/>
          <w:lang w:bidi="hi-IN"/>
        </w:rPr>
        <w:t xml:space="preserve"> haqvirBi#H | </w:t>
      </w:r>
    </w:p>
    <w:p w14:paraId="697100E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ah</w:t>
      </w:r>
      <w:r w:rsidR="00665208">
        <w:rPr>
          <w:rFonts w:ascii="Arial" w:hAnsi="Arial" w:cs="Arial"/>
          <w:color w:val="000000"/>
          <w:sz w:val="36"/>
          <w:szCs w:val="36"/>
          <w:lang w:bidi="hi-IN"/>
        </w:rPr>
        <w:t>E</w:t>
      </w:r>
      <w:r>
        <w:rPr>
          <w:rFonts w:ascii="Arial" w:hAnsi="Arial" w:cs="Arial"/>
          <w:color w:val="000000"/>
          <w:sz w:val="36"/>
          <w:szCs w:val="36"/>
          <w:lang w:bidi="hi-IN"/>
        </w:rPr>
        <w:t>#DamAn</w:t>
      </w:r>
      <w:r w:rsidR="00665208">
        <w:rPr>
          <w:rFonts w:ascii="Arial" w:hAnsi="Arial" w:cs="Arial"/>
          <w:color w:val="000000"/>
          <w:sz w:val="36"/>
          <w:szCs w:val="36"/>
          <w:lang w:bidi="hi-IN"/>
        </w:rPr>
        <w:t>O</w:t>
      </w:r>
      <w:r>
        <w:rPr>
          <w:rFonts w:ascii="Arial" w:hAnsi="Arial" w:cs="Arial"/>
          <w:color w:val="000000"/>
          <w:sz w:val="36"/>
          <w:szCs w:val="36"/>
          <w:lang w:bidi="hi-IN"/>
        </w:rPr>
        <w:t xml:space="preserve"> varuN</w:t>
      </w:r>
      <w:r w:rsidR="00665208">
        <w:rPr>
          <w:rFonts w:ascii="Arial" w:hAnsi="Arial" w:cs="Arial"/>
          <w:color w:val="000000"/>
          <w:sz w:val="36"/>
          <w:szCs w:val="36"/>
          <w:lang w:bidi="hi-IN"/>
        </w:rPr>
        <w:t>E</w:t>
      </w:r>
      <w:r>
        <w:rPr>
          <w:rFonts w:ascii="Arial" w:hAnsi="Arial" w:cs="Arial"/>
          <w:color w:val="000000"/>
          <w:sz w:val="36"/>
          <w:szCs w:val="36"/>
          <w:lang w:bidi="hi-IN"/>
        </w:rPr>
        <w:t>qha b</w:t>
      </w:r>
      <w:r w:rsidR="00665208">
        <w:rPr>
          <w:rFonts w:ascii="Arial" w:hAnsi="Arial" w:cs="Arial"/>
          <w:color w:val="000000"/>
          <w:sz w:val="36"/>
          <w:szCs w:val="36"/>
          <w:lang w:bidi="hi-IN"/>
        </w:rPr>
        <w:t>O</w:t>
      </w:r>
      <w:r>
        <w:rPr>
          <w:rFonts w:ascii="Arial" w:hAnsi="Arial" w:cs="Arial"/>
          <w:color w:val="000000"/>
          <w:sz w:val="36"/>
          <w:szCs w:val="36"/>
          <w:lang w:bidi="hi-IN"/>
        </w:rPr>
        <w:t>qdhyuru#Sa(gm) saq mA naq AyuqH pram</w:t>
      </w:r>
      <w:r w:rsidR="00665208">
        <w:rPr>
          <w:rFonts w:ascii="Arial" w:hAnsi="Arial" w:cs="Arial"/>
          <w:color w:val="000000"/>
          <w:sz w:val="36"/>
          <w:szCs w:val="36"/>
          <w:lang w:bidi="hi-IN"/>
        </w:rPr>
        <w:t>O</w:t>
      </w:r>
      <w:r>
        <w:rPr>
          <w:rFonts w:ascii="Arial" w:hAnsi="Arial" w:cs="Arial"/>
          <w:color w:val="000000"/>
          <w:sz w:val="36"/>
          <w:szCs w:val="36"/>
          <w:lang w:bidi="hi-IN"/>
        </w:rPr>
        <w:t xml:space="preserve">#ShIH || </w:t>
      </w:r>
    </w:p>
    <w:p w14:paraId="2F3CAD8F" w14:textId="319CB9B4"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BUrBuvaqssuvaqr</w:t>
      </w:r>
      <w:r>
        <w:rPr>
          <w:rFonts w:ascii="Arial" w:hAnsi="Arial" w:cs="Arial"/>
          <w:color w:val="000000"/>
          <w:sz w:val="36"/>
          <w:szCs w:val="36"/>
          <w:lang w:bidi="hi-IN"/>
        </w:rPr>
        <w:t>OM</w:t>
      </w:r>
      <w:r w:rsidR="00D91D60">
        <w:rPr>
          <w:rFonts w:ascii="Arial" w:hAnsi="Arial" w:cs="Arial"/>
          <w:color w:val="000000"/>
          <w:sz w:val="36"/>
          <w:szCs w:val="36"/>
          <w:lang w:bidi="hi-IN"/>
        </w:rPr>
        <w:t xml:space="preserve"> | asmAt kuMBAt AvAhitaM sakala-tIrthAdhipatiM varuNaM yathAsthAnaM pratiShThApayAmi | S</w:t>
      </w:r>
      <w:r w:rsidR="00665208">
        <w:rPr>
          <w:rFonts w:ascii="Arial" w:hAnsi="Arial" w:cs="Arial"/>
          <w:color w:val="000000"/>
          <w:sz w:val="36"/>
          <w:szCs w:val="36"/>
          <w:lang w:bidi="hi-IN"/>
        </w:rPr>
        <w:t>O</w:t>
      </w:r>
      <w:r w:rsidR="00D91D60">
        <w:rPr>
          <w:rFonts w:ascii="Arial" w:hAnsi="Arial" w:cs="Arial"/>
          <w:color w:val="000000"/>
          <w:sz w:val="36"/>
          <w:szCs w:val="36"/>
          <w:lang w:bidi="hi-IN"/>
        </w:rPr>
        <w:t>BanArth</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 kSh</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mAya punarAgamanAya ca | </w:t>
      </w:r>
    </w:p>
    <w:p w14:paraId="45DB024B" w14:textId="77777777" w:rsidR="001677C6" w:rsidRDefault="001677C6" w:rsidP="00D91D60">
      <w:pPr>
        <w:autoSpaceDE w:val="0"/>
        <w:autoSpaceDN w:val="0"/>
        <w:adjustRightInd w:val="0"/>
        <w:spacing w:after="0" w:line="240" w:lineRule="auto"/>
        <w:rPr>
          <w:rFonts w:ascii="Arial" w:hAnsi="Arial" w:cs="Arial"/>
          <w:color w:val="000000"/>
          <w:sz w:val="36"/>
          <w:szCs w:val="36"/>
          <w:lang w:bidi="hi-IN"/>
        </w:rPr>
      </w:pPr>
    </w:p>
    <w:p w14:paraId="7DF3CBB0" w14:textId="765DFD09" w:rsidR="00D91D60" w:rsidRDefault="008360BC"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3</w:t>
      </w:r>
      <w:r w:rsidR="00D91D60">
        <w:rPr>
          <w:rFonts w:ascii="Arial" w:hAnsi="Arial" w:cs="Arial"/>
          <w:color w:val="000000"/>
          <w:sz w:val="36"/>
          <w:szCs w:val="36"/>
          <w:lang w:bidi="hi-IN"/>
        </w:rPr>
        <w:t>.6.3</w:t>
      </w:r>
      <w:r w:rsidR="00D91D60">
        <w:rPr>
          <w:rFonts w:ascii="Arial" w:hAnsi="Arial" w:cs="Arial"/>
          <w:color w:val="000000"/>
          <w:sz w:val="36"/>
          <w:szCs w:val="36"/>
          <w:lang w:bidi="hi-IN"/>
        </w:rPr>
        <w:tab/>
        <w:t>pr</w:t>
      </w:r>
      <w:r w:rsidR="00665208">
        <w:rPr>
          <w:rFonts w:ascii="Arial" w:hAnsi="Arial" w:cs="Arial"/>
          <w:color w:val="000000"/>
          <w:sz w:val="36"/>
          <w:szCs w:val="36"/>
          <w:lang w:bidi="hi-IN"/>
        </w:rPr>
        <w:t>O</w:t>
      </w:r>
      <w:r w:rsidR="00D91D60">
        <w:rPr>
          <w:rFonts w:ascii="Arial" w:hAnsi="Arial" w:cs="Arial"/>
          <w:color w:val="000000"/>
          <w:sz w:val="36"/>
          <w:szCs w:val="36"/>
          <w:lang w:bidi="hi-IN"/>
        </w:rPr>
        <w:t>kShaNa mantrAH</w:t>
      </w:r>
    </w:p>
    <w:p w14:paraId="0CDA13F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qvasya#tvA saviqtuH pra#saqv</w:t>
      </w:r>
      <w:r w:rsidR="00665208">
        <w:rPr>
          <w:rFonts w:ascii="Arial" w:hAnsi="Arial" w:cs="Arial"/>
          <w:color w:val="000000"/>
          <w:sz w:val="36"/>
          <w:szCs w:val="36"/>
          <w:lang w:bidi="hi-IN"/>
        </w:rPr>
        <w:t>E</w:t>
      </w:r>
      <w:r>
        <w:rPr>
          <w:rFonts w:ascii="Arial" w:hAnsi="Arial" w:cs="Arial"/>
          <w:color w:val="000000"/>
          <w:sz w:val="36"/>
          <w:szCs w:val="36"/>
          <w:lang w:bidi="hi-IN"/>
        </w:rPr>
        <w:t xml:space="preserve"> | aqSvin</w:t>
      </w:r>
      <w:r w:rsidR="00665208">
        <w:rPr>
          <w:rFonts w:ascii="Arial" w:hAnsi="Arial" w:cs="Arial"/>
          <w:color w:val="000000"/>
          <w:sz w:val="36"/>
          <w:szCs w:val="36"/>
          <w:lang w:bidi="hi-IN"/>
        </w:rPr>
        <w:t>O</w:t>
      </w:r>
      <w:r>
        <w:rPr>
          <w:rFonts w:ascii="Arial" w:hAnsi="Arial" w:cs="Arial"/>
          <w:color w:val="000000"/>
          <w:sz w:val="36"/>
          <w:szCs w:val="36"/>
          <w:lang w:bidi="hi-IN"/>
        </w:rPr>
        <w:t>$ rbAqhuByA$M | pUqShN</w:t>
      </w:r>
      <w:r w:rsidR="00665208">
        <w:rPr>
          <w:rFonts w:ascii="Arial" w:hAnsi="Arial" w:cs="Arial"/>
          <w:color w:val="000000"/>
          <w:sz w:val="36"/>
          <w:szCs w:val="36"/>
          <w:lang w:bidi="hi-IN"/>
        </w:rPr>
        <w:t>O</w:t>
      </w:r>
      <w:r>
        <w:rPr>
          <w:rFonts w:ascii="Arial" w:hAnsi="Arial" w:cs="Arial"/>
          <w:color w:val="000000"/>
          <w:sz w:val="36"/>
          <w:szCs w:val="36"/>
          <w:lang w:bidi="hi-IN"/>
        </w:rPr>
        <w:t xml:space="preserve"> hastA$ByAM | </w:t>
      </w:r>
    </w:p>
    <w:p w14:paraId="253D2D2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aqSvin</w:t>
      </w:r>
      <w:r w:rsidR="00665208">
        <w:rPr>
          <w:rFonts w:ascii="Arial" w:hAnsi="Arial" w:cs="Arial"/>
          <w:color w:val="000000"/>
          <w:sz w:val="36"/>
          <w:szCs w:val="36"/>
          <w:lang w:bidi="hi-IN"/>
        </w:rPr>
        <w:t>O</w:t>
      </w:r>
      <w:r>
        <w:rPr>
          <w:rFonts w:ascii="Arial" w:hAnsi="Arial" w:cs="Arial"/>
          <w:color w:val="000000"/>
          <w:sz w:val="36"/>
          <w:szCs w:val="36"/>
          <w:lang w:bidi="hi-IN"/>
        </w:rPr>
        <w:t>q rBaiSha#jy</w:t>
      </w:r>
      <w:r w:rsidR="00665208">
        <w:rPr>
          <w:rFonts w:ascii="Arial" w:hAnsi="Arial" w:cs="Arial"/>
          <w:color w:val="000000"/>
          <w:sz w:val="36"/>
          <w:szCs w:val="36"/>
          <w:lang w:bidi="hi-IN"/>
        </w:rPr>
        <w:t>E</w:t>
      </w:r>
      <w:r>
        <w:rPr>
          <w:rFonts w:ascii="Arial" w:hAnsi="Arial" w:cs="Arial"/>
          <w:color w:val="000000"/>
          <w:sz w:val="36"/>
          <w:szCs w:val="36"/>
          <w:lang w:bidi="hi-IN"/>
        </w:rPr>
        <w:t>na | t</w:t>
      </w:r>
      <w:r w:rsidR="00665208">
        <w:rPr>
          <w:rFonts w:ascii="Arial" w:hAnsi="Arial" w:cs="Arial"/>
          <w:color w:val="000000"/>
          <w:sz w:val="36"/>
          <w:szCs w:val="36"/>
          <w:lang w:bidi="hi-IN"/>
        </w:rPr>
        <w:t>E</w:t>
      </w:r>
      <w:r>
        <w:rPr>
          <w:rFonts w:ascii="Arial" w:hAnsi="Arial" w:cs="Arial"/>
          <w:color w:val="000000"/>
          <w:sz w:val="36"/>
          <w:szCs w:val="36"/>
          <w:lang w:bidi="hi-IN"/>
        </w:rPr>
        <w:t>ja#s</w:t>
      </w:r>
      <w:r w:rsidR="00665208">
        <w:rPr>
          <w:rFonts w:ascii="Arial" w:hAnsi="Arial" w:cs="Arial"/>
          <w:color w:val="000000"/>
          <w:sz w:val="36"/>
          <w:szCs w:val="36"/>
          <w:lang w:bidi="hi-IN"/>
        </w:rPr>
        <w:t>E</w:t>
      </w:r>
      <w:r>
        <w:rPr>
          <w:rFonts w:ascii="Arial" w:hAnsi="Arial" w:cs="Arial"/>
          <w:color w:val="000000"/>
          <w:sz w:val="36"/>
          <w:szCs w:val="36"/>
          <w:lang w:bidi="hi-IN"/>
        </w:rPr>
        <w:t xml:space="preserve">&amp; brahmavarcaqsAyAq BiShi#~jcAmi || </w:t>
      </w:r>
    </w:p>
    <w:p w14:paraId="36FAB22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qvasya#tvA saviqtuH pra#saqv</w:t>
      </w:r>
      <w:r w:rsidR="00665208">
        <w:rPr>
          <w:rFonts w:ascii="Arial" w:hAnsi="Arial" w:cs="Arial"/>
          <w:color w:val="000000"/>
          <w:sz w:val="36"/>
          <w:szCs w:val="36"/>
          <w:lang w:bidi="hi-IN"/>
        </w:rPr>
        <w:t>E</w:t>
      </w:r>
      <w:r>
        <w:rPr>
          <w:rFonts w:ascii="Arial" w:hAnsi="Arial" w:cs="Arial"/>
          <w:color w:val="000000"/>
          <w:sz w:val="36"/>
          <w:szCs w:val="36"/>
          <w:lang w:bidi="hi-IN"/>
        </w:rPr>
        <w:t xml:space="preserve"> | aqSvin</w:t>
      </w:r>
      <w:r w:rsidR="00665208">
        <w:rPr>
          <w:rFonts w:ascii="Arial" w:hAnsi="Arial" w:cs="Arial"/>
          <w:color w:val="000000"/>
          <w:sz w:val="36"/>
          <w:szCs w:val="36"/>
          <w:lang w:bidi="hi-IN"/>
        </w:rPr>
        <w:t>O</w:t>
      </w:r>
      <w:r>
        <w:rPr>
          <w:rFonts w:ascii="Arial" w:hAnsi="Arial" w:cs="Arial"/>
          <w:color w:val="000000"/>
          <w:sz w:val="36"/>
          <w:szCs w:val="36"/>
          <w:lang w:bidi="hi-IN"/>
        </w:rPr>
        <w:t>$ rbAqhuByA$M | pUqShN</w:t>
      </w:r>
      <w:r w:rsidR="00665208">
        <w:rPr>
          <w:rFonts w:ascii="Arial" w:hAnsi="Arial" w:cs="Arial"/>
          <w:color w:val="000000"/>
          <w:sz w:val="36"/>
          <w:szCs w:val="36"/>
          <w:lang w:bidi="hi-IN"/>
        </w:rPr>
        <w:t>O</w:t>
      </w:r>
      <w:r>
        <w:rPr>
          <w:rFonts w:ascii="Arial" w:hAnsi="Arial" w:cs="Arial"/>
          <w:color w:val="000000"/>
          <w:sz w:val="36"/>
          <w:szCs w:val="36"/>
          <w:lang w:bidi="hi-IN"/>
        </w:rPr>
        <w:t xml:space="preserve"> hastA$ByAM | sara#svatyaiq BaiSha#jy</w:t>
      </w:r>
      <w:r w:rsidR="00665208">
        <w:rPr>
          <w:rFonts w:ascii="Arial" w:hAnsi="Arial" w:cs="Arial"/>
          <w:color w:val="000000"/>
          <w:sz w:val="36"/>
          <w:szCs w:val="36"/>
          <w:lang w:bidi="hi-IN"/>
        </w:rPr>
        <w:t>E</w:t>
      </w:r>
      <w:r>
        <w:rPr>
          <w:rFonts w:ascii="Arial" w:hAnsi="Arial" w:cs="Arial"/>
          <w:color w:val="000000"/>
          <w:sz w:val="36"/>
          <w:szCs w:val="36"/>
          <w:lang w:bidi="hi-IN"/>
        </w:rPr>
        <w:t xml:space="preserve">na | vIqryA#yAq-nnAdyA#yAq BiShi#~jcAmi || </w:t>
      </w:r>
    </w:p>
    <w:p w14:paraId="4A921CD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qvasya#tvA saviqtuH pra#saqv</w:t>
      </w:r>
      <w:r w:rsidR="00665208">
        <w:rPr>
          <w:rFonts w:ascii="Arial" w:hAnsi="Arial" w:cs="Arial"/>
          <w:color w:val="000000"/>
          <w:sz w:val="36"/>
          <w:szCs w:val="36"/>
          <w:lang w:bidi="hi-IN"/>
        </w:rPr>
        <w:t>E</w:t>
      </w:r>
      <w:r>
        <w:rPr>
          <w:rFonts w:ascii="Arial" w:hAnsi="Arial" w:cs="Arial"/>
          <w:color w:val="000000"/>
          <w:sz w:val="36"/>
          <w:szCs w:val="36"/>
          <w:lang w:bidi="hi-IN"/>
        </w:rPr>
        <w:t xml:space="preserve"> | aqSvin</w:t>
      </w:r>
      <w:r w:rsidR="00665208">
        <w:rPr>
          <w:rFonts w:ascii="Arial" w:hAnsi="Arial" w:cs="Arial"/>
          <w:color w:val="000000"/>
          <w:sz w:val="36"/>
          <w:szCs w:val="36"/>
          <w:lang w:bidi="hi-IN"/>
        </w:rPr>
        <w:t>O</w:t>
      </w:r>
      <w:r>
        <w:rPr>
          <w:rFonts w:ascii="Arial" w:hAnsi="Arial" w:cs="Arial"/>
          <w:color w:val="000000"/>
          <w:sz w:val="36"/>
          <w:szCs w:val="36"/>
          <w:lang w:bidi="hi-IN"/>
        </w:rPr>
        <w:t>$ rbAqhuByA$M | pUqShN</w:t>
      </w:r>
      <w:r w:rsidR="00665208">
        <w:rPr>
          <w:rFonts w:ascii="Arial" w:hAnsi="Arial" w:cs="Arial"/>
          <w:color w:val="000000"/>
          <w:sz w:val="36"/>
          <w:szCs w:val="36"/>
          <w:lang w:bidi="hi-IN"/>
        </w:rPr>
        <w:t>O</w:t>
      </w:r>
      <w:r>
        <w:rPr>
          <w:rFonts w:ascii="Arial" w:hAnsi="Arial" w:cs="Arial"/>
          <w:color w:val="000000"/>
          <w:sz w:val="36"/>
          <w:szCs w:val="36"/>
          <w:lang w:bidi="hi-IN"/>
        </w:rPr>
        <w:t xml:space="preserve"> hastA$ByAM | </w:t>
      </w:r>
    </w:p>
    <w:p w14:paraId="626A7D8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indra#sy</w:t>
      </w:r>
      <w:r w:rsidR="00665208">
        <w:rPr>
          <w:rFonts w:ascii="Arial" w:hAnsi="Arial" w:cs="Arial"/>
          <w:color w:val="000000"/>
          <w:sz w:val="36"/>
          <w:szCs w:val="36"/>
          <w:lang w:bidi="hi-IN"/>
        </w:rPr>
        <w:t>E</w:t>
      </w:r>
      <w:r>
        <w:rPr>
          <w:rFonts w:ascii="Arial" w:hAnsi="Arial" w:cs="Arial"/>
          <w:color w:val="000000"/>
          <w:sz w:val="36"/>
          <w:szCs w:val="36"/>
          <w:lang w:bidi="hi-IN"/>
        </w:rPr>
        <w:t>-ndriqy</w:t>
      </w:r>
      <w:r w:rsidR="00665208">
        <w:rPr>
          <w:rFonts w:ascii="Arial" w:hAnsi="Arial" w:cs="Arial"/>
          <w:color w:val="000000"/>
          <w:sz w:val="36"/>
          <w:szCs w:val="36"/>
          <w:lang w:bidi="hi-IN"/>
        </w:rPr>
        <w:t>E</w:t>
      </w:r>
      <w:r>
        <w:rPr>
          <w:rFonts w:ascii="Arial" w:hAnsi="Arial" w:cs="Arial"/>
          <w:color w:val="000000"/>
          <w:sz w:val="36"/>
          <w:szCs w:val="36"/>
          <w:lang w:bidi="hi-IN"/>
        </w:rPr>
        <w:t>Na# | Sriqyai yaSa#s</w:t>
      </w:r>
      <w:r w:rsidR="00665208">
        <w:rPr>
          <w:rFonts w:ascii="Arial" w:hAnsi="Arial" w:cs="Arial"/>
          <w:color w:val="000000"/>
          <w:sz w:val="36"/>
          <w:szCs w:val="36"/>
          <w:lang w:bidi="hi-IN"/>
        </w:rPr>
        <w:t>E</w:t>
      </w:r>
      <w:r>
        <w:rPr>
          <w:rFonts w:ascii="Arial" w:hAnsi="Arial" w:cs="Arial"/>
          <w:color w:val="000000"/>
          <w:sz w:val="36"/>
          <w:szCs w:val="36"/>
          <w:lang w:bidi="hi-IN"/>
        </w:rPr>
        <w:t xml:space="preserve">q balA#yAq BiShi#~jcAmi | </w:t>
      </w:r>
    </w:p>
    <w:p w14:paraId="2A5DF70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w:t>
      </w:r>
      <w:r w:rsidR="00665208">
        <w:rPr>
          <w:rFonts w:ascii="Arial" w:hAnsi="Arial" w:cs="Arial"/>
          <w:color w:val="000000"/>
          <w:sz w:val="36"/>
          <w:szCs w:val="36"/>
          <w:lang w:bidi="hi-IN"/>
        </w:rPr>
        <w:t>O</w:t>
      </w:r>
      <w:r>
        <w:rPr>
          <w:rFonts w:ascii="Arial" w:hAnsi="Arial" w:cs="Arial"/>
          <w:color w:val="000000"/>
          <w:sz w:val="36"/>
          <w:szCs w:val="36"/>
          <w:lang w:bidi="hi-IN"/>
        </w:rPr>
        <w:t>maq(gm)q rAjA#naqM ~Mvaru#Na-maqgni maqnvAra#BAmah</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p>
    <w:p w14:paraId="71DA018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AqdiqtyAn viShNuq(gm)q sUrya#M braqhmANa#~jcaq bRuhaqspati$M || </w:t>
      </w:r>
    </w:p>
    <w:p w14:paraId="537AB22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qvasya#tvA saviqtuH pra#saqv</w:t>
      </w:r>
      <w:r w:rsidR="00665208">
        <w:rPr>
          <w:rFonts w:ascii="Arial" w:hAnsi="Arial" w:cs="Arial"/>
          <w:color w:val="000000"/>
          <w:sz w:val="36"/>
          <w:szCs w:val="36"/>
          <w:lang w:bidi="hi-IN"/>
        </w:rPr>
        <w:t>E</w:t>
      </w:r>
      <w:r>
        <w:rPr>
          <w:rFonts w:ascii="Arial" w:hAnsi="Arial" w:cs="Arial"/>
          <w:color w:val="000000"/>
          <w:sz w:val="36"/>
          <w:szCs w:val="36"/>
          <w:lang w:bidi="hi-IN"/>
        </w:rPr>
        <w:t>$&amp;Svin</w:t>
      </w:r>
      <w:r w:rsidR="00665208">
        <w:rPr>
          <w:rFonts w:ascii="Arial" w:hAnsi="Arial" w:cs="Arial"/>
          <w:color w:val="000000"/>
          <w:sz w:val="36"/>
          <w:szCs w:val="36"/>
          <w:lang w:bidi="hi-IN"/>
        </w:rPr>
        <w:t>O</w:t>
      </w:r>
      <w:r>
        <w:rPr>
          <w:rFonts w:ascii="Arial" w:hAnsi="Arial" w:cs="Arial"/>
          <w:color w:val="000000"/>
          <w:sz w:val="36"/>
          <w:szCs w:val="36"/>
          <w:lang w:bidi="hi-IN"/>
        </w:rPr>
        <w:t>$ rbAqhuByA$M pUqShN</w:t>
      </w:r>
      <w:r w:rsidR="00665208">
        <w:rPr>
          <w:rFonts w:ascii="Arial" w:hAnsi="Arial" w:cs="Arial"/>
          <w:color w:val="000000"/>
          <w:sz w:val="36"/>
          <w:szCs w:val="36"/>
          <w:lang w:bidi="hi-IN"/>
        </w:rPr>
        <w:t>O</w:t>
      </w:r>
      <w:r>
        <w:rPr>
          <w:rFonts w:ascii="Arial" w:hAnsi="Arial" w:cs="Arial"/>
          <w:color w:val="000000"/>
          <w:sz w:val="36"/>
          <w:szCs w:val="36"/>
          <w:lang w:bidi="hi-IN"/>
        </w:rPr>
        <w:t xml:space="preserve"> </w:t>
      </w:r>
    </w:p>
    <w:p w14:paraId="2510541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hastA$ByAq(gm)q sara#svatyai vAqc</w:t>
      </w:r>
      <w:r w:rsidR="00665208">
        <w:rPr>
          <w:rFonts w:ascii="Arial" w:hAnsi="Arial" w:cs="Arial"/>
          <w:color w:val="000000"/>
          <w:sz w:val="36"/>
          <w:szCs w:val="36"/>
          <w:lang w:bidi="hi-IN"/>
        </w:rPr>
        <w:t>O</w:t>
      </w:r>
      <w:r>
        <w:rPr>
          <w:rFonts w:ascii="Arial" w:hAnsi="Arial" w:cs="Arial"/>
          <w:color w:val="000000"/>
          <w:sz w:val="36"/>
          <w:szCs w:val="36"/>
          <w:lang w:bidi="hi-IN"/>
        </w:rPr>
        <w:t>yaqntu ryaqntr</w:t>
      </w:r>
      <w:r w:rsidR="00665208">
        <w:rPr>
          <w:rFonts w:ascii="Arial" w:hAnsi="Arial" w:cs="Arial"/>
          <w:color w:val="000000"/>
          <w:sz w:val="36"/>
          <w:szCs w:val="36"/>
          <w:lang w:bidi="hi-IN"/>
        </w:rPr>
        <w:t>E</w:t>
      </w:r>
      <w:r>
        <w:rPr>
          <w:rFonts w:ascii="Arial" w:hAnsi="Arial" w:cs="Arial"/>
          <w:color w:val="000000"/>
          <w:sz w:val="36"/>
          <w:szCs w:val="36"/>
          <w:lang w:bidi="hi-IN"/>
        </w:rPr>
        <w:t>NAq-gn</w:t>
      </w:r>
      <w:r w:rsidR="00665208">
        <w:rPr>
          <w:rFonts w:ascii="Arial" w:hAnsi="Arial" w:cs="Arial"/>
          <w:color w:val="000000"/>
          <w:sz w:val="36"/>
          <w:szCs w:val="36"/>
          <w:lang w:bidi="hi-IN"/>
        </w:rPr>
        <w:t>E</w:t>
      </w:r>
      <w:r>
        <w:rPr>
          <w:rFonts w:ascii="Arial" w:hAnsi="Arial" w:cs="Arial"/>
          <w:color w:val="000000"/>
          <w:sz w:val="36"/>
          <w:szCs w:val="36"/>
          <w:lang w:bidi="hi-IN"/>
        </w:rPr>
        <w:t xml:space="preserve">stvAq </w:t>
      </w:r>
    </w:p>
    <w:p w14:paraId="7E7791E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sAmrA$jy</w:t>
      </w:r>
      <w:r w:rsidR="00665208">
        <w:rPr>
          <w:rFonts w:ascii="Arial" w:hAnsi="Arial" w:cs="Arial"/>
          <w:color w:val="000000"/>
          <w:sz w:val="36"/>
          <w:szCs w:val="36"/>
          <w:lang w:bidi="hi-IN"/>
        </w:rPr>
        <w:t>E</w:t>
      </w:r>
      <w:r>
        <w:rPr>
          <w:rFonts w:ascii="Arial" w:hAnsi="Arial" w:cs="Arial"/>
          <w:color w:val="000000"/>
          <w:sz w:val="36"/>
          <w:szCs w:val="36"/>
          <w:lang w:bidi="hi-IN"/>
        </w:rPr>
        <w:t>nAq BiShi#~jcAqmIndra#syatvAq sAmrA$jy</w:t>
      </w:r>
      <w:r w:rsidR="00665208">
        <w:rPr>
          <w:rFonts w:ascii="Arial" w:hAnsi="Arial" w:cs="Arial"/>
          <w:color w:val="000000"/>
          <w:sz w:val="36"/>
          <w:szCs w:val="36"/>
          <w:lang w:bidi="hi-IN"/>
        </w:rPr>
        <w:t>E</w:t>
      </w:r>
      <w:r>
        <w:rPr>
          <w:rFonts w:ascii="Arial" w:hAnsi="Arial" w:cs="Arial"/>
          <w:color w:val="000000"/>
          <w:sz w:val="36"/>
          <w:szCs w:val="36"/>
          <w:lang w:bidi="hi-IN"/>
        </w:rPr>
        <w:t xml:space="preserve">nAq BiShi#~jcAmiq </w:t>
      </w:r>
    </w:p>
    <w:p w14:paraId="4C24718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bRuhaqspat</w:t>
      </w:r>
      <w:r w:rsidR="00665208">
        <w:rPr>
          <w:rFonts w:ascii="Arial" w:hAnsi="Arial" w:cs="Arial"/>
          <w:color w:val="000000"/>
          <w:sz w:val="36"/>
          <w:szCs w:val="36"/>
          <w:lang w:bidi="hi-IN"/>
        </w:rPr>
        <w:t>E</w:t>
      </w:r>
      <w:r>
        <w:rPr>
          <w:rFonts w:ascii="Arial" w:hAnsi="Arial" w:cs="Arial"/>
          <w:color w:val="000000"/>
          <w:sz w:val="36"/>
          <w:szCs w:val="36"/>
          <w:lang w:bidi="hi-IN"/>
        </w:rPr>
        <w:t>$stvAq sAmrA$jy</w:t>
      </w:r>
      <w:r w:rsidR="00665208">
        <w:rPr>
          <w:rFonts w:ascii="Arial" w:hAnsi="Arial" w:cs="Arial"/>
          <w:color w:val="000000"/>
          <w:sz w:val="36"/>
          <w:szCs w:val="36"/>
          <w:lang w:bidi="hi-IN"/>
        </w:rPr>
        <w:t>E</w:t>
      </w:r>
      <w:r>
        <w:rPr>
          <w:rFonts w:ascii="Arial" w:hAnsi="Arial" w:cs="Arial"/>
          <w:color w:val="000000"/>
          <w:sz w:val="36"/>
          <w:szCs w:val="36"/>
          <w:lang w:bidi="hi-IN"/>
        </w:rPr>
        <w:t xml:space="preserve">nAq BiShi#~jcAmi || </w:t>
      </w:r>
    </w:p>
    <w:p w14:paraId="2D242D9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AqyuqrASA$st</w:t>
      </w:r>
      <w:r w:rsidR="00665208">
        <w:rPr>
          <w:rFonts w:ascii="Arial" w:hAnsi="Arial" w:cs="Arial"/>
          <w:color w:val="000000"/>
          <w:sz w:val="36"/>
          <w:szCs w:val="36"/>
          <w:lang w:bidi="hi-IN"/>
        </w:rPr>
        <w:t>E</w:t>
      </w:r>
      <w:r>
        <w:rPr>
          <w:rFonts w:ascii="Arial" w:hAnsi="Arial" w:cs="Arial"/>
          <w:color w:val="000000"/>
          <w:sz w:val="36"/>
          <w:szCs w:val="36"/>
          <w:lang w:bidi="hi-IN"/>
        </w:rPr>
        <w:t xml:space="preserve"> | suqpraqjAqstvamA-SA$st</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p>
    <w:p w14:paraId="5FF5189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saqjAqtaqvaqnaqsyAmA-SA$st</w:t>
      </w:r>
      <w:r w:rsidR="00665208">
        <w:rPr>
          <w:rFonts w:ascii="Arial" w:hAnsi="Arial" w:cs="Arial"/>
          <w:color w:val="000000"/>
          <w:sz w:val="36"/>
          <w:szCs w:val="36"/>
          <w:lang w:bidi="hi-IN"/>
        </w:rPr>
        <w:t>E</w:t>
      </w:r>
      <w:r>
        <w:rPr>
          <w:rFonts w:ascii="Arial" w:hAnsi="Arial" w:cs="Arial"/>
          <w:color w:val="000000"/>
          <w:sz w:val="36"/>
          <w:szCs w:val="36"/>
          <w:lang w:bidi="hi-IN"/>
        </w:rPr>
        <w:t xml:space="preserve"> | utta#rAnd</w:t>
      </w:r>
      <w:r w:rsidR="00665208">
        <w:rPr>
          <w:rFonts w:ascii="Arial" w:hAnsi="Arial" w:cs="Arial"/>
          <w:color w:val="000000"/>
          <w:sz w:val="36"/>
          <w:szCs w:val="36"/>
          <w:lang w:bidi="hi-IN"/>
        </w:rPr>
        <w:t>E</w:t>
      </w:r>
      <w:r>
        <w:rPr>
          <w:rFonts w:ascii="Arial" w:hAnsi="Arial" w:cs="Arial"/>
          <w:color w:val="000000"/>
          <w:sz w:val="36"/>
          <w:szCs w:val="36"/>
          <w:lang w:bidi="hi-IN"/>
        </w:rPr>
        <w:t>va-yaqjyAmA-SA$st</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p>
    <w:p w14:paraId="58BD884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BUy</w:t>
      </w:r>
      <w:r w:rsidR="00665208">
        <w:rPr>
          <w:rFonts w:ascii="Arial" w:hAnsi="Arial" w:cs="Arial"/>
          <w:color w:val="000000"/>
          <w:sz w:val="36"/>
          <w:szCs w:val="36"/>
          <w:lang w:bidi="hi-IN"/>
        </w:rPr>
        <w:t>O</w:t>
      </w:r>
      <w:r>
        <w:rPr>
          <w:rFonts w:ascii="Arial" w:hAnsi="Arial" w:cs="Arial"/>
          <w:color w:val="000000"/>
          <w:sz w:val="36"/>
          <w:szCs w:val="36"/>
          <w:lang w:bidi="hi-IN"/>
        </w:rPr>
        <w:t># haviqShkara#NaqmA-SA$st</w:t>
      </w:r>
      <w:r w:rsidR="00665208">
        <w:rPr>
          <w:rFonts w:ascii="Arial" w:hAnsi="Arial" w:cs="Arial"/>
          <w:color w:val="000000"/>
          <w:sz w:val="36"/>
          <w:szCs w:val="36"/>
          <w:lang w:bidi="hi-IN"/>
        </w:rPr>
        <w:t>E</w:t>
      </w:r>
      <w:r>
        <w:rPr>
          <w:rFonts w:ascii="Arial" w:hAnsi="Arial" w:cs="Arial"/>
          <w:color w:val="000000"/>
          <w:sz w:val="36"/>
          <w:szCs w:val="36"/>
          <w:lang w:bidi="hi-IN"/>
        </w:rPr>
        <w:t xml:space="preserve"> | diqvyandhAmA-SA$st</w:t>
      </w:r>
      <w:r w:rsidR="00665208">
        <w:rPr>
          <w:rFonts w:ascii="Arial" w:hAnsi="Arial" w:cs="Arial"/>
          <w:color w:val="000000"/>
          <w:sz w:val="36"/>
          <w:szCs w:val="36"/>
          <w:lang w:bidi="hi-IN"/>
        </w:rPr>
        <w:t>E</w:t>
      </w:r>
      <w:r>
        <w:rPr>
          <w:rFonts w:ascii="Arial" w:hAnsi="Arial" w:cs="Arial"/>
          <w:color w:val="000000"/>
          <w:sz w:val="36"/>
          <w:szCs w:val="36"/>
          <w:lang w:bidi="hi-IN"/>
        </w:rPr>
        <w:t xml:space="preserve"> | viSva#M priqyamA-SA$st</w:t>
      </w:r>
      <w:r w:rsidR="00665208">
        <w:rPr>
          <w:rFonts w:ascii="Arial" w:hAnsi="Arial" w:cs="Arial"/>
          <w:color w:val="000000"/>
          <w:sz w:val="36"/>
          <w:szCs w:val="36"/>
          <w:lang w:bidi="hi-IN"/>
        </w:rPr>
        <w:t>E</w:t>
      </w:r>
      <w:r>
        <w:rPr>
          <w:rFonts w:ascii="Arial" w:hAnsi="Arial" w:cs="Arial"/>
          <w:color w:val="000000"/>
          <w:sz w:val="36"/>
          <w:szCs w:val="36"/>
          <w:lang w:bidi="hi-IN"/>
        </w:rPr>
        <w:t xml:space="preserve"> | yadaqn</w:t>
      </w:r>
      <w:r w:rsidR="00665208">
        <w:rPr>
          <w:rFonts w:ascii="Arial" w:hAnsi="Arial" w:cs="Arial"/>
          <w:color w:val="000000"/>
          <w:sz w:val="36"/>
          <w:szCs w:val="36"/>
          <w:lang w:bidi="hi-IN"/>
        </w:rPr>
        <w:t>E</w:t>
      </w:r>
      <w:r>
        <w:rPr>
          <w:rFonts w:ascii="Arial" w:hAnsi="Arial" w:cs="Arial"/>
          <w:color w:val="000000"/>
          <w:sz w:val="36"/>
          <w:szCs w:val="36"/>
          <w:lang w:bidi="hi-IN"/>
        </w:rPr>
        <w:t>na# haqviShA-SA$st</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p>
    <w:p w14:paraId="7A2154A4"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r w:rsidRPr="00665208">
        <w:rPr>
          <w:rFonts w:ascii="Arial" w:hAnsi="Arial" w:cs="Arial"/>
          <w:color w:val="000000"/>
          <w:sz w:val="36"/>
          <w:szCs w:val="36"/>
          <w:lang w:bidi="hi-IN"/>
        </w:rPr>
        <w:t>O</w:t>
      </w:r>
      <w:r w:rsidR="00D91D60">
        <w:rPr>
          <w:rFonts w:ascii="Arial" w:hAnsi="Arial" w:cs="Arial"/>
          <w:color w:val="000000"/>
          <w:sz w:val="36"/>
          <w:szCs w:val="36"/>
          <w:lang w:bidi="hi-IN"/>
        </w:rPr>
        <w:t>pti</w:t>
      </w:r>
      <w:r>
        <w:rPr>
          <w:rFonts w:ascii="Arial" w:hAnsi="Arial" w:cs="Arial"/>
          <w:color w:val="000000"/>
          <w:sz w:val="36"/>
          <w:szCs w:val="36"/>
          <w:lang w:bidi="hi-IN"/>
        </w:rPr>
        <w:t>o</w:t>
      </w:r>
      <w:r w:rsidR="00D91D60">
        <w:rPr>
          <w:rFonts w:ascii="Arial" w:hAnsi="Arial" w:cs="Arial"/>
          <w:color w:val="000000"/>
          <w:sz w:val="36"/>
          <w:szCs w:val="36"/>
          <w:lang w:bidi="hi-IN"/>
        </w:rPr>
        <w:t>nal</w:t>
      </w:r>
    </w:p>
    <w:p w14:paraId="6BB923C4"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&lt;lang=def&gt;</w:t>
      </w:r>
    </w:p>
    <w:p w14:paraId="389E10B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tada#SyAq-ttaddRu#ddhyAt | tada#smai d</w:t>
      </w:r>
      <w:r w:rsidR="00665208">
        <w:rPr>
          <w:rFonts w:ascii="Arial" w:hAnsi="Arial" w:cs="Arial"/>
          <w:color w:val="000000"/>
          <w:sz w:val="36"/>
          <w:szCs w:val="36"/>
          <w:lang w:bidi="hi-IN"/>
        </w:rPr>
        <w:t>E</w:t>
      </w:r>
      <w:r>
        <w:rPr>
          <w:rFonts w:ascii="Arial" w:hAnsi="Arial" w:cs="Arial"/>
          <w:color w:val="000000"/>
          <w:sz w:val="36"/>
          <w:szCs w:val="36"/>
          <w:lang w:bidi="hi-IN"/>
        </w:rPr>
        <w:t>qvArA#santAM | tadaqgni rd</w:t>
      </w:r>
      <w:r w:rsidR="00665208">
        <w:rPr>
          <w:rFonts w:ascii="Arial" w:hAnsi="Arial" w:cs="Arial"/>
          <w:color w:val="000000"/>
          <w:sz w:val="36"/>
          <w:szCs w:val="36"/>
          <w:lang w:bidi="hi-IN"/>
        </w:rPr>
        <w:t>E</w:t>
      </w:r>
      <w:r>
        <w:rPr>
          <w:rFonts w:ascii="Arial" w:hAnsi="Arial" w:cs="Arial"/>
          <w:color w:val="000000"/>
          <w:sz w:val="36"/>
          <w:szCs w:val="36"/>
          <w:lang w:bidi="hi-IN"/>
        </w:rPr>
        <w:t>qv</w:t>
      </w:r>
      <w:r w:rsidR="00665208">
        <w:rPr>
          <w:rFonts w:ascii="Arial" w:hAnsi="Arial" w:cs="Arial"/>
          <w:color w:val="000000"/>
          <w:sz w:val="36"/>
          <w:szCs w:val="36"/>
          <w:lang w:bidi="hi-IN"/>
        </w:rPr>
        <w:t>O</w:t>
      </w:r>
      <w:r>
        <w:rPr>
          <w:rFonts w:ascii="Arial" w:hAnsi="Arial" w:cs="Arial"/>
          <w:color w:val="000000"/>
          <w:sz w:val="36"/>
          <w:szCs w:val="36"/>
          <w:lang w:bidi="hi-IN"/>
        </w:rPr>
        <w:t xml:space="preserve"> d</w:t>
      </w:r>
      <w:r w:rsidR="00665208">
        <w:rPr>
          <w:rFonts w:ascii="Arial" w:hAnsi="Arial" w:cs="Arial"/>
          <w:color w:val="000000"/>
          <w:sz w:val="36"/>
          <w:szCs w:val="36"/>
          <w:lang w:bidi="hi-IN"/>
        </w:rPr>
        <w:t>E</w:t>
      </w:r>
      <w:r>
        <w:rPr>
          <w:rFonts w:ascii="Arial" w:hAnsi="Arial" w:cs="Arial"/>
          <w:color w:val="000000"/>
          <w:sz w:val="36"/>
          <w:szCs w:val="36"/>
          <w:lang w:bidi="hi-IN"/>
        </w:rPr>
        <w:t>qv</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 vana#t</w:t>
      </w:r>
      <w:r w:rsidR="00665208">
        <w:rPr>
          <w:rFonts w:ascii="Arial" w:hAnsi="Arial" w:cs="Arial"/>
          <w:color w:val="000000"/>
          <w:sz w:val="36"/>
          <w:szCs w:val="36"/>
          <w:lang w:bidi="hi-IN"/>
        </w:rPr>
        <w:t>E</w:t>
      </w:r>
      <w:r>
        <w:rPr>
          <w:rFonts w:ascii="Arial" w:hAnsi="Arial" w:cs="Arial"/>
          <w:color w:val="000000"/>
          <w:sz w:val="36"/>
          <w:szCs w:val="36"/>
          <w:lang w:bidi="hi-IN"/>
        </w:rPr>
        <w:t xml:space="preserve"> | vaqyamaqgn</w:t>
      </w:r>
      <w:r w:rsidR="00665208">
        <w:rPr>
          <w:rFonts w:ascii="Arial" w:hAnsi="Arial" w:cs="Arial"/>
          <w:color w:val="000000"/>
          <w:sz w:val="36"/>
          <w:szCs w:val="36"/>
          <w:lang w:bidi="hi-IN"/>
        </w:rPr>
        <w:t>E</w:t>
      </w:r>
      <w:r>
        <w:rPr>
          <w:rFonts w:ascii="Arial" w:hAnsi="Arial" w:cs="Arial"/>
          <w:color w:val="000000"/>
          <w:sz w:val="36"/>
          <w:szCs w:val="36"/>
          <w:lang w:bidi="hi-IN"/>
        </w:rPr>
        <w:t xml:space="preserve"> rmAnu#ShAH | iqShTaM ca# vIqtaM ca# | uqB</w:t>
      </w:r>
      <w:r w:rsidR="00665208">
        <w:rPr>
          <w:rFonts w:ascii="Arial" w:hAnsi="Arial" w:cs="Arial"/>
          <w:color w:val="000000"/>
          <w:sz w:val="36"/>
          <w:szCs w:val="36"/>
          <w:lang w:bidi="hi-IN"/>
        </w:rPr>
        <w:t>E</w:t>
      </w:r>
      <w:r>
        <w:rPr>
          <w:rFonts w:ascii="Arial" w:hAnsi="Arial" w:cs="Arial"/>
          <w:color w:val="000000"/>
          <w:sz w:val="36"/>
          <w:szCs w:val="36"/>
          <w:lang w:bidi="hi-IN"/>
        </w:rPr>
        <w:t>ca#n</w:t>
      </w:r>
      <w:r w:rsidR="00665208">
        <w:rPr>
          <w:rFonts w:ascii="Arial" w:hAnsi="Arial" w:cs="Arial"/>
          <w:color w:val="000000"/>
          <w:sz w:val="36"/>
          <w:szCs w:val="36"/>
          <w:lang w:bidi="hi-IN"/>
        </w:rPr>
        <w:t>O</w:t>
      </w:r>
      <w:r>
        <w:rPr>
          <w:rFonts w:ascii="Arial" w:hAnsi="Arial" w:cs="Arial"/>
          <w:color w:val="000000"/>
          <w:sz w:val="36"/>
          <w:szCs w:val="36"/>
          <w:lang w:bidi="hi-IN"/>
        </w:rPr>
        <w:t xml:space="preserve">q dyAvA# pRuthiqvI a(gm) ha#saspAtAM | </w:t>
      </w:r>
    </w:p>
    <w:p w14:paraId="22F3EF5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iqha gati# rvAqmasy</w:t>
      </w:r>
      <w:r w:rsidR="00665208">
        <w:rPr>
          <w:rFonts w:ascii="Arial" w:hAnsi="Arial" w:cs="Arial"/>
          <w:color w:val="000000"/>
          <w:sz w:val="36"/>
          <w:szCs w:val="36"/>
          <w:lang w:bidi="hi-IN"/>
        </w:rPr>
        <w:t>E</w:t>
      </w:r>
      <w:r>
        <w:rPr>
          <w:rFonts w:ascii="Arial" w:hAnsi="Arial" w:cs="Arial"/>
          <w:color w:val="000000"/>
          <w:sz w:val="36"/>
          <w:szCs w:val="36"/>
          <w:lang w:bidi="hi-IN"/>
        </w:rPr>
        <w:t>qdaM ca# | nam</w:t>
      </w:r>
      <w:r w:rsidR="00665208">
        <w:rPr>
          <w:rFonts w:ascii="Arial" w:hAnsi="Arial" w:cs="Arial"/>
          <w:color w:val="000000"/>
          <w:sz w:val="36"/>
          <w:szCs w:val="36"/>
          <w:lang w:bidi="hi-IN"/>
        </w:rPr>
        <w:t>O</w:t>
      </w:r>
      <w:r>
        <w:rPr>
          <w:rFonts w:ascii="Arial" w:hAnsi="Arial" w:cs="Arial"/>
          <w:color w:val="000000"/>
          <w:sz w:val="36"/>
          <w:szCs w:val="36"/>
          <w:lang w:bidi="hi-IN"/>
        </w:rPr>
        <w:t># d</w:t>
      </w:r>
      <w:r w:rsidR="00665208">
        <w:rPr>
          <w:rFonts w:ascii="Arial" w:hAnsi="Arial" w:cs="Arial"/>
          <w:color w:val="000000"/>
          <w:sz w:val="36"/>
          <w:szCs w:val="36"/>
          <w:lang w:bidi="hi-IN"/>
        </w:rPr>
        <w:t>E</w:t>
      </w:r>
      <w:r>
        <w:rPr>
          <w:rFonts w:ascii="Arial" w:hAnsi="Arial" w:cs="Arial"/>
          <w:color w:val="000000"/>
          <w:sz w:val="36"/>
          <w:szCs w:val="36"/>
          <w:lang w:bidi="hi-IN"/>
        </w:rPr>
        <w:t>qv</w:t>
      </w:r>
      <w:r w:rsidR="00665208">
        <w:rPr>
          <w:rFonts w:ascii="Arial" w:hAnsi="Arial" w:cs="Arial"/>
          <w:color w:val="000000"/>
          <w:sz w:val="36"/>
          <w:szCs w:val="36"/>
          <w:lang w:bidi="hi-IN"/>
        </w:rPr>
        <w:t>E</w:t>
      </w:r>
      <w:r>
        <w:rPr>
          <w:rFonts w:ascii="Arial" w:hAnsi="Arial" w:cs="Arial"/>
          <w:color w:val="000000"/>
          <w:sz w:val="36"/>
          <w:szCs w:val="36"/>
          <w:lang w:bidi="hi-IN"/>
        </w:rPr>
        <w:t xml:space="preserve">Bya#H || </w:t>
      </w:r>
    </w:p>
    <w:p w14:paraId="03325CB7" w14:textId="77777777" w:rsidR="001677C6" w:rsidRDefault="001677C6" w:rsidP="00D91D60">
      <w:pPr>
        <w:autoSpaceDE w:val="0"/>
        <w:autoSpaceDN w:val="0"/>
        <w:adjustRightInd w:val="0"/>
        <w:spacing w:after="0" w:line="240" w:lineRule="auto"/>
        <w:rPr>
          <w:rFonts w:ascii="Arial" w:hAnsi="Arial" w:cs="Arial"/>
          <w:color w:val="000000"/>
          <w:sz w:val="36"/>
          <w:szCs w:val="36"/>
          <w:lang w:bidi="hi-IN"/>
        </w:rPr>
      </w:pPr>
    </w:p>
    <w:p w14:paraId="3E1B861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druqpaqdAqdiqv</w:t>
      </w:r>
      <w:r w:rsidR="00665208">
        <w:rPr>
          <w:rFonts w:ascii="Arial" w:hAnsi="Arial" w:cs="Arial"/>
          <w:color w:val="000000"/>
          <w:sz w:val="36"/>
          <w:szCs w:val="36"/>
          <w:lang w:bidi="hi-IN"/>
        </w:rPr>
        <w:t>E</w:t>
      </w:r>
      <w:r>
        <w:rPr>
          <w:rFonts w:ascii="Arial" w:hAnsi="Arial" w:cs="Arial"/>
          <w:color w:val="000000"/>
          <w:sz w:val="36"/>
          <w:szCs w:val="36"/>
          <w:lang w:bidi="hi-IN"/>
        </w:rPr>
        <w:t>n mu#mucAqnaH | sviqnnaH-snAqtvI malA#diva | pUqtaM paqvitr</w:t>
      </w:r>
      <w:r w:rsidR="00665208">
        <w:rPr>
          <w:rFonts w:ascii="Arial" w:hAnsi="Arial" w:cs="Arial"/>
          <w:color w:val="000000"/>
          <w:sz w:val="36"/>
          <w:szCs w:val="36"/>
          <w:lang w:bidi="hi-IN"/>
        </w:rPr>
        <w:t>E</w:t>
      </w:r>
      <w:r>
        <w:rPr>
          <w:rFonts w:ascii="Arial" w:hAnsi="Arial" w:cs="Arial"/>
          <w:color w:val="000000"/>
          <w:sz w:val="36"/>
          <w:szCs w:val="36"/>
          <w:lang w:bidi="hi-IN"/>
        </w:rPr>
        <w:t>#N</w:t>
      </w:r>
      <w:r w:rsidR="00665208">
        <w:rPr>
          <w:rFonts w:ascii="Arial" w:hAnsi="Arial" w:cs="Arial"/>
          <w:color w:val="000000"/>
          <w:sz w:val="36"/>
          <w:szCs w:val="36"/>
          <w:lang w:bidi="hi-IN"/>
        </w:rPr>
        <w:t>E</w:t>
      </w:r>
      <w:r>
        <w:rPr>
          <w:rFonts w:ascii="Arial" w:hAnsi="Arial" w:cs="Arial"/>
          <w:color w:val="000000"/>
          <w:sz w:val="36"/>
          <w:szCs w:val="36"/>
          <w:lang w:bidi="hi-IN"/>
        </w:rPr>
        <w:t>q vAjya$M | Apa#H Sundhantuq maina#saH | BUrBuvaqssuv</w:t>
      </w:r>
      <w:r w:rsidR="00665208">
        <w:rPr>
          <w:rFonts w:ascii="Arial" w:hAnsi="Arial" w:cs="Arial"/>
          <w:color w:val="000000"/>
          <w:sz w:val="36"/>
          <w:szCs w:val="36"/>
          <w:lang w:bidi="hi-IN"/>
        </w:rPr>
        <w:t>O</w:t>
      </w:r>
      <w:r>
        <w:rPr>
          <w:rFonts w:ascii="Arial" w:hAnsi="Arial" w:cs="Arial"/>
          <w:color w:val="000000"/>
          <w:sz w:val="36"/>
          <w:szCs w:val="36"/>
          <w:lang w:bidi="hi-IN"/>
        </w:rPr>
        <w:t>q BUrBuvaqssuv</w:t>
      </w:r>
      <w:r w:rsidR="00665208">
        <w:rPr>
          <w:rFonts w:ascii="Arial" w:hAnsi="Arial" w:cs="Arial"/>
          <w:color w:val="000000"/>
          <w:sz w:val="36"/>
          <w:szCs w:val="36"/>
          <w:lang w:bidi="hi-IN"/>
        </w:rPr>
        <w:t>O</w:t>
      </w:r>
      <w:r>
        <w:rPr>
          <w:rFonts w:ascii="Arial" w:hAnsi="Arial" w:cs="Arial"/>
          <w:color w:val="000000"/>
          <w:sz w:val="36"/>
          <w:szCs w:val="36"/>
          <w:lang w:bidi="hi-IN"/>
        </w:rPr>
        <w:t xml:space="preserve">q BUrBuvaqssuva#H || </w:t>
      </w:r>
    </w:p>
    <w:p w14:paraId="40F4D1C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B2024C6" w14:textId="77777777" w:rsidR="00D91D60" w:rsidRPr="00711B74" w:rsidRDefault="00D91D60" w:rsidP="00D91D60">
      <w:pPr>
        <w:autoSpaceDE w:val="0"/>
        <w:autoSpaceDN w:val="0"/>
        <w:adjustRightInd w:val="0"/>
        <w:spacing w:after="0" w:line="240" w:lineRule="auto"/>
        <w:rPr>
          <w:rFonts w:ascii="Arial" w:hAnsi="Arial" w:cs="Arial"/>
          <w:b/>
          <w:bCs/>
          <w:color w:val="000000"/>
          <w:sz w:val="36"/>
          <w:szCs w:val="36"/>
          <w:lang w:bidi="hi-IN"/>
        </w:rPr>
      </w:pPr>
      <w:r w:rsidRPr="00711B74">
        <w:rPr>
          <w:rFonts w:ascii="Arial" w:hAnsi="Arial" w:cs="Arial"/>
          <w:b/>
          <w:bCs/>
          <w:color w:val="000000"/>
          <w:sz w:val="36"/>
          <w:szCs w:val="36"/>
          <w:lang w:bidi="hi-IN"/>
        </w:rPr>
        <w:t xml:space="preserve">prASana mantraH </w:t>
      </w:r>
    </w:p>
    <w:p w14:paraId="6B2F67D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Apaq idvA u#B</w:t>
      </w:r>
      <w:r w:rsidR="00665208">
        <w:rPr>
          <w:rFonts w:ascii="Arial" w:hAnsi="Arial" w:cs="Arial"/>
          <w:color w:val="000000"/>
          <w:sz w:val="36"/>
          <w:szCs w:val="36"/>
          <w:lang w:bidi="hi-IN"/>
        </w:rPr>
        <w:t>E</w:t>
      </w:r>
      <w:r>
        <w:rPr>
          <w:rFonts w:ascii="Arial" w:hAnsi="Arial" w:cs="Arial"/>
          <w:color w:val="000000"/>
          <w:sz w:val="36"/>
          <w:szCs w:val="36"/>
          <w:lang w:bidi="hi-IN"/>
        </w:rPr>
        <w:t>ShaqjIH | Ap</w:t>
      </w:r>
      <w:r w:rsidR="00665208">
        <w:rPr>
          <w:rFonts w:ascii="Arial" w:hAnsi="Arial" w:cs="Arial"/>
          <w:color w:val="000000"/>
          <w:sz w:val="36"/>
          <w:szCs w:val="36"/>
          <w:lang w:bidi="hi-IN"/>
        </w:rPr>
        <w:t>O</w:t>
      </w:r>
      <w:r>
        <w:rPr>
          <w:rFonts w:ascii="Arial" w:hAnsi="Arial" w:cs="Arial"/>
          <w:color w:val="000000"/>
          <w:sz w:val="36"/>
          <w:szCs w:val="36"/>
          <w:lang w:bidi="hi-IN"/>
        </w:rPr>
        <w:t xml:space="preserve"># amIvaq cAta#nIH | </w:t>
      </w:r>
    </w:p>
    <w:p w14:paraId="14B0825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Apaqssarva#sya B</w:t>
      </w:r>
      <w:r w:rsidR="00665208">
        <w:rPr>
          <w:rFonts w:ascii="Arial" w:hAnsi="Arial" w:cs="Arial"/>
          <w:color w:val="000000"/>
          <w:sz w:val="36"/>
          <w:szCs w:val="36"/>
          <w:lang w:bidi="hi-IN"/>
        </w:rPr>
        <w:t>E</w:t>
      </w:r>
      <w:r>
        <w:rPr>
          <w:rFonts w:ascii="Arial" w:hAnsi="Arial" w:cs="Arial"/>
          <w:color w:val="000000"/>
          <w:sz w:val="36"/>
          <w:szCs w:val="36"/>
          <w:lang w:bidi="hi-IN"/>
        </w:rPr>
        <w:t>ShaqjI | tAst</w:t>
      </w:r>
      <w:r w:rsidR="00665208">
        <w:rPr>
          <w:rFonts w:ascii="Arial" w:hAnsi="Arial" w:cs="Arial"/>
          <w:color w:val="000000"/>
          <w:sz w:val="36"/>
          <w:szCs w:val="36"/>
          <w:lang w:bidi="hi-IN"/>
        </w:rPr>
        <w:t>E</w:t>
      </w:r>
      <w:r>
        <w:rPr>
          <w:rFonts w:ascii="Arial" w:hAnsi="Arial" w:cs="Arial"/>
          <w:color w:val="000000"/>
          <w:sz w:val="36"/>
          <w:szCs w:val="36"/>
          <w:lang w:bidi="hi-IN"/>
        </w:rPr>
        <w:t># kRuNvantu B</w:t>
      </w:r>
      <w:r w:rsidR="00665208">
        <w:rPr>
          <w:rFonts w:ascii="Arial" w:hAnsi="Arial" w:cs="Arial"/>
          <w:color w:val="000000"/>
          <w:sz w:val="36"/>
          <w:szCs w:val="36"/>
          <w:lang w:bidi="hi-IN"/>
        </w:rPr>
        <w:t>E</w:t>
      </w:r>
      <w:r>
        <w:rPr>
          <w:rFonts w:ascii="Arial" w:hAnsi="Arial" w:cs="Arial"/>
          <w:color w:val="000000"/>
          <w:sz w:val="36"/>
          <w:szCs w:val="36"/>
          <w:lang w:bidi="hi-IN"/>
        </w:rPr>
        <w:t xml:space="preserve">ShaqjaM || </w:t>
      </w:r>
    </w:p>
    <w:p w14:paraId="52863E5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3137D6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akAla mRutyu haraNaM sarva vyAdhi nivAraNaM | </w:t>
      </w:r>
    </w:p>
    <w:p w14:paraId="1DBECFC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sarva(samasta) pApakShayaharaM (d</w:t>
      </w:r>
      <w:r w:rsidR="00665208">
        <w:rPr>
          <w:rFonts w:ascii="Arial" w:hAnsi="Arial" w:cs="Arial"/>
          <w:color w:val="000000"/>
          <w:sz w:val="36"/>
          <w:szCs w:val="36"/>
          <w:lang w:bidi="hi-IN"/>
        </w:rPr>
        <w:t>E</w:t>
      </w:r>
      <w:r>
        <w:rPr>
          <w:rFonts w:ascii="Arial" w:hAnsi="Arial" w:cs="Arial"/>
          <w:color w:val="000000"/>
          <w:sz w:val="36"/>
          <w:szCs w:val="36"/>
          <w:lang w:bidi="hi-IN"/>
        </w:rPr>
        <w:t>vatA nAma) varuNa pAt</w:t>
      </w:r>
      <w:r w:rsidR="00665208">
        <w:rPr>
          <w:rFonts w:ascii="Arial" w:hAnsi="Arial" w:cs="Arial"/>
          <w:color w:val="000000"/>
          <w:sz w:val="36"/>
          <w:szCs w:val="36"/>
          <w:lang w:bidi="hi-IN"/>
        </w:rPr>
        <w:t>O</w:t>
      </w:r>
      <w:r>
        <w:rPr>
          <w:rFonts w:ascii="Arial" w:hAnsi="Arial" w:cs="Arial"/>
          <w:color w:val="000000"/>
          <w:sz w:val="36"/>
          <w:szCs w:val="36"/>
          <w:lang w:bidi="hi-IN"/>
        </w:rPr>
        <w:t xml:space="preserve">dakaM SuBaM | </w:t>
      </w:r>
    </w:p>
    <w:p w14:paraId="3C35ECB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strINAM prASan</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7BC64C9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AqmaqyAqvI ci#nvIta | Ap</w:t>
      </w:r>
      <w:r w:rsidR="00665208">
        <w:rPr>
          <w:rFonts w:ascii="Arial" w:hAnsi="Arial" w:cs="Arial"/>
          <w:color w:val="000000"/>
          <w:sz w:val="36"/>
          <w:szCs w:val="36"/>
          <w:lang w:bidi="hi-IN"/>
        </w:rPr>
        <w:t>O</w:t>
      </w:r>
      <w:r>
        <w:rPr>
          <w:rFonts w:ascii="Arial" w:hAnsi="Arial" w:cs="Arial"/>
          <w:color w:val="000000"/>
          <w:sz w:val="36"/>
          <w:szCs w:val="36"/>
          <w:lang w:bidi="hi-IN"/>
        </w:rPr>
        <w:t>q vai B</w:t>
      </w:r>
      <w:r w:rsidR="00665208">
        <w:rPr>
          <w:rFonts w:ascii="Arial" w:hAnsi="Arial" w:cs="Arial"/>
          <w:color w:val="000000"/>
          <w:sz w:val="36"/>
          <w:szCs w:val="36"/>
          <w:lang w:bidi="hi-IN"/>
        </w:rPr>
        <w:t>E</w:t>
      </w:r>
      <w:r>
        <w:rPr>
          <w:rFonts w:ascii="Arial" w:hAnsi="Arial" w:cs="Arial"/>
          <w:color w:val="000000"/>
          <w:sz w:val="36"/>
          <w:szCs w:val="36"/>
          <w:lang w:bidi="hi-IN"/>
        </w:rPr>
        <w:t xml:space="preserve">#ShaqjaM | </w:t>
      </w:r>
    </w:p>
    <w:p w14:paraId="01762F1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B</w:t>
      </w:r>
      <w:r w:rsidR="00665208">
        <w:rPr>
          <w:rFonts w:ascii="Arial" w:hAnsi="Arial" w:cs="Arial"/>
          <w:color w:val="000000"/>
          <w:sz w:val="36"/>
          <w:szCs w:val="36"/>
          <w:lang w:bidi="hi-IN"/>
        </w:rPr>
        <w:t>E</w:t>
      </w:r>
      <w:r>
        <w:rPr>
          <w:rFonts w:ascii="Arial" w:hAnsi="Arial" w:cs="Arial"/>
          <w:color w:val="000000"/>
          <w:sz w:val="36"/>
          <w:szCs w:val="36"/>
          <w:lang w:bidi="hi-IN"/>
        </w:rPr>
        <w:t>qShaqjam</w:t>
      </w:r>
      <w:r w:rsidR="00665208">
        <w:rPr>
          <w:rFonts w:ascii="Arial" w:hAnsi="Arial" w:cs="Arial"/>
          <w:color w:val="000000"/>
          <w:sz w:val="36"/>
          <w:szCs w:val="36"/>
          <w:lang w:bidi="hi-IN"/>
        </w:rPr>
        <w:t>E</w:t>
      </w:r>
      <w:r>
        <w:rPr>
          <w:rFonts w:ascii="Arial" w:hAnsi="Arial" w:cs="Arial"/>
          <w:color w:val="000000"/>
          <w:sz w:val="36"/>
          <w:szCs w:val="36"/>
          <w:lang w:bidi="hi-IN"/>
        </w:rPr>
        <w:t>qvAsmai# kar</w:t>
      </w:r>
      <w:r w:rsidR="00665208">
        <w:rPr>
          <w:rFonts w:ascii="Arial" w:hAnsi="Arial" w:cs="Arial"/>
          <w:color w:val="000000"/>
          <w:sz w:val="36"/>
          <w:szCs w:val="36"/>
          <w:lang w:bidi="hi-IN"/>
        </w:rPr>
        <w:t>O</w:t>
      </w:r>
      <w:r>
        <w:rPr>
          <w:rFonts w:ascii="Arial" w:hAnsi="Arial" w:cs="Arial"/>
          <w:color w:val="000000"/>
          <w:sz w:val="36"/>
          <w:szCs w:val="36"/>
          <w:lang w:bidi="hi-IN"/>
        </w:rPr>
        <w:t>ti | sarvaqmAyu#r</w:t>
      </w:r>
      <w:r w:rsidR="00665208">
        <w:rPr>
          <w:rFonts w:ascii="Arial" w:hAnsi="Arial" w:cs="Arial"/>
          <w:color w:val="000000"/>
          <w:sz w:val="36"/>
          <w:szCs w:val="36"/>
          <w:lang w:bidi="hi-IN"/>
        </w:rPr>
        <w:t>E</w:t>
      </w:r>
      <w:r>
        <w:rPr>
          <w:rFonts w:ascii="Arial" w:hAnsi="Arial" w:cs="Arial"/>
          <w:color w:val="000000"/>
          <w:sz w:val="36"/>
          <w:szCs w:val="36"/>
          <w:lang w:bidi="hi-IN"/>
        </w:rPr>
        <w:t xml:space="preserve">ti || </w:t>
      </w:r>
    </w:p>
    <w:p w14:paraId="2DF8D87A" w14:textId="77777777" w:rsidR="001677C6" w:rsidRDefault="001677C6" w:rsidP="00D91D60">
      <w:pPr>
        <w:autoSpaceDE w:val="0"/>
        <w:autoSpaceDN w:val="0"/>
        <w:adjustRightInd w:val="0"/>
        <w:spacing w:after="0" w:line="240" w:lineRule="auto"/>
        <w:rPr>
          <w:rFonts w:ascii="Arial" w:hAnsi="Arial" w:cs="Arial"/>
          <w:color w:val="000000"/>
          <w:sz w:val="36"/>
          <w:szCs w:val="36"/>
          <w:lang w:bidi="hi-IN"/>
        </w:rPr>
      </w:pPr>
    </w:p>
    <w:p w14:paraId="3E957B5E" w14:textId="668ED807" w:rsidR="00D91D60" w:rsidRDefault="00711B74"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sidR="00D91D60">
        <w:rPr>
          <w:rFonts w:ascii="Arial" w:hAnsi="Arial" w:cs="Arial"/>
          <w:color w:val="000000"/>
          <w:sz w:val="36"/>
          <w:szCs w:val="36"/>
          <w:lang w:bidi="hi-IN"/>
        </w:rPr>
        <w:t>.6.4</w:t>
      </w:r>
      <w:r w:rsidR="00D91D60">
        <w:rPr>
          <w:rFonts w:ascii="Arial" w:hAnsi="Arial" w:cs="Arial"/>
          <w:color w:val="000000"/>
          <w:sz w:val="36"/>
          <w:szCs w:val="36"/>
          <w:lang w:bidi="hi-IN"/>
        </w:rPr>
        <w:tab/>
        <w:t>graha prIti</w:t>
      </w:r>
    </w:p>
    <w:p w14:paraId="07AA893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mam</w:t>
      </w:r>
      <w:r w:rsidR="00665208">
        <w:rPr>
          <w:rFonts w:ascii="Arial" w:hAnsi="Arial" w:cs="Arial"/>
          <w:color w:val="000000"/>
          <w:sz w:val="36"/>
          <w:szCs w:val="36"/>
          <w:lang w:bidi="hi-IN"/>
        </w:rPr>
        <w:t>O</w:t>
      </w:r>
      <w:r>
        <w:rPr>
          <w:rFonts w:ascii="Arial" w:hAnsi="Arial" w:cs="Arial"/>
          <w:color w:val="000000"/>
          <w:sz w:val="36"/>
          <w:szCs w:val="36"/>
          <w:lang w:bidi="hi-IN"/>
        </w:rPr>
        <w:t>pAtta samasta duritakShayadvArA SrI param</w:t>
      </w:r>
      <w:r w:rsidR="00665208">
        <w:rPr>
          <w:rFonts w:ascii="Arial" w:hAnsi="Arial" w:cs="Arial"/>
          <w:color w:val="000000"/>
          <w:sz w:val="36"/>
          <w:szCs w:val="36"/>
          <w:lang w:bidi="hi-IN"/>
        </w:rPr>
        <w:t>E</w:t>
      </w:r>
      <w:r>
        <w:rPr>
          <w:rFonts w:ascii="Arial" w:hAnsi="Arial" w:cs="Arial"/>
          <w:color w:val="000000"/>
          <w:sz w:val="36"/>
          <w:szCs w:val="36"/>
          <w:lang w:bidi="hi-IN"/>
        </w:rPr>
        <w:t xml:space="preserve">Svara prItyarthaM </w:t>
      </w:r>
    </w:p>
    <w:p w14:paraId="345F173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grahaprItikara hiraNyadAnaM kariShy</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p>
    <w:p w14:paraId="3F09713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849309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hiraNyagarBa garBasthaM h</w:t>
      </w:r>
      <w:r w:rsidR="00665208">
        <w:rPr>
          <w:rFonts w:ascii="Arial" w:hAnsi="Arial" w:cs="Arial"/>
          <w:color w:val="000000"/>
          <w:sz w:val="36"/>
          <w:szCs w:val="36"/>
          <w:lang w:bidi="hi-IN"/>
        </w:rPr>
        <w:t>E</w:t>
      </w:r>
      <w:r>
        <w:rPr>
          <w:rFonts w:ascii="Arial" w:hAnsi="Arial" w:cs="Arial"/>
          <w:color w:val="000000"/>
          <w:sz w:val="36"/>
          <w:szCs w:val="36"/>
          <w:lang w:bidi="hi-IN"/>
        </w:rPr>
        <w:t>mabIjaM biBAvas</w:t>
      </w:r>
      <w:r w:rsidR="00665208">
        <w:rPr>
          <w:rFonts w:ascii="Arial" w:hAnsi="Arial" w:cs="Arial"/>
          <w:color w:val="000000"/>
          <w:sz w:val="36"/>
          <w:szCs w:val="36"/>
          <w:lang w:bidi="hi-IN"/>
        </w:rPr>
        <w:t>O</w:t>
      </w:r>
      <w:r>
        <w:rPr>
          <w:rFonts w:ascii="Arial" w:hAnsi="Arial" w:cs="Arial"/>
          <w:color w:val="000000"/>
          <w:sz w:val="36"/>
          <w:szCs w:val="36"/>
          <w:lang w:bidi="hi-IN"/>
        </w:rPr>
        <w:t xml:space="preserve">H | </w:t>
      </w:r>
    </w:p>
    <w:p w14:paraId="5AD9A9A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ananta puNya PalataM ataH SAntiM prayaScam</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p>
    <w:p w14:paraId="6B4E709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B423389" w14:textId="0E87D361"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 xml:space="preserve">mayA sa~gkalpita SrIrudra </w:t>
      </w:r>
      <w:r w:rsidR="00665208">
        <w:rPr>
          <w:rFonts w:ascii="Arial" w:hAnsi="Arial" w:cs="Arial"/>
          <w:color w:val="000000"/>
          <w:sz w:val="36"/>
          <w:szCs w:val="36"/>
          <w:lang w:bidi="hi-IN"/>
        </w:rPr>
        <w:t>E</w:t>
      </w:r>
      <w:r>
        <w:rPr>
          <w:rFonts w:ascii="Arial" w:hAnsi="Arial" w:cs="Arial"/>
          <w:color w:val="000000"/>
          <w:sz w:val="36"/>
          <w:szCs w:val="36"/>
          <w:lang w:bidi="hi-IN"/>
        </w:rPr>
        <w:t>kAdaSinyAKya (mahArudrAKya*) mahAprAyaScitta rUpa SivArAdhana karma AraMBa muhUrtta lagnAp</w:t>
      </w:r>
      <w:r w:rsidR="00665208">
        <w:rPr>
          <w:rFonts w:ascii="Arial" w:hAnsi="Arial" w:cs="Arial"/>
          <w:color w:val="000000"/>
          <w:sz w:val="36"/>
          <w:szCs w:val="36"/>
          <w:lang w:bidi="hi-IN"/>
        </w:rPr>
        <w:t>E</w:t>
      </w:r>
      <w:r>
        <w:rPr>
          <w:rFonts w:ascii="Arial" w:hAnsi="Arial" w:cs="Arial"/>
          <w:color w:val="000000"/>
          <w:sz w:val="36"/>
          <w:szCs w:val="36"/>
          <w:lang w:bidi="hi-IN"/>
        </w:rPr>
        <w:t>kShayA, AdityAnAM navAnAM grahANAM Anukulya siddharthaM, y</w:t>
      </w:r>
      <w:r w:rsidR="00665208">
        <w:rPr>
          <w:rFonts w:ascii="Arial" w:hAnsi="Arial" w:cs="Arial"/>
          <w:color w:val="000000"/>
          <w:sz w:val="36"/>
          <w:szCs w:val="36"/>
          <w:lang w:bidi="hi-IN"/>
        </w:rPr>
        <w:t>E</w:t>
      </w:r>
      <w:r>
        <w:rPr>
          <w:rFonts w:ascii="Arial" w:hAnsi="Arial" w:cs="Arial"/>
          <w:color w:val="000000"/>
          <w:sz w:val="36"/>
          <w:szCs w:val="36"/>
          <w:lang w:bidi="hi-IN"/>
        </w:rPr>
        <w:t xml:space="preserve"> y</w:t>
      </w:r>
      <w:r w:rsidR="00665208">
        <w:rPr>
          <w:rFonts w:ascii="Arial" w:hAnsi="Arial" w:cs="Arial"/>
          <w:color w:val="000000"/>
          <w:sz w:val="36"/>
          <w:szCs w:val="36"/>
          <w:lang w:bidi="hi-IN"/>
        </w:rPr>
        <w:t>E</w:t>
      </w:r>
      <w:r>
        <w:rPr>
          <w:rFonts w:ascii="Arial" w:hAnsi="Arial" w:cs="Arial"/>
          <w:color w:val="000000"/>
          <w:sz w:val="36"/>
          <w:szCs w:val="36"/>
          <w:lang w:bidi="hi-IN"/>
        </w:rPr>
        <w:t xml:space="preserve"> grahAH SuBa sthAn</w:t>
      </w:r>
      <w:r w:rsidR="00665208">
        <w:rPr>
          <w:rFonts w:ascii="Arial" w:hAnsi="Arial" w:cs="Arial"/>
          <w:color w:val="000000"/>
          <w:sz w:val="36"/>
          <w:szCs w:val="36"/>
          <w:lang w:bidi="hi-IN"/>
        </w:rPr>
        <w:t>E</w:t>
      </w:r>
      <w:r>
        <w:rPr>
          <w:rFonts w:ascii="Arial" w:hAnsi="Arial" w:cs="Arial"/>
          <w:color w:val="000000"/>
          <w:sz w:val="36"/>
          <w:szCs w:val="36"/>
          <w:lang w:bidi="hi-IN"/>
        </w:rPr>
        <w:t>Shu sthitAH y</w:t>
      </w:r>
      <w:r w:rsidR="00665208">
        <w:rPr>
          <w:rFonts w:ascii="Arial" w:hAnsi="Arial" w:cs="Arial"/>
          <w:color w:val="000000"/>
          <w:sz w:val="36"/>
          <w:szCs w:val="36"/>
          <w:lang w:bidi="hi-IN"/>
        </w:rPr>
        <w:t>E</w:t>
      </w:r>
      <w:r>
        <w:rPr>
          <w:rFonts w:ascii="Arial" w:hAnsi="Arial" w:cs="Arial"/>
          <w:color w:val="000000"/>
          <w:sz w:val="36"/>
          <w:szCs w:val="36"/>
          <w:lang w:bidi="hi-IN"/>
        </w:rPr>
        <w:t xml:space="preserve"> y</w:t>
      </w:r>
      <w:r w:rsidR="00665208">
        <w:rPr>
          <w:rFonts w:ascii="Arial" w:hAnsi="Arial" w:cs="Arial"/>
          <w:color w:val="000000"/>
          <w:sz w:val="36"/>
          <w:szCs w:val="36"/>
          <w:lang w:bidi="hi-IN"/>
        </w:rPr>
        <w:t>E</w:t>
      </w:r>
      <w:r>
        <w:rPr>
          <w:rFonts w:ascii="Arial" w:hAnsi="Arial" w:cs="Arial"/>
          <w:color w:val="000000"/>
          <w:sz w:val="36"/>
          <w:szCs w:val="36"/>
          <w:lang w:bidi="hi-IN"/>
        </w:rPr>
        <w:t xml:space="preserve"> grahAH SuBa itara sthAn</w:t>
      </w:r>
      <w:r w:rsidR="00665208">
        <w:rPr>
          <w:rFonts w:ascii="Arial" w:hAnsi="Arial" w:cs="Arial"/>
          <w:color w:val="000000"/>
          <w:sz w:val="36"/>
          <w:szCs w:val="36"/>
          <w:lang w:bidi="hi-IN"/>
        </w:rPr>
        <w:t>E</w:t>
      </w:r>
      <w:r>
        <w:rPr>
          <w:rFonts w:ascii="Arial" w:hAnsi="Arial" w:cs="Arial"/>
          <w:color w:val="000000"/>
          <w:sz w:val="36"/>
          <w:szCs w:val="36"/>
          <w:lang w:bidi="hi-IN"/>
        </w:rPr>
        <w:t>Shu sthitASca, t</w:t>
      </w:r>
      <w:r w:rsidR="00665208">
        <w:rPr>
          <w:rFonts w:ascii="Arial" w:hAnsi="Arial" w:cs="Arial"/>
          <w:color w:val="000000"/>
          <w:sz w:val="36"/>
          <w:szCs w:val="36"/>
          <w:lang w:bidi="hi-IN"/>
        </w:rPr>
        <w:t>E</w:t>
      </w:r>
      <w:r>
        <w:rPr>
          <w:rFonts w:ascii="Arial" w:hAnsi="Arial" w:cs="Arial"/>
          <w:color w:val="000000"/>
          <w:sz w:val="36"/>
          <w:szCs w:val="36"/>
          <w:lang w:bidi="hi-IN"/>
        </w:rPr>
        <w:t>ShAM t</w:t>
      </w:r>
      <w:r w:rsidR="00665208">
        <w:rPr>
          <w:rFonts w:ascii="Arial" w:hAnsi="Arial" w:cs="Arial"/>
          <w:color w:val="000000"/>
          <w:sz w:val="36"/>
          <w:szCs w:val="36"/>
          <w:lang w:bidi="hi-IN"/>
        </w:rPr>
        <w:t>E</w:t>
      </w:r>
      <w:r>
        <w:rPr>
          <w:rFonts w:ascii="Arial" w:hAnsi="Arial" w:cs="Arial"/>
          <w:color w:val="000000"/>
          <w:sz w:val="36"/>
          <w:szCs w:val="36"/>
          <w:lang w:bidi="hi-IN"/>
        </w:rPr>
        <w:t>ShAM grahANAM atyanta atiSayita SuBaPala-prasAtRutva siddhyarthaM AdityAdi navagraha pasAda siddharthaM, yat ki~jcit hiraNyaM brAhmaN</w:t>
      </w:r>
      <w:r w:rsidR="00665208">
        <w:rPr>
          <w:rFonts w:ascii="Arial" w:hAnsi="Arial" w:cs="Arial"/>
          <w:color w:val="000000"/>
          <w:sz w:val="36"/>
          <w:szCs w:val="36"/>
          <w:lang w:bidi="hi-IN"/>
        </w:rPr>
        <w:t>E</w:t>
      </w:r>
      <w:r>
        <w:rPr>
          <w:rFonts w:ascii="Arial" w:hAnsi="Arial" w:cs="Arial"/>
          <w:color w:val="000000"/>
          <w:sz w:val="36"/>
          <w:szCs w:val="36"/>
          <w:lang w:bidi="hi-IN"/>
        </w:rPr>
        <w:t>ByaH saMpradad</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r w:rsidR="00842E57">
        <w:rPr>
          <w:rFonts w:ascii="Arial" w:hAnsi="Arial" w:cs="Arial"/>
          <w:color w:val="000000"/>
          <w:sz w:val="36"/>
          <w:szCs w:val="36"/>
          <w:lang w:bidi="hi-IN"/>
        </w:rPr>
        <w:t>OM</w:t>
      </w:r>
      <w:r>
        <w:rPr>
          <w:rFonts w:ascii="Arial" w:hAnsi="Arial" w:cs="Arial"/>
          <w:color w:val="000000"/>
          <w:sz w:val="36"/>
          <w:szCs w:val="36"/>
          <w:lang w:bidi="hi-IN"/>
        </w:rPr>
        <w:t xml:space="preserve"> tat sat | </w:t>
      </w:r>
    </w:p>
    <w:p w14:paraId="75BFF12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F932B99" w14:textId="2BD4AE31" w:rsidR="00D91D60" w:rsidRDefault="002811E3"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sidR="00D91D60">
        <w:rPr>
          <w:rFonts w:ascii="Arial" w:hAnsi="Arial" w:cs="Arial"/>
          <w:color w:val="000000"/>
          <w:sz w:val="36"/>
          <w:szCs w:val="36"/>
          <w:lang w:bidi="hi-IN"/>
        </w:rPr>
        <w:t>.6.5</w:t>
      </w:r>
      <w:r w:rsidR="00D91D60">
        <w:rPr>
          <w:rFonts w:ascii="Arial" w:hAnsi="Arial" w:cs="Arial"/>
          <w:color w:val="000000"/>
          <w:sz w:val="36"/>
          <w:szCs w:val="36"/>
          <w:lang w:bidi="hi-IN"/>
        </w:rPr>
        <w:tab/>
        <w:t>pUrvAMga nAndI SrArddhaM</w:t>
      </w:r>
    </w:p>
    <w:p w14:paraId="2BFC82E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sapatnIk</w:t>
      </w:r>
      <w:r w:rsidR="00665208">
        <w:rPr>
          <w:rFonts w:ascii="Arial" w:hAnsi="Arial" w:cs="Arial"/>
          <w:color w:val="000000"/>
          <w:sz w:val="36"/>
          <w:szCs w:val="36"/>
          <w:lang w:bidi="hi-IN"/>
        </w:rPr>
        <w:t>E</w:t>
      </w:r>
      <w:r>
        <w:rPr>
          <w:rFonts w:ascii="Arial" w:hAnsi="Arial" w:cs="Arial"/>
          <w:color w:val="000000"/>
          <w:sz w:val="36"/>
          <w:szCs w:val="36"/>
          <w:lang w:bidi="hi-IN"/>
        </w:rPr>
        <w:t>na mayA kriyamANa rudraikAdaSinI (mahArudra*) karmaNaH purvAMgatv</w:t>
      </w:r>
      <w:r w:rsidR="00665208">
        <w:rPr>
          <w:rFonts w:ascii="Arial" w:hAnsi="Arial" w:cs="Arial"/>
          <w:color w:val="000000"/>
          <w:sz w:val="36"/>
          <w:szCs w:val="36"/>
          <w:lang w:bidi="hi-IN"/>
        </w:rPr>
        <w:t>E</w:t>
      </w:r>
      <w:r>
        <w:rPr>
          <w:rFonts w:ascii="Arial" w:hAnsi="Arial" w:cs="Arial"/>
          <w:color w:val="000000"/>
          <w:sz w:val="36"/>
          <w:szCs w:val="36"/>
          <w:lang w:bidi="hi-IN"/>
        </w:rPr>
        <w:t>na vihita nAndI SrAddh</w:t>
      </w:r>
      <w:r w:rsidR="00665208">
        <w:rPr>
          <w:rFonts w:ascii="Arial" w:hAnsi="Arial" w:cs="Arial"/>
          <w:color w:val="000000"/>
          <w:sz w:val="36"/>
          <w:szCs w:val="36"/>
          <w:lang w:bidi="hi-IN"/>
        </w:rPr>
        <w:t>E</w:t>
      </w:r>
      <w:r>
        <w:rPr>
          <w:rFonts w:ascii="Arial" w:hAnsi="Arial" w:cs="Arial"/>
          <w:color w:val="000000"/>
          <w:sz w:val="36"/>
          <w:szCs w:val="36"/>
          <w:lang w:bidi="hi-IN"/>
        </w:rPr>
        <w:t xml:space="preserve"> y</w:t>
      </w:r>
      <w:r w:rsidR="00665208">
        <w:rPr>
          <w:rFonts w:ascii="Arial" w:hAnsi="Arial" w:cs="Arial"/>
          <w:color w:val="000000"/>
          <w:sz w:val="36"/>
          <w:szCs w:val="36"/>
          <w:lang w:bidi="hi-IN"/>
        </w:rPr>
        <w:t>E</w:t>
      </w:r>
      <w:r>
        <w:rPr>
          <w:rFonts w:ascii="Arial" w:hAnsi="Arial" w:cs="Arial"/>
          <w:color w:val="000000"/>
          <w:sz w:val="36"/>
          <w:szCs w:val="36"/>
          <w:lang w:bidi="hi-IN"/>
        </w:rPr>
        <w:t xml:space="preserve"> vihitAH t</w:t>
      </w:r>
      <w:r w:rsidR="00665208">
        <w:rPr>
          <w:rFonts w:ascii="Arial" w:hAnsi="Arial" w:cs="Arial"/>
          <w:color w:val="000000"/>
          <w:sz w:val="36"/>
          <w:szCs w:val="36"/>
          <w:lang w:bidi="hi-IN"/>
        </w:rPr>
        <w:t>E</w:t>
      </w:r>
      <w:r>
        <w:rPr>
          <w:rFonts w:ascii="Arial" w:hAnsi="Arial" w:cs="Arial"/>
          <w:color w:val="000000"/>
          <w:sz w:val="36"/>
          <w:szCs w:val="36"/>
          <w:lang w:bidi="hi-IN"/>
        </w:rPr>
        <w:t xml:space="preserve">ShAmidamAsanaM | </w:t>
      </w:r>
    </w:p>
    <w:p w14:paraId="11365DC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(iti sarv</w:t>
      </w:r>
      <w:r w:rsidR="00665208">
        <w:rPr>
          <w:rFonts w:ascii="Arial" w:hAnsi="Arial" w:cs="Arial"/>
          <w:color w:val="000000"/>
          <w:sz w:val="36"/>
          <w:szCs w:val="36"/>
          <w:lang w:bidi="hi-IN"/>
        </w:rPr>
        <w:t>E</w:t>
      </w:r>
      <w:r>
        <w:rPr>
          <w:rFonts w:ascii="Arial" w:hAnsi="Arial" w:cs="Arial"/>
          <w:color w:val="000000"/>
          <w:sz w:val="36"/>
          <w:szCs w:val="36"/>
          <w:lang w:bidi="hi-IN"/>
        </w:rPr>
        <w:t>ShAM AsanAdyupacAraM kuryAt)</w:t>
      </w:r>
    </w:p>
    <w:p w14:paraId="6DB7E21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26AA8C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hiraNya garBa garBasthaM h</w:t>
      </w:r>
      <w:r w:rsidR="00665208">
        <w:rPr>
          <w:rFonts w:ascii="Arial" w:hAnsi="Arial" w:cs="Arial"/>
          <w:color w:val="000000"/>
          <w:sz w:val="36"/>
          <w:szCs w:val="36"/>
          <w:lang w:bidi="hi-IN"/>
        </w:rPr>
        <w:t>E</w:t>
      </w:r>
      <w:r>
        <w:rPr>
          <w:rFonts w:ascii="Arial" w:hAnsi="Arial" w:cs="Arial"/>
          <w:color w:val="000000"/>
          <w:sz w:val="36"/>
          <w:szCs w:val="36"/>
          <w:lang w:bidi="hi-IN"/>
        </w:rPr>
        <w:t>mabIjaM biBAvas</w:t>
      </w:r>
      <w:r w:rsidR="00665208">
        <w:rPr>
          <w:rFonts w:ascii="Arial" w:hAnsi="Arial" w:cs="Arial"/>
          <w:color w:val="000000"/>
          <w:sz w:val="36"/>
          <w:szCs w:val="36"/>
          <w:lang w:bidi="hi-IN"/>
        </w:rPr>
        <w:t>O</w:t>
      </w:r>
      <w:r>
        <w:rPr>
          <w:rFonts w:ascii="Arial" w:hAnsi="Arial" w:cs="Arial"/>
          <w:color w:val="000000"/>
          <w:sz w:val="36"/>
          <w:szCs w:val="36"/>
          <w:lang w:bidi="hi-IN"/>
        </w:rPr>
        <w:t>H | ananta puNya PalataM ataH SAntiM prayaScam</w:t>
      </w:r>
      <w:r w:rsidR="00665208">
        <w:rPr>
          <w:rFonts w:ascii="Arial" w:hAnsi="Arial" w:cs="Arial"/>
          <w:color w:val="000000"/>
          <w:sz w:val="36"/>
          <w:szCs w:val="36"/>
          <w:lang w:bidi="hi-IN"/>
        </w:rPr>
        <w:t>E</w:t>
      </w:r>
      <w:r>
        <w:rPr>
          <w:rFonts w:ascii="Arial" w:hAnsi="Arial" w:cs="Arial"/>
          <w:color w:val="000000"/>
          <w:sz w:val="36"/>
          <w:szCs w:val="36"/>
          <w:lang w:bidi="hi-IN"/>
        </w:rPr>
        <w:t xml:space="preserve"> | sapatnIk</w:t>
      </w:r>
      <w:r w:rsidR="00665208">
        <w:rPr>
          <w:rFonts w:ascii="Arial" w:hAnsi="Arial" w:cs="Arial"/>
          <w:color w:val="000000"/>
          <w:sz w:val="36"/>
          <w:szCs w:val="36"/>
          <w:lang w:bidi="hi-IN"/>
        </w:rPr>
        <w:t>E</w:t>
      </w:r>
      <w:r>
        <w:rPr>
          <w:rFonts w:ascii="Arial" w:hAnsi="Arial" w:cs="Arial"/>
          <w:color w:val="000000"/>
          <w:sz w:val="36"/>
          <w:szCs w:val="36"/>
          <w:lang w:bidi="hi-IN"/>
        </w:rPr>
        <w:t>na mayA kriyamANa rudraikAdaSinI (mahArudra*) karmaNaH purvAMgatv</w:t>
      </w:r>
      <w:r w:rsidR="00665208">
        <w:rPr>
          <w:rFonts w:ascii="Arial" w:hAnsi="Arial" w:cs="Arial"/>
          <w:color w:val="000000"/>
          <w:sz w:val="36"/>
          <w:szCs w:val="36"/>
          <w:lang w:bidi="hi-IN"/>
        </w:rPr>
        <w:t>E</w:t>
      </w:r>
      <w:r>
        <w:rPr>
          <w:rFonts w:ascii="Arial" w:hAnsi="Arial" w:cs="Arial"/>
          <w:color w:val="000000"/>
          <w:sz w:val="36"/>
          <w:szCs w:val="36"/>
          <w:lang w:bidi="hi-IN"/>
        </w:rPr>
        <w:t>na vihita nAndI SrAddh</w:t>
      </w:r>
      <w:r w:rsidR="00665208">
        <w:rPr>
          <w:rFonts w:ascii="Arial" w:hAnsi="Arial" w:cs="Arial"/>
          <w:color w:val="000000"/>
          <w:sz w:val="36"/>
          <w:szCs w:val="36"/>
          <w:lang w:bidi="hi-IN"/>
        </w:rPr>
        <w:t>E</w:t>
      </w:r>
      <w:r>
        <w:rPr>
          <w:rFonts w:ascii="Arial" w:hAnsi="Arial" w:cs="Arial"/>
          <w:color w:val="000000"/>
          <w:sz w:val="36"/>
          <w:szCs w:val="36"/>
          <w:lang w:bidi="hi-IN"/>
        </w:rPr>
        <w:t xml:space="preserve"> y</w:t>
      </w:r>
      <w:r w:rsidR="00665208">
        <w:rPr>
          <w:rFonts w:ascii="Arial" w:hAnsi="Arial" w:cs="Arial"/>
          <w:color w:val="000000"/>
          <w:sz w:val="36"/>
          <w:szCs w:val="36"/>
          <w:lang w:bidi="hi-IN"/>
        </w:rPr>
        <w:t>E</w:t>
      </w:r>
      <w:r>
        <w:rPr>
          <w:rFonts w:ascii="Arial" w:hAnsi="Arial" w:cs="Arial"/>
          <w:color w:val="000000"/>
          <w:sz w:val="36"/>
          <w:szCs w:val="36"/>
          <w:lang w:bidi="hi-IN"/>
        </w:rPr>
        <w:t xml:space="preserve"> vihitAH </w:t>
      </w:r>
    </w:p>
    <w:p w14:paraId="10D9111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ShAM prIyarthaM idaM hiraNyaM brAhmaN</w:t>
      </w:r>
      <w:r w:rsidR="00665208">
        <w:rPr>
          <w:rFonts w:ascii="Arial" w:hAnsi="Arial" w:cs="Arial"/>
          <w:color w:val="000000"/>
          <w:sz w:val="36"/>
          <w:szCs w:val="36"/>
          <w:lang w:bidi="hi-IN"/>
        </w:rPr>
        <w:t>E</w:t>
      </w:r>
      <w:r>
        <w:rPr>
          <w:rFonts w:ascii="Arial" w:hAnsi="Arial" w:cs="Arial"/>
          <w:color w:val="000000"/>
          <w:sz w:val="36"/>
          <w:szCs w:val="36"/>
          <w:lang w:bidi="hi-IN"/>
        </w:rPr>
        <w:t>ByaH saMpradad</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p>
    <w:p w14:paraId="7271676F" w14:textId="1DFE7706"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tat sat | nAndIS</w:t>
      </w:r>
      <w:r w:rsidR="00665208">
        <w:rPr>
          <w:rFonts w:ascii="Arial" w:hAnsi="Arial" w:cs="Arial"/>
          <w:color w:val="000000"/>
          <w:sz w:val="36"/>
          <w:szCs w:val="36"/>
          <w:lang w:bidi="hi-IN"/>
        </w:rPr>
        <w:t>O</w:t>
      </w:r>
      <w:r w:rsidR="00D91D60">
        <w:rPr>
          <w:rFonts w:ascii="Arial" w:hAnsi="Arial" w:cs="Arial"/>
          <w:color w:val="000000"/>
          <w:sz w:val="36"/>
          <w:szCs w:val="36"/>
          <w:lang w:bidi="hi-IN"/>
        </w:rPr>
        <w:t>Bana d</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vatAH prIyantAM | </w:t>
      </w:r>
    </w:p>
    <w:p w14:paraId="039A037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684971F" w14:textId="2F95E2E0" w:rsidR="00D91D60" w:rsidRDefault="002811E3"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sidR="00D91D60">
        <w:rPr>
          <w:rFonts w:ascii="Arial" w:hAnsi="Arial" w:cs="Arial"/>
          <w:color w:val="000000"/>
          <w:sz w:val="36"/>
          <w:szCs w:val="36"/>
          <w:lang w:bidi="hi-IN"/>
        </w:rPr>
        <w:t>.6.6</w:t>
      </w:r>
      <w:r w:rsidR="00D91D60">
        <w:rPr>
          <w:rFonts w:ascii="Arial" w:hAnsi="Arial" w:cs="Arial"/>
          <w:color w:val="000000"/>
          <w:sz w:val="36"/>
          <w:szCs w:val="36"/>
          <w:lang w:bidi="hi-IN"/>
        </w:rPr>
        <w:tab/>
        <w:t>vaiShNava SrAddhaM</w:t>
      </w:r>
    </w:p>
    <w:p w14:paraId="67A6496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hiraNya garBa garBasthaM h</w:t>
      </w:r>
      <w:r w:rsidR="00665208">
        <w:rPr>
          <w:rFonts w:ascii="Arial" w:hAnsi="Arial" w:cs="Arial"/>
          <w:color w:val="000000"/>
          <w:sz w:val="36"/>
          <w:szCs w:val="36"/>
          <w:lang w:bidi="hi-IN"/>
        </w:rPr>
        <w:t>E</w:t>
      </w:r>
      <w:r>
        <w:rPr>
          <w:rFonts w:ascii="Arial" w:hAnsi="Arial" w:cs="Arial"/>
          <w:color w:val="000000"/>
          <w:sz w:val="36"/>
          <w:szCs w:val="36"/>
          <w:lang w:bidi="hi-IN"/>
        </w:rPr>
        <w:t>mabIjaM biBAvas</w:t>
      </w:r>
      <w:r w:rsidR="00665208">
        <w:rPr>
          <w:rFonts w:ascii="Arial" w:hAnsi="Arial" w:cs="Arial"/>
          <w:color w:val="000000"/>
          <w:sz w:val="36"/>
          <w:szCs w:val="36"/>
          <w:lang w:bidi="hi-IN"/>
        </w:rPr>
        <w:t>O</w:t>
      </w:r>
      <w:r>
        <w:rPr>
          <w:rFonts w:ascii="Arial" w:hAnsi="Arial" w:cs="Arial"/>
          <w:color w:val="000000"/>
          <w:sz w:val="36"/>
          <w:szCs w:val="36"/>
          <w:lang w:bidi="hi-IN"/>
        </w:rPr>
        <w:t>H | ananta puNya PalataM ataH SAntiM prayaScam</w:t>
      </w:r>
      <w:r w:rsidR="00665208">
        <w:rPr>
          <w:rFonts w:ascii="Arial" w:hAnsi="Arial" w:cs="Arial"/>
          <w:color w:val="000000"/>
          <w:sz w:val="36"/>
          <w:szCs w:val="36"/>
          <w:lang w:bidi="hi-IN"/>
        </w:rPr>
        <w:t>E</w:t>
      </w:r>
      <w:r>
        <w:rPr>
          <w:rFonts w:ascii="Arial" w:hAnsi="Arial" w:cs="Arial"/>
          <w:color w:val="000000"/>
          <w:sz w:val="36"/>
          <w:szCs w:val="36"/>
          <w:lang w:bidi="hi-IN"/>
        </w:rPr>
        <w:t xml:space="preserve"> | sapatnIk</w:t>
      </w:r>
      <w:r w:rsidR="00665208">
        <w:rPr>
          <w:rFonts w:ascii="Arial" w:hAnsi="Arial" w:cs="Arial"/>
          <w:color w:val="000000"/>
          <w:sz w:val="36"/>
          <w:szCs w:val="36"/>
          <w:lang w:bidi="hi-IN"/>
        </w:rPr>
        <w:t>E</w:t>
      </w:r>
      <w:r>
        <w:rPr>
          <w:rFonts w:ascii="Arial" w:hAnsi="Arial" w:cs="Arial"/>
          <w:color w:val="000000"/>
          <w:sz w:val="36"/>
          <w:szCs w:val="36"/>
          <w:lang w:bidi="hi-IN"/>
        </w:rPr>
        <w:t>na mayA kriyamANa rudraikAdaSinI (mahArudra*) karmaNaH purvAMgatv</w:t>
      </w:r>
      <w:r w:rsidR="00665208">
        <w:rPr>
          <w:rFonts w:ascii="Arial" w:hAnsi="Arial" w:cs="Arial"/>
          <w:color w:val="000000"/>
          <w:sz w:val="36"/>
          <w:szCs w:val="36"/>
          <w:lang w:bidi="hi-IN"/>
        </w:rPr>
        <w:t>E</w:t>
      </w:r>
      <w:r>
        <w:rPr>
          <w:rFonts w:ascii="Arial" w:hAnsi="Arial" w:cs="Arial"/>
          <w:color w:val="000000"/>
          <w:sz w:val="36"/>
          <w:szCs w:val="36"/>
          <w:lang w:bidi="hi-IN"/>
        </w:rPr>
        <w:t xml:space="preserve">na vihita </w:t>
      </w:r>
      <w:r>
        <w:rPr>
          <w:rFonts w:ascii="Arial" w:hAnsi="Arial" w:cs="Arial"/>
          <w:color w:val="000000"/>
          <w:sz w:val="36"/>
          <w:szCs w:val="36"/>
          <w:lang w:bidi="hi-IN"/>
        </w:rPr>
        <w:lastRenderedPageBreak/>
        <w:t>vaiShNava SrAddh</w:t>
      </w:r>
      <w:r w:rsidR="00665208">
        <w:rPr>
          <w:rFonts w:ascii="Arial" w:hAnsi="Arial" w:cs="Arial"/>
          <w:color w:val="000000"/>
          <w:sz w:val="36"/>
          <w:szCs w:val="36"/>
          <w:lang w:bidi="hi-IN"/>
        </w:rPr>
        <w:t>E</w:t>
      </w:r>
      <w:r>
        <w:rPr>
          <w:rFonts w:ascii="Arial" w:hAnsi="Arial" w:cs="Arial"/>
          <w:color w:val="000000"/>
          <w:sz w:val="36"/>
          <w:szCs w:val="36"/>
          <w:lang w:bidi="hi-IN"/>
        </w:rPr>
        <w:t xml:space="preserve"> mahAviShNu prIyarthaM idaM hiraNyaM brAhmaN</w:t>
      </w:r>
      <w:r w:rsidR="00665208">
        <w:rPr>
          <w:rFonts w:ascii="Arial" w:hAnsi="Arial" w:cs="Arial"/>
          <w:color w:val="000000"/>
          <w:sz w:val="36"/>
          <w:szCs w:val="36"/>
          <w:lang w:bidi="hi-IN"/>
        </w:rPr>
        <w:t>E</w:t>
      </w:r>
      <w:r>
        <w:rPr>
          <w:rFonts w:ascii="Arial" w:hAnsi="Arial" w:cs="Arial"/>
          <w:color w:val="000000"/>
          <w:sz w:val="36"/>
          <w:szCs w:val="36"/>
          <w:lang w:bidi="hi-IN"/>
        </w:rPr>
        <w:t>ByaH saMpradad</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p>
    <w:p w14:paraId="715A65F4" w14:textId="2736A56C"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tat sat | </w:t>
      </w:r>
    </w:p>
    <w:p w14:paraId="34063FA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EC5710A" w14:textId="1B01B57C" w:rsidR="00D91D60" w:rsidRDefault="009B43E6"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sidR="00D91D60">
        <w:rPr>
          <w:rFonts w:ascii="Arial" w:hAnsi="Arial" w:cs="Arial"/>
          <w:color w:val="000000"/>
          <w:sz w:val="36"/>
          <w:szCs w:val="36"/>
          <w:lang w:bidi="hi-IN"/>
        </w:rPr>
        <w:t>.6.7</w:t>
      </w:r>
      <w:r w:rsidR="00D91D60">
        <w:rPr>
          <w:rFonts w:ascii="Arial" w:hAnsi="Arial" w:cs="Arial"/>
          <w:color w:val="000000"/>
          <w:sz w:val="36"/>
          <w:szCs w:val="36"/>
          <w:lang w:bidi="hi-IN"/>
        </w:rPr>
        <w:tab/>
        <w:t>g</w:t>
      </w:r>
      <w:r w:rsidR="00665208">
        <w:rPr>
          <w:rFonts w:ascii="Arial" w:hAnsi="Arial" w:cs="Arial"/>
          <w:color w:val="000000"/>
          <w:sz w:val="36"/>
          <w:szCs w:val="36"/>
          <w:lang w:bidi="hi-IN"/>
        </w:rPr>
        <w:t>O</w:t>
      </w:r>
      <w:r w:rsidR="00D91D60">
        <w:rPr>
          <w:rFonts w:ascii="Arial" w:hAnsi="Arial" w:cs="Arial"/>
          <w:color w:val="000000"/>
          <w:sz w:val="36"/>
          <w:szCs w:val="36"/>
          <w:lang w:bidi="hi-IN"/>
        </w:rPr>
        <w:t>dAnaM</w:t>
      </w:r>
    </w:p>
    <w:p w14:paraId="278E786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param</w:t>
      </w:r>
      <w:r w:rsidR="00665208">
        <w:rPr>
          <w:rFonts w:ascii="Arial" w:hAnsi="Arial" w:cs="Arial"/>
          <w:color w:val="000000"/>
          <w:sz w:val="36"/>
          <w:szCs w:val="36"/>
          <w:lang w:bidi="hi-IN"/>
        </w:rPr>
        <w:t>E</w:t>
      </w:r>
      <w:r>
        <w:rPr>
          <w:rFonts w:ascii="Arial" w:hAnsi="Arial" w:cs="Arial"/>
          <w:color w:val="000000"/>
          <w:sz w:val="36"/>
          <w:szCs w:val="36"/>
          <w:lang w:bidi="hi-IN"/>
        </w:rPr>
        <w:t xml:space="preserve">Svara svarUpasya brAhmaNasya idamAsanaM | sakalArAdhanaiH svarccitaM | </w:t>
      </w:r>
    </w:p>
    <w:p w14:paraId="1FAD02D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hiraNya garBa garBasthaM h</w:t>
      </w:r>
      <w:r w:rsidR="00665208">
        <w:rPr>
          <w:rFonts w:ascii="Arial" w:hAnsi="Arial" w:cs="Arial"/>
          <w:color w:val="000000"/>
          <w:sz w:val="36"/>
          <w:szCs w:val="36"/>
          <w:lang w:bidi="hi-IN"/>
        </w:rPr>
        <w:t>E</w:t>
      </w:r>
      <w:r>
        <w:rPr>
          <w:rFonts w:ascii="Arial" w:hAnsi="Arial" w:cs="Arial"/>
          <w:color w:val="000000"/>
          <w:sz w:val="36"/>
          <w:szCs w:val="36"/>
          <w:lang w:bidi="hi-IN"/>
        </w:rPr>
        <w:t>mabIjaM biBAvas</w:t>
      </w:r>
      <w:r w:rsidR="00665208">
        <w:rPr>
          <w:rFonts w:ascii="Arial" w:hAnsi="Arial" w:cs="Arial"/>
          <w:color w:val="000000"/>
          <w:sz w:val="36"/>
          <w:szCs w:val="36"/>
          <w:lang w:bidi="hi-IN"/>
        </w:rPr>
        <w:t>O</w:t>
      </w:r>
      <w:r>
        <w:rPr>
          <w:rFonts w:ascii="Arial" w:hAnsi="Arial" w:cs="Arial"/>
          <w:color w:val="000000"/>
          <w:sz w:val="36"/>
          <w:szCs w:val="36"/>
          <w:lang w:bidi="hi-IN"/>
        </w:rPr>
        <w:t xml:space="preserve">H | </w:t>
      </w:r>
    </w:p>
    <w:p w14:paraId="4B53F27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ananta puNya PalataM ataH SAntiM prayaScam</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p>
    <w:p w14:paraId="6E8A783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gavAmaMg</w:t>
      </w:r>
      <w:r w:rsidR="00665208">
        <w:rPr>
          <w:rFonts w:ascii="Arial" w:hAnsi="Arial" w:cs="Arial"/>
          <w:color w:val="000000"/>
          <w:sz w:val="36"/>
          <w:szCs w:val="36"/>
          <w:lang w:bidi="hi-IN"/>
        </w:rPr>
        <w:t>E</w:t>
      </w:r>
      <w:r>
        <w:rPr>
          <w:rFonts w:ascii="Arial" w:hAnsi="Arial" w:cs="Arial"/>
          <w:color w:val="000000"/>
          <w:sz w:val="36"/>
          <w:szCs w:val="36"/>
          <w:lang w:bidi="hi-IN"/>
        </w:rPr>
        <w:t xml:space="preserve">Shu tiShThanti BuvanAni caturdaSa | </w:t>
      </w:r>
    </w:p>
    <w:p w14:paraId="5132581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tasmAsvasyAH pradAn</w:t>
      </w:r>
      <w:r w:rsidR="00665208">
        <w:rPr>
          <w:rFonts w:ascii="Arial" w:hAnsi="Arial" w:cs="Arial"/>
          <w:color w:val="000000"/>
          <w:sz w:val="36"/>
          <w:szCs w:val="36"/>
          <w:lang w:bidi="hi-IN"/>
        </w:rPr>
        <w:t>E</w:t>
      </w:r>
      <w:r>
        <w:rPr>
          <w:rFonts w:ascii="Arial" w:hAnsi="Arial" w:cs="Arial"/>
          <w:color w:val="000000"/>
          <w:sz w:val="36"/>
          <w:szCs w:val="36"/>
          <w:lang w:bidi="hi-IN"/>
        </w:rPr>
        <w:t>na ataH SAntiM prayaSca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p>
    <w:p w14:paraId="1369D46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sapatnIk</w:t>
      </w:r>
      <w:r w:rsidR="00665208">
        <w:rPr>
          <w:rFonts w:ascii="Arial" w:hAnsi="Arial" w:cs="Arial"/>
          <w:color w:val="000000"/>
          <w:sz w:val="36"/>
          <w:szCs w:val="36"/>
          <w:lang w:bidi="hi-IN"/>
        </w:rPr>
        <w:t>E</w:t>
      </w:r>
      <w:r>
        <w:rPr>
          <w:rFonts w:ascii="Arial" w:hAnsi="Arial" w:cs="Arial"/>
          <w:color w:val="000000"/>
          <w:sz w:val="36"/>
          <w:szCs w:val="36"/>
          <w:lang w:bidi="hi-IN"/>
        </w:rPr>
        <w:t>na mayA kriyamANa rudraikAdaSinI (mahArudra*) karmaNaH purvAMgatv</w:t>
      </w:r>
      <w:r w:rsidR="00665208">
        <w:rPr>
          <w:rFonts w:ascii="Arial" w:hAnsi="Arial" w:cs="Arial"/>
          <w:color w:val="000000"/>
          <w:sz w:val="36"/>
          <w:szCs w:val="36"/>
          <w:lang w:bidi="hi-IN"/>
        </w:rPr>
        <w:t>E</w:t>
      </w:r>
      <w:r>
        <w:rPr>
          <w:rFonts w:ascii="Arial" w:hAnsi="Arial" w:cs="Arial"/>
          <w:color w:val="000000"/>
          <w:sz w:val="36"/>
          <w:szCs w:val="36"/>
          <w:lang w:bidi="hi-IN"/>
        </w:rPr>
        <w:t>na vihita g</w:t>
      </w:r>
      <w:r w:rsidR="00665208">
        <w:rPr>
          <w:rFonts w:ascii="Arial" w:hAnsi="Arial" w:cs="Arial"/>
          <w:color w:val="000000"/>
          <w:sz w:val="36"/>
          <w:szCs w:val="36"/>
          <w:lang w:bidi="hi-IN"/>
        </w:rPr>
        <w:t>O</w:t>
      </w:r>
      <w:r>
        <w:rPr>
          <w:rFonts w:ascii="Arial" w:hAnsi="Arial" w:cs="Arial"/>
          <w:color w:val="000000"/>
          <w:sz w:val="36"/>
          <w:szCs w:val="36"/>
          <w:lang w:bidi="hi-IN"/>
        </w:rPr>
        <w:t>pratinidhi hiraNyaM (g</w:t>
      </w:r>
      <w:r w:rsidR="00665208">
        <w:rPr>
          <w:rFonts w:ascii="Arial" w:hAnsi="Arial" w:cs="Arial"/>
          <w:color w:val="000000"/>
          <w:sz w:val="36"/>
          <w:szCs w:val="36"/>
          <w:lang w:bidi="hi-IN"/>
        </w:rPr>
        <w:t>O</w:t>
      </w:r>
      <w:r>
        <w:rPr>
          <w:rFonts w:ascii="Arial" w:hAnsi="Arial" w:cs="Arial"/>
          <w:color w:val="000000"/>
          <w:sz w:val="36"/>
          <w:szCs w:val="36"/>
          <w:lang w:bidi="hi-IN"/>
        </w:rPr>
        <w:t xml:space="preserve">mUlyaM) sadakShiNAkaM </w:t>
      </w:r>
    </w:p>
    <w:p w14:paraId="5E0644CA" w14:textId="7C520E9F"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tuByamahaM saMpradad</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r w:rsidR="00842E57">
        <w:rPr>
          <w:rFonts w:ascii="Arial" w:hAnsi="Arial" w:cs="Arial"/>
          <w:color w:val="000000"/>
          <w:sz w:val="36"/>
          <w:szCs w:val="36"/>
          <w:lang w:bidi="hi-IN"/>
        </w:rPr>
        <w:t>OM</w:t>
      </w:r>
      <w:r>
        <w:rPr>
          <w:rFonts w:ascii="Arial" w:hAnsi="Arial" w:cs="Arial"/>
          <w:color w:val="000000"/>
          <w:sz w:val="36"/>
          <w:szCs w:val="36"/>
          <w:lang w:bidi="hi-IN"/>
        </w:rPr>
        <w:t xml:space="preserve"> tat sat | param</w:t>
      </w:r>
      <w:r w:rsidR="00665208">
        <w:rPr>
          <w:rFonts w:ascii="Arial" w:hAnsi="Arial" w:cs="Arial"/>
          <w:color w:val="000000"/>
          <w:sz w:val="36"/>
          <w:szCs w:val="36"/>
          <w:lang w:bidi="hi-IN"/>
        </w:rPr>
        <w:t>E</w:t>
      </w:r>
      <w:r>
        <w:rPr>
          <w:rFonts w:ascii="Arial" w:hAnsi="Arial" w:cs="Arial"/>
          <w:color w:val="000000"/>
          <w:sz w:val="36"/>
          <w:szCs w:val="36"/>
          <w:lang w:bidi="hi-IN"/>
        </w:rPr>
        <w:t xml:space="preserve">Svara prIyatAM || </w:t>
      </w:r>
    </w:p>
    <w:p w14:paraId="3189DD4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0FA320D" w14:textId="2047FBC3" w:rsidR="00D91D60" w:rsidRDefault="009B43E6"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sidR="00D91D60">
        <w:rPr>
          <w:rFonts w:ascii="Arial" w:hAnsi="Arial" w:cs="Arial"/>
          <w:color w:val="000000"/>
          <w:sz w:val="36"/>
          <w:szCs w:val="36"/>
          <w:lang w:bidi="hi-IN"/>
        </w:rPr>
        <w:t>.6.8</w:t>
      </w:r>
      <w:r w:rsidR="00D91D60">
        <w:rPr>
          <w:rFonts w:ascii="Arial" w:hAnsi="Arial" w:cs="Arial"/>
          <w:color w:val="000000"/>
          <w:sz w:val="36"/>
          <w:szCs w:val="36"/>
          <w:lang w:bidi="hi-IN"/>
        </w:rPr>
        <w:tab/>
        <w:t>daSa dAnaM</w:t>
      </w:r>
    </w:p>
    <w:p w14:paraId="695EE6F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param</w:t>
      </w:r>
      <w:r w:rsidR="00665208">
        <w:rPr>
          <w:rFonts w:ascii="Arial" w:hAnsi="Arial" w:cs="Arial"/>
          <w:color w:val="000000"/>
          <w:sz w:val="36"/>
          <w:szCs w:val="36"/>
          <w:lang w:bidi="hi-IN"/>
        </w:rPr>
        <w:t>E</w:t>
      </w:r>
      <w:r>
        <w:rPr>
          <w:rFonts w:ascii="Arial" w:hAnsi="Arial" w:cs="Arial"/>
          <w:color w:val="000000"/>
          <w:sz w:val="36"/>
          <w:szCs w:val="36"/>
          <w:lang w:bidi="hi-IN"/>
        </w:rPr>
        <w:t xml:space="preserve">Svara svarUpasya brAhmaNasya idamAsanaM | sakalArAdhanaiH svarccitaM | </w:t>
      </w:r>
    </w:p>
    <w:p w14:paraId="78CFDEE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hiraNya garBa garBasthaM h</w:t>
      </w:r>
      <w:r w:rsidR="00665208">
        <w:rPr>
          <w:rFonts w:ascii="Arial" w:hAnsi="Arial" w:cs="Arial"/>
          <w:color w:val="000000"/>
          <w:sz w:val="36"/>
          <w:szCs w:val="36"/>
          <w:lang w:bidi="hi-IN"/>
        </w:rPr>
        <w:t>E</w:t>
      </w:r>
      <w:r>
        <w:rPr>
          <w:rFonts w:ascii="Arial" w:hAnsi="Arial" w:cs="Arial"/>
          <w:color w:val="000000"/>
          <w:sz w:val="36"/>
          <w:szCs w:val="36"/>
          <w:lang w:bidi="hi-IN"/>
        </w:rPr>
        <w:t>mabIjaM biBAvas</w:t>
      </w:r>
      <w:r w:rsidR="00665208">
        <w:rPr>
          <w:rFonts w:ascii="Arial" w:hAnsi="Arial" w:cs="Arial"/>
          <w:color w:val="000000"/>
          <w:sz w:val="36"/>
          <w:szCs w:val="36"/>
          <w:lang w:bidi="hi-IN"/>
        </w:rPr>
        <w:t>O</w:t>
      </w:r>
      <w:r>
        <w:rPr>
          <w:rFonts w:ascii="Arial" w:hAnsi="Arial" w:cs="Arial"/>
          <w:color w:val="000000"/>
          <w:sz w:val="36"/>
          <w:szCs w:val="36"/>
          <w:lang w:bidi="hi-IN"/>
        </w:rPr>
        <w:t xml:space="preserve">H | </w:t>
      </w:r>
    </w:p>
    <w:p w14:paraId="59A66AA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ananta puNya PalataM ataH SAntiM prayaScam</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p>
    <w:p w14:paraId="6057624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g</w:t>
      </w:r>
      <w:r w:rsidR="00665208">
        <w:rPr>
          <w:rFonts w:ascii="Arial" w:hAnsi="Arial" w:cs="Arial"/>
          <w:color w:val="000000"/>
          <w:sz w:val="36"/>
          <w:szCs w:val="36"/>
          <w:lang w:bidi="hi-IN"/>
        </w:rPr>
        <w:t>O</w:t>
      </w:r>
      <w:r>
        <w:rPr>
          <w:rFonts w:ascii="Arial" w:hAnsi="Arial" w:cs="Arial"/>
          <w:color w:val="000000"/>
          <w:sz w:val="36"/>
          <w:szCs w:val="36"/>
          <w:lang w:bidi="hi-IN"/>
        </w:rPr>
        <w:t xml:space="preserve">, BU, tila, hiraNya, Ajya, vAsaH, dhAnyaH, guLaH, raupya lavaNAKya daSadravyAnAM pratinidhi yat ki~jcit idaM hiraNyaM sadakShiNAkaM </w:t>
      </w:r>
    </w:p>
    <w:p w14:paraId="13636D62" w14:textId="0F239773"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tuByamahaM saMpradad</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r w:rsidR="00842E57">
        <w:rPr>
          <w:rFonts w:ascii="Arial" w:hAnsi="Arial" w:cs="Arial"/>
          <w:color w:val="000000"/>
          <w:sz w:val="36"/>
          <w:szCs w:val="36"/>
          <w:lang w:bidi="hi-IN"/>
        </w:rPr>
        <w:t>OM</w:t>
      </w:r>
      <w:r>
        <w:rPr>
          <w:rFonts w:ascii="Arial" w:hAnsi="Arial" w:cs="Arial"/>
          <w:color w:val="000000"/>
          <w:sz w:val="36"/>
          <w:szCs w:val="36"/>
          <w:lang w:bidi="hi-IN"/>
        </w:rPr>
        <w:t xml:space="preserve"> tat sat | </w:t>
      </w:r>
    </w:p>
    <w:p w14:paraId="686805A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9AE4C61" w14:textId="77EBA82A" w:rsidR="00D91D60" w:rsidRDefault="00D03A4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sidR="00D91D60">
        <w:rPr>
          <w:rFonts w:ascii="Arial" w:hAnsi="Arial" w:cs="Arial"/>
          <w:color w:val="000000"/>
          <w:sz w:val="36"/>
          <w:szCs w:val="36"/>
          <w:lang w:bidi="hi-IN"/>
        </w:rPr>
        <w:t>.6.9</w:t>
      </w:r>
      <w:r w:rsidR="00D91D60">
        <w:rPr>
          <w:rFonts w:ascii="Arial" w:hAnsi="Arial" w:cs="Arial"/>
          <w:color w:val="000000"/>
          <w:sz w:val="36"/>
          <w:szCs w:val="36"/>
          <w:lang w:bidi="hi-IN"/>
        </w:rPr>
        <w:tab/>
        <w:t>kRucCrAcaraNaM</w:t>
      </w:r>
    </w:p>
    <w:p w14:paraId="2EB52E9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hiraNya garBa garBasthaM h</w:t>
      </w:r>
      <w:r w:rsidR="00665208">
        <w:rPr>
          <w:rFonts w:ascii="Arial" w:hAnsi="Arial" w:cs="Arial"/>
          <w:color w:val="000000"/>
          <w:sz w:val="36"/>
          <w:szCs w:val="36"/>
          <w:lang w:bidi="hi-IN"/>
        </w:rPr>
        <w:t>E</w:t>
      </w:r>
      <w:r>
        <w:rPr>
          <w:rFonts w:ascii="Arial" w:hAnsi="Arial" w:cs="Arial"/>
          <w:color w:val="000000"/>
          <w:sz w:val="36"/>
          <w:szCs w:val="36"/>
          <w:lang w:bidi="hi-IN"/>
        </w:rPr>
        <w:t>mabIjaM biBAvas</w:t>
      </w:r>
      <w:r w:rsidR="00665208">
        <w:rPr>
          <w:rFonts w:ascii="Arial" w:hAnsi="Arial" w:cs="Arial"/>
          <w:color w:val="000000"/>
          <w:sz w:val="36"/>
          <w:szCs w:val="36"/>
          <w:lang w:bidi="hi-IN"/>
        </w:rPr>
        <w:t>O</w:t>
      </w:r>
      <w:r>
        <w:rPr>
          <w:rFonts w:ascii="Arial" w:hAnsi="Arial" w:cs="Arial"/>
          <w:color w:val="000000"/>
          <w:sz w:val="36"/>
          <w:szCs w:val="36"/>
          <w:lang w:bidi="hi-IN"/>
        </w:rPr>
        <w:t xml:space="preserve">H | </w:t>
      </w:r>
    </w:p>
    <w:p w14:paraId="77C8E20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ananta puNya PalataM ataH SAntiM prayaScam</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p>
    <w:p w14:paraId="7093B62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DBEE16F" w14:textId="3A35E1C4"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SrI rudraikAdaSinyAKya (mahArudrAKya*) mahAprAyaScitta SivArAdhana y</w:t>
      </w:r>
      <w:r w:rsidR="00665208">
        <w:rPr>
          <w:rFonts w:ascii="Arial" w:hAnsi="Arial" w:cs="Arial"/>
          <w:color w:val="000000"/>
          <w:sz w:val="36"/>
          <w:szCs w:val="36"/>
          <w:lang w:bidi="hi-IN"/>
        </w:rPr>
        <w:t>O</w:t>
      </w:r>
      <w:r>
        <w:rPr>
          <w:rFonts w:ascii="Arial" w:hAnsi="Arial" w:cs="Arial"/>
          <w:color w:val="000000"/>
          <w:sz w:val="36"/>
          <w:szCs w:val="36"/>
          <w:lang w:bidi="hi-IN"/>
        </w:rPr>
        <w:t>gyatA siddhyarthaM pUtatva siddhyarthaM kRucCrAcaraNa pratinidhi yat ki~jcit idaM hiraNyaM sadakShiNAkaM brAhmaN</w:t>
      </w:r>
      <w:r w:rsidR="00665208">
        <w:rPr>
          <w:rFonts w:ascii="Arial" w:hAnsi="Arial" w:cs="Arial"/>
          <w:color w:val="000000"/>
          <w:sz w:val="36"/>
          <w:szCs w:val="36"/>
          <w:lang w:bidi="hi-IN"/>
        </w:rPr>
        <w:t>E</w:t>
      </w:r>
      <w:r>
        <w:rPr>
          <w:rFonts w:ascii="Arial" w:hAnsi="Arial" w:cs="Arial"/>
          <w:color w:val="000000"/>
          <w:sz w:val="36"/>
          <w:szCs w:val="36"/>
          <w:lang w:bidi="hi-IN"/>
        </w:rPr>
        <w:t>ByaH tuByamahaM saMpradad</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r w:rsidR="00842E57">
        <w:rPr>
          <w:rFonts w:ascii="Arial" w:hAnsi="Arial" w:cs="Arial"/>
          <w:color w:val="000000"/>
          <w:sz w:val="36"/>
          <w:szCs w:val="36"/>
          <w:lang w:bidi="hi-IN"/>
        </w:rPr>
        <w:t>OM</w:t>
      </w:r>
      <w:r>
        <w:rPr>
          <w:rFonts w:ascii="Arial" w:hAnsi="Arial" w:cs="Arial"/>
          <w:color w:val="000000"/>
          <w:sz w:val="36"/>
          <w:szCs w:val="36"/>
          <w:lang w:bidi="hi-IN"/>
        </w:rPr>
        <w:t xml:space="preserve"> tat sat | </w:t>
      </w:r>
    </w:p>
    <w:p w14:paraId="4EDB4A3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DBC3485" w14:textId="1FCCBE23" w:rsidR="00D91D60" w:rsidRDefault="00E15831"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sidR="00D91D60">
        <w:rPr>
          <w:rFonts w:ascii="Arial" w:hAnsi="Arial" w:cs="Arial"/>
          <w:color w:val="000000"/>
          <w:sz w:val="36"/>
          <w:szCs w:val="36"/>
          <w:lang w:bidi="hi-IN"/>
        </w:rPr>
        <w:t>.6.10</w:t>
      </w:r>
      <w:r w:rsidR="00D91D60">
        <w:rPr>
          <w:rFonts w:ascii="Arial" w:hAnsi="Arial" w:cs="Arial"/>
          <w:color w:val="000000"/>
          <w:sz w:val="36"/>
          <w:szCs w:val="36"/>
          <w:lang w:bidi="hi-IN"/>
        </w:rPr>
        <w:tab/>
        <w:t xml:space="preserve"> Rutvig varaNaM</w:t>
      </w:r>
    </w:p>
    <w:p w14:paraId="48379FC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asmin rudraikAdaSinI (mahArudra*) karmaNi mahAd</w:t>
      </w:r>
      <w:r w:rsidR="00665208">
        <w:rPr>
          <w:rFonts w:ascii="Arial" w:hAnsi="Arial" w:cs="Arial"/>
          <w:color w:val="000000"/>
          <w:sz w:val="36"/>
          <w:szCs w:val="36"/>
          <w:lang w:bidi="hi-IN"/>
        </w:rPr>
        <w:t>E</w:t>
      </w:r>
      <w:r>
        <w:rPr>
          <w:rFonts w:ascii="Arial" w:hAnsi="Arial" w:cs="Arial"/>
          <w:color w:val="000000"/>
          <w:sz w:val="36"/>
          <w:szCs w:val="36"/>
          <w:lang w:bidi="hi-IN"/>
        </w:rPr>
        <w:t>va (kalaSa) pUjA rudra japa h</w:t>
      </w:r>
      <w:r w:rsidR="00665208">
        <w:rPr>
          <w:rFonts w:ascii="Arial" w:hAnsi="Arial" w:cs="Arial"/>
          <w:color w:val="000000"/>
          <w:sz w:val="36"/>
          <w:szCs w:val="36"/>
          <w:lang w:bidi="hi-IN"/>
        </w:rPr>
        <w:t>O</w:t>
      </w:r>
      <w:r>
        <w:rPr>
          <w:rFonts w:ascii="Arial" w:hAnsi="Arial" w:cs="Arial"/>
          <w:color w:val="000000"/>
          <w:sz w:val="36"/>
          <w:szCs w:val="36"/>
          <w:lang w:bidi="hi-IN"/>
        </w:rPr>
        <w:t>mArthaM RutvijaM vRuN</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r w:rsidR="00665208">
        <w:rPr>
          <w:rFonts w:ascii="Arial" w:hAnsi="Arial" w:cs="Arial"/>
          <w:color w:val="000000"/>
          <w:sz w:val="36"/>
          <w:szCs w:val="36"/>
          <w:lang w:bidi="hi-IN"/>
        </w:rPr>
        <w:t>E</w:t>
      </w:r>
      <w:r>
        <w:rPr>
          <w:rFonts w:ascii="Arial" w:hAnsi="Arial" w:cs="Arial"/>
          <w:color w:val="000000"/>
          <w:sz w:val="36"/>
          <w:szCs w:val="36"/>
          <w:lang w:bidi="hi-IN"/>
        </w:rPr>
        <w:t>vaM Bav</w:t>
      </w:r>
      <w:r w:rsidR="00665208">
        <w:rPr>
          <w:rFonts w:ascii="Arial" w:hAnsi="Arial" w:cs="Arial"/>
          <w:color w:val="000000"/>
          <w:sz w:val="36"/>
          <w:szCs w:val="36"/>
          <w:lang w:bidi="hi-IN"/>
        </w:rPr>
        <w:t>O</w:t>
      </w:r>
      <w:r>
        <w:rPr>
          <w:rFonts w:ascii="Arial" w:hAnsi="Arial" w:cs="Arial"/>
          <w:color w:val="000000"/>
          <w:sz w:val="36"/>
          <w:szCs w:val="36"/>
          <w:lang w:bidi="hi-IN"/>
        </w:rPr>
        <w:t>dBava paryantaM vRutvA)</w:t>
      </w:r>
    </w:p>
    <w:p w14:paraId="18FA018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A1A0052" w14:textId="7EAB8907" w:rsidR="00D91D60" w:rsidRDefault="00E15831"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sidR="00D91D60">
        <w:rPr>
          <w:rFonts w:ascii="Arial" w:hAnsi="Arial" w:cs="Arial"/>
          <w:color w:val="000000"/>
          <w:sz w:val="36"/>
          <w:szCs w:val="36"/>
          <w:lang w:bidi="hi-IN"/>
        </w:rPr>
        <w:t>.6.11</w:t>
      </w:r>
      <w:r w:rsidR="00D91D60">
        <w:rPr>
          <w:rFonts w:ascii="Arial" w:hAnsi="Arial" w:cs="Arial"/>
          <w:color w:val="000000"/>
          <w:sz w:val="36"/>
          <w:szCs w:val="36"/>
          <w:lang w:bidi="hi-IN"/>
        </w:rPr>
        <w:tab/>
        <w:t xml:space="preserve"> AcArya varaNaM</w:t>
      </w:r>
    </w:p>
    <w:p w14:paraId="628B26E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asmin rudraikAdaSinI(mahArudra*) karmaNi AdityAmaka rudra kalaSa pUjA rudra japa h</w:t>
      </w:r>
      <w:r w:rsidR="00665208">
        <w:rPr>
          <w:rFonts w:ascii="Arial" w:hAnsi="Arial" w:cs="Arial"/>
          <w:color w:val="000000"/>
          <w:sz w:val="36"/>
          <w:szCs w:val="36"/>
          <w:lang w:bidi="hi-IN"/>
        </w:rPr>
        <w:t>O</w:t>
      </w:r>
      <w:r>
        <w:rPr>
          <w:rFonts w:ascii="Arial" w:hAnsi="Arial" w:cs="Arial"/>
          <w:color w:val="000000"/>
          <w:sz w:val="36"/>
          <w:szCs w:val="36"/>
          <w:lang w:bidi="hi-IN"/>
        </w:rPr>
        <w:t>mArthaM sakala karma karttuM AcAryaM tvAM vRuN</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p>
    <w:p w14:paraId="0F61237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C9A967A" w14:textId="2685D797" w:rsidR="00D91D60" w:rsidRDefault="00E15831"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sidR="00D91D60">
        <w:rPr>
          <w:rFonts w:ascii="Arial" w:hAnsi="Arial" w:cs="Arial"/>
          <w:color w:val="000000"/>
          <w:sz w:val="36"/>
          <w:szCs w:val="36"/>
          <w:lang w:bidi="hi-IN"/>
        </w:rPr>
        <w:t>.6.12</w:t>
      </w:r>
      <w:r w:rsidR="00D91D60">
        <w:rPr>
          <w:rFonts w:ascii="Arial" w:hAnsi="Arial" w:cs="Arial"/>
          <w:color w:val="000000"/>
          <w:sz w:val="36"/>
          <w:szCs w:val="36"/>
          <w:lang w:bidi="hi-IN"/>
        </w:rPr>
        <w:tab/>
        <w:t xml:space="preserve"> Rutvig varaNaM </w:t>
      </w:r>
      <w:ins w:id="55" w:author="Microsoft account" w:date="2026-09-19T20:49:00Z">
        <w:r w:rsidR="00403659">
          <w:rPr>
            <w:rFonts w:ascii="Arial" w:hAnsi="Arial" w:cs="Arial"/>
            <w:color w:val="000000"/>
            <w:sz w:val="36"/>
            <w:szCs w:val="36"/>
            <w:lang w:bidi="hi-IN"/>
          </w:rPr>
          <w:t>&lt;</w:t>
        </w:r>
        <w:proofErr w:type="gramStart"/>
        <w:r w:rsidR="00403659">
          <w:rPr>
            <w:rFonts w:ascii="Arial" w:hAnsi="Arial" w:cs="Arial"/>
            <w:color w:val="000000"/>
            <w:sz w:val="36"/>
            <w:szCs w:val="36"/>
            <w:lang w:bidi="hi-IN"/>
          </w:rPr>
          <w:t>lang=</w:t>
        </w:r>
        <w:proofErr w:type="gramEnd"/>
        <w:r w:rsidR="00403659">
          <w:rPr>
            <w:rFonts w:ascii="Arial" w:hAnsi="Arial" w:cs="Arial"/>
            <w:color w:val="000000"/>
            <w:sz w:val="36"/>
            <w:szCs w:val="36"/>
            <w:lang w:bidi="hi-IN"/>
          </w:rPr>
          <w:t xml:space="preserve">eng&gt; </w:t>
        </w:r>
      </w:ins>
      <w:r w:rsidR="00D91D60">
        <w:rPr>
          <w:rFonts w:ascii="Arial" w:hAnsi="Arial" w:cs="Arial"/>
          <w:color w:val="000000"/>
          <w:sz w:val="36"/>
          <w:szCs w:val="36"/>
          <w:lang w:bidi="hi-IN"/>
        </w:rPr>
        <w:t>(Rutvik p</w:t>
      </w:r>
      <w:r w:rsidR="00665208">
        <w:rPr>
          <w:rFonts w:ascii="Arial" w:hAnsi="Arial" w:cs="Arial"/>
          <w:color w:val="000000"/>
          <w:sz w:val="36"/>
          <w:szCs w:val="36"/>
          <w:lang w:bidi="hi-IN"/>
        </w:rPr>
        <w:t>E</w:t>
      </w:r>
      <w:r w:rsidR="00D91D60">
        <w:rPr>
          <w:rFonts w:ascii="Arial" w:hAnsi="Arial" w:cs="Arial"/>
          <w:color w:val="000000"/>
          <w:sz w:val="36"/>
          <w:szCs w:val="36"/>
          <w:lang w:bidi="hi-IN"/>
        </w:rPr>
        <w:t>r</w:t>
      </w:r>
      <w:r w:rsidR="00083FC1">
        <w:rPr>
          <w:rFonts w:ascii="Arial" w:hAnsi="Arial" w:cs="Arial"/>
          <w:color w:val="000000"/>
          <w:sz w:val="36"/>
          <w:szCs w:val="36"/>
          <w:lang w:bidi="hi-IN"/>
        </w:rPr>
        <w:t>for</w:t>
      </w:r>
      <w:r w:rsidR="00D91D60">
        <w:rPr>
          <w:rFonts w:ascii="Arial" w:hAnsi="Arial" w:cs="Arial"/>
          <w:color w:val="000000"/>
          <w:sz w:val="36"/>
          <w:szCs w:val="36"/>
          <w:lang w:bidi="hi-IN"/>
        </w:rPr>
        <w:t>ming Abish</w:t>
      </w:r>
      <w:r w:rsidR="00665208">
        <w:rPr>
          <w:rFonts w:ascii="Arial" w:hAnsi="Arial" w:cs="Arial"/>
          <w:color w:val="000000"/>
          <w:sz w:val="36"/>
          <w:szCs w:val="36"/>
          <w:lang w:bidi="hi-IN"/>
        </w:rPr>
        <w:t>E</w:t>
      </w:r>
      <w:r w:rsidR="00D91D60">
        <w:rPr>
          <w:rFonts w:ascii="Arial" w:hAnsi="Arial" w:cs="Arial"/>
          <w:color w:val="000000"/>
          <w:sz w:val="36"/>
          <w:szCs w:val="36"/>
          <w:lang w:bidi="hi-IN"/>
        </w:rPr>
        <w:t>kam)</w:t>
      </w:r>
      <w:ins w:id="56" w:author="Microsoft account" w:date="2026-09-19T20:49:00Z">
        <w:r w:rsidR="00403659">
          <w:rPr>
            <w:rFonts w:ascii="Arial" w:hAnsi="Arial" w:cs="Arial"/>
            <w:color w:val="000000"/>
            <w:sz w:val="36"/>
            <w:szCs w:val="36"/>
            <w:lang w:bidi="hi-IN"/>
          </w:rPr>
          <w:t xml:space="preserve"> &lt;lang=def&gt; </w:t>
        </w:r>
      </w:ins>
    </w:p>
    <w:p w14:paraId="718B7EA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asmin rudraikAdaSinI (mahArudra*) karmaNi mahAnyAsa pUrva rudrajapa </w:t>
      </w:r>
      <w:r w:rsidR="00665208">
        <w:rPr>
          <w:rFonts w:ascii="Arial" w:hAnsi="Arial" w:cs="Arial"/>
          <w:color w:val="000000"/>
          <w:sz w:val="36"/>
          <w:szCs w:val="36"/>
          <w:lang w:bidi="hi-IN"/>
        </w:rPr>
        <w:t>E</w:t>
      </w:r>
      <w:r>
        <w:rPr>
          <w:rFonts w:ascii="Arial" w:hAnsi="Arial" w:cs="Arial"/>
          <w:color w:val="000000"/>
          <w:sz w:val="36"/>
          <w:szCs w:val="36"/>
          <w:lang w:bidi="hi-IN"/>
        </w:rPr>
        <w:t>kAdaSavAra rudrajapa aBiSh</w:t>
      </w:r>
      <w:r w:rsidR="00665208">
        <w:rPr>
          <w:rFonts w:ascii="Arial" w:hAnsi="Arial" w:cs="Arial"/>
          <w:color w:val="000000"/>
          <w:sz w:val="36"/>
          <w:szCs w:val="36"/>
          <w:lang w:bidi="hi-IN"/>
        </w:rPr>
        <w:t>E</w:t>
      </w:r>
      <w:r>
        <w:rPr>
          <w:rFonts w:ascii="Arial" w:hAnsi="Arial" w:cs="Arial"/>
          <w:color w:val="000000"/>
          <w:sz w:val="36"/>
          <w:szCs w:val="36"/>
          <w:lang w:bidi="hi-IN"/>
        </w:rPr>
        <w:t>kArthaM RutvijaM tvAM vRuN</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p>
    <w:p w14:paraId="0F87306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sarv</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 xml:space="preserve"> brAhmaN</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 xml:space="preserve"> namaH rudraikAdaSinI (mahArudra*) karma any</w:t>
      </w:r>
      <w:r w:rsidR="00665208">
        <w:rPr>
          <w:rFonts w:ascii="Arial" w:hAnsi="Arial" w:cs="Arial"/>
          <w:color w:val="000000"/>
          <w:sz w:val="36"/>
          <w:szCs w:val="36"/>
          <w:lang w:bidi="hi-IN"/>
        </w:rPr>
        <w:t>O</w:t>
      </w:r>
      <w:r>
        <w:rPr>
          <w:rFonts w:ascii="Arial" w:hAnsi="Arial" w:cs="Arial"/>
          <w:color w:val="000000"/>
          <w:sz w:val="36"/>
          <w:szCs w:val="36"/>
          <w:lang w:bidi="hi-IN"/>
        </w:rPr>
        <w:t>nya sahAy</w:t>
      </w:r>
      <w:r w:rsidR="00665208">
        <w:rPr>
          <w:rFonts w:ascii="Arial" w:hAnsi="Arial" w:cs="Arial"/>
          <w:color w:val="000000"/>
          <w:sz w:val="36"/>
          <w:szCs w:val="36"/>
          <w:lang w:bidi="hi-IN"/>
        </w:rPr>
        <w:t>E</w:t>
      </w:r>
      <w:r>
        <w:rPr>
          <w:rFonts w:ascii="Arial" w:hAnsi="Arial" w:cs="Arial"/>
          <w:color w:val="000000"/>
          <w:sz w:val="36"/>
          <w:szCs w:val="36"/>
          <w:lang w:bidi="hi-IN"/>
        </w:rPr>
        <w:t>na kurudhvaM | (vayaM kurmaH -iti brAhmaNa prativacanaM)</w:t>
      </w:r>
    </w:p>
    <w:p w14:paraId="5057AD0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E9539A2" w14:textId="248DEF78" w:rsidR="00D91D60" w:rsidRDefault="00E15831"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sidR="00D91D60">
        <w:rPr>
          <w:rFonts w:ascii="Arial" w:hAnsi="Arial" w:cs="Arial"/>
          <w:color w:val="000000"/>
          <w:sz w:val="36"/>
          <w:szCs w:val="36"/>
          <w:lang w:bidi="hi-IN"/>
        </w:rPr>
        <w:t>.6.13</w:t>
      </w:r>
      <w:r w:rsidR="00D91D60">
        <w:rPr>
          <w:rFonts w:ascii="Arial" w:hAnsi="Arial" w:cs="Arial"/>
          <w:color w:val="000000"/>
          <w:sz w:val="36"/>
          <w:szCs w:val="36"/>
          <w:lang w:bidi="hi-IN"/>
        </w:rPr>
        <w:tab/>
        <w:t xml:space="preserve"> AcAryasya RutvijAM ca saMkalpaH</w:t>
      </w:r>
    </w:p>
    <w:p w14:paraId="4DD0EB1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AcamanaM-pavitraM-darBAsanaM darBAn dhArayamANaM- SuklAMbaradharaM </w:t>
      </w:r>
    </w:p>
    <w:p w14:paraId="62D8D3F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prANAyAmaM mam</w:t>
      </w:r>
      <w:r w:rsidR="00665208">
        <w:rPr>
          <w:rFonts w:ascii="Arial" w:hAnsi="Arial" w:cs="Arial"/>
          <w:color w:val="000000"/>
          <w:sz w:val="36"/>
          <w:szCs w:val="36"/>
          <w:lang w:bidi="hi-IN"/>
        </w:rPr>
        <w:t>O</w:t>
      </w:r>
      <w:r>
        <w:rPr>
          <w:rFonts w:ascii="Arial" w:hAnsi="Arial" w:cs="Arial"/>
          <w:color w:val="000000"/>
          <w:sz w:val="36"/>
          <w:szCs w:val="36"/>
          <w:lang w:bidi="hi-IN"/>
        </w:rPr>
        <w:t>pAtta samasta duritakShayadvArA SrI param</w:t>
      </w:r>
      <w:r w:rsidR="00665208">
        <w:rPr>
          <w:rFonts w:ascii="Arial" w:hAnsi="Arial" w:cs="Arial"/>
          <w:color w:val="000000"/>
          <w:sz w:val="36"/>
          <w:szCs w:val="36"/>
          <w:lang w:bidi="hi-IN"/>
        </w:rPr>
        <w:t>E</w:t>
      </w:r>
      <w:r>
        <w:rPr>
          <w:rFonts w:ascii="Arial" w:hAnsi="Arial" w:cs="Arial"/>
          <w:color w:val="000000"/>
          <w:sz w:val="36"/>
          <w:szCs w:val="36"/>
          <w:lang w:bidi="hi-IN"/>
        </w:rPr>
        <w:t xml:space="preserve">Svara prItyarthaM, </w:t>
      </w:r>
    </w:p>
    <w:p w14:paraId="33494E9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SuB</w:t>
      </w:r>
      <w:r w:rsidR="00665208">
        <w:rPr>
          <w:rFonts w:ascii="Arial" w:hAnsi="Arial" w:cs="Arial"/>
          <w:color w:val="000000"/>
          <w:sz w:val="36"/>
          <w:szCs w:val="36"/>
          <w:lang w:bidi="hi-IN"/>
        </w:rPr>
        <w:t>E</w:t>
      </w:r>
      <w:r>
        <w:rPr>
          <w:rFonts w:ascii="Arial" w:hAnsi="Arial" w:cs="Arial"/>
          <w:color w:val="000000"/>
          <w:sz w:val="36"/>
          <w:szCs w:val="36"/>
          <w:lang w:bidi="hi-IN"/>
        </w:rPr>
        <w:t xml:space="preserve"> S</w:t>
      </w:r>
      <w:r w:rsidR="00665208">
        <w:rPr>
          <w:rFonts w:ascii="Arial" w:hAnsi="Arial" w:cs="Arial"/>
          <w:color w:val="000000"/>
          <w:sz w:val="36"/>
          <w:szCs w:val="36"/>
          <w:lang w:bidi="hi-IN"/>
        </w:rPr>
        <w:t>O</w:t>
      </w:r>
      <w:r>
        <w:rPr>
          <w:rFonts w:ascii="Arial" w:hAnsi="Arial" w:cs="Arial"/>
          <w:color w:val="000000"/>
          <w:sz w:val="36"/>
          <w:szCs w:val="36"/>
          <w:lang w:bidi="hi-IN"/>
        </w:rPr>
        <w:t>Ban</w:t>
      </w:r>
      <w:r w:rsidR="00665208">
        <w:rPr>
          <w:rFonts w:ascii="Arial" w:hAnsi="Arial" w:cs="Arial"/>
          <w:color w:val="000000"/>
          <w:sz w:val="36"/>
          <w:szCs w:val="36"/>
          <w:lang w:bidi="hi-IN"/>
        </w:rPr>
        <w:t>E</w:t>
      </w:r>
      <w:r>
        <w:rPr>
          <w:rFonts w:ascii="Arial" w:hAnsi="Arial" w:cs="Arial"/>
          <w:color w:val="000000"/>
          <w:sz w:val="36"/>
          <w:szCs w:val="36"/>
          <w:lang w:bidi="hi-IN"/>
        </w:rPr>
        <w:t xml:space="preserve"> muhUrt</w:t>
      </w:r>
      <w:r w:rsidR="00665208">
        <w:rPr>
          <w:rFonts w:ascii="Arial" w:hAnsi="Arial" w:cs="Arial"/>
          <w:color w:val="000000"/>
          <w:sz w:val="36"/>
          <w:szCs w:val="36"/>
          <w:lang w:bidi="hi-IN"/>
        </w:rPr>
        <w:t>E</w:t>
      </w:r>
      <w:r>
        <w:rPr>
          <w:rFonts w:ascii="Arial" w:hAnsi="Arial" w:cs="Arial"/>
          <w:color w:val="000000"/>
          <w:sz w:val="36"/>
          <w:szCs w:val="36"/>
          <w:lang w:bidi="hi-IN"/>
        </w:rPr>
        <w:t xml:space="preserve"> AdyabrahmaNaH dvitIya parArdh</w:t>
      </w:r>
      <w:r w:rsidR="00665208">
        <w:rPr>
          <w:rFonts w:ascii="Arial" w:hAnsi="Arial" w:cs="Arial"/>
          <w:color w:val="000000"/>
          <w:sz w:val="36"/>
          <w:szCs w:val="36"/>
          <w:lang w:bidi="hi-IN"/>
        </w:rPr>
        <w:t>E</w:t>
      </w:r>
      <w:r>
        <w:rPr>
          <w:rFonts w:ascii="Arial" w:hAnsi="Arial" w:cs="Arial"/>
          <w:color w:val="000000"/>
          <w:sz w:val="36"/>
          <w:szCs w:val="36"/>
          <w:lang w:bidi="hi-IN"/>
        </w:rPr>
        <w:t xml:space="preserve"> Sv</w:t>
      </w:r>
      <w:r w:rsidR="00665208">
        <w:rPr>
          <w:rFonts w:ascii="Arial" w:hAnsi="Arial" w:cs="Arial"/>
          <w:color w:val="000000"/>
          <w:sz w:val="36"/>
          <w:szCs w:val="36"/>
          <w:lang w:bidi="hi-IN"/>
        </w:rPr>
        <w:t>E</w:t>
      </w:r>
      <w:r>
        <w:rPr>
          <w:rFonts w:ascii="Arial" w:hAnsi="Arial" w:cs="Arial"/>
          <w:color w:val="000000"/>
          <w:sz w:val="36"/>
          <w:szCs w:val="36"/>
          <w:lang w:bidi="hi-IN"/>
        </w:rPr>
        <w:t>tavarAhakalp</w:t>
      </w:r>
      <w:r w:rsidR="00665208">
        <w:rPr>
          <w:rFonts w:ascii="Arial" w:hAnsi="Arial" w:cs="Arial"/>
          <w:color w:val="000000"/>
          <w:sz w:val="36"/>
          <w:szCs w:val="36"/>
          <w:lang w:bidi="hi-IN"/>
        </w:rPr>
        <w:t>E</w:t>
      </w:r>
      <w:r>
        <w:rPr>
          <w:rFonts w:ascii="Arial" w:hAnsi="Arial" w:cs="Arial"/>
          <w:color w:val="000000"/>
          <w:sz w:val="36"/>
          <w:szCs w:val="36"/>
          <w:lang w:bidi="hi-IN"/>
        </w:rPr>
        <w:t xml:space="preserve"> vaivasvata manvantar</w:t>
      </w:r>
      <w:r w:rsidR="00665208">
        <w:rPr>
          <w:rFonts w:ascii="Arial" w:hAnsi="Arial" w:cs="Arial"/>
          <w:color w:val="000000"/>
          <w:sz w:val="36"/>
          <w:szCs w:val="36"/>
          <w:lang w:bidi="hi-IN"/>
        </w:rPr>
        <w:t>E</w:t>
      </w:r>
      <w:r>
        <w:rPr>
          <w:rFonts w:ascii="Arial" w:hAnsi="Arial" w:cs="Arial"/>
          <w:color w:val="000000"/>
          <w:sz w:val="36"/>
          <w:szCs w:val="36"/>
          <w:lang w:bidi="hi-IN"/>
        </w:rPr>
        <w:t xml:space="preserve"> aShTAviMSati tam</w:t>
      </w:r>
      <w:r w:rsidR="00665208">
        <w:rPr>
          <w:rFonts w:ascii="Arial" w:hAnsi="Arial" w:cs="Arial"/>
          <w:color w:val="000000"/>
          <w:sz w:val="36"/>
          <w:szCs w:val="36"/>
          <w:lang w:bidi="hi-IN"/>
        </w:rPr>
        <w:t>E</w:t>
      </w:r>
      <w:r>
        <w:rPr>
          <w:rFonts w:ascii="Arial" w:hAnsi="Arial" w:cs="Arial"/>
          <w:color w:val="000000"/>
          <w:sz w:val="36"/>
          <w:szCs w:val="36"/>
          <w:lang w:bidi="hi-IN"/>
        </w:rPr>
        <w:t xml:space="preserve"> kaliyug</w:t>
      </w:r>
      <w:r w:rsidR="00665208">
        <w:rPr>
          <w:rFonts w:ascii="Arial" w:hAnsi="Arial" w:cs="Arial"/>
          <w:color w:val="000000"/>
          <w:sz w:val="36"/>
          <w:szCs w:val="36"/>
          <w:lang w:bidi="hi-IN"/>
        </w:rPr>
        <w:t>E</w:t>
      </w:r>
      <w:r>
        <w:rPr>
          <w:rFonts w:ascii="Arial" w:hAnsi="Arial" w:cs="Arial"/>
          <w:color w:val="000000"/>
          <w:sz w:val="36"/>
          <w:szCs w:val="36"/>
          <w:lang w:bidi="hi-IN"/>
        </w:rPr>
        <w:t xml:space="preserve"> pratham</w:t>
      </w:r>
      <w:r w:rsidR="00665208">
        <w:rPr>
          <w:rFonts w:ascii="Arial" w:hAnsi="Arial" w:cs="Arial"/>
          <w:color w:val="000000"/>
          <w:sz w:val="36"/>
          <w:szCs w:val="36"/>
          <w:lang w:bidi="hi-IN"/>
        </w:rPr>
        <w:t>E</w:t>
      </w:r>
      <w:r>
        <w:rPr>
          <w:rFonts w:ascii="Arial" w:hAnsi="Arial" w:cs="Arial"/>
          <w:color w:val="000000"/>
          <w:sz w:val="36"/>
          <w:szCs w:val="36"/>
          <w:lang w:bidi="hi-IN"/>
        </w:rPr>
        <w:t xml:space="preserve"> pAd</w:t>
      </w:r>
      <w:r w:rsidR="00665208">
        <w:rPr>
          <w:rFonts w:ascii="Arial" w:hAnsi="Arial" w:cs="Arial"/>
          <w:color w:val="000000"/>
          <w:sz w:val="36"/>
          <w:szCs w:val="36"/>
          <w:lang w:bidi="hi-IN"/>
        </w:rPr>
        <w:t>E</w:t>
      </w:r>
      <w:r>
        <w:rPr>
          <w:rFonts w:ascii="Arial" w:hAnsi="Arial" w:cs="Arial"/>
          <w:color w:val="000000"/>
          <w:sz w:val="36"/>
          <w:szCs w:val="36"/>
          <w:lang w:bidi="hi-IN"/>
        </w:rPr>
        <w:t xml:space="preserve"> jaMbUdvIp</w:t>
      </w:r>
      <w:r w:rsidR="00665208">
        <w:rPr>
          <w:rFonts w:ascii="Arial" w:hAnsi="Arial" w:cs="Arial"/>
          <w:color w:val="000000"/>
          <w:sz w:val="36"/>
          <w:szCs w:val="36"/>
          <w:lang w:bidi="hi-IN"/>
        </w:rPr>
        <w:t>E</w:t>
      </w:r>
      <w:r>
        <w:rPr>
          <w:rFonts w:ascii="Arial" w:hAnsi="Arial" w:cs="Arial"/>
          <w:color w:val="000000"/>
          <w:sz w:val="36"/>
          <w:szCs w:val="36"/>
          <w:lang w:bidi="hi-IN"/>
        </w:rPr>
        <w:t xml:space="preserve"> BAratavarSh</w:t>
      </w:r>
      <w:r w:rsidR="00665208">
        <w:rPr>
          <w:rFonts w:ascii="Arial" w:hAnsi="Arial" w:cs="Arial"/>
          <w:color w:val="000000"/>
          <w:sz w:val="36"/>
          <w:szCs w:val="36"/>
          <w:lang w:bidi="hi-IN"/>
        </w:rPr>
        <w:t>E</w:t>
      </w:r>
      <w:r>
        <w:rPr>
          <w:rFonts w:ascii="Arial" w:hAnsi="Arial" w:cs="Arial"/>
          <w:color w:val="000000"/>
          <w:sz w:val="36"/>
          <w:szCs w:val="36"/>
          <w:lang w:bidi="hi-IN"/>
        </w:rPr>
        <w:t xml:space="preserve"> BarataKaND</w:t>
      </w:r>
      <w:r w:rsidR="00665208">
        <w:rPr>
          <w:rFonts w:ascii="Arial" w:hAnsi="Arial" w:cs="Arial"/>
          <w:color w:val="000000"/>
          <w:sz w:val="36"/>
          <w:szCs w:val="36"/>
          <w:lang w:bidi="hi-IN"/>
        </w:rPr>
        <w:t>E</w:t>
      </w:r>
      <w:r>
        <w:rPr>
          <w:rFonts w:ascii="Arial" w:hAnsi="Arial" w:cs="Arial"/>
          <w:color w:val="000000"/>
          <w:sz w:val="36"/>
          <w:szCs w:val="36"/>
          <w:lang w:bidi="hi-IN"/>
        </w:rPr>
        <w:t xml:space="preserve"> m</w:t>
      </w:r>
      <w:r w:rsidR="00665208">
        <w:rPr>
          <w:rFonts w:ascii="Arial" w:hAnsi="Arial" w:cs="Arial"/>
          <w:color w:val="000000"/>
          <w:sz w:val="36"/>
          <w:szCs w:val="36"/>
          <w:lang w:bidi="hi-IN"/>
        </w:rPr>
        <w:t>E</w:t>
      </w:r>
      <w:r>
        <w:rPr>
          <w:rFonts w:ascii="Arial" w:hAnsi="Arial" w:cs="Arial"/>
          <w:color w:val="000000"/>
          <w:sz w:val="36"/>
          <w:szCs w:val="36"/>
          <w:lang w:bidi="hi-IN"/>
        </w:rPr>
        <w:t>r</w:t>
      </w:r>
      <w:r w:rsidR="00665208">
        <w:rPr>
          <w:rFonts w:ascii="Arial" w:hAnsi="Arial" w:cs="Arial"/>
          <w:color w:val="000000"/>
          <w:sz w:val="36"/>
          <w:szCs w:val="36"/>
          <w:lang w:bidi="hi-IN"/>
        </w:rPr>
        <w:t>O</w:t>
      </w:r>
      <w:r>
        <w:rPr>
          <w:rFonts w:ascii="Arial" w:hAnsi="Arial" w:cs="Arial"/>
          <w:color w:val="000000"/>
          <w:sz w:val="36"/>
          <w:szCs w:val="36"/>
          <w:lang w:bidi="hi-IN"/>
        </w:rPr>
        <w:t>H dakShiN</w:t>
      </w:r>
      <w:r w:rsidR="00665208">
        <w:rPr>
          <w:rFonts w:ascii="Arial" w:hAnsi="Arial" w:cs="Arial"/>
          <w:color w:val="000000"/>
          <w:sz w:val="36"/>
          <w:szCs w:val="36"/>
          <w:lang w:bidi="hi-IN"/>
        </w:rPr>
        <w:t>E</w:t>
      </w:r>
      <w:r>
        <w:rPr>
          <w:rFonts w:ascii="Arial" w:hAnsi="Arial" w:cs="Arial"/>
          <w:color w:val="000000"/>
          <w:sz w:val="36"/>
          <w:szCs w:val="36"/>
          <w:lang w:bidi="hi-IN"/>
        </w:rPr>
        <w:t xml:space="preserve"> pArSv</w:t>
      </w:r>
      <w:r w:rsidR="00665208">
        <w:rPr>
          <w:rFonts w:ascii="Arial" w:hAnsi="Arial" w:cs="Arial"/>
          <w:color w:val="000000"/>
          <w:sz w:val="36"/>
          <w:szCs w:val="36"/>
          <w:lang w:bidi="hi-IN"/>
        </w:rPr>
        <w:t>E</w:t>
      </w:r>
      <w:r>
        <w:rPr>
          <w:rFonts w:ascii="Arial" w:hAnsi="Arial" w:cs="Arial"/>
          <w:color w:val="000000"/>
          <w:sz w:val="36"/>
          <w:szCs w:val="36"/>
          <w:lang w:bidi="hi-IN"/>
        </w:rPr>
        <w:t xml:space="preserve"> SakAbd</w:t>
      </w:r>
      <w:r w:rsidR="00665208">
        <w:rPr>
          <w:rFonts w:ascii="Arial" w:hAnsi="Arial" w:cs="Arial"/>
          <w:color w:val="000000"/>
          <w:sz w:val="36"/>
          <w:szCs w:val="36"/>
          <w:lang w:bidi="hi-IN"/>
        </w:rPr>
        <w:t>E</w:t>
      </w:r>
      <w:r>
        <w:rPr>
          <w:rFonts w:ascii="Arial" w:hAnsi="Arial" w:cs="Arial"/>
          <w:color w:val="000000"/>
          <w:sz w:val="36"/>
          <w:szCs w:val="36"/>
          <w:lang w:bidi="hi-IN"/>
        </w:rPr>
        <w:t xml:space="preserve"> asmin varttamAn</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1E584A0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vyavahArik</w:t>
      </w:r>
      <w:r w:rsidR="00665208">
        <w:rPr>
          <w:rFonts w:ascii="Arial" w:hAnsi="Arial" w:cs="Arial"/>
          <w:color w:val="000000"/>
          <w:sz w:val="36"/>
          <w:szCs w:val="36"/>
          <w:lang w:bidi="hi-IN"/>
        </w:rPr>
        <w:t>E</w:t>
      </w:r>
      <w:r>
        <w:rPr>
          <w:rFonts w:ascii="Arial" w:hAnsi="Arial" w:cs="Arial"/>
          <w:color w:val="000000"/>
          <w:sz w:val="36"/>
          <w:szCs w:val="36"/>
          <w:lang w:bidi="hi-IN"/>
        </w:rPr>
        <w:t xml:space="preserve"> praBavAdi- ShaShThyAH -saMvathsarANAM maddhy</w:t>
      </w:r>
      <w:r w:rsidR="00665208">
        <w:rPr>
          <w:rFonts w:ascii="Arial" w:hAnsi="Arial" w:cs="Arial"/>
          <w:color w:val="000000"/>
          <w:sz w:val="36"/>
          <w:szCs w:val="36"/>
          <w:lang w:bidi="hi-IN"/>
        </w:rPr>
        <w:t>E</w:t>
      </w:r>
      <w:r>
        <w:rPr>
          <w:rFonts w:ascii="Arial" w:hAnsi="Arial" w:cs="Arial"/>
          <w:color w:val="000000"/>
          <w:sz w:val="36"/>
          <w:szCs w:val="36"/>
          <w:lang w:bidi="hi-IN"/>
        </w:rPr>
        <w:t xml:space="preserve"> ........ nAmasaMvathsar</w:t>
      </w:r>
      <w:r w:rsidR="00665208">
        <w:rPr>
          <w:rFonts w:ascii="Arial" w:hAnsi="Arial" w:cs="Arial"/>
          <w:color w:val="000000"/>
          <w:sz w:val="36"/>
          <w:szCs w:val="36"/>
          <w:lang w:bidi="hi-IN"/>
        </w:rPr>
        <w:t>E</w:t>
      </w:r>
      <w:r>
        <w:rPr>
          <w:rFonts w:ascii="Arial" w:hAnsi="Arial" w:cs="Arial"/>
          <w:color w:val="000000"/>
          <w:sz w:val="36"/>
          <w:szCs w:val="36"/>
          <w:lang w:bidi="hi-IN"/>
        </w:rPr>
        <w:t>, ............ayan</w:t>
      </w:r>
      <w:r w:rsidR="00665208">
        <w:rPr>
          <w:rFonts w:ascii="Arial" w:hAnsi="Arial" w:cs="Arial"/>
          <w:color w:val="000000"/>
          <w:sz w:val="36"/>
          <w:szCs w:val="36"/>
          <w:lang w:bidi="hi-IN"/>
        </w:rPr>
        <w:t>E</w:t>
      </w:r>
      <w:r>
        <w:rPr>
          <w:rFonts w:ascii="Arial" w:hAnsi="Arial" w:cs="Arial"/>
          <w:color w:val="000000"/>
          <w:sz w:val="36"/>
          <w:szCs w:val="36"/>
          <w:lang w:bidi="hi-IN"/>
        </w:rPr>
        <w:t xml:space="preserve"> ...................... Rutau ............. mAs</w:t>
      </w:r>
      <w:r w:rsidR="00665208">
        <w:rPr>
          <w:rFonts w:ascii="Arial" w:hAnsi="Arial" w:cs="Arial"/>
          <w:color w:val="000000"/>
          <w:sz w:val="36"/>
          <w:szCs w:val="36"/>
          <w:lang w:bidi="hi-IN"/>
        </w:rPr>
        <w:t>E</w:t>
      </w:r>
      <w:r>
        <w:rPr>
          <w:rFonts w:ascii="Arial" w:hAnsi="Arial" w:cs="Arial"/>
          <w:color w:val="000000"/>
          <w:sz w:val="36"/>
          <w:szCs w:val="36"/>
          <w:lang w:bidi="hi-IN"/>
        </w:rPr>
        <w:t xml:space="preserve"> ............pakSh</w:t>
      </w:r>
      <w:r w:rsidR="00665208">
        <w:rPr>
          <w:rFonts w:ascii="Arial" w:hAnsi="Arial" w:cs="Arial"/>
          <w:color w:val="000000"/>
          <w:sz w:val="36"/>
          <w:szCs w:val="36"/>
          <w:lang w:bidi="hi-IN"/>
        </w:rPr>
        <w:t>E</w:t>
      </w:r>
      <w:r>
        <w:rPr>
          <w:rFonts w:ascii="Arial" w:hAnsi="Arial" w:cs="Arial"/>
          <w:color w:val="000000"/>
          <w:sz w:val="36"/>
          <w:szCs w:val="36"/>
          <w:lang w:bidi="hi-IN"/>
        </w:rPr>
        <w:t xml:space="preserve"> ................... SuBatithau .......................... vAsarayuktAyAM ........................... nakShatrayuktAyAM SuBay</w:t>
      </w:r>
      <w:r w:rsidR="00665208">
        <w:rPr>
          <w:rFonts w:ascii="Arial" w:hAnsi="Arial" w:cs="Arial"/>
          <w:color w:val="000000"/>
          <w:sz w:val="36"/>
          <w:szCs w:val="36"/>
          <w:lang w:bidi="hi-IN"/>
        </w:rPr>
        <w:t>O</w:t>
      </w:r>
      <w:r>
        <w:rPr>
          <w:rFonts w:ascii="Arial" w:hAnsi="Arial" w:cs="Arial"/>
          <w:color w:val="000000"/>
          <w:sz w:val="36"/>
          <w:szCs w:val="36"/>
          <w:lang w:bidi="hi-IN"/>
        </w:rPr>
        <w:t xml:space="preserve">ga SuBakaraNa </w:t>
      </w:r>
      <w:r w:rsidR="00665208">
        <w:rPr>
          <w:rFonts w:ascii="Arial" w:hAnsi="Arial" w:cs="Arial"/>
          <w:color w:val="000000"/>
          <w:sz w:val="36"/>
          <w:szCs w:val="36"/>
          <w:lang w:bidi="hi-IN"/>
        </w:rPr>
        <w:t>E</w:t>
      </w:r>
      <w:r>
        <w:rPr>
          <w:rFonts w:ascii="Arial" w:hAnsi="Arial" w:cs="Arial"/>
          <w:color w:val="000000"/>
          <w:sz w:val="36"/>
          <w:szCs w:val="36"/>
          <w:lang w:bidi="hi-IN"/>
        </w:rPr>
        <w:t>vaM guNa sakala viS</w:t>
      </w:r>
      <w:r w:rsidR="00665208">
        <w:rPr>
          <w:rFonts w:ascii="Arial" w:hAnsi="Arial" w:cs="Arial"/>
          <w:color w:val="000000"/>
          <w:sz w:val="36"/>
          <w:szCs w:val="36"/>
          <w:lang w:bidi="hi-IN"/>
        </w:rPr>
        <w:t>E</w:t>
      </w:r>
      <w:r>
        <w:rPr>
          <w:rFonts w:ascii="Arial" w:hAnsi="Arial" w:cs="Arial"/>
          <w:color w:val="000000"/>
          <w:sz w:val="36"/>
          <w:szCs w:val="36"/>
          <w:lang w:bidi="hi-IN"/>
        </w:rPr>
        <w:t>ShaNa viSiShTAyAM asyAM .............SuBatithau ................. nakShatr</w:t>
      </w:r>
      <w:r w:rsidR="00665208">
        <w:rPr>
          <w:rFonts w:ascii="Arial" w:hAnsi="Arial" w:cs="Arial"/>
          <w:color w:val="000000"/>
          <w:sz w:val="36"/>
          <w:szCs w:val="36"/>
          <w:lang w:bidi="hi-IN"/>
        </w:rPr>
        <w:t>E</w:t>
      </w:r>
      <w:r>
        <w:rPr>
          <w:rFonts w:ascii="Arial" w:hAnsi="Arial" w:cs="Arial"/>
          <w:color w:val="000000"/>
          <w:sz w:val="36"/>
          <w:szCs w:val="36"/>
          <w:lang w:bidi="hi-IN"/>
        </w:rPr>
        <w:t>.................rASau jAtasya .......................SarmaNaH asya yajamAnasya sakuTuMbasya mahAd</w:t>
      </w:r>
      <w:r w:rsidR="00665208">
        <w:rPr>
          <w:rFonts w:ascii="Arial" w:hAnsi="Arial" w:cs="Arial"/>
          <w:color w:val="000000"/>
          <w:sz w:val="36"/>
          <w:szCs w:val="36"/>
          <w:lang w:bidi="hi-IN"/>
        </w:rPr>
        <w:t>E</w:t>
      </w:r>
      <w:r>
        <w:rPr>
          <w:rFonts w:ascii="Arial" w:hAnsi="Arial" w:cs="Arial"/>
          <w:color w:val="000000"/>
          <w:sz w:val="36"/>
          <w:szCs w:val="36"/>
          <w:lang w:bidi="hi-IN"/>
        </w:rPr>
        <w:t xml:space="preserve">vAdInAM rudrANAM prasAdasiddhyarthaM </w:t>
      </w:r>
    </w:p>
    <w:p w14:paraId="3C1D96B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sarvAriShTa SAntyarthaM sarvABIShTa siddhyarthaM yajamAna saMkalpita rudraikAdaSinI (mahArudra*) karma any</w:t>
      </w:r>
      <w:r w:rsidR="00665208">
        <w:rPr>
          <w:rFonts w:ascii="Arial" w:hAnsi="Arial" w:cs="Arial"/>
          <w:color w:val="000000"/>
          <w:sz w:val="36"/>
          <w:szCs w:val="36"/>
          <w:lang w:bidi="hi-IN"/>
        </w:rPr>
        <w:t>O</w:t>
      </w:r>
      <w:r>
        <w:rPr>
          <w:rFonts w:ascii="Arial" w:hAnsi="Arial" w:cs="Arial"/>
          <w:color w:val="000000"/>
          <w:sz w:val="36"/>
          <w:szCs w:val="36"/>
          <w:lang w:bidi="hi-IN"/>
        </w:rPr>
        <w:t>nya sahAy</w:t>
      </w:r>
      <w:r w:rsidR="00665208">
        <w:rPr>
          <w:rFonts w:ascii="Arial" w:hAnsi="Arial" w:cs="Arial"/>
          <w:color w:val="000000"/>
          <w:sz w:val="36"/>
          <w:szCs w:val="36"/>
          <w:lang w:bidi="hi-IN"/>
        </w:rPr>
        <w:t>E</w:t>
      </w:r>
      <w:r>
        <w:rPr>
          <w:rFonts w:ascii="Arial" w:hAnsi="Arial" w:cs="Arial"/>
          <w:color w:val="000000"/>
          <w:sz w:val="36"/>
          <w:szCs w:val="36"/>
          <w:lang w:bidi="hi-IN"/>
        </w:rPr>
        <w:t xml:space="preserve">na vayaM kariShyAmaH | </w:t>
      </w:r>
    </w:p>
    <w:p w14:paraId="562C851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"mahAd</w:t>
      </w:r>
      <w:r w:rsidR="00665208">
        <w:rPr>
          <w:rFonts w:ascii="Arial" w:hAnsi="Arial" w:cs="Arial"/>
          <w:color w:val="000000"/>
          <w:sz w:val="36"/>
          <w:szCs w:val="36"/>
          <w:lang w:bidi="hi-IN"/>
        </w:rPr>
        <w:t>E</w:t>
      </w:r>
      <w:r>
        <w:rPr>
          <w:rFonts w:ascii="Arial" w:hAnsi="Arial" w:cs="Arial"/>
          <w:color w:val="000000"/>
          <w:sz w:val="36"/>
          <w:szCs w:val="36"/>
          <w:lang w:bidi="hi-IN"/>
        </w:rPr>
        <w:t>va pUjAM kariShyAmi, Siva rudra ityAdi tat tat d</w:t>
      </w:r>
      <w:r w:rsidR="00665208">
        <w:rPr>
          <w:rFonts w:ascii="Arial" w:hAnsi="Arial" w:cs="Arial"/>
          <w:color w:val="000000"/>
          <w:sz w:val="36"/>
          <w:szCs w:val="36"/>
          <w:lang w:bidi="hi-IN"/>
        </w:rPr>
        <w:t>E</w:t>
      </w:r>
      <w:r>
        <w:rPr>
          <w:rFonts w:ascii="Arial" w:hAnsi="Arial" w:cs="Arial"/>
          <w:color w:val="000000"/>
          <w:sz w:val="36"/>
          <w:szCs w:val="36"/>
          <w:lang w:bidi="hi-IN"/>
        </w:rPr>
        <w:t xml:space="preserve">vatA pUjAM kariShyAmi" || (iti saMkalpya kalaSAdi pUjAM kuryuH) </w:t>
      </w:r>
    </w:p>
    <w:p w14:paraId="04FB62B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B0683EF" w14:textId="2D2B2487" w:rsidR="00D91D60" w:rsidRDefault="003605F8"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sidR="00D91D60">
        <w:rPr>
          <w:rFonts w:ascii="Arial" w:hAnsi="Arial" w:cs="Arial"/>
          <w:color w:val="000000"/>
          <w:sz w:val="36"/>
          <w:szCs w:val="36"/>
          <w:lang w:bidi="hi-IN"/>
        </w:rPr>
        <w:t>.6.14</w:t>
      </w:r>
      <w:r w:rsidR="00D91D60">
        <w:rPr>
          <w:rFonts w:ascii="Arial" w:hAnsi="Arial" w:cs="Arial"/>
          <w:color w:val="000000"/>
          <w:sz w:val="36"/>
          <w:szCs w:val="36"/>
          <w:lang w:bidi="hi-IN"/>
        </w:rPr>
        <w:tab/>
        <w:t xml:space="preserve"> </w:t>
      </w:r>
      <w:r w:rsidR="00D91D60">
        <w:rPr>
          <w:rFonts w:ascii="Arial" w:hAnsi="Arial" w:cs="Arial"/>
          <w:color w:val="000000"/>
          <w:sz w:val="36"/>
          <w:szCs w:val="36"/>
          <w:lang w:bidi="hi-IN"/>
        </w:rPr>
        <w:tab/>
        <w:t xml:space="preserve">kalaSAdipUjA </w:t>
      </w:r>
    </w:p>
    <w:p w14:paraId="04003AE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kalaSAya namaH | divyagandhAn dhArayAmi | </w:t>
      </w:r>
    </w:p>
    <w:p w14:paraId="17E1341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gaMgAyai namaH | yamunAyai namaH | g</w:t>
      </w:r>
      <w:r w:rsidR="00665208">
        <w:rPr>
          <w:rFonts w:ascii="Arial" w:hAnsi="Arial" w:cs="Arial"/>
          <w:color w:val="000000"/>
          <w:sz w:val="36"/>
          <w:szCs w:val="36"/>
          <w:lang w:bidi="hi-IN"/>
        </w:rPr>
        <w:t>O</w:t>
      </w:r>
      <w:r>
        <w:rPr>
          <w:rFonts w:ascii="Arial" w:hAnsi="Arial" w:cs="Arial"/>
          <w:color w:val="000000"/>
          <w:sz w:val="36"/>
          <w:szCs w:val="36"/>
          <w:lang w:bidi="hi-IN"/>
        </w:rPr>
        <w:t>dAvaryai namaH | sarasvatyai namaH | narmadAyai namaH | sindhav</w:t>
      </w:r>
      <w:r w:rsidR="00665208">
        <w:rPr>
          <w:rFonts w:ascii="Arial" w:hAnsi="Arial" w:cs="Arial"/>
          <w:color w:val="000000"/>
          <w:sz w:val="36"/>
          <w:szCs w:val="36"/>
          <w:lang w:bidi="hi-IN"/>
        </w:rPr>
        <w:t>E</w:t>
      </w:r>
      <w:r>
        <w:rPr>
          <w:rFonts w:ascii="Arial" w:hAnsi="Arial" w:cs="Arial"/>
          <w:color w:val="000000"/>
          <w:sz w:val="36"/>
          <w:szCs w:val="36"/>
          <w:lang w:bidi="hi-IN"/>
        </w:rPr>
        <w:t xml:space="preserve"> namaH | kAv</w:t>
      </w:r>
      <w:r w:rsidR="00665208">
        <w:rPr>
          <w:rFonts w:ascii="Arial" w:hAnsi="Arial" w:cs="Arial"/>
          <w:color w:val="000000"/>
          <w:sz w:val="36"/>
          <w:szCs w:val="36"/>
          <w:lang w:bidi="hi-IN"/>
        </w:rPr>
        <w:t>E</w:t>
      </w:r>
      <w:r>
        <w:rPr>
          <w:rFonts w:ascii="Arial" w:hAnsi="Arial" w:cs="Arial"/>
          <w:color w:val="000000"/>
          <w:sz w:val="36"/>
          <w:szCs w:val="36"/>
          <w:lang w:bidi="hi-IN"/>
        </w:rPr>
        <w:t xml:space="preserve">ryai namaH | </w:t>
      </w:r>
    </w:p>
    <w:p w14:paraId="3597633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saptak</w:t>
      </w:r>
      <w:r w:rsidR="00665208">
        <w:rPr>
          <w:rFonts w:ascii="Arial" w:hAnsi="Arial" w:cs="Arial"/>
          <w:color w:val="000000"/>
          <w:sz w:val="36"/>
          <w:szCs w:val="36"/>
          <w:lang w:bidi="hi-IN"/>
        </w:rPr>
        <w:t>O</w:t>
      </w:r>
      <w:r>
        <w:rPr>
          <w:rFonts w:ascii="Arial" w:hAnsi="Arial" w:cs="Arial"/>
          <w:color w:val="000000"/>
          <w:sz w:val="36"/>
          <w:szCs w:val="36"/>
          <w:lang w:bidi="hi-IN"/>
        </w:rPr>
        <w:t xml:space="preserve">Ti mahAtIrthAn AvAhayAmi | </w:t>
      </w:r>
    </w:p>
    <w:p w14:paraId="0BC521A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(atha kalaSaM spRuShTvA japaM kuryAt)</w:t>
      </w:r>
    </w:p>
    <w:p w14:paraId="24A9994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96A11CF" w14:textId="18D58F34"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Ap</w:t>
      </w:r>
      <w:r w:rsidR="00665208">
        <w:rPr>
          <w:rFonts w:ascii="Arial" w:hAnsi="Arial" w:cs="Arial"/>
          <w:color w:val="000000"/>
          <w:sz w:val="36"/>
          <w:szCs w:val="36"/>
          <w:lang w:bidi="hi-IN"/>
        </w:rPr>
        <w:t>O</w:t>
      </w:r>
      <w:r>
        <w:rPr>
          <w:rFonts w:ascii="Arial" w:hAnsi="Arial" w:cs="Arial"/>
          <w:color w:val="000000"/>
          <w:sz w:val="36"/>
          <w:szCs w:val="36"/>
          <w:lang w:bidi="hi-IN"/>
        </w:rPr>
        <w:t>q vA iqdaM(gm) sarvaqM ~MviSvA# BUqtAnyApa#H prAqNA vA Apa#H paqSavaq Ap</w:t>
      </w:r>
      <w:r w:rsidR="00665208">
        <w:rPr>
          <w:rFonts w:ascii="Arial" w:hAnsi="Arial" w:cs="Arial"/>
          <w:color w:val="000000"/>
          <w:sz w:val="36"/>
          <w:szCs w:val="36"/>
          <w:lang w:bidi="hi-IN"/>
        </w:rPr>
        <w:t>O</w:t>
      </w:r>
      <w:r>
        <w:rPr>
          <w:rFonts w:ascii="Arial" w:hAnsi="Arial" w:cs="Arial"/>
          <w:color w:val="000000"/>
          <w:sz w:val="36"/>
          <w:szCs w:val="36"/>
          <w:lang w:bidi="hi-IN"/>
        </w:rPr>
        <w:t>&amp;nnaqmAp</w:t>
      </w:r>
      <w:r w:rsidR="00665208">
        <w:rPr>
          <w:rFonts w:ascii="Arial" w:hAnsi="Arial" w:cs="Arial"/>
          <w:color w:val="000000"/>
          <w:sz w:val="36"/>
          <w:szCs w:val="36"/>
          <w:lang w:bidi="hi-IN"/>
        </w:rPr>
        <w:t>O</w:t>
      </w:r>
      <w:r>
        <w:rPr>
          <w:rFonts w:ascii="Arial" w:hAnsi="Arial" w:cs="Arial"/>
          <w:color w:val="000000"/>
          <w:sz w:val="36"/>
          <w:szCs w:val="36"/>
          <w:lang w:bidi="hi-IN"/>
        </w:rPr>
        <w:t>-&amp;mRu#taqmApa#-ssaqmrADAp</w:t>
      </w:r>
      <w:r w:rsidR="00665208">
        <w:rPr>
          <w:rFonts w:ascii="Arial" w:hAnsi="Arial" w:cs="Arial"/>
          <w:color w:val="000000"/>
          <w:sz w:val="36"/>
          <w:szCs w:val="36"/>
          <w:lang w:bidi="hi-IN"/>
        </w:rPr>
        <w:t>O</w:t>
      </w:r>
      <w:r>
        <w:rPr>
          <w:rFonts w:ascii="Arial" w:hAnsi="Arial" w:cs="Arial"/>
          <w:color w:val="000000"/>
          <w:sz w:val="36"/>
          <w:szCs w:val="36"/>
          <w:lang w:bidi="hi-IN"/>
        </w:rPr>
        <w:t># viqrADApa#-ssvaqrADApaq-SCandAq(gg)qsyAp</w:t>
      </w:r>
      <w:r w:rsidR="00665208">
        <w:rPr>
          <w:rFonts w:ascii="Arial" w:hAnsi="Arial" w:cs="Arial"/>
          <w:color w:val="000000"/>
          <w:sz w:val="36"/>
          <w:szCs w:val="36"/>
          <w:lang w:bidi="hi-IN"/>
        </w:rPr>
        <w:t>O</w:t>
      </w:r>
      <w:r>
        <w:rPr>
          <w:rFonts w:ascii="Arial" w:hAnsi="Arial" w:cs="Arial"/>
          <w:color w:val="000000"/>
          <w:sz w:val="36"/>
          <w:szCs w:val="36"/>
          <w:lang w:bidi="hi-IN"/>
        </w:rPr>
        <w:t>q jy</w:t>
      </w:r>
      <w:r w:rsidR="00665208">
        <w:rPr>
          <w:rFonts w:ascii="Arial" w:hAnsi="Arial" w:cs="Arial"/>
          <w:color w:val="000000"/>
          <w:sz w:val="36"/>
          <w:szCs w:val="36"/>
          <w:lang w:bidi="hi-IN"/>
        </w:rPr>
        <w:t>O</w:t>
      </w:r>
      <w:r>
        <w:rPr>
          <w:rFonts w:ascii="Arial" w:hAnsi="Arial" w:cs="Arial"/>
          <w:color w:val="000000"/>
          <w:sz w:val="36"/>
          <w:szCs w:val="36"/>
          <w:lang w:bidi="hi-IN"/>
        </w:rPr>
        <w:t>tIqq(gg)qShyAp</w:t>
      </w:r>
      <w:r w:rsidR="00665208">
        <w:rPr>
          <w:rFonts w:ascii="Arial" w:hAnsi="Arial" w:cs="Arial"/>
          <w:color w:val="000000"/>
          <w:sz w:val="36"/>
          <w:szCs w:val="36"/>
          <w:lang w:bidi="hi-IN"/>
        </w:rPr>
        <w:t>O</w:t>
      </w:r>
      <w:r>
        <w:rPr>
          <w:rFonts w:ascii="Arial" w:hAnsi="Arial" w:cs="Arial"/>
          <w:color w:val="000000"/>
          <w:sz w:val="36"/>
          <w:szCs w:val="36"/>
          <w:lang w:bidi="hi-IN"/>
        </w:rPr>
        <w:t>q yajUq(gg)qShyApa#-ssaqtyamApaq-ssarvA# d</w:t>
      </w:r>
      <w:r w:rsidR="00665208">
        <w:rPr>
          <w:rFonts w:ascii="Arial" w:hAnsi="Arial" w:cs="Arial"/>
          <w:color w:val="000000"/>
          <w:sz w:val="36"/>
          <w:szCs w:val="36"/>
          <w:lang w:bidi="hi-IN"/>
        </w:rPr>
        <w:t>E</w:t>
      </w:r>
      <w:r>
        <w:rPr>
          <w:rFonts w:ascii="Arial" w:hAnsi="Arial" w:cs="Arial"/>
          <w:color w:val="000000"/>
          <w:sz w:val="36"/>
          <w:szCs w:val="36"/>
          <w:lang w:bidi="hi-IN"/>
        </w:rPr>
        <w:t>qvatAq Ap</w:t>
      </w:r>
      <w:r w:rsidR="00665208">
        <w:rPr>
          <w:rFonts w:ascii="Arial" w:hAnsi="Arial" w:cs="Arial"/>
          <w:color w:val="000000"/>
          <w:sz w:val="36"/>
          <w:szCs w:val="36"/>
          <w:lang w:bidi="hi-IN"/>
        </w:rPr>
        <w:t>O</w:t>
      </w:r>
      <w:r>
        <w:rPr>
          <w:rFonts w:ascii="Arial" w:hAnsi="Arial" w:cs="Arial"/>
          <w:color w:val="000000"/>
          <w:sz w:val="36"/>
          <w:szCs w:val="36"/>
          <w:lang w:bidi="hi-IN"/>
        </w:rPr>
        <w:t xml:space="preserve">q BUrBuvaqssuvaqrApaq </w:t>
      </w:r>
      <w:r w:rsidR="00842E57">
        <w:rPr>
          <w:rFonts w:ascii="Arial" w:hAnsi="Arial" w:cs="Arial"/>
          <w:color w:val="000000"/>
          <w:sz w:val="36"/>
          <w:szCs w:val="36"/>
          <w:lang w:bidi="hi-IN"/>
        </w:rPr>
        <w:t>OM</w:t>
      </w:r>
      <w:r>
        <w:rPr>
          <w:rFonts w:ascii="Arial" w:hAnsi="Arial" w:cs="Arial"/>
          <w:color w:val="000000"/>
          <w:sz w:val="36"/>
          <w:szCs w:val="36"/>
          <w:lang w:bidi="hi-IN"/>
        </w:rPr>
        <w:t xml:space="preserve"> | </w:t>
      </w:r>
    </w:p>
    <w:p w14:paraId="153A03F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DB63B4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kalaSasya muK</w:t>
      </w:r>
      <w:r w:rsidR="00665208">
        <w:rPr>
          <w:rFonts w:ascii="Arial" w:hAnsi="Arial" w:cs="Arial"/>
          <w:color w:val="000000"/>
          <w:sz w:val="36"/>
          <w:szCs w:val="36"/>
          <w:lang w:bidi="hi-IN"/>
        </w:rPr>
        <w:t>E</w:t>
      </w:r>
      <w:r>
        <w:rPr>
          <w:rFonts w:ascii="Arial" w:hAnsi="Arial" w:cs="Arial"/>
          <w:color w:val="000000"/>
          <w:sz w:val="36"/>
          <w:szCs w:val="36"/>
          <w:lang w:bidi="hi-IN"/>
        </w:rPr>
        <w:t xml:space="preserve"> viShNuH kaNTh</w:t>
      </w:r>
      <w:r w:rsidR="00665208">
        <w:rPr>
          <w:rFonts w:ascii="Arial" w:hAnsi="Arial" w:cs="Arial"/>
          <w:color w:val="000000"/>
          <w:sz w:val="36"/>
          <w:szCs w:val="36"/>
          <w:lang w:bidi="hi-IN"/>
        </w:rPr>
        <w:t>E</w:t>
      </w:r>
      <w:r>
        <w:rPr>
          <w:rFonts w:ascii="Arial" w:hAnsi="Arial" w:cs="Arial"/>
          <w:color w:val="000000"/>
          <w:sz w:val="36"/>
          <w:szCs w:val="36"/>
          <w:lang w:bidi="hi-IN"/>
        </w:rPr>
        <w:t xml:space="preserve"> rudraH samASritaH | </w:t>
      </w:r>
    </w:p>
    <w:p w14:paraId="030CB68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mUl</w:t>
      </w:r>
      <w:r w:rsidR="00665208">
        <w:rPr>
          <w:rFonts w:ascii="Arial" w:hAnsi="Arial" w:cs="Arial"/>
          <w:color w:val="000000"/>
          <w:sz w:val="36"/>
          <w:szCs w:val="36"/>
          <w:lang w:bidi="hi-IN"/>
        </w:rPr>
        <w:t>E</w:t>
      </w:r>
      <w:r>
        <w:rPr>
          <w:rFonts w:ascii="Arial" w:hAnsi="Arial" w:cs="Arial"/>
          <w:color w:val="000000"/>
          <w:sz w:val="36"/>
          <w:szCs w:val="36"/>
          <w:lang w:bidi="hi-IN"/>
        </w:rPr>
        <w:t xml:space="preserve"> tatra sthit</w:t>
      </w:r>
      <w:r w:rsidR="00665208">
        <w:rPr>
          <w:rFonts w:ascii="Arial" w:hAnsi="Arial" w:cs="Arial"/>
          <w:color w:val="000000"/>
          <w:sz w:val="36"/>
          <w:szCs w:val="36"/>
          <w:lang w:bidi="hi-IN"/>
        </w:rPr>
        <w:t>O</w:t>
      </w:r>
      <w:r>
        <w:rPr>
          <w:rFonts w:ascii="Arial" w:hAnsi="Arial" w:cs="Arial"/>
          <w:color w:val="000000"/>
          <w:sz w:val="36"/>
          <w:szCs w:val="36"/>
          <w:lang w:bidi="hi-IN"/>
        </w:rPr>
        <w:t xml:space="preserve"> brahmA maddhy</w:t>
      </w:r>
      <w:r w:rsidR="00665208">
        <w:rPr>
          <w:rFonts w:ascii="Arial" w:hAnsi="Arial" w:cs="Arial"/>
          <w:color w:val="000000"/>
          <w:sz w:val="36"/>
          <w:szCs w:val="36"/>
          <w:lang w:bidi="hi-IN"/>
        </w:rPr>
        <w:t>E</w:t>
      </w:r>
      <w:r>
        <w:rPr>
          <w:rFonts w:ascii="Arial" w:hAnsi="Arial" w:cs="Arial"/>
          <w:color w:val="000000"/>
          <w:sz w:val="36"/>
          <w:szCs w:val="36"/>
          <w:lang w:bidi="hi-IN"/>
        </w:rPr>
        <w:t xml:space="preserve"> mAtRugaNAH smRutAH | </w:t>
      </w:r>
    </w:p>
    <w:p w14:paraId="19C371F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kukShau tu sAgarAH sarv</w:t>
      </w:r>
      <w:r w:rsidR="00665208">
        <w:rPr>
          <w:rFonts w:ascii="Arial" w:hAnsi="Arial" w:cs="Arial"/>
          <w:color w:val="000000"/>
          <w:sz w:val="36"/>
          <w:szCs w:val="36"/>
          <w:lang w:bidi="hi-IN"/>
        </w:rPr>
        <w:t>E</w:t>
      </w:r>
      <w:r>
        <w:rPr>
          <w:rFonts w:ascii="Arial" w:hAnsi="Arial" w:cs="Arial"/>
          <w:color w:val="000000"/>
          <w:sz w:val="36"/>
          <w:szCs w:val="36"/>
          <w:lang w:bidi="hi-IN"/>
        </w:rPr>
        <w:t xml:space="preserve"> saptadvIpA vasundharA </w:t>
      </w:r>
    </w:p>
    <w:p w14:paraId="79F82CE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Rugv</w:t>
      </w:r>
      <w:r w:rsidR="00665208">
        <w:rPr>
          <w:rFonts w:ascii="Arial" w:hAnsi="Arial" w:cs="Arial"/>
          <w:color w:val="000000"/>
          <w:sz w:val="36"/>
          <w:szCs w:val="36"/>
          <w:lang w:bidi="hi-IN"/>
        </w:rPr>
        <w:t>E</w:t>
      </w:r>
      <w:r>
        <w:rPr>
          <w:rFonts w:ascii="Arial" w:hAnsi="Arial" w:cs="Arial"/>
          <w:color w:val="000000"/>
          <w:sz w:val="36"/>
          <w:szCs w:val="36"/>
          <w:lang w:bidi="hi-IN"/>
        </w:rPr>
        <w:t>d</w:t>
      </w:r>
      <w:r w:rsidR="00665208">
        <w:rPr>
          <w:rFonts w:ascii="Arial" w:hAnsi="Arial" w:cs="Arial"/>
          <w:color w:val="000000"/>
          <w:sz w:val="36"/>
          <w:szCs w:val="36"/>
          <w:lang w:bidi="hi-IN"/>
        </w:rPr>
        <w:t>O</w:t>
      </w:r>
      <w:r>
        <w:rPr>
          <w:rFonts w:ascii="Arial" w:hAnsi="Arial" w:cs="Arial"/>
          <w:color w:val="000000"/>
          <w:sz w:val="36"/>
          <w:szCs w:val="36"/>
          <w:lang w:bidi="hi-IN"/>
        </w:rPr>
        <w:t>&amp;tha yajurv</w:t>
      </w:r>
      <w:r w:rsidR="00665208">
        <w:rPr>
          <w:rFonts w:ascii="Arial" w:hAnsi="Arial" w:cs="Arial"/>
          <w:color w:val="000000"/>
          <w:sz w:val="36"/>
          <w:szCs w:val="36"/>
          <w:lang w:bidi="hi-IN"/>
        </w:rPr>
        <w:t>E</w:t>
      </w:r>
      <w:r>
        <w:rPr>
          <w:rFonts w:ascii="Arial" w:hAnsi="Arial" w:cs="Arial"/>
          <w:color w:val="000000"/>
          <w:sz w:val="36"/>
          <w:szCs w:val="36"/>
          <w:lang w:bidi="hi-IN"/>
        </w:rPr>
        <w:t>daH sAmav</w:t>
      </w:r>
      <w:r w:rsidR="00665208">
        <w:rPr>
          <w:rFonts w:ascii="Arial" w:hAnsi="Arial" w:cs="Arial"/>
          <w:color w:val="000000"/>
          <w:sz w:val="36"/>
          <w:szCs w:val="36"/>
          <w:lang w:bidi="hi-IN"/>
        </w:rPr>
        <w:t>E</w:t>
      </w:r>
      <w:r>
        <w:rPr>
          <w:rFonts w:ascii="Arial" w:hAnsi="Arial" w:cs="Arial"/>
          <w:color w:val="000000"/>
          <w:sz w:val="36"/>
          <w:szCs w:val="36"/>
          <w:lang w:bidi="hi-IN"/>
        </w:rPr>
        <w:t>d</w:t>
      </w:r>
      <w:r w:rsidR="00665208">
        <w:rPr>
          <w:rFonts w:ascii="Arial" w:hAnsi="Arial" w:cs="Arial"/>
          <w:color w:val="000000"/>
          <w:sz w:val="36"/>
          <w:szCs w:val="36"/>
          <w:lang w:bidi="hi-IN"/>
        </w:rPr>
        <w:t>O</w:t>
      </w:r>
      <w:r>
        <w:rPr>
          <w:rFonts w:ascii="Arial" w:hAnsi="Arial" w:cs="Arial"/>
          <w:color w:val="000000"/>
          <w:sz w:val="36"/>
          <w:szCs w:val="36"/>
          <w:lang w:bidi="hi-IN"/>
        </w:rPr>
        <w:t xml:space="preserve">pya&amp;tharvaNaH | </w:t>
      </w:r>
    </w:p>
    <w:p w14:paraId="40DEB94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agaiMSca sahitAH sarv</w:t>
      </w:r>
      <w:r w:rsidR="00665208">
        <w:rPr>
          <w:rFonts w:ascii="Arial" w:hAnsi="Arial" w:cs="Arial"/>
          <w:color w:val="000000"/>
          <w:sz w:val="36"/>
          <w:szCs w:val="36"/>
          <w:lang w:bidi="hi-IN"/>
        </w:rPr>
        <w:t>E</w:t>
      </w:r>
      <w:r>
        <w:rPr>
          <w:rFonts w:ascii="Arial" w:hAnsi="Arial" w:cs="Arial"/>
          <w:color w:val="000000"/>
          <w:sz w:val="36"/>
          <w:szCs w:val="36"/>
          <w:lang w:bidi="hi-IN"/>
        </w:rPr>
        <w:t xml:space="preserve"> kalaSAMbu samASritAH | </w:t>
      </w:r>
    </w:p>
    <w:p w14:paraId="3B760D3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gaMg</w:t>
      </w:r>
      <w:r w:rsidR="00665208">
        <w:rPr>
          <w:rFonts w:ascii="Arial" w:hAnsi="Arial" w:cs="Arial"/>
          <w:color w:val="000000"/>
          <w:sz w:val="36"/>
          <w:szCs w:val="36"/>
          <w:lang w:bidi="hi-IN"/>
        </w:rPr>
        <w:t>E</w:t>
      </w:r>
      <w:r>
        <w:rPr>
          <w:rFonts w:ascii="Arial" w:hAnsi="Arial" w:cs="Arial"/>
          <w:color w:val="000000"/>
          <w:sz w:val="36"/>
          <w:szCs w:val="36"/>
          <w:lang w:bidi="hi-IN"/>
        </w:rPr>
        <w:t xml:space="preserve"> ca yamun</w:t>
      </w:r>
      <w:r w:rsidR="00665208">
        <w:rPr>
          <w:rFonts w:ascii="Arial" w:hAnsi="Arial" w:cs="Arial"/>
          <w:color w:val="000000"/>
          <w:sz w:val="36"/>
          <w:szCs w:val="36"/>
          <w:lang w:bidi="hi-IN"/>
        </w:rPr>
        <w:t>E</w:t>
      </w:r>
      <w:r>
        <w:rPr>
          <w:rFonts w:ascii="Arial" w:hAnsi="Arial" w:cs="Arial"/>
          <w:color w:val="000000"/>
          <w:sz w:val="36"/>
          <w:szCs w:val="36"/>
          <w:lang w:bidi="hi-IN"/>
        </w:rPr>
        <w:t xml:space="preserve"> caiva g</w:t>
      </w:r>
      <w:r w:rsidR="00665208">
        <w:rPr>
          <w:rFonts w:ascii="Arial" w:hAnsi="Arial" w:cs="Arial"/>
          <w:color w:val="000000"/>
          <w:sz w:val="36"/>
          <w:szCs w:val="36"/>
          <w:lang w:bidi="hi-IN"/>
        </w:rPr>
        <w:t>O</w:t>
      </w:r>
      <w:r>
        <w:rPr>
          <w:rFonts w:ascii="Arial" w:hAnsi="Arial" w:cs="Arial"/>
          <w:color w:val="000000"/>
          <w:sz w:val="36"/>
          <w:szCs w:val="36"/>
          <w:lang w:bidi="hi-IN"/>
        </w:rPr>
        <w:t xml:space="preserve">dAvari sarasvati </w:t>
      </w:r>
    </w:p>
    <w:p w14:paraId="3AE4E01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narmad</w:t>
      </w:r>
      <w:r w:rsidR="00665208">
        <w:rPr>
          <w:rFonts w:ascii="Arial" w:hAnsi="Arial" w:cs="Arial"/>
          <w:color w:val="000000"/>
          <w:sz w:val="36"/>
          <w:szCs w:val="36"/>
          <w:lang w:bidi="hi-IN"/>
        </w:rPr>
        <w:t>E</w:t>
      </w:r>
      <w:r>
        <w:rPr>
          <w:rFonts w:ascii="Arial" w:hAnsi="Arial" w:cs="Arial"/>
          <w:color w:val="000000"/>
          <w:sz w:val="36"/>
          <w:szCs w:val="36"/>
          <w:lang w:bidi="hi-IN"/>
        </w:rPr>
        <w:t xml:space="preserve"> sindhu kAv</w:t>
      </w:r>
      <w:r w:rsidR="00665208">
        <w:rPr>
          <w:rFonts w:ascii="Arial" w:hAnsi="Arial" w:cs="Arial"/>
          <w:color w:val="000000"/>
          <w:sz w:val="36"/>
          <w:szCs w:val="36"/>
          <w:lang w:bidi="hi-IN"/>
        </w:rPr>
        <w:t>E</w:t>
      </w:r>
      <w:r>
        <w:rPr>
          <w:rFonts w:ascii="Arial" w:hAnsi="Arial" w:cs="Arial"/>
          <w:color w:val="000000"/>
          <w:sz w:val="36"/>
          <w:szCs w:val="36"/>
          <w:lang w:bidi="hi-IN"/>
        </w:rPr>
        <w:t>ri jal</w:t>
      </w:r>
      <w:r w:rsidR="00665208">
        <w:rPr>
          <w:rFonts w:ascii="Arial" w:hAnsi="Arial" w:cs="Arial"/>
          <w:color w:val="000000"/>
          <w:sz w:val="36"/>
          <w:szCs w:val="36"/>
          <w:lang w:bidi="hi-IN"/>
        </w:rPr>
        <w:t>E</w:t>
      </w:r>
      <w:r>
        <w:rPr>
          <w:rFonts w:ascii="Arial" w:hAnsi="Arial" w:cs="Arial"/>
          <w:color w:val="000000"/>
          <w:sz w:val="36"/>
          <w:szCs w:val="36"/>
          <w:lang w:bidi="hi-IN"/>
        </w:rPr>
        <w:t xml:space="preserve">&amp;smin sannidhiM kuru | </w:t>
      </w:r>
    </w:p>
    <w:p w14:paraId="7975197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sarv</w:t>
      </w:r>
      <w:r w:rsidR="00665208">
        <w:rPr>
          <w:rFonts w:ascii="Arial" w:hAnsi="Arial" w:cs="Arial"/>
          <w:color w:val="000000"/>
          <w:sz w:val="36"/>
          <w:szCs w:val="36"/>
          <w:lang w:bidi="hi-IN"/>
        </w:rPr>
        <w:t>E</w:t>
      </w:r>
      <w:r>
        <w:rPr>
          <w:rFonts w:ascii="Arial" w:hAnsi="Arial" w:cs="Arial"/>
          <w:color w:val="000000"/>
          <w:sz w:val="36"/>
          <w:szCs w:val="36"/>
          <w:lang w:bidi="hi-IN"/>
        </w:rPr>
        <w:t xml:space="preserve"> samudrAH saritaH tIrthAni ca hradA nadAH | </w:t>
      </w:r>
    </w:p>
    <w:p w14:paraId="1C5F890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AyAntu SivapUjArthaM duritakShaya-kArakAH | </w:t>
      </w:r>
    </w:p>
    <w:p w14:paraId="1819C437" w14:textId="5B0D4BF4"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BUrBuvassuv</w:t>
      </w:r>
      <w:r w:rsidR="00665208">
        <w:rPr>
          <w:rFonts w:ascii="Arial" w:hAnsi="Arial" w:cs="Arial"/>
          <w:color w:val="000000"/>
          <w:sz w:val="36"/>
          <w:szCs w:val="36"/>
          <w:lang w:bidi="hi-IN"/>
        </w:rPr>
        <w:t>O</w:t>
      </w:r>
      <w:r w:rsidR="00D91D60">
        <w:rPr>
          <w:rFonts w:ascii="Arial" w:hAnsi="Arial" w:cs="Arial"/>
          <w:color w:val="000000"/>
          <w:sz w:val="36"/>
          <w:szCs w:val="36"/>
          <w:lang w:bidi="hi-IN"/>
        </w:rPr>
        <w:t xml:space="preserve"> BUrBuvassuv</w:t>
      </w:r>
      <w:r w:rsidR="00665208">
        <w:rPr>
          <w:rFonts w:ascii="Arial" w:hAnsi="Arial" w:cs="Arial"/>
          <w:color w:val="000000"/>
          <w:sz w:val="36"/>
          <w:szCs w:val="36"/>
          <w:lang w:bidi="hi-IN"/>
        </w:rPr>
        <w:t>O</w:t>
      </w:r>
      <w:r w:rsidR="00D91D60">
        <w:rPr>
          <w:rFonts w:ascii="Arial" w:hAnsi="Arial" w:cs="Arial"/>
          <w:color w:val="000000"/>
          <w:sz w:val="36"/>
          <w:szCs w:val="36"/>
          <w:lang w:bidi="hi-IN"/>
        </w:rPr>
        <w:t xml:space="preserve"> BUrBuvassuvaH || </w:t>
      </w:r>
    </w:p>
    <w:p w14:paraId="2F893B9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(iti kalaSajal</w:t>
      </w:r>
      <w:r w:rsidR="00665208">
        <w:rPr>
          <w:rFonts w:ascii="Arial" w:hAnsi="Arial" w:cs="Arial"/>
          <w:color w:val="000000"/>
          <w:sz w:val="36"/>
          <w:szCs w:val="36"/>
          <w:lang w:bidi="hi-IN"/>
        </w:rPr>
        <w:t>E</w:t>
      </w:r>
      <w:r>
        <w:rPr>
          <w:rFonts w:ascii="Arial" w:hAnsi="Arial" w:cs="Arial"/>
          <w:color w:val="000000"/>
          <w:sz w:val="36"/>
          <w:szCs w:val="36"/>
          <w:lang w:bidi="hi-IN"/>
        </w:rPr>
        <w:t>na sarv</w:t>
      </w:r>
      <w:r w:rsidR="00665208">
        <w:rPr>
          <w:rFonts w:ascii="Arial" w:hAnsi="Arial" w:cs="Arial"/>
          <w:color w:val="000000"/>
          <w:sz w:val="36"/>
          <w:szCs w:val="36"/>
          <w:lang w:bidi="hi-IN"/>
        </w:rPr>
        <w:t>O</w:t>
      </w:r>
      <w:r>
        <w:rPr>
          <w:rFonts w:ascii="Arial" w:hAnsi="Arial" w:cs="Arial"/>
          <w:color w:val="000000"/>
          <w:sz w:val="36"/>
          <w:szCs w:val="36"/>
          <w:lang w:bidi="hi-IN"/>
        </w:rPr>
        <w:t>pakaraNAni, AtmAnaM ca pr</w:t>
      </w:r>
      <w:r w:rsidR="00665208">
        <w:rPr>
          <w:rFonts w:ascii="Arial" w:hAnsi="Arial" w:cs="Arial"/>
          <w:color w:val="000000"/>
          <w:sz w:val="36"/>
          <w:szCs w:val="36"/>
          <w:lang w:bidi="hi-IN"/>
        </w:rPr>
        <w:t>O</w:t>
      </w:r>
      <w:r>
        <w:rPr>
          <w:rFonts w:ascii="Arial" w:hAnsi="Arial" w:cs="Arial"/>
          <w:color w:val="000000"/>
          <w:sz w:val="36"/>
          <w:szCs w:val="36"/>
          <w:lang w:bidi="hi-IN"/>
        </w:rPr>
        <w:t>kShya |)</w:t>
      </w:r>
    </w:p>
    <w:p w14:paraId="3EBEC50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7995C7C" w14:textId="10A54269" w:rsidR="00D91D60" w:rsidRDefault="00F738A3"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sidR="00D91D60">
        <w:rPr>
          <w:rFonts w:ascii="Arial" w:hAnsi="Arial" w:cs="Arial"/>
          <w:color w:val="000000"/>
          <w:sz w:val="36"/>
          <w:szCs w:val="36"/>
          <w:lang w:bidi="hi-IN"/>
        </w:rPr>
        <w:t>.6.15</w:t>
      </w:r>
      <w:r w:rsidR="00D91D60">
        <w:rPr>
          <w:rFonts w:ascii="Arial" w:hAnsi="Arial" w:cs="Arial"/>
          <w:color w:val="000000"/>
          <w:sz w:val="36"/>
          <w:szCs w:val="36"/>
          <w:lang w:bidi="hi-IN"/>
        </w:rPr>
        <w:tab/>
        <w:t xml:space="preserve"> Sa~gKapUjA</w:t>
      </w:r>
    </w:p>
    <w:p w14:paraId="117DCAB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(kalaSajal</w:t>
      </w:r>
      <w:r w:rsidR="00665208">
        <w:rPr>
          <w:rFonts w:ascii="Arial" w:hAnsi="Arial" w:cs="Arial"/>
          <w:color w:val="000000"/>
          <w:sz w:val="36"/>
          <w:szCs w:val="36"/>
          <w:lang w:bidi="hi-IN"/>
        </w:rPr>
        <w:t>E</w:t>
      </w:r>
      <w:r>
        <w:rPr>
          <w:rFonts w:ascii="Arial" w:hAnsi="Arial" w:cs="Arial"/>
          <w:color w:val="000000"/>
          <w:sz w:val="36"/>
          <w:szCs w:val="36"/>
          <w:lang w:bidi="hi-IN"/>
        </w:rPr>
        <w:t>na SaMKaM prakShALya, punaH kalaSajal</w:t>
      </w:r>
      <w:r w:rsidR="00665208">
        <w:rPr>
          <w:rFonts w:ascii="Arial" w:hAnsi="Arial" w:cs="Arial"/>
          <w:color w:val="000000"/>
          <w:sz w:val="36"/>
          <w:szCs w:val="36"/>
          <w:lang w:bidi="hi-IN"/>
        </w:rPr>
        <w:t>E</w:t>
      </w:r>
      <w:r>
        <w:rPr>
          <w:rFonts w:ascii="Arial" w:hAnsi="Arial" w:cs="Arial"/>
          <w:color w:val="000000"/>
          <w:sz w:val="36"/>
          <w:szCs w:val="36"/>
          <w:lang w:bidi="hi-IN"/>
        </w:rPr>
        <w:t>na SaMKaM gAyatyrA prapUryaH)</w:t>
      </w:r>
    </w:p>
    <w:p w14:paraId="21D6241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pA~jcajanyAya namaH | divyagandhAn dhArayAmi | </w:t>
      </w:r>
    </w:p>
    <w:p w14:paraId="2F32A7B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(SaMKamUl</w:t>
      </w:r>
      <w:r w:rsidR="00665208">
        <w:rPr>
          <w:rFonts w:ascii="Arial" w:hAnsi="Arial" w:cs="Arial"/>
          <w:color w:val="000000"/>
          <w:sz w:val="36"/>
          <w:szCs w:val="36"/>
          <w:lang w:bidi="hi-IN"/>
        </w:rPr>
        <w:t>E</w:t>
      </w:r>
      <w:r>
        <w:rPr>
          <w:rFonts w:ascii="Arial" w:hAnsi="Arial" w:cs="Arial"/>
          <w:color w:val="000000"/>
          <w:sz w:val="36"/>
          <w:szCs w:val="36"/>
          <w:lang w:bidi="hi-IN"/>
        </w:rPr>
        <w:t>) brahmaN</w:t>
      </w:r>
      <w:r w:rsidR="00665208">
        <w:rPr>
          <w:rFonts w:ascii="Arial" w:hAnsi="Arial" w:cs="Arial"/>
          <w:color w:val="000000"/>
          <w:sz w:val="36"/>
          <w:szCs w:val="36"/>
          <w:lang w:bidi="hi-IN"/>
        </w:rPr>
        <w:t>E</w:t>
      </w:r>
      <w:r>
        <w:rPr>
          <w:rFonts w:ascii="Arial" w:hAnsi="Arial" w:cs="Arial"/>
          <w:color w:val="000000"/>
          <w:sz w:val="36"/>
          <w:szCs w:val="36"/>
          <w:lang w:bidi="hi-IN"/>
        </w:rPr>
        <w:t xml:space="preserve"> namaH | (SaMKamaddhy</w:t>
      </w:r>
      <w:r w:rsidR="00665208">
        <w:rPr>
          <w:rFonts w:ascii="Arial" w:hAnsi="Arial" w:cs="Arial"/>
          <w:color w:val="000000"/>
          <w:sz w:val="36"/>
          <w:szCs w:val="36"/>
          <w:lang w:bidi="hi-IN"/>
        </w:rPr>
        <w:t>E</w:t>
      </w:r>
      <w:r>
        <w:rPr>
          <w:rFonts w:ascii="Arial" w:hAnsi="Arial" w:cs="Arial"/>
          <w:color w:val="000000"/>
          <w:sz w:val="36"/>
          <w:szCs w:val="36"/>
          <w:lang w:bidi="hi-IN"/>
        </w:rPr>
        <w:t xml:space="preserve">) janArddanAya namaH | </w:t>
      </w:r>
    </w:p>
    <w:p w14:paraId="45592E3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(SaMKAgr</w:t>
      </w:r>
      <w:r w:rsidR="00665208">
        <w:rPr>
          <w:rFonts w:ascii="Arial" w:hAnsi="Arial" w:cs="Arial"/>
          <w:color w:val="000000"/>
          <w:sz w:val="36"/>
          <w:szCs w:val="36"/>
          <w:lang w:bidi="hi-IN"/>
        </w:rPr>
        <w:t>E</w:t>
      </w:r>
      <w:r>
        <w:rPr>
          <w:rFonts w:ascii="Arial" w:hAnsi="Arial" w:cs="Arial"/>
          <w:color w:val="000000"/>
          <w:sz w:val="36"/>
          <w:szCs w:val="36"/>
          <w:lang w:bidi="hi-IN"/>
        </w:rPr>
        <w:t>) candraS</w:t>
      </w:r>
      <w:r w:rsidR="00665208">
        <w:rPr>
          <w:rFonts w:ascii="Arial" w:hAnsi="Arial" w:cs="Arial"/>
          <w:color w:val="000000"/>
          <w:sz w:val="36"/>
          <w:szCs w:val="36"/>
          <w:lang w:bidi="hi-IN"/>
        </w:rPr>
        <w:t>E</w:t>
      </w:r>
      <w:r>
        <w:rPr>
          <w:rFonts w:ascii="Arial" w:hAnsi="Arial" w:cs="Arial"/>
          <w:color w:val="000000"/>
          <w:sz w:val="36"/>
          <w:szCs w:val="36"/>
          <w:lang w:bidi="hi-IN"/>
        </w:rPr>
        <w:t xml:space="preserve">KarAya namaH | </w:t>
      </w:r>
    </w:p>
    <w:p w14:paraId="094F9F5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(iti aByarcya | SaMKaM spRuShTvA jap</w:t>
      </w:r>
      <w:r w:rsidR="00665208">
        <w:rPr>
          <w:rFonts w:ascii="Arial" w:hAnsi="Arial" w:cs="Arial"/>
          <w:color w:val="000000"/>
          <w:sz w:val="36"/>
          <w:szCs w:val="36"/>
          <w:lang w:bidi="hi-IN"/>
        </w:rPr>
        <w:t>E</w:t>
      </w:r>
      <w:r>
        <w:rPr>
          <w:rFonts w:ascii="Arial" w:hAnsi="Arial" w:cs="Arial"/>
          <w:color w:val="000000"/>
          <w:sz w:val="36"/>
          <w:szCs w:val="36"/>
          <w:lang w:bidi="hi-IN"/>
        </w:rPr>
        <w:t>t |)</w:t>
      </w:r>
    </w:p>
    <w:p w14:paraId="4E9FD95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562B70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SaMKaM candrArkkadaivatyaM maddhy</w:t>
      </w:r>
      <w:r w:rsidR="00665208">
        <w:rPr>
          <w:rFonts w:ascii="Arial" w:hAnsi="Arial" w:cs="Arial"/>
          <w:color w:val="000000"/>
          <w:sz w:val="36"/>
          <w:szCs w:val="36"/>
          <w:lang w:bidi="hi-IN"/>
        </w:rPr>
        <w:t>E</w:t>
      </w:r>
      <w:r>
        <w:rPr>
          <w:rFonts w:ascii="Arial" w:hAnsi="Arial" w:cs="Arial"/>
          <w:color w:val="000000"/>
          <w:sz w:val="36"/>
          <w:szCs w:val="36"/>
          <w:lang w:bidi="hi-IN"/>
        </w:rPr>
        <w:t xml:space="preserve"> varuNasaMyutaM | </w:t>
      </w:r>
    </w:p>
    <w:p w14:paraId="171547A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pRuShTh</w:t>
      </w:r>
      <w:r w:rsidR="00665208">
        <w:rPr>
          <w:rFonts w:ascii="Arial" w:hAnsi="Arial" w:cs="Arial"/>
          <w:color w:val="000000"/>
          <w:sz w:val="36"/>
          <w:szCs w:val="36"/>
          <w:lang w:bidi="hi-IN"/>
        </w:rPr>
        <w:t>E</w:t>
      </w:r>
      <w:r>
        <w:rPr>
          <w:rFonts w:ascii="Arial" w:hAnsi="Arial" w:cs="Arial"/>
          <w:color w:val="000000"/>
          <w:sz w:val="36"/>
          <w:szCs w:val="36"/>
          <w:lang w:bidi="hi-IN"/>
        </w:rPr>
        <w:t xml:space="preserve"> prajApatiScaiva agr</w:t>
      </w:r>
      <w:r w:rsidR="00665208">
        <w:rPr>
          <w:rFonts w:ascii="Arial" w:hAnsi="Arial" w:cs="Arial"/>
          <w:color w:val="000000"/>
          <w:sz w:val="36"/>
          <w:szCs w:val="36"/>
          <w:lang w:bidi="hi-IN"/>
        </w:rPr>
        <w:t>E</w:t>
      </w:r>
      <w:r>
        <w:rPr>
          <w:rFonts w:ascii="Arial" w:hAnsi="Arial" w:cs="Arial"/>
          <w:color w:val="000000"/>
          <w:sz w:val="36"/>
          <w:szCs w:val="36"/>
          <w:lang w:bidi="hi-IN"/>
        </w:rPr>
        <w:t xml:space="preserve"> gaMgA sarasvatI || </w:t>
      </w:r>
    </w:p>
    <w:p w14:paraId="266A10D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trail</w:t>
      </w:r>
      <w:r w:rsidR="00665208">
        <w:rPr>
          <w:rFonts w:ascii="Arial" w:hAnsi="Arial" w:cs="Arial"/>
          <w:color w:val="000000"/>
          <w:sz w:val="36"/>
          <w:szCs w:val="36"/>
          <w:lang w:bidi="hi-IN"/>
        </w:rPr>
        <w:t>O</w:t>
      </w:r>
      <w:r>
        <w:rPr>
          <w:rFonts w:ascii="Arial" w:hAnsi="Arial" w:cs="Arial"/>
          <w:color w:val="000000"/>
          <w:sz w:val="36"/>
          <w:szCs w:val="36"/>
          <w:lang w:bidi="hi-IN"/>
        </w:rPr>
        <w:t>ky</w:t>
      </w:r>
      <w:r w:rsidR="00665208">
        <w:rPr>
          <w:rFonts w:ascii="Arial" w:hAnsi="Arial" w:cs="Arial"/>
          <w:color w:val="000000"/>
          <w:sz w:val="36"/>
          <w:szCs w:val="36"/>
          <w:lang w:bidi="hi-IN"/>
        </w:rPr>
        <w:t>E</w:t>
      </w:r>
      <w:r>
        <w:rPr>
          <w:rFonts w:ascii="Arial" w:hAnsi="Arial" w:cs="Arial"/>
          <w:color w:val="000000"/>
          <w:sz w:val="36"/>
          <w:szCs w:val="36"/>
          <w:lang w:bidi="hi-IN"/>
        </w:rPr>
        <w:t xml:space="preserve"> yAni tIrthAni vAsud</w:t>
      </w:r>
      <w:r w:rsidR="00665208">
        <w:rPr>
          <w:rFonts w:ascii="Arial" w:hAnsi="Arial" w:cs="Arial"/>
          <w:color w:val="000000"/>
          <w:sz w:val="36"/>
          <w:szCs w:val="36"/>
          <w:lang w:bidi="hi-IN"/>
        </w:rPr>
        <w:t>E</w:t>
      </w:r>
      <w:r>
        <w:rPr>
          <w:rFonts w:ascii="Arial" w:hAnsi="Arial" w:cs="Arial"/>
          <w:color w:val="000000"/>
          <w:sz w:val="36"/>
          <w:szCs w:val="36"/>
          <w:lang w:bidi="hi-IN"/>
        </w:rPr>
        <w:t xml:space="preserve">vasya cAj~jayA </w:t>
      </w:r>
    </w:p>
    <w:p w14:paraId="4E1576D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SaMK</w:t>
      </w:r>
      <w:r w:rsidR="00665208">
        <w:rPr>
          <w:rFonts w:ascii="Arial" w:hAnsi="Arial" w:cs="Arial"/>
          <w:color w:val="000000"/>
          <w:sz w:val="36"/>
          <w:szCs w:val="36"/>
          <w:lang w:bidi="hi-IN"/>
        </w:rPr>
        <w:t>E</w:t>
      </w:r>
      <w:r>
        <w:rPr>
          <w:rFonts w:ascii="Arial" w:hAnsi="Arial" w:cs="Arial"/>
          <w:color w:val="000000"/>
          <w:sz w:val="36"/>
          <w:szCs w:val="36"/>
          <w:lang w:bidi="hi-IN"/>
        </w:rPr>
        <w:t xml:space="preserve"> tiShThati vipr</w:t>
      </w:r>
      <w:r w:rsidR="00665208">
        <w:rPr>
          <w:rFonts w:ascii="Arial" w:hAnsi="Arial" w:cs="Arial"/>
          <w:color w:val="000000"/>
          <w:sz w:val="36"/>
          <w:szCs w:val="36"/>
          <w:lang w:bidi="hi-IN"/>
        </w:rPr>
        <w:t>E</w:t>
      </w:r>
      <w:r>
        <w:rPr>
          <w:rFonts w:ascii="Arial" w:hAnsi="Arial" w:cs="Arial"/>
          <w:color w:val="000000"/>
          <w:sz w:val="36"/>
          <w:szCs w:val="36"/>
          <w:lang w:bidi="hi-IN"/>
        </w:rPr>
        <w:t>ndrAH tasmAcCaMKaM prapUjay</w:t>
      </w:r>
      <w:r w:rsidR="00665208">
        <w:rPr>
          <w:rFonts w:ascii="Arial" w:hAnsi="Arial" w:cs="Arial"/>
          <w:color w:val="000000"/>
          <w:sz w:val="36"/>
          <w:szCs w:val="36"/>
          <w:lang w:bidi="hi-IN"/>
        </w:rPr>
        <w:t>E</w:t>
      </w:r>
      <w:r>
        <w:rPr>
          <w:rFonts w:ascii="Arial" w:hAnsi="Arial" w:cs="Arial"/>
          <w:color w:val="000000"/>
          <w:sz w:val="36"/>
          <w:szCs w:val="36"/>
          <w:lang w:bidi="hi-IN"/>
        </w:rPr>
        <w:t xml:space="preserve">t | </w:t>
      </w:r>
    </w:p>
    <w:p w14:paraId="287C719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tvaM purAsAgar</w:t>
      </w:r>
      <w:r w:rsidR="00665208">
        <w:rPr>
          <w:rFonts w:ascii="Arial" w:hAnsi="Arial" w:cs="Arial"/>
          <w:color w:val="000000"/>
          <w:sz w:val="36"/>
          <w:szCs w:val="36"/>
          <w:lang w:bidi="hi-IN"/>
        </w:rPr>
        <w:t>O</w:t>
      </w:r>
      <w:r>
        <w:rPr>
          <w:rFonts w:ascii="Arial" w:hAnsi="Arial" w:cs="Arial"/>
          <w:color w:val="000000"/>
          <w:sz w:val="36"/>
          <w:szCs w:val="36"/>
          <w:lang w:bidi="hi-IN"/>
        </w:rPr>
        <w:t>tpann</w:t>
      </w:r>
      <w:r w:rsidR="00665208">
        <w:rPr>
          <w:rFonts w:ascii="Arial" w:hAnsi="Arial" w:cs="Arial"/>
          <w:color w:val="000000"/>
          <w:sz w:val="36"/>
          <w:szCs w:val="36"/>
          <w:lang w:bidi="hi-IN"/>
        </w:rPr>
        <w:t>O</w:t>
      </w:r>
      <w:r>
        <w:rPr>
          <w:rFonts w:ascii="Arial" w:hAnsi="Arial" w:cs="Arial"/>
          <w:color w:val="000000"/>
          <w:sz w:val="36"/>
          <w:szCs w:val="36"/>
          <w:lang w:bidi="hi-IN"/>
        </w:rPr>
        <w:t xml:space="preserve"> viShNunA vidhRutaH kar</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491F82A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pUjitaH sarvad</w:t>
      </w:r>
      <w:r w:rsidR="00665208">
        <w:rPr>
          <w:rFonts w:ascii="Arial" w:hAnsi="Arial" w:cs="Arial"/>
          <w:color w:val="000000"/>
          <w:sz w:val="36"/>
          <w:szCs w:val="36"/>
          <w:lang w:bidi="hi-IN"/>
        </w:rPr>
        <w:t>E</w:t>
      </w:r>
      <w:r>
        <w:rPr>
          <w:rFonts w:ascii="Arial" w:hAnsi="Arial" w:cs="Arial"/>
          <w:color w:val="000000"/>
          <w:sz w:val="36"/>
          <w:szCs w:val="36"/>
          <w:lang w:bidi="hi-IN"/>
        </w:rPr>
        <w:t>vaiSca pA~jcajanya nam</w:t>
      </w:r>
      <w:r w:rsidR="00665208">
        <w:rPr>
          <w:rFonts w:ascii="Arial" w:hAnsi="Arial" w:cs="Arial"/>
          <w:color w:val="000000"/>
          <w:sz w:val="36"/>
          <w:szCs w:val="36"/>
          <w:lang w:bidi="hi-IN"/>
        </w:rPr>
        <w:t>O</w:t>
      </w:r>
      <w:r>
        <w:rPr>
          <w:rFonts w:ascii="Arial" w:hAnsi="Arial" w:cs="Arial"/>
          <w:color w:val="000000"/>
          <w:sz w:val="36"/>
          <w:szCs w:val="36"/>
          <w:lang w:bidi="hi-IN"/>
        </w:rPr>
        <w:t>&amp;stut</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p>
    <w:p w14:paraId="58E3383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garBA d</w:t>
      </w:r>
      <w:r w:rsidR="00665208">
        <w:rPr>
          <w:rFonts w:ascii="Arial" w:hAnsi="Arial" w:cs="Arial"/>
          <w:color w:val="000000"/>
          <w:sz w:val="36"/>
          <w:szCs w:val="36"/>
          <w:lang w:bidi="hi-IN"/>
        </w:rPr>
        <w:t>E</w:t>
      </w:r>
      <w:r>
        <w:rPr>
          <w:rFonts w:ascii="Arial" w:hAnsi="Arial" w:cs="Arial"/>
          <w:color w:val="000000"/>
          <w:sz w:val="36"/>
          <w:szCs w:val="36"/>
          <w:lang w:bidi="hi-IN"/>
        </w:rPr>
        <w:t>vArinArINAM viSIryant</w:t>
      </w:r>
      <w:r w:rsidR="00665208">
        <w:rPr>
          <w:rFonts w:ascii="Arial" w:hAnsi="Arial" w:cs="Arial"/>
          <w:color w:val="000000"/>
          <w:sz w:val="36"/>
          <w:szCs w:val="36"/>
          <w:lang w:bidi="hi-IN"/>
        </w:rPr>
        <w:t>E</w:t>
      </w:r>
      <w:r>
        <w:rPr>
          <w:rFonts w:ascii="Arial" w:hAnsi="Arial" w:cs="Arial"/>
          <w:color w:val="000000"/>
          <w:sz w:val="36"/>
          <w:szCs w:val="36"/>
          <w:lang w:bidi="hi-IN"/>
        </w:rPr>
        <w:t xml:space="preserve"> sahasradhA </w:t>
      </w:r>
    </w:p>
    <w:p w14:paraId="1FF0C57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tava nAd</w:t>
      </w:r>
      <w:r w:rsidR="00665208">
        <w:rPr>
          <w:rFonts w:ascii="Arial" w:hAnsi="Arial" w:cs="Arial"/>
          <w:color w:val="000000"/>
          <w:sz w:val="36"/>
          <w:szCs w:val="36"/>
          <w:lang w:bidi="hi-IN"/>
        </w:rPr>
        <w:t>E</w:t>
      </w:r>
      <w:r>
        <w:rPr>
          <w:rFonts w:ascii="Arial" w:hAnsi="Arial" w:cs="Arial"/>
          <w:color w:val="000000"/>
          <w:sz w:val="36"/>
          <w:szCs w:val="36"/>
          <w:lang w:bidi="hi-IN"/>
        </w:rPr>
        <w:t>na pAtAL</w:t>
      </w:r>
      <w:r w:rsidR="00665208">
        <w:rPr>
          <w:rFonts w:ascii="Arial" w:hAnsi="Arial" w:cs="Arial"/>
          <w:color w:val="000000"/>
          <w:sz w:val="36"/>
          <w:szCs w:val="36"/>
          <w:lang w:bidi="hi-IN"/>
        </w:rPr>
        <w:t>E</w:t>
      </w:r>
      <w:r>
        <w:rPr>
          <w:rFonts w:ascii="Arial" w:hAnsi="Arial" w:cs="Arial"/>
          <w:color w:val="000000"/>
          <w:sz w:val="36"/>
          <w:szCs w:val="36"/>
          <w:lang w:bidi="hi-IN"/>
        </w:rPr>
        <w:t xml:space="preserve"> pA~jcajanya nam</w:t>
      </w:r>
      <w:r w:rsidR="00665208">
        <w:rPr>
          <w:rFonts w:ascii="Arial" w:hAnsi="Arial" w:cs="Arial"/>
          <w:color w:val="000000"/>
          <w:sz w:val="36"/>
          <w:szCs w:val="36"/>
          <w:lang w:bidi="hi-IN"/>
        </w:rPr>
        <w:t>O</w:t>
      </w:r>
      <w:r>
        <w:rPr>
          <w:rFonts w:ascii="Arial" w:hAnsi="Arial" w:cs="Arial"/>
          <w:color w:val="000000"/>
          <w:sz w:val="36"/>
          <w:szCs w:val="36"/>
          <w:lang w:bidi="hi-IN"/>
        </w:rPr>
        <w:t>&amp;stut</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p>
    <w:p w14:paraId="72D4292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03B2BC9" w14:textId="14DCE283"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pA~jcajaqnyAya# viqdmaha# pavamAqnAya# dhImahi | tanna#H SaMKaH prac</w:t>
      </w:r>
      <w:r w:rsidR="00665208">
        <w:rPr>
          <w:rFonts w:ascii="Arial" w:hAnsi="Arial" w:cs="Arial"/>
          <w:color w:val="000000"/>
          <w:sz w:val="36"/>
          <w:szCs w:val="36"/>
          <w:lang w:bidi="hi-IN"/>
        </w:rPr>
        <w:t>O</w:t>
      </w:r>
      <w:r w:rsidR="00D91D60">
        <w:rPr>
          <w:rFonts w:ascii="Arial" w:hAnsi="Arial" w:cs="Arial"/>
          <w:color w:val="000000"/>
          <w:sz w:val="36"/>
          <w:szCs w:val="36"/>
          <w:lang w:bidi="hi-IN"/>
        </w:rPr>
        <w:t>qdayA$t || (iti trivAraM japitvA)</w:t>
      </w:r>
    </w:p>
    <w:p w14:paraId="090B927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BFEADE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aqgr</w:t>
      </w:r>
      <w:r w:rsidR="00665208">
        <w:rPr>
          <w:rFonts w:ascii="Arial" w:hAnsi="Arial" w:cs="Arial"/>
          <w:color w:val="000000"/>
          <w:sz w:val="36"/>
          <w:szCs w:val="36"/>
          <w:lang w:bidi="hi-IN"/>
        </w:rPr>
        <w:t>E</w:t>
      </w:r>
      <w:r>
        <w:rPr>
          <w:rFonts w:ascii="Arial" w:hAnsi="Arial" w:cs="Arial"/>
          <w:color w:val="000000"/>
          <w:sz w:val="36"/>
          <w:szCs w:val="36"/>
          <w:lang w:bidi="hi-IN"/>
        </w:rPr>
        <w:t>#rmanv</w:t>
      </w:r>
      <w:r w:rsidR="00665208">
        <w:rPr>
          <w:rFonts w:ascii="Arial" w:hAnsi="Arial" w:cs="Arial"/>
          <w:color w:val="000000"/>
          <w:sz w:val="36"/>
          <w:szCs w:val="36"/>
          <w:lang w:bidi="hi-IN"/>
        </w:rPr>
        <w:t>E</w:t>
      </w:r>
      <w:r>
        <w:rPr>
          <w:rFonts w:ascii="Arial" w:hAnsi="Arial" w:cs="Arial"/>
          <w:color w:val="000000"/>
          <w:sz w:val="36"/>
          <w:szCs w:val="36"/>
          <w:lang w:bidi="hi-IN"/>
        </w:rPr>
        <w:t xml:space="preserve"> praqthamasyaq prac</w:t>
      </w:r>
      <w:r w:rsidR="00665208">
        <w:rPr>
          <w:rFonts w:ascii="Arial" w:hAnsi="Arial" w:cs="Arial"/>
          <w:color w:val="000000"/>
          <w:sz w:val="36"/>
          <w:szCs w:val="36"/>
          <w:lang w:bidi="hi-IN"/>
        </w:rPr>
        <w:t>E</w:t>
      </w:r>
      <w:r>
        <w:rPr>
          <w:rFonts w:ascii="Arial" w:hAnsi="Arial" w:cs="Arial"/>
          <w:color w:val="000000"/>
          <w:sz w:val="36"/>
          <w:szCs w:val="36"/>
          <w:lang w:bidi="hi-IN"/>
        </w:rPr>
        <w:t>#ta s</w:t>
      </w:r>
      <w:r w:rsidR="00665208">
        <w:rPr>
          <w:rFonts w:ascii="Arial" w:hAnsi="Arial" w:cs="Arial"/>
          <w:color w:val="000000"/>
          <w:sz w:val="36"/>
          <w:szCs w:val="36"/>
          <w:lang w:bidi="hi-IN"/>
        </w:rPr>
        <w:t>O</w:t>
      </w:r>
      <w:r>
        <w:rPr>
          <w:rFonts w:ascii="Arial" w:hAnsi="Arial" w:cs="Arial"/>
          <w:color w:val="000000"/>
          <w:sz w:val="36"/>
          <w:szCs w:val="36"/>
          <w:lang w:bidi="hi-IN"/>
        </w:rPr>
        <w:t>qyaM pA~jca#janyaM baqhava#-ssamiqndhat</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p>
    <w:p w14:paraId="14626C7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viSva#syAM ~MviqSi pra#viviSiqvA(gm) sa#mImah</w:t>
      </w:r>
      <w:r w:rsidR="00665208">
        <w:rPr>
          <w:rFonts w:ascii="Arial" w:hAnsi="Arial" w:cs="Arial"/>
          <w:color w:val="000000"/>
          <w:sz w:val="36"/>
          <w:szCs w:val="36"/>
          <w:lang w:bidi="hi-IN"/>
        </w:rPr>
        <w:t>E</w:t>
      </w:r>
      <w:r>
        <w:rPr>
          <w:rFonts w:ascii="Arial" w:hAnsi="Arial" w:cs="Arial"/>
          <w:color w:val="000000"/>
          <w:sz w:val="36"/>
          <w:szCs w:val="36"/>
          <w:lang w:bidi="hi-IN"/>
        </w:rPr>
        <w:t>q sa n</w:t>
      </w:r>
      <w:r w:rsidR="00665208">
        <w:rPr>
          <w:rFonts w:ascii="Arial" w:hAnsi="Arial" w:cs="Arial"/>
          <w:color w:val="000000"/>
          <w:sz w:val="36"/>
          <w:szCs w:val="36"/>
          <w:lang w:bidi="hi-IN"/>
        </w:rPr>
        <w:t>O</w:t>
      </w:r>
      <w:r>
        <w:rPr>
          <w:rFonts w:ascii="Arial" w:hAnsi="Arial" w:cs="Arial"/>
          <w:color w:val="000000"/>
          <w:sz w:val="36"/>
          <w:szCs w:val="36"/>
          <w:lang w:bidi="hi-IN"/>
        </w:rPr>
        <w:t xml:space="preserve"># mu~jcaqtva(gm) ha#saH | </w:t>
      </w:r>
    </w:p>
    <w:p w14:paraId="1EE8844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gramStart"/>
      <w:r>
        <w:rPr>
          <w:rFonts w:ascii="Arial" w:hAnsi="Arial" w:cs="Arial"/>
          <w:color w:val="000000"/>
          <w:sz w:val="36"/>
          <w:szCs w:val="36"/>
          <w:lang w:bidi="hi-IN"/>
        </w:rPr>
        <w:t>iti</w:t>
      </w:r>
      <w:proofErr w:type="gramEnd"/>
      <w:r>
        <w:rPr>
          <w:rFonts w:ascii="Arial" w:hAnsi="Arial" w:cs="Arial"/>
          <w:color w:val="000000"/>
          <w:sz w:val="36"/>
          <w:szCs w:val="36"/>
          <w:lang w:bidi="hi-IN"/>
        </w:rPr>
        <w:t xml:space="preserve"> SaMKajalaM kalaSajal</w:t>
      </w:r>
      <w:r w:rsidR="00665208">
        <w:rPr>
          <w:rFonts w:ascii="Arial" w:hAnsi="Arial" w:cs="Arial"/>
          <w:color w:val="000000"/>
          <w:sz w:val="36"/>
          <w:szCs w:val="36"/>
          <w:lang w:bidi="hi-IN"/>
        </w:rPr>
        <w:t>E</w:t>
      </w:r>
      <w:r>
        <w:rPr>
          <w:rFonts w:ascii="Arial" w:hAnsi="Arial" w:cs="Arial"/>
          <w:color w:val="000000"/>
          <w:sz w:val="36"/>
          <w:szCs w:val="36"/>
          <w:lang w:bidi="hi-IN"/>
        </w:rPr>
        <w:t xml:space="preserve"> ki~jcit Asicya, SiShTajal</w:t>
      </w:r>
      <w:r w:rsidR="00665208">
        <w:rPr>
          <w:rFonts w:ascii="Arial" w:hAnsi="Arial" w:cs="Arial"/>
          <w:color w:val="000000"/>
          <w:sz w:val="36"/>
          <w:szCs w:val="36"/>
          <w:lang w:bidi="hi-IN"/>
        </w:rPr>
        <w:t>E</w:t>
      </w:r>
      <w:r>
        <w:rPr>
          <w:rFonts w:ascii="Arial" w:hAnsi="Arial" w:cs="Arial"/>
          <w:color w:val="000000"/>
          <w:sz w:val="36"/>
          <w:szCs w:val="36"/>
          <w:lang w:bidi="hi-IN"/>
        </w:rPr>
        <w:t xml:space="preserve">na </w:t>
      </w:r>
    </w:p>
    <w:p w14:paraId="59283ABD" w14:textId="584B8776"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BUrBuvassuv</w:t>
      </w:r>
      <w:r w:rsidR="00665208">
        <w:rPr>
          <w:rFonts w:ascii="Arial" w:hAnsi="Arial" w:cs="Arial"/>
          <w:color w:val="000000"/>
          <w:sz w:val="36"/>
          <w:szCs w:val="36"/>
          <w:lang w:bidi="hi-IN"/>
        </w:rPr>
        <w:t>O</w:t>
      </w:r>
      <w:r w:rsidR="00D91D60">
        <w:rPr>
          <w:rFonts w:ascii="Arial" w:hAnsi="Arial" w:cs="Arial"/>
          <w:color w:val="000000"/>
          <w:sz w:val="36"/>
          <w:szCs w:val="36"/>
          <w:lang w:bidi="hi-IN"/>
        </w:rPr>
        <w:t xml:space="preserve"> BUrBuvassuv</w:t>
      </w:r>
      <w:r w:rsidR="00665208">
        <w:rPr>
          <w:rFonts w:ascii="Arial" w:hAnsi="Arial" w:cs="Arial"/>
          <w:color w:val="000000"/>
          <w:sz w:val="36"/>
          <w:szCs w:val="36"/>
          <w:lang w:bidi="hi-IN"/>
        </w:rPr>
        <w:t>O</w:t>
      </w:r>
      <w:r w:rsidR="00D91D60">
        <w:rPr>
          <w:rFonts w:ascii="Arial" w:hAnsi="Arial" w:cs="Arial"/>
          <w:color w:val="000000"/>
          <w:sz w:val="36"/>
          <w:szCs w:val="36"/>
          <w:lang w:bidi="hi-IN"/>
        </w:rPr>
        <w:t xml:space="preserve"> BUrBuvassuvaH iti sarv</w:t>
      </w:r>
      <w:r w:rsidR="00665208">
        <w:rPr>
          <w:rFonts w:ascii="Arial" w:hAnsi="Arial" w:cs="Arial"/>
          <w:color w:val="000000"/>
          <w:sz w:val="36"/>
          <w:szCs w:val="36"/>
          <w:lang w:bidi="hi-IN"/>
        </w:rPr>
        <w:t>O</w:t>
      </w:r>
      <w:r w:rsidR="00D91D60">
        <w:rPr>
          <w:rFonts w:ascii="Arial" w:hAnsi="Arial" w:cs="Arial"/>
          <w:color w:val="000000"/>
          <w:sz w:val="36"/>
          <w:szCs w:val="36"/>
          <w:lang w:bidi="hi-IN"/>
        </w:rPr>
        <w:t>pakaraNAni pr</w:t>
      </w:r>
      <w:r w:rsidR="00665208">
        <w:rPr>
          <w:rFonts w:ascii="Arial" w:hAnsi="Arial" w:cs="Arial"/>
          <w:color w:val="000000"/>
          <w:sz w:val="36"/>
          <w:szCs w:val="36"/>
          <w:lang w:bidi="hi-IN"/>
        </w:rPr>
        <w:t>O</w:t>
      </w:r>
      <w:r w:rsidR="00D91D60">
        <w:rPr>
          <w:rFonts w:ascii="Arial" w:hAnsi="Arial" w:cs="Arial"/>
          <w:color w:val="000000"/>
          <w:sz w:val="36"/>
          <w:szCs w:val="36"/>
          <w:lang w:bidi="hi-IN"/>
        </w:rPr>
        <w:t>kShya, AtmAnaM ca pr</w:t>
      </w:r>
      <w:r w:rsidR="00665208">
        <w:rPr>
          <w:rFonts w:ascii="Arial" w:hAnsi="Arial" w:cs="Arial"/>
          <w:color w:val="000000"/>
          <w:sz w:val="36"/>
          <w:szCs w:val="36"/>
          <w:lang w:bidi="hi-IN"/>
        </w:rPr>
        <w:t>O</w:t>
      </w:r>
      <w:r w:rsidR="00D91D60">
        <w:rPr>
          <w:rFonts w:ascii="Arial" w:hAnsi="Arial" w:cs="Arial"/>
          <w:color w:val="000000"/>
          <w:sz w:val="36"/>
          <w:szCs w:val="36"/>
          <w:lang w:bidi="hi-IN"/>
        </w:rPr>
        <w:t>kShya, kalaS</w:t>
      </w:r>
      <w:r w:rsidR="00665208">
        <w:rPr>
          <w:rFonts w:ascii="Arial" w:hAnsi="Arial" w:cs="Arial"/>
          <w:color w:val="000000"/>
          <w:sz w:val="36"/>
          <w:szCs w:val="36"/>
          <w:lang w:bidi="hi-IN"/>
        </w:rPr>
        <w:t>O</w:t>
      </w:r>
      <w:r w:rsidR="00D91D60">
        <w:rPr>
          <w:rFonts w:ascii="Arial" w:hAnsi="Arial" w:cs="Arial"/>
          <w:color w:val="000000"/>
          <w:sz w:val="36"/>
          <w:szCs w:val="36"/>
          <w:lang w:bidi="hi-IN"/>
        </w:rPr>
        <w:t>dak</w:t>
      </w:r>
      <w:r w:rsidR="00665208">
        <w:rPr>
          <w:rFonts w:ascii="Arial" w:hAnsi="Arial" w:cs="Arial"/>
          <w:color w:val="000000"/>
          <w:sz w:val="36"/>
          <w:szCs w:val="36"/>
          <w:lang w:bidi="hi-IN"/>
        </w:rPr>
        <w:t>E</w:t>
      </w:r>
      <w:r w:rsidR="00D91D60">
        <w:rPr>
          <w:rFonts w:ascii="Arial" w:hAnsi="Arial" w:cs="Arial"/>
          <w:color w:val="000000"/>
          <w:sz w:val="36"/>
          <w:szCs w:val="36"/>
          <w:lang w:bidi="hi-IN"/>
        </w:rPr>
        <w:t>na punaSca SaMKaM gAyatyrA pUrayitvA)</w:t>
      </w:r>
    </w:p>
    <w:p w14:paraId="77624A6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0CD919D" w14:textId="6761E87C" w:rsidR="00D91D60" w:rsidRDefault="005F0053"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sidR="00D91D60">
        <w:rPr>
          <w:rFonts w:ascii="Arial" w:hAnsi="Arial" w:cs="Arial"/>
          <w:color w:val="000000"/>
          <w:sz w:val="36"/>
          <w:szCs w:val="36"/>
          <w:lang w:bidi="hi-IN"/>
        </w:rPr>
        <w:t>.6.16</w:t>
      </w:r>
      <w:r w:rsidR="00D91D60">
        <w:rPr>
          <w:rFonts w:ascii="Arial" w:hAnsi="Arial" w:cs="Arial"/>
          <w:color w:val="000000"/>
          <w:sz w:val="36"/>
          <w:szCs w:val="36"/>
          <w:lang w:bidi="hi-IN"/>
        </w:rPr>
        <w:tab/>
        <w:t xml:space="preserve"> AtmapUjA </w:t>
      </w:r>
    </w:p>
    <w:p w14:paraId="3957E41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Atman</w:t>
      </w:r>
      <w:r w:rsidR="00665208">
        <w:rPr>
          <w:rFonts w:ascii="Arial" w:hAnsi="Arial" w:cs="Arial"/>
          <w:color w:val="000000"/>
          <w:sz w:val="36"/>
          <w:szCs w:val="36"/>
          <w:lang w:bidi="hi-IN"/>
        </w:rPr>
        <w:t>E</w:t>
      </w:r>
      <w:r>
        <w:rPr>
          <w:rFonts w:ascii="Arial" w:hAnsi="Arial" w:cs="Arial"/>
          <w:color w:val="000000"/>
          <w:sz w:val="36"/>
          <w:szCs w:val="36"/>
          <w:lang w:bidi="hi-IN"/>
        </w:rPr>
        <w:t xml:space="preserve"> namaH | divyagandhAn dhArayAmi | Atman</w:t>
      </w:r>
      <w:r w:rsidR="00665208">
        <w:rPr>
          <w:rFonts w:ascii="Arial" w:hAnsi="Arial" w:cs="Arial"/>
          <w:color w:val="000000"/>
          <w:sz w:val="36"/>
          <w:szCs w:val="36"/>
          <w:lang w:bidi="hi-IN"/>
        </w:rPr>
        <w:t>E</w:t>
      </w:r>
      <w:r>
        <w:rPr>
          <w:rFonts w:ascii="Arial" w:hAnsi="Arial" w:cs="Arial"/>
          <w:color w:val="000000"/>
          <w:sz w:val="36"/>
          <w:szCs w:val="36"/>
          <w:lang w:bidi="hi-IN"/>
        </w:rPr>
        <w:t xml:space="preserve"> namaH | antarAtman</w:t>
      </w:r>
      <w:r w:rsidR="00665208">
        <w:rPr>
          <w:rFonts w:ascii="Arial" w:hAnsi="Arial" w:cs="Arial"/>
          <w:color w:val="000000"/>
          <w:sz w:val="36"/>
          <w:szCs w:val="36"/>
          <w:lang w:bidi="hi-IN"/>
        </w:rPr>
        <w:t>E</w:t>
      </w:r>
      <w:r>
        <w:rPr>
          <w:rFonts w:ascii="Arial" w:hAnsi="Arial" w:cs="Arial"/>
          <w:color w:val="000000"/>
          <w:sz w:val="36"/>
          <w:szCs w:val="36"/>
          <w:lang w:bidi="hi-IN"/>
        </w:rPr>
        <w:t xml:space="preserve"> namaH | y</w:t>
      </w:r>
      <w:r w:rsidR="00665208">
        <w:rPr>
          <w:rFonts w:ascii="Arial" w:hAnsi="Arial" w:cs="Arial"/>
          <w:color w:val="000000"/>
          <w:sz w:val="36"/>
          <w:szCs w:val="36"/>
          <w:lang w:bidi="hi-IN"/>
        </w:rPr>
        <w:t>O</w:t>
      </w:r>
      <w:r>
        <w:rPr>
          <w:rFonts w:ascii="Arial" w:hAnsi="Arial" w:cs="Arial"/>
          <w:color w:val="000000"/>
          <w:sz w:val="36"/>
          <w:szCs w:val="36"/>
          <w:lang w:bidi="hi-IN"/>
        </w:rPr>
        <w:t>gAtman</w:t>
      </w:r>
      <w:r w:rsidR="00665208">
        <w:rPr>
          <w:rFonts w:ascii="Arial" w:hAnsi="Arial" w:cs="Arial"/>
          <w:color w:val="000000"/>
          <w:sz w:val="36"/>
          <w:szCs w:val="36"/>
          <w:lang w:bidi="hi-IN"/>
        </w:rPr>
        <w:t>E</w:t>
      </w:r>
      <w:r>
        <w:rPr>
          <w:rFonts w:ascii="Arial" w:hAnsi="Arial" w:cs="Arial"/>
          <w:color w:val="000000"/>
          <w:sz w:val="36"/>
          <w:szCs w:val="36"/>
          <w:lang w:bidi="hi-IN"/>
        </w:rPr>
        <w:t xml:space="preserve"> namaH | jIvAtman</w:t>
      </w:r>
      <w:r w:rsidR="00665208">
        <w:rPr>
          <w:rFonts w:ascii="Arial" w:hAnsi="Arial" w:cs="Arial"/>
          <w:color w:val="000000"/>
          <w:sz w:val="36"/>
          <w:szCs w:val="36"/>
          <w:lang w:bidi="hi-IN"/>
        </w:rPr>
        <w:t>E</w:t>
      </w:r>
      <w:r>
        <w:rPr>
          <w:rFonts w:ascii="Arial" w:hAnsi="Arial" w:cs="Arial"/>
          <w:color w:val="000000"/>
          <w:sz w:val="36"/>
          <w:szCs w:val="36"/>
          <w:lang w:bidi="hi-IN"/>
        </w:rPr>
        <w:t xml:space="preserve"> namaH | paramAtman</w:t>
      </w:r>
      <w:r w:rsidR="00665208">
        <w:rPr>
          <w:rFonts w:ascii="Arial" w:hAnsi="Arial" w:cs="Arial"/>
          <w:color w:val="000000"/>
          <w:sz w:val="36"/>
          <w:szCs w:val="36"/>
          <w:lang w:bidi="hi-IN"/>
        </w:rPr>
        <w:t>E</w:t>
      </w:r>
      <w:r>
        <w:rPr>
          <w:rFonts w:ascii="Arial" w:hAnsi="Arial" w:cs="Arial"/>
          <w:color w:val="000000"/>
          <w:sz w:val="36"/>
          <w:szCs w:val="36"/>
          <w:lang w:bidi="hi-IN"/>
        </w:rPr>
        <w:t xml:space="preserve"> namaH | j~jAnAtman</w:t>
      </w:r>
      <w:r w:rsidR="00665208">
        <w:rPr>
          <w:rFonts w:ascii="Arial" w:hAnsi="Arial" w:cs="Arial"/>
          <w:color w:val="000000"/>
          <w:sz w:val="36"/>
          <w:szCs w:val="36"/>
          <w:lang w:bidi="hi-IN"/>
        </w:rPr>
        <w:t>E</w:t>
      </w:r>
      <w:r>
        <w:rPr>
          <w:rFonts w:ascii="Arial" w:hAnsi="Arial" w:cs="Arial"/>
          <w:color w:val="000000"/>
          <w:sz w:val="36"/>
          <w:szCs w:val="36"/>
          <w:lang w:bidi="hi-IN"/>
        </w:rPr>
        <w:t xml:space="preserve"> namaH | samast</w:t>
      </w:r>
      <w:r w:rsidR="00665208">
        <w:rPr>
          <w:rFonts w:ascii="Arial" w:hAnsi="Arial" w:cs="Arial"/>
          <w:color w:val="000000"/>
          <w:sz w:val="36"/>
          <w:szCs w:val="36"/>
          <w:lang w:bidi="hi-IN"/>
        </w:rPr>
        <w:t>O</w:t>
      </w:r>
      <w:r>
        <w:rPr>
          <w:rFonts w:ascii="Arial" w:hAnsi="Arial" w:cs="Arial"/>
          <w:color w:val="000000"/>
          <w:sz w:val="36"/>
          <w:szCs w:val="36"/>
          <w:lang w:bidi="hi-IN"/>
        </w:rPr>
        <w:t xml:space="preserve">pacArAn samarpayAmi | </w:t>
      </w:r>
    </w:p>
    <w:p w14:paraId="7BD5243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h</w:t>
      </w:r>
      <w:r w:rsidR="00665208">
        <w:rPr>
          <w:rFonts w:ascii="Arial" w:hAnsi="Arial" w:cs="Arial"/>
          <w:color w:val="000000"/>
          <w:sz w:val="36"/>
          <w:szCs w:val="36"/>
          <w:lang w:bidi="hi-IN"/>
        </w:rPr>
        <w:t>O</w:t>
      </w:r>
      <w:r>
        <w:rPr>
          <w:rFonts w:ascii="Arial" w:hAnsi="Arial" w:cs="Arial"/>
          <w:color w:val="000000"/>
          <w:sz w:val="36"/>
          <w:szCs w:val="36"/>
          <w:lang w:bidi="hi-IN"/>
        </w:rPr>
        <w:t xml:space="preserve"> jIvAlayaH pr</w:t>
      </w:r>
      <w:r w:rsidR="00665208">
        <w:rPr>
          <w:rFonts w:ascii="Arial" w:hAnsi="Arial" w:cs="Arial"/>
          <w:color w:val="000000"/>
          <w:sz w:val="36"/>
          <w:szCs w:val="36"/>
          <w:lang w:bidi="hi-IN"/>
        </w:rPr>
        <w:t>O</w:t>
      </w:r>
      <w:r>
        <w:rPr>
          <w:rFonts w:ascii="Arial" w:hAnsi="Arial" w:cs="Arial"/>
          <w:color w:val="000000"/>
          <w:sz w:val="36"/>
          <w:szCs w:val="36"/>
          <w:lang w:bidi="hi-IN"/>
        </w:rPr>
        <w:t>kt</w:t>
      </w:r>
      <w:r w:rsidR="00665208">
        <w:rPr>
          <w:rFonts w:ascii="Arial" w:hAnsi="Arial" w:cs="Arial"/>
          <w:color w:val="000000"/>
          <w:sz w:val="36"/>
          <w:szCs w:val="36"/>
          <w:lang w:bidi="hi-IN"/>
        </w:rPr>
        <w:t>O</w:t>
      </w:r>
      <w:r>
        <w:rPr>
          <w:rFonts w:ascii="Arial" w:hAnsi="Arial" w:cs="Arial"/>
          <w:color w:val="000000"/>
          <w:sz w:val="36"/>
          <w:szCs w:val="36"/>
          <w:lang w:bidi="hi-IN"/>
        </w:rPr>
        <w:t xml:space="preserve"> jIv</w:t>
      </w:r>
      <w:r w:rsidR="00665208">
        <w:rPr>
          <w:rFonts w:ascii="Arial" w:hAnsi="Arial" w:cs="Arial"/>
          <w:color w:val="000000"/>
          <w:sz w:val="36"/>
          <w:szCs w:val="36"/>
          <w:lang w:bidi="hi-IN"/>
        </w:rPr>
        <w:t>O</w:t>
      </w:r>
      <w:r>
        <w:rPr>
          <w:rFonts w:ascii="Arial" w:hAnsi="Arial" w:cs="Arial"/>
          <w:color w:val="000000"/>
          <w:sz w:val="36"/>
          <w:szCs w:val="36"/>
          <w:lang w:bidi="hi-IN"/>
        </w:rPr>
        <w:t xml:space="preserve"> d</w:t>
      </w:r>
      <w:r w:rsidR="00665208">
        <w:rPr>
          <w:rFonts w:ascii="Arial" w:hAnsi="Arial" w:cs="Arial"/>
          <w:color w:val="000000"/>
          <w:sz w:val="36"/>
          <w:szCs w:val="36"/>
          <w:lang w:bidi="hi-IN"/>
        </w:rPr>
        <w:t>E</w:t>
      </w:r>
      <w:r>
        <w:rPr>
          <w:rFonts w:ascii="Arial" w:hAnsi="Arial" w:cs="Arial"/>
          <w:color w:val="000000"/>
          <w:sz w:val="36"/>
          <w:szCs w:val="36"/>
          <w:lang w:bidi="hi-IN"/>
        </w:rPr>
        <w:t xml:space="preserve">vaH sanAtanaH | </w:t>
      </w:r>
    </w:p>
    <w:p w14:paraId="3ADB02C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tyaj</w:t>
      </w:r>
      <w:r w:rsidR="00665208">
        <w:rPr>
          <w:rFonts w:ascii="Arial" w:hAnsi="Arial" w:cs="Arial"/>
          <w:color w:val="000000"/>
          <w:sz w:val="36"/>
          <w:szCs w:val="36"/>
          <w:lang w:bidi="hi-IN"/>
        </w:rPr>
        <w:t>E</w:t>
      </w:r>
      <w:r>
        <w:rPr>
          <w:rFonts w:ascii="Arial" w:hAnsi="Arial" w:cs="Arial"/>
          <w:color w:val="000000"/>
          <w:sz w:val="36"/>
          <w:szCs w:val="36"/>
          <w:lang w:bidi="hi-IN"/>
        </w:rPr>
        <w:t>daj~jAna nirmAlyaM s</w:t>
      </w:r>
      <w:r w:rsidR="00665208">
        <w:rPr>
          <w:rFonts w:ascii="Arial" w:hAnsi="Arial" w:cs="Arial"/>
          <w:color w:val="000000"/>
          <w:sz w:val="36"/>
          <w:szCs w:val="36"/>
          <w:lang w:bidi="hi-IN"/>
        </w:rPr>
        <w:t>O</w:t>
      </w:r>
      <w:r>
        <w:rPr>
          <w:rFonts w:ascii="Arial" w:hAnsi="Arial" w:cs="Arial"/>
          <w:color w:val="000000"/>
          <w:sz w:val="36"/>
          <w:szCs w:val="36"/>
          <w:lang w:bidi="hi-IN"/>
        </w:rPr>
        <w:t>&amp;haMBAv</w:t>
      </w:r>
      <w:r w:rsidR="00665208">
        <w:rPr>
          <w:rFonts w:ascii="Arial" w:hAnsi="Arial" w:cs="Arial"/>
          <w:color w:val="000000"/>
          <w:sz w:val="36"/>
          <w:szCs w:val="36"/>
          <w:lang w:bidi="hi-IN"/>
        </w:rPr>
        <w:t>E</w:t>
      </w:r>
      <w:r>
        <w:rPr>
          <w:rFonts w:ascii="Arial" w:hAnsi="Arial" w:cs="Arial"/>
          <w:color w:val="000000"/>
          <w:sz w:val="36"/>
          <w:szCs w:val="36"/>
          <w:lang w:bidi="hi-IN"/>
        </w:rPr>
        <w:t>na pUjay</w:t>
      </w:r>
      <w:r w:rsidR="00665208">
        <w:rPr>
          <w:rFonts w:ascii="Arial" w:hAnsi="Arial" w:cs="Arial"/>
          <w:color w:val="000000"/>
          <w:sz w:val="36"/>
          <w:szCs w:val="36"/>
          <w:lang w:bidi="hi-IN"/>
        </w:rPr>
        <w:t>E</w:t>
      </w:r>
      <w:r>
        <w:rPr>
          <w:rFonts w:ascii="Arial" w:hAnsi="Arial" w:cs="Arial"/>
          <w:color w:val="000000"/>
          <w:sz w:val="36"/>
          <w:szCs w:val="36"/>
          <w:lang w:bidi="hi-IN"/>
        </w:rPr>
        <w:t xml:space="preserve">t | </w:t>
      </w:r>
    </w:p>
    <w:p w14:paraId="0BB1E1A1" w14:textId="77777777" w:rsidR="001677C6" w:rsidRDefault="001677C6" w:rsidP="00D91D60">
      <w:pPr>
        <w:autoSpaceDE w:val="0"/>
        <w:autoSpaceDN w:val="0"/>
        <w:adjustRightInd w:val="0"/>
        <w:spacing w:after="0" w:line="240" w:lineRule="auto"/>
        <w:rPr>
          <w:rFonts w:ascii="Arial" w:hAnsi="Arial" w:cs="Arial"/>
          <w:color w:val="000000"/>
          <w:sz w:val="36"/>
          <w:szCs w:val="36"/>
          <w:lang w:bidi="hi-IN"/>
        </w:rPr>
      </w:pPr>
    </w:p>
    <w:p w14:paraId="42299CE1" w14:textId="6D849FD3" w:rsidR="00D91D60" w:rsidRDefault="00C6005C"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3</w:t>
      </w:r>
      <w:r w:rsidR="00D91D60">
        <w:rPr>
          <w:rFonts w:ascii="Arial" w:hAnsi="Arial" w:cs="Arial"/>
          <w:color w:val="000000"/>
          <w:sz w:val="36"/>
          <w:szCs w:val="36"/>
          <w:lang w:bidi="hi-IN"/>
        </w:rPr>
        <w:t>.6.17</w:t>
      </w:r>
      <w:r w:rsidR="00D91D60">
        <w:rPr>
          <w:rFonts w:ascii="Arial" w:hAnsi="Arial" w:cs="Arial"/>
          <w:color w:val="000000"/>
          <w:sz w:val="36"/>
          <w:szCs w:val="36"/>
          <w:lang w:bidi="hi-IN"/>
        </w:rPr>
        <w:tab/>
        <w:t xml:space="preserve"> pIThapUjA </w:t>
      </w:r>
    </w:p>
    <w:p w14:paraId="517430D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AdhAraSaktyai namaH </w:t>
      </w:r>
      <w:r>
        <w:rPr>
          <w:rFonts w:ascii="Arial" w:hAnsi="Arial" w:cs="Arial"/>
          <w:color w:val="000000"/>
          <w:sz w:val="36"/>
          <w:szCs w:val="36"/>
          <w:lang w:bidi="hi-IN"/>
        </w:rPr>
        <w:tab/>
      </w:r>
      <w:r>
        <w:rPr>
          <w:rFonts w:ascii="Arial" w:hAnsi="Arial" w:cs="Arial"/>
          <w:color w:val="000000"/>
          <w:sz w:val="36"/>
          <w:szCs w:val="36"/>
          <w:lang w:bidi="hi-IN"/>
        </w:rPr>
        <w:tab/>
        <w:t xml:space="preserve">mUlaprakRutyai namaH </w:t>
      </w:r>
    </w:p>
    <w:p w14:paraId="71827E6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AdikUrmAya namaH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AdivarAhAya namaH </w:t>
      </w:r>
    </w:p>
    <w:p w14:paraId="3638D8A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anantAya namaH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pRuthivyai namaH </w:t>
      </w:r>
    </w:p>
    <w:p w14:paraId="3DDCCD1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ratnamaNDapAya namaH </w:t>
      </w:r>
      <w:r>
        <w:rPr>
          <w:rFonts w:ascii="Arial" w:hAnsi="Arial" w:cs="Arial"/>
          <w:color w:val="000000"/>
          <w:sz w:val="36"/>
          <w:szCs w:val="36"/>
          <w:lang w:bidi="hi-IN"/>
        </w:rPr>
        <w:tab/>
      </w:r>
      <w:r>
        <w:rPr>
          <w:rFonts w:ascii="Arial" w:hAnsi="Arial" w:cs="Arial"/>
          <w:color w:val="000000"/>
          <w:sz w:val="36"/>
          <w:szCs w:val="36"/>
          <w:lang w:bidi="hi-IN"/>
        </w:rPr>
        <w:tab/>
        <w:t>ratnav</w:t>
      </w:r>
      <w:r w:rsidR="00665208">
        <w:rPr>
          <w:rFonts w:ascii="Arial" w:hAnsi="Arial" w:cs="Arial"/>
          <w:color w:val="000000"/>
          <w:sz w:val="36"/>
          <w:szCs w:val="36"/>
          <w:lang w:bidi="hi-IN"/>
        </w:rPr>
        <w:t>E</w:t>
      </w:r>
      <w:r>
        <w:rPr>
          <w:rFonts w:ascii="Arial" w:hAnsi="Arial" w:cs="Arial"/>
          <w:color w:val="000000"/>
          <w:sz w:val="36"/>
          <w:szCs w:val="36"/>
          <w:lang w:bidi="hi-IN"/>
        </w:rPr>
        <w:t xml:space="preserve">dikAyai namaH </w:t>
      </w:r>
    </w:p>
    <w:p w14:paraId="5AB4FBA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gramStart"/>
      <w:r>
        <w:rPr>
          <w:rFonts w:ascii="Arial" w:hAnsi="Arial" w:cs="Arial"/>
          <w:color w:val="000000"/>
          <w:sz w:val="36"/>
          <w:szCs w:val="36"/>
          <w:lang w:bidi="hi-IN"/>
        </w:rPr>
        <w:t>svarNastaMBAyai</w:t>
      </w:r>
      <w:proofErr w:type="gramEnd"/>
      <w:r>
        <w:rPr>
          <w:rFonts w:ascii="Arial" w:hAnsi="Arial" w:cs="Arial"/>
          <w:color w:val="000000"/>
          <w:sz w:val="36"/>
          <w:szCs w:val="36"/>
          <w:lang w:bidi="hi-IN"/>
        </w:rPr>
        <w:t xml:space="preserve"> namaH</w:t>
      </w:r>
      <w:r>
        <w:rPr>
          <w:rFonts w:ascii="Arial" w:hAnsi="Arial" w:cs="Arial"/>
          <w:color w:val="000000"/>
          <w:sz w:val="36"/>
          <w:szCs w:val="36"/>
          <w:lang w:bidi="hi-IN"/>
        </w:rPr>
        <w:tab/>
      </w:r>
      <w:r>
        <w:rPr>
          <w:rFonts w:ascii="Arial" w:hAnsi="Arial" w:cs="Arial"/>
          <w:color w:val="000000"/>
          <w:sz w:val="36"/>
          <w:szCs w:val="36"/>
          <w:lang w:bidi="hi-IN"/>
        </w:rPr>
        <w:tab/>
        <w:t>Sv</w:t>
      </w:r>
      <w:r w:rsidR="00665208">
        <w:rPr>
          <w:rFonts w:ascii="Arial" w:hAnsi="Arial" w:cs="Arial"/>
          <w:color w:val="000000"/>
          <w:sz w:val="36"/>
          <w:szCs w:val="36"/>
          <w:lang w:bidi="hi-IN"/>
        </w:rPr>
        <w:t>E</w:t>
      </w:r>
      <w:r>
        <w:rPr>
          <w:rFonts w:ascii="Arial" w:hAnsi="Arial" w:cs="Arial"/>
          <w:color w:val="000000"/>
          <w:sz w:val="36"/>
          <w:szCs w:val="36"/>
          <w:lang w:bidi="hi-IN"/>
        </w:rPr>
        <w:t xml:space="preserve">taCatrAya namaH . </w:t>
      </w:r>
    </w:p>
    <w:p w14:paraId="6C27A2D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kalpakavRukShAya namaH </w:t>
      </w:r>
      <w:r>
        <w:rPr>
          <w:rFonts w:ascii="Arial" w:hAnsi="Arial" w:cs="Arial"/>
          <w:color w:val="000000"/>
          <w:sz w:val="36"/>
          <w:szCs w:val="36"/>
          <w:lang w:bidi="hi-IN"/>
        </w:rPr>
        <w:tab/>
        <w:t>kShIrasamudrAya namaH</w:t>
      </w:r>
    </w:p>
    <w:p w14:paraId="479E01A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sitacAmarAByAM namaH </w:t>
      </w:r>
      <w:r>
        <w:rPr>
          <w:rFonts w:ascii="Arial" w:hAnsi="Arial" w:cs="Arial"/>
          <w:color w:val="000000"/>
          <w:sz w:val="36"/>
          <w:szCs w:val="36"/>
          <w:lang w:bidi="hi-IN"/>
        </w:rPr>
        <w:tab/>
      </w:r>
      <w:r>
        <w:rPr>
          <w:rFonts w:ascii="Arial" w:hAnsi="Arial" w:cs="Arial"/>
          <w:color w:val="000000"/>
          <w:sz w:val="36"/>
          <w:szCs w:val="36"/>
          <w:lang w:bidi="hi-IN"/>
        </w:rPr>
        <w:tab/>
        <w:t>y</w:t>
      </w:r>
      <w:r w:rsidR="00665208">
        <w:rPr>
          <w:rFonts w:ascii="Arial" w:hAnsi="Arial" w:cs="Arial"/>
          <w:color w:val="000000"/>
          <w:sz w:val="36"/>
          <w:szCs w:val="36"/>
          <w:lang w:bidi="hi-IN"/>
        </w:rPr>
        <w:t>O</w:t>
      </w:r>
      <w:r>
        <w:rPr>
          <w:rFonts w:ascii="Arial" w:hAnsi="Arial" w:cs="Arial"/>
          <w:color w:val="000000"/>
          <w:sz w:val="36"/>
          <w:szCs w:val="36"/>
          <w:lang w:bidi="hi-IN"/>
        </w:rPr>
        <w:t xml:space="preserve">gapIThAsanAya namaH </w:t>
      </w:r>
    </w:p>
    <w:p w14:paraId="13B1E8F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B4407C8" w14:textId="38786E7A" w:rsidR="00D91D60" w:rsidRDefault="003A0FA1"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sidR="00D91D60">
        <w:rPr>
          <w:rFonts w:ascii="Arial" w:hAnsi="Arial" w:cs="Arial"/>
          <w:color w:val="000000"/>
          <w:sz w:val="36"/>
          <w:szCs w:val="36"/>
          <w:lang w:bidi="hi-IN"/>
        </w:rPr>
        <w:t>.6.18</w:t>
      </w:r>
      <w:r w:rsidR="00D91D60">
        <w:rPr>
          <w:rFonts w:ascii="Arial" w:hAnsi="Arial" w:cs="Arial"/>
          <w:color w:val="000000"/>
          <w:sz w:val="36"/>
          <w:szCs w:val="36"/>
          <w:lang w:bidi="hi-IN"/>
        </w:rPr>
        <w:tab/>
        <w:t xml:space="preserve"> nandik</w:t>
      </w:r>
      <w:r w:rsidR="00665208">
        <w:rPr>
          <w:rFonts w:ascii="Arial" w:hAnsi="Arial" w:cs="Arial"/>
          <w:color w:val="000000"/>
          <w:sz w:val="36"/>
          <w:szCs w:val="36"/>
          <w:lang w:bidi="hi-IN"/>
        </w:rPr>
        <w:t>E</w:t>
      </w:r>
      <w:r w:rsidR="00D91D60">
        <w:rPr>
          <w:rFonts w:ascii="Arial" w:hAnsi="Arial" w:cs="Arial"/>
          <w:color w:val="000000"/>
          <w:sz w:val="36"/>
          <w:szCs w:val="36"/>
          <w:lang w:bidi="hi-IN"/>
        </w:rPr>
        <w:t>Svara anuj~jA</w:t>
      </w:r>
    </w:p>
    <w:p w14:paraId="6BEB3D4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w:t>
      </w:r>
      <w:r w:rsidR="00665208">
        <w:rPr>
          <w:rFonts w:ascii="Arial" w:hAnsi="Arial" w:cs="Arial"/>
          <w:color w:val="000000"/>
          <w:sz w:val="36"/>
          <w:szCs w:val="36"/>
          <w:lang w:bidi="hi-IN"/>
        </w:rPr>
        <w:t>E</w:t>
      </w:r>
      <w:r>
        <w:rPr>
          <w:rFonts w:ascii="Arial" w:hAnsi="Arial" w:cs="Arial"/>
          <w:color w:val="000000"/>
          <w:sz w:val="36"/>
          <w:szCs w:val="36"/>
          <w:lang w:bidi="hi-IN"/>
        </w:rPr>
        <w:t>dAnta-v</w:t>
      </w:r>
      <w:r w:rsidR="00665208">
        <w:rPr>
          <w:rFonts w:ascii="Arial" w:hAnsi="Arial" w:cs="Arial"/>
          <w:color w:val="000000"/>
          <w:sz w:val="36"/>
          <w:szCs w:val="36"/>
          <w:lang w:bidi="hi-IN"/>
        </w:rPr>
        <w:t>E</w:t>
      </w:r>
      <w:r>
        <w:rPr>
          <w:rFonts w:ascii="Arial" w:hAnsi="Arial" w:cs="Arial"/>
          <w:color w:val="000000"/>
          <w:sz w:val="36"/>
          <w:szCs w:val="36"/>
          <w:lang w:bidi="hi-IN"/>
        </w:rPr>
        <w:t>dyAKila viSvamUrt</w:t>
      </w:r>
      <w:r w:rsidR="00665208">
        <w:rPr>
          <w:rFonts w:ascii="Arial" w:hAnsi="Arial" w:cs="Arial"/>
          <w:color w:val="000000"/>
          <w:sz w:val="36"/>
          <w:szCs w:val="36"/>
          <w:lang w:bidi="hi-IN"/>
        </w:rPr>
        <w:t>E</w:t>
      </w:r>
      <w:r>
        <w:rPr>
          <w:rFonts w:ascii="Arial" w:hAnsi="Arial" w:cs="Arial"/>
          <w:color w:val="000000"/>
          <w:sz w:val="36"/>
          <w:szCs w:val="36"/>
          <w:lang w:bidi="hi-IN"/>
        </w:rPr>
        <w:t xml:space="preserve"> viB</w:t>
      </w:r>
      <w:r w:rsidR="00665208">
        <w:rPr>
          <w:rFonts w:ascii="Arial" w:hAnsi="Arial" w:cs="Arial"/>
          <w:color w:val="000000"/>
          <w:sz w:val="36"/>
          <w:szCs w:val="36"/>
          <w:lang w:bidi="hi-IN"/>
        </w:rPr>
        <w:t>O</w:t>
      </w:r>
      <w:r>
        <w:rPr>
          <w:rFonts w:ascii="Arial" w:hAnsi="Arial" w:cs="Arial"/>
          <w:color w:val="000000"/>
          <w:sz w:val="36"/>
          <w:szCs w:val="36"/>
          <w:lang w:bidi="hi-IN"/>
        </w:rPr>
        <w:t xml:space="preserve"> virUpAkSha viS</w:t>
      </w:r>
      <w:r w:rsidR="00665208">
        <w:rPr>
          <w:rFonts w:ascii="Arial" w:hAnsi="Arial" w:cs="Arial"/>
          <w:color w:val="000000"/>
          <w:sz w:val="36"/>
          <w:szCs w:val="36"/>
          <w:lang w:bidi="hi-IN"/>
        </w:rPr>
        <w:t>E</w:t>
      </w:r>
      <w:r>
        <w:rPr>
          <w:rFonts w:ascii="Arial" w:hAnsi="Arial" w:cs="Arial"/>
          <w:color w:val="000000"/>
          <w:sz w:val="36"/>
          <w:szCs w:val="36"/>
          <w:lang w:bidi="hi-IN"/>
        </w:rPr>
        <w:t>ShaSUnya | viSv</w:t>
      </w:r>
      <w:r w:rsidR="00665208">
        <w:rPr>
          <w:rFonts w:ascii="Arial" w:hAnsi="Arial" w:cs="Arial"/>
          <w:color w:val="000000"/>
          <w:sz w:val="36"/>
          <w:szCs w:val="36"/>
          <w:lang w:bidi="hi-IN"/>
        </w:rPr>
        <w:t>E</w:t>
      </w:r>
      <w:r>
        <w:rPr>
          <w:rFonts w:ascii="Arial" w:hAnsi="Arial" w:cs="Arial"/>
          <w:color w:val="000000"/>
          <w:sz w:val="36"/>
          <w:szCs w:val="36"/>
          <w:lang w:bidi="hi-IN"/>
        </w:rPr>
        <w:t>SvarAS</w:t>
      </w:r>
      <w:r w:rsidR="00665208">
        <w:rPr>
          <w:rFonts w:ascii="Arial" w:hAnsi="Arial" w:cs="Arial"/>
          <w:color w:val="000000"/>
          <w:sz w:val="36"/>
          <w:szCs w:val="36"/>
          <w:lang w:bidi="hi-IN"/>
        </w:rPr>
        <w:t>E</w:t>
      </w:r>
      <w:r>
        <w:rPr>
          <w:rFonts w:ascii="Arial" w:hAnsi="Arial" w:cs="Arial"/>
          <w:color w:val="000000"/>
          <w:sz w:val="36"/>
          <w:szCs w:val="36"/>
          <w:lang w:bidi="hi-IN"/>
        </w:rPr>
        <w:t>Sha-gaN</w:t>
      </w:r>
      <w:r w:rsidR="00665208">
        <w:rPr>
          <w:rFonts w:ascii="Arial" w:hAnsi="Arial" w:cs="Arial"/>
          <w:color w:val="000000"/>
          <w:sz w:val="36"/>
          <w:szCs w:val="36"/>
          <w:lang w:bidi="hi-IN"/>
        </w:rPr>
        <w:t>E</w:t>
      </w:r>
      <w:r>
        <w:rPr>
          <w:rFonts w:ascii="Arial" w:hAnsi="Arial" w:cs="Arial"/>
          <w:color w:val="000000"/>
          <w:sz w:val="36"/>
          <w:szCs w:val="36"/>
          <w:lang w:bidi="hi-IN"/>
        </w:rPr>
        <w:t>Savandya kavATa-mudGATaya kAlAkAla nandik</w:t>
      </w:r>
      <w:r w:rsidR="00665208">
        <w:rPr>
          <w:rFonts w:ascii="Arial" w:hAnsi="Arial" w:cs="Arial"/>
          <w:color w:val="000000"/>
          <w:sz w:val="36"/>
          <w:szCs w:val="36"/>
          <w:lang w:bidi="hi-IN"/>
        </w:rPr>
        <w:t>E</w:t>
      </w:r>
      <w:r>
        <w:rPr>
          <w:rFonts w:ascii="Arial" w:hAnsi="Arial" w:cs="Arial"/>
          <w:color w:val="000000"/>
          <w:sz w:val="36"/>
          <w:szCs w:val="36"/>
          <w:lang w:bidi="hi-IN"/>
        </w:rPr>
        <w:t xml:space="preserve">SvarAya namaH | </w:t>
      </w:r>
    </w:p>
    <w:p w14:paraId="3A9A9A6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nandik</w:t>
      </w:r>
      <w:r w:rsidR="00665208">
        <w:rPr>
          <w:rFonts w:ascii="Arial" w:hAnsi="Arial" w:cs="Arial"/>
          <w:color w:val="000000"/>
          <w:sz w:val="36"/>
          <w:szCs w:val="36"/>
          <w:lang w:bidi="hi-IN"/>
        </w:rPr>
        <w:t>E</w:t>
      </w:r>
      <w:r>
        <w:rPr>
          <w:rFonts w:ascii="Arial" w:hAnsi="Arial" w:cs="Arial"/>
          <w:color w:val="000000"/>
          <w:sz w:val="36"/>
          <w:szCs w:val="36"/>
          <w:lang w:bidi="hi-IN"/>
        </w:rPr>
        <w:t xml:space="preserve">Svara sarvaj~ja SivaddhyAna parAyaNa </w:t>
      </w:r>
    </w:p>
    <w:p w14:paraId="5822DB9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mah</w:t>
      </w:r>
      <w:r w:rsidR="00665208">
        <w:rPr>
          <w:rFonts w:ascii="Arial" w:hAnsi="Arial" w:cs="Arial"/>
          <w:color w:val="000000"/>
          <w:sz w:val="36"/>
          <w:szCs w:val="36"/>
          <w:lang w:bidi="hi-IN"/>
        </w:rPr>
        <w:t>E</w:t>
      </w:r>
      <w:r>
        <w:rPr>
          <w:rFonts w:ascii="Arial" w:hAnsi="Arial" w:cs="Arial"/>
          <w:color w:val="000000"/>
          <w:sz w:val="36"/>
          <w:szCs w:val="36"/>
          <w:lang w:bidi="hi-IN"/>
        </w:rPr>
        <w:t xml:space="preserve">Svarasya pUjArthaM anuj~jAM dAtumarhasi | </w:t>
      </w:r>
    </w:p>
    <w:p w14:paraId="4C4F8FE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34FFBB7" w14:textId="458A8AC1" w:rsidR="00D91D60" w:rsidRPr="00EE0833" w:rsidRDefault="00263678" w:rsidP="00D91D60">
      <w:pPr>
        <w:autoSpaceDE w:val="0"/>
        <w:autoSpaceDN w:val="0"/>
        <w:adjustRightInd w:val="0"/>
        <w:spacing w:after="0" w:line="240" w:lineRule="auto"/>
        <w:rPr>
          <w:rFonts w:ascii="Arial" w:hAnsi="Arial" w:cs="Arial"/>
          <w:b/>
          <w:bCs/>
          <w:color w:val="000000"/>
          <w:sz w:val="44"/>
          <w:szCs w:val="44"/>
          <w:lang w:bidi="hi-IN"/>
        </w:rPr>
      </w:pPr>
      <w:r w:rsidRPr="00EE0833">
        <w:rPr>
          <w:rFonts w:ascii="Arial" w:hAnsi="Arial" w:cs="Arial"/>
          <w:b/>
          <w:bCs/>
          <w:color w:val="000000"/>
          <w:sz w:val="44"/>
          <w:szCs w:val="44"/>
          <w:lang w:bidi="hi-IN"/>
        </w:rPr>
        <w:t>3</w:t>
      </w:r>
      <w:r w:rsidR="00D91D60" w:rsidRPr="00EE0833">
        <w:rPr>
          <w:rFonts w:ascii="Arial" w:hAnsi="Arial" w:cs="Arial"/>
          <w:b/>
          <w:bCs/>
          <w:color w:val="000000"/>
          <w:sz w:val="44"/>
          <w:szCs w:val="44"/>
          <w:lang w:bidi="hi-IN"/>
        </w:rPr>
        <w:t>.7</w:t>
      </w:r>
      <w:r w:rsidR="00D91D60" w:rsidRPr="00EE0833">
        <w:rPr>
          <w:rFonts w:ascii="Arial" w:hAnsi="Arial" w:cs="Arial"/>
          <w:b/>
          <w:bCs/>
          <w:color w:val="000000"/>
          <w:sz w:val="44"/>
          <w:szCs w:val="44"/>
          <w:lang w:bidi="hi-IN"/>
        </w:rPr>
        <w:tab/>
        <w:t>pa~jcakalaSa sthApanaM</w:t>
      </w:r>
    </w:p>
    <w:p w14:paraId="4E7865CF" w14:textId="6F88C62D" w:rsidR="00D91D60" w:rsidRDefault="0083018B"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sidR="00D91D60">
        <w:rPr>
          <w:rFonts w:ascii="Arial" w:hAnsi="Arial" w:cs="Arial"/>
          <w:color w:val="000000"/>
          <w:sz w:val="36"/>
          <w:szCs w:val="36"/>
          <w:lang w:bidi="hi-IN"/>
        </w:rPr>
        <w:t>.7.1</w:t>
      </w:r>
      <w:r w:rsidR="00D91D60">
        <w:rPr>
          <w:rFonts w:ascii="Arial" w:hAnsi="Arial" w:cs="Arial"/>
          <w:color w:val="000000"/>
          <w:sz w:val="36"/>
          <w:szCs w:val="36"/>
          <w:lang w:bidi="hi-IN"/>
        </w:rPr>
        <w:tab/>
        <w:t xml:space="preserve"> paScimaM</w:t>
      </w:r>
    </w:p>
    <w:p w14:paraId="7BE6973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saqdy</w:t>
      </w:r>
      <w:r w:rsidR="00665208">
        <w:rPr>
          <w:rFonts w:ascii="Arial" w:hAnsi="Arial" w:cs="Arial"/>
          <w:color w:val="000000"/>
          <w:sz w:val="36"/>
          <w:szCs w:val="36"/>
          <w:lang w:bidi="hi-IN"/>
        </w:rPr>
        <w:t>O</w:t>
      </w:r>
      <w:r>
        <w:rPr>
          <w:rFonts w:ascii="Arial" w:hAnsi="Arial" w:cs="Arial"/>
          <w:color w:val="000000"/>
          <w:sz w:val="36"/>
          <w:szCs w:val="36"/>
          <w:lang w:bidi="hi-IN"/>
        </w:rPr>
        <w:t xml:space="preserve"> jAqtaM pra#padyAqmiq saqdy</w:t>
      </w:r>
      <w:r w:rsidR="00665208">
        <w:rPr>
          <w:rFonts w:ascii="Arial" w:hAnsi="Arial" w:cs="Arial"/>
          <w:color w:val="000000"/>
          <w:sz w:val="36"/>
          <w:szCs w:val="36"/>
          <w:lang w:bidi="hi-IN"/>
        </w:rPr>
        <w:t>O</w:t>
      </w:r>
      <w:r>
        <w:rPr>
          <w:rFonts w:ascii="Arial" w:hAnsi="Arial" w:cs="Arial"/>
          <w:color w:val="000000"/>
          <w:sz w:val="36"/>
          <w:szCs w:val="36"/>
          <w:lang w:bidi="hi-IN"/>
        </w:rPr>
        <w:t xml:space="preserve"> jAqtAyaq vai nam</w:t>
      </w:r>
      <w:r w:rsidR="00665208">
        <w:rPr>
          <w:rFonts w:ascii="Arial" w:hAnsi="Arial" w:cs="Arial"/>
          <w:color w:val="000000"/>
          <w:sz w:val="36"/>
          <w:szCs w:val="36"/>
          <w:lang w:bidi="hi-IN"/>
        </w:rPr>
        <w:t>O</w:t>
      </w:r>
      <w:r>
        <w:rPr>
          <w:rFonts w:ascii="Arial" w:hAnsi="Arial" w:cs="Arial"/>
          <w:color w:val="000000"/>
          <w:sz w:val="36"/>
          <w:szCs w:val="36"/>
          <w:lang w:bidi="hi-IN"/>
        </w:rPr>
        <w:t>q nama#H | Baqv</w:t>
      </w:r>
      <w:r w:rsidR="00665208">
        <w:rPr>
          <w:rFonts w:ascii="Arial" w:hAnsi="Arial" w:cs="Arial"/>
          <w:color w:val="000000"/>
          <w:sz w:val="36"/>
          <w:szCs w:val="36"/>
          <w:lang w:bidi="hi-IN"/>
        </w:rPr>
        <w:t>E</w:t>
      </w:r>
      <w:r>
        <w:rPr>
          <w:rFonts w:ascii="Arial" w:hAnsi="Arial" w:cs="Arial"/>
          <w:color w:val="000000"/>
          <w:sz w:val="36"/>
          <w:szCs w:val="36"/>
          <w:lang w:bidi="hi-IN"/>
        </w:rPr>
        <w:t xml:space="preserve"> Ba#v</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p>
    <w:p w14:paraId="584494E3" w14:textId="4CEF8636"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nAti#Bav</w:t>
      </w:r>
      <w:r w:rsidR="00665208">
        <w:rPr>
          <w:rFonts w:ascii="Arial" w:hAnsi="Arial" w:cs="Arial"/>
          <w:color w:val="000000"/>
          <w:sz w:val="36"/>
          <w:szCs w:val="36"/>
          <w:lang w:bidi="hi-IN"/>
        </w:rPr>
        <w:t>E</w:t>
      </w:r>
      <w:r>
        <w:rPr>
          <w:rFonts w:ascii="Arial" w:hAnsi="Arial" w:cs="Arial"/>
          <w:color w:val="000000"/>
          <w:sz w:val="36"/>
          <w:szCs w:val="36"/>
          <w:lang w:bidi="hi-IN"/>
        </w:rPr>
        <w:t xml:space="preserve"> Bavasvaq mAM | Baqv</w:t>
      </w:r>
      <w:r w:rsidR="00665208">
        <w:rPr>
          <w:rFonts w:ascii="Arial" w:hAnsi="Arial" w:cs="Arial"/>
          <w:color w:val="000000"/>
          <w:sz w:val="36"/>
          <w:szCs w:val="36"/>
          <w:lang w:bidi="hi-IN"/>
        </w:rPr>
        <w:t>O</w:t>
      </w:r>
      <w:r>
        <w:rPr>
          <w:rFonts w:ascii="Arial" w:hAnsi="Arial" w:cs="Arial"/>
          <w:color w:val="000000"/>
          <w:sz w:val="36"/>
          <w:szCs w:val="36"/>
          <w:lang w:bidi="hi-IN"/>
        </w:rPr>
        <w:t xml:space="preserve">dBa#vAyaq nama#H || </w:t>
      </w:r>
      <w:r w:rsidR="00842E57">
        <w:rPr>
          <w:rFonts w:ascii="Arial" w:hAnsi="Arial" w:cs="Arial"/>
          <w:color w:val="000000"/>
          <w:sz w:val="36"/>
          <w:szCs w:val="36"/>
          <w:lang w:bidi="hi-IN"/>
        </w:rPr>
        <w:t>OM</w:t>
      </w:r>
      <w:r>
        <w:rPr>
          <w:rFonts w:ascii="Arial" w:hAnsi="Arial" w:cs="Arial"/>
          <w:color w:val="000000"/>
          <w:sz w:val="36"/>
          <w:szCs w:val="36"/>
          <w:lang w:bidi="hi-IN"/>
        </w:rPr>
        <w:t xml:space="preserve"> BUrBuvaqssuvaqr</w:t>
      </w:r>
      <w:r w:rsidR="00842E57">
        <w:rPr>
          <w:rFonts w:ascii="Arial" w:hAnsi="Arial" w:cs="Arial"/>
          <w:color w:val="000000"/>
          <w:sz w:val="36"/>
          <w:szCs w:val="36"/>
          <w:lang w:bidi="hi-IN"/>
        </w:rPr>
        <w:t>OM</w:t>
      </w:r>
      <w:r>
        <w:rPr>
          <w:rFonts w:ascii="Arial" w:hAnsi="Arial" w:cs="Arial"/>
          <w:color w:val="000000"/>
          <w:sz w:val="36"/>
          <w:szCs w:val="36"/>
          <w:lang w:bidi="hi-IN"/>
        </w:rPr>
        <w:t xml:space="preserve"> | </w:t>
      </w:r>
    </w:p>
    <w:p w14:paraId="5A10BC6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asmin paScimakalaS</w:t>
      </w:r>
      <w:r w:rsidR="00665208">
        <w:rPr>
          <w:rFonts w:ascii="Arial" w:hAnsi="Arial" w:cs="Arial"/>
          <w:color w:val="000000"/>
          <w:sz w:val="36"/>
          <w:szCs w:val="36"/>
          <w:lang w:bidi="hi-IN"/>
        </w:rPr>
        <w:t>E</w:t>
      </w:r>
      <w:r>
        <w:rPr>
          <w:rFonts w:ascii="Arial" w:hAnsi="Arial" w:cs="Arial"/>
          <w:color w:val="000000"/>
          <w:sz w:val="36"/>
          <w:szCs w:val="36"/>
          <w:lang w:bidi="hi-IN"/>
        </w:rPr>
        <w:t xml:space="preserve"> sady</w:t>
      </w:r>
      <w:r w:rsidR="00665208">
        <w:rPr>
          <w:rFonts w:ascii="Arial" w:hAnsi="Arial" w:cs="Arial"/>
          <w:color w:val="000000"/>
          <w:sz w:val="36"/>
          <w:szCs w:val="36"/>
          <w:lang w:bidi="hi-IN"/>
        </w:rPr>
        <w:t>O</w:t>
      </w:r>
      <w:r>
        <w:rPr>
          <w:rFonts w:ascii="Arial" w:hAnsi="Arial" w:cs="Arial"/>
          <w:color w:val="000000"/>
          <w:sz w:val="36"/>
          <w:szCs w:val="36"/>
          <w:lang w:bidi="hi-IN"/>
        </w:rPr>
        <w:t xml:space="preserve">jAtaM dhyAyAmi | AvAhayAmi | </w:t>
      </w:r>
    </w:p>
    <w:p w14:paraId="4F17AF0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AA18411" w14:textId="256F966B" w:rsidR="00D91D60" w:rsidRDefault="0083018B"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sidR="00D91D60">
        <w:rPr>
          <w:rFonts w:ascii="Arial" w:hAnsi="Arial" w:cs="Arial"/>
          <w:color w:val="000000"/>
          <w:sz w:val="36"/>
          <w:szCs w:val="36"/>
          <w:lang w:bidi="hi-IN"/>
        </w:rPr>
        <w:t>.7.2</w:t>
      </w:r>
      <w:r w:rsidR="00D91D60">
        <w:rPr>
          <w:rFonts w:ascii="Arial" w:hAnsi="Arial" w:cs="Arial"/>
          <w:color w:val="000000"/>
          <w:sz w:val="36"/>
          <w:szCs w:val="36"/>
          <w:lang w:bidi="hi-IN"/>
        </w:rPr>
        <w:tab/>
      </w:r>
      <w:r w:rsidR="00D91D60">
        <w:rPr>
          <w:rFonts w:ascii="Arial" w:hAnsi="Arial" w:cs="Arial"/>
          <w:color w:val="000000"/>
          <w:sz w:val="36"/>
          <w:szCs w:val="36"/>
          <w:lang w:bidi="hi-IN"/>
        </w:rPr>
        <w:tab/>
        <w:t xml:space="preserve">uttaraM </w:t>
      </w:r>
    </w:p>
    <w:p w14:paraId="01545DB1" w14:textId="2EE299F5"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vAqmaqd</w:t>
      </w:r>
      <w:r w:rsidR="00665208">
        <w:rPr>
          <w:rFonts w:ascii="Arial" w:hAnsi="Arial" w:cs="Arial"/>
          <w:color w:val="000000"/>
          <w:sz w:val="36"/>
          <w:szCs w:val="36"/>
          <w:lang w:bidi="hi-IN"/>
        </w:rPr>
        <w:t>E</w:t>
      </w:r>
      <w:r>
        <w:rPr>
          <w:rFonts w:ascii="Arial" w:hAnsi="Arial" w:cs="Arial"/>
          <w:color w:val="000000"/>
          <w:sz w:val="36"/>
          <w:szCs w:val="36"/>
          <w:lang w:bidi="hi-IN"/>
        </w:rPr>
        <w:t>qvAyaq nam</w:t>
      </w:r>
      <w:r w:rsidR="00665208">
        <w:rPr>
          <w:rFonts w:ascii="Arial" w:hAnsi="Arial" w:cs="Arial"/>
          <w:color w:val="000000"/>
          <w:sz w:val="36"/>
          <w:szCs w:val="36"/>
          <w:lang w:bidi="hi-IN"/>
        </w:rPr>
        <w:t>O</w:t>
      </w:r>
      <w:r>
        <w:rPr>
          <w:rFonts w:ascii="Arial" w:hAnsi="Arial" w:cs="Arial"/>
          <w:color w:val="000000"/>
          <w:sz w:val="36"/>
          <w:szCs w:val="36"/>
          <w:lang w:bidi="hi-IN"/>
        </w:rPr>
        <w:t>$ jy</w:t>
      </w:r>
      <w:r w:rsidR="00665208">
        <w:rPr>
          <w:rFonts w:ascii="Arial" w:hAnsi="Arial" w:cs="Arial"/>
          <w:color w:val="000000"/>
          <w:sz w:val="36"/>
          <w:szCs w:val="36"/>
          <w:lang w:bidi="hi-IN"/>
        </w:rPr>
        <w:t>E</w:t>
      </w:r>
      <w:r>
        <w:rPr>
          <w:rFonts w:ascii="Arial" w:hAnsi="Arial" w:cs="Arial"/>
          <w:color w:val="000000"/>
          <w:sz w:val="36"/>
          <w:szCs w:val="36"/>
          <w:lang w:bidi="hi-IN"/>
        </w:rPr>
        <w:t>qShThAyaq nama#H Sr</w:t>
      </w:r>
      <w:r w:rsidR="00665208">
        <w:rPr>
          <w:rFonts w:ascii="Arial" w:hAnsi="Arial" w:cs="Arial"/>
          <w:color w:val="000000"/>
          <w:sz w:val="36"/>
          <w:szCs w:val="36"/>
          <w:lang w:bidi="hi-IN"/>
        </w:rPr>
        <w:t>E</w:t>
      </w:r>
      <w:r>
        <w:rPr>
          <w:rFonts w:ascii="Arial" w:hAnsi="Arial" w:cs="Arial"/>
          <w:color w:val="000000"/>
          <w:sz w:val="36"/>
          <w:szCs w:val="36"/>
          <w:lang w:bidi="hi-IN"/>
        </w:rPr>
        <w:t>qShThAyaq nam</w:t>
      </w:r>
      <w:r w:rsidR="00665208">
        <w:rPr>
          <w:rFonts w:ascii="Arial" w:hAnsi="Arial" w:cs="Arial"/>
          <w:color w:val="000000"/>
          <w:sz w:val="36"/>
          <w:szCs w:val="36"/>
          <w:lang w:bidi="hi-IN"/>
        </w:rPr>
        <w:t>O</w:t>
      </w:r>
      <w:r>
        <w:rPr>
          <w:rFonts w:ascii="Arial" w:hAnsi="Arial" w:cs="Arial"/>
          <w:color w:val="000000"/>
          <w:sz w:val="36"/>
          <w:szCs w:val="36"/>
          <w:lang w:bidi="hi-IN"/>
        </w:rPr>
        <w:t># ruqdrAyaq namaqH kAlA#yaq namaqH kala#vikaraNAya nam</w:t>
      </w:r>
      <w:r w:rsidR="00665208">
        <w:rPr>
          <w:rFonts w:ascii="Arial" w:hAnsi="Arial" w:cs="Arial"/>
          <w:color w:val="000000"/>
          <w:sz w:val="36"/>
          <w:szCs w:val="36"/>
          <w:lang w:bidi="hi-IN"/>
        </w:rPr>
        <w:t>O</w:t>
      </w:r>
      <w:r>
        <w:rPr>
          <w:rFonts w:ascii="Arial" w:hAnsi="Arial" w:cs="Arial"/>
          <w:color w:val="000000"/>
          <w:sz w:val="36"/>
          <w:szCs w:val="36"/>
          <w:lang w:bidi="hi-IN"/>
        </w:rPr>
        <w:t>q bala#vikaraNAyaq nam</w:t>
      </w:r>
      <w:r w:rsidR="00665208">
        <w:rPr>
          <w:rFonts w:ascii="Arial" w:hAnsi="Arial" w:cs="Arial"/>
          <w:color w:val="000000"/>
          <w:sz w:val="36"/>
          <w:szCs w:val="36"/>
          <w:lang w:bidi="hi-IN"/>
        </w:rPr>
        <w:t>O</w:t>
      </w:r>
      <w:r>
        <w:rPr>
          <w:rFonts w:ascii="Arial" w:hAnsi="Arial" w:cs="Arial"/>
          <w:color w:val="000000"/>
          <w:sz w:val="36"/>
          <w:szCs w:val="36"/>
          <w:lang w:bidi="hi-IN"/>
        </w:rPr>
        <w:t>q balA#yaq nam</w:t>
      </w:r>
      <w:r w:rsidR="00665208">
        <w:rPr>
          <w:rFonts w:ascii="Arial" w:hAnsi="Arial" w:cs="Arial"/>
          <w:color w:val="000000"/>
          <w:sz w:val="36"/>
          <w:szCs w:val="36"/>
          <w:lang w:bidi="hi-IN"/>
        </w:rPr>
        <w:t>O</w:t>
      </w:r>
      <w:r>
        <w:rPr>
          <w:rFonts w:ascii="Arial" w:hAnsi="Arial" w:cs="Arial"/>
          <w:color w:val="000000"/>
          <w:sz w:val="36"/>
          <w:szCs w:val="36"/>
          <w:lang w:bidi="hi-IN"/>
        </w:rPr>
        <w:t>q bala#pramathanAyaq namaqH sarva#BUtadamanAyaq nam</w:t>
      </w:r>
      <w:r w:rsidR="00665208">
        <w:rPr>
          <w:rFonts w:ascii="Arial" w:hAnsi="Arial" w:cs="Arial"/>
          <w:color w:val="000000"/>
          <w:sz w:val="36"/>
          <w:szCs w:val="36"/>
          <w:lang w:bidi="hi-IN"/>
        </w:rPr>
        <w:t>O</w:t>
      </w:r>
      <w:r>
        <w:rPr>
          <w:rFonts w:ascii="Arial" w:hAnsi="Arial" w:cs="Arial"/>
          <w:color w:val="000000"/>
          <w:sz w:val="36"/>
          <w:szCs w:val="36"/>
          <w:lang w:bidi="hi-IN"/>
        </w:rPr>
        <w:t># maqn</w:t>
      </w:r>
      <w:r w:rsidR="00665208">
        <w:rPr>
          <w:rFonts w:ascii="Arial" w:hAnsi="Arial" w:cs="Arial"/>
          <w:color w:val="000000"/>
          <w:sz w:val="36"/>
          <w:szCs w:val="36"/>
          <w:lang w:bidi="hi-IN"/>
        </w:rPr>
        <w:t>O</w:t>
      </w:r>
      <w:r>
        <w:rPr>
          <w:rFonts w:ascii="Arial" w:hAnsi="Arial" w:cs="Arial"/>
          <w:color w:val="000000"/>
          <w:sz w:val="36"/>
          <w:szCs w:val="36"/>
          <w:lang w:bidi="hi-IN"/>
        </w:rPr>
        <w:t xml:space="preserve">nma#nAyaq </w:t>
      </w:r>
      <w:r>
        <w:rPr>
          <w:rFonts w:ascii="Arial" w:hAnsi="Arial" w:cs="Arial"/>
          <w:color w:val="000000"/>
          <w:sz w:val="36"/>
          <w:szCs w:val="36"/>
          <w:lang w:bidi="hi-IN"/>
        </w:rPr>
        <w:lastRenderedPageBreak/>
        <w:t xml:space="preserve">nama#H | </w:t>
      </w:r>
      <w:r w:rsidR="00842E57">
        <w:rPr>
          <w:rFonts w:ascii="Arial" w:hAnsi="Arial" w:cs="Arial"/>
          <w:color w:val="000000"/>
          <w:sz w:val="36"/>
          <w:szCs w:val="36"/>
          <w:lang w:bidi="hi-IN"/>
        </w:rPr>
        <w:t>OM</w:t>
      </w:r>
      <w:r>
        <w:rPr>
          <w:rFonts w:ascii="Arial" w:hAnsi="Arial" w:cs="Arial"/>
          <w:color w:val="000000"/>
          <w:sz w:val="36"/>
          <w:szCs w:val="36"/>
          <w:lang w:bidi="hi-IN"/>
        </w:rPr>
        <w:t xml:space="preserve"> BUrBuvaqssuvaqr</w:t>
      </w:r>
      <w:r w:rsidR="00842E57">
        <w:rPr>
          <w:rFonts w:ascii="Arial" w:hAnsi="Arial" w:cs="Arial"/>
          <w:color w:val="000000"/>
          <w:sz w:val="36"/>
          <w:szCs w:val="36"/>
          <w:lang w:bidi="hi-IN"/>
        </w:rPr>
        <w:t>OM</w:t>
      </w:r>
      <w:r>
        <w:rPr>
          <w:rFonts w:ascii="Arial" w:hAnsi="Arial" w:cs="Arial"/>
          <w:color w:val="000000"/>
          <w:sz w:val="36"/>
          <w:szCs w:val="36"/>
          <w:lang w:bidi="hi-IN"/>
        </w:rPr>
        <w:t xml:space="preserve"> | asmin uttarakalaS</w:t>
      </w:r>
      <w:r w:rsidR="00665208">
        <w:rPr>
          <w:rFonts w:ascii="Arial" w:hAnsi="Arial" w:cs="Arial"/>
          <w:color w:val="000000"/>
          <w:sz w:val="36"/>
          <w:szCs w:val="36"/>
          <w:lang w:bidi="hi-IN"/>
        </w:rPr>
        <w:t>E</w:t>
      </w:r>
      <w:r>
        <w:rPr>
          <w:rFonts w:ascii="Arial" w:hAnsi="Arial" w:cs="Arial"/>
          <w:color w:val="000000"/>
          <w:sz w:val="36"/>
          <w:szCs w:val="36"/>
          <w:lang w:bidi="hi-IN"/>
        </w:rPr>
        <w:t xml:space="preserve"> vAmad</w:t>
      </w:r>
      <w:r w:rsidR="00665208">
        <w:rPr>
          <w:rFonts w:ascii="Arial" w:hAnsi="Arial" w:cs="Arial"/>
          <w:color w:val="000000"/>
          <w:sz w:val="36"/>
          <w:szCs w:val="36"/>
          <w:lang w:bidi="hi-IN"/>
        </w:rPr>
        <w:t>E</w:t>
      </w:r>
      <w:r>
        <w:rPr>
          <w:rFonts w:ascii="Arial" w:hAnsi="Arial" w:cs="Arial"/>
          <w:color w:val="000000"/>
          <w:sz w:val="36"/>
          <w:szCs w:val="36"/>
          <w:lang w:bidi="hi-IN"/>
        </w:rPr>
        <w:t xml:space="preserve">vaM dhyAyAmi | AvAhayAmi | </w:t>
      </w:r>
    </w:p>
    <w:p w14:paraId="1C9AF6C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B8A9A72" w14:textId="77777777" w:rsidR="0083018B" w:rsidRDefault="0083018B" w:rsidP="00D91D60">
      <w:pPr>
        <w:autoSpaceDE w:val="0"/>
        <w:autoSpaceDN w:val="0"/>
        <w:adjustRightInd w:val="0"/>
        <w:spacing w:after="0" w:line="240" w:lineRule="auto"/>
        <w:rPr>
          <w:rFonts w:ascii="Arial" w:hAnsi="Arial" w:cs="Arial"/>
          <w:color w:val="000000"/>
          <w:sz w:val="36"/>
          <w:szCs w:val="36"/>
          <w:lang w:bidi="hi-IN"/>
        </w:rPr>
      </w:pPr>
    </w:p>
    <w:p w14:paraId="7FFA72A8" w14:textId="146D58E4" w:rsidR="00D91D60" w:rsidRDefault="0083018B"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sidR="00D91D60">
        <w:rPr>
          <w:rFonts w:ascii="Arial" w:hAnsi="Arial" w:cs="Arial"/>
          <w:color w:val="000000"/>
          <w:sz w:val="36"/>
          <w:szCs w:val="36"/>
          <w:lang w:bidi="hi-IN"/>
        </w:rPr>
        <w:t>.7.3</w:t>
      </w:r>
      <w:r w:rsidR="00D91D60">
        <w:rPr>
          <w:rFonts w:ascii="Arial" w:hAnsi="Arial" w:cs="Arial"/>
          <w:color w:val="000000"/>
          <w:sz w:val="36"/>
          <w:szCs w:val="36"/>
          <w:lang w:bidi="hi-IN"/>
        </w:rPr>
        <w:tab/>
      </w:r>
      <w:r w:rsidR="00D91D60">
        <w:rPr>
          <w:rFonts w:ascii="Arial" w:hAnsi="Arial" w:cs="Arial"/>
          <w:color w:val="000000"/>
          <w:sz w:val="36"/>
          <w:szCs w:val="36"/>
          <w:lang w:bidi="hi-IN"/>
        </w:rPr>
        <w:tab/>
        <w:t>dakShiNaM</w:t>
      </w:r>
    </w:p>
    <w:p w14:paraId="460D831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aqG</w:t>
      </w:r>
      <w:r w:rsidR="00665208">
        <w:rPr>
          <w:rFonts w:ascii="Arial" w:hAnsi="Arial" w:cs="Arial"/>
          <w:color w:val="000000"/>
          <w:sz w:val="36"/>
          <w:szCs w:val="36"/>
          <w:lang w:bidi="hi-IN"/>
        </w:rPr>
        <w:t>O</w:t>
      </w:r>
      <w:r>
        <w:rPr>
          <w:rFonts w:ascii="Arial" w:hAnsi="Arial" w:cs="Arial"/>
          <w:color w:val="000000"/>
          <w:sz w:val="36"/>
          <w:szCs w:val="36"/>
          <w:lang w:bidi="hi-IN"/>
        </w:rPr>
        <w:t>r</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 xml:space="preserve"> &amp;thaqG</w:t>
      </w:r>
      <w:r w:rsidR="00665208">
        <w:rPr>
          <w:rFonts w:ascii="Arial" w:hAnsi="Arial" w:cs="Arial"/>
          <w:color w:val="000000"/>
          <w:sz w:val="36"/>
          <w:szCs w:val="36"/>
          <w:lang w:bidi="hi-IN"/>
        </w:rPr>
        <w:t>O</w:t>
      </w:r>
      <w:r>
        <w:rPr>
          <w:rFonts w:ascii="Arial" w:hAnsi="Arial" w:cs="Arial"/>
          <w:color w:val="000000"/>
          <w:sz w:val="36"/>
          <w:szCs w:val="36"/>
          <w:lang w:bidi="hi-IN"/>
        </w:rPr>
        <w:t>r</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 G</w:t>
      </w:r>
      <w:r w:rsidR="00665208">
        <w:rPr>
          <w:rFonts w:ascii="Arial" w:hAnsi="Arial" w:cs="Arial"/>
          <w:color w:val="000000"/>
          <w:sz w:val="36"/>
          <w:szCs w:val="36"/>
          <w:lang w:bidi="hi-IN"/>
        </w:rPr>
        <w:t>O</w:t>
      </w:r>
      <w:r>
        <w:rPr>
          <w:rFonts w:ascii="Arial" w:hAnsi="Arial" w:cs="Arial"/>
          <w:color w:val="000000"/>
          <w:sz w:val="36"/>
          <w:szCs w:val="36"/>
          <w:lang w:bidi="hi-IN"/>
        </w:rPr>
        <w:t>raqG</w:t>
      </w:r>
      <w:r w:rsidR="00665208">
        <w:rPr>
          <w:rFonts w:ascii="Arial" w:hAnsi="Arial" w:cs="Arial"/>
          <w:color w:val="000000"/>
          <w:sz w:val="36"/>
          <w:szCs w:val="36"/>
          <w:lang w:bidi="hi-IN"/>
        </w:rPr>
        <w:t>O</w:t>
      </w:r>
      <w:r>
        <w:rPr>
          <w:rFonts w:ascii="Arial" w:hAnsi="Arial" w:cs="Arial"/>
          <w:color w:val="000000"/>
          <w:sz w:val="36"/>
          <w:szCs w:val="36"/>
          <w:lang w:bidi="hi-IN"/>
        </w:rPr>
        <w:t>ra#tar</w:t>
      </w:r>
      <w:r w:rsidR="00665208">
        <w:rPr>
          <w:rFonts w:ascii="Arial" w:hAnsi="Arial" w:cs="Arial"/>
          <w:color w:val="000000"/>
          <w:sz w:val="36"/>
          <w:szCs w:val="36"/>
          <w:lang w:bidi="hi-IN"/>
        </w:rPr>
        <w:t>E</w:t>
      </w:r>
      <w:r>
        <w:rPr>
          <w:rFonts w:ascii="Arial" w:hAnsi="Arial" w:cs="Arial"/>
          <w:color w:val="000000"/>
          <w:sz w:val="36"/>
          <w:szCs w:val="36"/>
          <w:lang w:bidi="hi-IN"/>
        </w:rPr>
        <w:t>ByaH | sarv</w:t>
      </w:r>
      <w:r w:rsidR="00665208">
        <w:rPr>
          <w:rFonts w:ascii="Arial" w:hAnsi="Arial" w:cs="Arial"/>
          <w:color w:val="000000"/>
          <w:sz w:val="36"/>
          <w:szCs w:val="36"/>
          <w:lang w:bidi="hi-IN"/>
        </w:rPr>
        <w:t>E</w:t>
      </w:r>
      <w:r>
        <w:rPr>
          <w:rFonts w:ascii="Arial" w:hAnsi="Arial" w:cs="Arial"/>
          <w:color w:val="000000"/>
          <w:sz w:val="36"/>
          <w:szCs w:val="36"/>
          <w:lang w:bidi="hi-IN"/>
        </w:rPr>
        <w:t>$ByaH sarvaqSarv</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 xml:space="preserve">q </w:t>
      </w:r>
    </w:p>
    <w:p w14:paraId="0F6BDD4F" w14:textId="469CABC4"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nama#st</w:t>
      </w:r>
      <w:r w:rsidR="00665208">
        <w:rPr>
          <w:rFonts w:ascii="Arial" w:hAnsi="Arial" w:cs="Arial"/>
          <w:color w:val="000000"/>
          <w:sz w:val="36"/>
          <w:szCs w:val="36"/>
          <w:lang w:bidi="hi-IN"/>
        </w:rPr>
        <w:t>E</w:t>
      </w:r>
      <w:r>
        <w:rPr>
          <w:rFonts w:ascii="Arial" w:hAnsi="Arial" w:cs="Arial"/>
          <w:color w:val="000000"/>
          <w:sz w:val="36"/>
          <w:szCs w:val="36"/>
          <w:lang w:bidi="hi-IN"/>
        </w:rPr>
        <w:t xml:space="preserve"> astu ruqdrarU#p</w:t>
      </w:r>
      <w:r w:rsidR="00665208">
        <w:rPr>
          <w:rFonts w:ascii="Arial" w:hAnsi="Arial" w:cs="Arial"/>
          <w:color w:val="000000"/>
          <w:sz w:val="36"/>
          <w:szCs w:val="36"/>
          <w:lang w:bidi="hi-IN"/>
        </w:rPr>
        <w:t>E</w:t>
      </w:r>
      <w:r>
        <w:rPr>
          <w:rFonts w:ascii="Arial" w:hAnsi="Arial" w:cs="Arial"/>
          <w:color w:val="000000"/>
          <w:sz w:val="36"/>
          <w:szCs w:val="36"/>
          <w:lang w:bidi="hi-IN"/>
        </w:rPr>
        <w:t xml:space="preserve">ByaH || </w:t>
      </w:r>
      <w:r w:rsidR="00842E57">
        <w:rPr>
          <w:rFonts w:ascii="Arial" w:hAnsi="Arial" w:cs="Arial"/>
          <w:color w:val="000000"/>
          <w:sz w:val="36"/>
          <w:szCs w:val="36"/>
          <w:lang w:bidi="hi-IN"/>
        </w:rPr>
        <w:t>OM</w:t>
      </w:r>
      <w:r>
        <w:rPr>
          <w:rFonts w:ascii="Arial" w:hAnsi="Arial" w:cs="Arial"/>
          <w:color w:val="000000"/>
          <w:sz w:val="36"/>
          <w:szCs w:val="36"/>
          <w:lang w:bidi="hi-IN"/>
        </w:rPr>
        <w:t xml:space="preserve"> BUrBuvaqssuvaqr</w:t>
      </w:r>
      <w:r w:rsidR="00842E57">
        <w:rPr>
          <w:rFonts w:ascii="Arial" w:hAnsi="Arial" w:cs="Arial"/>
          <w:color w:val="000000"/>
          <w:sz w:val="36"/>
          <w:szCs w:val="36"/>
          <w:lang w:bidi="hi-IN"/>
        </w:rPr>
        <w:t>OM</w:t>
      </w:r>
      <w:r>
        <w:rPr>
          <w:rFonts w:ascii="Arial" w:hAnsi="Arial" w:cs="Arial"/>
          <w:color w:val="000000"/>
          <w:sz w:val="36"/>
          <w:szCs w:val="36"/>
          <w:lang w:bidi="hi-IN"/>
        </w:rPr>
        <w:t xml:space="preserve"> | </w:t>
      </w:r>
    </w:p>
    <w:p w14:paraId="3815D72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asmin dakShiNakalaS</w:t>
      </w:r>
      <w:r w:rsidR="00665208">
        <w:rPr>
          <w:rFonts w:ascii="Arial" w:hAnsi="Arial" w:cs="Arial"/>
          <w:color w:val="000000"/>
          <w:sz w:val="36"/>
          <w:szCs w:val="36"/>
          <w:lang w:bidi="hi-IN"/>
        </w:rPr>
        <w:t>E</w:t>
      </w:r>
      <w:r>
        <w:rPr>
          <w:rFonts w:ascii="Arial" w:hAnsi="Arial" w:cs="Arial"/>
          <w:color w:val="000000"/>
          <w:sz w:val="36"/>
          <w:szCs w:val="36"/>
          <w:lang w:bidi="hi-IN"/>
        </w:rPr>
        <w:t xml:space="preserve"> aG</w:t>
      </w:r>
      <w:r w:rsidR="00665208">
        <w:rPr>
          <w:rFonts w:ascii="Arial" w:hAnsi="Arial" w:cs="Arial"/>
          <w:color w:val="000000"/>
          <w:sz w:val="36"/>
          <w:szCs w:val="36"/>
          <w:lang w:bidi="hi-IN"/>
        </w:rPr>
        <w:t>O</w:t>
      </w:r>
      <w:r>
        <w:rPr>
          <w:rFonts w:ascii="Arial" w:hAnsi="Arial" w:cs="Arial"/>
          <w:color w:val="000000"/>
          <w:sz w:val="36"/>
          <w:szCs w:val="36"/>
          <w:lang w:bidi="hi-IN"/>
        </w:rPr>
        <w:t xml:space="preserve">raM dhyAyAmi | AvAhayAmi | </w:t>
      </w:r>
    </w:p>
    <w:p w14:paraId="38EB902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0068069" w14:textId="7F5D9DFF" w:rsidR="00D91D60" w:rsidRDefault="00A26E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sidR="00D91D60">
        <w:rPr>
          <w:rFonts w:ascii="Arial" w:hAnsi="Arial" w:cs="Arial"/>
          <w:color w:val="000000"/>
          <w:sz w:val="36"/>
          <w:szCs w:val="36"/>
          <w:lang w:bidi="hi-IN"/>
        </w:rPr>
        <w:t>.7.4</w:t>
      </w:r>
      <w:r w:rsidR="00D91D60">
        <w:rPr>
          <w:rFonts w:ascii="Arial" w:hAnsi="Arial" w:cs="Arial"/>
          <w:color w:val="000000"/>
          <w:sz w:val="36"/>
          <w:szCs w:val="36"/>
          <w:lang w:bidi="hi-IN"/>
        </w:rPr>
        <w:tab/>
        <w:t>pUrvaM</w:t>
      </w:r>
    </w:p>
    <w:p w14:paraId="54791E3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tatpuru#ShAya viqqdmah</w:t>
      </w:r>
      <w:r w:rsidR="00665208">
        <w:rPr>
          <w:rFonts w:ascii="Arial" w:hAnsi="Arial" w:cs="Arial"/>
          <w:color w:val="000000"/>
          <w:sz w:val="36"/>
          <w:szCs w:val="36"/>
          <w:lang w:bidi="hi-IN"/>
        </w:rPr>
        <w:t>E</w:t>
      </w:r>
      <w:r>
        <w:rPr>
          <w:rFonts w:ascii="Arial" w:hAnsi="Arial" w:cs="Arial"/>
          <w:color w:val="000000"/>
          <w:sz w:val="36"/>
          <w:szCs w:val="36"/>
          <w:lang w:bidi="hi-IN"/>
        </w:rPr>
        <w:t># mahAd</w:t>
      </w:r>
      <w:r w:rsidR="00665208">
        <w:rPr>
          <w:rFonts w:ascii="Arial" w:hAnsi="Arial" w:cs="Arial"/>
          <w:color w:val="000000"/>
          <w:sz w:val="36"/>
          <w:szCs w:val="36"/>
          <w:lang w:bidi="hi-IN"/>
        </w:rPr>
        <w:t>E</w:t>
      </w:r>
      <w:r>
        <w:rPr>
          <w:rFonts w:ascii="Arial" w:hAnsi="Arial" w:cs="Arial"/>
          <w:color w:val="000000"/>
          <w:sz w:val="36"/>
          <w:szCs w:val="36"/>
          <w:lang w:bidi="hi-IN"/>
        </w:rPr>
        <w:t>qvAya# dhImahi | tann</w:t>
      </w:r>
      <w:r w:rsidR="00665208">
        <w:rPr>
          <w:rFonts w:ascii="Arial" w:hAnsi="Arial" w:cs="Arial"/>
          <w:color w:val="000000"/>
          <w:sz w:val="36"/>
          <w:szCs w:val="36"/>
          <w:lang w:bidi="hi-IN"/>
        </w:rPr>
        <w:t>O</w:t>
      </w:r>
      <w:r>
        <w:rPr>
          <w:rFonts w:ascii="Arial" w:hAnsi="Arial" w:cs="Arial"/>
          <w:color w:val="000000"/>
          <w:sz w:val="36"/>
          <w:szCs w:val="36"/>
          <w:lang w:bidi="hi-IN"/>
        </w:rPr>
        <w:t># rudraH prac</w:t>
      </w:r>
      <w:r w:rsidR="00665208">
        <w:rPr>
          <w:rFonts w:ascii="Arial" w:hAnsi="Arial" w:cs="Arial"/>
          <w:color w:val="000000"/>
          <w:sz w:val="36"/>
          <w:szCs w:val="36"/>
          <w:lang w:bidi="hi-IN"/>
        </w:rPr>
        <w:t>O</w:t>
      </w:r>
      <w:r>
        <w:rPr>
          <w:rFonts w:ascii="Arial" w:hAnsi="Arial" w:cs="Arial"/>
          <w:color w:val="000000"/>
          <w:sz w:val="36"/>
          <w:szCs w:val="36"/>
          <w:lang w:bidi="hi-IN"/>
        </w:rPr>
        <w:t xml:space="preserve">qdayA$t || </w:t>
      </w:r>
    </w:p>
    <w:p w14:paraId="458967FE" w14:textId="5809416B"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BUrBuvaqssuvaqr</w:t>
      </w:r>
      <w:r>
        <w:rPr>
          <w:rFonts w:ascii="Arial" w:hAnsi="Arial" w:cs="Arial"/>
          <w:color w:val="000000"/>
          <w:sz w:val="36"/>
          <w:szCs w:val="36"/>
          <w:lang w:bidi="hi-IN"/>
        </w:rPr>
        <w:t>OM</w:t>
      </w:r>
      <w:r w:rsidR="00D91D60">
        <w:rPr>
          <w:rFonts w:ascii="Arial" w:hAnsi="Arial" w:cs="Arial"/>
          <w:color w:val="000000"/>
          <w:sz w:val="36"/>
          <w:szCs w:val="36"/>
          <w:lang w:bidi="hi-IN"/>
        </w:rPr>
        <w:t xml:space="preserve"> | asmin pUrvakalaS</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 tatpuruShaM dhyAyAmi | AvAhayAmi | </w:t>
      </w:r>
    </w:p>
    <w:p w14:paraId="43675BB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F35FFD3" w14:textId="57998866" w:rsidR="00D91D60" w:rsidRDefault="00A26E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sidR="00D91D60">
        <w:rPr>
          <w:rFonts w:ascii="Arial" w:hAnsi="Arial" w:cs="Arial"/>
          <w:color w:val="000000"/>
          <w:sz w:val="36"/>
          <w:szCs w:val="36"/>
          <w:lang w:bidi="hi-IN"/>
        </w:rPr>
        <w:t>.7.5</w:t>
      </w:r>
      <w:r w:rsidR="00D91D60">
        <w:rPr>
          <w:rFonts w:ascii="Arial" w:hAnsi="Arial" w:cs="Arial"/>
          <w:color w:val="000000"/>
          <w:sz w:val="36"/>
          <w:szCs w:val="36"/>
          <w:lang w:bidi="hi-IN"/>
        </w:rPr>
        <w:tab/>
        <w:t xml:space="preserve"> maddhyamaM </w:t>
      </w:r>
    </w:p>
    <w:p w14:paraId="05A43007" w14:textId="5FF2C7E9"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ISAnaH sarva#vidyAqnAq-mISvaraH sarva#BUtAqnAqM brahmAdhi#patiq rbrahmaqN</w:t>
      </w:r>
      <w:r w:rsidR="00665208">
        <w:rPr>
          <w:rFonts w:ascii="Arial" w:hAnsi="Arial" w:cs="Arial"/>
          <w:color w:val="000000"/>
          <w:sz w:val="36"/>
          <w:szCs w:val="36"/>
          <w:lang w:bidi="hi-IN"/>
        </w:rPr>
        <w:t>O</w:t>
      </w:r>
      <w:r>
        <w:rPr>
          <w:rFonts w:ascii="Arial" w:hAnsi="Arial" w:cs="Arial"/>
          <w:color w:val="000000"/>
          <w:sz w:val="36"/>
          <w:szCs w:val="36"/>
          <w:lang w:bidi="hi-IN"/>
        </w:rPr>
        <w:t>&amp;dhi#patiq rbrahmA# Siqv</w:t>
      </w:r>
      <w:r w:rsidR="00665208">
        <w:rPr>
          <w:rFonts w:ascii="Arial" w:hAnsi="Arial" w:cs="Arial"/>
          <w:color w:val="000000"/>
          <w:sz w:val="36"/>
          <w:szCs w:val="36"/>
          <w:lang w:bidi="hi-IN"/>
        </w:rPr>
        <w:t>O</w:t>
      </w:r>
      <w:r>
        <w:rPr>
          <w:rFonts w:ascii="Arial" w:hAnsi="Arial" w:cs="Arial"/>
          <w:color w:val="000000"/>
          <w:sz w:val="36"/>
          <w:szCs w:val="36"/>
          <w:lang w:bidi="hi-IN"/>
        </w:rPr>
        <w:t xml:space="preserve"> m</w:t>
      </w:r>
      <w:r w:rsidR="00665208">
        <w:rPr>
          <w:rFonts w:ascii="Arial" w:hAnsi="Arial" w:cs="Arial"/>
          <w:color w:val="000000"/>
          <w:sz w:val="36"/>
          <w:szCs w:val="36"/>
          <w:lang w:bidi="hi-IN"/>
        </w:rPr>
        <w:t>E</w:t>
      </w:r>
      <w:r>
        <w:rPr>
          <w:rFonts w:ascii="Arial" w:hAnsi="Arial" w:cs="Arial"/>
          <w:color w:val="000000"/>
          <w:sz w:val="36"/>
          <w:szCs w:val="36"/>
          <w:lang w:bidi="hi-IN"/>
        </w:rPr>
        <w:t># astu sadASiv</w:t>
      </w:r>
      <w:r w:rsidR="00842E57">
        <w:rPr>
          <w:rFonts w:ascii="Arial" w:hAnsi="Arial" w:cs="Arial"/>
          <w:color w:val="000000"/>
          <w:sz w:val="36"/>
          <w:szCs w:val="36"/>
          <w:lang w:bidi="hi-IN"/>
        </w:rPr>
        <w:t>OM</w:t>
      </w:r>
      <w:r>
        <w:rPr>
          <w:rFonts w:ascii="Arial" w:hAnsi="Arial" w:cs="Arial"/>
          <w:color w:val="000000"/>
          <w:sz w:val="36"/>
          <w:szCs w:val="36"/>
          <w:lang w:bidi="hi-IN"/>
        </w:rPr>
        <w:t xml:space="preserve"> || </w:t>
      </w:r>
      <w:r w:rsidR="00842E57">
        <w:rPr>
          <w:rFonts w:ascii="Arial" w:hAnsi="Arial" w:cs="Arial"/>
          <w:color w:val="000000"/>
          <w:sz w:val="36"/>
          <w:szCs w:val="36"/>
          <w:lang w:bidi="hi-IN"/>
        </w:rPr>
        <w:t>OM</w:t>
      </w:r>
      <w:r>
        <w:rPr>
          <w:rFonts w:ascii="Arial" w:hAnsi="Arial" w:cs="Arial"/>
          <w:color w:val="000000"/>
          <w:sz w:val="36"/>
          <w:szCs w:val="36"/>
          <w:lang w:bidi="hi-IN"/>
        </w:rPr>
        <w:t xml:space="preserve"> BUrBuvaqssuvaqr</w:t>
      </w:r>
      <w:r w:rsidR="00842E57">
        <w:rPr>
          <w:rFonts w:ascii="Arial" w:hAnsi="Arial" w:cs="Arial"/>
          <w:color w:val="000000"/>
          <w:sz w:val="36"/>
          <w:szCs w:val="36"/>
          <w:lang w:bidi="hi-IN"/>
        </w:rPr>
        <w:t>OM</w:t>
      </w:r>
      <w:r>
        <w:rPr>
          <w:rFonts w:ascii="Arial" w:hAnsi="Arial" w:cs="Arial"/>
          <w:color w:val="000000"/>
          <w:sz w:val="36"/>
          <w:szCs w:val="36"/>
          <w:lang w:bidi="hi-IN"/>
        </w:rPr>
        <w:t xml:space="preserve"> | </w:t>
      </w:r>
    </w:p>
    <w:p w14:paraId="06D31F1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asmin maddhyama kalaS</w:t>
      </w:r>
      <w:r w:rsidR="00665208">
        <w:rPr>
          <w:rFonts w:ascii="Arial" w:hAnsi="Arial" w:cs="Arial"/>
          <w:color w:val="000000"/>
          <w:sz w:val="36"/>
          <w:szCs w:val="36"/>
          <w:lang w:bidi="hi-IN"/>
        </w:rPr>
        <w:t>E</w:t>
      </w:r>
      <w:r>
        <w:rPr>
          <w:rFonts w:ascii="Arial" w:hAnsi="Arial" w:cs="Arial"/>
          <w:color w:val="000000"/>
          <w:sz w:val="36"/>
          <w:szCs w:val="36"/>
          <w:lang w:bidi="hi-IN"/>
        </w:rPr>
        <w:t xml:space="preserve"> ISAnaM dhyAyAmi | AvAhayAmi | </w:t>
      </w:r>
    </w:p>
    <w:p w14:paraId="6C5C5EB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svAmin sarvajagannAtha yAvat pUjAvasAnakaM tAvat tvaM prItiBAv</w:t>
      </w:r>
      <w:r w:rsidR="00665208">
        <w:rPr>
          <w:rFonts w:ascii="Arial" w:hAnsi="Arial" w:cs="Arial"/>
          <w:color w:val="000000"/>
          <w:sz w:val="36"/>
          <w:szCs w:val="36"/>
          <w:lang w:bidi="hi-IN"/>
        </w:rPr>
        <w:t>E</w:t>
      </w:r>
      <w:r>
        <w:rPr>
          <w:rFonts w:ascii="Arial" w:hAnsi="Arial" w:cs="Arial"/>
          <w:color w:val="000000"/>
          <w:sz w:val="36"/>
          <w:szCs w:val="36"/>
          <w:lang w:bidi="hi-IN"/>
        </w:rPr>
        <w:t>na kuMB</w:t>
      </w:r>
      <w:r w:rsidR="00665208">
        <w:rPr>
          <w:rFonts w:ascii="Arial" w:hAnsi="Arial" w:cs="Arial"/>
          <w:color w:val="000000"/>
          <w:sz w:val="36"/>
          <w:szCs w:val="36"/>
          <w:lang w:bidi="hi-IN"/>
        </w:rPr>
        <w:t>E</w:t>
      </w:r>
      <w:r>
        <w:rPr>
          <w:rFonts w:ascii="Arial" w:hAnsi="Arial" w:cs="Arial"/>
          <w:color w:val="000000"/>
          <w:sz w:val="36"/>
          <w:szCs w:val="36"/>
          <w:lang w:bidi="hi-IN"/>
        </w:rPr>
        <w:t xml:space="preserve">&amp;smin saMnnidhiM kuru | </w:t>
      </w:r>
    </w:p>
    <w:p w14:paraId="2EAA768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AvAhit</w:t>
      </w:r>
      <w:r w:rsidR="00665208">
        <w:rPr>
          <w:rFonts w:ascii="Arial" w:hAnsi="Arial" w:cs="Arial"/>
          <w:color w:val="000000"/>
          <w:sz w:val="36"/>
          <w:szCs w:val="36"/>
          <w:lang w:bidi="hi-IN"/>
        </w:rPr>
        <w:t>O</w:t>
      </w:r>
      <w:r>
        <w:rPr>
          <w:rFonts w:ascii="Arial" w:hAnsi="Arial" w:cs="Arial"/>
          <w:color w:val="000000"/>
          <w:sz w:val="36"/>
          <w:szCs w:val="36"/>
          <w:lang w:bidi="hi-IN"/>
        </w:rPr>
        <w:t xml:space="preserve"> Bava | sthApit</w:t>
      </w:r>
      <w:r w:rsidR="00665208">
        <w:rPr>
          <w:rFonts w:ascii="Arial" w:hAnsi="Arial" w:cs="Arial"/>
          <w:color w:val="000000"/>
          <w:sz w:val="36"/>
          <w:szCs w:val="36"/>
          <w:lang w:bidi="hi-IN"/>
        </w:rPr>
        <w:t>O</w:t>
      </w:r>
      <w:r>
        <w:rPr>
          <w:rFonts w:ascii="Arial" w:hAnsi="Arial" w:cs="Arial"/>
          <w:color w:val="000000"/>
          <w:sz w:val="36"/>
          <w:szCs w:val="36"/>
          <w:lang w:bidi="hi-IN"/>
        </w:rPr>
        <w:t xml:space="preserve"> Bava | sannihit</w:t>
      </w:r>
      <w:r w:rsidR="00665208">
        <w:rPr>
          <w:rFonts w:ascii="Arial" w:hAnsi="Arial" w:cs="Arial"/>
          <w:color w:val="000000"/>
          <w:sz w:val="36"/>
          <w:szCs w:val="36"/>
          <w:lang w:bidi="hi-IN"/>
        </w:rPr>
        <w:t>O</w:t>
      </w:r>
      <w:r>
        <w:rPr>
          <w:rFonts w:ascii="Arial" w:hAnsi="Arial" w:cs="Arial"/>
          <w:color w:val="000000"/>
          <w:sz w:val="36"/>
          <w:szCs w:val="36"/>
          <w:lang w:bidi="hi-IN"/>
        </w:rPr>
        <w:t xml:space="preserve"> Bava | sanniruddh</w:t>
      </w:r>
      <w:r w:rsidR="00665208">
        <w:rPr>
          <w:rFonts w:ascii="Arial" w:hAnsi="Arial" w:cs="Arial"/>
          <w:color w:val="000000"/>
          <w:sz w:val="36"/>
          <w:szCs w:val="36"/>
          <w:lang w:bidi="hi-IN"/>
        </w:rPr>
        <w:t>O</w:t>
      </w:r>
      <w:r>
        <w:rPr>
          <w:rFonts w:ascii="Arial" w:hAnsi="Arial" w:cs="Arial"/>
          <w:color w:val="000000"/>
          <w:sz w:val="36"/>
          <w:szCs w:val="36"/>
          <w:lang w:bidi="hi-IN"/>
        </w:rPr>
        <w:t xml:space="preserve"> Bava | avakuNThit</w:t>
      </w:r>
      <w:r w:rsidR="00665208">
        <w:rPr>
          <w:rFonts w:ascii="Arial" w:hAnsi="Arial" w:cs="Arial"/>
          <w:color w:val="000000"/>
          <w:sz w:val="36"/>
          <w:szCs w:val="36"/>
          <w:lang w:bidi="hi-IN"/>
        </w:rPr>
        <w:t>O</w:t>
      </w:r>
      <w:r>
        <w:rPr>
          <w:rFonts w:ascii="Arial" w:hAnsi="Arial" w:cs="Arial"/>
          <w:color w:val="000000"/>
          <w:sz w:val="36"/>
          <w:szCs w:val="36"/>
          <w:lang w:bidi="hi-IN"/>
        </w:rPr>
        <w:t xml:space="preserve"> Bava | suprIt</w:t>
      </w:r>
      <w:r w:rsidR="00665208">
        <w:rPr>
          <w:rFonts w:ascii="Arial" w:hAnsi="Arial" w:cs="Arial"/>
          <w:color w:val="000000"/>
          <w:sz w:val="36"/>
          <w:szCs w:val="36"/>
          <w:lang w:bidi="hi-IN"/>
        </w:rPr>
        <w:t>O</w:t>
      </w:r>
      <w:r>
        <w:rPr>
          <w:rFonts w:ascii="Arial" w:hAnsi="Arial" w:cs="Arial"/>
          <w:color w:val="000000"/>
          <w:sz w:val="36"/>
          <w:szCs w:val="36"/>
          <w:lang w:bidi="hi-IN"/>
        </w:rPr>
        <w:t xml:space="preserve"> Bava | suprasann</w:t>
      </w:r>
      <w:r w:rsidR="00665208">
        <w:rPr>
          <w:rFonts w:ascii="Arial" w:hAnsi="Arial" w:cs="Arial"/>
          <w:color w:val="000000"/>
          <w:sz w:val="36"/>
          <w:szCs w:val="36"/>
          <w:lang w:bidi="hi-IN"/>
        </w:rPr>
        <w:t>O</w:t>
      </w:r>
      <w:r>
        <w:rPr>
          <w:rFonts w:ascii="Arial" w:hAnsi="Arial" w:cs="Arial"/>
          <w:color w:val="000000"/>
          <w:sz w:val="36"/>
          <w:szCs w:val="36"/>
          <w:lang w:bidi="hi-IN"/>
        </w:rPr>
        <w:t xml:space="preserve"> Bava | varad</w:t>
      </w:r>
      <w:r w:rsidR="00665208">
        <w:rPr>
          <w:rFonts w:ascii="Arial" w:hAnsi="Arial" w:cs="Arial"/>
          <w:color w:val="000000"/>
          <w:sz w:val="36"/>
          <w:szCs w:val="36"/>
          <w:lang w:bidi="hi-IN"/>
        </w:rPr>
        <w:t>O</w:t>
      </w:r>
      <w:r>
        <w:rPr>
          <w:rFonts w:ascii="Arial" w:hAnsi="Arial" w:cs="Arial"/>
          <w:color w:val="000000"/>
          <w:sz w:val="36"/>
          <w:szCs w:val="36"/>
          <w:lang w:bidi="hi-IN"/>
        </w:rPr>
        <w:t xml:space="preserve"> Bava | </w:t>
      </w:r>
    </w:p>
    <w:p w14:paraId="5C9145F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svAgataM astu | prasIda prasIda | </w:t>
      </w:r>
    </w:p>
    <w:p w14:paraId="370A7608" w14:textId="77777777" w:rsidR="001677C6" w:rsidRDefault="001677C6" w:rsidP="00D91D60">
      <w:pPr>
        <w:autoSpaceDE w:val="0"/>
        <w:autoSpaceDN w:val="0"/>
        <w:adjustRightInd w:val="0"/>
        <w:spacing w:after="0" w:line="240" w:lineRule="auto"/>
        <w:rPr>
          <w:rFonts w:ascii="Arial" w:hAnsi="Arial" w:cs="Arial"/>
          <w:color w:val="000000"/>
          <w:sz w:val="36"/>
          <w:szCs w:val="36"/>
          <w:lang w:bidi="hi-IN"/>
        </w:rPr>
      </w:pPr>
    </w:p>
    <w:p w14:paraId="275ED791" w14:textId="2C8568DD" w:rsidR="00D91D60" w:rsidRDefault="0070557A"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sidR="00D91D60">
        <w:rPr>
          <w:rFonts w:ascii="Arial" w:hAnsi="Arial" w:cs="Arial"/>
          <w:color w:val="000000"/>
          <w:sz w:val="36"/>
          <w:szCs w:val="36"/>
          <w:lang w:bidi="hi-IN"/>
        </w:rPr>
        <w:t>.7.6</w:t>
      </w:r>
      <w:r w:rsidR="00D91D60">
        <w:rPr>
          <w:rFonts w:ascii="Arial" w:hAnsi="Arial" w:cs="Arial"/>
          <w:color w:val="000000"/>
          <w:sz w:val="36"/>
          <w:szCs w:val="36"/>
          <w:lang w:bidi="hi-IN"/>
        </w:rPr>
        <w:tab/>
        <w:t xml:space="preserve"> upacArapUjA</w:t>
      </w:r>
    </w:p>
    <w:p w14:paraId="7C80942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saqdy</w:t>
      </w:r>
      <w:r w:rsidR="00665208">
        <w:rPr>
          <w:rFonts w:ascii="Arial" w:hAnsi="Arial" w:cs="Arial"/>
          <w:color w:val="000000"/>
          <w:sz w:val="36"/>
          <w:szCs w:val="36"/>
          <w:lang w:bidi="hi-IN"/>
        </w:rPr>
        <w:t>O</w:t>
      </w:r>
      <w:r>
        <w:rPr>
          <w:rFonts w:ascii="Arial" w:hAnsi="Arial" w:cs="Arial"/>
          <w:color w:val="000000"/>
          <w:sz w:val="36"/>
          <w:szCs w:val="36"/>
          <w:lang w:bidi="hi-IN"/>
        </w:rPr>
        <w:t xml:space="preserve"> jAqtAyaq vai nam</w:t>
      </w:r>
      <w:r w:rsidR="00665208">
        <w:rPr>
          <w:rFonts w:ascii="Arial" w:hAnsi="Arial" w:cs="Arial"/>
          <w:color w:val="000000"/>
          <w:sz w:val="36"/>
          <w:szCs w:val="36"/>
          <w:lang w:bidi="hi-IN"/>
        </w:rPr>
        <w:t>O</w:t>
      </w:r>
      <w:r>
        <w:rPr>
          <w:rFonts w:ascii="Arial" w:hAnsi="Arial" w:cs="Arial"/>
          <w:color w:val="000000"/>
          <w:sz w:val="36"/>
          <w:szCs w:val="36"/>
          <w:lang w:bidi="hi-IN"/>
        </w:rPr>
        <w:t xml:space="preserve">q nama#H </w:t>
      </w:r>
      <w:r>
        <w:rPr>
          <w:rFonts w:ascii="Arial" w:hAnsi="Arial" w:cs="Arial"/>
          <w:color w:val="000000"/>
          <w:sz w:val="36"/>
          <w:szCs w:val="36"/>
          <w:lang w:bidi="hi-IN"/>
        </w:rPr>
        <w:tab/>
        <w:t xml:space="preserve">- </w:t>
      </w:r>
      <w:r>
        <w:rPr>
          <w:rFonts w:ascii="Arial" w:hAnsi="Arial" w:cs="Arial"/>
          <w:color w:val="000000"/>
          <w:sz w:val="36"/>
          <w:szCs w:val="36"/>
          <w:lang w:bidi="hi-IN"/>
        </w:rPr>
        <w:tab/>
        <w:t xml:space="preserve">ratnasiMhAsanaM samarpayAmi | </w:t>
      </w:r>
    </w:p>
    <w:p w14:paraId="6BC0FBD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Baqv</w:t>
      </w:r>
      <w:r w:rsidR="00665208">
        <w:rPr>
          <w:rFonts w:ascii="Arial" w:hAnsi="Arial" w:cs="Arial"/>
          <w:color w:val="000000"/>
          <w:sz w:val="36"/>
          <w:szCs w:val="36"/>
          <w:lang w:bidi="hi-IN"/>
        </w:rPr>
        <w:t>E</w:t>
      </w:r>
      <w:r>
        <w:rPr>
          <w:rFonts w:ascii="Arial" w:hAnsi="Arial" w:cs="Arial"/>
          <w:color w:val="000000"/>
          <w:sz w:val="36"/>
          <w:szCs w:val="36"/>
          <w:lang w:bidi="hi-IN"/>
        </w:rPr>
        <w:t xml:space="preserve"> Ba#v</w:t>
      </w:r>
      <w:r w:rsidR="00665208">
        <w:rPr>
          <w:rFonts w:ascii="Arial" w:hAnsi="Arial" w:cs="Arial"/>
          <w:color w:val="000000"/>
          <w:sz w:val="36"/>
          <w:szCs w:val="36"/>
          <w:lang w:bidi="hi-IN"/>
        </w:rPr>
        <w:t>E</w:t>
      </w:r>
      <w:r>
        <w:rPr>
          <w:rFonts w:ascii="Arial" w:hAnsi="Arial" w:cs="Arial"/>
          <w:color w:val="000000"/>
          <w:sz w:val="36"/>
          <w:szCs w:val="36"/>
          <w:lang w:bidi="hi-IN"/>
        </w:rPr>
        <w:t>q nAti#Bav</w:t>
      </w:r>
      <w:r w:rsidR="00665208">
        <w:rPr>
          <w:rFonts w:ascii="Arial" w:hAnsi="Arial" w:cs="Arial"/>
          <w:color w:val="000000"/>
          <w:sz w:val="36"/>
          <w:szCs w:val="36"/>
          <w:lang w:bidi="hi-IN"/>
        </w:rPr>
        <w:t>E</w:t>
      </w:r>
      <w:r>
        <w:rPr>
          <w:rFonts w:ascii="Arial" w:hAnsi="Arial" w:cs="Arial"/>
          <w:color w:val="000000"/>
          <w:sz w:val="36"/>
          <w:szCs w:val="36"/>
          <w:lang w:bidi="hi-IN"/>
        </w:rPr>
        <w:t xml:space="preserve"> Bavasvaq mAM </w:t>
      </w:r>
      <w:r>
        <w:rPr>
          <w:rFonts w:ascii="Arial" w:hAnsi="Arial" w:cs="Arial"/>
          <w:color w:val="000000"/>
          <w:sz w:val="36"/>
          <w:szCs w:val="36"/>
          <w:lang w:bidi="hi-IN"/>
        </w:rPr>
        <w:tab/>
      </w:r>
      <w:r>
        <w:rPr>
          <w:rFonts w:ascii="Arial" w:hAnsi="Arial" w:cs="Arial"/>
          <w:color w:val="000000"/>
          <w:sz w:val="36"/>
          <w:szCs w:val="36"/>
          <w:lang w:bidi="hi-IN"/>
        </w:rPr>
        <w:tab/>
        <w:t>-</w:t>
      </w:r>
      <w:r>
        <w:rPr>
          <w:rFonts w:ascii="Arial" w:hAnsi="Arial" w:cs="Arial"/>
          <w:color w:val="000000"/>
          <w:sz w:val="36"/>
          <w:szCs w:val="36"/>
          <w:lang w:bidi="hi-IN"/>
        </w:rPr>
        <w:tab/>
      </w:r>
      <w:r>
        <w:rPr>
          <w:rFonts w:ascii="Arial" w:hAnsi="Arial" w:cs="Arial"/>
          <w:color w:val="000000"/>
          <w:sz w:val="36"/>
          <w:szCs w:val="36"/>
          <w:lang w:bidi="hi-IN"/>
        </w:rPr>
        <w:tab/>
        <w:t xml:space="preserve">pAdyaM samarpayAmi | </w:t>
      </w:r>
    </w:p>
    <w:p w14:paraId="6589D57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Baqv</w:t>
      </w:r>
      <w:r w:rsidR="00665208">
        <w:rPr>
          <w:rFonts w:ascii="Arial" w:hAnsi="Arial" w:cs="Arial"/>
          <w:color w:val="000000"/>
          <w:sz w:val="36"/>
          <w:szCs w:val="36"/>
          <w:lang w:bidi="hi-IN"/>
        </w:rPr>
        <w:t>O</w:t>
      </w:r>
      <w:r>
        <w:rPr>
          <w:rFonts w:ascii="Arial" w:hAnsi="Arial" w:cs="Arial"/>
          <w:color w:val="000000"/>
          <w:sz w:val="36"/>
          <w:szCs w:val="36"/>
          <w:lang w:bidi="hi-IN"/>
        </w:rPr>
        <w:t xml:space="preserve">dBa#vAyaq nama#H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 </w:t>
      </w:r>
      <w:r>
        <w:rPr>
          <w:rFonts w:ascii="Arial" w:hAnsi="Arial" w:cs="Arial"/>
          <w:color w:val="000000"/>
          <w:sz w:val="36"/>
          <w:szCs w:val="36"/>
          <w:lang w:bidi="hi-IN"/>
        </w:rPr>
        <w:tab/>
        <w:t xml:space="preserve">arGyaM samarpayAmi | </w:t>
      </w:r>
    </w:p>
    <w:p w14:paraId="73D04F1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vAqmaqd</w:t>
      </w:r>
      <w:r w:rsidR="00665208">
        <w:rPr>
          <w:rFonts w:ascii="Arial" w:hAnsi="Arial" w:cs="Arial"/>
          <w:color w:val="000000"/>
          <w:sz w:val="36"/>
          <w:szCs w:val="36"/>
          <w:lang w:bidi="hi-IN"/>
        </w:rPr>
        <w:t>E</w:t>
      </w:r>
      <w:r>
        <w:rPr>
          <w:rFonts w:ascii="Arial" w:hAnsi="Arial" w:cs="Arial"/>
          <w:color w:val="000000"/>
          <w:sz w:val="36"/>
          <w:szCs w:val="36"/>
          <w:lang w:bidi="hi-IN"/>
        </w:rPr>
        <w:t xml:space="preserve">qvAyaq nama#H </w:t>
      </w:r>
      <w:r>
        <w:rPr>
          <w:rFonts w:ascii="Arial" w:hAnsi="Arial" w:cs="Arial"/>
          <w:color w:val="000000"/>
          <w:sz w:val="36"/>
          <w:szCs w:val="36"/>
          <w:lang w:bidi="hi-IN"/>
        </w:rPr>
        <w:tab/>
        <w:t xml:space="preserve">- </w:t>
      </w:r>
      <w:r>
        <w:rPr>
          <w:rFonts w:ascii="Arial" w:hAnsi="Arial" w:cs="Arial"/>
          <w:color w:val="000000"/>
          <w:sz w:val="36"/>
          <w:szCs w:val="36"/>
          <w:lang w:bidi="hi-IN"/>
        </w:rPr>
        <w:tab/>
        <w:t xml:space="preserve">AcamanIyaM samarpayAmi | </w:t>
      </w:r>
    </w:p>
    <w:p w14:paraId="1977ED8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jy</w:t>
      </w:r>
      <w:r w:rsidR="00665208">
        <w:rPr>
          <w:rFonts w:ascii="Arial" w:hAnsi="Arial" w:cs="Arial"/>
          <w:color w:val="000000"/>
          <w:sz w:val="36"/>
          <w:szCs w:val="36"/>
          <w:lang w:bidi="hi-IN"/>
        </w:rPr>
        <w:t>E</w:t>
      </w:r>
      <w:r>
        <w:rPr>
          <w:rFonts w:ascii="Arial" w:hAnsi="Arial" w:cs="Arial"/>
          <w:color w:val="000000"/>
          <w:sz w:val="36"/>
          <w:szCs w:val="36"/>
          <w:lang w:bidi="hi-IN"/>
        </w:rPr>
        <w:t xml:space="preserve">qShThAyaq nama#H </w:t>
      </w:r>
      <w:r>
        <w:rPr>
          <w:rFonts w:ascii="Arial" w:hAnsi="Arial" w:cs="Arial"/>
          <w:color w:val="000000"/>
          <w:sz w:val="36"/>
          <w:szCs w:val="36"/>
          <w:lang w:bidi="hi-IN"/>
        </w:rPr>
        <w:tab/>
        <w:t xml:space="preserve">- </w:t>
      </w:r>
      <w:r>
        <w:rPr>
          <w:rFonts w:ascii="Arial" w:hAnsi="Arial" w:cs="Arial"/>
          <w:color w:val="000000"/>
          <w:sz w:val="36"/>
          <w:szCs w:val="36"/>
          <w:lang w:bidi="hi-IN"/>
        </w:rPr>
        <w:tab/>
        <w:t xml:space="preserve">madhuparkkaM samarpayAmi | </w:t>
      </w:r>
    </w:p>
    <w:p w14:paraId="28E0B77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Sr</w:t>
      </w:r>
      <w:r w:rsidR="00665208">
        <w:rPr>
          <w:rFonts w:ascii="Arial" w:hAnsi="Arial" w:cs="Arial"/>
          <w:color w:val="000000"/>
          <w:sz w:val="36"/>
          <w:szCs w:val="36"/>
          <w:lang w:bidi="hi-IN"/>
        </w:rPr>
        <w:t>E</w:t>
      </w:r>
      <w:r>
        <w:rPr>
          <w:rFonts w:ascii="Arial" w:hAnsi="Arial" w:cs="Arial"/>
          <w:color w:val="000000"/>
          <w:sz w:val="36"/>
          <w:szCs w:val="36"/>
          <w:lang w:bidi="hi-IN"/>
        </w:rPr>
        <w:t xml:space="preserve">qShThAyaq nama#H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 </w:t>
      </w:r>
      <w:r>
        <w:rPr>
          <w:rFonts w:ascii="Arial" w:hAnsi="Arial" w:cs="Arial"/>
          <w:color w:val="000000"/>
          <w:sz w:val="36"/>
          <w:szCs w:val="36"/>
          <w:lang w:bidi="hi-IN"/>
        </w:rPr>
        <w:tab/>
        <w:t xml:space="preserve">snAnaM samarpayAmi | </w:t>
      </w:r>
    </w:p>
    <w:p w14:paraId="4FEA9B5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snAnAnantaraM AcamanIyaM samarpayAmi | </w:t>
      </w:r>
    </w:p>
    <w:p w14:paraId="7655DC9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ruqdrAyaq nama#H </w:t>
      </w:r>
      <w:r>
        <w:rPr>
          <w:rFonts w:ascii="Arial" w:hAnsi="Arial" w:cs="Arial"/>
          <w:color w:val="000000"/>
          <w:sz w:val="36"/>
          <w:szCs w:val="36"/>
          <w:lang w:bidi="hi-IN"/>
        </w:rPr>
        <w:tab/>
        <w:t>- vastr</w:t>
      </w:r>
      <w:r w:rsidR="00665208">
        <w:rPr>
          <w:rFonts w:ascii="Arial" w:hAnsi="Arial" w:cs="Arial"/>
          <w:color w:val="000000"/>
          <w:sz w:val="36"/>
          <w:szCs w:val="36"/>
          <w:lang w:bidi="hi-IN"/>
        </w:rPr>
        <w:t>O</w:t>
      </w:r>
      <w:r>
        <w:rPr>
          <w:rFonts w:ascii="Arial" w:hAnsi="Arial" w:cs="Arial"/>
          <w:color w:val="000000"/>
          <w:sz w:val="36"/>
          <w:szCs w:val="36"/>
          <w:lang w:bidi="hi-IN"/>
        </w:rPr>
        <w:t xml:space="preserve">ttarIyaM samarpayAmi | </w:t>
      </w:r>
    </w:p>
    <w:p w14:paraId="56FBE54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kAlA#yaq nama#H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yaj~j</w:t>
      </w:r>
      <w:r w:rsidR="00665208">
        <w:rPr>
          <w:rFonts w:ascii="Arial" w:hAnsi="Arial" w:cs="Arial"/>
          <w:color w:val="000000"/>
          <w:sz w:val="36"/>
          <w:szCs w:val="36"/>
          <w:lang w:bidi="hi-IN"/>
        </w:rPr>
        <w:t>O</w:t>
      </w:r>
      <w:r>
        <w:rPr>
          <w:rFonts w:ascii="Arial" w:hAnsi="Arial" w:cs="Arial"/>
          <w:color w:val="000000"/>
          <w:sz w:val="36"/>
          <w:szCs w:val="36"/>
          <w:lang w:bidi="hi-IN"/>
        </w:rPr>
        <w:t xml:space="preserve">pavItABaraNAni samarpayAmi | </w:t>
      </w:r>
    </w:p>
    <w:p w14:paraId="18984BA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kala#vikaraNAyaq nama#H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 gandhAkShatAn samarpayAmi | </w:t>
      </w:r>
    </w:p>
    <w:p w14:paraId="259C3F7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bala#vikaraNAyaq nama#H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 puShpANi samarpayAmi | </w:t>
      </w:r>
    </w:p>
    <w:p w14:paraId="763B3EE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balA#yaq nama#H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 dhUpaM AGrApayAmi | </w:t>
      </w:r>
    </w:p>
    <w:p w14:paraId="59E8DDC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bala#pramathanAyaq nama#H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 dIpaM darSayAmi | </w:t>
      </w:r>
    </w:p>
    <w:p w14:paraId="5590645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sarv</w:t>
      </w:r>
      <w:r w:rsidR="00665208">
        <w:rPr>
          <w:rFonts w:ascii="Arial" w:hAnsi="Arial" w:cs="Arial"/>
          <w:color w:val="000000"/>
          <w:sz w:val="36"/>
          <w:szCs w:val="36"/>
          <w:lang w:bidi="hi-IN"/>
        </w:rPr>
        <w:t>E</w:t>
      </w:r>
      <w:r>
        <w:rPr>
          <w:rFonts w:ascii="Arial" w:hAnsi="Arial" w:cs="Arial"/>
          <w:color w:val="000000"/>
          <w:sz w:val="36"/>
          <w:szCs w:val="36"/>
          <w:lang w:bidi="hi-IN"/>
        </w:rPr>
        <w:t xml:space="preserve">#BUtadamanAyaq nama#H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naiv</w:t>
      </w:r>
      <w:r w:rsidR="00665208">
        <w:rPr>
          <w:rFonts w:ascii="Arial" w:hAnsi="Arial" w:cs="Arial"/>
          <w:color w:val="000000"/>
          <w:sz w:val="36"/>
          <w:szCs w:val="36"/>
          <w:lang w:bidi="hi-IN"/>
        </w:rPr>
        <w:t>E</w:t>
      </w:r>
      <w:r>
        <w:rPr>
          <w:rFonts w:ascii="Arial" w:hAnsi="Arial" w:cs="Arial"/>
          <w:color w:val="000000"/>
          <w:sz w:val="36"/>
          <w:szCs w:val="36"/>
          <w:lang w:bidi="hi-IN"/>
        </w:rPr>
        <w:t>dyaM niv</w:t>
      </w:r>
      <w:r w:rsidR="00665208">
        <w:rPr>
          <w:rFonts w:ascii="Arial" w:hAnsi="Arial" w:cs="Arial"/>
          <w:color w:val="000000"/>
          <w:sz w:val="36"/>
          <w:szCs w:val="36"/>
          <w:lang w:bidi="hi-IN"/>
        </w:rPr>
        <w:t>E</w:t>
      </w:r>
      <w:r>
        <w:rPr>
          <w:rFonts w:ascii="Arial" w:hAnsi="Arial" w:cs="Arial"/>
          <w:color w:val="000000"/>
          <w:sz w:val="36"/>
          <w:szCs w:val="36"/>
          <w:lang w:bidi="hi-IN"/>
        </w:rPr>
        <w:t xml:space="preserve">dayAmi | </w:t>
      </w:r>
    </w:p>
    <w:p w14:paraId="1F6764E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maqn</w:t>
      </w:r>
      <w:r w:rsidR="00665208">
        <w:rPr>
          <w:rFonts w:ascii="Arial" w:hAnsi="Arial" w:cs="Arial"/>
          <w:color w:val="000000"/>
          <w:sz w:val="36"/>
          <w:szCs w:val="36"/>
          <w:lang w:bidi="hi-IN"/>
        </w:rPr>
        <w:t>O</w:t>
      </w:r>
      <w:r>
        <w:rPr>
          <w:rFonts w:ascii="Arial" w:hAnsi="Arial" w:cs="Arial"/>
          <w:color w:val="000000"/>
          <w:sz w:val="36"/>
          <w:szCs w:val="36"/>
          <w:lang w:bidi="hi-IN"/>
        </w:rPr>
        <w:t xml:space="preserve">nma#nAyaq nama#H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 tAMbUlaM samarpayAmi | </w:t>
      </w:r>
    </w:p>
    <w:p w14:paraId="5C95F9C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saparivAra SrI sAMbaparam</w:t>
      </w:r>
      <w:r w:rsidR="00665208">
        <w:rPr>
          <w:rFonts w:ascii="Arial" w:hAnsi="Arial" w:cs="Arial"/>
          <w:color w:val="000000"/>
          <w:sz w:val="36"/>
          <w:szCs w:val="36"/>
          <w:lang w:bidi="hi-IN"/>
        </w:rPr>
        <w:t>E</w:t>
      </w:r>
      <w:r>
        <w:rPr>
          <w:rFonts w:ascii="Arial" w:hAnsi="Arial" w:cs="Arial"/>
          <w:color w:val="000000"/>
          <w:sz w:val="36"/>
          <w:szCs w:val="36"/>
          <w:lang w:bidi="hi-IN"/>
        </w:rPr>
        <w:t xml:space="preserve">SvarAya namaH | </w:t>
      </w:r>
    </w:p>
    <w:p w14:paraId="009D4D8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sarv</w:t>
      </w:r>
      <w:r w:rsidR="00665208">
        <w:rPr>
          <w:rFonts w:ascii="Arial" w:hAnsi="Arial" w:cs="Arial"/>
          <w:color w:val="000000"/>
          <w:sz w:val="36"/>
          <w:szCs w:val="36"/>
          <w:lang w:bidi="hi-IN"/>
        </w:rPr>
        <w:t>O</w:t>
      </w:r>
      <w:r>
        <w:rPr>
          <w:rFonts w:ascii="Arial" w:hAnsi="Arial" w:cs="Arial"/>
          <w:color w:val="000000"/>
          <w:sz w:val="36"/>
          <w:szCs w:val="36"/>
          <w:lang w:bidi="hi-IN"/>
        </w:rPr>
        <w:t>pacArArth</w:t>
      </w:r>
      <w:r w:rsidR="00665208">
        <w:rPr>
          <w:rFonts w:ascii="Arial" w:hAnsi="Arial" w:cs="Arial"/>
          <w:color w:val="000000"/>
          <w:sz w:val="36"/>
          <w:szCs w:val="36"/>
          <w:lang w:bidi="hi-IN"/>
        </w:rPr>
        <w:t>E</w:t>
      </w:r>
      <w:r>
        <w:rPr>
          <w:rFonts w:ascii="Arial" w:hAnsi="Arial" w:cs="Arial"/>
          <w:color w:val="000000"/>
          <w:sz w:val="36"/>
          <w:szCs w:val="36"/>
          <w:lang w:bidi="hi-IN"/>
        </w:rPr>
        <w:t xml:space="preserve"> karpUranIrAjanaM pradarSayAmi | </w:t>
      </w:r>
    </w:p>
    <w:p w14:paraId="2DB3C08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aqG</w:t>
      </w:r>
      <w:r w:rsidR="00665208">
        <w:rPr>
          <w:rFonts w:ascii="Arial" w:hAnsi="Arial" w:cs="Arial"/>
          <w:color w:val="000000"/>
          <w:sz w:val="36"/>
          <w:szCs w:val="36"/>
          <w:lang w:bidi="hi-IN"/>
        </w:rPr>
        <w:t>O</w:t>
      </w:r>
      <w:r>
        <w:rPr>
          <w:rFonts w:ascii="Arial" w:hAnsi="Arial" w:cs="Arial"/>
          <w:color w:val="000000"/>
          <w:sz w:val="36"/>
          <w:szCs w:val="36"/>
          <w:lang w:bidi="hi-IN"/>
        </w:rPr>
        <w:t>r</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 xml:space="preserve"> &amp;thaqG</w:t>
      </w:r>
      <w:r w:rsidR="00665208">
        <w:rPr>
          <w:rFonts w:ascii="Arial" w:hAnsi="Arial" w:cs="Arial"/>
          <w:color w:val="000000"/>
          <w:sz w:val="36"/>
          <w:szCs w:val="36"/>
          <w:lang w:bidi="hi-IN"/>
        </w:rPr>
        <w:t>O</w:t>
      </w:r>
      <w:r>
        <w:rPr>
          <w:rFonts w:ascii="Arial" w:hAnsi="Arial" w:cs="Arial"/>
          <w:color w:val="000000"/>
          <w:sz w:val="36"/>
          <w:szCs w:val="36"/>
          <w:lang w:bidi="hi-IN"/>
        </w:rPr>
        <w:t>r</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 G</w:t>
      </w:r>
      <w:r w:rsidR="00665208">
        <w:rPr>
          <w:rFonts w:ascii="Arial" w:hAnsi="Arial" w:cs="Arial"/>
          <w:color w:val="000000"/>
          <w:sz w:val="36"/>
          <w:szCs w:val="36"/>
          <w:lang w:bidi="hi-IN"/>
        </w:rPr>
        <w:t>O</w:t>
      </w:r>
      <w:r>
        <w:rPr>
          <w:rFonts w:ascii="Arial" w:hAnsi="Arial" w:cs="Arial"/>
          <w:color w:val="000000"/>
          <w:sz w:val="36"/>
          <w:szCs w:val="36"/>
          <w:lang w:bidi="hi-IN"/>
        </w:rPr>
        <w:t>raqG</w:t>
      </w:r>
      <w:r w:rsidR="00665208">
        <w:rPr>
          <w:rFonts w:ascii="Arial" w:hAnsi="Arial" w:cs="Arial"/>
          <w:color w:val="000000"/>
          <w:sz w:val="36"/>
          <w:szCs w:val="36"/>
          <w:lang w:bidi="hi-IN"/>
        </w:rPr>
        <w:t>O</w:t>
      </w:r>
      <w:r>
        <w:rPr>
          <w:rFonts w:ascii="Arial" w:hAnsi="Arial" w:cs="Arial"/>
          <w:color w:val="000000"/>
          <w:sz w:val="36"/>
          <w:szCs w:val="36"/>
          <w:lang w:bidi="hi-IN"/>
        </w:rPr>
        <w:t>ra#tar</w:t>
      </w:r>
      <w:r w:rsidR="00665208">
        <w:rPr>
          <w:rFonts w:ascii="Arial" w:hAnsi="Arial" w:cs="Arial"/>
          <w:color w:val="000000"/>
          <w:sz w:val="36"/>
          <w:szCs w:val="36"/>
          <w:lang w:bidi="hi-IN"/>
        </w:rPr>
        <w:t>E</w:t>
      </w:r>
      <w:r>
        <w:rPr>
          <w:rFonts w:ascii="Arial" w:hAnsi="Arial" w:cs="Arial"/>
          <w:color w:val="000000"/>
          <w:sz w:val="36"/>
          <w:szCs w:val="36"/>
          <w:lang w:bidi="hi-IN"/>
        </w:rPr>
        <w:t xml:space="preserve">ByaH | </w:t>
      </w:r>
    </w:p>
    <w:p w14:paraId="63EEEE3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sarv</w:t>
      </w:r>
      <w:r w:rsidR="00665208">
        <w:rPr>
          <w:rFonts w:ascii="Arial" w:hAnsi="Arial" w:cs="Arial"/>
          <w:color w:val="000000"/>
          <w:sz w:val="36"/>
          <w:szCs w:val="36"/>
          <w:lang w:bidi="hi-IN"/>
        </w:rPr>
        <w:t>E</w:t>
      </w:r>
      <w:r>
        <w:rPr>
          <w:rFonts w:ascii="Arial" w:hAnsi="Arial" w:cs="Arial"/>
          <w:color w:val="000000"/>
          <w:sz w:val="36"/>
          <w:szCs w:val="36"/>
          <w:lang w:bidi="hi-IN"/>
        </w:rPr>
        <w:t>$ByaH sarvaq Sarv</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 nama#st</w:t>
      </w:r>
      <w:r w:rsidR="00665208">
        <w:rPr>
          <w:rFonts w:ascii="Arial" w:hAnsi="Arial" w:cs="Arial"/>
          <w:color w:val="000000"/>
          <w:sz w:val="36"/>
          <w:szCs w:val="36"/>
          <w:lang w:bidi="hi-IN"/>
        </w:rPr>
        <w:t>E</w:t>
      </w:r>
      <w:r>
        <w:rPr>
          <w:rFonts w:ascii="Arial" w:hAnsi="Arial" w:cs="Arial"/>
          <w:color w:val="000000"/>
          <w:sz w:val="36"/>
          <w:szCs w:val="36"/>
          <w:lang w:bidi="hi-IN"/>
        </w:rPr>
        <w:t xml:space="preserve"> astu ruqdrarU#p</w:t>
      </w:r>
      <w:r w:rsidR="00665208">
        <w:rPr>
          <w:rFonts w:ascii="Arial" w:hAnsi="Arial" w:cs="Arial"/>
          <w:color w:val="000000"/>
          <w:sz w:val="36"/>
          <w:szCs w:val="36"/>
          <w:lang w:bidi="hi-IN"/>
        </w:rPr>
        <w:t>E</w:t>
      </w:r>
      <w:r>
        <w:rPr>
          <w:rFonts w:ascii="Arial" w:hAnsi="Arial" w:cs="Arial"/>
          <w:color w:val="000000"/>
          <w:sz w:val="36"/>
          <w:szCs w:val="36"/>
          <w:lang w:bidi="hi-IN"/>
        </w:rPr>
        <w:t xml:space="preserve">ByaH || </w:t>
      </w:r>
    </w:p>
    <w:p w14:paraId="603679A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4E5FBF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tatpuru#ShAya viqdmah</w:t>
      </w:r>
      <w:r w:rsidR="00665208">
        <w:rPr>
          <w:rFonts w:ascii="Arial" w:hAnsi="Arial" w:cs="Arial"/>
          <w:color w:val="000000"/>
          <w:sz w:val="36"/>
          <w:szCs w:val="36"/>
          <w:lang w:bidi="hi-IN"/>
        </w:rPr>
        <w:t>E</w:t>
      </w:r>
      <w:r>
        <w:rPr>
          <w:rFonts w:ascii="Arial" w:hAnsi="Arial" w:cs="Arial"/>
          <w:color w:val="000000"/>
          <w:sz w:val="36"/>
          <w:szCs w:val="36"/>
          <w:lang w:bidi="hi-IN"/>
        </w:rPr>
        <w:t># mahAd</w:t>
      </w:r>
      <w:r w:rsidR="00665208">
        <w:rPr>
          <w:rFonts w:ascii="Arial" w:hAnsi="Arial" w:cs="Arial"/>
          <w:color w:val="000000"/>
          <w:sz w:val="36"/>
          <w:szCs w:val="36"/>
          <w:lang w:bidi="hi-IN"/>
        </w:rPr>
        <w:t>E</w:t>
      </w:r>
      <w:r>
        <w:rPr>
          <w:rFonts w:ascii="Arial" w:hAnsi="Arial" w:cs="Arial"/>
          <w:color w:val="000000"/>
          <w:sz w:val="36"/>
          <w:szCs w:val="36"/>
          <w:lang w:bidi="hi-IN"/>
        </w:rPr>
        <w:t>qvAya# dhImahi | tann</w:t>
      </w:r>
      <w:r w:rsidR="00665208">
        <w:rPr>
          <w:rFonts w:ascii="Arial" w:hAnsi="Arial" w:cs="Arial"/>
          <w:color w:val="000000"/>
          <w:sz w:val="36"/>
          <w:szCs w:val="36"/>
          <w:lang w:bidi="hi-IN"/>
        </w:rPr>
        <w:t>O</w:t>
      </w:r>
      <w:r>
        <w:rPr>
          <w:rFonts w:ascii="Arial" w:hAnsi="Arial" w:cs="Arial"/>
          <w:color w:val="000000"/>
          <w:sz w:val="36"/>
          <w:szCs w:val="36"/>
          <w:lang w:bidi="hi-IN"/>
        </w:rPr>
        <w:t># rudraH prac</w:t>
      </w:r>
      <w:r w:rsidR="00665208">
        <w:rPr>
          <w:rFonts w:ascii="Arial" w:hAnsi="Arial" w:cs="Arial"/>
          <w:color w:val="000000"/>
          <w:sz w:val="36"/>
          <w:szCs w:val="36"/>
          <w:lang w:bidi="hi-IN"/>
        </w:rPr>
        <w:t>O</w:t>
      </w:r>
      <w:r>
        <w:rPr>
          <w:rFonts w:ascii="Arial" w:hAnsi="Arial" w:cs="Arial"/>
          <w:color w:val="000000"/>
          <w:sz w:val="36"/>
          <w:szCs w:val="36"/>
          <w:lang w:bidi="hi-IN"/>
        </w:rPr>
        <w:t xml:space="preserve">qdayA$t || </w:t>
      </w:r>
    </w:p>
    <w:p w14:paraId="25FF4B8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E025BD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ISAnaH sarva#vidyAqnAq-mISvarasarva# BUtAqnAqM brahmAdhi#patiq rbrahmaqN</w:t>
      </w:r>
      <w:r w:rsidR="00665208">
        <w:rPr>
          <w:rFonts w:ascii="Arial" w:hAnsi="Arial" w:cs="Arial"/>
          <w:color w:val="000000"/>
          <w:sz w:val="36"/>
          <w:szCs w:val="36"/>
          <w:lang w:bidi="hi-IN"/>
        </w:rPr>
        <w:t>O</w:t>
      </w:r>
    </w:p>
    <w:p w14:paraId="4B8AAF28" w14:textId="2184B268"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&amp;dhi#patiq rbrahmA# Siqv</w:t>
      </w:r>
      <w:r w:rsidR="00665208">
        <w:rPr>
          <w:rFonts w:ascii="Arial" w:hAnsi="Arial" w:cs="Arial"/>
          <w:color w:val="000000"/>
          <w:sz w:val="36"/>
          <w:szCs w:val="36"/>
          <w:lang w:bidi="hi-IN"/>
        </w:rPr>
        <w:t>O</w:t>
      </w:r>
      <w:r>
        <w:rPr>
          <w:rFonts w:ascii="Arial" w:hAnsi="Arial" w:cs="Arial"/>
          <w:color w:val="000000"/>
          <w:sz w:val="36"/>
          <w:szCs w:val="36"/>
          <w:lang w:bidi="hi-IN"/>
        </w:rPr>
        <w:t xml:space="preserve"> m</w:t>
      </w:r>
      <w:r w:rsidR="00665208">
        <w:rPr>
          <w:rFonts w:ascii="Arial" w:hAnsi="Arial" w:cs="Arial"/>
          <w:color w:val="000000"/>
          <w:sz w:val="36"/>
          <w:szCs w:val="36"/>
          <w:lang w:bidi="hi-IN"/>
        </w:rPr>
        <w:t>E</w:t>
      </w:r>
      <w:r>
        <w:rPr>
          <w:rFonts w:ascii="Arial" w:hAnsi="Arial" w:cs="Arial"/>
          <w:color w:val="000000"/>
          <w:sz w:val="36"/>
          <w:szCs w:val="36"/>
          <w:lang w:bidi="hi-IN"/>
        </w:rPr>
        <w:t># astu sadASiqv</w:t>
      </w:r>
      <w:r w:rsidR="00842E57">
        <w:rPr>
          <w:rFonts w:ascii="Arial" w:hAnsi="Arial" w:cs="Arial"/>
          <w:color w:val="000000"/>
          <w:sz w:val="36"/>
          <w:szCs w:val="36"/>
          <w:lang w:bidi="hi-IN"/>
        </w:rPr>
        <w:t>OM</w:t>
      </w:r>
      <w:r>
        <w:rPr>
          <w:rFonts w:ascii="Arial" w:hAnsi="Arial" w:cs="Arial"/>
          <w:color w:val="000000"/>
          <w:sz w:val="36"/>
          <w:szCs w:val="36"/>
          <w:lang w:bidi="hi-IN"/>
        </w:rPr>
        <w:t xml:space="preserve"> || </w:t>
      </w:r>
    </w:p>
    <w:p w14:paraId="226E802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436295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gram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gramEnd"/>
      <w:r>
        <w:rPr>
          <w:rFonts w:ascii="Arial" w:hAnsi="Arial" w:cs="Arial"/>
          <w:color w:val="000000"/>
          <w:sz w:val="36"/>
          <w:szCs w:val="36"/>
          <w:lang w:bidi="hi-IN"/>
        </w:rPr>
        <w:t xml:space="preserve"> hiraNyabAhav</w:t>
      </w:r>
      <w:r w:rsidR="00665208">
        <w:rPr>
          <w:rFonts w:ascii="Arial" w:hAnsi="Arial" w:cs="Arial"/>
          <w:color w:val="000000"/>
          <w:sz w:val="36"/>
          <w:szCs w:val="36"/>
          <w:lang w:bidi="hi-IN"/>
        </w:rPr>
        <w:t>E</w:t>
      </w:r>
      <w:r>
        <w:rPr>
          <w:rFonts w:ascii="Arial" w:hAnsi="Arial" w:cs="Arial"/>
          <w:color w:val="000000"/>
          <w:sz w:val="36"/>
          <w:szCs w:val="36"/>
          <w:lang w:bidi="hi-IN"/>
        </w:rPr>
        <w:t xml:space="preserve"> hiraNyavarNAya hiraNyarUpAya hiraNyapatay</w:t>
      </w:r>
      <w:r w:rsidR="00665208">
        <w:rPr>
          <w:rFonts w:ascii="Arial" w:hAnsi="Arial" w:cs="Arial"/>
          <w:color w:val="000000"/>
          <w:sz w:val="36"/>
          <w:szCs w:val="36"/>
          <w:lang w:bidi="hi-IN"/>
        </w:rPr>
        <w:t>E</w:t>
      </w:r>
      <w:r>
        <w:rPr>
          <w:rFonts w:ascii="Arial" w:hAnsi="Arial" w:cs="Arial"/>
          <w:color w:val="000000"/>
          <w:sz w:val="36"/>
          <w:szCs w:val="36"/>
          <w:lang w:bidi="hi-IN"/>
        </w:rPr>
        <w:t xml:space="preserve"> &amp;biMkApataya umApatay</w:t>
      </w:r>
      <w:r w:rsidR="00665208">
        <w:rPr>
          <w:rFonts w:ascii="Arial" w:hAnsi="Arial" w:cs="Arial"/>
          <w:color w:val="000000"/>
          <w:sz w:val="36"/>
          <w:szCs w:val="36"/>
          <w:lang w:bidi="hi-IN"/>
        </w:rPr>
        <w:t>E</w:t>
      </w:r>
      <w:r>
        <w:rPr>
          <w:rFonts w:ascii="Arial" w:hAnsi="Arial" w:cs="Arial"/>
          <w:color w:val="000000"/>
          <w:sz w:val="36"/>
          <w:szCs w:val="36"/>
          <w:lang w:bidi="hi-IN"/>
        </w:rPr>
        <w:t xml:space="preserve"> paSupatay</w:t>
      </w:r>
      <w:r w:rsidR="00665208">
        <w:rPr>
          <w:rFonts w:ascii="Arial" w:hAnsi="Arial" w:cs="Arial"/>
          <w:color w:val="000000"/>
          <w:sz w:val="36"/>
          <w:szCs w:val="36"/>
          <w:lang w:bidi="hi-IN"/>
        </w:rPr>
        <w:t>E</w:t>
      </w:r>
      <w:r>
        <w:rPr>
          <w:rFonts w:ascii="Arial" w:hAnsi="Arial" w:cs="Arial"/>
          <w:color w:val="000000"/>
          <w:sz w:val="36"/>
          <w:szCs w:val="36"/>
          <w:lang w:bidi="hi-IN"/>
        </w:rPr>
        <w:t># nam</w:t>
      </w:r>
      <w:r w:rsidR="00665208">
        <w:rPr>
          <w:rFonts w:ascii="Arial" w:hAnsi="Arial" w:cs="Arial"/>
          <w:color w:val="000000"/>
          <w:sz w:val="36"/>
          <w:szCs w:val="36"/>
          <w:lang w:bidi="hi-IN"/>
        </w:rPr>
        <w:t>O</w:t>
      </w:r>
      <w:r>
        <w:rPr>
          <w:rFonts w:ascii="Arial" w:hAnsi="Arial" w:cs="Arial"/>
          <w:color w:val="000000"/>
          <w:sz w:val="36"/>
          <w:szCs w:val="36"/>
          <w:lang w:bidi="hi-IN"/>
        </w:rPr>
        <w:t>q namaH || )</w:t>
      </w:r>
    </w:p>
    <w:p w14:paraId="2CDD912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
    <w:p w14:paraId="4B17549F" w14:textId="77777777" w:rsidR="001677C6" w:rsidRDefault="001677C6">
      <w:pPr>
        <w:rPr>
          <w:rFonts w:ascii="Arial" w:hAnsi="Arial" w:cs="Arial"/>
          <w:color w:val="000000"/>
          <w:sz w:val="36"/>
          <w:szCs w:val="36"/>
          <w:lang w:bidi="hi-IN"/>
        </w:rPr>
      </w:pPr>
      <w:r>
        <w:rPr>
          <w:rFonts w:ascii="Arial" w:hAnsi="Arial" w:cs="Arial"/>
          <w:color w:val="000000"/>
          <w:sz w:val="36"/>
          <w:szCs w:val="36"/>
          <w:lang w:bidi="hi-IN"/>
        </w:rPr>
        <w:br w:type="page"/>
      </w:r>
    </w:p>
    <w:p w14:paraId="59163978" w14:textId="425997AF" w:rsidR="00D91D60" w:rsidRPr="00EE0833" w:rsidRDefault="00531150" w:rsidP="00EE0833">
      <w:pPr>
        <w:pStyle w:val="Heading1"/>
        <w:numPr>
          <w:ilvl w:val="0"/>
          <w:numId w:val="0"/>
        </w:numPr>
        <w:ind w:left="432"/>
        <w:rPr>
          <w:rFonts w:ascii="Arial" w:hAnsi="Arial" w:cs="Arial"/>
        </w:rPr>
      </w:pPr>
      <w:r w:rsidRPr="00EE0833">
        <w:rPr>
          <w:rFonts w:ascii="Arial" w:hAnsi="Arial" w:cs="Arial"/>
        </w:rPr>
        <w:lastRenderedPageBreak/>
        <w:t>4</w:t>
      </w:r>
      <w:r w:rsidR="00D91D60" w:rsidRPr="00EE0833">
        <w:rPr>
          <w:rFonts w:ascii="Arial" w:hAnsi="Arial" w:cs="Arial"/>
        </w:rPr>
        <w:t>.</w:t>
      </w:r>
      <w:r w:rsidR="00D91D60" w:rsidRPr="00EE0833">
        <w:rPr>
          <w:rFonts w:ascii="Arial" w:hAnsi="Arial" w:cs="Arial"/>
        </w:rPr>
        <w:tab/>
        <w:t>mahAnyAsaH</w:t>
      </w:r>
    </w:p>
    <w:p w14:paraId="44A7850A" w14:textId="339D848E" w:rsidR="00D91D60" w:rsidRDefault="00531150" w:rsidP="00D91D60">
      <w:pPr>
        <w:autoSpaceDE w:val="0"/>
        <w:autoSpaceDN w:val="0"/>
        <w:adjustRightInd w:val="0"/>
        <w:spacing w:after="0" w:line="240" w:lineRule="auto"/>
        <w:rPr>
          <w:rFonts w:ascii="Arial" w:hAnsi="Arial" w:cs="Arial"/>
          <w:b/>
          <w:bCs/>
          <w:color w:val="000000"/>
          <w:sz w:val="36"/>
          <w:szCs w:val="36"/>
          <w:lang w:bidi="hi-IN"/>
        </w:rPr>
      </w:pPr>
      <w:r w:rsidRPr="00EE0833">
        <w:rPr>
          <w:rFonts w:ascii="Arial" w:hAnsi="Arial" w:cs="Arial"/>
          <w:b/>
          <w:bCs/>
          <w:color w:val="000000"/>
          <w:sz w:val="36"/>
          <w:szCs w:val="36"/>
          <w:lang w:bidi="hi-IN"/>
        </w:rPr>
        <w:t>4</w:t>
      </w:r>
      <w:r w:rsidR="00D91D60" w:rsidRPr="00EE0833">
        <w:rPr>
          <w:rFonts w:ascii="Arial" w:hAnsi="Arial" w:cs="Arial"/>
          <w:b/>
          <w:bCs/>
          <w:color w:val="000000"/>
          <w:sz w:val="36"/>
          <w:szCs w:val="36"/>
          <w:lang w:bidi="hi-IN"/>
        </w:rPr>
        <w:t>.1</w:t>
      </w:r>
      <w:r w:rsidR="00D91D60" w:rsidRPr="00EE0833">
        <w:rPr>
          <w:rFonts w:ascii="Arial" w:hAnsi="Arial" w:cs="Arial"/>
          <w:b/>
          <w:bCs/>
          <w:color w:val="000000"/>
          <w:sz w:val="36"/>
          <w:szCs w:val="36"/>
          <w:lang w:bidi="hi-IN"/>
        </w:rPr>
        <w:tab/>
        <w:t xml:space="preserve"> kalaSa pratiShThApana </w:t>
      </w:r>
      <w:r w:rsidR="00EE0833">
        <w:rPr>
          <w:rFonts w:ascii="Arial" w:hAnsi="Arial" w:cs="Arial"/>
          <w:b/>
          <w:bCs/>
          <w:color w:val="000000"/>
          <w:sz w:val="36"/>
          <w:szCs w:val="36"/>
          <w:lang w:bidi="hi-IN"/>
        </w:rPr>
        <w:t>mantra</w:t>
      </w:r>
    </w:p>
    <w:p w14:paraId="2727EAE2" w14:textId="77777777" w:rsidR="00EE0833" w:rsidRPr="00EE0833" w:rsidRDefault="00EE0833" w:rsidP="00D91D60">
      <w:pPr>
        <w:autoSpaceDE w:val="0"/>
        <w:autoSpaceDN w:val="0"/>
        <w:adjustRightInd w:val="0"/>
        <w:spacing w:after="0" w:line="240" w:lineRule="auto"/>
        <w:rPr>
          <w:rFonts w:ascii="Arial" w:hAnsi="Arial" w:cs="Arial"/>
          <w:b/>
          <w:bCs/>
          <w:color w:val="000000"/>
          <w:sz w:val="36"/>
          <w:szCs w:val="36"/>
          <w:lang w:bidi="hi-IN"/>
        </w:rPr>
      </w:pPr>
    </w:p>
    <w:p w14:paraId="69A79F4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brahma#jaj~jAqqnaM pra#thaqqmaM puqrastAqd visI#maqqta-ssuqqruc</w:t>
      </w:r>
      <w:r w:rsidR="00665208">
        <w:rPr>
          <w:rFonts w:ascii="Arial" w:hAnsi="Arial" w:cs="Arial"/>
          <w:color w:val="000000"/>
          <w:sz w:val="36"/>
          <w:szCs w:val="36"/>
          <w:lang w:bidi="hi-IN"/>
        </w:rPr>
        <w:t>O</w:t>
      </w:r>
      <w:r>
        <w:rPr>
          <w:rFonts w:ascii="Arial" w:hAnsi="Arial" w:cs="Arial"/>
          <w:color w:val="000000"/>
          <w:sz w:val="36"/>
          <w:szCs w:val="36"/>
          <w:lang w:bidi="hi-IN"/>
        </w:rPr>
        <w:t># v</w:t>
      </w:r>
      <w:r w:rsidR="00665208">
        <w:rPr>
          <w:rFonts w:ascii="Arial" w:hAnsi="Arial" w:cs="Arial"/>
          <w:color w:val="000000"/>
          <w:sz w:val="36"/>
          <w:szCs w:val="36"/>
          <w:lang w:bidi="hi-IN"/>
        </w:rPr>
        <w:t>E</w:t>
      </w:r>
      <w:r>
        <w:rPr>
          <w:rFonts w:ascii="Arial" w:hAnsi="Arial" w:cs="Arial"/>
          <w:color w:val="000000"/>
          <w:sz w:val="36"/>
          <w:szCs w:val="36"/>
          <w:lang w:bidi="hi-IN"/>
        </w:rPr>
        <w:t xml:space="preserve">qqna A#vaH | </w:t>
      </w:r>
    </w:p>
    <w:p w14:paraId="5E9768E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 buqqdhniyA# upaqmA a#sya viqShThA-ssaqtaScaq y</w:t>
      </w:r>
      <w:r w:rsidR="00665208">
        <w:rPr>
          <w:rFonts w:ascii="Arial" w:hAnsi="Arial" w:cs="Arial"/>
          <w:color w:val="000000"/>
          <w:sz w:val="36"/>
          <w:szCs w:val="36"/>
          <w:lang w:bidi="hi-IN"/>
        </w:rPr>
        <w:t>O</w:t>
      </w:r>
      <w:r>
        <w:rPr>
          <w:rFonts w:ascii="Arial" w:hAnsi="Arial" w:cs="Arial"/>
          <w:color w:val="000000"/>
          <w:sz w:val="36"/>
          <w:szCs w:val="36"/>
          <w:lang w:bidi="hi-IN"/>
        </w:rPr>
        <w:t xml:space="preserve">niq-masa#taScaq viva#H | </w:t>
      </w:r>
    </w:p>
    <w:p w14:paraId="71A0192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5F269C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nAk</w:t>
      </w:r>
      <w:r w:rsidR="00665208">
        <w:rPr>
          <w:rFonts w:ascii="Arial" w:hAnsi="Arial" w:cs="Arial"/>
          <w:color w:val="000000"/>
          <w:sz w:val="36"/>
          <w:szCs w:val="36"/>
          <w:lang w:bidi="hi-IN"/>
        </w:rPr>
        <w:t>E</w:t>
      </w:r>
      <w:r>
        <w:rPr>
          <w:rFonts w:ascii="Arial" w:hAnsi="Arial" w:cs="Arial"/>
          <w:color w:val="000000"/>
          <w:sz w:val="36"/>
          <w:szCs w:val="36"/>
          <w:lang w:bidi="hi-IN"/>
        </w:rPr>
        <w:t># supaqrNa mupaqyat pata#nta(gm) hRuqdA v</w:t>
      </w:r>
      <w:r w:rsidR="00665208">
        <w:rPr>
          <w:rFonts w:ascii="Arial" w:hAnsi="Arial" w:cs="Arial"/>
          <w:color w:val="000000"/>
          <w:sz w:val="36"/>
          <w:szCs w:val="36"/>
          <w:lang w:bidi="hi-IN"/>
        </w:rPr>
        <w:t>E</w:t>
      </w:r>
      <w:r>
        <w:rPr>
          <w:rFonts w:ascii="Arial" w:hAnsi="Arial" w:cs="Arial"/>
          <w:color w:val="000000"/>
          <w:sz w:val="36"/>
          <w:szCs w:val="36"/>
          <w:lang w:bidi="hi-IN"/>
        </w:rPr>
        <w:t>na#nt</w:t>
      </w:r>
      <w:r w:rsidR="00665208">
        <w:rPr>
          <w:rFonts w:ascii="Arial" w:hAnsi="Arial" w:cs="Arial"/>
          <w:color w:val="000000"/>
          <w:sz w:val="36"/>
          <w:szCs w:val="36"/>
          <w:lang w:bidi="hi-IN"/>
        </w:rPr>
        <w:t>O</w:t>
      </w:r>
      <w:r>
        <w:rPr>
          <w:rFonts w:ascii="Arial" w:hAnsi="Arial" w:cs="Arial"/>
          <w:color w:val="000000"/>
          <w:sz w:val="36"/>
          <w:szCs w:val="36"/>
          <w:lang w:bidi="hi-IN"/>
        </w:rPr>
        <w:t xml:space="preserve"> aqByaca#kSha-tatvA | </w:t>
      </w:r>
    </w:p>
    <w:p w14:paraId="5FCFD09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hira#NyapakShaqM ~Mvaru#Nasya dUqtaM ~Myaqmasyaq y</w:t>
      </w:r>
      <w:r w:rsidR="00665208">
        <w:rPr>
          <w:rFonts w:ascii="Arial" w:hAnsi="Arial" w:cs="Arial"/>
          <w:color w:val="000000"/>
          <w:sz w:val="36"/>
          <w:szCs w:val="36"/>
          <w:lang w:bidi="hi-IN"/>
        </w:rPr>
        <w:t>O</w:t>
      </w:r>
      <w:r>
        <w:rPr>
          <w:rFonts w:ascii="Arial" w:hAnsi="Arial" w:cs="Arial"/>
          <w:color w:val="000000"/>
          <w:sz w:val="36"/>
          <w:szCs w:val="36"/>
          <w:lang w:bidi="hi-IN"/>
        </w:rPr>
        <w:t xml:space="preserve">nau# SakuqnaM Bu#raqNyuM | </w:t>
      </w:r>
    </w:p>
    <w:p w14:paraId="428191D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FC490E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ApyA#yasvaq sam</w:t>
      </w:r>
      <w:r w:rsidR="00665208">
        <w:rPr>
          <w:rFonts w:ascii="Arial" w:hAnsi="Arial" w:cs="Arial"/>
          <w:color w:val="000000"/>
          <w:sz w:val="36"/>
          <w:szCs w:val="36"/>
          <w:lang w:bidi="hi-IN"/>
        </w:rPr>
        <w:t>E</w:t>
      </w:r>
      <w:r>
        <w:rPr>
          <w:rFonts w:ascii="Arial" w:hAnsi="Arial" w:cs="Arial"/>
          <w:color w:val="000000"/>
          <w:sz w:val="36"/>
          <w:szCs w:val="36"/>
          <w:lang w:bidi="hi-IN"/>
        </w:rPr>
        <w:t>#tu t</w:t>
      </w:r>
      <w:r w:rsidR="00665208">
        <w:rPr>
          <w:rFonts w:ascii="Arial" w:hAnsi="Arial" w:cs="Arial"/>
          <w:color w:val="000000"/>
          <w:sz w:val="36"/>
          <w:szCs w:val="36"/>
          <w:lang w:bidi="hi-IN"/>
        </w:rPr>
        <w:t>E</w:t>
      </w:r>
      <w:r>
        <w:rPr>
          <w:rFonts w:ascii="Arial" w:hAnsi="Arial" w:cs="Arial"/>
          <w:color w:val="000000"/>
          <w:sz w:val="36"/>
          <w:szCs w:val="36"/>
          <w:lang w:bidi="hi-IN"/>
        </w:rPr>
        <w:t xml:space="preserve"> viqSvata#H s</w:t>
      </w:r>
      <w:r w:rsidR="00665208">
        <w:rPr>
          <w:rFonts w:ascii="Arial" w:hAnsi="Arial" w:cs="Arial"/>
          <w:color w:val="000000"/>
          <w:sz w:val="36"/>
          <w:szCs w:val="36"/>
          <w:lang w:bidi="hi-IN"/>
        </w:rPr>
        <w:t>O</w:t>
      </w:r>
      <w:r>
        <w:rPr>
          <w:rFonts w:ascii="Arial" w:hAnsi="Arial" w:cs="Arial"/>
          <w:color w:val="000000"/>
          <w:sz w:val="36"/>
          <w:szCs w:val="36"/>
          <w:lang w:bidi="hi-IN"/>
        </w:rPr>
        <w:t>maq vRuShNi#yaM | BavAq vAja#sya saMgaqth</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p>
    <w:p w14:paraId="32F92AF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w:t>
      </w:r>
      <w:r w:rsidR="00665208">
        <w:rPr>
          <w:rFonts w:ascii="Arial" w:hAnsi="Arial" w:cs="Arial"/>
          <w:color w:val="000000"/>
          <w:sz w:val="36"/>
          <w:szCs w:val="36"/>
          <w:lang w:bidi="hi-IN"/>
        </w:rPr>
        <w:t>O</w:t>
      </w:r>
      <w:r>
        <w:rPr>
          <w:rFonts w:ascii="Arial" w:hAnsi="Arial" w:cs="Arial"/>
          <w:color w:val="000000"/>
          <w:sz w:val="36"/>
          <w:szCs w:val="36"/>
          <w:lang w:bidi="hi-IN"/>
        </w:rPr>
        <w:t xml:space="preserve"> ruqdr</w:t>
      </w:r>
      <w:r w:rsidR="00665208">
        <w:rPr>
          <w:rFonts w:ascii="Arial" w:hAnsi="Arial" w:cs="Arial"/>
          <w:color w:val="000000"/>
          <w:sz w:val="36"/>
          <w:szCs w:val="36"/>
          <w:lang w:bidi="hi-IN"/>
        </w:rPr>
        <w:t>O</w:t>
      </w:r>
      <w:r>
        <w:rPr>
          <w:rFonts w:ascii="Arial" w:hAnsi="Arial" w:cs="Arial"/>
          <w:color w:val="000000"/>
          <w:sz w:val="36"/>
          <w:szCs w:val="36"/>
          <w:lang w:bidi="hi-IN"/>
        </w:rPr>
        <w:t xml:space="preserve"> aqgnau y</w:t>
      </w:r>
      <w:r w:rsidR="00665208">
        <w:rPr>
          <w:rFonts w:ascii="Arial" w:hAnsi="Arial" w:cs="Arial"/>
          <w:color w:val="000000"/>
          <w:sz w:val="36"/>
          <w:szCs w:val="36"/>
          <w:lang w:bidi="hi-IN"/>
        </w:rPr>
        <w:t>O</w:t>
      </w:r>
      <w:r>
        <w:rPr>
          <w:rFonts w:ascii="Arial" w:hAnsi="Arial" w:cs="Arial"/>
          <w:color w:val="000000"/>
          <w:sz w:val="36"/>
          <w:szCs w:val="36"/>
          <w:lang w:bidi="hi-IN"/>
        </w:rPr>
        <w:t xml:space="preserve"> aqPsu ya </w:t>
      </w:r>
      <w:r w:rsidR="00665208">
        <w:rPr>
          <w:rFonts w:ascii="Arial" w:hAnsi="Arial" w:cs="Arial"/>
          <w:color w:val="000000"/>
          <w:sz w:val="36"/>
          <w:szCs w:val="36"/>
          <w:lang w:bidi="hi-IN"/>
        </w:rPr>
        <w:t>O</w:t>
      </w:r>
      <w:r>
        <w:rPr>
          <w:rFonts w:ascii="Arial" w:hAnsi="Arial" w:cs="Arial"/>
          <w:color w:val="000000"/>
          <w:sz w:val="36"/>
          <w:szCs w:val="36"/>
          <w:lang w:bidi="hi-IN"/>
        </w:rPr>
        <w:t>Sha#dhIShuq y</w:t>
      </w:r>
      <w:r w:rsidR="00665208">
        <w:rPr>
          <w:rFonts w:ascii="Arial" w:hAnsi="Arial" w:cs="Arial"/>
          <w:color w:val="000000"/>
          <w:sz w:val="36"/>
          <w:szCs w:val="36"/>
          <w:lang w:bidi="hi-IN"/>
        </w:rPr>
        <w:t>O</w:t>
      </w:r>
      <w:r>
        <w:rPr>
          <w:rFonts w:ascii="Arial" w:hAnsi="Arial" w:cs="Arial"/>
          <w:color w:val="000000"/>
          <w:sz w:val="36"/>
          <w:szCs w:val="36"/>
          <w:lang w:bidi="hi-IN"/>
        </w:rPr>
        <w:t xml:space="preserve"> ruqdr</w:t>
      </w:r>
      <w:r w:rsidR="00665208">
        <w:rPr>
          <w:rFonts w:ascii="Arial" w:hAnsi="Arial" w:cs="Arial"/>
          <w:color w:val="000000"/>
          <w:sz w:val="36"/>
          <w:szCs w:val="36"/>
          <w:lang w:bidi="hi-IN"/>
        </w:rPr>
        <w:t>O</w:t>
      </w:r>
      <w:r>
        <w:rPr>
          <w:rFonts w:ascii="Arial" w:hAnsi="Arial" w:cs="Arial"/>
          <w:color w:val="000000"/>
          <w:sz w:val="36"/>
          <w:szCs w:val="36"/>
          <w:lang w:bidi="hi-IN"/>
        </w:rPr>
        <w:t xml:space="preserve"> viSvAq </w:t>
      </w:r>
    </w:p>
    <w:p w14:paraId="1BF32A0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Buva#nA&amp;&amp;viqv</w:t>
      </w:r>
      <w:r w:rsidR="00665208">
        <w:rPr>
          <w:rFonts w:ascii="Arial" w:hAnsi="Arial" w:cs="Arial"/>
          <w:color w:val="000000"/>
          <w:sz w:val="36"/>
          <w:szCs w:val="36"/>
          <w:lang w:bidi="hi-IN"/>
        </w:rPr>
        <w:t>E</w:t>
      </w:r>
      <w:r>
        <w:rPr>
          <w:rFonts w:ascii="Arial" w:hAnsi="Arial" w:cs="Arial"/>
          <w:color w:val="000000"/>
          <w:sz w:val="36"/>
          <w:szCs w:val="36"/>
          <w:lang w:bidi="hi-IN"/>
        </w:rPr>
        <w:t>Saq tasmai# ruqdrAyaq nam</w:t>
      </w:r>
      <w:r w:rsidR="00665208">
        <w:rPr>
          <w:rFonts w:ascii="Arial" w:hAnsi="Arial" w:cs="Arial"/>
          <w:color w:val="000000"/>
          <w:sz w:val="36"/>
          <w:szCs w:val="36"/>
          <w:lang w:bidi="hi-IN"/>
        </w:rPr>
        <w:t>O</w:t>
      </w:r>
      <w:r>
        <w:rPr>
          <w:rFonts w:ascii="Arial" w:hAnsi="Arial" w:cs="Arial"/>
          <w:color w:val="000000"/>
          <w:sz w:val="36"/>
          <w:szCs w:val="36"/>
          <w:lang w:bidi="hi-IN"/>
        </w:rPr>
        <w:t># astu | 1 (apa upaspRuSya)</w:t>
      </w:r>
    </w:p>
    <w:p w14:paraId="5A9FA9D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iqdaM viShNuq rvica#kram</w:t>
      </w:r>
      <w:r w:rsidR="00665208">
        <w:rPr>
          <w:rFonts w:ascii="Arial" w:hAnsi="Arial" w:cs="Arial"/>
          <w:color w:val="000000"/>
          <w:sz w:val="36"/>
          <w:szCs w:val="36"/>
          <w:lang w:bidi="hi-IN"/>
        </w:rPr>
        <w:t>E</w:t>
      </w:r>
      <w:r>
        <w:rPr>
          <w:rFonts w:ascii="Arial" w:hAnsi="Arial" w:cs="Arial"/>
          <w:color w:val="000000"/>
          <w:sz w:val="36"/>
          <w:szCs w:val="36"/>
          <w:lang w:bidi="hi-IN"/>
        </w:rPr>
        <w:t xml:space="preserve"> tr</w:t>
      </w:r>
      <w:r w:rsidR="00665208">
        <w:rPr>
          <w:rFonts w:ascii="Arial" w:hAnsi="Arial" w:cs="Arial"/>
          <w:color w:val="000000"/>
          <w:sz w:val="36"/>
          <w:szCs w:val="36"/>
          <w:lang w:bidi="hi-IN"/>
        </w:rPr>
        <w:t>E</w:t>
      </w:r>
      <w:r>
        <w:rPr>
          <w:rFonts w:ascii="Arial" w:hAnsi="Arial" w:cs="Arial"/>
          <w:color w:val="000000"/>
          <w:sz w:val="36"/>
          <w:szCs w:val="36"/>
          <w:lang w:bidi="hi-IN"/>
        </w:rPr>
        <w:t>qdhA nida#dh</w:t>
      </w:r>
      <w:r w:rsidR="00665208">
        <w:rPr>
          <w:rFonts w:ascii="Arial" w:hAnsi="Arial" w:cs="Arial"/>
          <w:color w:val="000000"/>
          <w:sz w:val="36"/>
          <w:szCs w:val="36"/>
          <w:lang w:bidi="hi-IN"/>
        </w:rPr>
        <w:t>E</w:t>
      </w:r>
      <w:r>
        <w:rPr>
          <w:rFonts w:ascii="Arial" w:hAnsi="Arial" w:cs="Arial"/>
          <w:color w:val="000000"/>
          <w:sz w:val="36"/>
          <w:szCs w:val="36"/>
          <w:lang w:bidi="hi-IN"/>
        </w:rPr>
        <w:t xml:space="preserve"> paqdaM | samU#Dhamasya pA(gm) suqr</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p>
    <w:p w14:paraId="3A4303B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indraqM ~MviSvA# avIvRudhanth samuqdravya#casaqM gira#H | </w:t>
      </w:r>
    </w:p>
    <w:p w14:paraId="37F1FA7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raqthIta#ma(gm) rathIqnAM ~MvAjA#nAq(gm)q satpa#tiqM pati$M | </w:t>
      </w:r>
    </w:p>
    <w:p w14:paraId="59236F0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Ap</w:t>
      </w:r>
      <w:r w:rsidR="00665208">
        <w:rPr>
          <w:rFonts w:ascii="Arial" w:hAnsi="Arial" w:cs="Arial"/>
          <w:color w:val="000000"/>
          <w:sz w:val="36"/>
          <w:szCs w:val="36"/>
          <w:lang w:bidi="hi-IN"/>
        </w:rPr>
        <w:t>O</w:t>
      </w:r>
      <w:r>
        <w:rPr>
          <w:rFonts w:ascii="Arial" w:hAnsi="Arial" w:cs="Arial"/>
          <w:color w:val="000000"/>
          <w:sz w:val="36"/>
          <w:szCs w:val="36"/>
          <w:lang w:bidi="hi-IN"/>
        </w:rPr>
        <w:t>q vA iqdaM(gm) sarvaqM viSvA# BUqtAnyApa#H prAqNA vA Apa#H paqSavaq Ap</w:t>
      </w:r>
      <w:r w:rsidR="00665208">
        <w:rPr>
          <w:rFonts w:ascii="Arial" w:hAnsi="Arial" w:cs="Arial"/>
          <w:color w:val="000000"/>
          <w:sz w:val="36"/>
          <w:szCs w:val="36"/>
          <w:lang w:bidi="hi-IN"/>
        </w:rPr>
        <w:t>O</w:t>
      </w:r>
      <w:r>
        <w:rPr>
          <w:rFonts w:ascii="Arial" w:hAnsi="Arial" w:cs="Arial"/>
          <w:color w:val="000000"/>
          <w:sz w:val="36"/>
          <w:szCs w:val="36"/>
          <w:lang w:bidi="hi-IN"/>
        </w:rPr>
        <w:t>&amp;nnaqmAp</w:t>
      </w:r>
      <w:r w:rsidR="00665208">
        <w:rPr>
          <w:rFonts w:ascii="Arial" w:hAnsi="Arial" w:cs="Arial"/>
          <w:color w:val="000000"/>
          <w:sz w:val="36"/>
          <w:szCs w:val="36"/>
          <w:lang w:bidi="hi-IN"/>
        </w:rPr>
        <w:t>O</w:t>
      </w:r>
      <w:r>
        <w:rPr>
          <w:rFonts w:ascii="Arial" w:hAnsi="Arial" w:cs="Arial"/>
          <w:color w:val="000000"/>
          <w:sz w:val="36"/>
          <w:szCs w:val="36"/>
          <w:lang w:bidi="hi-IN"/>
        </w:rPr>
        <w:t>-&amp;mRu#taqmApa#-ssaqmrADAp</w:t>
      </w:r>
      <w:r w:rsidR="00665208">
        <w:rPr>
          <w:rFonts w:ascii="Arial" w:hAnsi="Arial" w:cs="Arial"/>
          <w:color w:val="000000"/>
          <w:sz w:val="36"/>
          <w:szCs w:val="36"/>
          <w:lang w:bidi="hi-IN"/>
        </w:rPr>
        <w:t>O</w:t>
      </w:r>
      <w:r>
        <w:rPr>
          <w:rFonts w:ascii="Arial" w:hAnsi="Arial" w:cs="Arial"/>
          <w:color w:val="000000"/>
          <w:sz w:val="36"/>
          <w:szCs w:val="36"/>
          <w:lang w:bidi="hi-IN"/>
        </w:rPr>
        <w:t># viqrADApa#-ssvaqrADApaq-</w:t>
      </w:r>
    </w:p>
    <w:p w14:paraId="3F67C67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SCandAq(gg)qsyAp</w:t>
      </w:r>
      <w:r w:rsidR="00665208">
        <w:rPr>
          <w:rFonts w:ascii="Arial" w:hAnsi="Arial" w:cs="Arial"/>
          <w:color w:val="000000"/>
          <w:sz w:val="36"/>
          <w:szCs w:val="36"/>
          <w:lang w:bidi="hi-IN"/>
        </w:rPr>
        <w:t>O</w:t>
      </w:r>
      <w:r>
        <w:rPr>
          <w:rFonts w:ascii="Arial" w:hAnsi="Arial" w:cs="Arial"/>
          <w:color w:val="000000"/>
          <w:sz w:val="36"/>
          <w:szCs w:val="36"/>
          <w:lang w:bidi="hi-IN"/>
        </w:rPr>
        <w:t>q jy</w:t>
      </w:r>
      <w:r w:rsidR="00665208">
        <w:rPr>
          <w:rFonts w:ascii="Arial" w:hAnsi="Arial" w:cs="Arial"/>
          <w:color w:val="000000"/>
          <w:sz w:val="36"/>
          <w:szCs w:val="36"/>
          <w:lang w:bidi="hi-IN"/>
        </w:rPr>
        <w:t>O</w:t>
      </w:r>
      <w:r>
        <w:rPr>
          <w:rFonts w:ascii="Arial" w:hAnsi="Arial" w:cs="Arial"/>
          <w:color w:val="000000"/>
          <w:sz w:val="36"/>
          <w:szCs w:val="36"/>
          <w:lang w:bidi="hi-IN"/>
        </w:rPr>
        <w:t>tIq(gg)qShyAp</w:t>
      </w:r>
      <w:r w:rsidR="00665208">
        <w:rPr>
          <w:rFonts w:ascii="Arial" w:hAnsi="Arial" w:cs="Arial"/>
          <w:color w:val="000000"/>
          <w:sz w:val="36"/>
          <w:szCs w:val="36"/>
          <w:lang w:bidi="hi-IN"/>
        </w:rPr>
        <w:t>O</w:t>
      </w:r>
      <w:r>
        <w:rPr>
          <w:rFonts w:ascii="Arial" w:hAnsi="Arial" w:cs="Arial"/>
          <w:color w:val="000000"/>
          <w:sz w:val="36"/>
          <w:szCs w:val="36"/>
          <w:lang w:bidi="hi-IN"/>
        </w:rPr>
        <w:t xml:space="preserve">q yajUq(gg)qShyApa#-ssaqtyamApaq-ssarvA# </w:t>
      </w:r>
    </w:p>
    <w:p w14:paraId="0B35E2C2" w14:textId="3FBB6668"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qvatAq Ap</w:t>
      </w:r>
      <w:r w:rsidR="00665208">
        <w:rPr>
          <w:rFonts w:ascii="Arial" w:hAnsi="Arial" w:cs="Arial"/>
          <w:color w:val="000000"/>
          <w:sz w:val="36"/>
          <w:szCs w:val="36"/>
          <w:lang w:bidi="hi-IN"/>
        </w:rPr>
        <w:t>O</w:t>
      </w:r>
      <w:r>
        <w:rPr>
          <w:rFonts w:ascii="Arial" w:hAnsi="Arial" w:cs="Arial"/>
          <w:color w:val="000000"/>
          <w:sz w:val="36"/>
          <w:szCs w:val="36"/>
          <w:lang w:bidi="hi-IN"/>
        </w:rPr>
        <w:t xml:space="preserve">q BUrBuvaqssuvaqrApaq </w:t>
      </w:r>
      <w:r w:rsidR="00842E57">
        <w:rPr>
          <w:rFonts w:ascii="Arial" w:hAnsi="Arial" w:cs="Arial"/>
          <w:color w:val="000000"/>
          <w:sz w:val="36"/>
          <w:szCs w:val="36"/>
          <w:lang w:bidi="hi-IN"/>
        </w:rPr>
        <w:t>OM</w:t>
      </w:r>
      <w:r>
        <w:rPr>
          <w:rFonts w:ascii="Arial" w:hAnsi="Arial" w:cs="Arial"/>
          <w:color w:val="000000"/>
          <w:sz w:val="36"/>
          <w:szCs w:val="36"/>
          <w:lang w:bidi="hi-IN"/>
        </w:rPr>
        <w:t xml:space="preserve"> | 2</w:t>
      </w:r>
    </w:p>
    <w:p w14:paraId="2D48D4F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aqpaH praNa#yati | SraqddhA vA Apa#H | SraqddhAm</w:t>
      </w:r>
      <w:r w:rsidR="00665208">
        <w:rPr>
          <w:rFonts w:ascii="Arial" w:hAnsi="Arial" w:cs="Arial"/>
          <w:color w:val="000000"/>
          <w:sz w:val="36"/>
          <w:szCs w:val="36"/>
          <w:lang w:bidi="hi-IN"/>
        </w:rPr>
        <w:t>E</w:t>
      </w:r>
      <w:r>
        <w:rPr>
          <w:rFonts w:ascii="Arial" w:hAnsi="Arial" w:cs="Arial"/>
          <w:color w:val="000000"/>
          <w:sz w:val="36"/>
          <w:szCs w:val="36"/>
          <w:lang w:bidi="hi-IN"/>
        </w:rPr>
        <w:t xml:space="preserve">qvAraBya# praqNIyaq praca#rati | </w:t>
      </w:r>
    </w:p>
    <w:p w14:paraId="5E1DD85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aqpaH praNa#yati | </w:t>
      </w:r>
    </w:p>
    <w:p w14:paraId="3A00B98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yaqj~j</w:t>
      </w:r>
      <w:r w:rsidR="00665208">
        <w:rPr>
          <w:rFonts w:ascii="Arial" w:hAnsi="Arial" w:cs="Arial"/>
          <w:color w:val="000000"/>
          <w:sz w:val="36"/>
          <w:szCs w:val="36"/>
          <w:lang w:bidi="hi-IN"/>
        </w:rPr>
        <w:t>O</w:t>
      </w:r>
      <w:r>
        <w:rPr>
          <w:rFonts w:ascii="Arial" w:hAnsi="Arial" w:cs="Arial"/>
          <w:color w:val="000000"/>
          <w:sz w:val="36"/>
          <w:szCs w:val="36"/>
          <w:lang w:bidi="hi-IN"/>
        </w:rPr>
        <w:t xml:space="preserve"> vA Apa#H | yaqj~jam</w:t>
      </w:r>
      <w:r w:rsidR="00665208">
        <w:rPr>
          <w:rFonts w:ascii="Arial" w:hAnsi="Arial" w:cs="Arial"/>
          <w:color w:val="000000"/>
          <w:sz w:val="36"/>
          <w:szCs w:val="36"/>
          <w:lang w:bidi="hi-IN"/>
        </w:rPr>
        <w:t>E</w:t>
      </w:r>
      <w:r>
        <w:rPr>
          <w:rFonts w:ascii="Arial" w:hAnsi="Arial" w:cs="Arial"/>
          <w:color w:val="000000"/>
          <w:sz w:val="36"/>
          <w:szCs w:val="36"/>
          <w:lang w:bidi="hi-IN"/>
        </w:rPr>
        <w:t xml:space="preserve">qvAraBya# praqNIyaq praca#rati | aqpaH praNa#yati | </w:t>
      </w:r>
    </w:p>
    <w:p w14:paraId="48DA2D8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vajr</w:t>
      </w:r>
      <w:r w:rsidR="00665208">
        <w:rPr>
          <w:rFonts w:ascii="Arial" w:hAnsi="Arial" w:cs="Arial"/>
          <w:color w:val="000000"/>
          <w:sz w:val="36"/>
          <w:szCs w:val="36"/>
          <w:lang w:bidi="hi-IN"/>
        </w:rPr>
        <w:t>O</w:t>
      </w:r>
      <w:r>
        <w:rPr>
          <w:rFonts w:ascii="Arial" w:hAnsi="Arial" w:cs="Arial"/>
          <w:color w:val="000000"/>
          <w:sz w:val="36"/>
          <w:szCs w:val="36"/>
          <w:lang w:bidi="hi-IN"/>
        </w:rPr>
        <w:t>q vA Apa#H | vajra#m</w:t>
      </w:r>
      <w:r w:rsidR="00665208">
        <w:rPr>
          <w:rFonts w:ascii="Arial" w:hAnsi="Arial" w:cs="Arial"/>
          <w:color w:val="000000"/>
          <w:sz w:val="36"/>
          <w:szCs w:val="36"/>
          <w:lang w:bidi="hi-IN"/>
        </w:rPr>
        <w:t>E</w:t>
      </w:r>
      <w:r>
        <w:rPr>
          <w:rFonts w:ascii="Arial" w:hAnsi="Arial" w:cs="Arial"/>
          <w:color w:val="000000"/>
          <w:sz w:val="36"/>
          <w:szCs w:val="36"/>
          <w:lang w:bidi="hi-IN"/>
        </w:rPr>
        <w:t>qva BrAtRu#vy</w:t>
      </w:r>
      <w:r w:rsidR="00665208">
        <w:rPr>
          <w:rFonts w:ascii="Arial" w:hAnsi="Arial" w:cs="Arial"/>
          <w:color w:val="000000"/>
          <w:sz w:val="36"/>
          <w:szCs w:val="36"/>
          <w:lang w:bidi="hi-IN"/>
        </w:rPr>
        <w:t>E</w:t>
      </w:r>
      <w:r>
        <w:rPr>
          <w:rFonts w:ascii="Arial" w:hAnsi="Arial" w:cs="Arial"/>
          <w:color w:val="000000"/>
          <w:sz w:val="36"/>
          <w:szCs w:val="36"/>
          <w:lang w:bidi="hi-IN"/>
        </w:rPr>
        <w:t xml:space="preserve">ByaH praqhRutya# praqNIyaq praca#rati | </w:t>
      </w:r>
    </w:p>
    <w:p w14:paraId="7512A5A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aqpaH praNa#yati | </w:t>
      </w:r>
    </w:p>
    <w:p w14:paraId="676A0EA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Ap</w:t>
      </w:r>
      <w:r w:rsidR="00665208">
        <w:rPr>
          <w:rFonts w:ascii="Arial" w:hAnsi="Arial" w:cs="Arial"/>
          <w:color w:val="000000"/>
          <w:sz w:val="36"/>
          <w:szCs w:val="36"/>
          <w:lang w:bidi="hi-IN"/>
        </w:rPr>
        <w:t>O</w:t>
      </w:r>
      <w:r>
        <w:rPr>
          <w:rFonts w:ascii="Arial" w:hAnsi="Arial" w:cs="Arial"/>
          <w:color w:val="000000"/>
          <w:sz w:val="36"/>
          <w:szCs w:val="36"/>
          <w:lang w:bidi="hi-IN"/>
        </w:rPr>
        <w:t>q vai ra#kSh</w:t>
      </w:r>
      <w:r w:rsidR="00665208">
        <w:rPr>
          <w:rFonts w:ascii="Arial" w:hAnsi="Arial" w:cs="Arial"/>
          <w:color w:val="000000"/>
          <w:sz w:val="36"/>
          <w:szCs w:val="36"/>
          <w:lang w:bidi="hi-IN"/>
        </w:rPr>
        <w:t>O</w:t>
      </w:r>
      <w:r>
        <w:rPr>
          <w:rFonts w:ascii="Arial" w:hAnsi="Arial" w:cs="Arial"/>
          <w:color w:val="000000"/>
          <w:sz w:val="36"/>
          <w:szCs w:val="36"/>
          <w:lang w:bidi="hi-IN"/>
        </w:rPr>
        <w:t xml:space="preserve">qGnIH | rakSha#sAqmapa#hatyai | aqpaH praNa#yati | </w:t>
      </w:r>
    </w:p>
    <w:p w14:paraId="6AC0D07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Ap</w:t>
      </w:r>
      <w:r w:rsidR="00665208">
        <w:rPr>
          <w:rFonts w:ascii="Arial" w:hAnsi="Arial" w:cs="Arial"/>
          <w:color w:val="000000"/>
          <w:sz w:val="36"/>
          <w:szCs w:val="36"/>
          <w:lang w:bidi="hi-IN"/>
        </w:rPr>
        <w:t>O</w:t>
      </w:r>
      <w:r>
        <w:rPr>
          <w:rFonts w:ascii="Arial" w:hAnsi="Arial" w:cs="Arial"/>
          <w:color w:val="000000"/>
          <w:sz w:val="36"/>
          <w:szCs w:val="36"/>
          <w:lang w:bidi="hi-IN"/>
        </w:rPr>
        <w:t>q vai d</w:t>
      </w:r>
      <w:r w:rsidR="00665208">
        <w:rPr>
          <w:rFonts w:ascii="Arial" w:hAnsi="Arial" w:cs="Arial"/>
          <w:color w:val="000000"/>
          <w:sz w:val="36"/>
          <w:szCs w:val="36"/>
          <w:lang w:bidi="hi-IN"/>
        </w:rPr>
        <w:t>E</w:t>
      </w:r>
      <w:r>
        <w:rPr>
          <w:rFonts w:ascii="Arial" w:hAnsi="Arial" w:cs="Arial"/>
          <w:color w:val="000000"/>
          <w:sz w:val="36"/>
          <w:szCs w:val="36"/>
          <w:lang w:bidi="hi-IN"/>
        </w:rPr>
        <w:t>qvAnA$M priqyaM dhAma# | d</w:t>
      </w:r>
      <w:r w:rsidR="00665208">
        <w:rPr>
          <w:rFonts w:ascii="Arial" w:hAnsi="Arial" w:cs="Arial"/>
          <w:color w:val="000000"/>
          <w:sz w:val="36"/>
          <w:szCs w:val="36"/>
          <w:lang w:bidi="hi-IN"/>
        </w:rPr>
        <w:t>E</w:t>
      </w:r>
      <w:r>
        <w:rPr>
          <w:rFonts w:ascii="Arial" w:hAnsi="Arial" w:cs="Arial"/>
          <w:color w:val="000000"/>
          <w:sz w:val="36"/>
          <w:szCs w:val="36"/>
          <w:lang w:bidi="hi-IN"/>
        </w:rPr>
        <w:t>qvAnA#m</w:t>
      </w:r>
      <w:r w:rsidR="00665208">
        <w:rPr>
          <w:rFonts w:ascii="Arial" w:hAnsi="Arial" w:cs="Arial"/>
          <w:color w:val="000000"/>
          <w:sz w:val="36"/>
          <w:szCs w:val="36"/>
          <w:lang w:bidi="hi-IN"/>
        </w:rPr>
        <w:t>E</w:t>
      </w:r>
      <w:r>
        <w:rPr>
          <w:rFonts w:ascii="Arial" w:hAnsi="Arial" w:cs="Arial"/>
          <w:color w:val="000000"/>
          <w:sz w:val="36"/>
          <w:szCs w:val="36"/>
          <w:lang w:bidi="hi-IN"/>
        </w:rPr>
        <w:t xml:space="preserve">qva priqyaM dhAma# praqNIyaq praca#rati | aqpaH praNa#yati | </w:t>
      </w:r>
    </w:p>
    <w:p w14:paraId="02096C9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Ap</w:t>
      </w:r>
      <w:r w:rsidR="00665208">
        <w:rPr>
          <w:rFonts w:ascii="Arial" w:hAnsi="Arial" w:cs="Arial"/>
          <w:color w:val="000000"/>
          <w:sz w:val="36"/>
          <w:szCs w:val="36"/>
          <w:lang w:bidi="hi-IN"/>
        </w:rPr>
        <w:t>O</w:t>
      </w:r>
      <w:r>
        <w:rPr>
          <w:rFonts w:ascii="Arial" w:hAnsi="Arial" w:cs="Arial"/>
          <w:color w:val="000000"/>
          <w:sz w:val="36"/>
          <w:szCs w:val="36"/>
          <w:lang w:bidi="hi-IN"/>
        </w:rPr>
        <w:t>q vai sarvA# d</w:t>
      </w:r>
      <w:r w:rsidR="00665208">
        <w:rPr>
          <w:rFonts w:ascii="Arial" w:hAnsi="Arial" w:cs="Arial"/>
          <w:color w:val="000000"/>
          <w:sz w:val="36"/>
          <w:szCs w:val="36"/>
          <w:lang w:bidi="hi-IN"/>
        </w:rPr>
        <w:t>E</w:t>
      </w:r>
      <w:r>
        <w:rPr>
          <w:rFonts w:ascii="Arial" w:hAnsi="Arial" w:cs="Arial"/>
          <w:color w:val="000000"/>
          <w:sz w:val="36"/>
          <w:szCs w:val="36"/>
          <w:lang w:bidi="hi-IN"/>
        </w:rPr>
        <w:t>qvatA$H | d</w:t>
      </w:r>
      <w:r w:rsidR="00665208">
        <w:rPr>
          <w:rFonts w:ascii="Arial" w:hAnsi="Arial" w:cs="Arial"/>
          <w:color w:val="000000"/>
          <w:sz w:val="36"/>
          <w:szCs w:val="36"/>
          <w:lang w:bidi="hi-IN"/>
        </w:rPr>
        <w:t>E</w:t>
      </w:r>
      <w:r>
        <w:rPr>
          <w:rFonts w:ascii="Arial" w:hAnsi="Arial" w:cs="Arial"/>
          <w:color w:val="000000"/>
          <w:sz w:val="36"/>
          <w:szCs w:val="36"/>
          <w:lang w:bidi="hi-IN"/>
        </w:rPr>
        <w:t xml:space="preserve">qvatA# </w:t>
      </w:r>
      <w:r w:rsidR="00665208">
        <w:rPr>
          <w:rFonts w:ascii="Arial" w:hAnsi="Arial" w:cs="Arial"/>
          <w:color w:val="000000"/>
          <w:sz w:val="36"/>
          <w:szCs w:val="36"/>
          <w:lang w:bidi="hi-IN"/>
        </w:rPr>
        <w:t>E</w:t>
      </w:r>
      <w:r>
        <w:rPr>
          <w:rFonts w:ascii="Arial" w:hAnsi="Arial" w:cs="Arial"/>
          <w:color w:val="000000"/>
          <w:sz w:val="36"/>
          <w:szCs w:val="36"/>
          <w:lang w:bidi="hi-IN"/>
        </w:rPr>
        <w:t xml:space="preserve">qvAraBya# praqNIyaq praca#rati | </w:t>
      </w:r>
    </w:p>
    <w:p w14:paraId="3E97F27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aqpaH praNa#yati | </w:t>
      </w:r>
    </w:p>
    <w:p w14:paraId="663E752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Ap</w:t>
      </w:r>
      <w:r w:rsidR="00665208">
        <w:rPr>
          <w:rFonts w:ascii="Arial" w:hAnsi="Arial" w:cs="Arial"/>
          <w:color w:val="000000"/>
          <w:sz w:val="36"/>
          <w:szCs w:val="36"/>
          <w:lang w:bidi="hi-IN"/>
        </w:rPr>
        <w:t>O</w:t>
      </w:r>
      <w:r>
        <w:rPr>
          <w:rFonts w:ascii="Arial" w:hAnsi="Arial" w:cs="Arial"/>
          <w:color w:val="000000"/>
          <w:sz w:val="36"/>
          <w:szCs w:val="36"/>
          <w:lang w:bidi="hi-IN"/>
        </w:rPr>
        <w:t>q vai SAqntAH | SAqntABi#r</w:t>
      </w:r>
      <w:r w:rsidR="00665208">
        <w:rPr>
          <w:rFonts w:ascii="Arial" w:hAnsi="Arial" w:cs="Arial"/>
          <w:color w:val="000000"/>
          <w:sz w:val="36"/>
          <w:szCs w:val="36"/>
          <w:lang w:bidi="hi-IN"/>
        </w:rPr>
        <w:t>E</w:t>
      </w:r>
      <w:r>
        <w:rPr>
          <w:rFonts w:ascii="Arial" w:hAnsi="Arial" w:cs="Arial"/>
          <w:color w:val="000000"/>
          <w:sz w:val="36"/>
          <w:szCs w:val="36"/>
          <w:lang w:bidi="hi-IN"/>
        </w:rPr>
        <w:t>qvAsyaq Suca(gm)# Samayati | d</w:t>
      </w:r>
      <w:r w:rsidR="00665208">
        <w:rPr>
          <w:rFonts w:ascii="Arial" w:hAnsi="Arial" w:cs="Arial"/>
          <w:color w:val="000000"/>
          <w:sz w:val="36"/>
          <w:szCs w:val="36"/>
          <w:lang w:bidi="hi-IN"/>
        </w:rPr>
        <w:t>E</w:t>
      </w:r>
      <w:r>
        <w:rPr>
          <w:rFonts w:ascii="Arial" w:hAnsi="Arial" w:cs="Arial"/>
          <w:color w:val="000000"/>
          <w:sz w:val="36"/>
          <w:szCs w:val="36"/>
          <w:lang w:bidi="hi-IN"/>
        </w:rPr>
        <w:t>qv</w:t>
      </w:r>
      <w:r w:rsidR="00665208">
        <w:rPr>
          <w:rFonts w:ascii="Arial" w:hAnsi="Arial" w:cs="Arial"/>
          <w:color w:val="000000"/>
          <w:sz w:val="36"/>
          <w:szCs w:val="36"/>
          <w:lang w:bidi="hi-IN"/>
        </w:rPr>
        <w:t>O</w:t>
      </w:r>
      <w:r>
        <w:rPr>
          <w:rFonts w:ascii="Arial" w:hAnsi="Arial" w:cs="Arial"/>
          <w:color w:val="000000"/>
          <w:sz w:val="36"/>
          <w:szCs w:val="36"/>
          <w:lang w:bidi="hi-IN"/>
        </w:rPr>
        <w:t xml:space="preserve"> va#H </w:t>
      </w:r>
    </w:p>
    <w:p w14:paraId="0520946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saviqt</w:t>
      </w:r>
      <w:r w:rsidR="00665208">
        <w:rPr>
          <w:rFonts w:ascii="Arial" w:hAnsi="Arial" w:cs="Arial"/>
          <w:color w:val="000000"/>
          <w:sz w:val="36"/>
          <w:szCs w:val="36"/>
          <w:lang w:bidi="hi-IN"/>
        </w:rPr>
        <w:t>O</w:t>
      </w:r>
      <w:r>
        <w:rPr>
          <w:rFonts w:ascii="Arial" w:hAnsi="Arial" w:cs="Arial"/>
          <w:color w:val="000000"/>
          <w:sz w:val="36"/>
          <w:szCs w:val="36"/>
          <w:lang w:bidi="hi-IN"/>
        </w:rPr>
        <w:t>t pu#nAqtva-cCi#dr</w:t>
      </w:r>
      <w:r w:rsidR="00665208">
        <w:rPr>
          <w:rFonts w:ascii="Arial" w:hAnsi="Arial" w:cs="Arial"/>
          <w:color w:val="000000"/>
          <w:sz w:val="36"/>
          <w:szCs w:val="36"/>
          <w:lang w:bidi="hi-IN"/>
        </w:rPr>
        <w:t>E</w:t>
      </w:r>
      <w:r>
        <w:rPr>
          <w:rFonts w:ascii="Arial" w:hAnsi="Arial" w:cs="Arial"/>
          <w:color w:val="000000"/>
          <w:sz w:val="36"/>
          <w:szCs w:val="36"/>
          <w:lang w:bidi="hi-IN"/>
        </w:rPr>
        <w:t>Na paqvitr</w:t>
      </w:r>
      <w:r w:rsidR="00665208">
        <w:rPr>
          <w:rFonts w:ascii="Arial" w:hAnsi="Arial" w:cs="Arial"/>
          <w:color w:val="000000"/>
          <w:sz w:val="36"/>
          <w:szCs w:val="36"/>
          <w:lang w:bidi="hi-IN"/>
        </w:rPr>
        <w:t>E</w:t>
      </w:r>
      <w:r>
        <w:rPr>
          <w:rFonts w:ascii="Arial" w:hAnsi="Arial" w:cs="Arial"/>
          <w:color w:val="000000"/>
          <w:sz w:val="36"/>
          <w:szCs w:val="36"/>
          <w:lang w:bidi="hi-IN"/>
        </w:rPr>
        <w:t>#Naq vas</w:t>
      </w:r>
      <w:r w:rsidR="00665208">
        <w:rPr>
          <w:rFonts w:ascii="Arial" w:hAnsi="Arial" w:cs="Arial"/>
          <w:color w:val="000000"/>
          <w:sz w:val="36"/>
          <w:szCs w:val="36"/>
          <w:lang w:bidi="hi-IN"/>
        </w:rPr>
        <w:t>O</w:t>
      </w:r>
      <w:r>
        <w:rPr>
          <w:rFonts w:ascii="Arial" w:hAnsi="Arial" w:cs="Arial"/>
          <w:color w:val="000000"/>
          <w:sz w:val="36"/>
          <w:szCs w:val="36"/>
          <w:lang w:bidi="hi-IN"/>
        </w:rPr>
        <w:t>qssUrya#sya raqSmiBi#H || 3</w:t>
      </w:r>
    </w:p>
    <w:p w14:paraId="4DE9572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BC268E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kUrcAgrai rrAkShasAn G</w:t>
      </w:r>
      <w:r w:rsidR="00665208">
        <w:rPr>
          <w:rFonts w:ascii="Arial" w:hAnsi="Arial" w:cs="Arial"/>
          <w:color w:val="000000"/>
          <w:sz w:val="36"/>
          <w:szCs w:val="36"/>
          <w:lang w:bidi="hi-IN"/>
        </w:rPr>
        <w:t>O</w:t>
      </w:r>
      <w:r>
        <w:rPr>
          <w:rFonts w:ascii="Arial" w:hAnsi="Arial" w:cs="Arial"/>
          <w:color w:val="000000"/>
          <w:sz w:val="36"/>
          <w:szCs w:val="36"/>
          <w:lang w:bidi="hi-IN"/>
        </w:rPr>
        <w:t xml:space="preserve">rAn Cindhi karmaviGAtinaH | </w:t>
      </w:r>
    </w:p>
    <w:p w14:paraId="3C3F8D6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tvAmarpayAmi kuMB</w:t>
      </w:r>
      <w:r w:rsidR="00665208">
        <w:rPr>
          <w:rFonts w:ascii="Arial" w:hAnsi="Arial" w:cs="Arial"/>
          <w:color w:val="000000"/>
          <w:sz w:val="36"/>
          <w:szCs w:val="36"/>
          <w:lang w:bidi="hi-IN"/>
        </w:rPr>
        <w:t>E</w:t>
      </w:r>
      <w:r>
        <w:rPr>
          <w:rFonts w:ascii="Arial" w:hAnsi="Arial" w:cs="Arial"/>
          <w:color w:val="000000"/>
          <w:sz w:val="36"/>
          <w:szCs w:val="36"/>
          <w:lang w:bidi="hi-IN"/>
        </w:rPr>
        <w:t xml:space="preserve">&amp;smin sAPalyaM kuru karmaNi | </w:t>
      </w:r>
    </w:p>
    <w:p w14:paraId="6D1FC12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vRukSharAja samudBUtAH SAKAyAH pallavatva caH | </w:t>
      </w:r>
    </w:p>
    <w:p w14:paraId="76425CE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yuShmAn kuMB</w:t>
      </w:r>
      <w:r w:rsidR="00665208">
        <w:rPr>
          <w:rFonts w:ascii="Arial" w:hAnsi="Arial" w:cs="Arial"/>
          <w:color w:val="000000"/>
          <w:sz w:val="36"/>
          <w:szCs w:val="36"/>
          <w:lang w:bidi="hi-IN"/>
        </w:rPr>
        <w:t>E</w:t>
      </w:r>
      <w:r>
        <w:rPr>
          <w:rFonts w:ascii="Arial" w:hAnsi="Arial" w:cs="Arial"/>
          <w:color w:val="000000"/>
          <w:sz w:val="36"/>
          <w:szCs w:val="36"/>
          <w:lang w:bidi="hi-IN"/>
        </w:rPr>
        <w:t>ShvarpayAmi sarvapApApanuttay</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p>
    <w:p w14:paraId="6AF39C8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nALik</w:t>
      </w:r>
      <w:r w:rsidR="00665208">
        <w:rPr>
          <w:rFonts w:ascii="Arial" w:hAnsi="Arial" w:cs="Arial"/>
          <w:color w:val="000000"/>
          <w:sz w:val="36"/>
          <w:szCs w:val="36"/>
          <w:lang w:bidi="hi-IN"/>
        </w:rPr>
        <w:t>E</w:t>
      </w:r>
      <w:r>
        <w:rPr>
          <w:rFonts w:ascii="Arial" w:hAnsi="Arial" w:cs="Arial"/>
          <w:color w:val="000000"/>
          <w:sz w:val="36"/>
          <w:szCs w:val="36"/>
          <w:lang w:bidi="hi-IN"/>
        </w:rPr>
        <w:t>ra-samudBUta trin</w:t>
      </w:r>
      <w:r w:rsidR="00665208">
        <w:rPr>
          <w:rFonts w:ascii="Arial" w:hAnsi="Arial" w:cs="Arial"/>
          <w:color w:val="000000"/>
          <w:sz w:val="36"/>
          <w:szCs w:val="36"/>
          <w:lang w:bidi="hi-IN"/>
        </w:rPr>
        <w:t>E</w:t>
      </w:r>
      <w:r>
        <w:rPr>
          <w:rFonts w:ascii="Arial" w:hAnsi="Arial" w:cs="Arial"/>
          <w:color w:val="000000"/>
          <w:sz w:val="36"/>
          <w:szCs w:val="36"/>
          <w:lang w:bidi="hi-IN"/>
        </w:rPr>
        <w:t xml:space="preserve">tra hara sammita | </w:t>
      </w:r>
    </w:p>
    <w:p w14:paraId="1EC8DC4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SiKayA duritaM sarvaM pApaM pIDAM ca m</w:t>
      </w:r>
      <w:r w:rsidR="00665208">
        <w:rPr>
          <w:rFonts w:ascii="Arial" w:hAnsi="Arial" w:cs="Arial"/>
          <w:color w:val="000000"/>
          <w:sz w:val="36"/>
          <w:szCs w:val="36"/>
          <w:lang w:bidi="hi-IN"/>
        </w:rPr>
        <w:t>E</w:t>
      </w:r>
      <w:r>
        <w:rPr>
          <w:rFonts w:ascii="Arial" w:hAnsi="Arial" w:cs="Arial"/>
          <w:color w:val="000000"/>
          <w:sz w:val="36"/>
          <w:szCs w:val="36"/>
          <w:lang w:bidi="hi-IN"/>
        </w:rPr>
        <w:t xml:space="preserve"> nuda | </w:t>
      </w:r>
    </w:p>
    <w:p w14:paraId="1AB8808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saq hi ratnA#ni dAqSuSh</w:t>
      </w:r>
      <w:r w:rsidR="00665208">
        <w:rPr>
          <w:rFonts w:ascii="Arial" w:hAnsi="Arial" w:cs="Arial"/>
          <w:color w:val="000000"/>
          <w:sz w:val="36"/>
          <w:szCs w:val="36"/>
          <w:lang w:bidi="hi-IN"/>
        </w:rPr>
        <w:t>E</w:t>
      </w:r>
      <w:r>
        <w:rPr>
          <w:rFonts w:ascii="Arial" w:hAnsi="Arial" w:cs="Arial"/>
          <w:color w:val="000000"/>
          <w:sz w:val="36"/>
          <w:szCs w:val="36"/>
          <w:lang w:bidi="hi-IN"/>
        </w:rPr>
        <w:t xml:space="preserve"># suqvAti# saviqtA Baga#H | </w:t>
      </w:r>
    </w:p>
    <w:p w14:paraId="33271C2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taM BAqgaM ciqtramI#mah</w:t>
      </w:r>
      <w:r w:rsidR="00665208">
        <w:rPr>
          <w:rFonts w:ascii="Arial" w:hAnsi="Arial" w:cs="Arial"/>
          <w:color w:val="000000"/>
          <w:sz w:val="36"/>
          <w:szCs w:val="36"/>
          <w:lang w:bidi="hi-IN"/>
        </w:rPr>
        <w:t>E</w:t>
      </w:r>
      <w:r>
        <w:rPr>
          <w:rFonts w:ascii="Arial" w:hAnsi="Arial" w:cs="Arial"/>
          <w:color w:val="000000"/>
          <w:sz w:val="36"/>
          <w:szCs w:val="36"/>
          <w:lang w:bidi="hi-IN"/>
        </w:rPr>
        <w:t xml:space="preserve"> | (Rugv</w:t>
      </w:r>
      <w:r w:rsidR="00665208">
        <w:rPr>
          <w:rFonts w:ascii="Arial" w:hAnsi="Arial" w:cs="Arial"/>
          <w:color w:val="000000"/>
          <w:sz w:val="36"/>
          <w:szCs w:val="36"/>
          <w:lang w:bidi="hi-IN"/>
        </w:rPr>
        <w:t>E</w:t>
      </w:r>
      <w:r>
        <w:rPr>
          <w:rFonts w:ascii="Arial" w:hAnsi="Arial" w:cs="Arial"/>
          <w:color w:val="000000"/>
          <w:sz w:val="36"/>
          <w:szCs w:val="36"/>
          <w:lang w:bidi="hi-IN"/>
        </w:rPr>
        <w:t>da mantraH)</w:t>
      </w:r>
    </w:p>
    <w:p w14:paraId="7E70A41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254EE7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tatvA# yAmiq brahma#NAq vanda#mAnaq-stadASA$st</w:t>
      </w:r>
      <w:r w:rsidR="00665208">
        <w:rPr>
          <w:rFonts w:ascii="Arial" w:hAnsi="Arial" w:cs="Arial"/>
          <w:color w:val="000000"/>
          <w:sz w:val="36"/>
          <w:szCs w:val="36"/>
          <w:lang w:bidi="hi-IN"/>
        </w:rPr>
        <w:t>E</w:t>
      </w:r>
      <w:r>
        <w:rPr>
          <w:rFonts w:ascii="Arial" w:hAnsi="Arial" w:cs="Arial"/>
          <w:color w:val="000000"/>
          <w:sz w:val="36"/>
          <w:szCs w:val="36"/>
          <w:lang w:bidi="hi-IN"/>
        </w:rPr>
        <w:t>q yaja#mAn</w:t>
      </w:r>
      <w:r w:rsidR="00665208">
        <w:rPr>
          <w:rFonts w:ascii="Arial" w:hAnsi="Arial" w:cs="Arial"/>
          <w:color w:val="000000"/>
          <w:sz w:val="36"/>
          <w:szCs w:val="36"/>
          <w:lang w:bidi="hi-IN"/>
        </w:rPr>
        <w:t>O</w:t>
      </w:r>
      <w:r>
        <w:rPr>
          <w:rFonts w:ascii="Arial" w:hAnsi="Arial" w:cs="Arial"/>
          <w:color w:val="000000"/>
          <w:sz w:val="36"/>
          <w:szCs w:val="36"/>
          <w:lang w:bidi="hi-IN"/>
        </w:rPr>
        <w:t xml:space="preserve"> haqvirBi#H | </w:t>
      </w:r>
    </w:p>
    <w:p w14:paraId="4F4CFD8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ah</w:t>
      </w:r>
      <w:r w:rsidR="00665208">
        <w:rPr>
          <w:rFonts w:ascii="Arial" w:hAnsi="Arial" w:cs="Arial"/>
          <w:color w:val="000000"/>
          <w:sz w:val="36"/>
          <w:szCs w:val="36"/>
          <w:lang w:bidi="hi-IN"/>
        </w:rPr>
        <w:t>E</w:t>
      </w:r>
      <w:r>
        <w:rPr>
          <w:rFonts w:ascii="Arial" w:hAnsi="Arial" w:cs="Arial"/>
          <w:color w:val="000000"/>
          <w:sz w:val="36"/>
          <w:szCs w:val="36"/>
          <w:lang w:bidi="hi-IN"/>
        </w:rPr>
        <w:t>#DamAn</w:t>
      </w:r>
      <w:r w:rsidR="00665208">
        <w:rPr>
          <w:rFonts w:ascii="Arial" w:hAnsi="Arial" w:cs="Arial"/>
          <w:color w:val="000000"/>
          <w:sz w:val="36"/>
          <w:szCs w:val="36"/>
          <w:lang w:bidi="hi-IN"/>
        </w:rPr>
        <w:t>O</w:t>
      </w:r>
      <w:r>
        <w:rPr>
          <w:rFonts w:ascii="Arial" w:hAnsi="Arial" w:cs="Arial"/>
          <w:color w:val="000000"/>
          <w:sz w:val="36"/>
          <w:szCs w:val="36"/>
          <w:lang w:bidi="hi-IN"/>
        </w:rPr>
        <w:t xml:space="preserve"> varuN</w:t>
      </w:r>
      <w:r w:rsidR="00665208">
        <w:rPr>
          <w:rFonts w:ascii="Arial" w:hAnsi="Arial" w:cs="Arial"/>
          <w:color w:val="000000"/>
          <w:sz w:val="36"/>
          <w:szCs w:val="36"/>
          <w:lang w:bidi="hi-IN"/>
        </w:rPr>
        <w:t>E</w:t>
      </w:r>
      <w:r>
        <w:rPr>
          <w:rFonts w:ascii="Arial" w:hAnsi="Arial" w:cs="Arial"/>
          <w:color w:val="000000"/>
          <w:sz w:val="36"/>
          <w:szCs w:val="36"/>
          <w:lang w:bidi="hi-IN"/>
        </w:rPr>
        <w:t>qha b</w:t>
      </w:r>
      <w:r w:rsidR="00665208">
        <w:rPr>
          <w:rFonts w:ascii="Arial" w:hAnsi="Arial" w:cs="Arial"/>
          <w:color w:val="000000"/>
          <w:sz w:val="36"/>
          <w:szCs w:val="36"/>
          <w:lang w:bidi="hi-IN"/>
        </w:rPr>
        <w:t>O</w:t>
      </w:r>
      <w:r>
        <w:rPr>
          <w:rFonts w:ascii="Arial" w:hAnsi="Arial" w:cs="Arial"/>
          <w:color w:val="000000"/>
          <w:sz w:val="36"/>
          <w:szCs w:val="36"/>
          <w:lang w:bidi="hi-IN"/>
        </w:rPr>
        <w:t>qddhyuru#Sa(gm)saq mA naq AyuqH pram</w:t>
      </w:r>
      <w:r w:rsidR="00665208">
        <w:rPr>
          <w:rFonts w:ascii="Arial" w:hAnsi="Arial" w:cs="Arial"/>
          <w:color w:val="000000"/>
          <w:sz w:val="36"/>
          <w:szCs w:val="36"/>
          <w:lang w:bidi="hi-IN"/>
        </w:rPr>
        <w:t>O</w:t>
      </w:r>
      <w:r>
        <w:rPr>
          <w:rFonts w:ascii="Arial" w:hAnsi="Arial" w:cs="Arial"/>
          <w:color w:val="000000"/>
          <w:sz w:val="36"/>
          <w:szCs w:val="36"/>
          <w:lang w:bidi="hi-IN"/>
        </w:rPr>
        <w:t xml:space="preserve">#ShIH || </w:t>
      </w:r>
    </w:p>
    <w:p w14:paraId="57A6397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EF88BBD" w14:textId="0517356C"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BUrBuvaqssuvaqr</w:t>
      </w:r>
      <w:r>
        <w:rPr>
          <w:rFonts w:ascii="Arial" w:hAnsi="Arial" w:cs="Arial"/>
          <w:color w:val="000000"/>
          <w:sz w:val="36"/>
          <w:szCs w:val="36"/>
          <w:lang w:bidi="hi-IN"/>
        </w:rPr>
        <w:t>OM</w:t>
      </w:r>
      <w:r w:rsidR="00D91D60">
        <w:rPr>
          <w:rFonts w:ascii="Arial" w:hAnsi="Arial" w:cs="Arial"/>
          <w:color w:val="000000"/>
          <w:sz w:val="36"/>
          <w:szCs w:val="36"/>
          <w:lang w:bidi="hi-IN"/>
        </w:rPr>
        <w:t xml:space="preserve"> | asmin kuMB</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 varuNamAvAhayAmi | </w:t>
      </w:r>
    </w:p>
    <w:p w14:paraId="401599E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varuNasya idamAsanaM | varuNAya namaH | sakalArAdhanaiH svarcitaM | </w:t>
      </w:r>
    </w:p>
    <w:p w14:paraId="17BD9D9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ratnasiMhAsanaM samarpayAmi | pAdyaM samarpayAmi | </w:t>
      </w:r>
    </w:p>
    <w:p w14:paraId="6052801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arGyaM samarpayAmi | AcamanIyaM samarpayAmi | </w:t>
      </w:r>
    </w:p>
    <w:p w14:paraId="5807F57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madhuparkkaM samarpayAmi | snAnaM samarpayAmi | </w:t>
      </w:r>
    </w:p>
    <w:p w14:paraId="44601E7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snAnAnantaraM AcamanIyaM samarpayAmi | </w:t>
      </w:r>
    </w:p>
    <w:p w14:paraId="367E4F7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vastr</w:t>
      </w:r>
      <w:r w:rsidR="00665208">
        <w:rPr>
          <w:rFonts w:ascii="Arial" w:hAnsi="Arial" w:cs="Arial"/>
          <w:color w:val="000000"/>
          <w:sz w:val="36"/>
          <w:szCs w:val="36"/>
          <w:lang w:bidi="hi-IN"/>
        </w:rPr>
        <w:t>O</w:t>
      </w:r>
      <w:r>
        <w:rPr>
          <w:rFonts w:ascii="Arial" w:hAnsi="Arial" w:cs="Arial"/>
          <w:color w:val="000000"/>
          <w:sz w:val="36"/>
          <w:szCs w:val="36"/>
          <w:lang w:bidi="hi-IN"/>
        </w:rPr>
        <w:t xml:space="preserve">ttarIyaM samarpayAmi | upavItaM samarpayAmi | </w:t>
      </w:r>
    </w:p>
    <w:p w14:paraId="26BC637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gandhAn dhArayAmi | akShatAn samarpayAmi | </w:t>
      </w:r>
    </w:p>
    <w:p w14:paraId="244001F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puShpANi samarpayAmi | </w:t>
      </w:r>
    </w:p>
    <w:p w14:paraId="4698AD6F" w14:textId="11F30799"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1. </w:t>
      </w:r>
      <w:r w:rsidR="00842E57">
        <w:rPr>
          <w:rFonts w:ascii="Arial" w:hAnsi="Arial" w:cs="Arial"/>
          <w:color w:val="000000"/>
          <w:sz w:val="36"/>
          <w:szCs w:val="36"/>
          <w:lang w:bidi="hi-IN"/>
        </w:rPr>
        <w:t>OM</w:t>
      </w:r>
      <w:r>
        <w:rPr>
          <w:rFonts w:ascii="Arial" w:hAnsi="Arial" w:cs="Arial"/>
          <w:color w:val="000000"/>
          <w:sz w:val="36"/>
          <w:szCs w:val="36"/>
          <w:lang w:bidi="hi-IN"/>
        </w:rPr>
        <w:t xml:space="preserve"> varuNAya namaH </w:t>
      </w:r>
      <w:r>
        <w:rPr>
          <w:rFonts w:ascii="Arial" w:hAnsi="Arial" w:cs="Arial"/>
          <w:color w:val="000000"/>
          <w:sz w:val="36"/>
          <w:szCs w:val="36"/>
          <w:lang w:bidi="hi-IN"/>
        </w:rPr>
        <w:tab/>
      </w:r>
      <w:r>
        <w:rPr>
          <w:rFonts w:ascii="Arial" w:hAnsi="Arial" w:cs="Arial"/>
          <w:color w:val="000000"/>
          <w:sz w:val="36"/>
          <w:szCs w:val="36"/>
          <w:lang w:bidi="hi-IN"/>
        </w:rPr>
        <w:tab/>
        <w:t xml:space="preserve">2. </w:t>
      </w:r>
      <w:r w:rsidR="00842E57">
        <w:rPr>
          <w:rFonts w:ascii="Arial" w:hAnsi="Arial" w:cs="Arial"/>
          <w:color w:val="000000"/>
          <w:sz w:val="36"/>
          <w:szCs w:val="36"/>
          <w:lang w:bidi="hi-IN"/>
        </w:rPr>
        <w:t>OM</w:t>
      </w:r>
      <w:r>
        <w:rPr>
          <w:rFonts w:ascii="Arial" w:hAnsi="Arial" w:cs="Arial"/>
          <w:color w:val="000000"/>
          <w:sz w:val="36"/>
          <w:szCs w:val="36"/>
          <w:lang w:bidi="hi-IN"/>
        </w:rPr>
        <w:t xml:space="preserve"> prac</w:t>
      </w:r>
      <w:r w:rsidR="00665208">
        <w:rPr>
          <w:rFonts w:ascii="Arial" w:hAnsi="Arial" w:cs="Arial"/>
          <w:color w:val="000000"/>
          <w:sz w:val="36"/>
          <w:szCs w:val="36"/>
          <w:lang w:bidi="hi-IN"/>
        </w:rPr>
        <w:t>E</w:t>
      </w:r>
      <w:r>
        <w:rPr>
          <w:rFonts w:ascii="Arial" w:hAnsi="Arial" w:cs="Arial"/>
          <w:color w:val="000000"/>
          <w:sz w:val="36"/>
          <w:szCs w:val="36"/>
          <w:lang w:bidi="hi-IN"/>
        </w:rPr>
        <w:t>tas</w:t>
      </w:r>
      <w:r w:rsidR="00665208">
        <w:rPr>
          <w:rFonts w:ascii="Arial" w:hAnsi="Arial" w:cs="Arial"/>
          <w:color w:val="000000"/>
          <w:sz w:val="36"/>
          <w:szCs w:val="36"/>
          <w:lang w:bidi="hi-IN"/>
        </w:rPr>
        <w:t>E</w:t>
      </w:r>
      <w:r>
        <w:rPr>
          <w:rFonts w:ascii="Arial" w:hAnsi="Arial" w:cs="Arial"/>
          <w:color w:val="000000"/>
          <w:sz w:val="36"/>
          <w:szCs w:val="36"/>
          <w:lang w:bidi="hi-IN"/>
        </w:rPr>
        <w:t xml:space="preserve"> namaH </w:t>
      </w:r>
    </w:p>
    <w:p w14:paraId="6A425E74" w14:textId="0E00394C"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3. </w:t>
      </w:r>
      <w:r w:rsidR="00842E57">
        <w:rPr>
          <w:rFonts w:ascii="Arial" w:hAnsi="Arial" w:cs="Arial"/>
          <w:color w:val="000000"/>
          <w:sz w:val="36"/>
          <w:szCs w:val="36"/>
          <w:lang w:bidi="hi-IN"/>
        </w:rPr>
        <w:t>OM</w:t>
      </w:r>
      <w:r>
        <w:rPr>
          <w:rFonts w:ascii="Arial" w:hAnsi="Arial" w:cs="Arial"/>
          <w:color w:val="000000"/>
          <w:sz w:val="36"/>
          <w:szCs w:val="36"/>
          <w:lang w:bidi="hi-IN"/>
        </w:rPr>
        <w:t xml:space="preserve"> surUpiN</w:t>
      </w:r>
      <w:r w:rsidR="00665208">
        <w:rPr>
          <w:rFonts w:ascii="Arial" w:hAnsi="Arial" w:cs="Arial"/>
          <w:color w:val="000000"/>
          <w:sz w:val="36"/>
          <w:szCs w:val="36"/>
          <w:lang w:bidi="hi-IN"/>
        </w:rPr>
        <w:t>E</w:t>
      </w:r>
      <w:r>
        <w:rPr>
          <w:rFonts w:ascii="Arial" w:hAnsi="Arial" w:cs="Arial"/>
          <w:color w:val="000000"/>
          <w:sz w:val="36"/>
          <w:szCs w:val="36"/>
          <w:lang w:bidi="hi-IN"/>
        </w:rPr>
        <w:t xml:space="preserve"> namaH</w:t>
      </w:r>
      <w:r>
        <w:rPr>
          <w:rFonts w:ascii="Arial" w:hAnsi="Arial" w:cs="Arial"/>
          <w:color w:val="000000"/>
          <w:sz w:val="36"/>
          <w:szCs w:val="36"/>
          <w:lang w:bidi="hi-IN"/>
        </w:rPr>
        <w:tab/>
      </w:r>
      <w:r>
        <w:rPr>
          <w:rFonts w:ascii="Arial" w:hAnsi="Arial" w:cs="Arial"/>
          <w:color w:val="000000"/>
          <w:sz w:val="36"/>
          <w:szCs w:val="36"/>
          <w:lang w:bidi="hi-IN"/>
        </w:rPr>
        <w:tab/>
        <w:t xml:space="preserve">4. </w:t>
      </w:r>
      <w:r w:rsidR="00842E57">
        <w:rPr>
          <w:rFonts w:ascii="Arial" w:hAnsi="Arial" w:cs="Arial"/>
          <w:color w:val="000000"/>
          <w:sz w:val="36"/>
          <w:szCs w:val="36"/>
          <w:lang w:bidi="hi-IN"/>
        </w:rPr>
        <w:t>OM</w:t>
      </w:r>
      <w:r>
        <w:rPr>
          <w:rFonts w:ascii="Arial" w:hAnsi="Arial" w:cs="Arial"/>
          <w:color w:val="000000"/>
          <w:sz w:val="36"/>
          <w:szCs w:val="36"/>
          <w:lang w:bidi="hi-IN"/>
        </w:rPr>
        <w:t xml:space="preserve"> apAMpatay</w:t>
      </w:r>
      <w:r w:rsidR="00665208">
        <w:rPr>
          <w:rFonts w:ascii="Arial" w:hAnsi="Arial" w:cs="Arial"/>
          <w:color w:val="000000"/>
          <w:sz w:val="36"/>
          <w:szCs w:val="36"/>
          <w:lang w:bidi="hi-IN"/>
        </w:rPr>
        <w:t>E</w:t>
      </w:r>
      <w:r>
        <w:rPr>
          <w:rFonts w:ascii="Arial" w:hAnsi="Arial" w:cs="Arial"/>
          <w:color w:val="000000"/>
          <w:sz w:val="36"/>
          <w:szCs w:val="36"/>
          <w:lang w:bidi="hi-IN"/>
        </w:rPr>
        <w:t xml:space="preserve"> namaH </w:t>
      </w:r>
    </w:p>
    <w:p w14:paraId="0F2E6DE6" w14:textId="38E3327B"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5. </w:t>
      </w:r>
      <w:r w:rsidR="00842E57">
        <w:rPr>
          <w:rFonts w:ascii="Arial" w:hAnsi="Arial" w:cs="Arial"/>
          <w:color w:val="000000"/>
          <w:sz w:val="36"/>
          <w:szCs w:val="36"/>
          <w:lang w:bidi="hi-IN"/>
        </w:rPr>
        <w:t>OM</w:t>
      </w:r>
      <w:r>
        <w:rPr>
          <w:rFonts w:ascii="Arial" w:hAnsi="Arial" w:cs="Arial"/>
          <w:color w:val="000000"/>
          <w:sz w:val="36"/>
          <w:szCs w:val="36"/>
          <w:lang w:bidi="hi-IN"/>
        </w:rPr>
        <w:t xml:space="preserve"> makaravAhanAya namaH 6. jalAdhipatay</w:t>
      </w:r>
      <w:r w:rsidR="00665208">
        <w:rPr>
          <w:rFonts w:ascii="Arial" w:hAnsi="Arial" w:cs="Arial"/>
          <w:color w:val="000000"/>
          <w:sz w:val="36"/>
          <w:szCs w:val="36"/>
          <w:lang w:bidi="hi-IN"/>
        </w:rPr>
        <w:t>E</w:t>
      </w:r>
      <w:r>
        <w:rPr>
          <w:rFonts w:ascii="Arial" w:hAnsi="Arial" w:cs="Arial"/>
          <w:color w:val="000000"/>
          <w:sz w:val="36"/>
          <w:szCs w:val="36"/>
          <w:lang w:bidi="hi-IN"/>
        </w:rPr>
        <w:t xml:space="preserve"> namaH</w:t>
      </w:r>
    </w:p>
    <w:p w14:paraId="033AB74C" w14:textId="44F31DE5"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7. </w:t>
      </w:r>
      <w:r w:rsidR="00842E57">
        <w:rPr>
          <w:rFonts w:ascii="Arial" w:hAnsi="Arial" w:cs="Arial"/>
          <w:color w:val="000000"/>
          <w:sz w:val="36"/>
          <w:szCs w:val="36"/>
          <w:lang w:bidi="hi-IN"/>
        </w:rPr>
        <w:t>OM</w:t>
      </w:r>
      <w:r>
        <w:rPr>
          <w:rFonts w:ascii="Arial" w:hAnsi="Arial" w:cs="Arial"/>
          <w:color w:val="000000"/>
          <w:sz w:val="36"/>
          <w:szCs w:val="36"/>
          <w:lang w:bidi="hi-IN"/>
        </w:rPr>
        <w:t xml:space="preserve"> pASahastAya namaH </w:t>
      </w:r>
      <w:r>
        <w:rPr>
          <w:rFonts w:ascii="Arial" w:hAnsi="Arial" w:cs="Arial"/>
          <w:color w:val="000000"/>
          <w:sz w:val="36"/>
          <w:szCs w:val="36"/>
          <w:lang w:bidi="hi-IN"/>
        </w:rPr>
        <w:tab/>
        <w:t xml:space="preserve">8. </w:t>
      </w:r>
      <w:r w:rsidR="00842E57">
        <w:rPr>
          <w:rFonts w:ascii="Arial" w:hAnsi="Arial" w:cs="Arial"/>
          <w:color w:val="000000"/>
          <w:sz w:val="36"/>
          <w:szCs w:val="36"/>
          <w:lang w:bidi="hi-IN"/>
        </w:rPr>
        <w:t>OM</w:t>
      </w:r>
      <w:r>
        <w:rPr>
          <w:rFonts w:ascii="Arial" w:hAnsi="Arial" w:cs="Arial"/>
          <w:color w:val="000000"/>
          <w:sz w:val="36"/>
          <w:szCs w:val="36"/>
          <w:lang w:bidi="hi-IN"/>
        </w:rPr>
        <w:t xml:space="preserve"> tIrtharAjAya namaH </w:t>
      </w:r>
    </w:p>
    <w:p w14:paraId="7E968E8F" w14:textId="3D1FB11D"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varuNAya namaH | nAnAvidha parimaLa patra puShpANi samarpayAmi | </w:t>
      </w:r>
    </w:p>
    <w:p w14:paraId="70E80DB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dhUpaM AGrApayAmi | dIpaM darSayAmi | </w:t>
      </w:r>
    </w:p>
    <w:p w14:paraId="1164244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dhUpadIpAnantaraM AcamanIyaM samarpayAmi | </w:t>
      </w:r>
    </w:p>
    <w:p w14:paraId="49D104DF" w14:textId="70C8525F"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BUrBuvassuvaH | tathsa#viqturvar</w:t>
      </w:r>
      <w:r w:rsidR="00665208">
        <w:rPr>
          <w:rFonts w:ascii="Arial" w:hAnsi="Arial" w:cs="Arial"/>
          <w:color w:val="000000"/>
          <w:sz w:val="36"/>
          <w:szCs w:val="36"/>
          <w:lang w:bidi="hi-IN"/>
        </w:rPr>
        <w:t>E</w:t>
      </w:r>
      <w:r w:rsidR="00D91D60">
        <w:rPr>
          <w:rFonts w:ascii="Arial" w:hAnsi="Arial" w:cs="Arial"/>
          <w:color w:val="000000"/>
          <w:sz w:val="36"/>
          <w:szCs w:val="36"/>
          <w:lang w:bidi="hi-IN"/>
        </w:rPr>
        <w:t>$NyaqM Barg</w:t>
      </w:r>
      <w:r w:rsidR="00665208">
        <w:rPr>
          <w:rFonts w:ascii="Arial" w:hAnsi="Arial" w:cs="Arial"/>
          <w:color w:val="000000"/>
          <w:sz w:val="36"/>
          <w:szCs w:val="36"/>
          <w:lang w:bidi="hi-IN"/>
        </w:rPr>
        <w:t>O</w:t>
      </w:r>
      <w:r w:rsidR="00D91D60">
        <w:rPr>
          <w:rFonts w:ascii="Arial" w:hAnsi="Arial" w:cs="Arial"/>
          <w:color w:val="000000"/>
          <w:sz w:val="36"/>
          <w:szCs w:val="36"/>
          <w:lang w:bidi="hi-IN"/>
        </w:rPr>
        <w:t># d</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qvasya# dhImahi | </w:t>
      </w:r>
    </w:p>
    <w:p w14:paraId="72B4BE9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dhiy</w:t>
      </w:r>
      <w:r w:rsidR="00665208">
        <w:rPr>
          <w:rFonts w:ascii="Arial" w:hAnsi="Arial" w:cs="Arial"/>
          <w:color w:val="000000"/>
          <w:sz w:val="36"/>
          <w:szCs w:val="36"/>
          <w:lang w:bidi="hi-IN"/>
        </w:rPr>
        <w:t>O</w:t>
      </w:r>
      <w:r>
        <w:rPr>
          <w:rFonts w:ascii="Arial" w:hAnsi="Arial" w:cs="Arial"/>
          <w:color w:val="000000"/>
          <w:sz w:val="36"/>
          <w:szCs w:val="36"/>
          <w:lang w:bidi="hi-IN"/>
        </w:rPr>
        <w:t>q y</w:t>
      </w:r>
      <w:r w:rsidR="00665208">
        <w:rPr>
          <w:rFonts w:ascii="Arial" w:hAnsi="Arial" w:cs="Arial"/>
          <w:color w:val="000000"/>
          <w:sz w:val="36"/>
          <w:szCs w:val="36"/>
          <w:lang w:bidi="hi-IN"/>
        </w:rPr>
        <w:t>O</w:t>
      </w:r>
      <w:r>
        <w:rPr>
          <w:rFonts w:ascii="Arial" w:hAnsi="Arial" w:cs="Arial"/>
          <w:color w:val="000000"/>
          <w:sz w:val="36"/>
          <w:szCs w:val="36"/>
          <w:lang w:bidi="hi-IN"/>
        </w:rPr>
        <w:t>na# prac</w:t>
      </w:r>
      <w:r w:rsidR="00665208">
        <w:rPr>
          <w:rFonts w:ascii="Arial" w:hAnsi="Arial" w:cs="Arial"/>
          <w:color w:val="000000"/>
          <w:sz w:val="36"/>
          <w:szCs w:val="36"/>
          <w:lang w:bidi="hi-IN"/>
        </w:rPr>
        <w:t>O</w:t>
      </w:r>
      <w:r>
        <w:rPr>
          <w:rFonts w:ascii="Arial" w:hAnsi="Arial" w:cs="Arial"/>
          <w:color w:val="000000"/>
          <w:sz w:val="36"/>
          <w:szCs w:val="36"/>
          <w:lang w:bidi="hi-IN"/>
        </w:rPr>
        <w:t xml:space="preserve">qdayA$t | </w:t>
      </w:r>
    </w:p>
    <w:p w14:paraId="1B01AAE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 savitaH prasuvaH | satyaM tvart</w:t>
      </w:r>
      <w:r w:rsidR="00665208">
        <w:rPr>
          <w:rFonts w:ascii="Arial" w:hAnsi="Arial" w:cs="Arial"/>
          <w:color w:val="000000"/>
          <w:sz w:val="36"/>
          <w:szCs w:val="36"/>
          <w:lang w:bidi="hi-IN"/>
        </w:rPr>
        <w:t>E</w:t>
      </w:r>
      <w:r>
        <w:rPr>
          <w:rFonts w:ascii="Arial" w:hAnsi="Arial" w:cs="Arial"/>
          <w:color w:val="000000"/>
          <w:sz w:val="36"/>
          <w:szCs w:val="36"/>
          <w:lang w:bidi="hi-IN"/>
        </w:rPr>
        <w:t xml:space="preserve">na pariShi~jcAmi | </w:t>
      </w:r>
    </w:p>
    <w:p w14:paraId="2A067BB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(rAtrau - RutaM tvA saty</w:t>
      </w:r>
      <w:r w:rsidR="00665208">
        <w:rPr>
          <w:rFonts w:ascii="Arial" w:hAnsi="Arial" w:cs="Arial"/>
          <w:color w:val="000000"/>
          <w:sz w:val="36"/>
          <w:szCs w:val="36"/>
          <w:lang w:bidi="hi-IN"/>
        </w:rPr>
        <w:t>E</w:t>
      </w:r>
      <w:r>
        <w:rPr>
          <w:rFonts w:ascii="Arial" w:hAnsi="Arial" w:cs="Arial"/>
          <w:color w:val="000000"/>
          <w:sz w:val="36"/>
          <w:szCs w:val="36"/>
          <w:lang w:bidi="hi-IN"/>
        </w:rPr>
        <w:t xml:space="preserve">na pariShi~jcAmi) | </w:t>
      </w:r>
    </w:p>
    <w:p w14:paraId="55C42757" w14:textId="1D0140AA"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varuNAya namaH | amRutaM Bavatu | amRut</w:t>
      </w:r>
      <w:r w:rsidR="00665208">
        <w:rPr>
          <w:rFonts w:ascii="Arial" w:hAnsi="Arial" w:cs="Arial"/>
          <w:color w:val="000000"/>
          <w:sz w:val="36"/>
          <w:szCs w:val="36"/>
          <w:lang w:bidi="hi-IN"/>
        </w:rPr>
        <w:t>O</w:t>
      </w:r>
      <w:r w:rsidR="00D91D60">
        <w:rPr>
          <w:rFonts w:ascii="Arial" w:hAnsi="Arial" w:cs="Arial"/>
          <w:color w:val="000000"/>
          <w:sz w:val="36"/>
          <w:szCs w:val="36"/>
          <w:lang w:bidi="hi-IN"/>
        </w:rPr>
        <w:t xml:space="preserve">pastaraNamasi | </w:t>
      </w:r>
    </w:p>
    <w:p w14:paraId="61261FFA" w14:textId="41FF1998"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prANAya svAhA | </w:t>
      </w:r>
      <w:r>
        <w:rPr>
          <w:rFonts w:ascii="Arial" w:hAnsi="Arial" w:cs="Arial"/>
          <w:color w:val="000000"/>
          <w:sz w:val="36"/>
          <w:szCs w:val="36"/>
          <w:lang w:bidi="hi-IN"/>
        </w:rPr>
        <w:t>OM</w:t>
      </w:r>
      <w:r w:rsidR="00D91D60">
        <w:rPr>
          <w:rFonts w:ascii="Arial" w:hAnsi="Arial" w:cs="Arial"/>
          <w:color w:val="000000"/>
          <w:sz w:val="36"/>
          <w:szCs w:val="36"/>
          <w:lang w:bidi="hi-IN"/>
        </w:rPr>
        <w:t xml:space="preserve"> apAnAya svAhA | </w:t>
      </w:r>
      <w:r>
        <w:rPr>
          <w:rFonts w:ascii="Arial" w:hAnsi="Arial" w:cs="Arial"/>
          <w:color w:val="000000"/>
          <w:sz w:val="36"/>
          <w:szCs w:val="36"/>
          <w:lang w:bidi="hi-IN"/>
        </w:rPr>
        <w:t>OM</w:t>
      </w:r>
      <w:r w:rsidR="00D91D60">
        <w:rPr>
          <w:rFonts w:ascii="Arial" w:hAnsi="Arial" w:cs="Arial"/>
          <w:color w:val="000000"/>
          <w:sz w:val="36"/>
          <w:szCs w:val="36"/>
          <w:lang w:bidi="hi-IN"/>
        </w:rPr>
        <w:t xml:space="preserve"> vyAnAya svAhA | </w:t>
      </w:r>
    </w:p>
    <w:p w14:paraId="0EA59ED4" w14:textId="1F230E97"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udAnAya svAhA | </w:t>
      </w:r>
      <w:r>
        <w:rPr>
          <w:rFonts w:ascii="Arial" w:hAnsi="Arial" w:cs="Arial"/>
          <w:color w:val="000000"/>
          <w:sz w:val="36"/>
          <w:szCs w:val="36"/>
          <w:lang w:bidi="hi-IN"/>
        </w:rPr>
        <w:t>OM</w:t>
      </w:r>
      <w:r w:rsidR="00D91D60">
        <w:rPr>
          <w:rFonts w:ascii="Arial" w:hAnsi="Arial" w:cs="Arial"/>
          <w:color w:val="000000"/>
          <w:sz w:val="36"/>
          <w:szCs w:val="36"/>
          <w:lang w:bidi="hi-IN"/>
        </w:rPr>
        <w:t xml:space="preserve"> samAnAya svAhA | </w:t>
      </w:r>
      <w:r>
        <w:rPr>
          <w:rFonts w:ascii="Arial" w:hAnsi="Arial" w:cs="Arial"/>
          <w:color w:val="000000"/>
          <w:sz w:val="36"/>
          <w:szCs w:val="36"/>
          <w:lang w:bidi="hi-IN"/>
        </w:rPr>
        <w:t>OM</w:t>
      </w:r>
      <w:r w:rsidR="00D91D60">
        <w:rPr>
          <w:rFonts w:ascii="Arial" w:hAnsi="Arial" w:cs="Arial"/>
          <w:color w:val="000000"/>
          <w:sz w:val="36"/>
          <w:szCs w:val="36"/>
          <w:lang w:bidi="hi-IN"/>
        </w:rPr>
        <w:t xml:space="preserve"> brahmaN</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 svAhA | </w:t>
      </w:r>
    </w:p>
    <w:p w14:paraId="02CAD8C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kadaLIPalaM niv</w:t>
      </w:r>
      <w:r w:rsidR="00665208">
        <w:rPr>
          <w:rFonts w:ascii="Arial" w:hAnsi="Arial" w:cs="Arial"/>
          <w:color w:val="000000"/>
          <w:sz w:val="36"/>
          <w:szCs w:val="36"/>
          <w:lang w:bidi="hi-IN"/>
        </w:rPr>
        <w:t>E</w:t>
      </w:r>
      <w:r>
        <w:rPr>
          <w:rFonts w:ascii="Arial" w:hAnsi="Arial" w:cs="Arial"/>
          <w:color w:val="000000"/>
          <w:sz w:val="36"/>
          <w:szCs w:val="36"/>
          <w:lang w:bidi="hi-IN"/>
        </w:rPr>
        <w:t>dayAmi | maddhy</w:t>
      </w:r>
      <w:r w:rsidR="00665208">
        <w:rPr>
          <w:rFonts w:ascii="Arial" w:hAnsi="Arial" w:cs="Arial"/>
          <w:color w:val="000000"/>
          <w:sz w:val="36"/>
          <w:szCs w:val="36"/>
          <w:lang w:bidi="hi-IN"/>
        </w:rPr>
        <w:t>E</w:t>
      </w:r>
      <w:r>
        <w:rPr>
          <w:rFonts w:ascii="Arial" w:hAnsi="Arial" w:cs="Arial"/>
          <w:color w:val="000000"/>
          <w:sz w:val="36"/>
          <w:szCs w:val="36"/>
          <w:lang w:bidi="hi-IN"/>
        </w:rPr>
        <w:t>maddhy</w:t>
      </w:r>
      <w:r w:rsidR="00665208">
        <w:rPr>
          <w:rFonts w:ascii="Arial" w:hAnsi="Arial" w:cs="Arial"/>
          <w:color w:val="000000"/>
          <w:sz w:val="36"/>
          <w:szCs w:val="36"/>
          <w:lang w:bidi="hi-IN"/>
        </w:rPr>
        <w:t>E</w:t>
      </w:r>
      <w:r>
        <w:rPr>
          <w:rFonts w:ascii="Arial" w:hAnsi="Arial" w:cs="Arial"/>
          <w:color w:val="000000"/>
          <w:sz w:val="36"/>
          <w:szCs w:val="36"/>
          <w:lang w:bidi="hi-IN"/>
        </w:rPr>
        <w:t xml:space="preserve"> amRutapAnIyaM samarpayAmi | amRutApidhAnamasi | naiv</w:t>
      </w:r>
      <w:r w:rsidR="00665208">
        <w:rPr>
          <w:rFonts w:ascii="Arial" w:hAnsi="Arial" w:cs="Arial"/>
          <w:color w:val="000000"/>
          <w:sz w:val="36"/>
          <w:szCs w:val="36"/>
          <w:lang w:bidi="hi-IN"/>
        </w:rPr>
        <w:t>E</w:t>
      </w:r>
      <w:r>
        <w:rPr>
          <w:rFonts w:ascii="Arial" w:hAnsi="Arial" w:cs="Arial"/>
          <w:color w:val="000000"/>
          <w:sz w:val="36"/>
          <w:szCs w:val="36"/>
          <w:lang w:bidi="hi-IN"/>
        </w:rPr>
        <w:t xml:space="preserve">dyAnantaraM AcamanIyaM samarpayAmi | </w:t>
      </w:r>
    </w:p>
    <w:p w14:paraId="3AEBE34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tAMbUlaM samarpayAmi | karpUra nIrAjanaM pradarSayAmi | </w:t>
      </w:r>
    </w:p>
    <w:p w14:paraId="067AD41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nIrAjanAnantaraM AcamanIyaM samarpayAmi | mantra puShpaM samarpayAmi | </w:t>
      </w:r>
    </w:p>
    <w:p w14:paraId="31284BA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suvarNa puShpaM samarpayAmi | samast</w:t>
      </w:r>
      <w:r w:rsidR="00665208">
        <w:rPr>
          <w:rFonts w:ascii="Arial" w:hAnsi="Arial" w:cs="Arial"/>
          <w:color w:val="000000"/>
          <w:sz w:val="36"/>
          <w:szCs w:val="36"/>
          <w:lang w:bidi="hi-IN"/>
        </w:rPr>
        <w:t>O</w:t>
      </w:r>
      <w:r>
        <w:rPr>
          <w:rFonts w:ascii="Arial" w:hAnsi="Arial" w:cs="Arial"/>
          <w:color w:val="000000"/>
          <w:sz w:val="36"/>
          <w:szCs w:val="36"/>
          <w:lang w:bidi="hi-IN"/>
        </w:rPr>
        <w:t xml:space="preserve">pacarAn samarpayAmi || </w:t>
      </w:r>
    </w:p>
    <w:p w14:paraId="71EB2DD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6499732" w14:textId="1B93ADB4" w:rsidR="00D91D60" w:rsidRDefault="00B75668"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4</w:t>
      </w:r>
      <w:r w:rsidR="00D91D60">
        <w:rPr>
          <w:rFonts w:ascii="Arial" w:hAnsi="Arial" w:cs="Arial"/>
          <w:color w:val="000000"/>
          <w:sz w:val="36"/>
          <w:szCs w:val="36"/>
          <w:lang w:bidi="hi-IN"/>
        </w:rPr>
        <w:t>.2</w:t>
      </w:r>
      <w:r w:rsidR="00D91D60">
        <w:rPr>
          <w:rFonts w:ascii="Arial" w:hAnsi="Arial" w:cs="Arial"/>
          <w:color w:val="000000"/>
          <w:sz w:val="36"/>
          <w:szCs w:val="36"/>
          <w:lang w:bidi="hi-IN"/>
        </w:rPr>
        <w:tab/>
        <w:t xml:space="preserve"> mahAnyAsa mantrapATha prAraMBaH</w:t>
      </w:r>
    </w:p>
    <w:p w14:paraId="303A452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athAtaH pa~jcAMgarudrANAM nyAsapUrvakaM japa-h</w:t>
      </w:r>
      <w:r w:rsidR="00665208">
        <w:rPr>
          <w:rFonts w:ascii="Arial" w:hAnsi="Arial" w:cs="Arial"/>
          <w:color w:val="000000"/>
          <w:sz w:val="36"/>
          <w:szCs w:val="36"/>
          <w:lang w:bidi="hi-IN"/>
        </w:rPr>
        <w:t>O</w:t>
      </w:r>
      <w:r>
        <w:rPr>
          <w:rFonts w:ascii="Arial" w:hAnsi="Arial" w:cs="Arial"/>
          <w:color w:val="000000"/>
          <w:sz w:val="36"/>
          <w:szCs w:val="36"/>
          <w:lang w:bidi="hi-IN"/>
        </w:rPr>
        <w:t>mA-rcanA-BiSh</w:t>
      </w:r>
      <w:r w:rsidR="00665208">
        <w:rPr>
          <w:rFonts w:ascii="Arial" w:hAnsi="Arial" w:cs="Arial"/>
          <w:color w:val="000000"/>
          <w:sz w:val="36"/>
          <w:szCs w:val="36"/>
          <w:lang w:bidi="hi-IN"/>
        </w:rPr>
        <w:t>E</w:t>
      </w:r>
      <w:r>
        <w:rPr>
          <w:rFonts w:ascii="Arial" w:hAnsi="Arial" w:cs="Arial"/>
          <w:color w:val="000000"/>
          <w:sz w:val="36"/>
          <w:szCs w:val="36"/>
          <w:lang w:bidi="hi-IN"/>
        </w:rPr>
        <w:t>ka-</w:t>
      </w:r>
    </w:p>
    <w:p w14:paraId="467B1FB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vidhiM vyAKyAsyAmaH </w:t>
      </w:r>
    </w:p>
    <w:p w14:paraId="7C7D6F32"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&lt;lang=eng&gt;</w:t>
      </w:r>
    </w:p>
    <w:p w14:paraId="3497A831" w14:textId="77777777" w:rsidR="00B36780" w:rsidRDefault="00D91D60" w:rsidP="00B3678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w:t>
      </w:r>
      <w:r w:rsidR="00665208">
        <w:rPr>
          <w:rFonts w:ascii="Arial" w:hAnsi="Arial" w:cs="Arial"/>
          <w:color w:val="000000"/>
          <w:sz w:val="36"/>
          <w:szCs w:val="36"/>
          <w:lang w:bidi="hi-IN"/>
        </w:rPr>
        <w:t>o</w:t>
      </w:r>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 Th</w:t>
      </w:r>
      <w:r w:rsidR="00665208">
        <w:rPr>
          <w:rFonts w:ascii="Arial" w:hAnsi="Arial" w:cs="Arial"/>
          <w:color w:val="000000"/>
          <w:sz w:val="36"/>
          <w:szCs w:val="36"/>
          <w:lang w:bidi="hi-IN"/>
        </w:rPr>
        <w:t>e</w:t>
      </w:r>
      <w:r>
        <w:rPr>
          <w:rFonts w:ascii="Arial" w:hAnsi="Arial" w:cs="Arial"/>
          <w:color w:val="000000"/>
          <w:sz w:val="36"/>
          <w:szCs w:val="36"/>
          <w:lang w:bidi="hi-IN"/>
        </w:rPr>
        <w:t xml:space="preserve"> Mahanyasa Rishi h</w:t>
      </w:r>
      <w:r w:rsidR="00665208">
        <w:rPr>
          <w:rFonts w:ascii="Arial" w:hAnsi="Arial" w:cs="Arial"/>
          <w:color w:val="000000"/>
          <w:sz w:val="36"/>
          <w:szCs w:val="36"/>
          <w:lang w:bidi="hi-IN"/>
        </w:rPr>
        <w:t>e</w:t>
      </w:r>
      <w:r>
        <w:rPr>
          <w:rFonts w:ascii="Arial" w:hAnsi="Arial" w:cs="Arial"/>
          <w:color w:val="000000"/>
          <w:sz w:val="36"/>
          <w:szCs w:val="36"/>
          <w:lang w:bidi="hi-IN"/>
        </w:rPr>
        <w:t>r</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sidR="00665208">
        <w:rPr>
          <w:rFonts w:ascii="Arial" w:hAnsi="Arial" w:cs="Arial"/>
          <w:color w:val="000000"/>
          <w:sz w:val="36"/>
          <w:szCs w:val="36"/>
          <w:lang w:bidi="hi-IN"/>
        </w:rPr>
        <w:t>e</w:t>
      </w:r>
      <w:r>
        <w:rPr>
          <w:rFonts w:ascii="Arial" w:hAnsi="Arial" w:cs="Arial"/>
          <w:color w:val="000000"/>
          <w:sz w:val="36"/>
          <w:szCs w:val="36"/>
          <w:lang w:bidi="hi-IN"/>
        </w:rPr>
        <w:t>xplains t</w:t>
      </w:r>
      <w:r w:rsidR="00665208">
        <w:rPr>
          <w:rFonts w:ascii="Arial" w:hAnsi="Arial" w:cs="Arial"/>
          <w:color w:val="000000"/>
          <w:sz w:val="36"/>
          <w:szCs w:val="36"/>
          <w:lang w:bidi="hi-IN"/>
        </w:rPr>
        <w:t>o</w:t>
      </w:r>
      <w:r>
        <w:rPr>
          <w:rFonts w:ascii="Arial" w:hAnsi="Arial" w:cs="Arial"/>
          <w:color w:val="000000"/>
          <w:sz w:val="36"/>
          <w:szCs w:val="36"/>
          <w:lang w:bidi="hi-IN"/>
        </w:rPr>
        <w:t xml:space="preserve"> his stud</w:t>
      </w:r>
      <w:r w:rsidR="00665208">
        <w:rPr>
          <w:rFonts w:ascii="Arial" w:hAnsi="Arial" w:cs="Arial"/>
          <w:color w:val="000000"/>
          <w:sz w:val="36"/>
          <w:szCs w:val="36"/>
          <w:lang w:bidi="hi-IN"/>
        </w:rPr>
        <w:t>e</w:t>
      </w:r>
      <w:r>
        <w:rPr>
          <w:rFonts w:ascii="Arial" w:hAnsi="Arial" w:cs="Arial"/>
          <w:color w:val="000000"/>
          <w:sz w:val="36"/>
          <w:szCs w:val="36"/>
          <w:lang w:bidi="hi-IN"/>
        </w:rPr>
        <w:t>nts th</w:t>
      </w:r>
      <w:r w:rsidR="00665208">
        <w:rPr>
          <w:rFonts w:ascii="Arial" w:hAnsi="Arial" w:cs="Arial"/>
          <w:color w:val="000000"/>
          <w:sz w:val="36"/>
          <w:szCs w:val="36"/>
          <w:lang w:bidi="hi-IN"/>
        </w:rPr>
        <w:t>e</w:t>
      </w:r>
      <w:r>
        <w:rPr>
          <w:rFonts w:ascii="Arial" w:hAnsi="Arial" w:cs="Arial"/>
          <w:color w:val="000000"/>
          <w:sz w:val="36"/>
          <w:szCs w:val="36"/>
          <w:lang w:bidi="hi-IN"/>
        </w:rPr>
        <w:t xml:space="preserve"> vidhi (</w:t>
      </w:r>
      <w:proofErr w:type="gram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th</w:t>
      </w:r>
      <w:r w:rsidR="00665208">
        <w:rPr>
          <w:rFonts w:ascii="Arial" w:hAnsi="Arial" w:cs="Arial"/>
          <w:color w:val="000000"/>
          <w:sz w:val="36"/>
          <w:szCs w:val="36"/>
          <w:lang w:bidi="hi-IN"/>
        </w:rPr>
        <w:t>o</w:t>
      </w:r>
      <w:r>
        <w:rPr>
          <w:rFonts w:ascii="Arial" w:hAnsi="Arial" w:cs="Arial"/>
          <w:color w:val="000000"/>
          <w:sz w:val="36"/>
          <w:szCs w:val="36"/>
          <w:lang w:bidi="hi-IN"/>
        </w:rPr>
        <w:t>d )</w:t>
      </w:r>
      <w:proofErr w:type="gramEnd"/>
      <w:r>
        <w:rPr>
          <w:rFonts w:ascii="Arial" w:hAnsi="Arial" w:cs="Arial"/>
          <w:color w:val="000000"/>
          <w:sz w:val="36"/>
          <w:szCs w:val="36"/>
          <w:lang w:bidi="hi-IN"/>
        </w:rPr>
        <w:t xml:space="preserve"> and vyakyaanam (p</w:t>
      </w:r>
      <w:r w:rsidR="00665208">
        <w:rPr>
          <w:rFonts w:ascii="Arial" w:hAnsi="Arial" w:cs="Arial"/>
          <w:color w:val="000000"/>
          <w:sz w:val="36"/>
          <w:szCs w:val="36"/>
          <w:lang w:bidi="hi-IN"/>
        </w:rPr>
        <w:t>oo</w:t>
      </w:r>
      <w:r>
        <w:rPr>
          <w:rFonts w:ascii="Arial" w:hAnsi="Arial" w:cs="Arial"/>
          <w:color w:val="000000"/>
          <w:sz w:val="36"/>
          <w:szCs w:val="36"/>
          <w:lang w:bidi="hi-IN"/>
        </w:rPr>
        <w:t>ja) whil</w:t>
      </w:r>
      <w:r w:rsidR="00665208">
        <w:rPr>
          <w:rFonts w:ascii="Arial" w:hAnsi="Arial" w:cs="Arial"/>
          <w:color w:val="000000"/>
          <w:sz w:val="36"/>
          <w:szCs w:val="36"/>
          <w:lang w:bidi="hi-IN"/>
        </w:rPr>
        <w:t>e</w:t>
      </w:r>
      <w:r>
        <w:rPr>
          <w:rFonts w:ascii="Arial" w:hAnsi="Arial" w:cs="Arial"/>
          <w:color w:val="000000"/>
          <w:sz w:val="36"/>
          <w:szCs w:val="36"/>
          <w:lang w:bidi="hi-IN"/>
        </w:rPr>
        <w:t xml:space="preserve"> t</w:t>
      </w:r>
      <w:r w:rsidR="00665208">
        <w:rPr>
          <w:rFonts w:ascii="Arial" w:hAnsi="Arial" w:cs="Arial"/>
          <w:color w:val="000000"/>
          <w:sz w:val="36"/>
          <w:szCs w:val="36"/>
          <w:lang w:bidi="hi-IN"/>
        </w:rPr>
        <w:t>e</w:t>
      </w:r>
      <w:r>
        <w:rPr>
          <w:rFonts w:ascii="Arial" w:hAnsi="Arial" w:cs="Arial"/>
          <w:color w:val="000000"/>
          <w:sz w:val="36"/>
          <w:szCs w:val="36"/>
          <w:lang w:bidi="hi-IN"/>
        </w:rPr>
        <w:t>aching Mahanayasam and h</w:t>
      </w:r>
      <w:r w:rsidR="00665208">
        <w:rPr>
          <w:rFonts w:ascii="Arial" w:hAnsi="Arial" w:cs="Arial"/>
          <w:color w:val="000000"/>
          <w:sz w:val="36"/>
          <w:szCs w:val="36"/>
          <w:lang w:bidi="hi-IN"/>
        </w:rPr>
        <w:t>e</w:t>
      </w:r>
      <w:r>
        <w:rPr>
          <w:rFonts w:ascii="Arial" w:hAnsi="Arial" w:cs="Arial"/>
          <w:color w:val="000000"/>
          <w:sz w:val="36"/>
          <w:szCs w:val="36"/>
          <w:lang w:bidi="hi-IN"/>
        </w:rPr>
        <w:t>nc</w:t>
      </w:r>
      <w:r w:rsidR="00665208">
        <w:rPr>
          <w:rFonts w:ascii="Arial" w:hAnsi="Arial" w:cs="Arial"/>
          <w:color w:val="000000"/>
          <w:sz w:val="36"/>
          <w:szCs w:val="36"/>
          <w:lang w:bidi="hi-IN"/>
        </w:rPr>
        <w:t>e</w:t>
      </w:r>
      <w:r>
        <w:rPr>
          <w:rFonts w:ascii="Arial" w:hAnsi="Arial" w:cs="Arial"/>
          <w:color w:val="000000"/>
          <w:sz w:val="36"/>
          <w:szCs w:val="36"/>
          <w:lang w:bidi="hi-IN"/>
        </w:rPr>
        <w:t xml:space="preserve"> h</w:t>
      </w:r>
      <w:r w:rsidR="00665208">
        <w:rPr>
          <w:rFonts w:ascii="Arial" w:hAnsi="Arial" w:cs="Arial"/>
          <w:color w:val="000000"/>
          <w:sz w:val="36"/>
          <w:szCs w:val="36"/>
          <w:lang w:bidi="hi-IN"/>
        </w:rPr>
        <w:t>e</w:t>
      </w:r>
      <w:r>
        <w:rPr>
          <w:rFonts w:ascii="Arial" w:hAnsi="Arial" w:cs="Arial"/>
          <w:color w:val="000000"/>
          <w:sz w:val="36"/>
          <w:szCs w:val="36"/>
          <w:lang w:bidi="hi-IN"/>
        </w:rPr>
        <w:t xml:space="preserve"> us</w:t>
      </w:r>
      <w:r w:rsidR="00665208">
        <w:rPr>
          <w:rFonts w:ascii="Arial" w:hAnsi="Arial" w:cs="Arial"/>
          <w:color w:val="000000"/>
          <w:sz w:val="36"/>
          <w:szCs w:val="36"/>
          <w:lang w:bidi="hi-IN"/>
        </w:rPr>
        <w:t>e</w:t>
      </w:r>
      <w:r>
        <w:rPr>
          <w:rFonts w:ascii="Arial" w:hAnsi="Arial" w:cs="Arial"/>
          <w:color w:val="000000"/>
          <w:sz w:val="36"/>
          <w:szCs w:val="36"/>
          <w:lang w:bidi="hi-IN"/>
        </w:rPr>
        <w:t>s th</w:t>
      </w:r>
      <w:r w:rsidR="00665208">
        <w:rPr>
          <w:rFonts w:ascii="Arial" w:hAnsi="Arial" w:cs="Arial"/>
          <w:color w:val="000000"/>
          <w:sz w:val="36"/>
          <w:szCs w:val="36"/>
          <w:lang w:bidi="hi-IN"/>
        </w:rPr>
        <w:t>e</w:t>
      </w:r>
      <w:r>
        <w:rPr>
          <w:rFonts w:ascii="Arial" w:hAnsi="Arial" w:cs="Arial"/>
          <w:color w:val="000000"/>
          <w:sz w:val="36"/>
          <w:szCs w:val="36"/>
          <w:lang w:bidi="hi-IN"/>
        </w:rPr>
        <w:t xml:space="preserve"> w</w:t>
      </w:r>
      <w:r w:rsidR="00665208">
        <w:rPr>
          <w:rFonts w:ascii="Arial" w:hAnsi="Arial" w:cs="Arial"/>
          <w:color w:val="000000"/>
          <w:sz w:val="36"/>
          <w:szCs w:val="36"/>
          <w:lang w:bidi="hi-IN"/>
        </w:rPr>
        <w:t>o</w:t>
      </w:r>
      <w:r>
        <w:rPr>
          <w:rFonts w:ascii="Arial" w:hAnsi="Arial" w:cs="Arial"/>
          <w:color w:val="000000"/>
          <w:sz w:val="36"/>
          <w:szCs w:val="36"/>
          <w:lang w:bidi="hi-IN"/>
        </w:rPr>
        <w:t xml:space="preserve">rds </w:t>
      </w:r>
      <w:r w:rsidR="00B36780">
        <w:rPr>
          <w:rFonts w:ascii="Arial" w:hAnsi="Arial" w:cs="Arial"/>
          <w:color w:val="000000"/>
          <w:sz w:val="36"/>
          <w:szCs w:val="36"/>
          <w:lang w:bidi="hi-IN"/>
        </w:rPr>
        <w:t>&lt;lang=def&gt;</w:t>
      </w:r>
    </w:p>
    <w:p w14:paraId="621A91ED" w14:textId="4877F2A0" w:rsidR="00B3678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“vidhiM vyAKyAsyAmaH. </w:t>
      </w:r>
    </w:p>
    <w:p w14:paraId="0949AC5C" w14:textId="77777777" w:rsidR="00B36780" w:rsidRDefault="00B36780" w:rsidP="00B3678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&lt;lang=eng&gt;</w:t>
      </w:r>
    </w:p>
    <w:p w14:paraId="57A42D2D" w14:textId="3CA3B8DF"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H</w:t>
      </w:r>
      <w:r w:rsidR="00665208">
        <w:rPr>
          <w:rFonts w:ascii="Arial" w:hAnsi="Arial" w:cs="Arial"/>
          <w:color w:val="000000"/>
          <w:sz w:val="36"/>
          <w:szCs w:val="36"/>
          <w:lang w:bidi="hi-IN"/>
        </w:rPr>
        <w:t>e</w:t>
      </w:r>
      <w:r>
        <w:rPr>
          <w:rFonts w:ascii="Arial" w:hAnsi="Arial" w:cs="Arial"/>
          <w:color w:val="000000"/>
          <w:sz w:val="36"/>
          <w:szCs w:val="36"/>
          <w:lang w:bidi="hi-IN"/>
        </w:rPr>
        <w:t>r</w:t>
      </w:r>
      <w:r w:rsidR="00665208">
        <w:rPr>
          <w:rFonts w:ascii="Arial" w:hAnsi="Arial" w:cs="Arial"/>
          <w:color w:val="000000"/>
          <w:sz w:val="36"/>
          <w:szCs w:val="36"/>
          <w:lang w:bidi="hi-IN"/>
        </w:rPr>
        <w:t>e</w:t>
      </w:r>
      <w:r>
        <w:rPr>
          <w:rFonts w:ascii="Arial" w:hAnsi="Arial" w:cs="Arial"/>
          <w:color w:val="000000"/>
          <w:sz w:val="36"/>
          <w:szCs w:val="36"/>
          <w:lang w:bidi="hi-IN"/>
        </w:rPr>
        <w:t xml:space="preserve"> y</w:t>
      </w:r>
      <w:r w:rsidR="00665208">
        <w:rPr>
          <w:rFonts w:ascii="Arial" w:hAnsi="Arial" w:cs="Arial"/>
          <w:color w:val="000000"/>
          <w:sz w:val="36"/>
          <w:szCs w:val="36"/>
          <w:lang w:bidi="hi-IN"/>
        </w:rPr>
        <w:t>o</w:t>
      </w:r>
      <w:r>
        <w:rPr>
          <w:rFonts w:ascii="Arial" w:hAnsi="Arial" w:cs="Arial"/>
          <w:color w:val="000000"/>
          <w:sz w:val="36"/>
          <w:szCs w:val="36"/>
          <w:lang w:bidi="hi-IN"/>
        </w:rPr>
        <w:t>u, as th</w:t>
      </w:r>
      <w:r w:rsidR="00665208">
        <w:rPr>
          <w:rFonts w:ascii="Arial" w:hAnsi="Arial" w:cs="Arial"/>
          <w:color w:val="000000"/>
          <w:sz w:val="36"/>
          <w:szCs w:val="36"/>
          <w:lang w:bidi="hi-IN"/>
        </w:rPr>
        <w:t>e</w:t>
      </w:r>
      <w:r>
        <w:rPr>
          <w:rFonts w:ascii="Arial" w:hAnsi="Arial" w:cs="Arial"/>
          <w:color w:val="000000"/>
          <w:sz w:val="36"/>
          <w:szCs w:val="36"/>
          <w:lang w:bidi="hi-IN"/>
        </w:rPr>
        <w:t xml:space="preserve"> kartha, ar</w:t>
      </w:r>
      <w:r w:rsidR="00665208">
        <w:rPr>
          <w:rFonts w:ascii="Arial" w:hAnsi="Arial" w:cs="Arial"/>
          <w:color w:val="000000"/>
          <w:sz w:val="36"/>
          <w:szCs w:val="36"/>
          <w:lang w:bidi="hi-IN"/>
        </w:rPr>
        <w:t>e</w:t>
      </w:r>
      <w:r>
        <w:rPr>
          <w:rFonts w:ascii="Arial" w:hAnsi="Arial" w:cs="Arial"/>
          <w:color w:val="000000"/>
          <w:sz w:val="36"/>
          <w:szCs w:val="36"/>
          <w:lang w:bidi="hi-IN"/>
        </w:rPr>
        <w:t xml:space="preserve"> n</w:t>
      </w:r>
      <w:r w:rsidR="00665208">
        <w:rPr>
          <w:rFonts w:ascii="Arial" w:hAnsi="Arial" w:cs="Arial"/>
          <w:color w:val="000000"/>
          <w:sz w:val="36"/>
          <w:szCs w:val="36"/>
          <w:lang w:bidi="hi-IN"/>
        </w:rPr>
        <w:t>o</w:t>
      </w:r>
      <w:r>
        <w:rPr>
          <w:rFonts w:ascii="Arial" w:hAnsi="Arial" w:cs="Arial"/>
          <w:color w:val="000000"/>
          <w:sz w:val="36"/>
          <w:szCs w:val="36"/>
          <w:lang w:bidi="hi-IN"/>
        </w:rPr>
        <w:t>t d</w:t>
      </w:r>
      <w:r w:rsidR="00665208">
        <w:rPr>
          <w:rFonts w:ascii="Arial" w:hAnsi="Arial" w:cs="Arial"/>
          <w:color w:val="000000"/>
          <w:sz w:val="36"/>
          <w:szCs w:val="36"/>
          <w:lang w:bidi="hi-IN"/>
        </w:rPr>
        <w:t>o</w:t>
      </w:r>
      <w:r>
        <w:rPr>
          <w:rFonts w:ascii="Arial" w:hAnsi="Arial" w:cs="Arial"/>
          <w:color w:val="000000"/>
          <w:sz w:val="36"/>
          <w:szCs w:val="36"/>
          <w:lang w:bidi="hi-IN"/>
        </w:rPr>
        <w:t>ing "vidhi" ("vidhi" m</w:t>
      </w:r>
      <w:r w:rsidR="00665208">
        <w:rPr>
          <w:rFonts w:ascii="Arial" w:hAnsi="Arial" w:cs="Arial"/>
          <w:color w:val="000000"/>
          <w:sz w:val="36"/>
          <w:szCs w:val="36"/>
          <w:lang w:bidi="hi-IN"/>
        </w:rPr>
        <w:t>e</w:t>
      </w:r>
      <w:r>
        <w:rPr>
          <w:rFonts w:ascii="Arial" w:hAnsi="Arial" w:cs="Arial"/>
          <w:color w:val="000000"/>
          <w:sz w:val="36"/>
          <w:szCs w:val="36"/>
          <w:lang w:bidi="hi-IN"/>
        </w:rPr>
        <w:t>aning th</w:t>
      </w:r>
      <w:r w:rsidR="00665208">
        <w:rPr>
          <w:rFonts w:ascii="Arial" w:hAnsi="Arial" w:cs="Arial"/>
          <w:color w:val="000000"/>
          <w:sz w:val="36"/>
          <w:szCs w:val="36"/>
          <w:lang w:bidi="hi-IN"/>
        </w:rPr>
        <w:t>e</w:t>
      </w:r>
      <w:r>
        <w:rPr>
          <w:rFonts w:ascii="Arial" w:hAnsi="Arial" w:cs="Arial"/>
          <w:color w:val="000000"/>
          <w:sz w:val="36"/>
          <w:szCs w:val="36"/>
          <w:lang w:bidi="hi-IN"/>
        </w:rPr>
        <w:t xml:space="preserve"> trial m</w:t>
      </w:r>
      <w:r w:rsidR="00665208">
        <w:rPr>
          <w:rFonts w:ascii="Arial" w:hAnsi="Arial" w:cs="Arial"/>
          <w:color w:val="000000"/>
          <w:sz w:val="36"/>
          <w:szCs w:val="36"/>
          <w:lang w:bidi="hi-IN"/>
        </w:rPr>
        <w:t>e</w:t>
      </w:r>
      <w:r>
        <w:rPr>
          <w:rFonts w:ascii="Arial" w:hAnsi="Arial" w:cs="Arial"/>
          <w:color w:val="000000"/>
          <w:sz w:val="36"/>
          <w:szCs w:val="36"/>
          <w:lang w:bidi="hi-IN"/>
        </w:rPr>
        <w:t>th</w:t>
      </w:r>
      <w:r w:rsidR="00665208">
        <w:rPr>
          <w:rFonts w:ascii="Arial" w:hAnsi="Arial" w:cs="Arial"/>
          <w:color w:val="000000"/>
          <w:sz w:val="36"/>
          <w:szCs w:val="36"/>
          <w:lang w:bidi="hi-IN"/>
        </w:rPr>
        <w:t>o</w:t>
      </w:r>
      <w:r>
        <w:rPr>
          <w:rFonts w:ascii="Arial" w:hAnsi="Arial" w:cs="Arial"/>
          <w:color w:val="000000"/>
          <w:sz w:val="36"/>
          <w:szCs w:val="36"/>
          <w:lang w:bidi="hi-IN"/>
        </w:rPr>
        <w:t>d as h</w:t>
      </w:r>
      <w:r w:rsidR="00665208">
        <w:rPr>
          <w:rFonts w:ascii="Arial" w:hAnsi="Arial" w:cs="Arial"/>
          <w:color w:val="000000"/>
          <w:sz w:val="36"/>
          <w:szCs w:val="36"/>
          <w:lang w:bidi="hi-IN"/>
        </w:rPr>
        <w:t>o</w:t>
      </w:r>
      <w:r>
        <w:rPr>
          <w:rFonts w:ascii="Arial" w:hAnsi="Arial" w:cs="Arial"/>
          <w:color w:val="000000"/>
          <w:sz w:val="36"/>
          <w:szCs w:val="36"/>
          <w:lang w:bidi="hi-IN"/>
        </w:rPr>
        <w:t>w t</w:t>
      </w:r>
      <w:r w:rsidR="00665208">
        <w:rPr>
          <w:rFonts w:ascii="Arial" w:hAnsi="Arial" w:cs="Arial"/>
          <w:color w:val="000000"/>
          <w:sz w:val="36"/>
          <w:szCs w:val="36"/>
          <w:lang w:bidi="hi-IN"/>
        </w:rPr>
        <w:t>o</w:t>
      </w:r>
      <w:r>
        <w:rPr>
          <w:rFonts w:ascii="Arial" w:hAnsi="Arial" w:cs="Arial"/>
          <w:color w:val="000000"/>
          <w:sz w:val="36"/>
          <w:szCs w:val="36"/>
          <w:lang w:bidi="hi-IN"/>
        </w:rPr>
        <w:t xml:space="preserve"> c</w:t>
      </w:r>
      <w:r w:rsidR="00665208">
        <w:rPr>
          <w:rFonts w:ascii="Arial" w:hAnsi="Arial" w:cs="Arial"/>
          <w:color w:val="000000"/>
          <w:sz w:val="36"/>
          <w:szCs w:val="36"/>
          <w:lang w:bidi="hi-IN"/>
        </w:rPr>
        <w:t>o</w:t>
      </w:r>
      <w:r>
        <w:rPr>
          <w:rFonts w:ascii="Arial" w:hAnsi="Arial" w:cs="Arial"/>
          <w:color w:val="000000"/>
          <w:sz w:val="36"/>
          <w:szCs w:val="36"/>
          <w:lang w:bidi="hi-IN"/>
        </w:rPr>
        <w:t>nduct th</w:t>
      </w:r>
      <w:r w:rsidR="00665208">
        <w:rPr>
          <w:rFonts w:ascii="Arial" w:hAnsi="Arial" w:cs="Arial"/>
          <w:color w:val="000000"/>
          <w:sz w:val="36"/>
          <w:szCs w:val="36"/>
          <w:lang w:bidi="hi-IN"/>
        </w:rPr>
        <w:t>E</w:t>
      </w:r>
      <w:r>
        <w:rPr>
          <w:rFonts w:ascii="Arial" w:hAnsi="Arial" w:cs="Arial"/>
          <w:color w:val="000000"/>
          <w:sz w:val="36"/>
          <w:szCs w:val="36"/>
          <w:lang w:bidi="hi-IN"/>
        </w:rPr>
        <w:t xml:space="preserve"> p</w:t>
      </w:r>
      <w:r w:rsidR="00665208">
        <w:rPr>
          <w:rFonts w:ascii="Arial" w:hAnsi="Arial" w:cs="Arial"/>
          <w:color w:val="000000"/>
          <w:sz w:val="36"/>
          <w:szCs w:val="36"/>
          <w:lang w:bidi="hi-IN"/>
        </w:rPr>
        <w:t>oo</w:t>
      </w:r>
      <w:r>
        <w:rPr>
          <w:rFonts w:ascii="Arial" w:hAnsi="Arial" w:cs="Arial"/>
          <w:color w:val="000000"/>
          <w:sz w:val="36"/>
          <w:szCs w:val="36"/>
          <w:lang w:bidi="hi-IN"/>
        </w:rPr>
        <w:t xml:space="preserve">ja) </w:t>
      </w:r>
      <w:r w:rsidR="00665208">
        <w:rPr>
          <w:rFonts w:ascii="Arial" w:hAnsi="Arial" w:cs="Arial"/>
          <w:color w:val="000000"/>
          <w:sz w:val="36"/>
          <w:szCs w:val="36"/>
          <w:lang w:bidi="hi-IN"/>
        </w:rPr>
        <w:t>o</w:t>
      </w:r>
      <w:r>
        <w:rPr>
          <w:rFonts w:ascii="Arial" w:hAnsi="Arial" w:cs="Arial"/>
          <w:color w:val="000000"/>
          <w:sz w:val="36"/>
          <w:szCs w:val="36"/>
          <w:lang w:bidi="hi-IN"/>
        </w:rPr>
        <w:t>r "p</w:t>
      </w:r>
      <w:r w:rsidR="00665208">
        <w:rPr>
          <w:rFonts w:ascii="Arial" w:hAnsi="Arial" w:cs="Arial"/>
          <w:color w:val="000000"/>
          <w:sz w:val="36"/>
          <w:szCs w:val="36"/>
          <w:lang w:bidi="hi-IN"/>
        </w:rPr>
        <w:t>oo</w:t>
      </w:r>
      <w:r>
        <w:rPr>
          <w:rFonts w:ascii="Arial" w:hAnsi="Arial" w:cs="Arial"/>
          <w:color w:val="000000"/>
          <w:sz w:val="36"/>
          <w:szCs w:val="36"/>
          <w:lang w:bidi="hi-IN"/>
        </w:rPr>
        <w:t>ja vyakyaanam" (p</w:t>
      </w:r>
      <w:r w:rsidR="00665208">
        <w:rPr>
          <w:rFonts w:ascii="Arial" w:hAnsi="Arial" w:cs="Arial"/>
          <w:color w:val="000000"/>
          <w:sz w:val="36"/>
          <w:szCs w:val="36"/>
          <w:lang w:bidi="hi-IN"/>
        </w:rPr>
        <w:t>oo</w:t>
      </w:r>
      <w:r>
        <w:rPr>
          <w:rFonts w:ascii="Arial" w:hAnsi="Arial" w:cs="Arial"/>
          <w:color w:val="000000"/>
          <w:sz w:val="36"/>
          <w:szCs w:val="36"/>
          <w:lang w:bidi="hi-IN"/>
        </w:rPr>
        <w:t xml:space="preserve">ja </w:t>
      </w:r>
      <w:r w:rsidR="00665208">
        <w:rPr>
          <w:rFonts w:ascii="Arial" w:hAnsi="Arial" w:cs="Arial"/>
          <w:color w:val="000000"/>
          <w:sz w:val="36"/>
          <w:szCs w:val="36"/>
          <w:lang w:bidi="hi-IN"/>
        </w:rPr>
        <w:t>E</w:t>
      </w:r>
      <w:r>
        <w:rPr>
          <w:rFonts w:ascii="Arial" w:hAnsi="Arial" w:cs="Arial"/>
          <w:color w:val="000000"/>
          <w:sz w:val="36"/>
          <w:szCs w:val="36"/>
          <w:lang w:bidi="hi-IN"/>
        </w:rPr>
        <w:t>xplanati</w:t>
      </w:r>
      <w:r w:rsidR="00665208">
        <w:rPr>
          <w:rFonts w:ascii="Arial" w:hAnsi="Arial" w:cs="Arial"/>
          <w:color w:val="000000"/>
          <w:sz w:val="36"/>
          <w:szCs w:val="36"/>
          <w:lang w:bidi="hi-IN"/>
        </w:rPr>
        <w:t>o</w:t>
      </w:r>
      <w:r>
        <w:rPr>
          <w:rFonts w:ascii="Arial" w:hAnsi="Arial" w:cs="Arial"/>
          <w:color w:val="000000"/>
          <w:sz w:val="36"/>
          <w:szCs w:val="36"/>
          <w:lang w:bidi="hi-IN"/>
        </w:rPr>
        <w:t xml:space="preserve">n) but actually </w:t>
      </w:r>
      <w:r>
        <w:rPr>
          <w:rFonts w:ascii="Arial" w:hAnsi="Arial" w:cs="Arial"/>
          <w:color w:val="000000"/>
          <w:sz w:val="36"/>
          <w:szCs w:val="36"/>
          <w:lang w:bidi="hi-IN"/>
        </w:rPr>
        <w:lastRenderedPageBreak/>
        <w:t>d</w:t>
      </w:r>
      <w:r w:rsidR="00665208">
        <w:rPr>
          <w:rFonts w:ascii="Arial" w:hAnsi="Arial" w:cs="Arial"/>
          <w:color w:val="000000"/>
          <w:sz w:val="36"/>
          <w:szCs w:val="36"/>
          <w:lang w:bidi="hi-IN"/>
        </w:rPr>
        <w:t>o</w:t>
      </w:r>
      <w:r>
        <w:rPr>
          <w:rFonts w:ascii="Arial" w:hAnsi="Arial" w:cs="Arial"/>
          <w:color w:val="000000"/>
          <w:sz w:val="36"/>
          <w:szCs w:val="36"/>
          <w:lang w:bidi="hi-IN"/>
        </w:rPr>
        <w:t>ing th</w:t>
      </w:r>
      <w:r w:rsidR="00665208">
        <w:rPr>
          <w:rFonts w:ascii="Arial" w:hAnsi="Arial" w:cs="Arial"/>
          <w:color w:val="000000"/>
          <w:sz w:val="36"/>
          <w:szCs w:val="36"/>
          <w:lang w:bidi="hi-IN"/>
        </w:rPr>
        <w:t>e poo</w:t>
      </w:r>
      <w:r>
        <w:rPr>
          <w:rFonts w:ascii="Arial" w:hAnsi="Arial" w:cs="Arial"/>
          <w:color w:val="000000"/>
          <w:sz w:val="36"/>
          <w:szCs w:val="36"/>
          <w:lang w:bidi="hi-IN"/>
        </w:rPr>
        <w:t>ja its</w:t>
      </w:r>
      <w:r w:rsidR="00665208">
        <w:rPr>
          <w:rFonts w:ascii="Arial" w:hAnsi="Arial" w:cs="Arial"/>
          <w:color w:val="000000"/>
          <w:sz w:val="36"/>
          <w:szCs w:val="36"/>
          <w:lang w:bidi="hi-IN"/>
        </w:rPr>
        <w:t>e</w:t>
      </w:r>
      <w:r>
        <w:rPr>
          <w:rFonts w:ascii="Arial" w:hAnsi="Arial" w:cs="Arial"/>
          <w:color w:val="000000"/>
          <w:sz w:val="36"/>
          <w:szCs w:val="36"/>
          <w:lang w:bidi="hi-IN"/>
        </w:rPr>
        <w:t>lf. H</w:t>
      </w:r>
      <w:r w:rsidR="00665208">
        <w:rPr>
          <w:rFonts w:ascii="Arial" w:hAnsi="Arial" w:cs="Arial"/>
          <w:color w:val="000000"/>
          <w:sz w:val="36"/>
          <w:szCs w:val="36"/>
          <w:lang w:bidi="hi-IN"/>
        </w:rPr>
        <w:t>e</w:t>
      </w:r>
      <w:r>
        <w:rPr>
          <w:rFonts w:ascii="Arial" w:hAnsi="Arial" w:cs="Arial"/>
          <w:color w:val="000000"/>
          <w:sz w:val="36"/>
          <w:szCs w:val="36"/>
          <w:lang w:bidi="hi-IN"/>
        </w:rPr>
        <w:t>nc</w:t>
      </w:r>
      <w:r w:rsidR="00665208">
        <w:rPr>
          <w:rFonts w:ascii="Arial" w:hAnsi="Arial" w:cs="Arial"/>
          <w:color w:val="000000"/>
          <w:sz w:val="36"/>
          <w:szCs w:val="36"/>
          <w:lang w:bidi="hi-IN"/>
        </w:rPr>
        <w:t>e</w:t>
      </w:r>
      <w:r>
        <w:rPr>
          <w:rFonts w:ascii="Arial" w:hAnsi="Arial" w:cs="Arial"/>
          <w:color w:val="000000"/>
          <w:sz w:val="36"/>
          <w:szCs w:val="36"/>
          <w:lang w:bidi="hi-IN"/>
        </w:rPr>
        <w:t xml:space="preserve"> it w</w:t>
      </w:r>
      <w:r w:rsidR="00665208">
        <w:rPr>
          <w:rFonts w:ascii="Arial" w:hAnsi="Arial" w:cs="Arial"/>
          <w:color w:val="000000"/>
          <w:sz w:val="36"/>
          <w:szCs w:val="36"/>
          <w:lang w:bidi="hi-IN"/>
        </w:rPr>
        <w:t>o</w:t>
      </w:r>
      <w:r>
        <w:rPr>
          <w:rFonts w:ascii="Arial" w:hAnsi="Arial" w:cs="Arial"/>
          <w:color w:val="000000"/>
          <w:sz w:val="36"/>
          <w:szCs w:val="36"/>
          <w:lang w:bidi="hi-IN"/>
        </w:rPr>
        <w:t>uld b</w:t>
      </w:r>
      <w:r w:rsidR="00665208">
        <w:rPr>
          <w:rFonts w:ascii="Arial" w:hAnsi="Arial" w:cs="Arial"/>
          <w:color w:val="000000"/>
          <w:sz w:val="36"/>
          <w:szCs w:val="36"/>
          <w:lang w:bidi="hi-IN"/>
        </w:rPr>
        <w:t>e</w:t>
      </w:r>
      <w:r>
        <w:rPr>
          <w:rFonts w:ascii="Arial" w:hAnsi="Arial" w:cs="Arial"/>
          <w:color w:val="000000"/>
          <w:sz w:val="36"/>
          <w:szCs w:val="36"/>
          <w:lang w:bidi="hi-IN"/>
        </w:rPr>
        <w:t xml:space="preserve"> m</w:t>
      </w:r>
      <w:r w:rsidR="00665208">
        <w:rPr>
          <w:rFonts w:ascii="Arial" w:hAnsi="Arial" w:cs="Arial"/>
          <w:color w:val="000000"/>
          <w:sz w:val="36"/>
          <w:szCs w:val="36"/>
          <w:lang w:bidi="hi-IN"/>
        </w:rPr>
        <w:t>o</w:t>
      </w:r>
      <w:r>
        <w:rPr>
          <w:rFonts w:ascii="Arial" w:hAnsi="Arial" w:cs="Arial"/>
          <w:color w:val="000000"/>
          <w:sz w:val="36"/>
          <w:szCs w:val="36"/>
          <w:lang w:bidi="hi-IN"/>
        </w:rPr>
        <w:t>r</w:t>
      </w:r>
      <w:r w:rsidR="00665208">
        <w:rPr>
          <w:rFonts w:ascii="Arial" w:hAnsi="Arial" w:cs="Arial"/>
          <w:color w:val="000000"/>
          <w:sz w:val="36"/>
          <w:szCs w:val="36"/>
          <w:lang w:bidi="hi-IN"/>
        </w:rPr>
        <w:t>e</w:t>
      </w:r>
      <w:r>
        <w:rPr>
          <w:rFonts w:ascii="Arial" w:hAnsi="Arial" w:cs="Arial"/>
          <w:color w:val="000000"/>
          <w:sz w:val="36"/>
          <w:szCs w:val="36"/>
          <w:lang w:bidi="hi-IN"/>
        </w:rPr>
        <w:t xml:space="preserve"> appr</w:t>
      </w:r>
      <w:r w:rsidR="00665208">
        <w:rPr>
          <w:rFonts w:ascii="Arial" w:hAnsi="Arial" w:cs="Arial"/>
          <w:color w:val="000000"/>
          <w:sz w:val="36"/>
          <w:szCs w:val="36"/>
          <w:lang w:bidi="hi-IN"/>
        </w:rPr>
        <w:t>o</w:t>
      </w:r>
      <w:r>
        <w:rPr>
          <w:rFonts w:ascii="Arial" w:hAnsi="Arial" w:cs="Arial"/>
          <w:color w:val="000000"/>
          <w:sz w:val="36"/>
          <w:szCs w:val="36"/>
          <w:lang w:bidi="hi-IN"/>
        </w:rPr>
        <w:t>priat</w:t>
      </w:r>
      <w:r w:rsidR="00665208">
        <w:rPr>
          <w:rFonts w:ascii="Arial" w:hAnsi="Arial" w:cs="Arial"/>
          <w:color w:val="000000"/>
          <w:sz w:val="36"/>
          <w:szCs w:val="36"/>
          <w:lang w:bidi="hi-IN"/>
        </w:rPr>
        <w:t>e</w:t>
      </w:r>
      <w:r>
        <w:rPr>
          <w:rFonts w:ascii="Arial" w:hAnsi="Arial" w:cs="Arial"/>
          <w:color w:val="000000"/>
          <w:sz w:val="36"/>
          <w:szCs w:val="36"/>
          <w:lang w:bidi="hi-IN"/>
        </w:rPr>
        <w:t xml:space="preserve"> t</w:t>
      </w:r>
      <w:r w:rsidR="00665208">
        <w:rPr>
          <w:rFonts w:ascii="Arial" w:hAnsi="Arial" w:cs="Arial"/>
          <w:color w:val="000000"/>
          <w:sz w:val="36"/>
          <w:szCs w:val="36"/>
          <w:lang w:bidi="hi-IN"/>
        </w:rPr>
        <w:t>o</w:t>
      </w:r>
      <w:r>
        <w:rPr>
          <w:rFonts w:ascii="Arial" w:hAnsi="Arial" w:cs="Arial"/>
          <w:color w:val="000000"/>
          <w:sz w:val="36"/>
          <w:szCs w:val="36"/>
          <w:lang w:bidi="hi-IN"/>
        </w:rPr>
        <w:t xml:space="preserve"> say </w:t>
      </w:r>
      <w:r w:rsidR="00665208">
        <w:rPr>
          <w:rFonts w:ascii="Arial" w:hAnsi="Arial" w:cs="Arial"/>
          <w:color w:val="000000"/>
          <w:sz w:val="36"/>
          <w:szCs w:val="36"/>
          <w:lang w:bidi="hi-IN"/>
        </w:rPr>
        <w:t>&lt;lang=def&gt;</w:t>
      </w:r>
    </w:p>
    <w:p w14:paraId="5065EA1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gramStart"/>
      <w:r>
        <w:rPr>
          <w:rFonts w:ascii="Arial" w:hAnsi="Arial" w:cs="Arial"/>
          <w:color w:val="000000"/>
          <w:sz w:val="36"/>
          <w:szCs w:val="36"/>
          <w:lang w:bidi="hi-IN"/>
        </w:rPr>
        <w:t>athAtaH</w:t>
      </w:r>
      <w:proofErr w:type="gramEnd"/>
      <w:r>
        <w:rPr>
          <w:rFonts w:ascii="Arial" w:hAnsi="Arial" w:cs="Arial"/>
          <w:color w:val="000000"/>
          <w:sz w:val="36"/>
          <w:szCs w:val="36"/>
          <w:lang w:bidi="hi-IN"/>
        </w:rPr>
        <w:t xml:space="preserve"> pa~jcAMgarudrANAM nyAsapUrvakaM japa-h</w:t>
      </w:r>
      <w:r w:rsidR="00665208">
        <w:rPr>
          <w:rFonts w:ascii="Arial" w:hAnsi="Arial" w:cs="Arial"/>
          <w:color w:val="000000"/>
          <w:sz w:val="36"/>
          <w:szCs w:val="36"/>
          <w:lang w:bidi="hi-IN"/>
        </w:rPr>
        <w:t>O</w:t>
      </w:r>
      <w:r>
        <w:rPr>
          <w:rFonts w:ascii="Arial" w:hAnsi="Arial" w:cs="Arial"/>
          <w:color w:val="000000"/>
          <w:sz w:val="36"/>
          <w:szCs w:val="36"/>
          <w:lang w:bidi="hi-IN"/>
        </w:rPr>
        <w:t>mA-rcanABiSh</w:t>
      </w:r>
      <w:r w:rsidR="00665208">
        <w:rPr>
          <w:rFonts w:ascii="Arial" w:hAnsi="Arial" w:cs="Arial"/>
          <w:color w:val="000000"/>
          <w:sz w:val="36"/>
          <w:szCs w:val="36"/>
          <w:lang w:bidi="hi-IN"/>
        </w:rPr>
        <w:t>E</w:t>
      </w:r>
      <w:r>
        <w:rPr>
          <w:rFonts w:ascii="Arial" w:hAnsi="Arial" w:cs="Arial"/>
          <w:color w:val="000000"/>
          <w:sz w:val="36"/>
          <w:szCs w:val="36"/>
          <w:lang w:bidi="hi-IN"/>
        </w:rPr>
        <w:t xml:space="preserve">kaM kariShyamANaH ” | </w:t>
      </w:r>
    </w:p>
    <w:p w14:paraId="70D17C6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
    <w:p w14:paraId="2F9E0FF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DD6AE6C" w14:textId="3F3F1D22" w:rsidR="00D91D60" w:rsidRPr="0001410C" w:rsidRDefault="001F4800" w:rsidP="00D91D60">
      <w:pPr>
        <w:autoSpaceDE w:val="0"/>
        <w:autoSpaceDN w:val="0"/>
        <w:adjustRightInd w:val="0"/>
        <w:spacing w:after="0" w:line="240" w:lineRule="auto"/>
        <w:rPr>
          <w:rFonts w:ascii="Arial" w:hAnsi="Arial" w:cs="Arial"/>
          <w:b/>
          <w:bCs/>
          <w:color w:val="000000"/>
          <w:sz w:val="36"/>
          <w:szCs w:val="36"/>
          <w:lang w:bidi="hi-IN"/>
        </w:rPr>
      </w:pPr>
      <w:r w:rsidRPr="0001410C">
        <w:rPr>
          <w:rFonts w:ascii="Arial" w:hAnsi="Arial" w:cs="Arial"/>
          <w:b/>
          <w:bCs/>
          <w:color w:val="000000"/>
          <w:sz w:val="36"/>
          <w:szCs w:val="36"/>
          <w:lang w:bidi="hi-IN"/>
        </w:rPr>
        <w:t>5</w:t>
      </w:r>
      <w:r w:rsidR="00D91D60" w:rsidRPr="0001410C">
        <w:rPr>
          <w:rFonts w:ascii="Arial" w:hAnsi="Arial" w:cs="Arial"/>
          <w:b/>
          <w:bCs/>
          <w:color w:val="000000"/>
          <w:sz w:val="36"/>
          <w:szCs w:val="36"/>
          <w:lang w:bidi="hi-IN"/>
        </w:rPr>
        <w:t>.</w:t>
      </w:r>
      <w:r w:rsidR="00D91D60" w:rsidRPr="0001410C">
        <w:rPr>
          <w:rFonts w:ascii="Arial" w:hAnsi="Arial" w:cs="Arial"/>
          <w:b/>
          <w:bCs/>
          <w:color w:val="000000"/>
          <w:sz w:val="36"/>
          <w:szCs w:val="36"/>
          <w:lang w:bidi="hi-IN"/>
        </w:rPr>
        <w:tab/>
        <w:t xml:space="preserve"> prathamaH nyAsaH</w:t>
      </w:r>
    </w:p>
    <w:p w14:paraId="0FEE5A9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yA t</w:t>
      </w:r>
      <w:r w:rsidR="00665208">
        <w:rPr>
          <w:rFonts w:ascii="Arial" w:hAnsi="Arial" w:cs="Arial"/>
          <w:color w:val="000000"/>
          <w:sz w:val="36"/>
          <w:szCs w:val="36"/>
          <w:lang w:bidi="hi-IN"/>
        </w:rPr>
        <w:t>E</w:t>
      </w:r>
      <w:r>
        <w:rPr>
          <w:rFonts w:ascii="Arial" w:hAnsi="Arial" w:cs="Arial"/>
          <w:color w:val="000000"/>
          <w:sz w:val="36"/>
          <w:szCs w:val="36"/>
          <w:lang w:bidi="hi-IN"/>
        </w:rPr>
        <w:t># rudra SiqvA taqnUraG</w:t>
      </w:r>
      <w:r w:rsidR="00665208">
        <w:rPr>
          <w:rFonts w:ascii="Arial" w:hAnsi="Arial" w:cs="Arial"/>
          <w:color w:val="000000"/>
          <w:sz w:val="36"/>
          <w:szCs w:val="36"/>
          <w:lang w:bidi="hi-IN"/>
        </w:rPr>
        <w:t>O</w:t>
      </w:r>
      <w:r>
        <w:rPr>
          <w:rFonts w:ascii="Arial" w:hAnsi="Arial" w:cs="Arial"/>
          <w:color w:val="000000"/>
          <w:sz w:val="36"/>
          <w:szCs w:val="36"/>
          <w:lang w:bidi="hi-IN"/>
        </w:rPr>
        <w:t>qrA-&amp;pA#pakASinI | tayA# na staqnuvAq Santa#mayAq giri#SantAqBi cA#kaSIhi | (SiKAyai namaH) | 1</w:t>
      </w:r>
    </w:p>
    <w:p w14:paraId="46157E1D" w14:textId="77777777" w:rsidR="001677C6" w:rsidRDefault="001677C6" w:rsidP="001677C6">
      <w:pPr>
        <w:pStyle w:val="NoSpacing"/>
        <w:rPr>
          <w:lang w:bidi="hi-IN"/>
        </w:rPr>
      </w:pPr>
    </w:p>
    <w:p w14:paraId="4193E7A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aqsmin ma#haqtya#rNaqv</w:t>
      </w:r>
      <w:r w:rsidR="00665208">
        <w:rPr>
          <w:rFonts w:ascii="Arial" w:hAnsi="Arial" w:cs="Arial"/>
          <w:color w:val="000000"/>
          <w:sz w:val="36"/>
          <w:szCs w:val="36"/>
          <w:lang w:bidi="hi-IN"/>
        </w:rPr>
        <w:t>E</w:t>
      </w:r>
      <w:r>
        <w:rPr>
          <w:rFonts w:ascii="Arial" w:hAnsi="Arial" w:cs="Arial"/>
          <w:color w:val="000000"/>
          <w:sz w:val="36"/>
          <w:szCs w:val="36"/>
          <w:lang w:bidi="hi-IN"/>
        </w:rPr>
        <w:t>$-&amp;ntari#kSh</w:t>
      </w:r>
      <w:r w:rsidR="00665208">
        <w:rPr>
          <w:rFonts w:ascii="Arial" w:hAnsi="Arial" w:cs="Arial"/>
          <w:color w:val="000000"/>
          <w:sz w:val="36"/>
          <w:szCs w:val="36"/>
          <w:lang w:bidi="hi-IN"/>
        </w:rPr>
        <w:t>E</w:t>
      </w:r>
      <w:r>
        <w:rPr>
          <w:rFonts w:ascii="Arial" w:hAnsi="Arial" w:cs="Arial"/>
          <w:color w:val="000000"/>
          <w:sz w:val="36"/>
          <w:szCs w:val="36"/>
          <w:lang w:bidi="hi-IN"/>
        </w:rPr>
        <w:t xml:space="preserve"> BaqvA adhi# | </w:t>
      </w:r>
    </w:p>
    <w:p w14:paraId="622B496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ShA(gm)# sahasray</w:t>
      </w:r>
      <w:r w:rsidR="00665208">
        <w:rPr>
          <w:rFonts w:ascii="Arial" w:hAnsi="Arial" w:cs="Arial"/>
          <w:color w:val="000000"/>
          <w:sz w:val="36"/>
          <w:szCs w:val="36"/>
          <w:lang w:bidi="hi-IN"/>
        </w:rPr>
        <w:t>O</w:t>
      </w:r>
      <w:r>
        <w:rPr>
          <w:rFonts w:ascii="Arial" w:hAnsi="Arial" w:cs="Arial"/>
          <w:color w:val="000000"/>
          <w:sz w:val="36"/>
          <w:szCs w:val="36"/>
          <w:lang w:bidi="hi-IN"/>
        </w:rPr>
        <w:t>jaqn</w:t>
      </w:r>
      <w:r w:rsidR="00665208">
        <w:rPr>
          <w:rFonts w:ascii="Arial" w:hAnsi="Arial" w:cs="Arial"/>
          <w:color w:val="000000"/>
          <w:sz w:val="36"/>
          <w:szCs w:val="36"/>
          <w:lang w:bidi="hi-IN"/>
        </w:rPr>
        <w:t>E</w:t>
      </w:r>
      <w:r>
        <w:rPr>
          <w:rFonts w:ascii="Arial" w:hAnsi="Arial" w:cs="Arial"/>
          <w:color w:val="000000"/>
          <w:sz w:val="36"/>
          <w:szCs w:val="36"/>
          <w:lang w:bidi="hi-IN"/>
        </w:rPr>
        <w:t>-&amp;vaqdhanvA#ni tanmasi | (Siras</w:t>
      </w:r>
      <w:r w:rsidR="00665208">
        <w:rPr>
          <w:rFonts w:ascii="Arial" w:hAnsi="Arial" w:cs="Arial"/>
          <w:color w:val="000000"/>
          <w:sz w:val="36"/>
          <w:szCs w:val="36"/>
          <w:lang w:bidi="hi-IN"/>
        </w:rPr>
        <w:t>E</w:t>
      </w:r>
      <w:r>
        <w:rPr>
          <w:rFonts w:ascii="Arial" w:hAnsi="Arial" w:cs="Arial"/>
          <w:color w:val="000000"/>
          <w:sz w:val="36"/>
          <w:szCs w:val="36"/>
          <w:lang w:bidi="hi-IN"/>
        </w:rPr>
        <w:t xml:space="preserve"> namaH) | 2</w:t>
      </w:r>
    </w:p>
    <w:p w14:paraId="31AB32A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FC2384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saqhasrA#Ni sahasraqS</w:t>
      </w:r>
      <w:r w:rsidR="00665208">
        <w:rPr>
          <w:rFonts w:ascii="Arial" w:hAnsi="Arial" w:cs="Arial"/>
          <w:color w:val="000000"/>
          <w:sz w:val="36"/>
          <w:szCs w:val="36"/>
          <w:lang w:bidi="hi-IN"/>
        </w:rPr>
        <w:t>O</w:t>
      </w:r>
      <w:r>
        <w:rPr>
          <w:rFonts w:ascii="Arial" w:hAnsi="Arial" w:cs="Arial"/>
          <w:color w:val="000000"/>
          <w:sz w:val="36"/>
          <w:szCs w:val="36"/>
          <w:lang w:bidi="hi-IN"/>
        </w:rPr>
        <w:t xml:space="preserve"> y</w:t>
      </w:r>
      <w:r w:rsidR="00665208">
        <w:rPr>
          <w:rFonts w:ascii="Arial" w:hAnsi="Arial" w:cs="Arial"/>
          <w:color w:val="000000"/>
          <w:sz w:val="36"/>
          <w:szCs w:val="36"/>
          <w:lang w:bidi="hi-IN"/>
        </w:rPr>
        <w:t>E</w:t>
      </w:r>
      <w:r>
        <w:rPr>
          <w:rFonts w:ascii="Arial" w:hAnsi="Arial" w:cs="Arial"/>
          <w:color w:val="000000"/>
          <w:sz w:val="36"/>
          <w:szCs w:val="36"/>
          <w:lang w:bidi="hi-IN"/>
        </w:rPr>
        <w:t xml:space="preserve"> ruqdrA adhiq BUmyA$M | </w:t>
      </w:r>
    </w:p>
    <w:p w14:paraId="28F519C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ShA(gm)# sahasra-y</w:t>
      </w:r>
      <w:r w:rsidR="00665208">
        <w:rPr>
          <w:rFonts w:ascii="Arial" w:hAnsi="Arial" w:cs="Arial"/>
          <w:color w:val="000000"/>
          <w:sz w:val="36"/>
          <w:szCs w:val="36"/>
          <w:lang w:bidi="hi-IN"/>
        </w:rPr>
        <w:t>O</w:t>
      </w:r>
      <w:r>
        <w:rPr>
          <w:rFonts w:ascii="Arial" w:hAnsi="Arial" w:cs="Arial"/>
          <w:color w:val="000000"/>
          <w:sz w:val="36"/>
          <w:szCs w:val="36"/>
          <w:lang w:bidi="hi-IN"/>
        </w:rPr>
        <w:t>jaqn</w:t>
      </w:r>
      <w:r w:rsidR="00665208">
        <w:rPr>
          <w:rFonts w:ascii="Arial" w:hAnsi="Arial" w:cs="Arial"/>
          <w:color w:val="000000"/>
          <w:sz w:val="36"/>
          <w:szCs w:val="36"/>
          <w:lang w:bidi="hi-IN"/>
        </w:rPr>
        <w:t>E</w:t>
      </w:r>
      <w:r>
        <w:rPr>
          <w:rFonts w:ascii="Arial" w:hAnsi="Arial" w:cs="Arial"/>
          <w:color w:val="000000"/>
          <w:sz w:val="36"/>
          <w:szCs w:val="36"/>
          <w:lang w:bidi="hi-IN"/>
        </w:rPr>
        <w:t xml:space="preserve">-&amp;vaqdhanvA#ni tanmasi | (lalATAya namaH) | 3 </w:t>
      </w:r>
    </w:p>
    <w:p w14:paraId="5DEB1DB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FE0E72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haq(gm)qsa-SSu#ciqqShad vasu#rantarikShaqqsaddh</w:t>
      </w:r>
      <w:r w:rsidR="00665208">
        <w:rPr>
          <w:rFonts w:ascii="Arial" w:hAnsi="Arial" w:cs="Arial"/>
          <w:color w:val="000000"/>
          <w:sz w:val="36"/>
          <w:szCs w:val="36"/>
          <w:lang w:bidi="hi-IN"/>
        </w:rPr>
        <w:t>O</w:t>
      </w:r>
      <w:r>
        <w:rPr>
          <w:rFonts w:ascii="Arial" w:hAnsi="Arial" w:cs="Arial"/>
          <w:color w:val="000000"/>
          <w:sz w:val="36"/>
          <w:szCs w:val="36"/>
          <w:lang w:bidi="hi-IN"/>
        </w:rPr>
        <w:t>tA# v</w:t>
      </w:r>
      <w:r w:rsidR="00665208">
        <w:rPr>
          <w:rFonts w:ascii="Arial" w:hAnsi="Arial" w:cs="Arial"/>
          <w:color w:val="000000"/>
          <w:sz w:val="36"/>
          <w:szCs w:val="36"/>
          <w:lang w:bidi="hi-IN"/>
        </w:rPr>
        <w:t>E</w:t>
      </w:r>
      <w:r>
        <w:rPr>
          <w:rFonts w:ascii="Arial" w:hAnsi="Arial" w:cs="Arial"/>
          <w:color w:val="000000"/>
          <w:sz w:val="36"/>
          <w:szCs w:val="36"/>
          <w:lang w:bidi="hi-IN"/>
        </w:rPr>
        <w:t>diqqShadati#thir dur</w:t>
      </w:r>
      <w:r w:rsidR="00665208">
        <w:rPr>
          <w:rFonts w:ascii="Arial" w:hAnsi="Arial" w:cs="Arial"/>
          <w:color w:val="000000"/>
          <w:sz w:val="36"/>
          <w:szCs w:val="36"/>
          <w:lang w:bidi="hi-IN"/>
        </w:rPr>
        <w:t>O</w:t>
      </w:r>
      <w:r>
        <w:rPr>
          <w:rFonts w:ascii="Arial" w:hAnsi="Arial" w:cs="Arial"/>
          <w:color w:val="000000"/>
          <w:sz w:val="36"/>
          <w:szCs w:val="36"/>
          <w:lang w:bidi="hi-IN"/>
        </w:rPr>
        <w:t>Naqqsat | nRuqShadva#raq-sadRu#taq-sadvy</w:t>
      </w:r>
      <w:r w:rsidR="00665208">
        <w:rPr>
          <w:rFonts w:ascii="Arial" w:hAnsi="Arial" w:cs="Arial"/>
          <w:color w:val="000000"/>
          <w:sz w:val="36"/>
          <w:szCs w:val="36"/>
          <w:lang w:bidi="hi-IN"/>
        </w:rPr>
        <w:t>O</w:t>
      </w:r>
      <w:r>
        <w:rPr>
          <w:rFonts w:ascii="Arial" w:hAnsi="Arial" w:cs="Arial"/>
          <w:color w:val="000000"/>
          <w:sz w:val="36"/>
          <w:szCs w:val="36"/>
          <w:lang w:bidi="hi-IN"/>
        </w:rPr>
        <w:t>#maq sadaqbjA g</w:t>
      </w:r>
      <w:r w:rsidR="00665208">
        <w:rPr>
          <w:rFonts w:ascii="Arial" w:hAnsi="Arial" w:cs="Arial"/>
          <w:color w:val="000000"/>
          <w:sz w:val="36"/>
          <w:szCs w:val="36"/>
          <w:lang w:bidi="hi-IN"/>
        </w:rPr>
        <w:t>O</w:t>
      </w:r>
      <w:r>
        <w:rPr>
          <w:rFonts w:ascii="Arial" w:hAnsi="Arial" w:cs="Arial"/>
          <w:color w:val="000000"/>
          <w:sz w:val="36"/>
          <w:szCs w:val="36"/>
          <w:lang w:bidi="hi-IN"/>
        </w:rPr>
        <w:t>qjA Ru#taqjA a#driqjA RuqtaM bRuqhat | (BrRuv</w:t>
      </w:r>
      <w:r w:rsidR="00665208">
        <w:rPr>
          <w:rFonts w:ascii="Arial" w:hAnsi="Arial" w:cs="Arial"/>
          <w:color w:val="000000"/>
          <w:sz w:val="36"/>
          <w:szCs w:val="36"/>
          <w:lang w:bidi="hi-IN"/>
        </w:rPr>
        <w:t>O</w:t>
      </w:r>
      <w:r>
        <w:rPr>
          <w:rFonts w:ascii="Arial" w:hAnsi="Arial" w:cs="Arial"/>
          <w:color w:val="000000"/>
          <w:sz w:val="36"/>
          <w:szCs w:val="36"/>
          <w:lang w:bidi="hi-IN"/>
        </w:rPr>
        <w:t xml:space="preserve">rmaddhyAya namaH) | 4 </w:t>
      </w:r>
    </w:p>
    <w:p w14:paraId="12118B6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61ECBE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trya#baMkaM ~MyajAmah</w:t>
      </w:r>
      <w:r w:rsidR="00665208">
        <w:rPr>
          <w:rFonts w:ascii="Arial" w:hAnsi="Arial" w:cs="Arial"/>
          <w:color w:val="000000"/>
          <w:sz w:val="36"/>
          <w:szCs w:val="36"/>
          <w:lang w:bidi="hi-IN"/>
        </w:rPr>
        <w:t>E</w:t>
      </w:r>
      <w:r>
        <w:rPr>
          <w:rFonts w:ascii="Arial" w:hAnsi="Arial" w:cs="Arial"/>
          <w:color w:val="000000"/>
          <w:sz w:val="36"/>
          <w:szCs w:val="36"/>
          <w:lang w:bidi="hi-IN"/>
        </w:rPr>
        <w:t xml:space="preserve"> sugaqndhiM pu#ShTiqvardha#naM | uqrvAqruqkami#vaq bandha#nAn </w:t>
      </w:r>
    </w:p>
    <w:p w14:paraId="26807D8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mRuqty</w:t>
      </w:r>
      <w:r w:rsidR="00665208">
        <w:rPr>
          <w:rFonts w:ascii="Arial" w:hAnsi="Arial" w:cs="Arial"/>
          <w:color w:val="000000"/>
          <w:sz w:val="36"/>
          <w:szCs w:val="36"/>
          <w:lang w:bidi="hi-IN"/>
        </w:rPr>
        <w:t>O</w:t>
      </w:r>
      <w:r>
        <w:rPr>
          <w:rFonts w:ascii="Arial" w:hAnsi="Arial" w:cs="Arial"/>
          <w:color w:val="000000"/>
          <w:sz w:val="36"/>
          <w:szCs w:val="36"/>
          <w:lang w:bidi="hi-IN"/>
        </w:rPr>
        <w:t>#r mu#kShIyaq mA&amp;mRutA$t | (n</w:t>
      </w:r>
      <w:r w:rsidR="00665208">
        <w:rPr>
          <w:rFonts w:ascii="Arial" w:hAnsi="Arial" w:cs="Arial"/>
          <w:color w:val="000000"/>
          <w:sz w:val="36"/>
          <w:szCs w:val="36"/>
          <w:lang w:bidi="hi-IN"/>
        </w:rPr>
        <w:t>E</w:t>
      </w:r>
      <w:r>
        <w:rPr>
          <w:rFonts w:ascii="Arial" w:hAnsi="Arial" w:cs="Arial"/>
          <w:color w:val="000000"/>
          <w:sz w:val="36"/>
          <w:szCs w:val="36"/>
          <w:lang w:bidi="hi-IN"/>
        </w:rPr>
        <w:t>trAByAM namaH) | 5</w:t>
      </w:r>
    </w:p>
    <w:p w14:paraId="2A5CC1D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385437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namaqH srutyA#ya caq pathyA#ya caq nama#H kAqTyA#ya ca nIqpyA#ya ca | (karNAByAM namaH) | 6</w:t>
      </w:r>
    </w:p>
    <w:p w14:paraId="6A7A682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 na#st</w:t>
      </w:r>
      <w:r w:rsidR="00665208">
        <w:rPr>
          <w:rFonts w:ascii="Arial" w:hAnsi="Arial" w:cs="Arial"/>
          <w:color w:val="000000"/>
          <w:sz w:val="36"/>
          <w:szCs w:val="36"/>
          <w:lang w:bidi="hi-IN"/>
        </w:rPr>
        <w:t>O</w:t>
      </w:r>
      <w:r>
        <w:rPr>
          <w:rFonts w:ascii="Arial" w:hAnsi="Arial" w:cs="Arial"/>
          <w:color w:val="000000"/>
          <w:sz w:val="36"/>
          <w:szCs w:val="36"/>
          <w:lang w:bidi="hi-IN"/>
        </w:rPr>
        <w:t>qk</w:t>
      </w:r>
      <w:r w:rsidR="00665208">
        <w:rPr>
          <w:rFonts w:ascii="Arial" w:hAnsi="Arial" w:cs="Arial"/>
          <w:color w:val="000000"/>
          <w:sz w:val="36"/>
          <w:szCs w:val="36"/>
          <w:lang w:bidi="hi-IN"/>
        </w:rPr>
        <w:t>E</w:t>
      </w:r>
      <w:r>
        <w:rPr>
          <w:rFonts w:ascii="Arial" w:hAnsi="Arial" w:cs="Arial"/>
          <w:color w:val="000000"/>
          <w:sz w:val="36"/>
          <w:szCs w:val="36"/>
          <w:lang w:bidi="hi-IN"/>
        </w:rPr>
        <w:t xml:space="preserve"> tana#y</w:t>
      </w:r>
      <w:r w:rsidR="00665208">
        <w:rPr>
          <w:rFonts w:ascii="Arial" w:hAnsi="Arial" w:cs="Arial"/>
          <w:color w:val="000000"/>
          <w:sz w:val="36"/>
          <w:szCs w:val="36"/>
          <w:lang w:bidi="hi-IN"/>
        </w:rPr>
        <w:t>E</w:t>
      </w:r>
      <w:r>
        <w:rPr>
          <w:rFonts w:ascii="Arial" w:hAnsi="Arial" w:cs="Arial"/>
          <w:color w:val="000000"/>
          <w:sz w:val="36"/>
          <w:szCs w:val="36"/>
          <w:lang w:bidi="hi-IN"/>
        </w:rPr>
        <w:t>q mA naq Ayu#Shiq mA n</w:t>
      </w:r>
      <w:r w:rsidR="00665208">
        <w:rPr>
          <w:rFonts w:ascii="Arial" w:hAnsi="Arial" w:cs="Arial"/>
          <w:color w:val="000000"/>
          <w:sz w:val="36"/>
          <w:szCs w:val="36"/>
          <w:lang w:bidi="hi-IN"/>
        </w:rPr>
        <w:t>O</w:t>
      </w:r>
      <w:r>
        <w:rPr>
          <w:rFonts w:ascii="Arial" w:hAnsi="Arial" w:cs="Arial"/>
          <w:color w:val="000000"/>
          <w:sz w:val="36"/>
          <w:szCs w:val="36"/>
          <w:lang w:bidi="hi-IN"/>
        </w:rPr>
        <w:t>q g</w:t>
      </w:r>
      <w:r w:rsidR="00665208">
        <w:rPr>
          <w:rFonts w:ascii="Arial" w:hAnsi="Arial" w:cs="Arial"/>
          <w:color w:val="000000"/>
          <w:sz w:val="36"/>
          <w:szCs w:val="36"/>
          <w:lang w:bidi="hi-IN"/>
        </w:rPr>
        <w:t>O</w:t>
      </w:r>
      <w:r>
        <w:rPr>
          <w:rFonts w:ascii="Arial" w:hAnsi="Arial" w:cs="Arial"/>
          <w:color w:val="000000"/>
          <w:sz w:val="36"/>
          <w:szCs w:val="36"/>
          <w:lang w:bidi="hi-IN"/>
        </w:rPr>
        <w:t>Shuq mA n</w:t>
      </w:r>
      <w:r w:rsidR="00665208">
        <w:rPr>
          <w:rFonts w:ascii="Arial" w:hAnsi="Arial" w:cs="Arial"/>
          <w:color w:val="000000"/>
          <w:sz w:val="36"/>
          <w:szCs w:val="36"/>
          <w:lang w:bidi="hi-IN"/>
        </w:rPr>
        <w:t>O</w:t>
      </w:r>
      <w:r>
        <w:rPr>
          <w:rFonts w:ascii="Arial" w:hAnsi="Arial" w:cs="Arial"/>
          <w:color w:val="000000"/>
          <w:sz w:val="36"/>
          <w:szCs w:val="36"/>
          <w:lang w:bidi="hi-IN"/>
        </w:rPr>
        <w:t>q aSv</w:t>
      </w:r>
      <w:r w:rsidR="00665208">
        <w:rPr>
          <w:rFonts w:ascii="Arial" w:hAnsi="Arial" w:cs="Arial"/>
          <w:color w:val="000000"/>
          <w:sz w:val="36"/>
          <w:szCs w:val="36"/>
          <w:lang w:bidi="hi-IN"/>
        </w:rPr>
        <w:t>E</w:t>
      </w:r>
      <w:r>
        <w:rPr>
          <w:rFonts w:ascii="Arial" w:hAnsi="Arial" w:cs="Arial"/>
          <w:color w:val="000000"/>
          <w:sz w:val="36"/>
          <w:szCs w:val="36"/>
          <w:lang w:bidi="hi-IN"/>
        </w:rPr>
        <w:t xml:space="preserve">#Shu rIriShaH | </w:t>
      </w:r>
    </w:p>
    <w:p w14:paraId="74FA68E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vIqrAnmAn</w:t>
      </w:r>
      <w:r w:rsidR="00665208">
        <w:rPr>
          <w:rFonts w:ascii="Arial" w:hAnsi="Arial" w:cs="Arial"/>
          <w:color w:val="000000"/>
          <w:sz w:val="36"/>
          <w:szCs w:val="36"/>
          <w:lang w:bidi="hi-IN"/>
        </w:rPr>
        <w:t>O</w:t>
      </w:r>
      <w:r>
        <w:rPr>
          <w:rFonts w:ascii="Arial" w:hAnsi="Arial" w:cs="Arial"/>
          <w:color w:val="000000"/>
          <w:sz w:val="36"/>
          <w:szCs w:val="36"/>
          <w:lang w:bidi="hi-IN"/>
        </w:rPr>
        <w:t># rudra BAmiqt</w:t>
      </w:r>
      <w:r w:rsidR="00665208">
        <w:rPr>
          <w:rFonts w:ascii="Arial" w:hAnsi="Arial" w:cs="Arial"/>
          <w:color w:val="000000"/>
          <w:sz w:val="36"/>
          <w:szCs w:val="36"/>
          <w:lang w:bidi="hi-IN"/>
        </w:rPr>
        <w:t>O</w:t>
      </w:r>
      <w:r>
        <w:rPr>
          <w:rFonts w:ascii="Arial" w:hAnsi="Arial" w:cs="Arial"/>
          <w:color w:val="000000"/>
          <w:sz w:val="36"/>
          <w:szCs w:val="36"/>
          <w:lang w:bidi="hi-IN"/>
        </w:rPr>
        <w:t xml:space="preserve"> va#dhIr. haqviShma#nt</w:t>
      </w:r>
      <w:r w:rsidR="00665208">
        <w:rPr>
          <w:rFonts w:ascii="Arial" w:hAnsi="Arial" w:cs="Arial"/>
          <w:color w:val="000000"/>
          <w:sz w:val="36"/>
          <w:szCs w:val="36"/>
          <w:lang w:bidi="hi-IN"/>
        </w:rPr>
        <w:t>O</w:t>
      </w:r>
      <w:r>
        <w:rPr>
          <w:rFonts w:ascii="Arial" w:hAnsi="Arial" w:cs="Arial"/>
          <w:color w:val="000000"/>
          <w:sz w:val="36"/>
          <w:szCs w:val="36"/>
          <w:lang w:bidi="hi-IN"/>
        </w:rPr>
        <w:t>q nama#sA vidh</w:t>
      </w:r>
      <w:r w:rsidR="00665208">
        <w:rPr>
          <w:rFonts w:ascii="Arial" w:hAnsi="Arial" w:cs="Arial"/>
          <w:color w:val="000000"/>
          <w:sz w:val="36"/>
          <w:szCs w:val="36"/>
          <w:lang w:bidi="hi-IN"/>
        </w:rPr>
        <w:t>E</w:t>
      </w:r>
      <w:r>
        <w:rPr>
          <w:rFonts w:ascii="Arial" w:hAnsi="Arial" w:cs="Arial"/>
          <w:color w:val="000000"/>
          <w:sz w:val="36"/>
          <w:szCs w:val="36"/>
          <w:lang w:bidi="hi-IN"/>
        </w:rPr>
        <w:t>ma t</w:t>
      </w:r>
      <w:r w:rsidR="00665208">
        <w:rPr>
          <w:rFonts w:ascii="Arial" w:hAnsi="Arial" w:cs="Arial"/>
          <w:color w:val="000000"/>
          <w:sz w:val="36"/>
          <w:szCs w:val="36"/>
          <w:lang w:bidi="hi-IN"/>
        </w:rPr>
        <w:t>E</w:t>
      </w:r>
      <w:r>
        <w:rPr>
          <w:rFonts w:ascii="Arial" w:hAnsi="Arial" w:cs="Arial"/>
          <w:color w:val="000000"/>
          <w:sz w:val="36"/>
          <w:szCs w:val="36"/>
          <w:lang w:bidi="hi-IN"/>
        </w:rPr>
        <w:t xml:space="preserve"> | (nAsikAByAM namaH) | 7</w:t>
      </w:r>
    </w:p>
    <w:p w14:paraId="45980DE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559838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aqvaqtatyaq dhanuqstva(gm) saha#srAkShaq Sat</w:t>
      </w:r>
      <w:r w:rsidR="00665208">
        <w:rPr>
          <w:rFonts w:ascii="Arial" w:hAnsi="Arial" w:cs="Arial"/>
          <w:color w:val="000000"/>
          <w:sz w:val="36"/>
          <w:szCs w:val="36"/>
          <w:lang w:bidi="hi-IN"/>
        </w:rPr>
        <w:t>E</w:t>
      </w:r>
      <w:r>
        <w:rPr>
          <w:rFonts w:ascii="Arial" w:hAnsi="Arial" w:cs="Arial"/>
          <w:color w:val="000000"/>
          <w:sz w:val="36"/>
          <w:szCs w:val="36"/>
          <w:lang w:bidi="hi-IN"/>
        </w:rPr>
        <w:t>#Shudh</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p>
    <w:p w14:paraId="06177F2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niqSIrya# SaqlyAnAqM muKA# Siqv</w:t>
      </w:r>
      <w:r w:rsidR="00665208">
        <w:rPr>
          <w:rFonts w:ascii="Arial" w:hAnsi="Arial" w:cs="Arial"/>
          <w:color w:val="000000"/>
          <w:sz w:val="36"/>
          <w:szCs w:val="36"/>
          <w:lang w:bidi="hi-IN"/>
        </w:rPr>
        <w:t>O</w:t>
      </w:r>
      <w:r>
        <w:rPr>
          <w:rFonts w:ascii="Arial" w:hAnsi="Arial" w:cs="Arial"/>
          <w:color w:val="000000"/>
          <w:sz w:val="36"/>
          <w:szCs w:val="36"/>
          <w:lang w:bidi="hi-IN"/>
        </w:rPr>
        <w:t xml:space="preserve"> na#H suqmanA# Bava | (muKAya namaH) | 8</w:t>
      </w:r>
    </w:p>
    <w:p w14:paraId="4E75BC2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5BF2A5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nIla#grIvA SSitiqkaNThA$H SaqrvA aqdhaH kSha#mAcaqrAH | </w:t>
      </w:r>
    </w:p>
    <w:p w14:paraId="61C7F1B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ShA(gm)# sahasray</w:t>
      </w:r>
      <w:r w:rsidR="00665208">
        <w:rPr>
          <w:rFonts w:ascii="Arial" w:hAnsi="Arial" w:cs="Arial"/>
          <w:color w:val="000000"/>
          <w:sz w:val="36"/>
          <w:szCs w:val="36"/>
          <w:lang w:bidi="hi-IN"/>
        </w:rPr>
        <w:t>O</w:t>
      </w:r>
      <w:r>
        <w:rPr>
          <w:rFonts w:ascii="Arial" w:hAnsi="Arial" w:cs="Arial"/>
          <w:color w:val="000000"/>
          <w:sz w:val="36"/>
          <w:szCs w:val="36"/>
          <w:lang w:bidi="hi-IN"/>
        </w:rPr>
        <w:t>jaqn</w:t>
      </w:r>
      <w:r w:rsidR="00665208">
        <w:rPr>
          <w:rFonts w:ascii="Arial" w:hAnsi="Arial" w:cs="Arial"/>
          <w:color w:val="000000"/>
          <w:sz w:val="36"/>
          <w:szCs w:val="36"/>
          <w:lang w:bidi="hi-IN"/>
        </w:rPr>
        <w:t>E</w:t>
      </w:r>
      <w:r>
        <w:rPr>
          <w:rFonts w:ascii="Arial" w:hAnsi="Arial" w:cs="Arial"/>
          <w:color w:val="000000"/>
          <w:sz w:val="36"/>
          <w:szCs w:val="36"/>
          <w:lang w:bidi="hi-IN"/>
        </w:rPr>
        <w:t>&amp; vaqdhanvA#ni tanmasi | (kaNThAya namaH) | 9A</w:t>
      </w:r>
    </w:p>
    <w:p w14:paraId="4E91F15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FE3B4D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nIla#grIvA-SSitiqkaNThAq diva(gm)# ruqdrA upa#SritAH | </w:t>
      </w:r>
    </w:p>
    <w:p w14:paraId="6D9CDAE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ShA(gm)# sahasray</w:t>
      </w:r>
      <w:r w:rsidR="00665208">
        <w:rPr>
          <w:rFonts w:ascii="Arial" w:hAnsi="Arial" w:cs="Arial"/>
          <w:color w:val="000000"/>
          <w:sz w:val="36"/>
          <w:szCs w:val="36"/>
          <w:lang w:bidi="hi-IN"/>
        </w:rPr>
        <w:t>O</w:t>
      </w:r>
      <w:r>
        <w:rPr>
          <w:rFonts w:ascii="Arial" w:hAnsi="Arial" w:cs="Arial"/>
          <w:color w:val="000000"/>
          <w:sz w:val="36"/>
          <w:szCs w:val="36"/>
          <w:lang w:bidi="hi-IN"/>
        </w:rPr>
        <w:t>jaqn</w:t>
      </w:r>
      <w:r w:rsidR="00665208">
        <w:rPr>
          <w:rFonts w:ascii="Arial" w:hAnsi="Arial" w:cs="Arial"/>
          <w:color w:val="000000"/>
          <w:sz w:val="36"/>
          <w:szCs w:val="36"/>
          <w:lang w:bidi="hi-IN"/>
        </w:rPr>
        <w:t>E</w:t>
      </w:r>
      <w:r>
        <w:rPr>
          <w:rFonts w:ascii="Arial" w:hAnsi="Arial" w:cs="Arial"/>
          <w:color w:val="000000"/>
          <w:sz w:val="36"/>
          <w:szCs w:val="36"/>
          <w:lang w:bidi="hi-IN"/>
        </w:rPr>
        <w:t>&amp; vaqdhanvA#ni tanmasi | (upakaNThAya namaH) | 9B</w:t>
      </w:r>
    </w:p>
    <w:p w14:paraId="3587422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102022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nama#st</w:t>
      </w:r>
      <w:r w:rsidR="00665208">
        <w:rPr>
          <w:rFonts w:ascii="Arial" w:hAnsi="Arial" w:cs="Arial"/>
          <w:color w:val="000000"/>
          <w:sz w:val="36"/>
          <w:szCs w:val="36"/>
          <w:lang w:bidi="hi-IN"/>
        </w:rPr>
        <w:t>E</w:t>
      </w:r>
      <w:r>
        <w:rPr>
          <w:rFonts w:ascii="Arial" w:hAnsi="Arial" w:cs="Arial"/>
          <w:color w:val="000000"/>
          <w:sz w:val="36"/>
          <w:szCs w:val="36"/>
          <w:lang w:bidi="hi-IN"/>
        </w:rPr>
        <w:t xml:space="preserve"> aqstvAyu#dhAqyA-nA#tatAya dhRuqShNav</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p>
    <w:p w14:paraId="651A45A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uqBAByA#muqta t</w:t>
      </w:r>
      <w:r w:rsidR="00665208">
        <w:rPr>
          <w:rFonts w:ascii="Arial" w:hAnsi="Arial" w:cs="Arial"/>
          <w:color w:val="000000"/>
          <w:sz w:val="36"/>
          <w:szCs w:val="36"/>
          <w:lang w:bidi="hi-IN"/>
        </w:rPr>
        <w:t>E</w:t>
      </w:r>
      <w:r>
        <w:rPr>
          <w:rFonts w:ascii="Arial" w:hAnsi="Arial" w:cs="Arial"/>
          <w:color w:val="000000"/>
          <w:sz w:val="36"/>
          <w:szCs w:val="36"/>
          <w:lang w:bidi="hi-IN"/>
        </w:rPr>
        <w:t>q nam</w:t>
      </w:r>
      <w:r w:rsidR="00665208">
        <w:rPr>
          <w:rFonts w:ascii="Arial" w:hAnsi="Arial" w:cs="Arial"/>
          <w:color w:val="000000"/>
          <w:sz w:val="36"/>
          <w:szCs w:val="36"/>
          <w:lang w:bidi="hi-IN"/>
        </w:rPr>
        <w:t>O</w:t>
      </w:r>
      <w:r>
        <w:rPr>
          <w:rFonts w:ascii="Arial" w:hAnsi="Arial" w:cs="Arial"/>
          <w:color w:val="000000"/>
          <w:sz w:val="36"/>
          <w:szCs w:val="36"/>
          <w:lang w:bidi="hi-IN"/>
        </w:rPr>
        <w:t># bAqhuByAqM tavaq dhanva#n</w:t>
      </w:r>
      <w:r w:rsidR="00665208">
        <w:rPr>
          <w:rFonts w:ascii="Arial" w:hAnsi="Arial" w:cs="Arial"/>
          <w:color w:val="000000"/>
          <w:sz w:val="36"/>
          <w:szCs w:val="36"/>
          <w:lang w:bidi="hi-IN"/>
        </w:rPr>
        <w:t>E</w:t>
      </w:r>
      <w:r>
        <w:rPr>
          <w:rFonts w:ascii="Arial" w:hAnsi="Arial" w:cs="Arial"/>
          <w:color w:val="000000"/>
          <w:sz w:val="36"/>
          <w:szCs w:val="36"/>
          <w:lang w:bidi="hi-IN"/>
        </w:rPr>
        <w:t xml:space="preserve"> | (bAhuByAM namaH) | 10</w:t>
      </w:r>
    </w:p>
    <w:p w14:paraId="3BEFC2B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80D70D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yA t</w:t>
      </w:r>
      <w:r w:rsidR="00665208">
        <w:rPr>
          <w:rFonts w:ascii="Arial" w:hAnsi="Arial" w:cs="Arial"/>
          <w:color w:val="000000"/>
          <w:sz w:val="36"/>
          <w:szCs w:val="36"/>
          <w:lang w:bidi="hi-IN"/>
        </w:rPr>
        <w:t>E</w:t>
      </w:r>
      <w:r>
        <w:rPr>
          <w:rFonts w:ascii="Arial" w:hAnsi="Arial" w:cs="Arial"/>
          <w:color w:val="000000"/>
          <w:sz w:val="36"/>
          <w:szCs w:val="36"/>
          <w:lang w:bidi="hi-IN"/>
        </w:rPr>
        <w:t># h</w:t>
      </w:r>
      <w:r w:rsidR="00665208">
        <w:rPr>
          <w:rFonts w:ascii="Arial" w:hAnsi="Arial" w:cs="Arial"/>
          <w:color w:val="000000"/>
          <w:sz w:val="36"/>
          <w:szCs w:val="36"/>
          <w:lang w:bidi="hi-IN"/>
        </w:rPr>
        <w:t>E</w:t>
      </w:r>
      <w:r>
        <w:rPr>
          <w:rFonts w:ascii="Arial" w:hAnsi="Arial" w:cs="Arial"/>
          <w:color w:val="000000"/>
          <w:sz w:val="36"/>
          <w:szCs w:val="36"/>
          <w:lang w:bidi="hi-IN"/>
        </w:rPr>
        <w:t>qtir mI#DhuShTamaq hast</w:t>
      </w:r>
      <w:r w:rsidR="00665208">
        <w:rPr>
          <w:rFonts w:ascii="Arial" w:hAnsi="Arial" w:cs="Arial"/>
          <w:color w:val="000000"/>
          <w:sz w:val="36"/>
          <w:szCs w:val="36"/>
          <w:lang w:bidi="hi-IN"/>
        </w:rPr>
        <w:t>E</w:t>
      </w:r>
      <w:r>
        <w:rPr>
          <w:rFonts w:ascii="Arial" w:hAnsi="Arial" w:cs="Arial"/>
          <w:color w:val="000000"/>
          <w:sz w:val="36"/>
          <w:szCs w:val="36"/>
          <w:lang w:bidi="hi-IN"/>
        </w:rPr>
        <w:t># baqBUva# t</w:t>
      </w:r>
      <w:r w:rsidR="00665208">
        <w:rPr>
          <w:rFonts w:ascii="Arial" w:hAnsi="Arial" w:cs="Arial"/>
          <w:color w:val="000000"/>
          <w:sz w:val="36"/>
          <w:szCs w:val="36"/>
          <w:lang w:bidi="hi-IN"/>
        </w:rPr>
        <w:t>E</w:t>
      </w:r>
      <w:r>
        <w:rPr>
          <w:rFonts w:ascii="Arial" w:hAnsi="Arial" w:cs="Arial"/>
          <w:color w:val="000000"/>
          <w:sz w:val="36"/>
          <w:szCs w:val="36"/>
          <w:lang w:bidi="hi-IN"/>
        </w:rPr>
        <w:t xml:space="preserve">q dhanu#H | </w:t>
      </w:r>
    </w:p>
    <w:p w14:paraId="36AE04A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gramStart"/>
      <w:r>
        <w:rPr>
          <w:rFonts w:ascii="Arial" w:hAnsi="Arial" w:cs="Arial"/>
          <w:color w:val="000000"/>
          <w:sz w:val="36"/>
          <w:szCs w:val="36"/>
          <w:lang w:bidi="hi-IN"/>
        </w:rPr>
        <w:t>tayAq&amp;</w:t>
      </w:r>
      <w:proofErr w:type="gramEnd"/>
      <w:r>
        <w:rPr>
          <w:rFonts w:ascii="Arial" w:hAnsi="Arial" w:cs="Arial"/>
          <w:color w:val="000000"/>
          <w:sz w:val="36"/>
          <w:szCs w:val="36"/>
          <w:lang w:bidi="hi-IN"/>
        </w:rPr>
        <w:t>smAn viqSvataqstva-ma#yaqkShmayAq pari#bBuja | (upabAhuByAM namaH) | 11</w:t>
      </w:r>
    </w:p>
    <w:p w14:paraId="4CF6395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D0285F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pari#N</w:t>
      </w:r>
      <w:r w:rsidR="00665208">
        <w:rPr>
          <w:rFonts w:ascii="Arial" w:hAnsi="Arial" w:cs="Arial"/>
          <w:color w:val="000000"/>
          <w:sz w:val="36"/>
          <w:szCs w:val="36"/>
          <w:lang w:bidi="hi-IN"/>
        </w:rPr>
        <w:t>O</w:t>
      </w:r>
      <w:r>
        <w:rPr>
          <w:rFonts w:ascii="Arial" w:hAnsi="Arial" w:cs="Arial"/>
          <w:color w:val="000000"/>
          <w:sz w:val="36"/>
          <w:szCs w:val="36"/>
          <w:lang w:bidi="hi-IN"/>
        </w:rPr>
        <w:t xml:space="preserve"> ruqdrasya# h</w:t>
      </w:r>
      <w:r w:rsidR="00665208">
        <w:rPr>
          <w:rFonts w:ascii="Arial" w:hAnsi="Arial" w:cs="Arial"/>
          <w:color w:val="000000"/>
          <w:sz w:val="36"/>
          <w:szCs w:val="36"/>
          <w:lang w:bidi="hi-IN"/>
        </w:rPr>
        <w:t>E</w:t>
      </w:r>
      <w:r>
        <w:rPr>
          <w:rFonts w:ascii="Arial" w:hAnsi="Arial" w:cs="Arial"/>
          <w:color w:val="000000"/>
          <w:sz w:val="36"/>
          <w:szCs w:val="36"/>
          <w:lang w:bidi="hi-IN"/>
        </w:rPr>
        <w:t>qtir vRu#Naktuq pari#tv</w:t>
      </w:r>
      <w:r w:rsidR="00665208">
        <w:rPr>
          <w:rFonts w:ascii="Arial" w:hAnsi="Arial" w:cs="Arial"/>
          <w:color w:val="000000"/>
          <w:sz w:val="36"/>
          <w:szCs w:val="36"/>
          <w:lang w:bidi="hi-IN"/>
        </w:rPr>
        <w:t>E</w:t>
      </w:r>
      <w:r>
        <w:rPr>
          <w:rFonts w:ascii="Arial" w:hAnsi="Arial" w:cs="Arial"/>
          <w:color w:val="000000"/>
          <w:sz w:val="36"/>
          <w:szCs w:val="36"/>
          <w:lang w:bidi="hi-IN"/>
        </w:rPr>
        <w:t>qShasya# durmaqtira#GAqy</w:t>
      </w:r>
      <w:r w:rsidR="00665208">
        <w:rPr>
          <w:rFonts w:ascii="Arial" w:hAnsi="Arial" w:cs="Arial"/>
          <w:color w:val="000000"/>
          <w:sz w:val="36"/>
          <w:szCs w:val="36"/>
          <w:lang w:bidi="hi-IN"/>
        </w:rPr>
        <w:t>O</w:t>
      </w:r>
      <w:r>
        <w:rPr>
          <w:rFonts w:ascii="Arial" w:hAnsi="Arial" w:cs="Arial"/>
          <w:color w:val="000000"/>
          <w:sz w:val="36"/>
          <w:szCs w:val="36"/>
          <w:lang w:bidi="hi-IN"/>
        </w:rPr>
        <w:t xml:space="preserve">H | </w:t>
      </w:r>
    </w:p>
    <w:p w14:paraId="04D91F0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ava# sthiqrA maqGava#dByaH tanuShvaq mIDhva#st</w:t>
      </w:r>
      <w:r w:rsidR="00665208">
        <w:rPr>
          <w:rFonts w:ascii="Arial" w:hAnsi="Arial" w:cs="Arial"/>
          <w:color w:val="000000"/>
          <w:sz w:val="36"/>
          <w:szCs w:val="36"/>
          <w:lang w:bidi="hi-IN"/>
        </w:rPr>
        <w:t>O</w:t>
      </w:r>
      <w:r>
        <w:rPr>
          <w:rFonts w:ascii="Arial" w:hAnsi="Arial" w:cs="Arial"/>
          <w:color w:val="000000"/>
          <w:sz w:val="36"/>
          <w:szCs w:val="36"/>
          <w:lang w:bidi="hi-IN"/>
        </w:rPr>
        <w:t>qkAyaq tana#yAya mRuDaya | (maNibandhAByAM namaH) | 12</w:t>
      </w:r>
    </w:p>
    <w:p w14:paraId="18883D6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DA7E3B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w:t>
      </w:r>
      <w:r w:rsidR="00665208">
        <w:rPr>
          <w:rFonts w:ascii="Arial" w:hAnsi="Arial" w:cs="Arial"/>
          <w:color w:val="000000"/>
          <w:sz w:val="36"/>
          <w:szCs w:val="36"/>
          <w:lang w:bidi="hi-IN"/>
        </w:rPr>
        <w:t>E</w:t>
      </w:r>
      <w:r>
        <w:rPr>
          <w:rFonts w:ascii="Arial" w:hAnsi="Arial" w:cs="Arial"/>
          <w:color w:val="000000"/>
          <w:sz w:val="36"/>
          <w:szCs w:val="36"/>
          <w:lang w:bidi="hi-IN"/>
        </w:rPr>
        <w:t xml:space="preserve"> tIqrthAni# praqcara#nti sRuqkAva#nt</w:t>
      </w:r>
      <w:r w:rsidR="00665208">
        <w:rPr>
          <w:rFonts w:ascii="Arial" w:hAnsi="Arial" w:cs="Arial"/>
          <w:color w:val="000000"/>
          <w:sz w:val="36"/>
          <w:szCs w:val="36"/>
          <w:lang w:bidi="hi-IN"/>
        </w:rPr>
        <w:t>O</w:t>
      </w:r>
      <w:r>
        <w:rPr>
          <w:rFonts w:ascii="Arial" w:hAnsi="Arial" w:cs="Arial"/>
          <w:color w:val="000000"/>
          <w:sz w:val="36"/>
          <w:szCs w:val="36"/>
          <w:lang w:bidi="hi-IN"/>
        </w:rPr>
        <w:t xml:space="preserve"> niShaq~ggiNa#H | t</w:t>
      </w:r>
      <w:r w:rsidR="00665208">
        <w:rPr>
          <w:rFonts w:ascii="Arial" w:hAnsi="Arial" w:cs="Arial"/>
          <w:color w:val="000000"/>
          <w:sz w:val="36"/>
          <w:szCs w:val="36"/>
          <w:lang w:bidi="hi-IN"/>
        </w:rPr>
        <w:t>E</w:t>
      </w:r>
      <w:r>
        <w:rPr>
          <w:rFonts w:ascii="Arial" w:hAnsi="Arial" w:cs="Arial"/>
          <w:color w:val="000000"/>
          <w:sz w:val="36"/>
          <w:szCs w:val="36"/>
          <w:lang w:bidi="hi-IN"/>
        </w:rPr>
        <w:t>ShA(gm)# sahasray</w:t>
      </w:r>
      <w:r w:rsidR="00665208">
        <w:rPr>
          <w:rFonts w:ascii="Arial" w:hAnsi="Arial" w:cs="Arial"/>
          <w:color w:val="000000"/>
          <w:sz w:val="36"/>
          <w:szCs w:val="36"/>
          <w:lang w:bidi="hi-IN"/>
        </w:rPr>
        <w:t>O</w:t>
      </w:r>
      <w:r>
        <w:rPr>
          <w:rFonts w:ascii="Arial" w:hAnsi="Arial" w:cs="Arial"/>
          <w:color w:val="000000"/>
          <w:sz w:val="36"/>
          <w:szCs w:val="36"/>
          <w:lang w:bidi="hi-IN"/>
        </w:rPr>
        <w:t>jaqn</w:t>
      </w:r>
      <w:r w:rsidR="00665208">
        <w:rPr>
          <w:rFonts w:ascii="Arial" w:hAnsi="Arial" w:cs="Arial"/>
          <w:color w:val="000000"/>
          <w:sz w:val="36"/>
          <w:szCs w:val="36"/>
          <w:lang w:bidi="hi-IN"/>
        </w:rPr>
        <w:t>E</w:t>
      </w:r>
      <w:r>
        <w:rPr>
          <w:rFonts w:ascii="Arial" w:hAnsi="Arial" w:cs="Arial"/>
          <w:color w:val="000000"/>
          <w:sz w:val="36"/>
          <w:szCs w:val="36"/>
          <w:lang w:bidi="hi-IN"/>
        </w:rPr>
        <w:t xml:space="preserve">&amp; vaqdhanvA#ni tanmasi | (hastAByAM namaH) | 13 </w:t>
      </w:r>
    </w:p>
    <w:p w14:paraId="6CD8D5A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58840A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gramStart"/>
      <w:r>
        <w:rPr>
          <w:rFonts w:ascii="Arial" w:hAnsi="Arial" w:cs="Arial"/>
          <w:color w:val="000000"/>
          <w:sz w:val="36"/>
          <w:szCs w:val="36"/>
          <w:lang w:bidi="hi-IN"/>
        </w:rPr>
        <w:t>saqdy</w:t>
      </w:r>
      <w:r w:rsidR="00665208">
        <w:rPr>
          <w:rFonts w:ascii="Arial" w:hAnsi="Arial" w:cs="Arial"/>
          <w:color w:val="000000"/>
          <w:sz w:val="36"/>
          <w:szCs w:val="36"/>
          <w:lang w:bidi="hi-IN"/>
        </w:rPr>
        <w:t>O</w:t>
      </w:r>
      <w:proofErr w:type="gramEnd"/>
      <w:r>
        <w:rPr>
          <w:rFonts w:ascii="Arial" w:hAnsi="Arial" w:cs="Arial"/>
          <w:color w:val="000000"/>
          <w:sz w:val="36"/>
          <w:szCs w:val="36"/>
          <w:lang w:bidi="hi-IN"/>
        </w:rPr>
        <w:t xml:space="preserve"> jAqtaM pra#padyAqmiq saqdy</w:t>
      </w:r>
      <w:r w:rsidR="00665208">
        <w:rPr>
          <w:rFonts w:ascii="Arial" w:hAnsi="Arial" w:cs="Arial"/>
          <w:color w:val="000000"/>
          <w:sz w:val="36"/>
          <w:szCs w:val="36"/>
          <w:lang w:bidi="hi-IN"/>
        </w:rPr>
        <w:t>O</w:t>
      </w:r>
      <w:r>
        <w:rPr>
          <w:rFonts w:ascii="Arial" w:hAnsi="Arial" w:cs="Arial"/>
          <w:color w:val="000000"/>
          <w:sz w:val="36"/>
          <w:szCs w:val="36"/>
          <w:lang w:bidi="hi-IN"/>
        </w:rPr>
        <w:t xml:space="preserve"> jAqtAyaq vai nam</w:t>
      </w:r>
      <w:r w:rsidR="00665208">
        <w:rPr>
          <w:rFonts w:ascii="Arial" w:hAnsi="Arial" w:cs="Arial"/>
          <w:color w:val="000000"/>
          <w:sz w:val="36"/>
          <w:szCs w:val="36"/>
          <w:lang w:bidi="hi-IN"/>
        </w:rPr>
        <w:t>O</w:t>
      </w:r>
      <w:r>
        <w:rPr>
          <w:rFonts w:ascii="Arial" w:hAnsi="Arial" w:cs="Arial"/>
          <w:color w:val="000000"/>
          <w:sz w:val="36"/>
          <w:szCs w:val="36"/>
          <w:lang w:bidi="hi-IN"/>
        </w:rPr>
        <w:t>q nama#H | Baqv</w:t>
      </w:r>
      <w:r w:rsidR="00665208">
        <w:rPr>
          <w:rFonts w:ascii="Arial" w:hAnsi="Arial" w:cs="Arial"/>
          <w:color w:val="000000"/>
          <w:sz w:val="36"/>
          <w:szCs w:val="36"/>
          <w:lang w:bidi="hi-IN"/>
        </w:rPr>
        <w:t>E</w:t>
      </w:r>
      <w:r>
        <w:rPr>
          <w:rFonts w:ascii="Arial" w:hAnsi="Arial" w:cs="Arial"/>
          <w:color w:val="000000"/>
          <w:sz w:val="36"/>
          <w:szCs w:val="36"/>
          <w:lang w:bidi="hi-IN"/>
        </w:rPr>
        <w:t xml:space="preserve"> Ba#v</w:t>
      </w:r>
      <w:r w:rsidR="00665208">
        <w:rPr>
          <w:rFonts w:ascii="Arial" w:hAnsi="Arial" w:cs="Arial"/>
          <w:color w:val="000000"/>
          <w:sz w:val="36"/>
          <w:szCs w:val="36"/>
          <w:lang w:bidi="hi-IN"/>
        </w:rPr>
        <w:t>E</w:t>
      </w:r>
      <w:r>
        <w:rPr>
          <w:rFonts w:ascii="Arial" w:hAnsi="Arial" w:cs="Arial"/>
          <w:color w:val="000000"/>
          <w:sz w:val="36"/>
          <w:szCs w:val="36"/>
          <w:lang w:bidi="hi-IN"/>
        </w:rPr>
        <w:t>q nAti# Bav</w:t>
      </w:r>
      <w:r w:rsidR="00665208">
        <w:rPr>
          <w:rFonts w:ascii="Arial" w:hAnsi="Arial" w:cs="Arial"/>
          <w:color w:val="000000"/>
          <w:sz w:val="36"/>
          <w:szCs w:val="36"/>
          <w:lang w:bidi="hi-IN"/>
        </w:rPr>
        <w:t>E</w:t>
      </w:r>
      <w:r>
        <w:rPr>
          <w:rFonts w:ascii="Arial" w:hAnsi="Arial" w:cs="Arial"/>
          <w:color w:val="000000"/>
          <w:sz w:val="36"/>
          <w:szCs w:val="36"/>
          <w:lang w:bidi="hi-IN"/>
        </w:rPr>
        <w:t xml:space="preserve"> Bavasvaq mAM | Baqv</w:t>
      </w:r>
      <w:r w:rsidR="00665208">
        <w:rPr>
          <w:rFonts w:ascii="Arial" w:hAnsi="Arial" w:cs="Arial"/>
          <w:color w:val="000000"/>
          <w:sz w:val="36"/>
          <w:szCs w:val="36"/>
          <w:lang w:bidi="hi-IN"/>
        </w:rPr>
        <w:t>O</w:t>
      </w:r>
      <w:r>
        <w:rPr>
          <w:rFonts w:ascii="Arial" w:hAnsi="Arial" w:cs="Arial"/>
          <w:color w:val="000000"/>
          <w:sz w:val="36"/>
          <w:szCs w:val="36"/>
          <w:lang w:bidi="hi-IN"/>
        </w:rPr>
        <w:t>d-Ba#vAyaq nama#H || (aguMShThAByAM namaH ) | 14A</w:t>
      </w:r>
    </w:p>
    <w:p w14:paraId="6725254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714E4A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vAqmaqd</w:t>
      </w:r>
      <w:r w:rsidR="00665208">
        <w:rPr>
          <w:rFonts w:ascii="Arial" w:hAnsi="Arial" w:cs="Arial"/>
          <w:color w:val="000000"/>
          <w:sz w:val="36"/>
          <w:szCs w:val="36"/>
          <w:lang w:bidi="hi-IN"/>
        </w:rPr>
        <w:t>E</w:t>
      </w:r>
      <w:r>
        <w:rPr>
          <w:rFonts w:ascii="Arial" w:hAnsi="Arial" w:cs="Arial"/>
          <w:color w:val="000000"/>
          <w:sz w:val="36"/>
          <w:szCs w:val="36"/>
          <w:lang w:bidi="hi-IN"/>
        </w:rPr>
        <w:t>qvAyaq nam</w:t>
      </w:r>
      <w:r w:rsidR="00665208">
        <w:rPr>
          <w:rFonts w:ascii="Arial" w:hAnsi="Arial" w:cs="Arial"/>
          <w:color w:val="000000"/>
          <w:sz w:val="36"/>
          <w:szCs w:val="36"/>
          <w:lang w:bidi="hi-IN"/>
        </w:rPr>
        <w:t>O</w:t>
      </w:r>
      <w:r>
        <w:rPr>
          <w:rFonts w:ascii="Arial" w:hAnsi="Arial" w:cs="Arial"/>
          <w:color w:val="000000"/>
          <w:sz w:val="36"/>
          <w:szCs w:val="36"/>
          <w:lang w:bidi="hi-IN"/>
        </w:rPr>
        <w:t>$ jy</w:t>
      </w:r>
      <w:r w:rsidR="00665208">
        <w:rPr>
          <w:rFonts w:ascii="Arial" w:hAnsi="Arial" w:cs="Arial"/>
          <w:color w:val="000000"/>
          <w:sz w:val="36"/>
          <w:szCs w:val="36"/>
          <w:lang w:bidi="hi-IN"/>
        </w:rPr>
        <w:t>E</w:t>
      </w:r>
      <w:r>
        <w:rPr>
          <w:rFonts w:ascii="Arial" w:hAnsi="Arial" w:cs="Arial"/>
          <w:color w:val="000000"/>
          <w:sz w:val="36"/>
          <w:szCs w:val="36"/>
          <w:lang w:bidi="hi-IN"/>
        </w:rPr>
        <w:t>qShThAyaq nama#H Sr</w:t>
      </w:r>
      <w:r w:rsidR="00665208">
        <w:rPr>
          <w:rFonts w:ascii="Arial" w:hAnsi="Arial" w:cs="Arial"/>
          <w:color w:val="000000"/>
          <w:sz w:val="36"/>
          <w:szCs w:val="36"/>
          <w:lang w:bidi="hi-IN"/>
        </w:rPr>
        <w:t>E</w:t>
      </w:r>
      <w:r>
        <w:rPr>
          <w:rFonts w:ascii="Arial" w:hAnsi="Arial" w:cs="Arial"/>
          <w:color w:val="000000"/>
          <w:sz w:val="36"/>
          <w:szCs w:val="36"/>
          <w:lang w:bidi="hi-IN"/>
        </w:rPr>
        <w:t>qShThAyaq nam</w:t>
      </w:r>
      <w:r w:rsidR="00665208">
        <w:rPr>
          <w:rFonts w:ascii="Arial" w:hAnsi="Arial" w:cs="Arial"/>
          <w:color w:val="000000"/>
          <w:sz w:val="36"/>
          <w:szCs w:val="36"/>
          <w:lang w:bidi="hi-IN"/>
        </w:rPr>
        <w:t>O</w:t>
      </w:r>
      <w:r>
        <w:rPr>
          <w:rFonts w:ascii="Arial" w:hAnsi="Arial" w:cs="Arial"/>
          <w:color w:val="000000"/>
          <w:sz w:val="36"/>
          <w:szCs w:val="36"/>
          <w:lang w:bidi="hi-IN"/>
        </w:rPr>
        <w:t># ruqdrAyaq namaqH kAlA#yaq namaqH kala#vikaraNAyaq nam</w:t>
      </w:r>
      <w:r w:rsidR="00665208">
        <w:rPr>
          <w:rFonts w:ascii="Arial" w:hAnsi="Arial" w:cs="Arial"/>
          <w:color w:val="000000"/>
          <w:sz w:val="36"/>
          <w:szCs w:val="36"/>
          <w:lang w:bidi="hi-IN"/>
        </w:rPr>
        <w:t>O</w:t>
      </w:r>
      <w:r>
        <w:rPr>
          <w:rFonts w:ascii="Arial" w:hAnsi="Arial" w:cs="Arial"/>
          <w:color w:val="000000"/>
          <w:sz w:val="36"/>
          <w:szCs w:val="36"/>
          <w:lang w:bidi="hi-IN"/>
        </w:rPr>
        <w:t>q bala#vikaraNAyaq nam</w:t>
      </w:r>
      <w:r w:rsidR="00665208">
        <w:rPr>
          <w:rFonts w:ascii="Arial" w:hAnsi="Arial" w:cs="Arial"/>
          <w:color w:val="000000"/>
          <w:sz w:val="36"/>
          <w:szCs w:val="36"/>
          <w:lang w:bidi="hi-IN"/>
        </w:rPr>
        <w:t>O</w:t>
      </w:r>
      <w:r>
        <w:rPr>
          <w:rFonts w:ascii="Arial" w:hAnsi="Arial" w:cs="Arial"/>
          <w:color w:val="000000"/>
          <w:sz w:val="36"/>
          <w:szCs w:val="36"/>
          <w:lang w:bidi="hi-IN"/>
        </w:rPr>
        <w:t>q balA#yaq nam</w:t>
      </w:r>
      <w:r w:rsidR="00665208">
        <w:rPr>
          <w:rFonts w:ascii="Arial" w:hAnsi="Arial" w:cs="Arial"/>
          <w:color w:val="000000"/>
          <w:sz w:val="36"/>
          <w:szCs w:val="36"/>
          <w:lang w:bidi="hi-IN"/>
        </w:rPr>
        <w:t>O</w:t>
      </w:r>
      <w:r>
        <w:rPr>
          <w:rFonts w:ascii="Arial" w:hAnsi="Arial" w:cs="Arial"/>
          <w:color w:val="000000"/>
          <w:sz w:val="36"/>
          <w:szCs w:val="36"/>
          <w:lang w:bidi="hi-IN"/>
        </w:rPr>
        <w:t>q bala#pramathanAyaq namaqH sarva#BUtadamanAyaq nam</w:t>
      </w:r>
      <w:r w:rsidR="00665208">
        <w:rPr>
          <w:rFonts w:ascii="Arial" w:hAnsi="Arial" w:cs="Arial"/>
          <w:color w:val="000000"/>
          <w:sz w:val="36"/>
          <w:szCs w:val="36"/>
          <w:lang w:bidi="hi-IN"/>
        </w:rPr>
        <w:t>O</w:t>
      </w:r>
      <w:r>
        <w:rPr>
          <w:rFonts w:ascii="Arial" w:hAnsi="Arial" w:cs="Arial"/>
          <w:color w:val="000000"/>
          <w:sz w:val="36"/>
          <w:szCs w:val="36"/>
          <w:lang w:bidi="hi-IN"/>
        </w:rPr>
        <w:t># maqn</w:t>
      </w:r>
      <w:r w:rsidR="00665208">
        <w:rPr>
          <w:rFonts w:ascii="Arial" w:hAnsi="Arial" w:cs="Arial"/>
          <w:color w:val="000000"/>
          <w:sz w:val="36"/>
          <w:szCs w:val="36"/>
          <w:lang w:bidi="hi-IN"/>
        </w:rPr>
        <w:t>O</w:t>
      </w:r>
      <w:r>
        <w:rPr>
          <w:rFonts w:ascii="Arial" w:hAnsi="Arial" w:cs="Arial"/>
          <w:color w:val="000000"/>
          <w:sz w:val="36"/>
          <w:szCs w:val="36"/>
          <w:lang w:bidi="hi-IN"/>
        </w:rPr>
        <w:t>nma#nAyaq nama#H | (tarjanIByAM namaH) 14B</w:t>
      </w:r>
    </w:p>
    <w:p w14:paraId="179385F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1867B1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aqG</w:t>
      </w:r>
      <w:r w:rsidR="00665208">
        <w:rPr>
          <w:rFonts w:ascii="Arial" w:hAnsi="Arial" w:cs="Arial"/>
          <w:color w:val="000000"/>
          <w:sz w:val="36"/>
          <w:szCs w:val="36"/>
          <w:lang w:bidi="hi-IN"/>
        </w:rPr>
        <w:t>O</w:t>
      </w:r>
      <w:r>
        <w:rPr>
          <w:rFonts w:ascii="Arial" w:hAnsi="Arial" w:cs="Arial"/>
          <w:color w:val="000000"/>
          <w:sz w:val="36"/>
          <w:szCs w:val="36"/>
          <w:lang w:bidi="hi-IN"/>
        </w:rPr>
        <w:t>r</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 xml:space="preserve"> &amp;thaqG</w:t>
      </w:r>
      <w:r w:rsidR="00665208">
        <w:rPr>
          <w:rFonts w:ascii="Arial" w:hAnsi="Arial" w:cs="Arial"/>
          <w:color w:val="000000"/>
          <w:sz w:val="36"/>
          <w:szCs w:val="36"/>
          <w:lang w:bidi="hi-IN"/>
        </w:rPr>
        <w:t>O</w:t>
      </w:r>
      <w:r>
        <w:rPr>
          <w:rFonts w:ascii="Arial" w:hAnsi="Arial" w:cs="Arial"/>
          <w:color w:val="000000"/>
          <w:sz w:val="36"/>
          <w:szCs w:val="36"/>
          <w:lang w:bidi="hi-IN"/>
        </w:rPr>
        <w:t>r</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 G</w:t>
      </w:r>
      <w:r w:rsidR="00665208">
        <w:rPr>
          <w:rFonts w:ascii="Arial" w:hAnsi="Arial" w:cs="Arial"/>
          <w:color w:val="000000"/>
          <w:sz w:val="36"/>
          <w:szCs w:val="36"/>
          <w:lang w:bidi="hi-IN"/>
        </w:rPr>
        <w:t>O</w:t>
      </w:r>
      <w:r>
        <w:rPr>
          <w:rFonts w:ascii="Arial" w:hAnsi="Arial" w:cs="Arial"/>
          <w:color w:val="000000"/>
          <w:sz w:val="36"/>
          <w:szCs w:val="36"/>
          <w:lang w:bidi="hi-IN"/>
        </w:rPr>
        <w:t>raqG</w:t>
      </w:r>
      <w:r w:rsidR="00665208">
        <w:rPr>
          <w:rFonts w:ascii="Arial" w:hAnsi="Arial" w:cs="Arial"/>
          <w:color w:val="000000"/>
          <w:sz w:val="36"/>
          <w:szCs w:val="36"/>
          <w:lang w:bidi="hi-IN"/>
        </w:rPr>
        <w:t>O</w:t>
      </w:r>
      <w:r>
        <w:rPr>
          <w:rFonts w:ascii="Arial" w:hAnsi="Arial" w:cs="Arial"/>
          <w:color w:val="000000"/>
          <w:sz w:val="36"/>
          <w:szCs w:val="36"/>
          <w:lang w:bidi="hi-IN"/>
        </w:rPr>
        <w:t>ra#tar</w:t>
      </w:r>
      <w:r w:rsidR="00665208">
        <w:rPr>
          <w:rFonts w:ascii="Arial" w:hAnsi="Arial" w:cs="Arial"/>
          <w:color w:val="000000"/>
          <w:sz w:val="36"/>
          <w:szCs w:val="36"/>
          <w:lang w:bidi="hi-IN"/>
        </w:rPr>
        <w:t>E</w:t>
      </w:r>
      <w:r>
        <w:rPr>
          <w:rFonts w:ascii="Arial" w:hAnsi="Arial" w:cs="Arial"/>
          <w:color w:val="000000"/>
          <w:sz w:val="36"/>
          <w:szCs w:val="36"/>
          <w:lang w:bidi="hi-IN"/>
        </w:rPr>
        <w:t>ByaH | sarv</w:t>
      </w:r>
      <w:r w:rsidR="00665208">
        <w:rPr>
          <w:rFonts w:ascii="Arial" w:hAnsi="Arial" w:cs="Arial"/>
          <w:color w:val="000000"/>
          <w:sz w:val="36"/>
          <w:szCs w:val="36"/>
          <w:lang w:bidi="hi-IN"/>
        </w:rPr>
        <w:t>E</w:t>
      </w:r>
      <w:r>
        <w:rPr>
          <w:rFonts w:ascii="Arial" w:hAnsi="Arial" w:cs="Arial"/>
          <w:color w:val="000000"/>
          <w:sz w:val="36"/>
          <w:szCs w:val="36"/>
          <w:lang w:bidi="hi-IN"/>
        </w:rPr>
        <w:t>$ByaH sarvaq Sarv</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 nama#st</w:t>
      </w:r>
      <w:r w:rsidR="00665208">
        <w:rPr>
          <w:rFonts w:ascii="Arial" w:hAnsi="Arial" w:cs="Arial"/>
          <w:color w:val="000000"/>
          <w:sz w:val="36"/>
          <w:szCs w:val="36"/>
          <w:lang w:bidi="hi-IN"/>
        </w:rPr>
        <w:t>E</w:t>
      </w:r>
      <w:r>
        <w:rPr>
          <w:rFonts w:ascii="Arial" w:hAnsi="Arial" w:cs="Arial"/>
          <w:color w:val="000000"/>
          <w:sz w:val="36"/>
          <w:szCs w:val="36"/>
          <w:lang w:bidi="hi-IN"/>
        </w:rPr>
        <w:t xml:space="preserve"> astu ruqdra rU#p</w:t>
      </w:r>
      <w:r w:rsidR="00665208">
        <w:rPr>
          <w:rFonts w:ascii="Arial" w:hAnsi="Arial" w:cs="Arial"/>
          <w:color w:val="000000"/>
          <w:sz w:val="36"/>
          <w:szCs w:val="36"/>
          <w:lang w:bidi="hi-IN"/>
        </w:rPr>
        <w:t>E</w:t>
      </w:r>
      <w:r>
        <w:rPr>
          <w:rFonts w:ascii="Arial" w:hAnsi="Arial" w:cs="Arial"/>
          <w:color w:val="000000"/>
          <w:sz w:val="36"/>
          <w:szCs w:val="36"/>
          <w:lang w:bidi="hi-IN"/>
        </w:rPr>
        <w:t>ByaH || (maddhyamAByAM namaH) | 14 C</w:t>
      </w:r>
    </w:p>
    <w:p w14:paraId="6F2DFE7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2873F5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tatpuru#ShAya viqdmah</w:t>
      </w:r>
      <w:r w:rsidR="00665208">
        <w:rPr>
          <w:rFonts w:ascii="Arial" w:hAnsi="Arial" w:cs="Arial"/>
          <w:color w:val="000000"/>
          <w:sz w:val="36"/>
          <w:szCs w:val="36"/>
          <w:lang w:bidi="hi-IN"/>
        </w:rPr>
        <w:t>E</w:t>
      </w:r>
      <w:r>
        <w:rPr>
          <w:rFonts w:ascii="Arial" w:hAnsi="Arial" w:cs="Arial"/>
          <w:color w:val="000000"/>
          <w:sz w:val="36"/>
          <w:szCs w:val="36"/>
          <w:lang w:bidi="hi-IN"/>
        </w:rPr>
        <w:t># mahAd</w:t>
      </w:r>
      <w:r w:rsidR="00665208">
        <w:rPr>
          <w:rFonts w:ascii="Arial" w:hAnsi="Arial" w:cs="Arial"/>
          <w:color w:val="000000"/>
          <w:sz w:val="36"/>
          <w:szCs w:val="36"/>
          <w:lang w:bidi="hi-IN"/>
        </w:rPr>
        <w:t>E</w:t>
      </w:r>
      <w:r>
        <w:rPr>
          <w:rFonts w:ascii="Arial" w:hAnsi="Arial" w:cs="Arial"/>
          <w:color w:val="000000"/>
          <w:sz w:val="36"/>
          <w:szCs w:val="36"/>
          <w:lang w:bidi="hi-IN"/>
        </w:rPr>
        <w:t xml:space="preserve">qvAya# dhImahi | </w:t>
      </w:r>
    </w:p>
    <w:p w14:paraId="2996DEF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tann</w:t>
      </w:r>
      <w:r w:rsidR="00665208">
        <w:rPr>
          <w:rFonts w:ascii="Arial" w:hAnsi="Arial" w:cs="Arial"/>
          <w:color w:val="000000"/>
          <w:sz w:val="36"/>
          <w:szCs w:val="36"/>
          <w:lang w:bidi="hi-IN"/>
        </w:rPr>
        <w:t>O</w:t>
      </w:r>
      <w:r>
        <w:rPr>
          <w:rFonts w:ascii="Arial" w:hAnsi="Arial" w:cs="Arial"/>
          <w:color w:val="000000"/>
          <w:sz w:val="36"/>
          <w:szCs w:val="36"/>
          <w:lang w:bidi="hi-IN"/>
        </w:rPr>
        <w:t># rudraH prac</w:t>
      </w:r>
      <w:r w:rsidR="00665208">
        <w:rPr>
          <w:rFonts w:ascii="Arial" w:hAnsi="Arial" w:cs="Arial"/>
          <w:color w:val="000000"/>
          <w:sz w:val="36"/>
          <w:szCs w:val="36"/>
          <w:lang w:bidi="hi-IN"/>
        </w:rPr>
        <w:t>O</w:t>
      </w:r>
      <w:r>
        <w:rPr>
          <w:rFonts w:ascii="Arial" w:hAnsi="Arial" w:cs="Arial"/>
          <w:color w:val="000000"/>
          <w:sz w:val="36"/>
          <w:szCs w:val="36"/>
          <w:lang w:bidi="hi-IN"/>
        </w:rPr>
        <w:t>qdayA$t || (anAmikAByAM namaH) | 14D</w:t>
      </w:r>
    </w:p>
    <w:p w14:paraId="1BF4F0E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ECA2D07" w14:textId="7C65637C"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ISAnaH sarva#vidyAqnAq-mISvaraH sarva#BUtAqnAqM brahmAdhi#patiqr brahmaqN</w:t>
      </w:r>
      <w:r w:rsidR="00665208">
        <w:rPr>
          <w:rFonts w:ascii="Arial" w:hAnsi="Arial" w:cs="Arial"/>
          <w:color w:val="000000"/>
          <w:sz w:val="36"/>
          <w:szCs w:val="36"/>
          <w:lang w:bidi="hi-IN"/>
        </w:rPr>
        <w:t>O</w:t>
      </w:r>
      <w:r w:rsidR="001677C6">
        <w:rPr>
          <w:rFonts w:ascii="Arial" w:hAnsi="Arial" w:cs="Arial"/>
          <w:color w:val="000000"/>
          <w:sz w:val="36"/>
          <w:szCs w:val="36"/>
          <w:lang w:bidi="hi-IN"/>
        </w:rPr>
        <w:t xml:space="preserve"> </w:t>
      </w:r>
      <w:r>
        <w:rPr>
          <w:rFonts w:ascii="Arial" w:hAnsi="Arial" w:cs="Arial"/>
          <w:color w:val="000000"/>
          <w:sz w:val="36"/>
          <w:szCs w:val="36"/>
          <w:lang w:bidi="hi-IN"/>
        </w:rPr>
        <w:t>&amp;dhi#patiqr brahmA# Siqv</w:t>
      </w:r>
      <w:r w:rsidR="00665208">
        <w:rPr>
          <w:rFonts w:ascii="Arial" w:hAnsi="Arial" w:cs="Arial"/>
          <w:color w:val="000000"/>
          <w:sz w:val="36"/>
          <w:szCs w:val="36"/>
          <w:lang w:bidi="hi-IN"/>
        </w:rPr>
        <w:t>O</w:t>
      </w:r>
      <w:r>
        <w:rPr>
          <w:rFonts w:ascii="Arial" w:hAnsi="Arial" w:cs="Arial"/>
          <w:color w:val="000000"/>
          <w:sz w:val="36"/>
          <w:szCs w:val="36"/>
          <w:lang w:bidi="hi-IN"/>
        </w:rPr>
        <w:t xml:space="preserve"> m</w:t>
      </w:r>
      <w:r w:rsidR="00665208">
        <w:rPr>
          <w:rFonts w:ascii="Arial" w:hAnsi="Arial" w:cs="Arial"/>
          <w:color w:val="000000"/>
          <w:sz w:val="36"/>
          <w:szCs w:val="36"/>
          <w:lang w:bidi="hi-IN"/>
        </w:rPr>
        <w:t>E</w:t>
      </w:r>
      <w:r>
        <w:rPr>
          <w:rFonts w:ascii="Arial" w:hAnsi="Arial" w:cs="Arial"/>
          <w:color w:val="000000"/>
          <w:sz w:val="36"/>
          <w:szCs w:val="36"/>
          <w:lang w:bidi="hi-IN"/>
        </w:rPr>
        <w:t># astu sadASiqv</w:t>
      </w:r>
      <w:r w:rsidR="00842E57">
        <w:rPr>
          <w:rFonts w:ascii="Arial" w:hAnsi="Arial" w:cs="Arial"/>
          <w:color w:val="000000"/>
          <w:sz w:val="36"/>
          <w:szCs w:val="36"/>
          <w:lang w:bidi="hi-IN"/>
        </w:rPr>
        <w:t>OM</w:t>
      </w:r>
      <w:r>
        <w:rPr>
          <w:rFonts w:ascii="Arial" w:hAnsi="Arial" w:cs="Arial"/>
          <w:color w:val="000000"/>
          <w:sz w:val="36"/>
          <w:szCs w:val="36"/>
          <w:lang w:bidi="hi-IN"/>
        </w:rPr>
        <w:t xml:space="preserve"> || (kaniShThikAByAM namaH) 14</w:t>
      </w:r>
      <w:r w:rsidR="00665208">
        <w:rPr>
          <w:rFonts w:ascii="Arial" w:hAnsi="Arial" w:cs="Arial"/>
          <w:color w:val="000000"/>
          <w:sz w:val="36"/>
          <w:szCs w:val="36"/>
          <w:lang w:bidi="hi-IN"/>
        </w:rPr>
        <w:t>E</w:t>
      </w:r>
    </w:p>
    <w:p w14:paraId="4D2E22F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E00F54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 vaH kiriqk</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 d</w:t>
      </w:r>
      <w:r w:rsidR="00665208">
        <w:rPr>
          <w:rFonts w:ascii="Arial" w:hAnsi="Arial" w:cs="Arial"/>
          <w:color w:val="000000"/>
          <w:sz w:val="36"/>
          <w:szCs w:val="36"/>
          <w:lang w:bidi="hi-IN"/>
        </w:rPr>
        <w:t>E</w:t>
      </w:r>
      <w:r>
        <w:rPr>
          <w:rFonts w:ascii="Arial" w:hAnsi="Arial" w:cs="Arial"/>
          <w:color w:val="000000"/>
          <w:sz w:val="36"/>
          <w:szCs w:val="36"/>
          <w:lang w:bidi="hi-IN"/>
        </w:rPr>
        <w:t>qvAnAq(gm)q hRuda#y</w:t>
      </w:r>
      <w:r w:rsidR="00665208">
        <w:rPr>
          <w:rFonts w:ascii="Arial" w:hAnsi="Arial" w:cs="Arial"/>
          <w:color w:val="000000"/>
          <w:sz w:val="36"/>
          <w:szCs w:val="36"/>
          <w:lang w:bidi="hi-IN"/>
        </w:rPr>
        <w:t>E</w:t>
      </w:r>
      <w:r>
        <w:rPr>
          <w:rFonts w:ascii="Arial" w:hAnsi="Arial" w:cs="Arial"/>
          <w:color w:val="000000"/>
          <w:sz w:val="36"/>
          <w:szCs w:val="36"/>
          <w:lang w:bidi="hi-IN"/>
        </w:rPr>
        <w:t>ByaH | (hRudayAya namaH) | 15</w:t>
      </w:r>
    </w:p>
    <w:p w14:paraId="05CEE64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D644BD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 gaqN</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 gaqNapa#tiByaSca v</w:t>
      </w:r>
      <w:r w:rsidR="00665208">
        <w:rPr>
          <w:rFonts w:ascii="Arial" w:hAnsi="Arial" w:cs="Arial"/>
          <w:color w:val="000000"/>
          <w:sz w:val="36"/>
          <w:szCs w:val="36"/>
          <w:lang w:bidi="hi-IN"/>
        </w:rPr>
        <w:t>O</w:t>
      </w:r>
      <w:r>
        <w:rPr>
          <w:rFonts w:ascii="Arial" w:hAnsi="Arial" w:cs="Arial"/>
          <w:color w:val="000000"/>
          <w:sz w:val="36"/>
          <w:szCs w:val="36"/>
          <w:lang w:bidi="hi-IN"/>
        </w:rPr>
        <w:t>q nama#H | (pRuShThAya namaH) | 16</w:t>
      </w:r>
    </w:p>
    <w:p w14:paraId="3BBD629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B7C611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 hira#NyabAhav</w:t>
      </w:r>
      <w:r w:rsidR="00665208">
        <w:rPr>
          <w:rFonts w:ascii="Arial" w:hAnsi="Arial" w:cs="Arial"/>
          <w:color w:val="000000"/>
          <w:sz w:val="36"/>
          <w:szCs w:val="36"/>
          <w:lang w:bidi="hi-IN"/>
        </w:rPr>
        <w:t>E</w:t>
      </w:r>
      <w:r>
        <w:rPr>
          <w:rFonts w:ascii="Arial" w:hAnsi="Arial" w:cs="Arial"/>
          <w:color w:val="000000"/>
          <w:sz w:val="36"/>
          <w:szCs w:val="36"/>
          <w:lang w:bidi="hi-IN"/>
        </w:rPr>
        <w:t xml:space="preserve"> s</w:t>
      </w:r>
      <w:r w:rsidR="00665208">
        <w:rPr>
          <w:rFonts w:ascii="Arial" w:hAnsi="Arial" w:cs="Arial"/>
          <w:color w:val="000000"/>
          <w:sz w:val="36"/>
          <w:szCs w:val="36"/>
          <w:lang w:bidi="hi-IN"/>
        </w:rPr>
        <w:t>E</w:t>
      </w:r>
      <w:r>
        <w:rPr>
          <w:rFonts w:ascii="Arial" w:hAnsi="Arial" w:cs="Arial"/>
          <w:color w:val="000000"/>
          <w:sz w:val="36"/>
          <w:szCs w:val="36"/>
          <w:lang w:bidi="hi-IN"/>
        </w:rPr>
        <w:t>nAqny</w:t>
      </w:r>
      <w:r w:rsidR="00665208">
        <w:rPr>
          <w:rFonts w:ascii="Arial" w:hAnsi="Arial" w:cs="Arial"/>
          <w:color w:val="000000"/>
          <w:sz w:val="36"/>
          <w:szCs w:val="36"/>
          <w:lang w:bidi="hi-IN"/>
        </w:rPr>
        <w:t>E</w:t>
      </w:r>
      <w:r>
        <w:rPr>
          <w:rFonts w:ascii="Arial" w:hAnsi="Arial" w:cs="Arial"/>
          <w:color w:val="000000"/>
          <w:sz w:val="36"/>
          <w:szCs w:val="36"/>
          <w:lang w:bidi="hi-IN"/>
        </w:rPr>
        <w:t># diqSA~jcaq pata#y</w:t>
      </w:r>
      <w:r w:rsidR="00665208">
        <w:rPr>
          <w:rFonts w:ascii="Arial" w:hAnsi="Arial" w:cs="Arial"/>
          <w:color w:val="000000"/>
          <w:sz w:val="36"/>
          <w:szCs w:val="36"/>
          <w:lang w:bidi="hi-IN"/>
        </w:rPr>
        <w:t>E</w:t>
      </w:r>
      <w:r>
        <w:rPr>
          <w:rFonts w:ascii="Arial" w:hAnsi="Arial" w:cs="Arial"/>
          <w:color w:val="000000"/>
          <w:sz w:val="36"/>
          <w:szCs w:val="36"/>
          <w:lang w:bidi="hi-IN"/>
        </w:rPr>
        <w:t xml:space="preserve">q nama#H | (pArSvAByAM namaH) | 17 </w:t>
      </w:r>
    </w:p>
    <w:p w14:paraId="1DA6BE6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0E41F4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vijyaqM dhanu#H kapaqrdin</w:t>
      </w:r>
      <w:r w:rsidR="00665208">
        <w:rPr>
          <w:rFonts w:ascii="Arial" w:hAnsi="Arial" w:cs="Arial"/>
          <w:color w:val="000000"/>
          <w:sz w:val="36"/>
          <w:szCs w:val="36"/>
          <w:lang w:bidi="hi-IN"/>
        </w:rPr>
        <w:t>O</w:t>
      </w:r>
      <w:r>
        <w:rPr>
          <w:rFonts w:ascii="Arial" w:hAnsi="Arial" w:cs="Arial"/>
          <w:color w:val="000000"/>
          <w:sz w:val="36"/>
          <w:szCs w:val="36"/>
          <w:lang w:bidi="hi-IN"/>
        </w:rPr>
        <w:t>q viSa#ly</w:t>
      </w:r>
      <w:r w:rsidR="00665208">
        <w:rPr>
          <w:rFonts w:ascii="Arial" w:hAnsi="Arial" w:cs="Arial"/>
          <w:color w:val="000000"/>
          <w:sz w:val="36"/>
          <w:szCs w:val="36"/>
          <w:lang w:bidi="hi-IN"/>
        </w:rPr>
        <w:t>O</w:t>
      </w:r>
      <w:r>
        <w:rPr>
          <w:rFonts w:ascii="Arial" w:hAnsi="Arial" w:cs="Arial"/>
          <w:color w:val="000000"/>
          <w:sz w:val="36"/>
          <w:szCs w:val="36"/>
          <w:lang w:bidi="hi-IN"/>
        </w:rPr>
        <w:t xml:space="preserve">q bANa#vA(gm) uqta | </w:t>
      </w:r>
    </w:p>
    <w:p w14:paraId="6A9001A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an</w:t>
      </w:r>
      <w:r w:rsidR="00665208">
        <w:rPr>
          <w:rFonts w:ascii="Arial" w:hAnsi="Arial" w:cs="Arial"/>
          <w:color w:val="000000"/>
          <w:sz w:val="36"/>
          <w:szCs w:val="36"/>
          <w:lang w:bidi="hi-IN"/>
        </w:rPr>
        <w:t>E</w:t>
      </w:r>
      <w:r>
        <w:rPr>
          <w:rFonts w:ascii="Arial" w:hAnsi="Arial" w:cs="Arial"/>
          <w:color w:val="000000"/>
          <w:sz w:val="36"/>
          <w:szCs w:val="36"/>
          <w:lang w:bidi="hi-IN"/>
        </w:rPr>
        <w:t>#Sannaqsy</w:t>
      </w:r>
      <w:r w:rsidR="00665208">
        <w:rPr>
          <w:rFonts w:ascii="Arial" w:hAnsi="Arial" w:cs="Arial"/>
          <w:color w:val="000000"/>
          <w:sz w:val="36"/>
          <w:szCs w:val="36"/>
          <w:lang w:bidi="hi-IN"/>
        </w:rPr>
        <w:t>E</w:t>
      </w:r>
      <w:r>
        <w:rPr>
          <w:rFonts w:ascii="Arial" w:hAnsi="Arial" w:cs="Arial"/>
          <w:color w:val="000000"/>
          <w:sz w:val="36"/>
          <w:szCs w:val="36"/>
          <w:lang w:bidi="hi-IN"/>
        </w:rPr>
        <w:t xml:space="preserve">Sha#va AqBura#sya niShaq~ggathi#H | (jaTharAya namaH) | 18 </w:t>
      </w:r>
    </w:p>
    <w:p w14:paraId="319BC22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F750AC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hiqraqNyaqgaqrBa ssama#varttaqtAgr</w:t>
      </w:r>
      <w:r w:rsidR="00665208">
        <w:rPr>
          <w:rFonts w:ascii="Arial" w:hAnsi="Arial" w:cs="Arial"/>
          <w:color w:val="000000"/>
          <w:sz w:val="36"/>
          <w:szCs w:val="36"/>
          <w:lang w:bidi="hi-IN"/>
        </w:rPr>
        <w:t>E</w:t>
      </w:r>
      <w:r>
        <w:rPr>
          <w:rFonts w:ascii="Arial" w:hAnsi="Arial" w:cs="Arial"/>
          <w:color w:val="000000"/>
          <w:sz w:val="36"/>
          <w:szCs w:val="36"/>
          <w:lang w:bidi="hi-IN"/>
        </w:rPr>
        <w:t># BUqtasya# jAqtaH patiqr</w:t>
      </w:r>
      <w:r w:rsidR="00665208">
        <w:rPr>
          <w:rFonts w:ascii="Arial" w:hAnsi="Arial" w:cs="Arial"/>
          <w:color w:val="000000"/>
          <w:sz w:val="36"/>
          <w:szCs w:val="36"/>
          <w:lang w:bidi="hi-IN"/>
        </w:rPr>
        <w:t>E</w:t>
      </w:r>
      <w:r>
        <w:rPr>
          <w:rFonts w:ascii="Arial" w:hAnsi="Arial" w:cs="Arial"/>
          <w:color w:val="000000"/>
          <w:sz w:val="36"/>
          <w:szCs w:val="36"/>
          <w:lang w:bidi="hi-IN"/>
        </w:rPr>
        <w:t>ka# AsIt | sadA#dhAra pRuthiqvIM dyAmuqt</w:t>
      </w:r>
      <w:r w:rsidR="00665208">
        <w:rPr>
          <w:rFonts w:ascii="Arial" w:hAnsi="Arial" w:cs="Arial"/>
          <w:color w:val="000000"/>
          <w:sz w:val="36"/>
          <w:szCs w:val="36"/>
          <w:lang w:bidi="hi-IN"/>
        </w:rPr>
        <w:t>E</w:t>
      </w:r>
      <w:r>
        <w:rPr>
          <w:rFonts w:ascii="Arial" w:hAnsi="Arial" w:cs="Arial"/>
          <w:color w:val="000000"/>
          <w:sz w:val="36"/>
          <w:szCs w:val="36"/>
          <w:lang w:bidi="hi-IN"/>
        </w:rPr>
        <w:t>mAM kasmai# d</w:t>
      </w:r>
      <w:r w:rsidR="00665208">
        <w:rPr>
          <w:rFonts w:ascii="Arial" w:hAnsi="Arial" w:cs="Arial"/>
          <w:color w:val="000000"/>
          <w:sz w:val="36"/>
          <w:szCs w:val="36"/>
          <w:lang w:bidi="hi-IN"/>
        </w:rPr>
        <w:t>E</w:t>
      </w:r>
      <w:r>
        <w:rPr>
          <w:rFonts w:ascii="Arial" w:hAnsi="Arial" w:cs="Arial"/>
          <w:color w:val="000000"/>
          <w:sz w:val="36"/>
          <w:szCs w:val="36"/>
          <w:lang w:bidi="hi-IN"/>
        </w:rPr>
        <w:t>qvAya# haqviShA# vidh</w:t>
      </w:r>
      <w:r w:rsidR="00665208">
        <w:rPr>
          <w:rFonts w:ascii="Arial" w:hAnsi="Arial" w:cs="Arial"/>
          <w:color w:val="000000"/>
          <w:sz w:val="36"/>
          <w:szCs w:val="36"/>
          <w:lang w:bidi="hi-IN"/>
        </w:rPr>
        <w:t>E</w:t>
      </w:r>
      <w:r>
        <w:rPr>
          <w:rFonts w:ascii="Arial" w:hAnsi="Arial" w:cs="Arial"/>
          <w:color w:val="000000"/>
          <w:sz w:val="36"/>
          <w:szCs w:val="36"/>
          <w:lang w:bidi="hi-IN"/>
        </w:rPr>
        <w:t xml:space="preserve">ma | (nAByai namaH) | 19 </w:t>
      </w:r>
    </w:p>
    <w:p w14:paraId="082AF9E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mIDhu#ShTamaq Siva#tama Siqv</w:t>
      </w:r>
      <w:r w:rsidR="00665208">
        <w:rPr>
          <w:rFonts w:ascii="Arial" w:hAnsi="Arial" w:cs="Arial"/>
          <w:color w:val="000000"/>
          <w:sz w:val="36"/>
          <w:szCs w:val="36"/>
          <w:lang w:bidi="hi-IN"/>
        </w:rPr>
        <w:t>O</w:t>
      </w:r>
      <w:r>
        <w:rPr>
          <w:rFonts w:ascii="Arial" w:hAnsi="Arial" w:cs="Arial"/>
          <w:color w:val="000000"/>
          <w:sz w:val="36"/>
          <w:szCs w:val="36"/>
          <w:lang w:bidi="hi-IN"/>
        </w:rPr>
        <w:t xml:space="preserve"> na#ssuqmanA# Bava | paqraqm</w:t>
      </w:r>
      <w:r w:rsidR="00665208">
        <w:rPr>
          <w:rFonts w:ascii="Arial" w:hAnsi="Arial" w:cs="Arial"/>
          <w:color w:val="000000"/>
          <w:sz w:val="36"/>
          <w:szCs w:val="36"/>
          <w:lang w:bidi="hi-IN"/>
        </w:rPr>
        <w:t>E</w:t>
      </w:r>
      <w:r>
        <w:rPr>
          <w:rFonts w:ascii="Arial" w:hAnsi="Arial" w:cs="Arial"/>
          <w:color w:val="000000"/>
          <w:sz w:val="36"/>
          <w:szCs w:val="36"/>
          <w:lang w:bidi="hi-IN"/>
        </w:rPr>
        <w:t xml:space="preserve"> vRuqkSha Ayu#dhaM niqdhAyaq kRuttiqM ~MvasA#naq Aca#raq pinA#kaqM biBraqdAga#hi | (kaThyai namaH) | 20</w:t>
      </w:r>
    </w:p>
    <w:p w14:paraId="73C2516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0B91278" w14:textId="4ACA2FB0"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w:t>
      </w:r>
      <w:r w:rsidR="00665208">
        <w:rPr>
          <w:rFonts w:ascii="Arial" w:hAnsi="Arial" w:cs="Arial"/>
          <w:color w:val="000000"/>
          <w:sz w:val="36"/>
          <w:szCs w:val="36"/>
          <w:lang w:bidi="hi-IN"/>
        </w:rPr>
        <w:t>E</w:t>
      </w:r>
      <w:r>
        <w:rPr>
          <w:rFonts w:ascii="Arial" w:hAnsi="Arial" w:cs="Arial"/>
          <w:color w:val="000000"/>
          <w:sz w:val="36"/>
          <w:szCs w:val="36"/>
          <w:lang w:bidi="hi-IN"/>
        </w:rPr>
        <w:t xml:space="preserve"> BUqtAnAq-madhi#patay</w:t>
      </w:r>
      <w:r w:rsidR="00665208">
        <w:rPr>
          <w:rFonts w:ascii="Arial" w:hAnsi="Arial" w:cs="Arial"/>
          <w:color w:val="000000"/>
          <w:sz w:val="36"/>
          <w:szCs w:val="36"/>
          <w:lang w:bidi="hi-IN"/>
        </w:rPr>
        <w:t>O</w:t>
      </w:r>
      <w:r>
        <w:rPr>
          <w:rFonts w:ascii="Arial" w:hAnsi="Arial" w:cs="Arial"/>
          <w:color w:val="000000"/>
          <w:sz w:val="36"/>
          <w:szCs w:val="36"/>
          <w:lang w:bidi="hi-IN"/>
        </w:rPr>
        <w:t xml:space="preserve"> viSiqKAsa#H kapaqrdina</w:t>
      </w:r>
      <w:r w:rsidR="00CD29C0">
        <w:rPr>
          <w:rFonts w:ascii="Arial" w:hAnsi="Arial" w:cs="Arial"/>
          <w:color w:val="000000"/>
          <w:sz w:val="36"/>
          <w:szCs w:val="36"/>
          <w:lang w:bidi="hi-IN"/>
        </w:rPr>
        <w:t>#</w:t>
      </w:r>
      <w:r>
        <w:rPr>
          <w:rFonts w:ascii="Arial" w:hAnsi="Arial" w:cs="Arial"/>
          <w:color w:val="000000"/>
          <w:sz w:val="36"/>
          <w:szCs w:val="36"/>
          <w:lang w:bidi="hi-IN"/>
        </w:rPr>
        <w:t xml:space="preserve">H | </w:t>
      </w:r>
    </w:p>
    <w:p w14:paraId="57062E6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t</w:t>
      </w:r>
      <w:r w:rsidR="00665208">
        <w:rPr>
          <w:rFonts w:ascii="Arial" w:hAnsi="Arial" w:cs="Arial"/>
          <w:color w:val="000000"/>
          <w:sz w:val="36"/>
          <w:szCs w:val="36"/>
          <w:lang w:bidi="hi-IN"/>
        </w:rPr>
        <w:t>E</w:t>
      </w:r>
      <w:r>
        <w:rPr>
          <w:rFonts w:ascii="Arial" w:hAnsi="Arial" w:cs="Arial"/>
          <w:color w:val="000000"/>
          <w:sz w:val="36"/>
          <w:szCs w:val="36"/>
          <w:lang w:bidi="hi-IN"/>
        </w:rPr>
        <w:t>ShA(gm)# sahasray</w:t>
      </w:r>
      <w:r w:rsidR="00665208">
        <w:rPr>
          <w:rFonts w:ascii="Arial" w:hAnsi="Arial" w:cs="Arial"/>
          <w:color w:val="000000"/>
          <w:sz w:val="36"/>
          <w:szCs w:val="36"/>
          <w:lang w:bidi="hi-IN"/>
        </w:rPr>
        <w:t>O</w:t>
      </w:r>
      <w:r>
        <w:rPr>
          <w:rFonts w:ascii="Arial" w:hAnsi="Arial" w:cs="Arial"/>
          <w:color w:val="000000"/>
          <w:sz w:val="36"/>
          <w:szCs w:val="36"/>
          <w:lang w:bidi="hi-IN"/>
        </w:rPr>
        <w:t>jaqn</w:t>
      </w:r>
      <w:r w:rsidR="00665208">
        <w:rPr>
          <w:rFonts w:ascii="Arial" w:hAnsi="Arial" w:cs="Arial"/>
          <w:color w:val="000000"/>
          <w:sz w:val="36"/>
          <w:szCs w:val="36"/>
          <w:lang w:bidi="hi-IN"/>
        </w:rPr>
        <w:t>E</w:t>
      </w:r>
      <w:r>
        <w:rPr>
          <w:rFonts w:ascii="Arial" w:hAnsi="Arial" w:cs="Arial"/>
          <w:color w:val="000000"/>
          <w:sz w:val="36"/>
          <w:szCs w:val="36"/>
          <w:lang w:bidi="hi-IN"/>
        </w:rPr>
        <w:t xml:space="preserve"> &amp;vaqdhanvA#ni tanmasi | (guhyAya namaH) | 21 </w:t>
      </w:r>
    </w:p>
    <w:p w14:paraId="23300B9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538F50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w:t>
      </w:r>
      <w:r w:rsidR="00665208">
        <w:rPr>
          <w:rFonts w:ascii="Arial" w:hAnsi="Arial" w:cs="Arial"/>
          <w:color w:val="000000"/>
          <w:sz w:val="36"/>
          <w:szCs w:val="36"/>
          <w:lang w:bidi="hi-IN"/>
        </w:rPr>
        <w:t>E</w:t>
      </w:r>
      <w:r>
        <w:rPr>
          <w:rFonts w:ascii="Arial" w:hAnsi="Arial" w:cs="Arial"/>
          <w:color w:val="000000"/>
          <w:sz w:val="36"/>
          <w:szCs w:val="36"/>
          <w:lang w:bidi="hi-IN"/>
        </w:rPr>
        <w:t xml:space="preserve"> ann</w:t>
      </w:r>
      <w:r w:rsidR="00665208">
        <w:rPr>
          <w:rFonts w:ascii="Arial" w:hAnsi="Arial" w:cs="Arial"/>
          <w:color w:val="000000"/>
          <w:sz w:val="36"/>
          <w:szCs w:val="36"/>
          <w:lang w:bidi="hi-IN"/>
        </w:rPr>
        <w:t>E</w:t>
      </w:r>
      <w:r>
        <w:rPr>
          <w:rFonts w:ascii="Arial" w:hAnsi="Arial" w:cs="Arial"/>
          <w:color w:val="000000"/>
          <w:sz w:val="36"/>
          <w:szCs w:val="36"/>
          <w:lang w:bidi="hi-IN"/>
        </w:rPr>
        <w:t>#Shu viqviddhya#ntiq pAtr</w:t>
      </w:r>
      <w:r w:rsidR="00665208">
        <w:rPr>
          <w:rFonts w:ascii="Arial" w:hAnsi="Arial" w:cs="Arial"/>
          <w:color w:val="000000"/>
          <w:sz w:val="36"/>
          <w:szCs w:val="36"/>
          <w:lang w:bidi="hi-IN"/>
        </w:rPr>
        <w:t>E</w:t>
      </w:r>
      <w:r>
        <w:rPr>
          <w:rFonts w:ascii="Arial" w:hAnsi="Arial" w:cs="Arial"/>
          <w:color w:val="000000"/>
          <w:sz w:val="36"/>
          <w:szCs w:val="36"/>
          <w:lang w:bidi="hi-IN"/>
        </w:rPr>
        <w:t>#Shuq piba#t</w:t>
      </w:r>
      <w:r w:rsidR="00665208">
        <w:rPr>
          <w:rFonts w:ascii="Arial" w:hAnsi="Arial" w:cs="Arial"/>
          <w:color w:val="000000"/>
          <w:sz w:val="36"/>
          <w:szCs w:val="36"/>
          <w:lang w:bidi="hi-IN"/>
        </w:rPr>
        <w:t>O</w:t>
      </w:r>
      <w:r>
        <w:rPr>
          <w:rFonts w:ascii="Arial" w:hAnsi="Arial" w:cs="Arial"/>
          <w:color w:val="000000"/>
          <w:sz w:val="36"/>
          <w:szCs w:val="36"/>
          <w:lang w:bidi="hi-IN"/>
        </w:rPr>
        <w:t xml:space="preserve">q janAn# | </w:t>
      </w:r>
    </w:p>
    <w:p w14:paraId="751BB85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gramStart"/>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ShA(</w:t>
      </w:r>
      <w:proofErr w:type="gramEnd"/>
      <w:r>
        <w:rPr>
          <w:rFonts w:ascii="Arial" w:hAnsi="Arial" w:cs="Arial"/>
          <w:color w:val="000000"/>
          <w:sz w:val="36"/>
          <w:szCs w:val="36"/>
          <w:lang w:bidi="hi-IN"/>
        </w:rPr>
        <w:t>gm)# sahasray</w:t>
      </w:r>
      <w:r w:rsidR="00665208">
        <w:rPr>
          <w:rFonts w:ascii="Arial" w:hAnsi="Arial" w:cs="Arial"/>
          <w:color w:val="000000"/>
          <w:sz w:val="36"/>
          <w:szCs w:val="36"/>
          <w:lang w:bidi="hi-IN"/>
        </w:rPr>
        <w:t>O</w:t>
      </w:r>
      <w:r>
        <w:rPr>
          <w:rFonts w:ascii="Arial" w:hAnsi="Arial" w:cs="Arial"/>
          <w:color w:val="000000"/>
          <w:sz w:val="36"/>
          <w:szCs w:val="36"/>
          <w:lang w:bidi="hi-IN"/>
        </w:rPr>
        <w:t>jaqn</w:t>
      </w:r>
      <w:r w:rsidR="00665208">
        <w:rPr>
          <w:rFonts w:ascii="Arial" w:hAnsi="Arial" w:cs="Arial"/>
          <w:color w:val="000000"/>
          <w:sz w:val="36"/>
          <w:szCs w:val="36"/>
          <w:lang w:bidi="hi-IN"/>
        </w:rPr>
        <w:t>E</w:t>
      </w:r>
      <w:r>
        <w:rPr>
          <w:rFonts w:ascii="Arial" w:hAnsi="Arial" w:cs="Arial"/>
          <w:color w:val="000000"/>
          <w:sz w:val="36"/>
          <w:szCs w:val="36"/>
          <w:lang w:bidi="hi-IN"/>
        </w:rPr>
        <w:t xml:space="preserve">&amp; vaqdhanvA#ni tanmasi | (aNDAByAM namaH ) | 22 </w:t>
      </w:r>
    </w:p>
    <w:p w14:paraId="437CF74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C26D52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saq SiqrA jAqtav</w:t>
      </w:r>
      <w:r w:rsidR="00665208">
        <w:rPr>
          <w:rFonts w:ascii="Arial" w:hAnsi="Arial" w:cs="Arial"/>
          <w:color w:val="000000"/>
          <w:sz w:val="36"/>
          <w:szCs w:val="36"/>
          <w:lang w:bidi="hi-IN"/>
        </w:rPr>
        <w:t>E</w:t>
      </w:r>
      <w:r>
        <w:rPr>
          <w:rFonts w:ascii="Arial" w:hAnsi="Arial" w:cs="Arial"/>
          <w:color w:val="000000"/>
          <w:sz w:val="36"/>
          <w:szCs w:val="36"/>
          <w:lang w:bidi="hi-IN"/>
        </w:rPr>
        <w:t>#dA aqkShara#M paraqmaM paqdaM | v</w:t>
      </w:r>
      <w:r w:rsidR="00665208">
        <w:rPr>
          <w:rFonts w:ascii="Arial" w:hAnsi="Arial" w:cs="Arial"/>
          <w:color w:val="000000"/>
          <w:sz w:val="36"/>
          <w:szCs w:val="36"/>
          <w:lang w:bidi="hi-IN"/>
        </w:rPr>
        <w:t>E</w:t>
      </w:r>
      <w:r>
        <w:rPr>
          <w:rFonts w:ascii="Arial" w:hAnsi="Arial" w:cs="Arial"/>
          <w:color w:val="000000"/>
          <w:sz w:val="36"/>
          <w:szCs w:val="36"/>
          <w:lang w:bidi="hi-IN"/>
        </w:rPr>
        <w:t xml:space="preserve">dA#nAq(gm)q Sira#si mAqtAq </w:t>
      </w:r>
    </w:p>
    <w:p w14:paraId="68CB1C4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AqyuqShmanta#M kar</w:t>
      </w:r>
      <w:r w:rsidR="00665208">
        <w:rPr>
          <w:rFonts w:ascii="Arial" w:hAnsi="Arial" w:cs="Arial"/>
          <w:color w:val="000000"/>
          <w:sz w:val="36"/>
          <w:szCs w:val="36"/>
          <w:lang w:bidi="hi-IN"/>
        </w:rPr>
        <w:t>O</w:t>
      </w:r>
      <w:r>
        <w:rPr>
          <w:rFonts w:ascii="Arial" w:hAnsi="Arial" w:cs="Arial"/>
          <w:color w:val="000000"/>
          <w:sz w:val="36"/>
          <w:szCs w:val="36"/>
          <w:lang w:bidi="hi-IN"/>
        </w:rPr>
        <w:t xml:space="preserve">tuq mAM | (apAnAya namaH) | 23 </w:t>
      </w:r>
    </w:p>
    <w:p w14:paraId="53084F4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0D5D97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 n</w:t>
      </w:r>
      <w:r w:rsidR="00665208">
        <w:rPr>
          <w:rFonts w:ascii="Arial" w:hAnsi="Arial" w:cs="Arial"/>
          <w:color w:val="000000"/>
          <w:sz w:val="36"/>
          <w:szCs w:val="36"/>
          <w:lang w:bidi="hi-IN"/>
        </w:rPr>
        <w:t>O</w:t>
      </w:r>
      <w:r>
        <w:rPr>
          <w:rFonts w:ascii="Arial" w:hAnsi="Arial" w:cs="Arial"/>
          <w:color w:val="000000"/>
          <w:sz w:val="36"/>
          <w:szCs w:val="36"/>
          <w:lang w:bidi="hi-IN"/>
        </w:rPr>
        <w:t># maqhAnta#muqta mA n</w:t>
      </w:r>
      <w:r w:rsidR="00665208">
        <w:rPr>
          <w:rFonts w:ascii="Arial" w:hAnsi="Arial" w:cs="Arial"/>
          <w:color w:val="000000"/>
          <w:sz w:val="36"/>
          <w:szCs w:val="36"/>
          <w:lang w:bidi="hi-IN"/>
        </w:rPr>
        <w:t>O</w:t>
      </w:r>
      <w:r>
        <w:rPr>
          <w:rFonts w:ascii="Arial" w:hAnsi="Arial" w:cs="Arial"/>
          <w:color w:val="000000"/>
          <w:sz w:val="36"/>
          <w:szCs w:val="36"/>
          <w:lang w:bidi="hi-IN"/>
        </w:rPr>
        <w:t xml:space="preserve"># arBaqkaM mA naq ukSha#ntamuqta mA na# ukShiqtaM | </w:t>
      </w:r>
    </w:p>
    <w:p w14:paraId="27057EE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 n</w:t>
      </w:r>
      <w:r w:rsidR="00665208">
        <w:rPr>
          <w:rFonts w:ascii="Arial" w:hAnsi="Arial" w:cs="Arial"/>
          <w:color w:val="000000"/>
          <w:sz w:val="36"/>
          <w:szCs w:val="36"/>
          <w:lang w:bidi="hi-IN"/>
        </w:rPr>
        <w:t>O</w:t>
      </w:r>
      <w:r>
        <w:rPr>
          <w:rFonts w:ascii="Arial" w:hAnsi="Arial" w:cs="Arial"/>
          <w:color w:val="000000"/>
          <w:sz w:val="36"/>
          <w:szCs w:val="36"/>
          <w:lang w:bidi="hi-IN"/>
        </w:rPr>
        <w:t># vadhIH piqtaraqM m</w:t>
      </w:r>
      <w:r w:rsidR="00665208">
        <w:rPr>
          <w:rFonts w:ascii="Arial" w:hAnsi="Arial" w:cs="Arial"/>
          <w:color w:val="000000"/>
          <w:sz w:val="36"/>
          <w:szCs w:val="36"/>
          <w:lang w:bidi="hi-IN"/>
        </w:rPr>
        <w:t>O</w:t>
      </w:r>
      <w:r>
        <w:rPr>
          <w:rFonts w:ascii="Arial" w:hAnsi="Arial" w:cs="Arial"/>
          <w:color w:val="000000"/>
          <w:sz w:val="36"/>
          <w:szCs w:val="36"/>
          <w:lang w:bidi="hi-IN"/>
        </w:rPr>
        <w:t>ta mAqtara#M priqyA mA na#staqnuv</w:t>
      </w:r>
      <w:r w:rsidR="00665208">
        <w:rPr>
          <w:rFonts w:ascii="Arial" w:hAnsi="Arial" w:cs="Arial"/>
          <w:color w:val="000000"/>
          <w:sz w:val="36"/>
          <w:szCs w:val="36"/>
          <w:lang w:bidi="hi-IN"/>
        </w:rPr>
        <w:t>O</w:t>
      </w:r>
      <w:r>
        <w:rPr>
          <w:rFonts w:ascii="Arial" w:hAnsi="Arial" w:cs="Arial"/>
          <w:color w:val="000000"/>
          <w:sz w:val="36"/>
          <w:szCs w:val="36"/>
          <w:lang w:bidi="hi-IN"/>
        </w:rPr>
        <w:t xml:space="preserve"># rudra rIriShaH | (UruByAM namaH) | 24 </w:t>
      </w:r>
    </w:p>
    <w:p w14:paraId="18E3473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2306E72"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E</w:t>
      </w:r>
      <w:r w:rsidR="00D91D60">
        <w:rPr>
          <w:rFonts w:ascii="Arial" w:hAnsi="Arial" w:cs="Arial"/>
          <w:color w:val="000000"/>
          <w:sz w:val="36"/>
          <w:szCs w:val="36"/>
          <w:lang w:bidi="hi-IN"/>
        </w:rPr>
        <w:t>qSha t</w:t>
      </w:r>
      <w:r>
        <w:rPr>
          <w:rFonts w:ascii="Arial" w:hAnsi="Arial" w:cs="Arial"/>
          <w:color w:val="000000"/>
          <w:sz w:val="36"/>
          <w:szCs w:val="36"/>
          <w:lang w:bidi="hi-IN"/>
        </w:rPr>
        <w:t>E</w:t>
      </w:r>
      <w:r w:rsidR="00D91D60">
        <w:rPr>
          <w:rFonts w:ascii="Arial" w:hAnsi="Arial" w:cs="Arial"/>
          <w:color w:val="000000"/>
          <w:sz w:val="36"/>
          <w:szCs w:val="36"/>
          <w:lang w:bidi="hi-IN"/>
        </w:rPr>
        <w:t># rudraBAqga-sta~jju#Shasvaq t</w:t>
      </w:r>
      <w:r>
        <w:rPr>
          <w:rFonts w:ascii="Arial" w:hAnsi="Arial" w:cs="Arial"/>
          <w:color w:val="000000"/>
          <w:sz w:val="36"/>
          <w:szCs w:val="36"/>
          <w:lang w:bidi="hi-IN"/>
        </w:rPr>
        <w:t>E</w:t>
      </w:r>
      <w:r w:rsidR="00D91D60">
        <w:rPr>
          <w:rFonts w:ascii="Arial" w:hAnsi="Arial" w:cs="Arial"/>
          <w:color w:val="000000"/>
          <w:sz w:val="36"/>
          <w:szCs w:val="36"/>
          <w:lang w:bidi="hi-IN"/>
        </w:rPr>
        <w:t>nA#vaqs</w:t>
      </w:r>
      <w:r>
        <w:rPr>
          <w:rFonts w:ascii="Arial" w:hAnsi="Arial" w:cs="Arial"/>
          <w:color w:val="000000"/>
          <w:sz w:val="36"/>
          <w:szCs w:val="36"/>
          <w:lang w:bidi="hi-IN"/>
        </w:rPr>
        <w:t>E</w:t>
      </w:r>
      <w:r w:rsidR="00D91D60">
        <w:rPr>
          <w:rFonts w:ascii="Arial" w:hAnsi="Arial" w:cs="Arial"/>
          <w:color w:val="000000"/>
          <w:sz w:val="36"/>
          <w:szCs w:val="36"/>
          <w:lang w:bidi="hi-IN"/>
        </w:rPr>
        <w:t>na# paqr</w:t>
      </w:r>
      <w:r>
        <w:rPr>
          <w:rFonts w:ascii="Arial" w:hAnsi="Arial" w:cs="Arial"/>
          <w:color w:val="000000"/>
          <w:sz w:val="36"/>
          <w:szCs w:val="36"/>
          <w:lang w:bidi="hi-IN"/>
        </w:rPr>
        <w:t>O</w:t>
      </w:r>
      <w:r w:rsidR="00D91D60">
        <w:rPr>
          <w:rFonts w:ascii="Arial" w:hAnsi="Arial" w:cs="Arial"/>
          <w:color w:val="000000"/>
          <w:sz w:val="36"/>
          <w:szCs w:val="36"/>
          <w:lang w:bidi="hi-IN"/>
        </w:rPr>
        <w:t xml:space="preserve"> mUja#vaqt</w:t>
      </w:r>
      <w:r>
        <w:rPr>
          <w:rFonts w:ascii="Arial" w:hAnsi="Arial" w:cs="Arial"/>
          <w:color w:val="000000"/>
          <w:sz w:val="36"/>
          <w:szCs w:val="36"/>
          <w:lang w:bidi="hi-IN"/>
        </w:rPr>
        <w:t>O</w:t>
      </w:r>
      <w:r w:rsidR="00D91D60">
        <w:rPr>
          <w:rFonts w:ascii="Arial" w:hAnsi="Arial" w:cs="Arial"/>
          <w:color w:val="000000"/>
          <w:sz w:val="36"/>
          <w:szCs w:val="36"/>
          <w:lang w:bidi="hi-IN"/>
        </w:rPr>
        <w:t xml:space="preserve">-&amp;tIqhyava#tata-dhanvAq pinA#kahastaqH kRutti#vAsAH | (jAnuByAM namaH) 25 </w:t>
      </w:r>
    </w:p>
    <w:p w14:paraId="770A02F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6207CF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saq(gm)q sRuqShTaqjiths</w:t>
      </w:r>
      <w:r w:rsidR="00665208">
        <w:rPr>
          <w:rFonts w:ascii="Arial" w:hAnsi="Arial" w:cs="Arial"/>
          <w:color w:val="000000"/>
          <w:sz w:val="36"/>
          <w:szCs w:val="36"/>
          <w:lang w:bidi="hi-IN"/>
        </w:rPr>
        <w:t>O</w:t>
      </w:r>
      <w:r>
        <w:rPr>
          <w:rFonts w:ascii="Arial" w:hAnsi="Arial" w:cs="Arial"/>
          <w:color w:val="000000"/>
          <w:sz w:val="36"/>
          <w:szCs w:val="36"/>
          <w:lang w:bidi="hi-IN"/>
        </w:rPr>
        <w:t xml:space="preserve">#maqpA bA#hu-Saqd^^rdhyU$rdhva dha#nvAq prati#hitA-BiqrastA$ | </w:t>
      </w:r>
    </w:p>
    <w:p w14:paraId="37671B9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bRuha#spat</w:t>
      </w:r>
      <w:r w:rsidR="00665208">
        <w:rPr>
          <w:rFonts w:ascii="Arial" w:hAnsi="Arial" w:cs="Arial"/>
          <w:color w:val="000000"/>
          <w:sz w:val="36"/>
          <w:szCs w:val="36"/>
          <w:lang w:bidi="hi-IN"/>
        </w:rPr>
        <w:t>E</w:t>
      </w:r>
      <w:r>
        <w:rPr>
          <w:rFonts w:ascii="Arial" w:hAnsi="Arial" w:cs="Arial"/>
          <w:color w:val="000000"/>
          <w:sz w:val="36"/>
          <w:szCs w:val="36"/>
          <w:lang w:bidi="hi-IN"/>
        </w:rPr>
        <w:t>q pari#dIyAq rath</w:t>
      </w:r>
      <w:r w:rsidR="00665208">
        <w:rPr>
          <w:rFonts w:ascii="Arial" w:hAnsi="Arial" w:cs="Arial"/>
          <w:color w:val="000000"/>
          <w:sz w:val="36"/>
          <w:szCs w:val="36"/>
          <w:lang w:bidi="hi-IN"/>
        </w:rPr>
        <w:t>E</w:t>
      </w:r>
      <w:r>
        <w:rPr>
          <w:rFonts w:ascii="Arial" w:hAnsi="Arial" w:cs="Arial"/>
          <w:color w:val="000000"/>
          <w:sz w:val="36"/>
          <w:szCs w:val="36"/>
          <w:lang w:bidi="hi-IN"/>
        </w:rPr>
        <w:t>#na rakSh</w:t>
      </w:r>
      <w:r w:rsidR="00665208">
        <w:rPr>
          <w:rFonts w:ascii="Arial" w:hAnsi="Arial" w:cs="Arial"/>
          <w:color w:val="000000"/>
          <w:sz w:val="36"/>
          <w:szCs w:val="36"/>
          <w:lang w:bidi="hi-IN"/>
        </w:rPr>
        <w:t>O</w:t>
      </w:r>
      <w:r>
        <w:rPr>
          <w:rFonts w:ascii="Arial" w:hAnsi="Arial" w:cs="Arial"/>
          <w:color w:val="000000"/>
          <w:sz w:val="36"/>
          <w:szCs w:val="36"/>
          <w:lang w:bidi="hi-IN"/>
        </w:rPr>
        <w:t xml:space="preserve">qhA-&amp;mitrA(gm)# apaqbAdha#mAnaH | </w:t>
      </w:r>
    </w:p>
    <w:p w14:paraId="099B815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gramStart"/>
      <w:r>
        <w:rPr>
          <w:rFonts w:ascii="Arial" w:hAnsi="Arial" w:cs="Arial"/>
          <w:color w:val="000000"/>
          <w:sz w:val="36"/>
          <w:szCs w:val="36"/>
          <w:lang w:bidi="hi-IN"/>
        </w:rPr>
        <w:t>jaMGAByAM</w:t>
      </w:r>
      <w:proofErr w:type="gramEnd"/>
      <w:r>
        <w:rPr>
          <w:rFonts w:ascii="Arial" w:hAnsi="Arial" w:cs="Arial"/>
          <w:color w:val="000000"/>
          <w:sz w:val="36"/>
          <w:szCs w:val="36"/>
          <w:lang w:bidi="hi-IN"/>
        </w:rPr>
        <w:t xml:space="preserve"> namaH ) 26 </w:t>
      </w:r>
    </w:p>
    <w:p w14:paraId="2DBD097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82122E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viSva#M BUqtaM Buva#naM ciqtraM ba#huqdhA jAqtaM jAya#mAnaM caq yat | </w:t>
      </w:r>
    </w:p>
    <w:p w14:paraId="3A44B76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sarv</w:t>
      </w:r>
      <w:r w:rsidR="00665208">
        <w:rPr>
          <w:rFonts w:ascii="Arial" w:hAnsi="Arial" w:cs="Arial"/>
          <w:color w:val="000000"/>
          <w:sz w:val="36"/>
          <w:szCs w:val="36"/>
          <w:lang w:bidi="hi-IN"/>
        </w:rPr>
        <w:t>O</w:t>
      </w:r>
      <w:r>
        <w:rPr>
          <w:rFonts w:ascii="Arial" w:hAnsi="Arial" w:cs="Arial"/>
          <w:color w:val="000000"/>
          <w:sz w:val="36"/>
          <w:szCs w:val="36"/>
          <w:lang w:bidi="hi-IN"/>
        </w:rPr>
        <w:t>q hy</w:t>
      </w:r>
      <w:r w:rsidR="00665208">
        <w:rPr>
          <w:rFonts w:ascii="Arial" w:hAnsi="Arial" w:cs="Arial"/>
          <w:color w:val="000000"/>
          <w:sz w:val="36"/>
          <w:szCs w:val="36"/>
          <w:lang w:bidi="hi-IN"/>
        </w:rPr>
        <w:t>E</w:t>
      </w:r>
      <w:r>
        <w:rPr>
          <w:rFonts w:ascii="Arial" w:hAnsi="Arial" w:cs="Arial"/>
          <w:color w:val="000000"/>
          <w:sz w:val="36"/>
          <w:szCs w:val="36"/>
          <w:lang w:bidi="hi-IN"/>
        </w:rPr>
        <w:t>#Sha ruqdra-stasmai# ruqdrAyaq nam</w:t>
      </w:r>
      <w:r w:rsidR="00665208">
        <w:rPr>
          <w:rFonts w:ascii="Arial" w:hAnsi="Arial" w:cs="Arial"/>
          <w:color w:val="000000"/>
          <w:sz w:val="36"/>
          <w:szCs w:val="36"/>
          <w:lang w:bidi="hi-IN"/>
        </w:rPr>
        <w:t>O</w:t>
      </w:r>
      <w:r>
        <w:rPr>
          <w:rFonts w:ascii="Arial" w:hAnsi="Arial" w:cs="Arial"/>
          <w:color w:val="000000"/>
          <w:sz w:val="36"/>
          <w:szCs w:val="36"/>
          <w:lang w:bidi="hi-IN"/>
        </w:rPr>
        <w:t># astu || (gulPAByAM namaH) 27</w:t>
      </w:r>
    </w:p>
    <w:p w14:paraId="793BFEA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DA5DEA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w:t>
      </w:r>
      <w:r w:rsidR="00665208">
        <w:rPr>
          <w:rFonts w:ascii="Arial" w:hAnsi="Arial" w:cs="Arial"/>
          <w:color w:val="000000"/>
          <w:sz w:val="36"/>
          <w:szCs w:val="36"/>
          <w:lang w:bidi="hi-IN"/>
        </w:rPr>
        <w:t>E</w:t>
      </w:r>
      <w:r>
        <w:rPr>
          <w:rFonts w:ascii="Arial" w:hAnsi="Arial" w:cs="Arial"/>
          <w:color w:val="000000"/>
          <w:sz w:val="36"/>
          <w:szCs w:val="36"/>
          <w:lang w:bidi="hi-IN"/>
        </w:rPr>
        <w:t xml:space="preserve"> paqthAM pa#thiqrakSha#ya ailabRuqdA yaqvyudha#H | t</w:t>
      </w:r>
      <w:r w:rsidR="00665208">
        <w:rPr>
          <w:rFonts w:ascii="Arial" w:hAnsi="Arial" w:cs="Arial"/>
          <w:color w:val="000000"/>
          <w:sz w:val="36"/>
          <w:szCs w:val="36"/>
          <w:lang w:bidi="hi-IN"/>
        </w:rPr>
        <w:t>E</w:t>
      </w:r>
      <w:r>
        <w:rPr>
          <w:rFonts w:ascii="Arial" w:hAnsi="Arial" w:cs="Arial"/>
          <w:color w:val="000000"/>
          <w:sz w:val="36"/>
          <w:szCs w:val="36"/>
          <w:lang w:bidi="hi-IN"/>
        </w:rPr>
        <w:t>ShA(gm)# sahasray</w:t>
      </w:r>
      <w:r w:rsidR="00665208">
        <w:rPr>
          <w:rFonts w:ascii="Arial" w:hAnsi="Arial" w:cs="Arial"/>
          <w:color w:val="000000"/>
          <w:sz w:val="36"/>
          <w:szCs w:val="36"/>
          <w:lang w:bidi="hi-IN"/>
        </w:rPr>
        <w:t>O</w:t>
      </w:r>
      <w:r>
        <w:rPr>
          <w:rFonts w:ascii="Arial" w:hAnsi="Arial" w:cs="Arial"/>
          <w:color w:val="000000"/>
          <w:sz w:val="36"/>
          <w:szCs w:val="36"/>
          <w:lang w:bidi="hi-IN"/>
        </w:rPr>
        <w:t>jaqn</w:t>
      </w:r>
      <w:r w:rsidR="00665208">
        <w:rPr>
          <w:rFonts w:ascii="Arial" w:hAnsi="Arial" w:cs="Arial"/>
          <w:color w:val="000000"/>
          <w:sz w:val="36"/>
          <w:szCs w:val="36"/>
          <w:lang w:bidi="hi-IN"/>
        </w:rPr>
        <w:t>E</w:t>
      </w:r>
      <w:r>
        <w:rPr>
          <w:rFonts w:ascii="Arial" w:hAnsi="Arial" w:cs="Arial"/>
          <w:color w:val="000000"/>
          <w:sz w:val="36"/>
          <w:szCs w:val="36"/>
          <w:lang w:bidi="hi-IN"/>
        </w:rPr>
        <w:t xml:space="preserve"> &amp;vaqdhanvA#ni tanmasi | (pAdAByAM namaH) | 28 </w:t>
      </w:r>
    </w:p>
    <w:p w14:paraId="2F5C9D1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F035A1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addhya#v</w:t>
      </w:r>
      <w:r w:rsidR="00665208">
        <w:rPr>
          <w:rFonts w:ascii="Arial" w:hAnsi="Arial" w:cs="Arial"/>
          <w:color w:val="000000"/>
          <w:sz w:val="36"/>
          <w:szCs w:val="36"/>
          <w:lang w:bidi="hi-IN"/>
        </w:rPr>
        <w:t>O</w:t>
      </w:r>
      <w:r>
        <w:rPr>
          <w:rFonts w:ascii="Arial" w:hAnsi="Arial" w:cs="Arial"/>
          <w:color w:val="000000"/>
          <w:sz w:val="36"/>
          <w:szCs w:val="36"/>
          <w:lang w:bidi="hi-IN"/>
        </w:rPr>
        <w:t>ca-dadhivaqktA pra#thaqm</w:t>
      </w:r>
      <w:r w:rsidR="00665208">
        <w:rPr>
          <w:rFonts w:ascii="Arial" w:hAnsi="Arial" w:cs="Arial"/>
          <w:color w:val="000000"/>
          <w:sz w:val="36"/>
          <w:szCs w:val="36"/>
          <w:lang w:bidi="hi-IN"/>
        </w:rPr>
        <w:t>O</w:t>
      </w:r>
      <w:r>
        <w:rPr>
          <w:rFonts w:ascii="Arial" w:hAnsi="Arial" w:cs="Arial"/>
          <w:color w:val="000000"/>
          <w:sz w:val="36"/>
          <w:szCs w:val="36"/>
          <w:lang w:bidi="hi-IN"/>
        </w:rPr>
        <w:t xml:space="preserve"> daivy</w:t>
      </w:r>
      <w:r w:rsidR="00665208">
        <w:rPr>
          <w:rFonts w:ascii="Arial" w:hAnsi="Arial" w:cs="Arial"/>
          <w:color w:val="000000"/>
          <w:sz w:val="36"/>
          <w:szCs w:val="36"/>
          <w:lang w:bidi="hi-IN"/>
        </w:rPr>
        <w:t>O</w:t>
      </w:r>
      <w:r>
        <w:rPr>
          <w:rFonts w:ascii="Arial" w:hAnsi="Arial" w:cs="Arial"/>
          <w:color w:val="000000"/>
          <w:sz w:val="36"/>
          <w:szCs w:val="36"/>
          <w:lang w:bidi="hi-IN"/>
        </w:rPr>
        <w:t xml:space="preserve"># BiqShak | ahI(gg)#Scaq sarvA$n jaqBaMyaqn thsarvA$Sca yAtu dhAqnya#H | (kavacAya huM) | 29 </w:t>
      </w:r>
    </w:p>
    <w:p w14:paraId="0EA3086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F873E0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 biqlmin</w:t>
      </w:r>
      <w:r w:rsidR="00665208">
        <w:rPr>
          <w:rFonts w:ascii="Arial" w:hAnsi="Arial" w:cs="Arial"/>
          <w:color w:val="000000"/>
          <w:sz w:val="36"/>
          <w:szCs w:val="36"/>
          <w:lang w:bidi="hi-IN"/>
        </w:rPr>
        <w:t>E</w:t>
      </w:r>
      <w:r>
        <w:rPr>
          <w:rFonts w:ascii="Arial" w:hAnsi="Arial" w:cs="Arial"/>
          <w:color w:val="000000"/>
          <w:sz w:val="36"/>
          <w:szCs w:val="36"/>
          <w:lang w:bidi="hi-IN"/>
        </w:rPr>
        <w:t># ca kavaqcin</w:t>
      </w:r>
      <w:r w:rsidR="00665208">
        <w:rPr>
          <w:rFonts w:ascii="Arial" w:hAnsi="Arial" w:cs="Arial"/>
          <w:color w:val="000000"/>
          <w:sz w:val="36"/>
          <w:szCs w:val="36"/>
          <w:lang w:bidi="hi-IN"/>
        </w:rPr>
        <w:t>E</w:t>
      </w:r>
      <w:r>
        <w:rPr>
          <w:rFonts w:ascii="Arial" w:hAnsi="Arial" w:cs="Arial"/>
          <w:color w:val="000000"/>
          <w:sz w:val="36"/>
          <w:szCs w:val="36"/>
          <w:lang w:bidi="hi-IN"/>
        </w:rPr>
        <w:t># caq nama#H SruqtAya# ca Srutas</w:t>
      </w:r>
      <w:r w:rsidR="00665208">
        <w:rPr>
          <w:rFonts w:ascii="Arial" w:hAnsi="Arial" w:cs="Arial"/>
          <w:color w:val="000000"/>
          <w:sz w:val="36"/>
          <w:szCs w:val="36"/>
          <w:lang w:bidi="hi-IN"/>
        </w:rPr>
        <w:t>E</w:t>
      </w:r>
      <w:r>
        <w:rPr>
          <w:rFonts w:ascii="Arial" w:hAnsi="Arial" w:cs="Arial"/>
          <w:color w:val="000000"/>
          <w:sz w:val="36"/>
          <w:szCs w:val="36"/>
          <w:lang w:bidi="hi-IN"/>
        </w:rPr>
        <w:t>qnAya# ca | (upakavacAya huM) 30</w:t>
      </w:r>
    </w:p>
    <w:p w14:paraId="226352C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 astuq nIla#grIvAya sahasrAqkShAya# mIqDhuSh</w:t>
      </w:r>
      <w:r w:rsidR="00665208">
        <w:rPr>
          <w:rFonts w:ascii="Arial" w:hAnsi="Arial" w:cs="Arial"/>
          <w:color w:val="000000"/>
          <w:sz w:val="36"/>
          <w:szCs w:val="36"/>
          <w:lang w:bidi="hi-IN"/>
        </w:rPr>
        <w:t>E</w:t>
      </w:r>
      <w:r>
        <w:rPr>
          <w:rFonts w:ascii="Arial" w:hAnsi="Arial" w:cs="Arial"/>
          <w:color w:val="000000"/>
          <w:sz w:val="36"/>
          <w:szCs w:val="36"/>
          <w:lang w:bidi="hi-IN"/>
        </w:rPr>
        <w:t>$ | ath</w:t>
      </w:r>
      <w:r w:rsidR="00665208">
        <w:rPr>
          <w:rFonts w:ascii="Arial" w:hAnsi="Arial" w:cs="Arial"/>
          <w:color w:val="000000"/>
          <w:sz w:val="36"/>
          <w:szCs w:val="36"/>
          <w:lang w:bidi="hi-IN"/>
        </w:rPr>
        <w:t>O</w:t>
      </w:r>
      <w:r>
        <w:rPr>
          <w:rFonts w:ascii="Arial" w:hAnsi="Arial" w:cs="Arial"/>
          <w:color w:val="000000"/>
          <w:sz w:val="36"/>
          <w:szCs w:val="36"/>
          <w:lang w:bidi="hi-IN"/>
        </w:rPr>
        <w:t>q y</w:t>
      </w:r>
      <w:r w:rsidR="00665208">
        <w:rPr>
          <w:rFonts w:ascii="Arial" w:hAnsi="Arial" w:cs="Arial"/>
          <w:color w:val="000000"/>
          <w:sz w:val="36"/>
          <w:szCs w:val="36"/>
          <w:lang w:bidi="hi-IN"/>
        </w:rPr>
        <w:t>E</w:t>
      </w:r>
      <w:r>
        <w:rPr>
          <w:rFonts w:ascii="Arial" w:hAnsi="Arial" w:cs="Arial"/>
          <w:color w:val="000000"/>
          <w:sz w:val="36"/>
          <w:szCs w:val="36"/>
          <w:lang w:bidi="hi-IN"/>
        </w:rPr>
        <w:t xml:space="preserve"> a#syaq satvA#n</w:t>
      </w:r>
      <w:r w:rsidR="00665208">
        <w:rPr>
          <w:rFonts w:ascii="Arial" w:hAnsi="Arial" w:cs="Arial"/>
          <w:color w:val="000000"/>
          <w:sz w:val="36"/>
          <w:szCs w:val="36"/>
          <w:lang w:bidi="hi-IN"/>
        </w:rPr>
        <w:t>O</w:t>
      </w:r>
      <w:r>
        <w:rPr>
          <w:rFonts w:ascii="Arial" w:hAnsi="Arial" w:cs="Arial"/>
          <w:color w:val="000000"/>
          <w:sz w:val="36"/>
          <w:szCs w:val="36"/>
          <w:lang w:bidi="hi-IN"/>
        </w:rPr>
        <w:t>q&amp;haM t</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#&amp;karaqnnama#H | (n</w:t>
      </w:r>
      <w:r w:rsidR="00665208">
        <w:rPr>
          <w:rFonts w:ascii="Arial" w:hAnsi="Arial" w:cs="Arial"/>
          <w:color w:val="000000"/>
          <w:sz w:val="36"/>
          <w:szCs w:val="36"/>
          <w:lang w:bidi="hi-IN"/>
        </w:rPr>
        <w:t>E</w:t>
      </w:r>
      <w:r>
        <w:rPr>
          <w:rFonts w:ascii="Arial" w:hAnsi="Arial" w:cs="Arial"/>
          <w:color w:val="000000"/>
          <w:sz w:val="36"/>
          <w:szCs w:val="36"/>
          <w:lang w:bidi="hi-IN"/>
        </w:rPr>
        <w:t xml:space="preserve">tratrayAya vauShaT) 31 </w:t>
      </w:r>
    </w:p>
    <w:p w14:paraId="576AA98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1F5893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pramu#~jcaq dhanva#naqstva-muqBay</w:t>
      </w:r>
      <w:r w:rsidR="00665208">
        <w:rPr>
          <w:rFonts w:ascii="Arial" w:hAnsi="Arial" w:cs="Arial"/>
          <w:color w:val="000000"/>
          <w:sz w:val="36"/>
          <w:szCs w:val="36"/>
          <w:lang w:bidi="hi-IN"/>
        </w:rPr>
        <w:t>O</w:t>
      </w:r>
      <w:r>
        <w:rPr>
          <w:rFonts w:ascii="Arial" w:hAnsi="Arial" w:cs="Arial"/>
          <w:color w:val="000000"/>
          <w:sz w:val="36"/>
          <w:szCs w:val="36"/>
          <w:lang w:bidi="hi-IN"/>
        </w:rPr>
        <w:t>q-rArtni#y</w:t>
      </w:r>
      <w:r w:rsidR="00665208">
        <w:rPr>
          <w:rFonts w:ascii="Arial" w:hAnsi="Arial" w:cs="Arial"/>
          <w:color w:val="000000"/>
          <w:sz w:val="36"/>
          <w:szCs w:val="36"/>
          <w:lang w:bidi="hi-IN"/>
        </w:rPr>
        <w:t>O</w:t>
      </w:r>
      <w:r>
        <w:rPr>
          <w:rFonts w:ascii="Arial" w:hAnsi="Arial" w:cs="Arial"/>
          <w:color w:val="000000"/>
          <w:sz w:val="36"/>
          <w:szCs w:val="36"/>
          <w:lang w:bidi="hi-IN"/>
        </w:rPr>
        <w:t>qrjyAM | yASca# t</w:t>
      </w:r>
      <w:r w:rsidR="00665208">
        <w:rPr>
          <w:rFonts w:ascii="Arial" w:hAnsi="Arial" w:cs="Arial"/>
          <w:color w:val="000000"/>
          <w:sz w:val="36"/>
          <w:szCs w:val="36"/>
          <w:lang w:bidi="hi-IN"/>
        </w:rPr>
        <w:t>E</w:t>
      </w:r>
      <w:r>
        <w:rPr>
          <w:rFonts w:ascii="Arial" w:hAnsi="Arial" w:cs="Arial"/>
          <w:color w:val="000000"/>
          <w:sz w:val="36"/>
          <w:szCs w:val="36"/>
          <w:lang w:bidi="hi-IN"/>
        </w:rPr>
        <w:t>q hastaq iSha#vaqH parAq tA Ba#gav</w:t>
      </w:r>
      <w:r w:rsidR="00665208">
        <w:rPr>
          <w:rFonts w:ascii="Arial" w:hAnsi="Arial" w:cs="Arial"/>
          <w:color w:val="000000"/>
          <w:sz w:val="36"/>
          <w:szCs w:val="36"/>
          <w:lang w:bidi="hi-IN"/>
        </w:rPr>
        <w:t>O</w:t>
      </w:r>
      <w:r>
        <w:rPr>
          <w:rFonts w:ascii="Arial" w:hAnsi="Arial" w:cs="Arial"/>
          <w:color w:val="000000"/>
          <w:sz w:val="36"/>
          <w:szCs w:val="36"/>
          <w:lang w:bidi="hi-IN"/>
        </w:rPr>
        <w:t xml:space="preserve"> vapa | (astrAya PaT) 32 </w:t>
      </w:r>
    </w:p>
    <w:p w14:paraId="339DC42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67B808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ya </w:t>
      </w:r>
      <w:r w:rsidR="00665208">
        <w:rPr>
          <w:rFonts w:ascii="Arial" w:hAnsi="Arial" w:cs="Arial"/>
          <w:color w:val="000000"/>
          <w:sz w:val="36"/>
          <w:szCs w:val="36"/>
          <w:lang w:bidi="hi-IN"/>
        </w:rPr>
        <w:t>E</w:t>
      </w:r>
      <w:r>
        <w:rPr>
          <w:rFonts w:ascii="Arial" w:hAnsi="Arial" w:cs="Arial"/>
          <w:color w:val="000000"/>
          <w:sz w:val="36"/>
          <w:szCs w:val="36"/>
          <w:lang w:bidi="hi-IN"/>
        </w:rPr>
        <w:t>qtAva#ntaScaq BUyA(gm)#saScaq diS</w:t>
      </w:r>
      <w:r w:rsidR="00665208">
        <w:rPr>
          <w:rFonts w:ascii="Arial" w:hAnsi="Arial" w:cs="Arial"/>
          <w:color w:val="000000"/>
          <w:sz w:val="36"/>
          <w:szCs w:val="36"/>
          <w:lang w:bidi="hi-IN"/>
        </w:rPr>
        <w:t>O</w:t>
      </w:r>
      <w:r>
        <w:rPr>
          <w:rFonts w:ascii="Arial" w:hAnsi="Arial" w:cs="Arial"/>
          <w:color w:val="000000"/>
          <w:sz w:val="36"/>
          <w:szCs w:val="36"/>
          <w:lang w:bidi="hi-IN"/>
        </w:rPr>
        <w:t># ruqdrA vi#tasthiqr</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p>
    <w:p w14:paraId="0AFDE1B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ShA(gm)## sahasray</w:t>
      </w:r>
      <w:r w:rsidR="00665208">
        <w:rPr>
          <w:rFonts w:ascii="Arial" w:hAnsi="Arial" w:cs="Arial"/>
          <w:color w:val="000000"/>
          <w:sz w:val="36"/>
          <w:szCs w:val="36"/>
          <w:lang w:bidi="hi-IN"/>
        </w:rPr>
        <w:t>O</w:t>
      </w:r>
      <w:r>
        <w:rPr>
          <w:rFonts w:ascii="Arial" w:hAnsi="Arial" w:cs="Arial"/>
          <w:color w:val="000000"/>
          <w:sz w:val="36"/>
          <w:szCs w:val="36"/>
          <w:lang w:bidi="hi-IN"/>
        </w:rPr>
        <w:t>jaqn</w:t>
      </w:r>
      <w:r w:rsidR="00665208">
        <w:rPr>
          <w:rFonts w:ascii="Arial" w:hAnsi="Arial" w:cs="Arial"/>
          <w:color w:val="000000"/>
          <w:sz w:val="36"/>
          <w:szCs w:val="36"/>
          <w:lang w:bidi="hi-IN"/>
        </w:rPr>
        <w:t>E</w:t>
      </w:r>
      <w:r>
        <w:rPr>
          <w:rFonts w:ascii="Arial" w:hAnsi="Arial" w:cs="Arial"/>
          <w:color w:val="000000"/>
          <w:sz w:val="36"/>
          <w:szCs w:val="36"/>
          <w:lang w:bidi="hi-IN"/>
        </w:rPr>
        <w:t xml:space="preserve"> &amp;vaqdhanvA#ni tanmasi | (iti digbandhaH) 33</w:t>
      </w:r>
    </w:p>
    <w:p w14:paraId="48C988FE" w14:textId="77777777" w:rsidR="00D91D60" w:rsidRDefault="00D91D60" w:rsidP="009C655A">
      <w:pPr>
        <w:autoSpaceDE w:val="0"/>
        <w:autoSpaceDN w:val="0"/>
        <w:adjustRightInd w:val="0"/>
        <w:spacing w:after="0" w:line="240" w:lineRule="auto"/>
        <w:jc w:val="center"/>
        <w:rPr>
          <w:rFonts w:ascii="Arial" w:hAnsi="Arial" w:cs="Arial"/>
          <w:color w:val="000000"/>
          <w:sz w:val="36"/>
          <w:szCs w:val="36"/>
          <w:lang w:bidi="hi-IN"/>
        </w:rPr>
      </w:pPr>
      <w:r>
        <w:rPr>
          <w:rFonts w:ascii="Arial" w:hAnsi="Arial" w:cs="Arial"/>
          <w:color w:val="000000"/>
          <w:sz w:val="36"/>
          <w:szCs w:val="36"/>
          <w:lang w:bidi="hi-IN"/>
        </w:rPr>
        <w:t>-----------iti prathama nyAsaH------------</w:t>
      </w:r>
    </w:p>
    <w:p w14:paraId="76994BB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(SiKAdi astraparyantaM </w:t>
      </w:r>
      <w:r w:rsidR="00665208">
        <w:rPr>
          <w:rFonts w:ascii="Arial" w:hAnsi="Arial" w:cs="Arial"/>
          <w:color w:val="000000"/>
          <w:sz w:val="36"/>
          <w:szCs w:val="36"/>
          <w:lang w:bidi="hi-IN"/>
        </w:rPr>
        <w:t>E</w:t>
      </w:r>
      <w:r>
        <w:rPr>
          <w:rFonts w:ascii="Arial" w:hAnsi="Arial" w:cs="Arial"/>
          <w:color w:val="000000"/>
          <w:sz w:val="36"/>
          <w:szCs w:val="36"/>
          <w:lang w:bidi="hi-IN"/>
        </w:rPr>
        <w:t>katriMSadaMganyAsaH digbandha sahitaH prathamaH)</w:t>
      </w:r>
    </w:p>
    <w:p w14:paraId="71FB9F32" w14:textId="77777777" w:rsidR="00D91D60" w:rsidRDefault="00D91D60" w:rsidP="00A1582D">
      <w:pPr>
        <w:pBdr>
          <w:bottom w:val="single" w:sz="4" w:space="1" w:color="auto"/>
        </w:pBdr>
        <w:autoSpaceDE w:val="0"/>
        <w:autoSpaceDN w:val="0"/>
        <w:adjustRightInd w:val="0"/>
        <w:spacing w:after="0" w:line="240" w:lineRule="auto"/>
        <w:rPr>
          <w:rFonts w:ascii="Arial" w:hAnsi="Arial" w:cs="Arial"/>
          <w:color w:val="000000"/>
          <w:sz w:val="36"/>
          <w:szCs w:val="36"/>
          <w:lang w:bidi="hi-IN"/>
        </w:rPr>
      </w:pPr>
    </w:p>
    <w:p w14:paraId="5D174603" w14:textId="77777777" w:rsidR="00A1582D" w:rsidRDefault="00A1582D">
      <w:pPr>
        <w:rPr>
          <w:rFonts w:ascii="Arial" w:hAnsi="Arial" w:cs="Arial"/>
          <w:color w:val="000000"/>
          <w:sz w:val="36"/>
          <w:szCs w:val="36"/>
          <w:lang w:bidi="hi-IN"/>
        </w:rPr>
      </w:pPr>
      <w:r>
        <w:rPr>
          <w:rFonts w:ascii="Arial" w:hAnsi="Arial" w:cs="Arial"/>
          <w:color w:val="000000"/>
          <w:sz w:val="36"/>
          <w:szCs w:val="36"/>
          <w:lang w:bidi="hi-IN"/>
        </w:rPr>
        <w:br w:type="page"/>
      </w:r>
    </w:p>
    <w:p w14:paraId="60E5BCE0" w14:textId="78D10A85" w:rsidR="00D91D60" w:rsidRPr="00AE19DD" w:rsidRDefault="00AE19DD" w:rsidP="00D91D60">
      <w:pPr>
        <w:autoSpaceDE w:val="0"/>
        <w:autoSpaceDN w:val="0"/>
        <w:adjustRightInd w:val="0"/>
        <w:spacing w:after="0" w:line="240" w:lineRule="auto"/>
        <w:rPr>
          <w:rFonts w:ascii="Arial" w:hAnsi="Arial" w:cs="Arial"/>
          <w:b/>
          <w:bCs/>
          <w:color w:val="000000"/>
          <w:sz w:val="36"/>
          <w:szCs w:val="36"/>
          <w:lang w:bidi="hi-IN"/>
        </w:rPr>
      </w:pPr>
      <w:r w:rsidRPr="00AE19DD">
        <w:rPr>
          <w:rFonts w:ascii="Arial" w:hAnsi="Arial" w:cs="Arial"/>
          <w:b/>
          <w:bCs/>
          <w:color w:val="000000"/>
          <w:sz w:val="36"/>
          <w:szCs w:val="36"/>
          <w:lang w:bidi="hi-IN"/>
        </w:rPr>
        <w:lastRenderedPageBreak/>
        <w:t>6</w:t>
      </w:r>
      <w:r w:rsidR="00D91D60" w:rsidRPr="00AE19DD">
        <w:rPr>
          <w:rFonts w:ascii="Arial" w:hAnsi="Arial" w:cs="Arial"/>
          <w:b/>
          <w:bCs/>
          <w:color w:val="000000"/>
          <w:sz w:val="36"/>
          <w:szCs w:val="36"/>
          <w:lang w:bidi="hi-IN"/>
        </w:rPr>
        <w:t>.</w:t>
      </w:r>
      <w:r w:rsidR="00D91D60" w:rsidRPr="00AE19DD">
        <w:rPr>
          <w:rFonts w:ascii="Arial" w:hAnsi="Arial" w:cs="Arial"/>
          <w:b/>
          <w:bCs/>
          <w:color w:val="000000"/>
          <w:sz w:val="36"/>
          <w:szCs w:val="36"/>
          <w:lang w:bidi="hi-IN"/>
        </w:rPr>
        <w:tab/>
        <w:t>dvitIya nyAsaH</w:t>
      </w:r>
    </w:p>
    <w:p w14:paraId="688BCAC5" w14:textId="092B5BE5"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r w:rsidR="00842E57">
        <w:rPr>
          <w:rFonts w:ascii="Arial" w:hAnsi="Arial" w:cs="Arial"/>
          <w:color w:val="000000"/>
          <w:sz w:val="36"/>
          <w:szCs w:val="36"/>
          <w:lang w:bidi="hi-IN"/>
        </w:rPr>
        <w:t>OM</w:t>
      </w:r>
      <w:r>
        <w:rPr>
          <w:rFonts w:ascii="Arial" w:hAnsi="Arial" w:cs="Arial"/>
          <w:color w:val="000000"/>
          <w:sz w:val="36"/>
          <w:szCs w:val="36"/>
          <w:lang w:bidi="hi-IN"/>
        </w:rPr>
        <w:t xml:space="preserve"> nam</w:t>
      </w:r>
      <w:r w:rsidR="00665208">
        <w:rPr>
          <w:rFonts w:ascii="Arial" w:hAnsi="Arial" w:cs="Arial"/>
          <w:color w:val="000000"/>
          <w:sz w:val="36"/>
          <w:szCs w:val="36"/>
          <w:lang w:bidi="hi-IN"/>
        </w:rPr>
        <w:t>O</w:t>
      </w:r>
      <w:r>
        <w:rPr>
          <w:rFonts w:ascii="Arial" w:hAnsi="Arial" w:cs="Arial"/>
          <w:color w:val="000000"/>
          <w:sz w:val="36"/>
          <w:szCs w:val="36"/>
          <w:lang w:bidi="hi-IN"/>
        </w:rPr>
        <w:t xml:space="preserve"> Bagavat</w:t>
      </w:r>
      <w:r w:rsidR="00665208">
        <w:rPr>
          <w:rFonts w:ascii="Arial" w:hAnsi="Arial" w:cs="Arial"/>
          <w:color w:val="000000"/>
          <w:sz w:val="36"/>
          <w:szCs w:val="36"/>
          <w:lang w:bidi="hi-IN"/>
        </w:rPr>
        <w:t>E</w:t>
      </w:r>
      <w:r>
        <w:rPr>
          <w:rFonts w:ascii="Arial" w:hAnsi="Arial" w:cs="Arial"/>
          <w:color w:val="000000"/>
          <w:sz w:val="36"/>
          <w:szCs w:val="36"/>
          <w:lang w:bidi="hi-IN"/>
        </w:rPr>
        <w:t xml:space="preserve"> rudrAy</w:t>
      </w:r>
      <w:r w:rsidR="00665208">
        <w:rPr>
          <w:rFonts w:ascii="Arial" w:hAnsi="Arial" w:cs="Arial"/>
          <w:color w:val="000000"/>
          <w:sz w:val="36"/>
          <w:szCs w:val="36"/>
          <w:lang w:bidi="hi-IN"/>
        </w:rPr>
        <w:t>E</w:t>
      </w:r>
      <w:r>
        <w:rPr>
          <w:rFonts w:ascii="Arial" w:hAnsi="Arial" w:cs="Arial"/>
          <w:color w:val="000000"/>
          <w:sz w:val="36"/>
          <w:szCs w:val="36"/>
          <w:lang w:bidi="hi-IN"/>
        </w:rPr>
        <w:t>ti namaskArAn nyas</w:t>
      </w:r>
      <w:r w:rsidR="00665208">
        <w:rPr>
          <w:rFonts w:ascii="Arial" w:hAnsi="Arial" w:cs="Arial"/>
          <w:color w:val="000000"/>
          <w:sz w:val="36"/>
          <w:szCs w:val="36"/>
          <w:lang w:bidi="hi-IN"/>
        </w:rPr>
        <w:t>E</w:t>
      </w:r>
      <w:r>
        <w:rPr>
          <w:rFonts w:ascii="Arial" w:hAnsi="Arial" w:cs="Arial"/>
          <w:color w:val="000000"/>
          <w:sz w:val="36"/>
          <w:szCs w:val="36"/>
          <w:lang w:bidi="hi-IN"/>
        </w:rPr>
        <w:t>t)</w:t>
      </w:r>
    </w:p>
    <w:p w14:paraId="55EEC8E6" w14:textId="0E770B08"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namaH (mUrdhni) | </w:t>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t>naM namaH (nAsikAgr</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 | </w:t>
      </w:r>
    </w:p>
    <w:p w14:paraId="449DF785" w14:textId="73A90959"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w:t>
      </w:r>
      <w:r w:rsidR="00842E57">
        <w:rPr>
          <w:rFonts w:ascii="Arial" w:hAnsi="Arial" w:cs="Arial"/>
          <w:color w:val="000000"/>
          <w:sz w:val="36"/>
          <w:szCs w:val="36"/>
          <w:lang w:bidi="hi-IN"/>
        </w:rPr>
        <w:t>OM</w:t>
      </w:r>
      <w:r>
        <w:rPr>
          <w:rFonts w:ascii="Arial" w:hAnsi="Arial" w:cs="Arial"/>
          <w:color w:val="000000"/>
          <w:sz w:val="36"/>
          <w:szCs w:val="36"/>
          <w:lang w:bidi="hi-IN"/>
        </w:rPr>
        <w:t xml:space="preserve"> namaH (lalATAya) |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BaM namaH (muKAya) | </w:t>
      </w:r>
    </w:p>
    <w:p w14:paraId="7B2D8C9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gaM namaH (kaNThAya) |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vaM namaH (hRudayAya) | </w:t>
      </w:r>
    </w:p>
    <w:p w14:paraId="1D7796E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 xml:space="preserve">M namaH (dakShiNa hastAya) | </w:t>
      </w:r>
      <w:r>
        <w:rPr>
          <w:rFonts w:ascii="Arial" w:hAnsi="Arial" w:cs="Arial"/>
          <w:color w:val="000000"/>
          <w:sz w:val="36"/>
          <w:szCs w:val="36"/>
          <w:lang w:bidi="hi-IN"/>
        </w:rPr>
        <w:tab/>
        <w:t xml:space="preserve">ruM namaH (vAma hastAya) | </w:t>
      </w:r>
    </w:p>
    <w:p w14:paraId="0FE52D8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drAM namaH (nAByai) |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yaM namaH (pAdAByAM) || </w:t>
      </w:r>
    </w:p>
    <w:p w14:paraId="660F84E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-----------iti dvitIya nyAsaH----------</w:t>
      </w:r>
    </w:p>
    <w:p w14:paraId="7C6B7AD8" w14:textId="77777777" w:rsidR="00D91D60" w:rsidRDefault="00D91D60" w:rsidP="00A1582D">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mUrdhAdi pAdAntaM daSAMga nyAsaH dvitIyaH</w:t>
      </w:r>
    </w:p>
    <w:p w14:paraId="4254AF3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5D3EA9D" w14:textId="7DF426D2" w:rsidR="00D91D60" w:rsidRPr="00AE19DD" w:rsidRDefault="00AE19DD" w:rsidP="00D91D60">
      <w:pPr>
        <w:autoSpaceDE w:val="0"/>
        <w:autoSpaceDN w:val="0"/>
        <w:adjustRightInd w:val="0"/>
        <w:spacing w:after="0" w:line="240" w:lineRule="auto"/>
        <w:rPr>
          <w:rFonts w:ascii="Arial" w:hAnsi="Arial" w:cs="Arial"/>
          <w:b/>
          <w:bCs/>
          <w:color w:val="000000"/>
          <w:sz w:val="36"/>
          <w:szCs w:val="36"/>
          <w:lang w:bidi="hi-IN"/>
        </w:rPr>
      </w:pPr>
      <w:r w:rsidRPr="00AE19DD">
        <w:rPr>
          <w:rFonts w:ascii="Arial" w:hAnsi="Arial" w:cs="Arial"/>
          <w:b/>
          <w:bCs/>
          <w:color w:val="000000"/>
          <w:sz w:val="36"/>
          <w:szCs w:val="36"/>
          <w:lang w:bidi="hi-IN"/>
        </w:rPr>
        <w:t>7</w:t>
      </w:r>
      <w:r w:rsidR="00D91D60" w:rsidRPr="00AE19DD">
        <w:rPr>
          <w:rFonts w:ascii="Arial" w:hAnsi="Arial" w:cs="Arial"/>
          <w:b/>
          <w:bCs/>
          <w:color w:val="000000"/>
          <w:sz w:val="36"/>
          <w:szCs w:val="36"/>
          <w:lang w:bidi="hi-IN"/>
        </w:rPr>
        <w:t>.</w:t>
      </w:r>
      <w:r w:rsidR="00D91D60" w:rsidRPr="00AE19DD">
        <w:rPr>
          <w:rFonts w:ascii="Arial" w:hAnsi="Arial" w:cs="Arial"/>
          <w:b/>
          <w:bCs/>
          <w:color w:val="000000"/>
          <w:sz w:val="36"/>
          <w:szCs w:val="36"/>
          <w:lang w:bidi="hi-IN"/>
        </w:rPr>
        <w:tab/>
        <w:t>tRutIyanyAsaH</w:t>
      </w:r>
    </w:p>
    <w:p w14:paraId="6DDC63F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saqdy</w:t>
      </w:r>
      <w:r w:rsidR="00665208">
        <w:rPr>
          <w:rFonts w:ascii="Arial" w:hAnsi="Arial" w:cs="Arial"/>
          <w:color w:val="000000"/>
          <w:sz w:val="36"/>
          <w:szCs w:val="36"/>
          <w:lang w:bidi="hi-IN"/>
        </w:rPr>
        <w:t>O</w:t>
      </w:r>
      <w:r>
        <w:rPr>
          <w:rFonts w:ascii="Arial" w:hAnsi="Arial" w:cs="Arial"/>
          <w:color w:val="000000"/>
          <w:sz w:val="36"/>
          <w:szCs w:val="36"/>
          <w:lang w:bidi="hi-IN"/>
        </w:rPr>
        <w:t xml:space="preserve"> jAqtaM pra#padyAqmiq saqdy</w:t>
      </w:r>
      <w:r w:rsidR="00665208">
        <w:rPr>
          <w:rFonts w:ascii="Arial" w:hAnsi="Arial" w:cs="Arial"/>
          <w:color w:val="000000"/>
          <w:sz w:val="36"/>
          <w:szCs w:val="36"/>
          <w:lang w:bidi="hi-IN"/>
        </w:rPr>
        <w:t>O</w:t>
      </w:r>
      <w:r>
        <w:rPr>
          <w:rFonts w:ascii="Arial" w:hAnsi="Arial" w:cs="Arial"/>
          <w:color w:val="000000"/>
          <w:sz w:val="36"/>
          <w:szCs w:val="36"/>
          <w:lang w:bidi="hi-IN"/>
        </w:rPr>
        <w:t xml:space="preserve"> jAqtAyaq vai nam</w:t>
      </w:r>
      <w:r w:rsidR="00665208">
        <w:rPr>
          <w:rFonts w:ascii="Arial" w:hAnsi="Arial" w:cs="Arial"/>
          <w:color w:val="000000"/>
          <w:sz w:val="36"/>
          <w:szCs w:val="36"/>
          <w:lang w:bidi="hi-IN"/>
        </w:rPr>
        <w:t>O</w:t>
      </w:r>
      <w:r>
        <w:rPr>
          <w:rFonts w:ascii="Arial" w:hAnsi="Arial" w:cs="Arial"/>
          <w:color w:val="000000"/>
          <w:sz w:val="36"/>
          <w:szCs w:val="36"/>
          <w:lang w:bidi="hi-IN"/>
        </w:rPr>
        <w:t>q nama#H | Baqv</w:t>
      </w:r>
      <w:r w:rsidR="00665208">
        <w:rPr>
          <w:rFonts w:ascii="Arial" w:hAnsi="Arial" w:cs="Arial"/>
          <w:color w:val="000000"/>
          <w:sz w:val="36"/>
          <w:szCs w:val="36"/>
          <w:lang w:bidi="hi-IN"/>
        </w:rPr>
        <w:t>E</w:t>
      </w:r>
      <w:r>
        <w:rPr>
          <w:rFonts w:ascii="Arial" w:hAnsi="Arial" w:cs="Arial"/>
          <w:color w:val="000000"/>
          <w:sz w:val="36"/>
          <w:szCs w:val="36"/>
          <w:lang w:bidi="hi-IN"/>
        </w:rPr>
        <w:t xml:space="preserve"> Ba#v</w:t>
      </w:r>
      <w:r w:rsidR="00665208">
        <w:rPr>
          <w:rFonts w:ascii="Arial" w:hAnsi="Arial" w:cs="Arial"/>
          <w:color w:val="000000"/>
          <w:sz w:val="36"/>
          <w:szCs w:val="36"/>
          <w:lang w:bidi="hi-IN"/>
        </w:rPr>
        <w:t>E</w:t>
      </w:r>
      <w:r>
        <w:rPr>
          <w:rFonts w:ascii="Arial" w:hAnsi="Arial" w:cs="Arial"/>
          <w:color w:val="000000"/>
          <w:sz w:val="36"/>
          <w:szCs w:val="36"/>
          <w:lang w:bidi="hi-IN"/>
        </w:rPr>
        <w:t>q nAti#Bav</w:t>
      </w:r>
      <w:r w:rsidR="00665208">
        <w:rPr>
          <w:rFonts w:ascii="Arial" w:hAnsi="Arial" w:cs="Arial"/>
          <w:color w:val="000000"/>
          <w:sz w:val="36"/>
          <w:szCs w:val="36"/>
          <w:lang w:bidi="hi-IN"/>
        </w:rPr>
        <w:t>E</w:t>
      </w:r>
      <w:r>
        <w:rPr>
          <w:rFonts w:ascii="Arial" w:hAnsi="Arial" w:cs="Arial"/>
          <w:color w:val="000000"/>
          <w:sz w:val="36"/>
          <w:szCs w:val="36"/>
          <w:lang w:bidi="hi-IN"/>
        </w:rPr>
        <w:t xml:space="preserve"> Bavasvaq mAM | Baqv</w:t>
      </w:r>
      <w:r w:rsidR="00665208">
        <w:rPr>
          <w:rFonts w:ascii="Arial" w:hAnsi="Arial" w:cs="Arial"/>
          <w:color w:val="000000"/>
          <w:sz w:val="36"/>
          <w:szCs w:val="36"/>
          <w:lang w:bidi="hi-IN"/>
        </w:rPr>
        <w:t>O</w:t>
      </w:r>
      <w:r>
        <w:rPr>
          <w:rFonts w:ascii="Arial" w:hAnsi="Arial" w:cs="Arial"/>
          <w:color w:val="000000"/>
          <w:sz w:val="36"/>
          <w:szCs w:val="36"/>
          <w:lang w:bidi="hi-IN"/>
        </w:rPr>
        <w:t>d Ba#vAyaq nama#H || (pAdAByAM namaH) | 1</w:t>
      </w:r>
    </w:p>
    <w:p w14:paraId="3AF51B1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81DC32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vAqmaqd</w:t>
      </w:r>
      <w:r w:rsidR="00665208">
        <w:rPr>
          <w:rFonts w:ascii="Arial" w:hAnsi="Arial" w:cs="Arial"/>
          <w:color w:val="000000"/>
          <w:sz w:val="36"/>
          <w:szCs w:val="36"/>
          <w:lang w:bidi="hi-IN"/>
        </w:rPr>
        <w:t>E</w:t>
      </w:r>
      <w:r>
        <w:rPr>
          <w:rFonts w:ascii="Arial" w:hAnsi="Arial" w:cs="Arial"/>
          <w:color w:val="000000"/>
          <w:sz w:val="36"/>
          <w:szCs w:val="36"/>
          <w:lang w:bidi="hi-IN"/>
        </w:rPr>
        <w:t>qvAyaq nam</w:t>
      </w:r>
      <w:r w:rsidR="00665208">
        <w:rPr>
          <w:rFonts w:ascii="Arial" w:hAnsi="Arial" w:cs="Arial"/>
          <w:color w:val="000000"/>
          <w:sz w:val="36"/>
          <w:szCs w:val="36"/>
          <w:lang w:bidi="hi-IN"/>
        </w:rPr>
        <w:t>O</w:t>
      </w:r>
      <w:r>
        <w:rPr>
          <w:rFonts w:ascii="Arial" w:hAnsi="Arial" w:cs="Arial"/>
          <w:color w:val="000000"/>
          <w:sz w:val="36"/>
          <w:szCs w:val="36"/>
          <w:lang w:bidi="hi-IN"/>
        </w:rPr>
        <w:t>$ jy</w:t>
      </w:r>
      <w:r w:rsidR="00665208">
        <w:rPr>
          <w:rFonts w:ascii="Arial" w:hAnsi="Arial" w:cs="Arial"/>
          <w:color w:val="000000"/>
          <w:sz w:val="36"/>
          <w:szCs w:val="36"/>
          <w:lang w:bidi="hi-IN"/>
        </w:rPr>
        <w:t>E</w:t>
      </w:r>
      <w:r>
        <w:rPr>
          <w:rFonts w:ascii="Arial" w:hAnsi="Arial" w:cs="Arial"/>
          <w:color w:val="000000"/>
          <w:sz w:val="36"/>
          <w:szCs w:val="36"/>
          <w:lang w:bidi="hi-IN"/>
        </w:rPr>
        <w:t>qShThAyaq nama#H Sr</w:t>
      </w:r>
      <w:r w:rsidR="00665208">
        <w:rPr>
          <w:rFonts w:ascii="Arial" w:hAnsi="Arial" w:cs="Arial"/>
          <w:color w:val="000000"/>
          <w:sz w:val="36"/>
          <w:szCs w:val="36"/>
          <w:lang w:bidi="hi-IN"/>
        </w:rPr>
        <w:t>E</w:t>
      </w:r>
      <w:r>
        <w:rPr>
          <w:rFonts w:ascii="Arial" w:hAnsi="Arial" w:cs="Arial"/>
          <w:color w:val="000000"/>
          <w:sz w:val="36"/>
          <w:szCs w:val="36"/>
          <w:lang w:bidi="hi-IN"/>
        </w:rPr>
        <w:t>qShThAyaq nam</w:t>
      </w:r>
      <w:r w:rsidR="00665208">
        <w:rPr>
          <w:rFonts w:ascii="Arial" w:hAnsi="Arial" w:cs="Arial"/>
          <w:color w:val="000000"/>
          <w:sz w:val="36"/>
          <w:szCs w:val="36"/>
          <w:lang w:bidi="hi-IN"/>
        </w:rPr>
        <w:t>O</w:t>
      </w:r>
      <w:r>
        <w:rPr>
          <w:rFonts w:ascii="Arial" w:hAnsi="Arial" w:cs="Arial"/>
          <w:color w:val="000000"/>
          <w:sz w:val="36"/>
          <w:szCs w:val="36"/>
          <w:lang w:bidi="hi-IN"/>
        </w:rPr>
        <w:t># ruqdrAyaq namaqH kAlA#yaq namaqH kala#vikaraNAyaq nam</w:t>
      </w:r>
      <w:r w:rsidR="00665208">
        <w:rPr>
          <w:rFonts w:ascii="Arial" w:hAnsi="Arial" w:cs="Arial"/>
          <w:color w:val="000000"/>
          <w:sz w:val="36"/>
          <w:szCs w:val="36"/>
          <w:lang w:bidi="hi-IN"/>
        </w:rPr>
        <w:t>O</w:t>
      </w:r>
      <w:r>
        <w:rPr>
          <w:rFonts w:ascii="Arial" w:hAnsi="Arial" w:cs="Arial"/>
          <w:color w:val="000000"/>
          <w:sz w:val="36"/>
          <w:szCs w:val="36"/>
          <w:lang w:bidi="hi-IN"/>
        </w:rPr>
        <w:t>q bala#vikaraNAyaq nam</w:t>
      </w:r>
      <w:r w:rsidR="00665208">
        <w:rPr>
          <w:rFonts w:ascii="Arial" w:hAnsi="Arial" w:cs="Arial"/>
          <w:color w:val="000000"/>
          <w:sz w:val="36"/>
          <w:szCs w:val="36"/>
          <w:lang w:bidi="hi-IN"/>
        </w:rPr>
        <w:t>O</w:t>
      </w:r>
      <w:r>
        <w:rPr>
          <w:rFonts w:ascii="Arial" w:hAnsi="Arial" w:cs="Arial"/>
          <w:color w:val="000000"/>
          <w:sz w:val="36"/>
          <w:szCs w:val="36"/>
          <w:lang w:bidi="hi-IN"/>
        </w:rPr>
        <w:t>q balA#yaq nam</w:t>
      </w:r>
      <w:r w:rsidR="00665208">
        <w:rPr>
          <w:rFonts w:ascii="Arial" w:hAnsi="Arial" w:cs="Arial"/>
          <w:color w:val="000000"/>
          <w:sz w:val="36"/>
          <w:szCs w:val="36"/>
          <w:lang w:bidi="hi-IN"/>
        </w:rPr>
        <w:t>O</w:t>
      </w:r>
      <w:r>
        <w:rPr>
          <w:rFonts w:ascii="Arial" w:hAnsi="Arial" w:cs="Arial"/>
          <w:color w:val="000000"/>
          <w:sz w:val="36"/>
          <w:szCs w:val="36"/>
          <w:lang w:bidi="hi-IN"/>
        </w:rPr>
        <w:t>q bala#pramathanAyaq namaq ssarva#BUtadamanAyaq nam</w:t>
      </w:r>
      <w:r w:rsidR="00665208">
        <w:rPr>
          <w:rFonts w:ascii="Arial" w:hAnsi="Arial" w:cs="Arial"/>
          <w:color w:val="000000"/>
          <w:sz w:val="36"/>
          <w:szCs w:val="36"/>
          <w:lang w:bidi="hi-IN"/>
        </w:rPr>
        <w:t>O</w:t>
      </w:r>
      <w:r>
        <w:rPr>
          <w:rFonts w:ascii="Arial" w:hAnsi="Arial" w:cs="Arial"/>
          <w:color w:val="000000"/>
          <w:sz w:val="36"/>
          <w:szCs w:val="36"/>
          <w:lang w:bidi="hi-IN"/>
        </w:rPr>
        <w:t># maqn</w:t>
      </w:r>
      <w:r w:rsidR="00665208">
        <w:rPr>
          <w:rFonts w:ascii="Arial" w:hAnsi="Arial" w:cs="Arial"/>
          <w:color w:val="000000"/>
          <w:sz w:val="36"/>
          <w:szCs w:val="36"/>
          <w:lang w:bidi="hi-IN"/>
        </w:rPr>
        <w:t>O</w:t>
      </w:r>
      <w:r>
        <w:rPr>
          <w:rFonts w:ascii="Arial" w:hAnsi="Arial" w:cs="Arial"/>
          <w:color w:val="000000"/>
          <w:sz w:val="36"/>
          <w:szCs w:val="36"/>
          <w:lang w:bidi="hi-IN"/>
        </w:rPr>
        <w:t>nma#nAyaq nama#H | (UruByAM namaH) | 2</w:t>
      </w:r>
    </w:p>
    <w:p w14:paraId="58D5BCE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ABC300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aqG</w:t>
      </w:r>
      <w:r w:rsidR="00665208">
        <w:rPr>
          <w:rFonts w:ascii="Arial" w:hAnsi="Arial" w:cs="Arial"/>
          <w:color w:val="000000"/>
          <w:sz w:val="36"/>
          <w:szCs w:val="36"/>
          <w:lang w:bidi="hi-IN"/>
        </w:rPr>
        <w:t>O</w:t>
      </w:r>
      <w:r>
        <w:rPr>
          <w:rFonts w:ascii="Arial" w:hAnsi="Arial" w:cs="Arial"/>
          <w:color w:val="000000"/>
          <w:sz w:val="36"/>
          <w:szCs w:val="36"/>
          <w:lang w:bidi="hi-IN"/>
        </w:rPr>
        <w:t>r</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 xml:space="preserve"> &amp;thaqG</w:t>
      </w:r>
      <w:r w:rsidR="00665208">
        <w:rPr>
          <w:rFonts w:ascii="Arial" w:hAnsi="Arial" w:cs="Arial"/>
          <w:color w:val="000000"/>
          <w:sz w:val="36"/>
          <w:szCs w:val="36"/>
          <w:lang w:bidi="hi-IN"/>
        </w:rPr>
        <w:t>O</w:t>
      </w:r>
      <w:r>
        <w:rPr>
          <w:rFonts w:ascii="Arial" w:hAnsi="Arial" w:cs="Arial"/>
          <w:color w:val="000000"/>
          <w:sz w:val="36"/>
          <w:szCs w:val="36"/>
          <w:lang w:bidi="hi-IN"/>
        </w:rPr>
        <w:t>r</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 G</w:t>
      </w:r>
      <w:r w:rsidR="00665208">
        <w:rPr>
          <w:rFonts w:ascii="Arial" w:hAnsi="Arial" w:cs="Arial"/>
          <w:color w:val="000000"/>
          <w:sz w:val="36"/>
          <w:szCs w:val="36"/>
          <w:lang w:bidi="hi-IN"/>
        </w:rPr>
        <w:t>O</w:t>
      </w:r>
      <w:r>
        <w:rPr>
          <w:rFonts w:ascii="Arial" w:hAnsi="Arial" w:cs="Arial"/>
          <w:color w:val="000000"/>
          <w:sz w:val="36"/>
          <w:szCs w:val="36"/>
          <w:lang w:bidi="hi-IN"/>
        </w:rPr>
        <w:t>raqG</w:t>
      </w:r>
      <w:r w:rsidR="00665208">
        <w:rPr>
          <w:rFonts w:ascii="Arial" w:hAnsi="Arial" w:cs="Arial"/>
          <w:color w:val="000000"/>
          <w:sz w:val="36"/>
          <w:szCs w:val="36"/>
          <w:lang w:bidi="hi-IN"/>
        </w:rPr>
        <w:t>O</w:t>
      </w:r>
      <w:r>
        <w:rPr>
          <w:rFonts w:ascii="Arial" w:hAnsi="Arial" w:cs="Arial"/>
          <w:color w:val="000000"/>
          <w:sz w:val="36"/>
          <w:szCs w:val="36"/>
          <w:lang w:bidi="hi-IN"/>
        </w:rPr>
        <w:t>ra#tar</w:t>
      </w:r>
      <w:r w:rsidR="00665208">
        <w:rPr>
          <w:rFonts w:ascii="Arial" w:hAnsi="Arial" w:cs="Arial"/>
          <w:color w:val="000000"/>
          <w:sz w:val="36"/>
          <w:szCs w:val="36"/>
          <w:lang w:bidi="hi-IN"/>
        </w:rPr>
        <w:t>E</w:t>
      </w:r>
      <w:r>
        <w:rPr>
          <w:rFonts w:ascii="Arial" w:hAnsi="Arial" w:cs="Arial"/>
          <w:color w:val="000000"/>
          <w:sz w:val="36"/>
          <w:szCs w:val="36"/>
          <w:lang w:bidi="hi-IN"/>
        </w:rPr>
        <w:t>ByaH | sarv</w:t>
      </w:r>
      <w:r w:rsidR="00665208">
        <w:rPr>
          <w:rFonts w:ascii="Arial" w:hAnsi="Arial" w:cs="Arial"/>
          <w:color w:val="000000"/>
          <w:sz w:val="36"/>
          <w:szCs w:val="36"/>
          <w:lang w:bidi="hi-IN"/>
        </w:rPr>
        <w:t>E</w:t>
      </w:r>
      <w:r>
        <w:rPr>
          <w:rFonts w:ascii="Arial" w:hAnsi="Arial" w:cs="Arial"/>
          <w:color w:val="000000"/>
          <w:sz w:val="36"/>
          <w:szCs w:val="36"/>
          <w:lang w:bidi="hi-IN"/>
        </w:rPr>
        <w:t>$ByaH sarvaq Sarv</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 nama#st</w:t>
      </w:r>
      <w:r w:rsidR="00665208">
        <w:rPr>
          <w:rFonts w:ascii="Arial" w:hAnsi="Arial" w:cs="Arial"/>
          <w:color w:val="000000"/>
          <w:sz w:val="36"/>
          <w:szCs w:val="36"/>
          <w:lang w:bidi="hi-IN"/>
        </w:rPr>
        <w:t>E</w:t>
      </w:r>
      <w:r>
        <w:rPr>
          <w:rFonts w:ascii="Arial" w:hAnsi="Arial" w:cs="Arial"/>
          <w:color w:val="000000"/>
          <w:sz w:val="36"/>
          <w:szCs w:val="36"/>
          <w:lang w:bidi="hi-IN"/>
        </w:rPr>
        <w:t xml:space="preserve"> astu ruqdrarU#p</w:t>
      </w:r>
      <w:r w:rsidR="00665208">
        <w:rPr>
          <w:rFonts w:ascii="Arial" w:hAnsi="Arial" w:cs="Arial"/>
          <w:color w:val="000000"/>
          <w:sz w:val="36"/>
          <w:szCs w:val="36"/>
          <w:lang w:bidi="hi-IN"/>
        </w:rPr>
        <w:t>E</w:t>
      </w:r>
      <w:r>
        <w:rPr>
          <w:rFonts w:ascii="Arial" w:hAnsi="Arial" w:cs="Arial"/>
          <w:color w:val="000000"/>
          <w:sz w:val="36"/>
          <w:szCs w:val="36"/>
          <w:lang w:bidi="hi-IN"/>
        </w:rPr>
        <w:t>ByaH || (hRudayAya namaH) | 3</w:t>
      </w:r>
    </w:p>
    <w:p w14:paraId="408A3A2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1E6C9C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tatpuru#ShAya viqdmah</w:t>
      </w:r>
      <w:r w:rsidR="00665208">
        <w:rPr>
          <w:rFonts w:ascii="Arial" w:hAnsi="Arial" w:cs="Arial"/>
          <w:color w:val="000000"/>
          <w:sz w:val="36"/>
          <w:szCs w:val="36"/>
          <w:lang w:bidi="hi-IN"/>
        </w:rPr>
        <w:t>E</w:t>
      </w:r>
      <w:r>
        <w:rPr>
          <w:rFonts w:ascii="Arial" w:hAnsi="Arial" w:cs="Arial"/>
          <w:color w:val="000000"/>
          <w:sz w:val="36"/>
          <w:szCs w:val="36"/>
          <w:lang w:bidi="hi-IN"/>
        </w:rPr>
        <w:t># mahAd</w:t>
      </w:r>
      <w:r w:rsidR="00665208">
        <w:rPr>
          <w:rFonts w:ascii="Arial" w:hAnsi="Arial" w:cs="Arial"/>
          <w:color w:val="000000"/>
          <w:sz w:val="36"/>
          <w:szCs w:val="36"/>
          <w:lang w:bidi="hi-IN"/>
        </w:rPr>
        <w:t>E</w:t>
      </w:r>
      <w:r>
        <w:rPr>
          <w:rFonts w:ascii="Arial" w:hAnsi="Arial" w:cs="Arial"/>
          <w:color w:val="000000"/>
          <w:sz w:val="36"/>
          <w:szCs w:val="36"/>
          <w:lang w:bidi="hi-IN"/>
        </w:rPr>
        <w:t xml:space="preserve">qvAya# dhImahi | </w:t>
      </w:r>
    </w:p>
    <w:p w14:paraId="5DD8CE8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tann</w:t>
      </w:r>
      <w:r w:rsidR="00665208">
        <w:rPr>
          <w:rFonts w:ascii="Arial" w:hAnsi="Arial" w:cs="Arial"/>
          <w:color w:val="000000"/>
          <w:sz w:val="36"/>
          <w:szCs w:val="36"/>
          <w:lang w:bidi="hi-IN"/>
        </w:rPr>
        <w:t>O</w:t>
      </w:r>
      <w:r>
        <w:rPr>
          <w:rFonts w:ascii="Arial" w:hAnsi="Arial" w:cs="Arial"/>
          <w:color w:val="000000"/>
          <w:sz w:val="36"/>
          <w:szCs w:val="36"/>
          <w:lang w:bidi="hi-IN"/>
        </w:rPr>
        <w:t># rudraH prac</w:t>
      </w:r>
      <w:r w:rsidR="00665208">
        <w:rPr>
          <w:rFonts w:ascii="Arial" w:hAnsi="Arial" w:cs="Arial"/>
          <w:color w:val="000000"/>
          <w:sz w:val="36"/>
          <w:szCs w:val="36"/>
          <w:lang w:bidi="hi-IN"/>
        </w:rPr>
        <w:t>O</w:t>
      </w:r>
      <w:r>
        <w:rPr>
          <w:rFonts w:ascii="Arial" w:hAnsi="Arial" w:cs="Arial"/>
          <w:color w:val="000000"/>
          <w:sz w:val="36"/>
          <w:szCs w:val="36"/>
          <w:lang w:bidi="hi-IN"/>
        </w:rPr>
        <w:t>qdayA$t || (muKAya namaH) | 4</w:t>
      </w:r>
    </w:p>
    <w:p w14:paraId="61782A6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A00441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ISAnaH sarva#vidyAqnAq-mISvarasarva# BUtAqnAqM brahmAdhi#patiqr </w:t>
      </w:r>
    </w:p>
    <w:p w14:paraId="5741959A" w14:textId="2C63E4A8"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brahmaqN</w:t>
      </w:r>
      <w:r w:rsidR="00665208">
        <w:rPr>
          <w:rFonts w:ascii="Arial" w:hAnsi="Arial" w:cs="Arial"/>
          <w:color w:val="000000"/>
          <w:sz w:val="36"/>
          <w:szCs w:val="36"/>
          <w:lang w:bidi="hi-IN"/>
        </w:rPr>
        <w:t>O</w:t>
      </w:r>
      <w:r>
        <w:rPr>
          <w:rFonts w:ascii="Arial" w:hAnsi="Arial" w:cs="Arial"/>
          <w:color w:val="000000"/>
          <w:sz w:val="36"/>
          <w:szCs w:val="36"/>
          <w:lang w:bidi="hi-IN"/>
        </w:rPr>
        <w:t>&amp;dhi#patiqr brahmA# Siqv</w:t>
      </w:r>
      <w:r w:rsidR="00665208">
        <w:rPr>
          <w:rFonts w:ascii="Arial" w:hAnsi="Arial" w:cs="Arial"/>
          <w:color w:val="000000"/>
          <w:sz w:val="36"/>
          <w:szCs w:val="36"/>
          <w:lang w:bidi="hi-IN"/>
        </w:rPr>
        <w:t>O</w:t>
      </w:r>
      <w:r>
        <w:rPr>
          <w:rFonts w:ascii="Arial" w:hAnsi="Arial" w:cs="Arial"/>
          <w:color w:val="000000"/>
          <w:sz w:val="36"/>
          <w:szCs w:val="36"/>
          <w:lang w:bidi="hi-IN"/>
        </w:rPr>
        <w:t xml:space="preserve"> m</w:t>
      </w:r>
      <w:r w:rsidR="00665208">
        <w:rPr>
          <w:rFonts w:ascii="Arial" w:hAnsi="Arial" w:cs="Arial"/>
          <w:color w:val="000000"/>
          <w:sz w:val="36"/>
          <w:szCs w:val="36"/>
          <w:lang w:bidi="hi-IN"/>
        </w:rPr>
        <w:t>E</w:t>
      </w:r>
      <w:r>
        <w:rPr>
          <w:rFonts w:ascii="Arial" w:hAnsi="Arial" w:cs="Arial"/>
          <w:color w:val="000000"/>
          <w:sz w:val="36"/>
          <w:szCs w:val="36"/>
          <w:lang w:bidi="hi-IN"/>
        </w:rPr>
        <w:t># astu sadASiqv</w:t>
      </w:r>
      <w:r w:rsidR="00842E57">
        <w:rPr>
          <w:rFonts w:ascii="Arial" w:hAnsi="Arial" w:cs="Arial"/>
          <w:color w:val="000000"/>
          <w:sz w:val="36"/>
          <w:szCs w:val="36"/>
          <w:lang w:bidi="hi-IN"/>
        </w:rPr>
        <w:t>OM</w:t>
      </w:r>
      <w:r>
        <w:rPr>
          <w:rFonts w:ascii="Arial" w:hAnsi="Arial" w:cs="Arial"/>
          <w:color w:val="000000"/>
          <w:sz w:val="36"/>
          <w:szCs w:val="36"/>
          <w:lang w:bidi="hi-IN"/>
        </w:rPr>
        <w:t xml:space="preserve"> || </w:t>
      </w:r>
    </w:p>
    <w:p w14:paraId="0A150DF7" w14:textId="77777777" w:rsidR="00D91D60" w:rsidRDefault="00D91D60" w:rsidP="00A1582D">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haMsa haMsa | (mUrdhn</w:t>
      </w:r>
      <w:r w:rsidR="00665208">
        <w:rPr>
          <w:rFonts w:ascii="Arial" w:hAnsi="Arial" w:cs="Arial"/>
          <w:color w:val="000000"/>
          <w:sz w:val="36"/>
          <w:szCs w:val="36"/>
          <w:lang w:bidi="hi-IN"/>
        </w:rPr>
        <w:t>E</w:t>
      </w:r>
      <w:r>
        <w:rPr>
          <w:rFonts w:ascii="Arial" w:hAnsi="Arial" w:cs="Arial"/>
          <w:color w:val="000000"/>
          <w:sz w:val="36"/>
          <w:szCs w:val="36"/>
          <w:lang w:bidi="hi-IN"/>
        </w:rPr>
        <w:t xml:space="preserve"> namaH) | 5</w:t>
      </w:r>
    </w:p>
    <w:p w14:paraId="64C5681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43800E6" w14:textId="556C5028" w:rsidR="00D91D60" w:rsidRPr="0001410C" w:rsidRDefault="00E17A1F" w:rsidP="00D91D60">
      <w:pPr>
        <w:autoSpaceDE w:val="0"/>
        <w:autoSpaceDN w:val="0"/>
        <w:adjustRightInd w:val="0"/>
        <w:spacing w:after="0" w:line="240" w:lineRule="auto"/>
        <w:rPr>
          <w:rFonts w:ascii="Arial" w:hAnsi="Arial" w:cs="Arial"/>
          <w:b/>
          <w:bCs/>
          <w:color w:val="000000"/>
          <w:sz w:val="36"/>
          <w:szCs w:val="36"/>
          <w:lang w:bidi="hi-IN"/>
        </w:rPr>
      </w:pPr>
      <w:r w:rsidRPr="0001410C">
        <w:rPr>
          <w:rFonts w:ascii="Arial" w:hAnsi="Arial" w:cs="Arial"/>
          <w:b/>
          <w:bCs/>
          <w:color w:val="000000"/>
          <w:sz w:val="36"/>
          <w:szCs w:val="36"/>
          <w:lang w:bidi="hi-IN"/>
        </w:rPr>
        <w:t>7</w:t>
      </w:r>
      <w:r w:rsidR="00D91D60" w:rsidRPr="0001410C">
        <w:rPr>
          <w:rFonts w:ascii="Arial" w:hAnsi="Arial" w:cs="Arial"/>
          <w:b/>
          <w:bCs/>
          <w:color w:val="000000"/>
          <w:sz w:val="36"/>
          <w:szCs w:val="36"/>
          <w:lang w:bidi="hi-IN"/>
        </w:rPr>
        <w:t>.1</w:t>
      </w:r>
      <w:r w:rsidR="00D91D60" w:rsidRPr="0001410C">
        <w:rPr>
          <w:rFonts w:ascii="Arial" w:hAnsi="Arial" w:cs="Arial"/>
          <w:b/>
          <w:bCs/>
          <w:color w:val="000000"/>
          <w:sz w:val="36"/>
          <w:szCs w:val="36"/>
          <w:lang w:bidi="hi-IN"/>
        </w:rPr>
        <w:tab/>
      </w:r>
      <w:r w:rsidR="00D91D60" w:rsidRPr="0001410C">
        <w:rPr>
          <w:rFonts w:ascii="Arial" w:hAnsi="Arial" w:cs="Arial"/>
          <w:b/>
          <w:bCs/>
          <w:color w:val="000000"/>
          <w:sz w:val="36"/>
          <w:szCs w:val="36"/>
          <w:lang w:bidi="hi-IN"/>
        </w:rPr>
        <w:tab/>
        <w:t xml:space="preserve">haMsa gAyatrI </w:t>
      </w:r>
    </w:p>
    <w:p w14:paraId="73871B4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asya SrI haMsagAyatrI mahAmantrasya, avyakta parabrahma RuShiH, </w:t>
      </w:r>
    </w:p>
    <w:p w14:paraId="212EFEB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anuShTup CandaH, paramahaMs</w:t>
      </w:r>
      <w:r w:rsidR="00665208">
        <w:rPr>
          <w:rFonts w:ascii="Arial" w:hAnsi="Arial" w:cs="Arial"/>
          <w:color w:val="000000"/>
          <w:sz w:val="36"/>
          <w:szCs w:val="36"/>
          <w:lang w:bidi="hi-IN"/>
        </w:rPr>
        <w:t>O</w:t>
      </w:r>
      <w:r>
        <w:rPr>
          <w:rFonts w:ascii="Arial" w:hAnsi="Arial" w:cs="Arial"/>
          <w:color w:val="000000"/>
          <w:sz w:val="36"/>
          <w:szCs w:val="36"/>
          <w:lang w:bidi="hi-IN"/>
        </w:rPr>
        <w:t xml:space="preserve"> d</w:t>
      </w:r>
      <w:r w:rsidR="00665208">
        <w:rPr>
          <w:rFonts w:ascii="Arial" w:hAnsi="Arial" w:cs="Arial"/>
          <w:color w:val="000000"/>
          <w:sz w:val="36"/>
          <w:szCs w:val="36"/>
          <w:lang w:bidi="hi-IN"/>
        </w:rPr>
        <w:t>E</w:t>
      </w:r>
      <w:r>
        <w:rPr>
          <w:rFonts w:ascii="Arial" w:hAnsi="Arial" w:cs="Arial"/>
          <w:color w:val="000000"/>
          <w:sz w:val="36"/>
          <w:szCs w:val="36"/>
          <w:lang w:bidi="hi-IN"/>
        </w:rPr>
        <w:t xml:space="preserve">vatA | </w:t>
      </w:r>
    </w:p>
    <w:p w14:paraId="22EF611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haMsAM bIjaM, haMsIM SaktiH | haMsUM kIlakaM | </w:t>
      </w:r>
    </w:p>
    <w:p w14:paraId="546D882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paramahaMsa prasAda siddhyarth</w:t>
      </w:r>
      <w:r w:rsidR="00665208">
        <w:rPr>
          <w:rFonts w:ascii="Arial" w:hAnsi="Arial" w:cs="Arial"/>
          <w:color w:val="000000"/>
          <w:sz w:val="36"/>
          <w:szCs w:val="36"/>
          <w:lang w:bidi="hi-IN"/>
        </w:rPr>
        <w:t>E</w:t>
      </w:r>
      <w:r>
        <w:rPr>
          <w:rFonts w:ascii="Arial" w:hAnsi="Arial" w:cs="Arial"/>
          <w:color w:val="000000"/>
          <w:sz w:val="36"/>
          <w:szCs w:val="36"/>
          <w:lang w:bidi="hi-IN"/>
        </w:rPr>
        <w:t xml:space="preserve"> jap</w:t>
      </w:r>
      <w:r w:rsidR="00665208">
        <w:rPr>
          <w:rFonts w:ascii="Arial" w:hAnsi="Arial" w:cs="Arial"/>
          <w:color w:val="000000"/>
          <w:sz w:val="36"/>
          <w:szCs w:val="36"/>
          <w:lang w:bidi="hi-IN"/>
        </w:rPr>
        <w:t>E</w:t>
      </w:r>
      <w:r>
        <w:rPr>
          <w:rFonts w:ascii="Arial" w:hAnsi="Arial" w:cs="Arial"/>
          <w:color w:val="000000"/>
          <w:sz w:val="36"/>
          <w:szCs w:val="36"/>
          <w:lang w:bidi="hi-IN"/>
        </w:rPr>
        <w:t xml:space="preserve"> viniy</w:t>
      </w:r>
      <w:r w:rsidR="00665208">
        <w:rPr>
          <w:rFonts w:ascii="Arial" w:hAnsi="Arial" w:cs="Arial"/>
          <w:color w:val="000000"/>
          <w:sz w:val="36"/>
          <w:szCs w:val="36"/>
          <w:lang w:bidi="hi-IN"/>
        </w:rPr>
        <w:t>O</w:t>
      </w:r>
      <w:r>
        <w:rPr>
          <w:rFonts w:ascii="Arial" w:hAnsi="Arial" w:cs="Arial"/>
          <w:color w:val="000000"/>
          <w:sz w:val="36"/>
          <w:szCs w:val="36"/>
          <w:lang w:bidi="hi-IN"/>
        </w:rPr>
        <w:t>gaH || 1</w:t>
      </w:r>
    </w:p>
    <w:p w14:paraId="090DFCB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8A5C90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haMsAM aguMShThAByAM namaH | haMsIM tarjanIByAM namaH | </w:t>
      </w:r>
    </w:p>
    <w:p w14:paraId="0B1F1B9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haMsUM - maddhyamAByAM namaH | haMsaiM - anAmikAByAM namaH | </w:t>
      </w:r>
    </w:p>
    <w:p w14:paraId="4372534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haMsauM - kaniShThikAByAM namaH | haMsaH-karatala karapRuShThAByAM namaH | 2</w:t>
      </w:r>
    </w:p>
    <w:p w14:paraId="13F1F2C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3FBC5A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haMsAM - hRudayAya namaH | haMsIM - Siras</w:t>
      </w:r>
      <w:r w:rsidR="00665208">
        <w:rPr>
          <w:rFonts w:ascii="Arial" w:hAnsi="Arial" w:cs="Arial"/>
          <w:color w:val="000000"/>
          <w:sz w:val="36"/>
          <w:szCs w:val="36"/>
          <w:lang w:bidi="hi-IN"/>
        </w:rPr>
        <w:t>E</w:t>
      </w:r>
      <w:r>
        <w:rPr>
          <w:rFonts w:ascii="Arial" w:hAnsi="Arial" w:cs="Arial"/>
          <w:color w:val="000000"/>
          <w:sz w:val="36"/>
          <w:szCs w:val="36"/>
          <w:lang w:bidi="hi-IN"/>
        </w:rPr>
        <w:t xml:space="preserve"> svAhA | </w:t>
      </w:r>
    </w:p>
    <w:p w14:paraId="2CD9D60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haMsUM - SiKAyai vaShaT | haMsaiM - kavacAya huM | </w:t>
      </w:r>
    </w:p>
    <w:p w14:paraId="3BF4C64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haMsauM - n</w:t>
      </w:r>
      <w:r w:rsidR="00665208">
        <w:rPr>
          <w:rFonts w:ascii="Arial" w:hAnsi="Arial" w:cs="Arial"/>
          <w:color w:val="000000"/>
          <w:sz w:val="36"/>
          <w:szCs w:val="36"/>
          <w:lang w:bidi="hi-IN"/>
        </w:rPr>
        <w:t>E</w:t>
      </w:r>
      <w:r>
        <w:rPr>
          <w:rFonts w:ascii="Arial" w:hAnsi="Arial" w:cs="Arial"/>
          <w:color w:val="000000"/>
          <w:sz w:val="36"/>
          <w:szCs w:val="36"/>
          <w:lang w:bidi="hi-IN"/>
        </w:rPr>
        <w:t xml:space="preserve">tratrayAya vauShaT | haMsaH - astrAya PaT || </w:t>
      </w:r>
    </w:p>
    <w:p w14:paraId="38665AD2" w14:textId="50B3250E"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BUrBuvaqssuvaqr</w:t>
      </w:r>
      <w:r w:rsidR="00665208">
        <w:rPr>
          <w:rFonts w:ascii="Arial" w:hAnsi="Arial" w:cs="Arial"/>
          <w:color w:val="000000"/>
          <w:sz w:val="36"/>
          <w:szCs w:val="36"/>
          <w:lang w:bidi="hi-IN"/>
        </w:rPr>
        <w:t>O</w:t>
      </w:r>
      <w:r w:rsidR="00D91D60">
        <w:rPr>
          <w:rFonts w:ascii="Arial" w:hAnsi="Arial" w:cs="Arial"/>
          <w:color w:val="000000"/>
          <w:sz w:val="36"/>
          <w:szCs w:val="36"/>
          <w:lang w:bidi="hi-IN"/>
        </w:rPr>
        <w:t>miti digbandhaH | 3</w:t>
      </w:r>
    </w:p>
    <w:p w14:paraId="49B6EE6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 dhyAnaM || </w:t>
      </w:r>
    </w:p>
    <w:p w14:paraId="09E49D2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 xml:space="preserve">gamAgamasthaM gamanAdiSUnyaM cid rUpadIpaM timirApahAraM | </w:t>
      </w:r>
    </w:p>
    <w:p w14:paraId="226E337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paSyAmi t</w:t>
      </w:r>
      <w:r w:rsidR="00665208">
        <w:rPr>
          <w:rFonts w:ascii="Arial" w:hAnsi="Arial" w:cs="Arial"/>
          <w:color w:val="000000"/>
          <w:sz w:val="36"/>
          <w:szCs w:val="36"/>
          <w:lang w:bidi="hi-IN"/>
        </w:rPr>
        <w:t>E</w:t>
      </w:r>
      <w:r>
        <w:rPr>
          <w:rFonts w:ascii="Arial" w:hAnsi="Arial" w:cs="Arial"/>
          <w:color w:val="000000"/>
          <w:sz w:val="36"/>
          <w:szCs w:val="36"/>
          <w:lang w:bidi="hi-IN"/>
        </w:rPr>
        <w:t xml:space="preserve"> sarvajanAntarasthaM namAmi haMsaM paramAtmarUpaM || 4</w:t>
      </w:r>
    </w:p>
    <w:p w14:paraId="78BA3D7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BD3FBA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haqMsa haqMsAya# viqdmah</w:t>
      </w:r>
      <w:r w:rsidR="00665208">
        <w:rPr>
          <w:rFonts w:ascii="Arial" w:hAnsi="Arial" w:cs="Arial"/>
          <w:color w:val="000000"/>
          <w:sz w:val="36"/>
          <w:szCs w:val="36"/>
          <w:lang w:bidi="hi-IN"/>
        </w:rPr>
        <w:t>E</w:t>
      </w:r>
      <w:r>
        <w:rPr>
          <w:rFonts w:ascii="Arial" w:hAnsi="Arial" w:cs="Arial"/>
          <w:color w:val="000000"/>
          <w:sz w:val="36"/>
          <w:szCs w:val="36"/>
          <w:lang w:bidi="hi-IN"/>
        </w:rPr>
        <w:t># paramahaqMsAya# dhImahi | tann</w:t>
      </w:r>
      <w:r w:rsidR="00665208">
        <w:rPr>
          <w:rFonts w:ascii="Arial" w:hAnsi="Arial" w:cs="Arial"/>
          <w:color w:val="000000"/>
          <w:sz w:val="36"/>
          <w:szCs w:val="36"/>
          <w:lang w:bidi="hi-IN"/>
        </w:rPr>
        <w:t>O</w:t>
      </w:r>
      <w:r>
        <w:rPr>
          <w:rFonts w:ascii="Arial" w:hAnsi="Arial" w:cs="Arial"/>
          <w:color w:val="000000"/>
          <w:sz w:val="36"/>
          <w:szCs w:val="36"/>
          <w:lang w:bidi="hi-IN"/>
        </w:rPr>
        <w:t># haMsaH prac</w:t>
      </w:r>
      <w:r w:rsidR="00665208">
        <w:rPr>
          <w:rFonts w:ascii="Arial" w:hAnsi="Arial" w:cs="Arial"/>
          <w:color w:val="000000"/>
          <w:sz w:val="36"/>
          <w:szCs w:val="36"/>
          <w:lang w:bidi="hi-IN"/>
        </w:rPr>
        <w:t>O</w:t>
      </w:r>
      <w:r>
        <w:rPr>
          <w:rFonts w:ascii="Arial" w:hAnsi="Arial" w:cs="Arial"/>
          <w:color w:val="000000"/>
          <w:sz w:val="36"/>
          <w:szCs w:val="36"/>
          <w:lang w:bidi="hi-IN"/>
        </w:rPr>
        <w:t>qdayA$t || 5</w:t>
      </w:r>
    </w:p>
    <w:p w14:paraId="2E6938C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(iti trivAraM japitvA)</w:t>
      </w:r>
    </w:p>
    <w:p w14:paraId="15B3728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haMsa haqMs</w:t>
      </w:r>
      <w:r w:rsidR="00665208">
        <w:rPr>
          <w:rFonts w:ascii="Arial" w:hAnsi="Arial" w:cs="Arial"/>
          <w:color w:val="000000"/>
          <w:sz w:val="36"/>
          <w:szCs w:val="36"/>
          <w:lang w:bidi="hi-IN"/>
        </w:rPr>
        <w:t>E</w:t>
      </w:r>
      <w:r>
        <w:rPr>
          <w:rFonts w:ascii="Arial" w:hAnsi="Arial" w:cs="Arial"/>
          <w:color w:val="000000"/>
          <w:sz w:val="36"/>
          <w:szCs w:val="36"/>
          <w:lang w:bidi="hi-IN"/>
        </w:rPr>
        <w:t>ti y</w:t>
      </w:r>
      <w:r w:rsidR="00665208">
        <w:rPr>
          <w:rFonts w:ascii="Arial" w:hAnsi="Arial" w:cs="Arial"/>
          <w:color w:val="000000"/>
          <w:sz w:val="36"/>
          <w:szCs w:val="36"/>
          <w:lang w:bidi="hi-IN"/>
        </w:rPr>
        <w:t>O</w:t>
      </w:r>
      <w:r>
        <w:rPr>
          <w:rFonts w:ascii="Arial" w:hAnsi="Arial" w:cs="Arial"/>
          <w:color w:val="000000"/>
          <w:sz w:val="36"/>
          <w:szCs w:val="36"/>
          <w:lang w:bidi="hi-IN"/>
        </w:rPr>
        <w:t xml:space="preserve"> brUyAd haMs</w:t>
      </w:r>
      <w:r w:rsidR="00665208">
        <w:rPr>
          <w:rFonts w:ascii="Arial" w:hAnsi="Arial" w:cs="Arial"/>
          <w:color w:val="000000"/>
          <w:sz w:val="36"/>
          <w:szCs w:val="36"/>
          <w:lang w:bidi="hi-IN"/>
        </w:rPr>
        <w:t>O</w:t>
      </w:r>
      <w:r>
        <w:rPr>
          <w:rFonts w:ascii="Arial" w:hAnsi="Arial" w:cs="Arial"/>
          <w:color w:val="000000"/>
          <w:sz w:val="36"/>
          <w:szCs w:val="36"/>
          <w:lang w:bidi="hi-IN"/>
        </w:rPr>
        <w:t xml:space="preserve"> (brUyAddhaMs</w:t>
      </w:r>
      <w:r w:rsidR="00665208">
        <w:rPr>
          <w:rFonts w:ascii="Arial" w:hAnsi="Arial" w:cs="Arial"/>
          <w:color w:val="000000"/>
          <w:sz w:val="36"/>
          <w:szCs w:val="36"/>
          <w:lang w:bidi="hi-IN"/>
        </w:rPr>
        <w:t>O</w:t>
      </w:r>
      <w:r>
        <w:rPr>
          <w:rFonts w:ascii="Arial" w:hAnsi="Arial" w:cs="Arial"/>
          <w:color w:val="000000"/>
          <w:sz w:val="36"/>
          <w:szCs w:val="36"/>
          <w:lang w:bidi="hi-IN"/>
        </w:rPr>
        <w:t xml:space="preserve">) nAma sadASivaH | </w:t>
      </w:r>
    </w:p>
    <w:p w14:paraId="203E394E" w14:textId="77777777" w:rsidR="00D91D60" w:rsidRDefault="00665208" w:rsidP="00A1582D">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E</w:t>
      </w:r>
      <w:r w:rsidR="00D91D60">
        <w:rPr>
          <w:rFonts w:ascii="Arial" w:hAnsi="Arial" w:cs="Arial"/>
          <w:color w:val="000000"/>
          <w:sz w:val="36"/>
          <w:szCs w:val="36"/>
          <w:lang w:bidi="hi-IN"/>
        </w:rPr>
        <w:t>vaM nyAsa vidhiM kRutvA tataH saMpuTamAraB</w:t>
      </w:r>
      <w:r>
        <w:rPr>
          <w:rFonts w:ascii="Arial" w:hAnsi="Arial" w:cs="Arial"/>
          <w:color w:val="000000"/>
          <w:sz w:val="36"/>
          <w:szCs w:val="36"/>
          <w:lang w:bidi="hi-IN"/>
        </w:rPr>
        <w:t>E</w:t>
      </w:r>
      <w:r w:rsidR="00D91D60">
        <w:rPr>
          <w:rFonts w:ascii="Arial" w:hAnsi="Arial" w:cs="Arial"/>
          <w:color w:val="000000"/>
          <w:sz w:val="36"/>
          <w:szCs w:val="36"/>
          <w:lang w:bidi="hi-IN"/>
        </w:rPr>
        <w:t>t || 6</w:t>
      </w:r>
    </w:p>
    <w:p w14:paraId="0E29340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DBD264A" w14:textId="49E67851" w:rsidR="00D91D60" w:rsidRPr="0001410C" w:rsidRDefault="00AE620A" w:rsidP="00D91D60">
      <w:pPr>
        <w:autoSpaceDE w:val="0"/>
        <w:autoSpaceDN w:val="0"/>
        <w:adjustRightInd w:val="0"/>
        <w:spacing w:after="0" w:line="240" w:lineRule="auto"/>
        <w:rPr>
          <w:rFonts w:ascii="Arial" w:hAnsi="Arial" w:cs="Arial"/>
          <w:b/>
          <w:bCs/>
          <w:color w:val="000000"/>
          <w:sz w:val="36"/>
          <w:szCs w:val="36"/>
          <w:lang w:bidi="hi-IN"/>
        </w:rPr>
      </w:pPr>
      <w:r w:rsidRPr="0001410C">
        <w:rPr>
          <w:rFonts w:ascii="Arial" w:hAnsi="Arial" w:cs="Arial"/>
          <w:b/>
          <w:bCs/>
          <w:color w:val="000000"/>
          <w:sz w:val="36"/>
          <w:szCs w:val="36"/>
          <w:lang w:bidi="hi-IN"/>
        </w:rPr>
        <w:t>7</w:t>
      </w:r>
      <w:r w:rsidR="00D91D60" w:rsidRPr="0001410C">
        <w:rPr>
          <w:rFonts w:ascii="Arial" w:hAnsi="Arial" w:cs="Arial"/>
          <w:b/>
          <w:bCs/>
          <w:color w:val="000000"/>
          <w:sz w:val="36"/>
          <w:szCs w:val="36"/>
          <w:lang w:bidi="hi-IN"/>
        </w:rPr>
        <w:t>.2</w:t>
      </w:r>
      <w:r w:rsidR="00D91D60" w:rsidRPr="0001410C">
        <w:rPr>
          <w:rFonts w:ascii="Arial" w:hAnsi="Arial" w:cs="Arial"/>
          <w:b/>
          <w:bCs/>
          <w:color w:val="000000"/>
          <w:sz w:val="36"/>
          <w:szCs w:val="36"/>
          <w:lang w:bidi="hi-IN"/>
        </w:rPr>
        <w:tab/>
        <w:t>dik saMpuTanyAsaH</w:t>
      </w:r>
    </w:p>
    <w:p w14:paraId="3C72BE7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 xml:space="preserve">vatA - indraH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dik - pUrvaM</w:t>
      </w:r>
    </w:p>
    <w:p w14:paraId="1902F145" w14:textId="3D1422A4"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BUrBuvaqqssuvaqqr</w:t>
      </w:r>
      <w:r>
        <w:rPr>
          <w:rFonts w:ascii="Arial" w:hAnsi="Arial" w:cs="Arial"/>
          <w:color w:val="000000"/>
          <w:sz w:val="36"/>
          <w:szCs w:val="36"/>
          <w:lang w:bidi="hi-IN"/>
        </w:rPr>
        <w:t>OM</w:t>
      </w:r>
      <w:r w:rsidR="00D91D60">
        <w:rPr>
          <w:rFonts w:ascii="Arial" w:hAnsi="Arial" w:cs="Arial"/>
          <w:color w:val="000000"/>
          <w:sz w:val="36"/>
          <w:szCs w:val="36"/>
          <w:lang w:bidi="hi-IN"/>
        </w:rPr>
        <w:t xml:space="preserve"> | laM | </w:t>
      </w:r>
    </w:p>
    <w:p w14:paraId="20EEA37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trAqqtAraqqmindra#-maviqtAraqq-mindraq(gm)q hav</w:t>
      </w:r>
      <w:r w:rsidR="00665208">
        <w:rPr>
          <w:rFonts w:ascii="Arial" w:hAnsi="Arial" w:cs="Arial"/>
          <w:color w:val="000000"/>
          <w:sz w:val="36"/>
          <w:szCs w:val="36"/>
          <w:lang w:bidi="hi-IN"/>
        </w:rPr>
        <w:t>E</w:t>
      </w:r>
      <w:r>
        <w:rPr>
          <w:rFonts w:ascii="Arial" w:hAnsi="Arial" w:cs="Arial"/>
          <w:color w:val="000000"/>
          <w:sz w:val="36"/>
          <w:szCs w:val="36"/>
          <w:lang w:bidi="hi-IN"/>
        </w:rPr>
        <w:t># hav</w:t>
      </w:r>
      <w:r w:rsidR="00665208">
        <w:rPr>
          <w:rFonts w:ascii="Arial" w:hAnsi="Arial" w:cs="Arial"/>
          <w:color w:val="000000"/>
          <w:sz w:val="36"/>
          <w:szCs w:val="36"/>
          <w:lang w:bidi="hi-IN"/>
        </w:rPr>
        <w:t>E</w:t>
      </w:r>
      <w:r>
        <w:rPr>
          <w:rFonts w:ascii="Arial" w:hAnsi="Arial" w:cs="Arial"/>
          <w:color w:val="000000"/>
          <w:sz w:val="36"/>
          <w:szCs w:val="36"/>
          <w:lang w:bidi="hi-IN"/>
        </w:rPr>
        <w:t xml:space="preserve"> suqhavaq(gm)q SUraqmindra$M | </w:t>
      </w:r>
    </w:p>
    <w:p w14:paraId="7E018C9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huqv</w:t>
      </w:r>
      <w:r w:rsidR="00665208">
        <w:rPr>
          <w:rFonts w:ascii="Arial" w:hAnsi="Arial" w:cs="Arial"/>
          <w:color w:val="000000"/>
          <w:sz w:val="36"/>
          <w:szCs w:val="36"/>
          <w:lang w:bidi="hi-IN"/>
        </w:rPr>
        <w:t>E</w:t>
      </w:r>
      <w:r>
        <w:rPr>
          <w:rFonts w:ascii="Arial" w:hAnsi="Arial" w:cs="Arial"/>
          <w:color w:val="000000"/>
          <w:sz w:val="36"/>
          <w:szCs w:val="36"/>
          <w:lang w:bidi="hi-IN"/>
        </w:rPr>
        <w:t xml:space="preserve"> nu SaqkraM pu#ruhUqtamindra(gg)# svaqsti n</w:t>
      </w:r>
      <w:r w:rsidR="00665208">
        <w:rPr>
          <w:rFonts w:ascii="Arial" w:hAnsi="Arial" w:cs="Arial"/>
          <w:color w:val="000000"/>
          <w:sz w:val="36"/>
          <w:szCs w:val="36"/>
          <w:lang w:bidi="hi-IN"/>
        </w:rPr>
        <w:t>O</w:t>
      </w:r>
      <w:r>
        <w:rPr>
          <w:rFonts w:ascii="Arial" w:hAnsi="Arial" w:cs="Arial"/>
          <w:color w:val="000000"/>
          <w:sz w:val="36"/>
          <w:szCs w:val="36"/>
          <w:lang w:bidi="hi-IN"/>
        </w:rPr>
        <w:t xml:space="preserve"># maqGavA# dhaqqqtvindra#H || </w:t>
      </w:r>
    </w:p>
    <w:p w14:paraId="1C7BECA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laM indrAya vajrahastAya surAdhipatay</w:t>
      </w:r>
      <w:r w:rsidR="00665208">
        <w:rPr>
          <w:rFonts w:ascii="Arial" w:hAnsi="Arial" w:cs="Arial"/>
          <w:color w:val="000000"/>
          <w:sz w:val="36"/>
          <w:szCs w:val="36"/>
          <w:lang w:bidi="hi-IN"/>
        </w:rPr>
        <w:t>E</w:t>
      </w:r>
      <w:r>
        <w:rPr>
          <w:rFonts w:ascii="Arial" w:hAnsi="Arial" w:cs="Arial"/>
          <w:color w:val="000000"/>
          <w:sz w:val="36"/>
          <w:szCs w:val="36"/>
          <w:lang w:bidi="hi-IN"/>
        </w:rPr>
        <w:t xml:space="preserve"> airAvata vAhanAya sAMgAya sAyudhAya saSakti parivArAya umAmah</w:t>
      </w:r>
      <w:r w:rsidR="00665208">
        <w:rPr>
          <w:rFonts w:ascii="Arial" w:hAnsi="Arial" w:cs="Arial"/>
          <w:color w:val="000000"/>
          <w:sz w:val="36"/>
          <w:szCs w:val="36"/>
          <w:lang w:bidi="hi-IN"/>
        </w:rPr>
        <w:t>E</w:t>
      </w:r>
      <w:r>
        <w:rPr>
          <w:rFonts w:ascii="Arial" w:hAnsi="Arial" w:cs="Arial"/>
          <w:color w:val="000000"/>
          <w:sz w:val="36"/>
          <w:szCs w:val="36"/>
          <w:lang w:bidi="hi-IN"/>
        </w:rPr>
        <w:t xml:space="preserve">Svara pAr^^ShadAya namaH | laM indrAya namaH | </w:t>
      </w:r>
    </w:p>
    <w:p w14:paraId="5931998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pUrva digBAg</w:t>
      </w:r>
      <w:r w:rsidR="00665208">
        <w:rPr>
          <w:rFonts w:ascii="Arial" w:hAnsi="Arial" w:cs="Arial"/>
          <w:color w:val="000000"/>
          <w:sz w:val="36"/>
          <w:szCs w:val="36"/>
          <w:lang w:bidi="hi-IN"/>
        </w:rPr>
        <w:t>E</w:t>
      </w:r>
      <w:r>
        <w:rPr>
          <w:rFonts w:ascii="Arial" w:hAnsi="Arial" w:cs="Arial"/>
          <w:color w:val="000000"/>
          <w:sz w:val="36"/>
          <w:szCs w:val="36"/>
          <w:lang w:bidi="hi-IN"/>
        </w:rPr>
        <w:t xml:space="preserve"> (lalATasthAn</w:t>
      </w:r>
      <w:r w:rsidR="00665208">
        <w:rPr>
          <w:rFonts w:ascii="Arial" w:hAnsi="Arial" w:cs="Arial"/>
          <w:color w:val="000000"/>
          <w:sz w:val="36"/>
          <w:szCs w:val="36"/>
          <w:lang w:bidi="hi-IN"/>
        </w:rPr>
        <w:t>E</w:t>
      </w:r>
      <w:r>
        <w:rPr>
          <w:rFonts w:ascii="Arial" w:hAnsi="Arial" w:cs="Arial"/>
          <w:color w:val="000000"/>
          <w:sz w:val="36"/>
          <w:szCs w:val="36"/>
          <w:lang w:bidi="hi-IN"/>
        </w:rPr>
        <w:t>) indraH suprIt</w:t>
      </w:r>
      <w:r w:rsidR="00665208">
        <w:rPr>
          <w:rFonts w:ascii="Arial" w:hAnsi="Arial" w:cs="Arial"/>
          <w:color w:val="000000"/>
          <w:sz w:val="36"/>
          <w:szCs w:val="36"/>
          <w:lang w:bidi="hi-IN"/>
        </w:rPr>
        <w:t>O</w:t>
      </w:r>
      <w:r>
        <w:rPr>
          <w:rFonts w:ascii="Arial" w:hAnsi="Arial" w:cs="Arial"/>
          <w:color w:val="000000"/>
          <w:sz w:val="36"/>
          <w:szCs w:val="36"/>
          <w:lang w:bidi="hi-IN"/>
        </w:rPr>
        <w:t xml:space="preserve"> varad</w:t>
      </w:r>
      <w:r w:rsidR="00665208">
        <w:rPr>
          <w:rFonts w:ascii="Arial" w:hAnsi="Arial" w:cs="Arial"/>
          <w:color w:val="000000"/>
          <w:sz w:val="36"/>
          <w:szCs w:val="36"/>
          <w:lang w:bidi="hi-IN"/>
        </w:rPr>
        <w:t>O</w:t>
      </w:r>
      <w:r>
        <w:rPr>
          <w:rFonts w:ascii="Arial" w:hAnsi="Arial" w:cs="Arial"/>
          <w:color w:val="000000"/>
          <w:sz w:val="36"/>
          <w:szCs w:val="36"/>
          <w:lang w:bidi="hi-IN"/>
        </w:rPr>
        <w:t xml:space="preserve"> Bavatu | 1</w:t>
      </w:r>
    </w:p>
    <w:p w14:paraId="5EDCB7D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 xml:space="preserve">vatA- agniH </w:t>
      </w:r>
      <w:r>
        <w:rPr>
          <w:rFonts w:ascii="Arial" w:hAnsi="Arial" w:cs="Arial"/>
          <w:color w:val="000000"/>
          <w:sz w:val="36"/>
          <w:szCs w:val="36"/>
          <w:lang w:bidi="hi-IN"/>
        </w:rPr>
        <w:tab/>
        <w:t xml:space="preserve"> dik- dakShiNapUrvaM (Agn</w:t>
      </w:r>
      <w:r w:rsidR="00665208">
        <w:rPr>
          <w:rFonts w:ascii="Arial" w:hAnsi="Arial" w:cs="Arial"/>
          <w:color w:val="000000"/>
          <w:sz w:val="36"/>
          <w:szCs w:val="36"/>
          <w:lang w:bidi="hi-IN"/>
        </w:rPr>
        <w:t>E</w:t>
      </w:r>
      <w:r>
        <w:rPr>
          <w:rFonts w:ascii="Arial" w:hAnsi="Arial" w:cs="Arial"/>
          <w:color w:val="000000"/>
          <w:sz w:val="36"/>
          <w:szCs w:val="36"/>
          <w:lang w:bidi="hi-IN"/>
        </w:rPr>
        <w:t>ya dik)</w:t>
      </w:r>
    </w:p>
    <w:p w14:paraId="5485E2D0" w14:textId="48746D51"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BUrBuvaqssuvaqr</w:t>
      </w:r>
      <w:r>
        <w:rPr>
          <w:rFonts w:ascii="Arial" w:hAnsi="Arial" w:cs="Arial"/>
          <w:color w:val="000000"/>
          <w:sz w:val="36"/>
          <w:szCs w:val="36"/>
          <w:lang w:bidi="hi-IN"/>
        </w:rPr>
        <w:t>OM</w:t>
      </w:r>
      <w:r w:rsidR="00D91D60">
        <w:rPr>
          <w:rFonts w:ascii="Arial" w:hAnsi="Arial" w:cs="Arial"/>
          <w:color w:val="000000"/>
          <w:sz w:val="36"/>
          <w:szCs w:val="36"/>
          <w:lang w:bidi="hi-IN"/>
        </w:rPr>
        <w:t xml:space="preserve"> | raM | </w:t>
      </w:r>
    </w:p>
    <w:p w14:paraId="2F5B1D6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tvann</w:t>
      </w:r>
      <w:r w:rsidR="00665208">
        <w:rPr>
          <w:rFonts w:ascii="Arial" w:hAnsi="Arial" w:cs="Arial"/>
          <w:color w:val="000000"/>
          <w:sz w:val="36"/>
          <w:szCs w:val="36"/>
          <w:lang w:bidi="hi-IN"/>
        </w:rPr>
        <w:t>O</w:t>
      </w:r>
      <w:r>
        <w:rPr>
          <w:rFonts w:ascii="Arial" w:hAnsi="Arial" w:cs="Arial"/>
          <w:color w:val="000000"/>
          <w:sz w:val="36"/>
          <w:szCs w:val="36"/>
          <w:lang w:bidi="hi-IN"/>
        </w:rPr>
        <w:t># agn</w:t>
      </w:r>
      <w:r w:rsidR="00665208">
        <w:rPr>
          <w:rFonts w:ascii="Arial" w:hAnsi="Arial" w:cs="Arial"/>
          <w:color w:val="000000"/>
          <w:sz w:val="36"/>
          <w:szCs w:val="36"/>
          <w:lang w:bidi="hi-IN"/>
        </w:rPr>
        <w:t>E</w:t>
      </w:r>
      <w:r>
        <w:rPr>
          <w:rFonts w:ascii="Arial" w:hAnsi="Arial" w:cs="Arial"/>
          <w:color w:val="000000"/>
          <w:sz w:val="36"/>
          <w:szCs w:val="36"/>
          <w:lang w:bidi="hi-IN"/>
        </w:rPr>
        <w:t>q varu#Nasya viqdvAn d</w:t>
      </w:r>
      <w:r w:rsidR="00665208">
        <w:rPr>
          <w:rFonts w:ascii="Arial" w:hAnsi="Arial" w:cs="Arial"/>
          <w:color w:val="000000"/>
          <w:sz w:val="36"/>
          <w:szCs w:val="36"/>
          <w:lang w:bidi="hi-IN"/>
        </w:rPr>
        <w:t>E</w:t>
      </w:r>
      <w:r>
        <w:rPr>
          <w:rFonts w:ascii="Arial" w:hAnsi="Arial" w:cs="Arial"/>
          <w:color w:val="000000"/>
          <w:sz w:val="36"/>
          <w:szCs w:val="36"/>
          <w:lang w:bidi="hi-IN"/>
        </w:rPr>
        <w:t>qvasyaq h</w:t>
      </w:r>
      <w:r w:rsidR="00665208">
        <w:rPr>
          <w:rFonts w:ascii="Arial" w:hAnsi="Arial" w:cs="Arial"/>
          <w:color w:val="000000"/>
          <w:sz w:val="36"/>
          <w:szCs w:val="36"/>
          <w:lang w:bidi="hi-IN"/>
        </w:rPr>
        <w:t>E</w:t>
      </w:r>
      <w:r>
        <w:rPr>
          <w:rFonts w:ascii="Arial" w:hAnsi="Arial" w:cs="Arial"/>
          <w:color w:val="000000"/>
          <w:sz w:val="36"/>
          <w:szCs w:val="36"/>
          <w:lang w:bidi="hi-IN"/>
        </w:rPr>
        <w:t>D</w:t>
      </w:r>
      <w:r w:rsidR="00665208">
        <w:rPr>
          <w:rFonts w:ascii="Arial" w:hAnsi="Arial" w:cs="Arial"/>
          <w:color w:val="000000"/>
          <w:sz w:val="36"/>
          <w:szCs w:val="36"/>
          <w:lang w:bidi="hi-IN"/>
        </w:rPr>
        <w:t>O</w:t>
      </w:r>
      <w:r>
        <w:rPr>
          <w:rFonts w:ascii="Arial" w:hAnsi="Arial" w:cs="Arial"/>
          <w:color w:val="000000"/>
          <w:sz w:val="36"/>
          <w:szCs w:val="36"/>
          <w:lang w:bidi="hi-IN"/>
        </w:rPr>
        <w:t xml:space="preserve">&amp;va# yAsisIShThAH | </w:t>
      </w:r>
    </w:p>
    <w:p w14:paraId="5582E79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yaji#ShTh</w:t>
      </w:r>
      <w:r w:rsidR="00665208">
        <w:rPr>
          <w:rFonts w:ascii="Arial" w:hAnsi="Arial" w:cs="Arial"/>
          <w:color w:val="000000"/>
          <w:sz w:val="36"/>
          <w:szCs w:val="36"/>
          <w:lang w:bidi="hi-IN"/>
        </w:rPr>
        <w:t>O</w:t>
      </w:r>
      <w:r>
        <w:rPr>
          <w:rFonts w:ascii="Arial" w:hAnsi="Arial" w:cs="Arial"/>
          <w:color w:val="000000"/>
          <w:sz w:val="36"/>
          <w:szCs w:val="36"/>
          <w:lang w:bidi="hi-IN"/>
        </w:rPr>
        <w:t>q vahni#tamaqH S</w:t>
      </w:r>
      <w:r w:rsidR="00665208">
        <w:rPr>
          <w:rFonts w:ascii="Arial" w:hAnsi="Arial" w:cs="Arial"/>
          <w:color w:val="000000"/>
          <w:sz w:val="36"/>
          <w:szCs w:val="36"/>
          <w:lang w:bidi="hi-IN"/>
        </w:rPr>
        <w:t>O</w:t>
      </w:r>
      <w:r>
        <w:rPr>
          <w:rFonts w:ascii="Arial" w:hAnsi="Arial" w:cs="Arial"/>
          <w:color w:val="000000"/>
          <w:sz w:val="36"/>
          <w:szCs w:val="36"/>
          <w:lang w:bidi="hi-IN"/>
        </w:rPr>
        <w:t>Su#cAn</w:t>
      </w:r>
      <w:r w:rsidR="00665208">
        <w:rPr>
          <w:rFonts w:ascii="Arial" w:hAnsi="Arial" w:cs="Arial"/>
          <w:color w:val="000000"/>
          <w:sz w:val="36"/>
          <w:szCs w:val="36"/>
          <w:lang w:bidi="hi-IN"/>
        </w:rPr>
        <w:t>O</w:t>
      </w:r>
      <w:r>
        <w:rPr>
          <w:rFonts w:ascii="Arial" w:hAnsi="Arial" w:cs="Arial"/>
          <w:color w:val="000000"/>
          <w:sz w:val="36"/>
          <w:szCs w:val="36"/>
          <w:lang w:bidi="hi-IN"/>
        </w:rPr>
        <w:t>q viSvAq dv</w:t>
      </w:r>
      <w:r w:rsidR="00665208">
        <w:rPr>
          <w:rFonts w:ascii="Arial" w:hAnsi="Arial" w:cs="Arial"/>
          <w:color w:val="000000"/>
          <w:sz w:val="36"/>
          <w:szCs w:val="36"/>
          <w:lang w:bidi="hi-IN"/>
        </w:rPr>
        <w:t>E</w:t>
      </w:r>
      <w:r>
        <w:rPr>
          <w:rFonts w:ascii="Arial" w:hAnsi="Arial" w:cs="Arial"/>
          <w:color w:val="000000"/>
          <w:sz w:val="36"/>
          <w:szCs w:val="36"/>
          <w:lang w:bidi="hi-IN"/>
        </w:rPr>
        <w:t xml:space="preserve">ShA(gm)#siq pramu#mugddhyaqsmat || </w:t>
      </w:r>
    </w:p>
    <w:p w14:paraId="19FB14B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055DB2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raM agnay</w:t>
      </w:r>
      <w:r w:rsidR="00665208">
        <w:rPr>
          <w:rFonts w:ascii="Arial" w:hAnsi="Arial" w:cs="Arial"/>
          <w:color w:val="000000"/>
          <w:sz w:val="36"/>
          <w:szCs w:val="36"/>
          <w:lang w:bidi="hi-IN"/>
        </w:rPr>
        <w:t>E</w:t>
      </w:r>
      <w:r>
        <w:rPr>
          <w:rFonts w:ascii="Arial" w:hAnsi="Arial" w:cs="Arial"/>
          <w:color w:val="000000"/>
          <w:sz w:val="36"/>
          <w:szCs w:val="36"/>
          <w:lang w:bidi="hi-IN"/>
        </w:rPr>
        <w:t xml:space="preserve"> SaktihastAya t</w:t>
      </w:r>
      <w:r w:rsidR="00665208">
        <w:rPr>
          <w:rFonts w:ascii="Arial" w:hAnsi="Arial" w:cs="Arial"/>
          <w:color w:val="000000"/>
          <w:sz w:val="36"/>
          <w:szCs w:val="36"/>
          <w:lang w:bidi="hi-IN"/>
        </w:rPr>
        <w:t>E</w:t>
      </w:r>
      <w:r>
        <w:rPr>
          <w:rFonts w:ascii="Arial" w:hAnsi="Arial" w:cs="Arial"/>
          <w:color w:val="000000"/>
          <w:sz w:val="36"/>
          <w:szCs w:val="36"/>
          <w:lang w:bidi="hi-IN"/>
        </w:rPr>
        <w:t>j</w:t>
      </w:r>
      <w:r w:rsidR="00665208">
        <w:rPr>
          <w:rFonts w:ascii="Arial" w:hAnsi="Arial" w:cs="Arial"/>
          <w:color w:val="000000"/>
          <w:sz w:val="36"/>
          <w:szCs w:val="36"/>
          <w:lang w:bidi="hi-IN"/>
        </w:rPr>
        <w:t>O</w:t>
      </w:r>
      <w:r>
        <w:rPr>
          <w:rFonts w:ascii="Arial" w:hAnsi="Arial" w:cs="Arial"/>
          <w:color w:val="000000"/>
          <w:sz w:val="36"/>
          <w:szCs w:val="36"/>
          <w:lang w:bidi="hi-IN"/>
        </w:rPr>
        <w:t>&amp;dhipatay</w:t>
      </w:r>
      <w:r w:rsidR="00665208">
        <w:rPr>
          <w:rFonts w:ascii="Arial" w:hAnsi="Arial" w:cs="Arial"/>
          <w:color w:val="000000"/>
          <w:sz w:val="36"/>
          <w:szCs w:val="36"/>
          <w:lang w:bidi="hi-IN"/>
        </w:rPr>
        <w:t>E</w:t>
      </w:r>
      <w:r>
        <w:rPr>
          <w:rFonts w:ascii="Arial" w:hAnsi="Arial" w:cs="Arial"/>
          <w:color w:val="000000"/>
          <w:sz w:val="36"/>
          <w:szCs w:val="36"/>
          <w:lang w:bidi="hi-IN"/>
        </w:rPr>
        <w:t xml:space="preserve"> ajavAhanAya sAMgAya sAyudhAya saSakti parivArAya umAmah</w:t>
      </w:r>
      <w:r w:rsidR="00665208">
        <w:rPr>
          <w:rFonts w:ascii="Arial" w:hAnsi="Arial" w:cs="Arial"/>
          <w:color w:val="000000"/>
          <w:sz w:val="36"/>
          <w:szCs w:val="36"/>
          <w:lang w:bidi="hi-IN"/>
        </w:rPr>
        <w:t>E</w:t>
      </w:r>
      <w:r>
        <w:rPr>
          <w:rFonts w:ascii="Arial" w:hAnsi="Arial" w:cs="Arial"/>
          <w:color w:val="000000"/>
          <w:sz w:val="36"/>
          <w:szCs w:val="36"/>
          <w:lang w:bidi="hi-IN"/>
        </w:rPr>
        <w:t>Svara pAr^^ShadAya namaH | raM agnay</w:t>
      </w:r>
      <w:r w:rsidR="00665208">
        <w:rPr>
          <w:rFonts w:ascii="Arial" w:hAnsi="Arial" w:cs="Arial"/>
          <w:color w:val="000000"/>
          <w:sz w:val="36"/>
          <w:szCs w:val="36"/>
          <w:lang w:bidi="hi-IN"/>
        </w:rPr>
        <w:t>E</w:t>
      </w:r>
      <w:r>
        <w:rPr>
          <w:rFonts w:ascii="Arial" w:hAnsi="Arial" w:cs="Arial"/>
          <w:color w:val="000000"/>
          <w:sz w:val="36"/>
          <w:szCs w:val="36"/>
          <w:lang w:bidi="hi-IN"/>
        </w:rPr>
        <w:t xml:space="preserve"> namaH | Agn</w:t>
      </w:r>
      <w:r w:rsidR="00665208">
        <w:rPr>
          <w:rFonts w:ascii="Arial" w:hAnsi="Arial" w:cs="Arial"/>
          <w:color w:val="000000"/>
          <w:sz w:val="36"/>
          <w:szCs w:val="36"/>
          <w:lang w:bidi="hi-IN"/>
        </w:rPr>
        <w:t>E</w:t>
      </w:r>
      <w:r>
        <w:rPr>
          <w:rFonts w:ascii="Arial" w:hAnsi="Arial" w:cs="Arial"/>
          <w:color w:val="000000"/>
          <w:sz w:val="36"/>
          <w:szCs w:val="36"/>
          <w:lang w:bidi="hi-IN"/>
        </w:rPr>
        <w:t>ya digBAg</w:t>
      </w:r>
      <w:r w:rsidR="00665208">
        <w:rPr>
          <w:rFonts w:ascii="Arial" w:hAnsi="Arial" w:cs="Arial"/>
          <w:color w:val="000000"/>
          <w:sz w:val="36"/>
          <w:szCs w:val="36"/>
          <w:lang w:bidi="hi-IN"/>
        </w:rPr>
        <w:t>E</w:t>
      </w:r>
      <w:r>
        <w:rPr>
          <w:rFonts w:ascii="Arial" w:hAnsi="Arial" w:cs="Arial"/>
          <w:color w:val="000000"/>
          <w:sz w:val="36"/>
          <w:szCs w:val="36"/>
          <w:lang w:bidi="hi-IN"/>
        </w:rPr>
        <w:t xml:space="preserve"> (n</w:t>
      </w:r>
      <w:r w:rsidR="00665208">
        <w:rPr>
          <w:rFonts w:ascii="Arial" w:hAnsi="Arial" w:cs="Arial"/>
          <w:color w:val="000000"/>
          <w:sz w:val="36"/>
          <w:szCs w:val="36"/>
          <w:lang w:bidi="hi-IN"/>
        </w:rPr>
        <w:t>E</w:t>
      </w:r>
      <w:r>
        <w:rPr>
          <w:rFonts w:ascii="Arial" w:hAnsi="Arial" w:cs="Arial"/>
          <w:color w:val="000000"/>
          <w:sz w:val="36"/>
          <w:szCs w:val="36"/>
          <w:lang w:bidi="hi-IN"/>
        </w:rPr>
        <w:t>trasthAn</w:t>
      </w:r>
      <w:r w:rsidR="00665208">
        <w:rPr>
          <w:rFonts w:ascii="Arial" w:hAnsi="Arial" w:cs="Arial"/>
          <w:color w:val="000000"/>
          <w:sz w:val="36"/>
          <w:szCs w:val="36"/>
          <w:lang w:bidi="hi-IN"/>
        </w:rPr>
        <w:t>E</w:t>
      </w:r>
      <w:r>
        <w:rPr>
          <w:rFonts w:ascii="Arial" w:hAnsi="Arial" w:cs="Arial"/>
          <w:color w:val="000000"/>
          <w:sz w:val="36"/>
          <w:szCs w:val="36"/>
          <w:lang w:bidi="hi-IN"/>
        </w:rPr>
        <w:t>) agniH suprIt</w:t>
      </w:r>
      <w:r w:rsidR="00665208">
        <w:rPr>
          <w:rFonts w:ascii="Arial" w:hAnsi="Arial" w:cs="Arial"/>
          <w:color w:val="000000"/>
          <w:sz w:val="36"/>
          <w:szCs w:val="36"/>
          <w:lang w:bidi="hi-IN"/>
        </w:rPr>
        <w:t>O</w:t>
      </w:r>
      <w:r>
        <w:rPr>
          <w:rFonts w:ascii="Arial" w:hAnsi="Arial" w:cs="Arial"/>
          <w:color w:val="000000"/>
          <w:sz w:val="36"/>
          <w:szCs w:val="36"/>
          <w:lang w:bidi="hi-IN"/>
        </w:rPr>
        <w:t xml:space="preserve"> varad</w:t>
      </w:r>
      <w:r w:rsidR="00665208">
        <w:rPr>
          <w:rFonts w:ascii="Arial" w:hAnsi="Arial" w:cs="Arial"/>
          <w:color w:val="000000"/>
          <w:sz w:val="36"/>
          <w:szCs w:val="36"/>
          <w:lang w:bidi="hi-IN"/>
        </w:rPr>
        <w:t>O</w:t>
      </w:r>
      <w:r>
        <w:rPr>
          <w:rFonts w:ascii="Arial" w:hAnsi="Arial" w:cs="Arial"/>
          <w:color w:val="000000"/>
          <w:sz w:val="36"/>
          <w:szCs w:val="36"/>
          <w:lang w:bidi="hi-IN"/>
        </w:rPr>
        <w:t xml:space="preserve"> Bavatu | 2</w:t>
      </w:r>
    </w:p>
    <w:p w14:paraId="08C4ABD4" w14:textId="77777777" w:rsidR="00A1582D" w:rsidRDefault="00A1582D" w:rsidP="00D91D60">
      <w:pPr>
        <w:autoSpaceDE w:val="0"/>
        <w:autoSpaceDN w:val="0"/>
        <w:adjustRightInd w:val="0"/>
        <w:spacing w:after="0" w:line="240" w:lineRule="auto"/>
        <w:rPr>
          <w:rFonts w:ascii="Arial" w:hAnsi="Arial" w:cs="Arial"/>
          <w:color w:val="000000"/>
          <w:sz w:val="36"/>
          <w:szCs w:val="36"/>
          <w:lang w:bidi="hi-IN"/>
        </w:rPr>
      </w:pPr>
    </w:p>
    <w:p w14:paraId="7C009CE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 xml:space="preserve">vatA- yamaH </w:t>
      </w:r>
      <w:r>
        <w:rPr>
          <w:rFonts w:ascii="Arial" w:hAnsi="Arial" w:cs="Arial"/>
          <w:color w:val="000000"/>
          <w:sz w:val="36"/>
          <w:szCs w:val="36"/>
          <w:lang w:bidi="hi-IN"/>
        </w:rPr>
        <w:tab/>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dik - dakShiNaM</w:t>
      </w:r>
    </w:p>
    <w:p w14:paraId="3E8F8522" w14:textId="1C5B5D91"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BUrBuvaqssuvaqr</w:t>
      </w:r>
      <w:r>
        <w:rPr>
          <w:rFonts w:ascii="Arial" w:hAnsi="Arial" w:cs="Arial"/>
          <w:color w:val="000000"/>
          <w:sz w:val="36"/>
          <w:szCs w:val="36"/>
          <w:lang w:bidi="hi-IN"/>
        </w:rPr>
        <w:t>OM</w:t>
      </w:r>
      <w:r w:rsidR="00D91D60">
        <w:rPr>
          <w:rFonts w:ascii="Arial" w:hAnsi="Arial" w:cs="Arial"/>
          <w:color w:val="000000"/>
          <w:sz w:val="36"/>
          <w:szCs w:val="36"/>
          <w:lang w:bidi="hi-IN"/>
        </w:rPr>
        <w:t xml:space="preserve"> | haM | </w:t>
      </w:r>
    </w:p>
    <w:p w14:paraId="22F34D1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suqgannaqH panthAqmaBa#yaM kRuN</w:t>
      </w:r>
      <w:r w:rsidR="00665208">
        <w:rPr>
          <w:rFonts w:ascii="Arial" w:hAnsi="Arial" w:cs="Arial"/>
          <w:color w:val="000000"/>
          <w:sz w:val="36"/>
          <w:szCs w:val="36"/>
          <w:lang w:bidi="hi-IN"/>
        </w:rPr>
        <w:t>O</w:t>
      </w:r>
      <w:r>
        <w:rPr>
          <w:rFonts w:ascii="Arial" w:hAnsi="Arial" w:cs="Arial"/>
          <w:color w:val="000000"/>
          <w:sz w:val="36"/>
          <w:szCs w:val="36"/>
          <w:lang w:bidi="hi-IN"/>
        </w:rPr>
        <w:t>tu | yasmiqnnakSha#tr</w:t>
      </w:r>
      <w:r w:rsidR="00665208">
        <w:rPr>
          <w:rFonts w:ascii="Arial" w:hAnsi="Arial" w:cs="Arial"/>
          <w:color w:val="000000"/>
          <w:sz w:val="36"/>
          <w:szCs w:val="36"/>
          <w:lang w:bidi="hi-IN"/>
        </w:rPr>
        <w:t>E</w:t>
      </w:r>
      <w:r>
        <w:rPr>
          <w:rFonts w:ascii="Arial" w:hAnsi="Arial" w:cs="Arial"/>
          <w:color w:val="000000"/>
          <w:sz w:val="36"/>
          <w:szCs w:val="36"/>
          <w:lang w:bidi="hi-IN"/>
        </w:rPr>
        <w:t xml:space="preserve"> yaqma </w:t>
      </w:r>
      <w:r w:rsidR="00665208">
        <w:rPr>
          <w:rFonts w:ascii="Arial" w:hAnsi="Arial" w:cs="Arial"/>
          <w:color w:val="000000"/>
          <w:sz w:val="36"/>
          <w:szCs w:val="36"/>
          <w:lang w:bidi="hi-IN"/>
        </w:rPr>
        <w:t>E</w:t>
      </w:r>
      <w:r>
        <w:rPr>
          <w:rFonts w:ascii="Arial" w:hAnsi="Arial" w:cs="Arial"/>
          <w:color w:val="000000"/>
          <w:sz w:val="36"/>
          <w:szCs w:val="36"/>
          <w:lang w:bidi="hi-IN"/>
        </w:rPr>
        <w:t xml:space="preserve">tiq rAjA$ | </w:t>
      </w:r>
    </w:p>
    <w:p w14:paraId="6AE0EF6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yasmi#nn</w:t>
      </w:r>
      <w:r w:rsidR="00665208">
        <w:rPr>
          <w:rFonts w:ascii="Arial" w:hAnsi="Arial" w:cs="Arial"/>
          <w:color w:val="000000"/>
          <w:sz w:val="36"/>
          <w:szCs w:val="36"/>
          <w:lang w:bidi="hi-IN"/>
        </w:rPr>
        <w:t>E</w:t>
      </w:r>
      <w:r>
        <w:rPr>
          <w:rFonts w:ascii="Arial" w:hAnsi="Arial" w:cs="Arial"/>
          <w:color w:val="000000"/>
          <w:sz w:val="36"/>
          <w:szCs w:val="36"/>
          <w:lang w:bidi="hi-IN"/>
        </w:rPr>
        <w:t>na-maqByaShi#~jcanta d</w:t>
      </w:r>
      <w:r w:rsidR="00665208">
        <w:rPr>
          <w:rFonts w:ascii="Arial" w:hAnsi="Arial" w:cs="Arial"/>
          <w:color w:val="000000"/>
          <w:sz w:val="36"/>
          <w:szCs w:val="36"/>
          <w:lang w:bidi="hi-IN"/>
        </w:rPr>
        <w:t>E</w:t>
      </w:r>
      <w:r>
        <w:rPr>
          <w:rFonts w:ascii="Arial" w:hAnsi="Arial" w:cs="Arial"/>
          <w:color w:val="000000"/>
          <w:sz w:val="36"/>
          <w:szCs w:val="36"/>
          <w:lang w:bidi="hi-IN"/>
        </w:rPr>
        <w:t xml:space="preserve">qvAH | tada#sya ciqtra(gm) haqviShA# yajAma | </w:t>
      </w:r>
    </w:p>
    <w:p w14:paraId="524D14E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apa# pAqpmAnaqM Bara#NI rBarantu | </w:t>
      </w:r>
    </w:p>
    <w:p w14:paraId="72282E6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haM yamAya daNDahastAya dharmAdhipatay</w:t>
      </w:r>
      <w:r w:rsidR="00665208">
        <w:rPr>
          <w:rFonts w:ascii="Arial" w:hAnsi="Arial" w:cs="Arial"/>
          <w:color w:val="000000"/>
          <w:sz w:val="36"/>
          <w:szCs w:val="36"/>
          <w:lang w:bidi="hi-IN"/>
        </w:rPr>
        <w:t>E</w:t>
      </w:r>
      <w:r>
        <w:rPr>
          <w:rFonts w:ascii="Arial" w:hAnsi="Arial" w:cs="Arial"/>
          <w:color w:val="000000"/>
          <w:sz w:val="36"/>
          <w:szCs w:val="36"/>
          <w:lang w:bidi="hi-IN"/>
        </w:rPr>
        <w:t xml:space="preserve"> mahiShavAhanAya sAMgAya sAyudhAya saSakti parivArAya umAmah</w:t>
      </w:r>
      <w:r w:rsidR="00665208">
        <w:rPr>
          <w:rFonts w:ascii="Arial" w:hAnsi="Arial" w:cs="Arial"/>
          <w:color w:val="000000"/>
          <w:sz w:val="36"/>
          <w:szCs w:val="36"/>
          <w:lang w:bidi="hi-IN"/>
        </w:rPr>
        <w:t>E</w:t>
      </w:r>
      <w:r>
        <w:rPr>
          <w:rFonts w:ascii="Arial" w:hAnsi="Arial" w:cs="Arial"/>
          <w:color w:val="000000"/>
          <w:sz w:val="36"/>
          <w:szCs w:val="36"/>
          <w:lang w:bidi="hi-IN"/>
        </w:rPr>
        <w:t>Svara pArShadAya namaH | haM yamAya namaH | dakShiNadigBAg</w:t>
      </w:r>
      <w:r w:rsidR="00665208">
        <w:rPr>
          <w:rFonts w:ascii="Arial" w:hAnsi="Arial" w:cs="Arial"/>
          <w:color w:val="000000"/>
          <w:sz w:val="36"/>
          <w:szCs w:val="36"/>
          <w:lang w:bidi="hi-IN"/>
        </w:rPr>
        <w:t>E</w:t>
      </w:r>
      <w:r>
        <w:rPr>
          <w:rFonts w:ascii="Arial" w:hAnsi="Arial" w:cs="Arial"/>
          <w:color w:val="000000"/>
          <w:sz w:val="36"/>
          <w:szCs w:val="36"/>
          <w:lang w:bidi="hi-IN"/>
        </w:rPr>
        <w:t xml:space="preserve"> (karNasthAn</w:t>
      </w:r>
      <w:r w:rsidR="00665208">
        <w:rPr>
          <w:rFonts w:ascii="Arial" w:hAnsi="Arial" w:cs="Arial"/>
          <w:color w:val="000000"/>
          <w:sz w:val="36"/>
          <w:szCs w:val="36"/>
          <w:lang w:bidi="hi-IN"/>
        </w:rPr>
        <w:t>E</w:t>
      </w:r>
      <w:r>
        <w:rPr>
          <w:rFonts w:ascii="Arial" w:hAnsi="Arial" w:cs="Arial"/>
          <w:color w:val="000000"/>
          <w:sz w:val="36"/>
          <w:szCs w:val="36"/>
          <w:lang w:bidi="hi-IN"/>
        </w:rPr>
        <w:t>) yamaH suprIt</w:t>
      </w:r>
      <w:r w:rsidR="00665208">
        <w:rPr>
          <w:rFonts w:ascii="Arial" w:hAnsi="Arial" w:cs="Arial"/>
          <w:color w:val="000000"/>
          <w:sz w:val="36"/>
          <w:szCs w:val="36"/>
          <w:lang w:bidi="hi-IN"/>
        </w:rPr>
        <w:t>O</w:t>
      </w:r>
      <w:r>
        <w:rPr>
          <w:rFonts w:ascii="Arial" w:hAnsi="Arial" w:cs="Arial"/>
          <w:color w:val="000000"/>
          <w:sz w:val="36"/>
          <w:szCs w:val="36"/>
          <w:lang w:bidi="hi-IN"/>
        </w:rPr>
        <w:t xml:space="preserve"> varad</w:t>
      </w:r>
      <w:r w:rsidR="00665208">
        <w:rPr>
          <w:rFonts w:ascii="Arial" w:hAnsi="Arial" w:cs="Arial"/>
          <w:color w:val="000000"/>
          <w:sz w:val="36"/>
          <w:szCs w:val="36"/>
          <w:lang w:bidi="hi-IN"/>
        </w:rPr>
        <w:t>O</w:t>
      </w:r>
      <w:r>
        <w:rPr>
          <w:rFonts w:ascii="Arial" w:hAnsi="Arial" w:cs="Arial"/>
          <w:color w:val="000000"/>
          <w:sz w:val="36"/>
          <w:szCs w:val="36"/>
          <w:lang w:bidi="hi-IN"/>
        </w:rPr>
        <w:t xml:space="preserve"> Bavatu | 3</w:t>
      </w:r>
    </w:p>
    <w:p w14:paraId="0A88CD49" w14:textId="77777777" w:rsidR="00A1582D" w:rsidRDefault="00A1582D" w:rsidP="00D91D60">
      <w:pPr>
        <w:autoSpaceDE w:val="0"/>
        <w:autoSpaceDN w:val="0"/>
        <w:adjustRightInd w:val="0"/>
        <w:spacing w:after="0" w:line="240" w:lineRule="auto"/>
        <w:rPr>
          <w:rFonts w:ascii="Arial" w:hAnsi="Arial" w:cs="Arial"/>
          <w:color w:val="000000"/>
          <w:sz w:val="36"/>
          <w:szCs w:val="36"/>
          <w:lang w:bidi="hi-IN"/>
        </w:rPr>
      </w:pPr>
    </w:p>
    <w:p w14:paraId="3D380EE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gramStart"/>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vatA-</w:t>
      </w:r>
      <w:proofErr w:type="gramEnd"/>
      <w:r>
        <w:rPr>
          <w:rFonts w:ascii="Arial" w:hAnsi="Arial" w:cs="Arial"/>
          <w:color w:val="000000"/>
          <w:sz w:val="36"/>
          <w:szCs w:val="36"/>
          <w:lang w:bidi="hi-IN"/>
        </w:rPr>
        <w:t xml:space="preserve"> nir.Ruti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 dik - dakShiNa paScimaM</w:t>
      </w:r>
    </w:p>
    <w:p w14:paraId="2AA0CCA0" w14:textId="512424DB"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BUrBuvaqssuvaqr</w:t>
      </w:r>
      <w:r>
        <w:rPr>
          <w:rFonts w:ascii="Arial" w:hAnsi="Arial" w:cs="Arial"/>
          <w:color w:val="000000"/>
          <w:sz w:val="36"/>
          <w:szCs w:val="36"/>
          <w:lang w:bidi="hi-IN"/>
        </w:rPr>
        <w:t>OM</w:t>
      </w:r>
      <w:r w:rsidR="00D91D60">
        <w:rPr>
          <w:rFonts w:ascii="Arial" w:hAnsi="Arial" w:cs="Arial"/>
          <w:color w:val="000000"/>
          <w:sz w:val="36"/>
          <w:szCs w:val="36"/>
          <w:lang w:bidi="hi-IN"/>
        </w:rPr>
        <w:t xml:space="preserve"> | ShaM | </w:t>
      </w:r>
    </w:p>
    <w:p w14:paraId="75D6D0A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asu#nvantaqma ya#jamAna-micCa st</w:t>
      </w:r>
      <w:r w:rsidR="00665208">
        <w:rPr>
          <w:rFonts w:ascii="Arial" w:hAnsi="Arial" w:cs="Arial"/>
          <w:color w:val="000000"/>
          <w:sz w:val="36"/>
          <w:szCs w:val="36"/>
          <w:lang w:bidi="hi-IN"/>
        </w:rPr>
        <w:t>E</w:t>
      </w:r>
      <w:r>
        <w:rPr>
          <w:rFonts w:ascii="Arial" w:hAnsi="Arial" w:cs="Arial"/>
          <w:color w:val="000000"/>
          <w:sz w:val="36"/>
          <w:szCs w:val="36"/>
          <w:lang w:bidi="hi-IN"/>
        </w:rPr>
        <w:t>qna-sy</w:t>
      </w:r>
      <w:r w:rsidR="00665208">
        <w:rPr>
          <w:rFonts w:ascii="Arial" w:hAnsi="Arial" w:cs="Arial"/>
          <w:color w:val="000000"/>
          <w:sz w:val="36"/>
          <w:szCs w:val="36"/>
          <w:lang w:bidi="hi-IN"/>
        </w:rPr>
        <w:t>E</w:t>
      </w:r>
      <w:r>
        <w:rPr>
          <w:rFonts w:ascii="Arial" w:hAnsi="Arial" w:cs="Arial"/>
          <w:color w:val="000000"/>
          <w:sz w:val="36"/>
          <w:szCs w:val="36"/>
          <w:lang w:bidi="hi-IN"/>
        </w:rPr>
        <w:t>qtyAnta-ska#raqsyAnv</w:t>
      </w:r>
      <w:r w:rsidR="00665208">
        <w:rPr>
          <w:rFonts w:ascii="Arial" w:hAnsi="Arial" w:cs="Arial"/>
          <w:color w:val="000000"/>
          <w:sz w:val="36"/>
          <w:szCs w:val="36"/>
          <w:lang w:bidi="hi-IN"/>
        </w:rPr>
        <w:t>E</w:t>
      </w:r>
      <w:r>
        <w:rPr>
          <w:rFonts w:ascii="Arial" w:hAnsi="Arial" w:cs="Arial"/>
          <w:color w:val="000000"/>
          <w:sz w:val="36"/>
          <w:szCs w:val="36"/>
          <w:lang w:bidi="hi-IN"/>
        </w:rPr>
        <w:t xml:space="preserve">#Shi | </w:t>
      </w:r>
    </w:p>
    <w:p w14:paraId="4D0F1E7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gramStart"/>
      <w:r>
        <w:rPr>
          <w:rFonts w:ascii="Arial" w:hAnsi="Arial" w:cs="Arial"/>
          <w:color w:val="000000"/>
          <w:sz w:val="36"/>
          <w:szCs w:val="36"/>
          <w:lang w:bidi="hi-IN"/>
        </w:rPr>
        <w:t>aqnya-maqsma-di#</w:t>
      </w:r>
      <w:proofErr w:type="gramEnd"/>
      <w:r>
        <w:rPr>
          <w:rFonts w:ascii="Arial" w:hAnsi="Arial" w:cs="Arial"/>
          <w:color w:val="000000"/>
          <w:sz w:val="36"/>
          <w:szCs w:val="36"/>
          <w:lang w:bidi="hi-IN"/>
        </w:rPr>
        <w:t>cCaq sA ta# iqtyA nam</w:t>
      </w:r>
      <w:r w:rsidR="00665208">
        <w:rPr>
          <w:rFonts w:ascii="Arial" w:hAnsi="Arial" w:cs="Arial"/>
          <w:color w:val="000000"/>
          <w:sz w:val="36"/>
          <w:szCs w:val="36"/>
          <w:lang w:bidi="hi-IN"/>
        </w:rPr>
        <w:t>O</w:t>
      </w:r>
      <w:r>
        <w:rPr>
          <w:rFonts w:ascii="Arial" w:hAnsi="Arial" w:cs="Arial"/>
          <w:color w:val="000000"/>
          <w:sz w:val="36"/>
          <w:szCs w:val="36"/>
          <w:lang w:bidi="hi-IN"/>
        </w:rPr>
        <w:t># d</w:t>
      </w:r>
      <w:r w:rsidR="00665208">
        <w:rPr>
          <w:rFonts w:ascii="Arial" w:hAnsi="Arial" w:cs="Arial"/>
          <w:color w:val="000000"/>
          <w:sz w:val="36"/>
          <w:szCs w:val="36"/>
          <w:lang w:bidi="hi-IN"/>
        </w:rPr>
        <w:t>E</w:t>
      </w:r>
      <w:r>
        <w:rPr>
          <w:rFonts w:ascii="Arial" w:hAnsi="Arial" w:cs="Arial"/>
          <w:color w:val="000000"/>
          <w:sz w:val="36"/>
          <w:szCs w:val="36"/>
          <w:lang w:bidi="hi-IN"/>
        </w:rPr>
        <w:t>vi nir.Rut</w:t>
      </w:r>
      <w:r w:rsidR="00665208">
        <w:rPr>
          <w:rFonts w:ascii="Arial" w:hAnsi="Arial" w:cs="Arial"/>
          <w:color w:val="000000"/>
          <w:sz w:val="36"/>
          <w:szCs w:val="36"/>
          <w:lang w:bidi="hi-IN"/>
        </w:rPr>
        <w:t>E</w:t>
      </w:r>
      <w:r>
        <w:rPr>
          <w:rFonts w:ascii="Arial" w:hAnsi="Arial" w:cs="Arial"/>
          <w:color w:val="000000"/>
          <w:sz w:val="36"/>
          <w:szCs w:val="36"/>
          <w:lang w:bidi="hi-IN"/>
        </w:rPr>
        <w:t xml:space="preserve">q tuBya#mastu || </w:t>
      </w:r>
    </w:p>
    <w:p w14:paraId="58106A8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ShaM nir.Rutay</w:t>
      </w:r>
      <w:r w:rsidR="00665208">
        <w:rPr>
          <w:rFonts w:ascii="Arial" w:hAnsi="Arial" w:cs="Arial"/>
          <w:color w:val="000000"/>
          <w:sz w:val="36"/>
          <w:szCs w:val="36"/>
          <w:lang w:bidi="hi-IN"/>
        </w:rPr>
        <w:t>E</w:t>
      </w:r>
      <w:r>
        <w:rPr>
          <w:rFonts w:ascii="Arial" w:hAnsi="Arial" w:cs="Arial"/>
          <w:color w:val="000000"/>
          <w:sz w:val="36"/>
          <w:szCs w:val="36"/>
          <w:lang w:bidi="hi-IN"/>
        </w:rPr>
        <w:t xml:space="preserve"> KaDgahastAya rakSh</w:t>
      </w:r>
      <w:r w:rsidR="00665208">
        <w:rPr>
          <w:rFonts w:ascii="Arial" w:hAnsi="Arial" w:cs="Arial"/>
          <w:color w:val="000000"/>
          <w:sz w:val="36"/>
          <w:szCs w:val="36"/>
          <w:lang w:bidi="hi-IN"/>
        </w:rPr>
        <w:t>O</w:t>
      </w:r>
      <w:r>
        <w:rPr>
          <w:rFonts w:ascii="Arial" w:hAnsi="Arial" w:cs="Arial"/>
          <w:color w:val="000000"/>
          <w:sz w:val="36"/>
          <w:szCs w:val="36"/>
          <w:lang w:bidi="hi-IN"/>
        </w:rPr>
        <w:t>dhipatay</w:t>
      </w:r>
      <w:r w:rsidR="00665208">
        <w:rPr>
          <w:rFonts w:ascii="Arial" w:hAnsi="Arial" w:cs="Arial"/>
          <w:color w:val="000000"/>
          <w:sz w:val="36"/>
          <w:szCs w:val="36"/>
          <w:lang w:bidi="hi-IN"/>
        </w:rPr>
        <w:t>E</w:t>
      </w:r>
      <w:r>
        <w:rPr>
          <w:rFonts w:ascii="Arial" w:hAnsi="Arial" w:cs="Arial"/>
          <w:color w:val="000000"/>
          <w:sz w:val="36"/>
          <w:szCs w:val="36"/>
          <w:lang w:bidi="hi-IN"/>
        </w:rPr>
        <w:t xml:space="preserve"> naravAhanAya sAMgAya sAyudhAya saSakti parivArAya umAmah</w:t>
      </w:r>
      <w:r w:rsidR="00665208">
        <w:rPr>
          <w:rFonts w:ascii="Arial" w:hAnsi="Arial" w:cs="Arial"/>
          <w:color w:val="000000"/>
          <w:sz w:val="36"/>
          <w:szCs w:val="36"/>
          <w:lang w:bidi="hi-IN"/>
        </w:rPr>
        <w:t>E</w:t>
      </w:r>
      <w:r>
        <w:rPr>
          <w:rFonts w:ascii="Arial" w:hAnsi="Arial" w:cs="Arial"/>
          <w:color w:val="000000"/>
          <w:sz w:val="36"/>
          <w:szCs w:val="36"/>
          <w:lang w:bidi="hi-IN"/>
        </w:rPr>
        <w:t xml:space="preserve">Svara pArShadAya namaH | </w:t>
      </w:r>
    </w:p>
    <w:p w14:paraId="08D2EEA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ShaM nir.Rutay</w:t>
      </w:r>
      <w:r w:rsidR="00665208">
        <w:rPr>
          <w:rFonts w:ascii="Arial" w:hAnsi="Arial" w:cs="Arial"/>
          <w:color w:val="000000"/>
          <w:sz w:val="36"/>
          <w:szCs w:val="36"/>
          <w:lang w:bidi="hi-IN"/>
        </w:rPr>
        <w:t>E</w:t>
      </w:r>
      <w:r>
        <w:rPr>
          <w:rFonts w:ascii="Arial" w:hAnsi="Arial" w:cs="Arial"/>
          <w:color w:val="000000"/>
          <w:sz w:val="36"/>
          <w:szCs w:val="36"/>
          <w:lang w:bidi="hi-IN"/>
        </w:rPr>
        <w:t xml:space="preserve"> namaH | nair.Ruta digBAg</w:t>
      </w:r>
      <w:r w:rsidR="00665208">
        <w:rPr>
          <w:rFonts w:ascii="Arial" w:hAnsi="Arial" w:cs="Arial"/>
          <w:color w:val="000000"/>
          <w:sz w:val="36"/>
          <w:szCs w:val="36"/>
          <w:lang w:bidi="hi-IN"/>
        </w:rPr>
        <w:t>E</w:t>
      </w:r>
      <w:r>
        <w:rPr>
          <w:rFonts w:ascii="Arial" w:hAnsi="Arial" w:cs="Arial"/>
          <w:color w:val="000000"/>
          <w:sz w:val="36"/>
          <w:szCs w:val="36"/>
          <w:lang w:bidi="hi-IN"/>
        </w:rPr>
        <w:t xml:space="preserve"> (muKasthAn</w:t>
      </w:r>
      <w:r w:rsidR="00665208">
        <w:rPr>
          <w:rFonts w:ascii="Arial" w:hAnsi="Arial" w:cs="Arial"/>
          <w:color w:val="000000"/>
          <w:sz w:val="36"/>
          <w:szCs w:val="36"/>
          <w:lang w:bidi="hi-IN"/>
        </w:rPr>
        <w:t>E</w:t>
      </w:r>
      <w:r>
        <w:rPr>
          <w:rFonts w:ascii="Arial" w:hAnsi="Arial" w:cs="Arial"/>
          <w:color w:val="000000"/>
          <w:sz w:val="36"/>
          <w:szCs w:val="36"/>
          <w:lang w:bidi="hi-IN"/>
        </w:rPr>
        <w:t>) nir.RutiH suprIt</w:t>
      </w:r>
      <w:r w:rsidR="00665208">
        <w:rPr>
          <w:rFonts w:ascii="Arial" w:hAnsi="Arial" w:cs="Arial"/>
          <w:color w:val="000000"/>
          <w:sz w:val="36"/>
          <w:szCs w:val="36"/>
          <w:lang w:bidi="hi-IN"/>
        </w:rPr>
        <w:t>O</w:t>
      </w:r>
      <w:r>
        <w:rPr>
          <w:rFonts w:ascii="Arial" w:hAnsi="Arial" w:cs="Arial"/>
          <w:color w:val="000000"/>
          <w:sz w:val="36"/>
          <w:szCs w:val="36"/>
          <w:lang w:bidi="hi-IN"/>
        </w:rPr>
        <w:t xml:space="preserve"> </w:t>
      </w:r>
    </w:p>
    <w:p w14:paraId="1F1AF01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varad</w:t>
      </w:r>
      <w:r w:rsidR="00665208">
        <w:rPr>
          <w:rFonts w:ascii="Arial" w:hAnsi="Arial" w:cs="Arial"/>
          <w:color w:val="000000"/>
          <w:sz w:val="36"/>
          <w:szCs w:val="36"/>
          <w:lang w:bidi="hi-IN"/>
        </w:rPr>
        <w:t>O</w:t>
      </w:r>
      <w:r>
        <w:rPr>
          <w:rFonts w:ascii="Arial" w:hAnsi="Arial" w:cs="Arial"/>
          <w:color w:val="000000"/>
          <w:sz w:val="36"/>
          <w:szCs w:val="36"/>
          <w:lang w:bidi="hi-IN"/>
        </w:rPr>
        <w:t xml:space="preserve"> Bavatu | 4</w:t>
      </w:r>
    </w:p>
    <w:p w14:paraId="677A41C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d</w:t>
      </w:r>
      <w:r w:rsidR="00665208">
        <w:rPr>
          <w:rFonts w:ascii="Arial" w:hAnsi="Arial" w:cs="Arial"/>
          <w:color w:val="000000"/>
          <w:sz w:val="36"/>
          <w:szCs w:val="36"/>
          <w:lang w:bidi="hi-IN"/>
        </w:rPr>
        <w:t>E</w:t>
      </w:r>
      <w:r>
        <w:rPr>
          <w:rFonts w:ascii="Arial" w:hAnsi="Arial" w:cs="Arial"/>
          <w:color w:val="000000"/>
          <w:sz w:val="36"/>
          <w:szCs w:val="36"/>
          <w:lang w:bidi="hi-IN"/>
        </w:rPr>
        <w:t>vatA- varuNaH</w:t>
      </w:r>
      <w:r>
        <w:rPr>
          <w:rFonts w:ascii="Arial" w:hAnsi="Arial" w:cs="Arial"/>
          <w:color w:val="000000"/>
          <w:sz w:val="36"/>
          <w:szCs w:val="36"/>
          <w:lang w:bidi="hi-IN"/>
        </w:rPr>
        <w:tab/>
      </w:r>
      <w:r>
        <w:rPr>
          <w:rFonts w:ascii="Arial" w:hAnsi="Arial" w:cs="Arial"/>
          <w:color w:val="000000"/>
          <w:sz w:val="36"/>
          <w:szCs w:val="36"/>
          <w:lang w:bidi="hi-IN"/>
        </w:rPr>
        <w:tab/>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dik - paScimaM</w:t>
      </w:r>
    </w:p>
    <w:p w14:paraId="583A66CD" w14:textId="46CFD784"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BUrBuvaqssuvaqr</w:t>
      </w:r>
      <w:r>
        <w:rPr>
          <w:rFonts w:ascii="Arial" w:hAnsi="Arial" w:cs="Arial"/>
          <w:color w:val="000000"/>
          <w:sz w:val="36"/>
          <w:szCs w:val="36"/>
          <w:lang w:bidi="hi-IN"/>
        </w:rPr>
        <w:t>OM</w:t>
      </w:r>
      <w:r w:rsidR="00D91D60">
        <w:rPr>
          <w:rFonts w:ascii="Arial" w:hAnsi="Arial" w:cs="Arial"/>
          <w:color w:val="000000"/>
          <w:sz w:val="36"/>
          <w:szCs w:val="36"/>
          <w:lang w:bidi="hi-IN"/>
        </w:rPr>
        <w:t xml:space="preserve"> | vaM | </w:t>
      </w:r>
    </w:p>
    <w:p w14:paraId="5386BBC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tatvA# yAmiq brahma#NAq vanda#mAnaqstadA SA$st</w:t>
      </w:r>
      <w:r w:rsidR="00665208">
        <w:rPr>
          <w:rFonts w:ascii="Arial" w:hAnsi="Arial" w:cs="Arial"/>
          <w:color w:val="000000"/>
          <w:sz w:val="36"/>
          <w:szCs w:val="36"/>
          <w:lang w:bidi="hi-IN"/>
        </w:rPr>
        <w:t>E</w:t>
      </w:r>
      <w:r>
        <w:rPr>
          <w:rFonts w:ascii="Arial" w:hAnsi="Arial" w:cs="Arial"/>
          <w:color w:val="000000"/>
          <w:sz w:val="36"/>
          <w:szCs w:val="36"/>
          <w:lang w:bidi="hi-IN"/>
        </w:rPr>
        <w:t>q yaja#mAn</w:t>
      </w:r>
      <w:r w:rsidR="00665208">
        <w:rPr>
          <w:rFonts w:ascii="Arial" w:hAnsi="Arial" w:cs="Arial"/>
          <w:color w:val="000000"/>
          <w:sz w:val="36"/>
          <w:szCs w:val="36"/>
          <w:lang w:bidi="hi-IN"/>
        </w:rPr>
        <w:t>O</w:t>
      </w:r>
      <w:r>
        <w:rPr>
          <w:rFonts w:ascii="Arial" w:hAnsi="Arial" w:cs="Arial"/>
          <w:color w:val="000000"/>
          <w:sz w:val="36"/>
          <w:szCs w:val="36"/>
          <w:lang w:bidi="hi-IN"/>
        </w:rPr>
        <w:t xml:space="preserve"> haqvirBi#H | </w:t>
      </w:r>
    </w:p>
    <w:p w14:paraId="72DFDF4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ah</w:t>
      </w:r>
      <w:r w:rsidR="00665208">
        <w:rPr>
          <w:rFonts w:ascii="Arial" w:hAnsi="Arial" w:cs="Arial"/>
          <w:color w:val="000000"/>
          <w:sz w:val="36"/>
          <w:szCs w:val="36"/>
          <w:lang w:bidi="hi-IN"/>
        </w:rPr>
        <w:t>E</w:t>
      </w:r>
      <w:r>
        <w:rPr>
          <w:rFonts w:ascii="Arial" w:hAnsi="Arial" w:cs="Arial"/>
          <w:color w:val="000000"/>
          <w:sz w:val="36"/>
          <w:szCs w:val="36"/>
          <w:lang w:bidi="hi-IN"/>
        </w:rPr>
        <w:t>#DamAn</w:t>
      </w:r>
      <w:r w:rsidR="00665208">
        <w:rPr>
          <w:rFonts w:ascii="Arial" w:hAnsi="Arial" w:cs="Arial"/>
          <w:color w:val="000000"/>
          <w:sz w:val="36"/>
          <w:szCs w:val="36"/>
          <w:lang w:bidi="hi-IN"/>
        </w:rPr>
        <w:t>O</w:t>
      </w:r>
      <w:r>
        <w:rPr>
          <w:rFonts w:ascii="Arial" w:hAnsi="Arial" w:cs="Arial"/>
          <w:color w:val="000000"/>
          <w:sz w:val="36"/>
          <w:szCs w:val="36"/>
          <w:lang w:bidi="hi-IN"/>
        </w:rPr>
        <w:t xml:space="preserve"> varuN</w:t>
      </w:r>
      <w:r w:rsidR="00665208">
        <w:rPr>
          <w:rFonts w:ascii="Arial" w:hAnsi="Arial" w:cs="Arial"/>
          <w:color w:val="000000"/>
          <w:sz w:val="36"/>
          <w:szCs w:val="36"/>
          <w:lang w:bidi="hi-IN"/>
        </w:rPr>
        <w:t>E</w:t>
      </w:r>
      <w:r>
        <w:rPr>
          <w:rFonts w:ascii="Arial" w:hAnsi="Arial" w:cs="Arial"/>
          <w:color w:val="000000"/>
          <w:sz w:val="36"/>
          <w:szCs w:val="36"/>
          <w:lang w:bidi="hi-IN"/>
        </w:rPr>
        <w:t>qha b</w:t>
      </w:r>
      <w:r w:rsidR="00665208">
        <w:rPr>
          <w:rFonts w:ascii="Arial" w:hAnsi="Arial" w:cs="Arial"/>
          <w:color w:val="000000"/>
          <w:sz w:val="36"/>
          <w:szCs w:val="36"/>
          <w:lang w:bidi="hi-IN"/>
        </w:rPr>
        <w:t>O</w:t>
      </w:r>
      <w:r>
        <w:rPr>
          <w:rFonts w:ascii="Arial" w:hAnsi="Arial" w:cs="Arial"/>
          <w:color w:val="000000"/>
          <w:sz w:val="36"/>
          <w:szCs w:val="36"/>
          <w:lang w:bidi="hi-IN"/>
        </w:rPr>
        <w:t>qdddhyuru#Sa(gm) saq mA naq AyuqH pram</w:t>
      </w:r>
      <w:r w:rsidR="00665208">
        <w:rPr>
          <w:rFonts w:ascii="Arial" w:hAnsi="Arial" w:cs="Arial"/>
          <w:color w:val="000000"/>
          <w:sz w:val="36"/>
          <w:szCs w:val="36"/>
          <w:lang w:bidi="hi-IN"/>
        </w:rPr>
        <w:t>O</w:t>
      </w:r>
      <w:r>
        <w:rPr>
          <w:rFonts w:ascii="Arial" w:hAnsi="Arial" w:cs="Arial"/>
          <w:color w:val="000000"/>
          <w:sz w:val="36"/>
          <w:szCs w:val="36"/>
          <w:lang w:bidi="hi-IN"/>
        </w:rPr>
        <w:t xml:space="preserve">#ShIH || </w:t>
      </w:r>
    </w:p>
    <w:p w14:paraId="1185499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vaM varuNAya pASahastAya jalAdhipatay</w:t>
      </w:r>
      <w:r w:rsidR="00665208">
        <w:rPr>
          <w:rFonts w:ascii="Arial" w:hAnsi="Arial" w:cs="Arial"/>
          <w:color w:val="000000"/>
          <w:sz w:val="36"/>
          <w:szCs w:val="36"/>
          <w:lang w:bidi="hi-IN"/>
        </w:rPr>
        <w:t>E</w:t>
      </w:r>
      <w:r>
        <w:rPr>
          <w:rFonts w:ascii="Arial" w:hAnsi="Arial" w:cs="Arial"/>
          <w:color w:val="000000"/>
          <w:sz w:val="36"/>
          <w:szCs w:val="36"/>
          <w:lang w:bidi="hi-IN"/>
        </w:rPr>
        <w:t xml:space="preserve"> makaravAhanAya sAMgAya sAyudhAya saSakti parivArAya umAmah</w:t>
      </w:r>
      <w:r w:rsidR="00665208">
        <w:rPr>
          <w:rFonts w:ascii="Arial" w:hAnsi="Arial" w:cs="Arial"/>
          <w:color w:val="000000"/>
          <w:sz w:val="36"/>
          <w:szCs w:val="36"/>
          <w:lang w:bidi="hi-IN"/>
        </w:rPr>
        <w:t>E</w:t>
      </w:r>
      <w:r>
        <w:rPr>
          <w:rFonts w:ascii="Arial" w:hAnsi="Arial" w:cs="Arial"/>
          <w:color w:val="000000"/>
          <w:sz w:val="36"/>
          <w:szCs w:val="36"/>
          <w:lang w:bidi="hi-IN"/>
        </w:rPr>
        <w:t>Svara pArShadAya namaH | vaM varuNAya namaH | paScimadigBAg</w:t>
      </w:r>
      <w:r w:rsidR="00665208">
        <w:rPr>
          <w:rFonts w:ascii="Arial" w:hAnsi="Arial" w:cs="Arial"/>
          <w:color w:val="000000"/>
          <w:sz w:val="36"/>
          <w:szCs w:val="36"/>
          <w:lang w:bidi="hi-IN"/>
        </w:rPr>
        <w:t>E</w:t>
      </w:r>
      <w:r>
        <w:rPr>
          <w:rFonts w:ascii="Arial" w:hAnsi="Arial" w:cs="Arial"/>
          <w:color w:val="000000"/>
          <w:sz w:val="36"/>
          <w:szCs w:val="36"/>
          <w:lang w:bidi="hi-IN"/>
        </w:rPr>
        <w:t xml:space="preserve"> (bAhusthAn</w:t>
      </w:r>
      <w:r w:rsidR="00665208">
        <w:rPr>
          <w:rFonts w:ascii="Arial" w:hAnsi="Arial" w:cs="Arial"/>
          <w:color w:val="000000"/>
          <w:sz w:val="36"/>
          <w:szCs w:val="36"/>
          <w:lang w:bidi="hi-IN"/>
        </w:rPr>
        <w:t>E</w:t>
      </w:r>
      <w:r>
        <w:rPr>
          <w:rFonts w:ascii="Arial" w:hAnsi="Arial" w:cs="Arial"/>
          <w:color w:val="000000"/>
          <w:sz w:val="36"/>
          <w:szCs w:val="36"/>
          <w:lang w:bidi="hi-IN"/>
        </w:rPr>
        <w:t>) varuNaH suprIt</w:t>
      </w:r>
      <w:r w:rsidR="00665208">
        <w:rPr>
          <w:rFonts w:ascii="Arial" w:hAnsi="Arial" w:cs="Arial"/>
          <w:color w:val="000000"/>
          <w:sz w:val="36"/>
          <w:szCs w:val="36"/>
          <w:lang w:bidi="hi-IN"/>
        </w:rPr>
        <w:t>O</w:t>
      </w:r>
      <w:r>
        <w:rPr>
          <w:rFonts w:ascii="Arial" w:hAnsi="Arial" w:cs="Arial"/>
          <w:color w:val="000000"/>
          <w:sz w:val="36"/>
          <w:szCs w:val="36"/>
          <w:lang w:bidi="hi-IN"/>
        </w:rPr>
        <w:t xml:space="preserve"> varad</w:t>
      </w:r>
      <w:r w:rsidR="00665208">
        <w:rPr>
          <w:rFonts w:ascii="Arial" w:hAnsi="Arial" w:cs="Arial"/>
          <w:color w:val="000000"/>
          <w:sz w:val="36"/>
          <w:szCs w:val="36"/>
          <w:lang w:bidi="hi-IN"/>
        </w:rPr>
        <w:t>O</w:t>
      </w:r>
      <w:r>
        <w:rPr>
          <w:rFonts w:ascii="Arial" w:hAnsi="Arial" w:cs="Arial"/>
          <w:color w:val="000000"/>
          <w:sz w:val="36"/>
          <w:szCs w:val="36"/>
          <w:lang w:bidi="hi-IN"/>
        </w:rPr>
        <w:t xml:space="preserve"> Bavatu | 5</w:t>
      </w:r>
    </w:p>
    <w:p w14:paraId="4163D794" w14:textId="77777777" w:rsidR="00A1582D" w:rsidRDefault="00A1582D" w:rsidP="00D91D60">
      <w:pPr>
        <w:autoSpaceDE w:val="0"/>
        <w:autoSpaceDN w:val="0"/>
        <w:adjustRightInd w:val="0"/>
        <w:spacing w:after="0" w:line="240" w:lineRule="auto"/>
        <w:rPr>
          <w:rFonts w:ascii="Arial" w:hAnsi="Arial" w:cs="Arial"/>
          <w:color w:val="000000"/>
          <w:sz w:val="36"/>
          <w:szCs w:val="36"/>
          <w:lang w:bidi="hi-IN"/>
        </w:rPr>
      </w:pPr>
    </w:p>
    <w:p w14:paraId="2E52206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 xml:space="preserve">vatA - vAyuH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 dik- uttara paScimaM</w:t>
      </w:r>
    </w:p>
    <w:p w14:paraId="1FB309BC" w14:textId="40886732"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BUrBuvaqssuvaqr</w:t>
      </w:r>
      <w:r>
        <w:rPr>
          <w:rFonts w:ascii="Arial" w:hAnsi="Arial" w:cs="Arial"/>
          <w:color w:val="000000"/>
          <w:sz w:val="36"/>
          <w:szCs w:val="36"/>
          <w:lang w:bidi="hi-IN"/>
        </w:rPr>
        <w:t>OM</w:t>
      </w:r>
      <w:r w:rsidR="00D91D60">
        <w:rPr>
          <w:rFonts w:ascii="Arial" w:hAnsi="Arial" w:cs="Arial"/>
          <w:color w:val="000000"/>
          <w:sz w:val="36"/>
          <w:szCs w:val="36"/>
          <w:lang w:bidi="hi-IN"/>
        </w:rPr>
        <w:t xml:space="preserve"> | yaM | </w:t>
      </w:r>
    </w:p>
    <w:p w14:paraId="328928B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 n</w:t>
      </w:r>
      <w:r w:rsidR="00665208">
        <w:rPr>
          <w:rFonts w:ascii="Arial" w:hAnsi="Arial" w:cs="Arial"/>
          <w:color w:val="000000"/>
          <w:sz w:val="36"/>
          <w:szCs w:val="36"/>
          <w:lang w:bidi="hi-IN"/>
        </w:rPr>
        <w:t>O</w:t>
      </w:r>
      <w:r>
        <w:rPr>
          <w:rFonts w:ascii="Arial" w:hAnsi="Arial" w:cs="Arial"/>
          <w:color w:val="000000"/>
          <w:sz w:val="36"/>
          <w:szCs w:val="36"/>
          <w:lang w:bidi="hi-IN"/>
        </w:rPr>
        <w:t xml:space="preserve"># niqyudBi#-SSaqtinI#-BiradhvaqraM | saqhaqsriNI#Biqrupa#yAhi yaqj~jaM | </w:t>
      </w:r>
    </w:p>
    <w:p w14:paraId="52ECEAB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vAy</w:t>
      </w:r>
      <w:r w:rsidR="00665208">
        <w:rPr>
          <w:rFonts w:ascii="Arial" w:hAnsi="Arial" w:cs="Arial"/>
          <w:color w:val="000000"/>
          <w:sz w:val="36"/>
          <w:szCs w:val="36"/>
          <w:lang w:bidi="hi-IN"/>
        </w:rPr>
        <w:t>O</w:t>
      </w:r>
      <w:r>
        <w:rPr>
          <w:rFonts w:ascii="Arial" w:hAnsi="Arial" w:cs="Arial"/>
          <w:color w:val="000000"/>
          <w:sz w:val="36"/>
          <w:szCs w:val="36"/>
          <w:lang w:bidi="hi-IN"/>
        </w:rPr>
        <w:t xml:space="preserve"># aqsmin. haqviShi# mAdayasva | yUqyaM pA#ta svaqstiBiqssadA# naH || </w:t>
      </w:r>
    </w:p>
    <w:p w14:paraId="65F6868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yaM vAyav</w:t>
      </w:r>
      <w:r w:rsidR="00665208">
        <w:rPr>
          <w:rFonts w:ascii="Arial" w:hAnsi="Arial" w:cs="Arial"/>
          <w:color w:val="000000"/>
          <w:sz w:val="36"/>
          <w:szCs w:val="36"/>
          <w:lang w:bidi="hi-IN"/>
        </w:rPr>
        <w:t>E</w:t>
      </w:r>
      <w:r>
        <w:rPr>
          <w:rFonts w:ascii="Arial" w:hAnsi="Arial" w:cs="Arial"/>
          <w:color w:val="000000"/>
          <w:sz w:val="36"/>
          <w:szCs w:val="36"/>
          <w:lang w:bidi="hi-IN"/>
        </w:rPr>
        <w:t xml:space="preserve"> sAMkuSadhvaja hastAya prANAdhipatay</w:t>
      </w:r>
      <w:r w:rsidR="00665208">
        <w:rPr>
          <w:rFonts w:ascii="Arial" w:hAnsi="Arial" w:cs="Arial"/>
          <w:color w:val="000000"/>
          <w:sz w:val="36"/>
          <w:szCs w:val="36"/>
          <w:lang w:bidi="hi-IN"/>
        </w:rPr>
        <w:t>E</w:t>
      </w:r>
      <w:r>
        <w:rPr>
          <w:rFonts w:ascii="Arial" w:hAnsi="Arial" w:cs="Arial"/>
          <w:color w:val="000000"/>
          <w:sz w:val="36"/>
          <w:szCs w:val="36"/>
          <w:lang w:bidi="hi-IN"/>
        </w:rPr>
        <w:t xml:space="preserve"> mRugavAhanAya sAMgAya sAyudhAya saSakti parivArAya umAmah</w:t>
      </w:r>
      <w:r w:rsidR="00665208">
        <w:rPr>
          <w:rFonts w:ascii="Arial" w:hAnsi="Arial" w:cs="Arial"/>
          <w:color w:val="000000"/>
          <w:sz w:val="36"/>
          <w:szCs w:val="36"/>
          <w:lang w:bidi="hi-IN"/>
        </w:rPr>
        <w:t>E</w:t>
      </w:r>
      <w:r>
        <w:rPr>
          <w:rFonts w:ascii="Arial" w:hAnsi="Arial" w:cs="Arial"/>
          <w:color w:val="000000"/>
          <w:sz w:val="36"/>
          <w:szCs w:val="36"/>
          <w:lang w:bidi="hi-IN"/>
        </w:rPr>
        <w:t xml:space="preserve">Svara pArShadAya namaH | </w:t>
      </w:r>
    </w:p>
    <w:p w14:paraId="3D943E3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yaM vAyav</w:t>
      </w:r>
      <w:r w:rsidR="00665208">
        <w:rPr>
          <w:rFonts w:ascii="Arial" w:hAnsi="Arial" w:cs="Arial"/>
          <w:color w:val="000000"/>
          <w:sz w:val="36"/>
          <w:szCs w:val="36"/>
          <w:lang w:bidi="hi-IN"/>
        </w:rPr>
        <w:t>E</w:t>
      </w:r>
      <w:r>
        <w:rPr>
          <w:rFonts w:ascii="Arial" w:hAnsi="Arial" w:cs="Arial"/>
          <w:color w:val="000000"/>
          <w:sz w:val="36"/>
          <w:szCs w:val="36"/>
          <w:lang w:bidi="hi-IN"/>
        </w:rPr>
        <w:t xml:space="preserve"> namaH | vAyavya digBAg</w:t>
      </w:r>
      <w:r w:rsidR="00665208">
        <w:rPr>
          <w:rFonts w:ascii="Arial" w:hAnsi="Arial" w:cs="Arial"/>
          <w:color w:val="000000"/>
          <w:sz w:val="36"/>
          <w:szCs w:val="36"/>
          <w:lang w:bidi="hi-IN"/>
        </w:rPr>
        <w:t>E</w:t>
      </w:r>
      <w:r>
        <w:rPr>
          <w:rFonts w:ascii="Arial" w:hAnsi="Arial" w:cs="Arial"/>
          <w:color w:val="000000"/>
          <w:sz w:val="36"/>
          <w:szCs w:val="36"/>
          <w:lang w:bidi="hi-IN"/>
        </w:rPr>
        <w:t xml:space="preserve"> (nAsikAsthAn</w:t>
      </w:r>
      <w:r w:rsidR="00665208">
        <w:rPr>
          <w:rFonts w:ascii="Arial" w:hAnsi="Arial" w:cs="Arial"/>
          <w:color w:val="000000"/>
          <w:sz w:val="36"/>
          <w:szCs w:val="36"/>
          <w:lang w:bidi="hi-IN"/>
        </w:rPr>
        <w:t>E</w:t>
      </w:r>
      <w:r>
        <w:rPr>
          <w:rFonts w:ascii="Arial" w:hAnsi="Arial" w:cs="Arial"/>
          <w:color w:val="000000"/>
          <w:sz w:val="36"/>
          <w:szCs w:val="36"/>
          <w:lang w:bidi="hi-IN"/>
        </w:rPr>
        <w:t>) vAyuH suprIt</w:t>
      </w:r>
      <w:r w:rsidR="00665208">
        <w:rPr>
          <w:rFonts w:ascii="Arial" w:hAnsi="Arial" w:cs="Arial"/>
          <w:color w:val="000000"/>
          <w:sz w:val="36"/>
          <w:szCs w:val="36"/>
          <w:lang w:bidi="hi-IN"/>
        </w:rPr>
        <w:t>O</w:t>
      </w:r>
      <w:r>
        <w:rPr>
          <w:rFonts w:ascii="Arial" w:hAnsi="Arial" w:cs="Arial"/>
          <w:color w:val="000000"/>
          <w:sz w:val="36"/>
          <w:szCs w:val="36"/>
          <w:lang w:bidi="hi-IN"/>
        </w:rPr>
        <w:t xml:space="preserve"> varad</w:t>
      </w:r>
      <w:r w:rsidR="00665208">
        <w:rPr>
          <w:rFonts w:ascii="Arial" w:hAnsi="Arial" w:cs="Arial"/>
          <w:color w:val="000000"/>
          <w:sz w:val="36"/>
          <w:szCs w:val="36"/>
          <w:lang w:bidi="hi-IN"/>
        </w:rPr>
        <w:t>O</w:t>
      </w:r>
      <w:r>
        <w:rPr>
          <w:rFonts w:ascii="Arial" w:hAnsi="Arial" w:cs="Arial"/>
          <w:color w:val="000000"/>
          <w:sz w:val="36"/>
          <w:szCs w:val="36"/>
          <w:lang w:bidi="hi-IN"/>
        </w:rPr>
        <w:t xml:space="preserve"> Bavatu || 6</w:t>
      </w:r>
    </w:p>
    <w:p w14:paraId="7B2394E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F14425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vatA - s</w:t>
      </w:r>
      <w:r w:rsidR="00665208">
        <w:rPr>
          <w:rFonts w:ascii="Arial" w:hAnsi="Arial" w:cs="Arial"/>
          <w:color w:val="000000"/>
          <w:sz w:val="36"/>
          <w:szCs w:val="36"/>
          <w:lang w:bidi="hi-IN"/>
        </w:rPr>
        <w:t>O</w:t>
      </w:r>
      <w:r>
        <w:rPr>
          <w:rFonts w:ascii="Arial" w:hAnsi="Arial" w:cs="Arial"/>
          <w:color w:val="000000"/>
          <w:sz w:val="36"/>
          <w:szCs w:val="36"/>
          <w:lang w:bidi="hi-IN"/>
        </w:rPr>
        <w:t xml:space="preserve">maH </w:t>
      </w:r>
      <w:r>
        <w:rPr>
          <w:rFonts w:ascii="Arial" w:hAnsi="Arial" w:cs="Arial"/>
          <w:color w:val="000000"/>
          <w:sz w:val="36"/>
          <w:szCs w:val="36"/>
          <w:lang w:bidi="hi-IN"/>
        </w:rPr>
        <w:tab/>
      </w:r>
      <w:r>
        <w:rPr>
          <w:rFonts w:ascii="Arial" w:hAnsi="Arial" w:cs="Arial"/>
          <w:color w:val="000000"/>
          <w:sz w:val="36"/>
          <w:szCs w:val="36"/>
          <w:lang w:bidi="hi-IN"/>
        </w:rPr>
        <w:tab/>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dik - uttaraM</w:t>
      </w:r>
    </w:p>
    <w:p w14:paraId="674247D7" w14:textId="506D1AC0"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BUrBuvaqssuvaqr</w:t>
      </w:r>
      <w:r>
        <w:rPr>
          <w:rFonts w:ascii="Arial" w:hAnsi="Arial" w:cs="Arial"/>
          <w:color w:val="000000"/>
          <w:sz w:val="36"/>
          <w:szCs w:val="36"/>
          <w:lang w:bidi="hi-IN"/>
        </w:rPr>
        <w:t>OM</w:t>
      </w:r>
      <w:r w:rsidR="00D91D60">
        <w:rPr>
          <w:rFonts w:ascii="Arial" w:hAnsi="Arial" w:cs="Arial"/>
          <w:color w:val="000000"/>
          <w:sz w:val="36"/>
          <w:szCs w:val="36"/>
          <w:lang w:bidi="hi-IN"/>
        </w:rPr>
        <w:t xml:space="preserve"> | saM | vaqya(gm) s</w:t>
      </w:r>
      <w:r w:rsidR="00665208">
        <w:rPr>
          <w:rFonts w:ascii="Arial" w:hAnsi="Arial" w:cs="Arial"/>
          <w:color w:val="000000"/>
          <w:sz w:val="36"/>
          <w:szCs w:val="36"/>
          <w:lang w:bidi="hi-IN"/>
        </w:rPr>
        <w:t>O</w:t>
      </w:r>
      <w:r w:rsidR="00D91D60">
        <w:rPr>
          <w:rFonts w:ascii="Arial" w:hAnsi="Arial" w:cs="Arial"/>
          <w:color w:val="000000"/>
          <w:sz w:val="36"/>
          <w:szCs w:val="36"/>
          <w:lang w:bidi="hi-IN"/>
        </w:rPr>
        <w:t>#ma vraqt</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 tava# | mana#staqnUShuq biBra#taH | praqjAva#nt</w:t>
      </w:r>
      <w:r w:rsidR="00665208">
        <w:rPr>
          <w:rFonts w:ascii="Arial" w:hAnsi="Arial" w:cs="Arial"/>
          <w:color w:val="000000"/>
          <w:sz w:val="36"/>
          <w:szCs w:val="36"/>
          <w:lang w:bidi="hi-IN"/>
        </w:rPr>
        <w:t>O</w:t>
      </w:r>
      <w:r w:rsidR="00D91D60">
        <w:rPr>
          <w:rFonts w:ascii="Arial" w:hAnsi="Arial" w:cs="Arial"/>
          <w:color w:val="000000"/>
          <w:sz w:val="36"/>
          <w:szCs w:val="36"/>
          <w:lang w:bidi="hi-IN"/>
        </w:rPr>
        <w:t xml:space="preserve"> aSImahi || saM s</w:t>
      </w:r>
      <w:r w:rsidR="00665208">
        <w:rPr>
          <w:rFonts w:ascii="Arial" w:hAnsi="Arial" w:cs="Arial"/>
          <w:color w:val="000000"/>
          <w:sz w:val="36"/>
          <w:szCs w:val="36"/>
          <w:lang w:bidi="hi-IN"/>
        </w:rPr>
        <w:t>O</w:t>
      </w:r>
      <w:r w:rsidR="00D91D60">
        <w:rPr>
          <w:rFonts w:ascii="Arial" w:hAnsi="Arial" w:cs="Arial"/>
          <w:color w:val="000000"/>
          <w:sz w:val="36"/>
          <w:szCs w:val="36"/>
          <w:lang w:bidi="hi-IN"/>
        </w:rPr>
        <w:t>mAya amRutakalaSa hastAya nakShatrAdhipatay</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 aSvavAhanAya </w:t>
      </w:r>
    </w:p>
    <w:p w14:paraId="74CAF87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sAMgAya sAyudhAya saSakti parivArAya umAmah</w:t>
      </w:r>
      <w:r w:rsidR="00665208">
        <w:rPr>
          <w:rFonts w:ascii="Arial" w:hAnsi="Arial" w:cs="Arial"/>
          <w:color w:val="000000"/>
          <w:sz w:val="36"/>
          <w:szCs w:val="36"/>
          <w:lang w:bidi="hi-IN"/>
        </w:rPr>
        <w:t>E</w:t>
      </w:r>
      <w:r>
        <w:rPr>
          <w:rFonts w:ascii="Arial" w:hAnsi="Arial" w:cs="Arial"/>
          <w:color w:val="000000"/>
          <w:sz w:val="36"/>
          <w:szCs w:val="36"/>
          <w:lang w:bidi="hi-IN"/>
        </w:rPr>
        <w:t xml:space="preserve">Svara pArShadAya namaH | </w:t>
      </w:r>
    </w:p>
    <w:p w14:paraId="29A9F22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saM s</w:t>
      </w:r>
      <w:r w:rsidR="00665208">
        <w:rPr>
          <w:rFonts w:ascii="Arial" w:hAnsi="Arial" w:cs="Arial"/>
          <w:color w:val="000000"/>
          <w:sz w:val="36"/>
          <w:szCs w:val="36"/>
          <w:lang w:bidi="hi-IN"/>
        </w:rPr>
        <w:t>O</w:t>
      </w:r>
      <w:r>
        <w:rPr>
          <w:rFonts w:ascii="Arial" w:hAnsi="Arial" w:cs="Arial"/>
          <w:color w:val="000000"/>
          <w:sz w:val="36"/>
          <w:szCs w:val="36"/>
          <w:lang w:bidi="hi-IN"/>
        </w:rPr>
        <w:t>mAya namaH | uttara digBAg</w:t>
      </w:r>
      <w:r w:rsidR="00665208">
        <w:rPr>
          <w:rFonts w:ascii="Arial" w:hAnsi="Arial" w:cs="Arial"/>
          <w:color w:val="000000"/>
          <w:sz w:val="36"/>
          <w:szCs w:val="36"/>
          <w:lang w:bidi="hi-IN"/>
        </w:rPr>
        <w:t>E</w:t>
      </w:r>
      <w:r>
        <w:rPr>
          <w:rFonts w:ascii="Arial" w:hAnsi="Arial" w:cs="Arial"/>
          <w:color w:val="000000"/>
          <w:sz w:val="36"/>
          <w:szCs w:val="36"/>
          <w:lang w:bidi="hi-IN"/>
        </w:rPr>
        <w:t xml:space="preserve"> (hRudayasthAn</w:t>
      </w:r>
      <w:r w:rsidR="00665208">
        <w:rPr>
          <w:rFonts w:ascii="Arial" w:hAnsi="Arial" w:cs="Arial"/>
          <w:color w:val="000000"/>
          <w:sz w:val="36"/>
          <w:szCs w:val="36"/>
          <w:lang w:bidi="hi-IN"/>
        </w:rPr>
        <w:t>E</w:t>
      </w:r>
      <w:r>
        <w:rPr>
          <w:rFonts w:ascii="Arial" w:hAnsi="Arial" w:cs="Arial"/>
          <w:color w:val="000000"/>
          <w:sz w:val="36"/>
          <w:szCs w:val="36"/>
          <w:lang w:bidi="hi-IN"/>
        </w:rPr>
        <w:t>) s</w:t>
      </w:r>
      <w:r w:rsidR="00665208">
        <w:rPr>
          <w:rFonts w:ascii="Arial" w:hAnsi="Arial" w:cs="Arial"/>
          <w:color w:val="000000"/>
          <w:sz w:val="36"/>
          <w:szCs w:val="36"/>
          <w:lang w:bidi="hi-IN"/>
        </w:rPr>
        <w:t>O</w:t>
      </w:r>
      <w:r>
        <w:rPr>
          <w:rFonts w:ascii="Arial" w:hAnsi="Arial" w:cs="Arial"/>
          <w:color w:val="000000"/>
          <w:sz w:val="36"/>
          <w:szCs w:val="36"/>
          <w:lang w:bidi="hi-IN"/>
        </w:rPr>
        <w:t>maH suprIt</w:t>
      </w:r>
      <w:r w:rsidR="00665208">
        <w:rPr>
          <w:rFonts w:ascii="Arial" w:hAnsi="Arial" w:cs="Arial"/>
          <w:color w:val="000000"/>
          <w:sz w:val="36"/>
          <w:szCs w:val="36"/>
          <w:lang w:bidi="hi-IN"/>
        </w:rPr>
        <w:t>O</w:t>
      </w:r>
      <w:r>
        <w:rPr>
          <w:rFonts w:ascii="Arial" w:hAnsi="Arial" w:cs="Arial"/>
          <w:color w:val="000000"/>
          <w:sz w:val="36"/>
          <w:szCs w:val="36"/>
          <w:lang w:bidi="hi-IN"/>
        </w:rPr>
        <w:t xml:space="preserve"> varad</w:t>
      </w:r>
      <w:r w:rsidR="00665208">
        <w:rPr>
          <w:rFonts w:ascii="Arial" w:hAnsi="Arial" w:cs="Arial"/>
          <w:color w:val="000000"/>
          <w:sz w:val="36"/>
          <w:szCs w:val="36"/>
          <w:lang w:bidi="hi-IN"/>
        </w:rPr>
        <w:t>O</w:t>
      </w:r>
      <w:r>
        <w:rPr>
          <w:rFonts w:ascii="Arial" w:hAnsi="Arial" w:cs="Arial"/>
          <w:color w:val="000000"/>
          <w:sz w:val="36"/>
          <w:szCs w:val="36"/>
          <w:lang w:bidi="hi-IN"/>
        </w:rPr>
        <w:t xml:space="preserve"> Bavatu || 7</w:t>
      </w:r>
    </w:p>
    <w:p w14:paraId="77BA7ED4" w14:textId="77777777" w:rsidR="00A1582D" w:rsidRDefault="00A1582D" w:rsidP="00D91D60">
      <w:pPr>
        <w:autoSpaceDE w:val="0"/>
        <w:autoSpaceDN w:val="0"/>
        <w:adjustRightInd w:val="0"/>
        <w:spacing w:after="0" w:line="240" w:lineRule="auto"/>
        <w:rPr>
          <w:rFonts w:ascii="Arial" w:hAnsi="Arial" w:cs="Arial"/>
          <w:color w:val="000000"/>
          <w:sz w:val="36"/>
          <w:szCs w:val="36"/>
          <w:lang w:bidi="hi-IN"/>
        </w:rPr>
      </w:pPr>
    </w:p>
    <w:p w14:paraId="48A0769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 xml:space="preserve">vatA- ISAnaH </w:t>
      </w:r>
      <w:r>
        <w:rPr>
          <w:rFonts w:ascii="Arial" w:hAnsi="Arial" w:cs="Arial"/>
          <w:color w:val="000000"/>
          <w:sz w:val="36"/>
          <w:szCs w:val="36"/>
          <w:lang w:bidi="hi-IN"/>
        </w:rPr>
        <w:tab/>
      </w:r>
      <w:r>
        <w:rPr>
          <w:rFonts w:ascii="Arial" w:hAnsi="Arial" w:cs="Arial"/>
          <w:color w:val="000000"/>
          <w:sz w:val="36"/>
          <w:szCs w:val="36"/>
          <w:lang w:bidi="hi-IN"/>
        </w:rPr>
        <w:tab/>
        <w:t xml:space="preserve"> </w:t>
      </w:r>
      <w:r>
        <w:rPr>
          <w:rFonts w:ascii="Arial" w:hAnsi="Arial" w:cs="Arial"/>
          <w:color w:val="000000"/>
          <w:sz w:val="36"/>
          <w:szCs w:val="36"/>
          <w:lang w:bidi="hi-IN"/>
        </w:rPr>
        <w:tab/>
      </w:r>
      <w:r>
        <w:rPr>
          <w:rFonts w:ascii="Arial" w:hAnsi="Arial" w:cs="Arial"/>
          <w:color w:val="000000"/>
          <w:sz w:val="36"/>
          <w:szCs w:val="36"/>
          <w:lang w:bidi="hi-IN"/>
        </w:rPr>
        <w:tab/>
        <w:t xml:space="preserve">dik -uttara pUrvaM </w:t>
      </w:r>
    </w:p>
    <w:p w14:paraId="4EF33894" w14:textId="633DDD56"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BUrBuvaqssuvaqr</w:t>
      </w:r>
      <w:r>
        <w:rPr>
          <w:rFonts w:ascii="Arial" w:hAnsi="Arial" w:cs="Arial"/>
          <w:color w:val="000000"/>
          <w:sz w:val="36"/>
          <w:szCs w:val="36"/>
          <w:lang w:bidi="hi-IN"/>
        </w:rPr>
        <w:t>OM</w:t>
      </w:r>
      <w:r w:rsidR="00D91D60">
        <w:rPr>
          <w:rFonts w:ascii="Arial" w:hAnsi="Arial" w:cs="Arial"/>
          <w:color w:val="000000"/>
          <w:sz w:val="36"/>
          <w:szCs w:val="36"/>
          <w:lang w:bidi="hi-IN"/>
        </w:rPr>
        <w:t xml:space="preserve"> | SaM | </w:t>
      </w:r>
    </w:p>
    <w:p w14:paraId="63CE73E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tamISA$naqM (tamISA#naqM) jaga#ta-staqsthuShaqspati$M | dhiqyaqM jiqnvamava#s</w:t>
      </w:r>
      <w:r w:rsidR="00665208">
        <w:rPr>
          <w:rFonts w:ascii="Arial" w:hAnsi="Arial" w:cs="Arial"/>
          <w:color w:val="000000"/>
          <w:sz w:val="36"/>
          <w:szCs w:val="36"/>
          <w:lang w:bidi="hi-IN"/>
        </w:rPr>
        <w:t>E</w:t>
      </w:r>
      <w:r>
        <w:rPr>
          <w:rFonts w:ascii="Arial" w:hAnsi="Arial" w:cs="Arial"/>
          <w:color w:val="000000"/>
          <w:sz w:val="36"/>
          <w:szCs w:val="36"/>
          <w:lang w:bidi="hi-IN"/>
        </w:rPr>
        <w:t xml:space="preserve"> hUmah</w:t>
      </w:r>
      <w:r w:rsidR="00665208">
        <w:rPr>
          <w:rFonts w:ascii="Arial" w:hAnsi="Arial" w:cs="Arial"/>
          <w:color w:val="000000"/>
          <w:sz w:val="36"/>
          <w:szCs w:val="36"/>
          <w:lang w:bidi="hi-IN"/>
        </w:rPr>
        <w:t>E</w:t>
      </w:r>
      <w:r>
        <w:rPr>
          <w:rFonts w:ascii="Arial" w:hAnsi="Arial" w:cs="Arial"/>
          <w:color w:val="000000"/>
          <w:sz w:val="36"/>
          <w:szCs w:val="36"/>
          <w:lang w:bidi="hi-IN"/>
        </w:rPr>
        <w:t xml:space="preserve"> vaqyaM | pUqShA n</w:t>
      </w:r>
      <w:r w:rsidR="00665208">
        <w:rPr>
          <w:rFonts w:ascii="Arial" w:hAnsi="Arial" w:cs="Arial"/>
          <w:color w:val="000000"/>
          <w:sz w:val="36"/>
          <w:szCs w:val="36"/>
          <w:lang w:bidi="hi-IN"/>
        </w:rPr>
        <w:t>O</w:t>
      </w:r>
      <w:r>
        <w:rPr>
          <w:rFonts w:ascii="Arial" w:hAnsi="Arial" w:cs="Arial"/>
          <w:color w:val="000000"/>
          <w:sz w:val="36"/>
          <w:szCs w:val="36"/>
          <w:lang w:bidi="hi-IN"/>
        </w:rPr>
        <w:t>q yathAq v</w:t>
      </w:r>
      <w:r w:rsidR="00665208">
        <w:rPr>
          <w:rFonts w:ascii="Arial" w:hAnsi="Arial" w:cs="Arial"/>
          <w:color w:val="000000"/>
          <w:sz w:val="36"/>
          <w:szCs w:val="36"/>
          <w:lang w:bidi="hi-IN"/>
        </w:rPr>
        <w:t>E</w:t>
      </w:r>
      <w:r>
        <w:rPr>
          <w:rFonts w:ascii="Arial" w:hAnsi="Arial" w:cs="Arial"/>
          <w:color w:val="000000"/>
          <w:sz w:val="36"/>
          <w:szCs w:val="36"/>
          <w:lang w:bidi="hi-IN"/>
        </w:rPr>
        <w:t>da# sAqmasa#d vRuqdh</w:t>
      </w:r>
      <w:r w:rsidR="00665208">
        <w:rPr>
          <w:rFonts w:ascii="Arial" w:hAnsi="Arial" w:cs="Arial"/>
          <w:color w:val="000000"/>
          <w:sz w:val="36"/>
          <w:szCs w:val="36"/>
          <w:lang w:bidi="hi-IN"/>
        </w:rPr>
        <w:t>E</w:t>
      </w:r>
      <w:r>
        <w:rPr>
          <w:rFonts w:ascii="Arial" w:hAnsi="Arial" w:cs="Arial"/>
          <w:color w:val="000000"/>
          <w:sz w:val="36"/>
          <w:szCs w:val="36"/>
          <w:lang w:bidi="hi-IN"/>
        </w:rPr>
        <w:t xml:space="preserve"> ra#kShiqtA pAqyurada#bdhaH svaqstay</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p>
    <w:p w14:paraId="02418BF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SaM ISAnAya SUlahastAya vidyAdhipatay</w:t>
      </w:r>
      <w:r w:rsidR="00665208">
        <w:rPr>
          <w:rFonts w:ascii="Arial" w:hAnsi="Arial" w:cs="Arial"/>
          <w:color w:val="000000"/>
          <w:sz w:val="36"/>
          <w:szCs w:val="36"/>
          <w:lang w:bidi="hi-IN"/>
        </w:rPr>
        <w:t>E</w:t>
      </w:r>
      <w:r>
        <w:rPr>
          <w:rFonts w:ascii="Arial" w:hAnsi="Arial" w:cs="Arial"/>
          <w:color w:val="000000"/>
          <w:sz w:val="36"/>
          <w:szCs w:val="36"/>
          <w:lang w:bidi="hi-IN"/>
        </w:rPr>
        <w:t xml:space="preserve"> vRuShaBavAhanAya sAMgAya sAyudhAya saSakti parivArAya umAmah</w:t>
      </w:r>
      <w:r w:rsidR="00665208">
        <w:rPr>
          <w:rFonts w:ascii="Arial" w:hAnsi="Arial" w:cs="Arial"/>
          <w:color w:val="000000"/>
          <w:sz w:val="36"/>
          <w:szCs w:val="36"/>
          <w:lang w:bidi="hi-IN"/>
        </w:rPr>
        <w:t>E</w:t>
      </w:r>
      <w:r>
        <w:rPr>
          <w:rFonts w:ascii="Arial" w:hAnsi="Arial" w:cs="Arial"/>
          <w:color w:val="000000"/>
          <w:sz w:val="36"/>
          <w:szCs w:val="36"/>
          <w:lang w:bidi="hi-IN"/>
        </w:rPr>
        <w:t xml:space="preserve">Svara pArShadAya namaH | </w:t>
      </w:r>
    </w:p>
    <w:p w14:paraId="27A224F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SaM ISAnAya namaH | aiSAna digBAg</w:t>
      </w:r>
      <w:r w:rsidR="00665208">
        <w:rPr>
          <w:rFonts w:ascii="Arial" w:hAnsi="Arial" w:cs="Arial"/>
          <w:color w:val="000000"/>
          <w:sz w:val="36"/>
          <w:szCs w:val="36"/>
          <w:lang w:bidi="hi-IN"/>
        </w:rPr>
        <w:t>E</w:t>
      </w:r>
      <w:r>
        <w:rPr>
          <w:rFonts w:ascii="Arial" w:hAnsi="Arial" w:cs="Arial"/>
          <w:color w:val="000000"/>
          <w:sz w:val="36"/>
          <w:szCs w:val="36"/>
          <w:lang w:bidi="hi-IN"/>
        </w:rPr>
        <w:t xml:space="preserve"> (nABisthAn</w:t>
      </w:r>
      <w:r w:rsidR="00665208">
        <w:rPr>
          <w:rFonts w:ascii="Arial" w:hAnsi="Arial" w:cs="Arial"/>
          <w:color w:val="000000"/>
          <w:sz w:val="36"/>
          <w:szCs w:val="36"/>
          <w:lang w:bidi="hi-IN"/>
        </w:rPr>
        <w:t>E</w:t>
      </w:r>
      <w:r>
        <w:rPr>
          <w:rFonts w:ascii="Arial" w:hAnsi="Arial" w:cs="Arial"/>
          <w:color w:val="000000"/>
          <w:sz w:val="36"/>
          <w:szCs w:val="36"/>
          <w:lang w:bidi="hi-IN"/>
        </w:rPr>
        <w:t>) ISAnaH suprIt</w:t>
      </w:r>
      <w:r w:rsidR="00665208">
        <w:rPr>
          <w:rFonts w:ascii="Arial" w:hAnsi="Arial" w:cs="Arial"/>
          <w:color w:val="000000"/>
          <w:sz w:val="36"/>
          <w:szCs w:val="36"/>
          <w:lang w:bidi="hi-IN"/>
        </w:rPr>
        <w:t>O</w:t>
      </w:r>
      <w:r>
        <w:rPr>
          <w:rFonts w:ascii="Arial" w:hAnsi="Arial" w:cs="Arial"/>
          <w:color w:val="000000"/>
          <w:sz w:val="36"/>
          <w:szCs w:val="36"/>
          <w:lang w:bidi="hi-IN"/>
        </w:rPr>
        <w:t xml:space="preserve"> varad</w:t>
      </w:r>
      <w:r w:rsidR="00665208">
        <w:rPr>
          <w:rFonts w:ascii="Arial" w:hAnsi="Arial" w:cs="Arial"/>
          <w:color w:val="000000"/>
          <w:sz w:val="36"/>
          <w:szCs w:val="36"/>
          <w:lang w:bidi="hi-IN"/>
        </w:rPr>
        <w:t>O</w:t>
      </w:r>
      <w:r>
        <w:rPr>
          <w:rFonts w:ascii="Arial" w:hAnsi="Arial" w:cs="Arial"/>
          <w:color w:val="000000"/>
          <w:sz w:val="36"/>
          <w:szCs w:val="36"/>
          <w:lang w:bidi="hi-IN"/>
        </w:rPr>
        <w:t xml:space="preserve"> Bavatu || 8</w:t>
      </w:r>
    </w:p>
    <w:p w14:paraId="1270189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16BCD3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 xml:space="preserve">vatA- brahma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dik - UrdhvaM </w:t>
      </w:r>
    </w:p>
    <w:p w14:paraId="4FAD9771" w14:textId="66D3E273"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BUrBuvaqssuvaqr</w:t>
      </w:r>
      <w:r>
        <w:rPr>
          <w:rFonts w:ascii="Arial" w:hAnsi="Arial" w:cs="Arial"/>
          <w:color w:val="000000"/>
          <w:sz w:val="36"/>
          <w:szCs w:val="36"/>
          <w:lang w:bidi="hi-IN"/>
        </w:rPr>
        <w:t>OM</w:t>
      </w:r>
      <w:r w:rsidR="00D91D60">
        <w:rPr>
          <w:rFonts w:ascii="Arial" w:hAnsi="Arial" w:cs="Arial"/>
          <w:color w:val="000000"/>
          <w:sz w:val="36"/>
          <w:szCs w:val="36"/>
          <w:lang w:bidi="hi-IN"/>
        </w:rPr>
        <w:t xml:space="preserve"> | aM | </w:t>
      </w:r>
    </w:p>
    <w:p w14:paraId="5197B4AC" w14:textId="2E3DFADA"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aqsm</w:t>
      </w:r>
      <w:r w:rsidR="00665208">
        <w:rPr>
          <w:rFonts w:ascii="Arial" w:hAnsi="Arial" w:cs="Arial"/>
          <w:color w:val="000000"/>
          <w:sz w:val="36"/>
          <w:szCs w:val="36"/>
          <w:lang w:bidi="hi-IN"/>
        </w:rPr>
        <w:t>E</w:t>
      </w:r>
      <w:r>
        <w:rPr>
          <w:rFonts w:ascii="Arial" w:hAnsi="Arial" w:cs="Arial"/>
          <w:color w:val="000000"/>
          <w:sz w:val="36"/>
          <w:szCs w:val="36"/>
          <w:lang w:bidi="hi-IN"/>
        </w:rPr>
        <w:t xml:space="preserve"> ruqdrA m</w:t>
      </w:r>
      <w:r w:rsidR="00665208">
        <w:rPr>
          <w:rFonts w:ascii="Arial" w:hAnsi="Arial" w:cs="Arial"/>
          <w:color w:val="000000"/>
          <w:sz w:val="36"/>
          <w:szCs w:val="36"/>
          <w:lang w:bidi="hi-IN"/>
        </w:rPr>
        <w:t>E</w:t>
      </w:r>
      <w:r>
        <w:rPr>
          <w:rFonts w:ascii="Arial" w:hAnsi="Arial" w:cs="Arial"/>
          <w:color w:val="000000"/>
          <w:sz w:val="36"/>
          <w:szCs w:val="36"/>
          <w:lang w:bidi="hi-IN"/>
        </w:rPr>
        <w:t>qhanAq parva#tAs</w:t>
      </w:r>
      <w:r w:rsidR="00665208">
        <w:rPr>
          <w:rFonts w:ascii="Arial" w:hAnsi="Arial" w:cs="Arial"/>
          <w:color w:val="000000"/>
          <w:sz w:val="36"/>
          <w:szCs w:val="36"/>
          <w:lang w:bidi="hi-IN"/>
        </w:rPr>
        <w:t>O</w:t>
      </w:r>
      <w:r>
        <w:rPr>
          <w:rFonts w:ascii="Arial" w:hAnsi="Arial" w:cs="Arial"/>
          <w:color w:val="000000"/>
          <w:sz w:val="36"/>
          <w:szCs w:val="36"/>
          <w:lang w:bidi="hi-IN"/>
        </w:rPr>
        <w:t xml:space="preserve"> vRuqtrahaty</w:t>
      </w:r>
      <w:r w:rsidR="00665208">
        <w:rPr>
          <w:rFonts w:ascii="Arial" w:hAnsi="Arial" w:cs="Arial"/>
          <w:color w:val="000000"/>
          <w:sz w:val="36"/>
          <w:szCs w:val="36"/>
          <w:lang w:bidi="hi-IN"/>
        </w:rPr>
        <w:t>E</w:t>
      </w:r>
      <w:r>
        <w:rPr>
          <w:rFonts w:ascii="Arial" w:hAnsi="Arial" w:cs="Arial"/>
          <w:color w:val="000000"/>
          <w:sz w:val="36"/>
          <w:szCs w:val="36"/>
          <w:lang w:bidi="hi-IN"/>
        </w:rPr>
        <w:t>q Bara# hUtau saqj</w:t>
      </w:r>
      <w:r w:rsidR="00665208">
        <w:rPr>
          <w:rFonts w:ascii="Arial" w:hAnsi="Arial" w:cs="Arial"/>
          <w:color w:val="000000"/>
          <w:sz w:val="36"/>
          <w:szCs w:val="36"/>
          <w:lang w:bidi="hi-IN"/>
        </w:rPr>
        <w:t>O</w:t>
      </w:r>
      <w:r>
        <w:rPr>
          <w:rFonts w:ascii="Arial" w:hAnsi="Arial" w:cs="Arial"/>
          <w:color w:val="000000"/>
          <w:sz w:val="36"/>
          <w:szCs w:val="36"/>
          <w:lang w:bidi="hi-IN"/>
        </w:rPr>
        <w:t>ShA$H | yaSSaMsa#t</w:t>
      </w:r>
      <w:r w:rsidR="00665208">
        <w:rPr>
          <w:rFonts w:ascii="Arial" w:hAnsi="Arial" w:cs="Arial"/>
          <w:color w:val="000000"/>
          <w:sz w:val="36"/>
          <w:szCs w:val="36"/>
          <w:lang w:bidi="hi-IN"/>
        </w:rPr>
        <w:t>E</w:t>
      </w:r>
      <w:r>
        <w:rPr>
          <w:rFonts w:ascii="Arial" w:hAnsi="Arial" w:cs="Arial"/>
          <w:color w:val="000000"/>
          <w:sz w:val="36"/>
          <w:szCs w:val="36"/>
          <w:lang w:bidi="hi-IN"/>
        </w:rPr>
        <w:t xml:space="preserve"> stuvaqt</w:t>
      </w:r>
      <w:r w:rsidR="00665208">
        <w:rPr>
          <w:rFonts w:ascii="Arial" w:hAnsi="Arial" w:cs="Arial"/>
          <w:color w:val="000000"/>
          <w:sz w:val="36"/>
          <w:szCs w:val="36"/>
          <w:lang w:bidi="hi-IN"/>
        </w:rPr>
        <w:t>E</w:t>
      </w:r>
      <w:r>
        <w:rPr>
          <w:rFonts w:ascii="Arial" w:hAnsi="Arial" w:cs="Arial"/>
          <w:color w:val="000000"/>
          <w:sz w:val="36"/>
          <w:szCs w:val="36"/>
          <w:lang w:bidi="hi-IN"/>
        </w:rPr>
        <w:t xml:space="preserve"> dhAyi# paqjra indra#jy</w:t>
      </w:r>
      <w:r w:rsidR="00665208">
        <w:rPr>
          <w:rFonts w:ascii="Arial" w:hAnsi="Arial" w:cs="Arial"/>
          <w:color w:val="000000"/>
          <w:sz w:val="36"/>
          <w:szCs w:val="36"/>
          <w:lang w:bidi="hi-IN"/>
        </w:rPr>
        <w:t>E</w:t>
      </w:r>
      <w:r>
        <w:rPr>
          <w:rFonts w:ascii="Arial" w:hAnsi="Arial" w:cs="Arial"/>
          <w:color w:val="000000"/>
          <w:sz w:val="36"/>
          <w:szCs w:val="36"/>
          <w:lang w:bidi="hi-IN"/>
        </w:rPr>
        <w:t>ShThA aqsmA</w:t>
      </w:r>
      <w:r w:rsidR="002A666E">
        <w:rPr>
          <w:rFonts w:ascii="Arial" w:hAnsi="Arial" w:cs="Arial"/>
          <w:color w:val="000000"/>
          <w:sz w:val="36"/>
          <w:szCs w:val="36"/>
          <w:lang w:bidi="hi-IN"/>
        </w:rPr>
        <w:t xml:space="preserve"> n</w:t>
      </w:r>
      <w:r>
        <w:rPr>
          <w:rFonts w:ascii="Arial" w:hAnsi="Arial" w:cs="Arial"/>
          <w:color w:val="000000"/>
          <w:sz w:val="36"/>
          <w:szCs w:val="36"/>
          <w:lang w:bidi="hi-IN"/>
        </w:rPr>
        <w:t xml:space="preserve">a#vantu </w:t>
      </w:r>
      <w:r w:rsidR="002A666E">
        <w:rPr>
          <w:rFonts w:ascii="Arial" w:hAnsi="Arial" w:cs="Arial"/>
          <w:color w:val="000000"/>
          <w:sz w:val="36"/>
          <w:szCs w:val="36"/>
          <w:lang w:bidi="hi-IN"/>
        </w:rPr>
        <w:br/>
      </w:r>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 xml:space="preserve">qvAH || </w:t>
      </w:r>
    </w:p>
    <w:p w14:paraId="43FB168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aM brahmaN</w:t>
      </w:r>
      <w:r w:rsidR="00665208">
        <w:rPr>
          <w:rFonts w:ascii="Arial" w:hAnsi="Arial" w:cs="Arial"/>
          <w:color w:val="000000"/>
          <w:sz w:val="36"/>
          <w:szCs w:val="36"/>
          <w:lang w:bidi="hi-IN"/>
        </w:rPr>
        <w:t>E</w:t>
      </w:r>
      <w:r>
        <w:rPr>
          <w:rFonts w:ascii="Arial" w:hAnsi="Arial" w:cs="Arial"/>
          <w:color w:val="000000"/>
          <w:sz w:val="36"/>
          <w:szCs w:val="36"/>
          <w:lang w:bidi="hi-IN"/>
        </w:rPr>
        <w:t xml:space="preserve"> padmahastAya l</w:t>
      </w:r>
      <w:r w:rsidR="00665208">
        <w:rPr>
          <w:rFonts w:ascii="Arial" w:hAnsi="Arial" w:cs="Arial"/>
          <w:color w:val="000000"/>
          <w:sz w:val="36"/>
          <w:szCs w:val="36"/>
          <w:lang w:bidi="hi-IN"/>
        </w:rPr>
        <w:t>O</w:t>
      </w:r>
      <w:r>
        <w:rPr>
          <w:rFonts w:ascii="Arial" w:hAnsi="Arial" w:cs="Arial"/>
          <w:color w:val="000000"/>
          <w:sz w:val="36"/>
          <w:szCs w:val="36"/>
          <w:lang w:bidi="hi-IN"/>
        </w:rPr>
        <w:t>kAdhipatay</w:t>
      </w:r>
      <w:r w:rsidR="00665208">
        <w:rPr>
          <w:rFonts w:ascii="Arial" w:hAnsi="Arial" w:cs="Arial"/>
          <w:color w:val="000000"/>
          <w:sz w:val="36"/>
          <w:szCs w:val="36"/>
          <w:lang w:bidi="hi-IN"/>
        </w:rPr>
        <w:t>E</w:t>
      </w:r>
      <w:r>
        <w:rPr>
          <w:rFonts w:ascii="Arial" w:hAnsi="Arial" w:cs="Arial"/>
          <w:color w:val="000000"/>
          <w:sz w:val="36"/>
          <w:szCs w:val="36"/>
          <w:lang w:bidi="hi-IN"/>
        </w:rPr>
        <w:t xml:space="preserve"> haMsavAhanAya sAMgAya sAyudhAya saSakti parivArAya umAmah</w:t>
      </w:r>
      <w:r w:rsidR="00665208">
        <w:rPr>
          <w:rFonts w:ascii="Arial" w:hAnsi="Arial" w:cs="Arial"/>
          <w:color w:val="000000"/>
          <w:sz w:val="36"/>
          <w:szCs w:val="36"/>
          <w:lang w:bidi="hi-IN"/>
        </w:rPr>
        <w:t>E</w:t>
      </w:r>
      <w:r>
        <w:rPr>
          <w:rFonts w:ascii="Arial" w:hAnsi="Arial" w:cs="Arial"/>
          <w:color w:val="000000"/>
          <w:sz w:val="36"/>
          <w:szCs w:val="36"/>
          <w:lang w:bidi="hi-IN"/>
        </w:rPr>
        <w:t>Svara pArShadAya namaH | aM brahmaN</w:t>
      </w:r>
      <w:r w:rsidR="00665208">
        <w:rPr>
          <w:rFonts w:ascii="Arial" w:hAnsi="Arial" w:cs="Arial"/>
          <w:color w:val="000000"/>
          <w:sz w:val="36"/>
          <w:szCs w:val="36"/>
          <w:lang w:bidi="hi-IN"/>
        </w:rPr>
        <w:t>E</w:t>
      </w:r>
      <w:r>
        <w:rPr>
          <w:rFonts w:ascii="Arial" w:hAnsi="Arial" w:cs="Arial"/>
          <w:color w:val="000000"/>
          <w:sz w:val="36"/>
          <w:szCs w:val="36"/>
          <w:lang w:bidi="hi-IN"/>
        </w:rPr>
        <w:t xml:space="preserve"> namaH | UrdhvadigBAg</w:t>
      </w:r>
      <w:r w:rsidR="00665208">
        <w:rPr>
          <w:rFonts w:ascii="Arial" w:hAnsi="Arial" w:cs="Arial"/>
          <w:color w:val="000000"/>
          <w:sz w:val="36"/>
          <w:szCs w:val="36"/>
          <w:lang w:bidi="hi-IN"/>
        </w:rPr>
        <w:t>E</w:t>
      </w:r>
      <w:r>
        <w:rPr>
          <w:rFonts w:ascii="Arial" w:hAnsi="Arial" w:cs="Arial"/>
          <w:color w:val="000000"/>
          <w:sz w:val="36"/>
          <w:szCs w:val="36"/>
          <w:lang w:bidi="hi-IN"/>
        </w:rPr>
        <w:t xml:space="preserve"> (mUrdhasthAn</w:t>
      </w:r>
      <w:r w:rsidR="00665208">
        <w:rPr>
          <w:rFonts w:ascii="Arial" w:hAnsi="Arial" w:cs="Arial"/>
          <w:color w:val="000000"/>
          <w:sz w:val="36"/>
          <w:szCs w:val="36"/>
          <w:lang w:bidi="hi-IN"/>
        </w:rPr>
        <w:t>E</w:t>
      </w:r>
      <w:r>
        <w:rPr>
          <w:rFonts w:ascii="Arial" w:hAnsi="Arial" w:cs="Arial"/>
          <w:color w:val="000000"/>
          <w:sz w:val="36"/>
          <w:szCs w:val="36"/>
          <w:lang w:bidi="hi-IN"/>
        </w:rPr>
        <w:t>) brahmA suprIt</w:t>
      </w:r>
      <w:r w:rsidR="00665208">
        <w:rPr>
          <w:rFonts w:ascii="Arial" w:hAnsi="Arial" w:cs="Arial"/>
          <w:color w:val="000000"/>
          <w:sz w:val="36"/>
          <w:szCs w:val="36"/>
          <w:lang w:bidi="hi-IN"/>
        </w:rPr>
        <w:t>O</w:t>
      </w:r>
      <w:r>
        <w:rPr>
          <w:rFonts w:ascii="Arial" w:hAnsi="Arial" w:cs="Arial"/>
          <w:color w:val="000000"/>
          <w:sz w:val="36"/>
          <w:szCs w:val="36"/>
          <w:lang w:bidi="hi-IN"/>
        </w:rPr>
        <w:t xml:space="preserve"> varad</w:t>
      </w:r>
      <w:r w:rsidR="00665208">
        <w:rPr>
          <w:rFonts w:ascii="Arial" w:hAnsi="Arial" w:cs="Arial"/>
          <w:color w:val="000000"/>
          <w:sz w:val="36"/>
          <w:szCs w:val="36"/>
          <w:lang w:bidi="hi-IN"/>
        </w:rPr>
        <w:t>O</w:t>
      </w:r>
      <w:r>
        <w:rPr>
          <w:rFonts w:ascii="Arial" w:hAnsi="Arial" w:cs="Arial"/>
          <w:color w:val="000000"/>
          <w:sz w:val="36"/>
          <w:szCs w:val="36"/>
          <w:lang w:bidi="hi-IN"/>
        </w:rPr>
        <w:t xml:space="preserve"> Bavatu || 9</w:t>
      </w:r>
    </w:p>
    <w:p w14:paraId="129C3667" w14:textId="77777777" w:rsidR="00A1582D" w:rsidRDefault="00A1582D" w:rsidP="00D91D60">
      <w:pPr>
        <w:autoSpaceDE w:val="0"/>
        <w:autoSpaceDN w:val="0"/>
        <w:adjustRightInd w:val="0"/>
        <w:spacing w:after="0" w:line="240" w:lineRule="auto"/>
        <w:rPr>
          <w:rFonts w:ascii="Arial" w:hAnsi="Arial" w:cs="Arial"/>
          <w:color w:val="000000"/>
          <w:sz w:val="36"/>
          <w:szCs w:val="36"/>
          <w:lang w:bidi="hi-IN"/>
        </w:rPr>
      </w:pPr>
    </w:p>
    <w:p w14:paraId="0DDFBC7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 xml:space="preserve">vatA-viShNuH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dik - adh</w:t>
      </w:r>
      <w:r w:rsidR="00665208">
        <w:rPr>
          <w:rFonts w:ascii="Arial" w:hAnsi="Arial" w:cs="Arial"/>
          <w:color w:val="000000"/>
          <w:sz w:val="36"/>
          <w:szCs w:val="36"/>
          <w:lang w:bidi="hi-IN"/>
        </w:rPr>
        <w:t>O</w:t>
      </w:r>
      <w:r>
        <w:rPr>
          <w:rFonts w:ascii="Arial" w:hAnsi="Arial" w:cs="Arial"/>
          <w:color w:val="000000"/>
          <w:sz w:val="36"/>
          <w:szCs w:val="36"/>
          <w:lang w:bidi="hi-IN"/>
        </w:rPr>
        <w:t xml:space="preserve"> dik </w:t>
      </w:r>
    </w:p>
    <w:p w14:paraId="5B4E4A7E" w14:textId="47123BD3"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BUrBuvaqssuvaqr</w:t>
      </w:r>
      <w:r>
        <w:rPr>
          <w:rFonts w:ascii="Arial" w:hAnsi="Arial" w:cs="Arial"/>
          <w:color w:val="000000"/>
          <w:sz w:val="36"/>
          <w:szCs w:val="36"/>
          <w:lang w:bidi="hi-IN"/>
        </w:rPr>
        <w:t>OM</w:t>
      </w:r>
      <w:r w:rsidR="00D91D60">
        <w:rPr>
          <w:rFonts w:ascii="Arial" w:hAnsi="Arial" w:cs="Arial"/>
          <w:color w:val="000000"/>
          <w:sz w:val="36"/>
          <w:szCs w:val="36"/>
          <w:lang w:bidi="hi-IN"/>
        </w:rPr>
        <w:t xml:space="preserve"> | hrIM | </w:t>
      </w:r>
    </w:p>
    <w:p w14:paraId="658CAA20" w14:textId="636DBE85"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sy</w:t>
      </w:r>
      <w:r w:rsidR="00665208">
        <w:rPr>
          <w:rFonts w:ascii="Arial" w:hAnsi="Arial" w:cs="Arial"/>
          <w:color w:val="000000"/>
          <w:sz w:val="36"/>
          <w:szCs w:val="36"/>
          <w:lang w:bidi="hi-IN"/>
        </w:rPr>
        <w:t>O</w:t>
      </w:r>
      <w:r>
        <w:rPr>
          <w:rFonts w:ascii="Arial" w:hAnsi="Arial" w:cs="Arial"/>
          <w:color w:val="000000"/>
          <w:sz w:val="36"/>
          <w:szCs w:val="36"/>
          <w:lang w:bidi="hi-IN"/>
        </w:rPr>
        <w:t>qnA pRu#thivi</w:t>
      </w:r>
      <w:r w:rsidR="004E5010">
        <w:rPr>
          <w:rFonts w:ascii="Arial" w:hAnsi="Arial" w:cs="Arial"/>
          <w:color w:val="000000"/>
          <w:sz w:val="36"/>
          <w:szCs w:val="36"/>
          <w:lang w:bidi="hi-IN"/>
        </w:rPr>
        <w:t>q</w:t>
      </w:r>
      <w:r>
        <w:rPr>
          <w:rFonts w:ascii="Arial" w:hAnsi="Arial" w:cs="Arial"/>
          <w:color w:val="000000"/>
          <w:sz w:val="36"/>
          <w:szCs w:val="36"/>
          <w:lang w:bidi="hi-IN"/>
        </w:rPr>
        <w:t xml:space="preserve"> BavA# &amp;nRukShaqrA niqv</w:t>
      </w:r>
      <w:r w:rsidR="00665208">
        <w:rPr>
          <w:rFonts w:ascii="Arial" w:hAnsi="Arial" w:cs="Arial"/>
          <w:color w:val="000000"/>
          <w:sz w:val="36"/>
          <w:szCs w:val="36"/>
          <w:lang w:bidi="hi-IN"/>
        </w:rPr>
        <w:t>E</w:t>
      </w:r>
      <w:r>
        <w:rPr>
          <w:rFonts w:ascii="Arial" w:hAnsi="Arial" w:cs="Arial"/>
          <w:color w:val="000000"/>
          <w:sz w:val="36"/>
          <w:szCs w:val="36"/>
          <w:lang w:bidi="hi-IN"/>
        </w:rPr>
        <w:t xml:space="preserve">Sa#nI | yacCA# naqH Sarma# saqprathA$H || </w:t>
      </w:r>
    </w:p>
    <w:p w14:paraId="60676C1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hrIM viShNav</w:t>
      </w:r>
      <w:r w:rsidR="00665208">
        <w:rPr>
          <w:rFonts w:ascii="Arial" w:hAnsi="Arial" w:cs="Arial"/>
          <w:color w:val="000000"/>
          <w:sz w:val="36"/>
          <w:szCs w:val="36"/>
          <w:lang w:bidi="hi-IN"/>
        </w:rPr>
        <w:t>E</w:t>
      </w:r>
      <w:r>
        <w:rPr>
          <w:rFonts w:ascii="Arial" w:hAnsi="Arial" w:cs="Arial"/>
          <w:color w:val="000000"/>
          <w:sz w:val="36"/>
          <w:szCs w:val="36"/>
          <w:lang w:bidi="hi-IN"/>
        </w:rPr>
        <w:t xml:space="preserve"> cakrahastAya nAgAdhipatay</w:t>
      </w:r>
      <w:r w:rsidR="00665208">
        <w:rPr>
          <w:rFonts w:ascii="Arial" w:hAnsi="Arial" w:cs="Arial"/>
          <w:color w:val="000000"/>
          <w:sz w:val="36"/>
          <w:szCs w:val="36"/>
          <w:lang w:bidi="hi-IN"/>
        </w:rPr>
        <w:t>E</w:t>
      </w:r>
      <w:r>
        <w:rPr>
          <w:rFonts w:ascii="Arial" w:hAnsi="Arial" w:cs="Arial"/>
          <w:color w:val="000000"/>
          <w:sz w:val="36"/>
          <w:szCs w:val="36"/>
          <w:lang w:bidi="hi-IN"/>
        </w:rPr>
        <w:t xml:space="preserve"> garuDavAhanAya sAMgAya sAyudhAya saSakti parivArAya umAmah</w:t>
      </w:r>
      <w:r w:rsidR="00665208">
        <w:rPr>
          <w:rFonts w:ascii="Arial" w:hAnsi="Arial" w:cs="Arial"/>
          <w:color w:val="000000"/>
          <w:sz w:val="36"/>
          <w:szCs w:val="36"/>
          <w:lang w:bidi="hi-IN"/>
        </w:rPr>
        <w:t>E</w:t>
      </w:r>
      <w:r>
        <w:rPr>
          <w:rFonts w:ascii="Arial" w:hAnsi="Arial" w:cs="Arial"/>
          <w:color w:val="000000"/>
          <w:sz w:val="36"/>
          <w:szCs w:val="36"/>
          <w:lang w:bidi="hi-IN"/>
        </w:rPr>
        <w:t>Svara pArShadAya namaH | hrIM viShNav</w:t>
      </w:r>
      <w:r w:rsidR="00665208">
        <w:rPr>
          <w:rFonts w:ascii="Arial" w:hAnsi="Arial" w:cs="Arial"/>
          <w:color w:val="000000"/>
          <w:sz w:val="36"/>
          <w:szCs w:val="36"/>
          <w:lang w:bidi="hi-IN"/>
        </w:rPr>
        <w:t>E</w:t>
      </w:r>
      <w:r>
        <w:rPr>
          <w:rFonts w:ascii="Arial" w:hAnsi="Arial" w:cs="Arial"/>
          <w:color w:val="000000"/>
          <w:sz w:val="36"/>
          <w:szCs w:val="36"/>
          <w:lang w:bidi="hi-IN"/>
        </w:rPr>
        <w:t xml:space="preserve"> namaH | </w:t>
      </w:r>
    </w:p>
    <w:p w14:paraId="7AAB49E1" w14:textId="77777777" w:rsidR="00D91D60" w:rsidRDefault="00D91D60" w:rsidP="00A1582D">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adh</w:t>
      </w:r>
      <w:r w:rsidR="00665208">
        <w:rPr>
          <w:rFonts w:ascii="Arial" w:hAnsi="Arial" w:cs="Arial"/>
          <w:color w:val="000000"/>
          <w:sz w:val="36"/>
          <w:szCs w:val="36"/>
          <w:lang w:bidi="hi-IN"/>
        </w:rPr>
        <w:t>O</w:t>
      </w:r>
      <w:r>
        <w:rPr>
          <w:rFonts w:ascii="Arial" w:hAnsi="Arial" w:cs="Arial"/>
          <w:color w:val="000000"/>
          <w:sz w:val="36"/>
          <w:szCs w:val="36"/>
          <w:lang w:bidi="hi-IN"/>
        </w:rPr>
        <w:t xml:space="preserve"> digBAg</w:t>
      </w:r>
      <w:r w:rsidR="00665208">
        <w:rPr>
          <w:rFonts w:ascii="Arial" w:hAnsi="Arial" w:cs="Arial"/>
          <w:color w:val="000000"/>
          <w:sz w:val="36"/>
          <w:szCs w:val="36"/>
          <w:lang w:bidi="hi-IN"/>
        </w:rPr>
        <w:t>E</w:t>
      </w:r>
      <w:r>
        <w:rPr>
          <w:rFonts w:ascii="Arial" w:hAnsi="Arial" w:cs="Arial"/>
          <w:color w:val="000000"/>
          <w:sz w:val="36"/>
          <w:szCs w:val="36"/>
          <w:lang w:bidi="hi-IN"/>
        </w:rPr>
        <w:t xml:space="preserve"> (pAdasthAn</w:t>
      </w:r>
      <w:r w:rsidR="00665208">
        <w:rPr>
          <w:rFonts w:ascii="Arial" w:hAnsi="Arial" w:cs="Arial"/>
          <w:color w:val="000000"/>
          <w:sz w:val="36"/>
          <w:szCs w:val="36"/>
          <w:lang w:bidi="hi-IN"/>
        </w:rPr>
        <w:t>E</w:t>
      </w:r>
      <w:r>
        <w:rPr>
          <w:rFonts w:ascii="Arial" w:hAnsi="Arial" w:cs="Arial"/>
          <w:color w:val="000000"/>
          <w:sz w:val="36"/>
          <w:szCs w:val="36"/>
          <w:lang w:bidi="hi-IN"/>
        </w:rPr>
        <w:t>) viShNussuprIt</w:t>
      </w:r>
      <w:r w:rsidR="00665208">
        <w:rPr>
          <w:rFonts w:ascii="Arial" w:hAnsi="Arial" w:cs="Arial"/>
          <w:color w:val="000000"/>
          <w:sz w:val="36"/>
          <w:szCs w:val="36"/>
          <w:lang w:bidi="hi-IN"/>
        </w:rPr>
        <w:t>O</w:t>
      </w:r>
      <w:r>
        <w:rPr>
          <w:rFonts w:ascii="Arial" w:hAnsi="Arial" w:cs="Arial"/>
          <w:color w:val="000000"/>
          <w:sz w:val="36"/>
          <w:szCs w:val="36"/>
          <w:lang w:bidi="hi-IN"/>
        </w:rPr>
        <w:t xml:space="preserve"> varad</w:t>
      </w:r>
      <w:r w:rsidR="00665208">
        <w:rPr>
          <w:rFonts w:ascii="Arial" w:hAnsi="Arial" w:cs="Arial"/>
          <w:color w:val="000000"/>
          <w:sz w:val="36"/>
          <w:szCs w:val="36"/>
          <w:lang w:bidi="hi-IN"/>
        </w:rPr>
        <w:t>O</w:t>
      </w:r>
      <w:r>
        <w:rPr>
          <w:rFonts w:ascii="Arial" w:hAnsi="Arial" w:cs="Arial"/>
          <w:color w:val="000000"/>
          <w:sz w:val="36"/>
          <w:szCs w:val="36"/>
          <w:lang w:bidi="hi-IN"/>
        </w:rPr>
        <w:t xml:space="preserve"> Bavatu || 10</w:t>
      </w:r>
    </w:p>
    <w:p w14:paraId="183E498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897A593" w14:textId="1D05C3DB" w:rsidR="00D91D60" w:rsidRPr="0001410C" w:rsidRDefault="009A259A" w:rsidP="00D91D60">
      <w:pPr>
        <w:autoSpaceDE w:val="0"/>
        <w:autoSpaceDN w:val="0"/>
        <w:adjustRightInd w:val="0"/>
        <w:spacing w:after="0" w:line="240" w:lineRule="auto"/>
        <w:rPr>
          <w:rFonts w:ascii="Arial" w:hAnsi="Arial" w:cs="Arial"/>
          <w:b/>
          <w:bCs/>
          <w:color w:val="000000"/>
          <w:sz w:val="36"/>
          <w:szCs w:val="36"/>
          <w:lang w:bidi="hi-IN"/>
        </w:rPr>
      </w:pPr>
      <w:r w:rsidRPr="0001410C">
        <w:rPr>
          <w:rFonts w:ascii="Arial" w:hAnsi="Arial" w:cs="Arial"/>
          <w:b/>
          <w:bCs/>
          <w:color w:val="000000"/>
          <w:sz w:val="36"/>
          <w:szCs w:val="36"/>
          <w:lang w:bidi="hi-IN"/>
        </w:rPr>
        <w:t>7</w:t>
      </w:r>
      <w:r w:rsidR="00D91D60" w:rsidRPr="0001410C">
        <w:rPr>
          <w:rFonts w:ascii="Arial" w:hAnsi="Arial" w:cs="Arial"/>
          <w:b/>
          <w:bCs/>
          <w:color w:val="000000"/>
          <w:sz w:val="36"/>
          <w:szCs w:val="36"/>
          <w:lang w:bidi="hi-IN"/>
        </w:rPr>
        <w:t>.3</w:t>
      </w:r>
      <w:r w:rsidR="00D91D60" w:rsidRPr="0001410C">
        <w:rPr>
          <w:rFonts w:ascii="Arial" w:hAnsi="Arial" w:cs="Arial"/>
          <w:b/>
          <w:bCs/>
          <w:color w:val="000000"/>
          <w:sz w:val="36"/>
          <w:szCs w:val="36"/>
          <w:lang w:bidi="hi-IN"/>
        </w:rPr>
        <w:tab/>
        <w:t>Sh</w:t>
      </w:r>
      <w:r w:rsidR="00665208" w:rsidRPr="0001410C">
        <w:rPr>
          <w:rFonts w:ascii="Arial" w:hAnsi="Arial" w:cs="Arial"/>
          <w:b/>
          <w:bCs/>
          <w:color w:val="000000"/>
          <w:sz w:val="36"/>
          <w:szCs w:val="36"/>
          <w:lang w:bidi="hi-IN"/>
        </w:rPr>
        <w:t>O</w:t>
      </w:r>
      <w:r w:rsidR="00D91D60" w:rsidRPr="0001410C">
        <w:rPr>
          <w:rFonts w:ascii="Arial" w:hAnsi="Arial" w:cs="Arial"/>
          <w:b/>
          <w:bCs/>
          <w:color w:val="000000"/>
          <w:sz w:val="36"/>
          <w:szCs w:val="36"/>
          <w:lang w:bidi="hi-IN"/>
        </w:rPr>
        <w:t xml:space="preserve">DaSAMga raudrIkaraNaM </w:t>
      </w:r>
    </w:p>
    <w:p w14:paraId="5CB7B09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(TS </w:t>
      </w:r>
      <w:proofErr w:type="gramStart"/>
      <w:r>
        <w:rPr>
          <w:rFonts w:ascii="Arial" w:hAnsi="Arial" w:cs="Arial"/>
          <w:color w:val="000000"/>
          <w:sz w:val="36"/>
          <w:szCs w:val="36"/>
          <w:lang w:bidi="hi-IN"/>
        </w:rPr>
        <w:t>1.3.3.1 )</w:t>
      </w:r>
      <w:proofErr w:type="gramEnd"/>
    </w:p>
    <w:p w14:paraId="0DFEC04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viqBUra#si praqvAha#N</w:t>
      </w:r>
      <w:r w:rsidR="00665208">
        <w:rPr>
          <w:rFonts w:ascii="Arial" w:hAnsi="Arial" w:cs="Arial"/>
          <w:color w:val="000000"/>
          <w:sz w:val="36"/>
          <w:szCs w:val="36"/>
          <w:lang w:bidi="hi-IN"/>
        </w:rPr>
        <w:t>O</w:t>
      </w:r>
      <w:r>
        <w:rPr>
          <w:rFonts w:ascii="Arial" w:hAnsi="Arial" w:cs="Arial"/>
          <w:color w:val="000000"/>
          <w:sz w:val="36"/>
          <w:szCs w:val="36"/>
          <w:lang w:bidi="hi-IN"/>
        </w:rPr>
        <w:t>q raudr</w:t>
      </w:r>
      <w:r w:rsidR="00665208">
        <w:rPr>
          <w:rFonts w:ascii="Arial" w:hAnsi="Arial" w:cs="Arial"/>
          <w:color w:val="000000"/>
          <w:sz w:val="36"/>
          <w:szCs w:val="36"/>
          <w:lang w:bidi="hi-IN"/>
        </w:rPr>
        <w:t>E</w:t>
      </w:r>
      <w:r>
        <w:rPr>
          <w:rFonts w:ascii="Arial" w:hAnsi="Arial" w:cs="Arial"/>
          <w:color w:val="000000"/>
          <w:sz w:val="36"/>
          <w:szCs w:val="36"/>
          <w:lang w:bidi="hi-IN"/>
        </w:rPr>
        <w:t>qNAnI#k</w:t>
      </w:r>
      <w:r w:rsidR="00665208">
        <w:rPr>
          <w:rFonts w:ascii="Arial" w:hAnsi="Arial" w:cs="Arial"/>
          <w:color w:val="000000"/>
          <w:sz w:val="36"/>
          <w:szCs w:val="36"/>
          <w:lang w:bidi="hi-IN"/>
        </w:rPr>
        <w:t>E</w:t>
      </w:r>
      <w:r>
        <w:rPr>
          <w:rFonts w:ascii="Arial" w:hAnsi="Arial" w:cs="Arial"/>
          <w:color w:val="000000"/>
          <w:sz w:val="36"/>
          <w:szCs w:val="36"/>
          <w:lang w:bidi="hi-IN"/>
        </w:rPr>
        <w:t>na pAqhi mA$&amp;gn</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0122ACA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pipRuqhi mAq mA mA# hi(gm)sIH | 1 </w:t>
      </w:r>
    </w:p>
    <w:p w14:paraId="2A461BC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EA428A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vahni#rasi havyaqvAha#n</w:t>
      </w:r>
      <w:r w:rsidR="00665208">
        <w:rPr>
          <w:rFonts w:ascii="Arial" w:hAnsi="Arial" w:cs="Arial"/>
          <w:color w:val="000000"/>
          <w:sz w:val="36"/>
          <w:szCs w:val="36"/>
          <w:lang w:bidi="hi-IN"/>
        </w:rPr>
        <w:t>O</w:t>
      </w:r>
      <w:r>
        <w:rPr>
          <w:rFonts w:ascii="Arial" w:hAnsi="Arial" w:cs="Arial"/>
          <w:color w:val="000000"/>
          <w:sz w:val="36"/>
          <w:szCs w:val="36"/>
          <w:lang w:bidi="hi-IN"/>
        </w:rPr>
        <w:t>q raudr</w:t>
      </w:r>
      <w:r w:rsidR="00665208">
        <w:rPr>
          <w:rFonts w:ascii="Arial" w:hAnsi="Arial" w:cs="Arial"/>
          <w:color w:val="000000"/>
          <w:sz w:val="36"/>
          <w:szCs w:val="36"/>
          <w:lang w:bidi="hi-IN"/>
        </w:rPr>
        <w:t>E</w:t>
      </w:r>
      <w:r>
        <w:rPr>
          <w:rFonts w:ascii="Arial" w:hAnsi="Arial" w:cs="Arial"/>
          <w:color w:val="000000"/>
          <w:sz w:val="36"/>
          <w:szCs w:val="36"/>
          <w:lang w:bidi="hi-IN"/>
        </w:rPr>
        <w:t>qNAnI#k</w:t>
      </w:r>
      <w:r w:rsidR="00665208">
        <w:rPr>
          <w:rFonts w:ascii="Arial" w:hAnsi="Arial" w:cs="Arial"/>
          <w:color w:val="000000"/>
          <w:sz w:val="36"/>
          <w:szCs w:val="36"/>
          <w:lang w:bidi="hi-IN"/>
        </w:rPr>
        <w:t>E</w:t>
      </w:r>
      <w:r>
        <w:rPr>
          <w:rFonts w:ascii="Arial" w:hAnsi="Arial" w:cs="Arial"/>
          <w:color w:val="000000"/>
          <w:sz w:val="36"/>
          <w:szCs w:val="36"/>
          <w:lang w:bidi="hi-IN"/>
        </w:rPr>
        <w:t>na pAqhi mA$&amp;gn</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5AB7D2E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pipRuqhi mAq mA mA# hi(gm)sIH | 2</w:t>
      </w:r>
    </w:p>
    <w:p w14:paraId="5923272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4A1322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SvAqtr</w:t>
      </w:r>
      <w:r w:rsidR="00665208">
        <w:rPr>
          <w:rFonts w:ascii="Arial" w:hAnsi="Arial" w:cs="Arial"/>
          <w:color w:val="000000"/>
          <w:sz w:val="36"/>
          <w:szCs w:val="36"/>
          <w:lang w:bidi="hi-IN"/>
        </w:rPr>
        <w:t>O</w:t>
      </w:r>
      <w:r>
        <w:rPr>
          <w:rFonts w:ascii="Arial" w:hAnsi="Arial" w:cs="Arial"/>
          <w:color w:val="000000"/>
          <w:sz w:val="36"/>
          <w:szCs w:val="36"/>
          <w:lang w:bidi="hi-IN"/>
        </w:rPr>
        <w:t>#siq prac</w:t>
      </w:r>
      <w:r w:rsidR="00665208">
        <w:rPr>
          <w:rFonts w:ascii="Arial" w:hAnsi="Arial" w:cs="Arial"/>
          <w:color w:val="000000"/>
          <w:sz w:val="36"/>
          <w:szCs w:val="36"/>
          <w:lang w:bidi="hi-IN"/>
        </w:rPr>
        <w:t>E</w:t>
      </w:r>
      <w:r>
        <w:rPr>
          <w:rFonts w:ascii="Arial" w:hAnsi="Arial" w:cs="Arial"/>
          <w:color w:val="000000"/>
          <w:sz w:val="36"/>
          <w:szCs w:val="36"/>
          <w:lang w:bidi="hi-IN"/>
        </w:rPr>
        <w:t>#tAq raudr</w:t>
      </w:r>
      <w:r w:rsidR="00665208">
        <w:rPr>
          <w:rFonts w:ascii="Arial" w:hAnsi="Arial" w:cs="Arial"/>
          <w:color w:val="000000"/>
          <w:sz w:val="36"/>
          <w:szCs w:val="36"/>
          <w:lang w:bidi="hi-IN"/>
        </w:rPr>
        <w:t>E</w:t>
      </w:r>
      <w:r>
        <w:rPr>
          <w:rFonts w:ascii="Arial" w:hAnsi="Arial" w:cs="Arial"/>
          <w:color w:val="000000"/>
          <w:sz w:val="36"/>
          <w:szCs w:val="36"/>
          <w:lang w:bidi="hi-IN"/>
        </w:rPr>
        <w:t>qNAnI#k</w:t>
      </w:r>
      <w:r w:rsidR="00665208">
        <w:rPr>
          <w:rFonts w:ascii="Arial" w:hAnsi="Arial" w:cs="Arial"/>
          <w:color w:val="000000"/>
          <w:sz w:val="36"/>
          <w:szCs w:val="36"/>
          <w:lang w:bidi="hi-IN"/>
        </w:rPr>
        <w:t>E</w:t>
      </w:r>
      <w:r>
        <w:rPr>
          <w:rFonts w:ascii="Arial" w:hAnsi="Arial" w:cs="Arial"/>
          <w:color w:val="000000"/>
          <w:sz w:val="36"/>
          <w:szCs w:val="36"/>
          <w:lang w:bidi="hi-IN"/>
        </w:rPr>
        <w:t>na pAqhi mA$&amp;gn</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270E8E4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pipRuqhi mAq mA mA# hi(gm)sIH | 3</w:t>
      </w:r>
    </w:p>
    <w:p w14:paraId="747476B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2FBCE5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tuqth</w:t>
      </w:r>
      <w:r w:rsidR="00665208">
        <w:rPr>
          <w:rFonts w:ascii="Arial" w:hAnsi="Arial" w:cs="Arial"/>
          <w:color w:val="000000"/>
          <w:sz w:val="36"/>
          <w:szCs w:val="36"/>
          <w:lang w:bidi="hi-IN"/>
        </w:rPr>
        <w:t>O</w:t>
      </w:r>
      <w:r>
        <w:rPr>
          <w:rFonts w:ascii="Arial" w:hAnsi="Arial" w:cs="Arial"/>
          <w:color w:val="000000"/>
          <w:sz w:val="36"/>
          <w:szCs w:val="36"/>
          <w:lang w:bidi="hi-IN"/>
        </w:rPr>
        <w:t>#si viqSvav</w:t>
      </w:r>
      <w:r w:rsidR="00665208">
        <w:rPr>
          <w:rFonts w:ascii="Arial" w:hAnsi="Arial" w:cs="Arial"/>
          <w:color w:val="000000"/>
          <w:sz w:val="36"/>
          <w:szCs w:val="36"/>
          <w:lang w:bidi="hi-IN"/>
        </w:rPr>
        <w:t>E</w:t>
      </w:r>
      <w:r>
        <w:rPr>
          <w:rFonts w:ascii="Arial" w:hAnsi="Arial" w:cs="Arial"/>
          <w:color w:val="000000"/>
          <w:sz w:val="36"/>
          <w:szCs w:val="36"/>
          <w:lang w:bidi="hi-IN"/>
        </w:rPr>
        <w:t>#dAq raudr</w:t>
      </w:r>
      <w:r w:rsidR="00665208">
        <w:rPr>
          <w:rFonts w:ascii="Arial" w:hAnsi="Arial" w:cs="Arial"/>
          <w:color w:val="000000"/>
          <w:sz w:val="36"/>
          <w:szCs w:val="36"/>
          <w:lang w:bidi="hi-IN"/>
        </w:rPr>
        <w:t>E</w:t>
      </w:r>
      <w:r>
        <w:rPr>
          <w:rFonts w:ascii="Arial" w:hAnsi="Arial" w:cs="Arial"/>
          <w:color w:val="000000"/>
          <w:sz w:val="36"/>
          <w:szCs w:val="36"/>
          <w:lang w:bidi="hi-IN"/>
        </w:rPr>
        <w:t>qNAnI#k</w:t>
      </w:r>
      <w:r w:rsidR="00665208">
        <w:rPr>
          <w:rFonts w:ascii="Arial" w:hAnsi="Arial" w:cs="Arial"/>
          <w:color w:val="000000"/>
          <w:sz w:val="36"/>
          <w:szCs w:val="36"/>
          <w:lang w:bidi="hi-IN"/>
        </w:rPr>
        <w:t>E</w:t>
      </w:r>
      <w:r>
        <w:rPr>
          <w:rFonts w:ascii="Arial" w:hAnsi="Arial" w:cs="Arial"/>
          <w:color w:val="000000"/>
          <w:sz w:val="36"/>
          <w:szCs w:val="36"/>
          <w:lang w:bidi="hi-IN"/>
        </w:rPr>
        <w:t>na pAqhi mA$&amp;gn</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01276A0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pipRuqhi mAq mA mA# hi(gm)sIH | 4</w:t>
      </w:r>
    </w:p>
    <w:p w14:paraId="601B252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C6DDD4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uqSiga#si kaqvI raudr</w:t>
      </w:r>
      <w:r w:rsidR="00665208">
        <w:rPr>
          <w:rFonts w:ascii="Arial" w:hAnsi="Arial" w:cs="Arial"/>
          <w:color w:val="000000"/>
          <w:sz w:val="36"/>
          <w:szCs w:val="36"/>
          <w:lang w:bidi="hi-IN"/>
        </w:rPr>
        <w:t>E</w:t>
      </w:r>
      <w:r>
        <w:rPr>
          <w:rFonts w:ascii="Arial" w:hAnsi="Arial" w:cs="Arial"/>
          <w:color w:val="000000"/>
          <w:sz w:val="36"/>
          <w:szCs w:val="36"/>
          <w:lang w:bidi="hi-IN"/>
        </w:rPr>
        <w:t>qNAnI#k</w:t>
      </w:r>
      <w:r w:rsidR="00665208">
        <w:rPr>
          <w:rFonts w:ascii="Arial" w:hAnsi="Arial" w:cs="Arial"/>
          <w:color w:val="000000"/>
          <w:sz w:val="36"/>
          <w:szCs w:val="36"/>
          <w:lang w:bidi="hi-IN"/>
        </w:rPr>
        <w:t>E</w:t>
      </w:r>
      <w:r>
        <w:rPr>
          <w:rFonts w:ascii="Arial" w:hAnsi="Arial" w:cs="Arial"/>
          <w:color w:val="000000"/>
          <w:sz w:val="36"/>
          <w:szCs w:val="36"/>
          <w:lang w:bidi="hi-IN"/>
        </w:rPr>
        <w:t>na pAqhi mA$&amp;gn</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6DCEDF5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pipRuqhi mAq mA mA# hi(gm)sIH | 5</w:t>
      </w:r>
    </w:p>
    <w:p w14:paraId="345B9BD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9769BF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aGA#Mrirasiq baMBA#rIq raudr</w:t>
      </w:r>
      <w:r w:rsidR="00665208">
        <w:rPr>
          <w:rFonts w:ascii="Arial" w:hAnsi="Arial" w:cs="Arial"/>
          <w:color w:val="000000"/>
          <w:sz w:val="36"/>
          <w:szCs w:val="36"/>
          <w:lang w:bidi="hi-IN"/>
        </w:rPr>
        <w:t>E</w:t>
      </w:r>
      <w:r>
        <w:rPr>
          <w:rFonts w:ascii="Arial" w:hAnsi="Arial" w:cs="Arial"/>
          <w:color w:val="000000"/>
          <w:sz w:val="36"/>
          <w:szCs w:val="36"/>
          <w:lang w:bidi="hi-IN"/>
        </w:rPr>
        <w:t>qNAnI#k</w:t>
      </w:r>
      <w:r w:rsidR="00665208">
        <w:rPr>
          <w:rFonts w:ascii="Arial" w:hAnsi="Arial" w:cs="Arial"/>
          <w:color w:val="000000"/>
          <w:sz w:val="36"/>
          <w:szCs w:val="36"/>
          <w:lang w:bidi="hi-IN"/>
        </w:rPr>
        <w:t>E</w:t>
      </w:r>
      <w:r>
        <w:rPr>
          <w:rFonts w:ascii="Arial" w:hAnsi="Arial" w:cs="Arial"/>
          <w:color w:val="000000"/>
          <w:sz w:val="36"/>
          <w:szCs w:val="36"/>
          <w:lang w:bidi="hi-IN"/>
        </w:rPr>
        <w:t>na pAqhi mA$&amp;gn</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164B0FA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pipRuqhi mAq mA mA# hi(gm)sIH | 6</w:t>
      </w:r>
    </w:p>
    <w:p w14:paraId="58A546B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797101B" w14:textId="47E1AB7A"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aqvaqsyura</w:t>
      </w:r>
      <w:r w:rsidR="0012668B">
        <w:rPr>
          <w:rFonts w:ascii="Arial" w:hAnsi="Arial" w:cs="Arial"/>
          <w:color w:val="000000"/>
          <w:sz w:val="36"/>
          <w:szCs w:val="36"/>
          <w:lang w:bidi="hi-IN"/>
        </w:rPr>
        <w:t>#</w:t>
      </w:r>
      <w:r>
        <w:rPr>
          <w:rFonts w:ascii="Arial" w:hAnsi="Arial" w:cs="Arial"/>
          <w:color w:val="000000"/>
          <w:sz w:val="36"/>
          <w:szCs w:val="36"/>
          <w:lang w:bidi="hi-IN"/>
        </w:rPr>
        <w:t>siq duva#svAqn raudr</w:t>
      </w:r>
      <w:r w:rsidR="00665208">
        <w:rPr>
          <w:rFonts w:ascii="Arial" w:hAnsi="Arial" w:cs="Arial"/>
          <w:color w:val="000000"/>
          <w:sz w:val="36"/>
          <w:szCs w:val="36"/>
          <w:lang w:bidi="hi-IN"/>
        </w:rPr>
        <w:t>E</w:t>
      </w:r>
      <w:r>
        <w:rPr>
          <w:rFonts w:ascii="Arial" w:hAnsi="Arial" w:cs="Arial"/>
          <w:color w:val="000000"/>
          <w:sz w:val="36"/>
          <w:szCs w:val="36"/>
          <w:lang w:bidi="hi-IN"/>
        </w:rPr>
        <w:t>qNAnI#k</w:t>
      </w:r>
      <w:r w:rsidR="00665208">
        <w:rPr>
          <w:rFonts w:ascii="Arial" w:hAnsi="Arial" w:cs="Arial"/>
          <w:color w:val="000000"/>
          <w:sz w:val="36"/>
          <w:szCs w:val="36"/>
          <w:lang w:bidi="hi-IN"/>
        </w:rPr>
        <w:t>E</w:t>
      </w:r>
      <w:r>
        <w:rPr>
          <w:rFonts w:ascii="Arial" w:hAnsi="Arial" w:cs="Arial"/>
          <w:color w:val="000000"/>
          <w:sz w:val="36"/>
          <w:szCs w:val="36"/>
          <w:lang w:bidi="hi-IN"/>
        </w:rPr>
        <w:t>na pAqhi mA$&amp;gn</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5951C10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pipRuqhi mAq mA mA# hi(gm)sIH | 7</w:t>
      </w:r>
    </w:p>
    <w:p w14:paraId="30675F5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8C0999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SuqnddhyUra#si mArjAqlIy</w:t>
      </w:r>
      <w:r w:rsidR="00665208">
        <w:rPr>
          <w:rFonts w:ascii="Arial" w:hAnsi="Arial" w:cs="Arial"/>
          <w:color w:val="000000"/>
          <w:sz w:val="36"/>
          <w:szCs w:val="36"/>
          <w:lang w:bidi="hi-IN"/>
        </w:rPr>
        <w:t>O</w:t>
      </w:r>
      <w:r>
        <w:rPr>
          <w:rFonts w:ascii="Arial" w:hAnsi="Arial" w:cs="Arial"/>
          <w:color w:val="000000"/>
          <w:sz w:val="36"/>
          <w:szCs w:val="36"/>
          <w:lang w:bidi="hi-IN"/>
        </w:rPr>
        <w:t>q raudr</w:t>
      </w:r>
      <w:r w:rsidR="00665208">
        <w:rPr>
          <w:rFonts w:ascii="Arial" w:hAnsi="Arial" w:cs="Arial"/>
          <w:color w:val="000000"/>
          <w:sz w:val="36"/>
          <w:szCs w:val="36"/>
          <w:lang w:bidi="hi-IN"/>
        </w:rPr>
        <w:t>E</w:t>
      </w:r>
      <w:r>
        <w:rPr>
          <w:rFonts w:ascii="Arial" w:hAnsi="Arial" w:cs="Arial"/>
          <w:color w:val="000000"/>
          <w:sz w:val="36"/>
          <w:szCs w:val="36"/>
          <w:lang w:bidi="hi-IN"/>
        </w:rPr>
        <w:t>qNAnI#k</w:t>
      </w:r>
      <w:r w:rsidR="00665208">
        <w:rPr>
          <w:rFonts w:ascii="Arial" w:hAnsi="Arial" w:cs="Arial"/>
          <w:color w:val="000000"/>
          <w:sz w:val="36"/>
          <w:szCs w:val="36"/>
          <w:lang w:bidi="hi-IN"/>
        </w:rPr>
        <w:t>E</w:t>
      </w:r>
      <w:r>
        <w:rPr>
          <w:rFonts w:ascii="Arial" w:hAnsi="Arial" w:cs="Arial"/>
          <w:color w:val="000000"/>
          <w:sz w:val="36"/>
          <w:szCs w:val="36"/>
          <w:lang w:bidi="hi-IN"/>
        </w:rPr>
        <w:t>na pAqhi mA$&amp;gn</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5FD116A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pipRuqhi mAq mA mA# hi(gm)sIH | 8</w:t>
      </w:r>
    </w:p>
    <w:p w14:paraId="735F454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8F2C17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saqmrADa#si kRuqSAnUq raudr</w:t>
      </w:r>
      <w:r w:rsidR="00665208">
        <w:rPr>
          <w:rFonts w:ascii="Arial" w:hAnsi="Arial" w:cs="Arial"/>
          <w:color w:val="000000"/>
          <w:sz w:val="36"/>
          <w:szCs w:val="36"/>
          <w:lang w:bidi="hi-IN"/>
        </w:rPr>
        <w:t>E</w:t>
      </w:r>
      <w:r>
        <w:rPr>
          <w:rFonts w:ascii="Arial" w:hAnsi="Arial" w:cs="Arial"/>
          <w:color w:val="000000"/>
          <w:sz w:val="36"/>
          <w:szCs w:val="36"/>
          <w:lang w:bidi="hi-IN"/>
        </w:rPr>
        <w:t>qNAnI#k</w:t>
      </w:r>
      <w:r w:rsidR="00665208">
        <w:rPr>
          <w:rFonts w:ascii="Arial" w:hAnsi="Arial" w:cs="Arial"/>
          <w:color w:val="000000"/>
          <w:sz w:val="36"/>
          <w:szCs w:val="36"/>
          <w:lang w:bidi="hi-IN"/>
        </w:rPr>
        <w:t>E</w:t>
      </w:r>
      <w:r>
        <w:rPr>
          <w:rFonts w:ascii="Arial" w:hAnsi="Arial" w:cs="Arial"/>
          <w:color w:val="000000"/>
          <w:sz w:val="36"/>
          <w:szCs w:val="36"/>
          <w:lang w:bidi="hi-IN"/>
        </w:rPr>
        <w:t>na pAqhi mA$&amp;gn</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03F4BD1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pipRuqhi mAq mA mA# hi(gm)sIH | 9</w:t>
      </w:r>
    </w:p>
    <w:p w14:paraId="5F06BA1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01D56E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paqriqShady</w:t>
      </w:r>
      <w:r w:rsidR="00665208">
        <w:rPr>
          <w:rFonts w:ascii="Arial" w:hAnsi="Arial" w:cs="Arial"/>
          <w:color w:val="000000"/>
          <w:sz w:val="36"/>
          <w:szCs w:val="36"/>
          <w:lang w:bidi="hi-IN"/>
        </w:rPr>
        <w:t>O</w:t>
      </w:r>
      <w:r>
        <w:rPr>
          <w:rFonts w:ascii="Arial" w:hAnsi="Arial" w:cs="Arial"/>
          <w:color w:val="000000"/>
          <w:sz w:val="36"/>
          <w:szCs w:val="36"/>
          <w:lang w:bidi="hi-IN"/>
        </w:rPr>
        <w:t>#siq pava#mAn</w:t>
      </w:r>
      <w:r w:rsidR="00665208">
        <w:rPr>
          <w:rFonts w:ascii="Arial" w:hAnsi="Arial" w:cs="Arial"/>
          <w:color w:val="000000"/>
          <w:sz w:val="36"/>
          <w:szCs w:val="36"/>
          <w:lang w:bidi="hi-IN"/>
        </w:rPr>
        <w:t>O</w:t>
      </w:r>
      <w:r>
        <w:rPr>
          <w:rFonts w:ascii="Arial" w:hAnsi="Arial" w:cs="Arial"/>
          <w:color w:val="000000"/>
          <w:sz w:val="36"/>
          <w:szCs w:val="36"/>
          <w:lang w:bidi="hi-IN"/>
        </w:rPr>
        <w:t>q raudr</w:t>
      </w:r>
      <w:r w:rsidR="00665208">
        <w:rPr>
          <w:rFonts w:ascii="Arial" w:hAnsi="Arial" w:cs="Arial"/>
          <w:color w:val="000000"/>
          <w:sz w:val="36"/>
          <w:szCs w:val="36"/>
          <w:lang w:bidi="hi-IN"/>
        </w:rPr>
        <w:t>E</w:t>
      </w:r>
      <w:r>
        <w:rPr>
          <w:rFonts w:ascii="Arial" w:hAnsi="Arial" w:cs="Arial"/>
          <w:color w:val="000000"/>
          <w:sz w:val="36"/>
          <w:szCs w:val="36"/>
          <w:lang w:bidi="hi-IN"/>
        </w:rPr>
        <w:t>qNAnI#k</w:t>
      </w:r>
      <w:r w:rsidR="00665208">
        <w:rPr>
          <w:rFonts w:ascii="Arial" w:hAnsi="Arial" w:cs="Arial"/>
          <w:color w:val="000000"/>
          <w:sz w:val="36"/>
          <w:szCs w:val="36"/>
          <w:lang w:bidi="hi-IN"/>
        </w:rPr>
        <w:t>E</w:t>
      </w:r>
      <w:r>
        <w:rPr>
          <w:rFonts w:ascii="Arial" w:hAnsi="Arial" w:cs="Arial"/>
          <w:color w:val="000000"/>
          <w:sz w:val="36"/>
          <w:szCs w:val="36"/>
          <w:lang w:bidi="hi-IN"/>
        </w:rPr>
        <w:t>na pAqhi mA$&amp;gn</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209A9F6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pipRuqhi mAq mA mA# hi(gm)sIH | 10</w:t>
      </w:r>
    </w:p>
    <w:p w14:paraId="66E1E59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331D46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praqtakvA#siq naBa#svAqn raudr</w:t>
      </w:r>
      <w:r w:rsidR="00665208">
        <w:rPr>
          <w:rFonts w:ascii="Arial" w:hAnsi="Arial" w:cs="Arial"/>
          <w:color w:val="000000"/>
          <w:sz w:val="36"/>
          <w:szCs w:val="36"/>
          <w:lang w:bidi="hi-IN"/>
        </w:rPr>
        <w:t>E</w:t>
      </w:r>
      <w:r>
        <w:rPr>
          <w:rFonts w:ascii="Arial" w:hAnsi="Arial" w:cs="Arial"/>
          <w:color w:val="000000"/>
          <w:sz w:val="36"/>
          <w:szCs w:val="36"/>
          <w:lang w:bidi="hi-IN"/>
        </w:rPr>
        <w:t>qNAnI#k</w:t>
      </w:r>
      <w:r w:rsidR="00665208">
        <w:rPr>
          <w:rFonts w:ascii="Arial" w:hAnsi="Arial" w:cs="Arial"/>
          <w:color w:val="000000"/>
          <w:sz w:val="36"/>
          <w:szCs w:val="36"/>
          <w:lang w:bidi="hi-IN"/>
        </w:rPr>
        <w:t>E</w:t>
      </w:r>
      <w:r>
        <w:rPr>
          <w:rFonts w:ascii="Arial" w:hAnsi="Arial" w:cs="Arial"/>
          <w:color w:val="000000"/>
          <w:sz w:val="36"/>
          <w:szCs w:val="36"/>
          <w:lang w:bidi="hi-IN"/>
        </w:rPr>
        <w:t>na pAqhi mA$&amp;gn</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29AD771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pipRuqhi mAq mA mA# hi(gm)sIH | 11</w:t>
      </w:r>
    </w:p>
    <w:p w14:paraId="7EBF604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EDCDB2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asa#MmRuShT</w:t>
      </w:r>
      <w:r w:rsidR="00665208">
        <w:rPr>
          <w:rFonts w:ascii="Arial" w:hAnsi="Arial" w:cs="Arial"/>
          <w:color w:val="000000"/>
          <w:sz w:val="36"/>
          <w:szCs w:val="36"/>
          <w:lang w:bidi="hi-IN"/>
        </w:rPr>
        <w:t>O</w:t>
      </w:r>
      <w:r>
        <w:rPr>
          <w:rFonts w:ascii="Arial" w:hAnsi="Arial" w:cs="Arial"/>
          <w:color w:val="000000"/>
          <w:sz w:val="36"/>
          <w:szCs w:val="36"/>
          <w:lang w:bidi="hi-IN"/>
        </w:rPr>
        <w:t>si havyaqsUd</w:t>
      </w:r>
      <w:r w:rsidR="00665208">
        <w:rPr>
          <w:rFonts w:ascii="Arial" w:hAnsi="Arial" w:cs="Arial"/>
          <w:color w:val="000000"/>
          <w:sz w:val="36"/>
          <w:szCs w:val="36"/>
          <w:lang w:bidi="hi-IN"/>
        </w:rPr>
        <w:t>O</w:t>
      </w:r>
      <w:r>
        <w:rPr>
          <w:rFonts w:ascii="Arial" w:hAnsi="Arial" w:cs="Arial"/>
          <w:color w:val="000000"/>
          <w:sz w:val="36"/>
          <w:szCs w:val="36"/>
          <w:lang w:bidi="hi-IN"/>
        </w:rPr>
        <w:t>q raudr</w:t>
      </w:r>
      <w:r w:rsidR="00665208">
        <w:rPr>
          <w:rFonts w:ascii="Arial" w:hAnsi="Arial" w:cs="Arial"/>
          <w:color w:val="000000"/>
          <w:sz w:val="36"/>
          <w:szCs w:val="36"/>
          <w:lang w:bidi="hi-IN"/>
        </w:rPr>
        <w:t>E</w:t>
      </w:r>
      <w:r>
        <w:rPr>
          <w:rFonts w:ascii="Arial" w:hAnsi="Arial" w:cs="Arial"/>
          <w:color w:val="000000"/>
          <w:sz w:val="36"/>
          <w:szCs w:val="36"/>
          <w:lang w:bidi="hi-IN"/>
        </w:rPr>
        <w:t>qNAnI#k</w:t>
      </w:r>
      <w:r w:rsidR="00665208">
        <w:rPr>
          <w:rFonts w:ascii="Arial" w:hAnsi="Arial" w:cs="Arial"/>
          <w:color w:val="000000"/>
          <w:sz w:val="36"/>
          <w:szCs w:val="36"/>
          <w:lang w:bidi="hi-IN"/>
        </w:rPr>
        <w:t>E</w:t>
      </w:r>
      <w:r>
        <w:rPr>
          <w:rFonts w:ascii="Arial" w:hAnsi="Arial" w:cs="Arial"/>
          <w:color w:val="000000"/>
          <w:sz w:val="36"/>
          <w:szCs w:val="36"/>
          <w:lang w:bidi="hi-IN"/>
        </w:rPr>
        <w:t>na pAqhi mA$&amp;gn</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49D162D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pipRuqhi mAq mA mA# hi(gm)sIH | 12</w:t>
      </w:r>
    </w:p>
    <w:p w14:paraId="00C9472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RuqtadhA#mAsiq suva#rjy</w:t>
      </w:r>
      <w:r w:rsidR="00665208">
        <w:rPr>
          <w:rFonts w:ascii="Arial" w:hAnsi="Arial" w:cs="Arial"/>
          <w:color w:val="000000"/>
          <w:sz w:val="36"/>
          <w:szCs w:val="36"/>
          <w:lang w:bidi="hi-IN"/>
        </w:rPr>
        <w:t>O</w:t>
      </w:r>
      <w:r>
        <w:rPr>
          <w:rFonts w:ascii="Arial" w:hAnsi="Arial" w:cs="Arial"/>
          <w:color w:val="000000"/>
          <w:sz w:val="36"/>
          <w:szCs w:val="36"/>
          <w:lang w:bidi="hi-IN"/>
        </w:rPr>
        <w:t>tIq raudr</w:t>
      </w:r>
      <w:r w:rsidR="00665208">
        <w:rPr>
          <w:rFonts w:ascii="Arial" w:hAnsi="Arial" w:cs="Arial"/>
          <w:color w:val="000000"/>
          <w:sz w:val="36"/>
          <w:szCs w:val="36"/>
          <w:lang w:bidi="hi-IN"/>
        </w:rPr>
        <w:t>E</w:t>
      </w:r>
      <w:r>
        <w:rPr>
          <w:rFonts w:ascii="Arial" w:hAnsi="Arial" w:cs="Arial"/>
          <w:color w:val="000000"/>
          <w:sz w:val="36"/>
          <w:szCs w:val="36"/>
          <w:lang w:bidi="hi-IN"/>
        </w:rPr>
        <w:t>qNAnI#k</w:t>
      </w:r>
      <w:r w:rsidR="00665208">
        <w:rPr>
          <w:rFonts w:ascii="Arial" w:hAnsi="Arial" w:cs="Arial"/>
          <w:color w:val="000000"/>
          <w:sz w:val="36"/>
          <w:szCs w:val="36"/>
          <w:lang w:bidi="hi-IN"/>
        </w:rPr>
        <w:t>E</w:t>
      </w:r>
      <w:r>
        <w:rPr>
          <w:rFonts w:ascii="Arial" w:hAnsi="Arial" w:cs="Arial"/>
          <w:color w:val="000000"/>
          <w:sz w:val="36"/>
          <w:szCs w:val="36"/>
          <w:lang w:bidi="hi-IN"/>
        </w:rPr>
        <w:t>na pAqhi mA$&amp;gn</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44BC028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pipRuqhi mAq mA mA# hi(gm)sIH | 13</w:t>
      </w:r>
    </w:p>
    <w:p w14:paraId="7BB9E0F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4F7521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brahma#jy</w:t>
      </w:r>
      <w:r w:rsidR="00665208">
        <w:rPr>
          <w:rFonts w:ascii="Arial" w:hAnsi="Arial" w:cs="Arial"/>
          <w:color w:val="000000"/>
          <w:sz w:val="36"/>
          <w:szCs w:val="36"/>
          <w:lang w:bidi="hi-IN"/>
        </w:rPr>
        <w:t>O</w:t>
      </w:r>
      <w:r>
        <w:rPr>
          <w:rFonts w:ascii="Arial" w:hAnsi="Arial" w:cs="Arial"/>
          <w:color w:val="000000"/>
          <w:sz w:val="36"/>
          <w:szCs w:val="36"/>
          <w:lang w:bidi="hi-IN"/>
        </w:rPr>
        <w:t>tirasiq suva#rddhAmAq raudr</w:t>
      </w:r>
      <w:r w:rsidR="00665208">
        <w:rPr>
          <w:rFonts w:ascii="Arial" w:hAnsi="Arial" w:cs="Arial"/>
          <w:color w:val="000000"/>
          <w:sz w:val="36"/>
          <w:szCs w:val="36"/>
          <w:lang w:bidi="hi-IN"/>
        </w:rPr>
        <w:t>E</w:t>
      </w:r>
      <w:r>
        <w:rPr>
          <w:rFonts w:ascii="Arial" w:hAnsi="Arial" w:cs="Arial"/>
          <w:color w:val="000000"/>
          <w:sz w:val="36"/>
          <w:szCs w:val="36"/>
          <w:lang w:bidi="hi-IN"/>
        </w:rPr>
        <w:t>qNAnI#k</w:t>
      </w:r>
      <w:r w:rsidR="00665208">
        <w:rPr>
          <w:rFonts w:ascii="Arial" w:hAnsi="Arial" w:cs="Arial"/>
          <w:color w:val="000000"/>
          <w:sz w:val="36"/>
          <w:szCs w:val="36"/>
          <w:lang w:bidi="hi-IN"/>
        </w:rPr>
        <w:t>E</w:t>
      </w:r>
      <w:r>
        <w:rPr>
          <w:rFonts w:ascii="Arial" w:hAnsi="Arial" w:cs="Arial"/>
          <w:color w:val="000000"/>
          <w:sz w:val="36"/>
          <w:szCs w:val="36"/>
          <w:lang w:bidi="hi-IN"/>
        </w:rPr>
        <w:t>na pAqhi mA$&amp;gn</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3F14522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pipRuqhi mAq mA mA# hi(gm)sIH | 14</w:t>
      </w:r>
    </w:p>
    <w:p w14:paraId="09A1A02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889D22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aqj</w:t>
      </w:r>
      <w:r w:rsidR="00665208">
        <w:rPr>
          <w:rFonts w:ascii="Arial" w:hAnsi="Arial" w:cs="Arial"/>
          <w:color w:val="000000"/>
          <w:sz w:val="36"/>
          <w:szCs w:val="36"/>
          <w:lang w:bidi="hi-IN"/>
        </w:rPr>
        <w:t>O</w:t>
      </w:r>
      <w:r>
        <w:rPr>
          <w:rFonts w:ascii="Arial" w:hAnsi="Arial" w:cs="Arial"/>
          <w:color w:val="000000"/>
          <w:sz w:val="36"/>
          <w:szCs w:val="36"/>
          <w:lang w:bidi="hi-IN"/>
        </w:rPr>
        <w:t>$sy</w:t>
      </w:r>
      <w:r w:rsidR="00665208">
        <w:rPr>
          <w:rFonts w:ascii="Arial" w:hAnsi="Arial" w:cs="Arial"/>
          <w:color w:val="000000"/>
          <w:sz w:val="36"/>
          <w:szCs w:val="36"/>
          <w:lang w:bidi="hi-IN"/>
        </w:rPr>
        <w:t>E</w:t>
      </w:r>
      <w:r>
        <w:rPr>
          <w:rFonts w:ascii="Arial" w:hAnsi="Arial" w:cs="Arial"/>
          <w:color w:val="000000"/>
          <w:sz w:val="36"/>
          <w:szCs w:val="36"/>
          <w:lang w:bidi="hi-IN"/>
        </w:rPr>
        <w:t>ka#pAqd raudr</w:t>
      </w:r>
      <w:r w:rsidR="00665208">
        <w:rPr>
          <w:rFonts w:ascii="Arial" w:hAnsi="Arial" w:cs="Arial"/>
          <w:color w:val="000000"/>
          <w:sz w:val="36"/>
          <w:szCs w:val="36"/>
          <w:lang w:bidi="hi-IN"/>
        </w:rPr>
        <w:t>E</w:t>
      </w:r>
      <w:r>
        <w:rPr>
          <w:rFonts w:ascii="Arial" w:hAnsi="Arial" w:cs="Arial"/>
          <w:color w:val="000000"/>
          <w:sz w:val="36"/>
          <w:szCs w:val="36"/>
          <w:lang w:bidi="hi-IN"/>
        </w:rPr>
        <w:t>qNAnI#k</w:t>
      </w:r>
      <w:r w:rsidR="00665208">
        <w:rPr>
          <w:rFonts w:ascii="Arial" w:hAnsi="Arial" w:cs="Arial"/>
          <w:color w:val="000000"/>
          <w:sz w:val="36"/>
          <w:szCs w:val="36"/>
          <w:lang w:bidi="hi-IN"/>
        </w:rPr>
        <w:t>E</w:t>
      </w:r>
      <w:r>
        <w:rPr>
          <w:rFonts w:ascii="Arial" w:hAnsi="Arial" w:cs="Arial"/>
          <w:color w:val="000000"/>
          <w:sz w:val="36"/>
          <w:szCs w:val="36"/>
          <w:lang w:bidi="hi-IN"/>
        </w:rPr>
        <w:t>na pAqhi mA$&amp;gn</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7A50282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pipRuqhi mAq mA mA# hi(gm)sIH | 15</w:t>
      </w:r>
    </w:p>
    <w:p w14:paraId="7020BE3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32E861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ahi#rasi buqdhniy</w:t>
      </w:r>
      <w:r w:rsidR="00665208">
        <w:rPr>
          <w:rFonts w:ascii="Arial" w:hAnsi="Arial" w:cs="Arial"/>
          <w:color w:val="000000"/>
          <w:sz w:val="36"/>
          <w:szCs w:val="36"/>
          <w:lang w:bidi="hi-IN"/>
        </w:rPr>
        <w:t>O</w:t>
      </w:r>
      <w:r>
        <w:rPr>
          <w:rFonts w:ascii="Arial" w:hAnsi="Arial" w:cs="Arial"/>
          <w:color w:val="000000"/>
          <w:sz w:val="36"/>
          <w:szCs w:val="36"/>
          <w:lang w:bidi="hi-IN"/>
        </w:rPr>
        <w:t>q raudr</w:t>
      </w:r>
      <w:r w:rsidR="00665208">
        <w:rPr>
          <w:rFonts w:ascii="Arial" w:hAnsi="Arial" w:cs="Arial"/>
          <w:color w:val="000000"/>
          <w:sz w:val="36"/>
          <w:szCs w:val="36"/>
          <w:lang w:bidi="hi-IN"/>
        </w:rPr>
        <w:t>E</w:t>
      </w:r>
      <w:r>
        <w:rPr>
          <w:rFonts w:ascii="Arial" w:hAnsi="Arial" w:cs="Arial"/>
          <w:color w:val="000000"/>
          <w:sz w:val="36"/>
          <w:szCs w:val="36"/>
          <w:lang w:bidi="hi-IN"/>
        </w:rPr>
        <w:t>qNAnI#k</w:t>
      </w:r>
      <w:r w:rsidR="00665208">
        <w:rPr>
          <w:rFonts w:ascii="Arial" w:hAnsi="Arial" w:cs="Arial"/>
          <w:color w:val="000000"/>
          <w:sz w:val="36"/>
          <w:szCs w:val="36"/>
          <w:lang w:bidi="hi-IN"/>
        </w:rPr>
        <w:t>E</w:t>
      </w:r>
      <w:r>
        <w:rPr>
          <w:rFonts w:ascii="Arial" w:hAnsi="Arial" w:cs="Arial"/>
          <w:color w:val="000000"/>
          <w:sz w:val="36"/>
          <w:szCs w:val="36"/>
          <w:lang w:bidi="hi-IN"/>
        </w:rPr>
        <w:t>na pAqhi mA$&amp;gn</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1ADC1F0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pipRuqhi mAq mA mA# hi(gm)sIH | 16</w:t>
      </w:r>
    </w:p>
    <w:p w14:paraId="099EA86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6B064D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tvagasthigataiH sarvapApaiH pramucyat</w:t>
      </w:r>
      <w:r w:rsidR="00665208">
        <w:rPr>
          <w:rFonts w:ascii="Arial" w:hAnsi="Arial" w:cs="Arial"/>
          <w:color w:val="000000"/>
          <w:sz w:val="36"/>
          <w:szCs w:val="36"/>
          <w:lang w:bidi="hi-IN"/>
        </w:rPr>
        <w:t>E</w:t>
      </w:r>
      <w:r>
        <w:rPr>
          <w:rFonts w:ascii="Arial" w:hAnsi="Arial" w:cs="Arial"/>
          <w:color w:val="000000"/>
          <w:sz w:val="36"/>
          <w:szCs w:val="36"/>
          <w:lang w:bidi="hi-IN"/>
        </w:rPr>
        <w:t xml:space="preserve"> | sarvaBUt</w:t>
      </w:r>
      <w:r w:rsidR="00665208">
        <w:rPr>
          <w:rFonts w:ascii="Arial" w:hAnsi="Arial" w:cs="Arial"/>
          <w:color w:val="000000"/>
          <w:sz w:val="36"/>
          <w:szCs w:val="36"/>
          <w:lang w:bidi="hi-IN"/>
        </w:rPr>
        <w:t>E</w:t>
      </w:r>
      <w:r>
        <w:rPr>
          <w:rFonts w:ascii="Arial" w:hAnsi="Arial" w:cs="Arial"/>
          <w:color w:val="000000"/>
          <w:sz w:val="36"/>
          <w:szCs w:val="36"/>
          <w:lang w:bidi="hi-IN"/>
        </w:rPr>
        <w:t>ShvaparAjit</w:t>
      </w:r>
      <w:r w:rsidR="00665208">
        <w:rPr>
          <w:rFonts w:ascii="Arial" w:hAnsi="Arial" w:cs="Arial"/>
          <w:color w:val="000000"/>
          <w:sz w:val="36"/>
          <w:szCs w:val="36"/>
          <w:lang w:bidi="hi-IN"/>
        </w:rPr>
        <w:t>O</w:t>
      </w:r>
      <w:r>
        <w:rPr>
          <w:rFonts w:ascii="Arial" w:hAnsi="Arial" w:cs="Arial"/>
          <w:color w:val="000000"/>
          <w:sz w:val="36"/>
          <w:szCs w:val="36"/>
          <w:lang w:bidi="hi-IN"/>
        </w:rPr>
        <w:t xml:space="preserve"> Bavati | </w:t>
      </w:r>
    </w:p>
    <w:p w14:paraId="581986F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tath</w:t>
      </w:r>
      <w:r w:rsidR="00665208">
        <w:rPr>
          <w:rFonts w:ascii="Arial" w:hAnsi="Arial" w:cs="Arial"/>
          <w:color w:val="000000"/>
          <w:sz w:val="36"/>
          <w:szCs w:val="36"/>
          <w:lang w:bidi="hi-IN"/>
        </w:rPr>
        <w:t>O</w:t>
      </w:r>
      <w:r>
        <w:rPr>
          <w:rFonts w:ascii="Arial" w:hAnsi="Arial" w:cs="Arial"/>
          <w:color w:val="000000"/>
          <w:sz w:val="36"/>
          <w:szCs w:val="36"/>
          <w:lang w:bidi="hi-IN"/>
        </w:rPr>
        <w:t xml:space="preserve"> BUta-pr</w:t>
      </w:r>
      <w:r w:rsidR="00665208">
        <w:rPr>
          <w:rFonts w:ascii="Arial" w:hAnsi="Arial" w:cs="Arial"/>
          <w:color w:val="000000"/>
          <w:sz w:val="36"/>
          <w:szCs w:val="36"/>
          <w:lang w:bidi="hi-IN"/>
        </w:rPr>
        <w:t>E</w:t>
      </w:r>
      <w:r>
        <w:rPr>
          <w:rFonts w:ascii="Arial" w:hAnsi="Arial" w:cs="Arial"/>
          <w:color w:val="000000"/>
          <w:sz w:val="36"/>
          <w:szCs w:val="36"/>
          <w:lang w:bidi="hi-IN"/>
        </w:rPr>
        <w:t xml:space="preserve">ta-piSAca-brahmarAkShasa-yakSha-yamadUta-SAkinI-DAkinI-sarpa-SvApada-vRuScika-taskarAd upadravAd upaGAtAH | </w:t>
      </w:r>
    </w:p>
    <w:p w14:paraId="665C6D8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sarv</w:t>
      </w:r>
      <w:r w:rsidR="00665208">
        <w:rPr>
          <w:rFonts w:ascii="Arial" w:hAnsi="Arial" w:cs="Arial"/>
          <w:color w:val="000000"/>
          <w:sz w:val="36"/>
          <w:szCs w:val="36"/>
          <w:lang w:bidi="hi-IN"/>
        </w:rPr>
        <w:t>E</w:t>
      </w:r>
      <w:r>
        <w:rPr>
          <w:rFonts w:ascii="Arial" w:hAnsi="Arial" w:cs="Arial"/>
          <w:color w:val="000000"/>
          <w:sz w:val="36"/>
          <w:szCs w:val="36"/>
          <w:lang w:bidi="hi-IN"/>
        </w:rPr>
        <w:t xml:space="preserve"> (grahAH) jvalantaM paSyantu | mAM rakShantu | </w:t>
      </w:r>
    </w:p>
    <w:p w14:paraId="02E3ABA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yajamAnaM sakuTuMbaM rakShantu | sarvAn mahAjanAn rakShantu | </w:t>
      </w:r>
    </w:p>
    <w:p w14:paraId="733D72B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767E90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-----------iti tRutIyaH nyAsaH------------</w:t>
      </w:r>
    </w:p>
    <w:p w14:paraId="086266DE" w14:textId="77777777" w:rsidR="00D91D60" w:rsidRDefault="00D91D60" w:rsidP="00A1582D">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pAdAti mUrdhAntaM pa~jcAMga nyAsaH </w:t>
      </w:r>
    </w:p>
    <w:p w14:paraId="4210F929" w14:textId="77777777" w:rsidR="00A1582D" w:rsidRDefault="00A1582D" w:rsidP="00D91D60">
      <w:pPr>
        <w:autoSpaceDE w:val="0"/>
        <w:autoSpaceDN w:val="0"/>
        <w:adjustRightInd w:val="0"/>
        <w:spacing w:after="0" w:line="240" w:lineRule="auto"/>
        <w:rPr>
          <w:rFonts w:ascii="Arial" w:hAnsi="Arial" w:cs="Arial"/>
          <w:color w:val="000000"/>
          <w:sz w:val="36"/>
          <w:szCs w:val="36"/>
          <w:lang w:bidi="hi-IN"/>
        </w:rPr>
      </w:pPr>
    </w:p>
    <w:p w14:paraId="203381AC" w14:textId="537405FC" w:rsidR="00D91D60" w:rsidRPr="0001410C" w:rsidRDefault="00837224" w:rsidP="0001410C">
      <w:pPr>
        <w:pStyle w:val="Heading1"/>
        <w:numPr>
          <w:ilvl w:val="0"/>
          <w:numId w:val="0"/>
        </w:numPr>
        <w:ind w:left="432"/>
        <w:rPr>
          <w:rFonts w:ascii="Arial" w:hAnsi="Arial" w:cs="Arial"/>
        </w:rPr>
      </w:pPr>
      <w:r w:rsidRPr="0001410C">
        <w:rPr>
          <w:rFonts w:ascii="Arial" w:hAnsi="Arial" w:cs="Arial"/>
        </w:rPr>
        <w:t>8</w:t>
      </w:r>
      <w:r w:rsidR="00D91D60" w:rsidRPr="0001410C">
        <w:rPr>
          <w:rFonts w:ascii="Arial" w:hAnsi="Arial" w:cs="Arial"/>
        </w:rPr>
        <w:t>.</w:t>
      </w:r>
      <w:r w:rsidR="00D91D60" w:rsidRPr="0001410C">
        <w:rPr>
          <w:rFonts w:ascii="Arial" w:hAnsi="Arial" w:cs="Arial"/>
        </w:rPr>
        <w:tab/>
        <w:t>caturthaH nyAsaH</w:t>
      </w:r>
    </w:p>
    <w:p w14:paraId="73026CE9" w14:textId="69A0F19B" w:rsidR="00D91D60" w:rsidRPr="0001410C" w:rsidRDefault="00837224" w:rsidP="00D91D60">
      <w:pPr>
        <w:autoSpaceDE w:val="0"/>
        <w:autoSpaceDN w:val="0"/>
        <w:adjustRightInd w:val="0"/>
        <w:spacing w:after="0" w:line="240" w:lineRule="auto"/>
        <w:rPr>
          <w:rFonts w:ascii="Arial" w:hAnsi="Arial" w:cs="Arial"/>
          <w:b/>
          <w:bCs/>
          <w:color w:val="000000"/>
          <w:sz w:val="36"/>
          <w:szCs w:val="36"/>
          <w:lang w:bidi="hi-IN"/>
        </w:rPr>
      </w:pPr>
      <w:r w:rsidRPr="0001410C">
        <w:rPr>
          <w:rFonts w:ascii="Arial" w:hAnsi="Arial" w:cs="Arial"/>
          <w:b/>
          <w:bCs/>
          <w:color w:val="000000"/>
          <w:sz w:val="36"/>
          <w:szCs w:val="36"/>
          <w:lang w:bidi="hi-IN"/>
        </w:rPr>
        <w:t>8</w:t>
      </w:r>
      <w:r w:rsidR="00D91D60" w:rsidRPr="0001410C">
        <w:rPr>
          <w:rFonts w:ascii="Arial" w:hAnsi="Arial" w:cs="Arial"/>
          <w:b/>
          <w:bCs/>
          <w:color w:val="000000"/>
          <w:sz w:val="36"/>
          <w:szCs w:val="36"/>
          <w:lang w:bidi="hi-IN"/>
        </w:rPr>
        <w:t>.1</w:t>
      </w:r>
      <w:r w:rsidR="00D91D60" w:rsidRPr="0001410C">
        <w:rPr>
          <w:rFonts w:ascii="Arial" w:hAnsi="Arial" w:cs="Arial"/>
          <w:b/>
          <w:bCs/>
          <w:color w:val="000000"/>
          <w:sz w:val="36"/>
          <w:szCs w:val="36"/>
          <w:lang w:bidi="hi-IN"/>
        </w:rPr>
        <w:tab/>
        <w:t>man</w:t>
      </w:r>
      <w:r w:rsidR="00665208" w:rsidRPr="0001410C">
        <w:rPr>
          <w:rFonts w:ascii="Arial" w:hAnsi="Arial" w:cs="Arial"/>
          <w:b/>
          <w:bCs/>
          <w:color w:val="000000"/>
          <w:sz w:val="36"/>
          <w:szCs w:val="36"/>
          <w:lang w:bidi="hi-IN"/>
        </w:rPr>
        <w:t>O</w:t>
      </w:r>
      <w:r w:rsidR="00D91D60" w:rsidRPr="0001410C">
        <w:rPr>
          <w:rFonts w:ascii="Arial" w:hAnsi="Arial" w:cs="Arial"/>
          <w:b/>
          <w:bCs/>
          <w:color w:val="000000"/>
          <w:sz w:val="36"/>
          <w:szCs w:val="36"/>
          <w:lang w:bidi="hi-IN"/>
        </w:rPr>
        <w:t xml:space="preserve"> jy</w:t>
      </w:r>
      <w:r w:rsidR="00665208" w:rsidRPr="0001410C">
        <w:rPr>
          <w:rFonts w:ascii="Arial" w:hAnsi="Arial" w:cs="Arial"/>
          <w:b/>
          <w:bCs/>
          <w:color w:val="000000"/>
          <w:sz w:val="36"/>
          <w:szCs w:val="36"/>
          <w:lang w:bidi="hi-IN"/>
        </w:rPr>
        <w:t>O</w:t>
      </w:r>
      <w:r w:rsidR="00D91D60" w:rsidRPr="0001410C">
        <w:rPr>
          <w:rFonts w:ascii="Arial" w:hAnsi="Arial" w:cs="Arial"/>
          <w:b/>
          <w:bCs/>
          <w:color w:val="000000"/>
          <w:sz w:val="36"/>
          <w:szCs w:val="36"/>
          <w:lang w:bidi="hi-IN"/>
        </w:rPr>
        <w:t>tiH</w:t>
      </w:r>
    </w:p>
    <w:p w14:paraId="3F19272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man</w:t>
      </w:r>
      <w:r w:rsidR="00665208">
        <w:rPr>
          <w:rFonts w:ascii="Arial" w:hAnsi="Arial" w:cs="Arial"/>
          <w:color w:val="000000"/>
          <w:sz w:val="36"/>
          <w:szCs w:val="36"/>
          <w:lang w:bidi="hi-IN"/>
        </w:rPr>
        <w:t>O</w:t>
      </w:r>
      <w:r>
        <w:rPr>
          <w:rFonts w:ascii="Arial" w:hAnsi="Arial" w:cs="Arial"/>
          <w:color w:val="000000"/>
          <w:sz w:val="36"/>
          <w:szCs w:val="36"/>
          <w:lang w:bidi="hi-IN"/>
        </w:rPr>
        <w:t>q jy</w:t>
      </w:r>
      <w:r w:rsidR="00665208">
        <w:rPr>
          <w:rFonts w:ascii="Arial" w:hAnsi="Arial" w:cs="Arial"/>
          <w:color w:val="000000"/>
          <w:sz w:val="36"/>
          <w:szCs w:val="36"/>
          <w:lang w:bidi="hi-IN"/>
        </w:rPr>
        <w:t>O</w:t>
      </w:r>
      <w:r>
        <w:rPr>
          <w:rFonts w:ascii="Arial" w:hAnsi="Arial" w:cs="Arial"/>
          <w:color w:val="000000"/>
          <w:sz w:val="36"/>
          <w:szCs w:val="36"/>
          <w:lang w:bidi="hi-IN"/>
        </w:rPr>
        <w:t xml:space="preserve">ti# rjuShatAq-mAjyaqM ~MvicCi#nnaM ~Myaqj~ja(gm) samiqmaM da#dhAtu | </w:t>
      </w:r>
    </w:p>
    <w:p w14:paraId="42FFA41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yA iqShTA uqShas</w:t>
      </w:r>
      <w:r w:rsidR="00665208">
        <w:rPr>
          <w:rFonts w:ascii="Arial" w:hAnsi="Arial" w:cs="Arial"/>
          <w:color w:val="000000"/>
          <w:sz w:val="36"/>
          <w:szCs w:val="36"/>
          <w:lang w:bidi="hi-IN"/>
        </w:rPr>
        <w:t>O</w:t>
      </w:r>
      <w:r>
        <w:rPr>
          <w:rFonts w:ascii="Arial" w:hAnsi="Arial" w:cs="Arial"/>
          <w:color w:val="000000"/>
          <w:sz w:val="36"/>
          <w:szCs w:val="36"/>
          <w:lang w:bidi="hi-IN"/>
        </w:rPr>
        <w:t># niqmruca#Scaq tAssanda#dhAmi haqviShA# GRuqt</w:t>
      </w:r>
      <w:r w:rsidR="00665208">
        <w:rPr>
          <w:rFonts w:ascii="Arial" w:hAnsi="Arial" w:cs="Arial"/>
          <w:color w:val="000000"/>
          <w:sz w:val="36"/>
          <w:szCs w:val="36"/>
          <w:lang w:bidi="hi-IN"/>
        </w:rPr>
        <w:t>E</w:t>
      </w:r>
      <w:r>
        <w:rPr>
          <w:rFonts w:ascii="Arial" w:hAnsi="Arial" w:cs="Arial"/>
          <w:color w:val="000000"/>
          <w:sz w:val="36"/>
          <w:szCs w:val="36"/>
          <w:lang w:bidi="hi-IN"/>
        </w:rPr>
        <w:t xml:space="preserve">na# | </w:t>
      </w:r>
    </w:p>
    <w:p w14:paraId="6445C9A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(guhyAya namaH) | 1 (TS 1.5.10.2)</w:t>
      </w:r>
    </w:p>
    <w:p w14:paraId="6457308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FEE028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ab</w:t>
      </w:r>
      <w:r w:rsidR="00665208">
        <w:rPr>
          <w:rFonts w:ascii="Arial" w:hAnsi="Arial" w:cs="Arial"/>
          <w:color w:val="000000"/>
          <w:sz w:val="36"/>
          <w:szCs w:val="36"/>
          <w:lang w:bidi="hi-IN"/>
        </w:rPr>
        <w:t>O</w:t>
      </w:r>
      <w:r>
        <w:rPr>
          <w:rFonts w:ascii="Arial" w:hAnsi="Arial" w:cs="Arial"/>
          <w:color w:val="000000"/>
          <w:sz w:val="36"/>
          <w:szCs w:val="36"/>
          <w:lang w:bidi="hi-IN"/>
        </w:rPr>
        <w:t>$ddhyaqgniH saqmidhAq janA#nAqM prati#dh</w:t>
      </w:r>
      <w:r w:rsidR="00665208">
        <w:rPr>
          <w:rFonts w:ascii="Arial" w:hAnsi="Arial" w:cs="Arial"/>
          <w:color w:val="000000"/>
          <w:sz w:val="36"/>
          <w:szCs w:val="36"/>
          <w:lang w:bidi="hi-IN"/>
        </w:rPr>
        <w:t>E</w:t>
      </w:r>
      <w:r>
        <w:rPr>
          <w:rFonts w:ascii="Arial" w:hAnsi="Arial" w:cs="Arial"/>
          <w:color w:val="000000"/>
          <w:sz w:val="36"/>
          <w:szCs w:val="36"/>
          <w:lang w:bidi="hi-IN"/>
        </w:rPr>
        <w:t xml:space="preserve">qnu-mi#vAyaqtI muqShAsa$M | </w:t>
      </w:r>
    </w:p>
    <w:p w14:paraId="68E42AE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yaqhvA i#vaq pravaqyA-muqjjihA#nAqH praBAqnava#H sisrat</w:t>
      </w:r>
      <w:r w:rsidR="00665208">
        <w:rPr>
          <w:rFonts w:ascii="Arial" w:hAnsi="Arial" w:cs="Arial"/>
          <w:color w:val="000000"/>
          <w:sz w:val="36"/>
          <w:szCs w:val="36"/>
          <w:lang w:bidi="hi-IN"/>
        </w:rPr>
        <w:t>E</w:t>
      </w:r>
      <w:r>
        <w:rPr>
          <w:rFonts w:ascii="Arial" w:hAnsi="Arial" w:cs="Arial"/>
          <w:color w:val="000000"/>
          <w:sz w:val="36"/>
          <w:szCs w:val="36"/>
          <w:lang w:bidi="hi-IN"/>
        </w:rPr>
        <w:t xml:space="preserve">q nAkaqmacCa# | </w:t>
      </w:r>
    </w:p>
    <w:p w14:paraId="144E670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(nAByai namaH) | 2 (TS 4.4.4.2)</w:t>
      </w:r>
    </w:p>
    <w:p w14:paraId="1ED3A7E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8DDF8E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aqgni rmUqrdhA diqvaH kaqkutpati#H pRuthiqvyA aqyaM | </w:t>
      </w:r>
    </w:p>
    <w:p w14:paraId="36A28C8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aqpA(gm) r</w:t>
      </w:r>
      <w:r w:rsidR="00665208">
        <w:rPr>
          <w:rFonts w:ascii="Arial" w:hAnsi="Arial" w:cs="Arial"/>
          <w:color w:val="000000"/>
          <w:sz w:val="36"/>
          <w:szCs w:val="36"/>
          <w:lang w:bidi="hi-IN"/>
        </w:rPr>
        <w:t>E</w:t>
      </w:r>
      <w:r>
        <w:rPr>
          <w:rFonts w:ascii="Arial" w:hAnsi="Arial" w:cs="Arial"/>
          <w:color w:val="000000"/>
          <w:sz w:val="36"/>
          <w:szCs w:val="36"/>
          <w:lang w:bidi="hi-IN"/>
        </w:rPr>
        <w:t>tA(gm)#si jinvati | (hRudayAya namaH) | 3 (TS 1.5.5.1)</w:t>
      </w:r>
    </w:p>
    <w:p w14:paraId="14F63CB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583DCE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mUqrdhAna#M diqv</w:t>
      </w:r>
      <w:r w:rsidR="00665208">
        <w:rPr>
          <w:rFonts w:ascii="Arial" w:hAnsi="Arial" w:cs="Arial"/>
          <w:color w:val="000000"/>
          <w:sz w:val="36"/>
          <w:szCs w:val="36"/>
          <w:lang w:bidi="hi-IN"/>
        </w:rPr>
        <w:t>O</w:t>
      </w:r>
      <w:r>
        <w:rPr>
          <w:rFonts w:ascii="Arial" w:hAnsi="Arial" w:cs="Arial"/>
          <w:color w:val="000000"/>
          <w:sz w:val="36"/>
          <w:szCs w:val="36"/>
          <w:lang w:bidi="hi-IN"/>
        </w:rPr>
        <w:t xml:space="preserve"> a#raqtiM pRu#thiqvyA vai$SvAnaqra-mRuqtAya# jAqtamaqgniM | </w:t>
      </w:r>
    </w:p>
    <w:p w14:paraId="6EBE21A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kaqvi(gm) saqmrAjaq-mati#thiqM janA#nA-mAqsannA pAtra#M janayanta d</w:t>
      </w:r>
      <w:r w:rsidR="00665208">
        <w:rPr>
          <w:rFonts w:ascii="Arial" w:hAnsi="Arial" w:cs="Arial"/>
          <w:color w:val="000000"/>
          <w:sz w:val="36"/>
          <w:szCs w:val="36"/>
          <w:lang w:bidi="hi-IN"/>
        </w:rPr>
        <w:t>E</w:t>
      </w:r>
      <w:r>
        <w:rPr>
          <w:rFonts w:ascii="Arial" w:hAnsi="Arial" w:cs="Arial"/>
          <w:color w:val="000000"/>
          <w:sz w:val="36"/>
          <w:szCs w:val="36"/>
          <w:lang w:bidi="hi-IN"/>
        </w:rPr>
        <w:t>qvAH | (kaNThAya namaH) | 4 (TS 1.4.13.1)</w:t>
      </w:r>
    </w:p>
    <w:p w14:paraId="0F1E8D38" w14:textId="75E8A335"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marmA#Ni t</w:t>
      </w:r>
      <w:r w:rsidR="00665208">
        <w:rPr>
          <w:rFonts w:ascii="Arial" w:hAnsi="Arial" w:cs="Arial"/>
          <w:color w:val="000000"/>
          <w:sz w:val="36"/>
          <w:szCs w:val="36"/>
          <w:lang w:bidi="hi-IN"/>
        </w:rPr>
        <w:t>E</w:t>
      </w:r>
      <w:r>
        <w:rPr>
          <w:rFonts w:ascii="Arial" w:hAnsi="Arial" w:cs="Arial"/>
          <w:color w:val="000000"/>
          <w:sz w:val="36"/>
          <w:szCs w:val="36"/>
          <w:lang w:bidi="hi-IN"/>
        </w:rPr>
        <w:t>q varma#BiSCA-dayAmiq s</w:t>
      </w:r>
      <w:r w:rsidR="00665208">
        <w:rPr>
          <w:rFonts w:ascii="Arial" w:hAnsi="Arial" w:cs="Arial"/>
          <w:color w:val="000000"/>
          <w:sz w:val="36"/>
          <w:szCs w:val="36"/>
          <w:lang w:bidi="hi-IN"/>
        </w:rPr>
        <w:t>O</w:t>
      </w:r>
      <w:r>
        <w:rPr>
          <w:rFonts w:ascii="Arial" w:hAnsi="Arial" w:cs="Arial"/>
          <w:color w:val="000000"/>
          <w:sz w:val="36"/>
          <w:szCs w:val="36"/>
          <w:lang w:bidi="hi-IN"/>
        </w:rPr>
        <w:t>ma#stvAq rAjAq&amp;mRut</w:t>
      </w:r>
      <w:r w:rsidR="00665208">
        <w:rPr>
          <w:rFonts w:ascii="Arial" w:hAnsi="Arial" w:cs="Arial"/>
          <w:color w:val="000000"/>
          <w:sz w:val="36"/>
          <w:szCs w:val="36"/>
          <w:lang w:bidi="hi-IN"/>
        </w:rPr>
        <w:t>E</w:t>
      </w:r>
      <w:r w:rsidR="008E7A34">
        <w:rPr>
          <w:rFonts w:ascii="Arial" w:hAnsi="Arial" w:cs="Arial"/>
          <w:color w:val="000000"/>
          <w:sz w:val="36"/>
          <w:szCs w:val="36"/>
          <w:lang w:bidi="hi-IN"/>
        </w:rPr>
        <w:t>#</w:t>
      </w:r>
      <w:r>
        <w:rPr>
          <w:rFonts w:ascii="Arial" w:hAnsi="Arial" w:cs="Arial"/>
          <w:color w:val="000000"/>
          <w:sz w:val="36"/>
          <w:szCs w:val="36"/>
          <w:lang w:bidi="hi-IN"/>
        </w:rPr>
        <w:t xml:space="preserve"> nAqBiva#stAM | </w:t>
      </w:r>
    </w:p>
    <w:p w14:paraId="221C46A2" w14:textId="646DB922"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uqr</w:t>
      </w:r>
      <w:r w:rsidR="00665208">
        <w:rPr>
          <w:rFonts w:ascii="Arial" w:hAnsi="Arial" w:cs="Arial"/>
          <w:color w:val="000000"/>
          <w:sz w:val="36"/>
          <w:szCs w:val="36"/>
          <w:lang w:bidi="hi-IN"/>
        </w:rPr>
        <w:t>O</w:t>
      </w:r>
      <w:r>
        <w:rPr>
          <w:rFonts w:ascii="Arial" w:hAnsi="Arial" w:cs="Arial"/>
          <w:color w:val="000000"/>
          <w:sz w:val="36"/>
          <w:szCs w:val="36"/>
          <w:lang w:bidi="hi-IN"/>
        </w:rPr>
        <w:t xml:space="preserve"> rvarI#y</w:t>
      </w:r>
      <w:r w:rsidR="00665208">
        <w:rPr>
          <w:rFonts w:ascii="Arial" w:hAnsi="Arial" w:cs="Arial"/>
          <w:color w:val="000000"/>
          <w:sz w:val="36"/>
          <w:szCs w:val="36"/>
          <w:lang w:bidi="hi-IN"/>
        </w:rPr>
        <w:t>O</w:t>
      </w:r>
      <w:r>
        <w:rPr>
          <w:rFonts w:ascii="Arial" w:hAnsi="Arial" w:cs="Arial"/>
          <w:color w:val="000000"/>
          <w:sz w:val="36"/>
          <w:szCs w:val="36"/>
          <w:lang w:bidi="hi-IN"/>
        </w:rPr>
        <w:t>q vari#vast</w:t>
      </w:r>
      <w:r w:rsidR="00665208">
        <w:rPr>
          <w:rFonts w:ascii="Arial" w:hAnsi="Arial" w:cs="Arial"/>
          <w:color w:val="000000"/>
          <w:sz w:val="36"/>
          <w:szCs w:val="36"/>
          <w:lang w:bidi="hi-IN"/>
        </w:rPr>
        <w:t>E</w:t>
      </w:r>
      <w:r>
        <w:rPr>
          <w:rFonts w:ascii="Arial" w:hAnsi="Arial" w:cs="Arial"/>
          <w:color w:val="000000"/>
          <w:sz w:val="36"/>
          <w:szCs w:val="36"/>
          <w:lang w:bidi="hi-IN"/>
        </w:rPr>
        <w:t xml:space="preserve"> astuq jaya</w:t>
      </w:r>
      <w:r w:rsidR="005D6C65">
        <w:rPr>
          <w:rFonts w:ascii="Arial" w:hAnsi="Arial" w:cs="Arial"/>
          <w:color w:val="000000"/>
          <w:sz w:val="36"/>
          <w:szCs w:val="36"/>
          <w:lang w:bidi="hi-IN"/>
        </w:rPr>
        <w:t>#</w:t>
      </w:r>
      <w:r>
        <w:rPr>
          <w:rFonts w:ascii="Arial" w:hAnsi="Arial" w:cs="Arial"/>
          <w:color w:val="000000"/>
          <w:sz w:val="36"/>
          <w:szCs w:val="36"/>
          <w:lang w:bidi="hi-IN"/>
        </w:rPr>
        <w:t>ntaqM tvA manu#madantu d</w:t>
      </w:r>
      <w:r w:rsidR="00665208">
        <w:rPr>
          <w:rFonts w:ascii="Arial" w:hAnsi="Arial" w:cs="Arial"/>
          <w:color w:val="000000"/>
          <w:sz w:val="36"/>
          <w:szCs w:val="36"/>
          <w:lang w:bidi="hi-IN"/>
        </w:rPr>
        <w:t>E</w:t>
      </w:r>
      <w:r>
        <w:rPr>
          <w:rFonts w:ascii="Arial" w:hAnsi="Arial" w:cs="Arial"/>
          <w:color w:val="000000"/>
          <w:sz w:val="36"/>
          <w:szCs w:val="36"/>
          <w:lang w:bidi="hi-IN"/>
        </w:rPr>
        <w:t xml:space="preserve">qvAH | </w:t>
      </w:r>
    </w:p>
    <w:p w14:paraId="31CE6B8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(muKAya namaH) | 5 (TS 4.6.4.5)</w:t>
      </w:r>
    </w:p>
    <w:p w14:paraId="5700CAA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46A442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jAqtav</w:t>
      </w:r>
      <w:r w:rsidR="00665208">
        <w:rPr>
          <w:rFonts w:ascii="Arial" w:hAnsi="Arial" w:cs="Arial"/>
          <w:color w:val="000000"/>
          <w:sz w:val="36"/>
          <w:szCs w:val="36"/>
          <w:lang w:bidi="hi-IN"/>
        </w:rPr>
        <w:t>E</w:t>
      </w:r>
      <w:r>
        <w:rPr>
          <w:rFonts w:ascii="Arial" w:hAnsi="Arial" w:cs="Arial"/>
          <w:color w:val="000000"/>
          <w:sz w:val="36"/>
          <w:szCs w:val="36"/>
          <w:lang w:bidi="hi-IN"/>
        </w:rPr>
        <w:t>#dAq yadi# vA pAvaqk</w:t>
      </w:r>
      <w:r w:rsidR="00665208">
        <w:rPr>
          <w:rFonts w:ascii="Arial" w:hAnsi="Arial" w:cs="Arial"/>
          <w:color w:val="000000"/>
          <w:sz w:val="36"/>
          <w:szCs w:val="36"/>
          <w:lang w:bidi="hi-IN"/>
        </w:rPr>
        <w:t>O</w:t>
      </w:r>
      <w:r>
        <w:rPr>
          <w:rFonts w:ascii="Arial" w:hAnsi="Arial" w:cs="Arial"/>
          <w:color w:val="000000"/>
          <w:sz w:val="36"/>
          <w:szCs w:val="36"/>
          <w:lang w:bidi="hi-IN"/>
        </w:rPr>
        <w:t>&amp;si# | vaiqSvAqnaqr</w:t>
      </w:r>
      <w:r w:rsidR="00665208">
        <w:rPr>
          <w:rFonts w:ascii="Arial" w:hAnsi="Arial" w:cs="Arial"/>
          <w:color w:val="000000"/>
          <w:sz w:val="36"/>
          <w:szCs w:val="36"/>
          <w:lang w:bidi="hi-IN"/>
        </w:rPr>
        <w:t>O</w:t>
      </w:r>
      <w:r>
        <w:rPr>
          <w:rFonts w:ascii="Arial" w:hAnsi="Arial" w:cs="Arial"/>
          <w:color w:val="000000"/>
          <w:sz w:val="36"/>
          <w:szCs w:val="36"/>
          <w:lang w:bidi="hi-IN"/>
        </w:rPr>
        <w:t xml:space="preserve"> yadi# vA vaidyuqt</w:t>
      </w:r>
      <w:r w:rsidR="00665208">
        <w:rPr>
          <w:rFonts w:ascii="Arial" w:hAnsi="Arial" w:cs="Arial"/>
          <w:color w:val="000000"/>
          <w:sz w:val="36"/>
          <w:szCs w:val="36"/>
          <w:lang w:bidi="hi-IN"/>
        </w:rPr>
        <w:t>O</w:t>
      </w:r>
      <w:r>
        <w:rPr>
          <w:rFonts w:ascii="Arial" w:hAnsi="Arial" w:cs="Arial"/>
          <w:color w:val="000000"/>
          <w:sz w:val="36"/>
          <w:szCs w:val="36"/>
          <w:lang w:bidi="hi-IN"/>
        </w:rPr>
        <w:t xml:space="preserve">&amp;si# | </w:t>
      </w:r>
    </w:p>
    <w:p w14:paraId="0BC45DF7" w14:textId="77777777" w:rsidR="00D91D60" w:rsidRDefault="00D91D60" w:rsidP="00A1582D">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SaM praqjABy</w:t>
      </w:r>
      <w:r w:rsidR="00665208">
        <w:rPr>
          <w:rFonts w:ascii="Arial" w:hAnsi="Arial" w:cs="Arial"/>
          <w:color w:val="000000"/>
          <w:sz w:val="36"/>
          <w:szCs w:val="36"/>
          <w:lang w:bidi="hi-IN"/>
        </w:rPr>
        <w:t>O</w:t>
      </w:r>
      <w:r>
        <w:rPr>
          <w:rFonts w:ascii="Arial" w:hAnsi="Arial" w:cs="Arial"/>
          <w:color w:val="000000"/>
          <w:sz w:val="36"/>
          <w:szCs w:val="36"/>
          <w:lang w:bidi="hi-IN"/>
        </w:rPr>
        <w:t>q yaja#mAnAya l</w:t>
      </w:r>
      <w:r w:rsidR="00665208">
        <w:rPr>
          <w:rFonts w:ascii="Arial" w:hAnsi="Arial" w:cs="Arial"/>
          <w:color w:val="000000"/>
          <w:sz w:val="36"/>
          <w:szCs w:val="36"/>
          <w:lang w:bidi="hi-IN"/>
        </w:rPr>
        <w:t>O</w:t>
      </w:r>
      <w:r>
        <w:rPr>
          <w:rFonts w:ascii="Arial" w:hAnsi="Arial" w:cs="Arial"/>
          <w:color w:val="000000"/>
          <w:sz w:val="36"/>
          <w:szCs w:val="36"/>
          <w:lang w:bidi="hi-IN"/>
        </w:rPr>
        <w:t>qkaM | UrjaqM puShTiqM dada# daqByAva# vRuthsva || (Siras</w:t>
      </w:r>
      <w:r w:rsidR="00665208">
        <w:rPr>
          <w:rFonts w:ascii="Arial" w:hAnsi="Arial" w:cs="Arial"/>
          <w:color w:val="000000"/>
          <w:sz w:val="36"/>
          <w:szCs w:val="36"/>
          <w:lang w:bidi="hi-IN"/>
        </w:rPr>
        <w:t>E</w:t>
      </w:r>
      <w:r>
        <w:rPr>
          <w:rFonts w:ascii="Arial" w:hAnsi="Arial" w:cs="Arial"/>
          <w:color w:val="000000"/>
          <w:sz w:val="36"/>
          <w:szCs w:val="36"/>
          <w:lang w:bidi="hi-IN"/>
        </w:rPr>
        <w:t xml:space="preserve"> namaH) || 6 (TB 3.10.5.1)</w:t>
      </w:r>
    </w:p>
    <w:p w14:paraId="0755742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45577BF" w14:textId="39041582" w:rsidR="00D91D60" w:rsidRPr="0001410C" w:rsidRDefault="00620EFC" w:rsidP="00D91D60">
      <w:pPr>
        <w:autoSpaceDE w:val="0"/>
        <w:autoSpaceDN w:val="0"/>
        <w:adjustRightInd w:val="0"/>
        <w:spacing w:after="0" w:line="240" w:lineRule="auto"/>
        <w:rPr>
          <w:rFonts w:ascii="Arial" w:hAnsi="Arial" w:cs="Arial"/>
          <w:b/>
          <w:bCs/>
          <w:color w:val="000000"/>
          <w:sz w:val="36"/>
          <w:szCs w:val="36"/>
          <w:lang w:bidi="hi-IN"/>
        </w:rPr>
      </w:pPr>
      <w:r w:rsidRPr="0001410C">
        <w:rPr>
          <w:rFonts w:ascii="Arial" w:hAnsi="Arial" w:cs="Arial"/>
          <w:b/>
          <w:bCs/>
          <w:color w:val="000000"/>
          <w:sz w:val="36"/>
          <w:szCs w:val="36"/>
          <w:lang w:bidi="hi-IN"/>
        </w:rPr>
        <w:t>8</w:t>
      </w:r>
      <w:r w:rsidR="00D91D60" w:rsidRPr="0001410C">
        <w:rPr>
          <w:rFonts w:ascii="Arial" w:hAnsi="Arial" w:cs="Arial"/>
          <w:b/>
          <w:bCs/>
          <w:color w:val="000000"/>
          <w:sz w:val="36"/>
          <w:szCs w:val="36"/>
          <w:lang w:bidi="hi-IN"/>
        </w:rPr>
        <w:t>.2</w:t>
      </w:r>
      <w:r w:rsidR="00D91D60" w:rsidRPr="0001410C">
        <w:rPr>
          <w:rFonts w:ascii="Arial" w:hAnsi="Arial" w:cs="Arial"/>
          <w:b/>
          <w:bCs/>
          <w:color w:val="000000"/>
          <w:sz w:val="36"/>
          <w:szCs w:val="36"/>
          <w:lang w:bidi="hi-IN"/>
        </w:rPr>
        <w:tab/>
        <w:t xml:space="preserve"> AtmarakShA</w:t>
      </w:r>
    </w:p>
    <w:p w14:paraId="0DDFBF18" w14:textId="65EC62A3"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(T.B.2.3.11.1</w:t>
      </w:r>
      <w:r w:rsidR="00083FC1">
        <w:rPr>
          <w:rFonts w:ascii="Arial" w:hAnsi="Arial" w:cs="Arial"/>
          <w:color w:val="000000"/>
          <w:sz w:val="36"/>
          <w:szCs w:val="36"/>
          <w:lang w:bidi="hi-IN"/>
        </w:rPr>
        <w:t xml:space="preserve"> to</w:t>
      </w:r>
      <w:r>
        <w:rPr>
          <w:rFonts w:ascii="Arial" w:hAnsi="Arial" w:cs="Arial"/>
          <w:color w:val="000000"/>
          <w:sz w:val="36"/>
          <w:szCs w:val="36"/>
          <w:lang w:bidi="hi-IN"/>
        </w:rPr>
        <w:t xml:space="preserve"> T.B.2.3.11.4) f</w:t>
      </w:r>
      <w:r w:rsidR="006F70C1">
        <w:rPr>
          <w:rFonts w:ascii="Arial" w:hAnsi="Arial" w:cs="Arial"/>
          <w:color w:val="000000"/>
          <w:sz w:val="36"/>
          <w:szCs w:val="36"/>
          <w:lang w:bidi="hi-IN"/>
        </w:rPr>
        <w:t>o</w:t>
      </w:r>
      <w:r>
        <w:rPr>
          <w:rFonts w:ascii="Arial" w:hAnsi="Arial" w:cs="Arial"/>
          <w:color w:val="000000"/>
          <w:sz w:val="36"/>
          <w:szCs w:val="36"/>
          <w:lang w:bidi="hi-IN"/>
        </w:rPr>
        <w:t>r para f</w:t>
      </w:r>
      <w:r w:rsidR="006F70C1">
        <w:rPr>
          <w:rFonts w:ascii="Arial" w:hAnsi="Arial" w:cs="Arial"/>
          <w:color w:val="000000"/>
          <w:sz w:val="36"/>
          <w:szCs w:val="36"/>
          <w:lang w:bidi="hi-IN"/>
        </w:rPr>
        <w:t>o</w:t>
      </w:r>
      <w:r>
        <w:rPr>
          <w:rFonts w:ascii="Arial" w:hAnsi="Arial" w:cs="Arial"/>
          <w:color w:val="000000"/>
          <w:sz w:val="36"/>
          <w:szCs w:val="36"/>
          <w:lang w:bidi="hi-IN"/>
        </w:rPr>
        <w:t>r full "8.2")</w:t>
      </w:r>
    </w:p>
    <w:p w14:paraId="5BB2B3F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brahmA$tmaqn vada#sRujata | tada#kAmayata | samAqtmanA# pady</w:t>
      </w:r>
      <w:r w:rsidR="00665208">
        <w:rPr>
          <w:rFonts w:ascii="Arial" w:hAnsi="Arial" w:cs="Arial"/>
          <w:color w:val="000000"/>
          <w:sz w:val="36"/>
          <w:szCs w:val="36"/>
          <w:lang w:bidi="hi-IN"/>
        </w:rPr>
        <w:t>E</w:t>
      </w:r>
      <w:r>
        <w:rPr>
          <w:rFonts w:ascii="Arial" w:hAnsi="Arial" w:cs="Arial"/>
          <w:color w:val="000000"/>
          <w:sz w:val="36"/>
          <w:szCs w:val="36"/>
          <w:lang w:bidi="hi-IN"/>
        </w:rPr>
        <w:t>qy</w:t>
      </w:r>
      <w:r w:rsidR="00665208">
        <w:rPr>
          <w:rFonts w:ascii="Arial" w:hAnsi="Arial" w:cs="Arial"/>
          <w:color w:val="000000"/>
          <w:sz w:val="36"/>
          <w:szCs w:val="36"/>
          <w:lang w:bidi="hi-IN"/>
        </w:rPr>
        <w:t>E</w:t>
      </w:r>
      <w:r>
        <w:rPr>
          <w:rFonts w:ascii="Arial" w:hAnsi="Arial" w:cs="Arial"/>
          <w:color w:val="000000"/>
          <w:sz w:val="36"/>
          <w:szCs w:val="36"/>
          <w:lang w:bidi="hi-IN"/>
        </w:rPr>
        <w:t xml:space="preserve">ti# | </w:t>
      </w:r>
    </w:p>
    <w:p w14:paraId="71AFDA8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AtmaqnnA-tmaqnnityA-ma#ntrayata | tasmai# daSaqma(gm) hUqtaH pratya#SRuN</w:t>
      </w:r>
      <w:r w:rsidR="00665208">
        <w:rPr>
          <w:rFonts w:ascii="Arial" w:hAnsi="Arial" w:cs="Arial"/>
          <w:color w:val="000000"/>
          <w:sz w:val="36"/>
          <w:szCs w:val="36"/>
          <w:lang w:bidi="hi-IN"/>
        </w:rPr>
        <w:t>O</w:t>
      </w:r>
      <w:r>
        <w:rPr>
          <w:rFonts w:ascii="Arial" w:hAnsi="Arial" w:cs="Arial"/>
          <w:color w:val="000000"/>
          <w:sz w:val="36"/>
          <w:szCs w:val="36"/>
          <w:lang w:bidi="hi-IN"/>
        </w:rPr>
        <w:t xml:space="preserve">t | </w:t>
      </w:r>
    </w:p>
    <w:p w14:paraId="02607E2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sa daSa#hUt</w:t>
      </w:r>
      <w:r w:rsidR="00665208">
        <w:rPr>
          <w:rFonts w:ascii="Arial" w:hAnsi="Arial" w:cs="Arial"/>
          <w:color w:val="000000"/>
          <w:sz w:val="36"/>
          <w:szCs w:val="36"/>
          <w:lang w:bidi="hi-IN"/>
        </w:rPr>
        <w:t>O</w:t>
      </w:r>
      <w:r>
        <w:rPr>
          <w:rFonts w:ascii="Arial" w:hAnsi="Arial" w:cs="Arial"/>
          <w:color w:val="000000"/>
          <w:sz w:val="36"/>
          <w:szCs w:val="36"/>
          <w:lang w:bidi="hi-IN"/>
        </w:rPr>
        <w:t>&amp;Bavat | daSa#hUt</w:t>
      </w:r>
      <w:r w:rsidR="00665208">
        <w:rPr>
          <w:rFonts w:ascii="Arial" w:hAnsi="Arial" w:cs="Arial"/>
          <w:color w:val="000000"/>
          <w:sz w:val="36"/>
          <w:szCs w:val="36"/>
          <w:lang w:bidi="hi-IN"/>
        </w:rPr>
        <w:t>O</w:t>
      </w:r>
      <w:r>
        <w:rPr>
          <w:rFonts w:ascii="Arial" w:hAnsi="Arial" w:cs="Arial"/>
          <w:color w:val="000000"/>
          <w:sz w:val="36"/>
          <w:szCs w:val="36"/>
          <w:lang w:bidi="hi-IN"/>
        </w:rPr>
        <w:t xml:space="preserve"> haqvai nAmaiqShaH | taM ~MvA </w:t>
      </w:r>
      <w:r w:rsidR="00665208">
        <w:rPr>
          <w:rFonts w:ascii="Arial" w:hAnsi="Arial" w:cs="Arial"/>
          <w:color w:val="000000"/>
          <w:sz w:val="36"/>
          <w:szCs w:val="36"/>
          <w:lang w:bidi="hi-IN"/>
        </w:rPr>
        <w:t>E</w:t>
      </w:r>
      <w:r>
        <w:rPr>
          <w:rFonts w:ascii="Arial" w:hAnsi="Arial" w:cs="Arial"/>
          <w:color w:val="000000"/>
          <w:sz w:val="36"/>
          <w:szCs w:val="36"/>
          <w:lang w:bidi="hi-IN"/>
        </w:rPr>
        <w:t xml:space="preserve">qtaM daSa#hUtaqq(gm)q santa$M | </w:t>
      </w:r>
    </w:p>
    <w:p w14:paraId="4AD3C4A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daSa#h</w:t>
      </w:r>
      <w:r w:rsidR="00665208">
        <w:rPr>
          <w:rFonts w:ascii="Arial" w:hAnsi="Arial" w:cs="Arial"/>
          <w:color w:val="000000"/>
          <w:sz w:val="36"/>
          <w:szCs w:val="36"/>
          <w:lang w:bidi="hi-IN"/>
        </w:rPr>
        <w:t>O</w:t>
      </w:r>
      <w:r>
        <w:rPr>
          <w:rFonts w:ascii="Arial" w:hAnsi="Arial" w:cs="Arial"/>
          <w:color w:val="000000"/>
          <w:sz w:val="36"/>
          <w:szCs w:val="36"/>
          <w:lang w:bidi="hi-IN"/>
        </w:rPr>
        <w:t>qt</w:t>
      </w:r>
      <w:r w:rsidR="00665208">
        <w:rPr>
          <w:rFonts w:ascii="Arial" w:hAnsi="Arial" w:cs="Arial"/>
          <w:color w:val="000000"/>
          <w:sz w:val="36"/>
          <w:szCs w:val="36"/>
          <w:lang w:bidi="hi-IN"/>
        </w:rPr>
        <w:t>E</w:t>
      </w:r>
      <w:r>
        <w:rPr>
          <w:rFonts w:ascii="Arial" w:hAnsi="Arial" w:cs="Arial"/>
          <w:color w:val="000000"/>
          <w:sz w:val="36"/>
          <w:szCs w:val="36"/>
          <w:lang w:bidi="hi-IN"/>
        </w:rPr>
        <w:t>tyA ca#kShat</w:t>
      </w:r>
      <w:r w:rsidR="00665208">
        <w:rPr>
          <w:rFonts w:ascii="Arial" w:hAnsi="Arial" w:cs="Arial"/>
          <w:color w:val="000000"/>
          <w:sz w:val="36"/>
          <w:szCs w:val="36"/>
          <w:lang w:bidi="hi-IN"/>
        </w:rPr>
        <w:t>E</w:t>
      </w:r>
      <w:r>
        <w:rPr>
          <w:rFonts w:ascii="Arial" w:hAnsi="Arial" w:cs="Arial"/>
          <w:color w:val="000000"/>
          <w:sz w:val="36"/>
          <w:szCs w:val="36"/>
          <w:lang w:bidi="hi-IN"/>
        </w:rPr>
        <w:t xml:space="preserve"> paqr</w:t>
      </w:r>
      <w:r w:rsidR="00665208">
        <w:rPr>
          <w:rFonts w:ascii="Arial" w:hAnsi="Arial" w:cs="Arial"/>
          <w:color w:val="000000"/>
          <w:sz w:val="36"/>
          <w:szCs w:val="36"/>
          <w:lang w:bidi="hi-IN"/>
        </w:rPr>
        <w:t>O</w:t>
      </w:r>
      <w:r>
        <w:rPr>
          <w:rFonts w:ascii="Arial" w:hAnsi="Arial" w:cs="Arial"/>
          <w:color w:val="000000"/>
          <w:sz w:val="36"/>
          <w:szCs w:val="36"/>
          <w:lang w:bidi="hi-IN"/>
        </w:rPr>
        <w:t>kSh</w:t>
      </w:r>
      <w:r w:rsidR="00665208">
        <w:rPr>
          <w:rFonts w:ascii="Arial" w:hAnsi="Arial" w:cs="Arial"/>
          <w:color w:val="000000"/>
          <w:sz w:val="36"/>
          <w:szCs w:val="36"/>
          <w:lang w:bidi="hi-IN"/>
        </w:rPr>
        <w:t>E</w:t>
      </w:r>
      <w:r>
        <w:rPr>
          <w:rFonts w:ascii="Arial" w:hAnsi="Arial" w:cs="Arial"/>
          <w:color w:val="000000"/>
          <w:sz w:val="36"/>
          <w:szCs w:val="36"/>
          <w:lang w:bidi="hi-IN"/>
        </w:rPr>
        <w:t>#Na | paqr</w:t>
      </w:r>
      <w:r w:rsidR="00665208">
        <w:rPr>
          <w:rFonts w:ascii="Arial" w:hAnsi="Arial" w:cs="Arial"/>
          <w:color w:val="000000"/>
          <w:sz w:val="36"/>
          <w:szCs w:val="36"/>
          <w:lang w:bidi="hi-IN"/>
        </w:rPr>
        <w:t>O</w:t>
      </w:r>
      <w:r>
        <w:rPr>
          <w:rFonts w:ascii="Arial" w:hAnsi="Arial" w:cs="Arial"/>
          <w:color w:val="000000"/>
          <w:sz w:val="36"/>
          <w:szCs w:val="36"/>
          <w:lang w:bidi="hi-IN"/>
        </w:rPr>
        <w:t>kSha#priyA ivaq hi d</w:t>
      </w:r>
      <w:r w:rsidR="00665208">
        <w:rPr>
          <w:rFonts w:ascii="Arial" w:hAnsi="Arial" w:cs="Arial"/>
          <w:color w:val="000000"/>
          <w:sz w:val="36"/>
          <w:szCs w:val="36"/>
          <w:lang w:bidi="hi-IN"/>
        </w:rPr>
        <w:t>E</w:t>
      </w:r>
      <w:r>
        <w:rPr>
          <w:rFonts w:ascii="Arial" w:hAnsi="Arial" w:cs="Arial"/>
          <w:color w:val="000000"/>
          <w:sz w:val="36"/>
          <w:szCs w:val="36"/>
          <w:lang w:bidi="hi-IN"/>
        </w:rPr>
        <w:t>qvAH || 1</w:t>
      </w:r>
    </w:p>
    <w:p w14:paraId="392B2C0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844193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AtmaqnnA-tmaqnnityA-ma#ntrayata | tasmai# saptaqma(gm) hUqtaH pratya#SRuN</w:t>
      </w:r>
      <w:r w:rsidR="00665208">
        <w:rPr>
          <w:rFonts w:ascii="Arial" w:hAnsi="Arial" w:cs="Arial"/>
          <w:color w:val="000000"/>
          <w:sz w:val="36"/>
          <w:szCs w:val="36"/>
          <w:lang w:bidi="hi-IN"/>
        </w:rPr>
        <w:t>O</w:t>
      </w:r>
      <w:r>
        <w:rPr>
          <w:rFonts w:ascii="Arial" w:hAnsi="Arial" w:cs="Arial"/>
          <w:color w:val="000000"/>
          <w:sz w:val="36"/>
          <w:szCs w:val="36"/>
          <w:lang w:bidi="hi-IN"/>
        </w:rPr>
        <w:t xml:space="preserve">t | </w:t>
      </w:r>
    </w:p>
    <w:p w14:paraId="7787968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 saqptahU#t</w:t>
      </w:r>
      <w:r w:rsidR="00665208">
        <w:rPr>
          <w:rFonts w:ascii="Arial" w:hAnsi="Arial" w:cs="Arial"/>
          <w:color w:val="000000"/>
          <w:sz w:val="36"/>
          <w:szCs w:val="36"/>
          <w:lang w:bidi="hi-IN"/>
        </w:rPr>
        <w:t>O</w:t>
      </w:r>
      <w:r>
        <w:rPr>
          <w:rFonts w:ascii="Arial" w:hAnsi="Arial" w:cs="Arial"/>
          <w:color w:val="000000"/>
          <w:sz w:val="36"/>
          <w:szCs w:val="36"/>
          <w:lang w:bidi="hi-IN"/>
        </w:rPr>
        <w:t>&amp;Bavat | saqptahU#t</w:t>
      </w:r>
      <w:r w:rsidR="00665208">
        <w:rPr>
          <w:rFonts w:ascii="Arial" w:hAnsi="Arial" w:cs="Arial"/>
          <w:color w:val="000000"/>
          <w:sz w:val="36"/>
          <w:szCs w:val="36"/>
          <w:lang w:bidi="hi-IN"/>
        </w:rPr>
        <w:t>O</w:t>
      </w:r>
      <w:r>
        <w:rPr>
          <w:rFonts w:ascii="Arial" w:hAnsi="Arial" w:cs="Arial"/>
          <w:color w:val="000000"/>
          <w:sz w:val="36"/>
          <w:szCs w:val="36"/>
          <w:lang w:bidi="hi-IN"/>
        </w:rPr>
        <w:t xml:space="preserve"> haqvai nAmaiqShaH | taM ~MvA </w:t>
      </w:r>
      <w:r w:rsidR="00665208">
        <w:rPr>
          <w:rFonts w:ascii="Arial" w:hAnsi="Arial" w:cs="Arial"/>
          <w:color w:val="000000"/>
          <w:sz w:val="36"/>
          <w:szCs w:val="36"/>
          <w:lang w:bidi="hi-IN"/>
        </w:rPr>
        <w:t>E</w:t>
      </w:r>
      <w:r>
        <w:rPr>
          <w:rFonts w:ascii="Arial" w:hAnsi="Arial" w:cs="Arial"/>
          <w:color w:val="000000"/>
          <w:sz w:val="36"/>
          <w:szCs w:val="36"/>
          <w:lang w:bidi="hi-IN"/>
        </w:rPr>
        <w:t>qta(gm) saqptahU#taq(gm)q santa$M | saqptah</w:t>
      </w:r>
      <w:r w:rsidR="00665208">
        <w:rPr>
          <w:rFonts w:ascii="Arial" w:hAnsi="Arial" w:cs="Arial"/>
          <w:color w:val="000000"/>
          <w:sz w:val="36"/>
          <w:szCs w:val="36"/>
          <w:lang w:bidi="hi-IN"/>
        </w:rPr>
        <w:t>O</w:t>
      </w:r>
      <w:r>
        <w:rPr>
          <w:rFonts w:ascii="Arial" w:hAnsi="Arial" w:cs="Arial"/>
          <w:color w:val="000000"/>
          <w:sz w:val="36"/>
          <w:szCs w:val="36"/>
          <w:lang w:bidi="hi-IN"/>
        </w:rPr>
        <w:t>qt</w:t>
      </w:r>
      <w:r w:rsidR="00665208">
        <w:rPr>
          <w:rFonts w:ascii="Arial" w:hAnsi="Arial" w:cs="Arial"/>
          <w:color w:val="000000"/>
          <w:sz w:val="36"/>
          <w:szCs w:val="36"/>
          <w:lang w:bidi="hi-IN"/>
        </w:rPr>
        <w:t>E</w:t>
      </w:r>
      <w:r>
        <w:rPr>
          <w:rFonts w:ascii="Arial" w:hAnsi="Arial" w:cs="Arial"/>
          <w:color w:val="000000"/>
          <w:sz w:val="36"/>
          <w:szCs w:val="36"/>
          <w:lang w:bidi="hi-IN"/>
        </w:rPr>
        <w:t>tyA ca#kShat</w:t>
      </w:r>
      <w:r w:rsidR="00665208">
        <w:rPr>
          <w:rFonts w:ascii="Arial" w:hAnsi="Arial" w:cs="Arial"/>
          <w:color w:val="000000"/>
          <w:sz w:val="36"/>
          <w:szCs w:val="36"/>
          <w:lang w:bidi="hi-IN"/>
        </w:rPr>
        <w:t>E</w:t>
      </w:r>
      <w:r>
        <w:rPr>
          <w:rFonts w:ascii="Arial" w:hAnsi="Arial" w:cs="Arial"/>
          <w:color w:val="000000"/>
          <w:sz w:val="36"/>
          <w:szCs w:val="36"/>
          <w:lang w:bidi="hi-IN"/>
        </w:rPr>
        <w:t xml:space="preserve"> paqr</w:t>
      </w:r>
      <w:r w:rsidR="00665208">
        <w:rPr>
          <w:rFonts w:ascii="Arial" w:hAnsi="Arial" w:cs="Arial"/>
          <w:color w:val="000000"/>
          <w:sz w:val="36"/>
          <w:szCs w:val="36"/>
          <w:lang w:bidi="hi-IN"/>
        </w:rPr>
        <w:t>O</w:t>
      </w:r>
      <w:r>
        <w:rPr>
          <w:rFonts w:ascii="Arial" w:hAnsi="Arial" w:cs="Arial"/>
          <w:color w:val="000000"/>
          <w:sz w:val="36"/>
          <w:szCs w:val="36"/>
          <w:lang w:bidi="hi-IN"/>
        </w:rPr>
        <w:t>kSh</w:t>
      </w:r>
      <w:r w:rsidR="00665208">
        <w:rPr>
          <w:rFonts w:ascii="Arial" w:hAnsi="Arial" w:cs="Arial"/>
          <w:color w:val="000000"/>
          <w:sz w:val="36"/>
          <w:szCs w:val="36"/>
          <w:lang w:bidi="hi-IN"/>
        </w:rPr>
        <w:t>E</w:t>
      </w:r>
      <w:r>
        <w:rPr>
          <w:rFonts w:ascii="Arial" w:hAnsi="Arial" w:cs="Arial"/>
          <w:color w:val="000000"/>
          <w:sz w:val="36"/>
          <w:szCs w:val="36"/>
          <w:lang w:bidi="hi-IN"/>
        </w:rPr>
        <w:t>#Na | paqr</w:t>
      </w:r>
      <w:r w:rsidR="00665208">
        <w:rPr>
          <w:rFonts w:ascii="Arial" w:hAnsi="Arial" w:cs="Arial"/>
          <w:color w:val="000000"/>
          <w:sz w:val="36"/>
          <w:szCs w:val="36"/>
          <w:lang w:bidi="hi-IN"/>
        </w:rPr>
        <w:t>O</w:t>
      </w:r>
      <w:r>
        <w:rPr>
          <w:rFonts w:ascii="Arial" w:hAnsi="Arial" w:cs="Arial"/>
          <w:color w:val="000000"/>
          <w:sz w:val="36"/>
          <w:szCs w:val="36"/>
          <w:lang w:bidi="hi-IN"/>
        </w:rPr>
        <w:t>kSha#priyA ivaq hi d</w:t>
      </w:r>
      <w:r w:rsidR="00665208">
        <w:rPr>
          <w:rFonts w:ascii="Arial" w:hAnsi="Arial" w:cs="Arial"/>
          <w:color w:val="000000"/>
          <w:sz w:val="36"/>
          <w:szCs w:val="36"/>
          <w:lang w:bidi="hi-IN"/>
        </w:rPr>
        <w:t>E</w:t>
      </w:r>
      <w:r>
        <w:rPr>
          <w:rFonts w:ascii="Arial" w:hAnsi="Arial" w:cs="Arial"/>
          <w:color w:val="000000"/>
          <w:sz w:val="36"/>
          <w:szCs w:val="36"/>
          <w:lang w:bidi="hi-IN"/>
        </w:rPr>
        <w:t>qvAH || 2</w:t>
      </w:r>
    </w:p>
    <w:p w14:paraId="27A6096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7C3071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AtmaqnnA-tmaqnnityA-ma#ntrayata | tasmai# ShaqShTha(gm) hUqtaH pratya#SRuN</w:t>
      </w:r>
      <w:r w:rsidR="00665208">
        <w:rPr>
          <w:rFonts w:ascii="Arial" w:hAnsi="Arial" w:cs="Arial"/>
          <w:color w:val="000000"/>
          <w:sz w:val="36"/>
          <w:szCs w:val="36"/>
          <w:lang w:bidi="hi-IN"/>
        </w:rPr>
        <w:t>O</w:t>
      </w:r>
      <w:r>
        <w:rPr>
          <w:rFonts w:ascii="Arial" w:hAnsi="Arial" w:cs="Arial"/>
          <w:color w:val="000000"/>
          <w:sz w:val="36"/>
          <w:szCs w:val="36"/>
          <w:lang w:bidi="hi-IN"/>
        </w:rPr>
        <w:t xml:space="preserve">t | </w:t>
      </w:r>
    </w:p>
    <w:p w14:paraId="7FF3B4F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 ShaDDhU#t</w:t>
      </w:r>
      <w:r w:rsidR="00665208">
        <w:rPr>
          <w:rFonts w:ascii="Arial" w:hAnsi="Arial" w:cs="Arial"/>
          <w:color w:val="000000"/>
          <w:sz w:val="36"/>
          <w:szCs w:val="36"/>
          <w:lang w:bidi="hi-IN"/>
        </w:rPr>
        <w:t>O</w:t>
      </w:r>
      <w:r>
        <w:rPr>
          <w:rFonts w:ascii="Arial" w:hAnsi="Arial" w:cs="Arial"/>
          <w:color w:val="000000"/>
          <w:sz w:val="36"/>
          <w:szCs w:val="36"/>
          <w:lang w:bidi="hi-IN"/>
        </w:rPr>
        <w:t>&amp;Bavat | ShaDDhU#t</w:t>
      </w:r>
      <w:r w:rsidR="00665208">
        <w:rPr>
          <w:rFonts w:ascii="Arial" w:hAnsi="Arial" w:cs="Arial"/>
          <w:color w:val="000000"/>
          <w:sz w:val="36"/>
          <w:szCs w:val="36"/>
          <w:lang w:bidi="hi-IN"/>
        </w:rPr>
        <w:t>O</w:t>
      </w:r>
      <w:r>
        <w:rPr>
          <w:rFonts w:ascii="Arial" w:hAnsi="Arial" w:cs="Arial"/>
          <w:color w:val="000000"/>
          <w:sz w:val="36"/>
          <w:szCs w:val="36"/>
          <w:lang w:bidi="hi-IN"/>
        </w:rPr>
        <w:t xml:space="preserve"> haqvai nAmaiqShaH | taM ~MvA </w:t>
      </w:r>
      <w:r w:rsidR="00665208">
        <w:rPr>
          <w:rFonts w:ascii="Arial" w:hAnsi="Arial" w:cs="Arial"/>
          <w:color w:val="000000"/>
          <w:sz w:val="36"/>
          <w:szCs w:val="36"/>
          <w:lang w:bidi="hi-IN"/>
        </w:rPr>
        <w:t>E</w:t>
      </w:r>
      <w:r>
        <w:rPr>
          <w:rFonts w:ascii="Arial" w:hAnsi="Arial" w:cs="Arial"/>
          <w:color w:val="000000"/>
          <w:sz w:val="36"/>
          <w:szCs w:val="36"/>
          <w:lang w:bidi="hi-IN"/>
        </w:rPr>
        <w:t xml:space="preserve">qta(gm) ShaDDhU#taq(gm)q santa$M | </w:t>
      </w:r>
    </w:p>
    <w:p w14:paraId="4371C5F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ShaDDh</w:t>
      </w:r>
      <w:r w:rsidR="00665208">
        <w:rPr>
          <w:rFonts w:ascii="Arial" w:hAnsi="Arial" w:cs="Arial"/>
          <w:color w:val="000000"/>
          <w:sz w:val="36"/>
          <w:szCs w:val="36"/>
          <w:lang w:bidi="hi-IN"/>
        </w:rPr>
        <w:t>O</w:t>
      </w:r>
      <w:r>
        <w:rPr>
          <w:rFonts w:ascii="Arial" w:hAnsi="Arial" w:cs="Arial"/>
          <w:color w:val="000000"/>
          <w:sz w:val="36"/>
          <w:szCs w:val="36"/>
          <w:lang w:bidi="hi-IN"/>
        </w:rPr>
        <w:t>qt</w:t>
      </w:r>
      <w:r w:rsidR="00665208">
        <w:rPr>
          <w:rFonts w:ascii="Arial" w:hAnsi="Arial" w:cs="Arial"/>
          <w:color w:val="000000"/>
          <w:sz w:val="36"/>
          <w:szCs w:val="36"/>
          <w:lang w:bidi="hi-IN"/>
        </w:rPr>
        <w:t>E</w:t>
      </w:r>
      <w:r>
        <w:rPr>
          <w:rFonts w:ascii="Arial" w:hAnsi="Arial" w:cs="Arial"/>
          <w:color w:val="000000"/>
          <w:sz w:val="36"/>
          <w:szCs w:val="36"/>
          <w:lang w:bidi="hi-IN"/>
        </w:rPr>
        <w:t>tyA ca#kShat</w:t>
      </w:r>
      <w:r w:rsidR="00665208">
        <w:rPr>
          <w:rFonts w:ascii="Arial" w:hAnsi="Arial" w:cs="Arial"/>
          <w:color w:val="000000"/>
          <w:sz w:val="36"/>
          <w:szCs w:val="36"/>
          <w:lang w:bidi="hi-IN"/>
        </w:rPr>
        <w:t>E</w:t>
      </w:r>
      <w:r>
        <w:rPr>
          <w:rFonts w:ascii="Arial" w:hAnsi="Arial" w:cs="Arial"/>
          <w:color w:val="000000"/>
          <w:sz w:val="36"/>
          <w:szCs w:val="36"/>
          <w:lang w:bidi="hi-IN"/>
        </w:rPr>
        <w:t xml:space="preserve"> paqr</w:t>
      </w:r>
      <w:r w:rsidR="00665208">
        <w:rPr>
          <w:rFonts w:ascii="Arial" w:hAnsi="Arial" w:cs="Arial"/>
          <w:color w:val="000000"/>
          <w:sz w:val="36"/>
          <w:szCs w:val="36"/>
          <w:lang w:bidi="hi-IN"/>
        </w:rPr>
        <w:t>O</w:t>
      </w:r>
      <w:r>
        <w:rPr>
          <w:rFonts w:ascii="Arial" w:hAnsi="Arial" w:cs="Arial"/>
          <w:color w:val="000000"/>
          <w:sz w:val="36"/>
          <w:szCs w:val="36"/>
          <w:lang w:bidi="hi-IN"/>
        </w:rPr>
        <w:t>kSh</w:t>
      </w:r>
      <w:r w:rsidR="00665208">
        <w:rPr>
          <w:rFonts w:ascii="Arial" w:hAnsi="Arial" w:cs="Arial"/>
          <w:color w:val="000000"/>
          <w:sz w:val="36"/>
          <w:szCs w:val="36"/>
          <w:lang w:bidi="hi-IN"/>
        </w:rPr>
        <w:t>E</w:t>
      </w:r>
      <w:r>
        <w:rPr>
          <w:rFonts w:ascii="Arial" w:hAnsi="Arial" w:cs="Arial"/>
          <w:color w:val="000000"/>
          <w:sz w:val="36"/>
          <w:szCs w:val="36"/>
          <w:lang w:bidi="hi-IN"/>
        </w:rPr>
        <w:t>#Na | paqr</w:t>
      </w:r>
      <w:r w:rsidR="00665208">
        <w:rPr>
          <w:rFonts w:ascii="Arial" w:hAnsi="Arial" w:cs="Arial"/>
          <w:color w:val="000000"/>
          <w:sz w:val="36"/>
          <w:szCs w:val="36"/>
          <w:lang w:bidi="hi-IN"/>
        </w:rPr>
        <w:t>O</w:t>
      </w:r>
      <w:r>
        <w:rPr>
          <w:rFonts w:ascii="Arial" w:hAnsi="Arial" w:cs="Arial"/>
          <w:color w:val="000000"/>
          <w:sz w:val="36"/>
          <w:szCs w:val="36"/>
          <w:lang w:bidi="hi-IN"/>
        </w:rPr>
        <w:t>kSha#priyA ivaq hi d</w:t>
      </w:r>
      <w:r w:rsidR="00665208">
        <w:rPr>
          <w:rFonts w:ascii="Arial" w:hAnsi="Arial" w:cs="Arial"/>
          <w:color w:val="000000"/>
          <w:sz w:val="36"/>
          <w:szCs w:val="36"/>
          <w:lang w:bidi="hi-IN"/>
        </w:rPr>
        <w:t>E</w:t>
      </w:r>
      <w:r>
        <w:rPr>
          <w:rFonts w:ascii="Arial" w:hAnsi="Arial" w:cs="Arial"/>
          <w:color w:val="000000"/>
          <w:sz w:val="36"/>
          <w:szCs w:val="36"/>
          <w:lang w:bidi="hi-IN"/>
        </w:rPr>
        <w:t>qvAH || 3</w:t>
      </w:r>
    </w:p>
    <w:p w14:paraId="7EC3652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90D32C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AtmaqnnA-tmaqnnityA-ma#ntrayata | tasmai# pa~jcaqma(gm) hUqtaH pratya#SRuN</w:t>
      </w:r>
      <w:r w:rsidR="00665208">
        <w:rPr>
          <w:rFonts w:ascii="Arial" w:hAnsi="Arial" w:cs="Arial"/>
          <w:color w:val="000000"/>
          <w:sz w:val="36"/>
          <w:szCs w:val="36"/>
          <w:lang w:bidi="hi-IN"/>
        </w:rPr>
        <w:t>O</w:t>
      </w:r>
      <w:r>
        <w:rPr>
          <w:rFonts w:ascii="Arial" w:hAnsi="Arial" w:cs="Arial"/>
          <w:color w:val="000000"/>
          <w:sz w:val="36"/>
          <w:szCs w:val="36"/>
          <w:lang w:bidi="hi-IN"/>
        </w:rPr>
        <w:t xml:space="preserve">t | </w:t>
      </w:r>
    </w:p>
    <w:p w14:paraId="7A620EC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 pa~jca#hUt</w:t>
      </w:r>
      <w:r w:rsidR="00665208">
        <w:rPr>
          <w:rFonts w:ascii="Arial" w:hAnsi="Arial" w:cs="Arial"/>
          <w:color w:val="000000"/>
          <w:sz w:val="36"/>
          <w:szCs w:val="36"/>
          <w:lang w:bidi="hi-IN"/>
        </w:rPr>
        <w:t>O</w:t>
      </w:r>
      <w:r>
        <w:rPr>
          <w:rFonts w:ascii="Arial" w:hAnsi="Arial" w:cs="Arial"/>
          <w:color w:val="000000"/>
          <w:sz w:val="36"/>
          <w:szCs w:val="36"/>
          <w:lang w:bidi="hi-IN"/>
        </w:rPr>
        <w:t>&amp;Bavat | pa~jca#hUt</w:t>
      </w:r>
      <w:r w:rsidR="00665208">
        <w:rPr>
          <w:rFonts w:ascii="Arial" w:hAnsi="Arial" w:cs="Arial"/>
          <w:color w:val="000000"/>
          <w:sz w:val="36"/>
          <w:szCs w:val="36"/>
          <w:lang w:bidi="hi-IN"/>
        </w:rPr>
        <w:t>O</w:t>
      </w:r>
      <w:r>
        <w:rPr>
          <w:rFonts w:ascii="Arial" w:hAnsi="Arial" w:cs="Arial"/>
          <w:color w:val="000000"/>
          <w:sz w:val="36"/>
          <w:szCs w:val="36"/>
          <w:lang w:bidi="hi-IN"/>
        </w:rPr>
        <w:t xml:space="preserve"> haqvai nAmaiqShaH | taM ~MvA </w:t>
      </w:r>
      <w:r w:rsidR="00665208">
        <w:rPr>
          <w:rFonts w:ascii="Arial" w:hAnsi="Arial" w:cs="Arial"/>
          <w:color w:val="000000"/>
          <w:sz w:val="36"/>
          <w:szCs w:val="36"/>
          <w:lang w:bidi="hi-IN"/>
        </w:rPr>
        <w:t>E</w:t>
      </w:r>
      <w:r>
        <w:rPr>
          <w:rFonts w:ascii="Arial" w:hAnsi="Arial" w:cs="Arial"/>
          <w:color w:val="000000"/>
          <w:sz w:val="36"/>
          <w:szCs w:val="36"/>
          <w:lang w:bidi="hi-IN"/>
        </w:rPr>
        <w:t>qtaM pa~jca#hUtaq(gm)q santa$M | pa~jca#h</w:t>
      </w:r>
      <w:r w:rsidR="00665208">
        <w:rPr>
          <w:rFonts w:ascii="Arial" w:hAnsi="Arial" w:cs="Arial"/>
          <w:color w:val="000000"/>
          <w:sz w:val="36"/>
          <w:szCs w:val="36"/>
          <w:lang w:bidi="hi-IN"/>
        </w:rPr>
        <w:t>O</w:t>
      </w:r>
      <w:r>
        <w:rPr>
          <w:rFonts w:ascii="Arial" w:hAnsi="Arial" w:cs="Arial"/>
          <w:color w:val="000000"/>
          <w:sz w:val="36"/>
          <w:szCs w:val="36"/>
          <w:lang w:bidi="hi-IN"/>
        </w:rPr>
        <w:t>qt</w:t>
      </w:r>
      <w:r w:rsidR="00665208">
        <w:rPr>
          <w:rFonts w:ascii="Arial" w:hAnsi="Arial" w:cs="Arial"/>
          <w:color w:val="000000"/>
          <w:sz w:val="36"/>
          <w:szCs w:val="36"/>
          <w:lang w:bidi="hi-IN"/>
        </w:rPr>
        <w:t>E</w:t>
      </w:r>
      <w:r>
        <w:rPr>
          <w:rFonts w:ascii="Arial" w:hAnsi="Arial" w:cs="Arial"/>
          <w:color w:val="000000"/>
          <w:sz w:val="36"/>
          <w:szCs w:val="36"/>
          <w:lang w:bidi="hi-IN"/>
        </w:rPr>
        <w:t>tyA ca#kShat</w:t>
      </w:r>
      <w:r w:rsidR="00665208">
        <w:rPr>
          <w:rFonts w:ascii="Arial" w:hAnsi="Arial" w:cs="Arial"/>
          <w:color w:val="000000"/>
          <w:sz w:val="36"/>
          <w:szCs w:val="36"/>
          <w:lang w:bidi="hi-IN"/>
        </w:rPr>
        <w:t>E</w:t>
      </w:r>
      <w:r>
        <w:rPr>
          <w:rFonts w:ascii="Arial" w:hAnsi="Arial" w:cs="Arial"/>
          <w:color w:val="000000"/>
          <w:sz w:val="36"/>
          <w:szCs w:val="36"/>
          <w:lang w:bidi="hi-IN"/>
        </w:rPr>
        <w:t xml:space="preserve"> paqr</w:t>
      </w:r>
      <w:r w:rsidR="00665208">
        <w:rPr>
          <w:rFonts w:ascii="Arial" w:hAnsi="Arial" w:cs="Arial"/>
          <w:color w:val="000000"/>
          <w:sz w:val="36"/>
          <w:szCs w:val="36"/>
          <w:lang w:bidi="hi-IN"/>
        </w:rPr>
        <w:t>O</w:t>
      </w:r>
      <w:r>
        <w:rPr>
          <w:rFonts w:ascii="Arial" w:hAnsi="Arial" w:cs="Arial"/>
          <w:color w:val="000000"/>
          <w:sz w:val="36"/>
          <w:szCs w:val="36"/>
          <w:lang w:bidi="hi-IN"/>
        </w:rPr>
        <w:t>kSh</w:t>
      </w:r>
      <w:r w:rsidR="00665208">
        <w:rPr>
          <w:rFonts w:ascii="Arial" w:hAnsi="Arial" w:cs="Arial"/>
          <w:color w:val="000000"/>
          <w:sz w:val="36"/>
          <w:szCs w:val="36"/>
          <w:lang w:bidi="hi-IN"/>
        </w:rPr>
        <w:t>E</w:t>
      </w:r>
      <w:r>
        <w:rPr>
          <w:rFonts w:ascii="Arial" w:hAnsi="Arial" w:cs="Arial"/>
          <w:color w:val="000000"/>
          <w:sz w:val="36"/>
          <w:szCs w:val="36"/>
          <w:lang w:bidi="hi-IN"/>
        </w:rPr>
        <w:t>#Na | paqr</w:t>
      </w:r>
      <w:r w:rsidR="00665208">
        <w:rPr>
          <w:rFonts w:ascii="Arial" w:hAnsi="Arial" w:cs="Arial"/>
          <w:color w:val="000000"/>
          <w:sz w:val="36"/>
          <w:szCs w:val="36"/>
          <w:lang w:bidi="hi-IN"/>
        </w:rPr>
        <w:t>O</w:t>
      </w:r>
      <w:r>
        <w:rPr>
          <w:rFonts w:ascii="Arial" w:hAnsi="Arial" w:cs="Arial"/>
          <w:color w:val="000000"/>
          <w:sz w:val="36"/>
          <w:szCs w:val="36"/>
          <w:lang w:bidi="hi-IN"/>
        </w:rPr>
        <w:t>kSha#priyA ivaq hi d</w:t>
      </w:r>
      <w:r w:rsidR="00665208">
        <w:rPr>
          <w:rFonts w:ascii="Arial" w:hAnsi="Arial" w:cs="Arial"/>
          <w:color w:val="000000"/>
          <w:sz w:val="36"/>
          <w:szCs w:val="36"/>
          <w:lang w:bidi="hi-IN"/>
        </w:rPr>
        <w:t>E</w:t>
      </w:r>
      <w:r>
        <w:rPr>
          <w:rFonts w:ascii="Arial" w:hAnsi="Arial" w:cs="Arial"/>
          <w:color w:val="000000"/>
          <w:sz w:val="36"/>
          <w:szCs w:val="36"/>
          <w:lang w:bidi="hi-IN"/>
        </w:rPr>
        <w:t>qvAH || 4</w:t>
      </w:r>
    </w:p>
    <w:p w14:paraId="1EDDC64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D0B7D1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AtmaqnnA-tmaqnnityA-ma#ntrayata | tasmai# catuqrtha(gm) hUqtaH pratya#SRuN</w:t>
      </w:r>
      <w:r w:rsidR="00665208">
        <w:rPr>
          <w:rFonts w:ascii="Arial" w:hAnsi="Arial" w:cs="Arial"/>
          <w:color w:val="000000"/>
          <w:sz w:val="36"/>
          <w:szCs w:val="36"/>
          <w:lang w:bidi="hi-IN"/>
        </w:rPr>
        <w:t>O</w:t>
      </w:r>
      <w:r>
        <w:rPr>
          <w:rFonts w:ascii="Arial" w:hAnsi="Arial" w:cs="Arial"/>
          <w:color w:val="000000"/>
          <w:sz w:val="36"/>
          <w:szCs w:val="36"/>
          <w:lang w:bidi="hi-IN"/>
        </w:rPr>
        <w:t xml:space="preserve">t | </w:t>
      </w:r>
    </w:p>
    <w:p w14:paraId="7CC9934B" w14:textId="4F439D2E"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gramStart"/>
      <w:r>
        <w:rPr>
          <w:rFonts w:ascii="Arial" w:hAnsi="Arial" w:cs="Arial"/>
          <w:color w:val="000000"/>
          <w:sz w:val="36"/>
          <w:szCs w:val="36"/>
          <w:lang w:bidi="hi-IN"/>
        </w:rPr>
        <w:t>sa</w:t>
      </w:r>
      <w:proofErr w:type="gramEnd"/>
      <w:r>
        <w:rPr>
          <w:rFonts w:ascii="Arial" w:hAnsi="Arial" w:cs="Arial"/>
          <w:color w:val="000000"/>
          <w:sz w:val="36"/>
          <w:szCs w:val="36"/>
          <w:lang w:bidi="hi-IN"/>
        </w:rPr>
        <w:t xml:space="preserve"> catu#r</w:t>
      </w:r>
      <w:r w:rsidR="0098733A">
        <w:rPr>
          <w:rFonts w:ascii="Arial" w:hAnsi="Arial" w:cs="Arial"/>
          <w:color w:val="000000"/>
          <w:sz w:val="36"/>
          <w:szCs w:val="36"/>
          <w:lang w:bidi="hi-IN"/>
        </w:rPr>
        <w:t>.</w:t>
      </w:r>
      <w:r>
        <w:rPr>
          <w:rFonts w:ascii="Arial" w:hAnsi="Arial" w:cs="Arial"/>
          <w:color w:val="000000"/>
          <w:sz w:val="36"/>
          <w:szCs w:val="36"/>
          <w:lang w:bidi="hi-IN"/>
        </w:rPr>
        <w:t>hUt</w:t>
      </w:r>
      <w:r w:rsidR="00665208">
        <w:rPr>
          <w:rFonts w:ascii="Arial" w:hAnsi="Arial" w:cs="Arial"/>
          <w:color w:val="000000"/>
          <w:sz w:val="36"/>
          <w:szCs w:val="36"/>
          <w:lang w:bidi="hi-IN"/>
        </w:rPr>
        <w:t>O</w:t>
      </w:r>
      <w:r>
        <w:rPr>
          <w:rFonts w:ascii="Arial" w:hAnsi="Arial" w:cs="Arial"/>
          <w:color w:val="000000"/>
          <w:sz w:val="36"/>
          <w:szCs w:val="36"/>
          <w:lang w:bidi="hi-IN"/>
        </w:rPr>
        <w:t>&amp;Bavat | catu#r</w:t>
      </w:r>
      <w:r w:rsidR="0098733A">
        <w:rPr>
          <w:rFonts w:ascii="Arial" w:hAnsi="Arial" w:cs="Arial"/>
          <w:color w:val="000000"/>
          <w:sz w:val="36"/>
          <w:szCs w:val="36"/>
          <w:lang w:bidi="hi-IN"/>
        </w:rPr>
        <w:t>.</w:t>
      </w:r>
      <w:r>
        <w:rPr>
          <w:rFonts w:ascii="Arial" w:hAnsi="Arial" w:cs="Arial"/>
          <w:color w:val="000000"/>
          <w:sz w:val="36"/>
          <w:szCs w:val="36"/>
          <w:lang w:bidi="hi-IN"/>
        </w:rPr>
        <w:t>hUt</w:t>
      </w:r>
      <w:r w:rsidR="00665208">
        <w:rPr>
          <w:rFonts w:ascii="Arial" w:hAnsi="Arial" w:cs="Arial"/>
          <w:color w:val="000000"/>
          <w:sz w:val="36"/>
          <w:szCs w:val="36"/>
          <w:lang w:bidi="hi-IN"/>
        </w:rPr>
        <w:t>O</w:t>
      </w:r>
      <w:r>
        <w:rPr>
          <w:rFonts w:ascii="Arial" w:hAnsi="Arial" w:cs="Arial"/>
          <w:color w:val="000000"/>
          <w:sz w:val="36"/>
          <w:szCs w:val="36"/>
          <w:lang w:bidi="hi-IN"/>
        </w:rPr>
        <w:t xml:space="preserve"> haqvai nAmaiqShaH | taM ~MvA </w:t>
      </w:r>
      <w:r w:rsidR="00665208">
        <w:rPr>
          <w:rFonts w:ascii="Arial" w:hAnsi="Arial" w:cs="Arial"/>
          <w:color w:val="000000"/>
          <w:sz w:val="36"/>
          <w:szCs w:val="36"/>
          <w:lang w:bidi="hi-IN"/>
        </w:rPr>
        <w:t>E</w:t>
      </w:r>
      <w:r>
        <w:rPr>
          <w:rFonts w:ascii="Arial" w:hAnsi="Arial" w:cs="Arial"/>
          <w:color w:val="000000"/>
          <w:sz w:val="36"/>
          <w:szCs w:val="36"/>
          <w:lang w:bidi="hi-IN"/>
        </w:rPr>
        <w:t>qtaM catu#r</w:t>
      </w:r>
      <w:r w:rsidR="0098733A">
        <w:rPr>
          <w:rFonts w:ascii="Arial" w:hAnsi="Arial" w:cs="Arial"/>
          <w:color w:val="000000"/>
          <w:sz w:val="36"/>
          <w:szCs w:val="36"/>
          <w:lang w:bidi="hi-IN"/>
        </w:rPr>
        <w:t>.</w:t>
      </w:r>
      <w:r>
        <w:rPr>
          <w:rFonts w:ascii="Arial" w:hAnsi="Arial" w:cs="Arial"/>
          <w:color w:val="000000"/>
          <w:sz w:val="36"/>
          <w:szCs w:val="36"/>
          <w:lang w:bidi="hi-IN"/>
        </w:rPr>
        <w:t xml:space="preserve">hUtaq(gm)q </w:t>
      </w:r>
    </w:p>
    <w:p w14:paraId="5C24A532" w14:textId="6FF1BA83"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gramStart"/>
      <w:r>
        <w:rPr>
          <w:rFonts w:ascii="Arial" w:hAnsi="Arial" w:cs="Arial"/>
          <w:color w:val="000000"/>
          <w:sz w:val="36"/>
          <w:szCs w:val="36"/>
          <w:lang w:bidi="hi-IN"/>
        </w:rPr>
        <w:lastRenderedPageBreak/>
        <w:t>santa$</w:t>
      </w:r>
      <w:proofErr w:type="gramEnd"/>
      <w:r>
        <w:rPr>
          <w:rFonts w:ascii="Arial" w:hAnsi="Arial" w:cs="Arial"/>
          <w:color w:val="000000"/>
          <w:sz w:val="36"/>
          <w:szCs w:val="36"/>
          <w:lang w:bidi="hi-IN"/>
        </w:rPr>
        <w:t>M | catu#r</w:t>
      </w:r>
      <w:r w:rsidR="0098733A">
        <w:rPr>
          <w:rFonts w:ascii="Arial" w:hAnsi="Arial" w:cs="Arial"/>
          <w:color w:val="000000"/>
          <w:sz w:val="36"/>
          <w:szCs w:val="36"/>
          <w:lang w:bidi="hi-IN"/>
        </w:rPr>
        <w:t>.</w:t>
      </w:r>
      <w:r>
        <w:rPr>
          <w:rFonts w:ascii="Arial" w:hAnsi="Arial" w:cs="Arial"/>
          <w:color w:val="000000"/>
          <w:sz w:val="36"/>
          <w:szCs w:val="36"/>
          <w:lang w:bidi="hi-IN"/>
        </w:rPr>
        <w:t>h</w:t>
      </w:r>
      <w:r w:rsidR="00665208">
        <w:rPr>
          <w:rFonts w:ascii="Arial" w:hAnsi="Arial" w:cs="Arial"/>
          <w:color w:val="000000"/>
          <w:sz w:val="36"/>
          <w:szCs w:val="36"/>
          <w:lang w:bidi="hi-IN"/>
        </w:rPr>
        <w:t>O</w:t>
      </w:r>
      <w:r>
        <w:rPr>
          <w:rFonts w:ascii="Arial" w:hAnsi="Arial" w:cs="Arial"/>
          <w:color w:val="000000"/>
          <w:sz w:val="36"/>
          <w:szCs w:val="36"/>
          <w:lang w:bidi="hi-IN"/>
        </w:rPr>
        <w:t>qt</w:t>
      </w:r>
      <w:r w:rsidR="00665208">
        <w:rPr>
          <w:rFonts w:ascii="Arial" w:hAnsi="Arial" w:cs="Arial"/>
          <w:color w:val="000000"/>
          <w:sz w:val="36"/>
          <w:szCs w:val="36"/>
          <w:lang w:bidi="hi-IN"/>
        </w:rPr>
        <w:t>E</w:t>
      </w:r>
      <w:r>
        <w:rPr>
          <w:rFonts w:ascii="Arial" w:hAnsi="Arial" w:cs="Arial"/>
          <w:color w:val="000000"/>
          <w:sz w:val="36"/>
          <w:szCs w:val="36"/>
          <w:lang w:bidi="hi-IN"/>
        </w:rPr>
        <w:t>tyA ca#kShat</w:t>
      </w:r>
      <w:r w:rsidR="00665208">
        <w:rPr>
          <w:rFonts w:ascii="Arial" w:hAnsi="Arial" w:cs="Arial"/>
          <w:color w:val="000000"/>
          <w:sz w:val="36"/>
          <w:szCs w:val="36"/>
          <w:lang w:bidi="hi-IN"/>
        </w:rPr>
        <w:t>E</w:t>
      </w:r>
      <w:r>
        <w:rPr>
          <w:rFonts w:ascii="Arial" w:hAnsi="Arial" w:cs="Arial"/>
          <w:color w:val="000000"/>
          <w:sz w:val="36"/>
          <w:szCs w:val="36"/>
          <w:lang w:bidi="hi-IN"/>
        </w:rPr>
        <w:t xml:space="preserve"> paqr</w:t>
      </w:r>
      <w:r w:rsidR="00665208">
        <w:rPr>
          <w:rFonts w:ascii="Arial" w:hAnsi="Arial" w:cs="Arial"/>
          <w:color w:val="000000"/>
          <w:sz w:val="36"/>
          <w:szCs w:val="36"/>
          <w:lang w:bidi="hi-IN"/>
        </w:rPr>
        <w:t>O</w:t>
      </w:r>
      <w:r>
        <w:rPr>
          <w:rFonts w:ascii="Arial" w:hAnsi="Arial" w:cs="Arial"/>
          <w:color w:val="000000"/>
          <w:sz w:val="36"/>
          <w:szCs w:val="36"/>
          <w:lang w:bidi="hi-IN"/>
        </w:rPr>
        <w:t>kSh</w:t>
      </w:r>
      <w:r w:rsidR="00665208">
        <w:rPr>
          <w:rFonts w:ascii="Arial" w:hAnsi="Arial" w:cs="Arial"/>
          <w:color w:val="000000"/>
          <w:sz w:val="36"/>
          <w:szCs w:val="36"/>
          <w:lang w:bidi="hi-IN"/>
        </w:rPr>
        <w:t>E</w:t>
      </w:r>
      <w:r>
        <w:rPr>
          <w:rFonts w:ascii="Arial" w:hAnsi="Arial" w:cs="Arial"/>
          <w:color w:val="000000"/>
          <w:sz w:val="36"/>
          <w:szCs w:val="36"/>
          <w:lang w:bidi="hi-IN"/>
        </w:rPr>
        <w:t>#Na | paqr</w:t>
      </w:r>
      <w:r w:rsidR="00665208">
        <w:rPr>
          <w:rFonts w:ascii="Arial" w:hAnsi="Arial" w:cs="Arial"/>
          <w:color w:val="000000"/>
          <w:sz w:val="36"/>
          <w:szCs w:val="36"/>
          <w:lang w:bidi="hi-IN"/>
        </w:rPr>
        <w:t>O</w:t>
      </w:r>
      <w:r>
        <w:rPr>
          <w:rFonts w:ascii="Arial" w:hAnsi="Arial" w:cs="Arial"/>
          <w:color w:val="000000"/>
          <w:sz w:val="36"/>
          <w:szCs w:val="36"/>
          <w:lang w:bidi="hi-IN"/>
        </w:rPr>
        <w:t>kSha#priyA ivaq hi d</w:t>
      </w:r>
      <w:r w:rsidR="00665208">
        <w:rPr>
          <w:rFonts w:ascii="Arial" w:hAnsi="Arial" w:cs="Arial"/>
          <w:color w:val="000000"/>
          <w:sz w:val="36"/>
          <w:szCs w:val="36"/>
          <w:lang w:bidi="hi-IN"/>
        </w:rPr>
        <w:t>E</w:t>
      </w:r>
      <w:r>
        <w:rPr>
          <w:rFonts w:ascii="Arial" w:hAnsi="Arial" w:cs="Arial"/>
          <w:color w:val="000000"/>
          <w:sz w:val="36"/>
          <w:szCs w:val="36"/>
          <w:lang w:bidi="hi-IN"/>
        </w:rPr>
        <w:t>qvAH || 5</w:t>
      </w:r>
    </w:p>
    <w:p w14:paraId="04E2603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B9294F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tama#bravIt | tvaM ~Mvai m</w:t>
      </w:r>
      <w:r w:rsidR="00665208">
        <w:rPr>
          <w:rFonts w:ascii="Arial" w:hAnsi="Arial" w:cs="Arial"/>
          <w:color w:val="000000"/>
          <w:sz w:val="36"/>
          <w:szCs w:val="36"/>
          <w:lang w:bidi="hi-IN"/>
        </w:rPr>
        <w:t>E</w:t>
      </w:r>
      <w:r>
        <w:rPr>
          <w:rFonts w:ascii="Arial" w:hAnsi="Arial" w:cs="Arial"/>
          <w:color w:val="000000"/>
          <w:sz w:val="36"/>
          <w:szCs w:val="36"/>
          <w:lang w:bidi="hi-IN"/>
        </w:rPr>
        <w:t>q n</w:t>
      </w:r>
      <w:r w:rsidR="00665208">
        <w:rPr>
          <w:rFonts w:ascii="Arial" w:hAnsi="Arial" w:cs="Arial"/>
          <w:color w:val="000000"/>
          <w:sz w:val="36"/>
          <w:szCs w:val="36"/>
          <w:lang w:bidi="hi-IN"/>
        </w:rPr>
        <w:t>E</w:t>
      </w:r>
      <w:r>
        <w:rPr>
          <w:rFonts w:ascii="Arial" w:hAnsi="Arial" w:cs="Arial"/>
          <w:color w:val="000000"/>
          <w:sz w:val="36"/>
          <w:szCs w:val="36"/>
          <w:lang w:bidi="hi-IN"/>
        </w:rPr>
        <w:t xml:space="preserve">di#ShTha(gm) hUqtaH pratya#SrauShIH | </w:t>
      </w:r>
    </w:p>
    <w:p w14:paraId="4168D5C4" w14:textId="6A545A9A"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gramStart"/>
      <w:r>
        <w:rPr>
          <w:rFonts w:ascii="Arial" w:hAnsi="Arial" w:cs="Arial"/>
          <w:color w:val="000000"/>
          <w:sz w:val="36"/>
          <w:szCs w:val="36"/>
          <w:lang w:bidi="hi-IN"/>
        </w:rPr>
        <w:t>tvayai</w:t>
      </w:r>
      <w:proofErr w:type="gramEnd"/>
      <w:r>
        <w:rPr>
          <w:rFonts w:ascii="Arial" w:hAnsi="Arial" w:cs="Arial"/>
          <w:color w:val="000000"/>
          <w:sz w:val="36"/>
          <w:szCs w:val="36"/>
          <w:lang w:bidi="hi-IN"/>
        </w:rPr>
        <w:t># nAnAKyAqtAraq iti# | tasmAqnnuhai#nAq(gg)q-Sca#tur</w:t>
      </w:r>
      <w:r w:rsidR="0098733A">
        <w:rPr>
          <w:rFonts w:ascii="Arial" w:hAnsi="Arial" w:cs="Arial"/>
          <w:color w:val="000000"/>
          <w:sz w:val="36"/>
          <w:szCs w:val="36"/>
          <w:lang w:bidi="hi-IN"/>
        </w:rPr>
        <w:t>.</w:t>
      </w:r>
      <w:r>
        <w:rPr>
          <w:rFonts w:ascii="Arial" w:hAnsi="Arial" w:cs="Arial"/>
          <w:color w:val="000000"/>
          <w:sz w:val="36"/>
          <w:szCs w:val="36"/>
          <w:lang w:bidi="hi-IN"/>
        </w:rPr>
        <w:t>h</w:t>
      </w:r>
      <w:r w:rsidR="00665208">
        <w:rPr>
          <w:rFonts w:ascii="Arial" w:hAnsi="Arial" w:cs="Arial"/>
          <w:color w:val="000000"/>
          <w:sz w:val="36"/>
          <w:szCs w:val="36"/>
          <w:lang w:bidi="hi-IN"/>
        </w:rPr>
        <w:t>O</w:t>
      </w:r>
      <w:r>
        <w:rPr>
          <w:rFonts w:ascii="Arial" w:hAnsi="Arial" w:cs="Arial"/>
          <w:color w:val="000000"/>
          <w:sz w:val="36"/>
          <w:szCs w:val="36"/>
          <w:lang w:bidi="hi-IN"/>
        </w:rPr>
        <w:t>tAraq ityAca#kShat</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p>
    <w:p w14:paraId="6DDD8F8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tasmA$cCuSrUqShuH puqtrANAq(gm)q hRudya#tamaH | n</w:t>
      </w:r>
      <w:r w:rsidR="00665208">
        <w:rPr>
          <w:rFonts w:ascii="Arial" w:hAnsi="Arial" w:cs="Arial"/>
          <w:color w:val="000000"/>
          <w:sz w:val="36"/>
          <w:szCs w:val="36"/>
          <w:lang w:bidi="hi-IN"/>
        </w:rPr>
        <w:t>E</w:t>
      </w:r>
      <w:r>
        <w:rPr>
          <w:rFonts w:ascii="Arial" w:hAnsi="Arial" w:cs="Arial"/>
          <w:color w:val="000000"/>
          <w:sz w:val="36"/>
          <w:szCs w:val="36"/>
          <w:lang w:bidi="hi-IN"/>
        </w:rPr>
        <w:t>di#ShTh</w:t>
      </w:r>
      <w:r w:rsidR="00665208">
        <w:rPr>
          <w:rFonts w:ascii="Arial" w:hAnsi="Arial" w:cs="Arial"/>
          <w:color w:val="000000"/>
          <w:sz w:val="36"/>
          <w:szCs w:val="36"/>
          <w:lang w:bidi="hi-IN"/>
        </w:rPr>
        <w:t>O</w:t>
      </w:r>
      <w:r>
        <w:rPr>
          <w:rFonts w:ascii="Arial" w:hAnsi="Arial" w:cs="Arial"/>
          <w:color w:val="000000"/>
          <w:sz w:val="36"/>
          <w:szCs w:val="36"/>
          <w:lang w:bidi="hi-IN"/>
        </w:rPr>
        <w:t xml:space="preserve">q hRudya#tamaH | </w:t>
      </w:r>
    </w:p>
    <w:p w14:paraId="67D8FBC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w:t>
      </w:r>
      <w:r w:rsidR="00665208">
        <w:rPr>
          <w:rFonts w:ascii="Arial" w:hAnsi="Arial" w:cs="Arial"/>
          <w:color w:val="000000"/>
          <w:sz w:val="36"/>
          <w:szCs w:val="36"/>
          <w:lang w:bidi="hi-IN"/>
        </w:rPr>
        <w:t>E</w:t>
      </w:r>
      <w:r>
        <w:rPr>
          <w:rFonts w:ascii="Arial" w:hAnsi="Arial" w:cs="Arial"/>
          <w:color w:val="000000"/>
          <w:sz w:val="36"/>
          <w:szCs w:val="36"/>
          <w:lang w:bidi="hi-IN"/>
        </w:rPr>
        <w:t>di#ShTh</w:t>
      </w:r>
      <w:r w:rsidR="00665208">
        <w:rPr>
          <w:rFonts w:ascii="Arial" w:hAnsi="Arial" w:cs="Arial"/>
          <w:color w:val="000000"/>
          <w:sz w:val="36"/>
          <w:szCs w:val="36"/>
          <w:lang w:bidi="hi-IN"/>
        </w:rPr>
        <w:t>O</w:t>
      </w:r>
      <w:r>
        <w:rPr>
          <w:rFonts w:ascii="Arial" w:hAnsi="Arial" w:cs="Arial"/>
          <w:color w:val="000000"/>
          <w:sz w:val="36"/>
          <w:szCs w:val="36"/>
          <w:lang w:bidi="hi-IN"/>
        </w:rPr>
        <w:t>q brahma#N</w:t>
      </w:r>
      <w:r w:rsidR="00665208">
        <w:rPr>
          <w:rFonts w:ascii="Arial" w:hAnsi="Arial" w:cs="Arial"/>
          <w:color w:val="000000"/>
          <w:sz w:val="36"/>
          <w:szCs w:val="36"/>
          <w:lang w:bidi="hi-IN"/>
        </w:rPr>
        <w:t>O</w:t>
      </w:r>
      <w:r>
        <w:rPr>
          <w:rFonts w:ascii="Arial" w:hAnsi="Arial" w:cs="Arial"/>
          <w:color w:val="000000"/>
          <w:sz w:val="36"/>
          <w:szCs w:val="36"/>
          <w:lang w:bidi="hi-IN"/>
        </w:rPr>
        <w:t xml:space="preserve"> Bavati | ya </w:t>
      </w:r>
      <w:r w:rsidR="00665208">
        <w:rPr>
          <w:rFonts w:ascii="Arial" w:hAnsi="Arial" w:cs="Arial"/>
          <w:color w:val="000000"/>
          <w:sz w:val="36"/>
          <w:szCs w:val="36"/>
          <w:lang w:bidi="hi-IN"/>
        </w:rPr>
        <w:t>E</w:t>
      </w:r>
      <w:r>
        <w:rPr>
          <w:rFonts w:ascii="Arial" w:hAnsi="Arial" w:cs="Arial"/>
          <w:color w:val="000000"/>
          <w:sz w:val="36"/>
          <w:szCs w:val="36"/>
          <w:lang w:bidi="hi-IN"/>
        </w:rPr>
        <w:t>qvaM ~Mv</w:t>
      </w:r>
      <w:r w:rsidR="00665208">
        <w:rPr>
          <w:rFonts w:ascii="Arial" w:hAnsi="Arial" w:cs="Arial"/>
          <w:color w:val="000000"/>
          <w:sz w:val="36"/>
          <w:szCs w:val="36"/>
          <w:lang w:bidi="hi-IN"/>
        </w:rPr>
        <w:t>E</w:t>
      </w:r>
      <w:r>
        <w:rPr>
          <w:rFonts w:ascii="Arial" w:hAnsi="Arial" w:cs="Arial"/>
          <w:color w:val="000000"/>
          <w:sz w:val="36"/>
          <w:szCs w:val="36"/>
          <w:lang w:bidi="hi-IN"/>
        </w:rPr>
        <w:t>da# || 6 (Atman</w:t>
      </w:r>
      <w:r w:rsidR="00665208">
        <w:rPr>
          <w:rFonts w:ascii="Arial" w:hAnsi="Arial" w:cs="Arial"/>
          <w:color w:val="000000"/>
          <w:sz w:val="36"/>
          <w:szCs w:val="36"/>
          <w:lang w:bidi="hi-IN"/>
        </w:rPr>
        <w:t>E</w:t>
      </w:r>
      <w:r>
        <w:rPr>
          <w:rFonts w:ascii="Arial" w:hAnsi="Arial" w:cs="Arial"/>
          <w:color w:val="000000"/>
          <w:sz w:val="36"/>
          <w:szCs w:val="36"/>
          <w:lang w:bidi="hi-IN"/>
        </w:rPr>
        <w:t>q nama#H)</w:t>
      </w:r>
    </w:p>
    <w:p w14:paraId="0A3FB5F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934B92B" w14:textId="77777777" w:rsidR="00D91D60" w:rsidRDefault="00D91D60" w:rsidP="0001410C">
      <w:pPr>
        <w:autoSpaceDE w:val="0"/>
        <w:autoSpaceDN w:val="0"/>
        <w:adjustRightInd w:val="0"/>
        <w:spacing w:after="0" w:line="240" w:lineRule="auto"/>
        <w:jc w:val="center"/>
        <w:rPr>
          <w:rFonts w:ascii="Arial" w:hAnsi="Arial" w:cs="Arial"/>
          <w:color w:val="000000"/>
          <w:sz w:val="36"/>
          <w:szCs w:val="36"/>
          <w:lang w:bidi="hi-IN"/>
        </w:rPr>
      </w:pPr>
      <w:r>
        <w:rPr>
          <w:rFonts w:ascii="Arial" w:hAnsi="Arial" w:cs="Arial"/>
          <w:color w:val="000000"/>
          <w:sz w:val="36"/>
          <w:szCs w:val="36"/>
          <w:lang w:bidi="hi-IN"/>
        </w:rPr>
        <w:t>------------iti caturtha nyAsaH------------</w:t>
      </w:r>
    </w:p>
    <w:p w14:paraId="06B08ACE" w14:textId="77777777" w:rsidR="00D91D60" w:rsidRDefault="00D91D60" w:rsidP="00A1582D">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guhyAdi mastakAnta ShaDaMganyAsaH caturthaH</w:t>
      </w:r>
    </w:p>
    <w:p w14:paraId="3DC9AEB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D3F9C6E" w14:textId="2BA61EE2" w:rsidR="00D91D60" w:rsidRPr="00783F22" w:rsidRDefault="007F4E14" w:rsidP="00783F22">
      <w:pPr>
        <w:pStyle w:val="Heading1"/>
        <w:numPr>
          <w:ilvl w:val="0"/>
          <w:numId w:val="0"/>
        </w:numPr>
        <w:ind w:left="432"/>
        <w:rPr>
          <w:rFonts w:ascii="Arial" w:hAnsi="Arial" w:cs="Arial"/>
        </w:rPr>
      </w:pPr>
      <w:r w:rsidRPr="00783F22">
        <w:rPr>
          <w:rFonts w:ascii="Arial" w:hAnsi="Arial" w:cs="Arial"/>
        </w:rPr>
        <w:t>9</w:t>
      </w:r>
      <w:r w:rsidR="00D91D60" w:rsidRPr="00783F22">
        <w:rPr>
          <w:rFonts w:ascii="Arial" w:hAnsi="Arial" w:cs="Arial"/>
        </w:rPr>
        <w:t>.</w:t>
      </w:r>
      <w:r w:rsidR="00D91D60" w:rsidRPr="00783F22">
        <w:rPr>
          <w:rFonts w:ascii="Arial" w:hAnsi="Arial" w:cs="Arial"/>
        </w:rPr>
        <w:tab/>
        <w:t xml:space="preserve"> pa~jcamaH nyAsaH</w:t>
      </w:r>
    </w:p>
    <w:p w14:paraId="0C6129E4" w14:textId="321E43CE" w:rsidR="00D91D60" w:rsidRPr="00783F22" w:rsidRDefault="007F4E14" w:rsidP="00D91D60">
      <w:pPr>
        <w:autoSpaceDE w:val="0"/>
        <w:autoSpaceDN w:val="0"/>
        <w:adjustRightInd w:val="0"/>
        <w:spacing w:after="0" w:line="240" w:lineRule="auto"/>
        <w:rPr>
          <w:rFonts w:ascii="Arial" w:hAnsi="Arial" w:cs="Arial"/>
          <w:b/>
          <w:bCs/>
          <w:color w:val="000000"/>
          <w:sz w:val="36"/>
          <w:szCs w:val="36"/>
          <w:lang w:bidi="hi-IN"/>
        </w:rPr>
      </w:pPr>
      <w:r w:rsidRPr="00783F22">
        <w:rPr>
          <w:rFonts w:ascii="Arial" w:hAnsi="Arial" w:cs="Arial"/>
          <w:b/>
          <w:bCs/>
          <w:color w:val="000000"/>
          <w:sz w:val="36"/>
          <w:szCs w:val="36"/>
          <w:lang w:bidi="hi-IN"/>
        </w:rPr>
        <w:t>9</w:t>
      </w:r>
      <w:r w:rsidR="00D91D60" w:rsidRPr="00783F22">
        <w:rPr>
          <w:rFonts w:ascii="Arial" w:hAnsi="Arial" w:cs="Arial"/>
          <w:b/>
          <w:bCs/>
          <w:color w:val="000000"/>
          <w:sz w:val="36"/>
          <w:szCs w:val="36"/>
          <w:lang w:bidi="hi-IN"/>
        </w:rPr>
        <w:t>.1</w:t>
      </w:r>
      <w:r w:rsidR="00D91D60" w:rsidRPr="00783F22">
        <w:rPr>
          <w:rFonts w:ascii="Arial" w:hAnsi="Arial" w:cs="Arial"/>
          <w:b/>
          <w:bCs/>
          <w:color w:val="000000"/>
          <w:sz w:val="36"/>
          <w:szCs w:val="36"/>
          <w:lang w:bidi="hi-IN"/>
        </w:rPr>
        <w:tab/>
        <w:t>Siva saMkalpaH</w:t>
      </w:r>
    </w:p>
    <w:p w14:paraId="0690C21C" w14:textId="743E55C4"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(Rig v</w:t>
      </w:r>
      <w:r w:rsidR="00783F22">
        <w:rPr>
          <w:rFonts w:ascii="Arial" w:hAnsi="Arial" w:cs="Arial"/>
          <w:color w:val="000000"/>
          <w:sz w:val="36"/>
          <w:szCs w:val="36"/>
          <w:lang w:bidi="hi-IN"/>
        </w:rPr>
        <w:t>e</w:t>
      </w:r>
      <w:r>
        <w:rPr>
          <w:rFonts w:ascii="Arial" w:hAnsi="Arial" w:cs="Arial"/>
          <w:color w:val="000000"/>
          <w:sz w:val="36"/>
          <w:szCs w:val="36"/>
          <w:lang w:bidi="hi-IN"/>
        </w:rPr>
        <w:t xml:space="preserve">da Khila </w:t>
      </w:r>
      <w:proofErr w:type="gramStart"/>
      <w:r>
        <w:rPr>
          <w:rFonts w:ascii="Arial" w:hAnsi="Arial" w:cs="Arial"/>
          <w:color w:val="000000"/>
          <w:sz w:val="36"/>
          <w:szCs w:val="36"/>
          <w:lang w:bidi="hi-IN"/>
        </w:rPr>
        <w:t>Kaandam ,</w:t>
      </w:r>
      <w:proofErr w:type="gramEnd"/>
      <w:r>
        <w:rPr>
          <w:rFonts w:ascii="Arial" w:hAnsi="Arial" w:cs="Arial"/>
          <w:color w:val="000000"/>
          <w:sz w:val="36"/>
          <w:szCs w:val="36"/>
          <w:lang w:bidi="hi-IN"/>
        </w:rPr>
        <w:t xml:space="preserve"> 4th C</w:t>
      </w:r>
      <w:r w:rsidR="00783F22">
        <w:rPr>
          <w:rFonts w:ascii="Arial" w:hAnsi="Arial" w:cs="Arial"/>
          <w:color w:val="000000"/>
          <w:sz w:val="36"/>
          <w:szCs w:val="36"/>
          <w:lang w:bidi="hi-IN"/>
        </w:rPr>
        <w:t>h</w:t>
      </w:r>
      <w:r>
        <w:rPr>
          <w:rFonts w:ascii="Arial" w:hAnsi="Arial" w:cs="Arial"/>
          <w:color w:val="000000"/>
          <w:sz w:val="36"/>
          <w:szCs w:val="36"/>
          <w:lang w:bidi="hi-IN"/>
        </w:rPr>
        <w:t>apt</w:t>
      </w:r>
      <w:r w:rsidR="00783F22">
        <w:rPr>
          <w:rFonts w:ascii="Arial" w:hAnsi="Arial" w:cs="Arial"/>
          <w:color w:val="000000"/>
          <w:sz w:val="36"/>
          <w:szCs w:val="36"/>
          <w:lang w:bidi="hi-IN"/>
        </w:rPr>
        <w:t>e</w:t>
      </w:r>
      <w:r>
        <w:rPr>
          <w:rFonts w:ascii="Arial" w:hAnsi="Arial" w:cs="Arial"/>
          <w:color w:val="000000"/>
          <w:sz w:val="36"/>
          <w:szCs w:val="36"/>
          <w:lang w:bidi="hi-IN"/>
        </w:rPr>
        <w:t>r , 11 Suktam – f</w:t>
      </w:r>
      <w:r w:rsidR="00783F22">
        <w:rPr>
          <w:rFonts w:ascii="Arial" w:hAnsi="Arial" w:cs="Arial"/>
          <w:color w:val="000000"/>
          <w:sz w:val="36"/>
          <w:szCs w:val="36"/>
          <w:lang w:bidi="hi-IN"/>
        </w:rPr>
        <w:t>o</w:t>
      </w:r>
      <w:r>
        <w:rPr>
          <w:rFonts w:ascii="Arial" w:hAnsi="Arial" w:cs="Arial"/>
          <w:color w:val="000000"/>
          <w:sz w:val="36"/>
          <w:szCs w:val="36"/>
          <w:lang w:bidi="hi-IN"/>
        </w:rPr>
        <w:t>r full 9.1)</w:t>
      </w:r>
    </w:p>
    <w:p w14:paraId="7A735B13" w14:textId="35D2DBED"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w:t>
      </w:r>
      <w:r w:rsidR="00665208">
        <w:rPr>
          <w:rFonts w:ascii="Arial" w:hAnsi="Arial" w:cs="Arial"/>
          <w:color w:val="000000"/>
          <w:sz w:val="36"/>
          <w:szCs w:val="36"/>
          <w:lang w:bidi="hi-IN"/>
        </w:rPr>
        <w:t>E</w:t>
      </w:r>
      <w:r>
        <w:rPr>
          <w:rFonts w:ascii="Arial" w:hAnsi="Arial" w:cs="Arial"/>
          <w:color w:val="000000"/>
          <w:sz w:val="36"/>
          <w:szCs w:val="36"/>
          <w:lang w:bidi="hi-IN"/>
        </w:rPr>
        <w:t>n</w:t>
      </w:r>
      <w:r w:rsidR="0012613A">
        <w:rPr>
          <w:rFonts w:ascii="Arial" w:hAnsi="Arial" w:cs="Arial"/>
          <w:color w:val="000000"/>
          <w:sz w:val="36"/>
          <w:szCs w:val="36"/>
          <w:lang w:bidi="hi-IN"/>
        </w:rPr>
        <w:t>E</w:t>
      </w:r>
      <w:r>
        <w:rPr>
          <w:rFonts w:ascii="Arial" w:hAnsi="Arial" w:cs="Arial"/>
          <w:color w:val="000000"/>
          <w:sz w:val="36"/>
          <w:szCs w:val="36"/>
          <w:lang w:bidi="hi-IN"/>
        </w:rPr>
        <w:t>qdaM BUqtaM Buva#naM BaviqShyat pari#gRuhIta-maqmRut</w:t>
      </w:r>
      <w:r w:rsidR="00665208">
        <w:rPr>
          <w:rFonts w:ascii="Arial" w:hAnsi="Arial" w:cs="Arial"/>
          <w:color w:val="000000"/>
          <w:sz w:val="36"/>
          <w:szCs w:val="36"/>
          <w:lang w:bidi="hi-IN"/>
        </w:rPr>
        <w:t>E</w:t>
      </w:r>
      <w:r>
        <w:rPr>
          <w:rFonts w:ascii="Arial" w:hAnsi="Arial" w:cs="Arial"/>
          <w:color w:val="000000"/>
          <w:sz w:val="36"/>
          <w:szCs w:val="36"/>
          <w:lang w:bidi="hi-IN"/>
        </w:rPr>
        <w:t>#naq sarva$M | y</w:t>
      </w:r>
      <w:r w:rsidR="00665208">
        <w:rPr>
          <w:rFonts w:ascii="Arial" w:hAnsi="Arial" w:cs="Arial"/>
          <w:color w:val="000000"/>
          <w:sz w:val="36"/>
          <w:szCs w:val="36"/>
          <w:lang w:bidi="hi-IN"/>
        </w:rPr>
        <w:t>E</w:t>
      </w:r>
      <w:r>
        <w:rPr>
          <w:rFonts w:ascii="Arial" w:hAnsi="Arial" w:cs="Arial"/>
          <w:color w:val="000000"/>
          <w:sz w:val="36"/>
          <w:szCs w:val="36"/>
          <w:lang w:bidi="hi-IN"/>
        </w:rPr>
        <w:t>na# yaqj~jastA#yat</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3679DCDE" w14:textId="35501FE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(yaqj~jastrA#yat</w:t>
      </w:r>
      <w:r w:rsidR="00665208">
        <w:rPr>
          <w:rFonts w:ascii="Arial" w:hAnsi="Arial" w:cs="Arial"/>
          <w:color w:val="000000"/>
          <w:sz w:val="36"/>
          <w:szCs w:val="36"/>
          <w:lang w:bidi="hi-IN"/>
        </w:rPr>
        <w:t>E</w:t>
      </w:r>
      <w:r>
        <w:rPr>
          <w:rFonts w:ascii="Arial" w:hAnsi="Arial" w:cs="Arial"/>
          <w:color w:val="000000"/>
          <w:sz w:val="36"/>
          <w:szCs w:val="36"/>
          <w:lang w:bidi="hi-IN"/>
        </w:rPr>
        <w:t>) saqptah</w:t>
      </w:r>
      <w:r w:rsidR="00665208">
        <w:rPr>
          <w:rFonts w:ascii="Arial" w:hAnsi="Arial" w:cs="Arial"/>
          <w:color w:val="000000"/>
          <w:sz w:val="36"/>
          <w:szCs w:val="36"/>
          <w:lang w:bidi="hi-IN"/>
        </w:rPr>
        <w:t>O</w:t>
      </w:r>
      <w:r>
        <w:rPr>
          <w:rFonts w:ascii="Arial" w:hAnsi="Arial" w:cs="Arial"/>
          <w:color w:val="000000"/>
          <w:sz w:val="36"/>
          <w:szCs w:val="36"/>
          <w:lang w:bidi="hi-IN"/>
        </w:rPr>
        <w:t>#tAq tanm</w:t>
      </w:r>
      <w:r w:rsidR="00665208">
        <w:rPr>
          <w:rFonts w:ascii="Arial" w:hAnsi="Arial" w:cs="Arial"/>
          <w:color w:val="000000"/>
          <w:sz w:val="36"/>
          <w:szCs w:val="36"/>
          <w:lang w:bidi="hi-IN"/>
        </w:rPr>
        <w:t>E</w:t>
      </w:r>
      <w:r>
        <w:rPr>
          <w:rFonts w:ascii="Arial" w:hAnsi="Arial" w:cs="Arial"/>
          <w:color w:val="000000"/>
          <w:sz w:val="36"/>
          <w:szCs w:val="36"/>
          <w:lang w:bidi="hi-IN"/>
        </w:rPr>
        <w:t>q mana#H Siqvasa#Mkaqlpama#stu || 1</w:t>
      </w:r>
    </w:p>
    <w:p w14:paraId="7C1AF8F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1CD8D5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w:t>
      </w:r>
      <w:r w:rsidR="00665208">
        <w:rPr>
          <w:rFonts w:ascii="Arial" w:hAnsi="Arial" w:cs="Arial"/>
          <w:color w:val="000000"/>
          <w:sz w:val="36"/>
          <w:szCs w:val="36"/>
          <w:lang w:bidi="hi-IN"/>
        </w:rPr>
        <w:t>E</w:t>
      </w:r>
      <w:r>
        <w:rPr>
          <w:rFonts w:ascii="Arial" w:hAnsi="Arial" w:cs="Arial"/>
          <w:color w:val="000000"/>
          <w:sz w:val="36"/>
          <w:szCs w:val="36"/>
          <w:lang w:bidi="hi-IN"/>
        </w:rPr>
        <w:t>naq karmA#Ni praqcara#ntiq dhIrAq yat</w:t>
      </w:r>
      <w:r w:rsidR="00665208">
        <w:rPr>
          <w:rFonts w:ascii="Arial" w:hAnsi="Arial" w:cs="Arial"/>
          <w:color w:val="000000"/>
          <w:sz w:val="36"/>
          <w:szCs w:val="36"/>
          <w:lang w:bidi="hi-IN"/>
        </w:rPr>
        <w:t>O</w:t>
      </w:r>
      <w:r>
        <w:rPr>
          <w:rFonts w:ascii="Arial" w:hAnsi="Arial" w:cs="Arial"/>
          <w:color w:val="000000"/>
          <w:sz w:val="36"/>
          <w:szCs w:val="36"/>
          <w:lang w:bidi="hi-IN"/>
        </w:rPr>
        <w:t xml:space="preserve"># vAqcA mana#sAq cAruqyanti# | </w:t>
      </w:r>
    </w:p>
    <w:p w14:paraId="35B4479B" w14:textId="5DE4AC12"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yath saqmmitaqmanu# saqM~Myanti# prAqNinaqstanm</w:t>
      </w:r>
      <w:r w:rsidR="00665208">
        <w:rPr>
          <w:rFonts w:ascii="Arial" w:hAnsi="Arial" w:cs="Arial"/>
          <w:color w:val="000000"/>
          <w:sz w:val="36"/>
          <w:szCs w:val="36"/>
          <w:lang w:bidi="hi-IN"/>
        </w:rPr>
        <w:t>E</w:t>
      </w:r>
      <w:r>
        <w:rPr>
          <w:rFonts w:ascii="Arial" w:hAnsi="Arial" w:cs="Arial"/>
          <w:color w:val="000000"/>
          <w:sz w:val="36"/>
          <w:szCs w:val="36"/>
          <w:lang w:bidi="hi-IN"/>
        </w:rPr>
        <w:t>q mana#H Siqvasa#Mkaqlpama#stu || 2</w:t>
      </w:r>
    </w:p>
    <w:p w14:paraId="602BC89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ABB4D6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y</w:t>
      </w:r>
      <w:r w:rsidR="00665208">
        <w:rPr>
          <w:rFonts w:ascii="Arial" w:hAnsi="Arial" w:cs="Arial"/>
          <w:color w:val="000000"/>
          <w:sz w:val="36"/>
          <w:szCs w:val="36"/>
          <w:lang w:bidi="hi-IN"/>
        </w:rPr>
        <w:t>E</w:t>
      </w:r>
      <w:r>
        <w:rPr>
          <w:rFonts w:ascii="Arial" w:hAnsi="Arial" w:cs="Arial"/>
          <w:color w:val="000000"/>
          <w:sz w:val="36"/>
          <w:szCs w:val="36"/>
          <w:lang w:bidi="hi-IN"/>
        </w:rPr>
        <w:t>naq karmA$Nyaqpas</w:t>
      </w:r>
      <w:r w:rsidR="00665208">
        <w:rPr>
          <w:rFonts w:ascii="Arial" w:hAnsi="Arial" w:cs="Arial"/>
          <w:color w:val="000000"/>
          <w:sz w:val="36"/>
          <w:szCs w:val="36"/>
          <w:lang w:bidi="hi-IN"/>
        </w:rPr>
        <w:t>O</w:t>
      </w:r>
      <w:r>
        <w:rPr>
          <w:rFonts w:ascii="Arial" w:hAnsi="Arial" w:cs="Arial"/>
          <w:color w:val="000000"/>
          <w:sz w:val="36"/>
          <w:szCs w:val="36"/>
          <w:lang w:bidi="hi-IN"/>
        </w:rPr>
        <w:t># manIqShiN</w:t>
      </w:r>
      <w:r w:rsidR="00665208">
        <w:rPr>
          <w:rFonts w:ascii="Arial" w:hAnsi="Arial" w:cs="Arial"/>
          <w:color w:val="000000"/>
          <w:sz w:val="36"/>
          <w:szCs w:val="36"/>
          <w:lang w:bidi="hi-IN"/>
        </w:rPr>
        <w:t>O</w:t>
      </w:r>
      <w:r>
        <w:rPr>
          <w:rFonts w:ascii="Arial" w:hAnsi="Arial" w:cs="Arial"/>
          <w:color w:val="000000"/>
          <w:sz w:val="36"/>
          <w:szCs w:val="36"/>
          <w:lang w:bidi="hi-IN"/>
        </w:rPr>
        <w:t># yaqj~j</w:t>
      </w:r>
      <w:r w:rsidR="00665208">
        <w:rPr>
          <w:rFonts w:ascii="Arial" w:hAnsi="Arial" w:cs="Arial"/>
          <w:color w:val="000000"/>
          <w:sz w:val="36"/>
          <w:szCs w:val="36"/>
          <w:lang w:bidi="hi-IN"/>
        </w:rPr>
        <w:t>E</w:t>
      </w:r>
      <w:r>
        <w:rPr>
          <w:rFonts w:ascii="Arial" w:hAnsi="Arial" w:cs="Arial"/>
          <w:color w:val="000000"/>
          <w:sz w:val="36"/>
          <w:szCs w:val="36"/>
          <w:lang w:bidi="hi-IN"/>
        </w:rPr>
        <w:t xml:space="preserve"> kRu#Nvanti viqdath</w:t>
      </w:r>
      <w:r w:rsidR="00665208">
        <w:rPr>
          <w:rFonts w:ascii="Arial" w:hAnsi="Arial" w:cs="Arial"/>
          <w:color w:val="000000"/>
          <w:sz w:val="36"/>
          <w:szCs w:val="36"/>
          <w:lang w:bidi="hi-IN"/>
        </w:rPr>
        <w:t>E</w:t>
      </w:r>
      <w:r>
        <w:rPr>
          <w:rFonts w:ascii="Arial" w:hAnsi="Arial" w:cs="Arial"/>
          <w:color w:val="000000"/>
          <w:sz w:val="36"/>
          <w:szCs w:val="36"/>
          <w:lang w:bidi="hi-IN"/>
        </w:rPr>
        <w:t xml:space="preserve">#Shuq dhIrA$H | </w:t>
      </w:r>
    </w:p>
    <w:p w14:paraId="4E954E9F" w14:textId="28AA0F7F"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yada#pUqrvaM ~MyaqkShmaqntaH praqjAnAqM tanm</w:t>
      </w:r>
      <w:r w:rsidR="00665208">
        <w:rPr>
          <w:rFonts w:ascii="Arial" w:hAnsi="Arial" w:cs="Arial"/>
          <w:color w:val="000000"/>
          <w:sz w:val="36"/>
          <w:szCs w:val="36"/>
          <w:lang w:bidi="hi-IN"/>
        </w:rPr>
        <w:t>E</w:t>
      </w:r>
      <w:r>
        <w:rPr>
          <w:rFonts w:ascii="Arial" w:hAnsi="Arial" w:cs="Arial"/>
          <w:color w:val="000000"/>
          <w:sz w:val="36"/>
          <w:szCs w:val="36"/>
          <w:lang w:bidi="hi-IN"/>
        </w:rPr>
        <w:t>q mana#H Siqvasa#Mkaqlpama#stu || 3</w:t>
      </w:r>
    </w:p>
    <w:p w14:paraId="50F5FA4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7908CA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yatpraqj~jAna#-muqta c</w:t>
      </w:r>
      <w:r w:rsidR="00665208">
        <w:rPr>
          <w:rFonts w:ascii="Arial" w:hAnsi="Arial" w:cs="Arial"/>
          <w:color w:val="000000"/>
          <w:sz w:val="36"/>
          <w:szCs w:val="36"/>
          <w:lang w:bidi="hi-IN"/>
        </w:rPr>
        <w:t>E</w:t>
      </w:r>
      <w:r>
        <w:rPr>
          <w:rFonts w:ascii="Arial" w:hAnsi="Arial" w:cs="Arial"/>
          <w:color w:val="000000"/>
          <w:sz w:val="36"/>
          <w:szCs w:val="36"/>
          <w:lang w:bidi="hi-IN"/>
        </w:rPr>
        <w:t>t</w:t>
      </w:r>
      <w:r w:rsidR="00665208">
        <w:rPr>
          <w:rFonts w:ascii="Arial" w:hAnsi="Arial" w:cs="Arial"/>
          <w:color w:val="000000"/>
          <w:sz w:val="36"/>
          <w:szCs w:val="36"/>
          <w:lang w:bidi="hi-IN"/>
        </w:rPr>
        <w:t>O</w:t>
      </w:r>
      <w:r>
        <w:rPr>
          <w:rFonts w:ascii="Arial" w:hAnsi="Arial" w:cs="Arial"/>
          <w:color w:val="000000"/>
          <w:sz w:val="36"/>
          <w:szCs w:val="36"/>
          <w:lang w:bidi="hi-IN"/>
        </w:rPr>
        <w:t>q dhRuti#Scaq yajjy</w:t>
      </w:r>
      <w:r w:rsidR="00665208">
        <w:rPr>
          <w:rFonts w:ascii="Arial" w:hAnsi="Arial" w:cs="Arial"/>
          <w:color w:val="000000"/>
          <w:sz w:val="36"/>
          <w:szCs w:val="36"/>
          <w:lang w:bidi="hi-IN"/>
        </w:rPr>
        <w:t>O</w:t>
      </w:r>
      <w:r>
        <w:rPr>
          <w:rFonts w:ascii="Arial" w:hAnsi="Arial" w:cs="Arial"/>
          <w:color w:val="000000"/>
          <w:sz w:val="36"/>
          <w:szCs w:val="36"/>
          <w:lang w:bidi="hi-IN"/>
        </w:rPr>
        <w:t xml:space="preserve">ti# raqntaraqmRuta#M praqjAsu# | </w:t>
      </w:r>
    </w:p>
    <w:p w14:paraId="4F70C85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yasmAqnna Ruqt</w:t>
      </w:r>
      <w:r w:rsidR="00665208">
        <w:rPr>
          <w:rFonts w:ascii="Arial" w:hAnsi="Arial" w:cs="Arial"/>
          <w:color w:val="000000"/>
          <w:sz w:val="36"/>
          <w:szCs w:val="36"/>
          <w:lang w:bidi="hi-IN"/>
        </w:rPr>
        <w:t>E</w:t>
      </w:r>
      <w:r>
        <w:rPr>
          <w:rFonts w:ascii="Arial" w:hAnsi="Arial" w:cs="Arial"/>
          <w:color w:val="000000"/>
          <w:sz w:val="36"/>
          <w:szCs w:val="36"/>
          <w:lang w:bidi="hi-IN"/>
        </w:rPr>
        <w:t xml:space="preserve"> ki~jcaqna karma# kriqyat</w:t>
      </w:r>
      <w:r w:rsidR="00665208">
        <w:rPr>
          <w:rFonts w:ascii="Arial" w:hAnsi="Arial" w:cs="Arial"/>
          <w:color w:val="000000"/>
          <w:sz w:val="36"/>
          <w:szCs w:val="36"/>
          <w:lang w:bidi="hi-IN"/>
        </w:rPr>
        <w:t>E</w:t>
      </w:r>
      <w:r>
        <w:rPr>
          <w:rFonts w:ascii="Arial" w:hAnsi="Arial" w:cs="Arial"/>
          <w:color w:val="000000"/>
          <w:sz w:val="36"/>
          <w:szCs w:val="36"/>
          <w:lang w:bidi="hi-IN"/>
        </w:rPr>
        <w:t>q tanm</w:t>
      </w:r>
      <w:r w:rsidR="00665208">
        <w:rPr>
          <w:rFonts w:ascii="Arial" w:hAnsi="Arial" w:cs="Arial"/>
          <w:color w:val="000000"/>
          <w:sz w:val="36"/>
          <w:szCs w:val="36"/>
          <w:lang w:bidi="hi-IN"/>
        </w:rPr>
        <w:t>E</w:t>
      </w:r>
      <w:r>
        <w:rPr>
          <w:rFonts w:ascii="Arial" w:hAnsi="Arial" w:cs="Arial"/>
          <w:color w:val="000000"/>
          <w:sz w:val="36"/>
          <w:szCs w:val="36"/>
          <w:lang w:bidi="hi-IN"/>
        </w:rPr>
        <w:t>q mana#H Siqvasa#Mkaqlpama#stu || 4</w:t>
      </w:r>
    </w:p>
    <w:p w14:paraId="34C2C47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EF7E3AC" w14:textId="60CFE66E"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suqShAqraqthi-raSvA#nivaq yanma#nuqShyA$nn</w:t>
      </w:r>
      <w:r w:rsidR="00665208">
        <w:rPr>
          <w:rFonts w:ascii="Arial" w:hAnsi="Arial" w:cs="Arial"/>
          <w:color w:val="000000"/>
          <w:sz w:val="36"/>
          <w:szCs w:val="36"/>
          <w:lang w:bidi="hi-IN"/>
        </w:rPr>
        <w:t>E</w:t>
      </w:r>
      <w:r>
        <w:rPr>
          <w:rFonts w:ascii="Arial" w:hAnsi="Arial" w:cs="Arial"/>
          <w:color w:val="000000"/>
          <w:sz w:val="36"/>
          <w:szCs w:val="36"/>
          <w:lang w:bidi="hi-IN"/>
        </w:rPr>
        <w:t xml:space="preserve"> nIqyat</w:t>
      </w:r>
      <w:r w:rsidR="00665208">
        <w:rPr>
          <w:rFonts w:ascii="Arial" w:hAnsi="Arial" w:cs="Arial"/>
          <w:color w:val="000000"/>
          <w:sz w:val="36"/>
          <w:szCs w:val="36"/>
          <w:lang w:bidi="hi-IN"/>
        </w:rPr>
        <w:t>E</w:t>
      </w:r>
      <w:r>
        <w:rPr>
          <w:rFonts w:ascii="Arial" w:hAnsi="Arial" w:cs="Arial"/>
          <w:color w:val="000000"/>
          <w:sz w:val="36"/>
          <w:szCs w:val="36"/>
          <w:lang w:bidi="hi-IN"/>
        </w:rPr>
        <w:t>#-&amp;BIqSuBi</w:t>
      </w:r>
      <w:r w:rsidR="00D17969">
        <w:rPr>
          <w:rFonts w:ascii="Arial" w:hAnsi="Arial" w:cs="Arial"/>
          <w:color w:val="000000"/>
          <w:sz w:val="36"/>
          <w:szCs w:val="36"/>
          <w:lang w:bidi="hi-IN"/>
        </w:rPr>
        <w:t>#</w:t>
      </w:r>
      <w:r>
        <w:rPr>
          <w:rFonts w:ascii="Arial" w:hAnsi="Arial" w:cs="Arial"/>
          <w:color w:val="000000"/>
          <w:sz w:val="36"/>
          <w:szCs w:val="36"/>
          <w:lang w:bidi="hi-IN"/>
        </w:rPr>
        <w:t xml:space="preserve">rvAqjina# iva | </w:t>
      </w:r>
    </w:p>
    <w:p w14:paraId="76E5FA2C" w14:textId="3880466F"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hRutprati</w:t>
      </w:r>
      <w:r w:rsidR="00D30B61">
        <w:rPr>
          <w:rFonts w:ascii="Arial" w:hAnsi="Arial" w:cs="Arial"/>
          <w:color w:val="000000"/>
          <w:sz w:val="36"/>
          <w:szCs w:val="36"/>
          <w:lang w:bidi="hi-IN"/>
        </w:rPr>
        <w:t>q</w:t>
      </w:r>
      <w:r>
        <w:rPr>
          <w:rFonts w:ascii="Arial" w:hAnsi="Arial" w:cs="Arial"/>
          <w:color w:val="000000"/>
          <w:sz w:val="36"/>
          <w:szCs w:val="36"/>
          <w:lang w:bidi="hi-IN"/>
        </w:rPr>
        <w:t>ShThaM ~Myada#ji</w:t>
      </w:r>
      <w:r w:rsidR="00D30B61">
        <w:rPr>
          <w:rFonts w:ascii="Arial" w:hAnsi="Arial" w:cs="Arial"/>
          <w:color w:val="000000"/>
          <w:sz w:val="36"/>
          <w:szCs w:val="36"/>
          <w:lang w:bidi="hi-IN"/>
        </w:rPr>
        <w:t>q</w:t>
      </w:r>
      <w:r>
        <w:rPr>
          <w:rFonts w:ascii="Arial" w:hAnsi="Arial" w:cs="Arial"/>
          <w:color w:val="000000"/>
          <w:sz w:val="36"/>
          <w:szCs w:val="36"/>
          <w:lang w:bidi="hi-IN"/>
        </w:rPr>
        <w:t>raM javi#ShThaqM tanm</w:t>
      </w:r>
      <w:r w:rsidR="00665208">
        <w:rPr>
          <w:rFonts w:ascii="Arial" w:hAnsi="Arial" w:cs="Arial"/>
          <w:color w:val="000000"/>
          <w:sz w:val="36"/>
          <w:szCs w:val="36"/>
          <w:lang w:bidi="hi-IN"/>
        </w:rPr>
        <w:t>E</w:t>
      </w:r>
      <w:r>
        <w:rPr>
          <w:rFonts w:ascii="Arial" w:hAnsi="Arial" w:cs="Arial"/>
          <w:color w:val="000000"/>
          <w:sz w:val="36"/>
          <w:szCs w:val="36"/>
          <w:lang w:bidi="hi-IN"/>
        </w:rPr>
        <w:t>q mana#H Siqvasa#Mkaqlpama#stu || 5</w:t>
      </w:r>
    </w:p>
    <w:p w14:paraId="6FBB6F2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4A33CA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yasmiqn RucaqssAmaq-yajU(gm)#Shiq yasmi#n pratiShThiqtA ra#thaqnABA# viqvArA$H | </w:t>
      </w:r>
    </w:p>
    <w:p w14:paraId="055A894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yasmi(gg)#Sciqtta(gm) sarvaqm</w:t>
      </w:r>
      <w:r w:rsidR="00665208">
        <w:rPr>
          <w:rFonts w:ascii="Arial" w:hAnsi="Arial" w:cs="Arial"/>
          <w:color w:val="000000"/>
          <w:sz w:val="36"/>
          <w:szCs w:val="36"/>
          <w:lang w:bidi="hi-IN"/>
        </w:rPr>
        <w:t>O</w:t>
      </w:r>
      <w:r>
        <w:rPr>
          <w:rFonts w:ascii="Arial" w:hAnsi="Arial" w:cs="Arial"/>
          <w:color w:val="000000"/>
          <w:sz w:val="36"/>
          <w:szCs w:val="36"/>
          <w:lang w:bidi="hi-IN"/>
        </w:rPr>
        <w:t>ta#M praqjAnAqM tanm</w:t>
      </w:r>
      <w:r w:rsidR="00665208">
        <w:rPr>
          <w:rFonts w:ascii="Arial" w:hAnsi="Arial" w:cs="Arial"/>
          <w:color w:val="000000"/>
          <w:sz w:val="36"/>
          <w:szCs w:val="36"/>
          <w:lang w:bidi="hi-IN"/>
        </w:rPr>
        <w:t>E</w:t>
      </w:r>
      <w:r>
        <w:rPr>
          <w:rFonts w:ascii="Arial" w:hAnsi="Arial" w:cs="Arial"/>
          <w:color w:val="000000"/>
          <w:sz w:val="36"/>
          <w:szCs w:val="36"/>
          <w:lang w:bidi="hi-IN"/>
        </w:rPr>
        <w:t>q mana#H Siqvasa#Mkaqlpama#stu || 6</w:t>
      </w:r>
    </w:p>
    <w:p w14:paraId="7D51C5A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519905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yadatra# ShaqShThaM triqSata(gm)# suqvIra#M ~Myaqj~jasya# guqhyaM nava# nAvaqmAyya$M | </w:t>
      </w:r>
    </w:p>
    <w:p w14:paraId="00C2EAE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daSaq pa~jca# triq(gm)qSataqM ~Myatpara#M caq tanm</w:t>
      </w:r>
      <w:r w:rsidR="00665208">
        <w:rPr>
          <w:rFonts w:ascii="Arial" w:hAnsi="Arial" w:cs="Arial"/>
          <w:color w:val="000000"/>
          <w:sz w:val="36"/>
          <w:szCs w:val="36"/>
          <w:lang w:bidi="hi-IN"/>
        </w:rPr>
        <w:t>E</w:t>
      </w:r>
      <w:r>
        <w:rPr>
          <w:rFonts w:ascii="Arial" w:hAnsi="Arial" w:cs="Arial"/>
          <w:color w:val="000000"/>
          <w:sz w:val="36"/>
          <w:szCs w:val="36"/>
          <w:lang w:bidi="hi-IN"/>
        </w:rPr>
        <w:t>q mana#H Siqvasa#Mkaqlpama#stu || 7</w:t>
      </w:r>
    </w:p>
    <w:p w14:paraId="50BAEB4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DE0B53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yajjAgra#t</w:t>
      </w:r>
      <w:r w:rsidR="00665208">
        <w:rPr>
          <w:rFonts w:ascii="Arial" w:hAnsi="Arial" w:cs="Arial"/>
          <w:color w:val="000000"/>
          <w:sz w:val="36"/>
          <w:szCs w:val="36"/>
          <w:lang w:bidi="hi-IN"/>
        </w:rPr>
        <w:t>O</w:t>
      </w:r>
      <w:r>
        <w:rPr>
          <w:rFonts w:ascii="Arial" w:hAnsi="Arial" w:cs="Arial"/>
          <w:color w:val="000000"/>
          <w:sz w:val="36"/>
          <w:szCs w:val="36"/>
          <w:lang w:bidi="hi-IN"/>
        </w:rPr>
        <w:t xml:space="preserve"> dUqramuqdaitiq daivaqM tadu# suqptasyaq tathaiqvaiti# | </w:t>
      </w:r>
    </w:p>
    <w:p w14:paraId="2095140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dUqraqgaqMmaM jy</w:t>
      </w:r>
      <w:r w:rsidR="00665208">
        <w:rPr>
          <w:rFonts w:ascii="Arial" w:hAnsi="Arial" w:cs="Arial"/>
          <w:color w:val="000000"/>
          <w:sz w:val="36"/>
          <w:szCs w:val="36"/>
          <w:lang w:bidi="hi-IN"/>
        </w:rPr>
        <w:t>O</w:t>
      </w:r>
      <w:r>
        <w:rPr>
          <w:rFonts w:ascii="Arial" w:hAnsi="Arial" w:cs="Arial"/>
          <w:color w:val="000000"/>
          <w:sz w:val="36"/>
          <w:szCs w:val="36"/>
          <w:lang w:bidi="hi-IN"/>
        </w:rPr>
        <w:t>ti#ShAqM jy</w:t>
      </w:r>
      <w:r w:rsidR="00665208">
        <w:rPr>
          <w:rFonts w:ascii="Arial" w:hAnsi="Arial" w:cs="Arial"/>
          <w:color w:val="000000"/>
          <w:sz w:val="36"/>
          <w:szCs w:val="36"/>
          <w:lang w:bidi="hi-IN"/>
        </w:rPr>
        <w:t>O</w:t>
      </w:r>
      <w:r>
        <w:rPr>
          <w:rFonts w:ascii="Arial" w:hAnsi="Arial" w:cs="Arial"/>
          <w:color w:val="000000"/>
          <w:sz w:val="36"/>
          <w:szCs w:val="36"/>
          <w:lang w:bidi="hi-IN"/>
        </w:rPr>
        <w:t>tiqr</w:t>
      </w:r>
      <w:r w:rsidR="00665208">
        <w:rPr>
          <w:rFonts w:ascii="Arial" w:hAnsi="Arial" w:cs="Arial"/>
          <w:color w:val="000000"/>
          <w:sz w:val="36"/>
          <w:szCs w:val="36"/>
          <w:lang w:bidi="hi-IN"/>
        </w:rPr>
        <w:t>E</w:t>
      </w:r>
      <w:r>
        <w:rPr>
          <w:rFonts w:ascii="Arial" w:hAnsi="Arial" w:cs="Arial"/>
          <w:color w:val="000000"/>
          <w:sz w:val="36"/>
          <w:szCs w:val="36"/>
          <w:lang w:bidi="hi-IN"/>
        </w:rPr>
        <w:t>kaqM tanm</w:t>
      </w:r>
      <w:r w:rsidR="00665208">
        <w:rPr>
          <w:rFonts w:ascii="Arial" w:hAnsi="Arial" w:cs="Arial"/>
          <w:color w:val="000000"/>
          <w:sz w:val="36"/>
          <w:szCs w:val="36"/>
          <w:lang w:bidi="hi-IN"/>
        </w:rPr>
        <w:t>E</w:t>
      </w:r>
      <w:r>
        <w:rPr>
          <w:rFonts w:ascii="Arial" w:hAnsi="Arial" w:cs="Arial"/>
          <w:color w:val="000000"/>
          <w:sz w:val="36"/>
          <w:szCs w:val="36"/>
          <w:lang w:bidi="hi-IN"/>
        </w:rPr>
        <w:t>q mana#H Siqvasa#Mkaqlpama#stu || 8</w:t>
      </w:r>
    </w:p>
    <w:p w14:paraId="122D9BC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ABE996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y</w:t>
      </w:r>
      <w:r w:rsidR="00665208">
        <w:rPr>
          <w:rFonts w:ascii="Arial" w:hAnsi="Arial" w:cs="Arial"/>
          <w:color w:val="000000"/>
          <w:sz w:val="36"/>
          <w:szCs w:val="36"/>
          <w:lang w:bidi="hi-IN"/>
        </w:rPr>
        <w:t>E</w:t>
      </w:r>
      <w:r>
        <w:rPr>
          <w:rFonts w:ascii="Arial" w:hAnsi="Arial" w:cs="Arial"/>
          <w:color w:val="000000"/>
          <w:sz w:val="36"/>
          <w:szCs w:val="36"/>
          <w:lang w:bidi="hi-IN"/>
        </w:rPr>
        <w:t>n</w:t>
      </w:r>
      <w:r w:rsidR="00665208">
        <w:rPr>
          <w:rFonts w:ascii="Arial" w:hAnsi="Arial" w:cs="Arial"/>
          <w:color w:val="000000"/>
          <w:sz w:val="36"/>
          <w:szCs w:val="36"/>
          <w:lang w:bidi="hi-IN"/>
        </w:rPr>
        <w:t>E</w:t>
      </w:r>
      <w:r>
        <w:rPr>
          <w:rFonts w:ascii="Arial" w:hAnsi="Arial" w:cs="Arial"/>
          <w:color w:val="000000"/>
          <w:sz w:val="36"/>
          <w:szCs w:val="36"/>
          <w:lang w:bidi="hi-IN"/>
        </w:rPr>
        <w:t>qdaM ~MviSvaqM jaga#t</w:t>
      </w:r>
      <w:r w:rsidR="00665208">
        <w:rPr>
          <w:rFonts w:ascii="Arial" w:hAnsi="Arial" w:cs="Arial"/>
          <w:color w:val="000000"/>
          <w:sz w:val="36"/>
          <w:szCs w:val="36"/>
          <w:lang w:bidi="hi-IN"/>
        </w:rPr>
        <w:t>O</w:t>
      </w:r>
      <w:r>
        <w:rPr>
          <w:rFonts w:ascii="Arial" w:hAnsi="Arial" w:cs="Arial"/>
          <w:color w:val="000000"/>
          <w:sz w:val="36"/>
          <w:szCs w:val="36"/>
          <w:lang w:bidi="hi-IN"/>
        </w:rPr>
        <w:t xml:space="preserve"> baqBUvaq y</w:t>
      </w:r>
      <w:r w:rsidR="00665208">
        <w:rPr>
          <w:rFonts w:ascii="Arial" w:hAnsi="Arial" w:cs="Arial"/>
          <w:color w:val="000000"/>
          <w:sz w:val="36"/>
          <w:szCs w:val="36"/>
          <w:lang w:bidi="hi-IN"/>
        </w:rPr>
        <w:t>E</w:t>
      </w:r>
      <w:r>
        <w:rPr>
          <w:rFonts w:ascii="Arial" w:hAnsi="Arial" w:cs="Arial"/>
          <w:color w:val="000000"/>
          <w:sz w:val="36"/>
          <w:szCs w:val="36"/>
          <w:lang w:bidi="hi-IN"/>
        </w:rPr>
        <w:t xml:space="preserve"> d</w:t>
      </w:r>
      <w:r w:rsidR="00665208">
        <w:rPr>
          <w:rFonts w:ascii="Arial" w:hAnsi="Arial" w:cs="Arial"/>
          <w:color w:val="000000"/>
          <w:sz w:val="36"/>
          <w:szCs w:val="36"/>
          <w:lang w:bidi="hi-IN"/>
        </w:rPr>
        <w:t>E</w:t>
      </w:r>
      <w:r>
        <w:rPr>
          <w:rFonts w:ascii="Arial" w:hAnsi="Arial" w:cs="Arial"/>
          <w:color w:val="000000"/>
          <w:sz w:val="36"/>
          <w:szCs w:val="36"/>
          <w:lang w:bidi="hi-IN"/>
        </w:rPr>
        <w:t>qvApi# mahaqt</w:t>
      </w:r>
      <w:r w:rsidR="00665208">
        <w:rPr>
          <w:rFonts w:ascii="Arial" w:hAnsi="Arial" w:cs="Arial"/>
          <w:color w:val="000000"/>
          <w:sz w:val="36"/>
          <w:szCs w:val="36"/>
          <w:lang w:bidi="hi-IN"/>
        </w:rPr>
        <w:t>O</w:t>
      </w:r>
      <w:r>
        <w:rPr>
          <w:rFonts w:ascii="Arial" w:hAnsi="Arial" w:cs="Arial"/>
          <w:color w:val="000000"/>
          <w:sz w:val="36"/>
          <w:szCs w:val="36"/>
          <w:lang w:bidi="hi-IN"/>
        </w:rPr>
        <w:t xml:space="preserve"> jAqtav</w:t>
      </w:r>
      <w:r w:rsidR="00665208">
        <w:rPr>
          <w:rFonts w:ascii="Arial" w:hAnsi="Arial" w:cs="Arial"/>
          <w:color w:val="000000"/>
          <w:sz w:val="36"/>
          <w:szCs w:val="36"/>
          <w:lang w:bidi="hi-IN"/>
        </w:rPr>
        <w:t>E</w:t>
      </w:r>
      <w:r>
        <w:rPr>
          <w:rFonts w:ascii="Arial" w:hAnsi="Arial" w:cs="Arial"/>
          <w:color w:val="000000"/>
          <w:sz w:val="36"/>
          <w:szCs w:val="36"/>
          <w:lang w:bidi="hi-IN"/>
        </w:rPr>
        <w:t xml:space="preserve">#dAH | </w:t>
      </w:r>
    </w:p>
    <w:p w14:paraId="7D0F07E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tad</w:t>
      </w:r>
      <w:r w:rsidR="00665208">
        <w:rPr>
          <w:rFonts w:ascii="Arial" w:hAnsi="Arial" w:cs="Arial"/>
          <w:color w:val="000000"/>
          <w:sz w:val="36"/>
          <w:szCs w:val="36"/>
          <w:lang w:bidi="hi-IN"/>
        </w:rPr>
        <w:t>E</w:t>
      </w:r>
      <w:r>
        <w:rPr>
          <w:rFonts w:ascii="Arial" w:hAnsi="Arial" w:cs="Arial"/>
          <w:color w:val="000000"/>
          <w:sz w:val="36"/>
          <w:szCs w:val="36"/>
          <w:lang w:bidi="hi-IN"/>
        </w:rPr>
        <w:t>qvAgni-stama#s</w:t>
      </w:r>
      <w:r w:rsidR="00665208">
        <w:rPr>
          <w:rFonts w:ascii="Arial" w:hAnsi="Arial" w:cs="Arial"/>
          <w:color w:val="000000"/>
          <w:sz w:val="36"/>
          <w:szCs w:val="36"/>
          <w:lang w:bidi="hi-IN"/>
        </w:rPr>
        <w:t>O</w:t>
      </w:r>
      <w:r>
        <w:rPr>
          <w:rFonts w:ascii="Arial" w:hAnsi="Arial" w:cs="Arial"/>
          <w:color w:val="000000"/>
          <w:sz w:val="36"/>
          <w:szCs w:val="36"/>
          <w:lang w:bidi="hi-IN"/>
        </w:rPr>
        <w:t>q jy</w:t>
      </w:r>
      <w:r w:rsidR="00665208">
        <w:rPr>
          <w:rFonts w:ascii="Arial" w:hAnsi="Arial" w:cs="Arial"/>
          <w:color w:val="000000"/>
          <w:sz w:val="36"/>
          <w:szCs w:val="36"/>
          <w:lang w:bidi="hi-IN"/>
        </w:rPr>
        <w:t>O</w:t>
      </w:r>
      <w:r>
        <w:rPr>
          <w:rFonts w:ascii="Arial" w:hAnsi="Arial" w:cs="Arial"/>
          <w:color w:val="000000"/>
          <w:sz w:val="36"/>
          <w:szCs w:val="36"/>
          <w:lang w:bidi="hi-IN"/>
        </w:rPr>
        <w:t>tiqr</w:t>
      </w:r>
      <w:r w:rsidR="00665208">
        <w:rPr>
          <w:rFonts w:ascii="Arial" w:hAnsi="Arial" w:cs="Arial"/>
          <w:color w:val="000000"/>
          <w:sz w:val="36"/>
          <w:szCs w:val="36"/>
          <w:lang w:bidi="hi-IN"/>
        </w:rPr>
        <w:t>E</w:t>
      </w:r>
      <w:r>
        <w:rPr>
          <w:rFonts w:ascii="Arial" w:hAnsi="Arial" w:cs="Arial"/>
          <w:color w:val="000000"/>
          <w:sz w:val="36"/>
          <w:szCs w:val="36"/>
          <w:lang w:bidi="hi-IN"/>
        </w:rPr>
        <w:t>kaqM tanm</w:t>
      </w:r>
      <w:r w:rsidR="00665208">
        <w:rPr>
          <w:rFonts w:ascii="Arial" w:hAnsi="Arial" w:cs="Arial"/>
          <w:color w:val="000000"/>
          <w:sz w:val="36"/>
          <w:szCs w:val="36"/>
          <w:lang w:bidi="hi-IN"/>
        </w:rPr>
        <w:t>E</w:t>
      </w:r>
      <w:r>
        <w:rPr>
          <w:rFonts w:ascii="Arial" w:hAnsi="Arial" w:cs="Arial"/>
          <w:color w:val="000000"/>
          <w:sz w:val="36"/>
          <w:szCs w:val="36"/>
          <w:lang w:bidi="hi-IN"/>
        </w:rPr>
        <w:t>q mana#H Siqvasa#Mkaqlpama#stu || 9</w:t>
      </w:r>
    </w:p>
    <w:p w14:paraId="44AE6DC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2B71F5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w:t>
      </w:r>
      <w:r w:rsidR="00665208">
        <w:rPr>
          <w:rFonts w:ascii="Arial" w:hAnsi="Arial" w:cs="Arial"/>
          <w:color w:val="000000"/>
          <w:sz w:val="36"/>
          <w:szCs w:val="36"/>
          <w:lang w:bidi="hi-IN"/>
        </w:rPr>
        <w:t>E</w:t>
      </w:r>
      <w:r>
        <w:rPr>
          <w:rFonts w:ascii="Arial" w:hAnsi="Arial" w:cs="Arial"/>
          <w:color w:val="000000"/>
          <w:sz w:val="36"/>
          <w:szCs w:val="36"/>
          <w:lang w:bidi="hi-IN"/>
        </w:rPr>
        <w:t>naq dyauH pRu#thiqvI cAqntari#kShaM caq y</w:t>
      </w:r>
      <w:r w:rsidR="00665208">
        <w:rPr>
          <w:rFonts w:ascii="Arial" w:hAnsi="Arial" w:cs="Arial"/>
          <w:color w:val="000000"/>
          <w:sz w:val="36"/>
          <w:szCs w:val="36"/>
          <w:lang w:bidi="hi-IN"/>
        </w:rPr>
        <w:t>E</w:t>
      </w:r>
      <w:r>
        <w:rPr>
          <w:rFonts w:ascii="Arial" w:hAnsi="Arial" w:cs="Arial"/>
          <w:color w:val="000000"/>
          <w:sz w:val="36"/>
          <w:szCs w:val="36"/>
          <w:lang w:bidi="hi-IN"/>
        </w:rPr>
        <w:t xml:space="preserve"> parva#tAH praqdiS</w:t>
      </w:r>
      <w:r w:rsidR="00665208">
        <w:rPr>
          <w:rFonts w:ascii="Arial" w:hAnsi="Arial" w:cs="Arial"/>
          <w:color w:val="000000"/>
          <w:sz w:val="36"/>
          <w:szCs w:val="36"/>
          <w:lang w:bidi="hi-IN"/>
        </w:rPr>
        <w:t>O</w:t>
      </w:r>
      <w:r>
        <w:rPr>
          <w:rFonts w:ascii="Arial" w:hAnsi="Arial" w:cs="Arial"/>
          <w:color w:val="000000"/>
          <w:sz w:val="36"/>
          <w:szCs w:val="36"/>
          <w:lang w:bidi="hi-IN"/>
        </w:rPr>
        <w:t xml:space="preserve">q diSa#Sca | </w:t>
      </w:r>
    </w:p>
    <w:p w14:paraId="7639826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w:t>
      </w:r>
      <w:r w:rsidR="00665208">
        <w:rPr>
          <w:rFonts w:ascii="Arial" w:hAnsi="Arial" w:cs="Arial"/>
          <w:color w:val="000000"/>
          <w:sz w:val="36"/>
          <w:szCs w:val="36"/>
          <w:lang w:bidi="hi-IN"/>
        </w:rPr>
        <w:t>E</w:t>
      </w:r>
      <w:r>
        <w:rPr>
          <w:rFonts w:ascii="Arial" w:hAnsi="Arial" w:cs="Arial"/>
          <w:color w:val="000000"/>
          <w:sz w:val="36"/>
          <w:szCs w:val="36"/>
          <w:lang w:bidi="hi-IN"/>
        </w:rPr>
        <w:t>n</w:t>
      </w:r>
      <w:r w:rsidR="00665208">
        <w:rPr>
          <w:rFonts w:ascii="Arial" w:hAnsi="Arial" w:cs="Arial"/>
          <w:color w:val="000000"/>
          <w:sz w:val="36"/>
          <w:szCs w:val="36"/>
          <w:lang w:bidi="hi-IN"/>
        </w:rPr>
        <w:t>E</w:t>
      </w:r>
      <w:r>
        <w:rPr>
          <w:rFonts w:ascii="Arial" w:hAnsi="Arial" w:cs="Arial"/>
          <w:color w:val="000000"/>
          <w:sz w:val="36"/>
          <w:szCs w:val="36"/>
          <w:lang w:bidi="hi-IN"/>
        </w:rPr>
        <w:t>qdaM jagaqd vyApta#M praqjAnAqM tanm</w:t>
      </w:r>
      <w:r w:rsidR="00665208">
        <w:rPr>
          <w:rFonts w:ascii="Arial" w:hAnsi="Arial" w:cs="Arial"/>
          <w:color w:val="000000"/>
          <w:sz w:val="36"/>
          <w:szCs w:val="36"/>
          <w:lang w:bidi="hi-IN"/>
        </w:rPr>
        <w:t>E</w:t>
      </w:r>
      <w:r>
        <w:rPr>
          <w:rFonts w:ascii="Arial" w:hAnsi="Arial" w:cs="Arial"/>
          <w:color w:val="000000"/>
          <w:sz w:val="36"/>
          <w:szCs w:val="36"/>
          <w:lang w:bidi="hi-IN"/>
        </w:rPr>
        <w:t>q mana#H Siqvasa#Mkaqlpama#stu || 10</w:t>
      </w:r>
    </w:p>
    <w:p w14:paraId="174D705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0DB338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w:t>
      </w:r>
      <w:r w:rsidR="00665208">
        <w:rPr>
          <w:rFonts w:ascii="Arial" w:hAnsi="Arial" w:cs="Arial"/>
          <w:color w:val="000000"/>
          <w:sz w:val="36"/>
          <w:szCs w:val="36"/>
          <w:lang w:bidi="hi-IN"/>
        </w:rPr>
        <w:t>E</w:t>
      </w:r>
      <w:r>
        <w:rPr>
          <w:rFonts w:ascii="Arial" w:hAnsi="Arial" w:cs="Arial"/>
          <w:color w:val="000000"/>
          <w:sz w:val="36"/>
          <w:szCs w:val="36"/>
          <w:lang w:bidi="hi-IN"/>
        </w:rPr>
        <w:t xml:space="preserve"> ma#n</w:t>
      </w:r>
      <w:r w:rsidR="00665208">
        <w:rPr>
          <w:rFonts w:ascii="Arial" w:hAnsi="Arial" w:cs="Arial"/>
          <w:color w:val="000000"/>
          <w:sz w:val="36"/>
          <w:szCs w:val="36"/>
          <w:lang w:bidi="hi-IN"/>
        </w:rPr>
        <w:t>O</w:t>
      </w:r>
      <w:r>
        <w:rPr>
          <w:rFonts w:ascii="Arial" w:hAnsi="Arial" w:cs="Arial"/>
          <w:color w:val="000000"/>
          <w:sz w:val="36"/>
          <w:szCs w:val="36"/>
          <w:lang w:bidi="hi-IN"/>
        </w:rPr>
        <w:t>q hRuda#yaqM ~My</w:t>
      </w:r>
      <w:r w:rsidR="00665208">
        <w:rPr>
          <w:rFonts w:ascii="Arial" w:hAnsi="Arial" w:cs="Arial"/>
          <w:color w:val="000000"/>
          <w:sz w:val="36"/>
          <w:szCs w:val="36"/>
          <w:lang w:bidi="hi-IN"/>
        </w:rPr>
        <w:t>E</w:t>
      </w:r>
      <w:r>
        <w:rPr>
          <w:rFonts w:ascii="Arial" w:hAnsi="Arial" w:cs="Arial"/>
          <w:color w:val="000000"/>
          <w:sz w:val="36"/>
          <w:szCs w:val="36"/>
          <w:lang w:bidi="hi-IN"/>
        </w:rPr>
        <w:t xml:space="preserve"> ca# d</w:t>
      </w:r>
      <w:r w:rsidR="00665208">
        <w:rPr>
          <w:rFonts w:ascii="Arial" w:hAnsi="Arial" w:cs="Arial"/>
          <w:color w:val="000000"/>
          <w:sz w:val="36"/>
          <w:szCs w:val="36"/>
          <w:lang w:bidi="hi-IN"/>
        </w:rPr>
        <w:t>E</w:t>
      </w:r>
      <w:r>
        <w:rPr>
          <w:rFonts w:ascii="Arial" w:hAnsi="Arial" w:cs="Arial"/>
          <w:color w:val="000000"/>
          <w:sz w:val="36"/>
          <w:szCs w:val="36"/>
          <w:lang w:bidi="hi-IN"/>
        </w:rPr>
        <w:t>qvA y</w:t>
      </w:r>
      <w:r w:rsidR="00665208">
        <w:rPr>
          <w:rFonts w:ascii="Arial" w:hAnsi="Arial" w:cs="Arial"/>
          <w:color w:val="000000"/>
          <w:sz w:val="36"/>
          <w:szCs w:val="36"/>
          <w:lang w:bidi="hi-IN"/>
        </w:rPr>
        <w:t>E</w:t>
      </w:r>
      <w:r>
        <w:rPr>
          <w:rFonts w:ascii="Arial" w:hAnsi="Arial" w:cs="Arial"/>
          <w:color w:val="000000"/>
          <w:sz w:val="36"/>
          <w:szCs w:val="36"/>
          <w:lang w:bidi="hi-IN"/>
        </w:rPr>
        <w:t xml:space="preserve"> diqvyA Ap</w:t>
      </w:r>
      <w:r w:rsidR="00665208">
        <w:rPr>
          <w:rFonts w:ascii="Arial" w:hAnsi="Arial" w:cs="Arial"/>
          <w:color w:val="000000"/>
          <w:sz w:val="36"/>
          <w:szCs w:val="36"/>
          <w:lang w:bidi="hi-IN"/>
        </w:rPr>
        <w:t>O</w:t>
      </w:r>
      <w:r>
        <w:rPr>
          <w:rFonts w:ascii="Arial" w:hAnsi="Arial" w:cs="Arial"/>
          <w:color w:val="000000"/>
          <w:sz w:val="36"/>
          <w:szCs w:val="36"/>
          <w:lang w:bidi="hi-IN"/>
        </w:rPr>
        <w:t>q y</w:t>
      </w:r>
      <w:r w:rsidR="00665208">
        <w:rPr>
          <w:rFonts w:ascii="Arial" w:hAnsi="Arial" w:cs="Arial"/>
          <w:color w:val="000000"/>
          <w:sz w:val="36"/>
          <w:szCs w:val="36"/>
          <w:lang w:bidi="hi-IN"/>
        </w:rPr>
        <w:t>E</w:t>
      </w:r>
      <w:r>
        <w:rPr>
          <w:rFonts w:ascii="Arial" w:hAnsi="Arial" w:cs="Arial"/>
          <w:color w:val="000000"/>
          <w:sz w:val="36"/>
          <w:szCs w:val="36"/>
          <w:lang w:bidi="hi-IN"/>
        </w:rPr>
        <w:t xml:space="preserve"> sUrya#raSmiH | </w:t>
      </w:r>
    </w:p>
    <w:p w14:paraId="4454F3A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 xml:space="preserve"> Sr</w:t>
      </w:r>
      <w:r w:rsidR="00665208">
        <w:rPr>
          <w:rFonts w:ascii="Arial" w:hAnsi="Arial" w:cs="Arial"/>
          <w:color w:val="000000"/>
          <w:sz w:val="36"/>
          <w:szCs w:val="36"/>
          <w:lang w:bidi="hi-IN"/>
        </w:rPr>
        <w:t>O</w:t>
      </w:r>
      <w:r>
        <w:rPr>
          <w:rFonts w:ascii="Arial" w:hAnsi="Arial" w:cs="Arial"/>
          <w:color w:val="000000"/>
          <w:sz w:val="36"/>
          <w:szCs w:val="36"/>
          <w:lang w:bidi="hi-IN"/>
        </w:rPr>
        <w:t>tr</w:t>
      </w:r>
      <w:r w:rsidR="00665208">
        <w:rPr>
          <w:rFonts w:ascii="Arial" w:hAnsi="Arial" w:cs="Arial"/>
          <w:color w:val="000000"/>
          <w:sz w:val="36"/>
          <w:szCs w:val="36"/>
          <w:lang w:bidi="hi-IN"/>
        </w:rPr>
        <w:t>E</w:t>
      </w:r>
      <w:r>
        <w:rPr>
          <w:rFonts w:ascii="Arial" w:hAnsi="Arial" w:cs="Arial"/>
          <w:color w:val="000000"/>
          <w:sz w:val="36"/>
          <w:szCs w:val="36"/>
          <w:lang w:bidi="hi-IN"/>
        </w:rPr>
        <w:t>q cakShu#ShI saq~jcara#ntaqM tanm</w:t>
      </w:r>
      <w:r w:rsidR="00665208">
        <w:rPr>
          <w:rFonts w:ascii="Arial" w:hAnsi="Arial" w:cs="Arial"/>
          <w:color w:val="000000"/>
          <w:sz w:val="36"/>
          <w:szCs w:val="36"/>
          <w:lang w:bidi="hi-IN"/>
        </w:rPr>
        <w:t>E</w:t>
      </w:r>
      <w:r>
        <w:rPr>
          <w:rFonts w:ascii="Arial" w:hAnsi="Arial" w:cs="Arial"/>
          <w:color w:val="000000"/>
          <w:sz w:val="36"/>
          <w:szCs w:val="36"/>
          <w:lang w:bidi="hi-IN"/>
        </w:rPr>
        <w:t>q mana#H Siqvasa#Mkaqlpama#stu || 11</w:t>
      </w:r>
    </w:p>
    <w:p w14:paraId="0A13075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70D294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aci#ntyaqM cA pra#m</w:t>
      </w:r>
      <w:r w:rsidR="00665208">
        <w:rPr>
          <w:rFonts w:ascii="Arial" w:hAnsi="Arial" w:cs="Arial"/>
          <w:color w:val="000000"/>
          <w:sz w:val="36"/>
          <w:szCs w:val="36"/>
          <w:lang w:bidi="hi-IN"/>
        </w:rPr>
        <w:t>E</w:t>
      </w:r>
      <w:r>
        <w:rPr>
          <w:rFonts w:ascii="Arial" w:hAnsi="Arial" w:cs="Arial"/>
          <w:color w:val="000000"/>
          <w:sz w:val="36"/>
          <w:szCs w:val="36"/>
          <w:lang w:bidi="hi-IN"/>
        </w:rPr>
        <w:t xml:space="preserve">yaqM ca vyaqktA-vyakta# paraqM ca ya#t | </w:t>
      </w:r>
    </w:p>
    <w:p w14:paraId="6EF5B47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sUkShmA$t sUkShmata#raM j~j</w:t>
      </w:r>
      <w:r w:rsidR="00665208">
        <w:rPr>
          <w:rFonts w:ascii="Arial" w:hAnsi="Arial" w:cs="Arial"/>
          <w:color w:val="000000"/>
          <w:sz w:val="36"/>
          <w:szCs w:val="36"/>
          <w:lang w:bidi="hi-IN"/>
        </w:rPr>
        <w:t>E</w:t>
      </w:r>
      <w:r>
        <w:rPr>
          <w:rFonts w:ascii="Arial" w:hAnsi="Arial" w:cs="Arial"/>
          <w:color w:val="000000"/>
          <w:sz w:val="36"/>
          <w:szCs w:val="36"/>
          <w:lang w:bidi="hi-IN"/>
        </w:rPr>
        <w:t>qyaqM tanm</w:t>
      </w:r>
      <w:r w:rsidR="00665208">
        <w:rPr>
          <w:rFonts w:ascii="Arial" w:hAnsi="Arial" w:cs="Arial"/>
          <w:color w:val="000000"/>
          <w:sz w:val="36"/>
          <w:szCs w:val="36"/>
          <w:lang w:bidi="hi-IN"/>
        </w:rPr>
        <w:t>E</w:t>
      </w:r>
      <w:r>
        <w:rPr>
          <w:rFonts w:ascii="Arial" w:hAnsi="Arial" w:cs="Arial"/>
          <w:color w:val="000000"/>
          <w:sz w:val="36"/>
          <w:szCs w:val="36"/>
          <w:lang w:bidi="hi-IN"/>
        </w:rPr>
        <w:t>q mana#H Siqvasa#Mkaqlpama#stu || 12</w:t>
      </w:r>
    </w:p>
    <w:p w14:paraId="6318A54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38A48D3"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E</w:t>
      </w:r>
      <w:r w:rsidR="00D91D60">
        <w:rPr>
          <w:rFonts w:ascii="Arial" w:hAnsi="Arial" w:cs="Arial"/>
          <w:color w:val="000000"/>
          <w:sz w:val="36"/>
          <w:szCs w:val="36"/>
          <w:lang w:bidi="hi-IN"/>
        </w:rPr>
        <w:t xml:space="preserve">kA# ca daqSa SaqtaM ca# saqhasra#M cAqyuta#M ca niqyuta#M ca praqyutaqM </w:t>
      </w:r>
    </w:p>
    <w:p w14:paraId="2B1895E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cArbu#daM caq nya#rbudaM ca samuqdraScaq maddhyaqM cAnta#Sca parAqrdhaScaq tanm</w:t>
      </w:r>
      <w:r w:rsidR="00665208">
        <w:rPr>
          <w:rFonts w:ascii="Arial" w:hAnsi="Arial" w:cs="Arial"/>
          <w:color w:val="000000"/>
          <w:sz w:val="36"/>
          <w:szCs w:val="36"/>
          <w:lang w:bidi="hi-IN"/>
        </w:rPr>
        <w:t>E</w:t>
      </w:r>
      <w:r>
        <w:rPr>
          <w:rFonts w:ascii="Arial" w:hAnsi="Arial" w:cs="Arial"/>
          <w:color w:val="000000"/>
          <w:sz w:val="36"/>
          <w:szCs w:val="36"/>
          <w:lang w:bidi="hi-IN"/>
        </w:rPr>
        <w:t xml:space="preserve">q mana#H </w:t>
      </w:r>
    </w:p>
    <w:p w14:paraId="693C85A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Siqvasa#Mkaqlpama#stu || 13</w:t>
      </w:r>
    </w:p>
    <w:p w14:paraId="51E1433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9DCA17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w:t>
      </w:r>
      <w:r w:rsidR="00665208">
        <w:rPr>
          <w:rFonts w:ascii="Arial" w:hAnsi="Arial" w:cs="Arial"/>
          <w:color w:val="000000"/>
          <w:sz w:val="36"/>
          <w:szCs w:val="36"/>
          <w:lang w:bidi="hi-IN"/>
        </w:rPr>
        <w:t>E</w:t>
      </w:r>
      <w:r>
        <w:rPr>
          <w:rFonts w:ascii="Arial" w:hAnsi="Arial" w:cs="Arial"/>
          <w:color w:val="000000"/>
          <w:sz w:val="36"/>
          <w:szCs w:val="36"/>
          <w:lang w:bidi="hi-IN"/>
        </w:rPr>
        <w:t xml:space="preserve"> pa#~jcaq pa~jca# daSa Saqta(gm) saqhasra#-maqyutaq-nnya#rbudaM ca | </w:t>
      </w:r>
    </w:p>
    <w:p w14:paraId="302B688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 xml:space="preserve"> a#gni-ciqty</w:t>
      </w:r>
      <w:r w:rsidR="00665208">
        <w:rPr>
          <w:rFonts w:ascii="Arial" w:hAnsi="Arial" w:cs="Arial"/>
          <w:color w:val="000000"/>
          <w:sz w:val="36"/>
          <w:szCs w:val="36"/>
          <w:lang w:bidi="hi-IN"/>
        </w:rPr>
        <w:t>E</w:t>
      </w:r>
      <w:r>
        <w:rPr>
          <w:rFonts w:ascii="Arial" w:hAnsi="Arial" w:cs="Arial"/>
          <w:color w:val="000000"/>
          <w:sz w:val="36"/>
          <w:szCs w:val="36"/>
          <w:lang w:bidi="hi-IN"/>
        </w:rPr>
        <w:t>ShTa#kAqsta(gm) SarI#raqM tanm</w:t>
      </w:r>
      <w:r w:rsidR="00665208">
        <w:rPr>
          <w:rFonts w:ascii="Arial" w:hAnsi="Arial" w:cs="Arial"/>
          <w:color w:val="000000"/>
          <w:sz w:val="36"/>
          <w:szCs w:val="36"/>
          <w:lang w:bidi="hi-IN"/>
        </w:rPr>
        <w:t>E</w:t>
      </w:r>
      <w:r>
        <w:rPr>
          <w:rFonts w:ascii="Arial" w:hAnsi="Arial" w:cs="Arial"/>
          <w:color w:val="000000"/>
          <w:sz w:val="36"/>
          <w:szCs w:val="36"/>
          <w:lang w:bidi="hi-IN"/>
        </w:rPr>
        <w:t>q mana#H Siqvasa#Mkaqlpama#stu || 14</w:t>
      </w:r>
    </w:p>
    <w:p w14:paraId="0C5637D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2A93EC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v</w:t>
      </w:r>
      <w:r w:rsidR="00665208">
        <w:rPr>
          <w:rFonts w:ascii="Arial" w:hAnsi="Arial" w:cs="Arial"/>
          <w:color w:val="000000"/>
          <w:sz w:val="36"/>
          <w:szCs w:val="36"/>
          <w:lang w:bidi="hi-IN"/>
        </w:rPr>
        <w:t>E</w:t>
      </w:r>
      <w:r>
        <w:rPr>
          <w:rFonts w:ascii="Arial" w:hAnsi="Arial" w:cs="Arial"/>
          <w:color w:val="000000"/>
          <w:sz w:val="36"/>
          <w:szCs w:val="36"/>
          <w:lang w:bidi="hi-IN"/>
        </w:rPr>
        <w:t>dAqham</w:t>
      </w:r>
      <w:r w:rsidR="00665208">
        <w:rPr>
          <w:rFonts w:ascii="Arial" w:hAnsi="Arial" w:cs="Arial"/>
          <w:color w:val="000000"/>
          <w:sz w:val="36"/>
          <w:szCs w:val="36"/>
          <w:lang w:bidi="hi-IN"/>
        </w:rPr>
        <w:t>E</w:t>
      </w:r>
      <w:r>
        <w:rPr>
          <w:rFonts w:ascii="Arial" w:hAnsi="Arial" w:cs="Arial"/>
          <w:color w:val="000000"/>
          <w:sz w:val="36"/>
          <w:szCs w:val="36"/>
          <w:lang w:bidi="hi-IN"/>
        </w:rPr>
        <w:t xml:space="preserve">qtaM pu#ruShaM maqhAnta#-mAdiqtya-va#rNaqM tama#saqH para#stAt | </w:t>
      </w:r>
    </w:p>
    <w:p w14:paraId="11D9FB9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yasyaq y</w:t>
      </w:r>
      <w:r w:rsidR="00665208">
        <w:rPr>
          <w:rFonts w:ascii="Arial" w:hAnsi="Arial" w:cs="Arial"/>
          <w:color w:val="000000"/>
          <w:sz w:val="36"/>
          <w:szCs w:val="36"/>
          <w:lang w:bidi="hi-IN"/>
        </w:rPr>
        <w:t>O</w:t>
      </w:r>
      <w:r>
        <w:rPr>
          <w:rFonts w:ascii="Arial" w:hAnsi="Arial" w:cs="Arial"/>
          <w:color w:val="000000"/>
          <w:sz w:val="36"/>
          <w:szCs w:val="36"/>
          <w:lang w:bidi="hi-IN"/>
        </w:rPr>
        <w:t>niqM pariqpaSya#ntiq dhIrAqstanm</w:t>
      </w:r>
      <w:r w:rsidR="00665208">
        <w:rPr>
          <w:rFonts w:ascii="Arial" w:hAnsi="Arial" w:cs="Arial"/>
          <w:color w:val="000000"/>
          <w:sz w:val="36"/>
          <w:szCs w:val="36"/>
          <w:lang w:bidi="hi-IN"/>
        </w:rPr>
        <w:t>E</w:t>
      </w:r>
      <w:r>
        <w:rPr>
          <w:rFonts w:ascii="Arial" w:hAnsi="Arial" w:cs="Arial"/>
          <w:color w:val="000000"/>
          <w:sz w:val="36"/>
          <w:szCs w:val="36"/>
          <w:lang w:bidi="hi-IN"/>
        </w:rPr>
        <w:t>q mana#H Siqvasa#Mkaqlpama#stu || 15</w:t>
      </w:r>
    </w:p>
    <w:p w14:paraId="7295722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A49E32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yasy</w:t>
      </w:r>
      <w:r w:rsidR="00665208">
        <w:rPr>
          <w:rFonts w:ascii="Arial" w:hAnsi="Arial" w:cs="Arial"/>
          <w:color w:val="000000"/>
          <w:sz w:val="36"/>
          <w:szCs w:val="36"/>
          <w:lang w:bidi="hi-IN"/>
        </w:rPr>
        <w:t>E</w:t>
      </w:r>
      <w:r>
        <w:rPr>
          <w:rFonts w:ascii="Arial" w:hAnsi="Arial" w:cs="Arial"/>
          <w:color w:val="000000"/>
          <w:sz w:val="36"/>
          <w:szCs w:val="36"/>
          <w:lang w:bidi="hi-IN"/>
        </w:rPr>
        <w:t>qdaM dhIrA$H puqnanti# kaqvay</w:t>
      </w:r>
      <w:r w:rsidR="00665208">
        <w:rPr>
          <w:rFonts w:ascii="Arial" w:hAnsi="Arial" w:cs="Arial"/>
          <w:color w:val="000000"/>
          <w:sz w:val="36"/>
          <w:szCs w:val="36"/>
          <w:lang w:bidi="hi-IN"/>
        </w:rPr>
        <w:t>O</w:t>
      </w:r>
      <w:r>
        <w:rPr>
          <w:rFonts w:ascii="Arial" w:hAnsi="Arial" w:cs="Arial"/>
          <w:color w:val="000000"/>
          <w:sz w:val="36"/>
          <w:szCs w:val="36"/>
          <w:lang w:bidi="hi-IN"/>
        </w:rPr>
        <w:t>$ braqhmANa#m</w:t>
      </w:r>
      <w:r w:rsidR="00665208">
        <w:rPr>
          <w:rFonts w:ascii="Arial" w:hAnsi="Arial" w:cs="Arial"/>
          <w:color w:val="000000"/>
          <w:sz w:val="36"/>
          <w:szCs w:val="36"/>
          <w:lang w:bidi="hi-IN"/>
        </w:rPr>
        <w:t>E</w:t>
      </w:r>
      <w:r>
        <w:rPr>
          <w:rFonts w:ascii="Arial" w:hAnsi="Arial" w:cs="Arial"/>
          <w:color w:val="000000"/>
          <w:sz w:val="36"/>
          <w:szCs w:val="36"/>
          <w:lang w:bidi="hi-IN"/>
        </w:rPr>
        <w:t xml:space="preserve">qtaM tvA# vRuNataq indu$M | </w:t>
      </w:r>
    </w:p>
    <w:p w14:paraId="2F9CB2BA" w14:textId="604124C0"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sthAqvaqraM jaMga#maqM-dyaurA</w:t>
      </w:r>
      <w:r w:rsidR="00871740">
        <w:rPr>
          <w:rFonts w:ascii="Arial" w:hAnsi="Arial" w:cs="Arial"/>
          <w:color w:val="000000"/>
          <w:sz w:val="36"/>
          <w:szCs w:val="36"/>
          <w:lang w:bidi="hi-IN"/>
        </w:rPr>
        <w:t>#</w:t>
      </w:r>
      <w:r>
        <w:rPr>
          <w:rFonts w:ascii="Arial" w:hAnsi="Arial" w:cs="Arial"/>
          <w:color w:val="000000"/>
          <w:sz w:val="36"/>
          <w:szCs w:val="36"/>
          <w:lang w:bidi="hi-IN"/>
        </w:rPr>
        <w:t>kAqSaM tanm</w:t>
      </w:r>
      <w:r w:rsidR="00665208">
        <w:rPr>
          <w:rFonts w:ascii="Arial" w:hAnsi="Arial" w:cs="Arial"/>
          <w:color w:val="000000"/>
          <w:sz w:val="36"/>
          <w:szCs w:val="36"/>
          <w:lang w:bidi="hi-IN"/>
        </w:rPr>
        <w:t>E</w:t>
      </w:r>
      <w:r>
        <w:rPr>
          <w:rFonts w:ascii="Arial" w:hAnsi="Arial" w:cs="Arial"/>
          <w:color w:val="000000"/>
          <w:sz w:val="36"/>
          <w:szCs w:val="36"/>
          <w:lang w:bidi="hi-IN"/>
        </w:rPr>
        <w:t>q mana#H Siqvasa#Mkaqlpama#stu || 16</w:t>
      </w:r>
    </w:p>
    <w:p w14:paraId="298155B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1C17C7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parA$t paqrata#raM caiqvaq yaqt parA$Scaivaq yatpa#raM | </w:t>
      </w:r>
    </w:p>
    <w:p w14:paraId="56D16D5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yaqtparA$t para#t</w:t>
      </w:r>
      <w:r w:rsidR="00665208">
        <w:rPr>
          <w:rFonts w:ascii="Arial" w:hAnsi="Arial" w:cs="Arial"/>
          <w:color w:val="000000"/>
          <w:sz w:val="36"/>
          <w:szCs w:val="36"/>
          <w:lang w:bidi="hi-IN"/>
        </w:rPr>
        <w:t>O</w:t>
      </w:r>
      <w:r>
        <w:rPr>
          <w:rFonts w:ascii="Arial" w:hAnsi="Arial" w:cs="Arial"/>
          <w:color w:val="000000"/>
          <w:sz w:val="36"/>
          <w:szCs w:val="36"/>
          <w:lang w:bidi="hi-IN"/>
        </w:rPr>
        <w:t xml:space="preserve"> j~j</w:t>
      </w:r>
      <w:r w:rsidR="00665208">
        <w:rPr>
          <w:rFonts w:ascii="Arial" w:hAnsi="Arial" w:cs="Arial"/>
          <w:color w:val="000000"/>
          <w:sz w:val="36"/>
          <w:szCs w:val="36"/>
          <w:lang w:bidi="hi-IN"/>
        </w:rPr>
        <w:t>E</w:t>
      </w:r>
      <w:r>
        <w:rPr>
          <w:rFonts w:ascii="Arial" w:hAnsi="Arial" w:cs="Arial"/>
          <w:color w:val="000000"/>
          <w:sz w:val="36"/>
          <w:szCs w:val="36"/>
          <w:lang w:bidi="hi-IN"/>
        </w:rPr>
        <w:t>qyaqM tanm</w:t>
      </w:r>
      <w:r w:rsidR="00665208">
        <w:rPr>
          <w:rFonts w:ascii="Arial" w:hAnsi="Arial" w:cs="Arial"/>
          <w:color w:val="000000"/>
          <w:sz w:val="36"/>
          <w:szCs w:val="36"/>
          <w:lang w:bidi="hi-IN"/>
        </w:rPr>
        <w:t>E</w:t>
      </w:r>
      <w:r>
        <w:rPr>
          <w:rFonts w:ascii="Arial" w:hAnsi="Arial" w:cs="Arial"/>
          <w:color w:val="000000"/>
          <w:sz w:val="36"/>
          <w:szCs w:val="36"/>
          <w:lang w:bidi="hi-IN"/>
        </w:rPr>
        <w:t>q mana#H Siqvasa#Mkaqlpama#stu || 17</w:t>
      </w:r>
    </w:p>
    <w:p w14:paraId="3B5BDF8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E9BC1E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parA$t parata#r</w:t>
      </w:r>
      <w:r w:rsidR="00665208">
        <w:rPr>
          <w:rFonts w:ascii="Arial" w:hAnsi="Arial" w:cs="Arial"/>
          <w:color w:val="000000"/>
          <w:sz w:val="36"/>
          <w:szCs w:val="36"/>
          <w:lang w:bidi="hi-IN"/>
        </w:rPr>
        <w:t>O</w:t>
      </w:r>
      <w:r>
        <w:rPr>
          <w:rFonts w:ascii="Arial" w:hAnsi="Arial" w:cs="Arial"/>
          <w:color w:val="000000"/>
          <w:sz w:val="36"/>
          <w:szCs w:val="36"/>
          <w:lang w:bidi="hi-IN"/>
        </w:rPr>
        <w:t xml:space="preserve"> braqhmAq taqtparA$t paraqt</w:t>
      </w:r>
      <w:r w:rsidR="00665208">
        <w:rPr>
          <w:rFonts w:ascii="Arial" w:hAnsi="Arial" w:cs="Arial"/>
          <w:color w:val="000000"/>
          <w:sz w:val="36"/>
          <w:szCs w:val="36"/>
          <w:lang w:bidi="hi-IN"/>
        </w:rPr>
        <w:t>O</w:t>
      </w:r>
      <w:r>
        <w:rPr>
          <w:rFonts w:ascii="Arial" w:hAnsi="Arial" w:cs="Arial"/>
          <w:color w:val="000000"/>
          <w:sz w:val="36"/>
          <w:szCs w:val="36"/>
          <w:lang w:bidi="hi-IN"/>
        </w:rPr>
        <w:t xml:space="preserve"> ha#riH | </w:t>
      </w:r>
    </w:p>
    <w:p w14:paraId="486A455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taqtparA$t para#t</w:t>
      </w:r>
      <w:r w:rsidR="00665208">
        <w:rPr>
          <w:rFonts w:ascii="Arial" w:hAnsi="Arial" w:cs="Arial"/>
          <w:color w:val="000000"/>
          <w:sz w:val="36"/>
          <w:szCs w:val="36"/>
          <w:lang w:bidi="hi-IN"/>
        </w:rPr>
        <w:t>O</w:t>
      </w:r>
      <w:r>
        <w:rPr>
          <w:rFonts w:ascii="Arial" w:hAnsi="Arial" w:cs="Arial"/>
          <w:color w:val="000000"/>
          <w:sz w:val="36"/>
          <w:szCs w:val="36"/>
          <w:lang w:bidi="hi-IN"/>
        </w:rPr>
        <w:t xml:space="preserve"> &amp;dhIqSaqstanm</w:t>
      </w:r>
      <w:r w:rsidR="00665208">
        <w:rPr>
          <w:rFonts w:ascii="Arial" w:hAnsi="Arial" w:cs="Arial"/>
          <w:color w:val="000000"/>
          <w:sz w:val="36"/>
          <w:szCs w:val="36"/>
          <w:lang w:bidi="hi-IN"/>
        </w:rPr>
        <w:t>E</w:t>
      </w:r>
      <w:r>
        <w:rPr>
          <w:rFonts w:ascii="Arial" w:hAnsi="Arial" w:cs="Arial"/>
          <w:color w:val="000000"/>
          <w:sz w:val="36"/>
          <w:szCs w:val="36"/>
          <w:lang w:bidi="hi-IN"/>
        </w:rPr>
        <w:t>q mana#H Siqvasa#Mkaqlpama#stu || 18</w:t>
      </w:r>
    </w:p>
    <w:p w14:paraId="2FF2B13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C861F1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yA v</w:t>
      </w:r>
      <w:r w:rsidR="00665208">
        <w:rPr>
          <w:rFonts w:ascii="Arial" w:hAnsi="Arial" w:cs="Arial"/>
          <w:color w:val="000000"/>
          <w:sz w:val="36"/>
          <w:szCs w:val="36"/>
          <w:lang w:bidi="hi-IN"/>
        </w:rPr>
        <w:t>E</w:t>
      </w:r>
      <w:r>
        <w:rPr>
          <w:rFonts w:ascii="Arial" w:hAnsi="Arial" w:cs="Arial"/>
          <w:color w:val="000000"/>
          <w:sz w:val="36"/>
          <w:szCs w:val="36"/>
          <w:lang w:bidi="hi-IN"/>
        </w:rPr>
        <w:t>#dAqdiShu# gAyaqtrIq saqrvaqvyApi# mah</w:t>
      </w:r>
      <w:r w:rsidR="00665208">
        <w:rPr>
          <w:rFonts w:ascii="Arial" w:hAnsi="Arial" w:cs="Arial"/>
          <w:color w:val="000000"/>
          <w:sz w:val="36"/>
          <w:szCs w:val="36"/>
          <w:lang w:bidi="hi-IN"/>
        </w:rPr>
        <w:t>E</w:t>
      </w:r>
      <w:r>
        <w:rPr>
          <w:rFonts w:ascii="Arial" w:hAnsi="Arial" w:cs="Arial"/>
          <w:color w:val="000000"/>
          <w:sz w:val="36"/>
          <w:szCs w:val="36"/>
          <w:lang w:bidi="hi-IN"/>
        </w:rPr>
        <w:t xml:space="preserve">qSvarI | </w:t>
      </w:r>
    </w:p>
    <w:p w14:paraId="10639C76" w14:textId="250B0F9F"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Rug yaju</w:t>
      </w:r>
      <w:r w:rsidR="00DD2732">
        <w:rPr>
          <w:rFonts w:ascii="Arial" w:hAnsi="Arial" w:cs="Arial"/>
          <w:color w:val="000000"/>
          <w:sz w:val="36"/>
          <w:szCs w:val="36"/>
          <w:lang w:bidi="hi-IN"/>
        </w:rPr>
        <w:t>#</w:t>
      </w:r>
      <w:r>
        <w:rPr>
          <w:rFonts w:ascii="Arial" w:hAnsi="Arial" w:cs="Arial"/>
          <w:color w:val="000000"/>
          <w:sz w:val="36"/>
          <w:szCs w:val="36"/>
          <w:lang w:bidi="hi-IN"/>
        </w:rPr>
        <w:t>-ssAmA-tharvaiqScaq tanm</w:t>
      </w:r>
      <w:r w:rsidR="00665208">
        <w:rPr>
          <w:rFonts w:ascii="Arial" w:hAnsi="Arial" w:cs="Arial"/>
          <w:color w:val="000000"/>
          <w:sz w:val="36"/>
          <w:szCs w:val="36"/>
          <w:lang w:bidi="hi-IN"/>
        </w:rPr>
        <w:t>E</w:t>
      </w:r>
      <w:r>
        <w:rPr>
          <w:rFonts w:ascii="Arial" w:hAnsi="Arial" w:cs="Arial"/>
          <w:color w:val="000000"/>
          <w:sz w:val="36"/>
          <w:szCs w:val="36"/>
          <w:lang w:bidi="hi-IN"/>
        </w:rPr>
        <w:t>q mana#H Siqvasa#Mkaqlpama#stu || 19</w:t>
      </w:r>
    </w:p>
    <w:p w14:paraId="58760BF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3B51BC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w:t>
      </w:r>
      <w:r w:rsidR="00665208">
        <w:rPr>
          <w:rFonts w:ascii="Arial" w:hAnsi="Arial" w:cs="Arial"/>
          <w:color w:val="000000"/>
          <w:sz w:val="36"/>
          <w:szCs w:val="36"/>
          <w:lang w:bidi="hi-IN"/>
        </w:rPr>
        <w:t>O</w:t>
      </w:r>
      <w:r>
        <w:rPr>
          <w:rFonts w:ascii="Arial" w:hAnsi="Arial" w:cs="Arial"/>
          <w:color w:val="000000"/>
          <w:sz w:val="36"/>
          <w:szCs w:val="36"/>
          <w:lang w:bidi="hi-IN"/>
        </w:rPr>
        <w:t xml:space="preserve"> vai# d</w:t>
      </w:r>
      <w:r w:rsidR="00665208">
        <w:rPr>
          <w:rFonts w:ascii="Arial" w:hAnsi="Arial" w:cs="Arial"/>
          <w:color w:val="000000"/>
          <w:sz w:val="36"/>
          <w:szCs w:val="36"/>
          <w:lang w:bidi="hi-IN"/>
        </w:rPr>
        <w:t>E</w:t>
      </w:r>
      <w:r>
        <w:rPr>
          <w:rFonts w:ascii="Arial" w:hAnsi="Arial" w:cs="Arial"/>
          <w:color w:val="000000"/>
          <w:sz w:val="36"/>
          <w:szCs w:val="36"/>
          <w:lang w:bidi="hi-IN"/>
        </w:rPr>
        <w:t>qvaM ma#hAd</w:t>
      </w:r>
      <w:r w:rsidR="00665208">
        <w:rPr>
          <w:rFonts w:ascii="Arial" w:hAnsi="Arial" w:cs="Arial"/>
          <w:color w:val="000000"/>
          <w:sz w:val="36"/>
          <w:szCs w:val="36"/>
          <w:lang w:bidi="hi-IN"/>
        </w:rPr>
        <w:t>E</w:t>
      </w:r>
      <w:r>
        <w:rPr>
          <w:rFonts w:ascii="Arial" w:hAnsi="Arial" w:cs="Arial"/>
          <w:color w:val="000000"/>
          <w:sz w:val="36"/>
          <w:szCs w:val="36"/>
          <w:lang w:bidi="hi-IN"/>
        </w:rPr>
        <w:t>qvaqM praqNava#M paraqm</w:t>
      </w:r>
      <w:r w:rsidR="00665208">
        <w:rPr>
          <w:rFonts w:ascii="Arial" w:hAnsi="Arial" w:cs="Arial"/>
          <w:color w:val="000000"/>
          <w:sz w:val="36"/>
          <w:szCs w:val="36"/>
          <w:lang w:bidi="hi-IN"/>
        </w:rPr>
        <w:t>E</w:t>
      </w:r>
      <w:r>
        <w:rPr>
          <w:rFonts w:ascii="Arial" w:hAnsi="Arial" w:cs="Arial"/>
          <w:color w:val="000000"/>
          <w:sz w:val="36"/>
          <w:szCs w:val="36"/>
          <w:lang w:bidi="hi-IN"/>
        </w:rPr>
        <w:t xml:space="preserve">Sva#raM | </w:t>
      </w:r>
    </w:p>
    <w:p w14:paraId="15F78B7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yaH sarv</w:t>
      </w:r>
      <w:r w:rsidR="00665208">
        <w:rPr>
          <w:rFonts w:ascii="Arial" w:hAnsi="Arial" w:cs="Arial"/>
          <w:color w:val="000000"/>
          <w:sz w:val="36"/>
          <w:szCs w:val="36"/>
          <w:lang w:bidi="hi-IN"/>
        </w:rPr>
        <w:t>E</w:t>
      </w:r>
      <w:r>
        <w:rPr>
          <w:rFonts w:ascii="Arial" w:hAnsi="Arial" w:cs="Arial"/>
          <w:color w:val="000000"/>
          <w:sz w:val="36"/>
          <w:szCs w:val="36"/>
          <w:lang w:bidi="hi-IN"/>
        </w:rPr>
        <w:t># sarva# v</w:t>
      </w:r>
      <w:r w:rsidR="00665208">
        <w:rPr>
          <w:rFonts w:ascii="Arial" w:hAnsi="Arial" w:cs="Arial"/>
          <w:color w:val="000000"/>
          <w:sz w:val="36"/>
          <w:szCs w:val="36"/>
          <w:lang w:bidi="hi-IN"/>
        </w:rPr>
        <w:t>E</w:t>
      </w:r>
      <w:r>
        <w:rPr>
          <w:rFonts w:ascii="Arial" w:hAnsi="Arial" w:cs="Arial"/>
          <w:color w:val="000000"/>
          <w:sz w:val="36"/>
          <w:szCs w:val="36"/>
          <w:lang w:bidi="hi-IN"/>
        </w:rPr>
        <w:t>daiqScaq tanm</w:t>
      </w:r>
      <w:r w:rsidR="00665208">
        <w:rPr>
          <w:rFonts w:ascii="Arial" w:hAnsi="Arial" w:cs="Arial"/>
          <w:color w:val="000000"/>
          <w:sz w:val="36"/>
          <w:szCs w:val="36"/>
          <w:lang w:bidi="hi-IN"/>
        </w:rPr>
        <w:t>E</w:t>
      </w:r>
      <w:r>
        <w:rPr>
          <w:rFonts w:ascii="Arial" w:hAnsi="Arial" w:cs="Arial"/>
          <w:color w:val="000000"/>
          <w:sz w:val="36"/>
          <w:szCs w:val="36"/>
          <w:lang w:bidi="hi-IN"/>
        </w:rPr>
        <w:t>q mana#H Siqvasa#Mkaqlpama#stu || 20</w:t>
      </w:r>
    </w:p>
    <w:p w14:paraId="54AE3CD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B6080B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praya#taqH praNa#v</w:t>
      </w:r>
      <w:r w:rsidR="00665208">
        <w:rPr>
          <w:rFonts w:ascii="Arial" w:hAnsi="Arial" w:cs="Arial"/>
          <w:color w:val="000000"/>
          <w:sz w:val="36"/>
          <w:szCs w:val="36"/>
          <w:lang w:bidi="hi-IN"/>
        </w:rPr>
        <w:t>O</w:t>
      </w:r>
      <w:r>
        <w:rPr>
          <w:rFonts w:ascii="Arial" w:hAnsi="Arial" w:cs="Arial"/>
          <w:color w:val="000000"/>
          <w:sz w:val="36"/>
          <w:szCs w:val="36"/>
          <w:lang w:bidi="hi-IN"/>
        </w:rPr>
        <w:t>~gkAqraqM praqNava#M puruqSh</w:t>
      </w:r>
      <w:r w:rsidR="00665208">
        <w:rPr>
          <w:rFonts w:ascii="Arial" w:hAnsi="Arial" w:cs="Arial"/>
          <w:color w:val="000000"/>
          <w:sz w:val="36"/>
          <w:szCs w:val="36"/>
          <w:lang w:bidi="hi-IN"/>
        </w:rPr>
        <w:t>O</w:t>
      </w:r>
      <w:r>
        <w:rPr>
          <w:rFonts w:ascii="Arial" w:hAnsi="Arial" w:cs="Arial"/>
          <w:color w:val="000000"/>
          <w:sz w:val="36"/>
          <w:szCs w:val="36"/>
          <w:lang w:bidi="hi-IN"/>
        </w:rPr>
        <w:t xml:space="preserve">tta#maM | </w:t>
      </w:r>
    </w:p>
    <w:p w14:paraId="00377F79"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O</w:t>
      </w:r>
      <w:r w:rsidR="00D91D60">
        <w:rPr>
          <w:rFonts w:ascii="Arial" w:hAnsi="Arial" w:cs="Arial"/>
          <w:color w:val="000000"/>
          <w:sz w:val="36"/>
          <w:szCs w:val="36"/>
          <w:lang w:bidi="hi-IN"/>
        </w:rPr>
        <w:t>kA#MraqM praNa#vAtmAqnaqM tanm</w:t>
      </w:r>
      <w:r>
        <w:rPr>
          <w:rFonts w:ascii="Arial" w:hAnsi="Arial" w:cs="Arial"/>
          <w:color w:val="000000"/>
          <w:sz w:val="36"/>
          <w:szCs w:val="36"/>
          <w:lang w:bidi="hi-IN"/>
        </w:rPr>
        <w:t>E</w:t>
      </w:r>
      <w:r w:rsidR="00D91D60">
        <w:rPr>
          <w:rFonts w:ascii="Arial" w:hAnsi="Arial" w:cs="Arial"/>
          <w:color w:val="000000"/>
          <w:sz w:val="36"/>
          <w:szCs w:val="36"/>
          <w:lang w:bidi="hi-IN"/>
        </w:rPr>
        <w:t>q mana#H Siqvasa#Mkaqlpama#stu || 21</w:t>
      </w:r>
    </w:p>
    <w:p w14:paraId="6C21E9E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C16E51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w:t>
      </w:r>
      <w:r w:rsidR="00665208">
        <w:rPr>
          <w:rFonts w:ascii="Arial" w:hAnsi="Arial" w:cs="Arial"/>
          <w:color w:val="000000"/>
          <w:sz w:val="36"/>
          <w:szCs w:val="36"/>
          <w:lang w:bidi="hi-IN"/>
        </w:rPr>
        <w:t>O</w:t>
      </w:r>
      <w:r>
        <w:rPr>
          <w:rFonts w:ascii="Arial" w:hAnsi="Arial" w:cs="Arial"/>
          <w:color w:val="000000"/>
          <w:sz w:val="36"/>
          <w:szCs w:val="36"/>
          <w:lang w:bidi="hi-IN"/>
        </w:rPr>
        <w:t>&amp;sau# saqrv</w:t>
      </w:r>
      <w:r w:rsidR="00665208">
        <w:rPr>
          <w:rFonts w:ascii="Arial" w:hAnsi="Arial" w:cs="Arial"/>
          <w:color w:val="000000"/>
          <w:sz w:val="36"/>
          <w:szCs w:val="36"/>
          <w:lang w:bidi="hi-IN"/>
        </w:rPr>
        <w:t>E</w:t>
      </w:r>
      <w:r>
        <w:rPr>
          <w:rFonts w:ascii="Arial" w:hAnsi="Arial" w:cs="Arial"/>
          <w:color w:val="000000"/>
          <w:sz w:val="36"/>
          <w:szCs w:val="36"/>
          <w:lang w:bidi="hi-IN"/>
        </w:rPr>
        <w:t>Shu# v</w:t>
      </w:r>
      <w:r w:rsidR="00665208">
        <w:rPr>
          <w:rFonts w:ascii="Arial" w:hAnsi="Arial" w:cs="Arial"/>
          <w:color w:val="000000"/>
          <w:sz w:val="36"/>
          <w:szCs w:val="36"/>
          <w:lang w:bidi="hi-IN"/>
        </w:rPr>
        <w:t>E</w:t>
      </w:r>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qShuq paqThyat</w:t>
      </w:r>
      <w:r w:rsidR="00665208">
        <w:rPr>
          <w:rFonts w:ascii="Arial" w:hAnsi="Arial" w:cs="Arial"/>
          <w:color w:val="000000"/>
          <w:sz w:val="36"/>
          <w:szCs w:val="36"/>
          <w:lang w:bidi="hi-IN"/>
        </w:rPr>
        <w:t>E</w:t>
      </w:r>
      <w:r>
        <w:rPr>
          <w:rFonts w:ascii="Arial" w:hAnsi="Arial" w:cs="Arial"/>
          <w:color w:val="000000"/>
          <w:sz w:val="36"/>
          <w:szCs w:val="36"/>
          <w:lang w:bidi="hi-IN"/>
        </w:rPr>
        <w:t>$ hyajaq ISva#raH | aqkAy</w:t>
      </w:r>
      <w:r w:rsidR="00665208">
        <w:rPr>
          <w:rFonts w:ascii="Arial" w:hAnsi="Arial" w:cs="Arial"/>
          <w:color w:val="000000"/>
          <w:sz w:val="36"/>
          <w:szCs w:val="36"/>
          <w:lang w:bidi="hi-IN"/>
        </w:rPr>
        <w:t>O</w:t>
      </w:r>
      <w:r>
        <w:rPr>
          <w:rFonts w:ascii="Arial" w:hAnsi="Arial" w:cs="Arial"/>
          <w:color w:val="000000"/>
          <w:sz w:val="36"/>
          <w:szCs w:val="36"/>
          <w:lang w:bidi="hi-IN"/>
        </w:rPr>
        <w:t># nirgu#N</w:t>
      </w:r>
      <w:r w:rsidR="00665208">
        <w:rPr>
          <w:rFonts w:ascii="Arial" w:hAnsi="Arial" w:cs="Arial"/>
          <w:color w:val="000000"/>
          <w:sz w:val="36"/>
          <w:szCs w:val="36"/>
          <w:lang w:bidi="hi-IN"/>
        </w:rPr>
        <w:t>O</w:t>
      </w:r>
      <w:r>
        <w:rPr>
          <w:rFonts w:ascii="Arial" w:hAnsi="Arial" w:cs="Arial"/>
          <w:color w:val="000000"/>
          <w:sz w:val="36"/>
          <w:szCs w:val="36"/>
          <w:lang w:bidi="hi-IN"/>
        </w:rPr>
        <w:t xml:space="preserve"> hyAqtmAq tanm</w:t>
      </w:r>
      <w:r w:rsidR="00665208">
        <w:rPr>
          <w:rFonts w:ascii="Arial" w:hAnsi="Arial" w:cs="Arial"/>
          <w:color w:val="000000"/>
          <w:sz w:val="36"/>
          <w:szCs w:val="36"/>
          <w:lang w:bidi="hi-IN"/>
        </w:rPr>
        <w:t>E</w:t>
      </w:r>
      <w:r>
        <w:rPr>
          <w:rFonts w:ascii="Arial" w:hAnsi="Arial" w:cs="Arial"/>
          <w:color w:val="000000"/>
          <w:sz w:val="36"/>
          <w:szCs w:val="36"/>
          <w:lang w:bidi="hi-IN"/>
        </w:rPr>
        <w:t>q mana#H Siqvasa#Mkaqlpama#stu || 22</w:t>
      </w:r>
    </w:p>
    <w:p w14:paraId="455F5EA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6BDEDA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g</w:t>
      </w:r>
      <w:r w:rsidR="00665208">
        <w:rPr>
          <w:rFonts w:ascii="Arial" w:hAnsi="Arial" w:cs="Arial"/>
          <w:color w:val="000000"/>
          <w:sz w:val="36"/>
          <w:szCs w:val="36"/>
          <w:lang w:bidi="hi-IN"/>
        </w:rPr>
        <w:t>O</w:t>
      </w:r>
      <w:r>
        <w:rPr>
          <w:rFonts w:ascii="Arial" w:hAnsi="Arial" w:cs="Arial"/>
          <w:color w:val="000000"/>
          <w:sz w:val="36"/>
          <w:szCs w:val="36"/>
          <w:lang w:bidi="hi-IN"/>
        </w:rPr>
        <w:t>Biq rjuShTaqM dhan</w:t>
      </w:r>
      <w:r w:rsidR="00665208">
        <w:rPr>
          <w:rFonts w:ascii="Arial" w:hAnsi="Arial" w:cs="Arial"/>
          <w:color w:val="000000"/>
          <w:sz w:val="36"/>
          <w:szCs w:val="36"/>
          <w:lang w:bidi="hi-IN"/>
        </w:rPr>
        <w:t>E</w:t>
      </w:r>
      <w:r>
        <w:rPr>
          <w:rFonts w:ascii="Arial" w:hAnsi="Arial" w:cs="Arial"/>
          <w:color w:val="000000"/>
          <w:sz w:val="36"/>
          <w:szCs w:val="36"/>
          <w:lang w:bidi="hi-IN"/>
        </w:rPr>
        <w:t>#naq hyAyu#ShA caq bal</w:t>
      </w:r>
      <w:r w:rsidR="00665208">
        <w:rPr>
          <w:rFonts w:ascii="Arial" w:hAnsi="Arial" w:cs="Arial"/>
          <w:color w:val="000000"/>
          <w:sz w:val="36"/>
          <w:szCs w:val="36"/>
          <w:lang w:bidi="hi-IN"/>
        </w:rPr>
        <w:t>E</w:t>
      </w:r>
      <w:r>
        <w:rPr>
          <w:rFonts w:ascii="Arial" w:hAnsi="Arial" w:cs="Arial"/>
          <w:color w:val="000000"/>
          <w:sz w:val="36"/>
          <w:szCs w:val="36"/>
          <w:lang w:bidi="hi-IN"/>
        </w:rPr>
        <w:t>#na ca | praqjayA# paqSuBi#H puShkarAqkShaqM tanm</w:t>
      </w:r>
      <w:r w:rsidR="00665208">
        <w:rPr>
          <w:rFonts w:ascii="Arial" w:hAnsi="Arial" w:cs="Arial"/>
          <w:color w:val="000000"/>
          <w:sz w:val="36"/>
          <w:szCs w:val="36"/>
          <w:lang w:bidi="hi-IN"/>
        </w:rPr>
        <w:t>E</w:t>
      </w:r>
      <w:r>
        <w:rPr>
          <w:rFonts w:ascii="Arial" w:hAnsi="Arial" w:cs="Arial"/>
          <w:color w:val="000000"/>
          <w:sz w:val="36"/>
          <w:szCs w:val="36"/>
          <w:lang w:bidi="hi-IN"/>
        </w:rPr>
        <w:t>q mana#H Siqvasa#Mkaqlpama#stu || 23</w:t>
      </w:r>
    </w:p>
    <w:p w14:paraId="6F53DF9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FB654E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kailA#saq SiKa#r</w:t>
      </w:r>
      <w:r w:rsidR="00665208">
        <w:rPr>
          <w:rFonts w:ascii="Arial" w:hAnsi="Arial" w:cs="Arial"/>
          <w:color w:val="000000"/>
          <w:sz w:val="36"/>
          <w:szCs w:val="36"/>
          <w:lang w:bidi="hi-IN"/>
        </w:rPr>
        <w:t>E</w:t>
      </w:r>
      <w:r>
        <w:rPr>
          <w:rFonts w:ascii="Arial" w:hAnsi="Arial" w:cs="Arial"/>
          <w:color w:val="000000"/>
          <w:sz w:val="36"/>
          <w:szCs w:val="36"/>
          <w:lang w:bidi="hi-IN"/>
        </w:rPr>
        <w:t xml:space="preserve"> raqmy</w:t>
      </w:r>
      <w:r w:rsidR="00665208">
        <w:rPr>
          <w:rFonts w:ascii="Arial" w:hAnsi="Arial" w:cs="Arial"/>
          <w:color w:val="000000"/>
          <w:sz w:val="36"/>
          <w:szCs w:val="36"/>
          <w:lang w:bidi="hi-IN"/>
        </w:rPr>
        <w:t>E</w:t>
      </w:r>
      <w:r>
        <w:rPr>
          <w:rFonts w:ascii="Arial" w:hAnsi="Arial" w:cs="Arial"/>
          <w:color w:val="000000"/>
          <w:sz w:val="36"/>
          <w:szCs w:val="36"/>
          <w:lang w:bidi="hi-IN"/>
        </w:rPr>
        <w:t>q SaqMkara#sya SiqvAla#y</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p>
    <w:p w14:paraId="10E373F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qvatA$statra# m</w:t>
      </w:r>
      <w:r w:rsidR="00665208">
        <w:rPr>
          <w:rFonts w:ascii="Arial" w:hAnsi="Arial" w:cs="Arial"/>
          <w:color w:val="000000"/>
          <w:sz w:val="36"/>
          <w:szCs w:val="36"/>
          <w:lang w:bidi="hi-IN"/>
        </w:rPr>
        <w:t>O</w:t>
      </w:r>
      <w:r>
        <w:rPr>
          <w:rFonts w:ascii="Arial" w:hAnsi="Arial" w:cs="Arial"/>
          <w:color w:val="000000"/>
          <w:sz w:val="36"/>
          <w:szCs w:val="36"/>
          <w:lang w:bidi="hi-IN"/>
        </w:rPr>
        <w:t>daqnt</w:t>
      </w:r>
      <w:r w:rsidR="00665208">
        <w:rPr>
          <w:rFonts w:ascii="Arial" w:hAnsi="Arial" w:cs="Arial"/>
          <w:color w:val="000000"/>
          <w:sz w:val="36"/>
          <w:szCs w:val="36"/>
          <w:lang w:bidi="hi-IN"/>
        </w:rPr>
        <w:t>E</w:t>
      </w:r>
      <w:r>
        <w:rPr>
          <w:rFonts w:ascii="Arial" w:hAnsi="Arial" w:cs="Arial"/>
          <w:color w:val="000000"/>
          <w:sz w:val="36"/>
          <w:szCs w:val="36"/>
          <w:lang w:bidi="hi-IN"/>
        </w:rPr>
        <w:t>q tanm</w:t>
      </w:r>
      <w:r w:rsidR="00665208">
        <w:rPr>
          <w:rFonts w:ascii="Arial" w:hAnsi="Arial" w:cs="Arial"/>
          <w:color w:val="000000"/>
          <w:sz w:val="36"/>
          <w:szCs w:val="36"/>
          <w:lang w:bidi="hi-IN"/>
        </w:rPr>
        <w:t>E</w:t>
      </w:r>
      <w:r>
        <w:rPr>
          <w:rFonts w:ascii="Arial" w:hAnsi="Arial" w:cs="Arial"/>
          <w:color w:val="000000"/>
          <w:sz w:val="36"/>
          <w:szCs w:val="36"/>
          <w:lang w:bidi="hi-IN"/>
        </w:rPr>
        <w:t>q mana#H Siqvasa#Mkaqlpama#stu || 24</w:t>
      </w:r>
    </w:p>
    <w:p w14:paraId="00E57D9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F0ED02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trya#baMkaM ~MyajAmah</w:t>
      </w:r>
      <w:r w:rsidR="00665208">
        <w:rPr>
          <w:rFonts w:ascii="Arial" w:hAnsi="Arial" w:cs="Arial"/>
          <w:color w:val="000000"/>
          <w:sz w:val="36"/>
          <w:szCs w:val="36"/>
          <w:lang w:bidi="hi-IN"/>
        </w:rPr>
        <w:t>E</w:t>
      </w:r>
      <w:r>
        <w:rPr>
          <w:rFonts w:ascii="Arial" w:hAnsi="Arial" w:cs="Arial"/>
          <w:color w:val="000000"/>
          <w:sz w:val="36"/>
          <w:szCs w:val="36"/>
          <w:lang w:bidi="hi-IN"/>
        </w:rPr>
        <w:t xml:space="preserve"> sugaqndhiM pu#ShTiqvarddha#naM | uqrvAqruqkami#vaq bandha#nAn mRuqty</w:t>
      </w:r>
      <w:r w:rsidR="00665208">
        <w:rPr>
          <w:rFonts w:ascii="Arial" w:hAnsi="Arial" w:cs="Arial"/>
          <w:color w:val="000000"/>
          <w:sz w:val="36"/>
          <w:szCs w:val="36"/>
          <w:lang w:bidi="hi-IN"/>
        </w:rPr>
        <w:t>O</w:t>
      </w:r>
      <w:r>
        <w:rPr>
          <w:rFonts w:ascii="Arial" w:hAnsi="Arial" w:cs="Arial"/>
          <w:color w:val="000000"/>
          <w:sz w:val="36"/>
          <w:szCs w:val="36"/>
          <w:lang w:bidi="hi-IN"/>
        </w:rPr>
        <w:t>-rmu#kShIyaq mA&amp;mRutAqt tanm</w:t>
      </w:r>
      <w:r w:rsidR="00665208">
        <w:rPr>
          <w:rFonts w:ascii="Arial" w:hAnsi="Arial" w:cs="Arial"/>
          <w:color w:val="000000"/>
          <w:sz w:val="36"/>
          <w:szCs w:val="36"/>
          <w:lang w:bidi="hi-IN"/>
        </w:rPr>
        <w:t>E</w:t>
      </w:r>
      <w:r>
        <w:rPr>
          <w:rFonts w:ascii="Arial" w:hAnsi="Arial" w:cs="Arial"/>
          <w:color w:val="000000"/>
          <w:sz w:val="36"/>
          <w:szCs w:val="36"/>
          <w:lang w:bidi="hi-IN"/>
        </w:rPr>
        <w:t>q mana#H Siqvasa#Mkaqlpama#stu || 25</w:t>
      </w:r>
    </w:p>
    <w:p w14:paraId="765570D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viqSvata#-ScakShuruqta viqSvat</w:t>
      </w:r>
      <w:r w:rsidR="00665208">
        <w:rPr>
          <w:rFonts w:ascii="Arial" w:hAnsi="Arial" w:cs="Arial"/>
          <w:color w:val="000000"/>
          <w:sz w:val="36"/>
          <w:szCs w:val="36"/>
          <w:lang w:bidi="hi-IN"/>
        </w:rPr>
        <w:t>O</w:t>
      </w:r>
      <w:r>
        <w:rPr>
          <w:rFonts w:ascii="Arial" w:hAnsi="Arial" w:cs="Arial"/>
          <w:color w:val="000000"/>
          <w:sz w:val="36"/>
          <w:szCs w:val="36"/>
          <w:lang w:bidi="hi-IN"/>
        </w:rPr>
        <w:t># muK</w:t>
      </w:r>
      <w:r w:rsidR="00665208">
        <w:rPr>
          <w:rFonts w:ascii="Arial" w:hAnsi="Arial" w:cs="Arial"/>
          <w:color w:val="000000"/>
          <w:sz w:val="36"/>
          <w:szCs w:val="36"/>
          <w:lang w:bidi="hi-IN"/>
        </w:rPr>
        <w:t>O</w:t>
      </w:r>
      <w:r>
        <w:rPr>
          <w:rFonts w:ascii="Arial" w:hAnsi="Arial" w:cs="Arial"/>
          <w:color w:val="000000"/>
          <w:sz w:val="36"/>
          <w:szCs w:val="36"/>
          <w:lang w:bidi="hi-IN"/>
        </w:rPr>
        <w:t xml:space="preserve"> viqSvat</w:t>
      </w:r>
      <w:r w:rsidR="00665208">
        <w:rPr>
          <w:rFonts w:ascii="Arial" w:hAnsi="Arial" w:cs="Arial"/>
          <w:color w:val="000000"/>
          <w:sz w:val="36"/>
          <w:szCs w:val="36"/>
          <w:lang w:bidi="hi-IN"/>
        </w:rPr>
        <w:t>O</w:t>
      </w:r>
      <w:r>
        <w:rPr>
          <w:rFonts w:ascii="Arial" w:hAnsi="Arial" w:cs="Arial"/>
          <w:color w:val="000000"/>
          <w:sz w:val="36"/>
          <w:szCs w:val="36"/>
          <w:lang w:bidi="hi-IN"/>
        </w:rPr>
        <w:t xml:space="preserve"># hasta uqta viqSvata#spAt | </w:t>
      </w:r>
    </w:p>
    <w:p w14:paraId="46D7D94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1B7508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saMbAqhuByAqM-nama#tiq saMpa#tatraiq rdyAvA# pRuthiqvI jaqnaya#n d</w:t>
      </w:r>
      <w:r w:rsidR="00665208">
        <w:rPr>
          <w:rFonts w:ascii="Arial" w:hAnsi="Arial" w:cs="Arial"/>
          <w:color w:val="000000"/>
          <w:sz w:val="36"/>
          <w:szCs w:val="36"/>
          <w:lang w:bidi="hi-IN"/>
        </w:rPr>
        <w:t>E</w:t>
      </w:r>
      <w:r>
        <w:rPr>
          <w:rFonts w:ascii="Arial" w:hAnsi="Arial" w:cs="Arial"/>
          <w:color w:val="000000"/>
          <w:sz w:val="36"/>
          <w:szCs w:val="36"/>
          <w:lang w:bidi="hi-IN"/>
        </w:rPr>
        <w:t xml:space="preserve">qva </w:t>
      </w:r>
      <w:r w:rsidR="00665208">
        <w:rPr>
          <w:rFonts w:ascii="Arial" w:hAnsi="Arial" w:cs="Arial"/>
          <w:color w:val="000000"/>
          <w:sz w:val="36"/>
          <w:szCs w:val="36"/>
          <w:lang w:bidi="hi-IN"/>
        </w:rPr>
        <w:t>E</w:t>
      </w:r>
      <w:r>
        <w:rPr>
          <w:rFonts w:ascii="Arial" w:hAnsi="Arial" w:cs="Arial"/>
          <w:color w:val="000000"/>
          <w:sz w:val="36"/>
          <w:szCs w:val="36"/>
          <w:lang w:bidi="hi-IN"/>
        </w:rPr>
        <w:t>kaqstanm</w:t>
      </w:r>
      <w:r w:rsidR="00665208">
        <w:rPr>
          <w:rFonts w:ascii="Arial" w:hAnsi="Arial" w:cs="Arial"/>
          <w:color w:val="000000"/>
          <w:sz w:val="36"/>
          <w:szCs w:val="36"/>
          <w:lang w:bidi="hi-IN"/>
        </w:rPr>
        <w:t>E</w:t>
      </w:r>
      <w:r>
        <w:rPr>
          <w:rFonts w:ascii="Arial" w:hAnsi="Arial" w:cs="Arial"/>
          <w:color w:val="000000"/>
          <w:sz w:val="36"/>
          <w:szCs w:val="36"/>
          <w:lang w:bidi="hi-IN"/>
        </w:rPr>
        <w:t>q mana#H Siqvasa#Mkaqlpama#stu || 26</w:t>
      </w:r>
    </w:p>
    <w:p w14:paraId="5099662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7F0732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caqtur</w:t>
      </w:r>
      <w:r w:rsidR="00665208">
        <w:rPr>
          <w:rFonts w:ascii="Arial" w:hAnsi="Arial" w:cs="Arial"/>
          <w:color w:val="000000"/>
          <w:sz w:val="36"/>
          <w:szCs w:val="36"/>
          <w:lang w:bidi="hi-IN"/>
        </w:rPr>
        <w:t>O</w:t>
      </w:r>
      <w:r>
        <w:rPr>
          <w:rFonts w:ascii="Arial" w:hAnsi="Arial" w:cs="Arial"/>
          <w:color w:val="000000"/>
          <w:sz w:val="36"/>
          <w:szCs w:val="36"/>
          <w:lang w:bidi="hi-IN"/>
        </w:rPr>
        <w:t># v</w:t>
      </w:r>
      <w:r w:rsidR="00665208">
        <w:rPr>
          <w:rFonts w:ascii="Arial" w:hAnsi="Arial" w:cs="Arial"/>
          <w:color w:val="000000"/>
          <w:sz w:val="36"/>
          <w:szCs w:val="36"/>
          <w:lang w:bidi="hi-IN"/>
        </w:rPr>
        <w:t>E</w:t>
      </w:r>
      <w:r>
        <w:rPr>
          <w:rFonts w:ascii="Arial" w:hAnsi="Arial" w:cs="Arial"/>
          <w:color w:val="000000"/>
          <w:sz w:val="36"/>
          <w:szCs w:val="36"/>
          <w:lang w:bidi="hi-IN"/>
        </w:rPr>
        <w:t>qdAna#dhIyIqtaq saqrva SA$stramaqyaM vi#duH | iqtiqhAqsaq puqrAqNAqnAqM tanm</w:t>
      </w:r>
      <w:r w:rsidR="00665208">
        <w:rPr>
          <w:rFonts w:ascii="Arial" w:hAnsi="Arial" w:cs="Arial"/>
          <w:color w:val="000000"/>
          <w:sz w:val="36"/>
          <w:szCs w:val="36"/>
          <w:lang w:bidi="hi-IN"/>
        </w:rPr>
        <w:t>E</w:t>
      </w:r>
      <w:r>
        <w:rPr>
          <w:rFonts w:ascii="Arial" w:hAnsi="Arial" w:cs="Arial"/>
          <w:color w:val="000000"/>
          <w:sz w:val="36"/>
          <w:szCs w:val="36"/>
          <w:lang w:bidi="hi-IN"/>
        </w:rPr>
        <w:t>q mana#H Siqvasa#Mkaqlpama#stu || 27</w:t>
      </w:r>
    </w:p>
    <w:p w14:paraId="4E7DA31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4E664A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mA n</w:t>
      </w:r>
      <w:r w:rsidR="00665208">
        <w:rPr>
          <w:rFonts w:ascii="Arial" w:hAnsi="Arial" w:cs="Arial"/>
          <w:color w:val="000000"/>
          <w:sz w:val="36"/>
          <w:szCs w:val="36"/>
          <w:lang w:bidi="hi-IN"/>
        </w:rPr>
        <w:t>O</w:t>
      </w:r>
      <w:r>
        <w:rPr>
          <w:rFonts w:ascii="Arial" w:hAnsi="Arial" w:cs="Arial"/>
          <w:color w:val="000000"/>
          <w:sz w:val="36"/>
          <w:szCs w:val="36"/>
          <w:lang w:bidi="hi-IN"/>
        </w:rPr>
        <w:t># maqhAnta#muqta mA n</w:t>
      </w:r>
      <w:r w:rsidR="00665208">
        <w:rPr>
          <w:rFonts w:ascii="Arial" w:hAnsi="Arial" w:cs="Arial"/>
          <w:color w:val="000000"/>
          <w:sz w:val="36"/>
          <w:szCs w:val="36"/>
          <w:lang w:bidi="hi-IN"/>
        </w:rPr>
        <w:t>O</w:t>
      </w:r>
      <w:r>
        <w:rPr>
          <w:rFonts w:ascii="Arial" w:hAnsi="Arial" w:cs="Arial"/>
          <w:color w:val="000000"/>
          <w:sz w:val="36"/>
          <w:szCs w:val="36"/>
          <w:lang w:bidi="hi-IN"/>
        </w:rPr>
        <w:t># arBaqkaM mA naq ukSha#ntamuqta mA na# ukShiqtaM | mA n</w:t>
      </w:r>
      <w:r w:rsidR="00665208">
        <w:rPr>
          <w:rFonts w:ascii="Arial" w:hAnsi="Arial" w:cs="Arial"/>
          <w:color w:val="000000"/>
          <w:sz w:val="36"/>
          <w:szCs w:val="36"/>
          <w:lang w:bidi="hi-IN"/>
        </w:rPr>
        <w:t>O</w:t>
      </w:r>
      <w:r>
        <w:rPr>
          <w:rFonts w:ascii="Arial" w:hAnsi="Arial" w:cs="Arial"/>
          <w:color w:val="000000"/>
          <w:sz w:val="36"/>
          <w:szCs w:val="36"/>
          <w:lang w:bidi="hi-IN"/>
        </w:rPr>
        <w:t># vadhIH piqtaraqM m</w:t>
      </w:r>
      <w:r w:rsidR="00665208">
        <w:rPr>
          <w:rFonts w:ascii="Arial" w:hAnsi="Arial" w:cs="Arial"/>
          <w:color w:val="000000"/>
          <w:sz w:val="36"/>
          <w:szCs w:val="36"/>
          <w:lang w:bidi="hi-IN"/>
        </w:rPr>
        <w:t>O</w:t>
      </w:r>
      <w:r>
        <w:rPr>
          <w:rFonts w:ascii="Arial" w:hAnsi="Arial" w:cs="Arial"/>
          <w:color w:val="000000"/>
          <w:sz w:val="36"/>
          <w:szCs w:val="36"/>
          <w:lang w:bidi="hi-IN"/>
        </w:rPr>
        <w:t>ta mAqtara#M priqyA mA na#staqnuv</w:t>
      </w:r>
      <w:r w:rsidR="00665208">
        <w:rPr>
          <w:rFonts w:ascii="Arial" w:hAnsi="Arial" w:cs="Arial"/>
          <w:color w:val="000000"/>
          <w:sz w:val="36"/>
          <w:szCs w:val="36"/>
          <w:lang w:bidi="hi-IN"/>
        </w:rPr>
        <w:t>O</w:t>
      </w:r>
      <w:r>
        <w:rPr>
          <w:rFonts w:ascii="Arial" w:hAnsi="Arial" w:cs="Arial"/>
          <w:color w:val="000000"/>
          <w:sz w:val="36"/>
          <w:szCs w:val="36"/>
          <w:lang w:bidi="hi-IN"/>
        </w:rPr>
        <w:t># rudra rIriShaqstanm</w:t>
      </w:r>
      <w:r w:rsidR="00665208">
        <w:rPr>
          <w:rFonts w:ascii="Arial" w:hAnsi="Arial" w:cs="Arial"/>
          <w:color w:val="000000"/>
          <w:sz w:val="36"/>
          <w:szCs w:val="36"/>
          <w:lang w:bidi="hi-IN"/>
        </w:rPr>
        <w:t>E</w:t>
      </w:r>
      <w:r>
        <w:rPr>
          <w:rFonts w:ascii="Arial" w:hAnsi="Arial" w:cs="Arial"/>
          <w:color w:val="000000"/>
          <w:sz w:val="36"/>
          <w:szCs w:val="36"/>
          <w:lang w:bidi="hi-IN"/>
        </w:rPr>
        <w:t>q mana#H Siqvasa#Mkaqlpama#stu || 28</w:t>
      </w:r>
    </w:p>
    <w:p w14:paraId="55AF1B9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9C2B5B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 na#st</w:t>
      </w:r>
      <w:r w:rsidR="00665208">
        <w:rPr>
          <w:rFonts w:ascii="Arial" w:hAnsi="Arial" w:cs="Arial"/>
          <w:color w:val="000000"/>
          <w:sz w:val="36"/>
          <w:szCs w:val="36"/>
          <w:lang w:bidi="hi-IN"/>
        </w:rPr>
        <w:t>O</w:t>
      </w:r>
      <w:r>
        <w:rPr>
          <w:rFonts w:ascii="Arial" w:hAnsi="Arial" w:cs="Arial"/>
          <w:color w:val="000000"/>
          <w:sz w:val="36"/>
          <w:szCs w:val="36"/>
          <w:lang w:bidi="hi-IN"/>
        </w:rPr>
        <w:t>qk</w:t>
      </w:r>
      <w:r w:rsidR="00665208">
        <w:rPr>
          <w:rFonts w:ascii="Arial" w:hAnsi="Arial" w:cs="Arial"/>
          <w:color w:val="000000"/>
          <w:sz w:val="36"/>
          <w:szCs w:val="36"/>
          <w:lang w:bidi="hi-IN"/>
        </w:rPr>
        <w:t>E</w:t>
      </w:r>
      <w:r>
        <w:rPr>
          <w:rFonts w:ascii="Arial" w:hAnsi="Arial" w:cs="Arial"/>
          <w:color w:val="000000"/>
          <w:sz w:val="36"/>
          <w:szCs w:val="36"/>
          <w:lang w:bidi="hi-IN"/>
        </w:rPr>
        <w:t xml:space="preserve"> tana#y</w:t>
      </w:r>
      <w:r w:rsidR="00665208">
        <w:rPr>
          <w:rFonts w:ascii="Arial" w:hAnsi="Arial" w:cs="Arial"/>
          <w:color w:val="000000"/>
          <w:sz w:val="36"/>
          <w:szCs w:val="36"/>
          <w:lang w:bidi="hi-IN"/>
        </w:rPr>
        <w:t>E</w:t>
      </w:r>
      <w:r>
        <w:rPr>
          <w:rFonts w:ascii="Arial" w:hAnsi="Arial" w:cs="Arial"/>
          <w:color w:val="000000"/>
          <w:sz w:val="36"/>
          <w:szCs w:val="36"/>
          <w:lang w:bidi="hi-IN"/>
        </w:rPr>
        <w:t>q mA naq Ayu#Shiq mA n</w:t>
      </w:r>
      <w:r w:rsidR="00665208">
        <w:rPr>
          <w:rFonts w:ascii="Arial" w:hAnsi="Arial" w:cs="Arial"/>
          <w:color w:val="000000"/>
          <w:sz w:val="36"/>
          <w:szCs w:val="36"/>
          <w:lang w:bidi="hi-IN"/>
        </w:rPr>
        <w:t>O</w:t>
      </w:r>
      <w:r>
        <w:rPr>
          <w:rFonts w:ascii="Arial" w:hAnsi="Arial" w:cs="Arial"/>
          <w:color w:val="000000"/>
          <w:sz w:val="36"/>
          <w:szCs w:val="36"/>
          <w:lang w:bidi="hi-IN"/>
        </w:rPr>
        <w:t>q g</w:t>
      </w:r>
      <w:r w:rsidR="00665208">
        <w:rPr>
          <w:rFonts w:ascii="Arial" w:hAnsi="Arial" w:cs="Arial"/>
          <w:color w:val="000000"/>
          <w:sz w:val="36"/>
          <w:szCs w:val="36"/>
          <w:lang w:bidi="hi-IN"/>
        </w:rPr>
        <w:t>O</w:t>
      </w:r>
      <w:r>
        <w:rPr>
          <w:rFonts w:ascii="Arial" w:hAnsi="Arial" w:cs="Arial"/>
          <w:color w:val="000000"/>
          <w:sz w:val="36"/>
          <w:szCs w:val="36"/>
          <w:lang w:bidi="hi-IN"/>
        </w:rPr>
        <w:t>Shuq mA n</w:t>
      </w:r>
      <w:r w:rsidR="00665208">
        <w:rPr>
          <w:rFonts w:ascii="Arial" w:hAnsi="Arial" w:cs="Arial"/>
          <w:color w:val="000000"/>
          <w:sz w:val="36"/>
          <w:szCs w:val="36"/>
          <w:lang w:bidi="hi-IN"/>
        </w:rPr>
        <w:t>O</w:t>
      </w:r>
      <w:r>
        <w:rPr>
          <w:rFonts w:ascii="Arial" w:hAnsi="Arial" w:cs="Arial"/>
          <w:color w:val="000000"/>
          <w:sz w:val="36"/>
          <w:szCs w:val="36"/>
          <w:lang w:bidi="hi-IN"/>
        </w:rPr>
        <w:t>q aSv</w:t>
      </w:r>
      <w:r w:rsidR="00665208">
        <w:rPr>
          <w:rFonts w:ascii="Arial" w:hAnsi="Arial" w:cs="Arial"/>
          <w:color w:val="000000"/>
          <w:sz w:val="36"/>
          <w:szCs w:val="36"/>
          <w:lang w:bidi="hi-IN"/>
        </w:rPr>
        <w:t>E</w:t>
      </w:r>
      <w:r>
        <w:rPr>
          <w:rFonts w:ascii="Arial" w:hAnsi="Arial" w:cs="Arial"/>
          <w:color w:val="000000"/>
          <w:sz w:val="36"/>
          <w:szCs w:val="36"/>
          <w:lang w:bidi="hi-IN"/>
        </w:rPr>
        <w:t xml:space="preserve">#Shu rIriShaH | </w:t>
      </w:r>
    </w:p>
    <w:p w14:paraId="7DC308D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vIqrAnmAn</w:t>
      </w:r>
      <w:r w:rsidR="00665208">
        <w:rPr>
          <w:rFonts w:ascii="Arial" w:hAnsi="Arial" w:cs="Arial"/>
          <w:color w:val="000000"/>
          <w:sz w:val="36"/>
          <w:szCs w:val="36"/>
          <w:lang w:bidi="hi-IN"/>
        </w:rPr>
        <w:t>O</w:t>
      </w:r>
      <w:r>
        <w:rPr>
          <w:rFonts w:ascii="Arial" w:hAnsi="Arial" w:cs="Arial"/>
          <w:color w:val="000000"/>
          <w:sz w:val="36"/>
          <w:szCs w:val="36"/>
          <w:lang w:bidi="hi-IN"/>
        </w:rPr>
        <w:t># rudra BAmiqt</w:t>
      </w:r>
      <w:r w:rsidR="00665208">
        <w:rPr>
          <w:rFonts w:ascii="Arial" w:hAnsi="Arial" w:cs="Arial"/>
          <w:color w:val="000000"/>
          <w:sz w:val="36"/>
          <w:szCs w:val="36"/>
          <w:lang w:bidi="hi-IN"/>
        </w:rPr>
        <w:t>O</w:t>
      </w:r>
      <w:r>
        <w:rPr>
          <w:rFonts w:ascii="Arial" w:hAnsi="Arial" w:cs="Arial"/>
          <w:color w:val="000000"/>
          <w:sz w:val="36"/>
          <w:szCs w:val="36"/>
          <w:lang w:bidi="hi-IN"/>
        </w:rPr>
        <w:t>va#dhI rhaqviShma#nt</w:t>
      </w:r>
      <w:r w:rsidR="00665208">
        <w:rPr>
          <w:rFonts w:ascii="Arial" w:hAnsi="Arial" w:cs="Arial"/>
          <w:color w:val="000000"/>
          <w:sz w:val="36"/>
          <w:szCs w:val="36"/>
          <w:lang w:bidi="hi-IN"/>
        </w:rPr>
        <w:t>O</w:t>
      </w:r>
      <w:r>
        <w:rPr>
          <w:rFonts w:ascii="Arial" w:hAnsi="Arial" w:cs="Arial"/>
          <w:color w:val="000000"/>
          <w:sz w:val="36"/>
          <w:szCs w:val="36"/>
          <w:lang w:bidi="hi-IN"/>
        </w:rPr>
        <w:t>q nama#sA vidh</w:t>
      </w:r>
      <w:r w:rsidR="00665208">
        <w:rPr>
          <w:rFonts w:ascii="Arial" w:hAnsi="Arial" w:cs="Arial"/>
          <w:color w:val="000000"/>
          <w:sz w:val="36"/>
          <w:szCs w:val="36"/>
          <w:lang w:bidi="hi-IN"/>
        </w:rPr>
        <w:t>E</w:t>
      </w:r>
      <w:r>
        <w:rPr>
          <w:rFonts w:ascii="Arial" w:hAnsi="Arial" w:cs="Arial"/>
          <w:color w:val="000000"/>
          <w:sz w:val="36"/>
          <w:szCs w:val="36"/>
          <w:lang w:bidi="hi-IN"/>
        </w:rPr>
        <w:t>ma t</w:t>
      </w:r>
      <w:r w:rsidR="00665208">
        <w:rPr>
          <w:rFonts w:ascii="Arial" w:hAnsi="Arial" w:cs="Arial"/>
          <w:color w:val="000000"/>
          <w:sz w:val="36"/>
          <w:szCs w:val="36"/>
          <w:lang w:bidi="hi-IN"/>
        </w:rPr>
        <w:t>E</w:t>
      </w:r>
      <w:r>
        <w:rPr>
          <w:rFonts w:ascii="Arial" w:hAnsi="Arial" w:cs="Arial"/>
          <w:color w:val="000000"/>
          <w:sz w:val="36"/>
          <w:szCs w:val="36"/>
          <w:lang w:bidi="hi-IN"/>
        </w:rPr>
        <w:t>q tanm</w:t>
      </w:r>
      <w:r w:rsidR="00665208">
        <w:rPr>
          <w:rFonts w:ascii="Arial" w:hAnsi="Arial" w:cs="Arial"/>
          <w:color w:val="000000"/>
          <w:sz w:val="36"/>
          <w:szCs w:val="36"/>
          <w:lang w:bidi="hi-IN"/>
        </w:rPr>
        <w:t>E</w:t>
      </w:r>
      <w:r>
        <w:rPr>
          <w:rFonts w:ascii="Arial" w:hAnsi="Arial" w:cs="Arial"/>
          <w:color w:val="000000"/>
          <w:sz w:val="36"/>
          <w:szCs w:val="36"/>
          <w:lang w:bidi="hi-IN"/>
        </w:rPr>
        <w:t>q mana#H Siqvasa#Mkaqlpama#stu || 29</w:t>
      </w:r>
    </w:p>
    <w:p w14:paraId="3E3749F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A1D808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Ruqta(gm) saqtyaM pa#raM braqhmaq puqruSha#M kRuShNaqpi~gga#laM | Uqrdhvar</w:t>
      </w:r>
      <w:r w:rsidR="00665208">
        <w:rPr>
          <w:rFonts w:ascii="Arial" w:hAnsi="Arial" w:cs="Arial"/>
          <w:color w:val="000000"/>
          <w:sz w:val="36"/>
          <w:szCs w:val="36"/>
          <w:lang w:bidi="hi-IN"/>
        </w:rPr>
        <w:t>E</w:t>
      </w:r>
      <w:r>
        <w:rPr>
          <w:rFonts w:ascii="Arial" w:hAnsi="Arial" w:cs="Arial"/>
          <w:color w:val="000000"/>
          <w:sz w:val="36"/>
          <w:szCs w:val="36"/>
          <w:lang w:bidi="hi-IN"/>
        </w:rPr>
        <w:t xml:space="preserve">#taM vi#rUpAqkShaqM </w:t>
      </w:r>
    </w:p>
    <w:p w14:paraId="08D918F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viqSvarU#pAyaq vai nam</w:t>
      </w:r>
      <w:r w:rsidR="00665208">
        <w:rPr>
          <w:rFonts w:ascii="Arial" w:hAnsi="Arial" w:cs="Arial"/>
          <w:color w:val="000000"/>
          <w:sz w:val="36"/>
          <w:szCs w:val="36"/>
          <w:lang w:bidi="hi-IN"/>
        </w:rPr>
        <w:t>O</w:t>
      </w:r>
      <w:r>
        <w:rPr>
          <w:rFonts w:ascii="Arial" w:hAnsi="Arial" w:cs="Arial"/>
          <w:color w:val="000000"/>
          <w:sz w:val="36"/>
          <w:szCs w:val="36"/>
          <w:lang w:bidi="hi-IN"/>
        </w:rPr>
        <w:t>q namaqstanm</w:t>
      </w:r>
      <w:r w:rsidR="00665208">
        <w:rPr>
          <w:rFonts w:ascii="Arial" w:hAnsi="Arial" w:cs="Arial"/>
          <w:color w:val="000000"/>
          <w:sz w:val="36"/>
          <w:szCs w:val="36"/>
          <w:lang w:bidi="hi-IN"/>
        </w:rPr>
        <w:t>E</w:t>
      </w:r>
      <w:r>
        <w:rPr>
          <w:rFonts w:ascii="Arial" w:hAnsi="Arial" w:cs="Arial"/>
          <w:color w:val="000000"/>
          <w:sz w:val="36"/>
          <w:szCs w:val="36"/>
          <w:lang w:bidi="hi-IN"/>
        </w:rPr>
        <w:t>q mana#H Siqvasa#Mkaqlpama#stu || 30</w:t>
      </w:r>
    </w:p>
    <w:p w14:paraId="0BA02FC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B55899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kad ruqdrAyaq prac</w:t>
      </w:r>
      <w:r w:rsidR="00665208">
        <w:rPr>
          <w:rFonts w:ascii="Arial" w:hAnsi="Arial" w:cs="Arial"/>
          <w:color w:val="000000"/>
          <w:sz w:val="36"/>
          <w:szCs w:val="36"/>
          <w:lang w:bidi="hi-IN"/>
        </w:rPr>
        <w:t>E</w:t>
      </w:r>
      <w:r>
        <w:rPr>
          <w:rFonts w:ascii="Arial" w:hAnsi="Arial" w:cs="Arial"/>
          <w:color w:val="000000"/>
          <w:sz w:val="36"/>
          <w:szCs w:val="36"/>
          <w:lang w:bidi="hi-IN"/>
        </w:rPr>
        <w:t>#tas</w:t>
      </w:r>
      <w:r w:rsidR="00665208">
        <w:rPr>
          <w:rFonts w:ascii="Arial" w:hAnsi="Arial" w:cs="Arial"/>
          <w:color w:val="000000"/>
          <w:sz w:val="36"/>
          <w:szCs w:val="36"/>
          <w:lang w:bidi="hi-IN"/>
        </w:rPr>
        <w:t>E</w:t>
      </w:r>
      <w:r>
        <w:rPr>
          <w:rFonts w:ascii="Arial" w:hAnsi="Arial" w:cs="Arial"/>
          <w:color w:val="000000"/>
          <w:sz w:val="36"/>
          <w:szCs w:val="36"/>
          <w:lang w:bidi="hi-IN"/>
        </w:rPr>
        <w:t xml:space="preserve"> mIqDhuShTa#mAyaq tavya#s</w:t>
      </w:r>
      <w:r w:rsidR="00665208">
        <w:rPr>
          <w:rFonts w:ascii="Arial" w:hAnsi="Arial" w:cs="Arial"/>
          <w:color w:val="000000"/>
          <w:sz w:val="36"/>
          <w:szCs w:val="36"/>
          <w:lang w:bidi="hi-IN"/>
        </w:rPr>
        <w:t>E</w:t>
      </w:r>
      <w:r>
        <w:rPr>
          <w:rFonts w:ascii="Arial" w:hAnsi="Arial" w:cs="Arial"/>
          <w:color w:val="000000"/>
          <w:sz w:val="36"/>
          <w:szCs w:val="36"/>
          <w:lang w:bidi="hi-IN"/>
        </w:rPr>
        <w:t xml:space="preserve"> | v</w:t>
      </w:r>
      <w:r w:rsidR="00665208">
        <w:rPr>
          <w:rFonts w:ascii="Arial" w:hAnsi="Arial" w:cs="Arial"/>
          <w:color w:val="000000"/>
          <w:sz w:val="36"/>
          <w:szCs w:val="36"/>
          <w:lang w:bidi="hi-IN"/>
        </w:rPr>
        <w:t>O</w:t>
      </w:r>
      <w:r>
        <w:rPr>
          <w:rFonts w:ascii="Arial" w:hAnsi="Arial" w:cs="Arial"/>
          <w:color w:val="000000"/>
          <w:sz w:val="36"/>
          <w:szCs w:val="36"/>
          <w:lang w:bidi="hi-IN"/>
        </w:rPr>
        <w:t>qc</w:t>
      </w:r>
      <w:r w:rsidR="00665208">
        <w:rPr>
          <w:rFonts w:ascii="Arial" w:hAnsi="Arial" w:cs="Arial"/>
          <w:color w:val="000000"/>
          <w:sz w:val="36"/>
          <w:szCs w:val="36"/>
          <w:lang w:bidi="hi-IN"/>
        </w:rPr>
        <w:t>E</w:t>
      </w:r>
      <w:r>
        <w:rPr>
          <w:rFonts w:ascii="Arial" w:hAnsi="Arial" w:cs="Arial"/>
          <w:color w:val="000000"/>
          <w:sz w:val="36"/>
          <w:szCs w:val="36"/>
          <w:lang w:bidi="hi-IN"/>
        </w:rPr>
        <w:t>maq Santa#ma(gm) hRuqd</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p>
    <w:p w14:paraId="3B8B097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sarv</w:t>
      </w:r>
      <w:r w:rsidR="00665208">
        <w:rPr>
          <w:rFonts w:ascii="Arial" w:hAnsi="Arial" w:cs="Arial"/>
          <w:color w:val="000000"/>
          <w:sz w:val="36"/>
          <w:szCs w:val="36"/>
          <w:lang w:bidi="hi-IN"/>
        </w:rPr>
        <w:t>O</w:t>
      </w:r>
      <w:r>
        <w:rPr>
          <w:rFonts w:ascii="Arial" w:hAnsi="Arial" w:cs="Arial"/>
          <w:color w:val="000000"/>
          <w:sz w:val="36"/>
          <w:szCs w:val="36"/>
          <w:lang w:bidi="hi-IN"/>
        </w:rPr>
        <w:t>q hy</w:t>
      </w:r>
      <w:r w:rsidR="00665208">
        <w:rPr>
          <w:rFonts w:ascii="Arial" w:hAnsi="Arial" w:cs="Arial"/>
          <w:color w:val="000000"/>
          <w:sz w:val="36"/>
          <w:szCs w:val="36"/>
          <w:lang w:bidi="hi-IN"/>
        </w:rPr>
        <w:t>E</w:t>
      </w:r>
      <w:r>
        <w:rPr>
          <w:rFonts w:ascii="Arial" w:hAnsi="Arial" w:cs="Arial"/>
          <w:color w:val="000000"/>
          <w:sz w:val="36"/>
          <w:szCs w:val="36"/>
          <w:lang w:bidi="hi-IN"/>
        </w:rPr>
        <w:t>#Sha ruqdrastasmai# ruqdrAyaq nam</w:t>
      </w:r>
      <w:r w:rsidR="00665208">
        <w:rPr>
          <w:rFonts w:ascii="Arial" w:hAnsi="Arial" w:cs="Arial"/>
          <w:color w:val="000000"/>
          <w:sz w:val="36"/>
          <w:szCs w:val="36"/>
          <w:lang w:bidi="hi-IN"/>
        </w:rPr>
        <w:t>O</w:t>
      </w:r>
      <w:r>
        <w:rPr>
          <w:rFonts w:ascii="Arial" w:hAnsi="Arial" w:cs="Arial"/>
          <w:color w:val="000000"/>
          <w:sz w:val="36"/>
          <w:szCs w:val="36"/>
          <w:lang w:bidi="hi-IN"/>
        </w:rPr>
        <w:t># astuq tanm</w:t>
      </w:r>
      <w:r w:rsidR="00665208">
        <w:rPr>
          <w:rFonts w:ascii="Arial" w:hAnsi="Arial" w:cs="Arial"/>
          <w:color w:val="000000"/>
          <w:sz w:val="36"/>
          <w:szCs w:val="36"/>
          <w:lang w:bidi="hi-IN"/>
        </w:rPr>
        <w:t>E</w:t>
      </w:r>
      <w:r>
        <w:rPr>
          <w:rFonts w:ascii="Arial" w:hAnsi="Arial" w:cs="Arial"/>
          <w:color w:val="000000"/>
          <w:sz w:val="36"/>
          <w:szCs w:val="36"/>
          <w:lang w:bidi="hi-IN"/>
        </w:rPr>
        <w:t>q mana#H Siqvasa#Mkaqlpama#stu || 31</w:t>
      </w:r>
    </w:p>
    <w:p w14:paraId="5FF7F8B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70E864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brahma#jaj~jAqnaM pra#thaqmaM puqrastAqd visI#maqta-ssuqruc</w:t>
      </w:r>
      <w:r w:rsidR="00665208">
        <w:rPr>
          <w:rFonts w:ascii="Arial" w:hAnsi="Arial" w:cs="Arial"/>
          <w:color w:val="000000"/>
          <w:sz w:val="36"/>
          <w:szCs w:val="36"/>
          <w:lang w:bidi="hi-IN"/>
        </w:rPr>
        <w:t>O</w:t>
      </w:r>
      <w:r>
        <w:rPr>
          <w:rFonts w:ascii="Arial" w:hAnsi="Arial" w:cs="Arial"/>
          <w:color w:val="000000"/>
          <w:sz w:val="36"/>
          <w:szCs w:val="36"/>
          <w:lang w:bidi="hi-IN"/>
        </w:rPr>
        <w:t># v</w:t>
      </w:r>
      <w:r w:rsidR="00665208">
        <w:rPr>
          <w:rFonts w:ascii="Arial" w:hAnsi="Arial" w:cs="Arial"/>
          <w:color w:val="000000"/>
          <w:sz w:val="36"/>
          <w:szCs w:val="36"/>
          <w:lang w:bidi="hi-IN"/>
        </w:rPr>
        <w:t>E</w:t>
      </w:r>
      <w:r>
        <w:rPr>
          <w:rFonts w:ascii="Arial" w:hAnsi="Arial" w:cs="Arial"/>
          <w:color w:val="000000"/>
          <w:sz w:val="36"/>
          <w:szCs w:val="36"/>
          <w:lang w:bidi="hi-IN"/>
        </w:rPr>
        <w:t xml:space="preserve">qna A#vaH | </w:t>
      </w:r>
    </w:p>
    <w:p w14:paraId="134282A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 buqdhniyA# upaqmA a#sya viqShThA-ssaqtaScaq y</w:t>
      </w:r>
      <w:r w:rsidR="00665208">
        <w:rPr>
          <w:rFonts w:ascii="Arial" w:hAnsi="Arial" w:cs="Arial"/>
          <w:color w:val="000000"/>
          <w:sz w:val="36"/>
          <w:szCs w:val="36"/>
          <w:lang w:bidi="hi-IN"/>
        </w:rPr>
        <w:t>O</w:t>
      </w:r>
      <w:r>
        <w:rPr>
          <w:rFonts w:ascii="Arial" w:hAnsi="Arial" w:cs="Arial"/>
          <w:color w:val="000000"/>
          <w:sz w:val="36"/>
          <w:szCs w:val="36"/>
          <w:lang w:bidi="hi-IN"/>
        </w:rPr>
        <w:t>niq-masa#taScaq vivaqstanm</w:t>
      </w:r>
      <w:r w:rsidR="00665208">
        <w:rPr>
          <w:rFonts w:ascii="Arial" w:hAnsi="Arial" w:cs="Arial"/>
          <w:color w:val="000000"/>
          <w:sz w:val="36"/>
          <w:szCs w:val="36"/>
          <w:lang w:bidi="hi-IN"/>
        </w:rPr>
        <w:t>E</w:t>
      </w:r>
      <w:r>
        <w:rPr>
          <w:rFonts w:ascii="Arial" w:hAnsi="Arial" w:cs="Arial"/>
          <w:color w:val="000000"/>
          <w:sz w:val="36"/>
          <w:szCs w:val="36"/>
          <w:lang w:bidi="hi-IN"/>
        </w:rPr>
        <w:t>q mana#H Siqvasa#Mkaqlpama#stu || 32</w:t>
      </w:r>
    </w:p>
    <w:p w14:paraId="799A015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433A42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yaH prA#Naqt</w:t>
      </w:r>
      <w:r w:rsidR="00665208">
        <w:rPr>
          <w:rFonts w:ascii="Arial" w:hAnsi="Arial" w:cs="Arial"/>
          <w:color w:val="000000"/>
          <w:sz w:val="36"/>
          <w:szCs w:val="36"/>
          <w:lang w:bidi="hi-IN"/>
        </w:rPr>
        <w:t>O</w:t>
      </w:r>
      <w:r>
        <w:rPr>
          <w:rFonts w:ascii="Arial" w:hAnsi="Arial" w:cs="Arial"/>
          <w:color w:val="000000"/>
          <w:sz w:val="36"/>
          <w:szCs w:val="36"/>
          <w:lang w:bidi="hi-IN"/>
        </w:rPr>
        <w:t xml:space="preserve"> ni#miShaqt</w:t>
      </w:r>
      <w:r w:rsidR="00665208">
        <w:rPr>
          <w:rFonts w:ascii="Arial" w:hAnsi="Arial" w:cs="Arial"/>
          <w:color w:val="000000"/>
          <w:sz w:val="36"/>
          <w:szCs w:val="36"/>
          <w:lang w:bidi="hi-IN"/>
        </w:rPr>
        <w:t>O</w:t>
      </w:r>
      <w:r>
        <w:rPr>
          <w:rFonts w:ascii="Arial" w:hAnsi="Arial" w:cs="Arial"/>
          <w:color w:val="000000"/>
          <w:sz w:val="36"/>
          <w:szCs w:val="36"/>
          <w:lang w:bidi="hi-IN"/>
        </w:rPr>
        <w:t xml:space="preserve"> ma#hiqtvaikaq idrAjAq jaga#t</w:t>
      </w:r>
      <w:r w:rsidR="00665208">
        <w:rPr>
          <w:rFonts w:ascii="Arial" w:hAnsi="Arial" w:cs="Arial"/>
          <w:color w:val="000000"/>
          <w:sz w:val="36"/>
          <w:szCs w:val="36"/>
          <w:lang w:bidi="hi-IN"/>
        </w:rPr>
        <w:t>O</w:t>
      </w:r>
      <w:r>
        <w:rPr>
          <w:rFonts w:ascii="Arial" w:hAnsi="Arial" w:cs="Arial"/>
          <w:color w:val="000000"/>
          <w:sz w:val="36"/>
          <w:szCs w:val="36"/>
          <w:lang w:bidi="hi-IN"/>
        </w:rPr>
        <w:t xml:space="preserve"> baqBUva# | ya IS</w:t>
      </w:r>
      <w:r w:rsidR="00665208">
        <w:rPr>
          <w:rFonts w:ascii="Arial" w:hAnsi="Arial" w:cs="Arial"/>
          <w:color w:val="000000"/>
          <w:sz w:val="36"/>
          <w:szCs w:val="36"/>
          <w:lang w:bidi="hi-IN"/>
        </w:rPr>
        <w:t>E</w:t>
      </w:r>
      <w:r>
        <w:rPr>
          <w:rFonts w:ascii="Arial" w:hAnsi="Arial" w:cs="Arial"/>
          <w:color w:val="000000"/>
          <w:sz w:val="36"/>
          <w:szCs w:val="36"/>
          <w:lang w:bidi="hi-IN"/>
        </w:rPr>
        <w:t># aqsya dviqpadaq-</w:t>
      </w:r>
      <w:r>
        <w:rPr>
          <w:rFonts w:ascii="Arial" w:hAnsi="Arial" w:cs="Arial"/>
          <w:color w:val="000000"/>
          <w:sz w:val="36"/>
          <w:szCs w:val="36"/>
          <w:lang w:bidi="hi-IN"/>
        </w:rPr>
        <w:lastRenderedPageBreak/>
        <w:t>Scatu#ShpadaqH kasmai# d</w:t>
      </w:r>
      <w:r w:rsidR="00665208">
        <w:rPr>
          <w:rFonts w:ascii="Arial" w:hAnsi="Arial" w:cs="Arial"/>
          <w:color w:val="000000"/>
          <w:sz w:val="36"/>
          <w:szCs w:val="36"/>
          <w:lang w:bidi="hi-IN"/>
        </w:rPr>
        <w:t>E</w:t>
      </w:r>
      <w:r>
        <w:rPr>
          <w:rFonts w:ascii="Arial" w:hAnsi="Arial" w:cs="Arial"/>
          <w:color w:val="000000"/>
          <w:sz w:val="36"/>
          <w:szCs w:val="36"/>
          <w:lang w:bidi="hi-IN"/>
        </w:rPr>
        <w:t>qvAya# haqviShA# vidh</w:t>
      </w:r>
      <w:r w:rsidR="00665208">
        <w:rPr>
          <w:rFonts w:ascii="Arial" w:hAnsi="Arial" w:cs="Arial"/>
          <w:color w:val="000000"/>
          <w:sz w:val="36"/>
          <w:szCs w:val="36"/>
          <w:lang w:bidi="hi-IN"/>
        </w:rPr>
        <w:t>E</w:t>
      </w:r>
      <w:r>
        <w:rPr>
          <w:rFonts w:ascii="Arial" w:hAnsi="Arial" w:cs="Arial"/>
          <w:color w:val="000000"/>
          <w:sz w:val="36"/>
          <w:szCs w:val="36"/>
          <w:lang w:bidi="hi-IN"/>
        </w:rPr>
        <w:t>maq tanm</w:t>
      </w:r>
      <w:r w:rsidR="00665208">
        <w:rPr>
          <w:rFonts w:ascii="Arial" w:hAnsi="Arial" w:cs="Arial"/>
          <w:color w:val="000000"/>
          <w:sz w:val="36"/>
          <w:szCs w:val="36"/>
          <w:lang w:bidi="hi-IN"/>
        </w:rPr>
        <w:t>E</w:t>
      </w:r>
      <w:r>
        <w:rPr>
          <w:rFonts w:ascii="Arial" w:hAnsi="Arial" w:cs="Arial"/>
          <w:color w:val="000000"/>
          <w:sz w:val="36"/>
          <w:szCs w:val="36"/>
          <w:lang w:bidi="hi-IN"/>
        </w:rPr>
        <w:t>q mana#H Siqvasa#Mkaqlpama#stu || 33</w:t>
      </w:r>
    </w:p>
    <w:p w14:paraId="6C2C615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D9E971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ya A$tmaqdA ba#laqdA yasyaq viSva# uqpAsa#t</w:t>
      </w:r>
      <w:r w:rsidR="00665208">
        <w:rPr>
          <w:rFonts w:ascii="Arial" w:hAnsi="Arial" w:cs="Arial"/>
          <w:color w:val="000000"/>
          <w:sz w:val="36"/>
          <w:szCs w:val="36"/>
          <w:lang w:bidi="hi-IN"/>
        </w:rPr>
        <w:t>E</w:t>
      </w:r>
      <w:r>
        <w:rPr>
          <w:rFonts w:ascii="Arial" w:hAnsi="Arial" w:cs="Arial"/>
          <w:color w:val="000000"/>
          <w:sz w:val="36"/>
          <w:szCs w:val="36"/>
          <w:lang w:bidi="hi-IN"/>
        </w:rPr>
        <w:t xml:space="preserve"> praqSiShaqM ~Myasya# d</w:t>
      </w:r>
      <w:r w:rsidR="00665208">
        <w:rPr>
          <w:rFonts w:ascii="Arial" w:hAnsi="Arial" w:cs="Arial"/>
          <w:color w:val="000000"/>
          <w:sz w:val="36"/>
          <w:szCs w:val="36"/>
          <w:lang w:bidi="hi-IN"/>
        </w:rPr>
        <w:t>E</w:t>
      </w:r>
      <w:r>
        <w:rPr>
          <w:rFonts w:ascii="Arial" w:hAnsi="Arial" w:cs="Arial"/>
          <w:color w:val="000000"/>
          <w:sz w:val="36"/>
          <w:szCs w:val="36"/>
          <w:lang w:bidi="hi-IN"/>
        </w:rPr>
        <w:t xml:space="preserve">qvAH | </w:t>
      </w:r>
    </w:p>
    <w:p w14:paraId="4817944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yasya# CAqyA&amp;mRutaqM ~Myasya# mRuqtyuH kasmai# d</w:t>
      </w:r>
      <w:r w:rsidR="00665208">
        <w:rPr>
          <w:rFonts w:ascii="Arial" w:hAnsi="Arial" w:cs="Arial"/>
          <w:color w:val="000000"/>
          <w:sz w:val="36"/>
          <w:szCs w:val="36"/>
          <w:lang w:bidi="hi-IN"/>
        </w:rPr>
        <w:t>E</w:t>
      </w:r>
      <w:r>
        <w:rPr>
          <w:rFonts w:ascii="Arial" w:hAnsi="Arial" w:cs="Arial"/>
          <w:color w:val="000000"/>
          <w:sz w:val="36"/>
          <w:szCs w:val="36"/>
          <w:lang w:bidi="hi-IN"/>
        </w:rPr>
        <w:t>qvAya# haqviShA# vidh</w:t>
      </w:r>
      <w:r w:rsidR="00665208">
        <w:rPr>
          <w:rFonts w:ascii="Arial" w:hAnsi="Arial" w:cs="Arial"/>
          <w:color w:val="000000"/>
          <w:sz w:val="36"/>
          <w:szCs w:val="36"/>
          <w:lang w:bidi="hi-IN"/>
        </w:rPr>
        <w:t>E</w:t>
      </w:r>
      <w:r>
        <w:rPr>
          <w:rFonts w:ascii="Arial" w:hAnsi="Arial" w:cs="Arial"/>
          <w:color w:val="000000"/>
          <w:sz w:val="36"/>
          <w:szCs w:val="36"/>
          <w:lang w:bidi="hi-IN"/>
        </w:rPr>
        <w:t>maq tanm</w:t>
      </w:r>
      <w:r w:rsidR="00665208">
        <w:rPr>
          <w:rFonts w:ascii="Arial" w:hAnsi="Arial" w:cs="Arial"/>
          <w:color w:val="000000"/>
          <w:sz w:val="36"/>
          <w:szCs w:val="36"/>
          <w:lang w:bidi="hi-IN"/>
        </w:rPr>
        <w:t>E</w:t>
      </w:r>
      <w:r>
        <w:rPr>
          <w:rFonts w:ascii="Arial" w:hAnsi="Arial" w:cs="Arial"/>
          <w:color w:val="000000"/>
          <w:sz w:val="36"/>
          <w:szCs w:val="36"/>
          <w:lang w:bidi="hi-IN"/>
        </w:rPr>
        <w:t>q mana#H Siqvasa#Mkaqlpama#stu || 34</w:t>
      </w:r>
    </w:p>
    <w:p w14:paraId="4BA0BE9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0BD5DC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w:t>
      </w:r>
      <w:r w:rsidR="00665208">
        <w:rPr>
          <w:rFonts w:ascii="Arial" w:hAnsi="Arial" w:cs="Arial"/>
          <w:color w:val="000000"/>
          <w:sz w:val="36"/>
          <w:szCs w:val="36"/>
          <w:lang w:bidi="hi-IN"/>
        </w:rPr>
        <w:t>O</w:t>
      </w:r>
      <w:r>
        <w:rPr>
          <w:rFonts w:ascii="Arial" w:hAnsi="Arial" w:cs="Arial"/>
          <w:color w:val="000000"/>
          <w:sz w:val="36"/>
          <w:szCs w:val="36"/>
          <w:lang w:bidi="hi-IN"/>
        </w:rPr>
        <w:t xml:space="preserve"> ruqdr</w:t>
      </w:r>
      <w:r w:rsidR="00665208">
        <w:rPr>
          <w:rFonts w:ascii="Arial" w:hAnsi="Arial" w:cs="Arial"/>
          <w:color w:val="000000"/>
          <w:sz w:val="36"/>
          <w:szCs w:val="36"/>
          <w:lang w:bidi="hi-IN"/>
        </w:rPr>
        <w:t>O</w:t>
      </w:r>
      <w:r>
        <w:rPr>
          <w:rFonts w:ascii="Arial" w:hAnsi="Arial" w:cs="Arial"/>
          <w:color w:val="000000"/>
          <w:sz w:val="36"/>
          <w:szCs w:val="36"/>
          <w:lang w:bidi="hi-IN"/>
        </w:rPr>
        <w:t xml:space="preserve"> aqgnau y</w:t>
      </w:r>
      <w:r w:rsidR="00665208">
        <w:rPr>
          <w:rFonts w:ascii="Arial" w:hAnsi="Arial" w:cs="Arial"/>
          <w:color w:val="000000"/>
          <w:sz w:val="36"/>
          <w:szCs w:val="36"/>
          <w:lang w:bidi="hi-IN"/>
        </w:rPr>
        <w:t>O</w:t>
      </w:r>
      <w:r>
        <w:rPr>
          <w:rFonts w:ascii="Arial" w:hAnsi="Arial" w:cs="Arial"/>
          <w:color w:val="000000"/>
          <w:sz w:val="36"/>
          <w:szCs w:val="36"/>
          <w:lang w:bidi="hi-IN"/>
        </w:rPr>
        <w:t xml:space="preserve"> aqPsu ya </w:t>
      </w:r>
      <w:r w:rsidR="00665208">
        <w:rPr>
          <w:rFonts w:ascii="Arial" w:hAnsi="Arial" w:cs="Arial"/>
          <w:color w:val="000000"/>
          <w:sz w:val="36"/>
          <w:szCs w:val="36"/>
          <w:lang w:bidi="hi-IN"/>
        </w:rPr>
        <w:t>O</w:t>
      </w:r>
      <w:r>
        <w:rPr>
          <w:rFonts w:ascii="Arial" w:hAnsi="Arial" w:cs="Arial"/>
          <w:color w:val="000000"/>
          <w:sz w:val="36"/>
          <w:szCs w:val="36"/>
          <w:lang w:bidi="hi-IN"/>
        </w:rPr>
        <w:t>Sha#dhIShuq y</w:t>
      </w:r>
      <w:r w:rsidR="00665208">
        <w:rPr>
          <w:rFonts w:ascii="Arial" w:hAnsi="Arial" w:cs="Arial"/>
          <w:color w:val="000000"/>
          <w:sz w:val="36"/>
          <w:szCs w:val="36"/>
          <w:lang w:bidi="hi-IN"/>
        </w:rPr>
        <w:t>O</w:t>
      </w:r>
      <w:r>
        <w:rPr>
          <w:rFonts w:ascii="Arial" w:hAnsi="Arial" w:cs="Arial"/>
          <w:color w:val="000000"/>
          <w:sz w:val="36"/>
          <w:szCs w:val="36"/>
          <w:lang w:bidi="hi-IN"/>
        </w:rPr>
        <w:t xml:space="preserve"> ruqdr</w:t>
      </w:r>
      <w:r w:rsidR="00665208">
        <w:rPr>
          <w:rFonts w:ascii="Arial" w:hAnsi="Arial" w:cs="Arial"/>
          <w:color w:val="000000"/>
          <w:sz w:val="36"/>
          <w:szCs w:val="36"/>
          <w:lang w:bidi="hi-IN"/>
        </w:rPr>
        <w:t>O</w:t>
      </w:r>
      <w:r>
        <w:rPr>
          <w:rFonts w:ascii="Arial" w:hAnsi="Arial" w:cs="Arial"/>
          <w:color w:val="000000"/>
          <w:sz w:val="36"/>
          <w:szCs w:val="36"/>
          <w:lang w:bidi="hi-IN"/>
        </w:rPr>
        <w:t xml:space="preserve"> viSvAq Buva#nA&amp;&amp;viqv</w:t>
      </w:r>
      <w:r w:rsidR="00665208">
        <w:rPr>
          <w:rFonts w:ascii="Arial" w:hAnsi="Arial" w:cs="Arial"/>
          <w:color w:val="000000"/>
          <w:sz w:val="36"/>
          <w:szCs w:val="36"/>
          <w:lang w:bidi="hi-IN"/>
        </w:rPr>
        <w:t>E</w:t>
      </w:r>
      <w:r>
        <w:rPr>
          <w:rFonts w:ascii="Arial" w:hAnsi="Arial" w:cs="Arial"/>
          <w:color w:val="000000"/>
          <w:sz w:val="36"/>
          <w:szCs w:val="36"/>
          <w:lang w:bidi="hi-IN"/>
        </w:rPr>
        <w:t>Saq tasmai# ruqdrAyaq nam</w:t>
      </w:r>
      <w:r w:rsidR="00665208">
        <w:rPr>
          <w:rFonts w:ascii="Arial" w:hAnsi="Arial" w:cs="Arial"/>
          <w:color w:val="000000"/>
          <w:sz w:val="36"/>
          <w:szCs w:val="36"/>
          <w:lang w:bidi="hi-IN"/>
        </w:rPr>
        <w:t>O</w:t>
      </w:r>
      <w:r>
        <w:rPr>
          <w:rFonts w:ascii="Arial" w:hAnsi="Arial" w:cs="Arial"/>
          <w:color w:val="000000"/>
          <w:sz w:val="36"/>
          <w:szCs w:val="36"/>
          <w:lang w:bidi="hi-IN"/>
        </w:rPr>
        <w:t># astuq tanm</w:t>
      </w:r>
      <w:r w:rsidR="00665208">
        <w:rPr>
          <w:rFonts w:ascii="Arial" w:hAnsi="Arial" w:cs="Arial"/>
          <w:color w:val="000000"/>
          <w:sz w:val="36"/>
          <w:szCs w:val="36"/>
          <w:lang w:bidi="hi-IN"/>
        </w:rPr>
        <w:t>E</w:t>
      </w:r>
      <w:r>
        <w:rPr>
          <w:rFonts w:ascii="Arial" w:hAnsi="Arial" w:cs="Arial"/>
          <w:color w:val="000000"/>
          <w:sz w:val="36"/>
          <w:szCs w:val="36"/>
          <w:lang w:bidi="hi-IN"/>
        </w:rPr>
        <w:t>q mana#H Siqvasa#Mkaqlpama#stu || 35</w:t>
      </w:r>
    </w:p>
    <w:p w14:paraId="2BC4A0B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155A60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gaqndhaqdvAqrAM du#rAdhaqrShAqM niqtyapu#ShTAM karIqShiNI$M | IqSvarI(gm)# sarva# BUtAqnAqM tAmiqh</w:t>
      </w:r>
      <w:r w:rsidR="00665208">
        <w:rPr>
          <w:rFonts w:ascii="Arial" w:hAnsi="Arial" w:cs="Arial"/>
          <w:color w:val="000000"/>
          <w:sz w:val="36"/>
          <w:szCs w:val="36"/>
          <w:lang w:bidi="hi-IN"/>
        </w:rPr>
        <w:t>O</w:t>
      </w:r>
      <w:r>
        <w:rPr>
          <w:rFonts w:ascii="Arial" w:hAnsi="Arial" w:cs="Arial"/>
          <w:color w:val="000000"/>
          <w:sz w:val="36"/>
          <w:szCs w:val="36"/>
          <w:lang w:bidi="hi-IN"/>
        </w:rPr>
        <w:t>pa#hvay</w:t>
      </w:r>
      <w:r w:rsidR="00665208">
        <w:rPr>
          <w:rFonts w:ascii="Arial" w:hAnsi="Arial" w:cs="Arial"/>
          <w:color w:val="000000"/>
          <w:sz w:val="36"/>
          <w:szCs w:val="36"/>
          <w:lang w:bidi="hi-IN"/>
        </w:rPr>
        <w:t>E</w:t>
      </w:r>
      <w:r>
        <w:rPr>
          <w:rFonts w:ascii="Arial" w:hAnsi="Arial" w:cs="Arial"/>
          <w:color w:val="000000"/>
          <w:sz w:val="36"/>
          <w:szCs w:val="36"/>
          <w:lang w:bidi="hi-IN"/>
        </w:rPr>
        <w:t>q SriyaqM tanm</w:t>
      </w:r>
      <w:r w:rsidR="00665208">
        <w:rPr>
          <w:rFonts w:ascii="Arial" w:hAnsi="Arial" w:cs="Arial"/>
          <w:color w:val="000000"/>
          <w:sz w:val="36"/>
          <w:szCs w:val="36"/>
          <w:lang w:bidi="hi-IN"/>
        </w:rPr>
        <w:t>E</w:t>
      </w:r>
      <w:r>
        <w:rPr>
          <w:rFonts w:ascii="Arial" w:hAnsi="Arial" w:cs="Arial"/>
          <w:color w:val="000000"/>
          <w:sz w:val="36"/>
          <w:szCs w:val="36"/>
          <w:lang w:bidi="hi-IN"/>
        </w:rPr>
        <w:t>q mana#H Siqvasa#Mkaqlpama#stu || 36</w:t>
      </w:r>
    </w:p>
    <w:p w14:paraId="3DD0355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ya ida(gm)# Siva#saMkaqlpaq(gm)q saqdA dhyA#yantiq brAhma#NAH | t</w:t>
      </w:r>
      <w:r w:rsidR="00665208">
        <w:rPr>
          <w:rFonts w:ascii="Arial" w:hAnsi="Arial" w:cs="Arial"/>
          <w:color w:val="000000"/>
          <w:sz w:val="36"/>
          <w:szCs w:val="36"/>
          <w:lang w:bidi="hi-IN"/>
        </w:rPr>
        <w:t>E</w:t>
      </w:r>
      <w:r>
        <w:rPr>
          <w:rFonts w:ascii="Arial" w:hAnsi="Arial" w:cs="Arial"/>
          <w:color w:val="000000"/>
          <w:sz w:val="36"/>
          <w:szCs w:val="36"/>
          <w:lang w:bidi="hi-IN"/>
        </w:rPr>
        <w:t xml:space="preserve"> pa#raM m</w:t>
      </w:r>
      <w:r w:rsidR="00665208">
        <w:rPr>
          <w:rFonts w:ascii="Arial" w:hAnsi="Arial" w:cs="Arial"/>
          <w:color w:val="000000"/>
          <w:sz w:val="36"/>
          <w:szCs w:val="36"/>
          <w:lang w:bidi="hi-IN"/>
        </w:rPr>
        <w:t>O</w:t>
      </w:r>
      <w:r>
        <w:rPr>
          <w:rFonts w:ascii="Arial" w:hAnsi="Arial" w:cs="Arial"/>
          <w:color w:val="000000"/>
          <w:sz w:val="36"/>
          <w:szCs w:val="36"/>
          <w:lang w:bidi="hi-IN"/>
        </w:rPr>
        <w:t>kSha#M gamiShyaqntiq tanm</w:t>
      </w:r>
      <w:r w:rsidR="00665208">
        <w:rPr>
          <w:rFonts w:ascii="Arial" w:hAnsi="Arial" w:cs="Arial"/>
          <w:color w:val="000000"/>
          <w:sz w:val="36"/>
          <w:szCs w:val="36"/>
          <w:lang w:bidi="hi-IN"/>
        </w:rPr>
        <w:t>E</w:t>
      </w:r>
      <w:r>
        <w:rPr>
          <w:rFonts w:ascii="Arial" w:hAnsi="Arial" w:cs="Arial"/>
          <w:color w:val="000000"/>
          <w:sz w:val="36"/>
          <w:szCs w:val="36"/>
          <w:lang w:bidi="hi-IN"/>
        </w:rPr>
        <w:t>q mana#H Siqvasa#Mkaqlpama#stu || 37</w:t>
      </w:r>
    </w:p>
    <w:p w14:paraId="779A09D0" w14:textId="77777777" w:rsidR="00D91D60" w:rsidRDefault="00D91D60" w:rsidP="00A1582D">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(hRudayAya nama#H)</w:t>
      </w:r>
    </w:p>
    <w:p w14:paraId="6B7762E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E1A18F3" w14:textId="10505152" w:rsidR="00D91D60" w:rsidRPr="00442273" w:rsidRDefault="00F47D75" w:rsidP="00D91D60">
      <w:pPr>
        <w:autoSpaceDE w:val="0"/>
        <w:autoSpaceDN w:val="0"/>
        <w:adjustRightInd w:val="0"/>
        <w:spacing w:after="0" w:line="240" w:lineRule="auto"/>
        <w:rPr>
          <w:rFonts w:ascii="Arial" w:hAnsi="Arial" w:cs="Arial"/>
          <w:b/>
          <w:bCs/>
          <w:color w:val="000000"/>
          <w:sz w:val="36"/>
          <w:szCs w:val="36"/>
          <w:lang w:bidi="hi-IN"/>
        </w:rPr>
      </w:pPr>
      <w:r w:rsidRPr="00442273">
        <w:rPr>
          <w:rFonts w:ascii="Arial" w:hAnsi="Arial" w:cs="Arial"/>
          <w:b/>
          <w:bCs/>
          <w:color w:val="000000"/>
          <w:sz w:val="36"/>
          <w:szCs w:val="36"/>
          <w:lang w:bidi="hi-IN"/>
        </w:rPr>
        <w:t>9</w:t>
      </w:r>
      <w:r w:rsidR="00D91D60" w:rsidRPr="00442273">
        <w:rPr>
          <w:rFonts w:ascii="Arial" w:hAnsi="Arial" w:cs="Arial"/>
          <w:b/>
          <w:bCs/>
          <w:color w:val="000000"/>
          <w:sz w:val="36"/>
          <w:szCs w:val="36"/>
          <w:lang w:bidi="hi-IN"/>
        </w:rPr>
        <w:t>.2</w:t>
      </w:r>
      <w:r w:rsidR="00D91D60" w:rsidRPr="00442273">
        <w:rPr>
          <w:rFonts w:ascii="Arial" w:hAnsi="Arial" w:cs="Arial"/>
          <w:b/>
          <w:bCs/>
          <w:color w:val="000000"/>
          <w:sz w:val="36"/>
          <w:szCs w:val="36"/>
          <w:lang w:bidi="hi-IN"/>
        </w:rPr>
        <w:tab/>
        <w:t xml:space="preserve">puruSha sUktaM </w:t>
      </w:r>
    </w:p>
    <w:p w14:paraId="2A3C04CF" w14:textId="359C5E9A"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(T.A.3.12.1 t</w:t>
      </w:r>
      <w:r w:rsidR="00442273">
        <w:rPr>
          <w:rFonts w:ascii="Arial" w:hAnsi="Arial" w:cs="Arial"/>
          <w:color w:val="000000"/>
          <w:sz w:val="36"/>
          <w:szCs w:val="36"/>
          <w:lang w:bidi="hi-IN"/>
        </w:rPr>
        <w:t>0</w:t>
      </w:r>
      <w:r>
        <w:rPr>
          <w:rFonts w:ascii="Arial" w:hAnsi="Arial" w:cs="Arial"/>
          <w:color w:val="000000"/>
          <w:sz w:val="36"/>
          <w:szCs w:val="36"/>
          <w:lang w:bidi="hi-IN"/>
        </w:rPr>
        <w:t xml:space="preserve"> T.A.3.12.7)</w:t>
      </w:r>
    </w:p>
    <w:p w14:paraId="5B914D9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saqhasra#SIrShAq puru#ShaH | saqhaqsrAqkShaH saqhasra#pAt | sa BUmi#M ~MviqSvat</w:t>
      </w:r>
      <w:r w:rsidR="00665208">
        <w:rPr>
          <w:rFonts w:ascii="Arial" w:hAnsi="Arial" w:cs="Arial"/>
          <w:color w:val="000000"/>
          <w:sz w:val="36"/>
          <w:szCs w:val="36"/>
          <w:lang w:bidi="hi-IN"/>
        </w:rPr>
        <w:t>O</w:t>
      </w:r>
      <w:r>
        <w:rPr>
          <w:rFonts w:ascii="Arial" w:hAnsi="Arial" w:cs="Arial"/>
          <w:color w:val="000000"/>
          <w:sz w:val="36"/>
          <w:szCs w:val="36"/>
          <w:lang w:bidi="hi-IN"/>
        </w:rPr>
        <w:t xml:space="preserve"># vRuqtvA | atya#tiShThad daSA~gguqlaM | puru#Sha </w:t>
      </w:r>
      <w:r w:rsidR="00665208">
        <w:rPr>
          <w:rFonts w:ascii="Arial" w:hAnsi="Arial" w:cs="Arial"/>
          <w:color w:val="000000"/>
          <w:sz w:val="36"/>
          <w:szCs w:val="36"/>
          <w:lang w:bidi="hi-IN"/>
        </w:rPr>
        <w:t>E</w:t>
      </w:r>
      <w:r>
        <w:rPr>
          <w:rFonts w:ascii="Arial" w:hAnsi="Arial" w:cs="Arial"/>
          <w:color w:val="000000"/>
          <w:sz w:val="36"/>
          <w:szCs w:val="36"/>
          <w:lang w:bidi="hi-IN"/>
        </w:rPr>
        <w:t>qv</w:t>
      </w:r>
      <w:r w:rsidR="00665208">
        <w:rPr>
          <w:rFonts w:ascii="Arial" w:hAnsi="Arial" w:cs="Arial"/>
          <w:color w:val="000000"/>
          <w:sz w:val="36"/>
          <w:szCs w:val="36"/>
          <w:lang w:bidi="hi-IN"/>
        </w:rPr>
        <w:t>E</w:t>
      </w:r>
      <w:r>
        <w:rPr>
          <w:rFonts w:ascii="Arial" w:hAnsi="Arial" w:cs="Arial"/>
          <w:color w:val="000000"/>
          <w:sz w:val="36"/>
          <w:szCs w:val="36"/>
          <w:lang w:bidi="hi-IN"/>
        </w:rPr>
        <w:t xml:space="preserve">da(gm) sarva$M | yad BUqtaM ~Myaccaq Bavya$M | </w:t>
      </w:r>
    </w:p>
    <w:p w14:paraId="7059A1B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uqtAmRu#taqtvasy</w:t>
      </w:r>
      <w:r w:rsidR="00665208">
        <w:rPr>
          <w:rFonts w:ascii="Arial" w:hAnsi="Arial" w:cs="Arial"/>
          <w:color w:val="000000"/>
          <w:sz w:val="36"/>
          <w:szCs w:val="36"/>
          <w:lang w:bidi="hi-IN"/>
        </w:rPr>
        <w:t>E</w:t>
      </w:r>
      <w:r>
        <w:rPr>
          <w:rFonts w:ascii="Arial" w:hAnsi="Arial" w:cs="Arial"/>
          <w:color w:val="000000"/>
          <w:sz w:val="36"/>
          <w:szCs w:val="36"/>
          <w:lang w:bidi="hi-IN"/>
        </w:rPr>
        <w:t>SA#naH | yadann</w:t>
      </w:r>
      <w:r w:rsidR="00665208">
        <w:rPr>
          <w:rFonts w:ascii="Arial" w:hAnsi="Arial" w:cs="Arial"/>
          <w:color w:val="000000"/>
          <w:sz w:val="36"/>
          <w:szCs w:val="36"/>
          <w:lang w:bidi="hi-IN"/>
        </w:rPr>
        <w:t>E</w:t>
      </w:r>
      <w:r>
        <w:rPr>
          <w:rFonts w:ascii="Arial" w:hAnsi="Arial" w:cs="Arial"/>
          <w:color w:val="000000"/>
          <w:sz w:val="36"/>
          <w:szCs w:val="36"/>
          <w:lang w:bidi="hi-IN"/>
        </w:rPr>
        <w:t>#nA-tiqr</w:t>
      </w:r>
      <w:r w:rsidR="00665208">
        <w:rPr>
          <w:rFonts w:ascii="Arial" w:hAnsi="Arial" w:cs="Arial"/>
          <w:color w:val="000000"/>
          <w:sz w:val="36"/>
          <w:szCs w:val="36"/>
          <w:lang w:bidi="hi-IN"/>
        </w:rPr>
        <w:t>O</w:t>
      </w:r>
      <w:r>
        <w:rPr>
          <w:rFonts w:ascii="Arial" w:hAnsi="Arial" w:cs="Arial"/>
          <w:color w:val="000000"/>
          <w:sz w:val="36"/>
          <w:szCs w:val="36"/>
          <w:lang w:bidi="hi-IN"/>
        </w:rPr>
        <w:t xml:space="preserve">ha#ti | </w:t>
      </w:r>
    </w:p>
    <w:p w14:paraId="399EEFB5"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E</w:t>
      </w:r>
      <w:r w:rsidR="00D91D60">
        <w:rPr>
          <w:rFonts w:ascii="Arial" w:hAnsi="Arial" w:cs="Arial"/>
          <w:color w:val="000000"/>
          <w:sz w:val="36"/>
          <w:szCs w:val="36"/>
          <w:lang w:bidi="hi-IN"/>
        </w:rPr>
        <w:t>qtAvA#nasya mahiqmA | at</w:t>
      </w:r>
      <w:r>
        <w:rPr>
          <w:rFonts w:ascii="Arial" w:hAnsi="Arial" w:cs="Arial"/>
          <w:color w:val="000000"/>
          <w:sz w:val="36"/>
          <w:szCs w:val="36"/>
          <w:lang w:bidi="hi-IN"/>
        </w:rPr>
        <w:t>O</w:t>
      </w:r>
      <w:r w:rsidR="00D91D60">
        <w:rPr>
          <w:rFonts w:ascii="Arial" w:hAnsi="Arial" w:cs="Arial"/>
          <w:color w:val="000000"/>
          <w:sz w:val="36"/>
          <w:szCs w:val="36"/>
          <w:lang w:bidi="hi-IN"/>
        </w:rPr>
        <w:t>q jyAyA(gg)#Scaq pUru#ShaH || 1</w:t>
      </w:r>
    </w:p>
    <w:p w14:paraId="215ECBF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CC4B5E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pAd</w:t>
      </w:r>
      <w:r w:rsidR="00665208">
        <w:rPr>
          <w:rFonts w:ascii="Arial" w:hAnsi="Arial" w:cs="Arial"/>
          <w:color w:val="000000"/>
          <w:sz w:val="36"/>
          <w:szCs w:val="36"/>
          <w:lang w:bidi="hi-IN"/>
        </w:rPr>
        <w:t>O</w:t>
      </w:r>
      <w:r>
        <w:rPr>
          <w:rFonts w:ascii="Arial" w:hAnsi="Arial" w:cs="Arial"/>
          <w:color w:val="000000"/>
          <w:sz w:val="36"/>
          <w:szCs w:val="36"/>
          <w:lang w:bidi="hi-IN"/>
        </w:rPr>
        <w:t>$&amp;syaq viSvA# BUqtAni# | triqpAda#syAq-mRuta#M diqvi | triqpAdUqd^^rdhva udaiqt puru#ShaH | pAd</w:t>
      </w:r>
      <w:r w:rsidR="00665208">
        <w:rPr>
          <w:rFonts w:ascii="Arial" w:hAnsi="Arial" w:cs="Arial"/>
          <w:color w:val="000000"/>
          <w:sz w:val="36"/>
          <w:szCs w:val="36"/>
          <w:lang w:bidi="hi-IN"/>
        </w:rPr>
        <w:t>O</w:t>
      </w:r>
      <w:r>
        <w:rPr>
          <w:rFonts w:ascii="Arial" w:hAnsi="Arial" w:cs="Arial"/>
          <w:color w:val="000000"/>
          <w:sz w:val="36"/>
          <w:szCs w:val="36"/>
          <w:lang w:bidi="hi-IN"/>
        </w:rPr>
        <w:t>$ &amp;sy</w:t>
      </w:r>
      <w:r w:rsidR="00665208">
        <w:rPr>
          <w:rFonts w:ascii="Arial" w:hAnsi="Arial" w:cs="Arial"/>
          <w:color w:val="000000"/>
          <w:sz w:val="36"/>
          <w:szCs w:val="36"/>
          <w:lang w:bidi="hi-IN"/>
        </w:rPr>
        <w:t>E</w:t>
      </w:r>
      <w:r>
        <w:rPr>
          <w:rFonts w:ascii="Arial" w:hAnsi="Arial" w:cs="Arial"/>
          <w:color w:val="000000"/>
          <w:sz w:val="36"/>
          <w:szCs w:val="36"/>
          <w:lang w:bidi="hi-IN"/>
        </w:rPr>
        <w:t xml:space="preserve">qhA&amp;&amp;Ba#vAqt puna#H | </w:t>
      </w:r>
    </w:p>
    <w:p w14:paraId="3184191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tat</w:t>
      </w:r>
      <w:r w:rsidR="00665208">
        <w:rPr>
          <w:rFonts w:ascii="Arial" w:hAnsi="Arial" w:cs="Arial"/>
          <w:color w:val="000000"/>
          <w:sz w:val="36"/>
          <w:szCs w:val="36"/>
          <w:lang w:bidi="hi-IN"/>
        </w:rPr>
        <w:t>O</w:t>
      </w:r>
      <w:r>
        <w:rPr>
          <w:rFonts w:ascii="Arial" w:hAnsi="Arial" w:cs="Arial"/>
          <w:color w:val="000000"/>
          <w:sz w:val="36"/>
          <w:szCs w:val="36"/>
          <w:lang w:bidi="hi-IN"/>
        </w:rPr>
        <w:t>q viShvaq~g vya#krAmat | sAqSaqnAqnaqSaqn</w:t>
      </w:r>
      <w:r w:rsidR="00665208">
        <w:rPr>
          <w:rFonts w:ascii="Arial" w:hAnsi="Arial" w:cs="Arial"/>
          <w:color w:val="000000"/>
          <w:sz w:val="36"/>
          <w:szCs w:val="36"/>
          <w:lang w:bidi="hi-IN"/>
        </w:rPr>
        <w:t>E</w:t>
      </w:r>
      <w:r>
        <w:rPr>
          <w:rFonts w:ascii="Arial" w:hAnsi="Arial" w:cs="Arial"/>
          <w:color w:val="000000"/>
          <w:sz w:val="36"/>
          <w:szCs w:val="36"/>
          <w:lang w:bidi="hi-IN"/>
        </w:rPr>
        <w:t xml:space="preserve"> aqBi || tasmA$d viqrADa#jAyata | viqrAj</w:t>
      </w:r>
      <w:r w:rsidR="00665208">
        <w:rPr>
          <w:rFonts w:ascii="Arial" w:hAnsi="Arial" w:cs="Arial"/>
          <w:color w:val="000000"/>
          <w:sz w:val="36"/>
          <w:szCs w:val="36"/>
          <w:lang w:bidi="hi-IN"/>
        </w:rPr>
        <w:t>O</w:t>
      </w:r>
      <w:r>
        <w:rPr>
          <w:rFonts w:ascii="Arial" w:hAnsi="Arial" w:cs="Arial"/>
          <w:color w:val="000000"/>
          <w:sz w:val="36"/>
          <w:szCs w:val="36"/>
          <w:lang w:bidi="hi-IN"/>
        </w:rPr>
        <w:t>q adhiq pUru#ShaH | sa jAqt</w:t>
      </w:r>
      <w:r w:rsidR="00665208">
        <w:rPr>
          <w:rFonts w:ascii="Arial" w:hAnsi="Arial" w:cs="Arial"/>
          <w:color w:val="000000"/>
          <w:sz w:val="36"/>
          <w:szCs w:val="36"/>
          <w:lang w:bidi="hi-IN"/>
        </w:rPr>
        <w:t>O</w:t>
      </w:r>
      <w:r>
        <w:rPr>
          <w:rFonts w:ascii="Arial" w:hAnsi="Arial" w:cs="Arial"/>
          <w:color w:val="000000"/>
          <w:sz w:val="36"/>
          <w:szCs w:val="36"/>
          <w:lang w:bidi="hi-IN"/>
        </w:rPr>
        <w:t xml:space="preserve"> atya#ricyata | paqScAd BUmiqmath</w:t>
      </w:r>
      <w:r w:rsidR="00665208">
        <w:rPr>
          <w:rFonts w:ascii="Arial" w:hAnsi="Arial" w:cs="Arial"/>
          <w:color w:val="000000"/>
          <w:sz w:val="36"/>
          <w:szCs w:val="36"/>
          <w:lang w:bidi="hi-IN"/>
        </w:rPr>
        <w:t>O</w:t>
      </w:r>
      <w:r>
        <w:rPr>
          <w:rFonts w:ascii="Arial" w:hAnsi="Arial" w:cs="Arial"/>
          <w:color w:val="000000"/>
          <w:sz w:val="36"/>
          <w:szCs w:val="36"/>
          <w:lang w:bidi="hi-IN"/>
        </w:rPr>
        <w:t># puqraH || 2</w:t>
      </w:r>
    </w:p>
    <w:p w14:paraId="33C378F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D03C3D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yatpuru#Sh</w:t>
      </w:r>
      <w:r w:rsidR="00665208">
        <w:rPr>
          <w:rFonts w:ascii="Arial" w:hAnsi="Arial" w:cs="Arial"/>
          <w:color w:val="000000"/>
          <w:sz w:val="36"/>
          <w:szCs w:val="36"/>
          <w:lang w:bidi="hi-IN"/>
        </w:rPr>
        <w:t>E</w:t>
      </w:r>
      <w:r>
        <w:rPr>
          <w:rFonts w:ascii="Arial" w:hAnsi="Arial" w:cs="Arial"/>
          <w:color w:val="000000"/>
          <w:sz w:val="36"/>
          <w:szCs w:val="36"/>
          <w:lang w:bidi="hi-IN"/>
        </w:rPr>
        <w:t>Na haqviShA$ | d</w:t>
      </w:r>
      <w:r w:rsidR="00665208">
        <w:rPr>
          <w:rFonts w:ascii="Arial" w:hAnsi="Arial" w:cs="Arial"/>
          <w:color w:val="000000"/>
          <w:sz w:val="36"/>
          <w:szCs w:val="36"/>
          <w:lang w:bidi="hi-IN"/>
        </w:rPr>
        <w:t>E</w:t>
      </w:r>
      <w:r>
        <w:rPr>
          <w:rFonts w:ascii="Arial" w:hAnsi="Arial" w:cs="Arial"/>
          <w:color w:val="000000"/>
          <w:sz w:val="36"/>
          <w:szCs w:val="36"/>
          <w:lang w:bidi="hi-IN"/>
        </w:rPr>
        <w:t>qvA yaqj~jamata#nvata | vaqsaqnt</w:t>
      </w:r>
      <w:r w:rsidR="00665208">
        <w:rPr>
          <w:rFonts w:ascii="Arial" w:hAnsi="Arial" w:cs="Arial"/>
          <w:color w:val="000000"/>
          <w:sz w:val="36"/>
          <w:szCs w:val="36"/>
          <w:lang w:bidi="hi-IN"/>
        </w:rPr>
        <w:t>O</w:t>
      </w:r>
      <w:r>
        <w:rPr>
          <w:rFonts w:ascii="Arial" w:hAnsi="Arial" w:cs="Arial"/>
          <w:color w:val="000000"/>
          <w:sz w:val="36"/>
          <w:szCs w:val="36"/>
          <w:lang w:bidi="hi-IN"/>
        </w:rPr>
        <w:t xml:space="preserve"> a#syAsIqdAjya$M | grIqShma iqddhma SSaqraddhaqviH | saqptAsyA#san pariqdhaya#H | triH saqpta saqmidha#H kRuqtAH | d</w:t>
      </w:r>
      <w:r w:rsidR="00665208">
        <w:rPr>
          <w:rFonts w:ascii="Arial" w:hAnsi="Arial" w:cs="Arial"/>
          <w:color w:val="000000"/>
          <w:sz w:val="36"/>
          <w:szCs w:val="36"/>
          <w:lang w:bidi="hi-IN"/>
        </w:rPr>
        <w:t>E</w:t>
      </w:r>
      <w:r>
        <w:rPr>
          <w:rFonts w:ascii="Arial" w:hAnsi="Arial" w:cs="Arial"/>
          <w:color w:val="000000"/>
          <w:sz w:val="36"/>
          <w:szCs w:val="36"/>
          <w:lang w:bidi="hi-IN"/>
        </w:rPr>
        <w:t xml:space="preserve">qvAyad yaqj~jaM ta#nvAqnAH | aba#dhnaqn puru#ShaM paqSuM || </w:t>
      </w:r>
    </w:p>
    <w:p w14:paraId="447CE67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taM ~Myaqj~jaM baqrhiShiq praukShann# | puru#ShaM jAqtama#graqtaH || 3</w:t>
      </w:r>
    </w:p>
    <w:p w14:paraId="06A2820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362363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na# d</w:t>
      </w:r>
      <w:r w:rsidR="00665208">
        <w:rPr>
          <w:rFonts w:ascii="Arial" w:hAnsi="Arial" w:cs="Arial"/>
          <w:color w:val="000000"/>
          <w:sz w:val="36"/>
          <w:szCs w:val="36"/>
          <w:lang w:bidi="hi-IN"/>
        </w:rPr>
        <w:t>E</w:t>
      </w:r>
      <w:r>
        <w:rPr>
          <w:rFonts w:ascii="Arial" w:hAnsi="Arial" w:cs="Arial"/>
          <w:color w:val="000000"/>
          <w:sz w:val="36"/>
          <w:szCs w:val="36"/>
          <w:lang w:bidi="hi-IN"/>
        </w:rPr>
        <w:t>qvA aya#janta | sAqddhyA RuSha#yaScaq y</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p>
    <w:p w14:paraId="09C7556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tasmA$d yaqj~jAt sa#rvaqhuta#H | saMBRu#taM pRuShadAqjyaM | paqSU(gg)stA(gg)Sca#kr</w:t>
      </w:r>
      <w:r w:rsidR="00665208">
        <w:rPr>
          <w:rFonts w:ascii="Arial" w:hAnsi="Arial" w:cs="Arial"/>
          <w:color w:val="000000"/>
          <w:sz w:val="36"/>
          <w:szCs w:val="36"/>
          <w:lang w:bidi="hi-IN"/>
        </w:rPr>
        <w:t>E</w:t>
      </w:r>
      <w:r>
        <w:rPr>
          <w:rFonts w:ascii="Arial" w:hAnsi="Arial" w:cs="Arial"/>
          <w:color w:val="000000"/>
          <w:sz w:val="36"/>
          <w:szCs w:val="36"/>
          <w:lang w:bidi="hi-IN"/>
        </w:rPr>
        <w:t xml:space="preserve"> vAyaqvyAn# | AqraqNyAn grAqmyAScaq y</w:t>
      </w:r>
      <w:r w:rsidR="00665208">
        <w:rPr>
          <w:rFonts w:ascii="Arial" w:hAnsi="Arial" w:cs="Arial"/>
          <w:color w:val="000000"/>
          <w:sz w:val="36"/>
          <w:szCs w:val="36"/>
          <w:lang w:bidi="hi-IN"/>
        </w:rPr>
        <w:t>E</w:t>
      </w:r>
      <w:r>
        <w:rPr>
          <w:rFonts w:ascii="Arial" w:hAnsi="Arial" w:cs="Arial"/>
          <w:color w:val="000000"/>
          <w:sz w:val="36"/>
          <w:szCs w:val="36"/>
          <w:lang w:bidi="hi-IN"/>
        </w:rPr>
        <w:t xml:space="preserve"> | tasmA$d yaqj~jAt sa#rvaqhuta#H | RucaqH sAmA#ni jaj~jir</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p>
    <w:p w14:paraId="3F24B77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CandA(gm)#si jaj~jir</w:t>
      </w:r>
      <w:r w:rsidR="00665208">
        <w:rPr>
          <w:rFonts w:ascii="Arial" w:hAnsi="Arial" w:cs="Arial"/>
          <w:color w:val="000000"/>
          <w:sz w:val="36"/>
          <w:szCs w:val="36"/>
          <w:lang w:bidi="hi-IN"/>
        </w:rPr>
        <w:t>E</w:t>
      </w:r>
      <w:r>
        <w:rPr>
          <w:rFonts w:ascii="Arial" w:hAnsi="Arial" w:cs="Arial"/>
          <w:color w:val="000000"/>
          <w:sz w:val="36"/>
          <w:szCs w:val="36"/>
          <w:lang w:bidi="hi-IN"/>
        </w:rPr>
        <w:t>q tasmA$t | yajuqstasmA#-dajAyata || 4</w:t>
      </w:r>
    </w:p>
    <w:p w14:paraId="7EA063D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A24289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tasmAqdaSvA# ajAyanta | y</w:t>
      </w:r>
      <w:r w:rsidR="00665208">
        <w:rPr>
          <w:rFonts w:ascii="Arial" w:hAnsi="Arial" w:cs="Arial"/>
          <w:color w:val="000000"/>
          <w:sz w:val="36"/>
          <w:szCs w:val="36"/>
          <w:lang w:bidi="hi-IN"/>
        </w:rPr>
        <w:t>E</w:t>
      </w:r>
      <w:r>
        <w:rPr>
          <w:rFonts w:ascii="Arial" w:hAnsi="Arial" w:cs="Arial"/>
          <w:color w:val="000000"/>
          <w:sz w:val="36"/>
          <w:szCs w:val="36"/>
          <w:lang w:bidi="hi-IN"/>
        </w:rPr>
        <w:t xml:space="preserve"> k</w:t>
      </w:r>
      <w:r w:rsidR="00665208">
        <w:rPr>
          <w:rFonts w:ascii="Arial" w:hAnsi="Arial" w:cs="Arial"/>
          <w:color w:val="000000"/>
          <w:sz w:val="36"/>
          <w:szCs w:val="36"/>
          <w:lang w:bidi="hi-IN"/>
        </w:rPr>
        <w:t>E</w:t>
      </w:r>
      <w:r>
        <w:rPr>
          <w:rFonts w:ascii="Arial" w:hAnsi="Arial" w:cs="Arial"/>
          <w:color w:val="000000"/>
          <w:sz w:val="36"/>
          <w:szCs w:val="36"/>
          <w:lang w:bidi="hi-IN"/>
        </w:rPr>
        <w:t xml:space="preserve"> c</w:t>
      </w:r>
      <w:r w:rsidR="00665208">
        <w:rPr>
          <w:rFonts w:ascii="Arial" w:hAnsi="Arial" w:cs="Arial"/>
          <w:color w:val="000000"/>
          <w:sz w:val="36"/>
          <w:szCs w:val="36"/>
          <w:lang w:bidi="hi-IN"/>
        </w:rPr>
        <w:t>O</w:t>
      </w:r>
      <w:r>
        <w:rPr>
          <w:rFonts w:ascii="Arial" w:hAnsi="Arial" w:cs="Arial"/>
          <w:color w:val="000000"/>
          <w:sz w:val="36"/>
          <w:szCs w:val="36"/>
          <w:lang w:bidi="hi-IN"/>
        </w:rPr>
        <w:t xml:space="preserve">#BaqyAda#taH | </w:t>
      </w:r>
    </w:p>
    <w:p w14:paraId="08362D4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gAv</w:t>
      </w:r>
      <w:r w:rsidR="00665208">
        <w:rPr>
          <w:rFonts w:ascii="Arial" w:hAnsi="Arial" w:cs="Arial"/>
          <w:color w:val="000000"/>
          <w:sz w:val="36"/>
          <w:szCs w:val="36"/>
          <w:lang w:bidi="hi-IN"/>
        </w:rPr>
        <w:t>O</w:t>
      </w:r>
      <w:r>
        <w:rPr>
          <w:rFonts w:ascii="Arial" w:hAnsi="Arial" w:cs="Arial"/>
          <w:color w:val="000000"/>
          <w:sz w:val="36"/>
          <w:szCs w:val="36"/>
          <w:lang w:bidi="hi-IN"/>
        </w:rPr>
        <w:t># ha jaj~jir</w:t>
      </w:r>
      <w:r w:rsidR="00665208">
        <w:rPr>
          <w:rFonts w:ascii="Arial" w:hAnsi="Arial" w:cs="Arial"/>
          <w:color w:val="000000"/>
          <w:sz w:val="36"/>
          <w:szCs w:val="36"/>
          <w:lang w:bidi="hi-IN"/>
        </w:rPr>
        <w:t>E</w:t>
      </w:r>
      <w:r>
        <w:rPr>
          <w:rFonts w:ascii="Arial" w:hAnsi="Arial" w:cs="Arial"/>
          <w:color w:val="000000"/>
          <w:sz w:val="36"/>
          <w:szCs w:val="36"/>
          <w:lang w:bidi="hi-IN"/>
        </w:rPr>
        <w:t xml:space="preserve">q tasmA$t | tasmA$jjAqtA a#jAqvaya#H | </w:t>
      </w:r>
    </w:p>
    <w:p w14:paraId="2172EEE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yatpuru#ShaqM vya#dadhuH | kaqtiqdhA vya#kalpayann | </w:t>
      </w:r>
    </w:p>
    <w:p w14:paraId="5143068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muKaqM kima#syaq kau bAqhU | kAvUqrU pAdA#vucy</w:t>
      </w:r>
      <w:r w:rsidR="00665208">
        <w:rPr>
          <w:rFonts w:ascii="Arial" w:hAnsi="Arial" w:cs="Arial"/>
          <w:color w:val="000000"/>
          <w:sz w:val="36"/>
          <w:szCs w:val="36"/>
          <w:lang w:bidi="hi-IN"/>
        </w:rPr>
        <w:t>E</w:t>
      </w:r>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 xml:space="preserve"> | brAqhmaqN</w:t>
      </w:r>
      <w:r w:rsidR="00665208">
        <w:rPr>
          <w:rFonts w:ascii="Arial" w:hAnsi="Arial" w:cs="Arial"/>
          <w:color w:val="000000"/>
          <w:sz w:val="36"/>
          <w:szCs w:val="36"/>
          <w:lang w:bidi="hi-IN"/>
        </w:rPr>
        <w:t>O</w:t>
      </w:r>
      <w:r>
        <w:rPr>
          <w:rFonts w:ascii="Arial" w:hAnsi="Arial" w:cs="Arial"/>
          <w:color w:val="000000"/>
          <w:sz w:val="36"/>
          <w:szCs w:val="36"/>
          <w:lang w:bidi="hi-IN"/>
        </w:rPr>
        <w:t>$&amp;syaq muKa#mAsIt | bAqhU rA#jaqnya#H kRuqtaH || 5</w:t>
      </w:r>
    </w:p>
    <w:p w14:paraId="135E4C4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39FF99C" w14:textId="77777777" w:rsidR="00A1582D"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UqrU tada#syaq yad vaiSya#H | paqdByA(gm) SUqdr</w:t>
      </w:r>
      <w:r w:rsidR="00665208">
        <w:rPr>
          <w:rFonts w:ascii="Arial" w:hAnsi="Arial" w:cs="Arial"/>
          <w:color w:val="000000"/>
          <w:sz w:val="36"/>
          <w:szCs w:val="36"/>
          <w:lang w:bidi="hi-IN"/>
        </w:rPr>
        <w:t>O</w:t>
      </w:r>
      <w:r>
        <w:rPr>
          <w:rFonts w:ascii="Arial" w:hAnsi="Arial" w:cs="Arial"/>
          <w:color w:val="000000"/>
          <w:sz w:val="36"/>
          <w:szCs w:val="36"/>
          <w:lang w:bidi="hi-IN"/>
        </w:rPr>
        <w:t xml:space="preserve"> a#jAyata | caqndramAq mana#s</w:t>
      </w:r>
      <w:r w:rsidR="00665208">
        <w:rPr>
          <w:rFonts w:ascii="Arial" w:hAnsi="Arial" w:cs="Arial"/>
          <w:color w:val="000000"/>
          <w:sz w:val="36"/>
          <w:szCs w:val="36"/>
          <w:lang w:bidi="hi-IN"/>
        </w:rPr>
        <w:t>O</w:t>
      </w:r>
      <w:r>
        <w:rPr>
          <w:rFonts w:ascii="Arial" w:hAnsi="Arial" w:cs="Arial"/>
          <w:color w:val="000000"/>
          <w:sz w:val="36"/>
          <w:szCs w:val="36"/>
          <w:lang w:bidi="hi-IN"/>
        </w:rPr>
        <w:t xml:space="preserve"> jAqtaH | cakSh</w:t>
      </w:r>
      <w:r w:rsidR="00665208">
        <w:rPr>
          <w:rFonts w:ascii="Arial" w:hAnsi="Arial" w:cs="Arial"/>
          <w:color w:val="000000"/>
          <w:sz w:val="36"/>
          <w:szCs w:val="36"/>
          <w:lang w:bidi="hi-IN"/>
        </w:rPr>
        <w:t>O</w:t>
      </w:r>
      <w:r>
        <w:rPr>
          <w:rFonts w:ascii="Arial" w:hAnsi="Arial" w:cs="Arial"/>
          <w:color w:val="000000"/>
          <w:sz w:val="36"/>
          <w:szCs w:val="36"/>
          <w:lang w:bidi="hi-IN"/>
        </w:rPr>
        <w:t>qH sUry</w:t>
      </w:r>
      <w:r w:rsidR="00665208">
        <w:rPr>
          <w:rFonts w:ascii="Arial" w:hAnsi="Arial" w:cs="Arial"/>
          <w:color w:val="000000"/>
          <w:sz w:val="36"/>
          <w:szCs w:val="36"/>
          <w:lang w:bidi="hi-IN"/>
        </w:rPr>
        <w:t>O</w:t>
      </w:r>
      <w:r>
        <w:rPr>
          <w:rFonts w:ascii="Arial" w:hAnsi="Arial" w:cs="Arial"/>
          <w:color w:val="000000"/>
          <w:sz w:val="36"/>
          <w:szCs w:val="36"/>
          <w:lang w:bidi="hi-IN"/>
        </w:rPr>
        <w:t># ajAyata | muKAq-dindra#ScAqgniSca# |</w:t>
      </w:r>
    </w:p>
    <w:p w14:paraId="4B379EA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 prAqNAd vAqyura#jAyata | nAByA# AsIdaqntari#kShaM | SIqrShN</w:t>
      </w:r>
      <w:r w:rsidR="00665208">
        <w:rPr>
          <w:rFonts w:ascii="Arial" w:hAnsi="Arial" w:cs="Arial"/>
          <w:color w:val="000000"/>
          <w:sz w:val="36"/>
          <w:szCs w:val="36"/>
          <w:lang w:bidi="hi-IN"/>
        </w:rPr>
        <w:t>O</w:t>
      </w:r>
      <w:r>
        <w:rPr>
          <w:rFonts w:ascii="Arial" w:hAnsi="Arial" w:cs="Arial"/>
          <w:color w:val="000000"/>
          <w:sz w:val="36"/>
          <w:szCs w:val="36"/>
          <w:lang w:bidi="hi-IN"/>
        </w:rPr>
        <w:t xml:space="preserve"> dyauH sama#varttata | paqdByAM BUmiq rdiSaqH Sr</w:t>
      </w:r>
      <w:r w:rsidR="00665208">
        <w:rPr>
          <w:rFonts w:ascii="Arial" w:hAnsi="Arial" w:cs="Arial"/>
          <w:color w:val="000000"/>
          <w:sz w:val="36"/>
          <w:szCs w:val="36"/>
          <w:lang w:bidi="hi-IN"/>
        </w:rPr>
        <w:t>O</w:t>
      </w:r>
      <w:r>
        <w:rPr>
          <w:rFonts w:ascii="Arial" w:hAnsi="Arial" w:cs="Arial"/>
          <w:color w:val="000000"/>
          <w:sz w:val="36"/>
          <w:szCs w:val="36"/>
          <w:lang w:bidi="hi-IN"/>
        </w:rPr>
        <w:t>trA$t | tathA# l</w:t>
      </w:r>
      <w:r w:rsidR="00665208">
        <w:rPr>
          <w:rFonts w:ascii="Arial" w:hAnsi="Arial" w:cs="Arial"/>
          <w:color w:val="000000"/>
          <w:sz w:val="36"/>
          <w:szCs w:val="36"/>
          <w:lang w:bidi="hi-IN"/>
        </w:rPr>
        <w:t>O</w:t>
      </w:r>
      <w:r>
        <w:rPr>
          <w:rFonts w:ascii="Arial" w:hAnsi="Arial" w:cs="Arial"/>
          <w:color w:val="000000"/>
          <w:sz w:val="36"/>
          <w:szCs w:val="36"/>
          <w:lang w:bidi="hi-IN"/>
        </w:rPr>
        <w:t>qkA(gm) a#kalpayan || 6</w:t>
      </w:r>
    </w:p>
    <w:p w14:paraId="2FCE435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6FB005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w:t>
      </w:r>
      <w:r w:rsidR="00665208">
        <w:rPr>
          <w:rFonts w:ascii="Arial" w:hAnsi="Arial" w:cs="Arial"/>
          <w:color w:val="000000"/>
          <w:sz w:val="36"/>
          <w:szCs w:val="36"/>
          <w:lang w:bidi="hi-IN"/>
        </w:rPr>
        <w:t>E</w:t>
      </w:r>
      <w:r>
        <w:rPr>
          <w:rFonts w:ascii="Arial" w:hAnsi="Arial" w:cs="Arial"/>
          <w:color w:val="000000"/>
          <w:sz w:val="36"/>
          <w:szCs w:val="36"/>
          <w:lang w:bidi="hi-IN"/>
        </w:rPr>
        <w:t>dAqham</w:t>
      </w:r>
      <w:r w:rsidR="00665208">
        <w:rPr>
          <w:rFonts w:ascii="Arial" w:hAnsi="Arial" w:cs="Arial"/>
          <w:color w:val="000000"/>
          <w:sz w:val="36"/>
          <w:szCs w:val="36"/>
          <w:lang w:bidi="hi-IN"/>
        </w:rPr>
        <w:t>E</w:t>
      </w:r>
      <w:r>
        <w:rPr>
          <w:rFonts w:ascii="Arial" w:hAnsi="Arial" w:cs="Arial"/>
          <w:color w:val="000000"/>
          <w:sz w:val="36"/>
          <w:szCs w:val="36"/>
          <w:lang w:bidi="hi-IN"/>
        </w:rPr>
        <w:t>qtaM puru#ShaM maqhAnta$M | Aqdiqtyava#rNaqM tama#saqstu pAqr</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p>
    <w:p w14:paraId="3648838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gramStart"/>
      <w:r>
        <w:rPr>
          <w:rFonts w:ascii="Arial" w:hAnsi="Arial" w:cs="Arial"/>
          <w:color w:val="000000"/>
          <w:sz w:val="36"/>
          <w:szCs w:val="36"/>
          <w:lang w:bidi="hi-IN"/>
        </w:rPr>
        <w:t>sarvA#</w:t>
      </w:r>
      <w:proofErr w:type="gramEnd"/>
      <w:r>
        <w:rPr>
          <w:rFonts w:ascii="Arial" w:hAnsi="Arial" w:cs="Arial"/>
          <w:color w:val="000000"/>
          <w:sz w:val="36"/>
          <w:szCs w:val="36"/>
          <w:lang w:bidi="hi-IN"/>
        </w:rPr>
        <w:t>Ni rUqpANi# viqcityaq dhIra#H | nAmA#ni kRuqtvABiqvadaqn yadAst</w:t>
      </w:r>
      <w:r w:rsidR="00665208">
        <w:rPr>
          <w:rFonts w:ascii="Arial" w:hAnsi="Arial" w:cs="Arial"/>
          <w:color w:val="000000"/>
          <w:sz w:val="36"/>
          <w:szCs w:val="36"/>
          <w:lang w:bidi="hi-IN"/>
        </w:rPr>
        <w:t>E</w:t>
      </w:r>
      <w:r>
        <w:rPr>
          <w:rFonts w:ascii="Arial" w:hAnsi="Arial" w:cs="Arial"/>
          <w:color w:val="000000"/>
          <w:sz w:val="36"/>
          <w:szCs w:val="36"/>
          <w:lang w:bidi="hi-IN"/>
        </w:rPr>
        <w:t>$ | dhAqtA puqrastAq-dyamu#dAjaqhAra# | SaqkraH praviqdvAn praqdiSaqScata#sraH | tam</w:t>
      </w:r>
      <w:r w:rsidR="00665208">
        <w:rPr>
          <w:rFonts w:ascii="Arial" w:hAnsi="Arial" w:cs="Arial"/>
          <w:color w:val="000000"/>
          <w:sz w:val="36"/>
          <w:szCs w:val="36"/>
          <w:lang w:bidi="hi-IN"/>
        </w:rPr>
        <w:t>E</w:t>
      </w:r>
      <w:r>
        <w:rPr>
          <w:rFonts w:ascii="Arial" w:hAnsi="Arial" w:cs="Arial"/>
          <w:color w:val="000000"/>
          <w:sz w:val="36"/>
          <w:szCs w:val="36"/>
          <w:lang w:bidi="hi-IN"/>
        </w:rPr>
        <w:t>qvaM ~MviqdvAnaqmRuta# iqha Ba#vati | nAnyaH panthAq aya#nAya vidyat</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p>
    <w:p w14:paraId="16EB03A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yaqj~j</w:t>
      </w:r>
      <w:r w:rsidR="00665208">
        <w:rPr>
          <w:rFonts w:ascii="Arial" w:hAnsi="Arial" w:cs="Arial"/>
          <w:color w:val="000000"/>
          <w:sz w:val="36"/>
          <w:szCs w:val="36"/>
          <w:lang w:bidi="hi-IN"/>
        </w:rPr>
        <w:t>E</w:t>
      </w:r>
      <w:r>
        <w:rPr>
          <w:rFonts w:ascii="Arial" w:hAnsi="Arial" w:cs="Arial"/>
          <w:color w:val="000000"/>
          <w:sz w:val="36"/>
          <w:szCs w:val="36"/>
          <w:lang w:bidi="hi-IN"/>
        </w:rPr>
        <w:t>na# yaqj~jama#yajanta d</w:t>
      </w:r>
      <w:r w:rsidR="00665208">
        <w:rPr>
          <w:rFonts w:ascii="Arial" w:hAnsi="Arial" w:cs="Arial"/>
          <w:color w:val="000000"/>
          <w:sz w:val="36"/>
          <w:szCs w:val="36"/>
          <w:lang w:bidi="hi-IN"/>
        </w:rPr>
        <w:t>E</w:t>
      </w:r>
      <w:r>
        <w:rPr>
          <w:rFonts w:ascii="Arial" w:hAnsi="Arial" w:cs="Arial"/>
          <w:color w:val="000000"/>
          <w:sz w:val="36"/>
          <w:szCs w:val="36"/>
          <w:lang w:bidi="hi-IN"/>
        </w:rPr>
        <w:t>qvAH | tAniq dharmA#Ni prathaqmAnyA#san | t</w:t>
      </w:r>
      <w:r w:rsidR="00665208">
        <w:rPr>
          <w:rFonts w:ascii="Arial" w:hAnsi="Arial" w:cs="Arial"/>
          <w:color w:val="000000"/>
          <w:sz w:val="36"/>
          <w:szCs w:val="36"/>
          <w:lang w:bidi="hi-IN"/>
        </w:rPr>
        <w:t>E</w:t>
      </w:r>
      <w:r>
        <w:rPr>
          <w:rFonts w:ascii="Arial" w:hAnsi="Arial" w:cs="Arial"/>
          <w:color w:val="000000"/>
          <w:sz w:val="36"/>
          <w:szCs w:val="36"/>
          <w:lang w:bidi="hi-IN"/>
        </w:rPr>
        <w:t xml:space="preserve"> haq nAka#M mahiqmAna#-ssacant</w:t>
      </w:r>
      <w:r w:rsidR="00665208">
        <w:rPr>
          <w:rFonts w:ascii="Arial" w:hAnsi="Arial" w:cs="Arial"/>
          <w:color w:val="000000"/>
          <w:sz w:val="36"/>
          <w:szCs w:val="36"/>
          <w:lang w:bidi="hi-IN"/>
        </w:rPr>
        <w:t>E</w:t>
      </w:r>
      <w:r>
        <w:rPr>
          <w:rFonts w:ascii="Arial" w:hAnsi="Arial" w:cs="Arial"/>
          <w:color w:val="000000"/>
          <w:sz w:val="36"/>
          <w:szCs w:val="36"/>
          <w:lang w:bidi="hi-IN"/>
        </w:rPr>
        <w:t xml:space="preserve"> | yatraq pUrv</w:t>
      </w:r>
      <w:r w:rsidR="00665208">
        <w:rPr>
          <w:rFonts w:ascii="Arial" w:hAnsi="Arial" w:cs="Arial"/>
          <w:color w:val="000000"/>
          <w:sz w:val="36"/>
          <w:szCs w:val="36"/>
          <w:lang w:bidi="hi-IN"/>
        </w:rPr>
        <w:t>E</w:t>
      </w:r>
      <w:r>
        <w:rPr>
          <w:rFonts w:ascii="Arial" w:hAnsi="Arial" w:cs="Arial"/>
          <w:color w:val="000000"/>
          <w:sz w:val="36"/>
          <w:szCs w:val="36"/>
          <w:lang w:bidi="hi-IN"/>
        </w:rPr>
        <w:t># sAqddhyAH santi# d</w:t>
      </w:r>
      <w:r w:rsidR="00665208">
        <w:rPr>
          <w:rFonts w:ascii="Arial" w:hAnsi="Arial" w:cs="Arial"/>
          <w:color w:val="000000"/>
          <w:sz w:val="36"/>
          <w:szCs w:val="36"/>
          <w:lang w:bidi="hi-IN"/>
        </w:rPr>
        <w:t>E</w:t>
      </w:r>
      <w:r>
        <w:rPr>
          <w:rFonts w:ascii="Arial" w:hAnsi="Arial" w:cs="Arial"/>
          <w:color w:val="000000"/>
          <w:sz w:val="36"/>
          <w:szCs w:val="36"/>
          <w:lang w:bidi="hi-IN"/>
        </w:rPr>
        <w:t>qvAH || 7</w:t>
      </w:r>
    </w:p>
    <w:p w14:paraId="50F6D75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 (Siras</w:t>
      </w:r>
      <w:r w:rsidR="00665208">
        <w:rPr>
          <w:rFonts w:ascii="Arial" w:hAnsi="Arial" w:cs="Arial"/>
          <w:color w:val="000000"/>
          <w:sz w:val="36"/>
          <w:szCs w:val="36"/>
          <w:lang w:bidi="hi-IN"/>
        </w:rPr>
        <w:t>E</w:t>
      </w:r>
      <w:r>
        <w:rPr>
          <w:rFonts w:ascii="Arial" w:hAnsi="Arial" w:cs="Arial"/>
          <w:color w:val="000000"/>
          <w:sz w:val="36"/>
          <w:szCs w:val="36"/>
          <w:lang w:bidi="hi-IN"/>
        </w:rPr>
        <w:t xml:space="preserve"> svAhA)</w:t>
      </w:r>
    </w:p>
    <w:p w14:paraId="28AFB94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8640473" w14:textId="31173594" w:rsidR="00D91D60" w:rsidRPr="00442273" w:rsidRDefault="00F47D75" w:rsidP="00D91D60">
      <w:pPr>
        <w:autoSpaceDE w:val="0"/>
        <w:autoSpaceDN w:val="0"/>
        <w:adjustRightInd w:val="0"/>
        <w:spacing w:after="0" w:line="240" w:lineRule="auto"/>
        <w:rPr>
          <w:rFonts w:ascii="Arial" w:hAnsi="Arial" w:cs="Arial"/>
          <w:b/>
          <w:bCs/>
          <w:color w:val="000000"/>
          <w:sz w:val="36"/>
          <w:szCs w:val="36"/>
          <w:lang w:bidi="hi-IN"/>
        </w:rPr>
      </w:pPr>
      <w:r w:rsidRPr="00442273">
        <w:rPr>
          <w:rFonts w:ascii="Arial" w:hAnsi="Arial" w:cs="Arial"/>
          <w:b/>
          <w:bCs/>
          <w:color w:val="000000"/>
          <w:sz w:val="36"/>
          <w:szCs w:val="36"/>
          <w:lang w:bidi="hi-IN"/>
        </w:rPr>
        <w:t>9</w:t>
      </w:r>
      <w:r w:rsidR="00D91D60" w:rsidRPr="00442273">
        <w:rPr>
          <w:rFonts w:ascii="Arial" w:hAnsi="Arial" w:cs="Arial"/>
          <w:b/>
          <w:bCs/>
          <w:color w:val="000000"/>
          <w:sz w:val="36"/>
          <w:szCs w:val="36"/>
          <w:lang w:bidi="hi-IN"/>
        </w:rPr>
        <w:t>.3</w:t>
      </w:r>
      <w:r w:rsidR="00D91D60" w:rsidRPr="00442273">
        <w:rPr>
          <w:rFonts w:ascii="Arial" w:hAnsi="Arial" w:cs="Arial"/>
          <w:b/>
          <w:bCs/>
          <w:color w:val="000000"/>
          <w:sz w:val="36"/>
          <w:szCs w:val="36"/>
          <w:lang w:bidi="hi-IN"/>
        </w:rPr>
        <w:tab/>
        <w:t xml:space="preserve">uttara nArAyaNaM </w:t>
      </w:r>
    </w:p>
    <w:p w14:paraId="300BB54D" w14:textId="7846EF8A"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(T.A.3.13.1 t</w:t>
      </w:r>
      <w:r w:rsidR="00442273">
        <w:rPr>
          <w:rFonts w:ascii="Arial" w:hAnsi="Arial" w:cs="Arial"/>
          <w:color w:val="000000"/>
          <w:sz w:val="36"/>
          <w:szCs w:val="36"/>
          <w:lang w:bidi="hi-IN"/>
        </w:rPr>
        <w:t>o</w:t>
      </w:r>
      <w:r>
        <w:rPr>
          <w:rFonts w:ascii="Arial" w:hAnsi="Arial" w:cs="Arial"/>
          <w:color w:val="000000"/>
          <w:sz w:val="36"/>
          <w:szCs w:val="36"/>
          <w:lang w:bidi="hi-IN"/>
        </w:rPr>
        <w:t xml:space="preserve"> T.A.3.13.2)</w:t>
      </w:r>
    </w:p>
    <w:p w14:paraId="4C3718D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8C025E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aqdByaH saMBU#taH pRuthiqvyai rasA$cca | viqSvaka#rmaNaqH sama#varttaqtAdhi# | </w:t>
      </w:r>
    </w:p>
    <w:p w14:paraId="7E7BD5A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tasyaq tvaShTA# viqdadha#d rUqpam</w:t>
      </w:r>
      <w:r w:rsidR="00665208">
        <w:rPr>
          <w:rFonts w:ascii="Arial" w:hAnsi="Arial" w:cs="Arial"/>
          <w:color w:val="000000"/>
          <w:sz w:val="36"/>
          <w:szCs w:val="36"/>
          <w:lang w:bidi="hi-IN"/>
        </w:rPr>
        <w:t>E</w:t>
      </w:r>
      <w:r>
        <w:rPr>
          <w:rFonts w:ascii="Arial" w:hAnsi="Arial" w:cs="Arial"/>
          <w:color w:val="000000"/>
          <w:sz w:val="36"/>
          <w:szCs w:val="36"/>
          <w:lang w:bidi="hi-IN"/>
        </w:rPr>
        <w:t>#ti | tatpuru#Shasyaq viSvaqmAjA#naqmagr</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p>
    <w:p w14:paraId="6FC1534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v</w:t>
      </w:r>
      <w:r w:rsidR="00665208">
        <w:rPr>
          <w:rFonts w:ascii="Arial" w:hAnsi="Arial" w:cs="Arial"/>
          <w:color w:val="000000"/>
          <w:sz w:val="36"/>
          <w:szCs w:val="36"/>
          <w:lang w:bidi="hi-IN"/>
        </w:rPr>
        <w:t>E</w:t>
      </w:r>
      <w:r>
        <w:rPr>
          <w:rFonts w:ascii="Arial" w:hAnsi="Arial" w:cs="Arial"/>
          <w:color w:val="000000"/>
          <w:sz w:val="36"/>
          <w:szCs w:val="36"/>
          <w:lang w:bidi="hi-IN"/>
        </w:rPr>
        <w:t>dAqham</w:t>
      </w:r>
      <w:r w:rsidR="00665208">
        <w:rPr>
          <w:rFonts w:ascii="Arial" w:hAnsi="Arial" w:cs="Arial"/>
          <w:color w:val="000000"/>
          <w:sz w:val="36"/>
          <w:szCs w:val="36"/>
          <w:lang w:bidi="hi-IN"/>
        </w:rPr>
        <w:t>E</w:t>
      </w:r>
      <w:r>
        <w:rPr>
          <w:rFonts w:ascii="Arial" w:hAnsi="Arial" w:cs="Arial"/>
          <w:color w:val="000000"/>
          <w:sz w:val="36"/>
          <w:szCs w:val="36"/>
          <w:lang w:bidi="hi-IN"/>
        </w:rPr>
        <w:t xml:space="preserve">qtaM puru#ShaM maqhAnta$M | Aqdiqtyava#rNaqM tama#saqH para#stAt | </w:t>
      </w:r>
    </w:p>
    <w:p w14:paraId="66A5516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tam</w:t>
      </w:r>
      <w:r w:rsidR="00665208">
        <w:rPr>
          <w:rFonts w:ascii="Arial" w:hAnsi="Arial" w:cs="Arial"/>
          <w:color w:val="000000"/>
          <w:sz w:val="36"/>
          <w:szCs w:val="36"/>
          <w:lang w:bidi="hi-IN"/>
        </w:rPr>
        <w:t>E</w:t>
      </w:r>
      <w:r>
        <w:rPr>
          <w:rFonts w:ascii="Arial" w:hAnsi="Arial" w:cs="Arial"/>
          <w:color w:val="000000"/>
          <w:sz w:val="36"/>
          <w:szCs w:val="36"/>
          <w:lang w:bidi="hi-IN"/>
        </w:rPr>
        <w:t>qvaM ~MviqdvAnaqmRuta# iqha Ba#vati | nAnyaH panthA# vidyaqt</w:t>
      </w:r>
      <w:r w:rsidR="00665208">
        <w:rPr>
          <w:rFonts w:ascii="Arial" w:hAnsi="Arial" w:cs="Arial"/>
          <w:color w:val="000000"/>
          <w:sz w:val="36"/>
          <w:szCs w:val="36"/>
          <w:lang w:bidi="hi-IN"/>
        </w:rPr>
        <w:t>E</w:t>
      </w:r>
      <w:r>
        <w:rPr>
          <w:rFonts w:ascii="Arial" w:hAnsi="Arial" w:cs="Arial"/>
          <w:color w:val="000000"/>
          <w:sz w:val="36"/>
          <w:szCs w:val="36"/>
          <w:lang w:bidi="hi-IN"/>
        </w:rPr>
        <w:t>&amp;ya#nAya | praqjApa#tiScaratiq garB</w:t>
      </w:r>
      <w:r w:rsidR="00665208">
        <w:rPr>
          <w:rFonts w:ascii="Arial" w:hAnsi="Arial" w:cs="Arial"/>
          <w:color w:val="000000"/>
          <w:sz w:val="36"/>
          <w:szCs w:val="36"/>
          <w:lang w:bidi="hi-IN"/>
        </w:rPr>
        <w:t>E</w:t>
      </w:r>
      <w:r>
        <w:rPr>
          <w:rFonts w:ascii="Arial" w:hAnsi="Arial" w:cs="Arial"/>
          <w:color w:val="000000"/>
          <w:sz w:val="36"/>
          <w:szCs w:val="36"/>
          <w:lang w:bidi="hi-IN"/>
        </w:rPr>
        <w:t># aqntaH | aqjAya#mAn</w:t>
      </w:r>
      <w:r w:rsidR="00665208">
        <w:rPr>
          <w:rFonts w:ascii="Arial" w:hAnsi="Arial" w:cs="Arial"/>
          <w:color w:val="000000"/>
          <w:sz w:val="36"/>
          <w:szCs w:val="36"/>
          <w:lang w:bidi="hi-IN"/>
        </w:rPr>
        <w:t>O</w:t>
      </w:r>
      <w:r>
        <w:rPr>
          <w:rFonts w:ascii="Arial" w:hAnsi="Arial" w:cs="Arial"/>
          <w:color w:val="000000"/>
          <w:sz w:val="36"/>
          <w:szCs w:val="36"/>
          <w:lang w:bidi="hi-IN"/>
        </w:rPr>
        <w:t xml:space="preserve"> bahuqdhA vijA#yat</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p>
    <w:p w14:paraId="6F31425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tasyaq dhIrAqH pari#jAnantiq y</w:t>
      </w:r>
      <w:r w:rsidR="00665208">
        <w:rPr>
          <w:rFonts w:ascii="Arial" w:hAnsi="Arial" w:cs="Arial"/>
          <w:color w:val="000000"/>
          <w:sz w:val="36"/>
          <w:szCs w:val="36"/>
          <w:lang w:bidi="hi-IN"/>
        </w:rPr>
        <w:t>O</w:t>
      </w:r>
      <w:r>
        <w:rPr>
          <w:rFonts w:ascii="Arial" w:hAnsi="Arial" w:cs="Arial"/>
          <w:color w:val="000000"/>
          <w:sz w:val="36"/>
          <w:szCs w:val="36"/>
          <w:lang w:bidi="hi-IN"/>
        </w:rPr>
        <w:t>ni$M | marI#cInAM paqdami#cCanti v</w:t>
      </w:r>
      <w:r w:rsidR="00665208">
        <w:rPr>
          <w:rFonts w:ascii="Arial" w:hAnsi="Arial" w:cs="Arial"/>
          <w:color w:val="000000"/>
          <w:sz w:val="36"/>
          <w:szCs w:val="36"/>
          <w:lang w:bidi="hi-IN"/>
        </w:rPr>
        <w:t>E</w:t>
      </w:r>
      <w:r>
        <w:rPr>
          <w:rFonts w:ascii="Arial" w:hAnsi="Arial" w:cs="Arial"/>
          <w:color w:val="000000"/>
          <w:sz w:val="36"/>
          <w:szCs w:val="36"/>
          <w:lang w:bidi="hi-IN"/>
        </w:rPr>
        <w:t>qdhasa#H || 1</w:t>
      </w:r>
    </w:p>
    <w:p w14:paraId="4FCC21C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539E03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w:t>
      </w:r>
      <w:r w:rsidR="00665208">
        <w:rPr>
          <w:rFonts w:ascii="Arial" w:hAnsi="Arial" w:cs="Arial"/>
          <w:color w:val="000000"/>
          <w:sz w:val="36"/>
          <w:szCs w:val="36"/>
          <w:lang w:bidi="hi-IN"/>
        </w:rPr>
        <w:t>O</w:t>
      </w:r>
      <w:r>
        <w:rPr>
          <w:rFonts w:ascii="Arial" w:hAnsi="Arial" w:cs="Arial"/>
          <w:color w:val="000000"/>
          <w:sz w:val="36"/>
          <w:szCs w:val="36"/>
          <w:lang w:bidi="hi-IN"/>
        </w:rPr>
        <w:t xml:space="preserve"> d</w:t>
      </w:r>
      <w:r w:rsidR="00665208">
        <w:rPr>
          <w:rFonts w:ascii="Arial" w:hAnsi="Arial" w:cs="Arial"/>
          <w:color w:val="000000"/>
          <w:sz w:val="36"/>
          <w:szCs w:val="36"/>
          <w:lang w:bidi="hi-IN"/>
        </w:rPr>
        <w:t>E</w:t>
      </w:r>
      <w:r>
        <w:rPr>
          <w:rFonts w:ascii="Arial" w:hAnsi="Arial" w:cs="Arial"/>
          <w:color w:val="000000"/>
          <w:sz w:val="36"/>
          <w:szCs w:val="36"/>
          <w:lang w:bidi="hi-IN"/>
        </w:rPr>
        <w:t>qv</w:t>
      </w:r>
      <w:r w:rsidR="00665208">
        <w:rPr>
          <w:rFonts w:ascii="Arial" w:hAnsi="Arial" w:cs="Arial"/>
          <w:color w:val="000000"/>
          <w:sz w:val="36"/>
          <w:szCs w:val="36"/>
          <w:lang w:bidi="hi-IN"/>
        </w:rPr>
        <w:t>E</w:t>
      </w:r>
      <w:r>
        <w:rPr>
          <w:rFonts w:ascii="Arial" w:hAnsi="Arial" w:cs="Arial"/>
          <w:color w:val="000000"/>
          <w:sz w:val="36"/>
          <w:szCs w:val="36"/>
          <w:lang w:bidi="hi-IN"/>
        </w:rPr>
        <w:t>Byaq Ata#pati | y</w:t>
      </w:r>
      <w:r w:rsidR="00665208">
        <w:rPr>
          <w:rFonts w:ascii="Arial" w:hAnsi="Arial" w:cs="Arial"/>
          <w:color w:val="000000"/>
          <w:sz w:val="36"/>
          <w:szCs w:val="36"/>
          <w:lang w:bidi="hi-IN"/>
        </w:rPr>
        <w:t>O</w:t>
      </w:r>
      <w:r>
        <w:rPr>
          <w:rFonts w:ascii="Arial" w:hAnsi="Arial" w:cs="Arial"/>
          <w:color w:val="000000"/>
          <w:sz w:val="36"/>
          <w:szCs w:val="36"/>
          <w:lang w:bidi="hi-IN"/>
        </w:rPr>
        <w:t xml:space="preserve"> d</w:t>
      </w:r>
      <w:r w:rsidR="00665208">
        <w:rPr>
          <w:rFonts w:ascii="Arial" w:hAnsi="Arial" w:cs="Arial"/>
          <w:color w:val="000000"/>
          <w:sz w:val="36"/>
          <w:szCs w:val="36"/>
          <w:lang w:bidi="hi-IN"/>
        </w:rPr>
        <w:t>E</w:t>
      </w:r>
      <w:r>
        <w:rPr>
          <w:rFonts w:ascii="Arial" w:hAnsi="Arial" w:cs="Arial"/>
          <w:color w:val="000000"/>
          <w:sz w:val="36"/>
          <w:szCs w:val="36"/>
          <w:lang w:bidi="hi-IN"/>
        </w:rPr>
        <w:t>qvAnA$M puqr</w:t>
      </w:r>
      <w:r w:rsidR="00665208">
        <w:rPr>
          <w:rFonts w:ascii="Arial" w:hAnsi="Arial" w:cs="Arial"/>
          <w:color w:val="000000"/>
          <w:sz w:val="36"/>
          <w:szCs w:val="36"/>
          <w:lang w:bidi="hi-IN"/>
        </w:rPr>
        <w:t>O</w:t>
      </w:r>
      <w:r>
        <w:rPr>
          <w:rFonts w:ascii="Arial" w:hAnsi="Arial" w:cs="Arial"/>
          <w:color w:val="000000"/>
          <w:sz w:val="36"/>
          <w:szCs w:val="36"/>
          <w:lang w:bidi="hi-IN"/>
        </w:rPr>
        <w:t xml:space="preserve">hi#taH | </w:t>
      </w:r>
    </w:p>
    <w:p w14:paraId="785C360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pUrv</w:t>
      </w:r>
      <w:r w:rsidR="00665208">
        <w:rPr>
          <w:rFonts w:ascii="Arial" w:hAnsi="Arial" w:cs="Arial"/>
          <w:color w:val="000000"/>
          <w:sz w:val="36"/>
          <w:szCs w:val="36"/>
          <w:lang w:bidi="hi-IN"/>
        </w:rPr>
        <w:t>O</w:t>
      </w:r>
      <w:r>
        <w:rPr>
          <w:rFonts w:ascii="Arial" w:hAnsi="Arial" w:cs="Arial"/>
          <w:color w:val="000000"/>
          <w:sz w:val="36"/>
          <w:szCs w:val="36"/>
          <w:lang w:bidi="hi-IN"/>
        </w:rPr>
        <w:t>q y</w:t>
      </w:r>
      <w:r w:rsidR="00665208">
        <w:rPr>
          <w:rFonts w:ascii="Arial" w:hAnsi="Arial" w:cs="Arial"/>
          <w:color w:val="000000"/>
          <w:sz w:val="36"/>
          <w:szCs w:val="36"/>
          <w:lang w:bidi="hi-IN"/>
        </w:rPr>
        <w:t>O</w:t>
      </w:r>
      <w:r>
        <w:rPr>
          <w:rFonts w:ascii="Arial" w:hAnsi="Arial" w:cs="Arial"/>
          <w:color w:val="000000"/>
          <w:sz w:val="36"/>
          <w:szCs w:val="36"/>
          <w:lang w:bidi="hi-IN"/>
        </w:rPr>
        <w:t xml:space="preserve"> d</w:t>
      </w:r>
      <w:r w:rsidR="00665208">
        <w:rPr>
          <w:rFonts w:ascii="Arial" w:hAnsi="Arial" w:cs="Arial"/>
          <w:color w:val="000000"/>
          <w:sz w:val="36"/>
          <w:szCs w:val="36"/>
          <w:lang w:bidi="hi-IN"/>
        </w:rPr>
        <w:t>E</w:t>
      </w:r>
      <w:r>
        <w:rPr>
          <w:rFonts w:ascii="Arial" w:hAnsi="Arial" w:cs="Arial"/>
          <w:color w:val="000000"/>
          <w:sz w:val="36"/>
          <w:szCs w:val="36"/>
          <w:lang w:bidi="hi-IN"/>
        </w:rPr>
        <w:t>qv</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 jAqtaH | nam</w:t>
      </w:r>
      <w:r w:rsidR="00665208">
        <w:rPr>
          <w:rFonts w:ascii="Arial" w:hAnsi="Arial" w:cs="Arial"/>
          <w:color w:val="000000"/>
          <w:sz w:val="36"/>
          <w:szCs w:val="36"/>
          <w:lang w:bidi="hi-IN"/>
        </w:rPr>
        <w:t>O</w:t>
      </w:r>
      <w:r>
        <w:rPr>
          <w:rFonts w:ascii="Arial" w:hAnsi="Arial" w:cs="Arial"/>
          <w:color w:val="000000"/>
          <w:sz w:val="36"/>
          <w:szCs w:val="36"/>
          <w:lang w:bidi="hi-IN"/>
        </w:rPr>
        <w:t># ruqcAyaq brAhma#y</w:t>
      </w:r>
      <w:r w:rsidR="00665208">
        <w:rPr>
          <w:rFonts w:ascii="Arial" w:hAnsi="Arial" w:cs="Arial"/>
          <w:color w:val="000000"/>
          <w:sz w:val="36"/>
          <w:szCs w:val="36"/>
          <w:lang w:bidi="hi-IN"/>
        </w:rPr>
        <w:t>E</w:t>
      </w:r>
      <w:r>
        <w:rPr>
          <w:rFonts w:ascii="Arial" w:hAnsi="Arial" w:cs="Arial"/>
          <w:color w:val="000000"/>
          <w:sz w:val="36"/>
          <w:szCs w:val="36"/>
          <w:lang w:bidi="hi-IN"/>
        </w:rPr>
        <w:t xml:space="preserve"> | ruca#M brAqhmaM jaqnaya#ntaH | d</w:t>
      </w:r>
      <w:r w:rsidR="00665208">
        <w:rPr>
          <w:rFonts w:ascii="Arial" w:hAnsi="Arial" w:cs="Arial"/>
          <w:color w:val="000000"/>
          <w:sz w:val="36"/>
          <w:szCs w:val="36"/>
          <w:lang w:bidi="hi-IN"/>
        </w:rPr>
        <w:t>E</w:t>
      </w:r>
      <w:r>
        <w:rPr>
          <w:rFonts w:ascii="Arial" w:hAnsi="Arial" w:cs="Arial"/>
          <w:color w:val="000000"/>
          <w:sz w:val="36"/>
          <w:szCs w:val="36"/>
          <w:lang w:bidi="hi-IN"/>
        </w:rPr>
        <w:t>qvA agr</w:t>
      </w:r>
      <w:r w:rsidR="00665208">
        <w:rPr>
          <w:rFonts w:ascii="Arial" w:hAnsi="Arial" w:cs="Arial"/>
          <w:color w:val="000000"/>
          <w:sz w:val="36"/>
          <w:szCs w:val="36"/>
          <w:lang w:bidi="hi-IN"/>
        </w:rPr>
        <w:t>E</w:t>
      </w:r>
      <w:r>
        <w:rPr>
          <w:rFonts w:ascii="Arial" w:hAnsi="Arial" w:cs="Arial"/>
          <w:color w:val="000000"/>
          <w:sz w:val="36"/>
          <w:szCs w:val="36"/>
          <w:lang w:bidi="hi-IN"/>
        </w:rPr>
        <w:t>q tada#bruvann | yastvaiqvaM brA$hmaqN</w:t>
      </w:r>
      <w:r w:rsidR="00665208">
        <w:rPr>
          <w:rFonts w:ascii="Arial" w:hAnsi="Arial" w:cs="Arial"/>
          <w:color w:val="000000"/>
          <w:sz w:val="36"/>
          <w:szCs w:val="36"/>
          <w:lang w:bidi="hi-IN"/>
        </w:rPr>
        <w:t>O</w:t>
      </w:r>
      <w:r>
        <w:rPr>
          <w:rFonts w:ascii="Arial" w:hAnsi="Arial" w:cs="Arial"/>
          <w:color w:val="000000"/>
          <w:sz w:val="36"/>
          <w:szCs w:val="36"/>
          <w:lang w:bidi="hi-IN"/>
        </w:rPr>
        <w:t xml:space="preserve"> viqdyAt | tasya# d</w:t>
      </w:r>
      <w:r w:rsidR="00665208">
        <w:rPr>
          <w:rFonts w:ascii="Arial" w:hAnsi="Arial" w:cs="Arial"/>
          <w:color w:val="000000"/>
          <w:sz w:val="36"/>
          <w:szCs w:val="36"/>
          <w:lang w:bidi="hi-IN"/>
        </w:rPr>
        <w:t>E</w:t>
      </w:r>
      <w:r>
        <w:rPr>
          <w:rFonts w:ascii="Arial" w:hAnsi="Arial" w:cs="Arial"/>
          <w:color w:val="000000"/>
          <w:sz w:val="36"/>
          <w:szCs w:val="36"/>
          <w:lang w:bidi="hi-IN"/>
        </w:rPr>
        <w:t>qvA asaqn vaS</w:t>
      </w:r>
      <w:r w:rsidR="00665208">
        <w:rPr>
          <w:rFonts w:ascii="Arial" w:hAnsi="Arial" w:cs="Arial"/>
          <w:color w:val="000000"/>
          <w:sz w:val="36"/>
          <w:szCs w:val="36"/>
          <w:lang w:bidi="hi-IN"/>
        </w:rPr>
        <w:t>E</w:t>
      </w:r>
      <w:r>
        <w:rPr>
          <w:rFonts w:ascii="Arial" w:hAnsi="Arial" w:cs="Arial"/>
          <w:color w:val="000000"/>
          <w:sz w:val="36"/>
          <w:szCs w:val="36"/>
          <w:lang w:bidi="hi-IN"/>
        </w:rPr>
        <w:t>$ | hrISca# t</w:t>
      </w:r>
      <w:r w:rsidR="00665208">
        <w:rPr>
          <w:rFonts w:ascii="Arial" w:hAnsi="Arial" w:cs="Arial"/>
          <w:color w:val="000000"/>
          <w:sz w:val="36"/>
          <w:szCs w:val="36"/>
          <w:lang w:bidi="hi-IN"/>
        </w:rPr>
        <w:t>E</w:t>
      </w:r>
      <w:r>
        <w:rPr>
          <w:rFonts w:ascii="Arial" w:hAnsi="Arial" w:cs="Arial"/>
          <w:color w:val="000000"/>
          <w:sz w:val="36"/>
          <w:szCs w:val="36"/>
          <w:lang w:bidi="hi-IN"/>
        </w:rPr>
        <w:t xml:space="preserve"> laqkShmIScaq patnyau$ | aqh</w:t>
      </w:r>
      <w:r w:rsidR="00665208">
        <w:rPr>
          <w:rFonts w:ascii="Arial" w:hAnsi="Arial" w:cs="Arial"/>
          <w:color w:val="000000"/>
          <w:sz w:val="36"/>
          <w:szCs w:val="36"/>
          <w:lang w:bidi="hi-IN"/>
        </w:rPr>
        <w:t>O</w:t>
      </w:r>
      <w:r>
        <w:rPr>
          <w:rFonts w:ascii="Arial" w:hAnsi="Arial" w:cs="Arial"/>
          <w:color w:val="000000"/>
          <w:sz w:val="36"/>
          <w:szCs w:val="36"/>
          <w:lang w:bidi="hi-IN"/>
        </w:rPr>
        <w:t>qrAqtr</w:t>
      </w:r>
      <w:r w:rsidR="00665208">
        <w:rPr>
          <w:rFonts w:ascii="Arial" w:hAnsi="Arial" w:cs="Arial"/>
          <w:color w:val="000000"/>
          <w:sz w:val="36"/>
          <w:szCs w:val="36"/>
          <w:lang w:bidi="hi-IN"/>
        </w:rPr>
        <w:t>E</w:t>
      </w:r>
      <w:r>
        <w:rPr>
          <w:rFonts w:ascii="Arial" w:hAnsi="Arial" w:cs="Arial"/>
          <w:color w:val="000000"/>
          <w:sz w:val="36"/>
          <w:szCs w:val="36"/>
          <w:lang w:bidi="hi-IN"/>
        </w:rPr>
        <w:t xml:space="preserve"> pAqrSv</w:t>
      </w:r>
      <w:r w:rsidR="00665208">
        <w:rPr>
          <w:rFonts w:ascii="Arial" w:hAnsi="Arial" w:cs="Arial"/>
          <w:color w:val="000000"/>
          <w:sz w:val="36"/>
          <w:szCs w:val="36"/>
          <w:lang w:bidi="hi-IN"/>
        </w:rPr>
        <w:t>E</w:t>
      </w:r>
      <w:r>
        <w:rPr>
          <w:rFonts w:ascii="Arial" w:hAnsi="Arial" w:cs="Arial"/>
          <w:color w:val="000000"/>
          <w:sz w:val="36"/>
          <w:szCs w:val="36"/>
          <w:lang w:bidi="hi-IN"/>
        </w:rPr>
        <w:t xml:space="preserve"> | nakSha#trANi rUqpaM | aqSvinauq vyAtta$M | iqShTaM ma#niShANa | </w:t>
      </w:r>
    </w:p>
    <w:p w14:paraId="0492DC9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aqmuM ma#niShANa | sarva#M maniShANa || 2 </w:t>
      </w:r>
    </w:p>
    <w:p w14:paraId="1125E33A" w14:textId="77777777" w:rsidR="00D91D60" w:rsidRDefault="00D91D60" w:rsidP="00A1582D">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 (SiKAyai vaShaT)</w:t>
      </w:r>
    </w:p>
    <w:p w14:paraId="758AF56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EF50EE9" w14:textId="30314467" w:rsidR="00D91D60" w:rsidRPr="00703D53" w:rsidRDefault="00344ED5" w:rsidP="00D91D60">
      <w:pPr>
        <w:autoSpaceDE w:val="0"/>
        <w:autoSpaceDN w:val="0"/>
        <w:adjustRightInd w:val="0"/>
        <w:spacing w:after="0" w:line="240" w:lineRule="auto"/>
        <w:rPr>
          <w:rFonts w:ascii="Arial" w:hAnsi="Arial" w:cs="Arial"/>
          <w:b/>
          <w:bCs/>
          <w:color w:val="000000"/>
          <w:sz w:val="36"/>
          <w:szCs w:val="36"/>
          <w:lang w:bidi="hi-IN"/>
        </w:rPr>
      </w:pPr>
      <w:r w:rsidRPr="00703D53">
        <w:rPr>
          <w:rFonts w:ascii="Arial" w:hAnsi="Arial" w:cs="Arial"/>
          <w:b/>
          <w:bCs/>
          <w:color w:val="000000"/>
          <w:sz w:val="36"/>
          <w:szCs w:val="36"/>
          <w:lang w:bidi="hi-IN"/>
        </w:rPr>
        <w:t>9</w:t>
      </w:r>
      <w:r w:rsidR="00D91D60" w:rsidRPr="00703D53">
        <w:rPr>
          <w:rFonts w:ascii="Arial" w:hAnsi="Arial" w:cs="Arial"/>
          <w:b/>
          <w:bCs/>
          <w:color w:val="000000"/>
          <w:sz w:val="36"/>
          <w:szCs w:val="36"/>
          <w:lang w:bidi="hi-IN"/>
        </w:rPr>
        <w:t>.4</w:t>
      </w:r>
      <w:r w:rsidR="00D91D60" w:rsidRPr="00703D53">
        <w:rPr>
          <w:rFonts w:ascii="Arial" w:hAnsi="Arial" w:cs="Arial"/>
          <w:b/>
          <w:bCs/>
          <w:color w:val="000000"/>
          <w:sz w:val="36"/>
          <w:szCs w:val="36"/>
          <w:lang w:bidi="hi-IN"/>
        </w:rPr>
        <w:tab/>
        <w:t xml:space="preserve">apratirathaM </w:t>
      </w:r>
    </w:p>
    <w:p w14:paraId="4A49FE26" w14:textId="5C248DE6"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(TS 4.6.4.1 t</w:t>
      </w:r>
      <w:r w:rsidR="00703D53">
        <w:rPr>
          <w:rFonts w:ascii="Arial" w:hAnsi="Arial" w:cs="Arial"/>
          <w:color w:val="000000"/>
          <w:sz w:val="36"/>
          <w:szCs w:val="36"/>
          <w:lang w:bidi="hi-IN"/>
        </w:rPr>
        <w:t>o</w:t>
      </w:r>
      <w:r>
        <w:rPr>
          <w:rFonts w:ascii="Arial" w:hAnsi="Arial" w:cs="Arial"/>
          <w:color w:val="000000"/>
          <w:sz w:val="36"/>
          <w:szCs w:val="36"/>
          <w:lang w:bidi="hi-IN"/>
        </w:rPr>
        <w:t xml:space="preserve"> TS 4.6.4.5)</w:t>
      </w:r>
    </w:p>
    <w:p w14:paraId="13A7DB3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992681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AqSuH SiSA#n</w:t>
      </w:r>
      <w:r w:rsidR="00665208">
        <w:rPr>
          <w:rFonts w:ascii="Arial" w:hAnsi="Arial" w:cs="Arial"/>
          <w:color w:val="000000"/>
          <w:sz w:val="36"/>
          <w:szCs w:val="36"/>
          <w:lang w:bidi="hi-IN"/>
        </w:rPr>
        <w:t>O</w:t>
      </w:r>
      <w:r>
        <w:rPr>
          <w:rFonts w:ascii="Arial" w:hAnsi="Arial" w:cs="Arial"/>
          <w:color w:val="000000"/>
          <w:sz w:val="36"/>
          <w:szCs w:val="36"/>
          <w:lang w:bidi="hi-IN"/>
        </w:rPr>
        <w:t xml:space="preserve"> vRuShaqqB</w:t>
      </w:r>
      <w:r w:rsidR="00665208">
        <w:rPr>
          <w:rFonts w:ascii="Arial" w:hAnsi="Arial" w:cs="Arial"/>
          <w:color w:val="000000"/>
          <w:sz w:val="36"/>
          <w:szCs w:val="36"/>
          <w:lang w:bidi="hi-IN"/>
        </w:rPr>
        <w:t>O</w:t>
      </w:r>
      <w:r>
        <w:rPr>
          <w:rFonts w:ascii="Arial" w:hAnsi="Arial" w:cs="Arial"/>
          <w:color w:val="000000"/>
          <w:sz w:val="36"/>
          <w:szCs w:val="36"/>
          <w:lang w:bidi="hi-IN"/>
        </w:rPr>
        <w:t xml:space="preserve"> na yuqqdhm</w:t>
      </w:r>
      <w:r w:rsidR="00665208">
        <w:rPr>
          <w:rFonts w:ascii="Arial" w:hAnsi="Arial" w:cs="Arial"/>
          <w:color w:val="000000"/>
          <w:sz w:val="36"/>
          <w:szCs w:val="36"/>
          <w:lang w:bidi="hi-IN"/>
        </w:rPr>
        <w:t>O</w:t>
      </w:r>
      <w:r>
        <w:rPr>
          <w:rFonts w:ascii="Arial" w:hAnsi="Arial" w:cs="Arial"/>
          <w:color w:val="000000"/>
          <w:sz w:val="36"/>
          <w:szCs w:val="36"/>
          <w:lang w:bidi="hi-IN"/>
        </w:rPr>
        <w:t xml:space="preserve"> Ga#nAGaqqnaH kSh</w:t>
      </w:r>
      <w:r w:rsidR="00665208">
        <w:rPr>
          <w:rFonts w:ascii="Arial" w:hAnsi="Arial" w:cs="Arial"/>
          <w:color w:val="000000"/>
          <w:sz w:val="36"/>
          <w:szCs w:val="36"/>
          <w:lang w:bidi="hi-IN"/>
        </w:rPr>
        <w:t>O</w:t>
      </w:r>
      <w:r>
        <w:rPr>
          <w:rFonts w:ascii="Arial" w:hAnsi="Arial" w:cs="Arial"/>
          <w:color w:val="000000"/>
          <w:sz w:val="36"/>
          <w:szCs w:val="36"/>
          <w:lang w:bidi="hi-IN"/>
        </w:rPr>
        <w:t xml:space="preserve">Ba#Na-Scar.ShaNIqqnAM | </w:t>
      </w:r>
    </w:p>
    <w:p w14:paraId="70AEEA6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saqMqkranda#n</w:t>
      </w:r>
      <w:r w:rsidR="00665208">
        <w:rPr>
          <w:rFonts w:ascii="Arial" w:hAnsi="Arial" w:cs="Arial"/>
          <w:color w:val="000000"/>
          <w:sz w:val="36"/>
          <w:szCs w:val="36"/>
          <w:lang w:bidi="hi-IN"/>
        </w:rPr>
        <w:t>O</w:t>
      </w:r>
      <w:r>
        <w:rPr>
          <w:rFonts w:ascii="Arial" w:hAnsi="Arial" w:cs="Arial"/>
          <w:color w:val="000000"/>
          <w:sz w:val="36"/>
          <w:szCs w:val="36"/>
          <w:lang w:bidi="hi-IN"/>
        </w:rPr>
        <w:t xml:space="preserve">-&amp;nimiqSha </w:t>
      </w:r>
      <w:r w:rsidR="00665208">
        <w:rPr>
          <w:rFonts w:ascii="Arial" w:hAnsi="Arial" w:cs="Arial"/>
          <w:color w:val="000000"/>
          <w:sz w:val="36"/>
          <w:szCs w:val="36"/>
          <w:lang w:bidi="hi-IN"/>
        </w:rPr>
        <w:t>E</w:t>
      </w:r>
      <w:r>
        <w:rPr>
          <w:rFonts w:ascii="Arial" w:hAnsi="Arial" w:cs="Arial"/>
          <w:color w:val="000000"/>
          <w:sz w:val="36"/>
          <w:szCs w:val="36"/>
          <w:lang w:bidi="hi-IN"/>
        </w:rPr>
        <w:t>#ka vIqraSSaqta(gm) s</w:t>
      </w:r>
      <w:r w:rsidR="00665208">
        <w:rPr>
          <w:rFonts w:ascii="Arial" w:hAnsi="Arial" w:cs="Arial"/>
          <w:color w:val="000000"/>
          <w:sz w:val="36"/>
          <w:szCs w:val="36"/>
          <w:lang w:bidi="hi-IN"/>
        </w:rPr>
        <w:t>E</w:t>
      </w:r>
      <w:r>
        <w:rPr>
          <w:rFonts w:ascii="Arial" w:hAnsi="Arial" w:cs="Arial"/>
          <w:color w:val="000000"/>
          <w:sz w:val="36"/>
          <w:szCs w:val="36"/>
          <w:lang w:bidi="hi-IN"/>
        </w:rPr>
        <w:t xml:space="preserve">nA# ajayathsAq-kamindra#H | </w:t>
      </w:r>
    </w:p>
    <w:p w14:paraId="016455C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saqMkranda#n</w:t>
      </w:r>
      <w:r w:rsidR="00665208">
        <w:rPr>
          <w:rFonts w:ascii="Arial" w:hAnsi="Arial" w:cs="Arial"/>
          <w:color w:val="000000"/>
          <w:sz w:val="36"/>
          <w:szCs w:val="36"/>
          <w:lang w:bidi="hi-IN"/>
        </w:rPr>
        <w:t>E</w:t>
      </w:r>
      <w:r>
        <w:rPr>
          <w:rFonts w:ascii="Arial" w:hAnsi="Arial" w:cs="Arial"/>
          <w:color w:val="000000"/>
          <w:sz w:val="36"/>
          <w:szCs w:val="36"/>
          <w:lang w:bidi="hi-IN"/>
        </w:rPr>
        <w:t>nA nimiqSh</w:t>
      </w:r>
      <w:r w:rsidR="00665208">
        <w:rPr>
          <w:rFonts w:ascii="Arial" w:hAnsi="Arial" w:cs="Arial"/>
          <w:color w:val="000000"/>
          <w:sz w:val="36"/>
          <w:szCs w:val="36"/>
          <w:lang w:bidi="hi-IN"/>
        </w:rPr>
        <w:t>E</w:t>
      </w:r>
      <w:r>
        <w:rPr>
          <w:rFonts w:ascii="Arial" w:hAnsi="Arial" w:cs="Arial"/>
          <w:color w:val="000000"/>
          <w:sz w:val="36"/>
          <w:szCs w:val="36"/>
          <w:lang w:bidi="hi-IN"/>
        </w:rPr>
        <w:t>Na# jiqShNunA# yutkAqr</w:t>
      </w:r>
      <w:r w:rsidR="00665208">
        <w:rPr>
          <w:rFonts w:ascii="Arial" w:hAnsi="Arial" w:cs="Arial"/>
          <w:color w:val="000000"/>
          <w:sz w:val="36"/>
          <w:szCs w:val="36"/>
          <w:lang w:bidi="hi-IN"/>
        </w:rPr>
        <w:t>E</w:t>
      </w:r>
      <w:r>
        <w:rPr>
          <w:rFonts w:ascii="Arial" w:hAnsi="Arial" w:cs="Arial"/>
          <w:color w:val="000000"/>
          <w:sz w:val="36"/>
          <w:szCs w:val="36"/>
          <w:lang w:bidi="hi-IN"/>
        </w:rPr>
        <w:t>Na# duScyavaqn</w:t>
      </w:r>
      <w:r w:rsidR="00665208">
        <w:rPr>
          <w:rFonts w:ascii="Arial" w:hAnsi="Arial" w:cs="Arial"/>
          <w:color w:val="000000"/>
          <w:sz w:val="36"/>
          <w:szCs w:val="36"/>
          <w:lang w:bidi="hi-IN"/>
        </w:rPr>
        <w:t>E</w:t>
      </w:r>
      <w:r>
        <w:rPr>
          <w:rFonts w:ascii="Arial" w:hAnsi="Arial" w:cs="Arial"/>
          <w:color w:val="000000"/>
          <w:sz w:val="36"/>
          <w:szCs w:val="36"/>
          <w:lang w:bidi="hi-IN"/>
        </w:rPr>
        <w:t xml:space="preserve">na# dhRuqShNunA$ | </w:t>
      </w:r>
    </w:p>
    <w:p w14:paraId="013B88A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tadindr</w:t>
      </w:r>
      <w:r w:rsidR="00665208">
        <w:rPr>
          <w:rFonts w:ascii="Arial" w:hAnsi="Arial" w:cs="Arial"/>
          <w:color w:val="000000"/>
          <w:sz w:val="36"/>
          <w:szCs w:val="36"/>
          <w:lang w:bidi="hi-IN"/>
        </w:rPr>
        <w:t>E</w:t>
      </w:r>
      <w:r>
        <w:rPr>
          <w:rFonts w:ascii="Arial" w:hAnsi="Arial" w:cs="Arial"/>
          <w:color w:val="000000"/>
          <w:sz w:val="36"/>
          <w:szCs w:val="36"/>
          <w:lang w:bidi="hi-IN"/>
        </w:rPr>
        <w:t>#Na jayataq tathsa#hadhvaqM ~Myudh</w:t>
      </w:r>
      <w:r w:rsidR="00665208">
        <w:rPr>
          <w:rFonts w:ascii="Arial" w:hAnsi="Arial" w:cs="Arial"/>
          <w:color w:val="000000"/>
          <w:sz w:val="36"/>
          <w:szCs w:val="36"/>
          <w:lang w:bidi="hi-IN"/>
        </w:rPr>
        <w:t>O</w:t>
      </w:r>
      <w:r>
        <w:rPr>
          <w:rFonts w:ascii="Arial" w:hAnsi="Arial" w:cs="Arial"/>
          <w:color w:val="000000"/>
          <w:sz w:val="36"/>
          <w:szCs w:val="36"/>
          <w:lang w:bidi="hi-IN"/>
        </w:rPr>
        <w:t># naraq iShu# hast</w:t>
      </w:r>
      <w:r w:rsidR="00665208">
        <w:rPr>
          <w:rFonts w:ascii="Arial" w:hAnsi="Arial" w:cs="Arial"/>
          <w:color w:val="000000"/>
          <w:sz w:val="36"/>
          <w:szCs w:val="36"/>
          <w:lang w:bidi="hi-IN"/>
        </w:rPr>
        <w:t>E</w:t>
      </w:r>
      <w:r>
        <w:rPr>
          <w:rFonts w:ascii="Arial" w:hAnsi="Arial" w:cs="Arial"/>
          <w:color w:val="000000"/>
          <w:sz w:val="36"/>
          <w:szCs w:val="36"/>
          <w:lang w:bidi="hi-IN"/>
        </w:rPr>
        <w:t xml:space="preserve">naq vRuShNA$ | </w:t>
      </w:r>
    </w:p>
    <w:p w14:paraId="63F5AAC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 iShu#hastaiqH sa ni#ShaqMgiBi# rvaqSI sa(gg)sra#ShTAq sayudhaq indr</w:t>
      </w:r>
      <w:r w:rsidR="00665208">
        <w:rPr>
          <w:rFonts w:ascii="Arial" w:hAnsi="Arial" w:cs="Arial"/>
          <w:color w:val="000000"/>
          <w:sz w:val="36"/>
          <w:szCs w:val="36"/>
          <w:lang w:bidi="hi-IN"/>
        </w:rPr>
        <w:t>O</w:t>
      </w:r>
      <w:r>
        <w:rPr>
          <w:rFonts w:ascii="Arial" w:hAnsi="Arial" w:cs="Arial"/>
          <w:color w:val="000000"/>
          <w:sz w:val="36"/>
          <w:szCs w:val="36"/>
          <w:lang w:bidi="hi-IN"/>
        </w:rPr>
        <w:t># gaqN</w:t>
      </w:r>
      <w:r w:rsidR="00665208">
        <w:rPr>
          <w:rFonts w:ascii="Arial" w:hAnsi="Arial" w:cs="Arial"/>
          <w:color w:val="000000"/>
          <w:sz w:val="36"/>
          <w:szCs w:val="36"/>
          <w:lang w:bidi="hi-IN"/>
        </w:rPr>
        <w:t>E</w:t>
      </w:r>
      <w:r>
        <w:rPr>
          <w:rFonts w:ascii="Arial" w:hAnsi="Arial" w:cs="Arial"/>
          <w:color w:val="000000"/>
          <w:sz w:val="36"/>
          <w:szCs w:val="36"/>
          <w:lang w:bidi="hi-IN"/>
        </w:rPr>
        <w:t xml:space="preserve">na# | </w:t>
      </w:r>
    </w:p>
    <w:p w14:paraId="62A5B0A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saq(gm)qsRuqShTaq-jiths</w:t>
      </w:r>
      <w:r w:rsidR="00665208">
        <w:rPr>
          <w:rFonts w:ascii="Arial" w:hAnsi="Arial" w:cs="Arial"/>
          <w:color w:val="000000"/>
          <w:sz w:val="36"/>
          <w:szCs w:val="36"/>
          <w:lang w:bidi="hi-IN"/>
        </w:rPr>
        <w:t>O</w:t>
      </w:r>
      <w:r>
        <w:rPr>
          <w:rFonts w:ascii="Arial" w:hAnsi="Arial" w:cs="Arial"/>
          <w:color w:val="000000"/>
          <w:sz w:val="36"/>
          <w:szCs w:val="36"/>
          <w:lang w:bidi="hi-IN"/>
        </w:rPr>
        <w:t xml:space="preserve">#maqpA bA#hu Saqd^^rdhyU$rdhva-dha#nvAq prati#hitA-BiqrastA$ | </w:t>
      </w:r>
    </w:p>
    <w:p w14:paraId="0975E64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bRuha#spat</w:t>
      </w:r>
      <w:r w:rsidR="00665208">
        <w:rPr>
          <w:rFonts w:ascii="Arial" w:hAnsi="Arial" w:cs="Arial"/>
          <w:color w:val="000000"/>
          <w:sz w:val="36"/>
          <w:szCs w:val="36"/>
          <w:lang w:bidi="hi-IN"/>
        </w:rPr>
        <w:t>E</w:t>
      </w:r>
      <w:r>
        <w:rPr>
          <w:rFonts w:ascii="Arial" w:hAnsi="Arial" w:cs="Arial"/>
          <w:color w:val="000000"/>
          <w:sz w:val="36"/>
          <w:szCs w:val="36"/>
          <w:lang w:bidi="hi-IN"/>
        </w:rPr>
        <w:t>q pari#dIyAq rath</w:t>
      </w:r>
      <w:r w:rsidR="00665208">
        <w:rPr>
          <w:rFonts w:ascii="Arial" w:hAnsi="Arial" w:cs="Arial"/>
          <w:color w:val="000000"/>
          <w:sz w:val="36"/>
          <w:szCs w:val="36"/>
          <w:lang w:bidi="hi-IN"/>
        </w:rPr>
        <w:t>E</w:t>
      </w:r>
      <w:r>
        <w:rPr>
          <w:rFonts w:ascii="Arial" w:hAnsi="Arial" w:cs="Arial"/>
          <w:color w:val="000000"/>
          <w:sz w:val="36"/>
          <w:szCs w:val="36"/>
          <w:lang w:bidi="hi-IN"/>
        </w:rPr>
        <w:t>#na rakSh</w:t>
      </w:r>
      <w:r w:rsidR="00665208">
        <w:rPr>
          <w:rFonts w:ascii="Arial" w:hAnsi="Arial" w:cs="Arial"/>
          <w:color w:val="000000"/>
          <w:sz w:val="36"/>
          <w:szCs w:val="36"/>
          <w:lang w:bidi="hi-IN"/>
        </w:rPr>
        <w:t>O</w:t>
      </w:r>
      <w:r>
        <w:rPr>
          <w:rFonts w:ascii="Arial" w:hAnsi="Arial" w:cs="Arial"/>
          <w:color w:val="000000"/>
          <w:sz w:val="36"/>
          <w:szCs w:val="36"/>
          <w:lang w:bidi="hi-IN"/>
        </w:rPr>
        <w:t>qhA&amp;mitrA(gm)# apaq bAdha#mAnaH | 1</w:t>
      </w:r>
    </w:p>
    <w:p w14:paraId="0B10312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73B36B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praqBaqMjan ths</w:t>
      </w:r>
      <w:r w:rsidR="00665208">
        <w:rPr>
          <w:rFonts w:ascii="Arial" w:hAnsi="Arial" w:cs="Arial"/>
          <w:color w:val="000000"/>
          <w:sz w:val="36"/>
          <w:szCs w:val="36"/>
          <w:lang w:bidi="hi-IN"/>
        </w:rPr>
        <w:t>E</w:t>
      </w:r>
      <w:r>
        <w:rPr>
          <w:rFonts w:ascii="Arial" w:hAnsi="Arial" w:cs="Arial"/>
          <w:color w:val="000000"/>
          <w:sz w:val="36"/>
          <w:szCs w:val="36"/>
          <w:lang w:bidi="hi-IN"/>
        </w:rPr>
        <w:t>nA$H pramRuqN</w:t>
      </w:r>
      <w:r w:rsidR="00665208">
        <w:rPr>
          <w:rFonts w:ascii="Arial" w:hAnsi="Arial" w:cs="Arial"/>
          <w:color w:val="000000"/>
          <w:sz w:val="36"/>
          <w:szCs w:val="36"/>
          <w:lang w:bidi="hi-IN"/>
        </w:rPr>
        <w:t>O</w:t>
      </w:r>
      <w:r>
        <w:rPr>
          <w:rFonts w:ascii="Arial" w:hAnsi="Arial" w:cs="Arial"/>
          <w:color w:val="000000"/>
          <w:sz w:val="36"/>
          <w:szCs w:val="36"/>
          <w:lang w:bidi="hi-IN"/>
        </w:rPr>
        <w:t xml:space="preserve"> yuqdhA jaya#nnaqsmAka#-m</w:t>
      </w:r>
      <w:r w:rsidR="00665208">
        <w:rPr>
          <w:rFonts w:ascii="Arial" w:hAnsi="Arial" w:cs="Arial"/>
          <w:color w:val="000000"/>
          <w:sz w:val="36"/>
          <w:szCs w:val="36"/>
          <w:lang w:bidi="hi-IN"/>
        </w:rPr>
        <w:t>E</w:t>
      </w:r>
      <w:r>
        <w:rPr>
          <w:rFonts w:ascii="Arial" w:hAnsi="Arial" w:cs="Arial"/>
          <w:color w:val="000000"/>
          <w:sz w:val="36"/>
          <w:szCs w:val="36"/>
          <w:lang w:bidi="hi-IN"/>
        </w:rPr>
        <w:t xml:space="preserve">ddhyaviqtA rathA#nAM | </w:t>
      </w:r>
    </w:p>
    <w:p w14:paraId="05AF844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g</w:t>
      </w:r>
      <w:r w:rsidR="00665208">
        <w:rPr>
          <w:rFonts w:ascii="Arial" w:hAnsi="Arial" w:cs="Arial"/>
          <w:color w:val="000000"/>
          <w:sz w:val="36"/>
          <w:szCs w:val="36"/>
          <w:lang w:bidi="hi-IN"/>
        </w:rPr>
        <w:t>O</w:t>
      </w:r>
      <w:r>
        <w:rPr>
          <w:rFonts w:ascii="Arial" w:hAnsi="Arial" w:cs="Arial"/>
          <w:color w:val="000000"/>
          <w:sz w:val="36"/>
          <w:szCs w:val="36"/>
          <w:lang w:bidi="hi-IN"/>
        </w:rPr>
        <w:t>qtraqBida#M g</w:t>
      </w:r>
      <w:r w:rsidR="00665208">
        <w:rPr>
          <w:rFonts w:ascii="Arial" w:hAnsi="Arial" w:cs="Arial"/>
          <w:color w:val="000000"/>
          <w:sz w:val="36"/>
          <w:szCs w:val="36"/>
          <w:lang w:bidi="hi-IN"/>
        </w:rPr>
        <w:t>O</w:t>
      </w:r>
      <w:r>
        <w:rPr>
          <w:rFonts w:ascii="Arial" w:hAnsi="Arial" w:cs="Arial"/>
          <w:color w:val="000000"/>
          <w:sz w:val="36"/>
          <w:szCs w:val="36"/>
          <w:lang w:bidi="hi-IN"/>
        </w:rPr>
        <w:t>qvidaqM ~Mvajra#bAhuqM jaya#ntaqmajma# pramRuqNantaq-m</w:t>
      </w:r>
      <w:r w:rsidR="00665208">
        <w:rPr>
          <w:rFonts w:ascii="Arial" w:hAnsi="Arial" w:cs="Arial"/>
          <w:color w:val="000000"/>
          <w:sz w:val="36"/>
          <w:szCs w:val="36"/>
          <w:lang w:bidi="hi-IN"/>
        </w:rPr>
        <w:t>O</w:t>
      </w:r>
      <w:r>
        <w:rPr>
          <w:rFonts w:ascii="Arial" w:hAnsi="Arial" w:cs="Arial"/>
          <w:color w:val="000000"/>
          <w:sz w:val="36"/>
          <w:szCs w:val="36"/>
          <w:lang w:bidi="hi-IN"/>
        </w:rPr>
        <w:t xml:space="preserve">ja#sA | </w:t>
      </w:r>
    </w:p>
    <w:p w14:paraId="3972FB5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iqma(gm) sa#jAtAq anu#vIra-yadhvaqmindra(gm)# saKAqy</w:t>
      </w:r>
      <w:r w:rsidR="00665208">
        <w:rPr>
          <w:rFonts w:ascii="Arial" w:hAnsi="Arial" w:cs="Arial"/>
          <w:color w:val="000000"/>
          <w:sz w:val="36"/>
          <w:szCs w:val="36"/>
          <w:lang w:bidi="hi-IN"/>
        </w:rPr>
        <w:t>O</w:t>
      </w:r>
      <w:r>
        <w:rPr>
          <w:rFonts w:ascii="Arial" w:hAnsi="Arial" w:cs="Arial"/>
          <w:color w:val="000000"/>
          <w:sz w:val="36"/>
          <w:szCs w:val="36"/>
          <w:lang w:bidi="hi-IN"/>
        </w:rPr>
        <w:t xml:space="preserve">&amp;nuq sara#BadhvaM | </w:t>
      </w:r>
    </w:p>
    <w:p w14:paraId="0B2177D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baqlaqviqj~jAqya-ssthavi#raqH pravI#raq-ssaha#svAn vAqjI saha#mAna uqgraH | </w:t>
      </w:r>
    </w:p>
    <w:p w14:paraId="1DFEA21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aqBivI#r</w:t>
      </w:r>
      <w:r w:rsidR="00665208">
        <w:rPr>
          <w:rFonts w:ascii="Arial" w:hAnsi="Arial" w:cs="Arial"/>
          <w:color w:val="000000"/>
          <w:sz w:val="36"/>
          <w:szCs w:val="36"/>
          <w:lang w:bidi="hi-IN"/>
        </w:rPr>
        <w:t>O</w:t>
      </w:r>
      <w:r>
        <w:rPr>
          <w:rFonts w:ascii="Arial" w:hAnsi="Arial" w:cs="Arial"/>
          <w:color w:val="000000"/>
          <w:sz w:val="36"/>
          <w:szCs w:val="36"/>
          <w:lang w:bidi="hi-IN"/>
        </w:rPr>
        <w:t xml:space="preserve"> aqBisa#tvA sah</w:t>
      </w:r>
      <w:r w:rsidR="00665208">
        <w:rPr>
          <w:rFonts w:ascii="Arial" w:hAnsi="Arial" w:cs="Arial"/>
          <w:color w:val="000000"/>
          <w:sz w:val="36"/>
          <w:szCs w:val="36"/>
          <w:lang w:bidi="hi-IN"/>
        </w:rPr>
        <w:t>O</w:t>
      </w:r>
      <w:r>
        <w:rPr>
          <w:rFonts w:ascii="Arial" w:hAnsi="Arial" w:cs="Arial"/>
          <w:color w:val="000000"/>
          <w:sz w:val="36"/>
          <w:szCs w:val="36"/>
          <w:lang w:bidi="hi-IN"/>
        </w:rPr>
        <w:t>qjA jaitra#mindraq rathaqmAti#ShTha g</w:t>
      </w:r>
      <w:r w:rsidR="00665208">
        <w:rPr>
          <w:rFonts w:ascii="Arial" w:hAnsi="Arial" w:cs="Arial"/>
          <w:color w:val="000000"/>
          <w:sz w:val="36"/>
          <w:szCs w:val="36"/>
          <w:lang w:bidi="hi-IN"/>
        </w:rPr>
        <w:t>O</w:t>
      </w:r>
      <w:r>
        <w:rPr>
          <w:rFonts w:ascii="Arial" w:hAnsi="Arial" w:cs="Arial"/>
          <w:color w:val="000000"/>
          <w:sz w:val="36"/>
          <w:szCs w:val="36"/>
          <w:lang w:bidi="hi-IN"/>
        </w:rPr>
        <w:t>qvit | 2</w:t>
      </w:r>
    </w:p>
    <w:p w14:paraId="4C9DD87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E858A2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aqBi g</w:t>
      </w:r>
      <w:r w:rsidR="00665208">
        <w:rPr>
          <w:rFonts w:ascii="Arial" w:hAnsi="Arial" w:cs="Arial"/>
          <w:color w:val="000000"/>
          <w:sz w:val="36"/>
          <w:szCs w:val="36"/>
          <w:lang w:bidi="hi-IN"/>
        </w:rPr>
        <w:t>O</w:t>
      </w:r>
      <w:r>
        <w:rPr>
          <w:rFonts w:ascii="Arial" w:hAnsi="Arial" w:cs="Arial"/>
          <w:color w:val="000000"/>
          <w:sz w:val="36"/>
          <w:szCs w:val="36"/>
          <w:lang w:bidi="hi-IN"/>
        </w:rPr>
        <w:t>qtrANiq saha#sAq gAha#mAn</w:t>
      </w:r>
      <w:r w:rsidR="00665208">
        <w:rPr>
          <w:rFonts w:ascii="Arial" w:hAnsi="Arial" w:cs="Arial"/>
          <w:color w:val="000000"/>
          <w:sz w:val="36"/>
          <w:szCs w:val="36"/>
          <w:lang w:bidi="hi-IN"/>
        </w:rPr>
        <w:t>O</w:t>
      </w:r>
      <w:r>
        <w:rPr>
          <w:rFonts w:ascii="Arial" w:hAnsi="Arial" w:cs="Arial"/>
          <w:color w:val="000000"/>
          <w:sz w:val="36"/>
          <w:szCs w:val="36"/>
          <w:lang w:bidi="hi-IN"/>
        </w:rPr>
        <w:t>-&amp;dAqy</w:t>
      </w:r>
      <w:r w:rsidR="00665208">
        <w:rPr>
          <w:rFonts w:ascii="Arial" w:hAnsi="Arial" w:cs="Arial"/>
          <w:color w:val="000000"/>
          <w:sz w:val="36"/>
          <w:szCs w:val="36"/>
          <w:lang w:bidi="hi-IN"/>
        </w:rPr>
        <w:t>O</w:t>
      </w:r>
      <w:r>
        <w:rPr>
          <w:rFonts w:ascii="Arial" w:hAnsi="Arial" w:cs="Arial"/>
          <w:color w:val="000000"/>
          <w:sz w:val="36"/>
          <w:szCs w:val="36"/>
          <w:lang w:bidi="hi-IN"/>
        </w:rPr>
        <w:t xml:space="preserve"> vIqra SSaqta-ma#nyuqrindra#H | </w:t>
      </w:r>
    </w:p>
    <w:p w14:paraId="44127E0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duqScyaqvaqnaH pRu#tanAqShADa# yuqddhy</w:t>
      </w:r>
      <w:r w:rsidR="00665208">
        <w:rPr>
          <w:rFonts w:ascii="Arial" w:hAnsi="Arial" w:cs="Arial"/>
          <w:color w:val="000000"/>
          <w:sz w:val="36"/>
          <w:szCs w:val="36"/>
          <w:lang w:bidi="hi-IN"/>
        </w:rPr>
        <w:t>O</w:t>
      </w:r>
      <w:r>
        <w:rPr>
          <w:rFonts w:ascii="Arial" w:hAnsi="Arial" w:cs="Arial"/>
          <w:color w:val="000000"/>
          <w:sz w:val="36"/>
          <w:szCs w:val="36"/>
          <w:lang w:bidi="hi-IN"/>
        </w:rPr>
        <w:t>$-&amp;smAkaq(gm)q s</w:t>
      </w:r>
      <w:r w:rsidR="00665208">
        <w:rPr>
          <w:rFonts w:ascii="Arial" w:hAnsi="Arial" w:cs="Arial"/>
          <w:color w:val="000000"/>
          <w:sz w:val="36"/>
          <w:szCs w:val="36"/>
          <w:lang w:bidi="hi-IN"/>
        </w:rPr>
        <w:t>E</w:t>
      </w:r>
      <w:r>
        <w:rPr>
          <w:rFonts w:ascii="Arial" w:hAnsi="Arial" w:cs="Arial"/>
          <w:color w:val="000000"/>
          <w:sz w:val="36"/>
          <w:szCs w:val="36"/>
          <w:lang w:bidi="hi-IN"/>
        </w:rPr>
        <w:t xml:space="preserve">nA# avatuq prayuqthsu | </w:t>
      </w:r>
    </w:p>
    <w:p w14:paraId="14795CF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indra# AsAM n</w:t>
      </w:r>
      <w:r w:rsidR="00665208">
        <w:rPr>
          <w:rFonts w:ascii="Arial" w:hAnsi="Arial" w:cs="Arial"/>
          <w:color w:val="000000"/>
          <w:sz w:val="36"/>
          <w:szCs w:val="36"/>
          <w:lang w:bidi="hi-IN"/>
        </w:rPr>
        <w:t>E</w:t>
      </w:r>
      <w:r>
        <w:rPr>
          <w:rFonts w:ascii="Arial" w:hAnsi="Arial" w:cs="Arial"/>
          <w:color w:val="000000"/>
          <w:sz w:val="36"/>
          <w:szCs w:val="36"/>
          <w:lang w:bidi="hi-IN"/>
        </w:rPr>
        <w:t xml:space="preserve">qtA bRuhaqspatiq rdakShi#NA yaqj~jaH puqra </w:t>
      </w:r>
      <w:r w:rsidR="00665208">
        <w:rPr>
          <w:rFonts w:ascii="Arial" w:hAnsi="Arial" w:cs="Arial"/>
          <w:color w:val="000000"/>
          <w:sz w:val="36"/>
          <w:szCs w:val="36"/>
          <w:lang w:bidi="hi-IN"/>
        </w:rPr>
        <w:t>E</w:t>
      </w:r>
      <w:r>
        <w:rPr>
          <w:rFonts w:ascii="Arial" w:hAnsi="Arial" w:cs="Arial"/>
          <w:color w:val="000000"/>
          <w:sz w:val="36"/>
          <w:szCs w:val="36"/>
          <w:lang w:bidi="hi-IN"/>
        </w:rPr>
        <w:t>#tuq s</w:t>
      </w:r>
      <w:r w:rsidR="00665208">
        <w:rPr>
          <w:rFonts w:ascii="Arial" w:hAnsi="Arial" w:cs="Arial"/>
          <w:color w:val="000000"/>
          <w:sz w:val="36"/>
          <w:szCs w:val="36"/>
          <w:lang w:bidi="hi-IN"/>
        </w:rPr>
        <w:t>O</w:t>
      </w:r>
      <w:r>
        <w:rPr>
          <w:rFonts w:ascii="Arial" w:hAnsi="Arial" w:cs="Arial"/>
          <w:color w:val="000000"/>
          <w:sz w:val="36"/>
          <w:szCs w:val="36"/>
          <w:lang w:bidi="hi-IN"/>
        </w:rPr>
        <w:t xml:space="preserve">ma#H | </w:t>
      </w:r>
    </w:p>
    <w:p w14:paraId="0EF0065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qvaqs</w:t>
      </w:r>
      <w:r w:rsidR="00665208">
        <w:rPr>
          <w:rFonts w:ascii="Arial" w:hAnsi="Arial" w:cs="Arial"/>
          <w:color w:val="000000"/>
          <w:sz w:val="36"/>
          <w:szCs w:val="36"/>
          <w:lang w:bidi="hi-IN"/>
        </w:rPr>
        <w:t>E</w:t>
      </w:r>
      <w:r>
        <w:rPr>
          <w:rFonts w:ascii="Arial" w:hAnsi="Arial" w:cs="Arial"/>
          <w:color w:val="000000"/>
          <w:sz w:val="36"/>
          <w:szCs w:val="36"/>
          <w:lang w:bidi="hi-IN"/>
        </w:rPr>
        <w:t>qnAnA#-maBiBaM jatIqnAM jaya#ntInAM maqrut</w:t>
      </w:r>
      <w:r w:rsidR="00665208">
        <w:rPr>
          <w:rFonts w:ascii="Arial" w:hAnsi="Arial" w:cs="Arial"/>
          <w:color w:val="000000"/>
          <w:sz w:val="36"/>
          <w:szCs w:val="36"/>
          <w:lang w:bidi="hi-IN"/>
        </w:rPr>
        <w:t>O</w:t>
      </w:r>
      <w:r>
        <w:rPr>
          <w:rFonts w:ascii="Arial" w:hAnsi="Arial" w:cs="Arial"/>
          <w:color w:val="000000"/>
          <w:sz w:val="36"/>
          <w:szCs w:val="36"/>
          <w:lang w:bidi="hi-IN"/>
        </w:rPr>
        <w:t># yaqntvagr</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p>
    <w:p w14:paraId="2930CBB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indra#syaq vRuShN</w:t>
      </w:r>
      <w:r w:rsidR="00665208">
        <w:rPr>
          <w:rFonts w:ascii="Arial" w:hAnsi="Arial" w:cs="Arial"/>
          <w:color w:val="000000"/>
          <w:sz w:val="36"/>
          <w:szCs w:val="36"/>
          <w:lang w:bidi="hi-IN"/>
        </w:rPr>
        <w:t>O</w:t>
      </w:r>
      <w:r>
        <w:rPr>
          <w:rFonts w:ascii="Arial" w:hAnsi="Arial" w:cs="Arial"/>
          <w:color w:val="000000"/>
          <w:sz w:val="36"/>
          <w:szCs w:val="36"/>
          <w:lang w:bidi="hi-IN"/>
        </w:rPr>
        <w:t xml:space="preserve">q varu#Nasyaq rAj~ja# AdiqtyAnA$M maqrutAq(gm)q Sarddha# uqgraM | </w:t>
      </w:r>
    </w:p>
    <w:p w14:paraId="5004129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749B59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maqhAma#nasAM BuvanacyaqvAnAqM G</w:t>
      </w:r>
      <w:r w:rsidR="00665208">
        <w:rPr>
          <w:rFonts w:ascii="Arial" w:hAnsi="Arial" w:cs="Arial"/>
          <w:color w:val="000000"/>
          <w:sz w:val="36"/>
          <w:szCs w:val="36"/>
          <w:lang w:bidi="hi-IN"/>
        </w:rPr>
        <w:t>O</w:t>
      </w:r>
      <w:r>
        <w:rPr>
          <w:rFonts w:ascii="Arial" w:hAnsi="Arial" w:cs="Arial"/>
          <w:color w:val="000000"/>
          <w:sz w:val="36"/>
          <w:szCs w:val="36"/>
          <w:lang w:bidi="hi-IN"/>
        </w:rPr>
        <w:t>Sh</w:t>
      </w:r>
      <w:r w:rsidR="00665208">
        <w:rPr>
          <w:rFonts w:ascii="Arial" w:hAnsi="Arial" w:cs="Arial"/>
          <w:color w:val="000000"/>
          <w:sz w:val="36"/>
          <w:szCs w:val="36"/>
          <w:lang w:bidi="hi-IN"/>
        </w:rPr>
        <w:t>O</w:t>
      </w:r>
      <w:r>
        <w:rPr>
          <w:rFonts w:ascii="Arial" w:hAnsi="Arial" w:cs="Arial"/>
          <w:color w:val="000000"/>
          <w:sz w:val="36"/>
          <w:szCs w:val="36"/>
          <w:lang w:bidi="hi-IN"/>
        </w:rPr>
        <w:t># d</w:t>
      </w:r>
      <w:r w:rsidR="00665208">
        <w:rPr>
          <w:rFonts w:ascii="Arial" w:hAnsi="Arial" w:cs="Arial"/>
          <w:color w:val="000000"/>
          <w:sz w:val="36"/>
          <w:szCs w:val="36"/>
          <w:lang w:bidi="hi-IN"/>
        </w:rPr>
        <w:t>E</w:t>
      </w:r>
      <w:r>
        <w:rPr>
          <w:rFonts w:ascii="Arial" w:hAnsi="Arial" w:cs="Arial"/>
          <w:color w:val="000000"/>
          <w:sz w:val="36"/>
          <w:szCs w:val="36"/>
          <w:lang w:bidi="hi-IN"/>
        </w:rPr>
        <w:t xml:space="preserve">qvAnAqM jaya#tAq muda#sthAt | </w:t>
      </w:r>
    </w:p>
    <w:p w14:paraId="71C77AE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aqsmAkaq-mindraqH-samRu#t</w:t>
      </w:r>
      <w:r w:rsidR="00665208">
        <w:rPr>
          <w:rFonts w:ascii="Arial" w:hAnsi="Arial" w:cs="Arial"/>
          <w:color w:val="000000"/>
          <w:sz w:val="36"/>
          <w:szCs w:val="36"/>
          <w:lang w:bidi="hi-IN"/>
        </w:rPr>
        <w:t>E</w:t>
      </w:r>
      <w:r>
        <w:rPr>
          <w:rFonts w:ascii="Arial" w:hAnsi="Arial" w:cs="Arial"/>
          <w:color w:val="000000"/>
          <w:sz w:val="36"/>
          <w:szCs w:val="36"/>
          <w:lang w:bidi="hi-IN"/>
        </w:rPr>
        <w:t>Shu-dhvaqj</w:t>
      </w:r>
      <w:r w:rsidR="00665208">
        <w:rPr>
          <w:rFonts w:ascii="Arial" w:hAnsi="Arial" w:cs="Arial"/>
          <w:color w:val="000000"/>
          <w:sz w:val="36"/>
          <w:szCs w:val="36"/>
          <w:lang w:bidi="hi-IN"/>
        </w:rPr>
        <w:t>E</w:t>
      </w:r>
      <w:r>
        <w:rPr>
          <w:rFonts w:ascii="Arial" w:hAnsi="Arial" w:cs="Arial"/>
          <w:color w:val="000000"/>
          <w:sz w:val="36"/>
          <w:szCs w:val="36"/>
          <w:lang w:bidi="hi-IN"/>
        </w:rPr>
        <w:t>-ShvaqsmAkaqM ~MyA iSha#vaqstA ja#yantu | 3</w:t>
      </w:r>
    </w:p>
    <w:p w14:paraId="0CC2DA1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A358D0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gramStart"/>
      <w:r>
        <w:rPr>
          <w:rFonts w:ascii="Arial" w:hAnsi="Arial" w:cs="Arial"/>
          <w:color w:val="000000"/>
          <w:sz w:val="36"/>
          <w:szCs w:val="36"/>
          <w:lang w:bidi="hi-IN"/>
        </w:rPr>
        <w:t>aqsmAka#</w:t>
      </w:r>
      <w:proofErr w:type="gramEnd"/>
      <w:r>
        <w:rPr>
          <w:rFonts w:ascii="Arial" w:hAnsi="Arial" w:cs="Arial"/>
          <w:color w:val="000000"/>
          <w:sz w:val="36"/>
          <w:szCs w:val="36"/>
          <w:lang w:bidi="hi-IN"/>
        </w:rPr>
        <w:t>M ~MvIqrA utta#r</w:t>
      </w:r>
      <w:r w:rsidR="00665208">
        <w:rPr>
          <w:rFonts w:ascii="Arial" w:hAnsi="Arial" w:cs="Arial"/>
          <w:color w:val="000000"/>
          <w:sz w:val="36"/>
          <w:szCs w:val="36"/>
          <w:lang w:bidi="hi-IN"/>
        </w:rPr>
        <w:t>E</w:t>
      </w:r>
      <w:r>
        <w:rPr>
          <w:rFonts w:ascii="Arial" w:hAnsi="Arial" w:cs="Arial"/>
          <w:color w:val="000000"/>
          <w:sz w:val="36"/>
          <w:szCs w:val="36"/>
          <w:lang w:bidi="hi-IN"/>
        </w:rPr>
        <w:t xml:space="preserve"> BavantvaqsmAnu# d</w:t>
      </w:r>
      <w:r w:rsidR="00665208">
        <w:rPr>
          <w:rFonts w:ascii="Arial" w:hAnsi="Arial" w:cs="Arial"/>
          <w:color w:val="000000"/>
          <w:sz w:val="36"/>
          <w:szCs w:val="36"/>
          <w:lang w:bidi="hi-IN"/>
        </w:rPr>
        <w:t>E</w:t>
      </w:r>
      <w:r>
        <w:rPr>
          <w:rFonts w:ascii="Arial" w:hAnsi="Arial" w:cs="Arial"/>
          <w:color w:val="000000"/>
          <w:sz w:val="36"/>
          <w:szCs w:val="36"/>
          <w:lang w:bidi="hi-IN"/>
        </w:rPr>
        <w:t>vA avatAq hav</w:t>
      </w:r>
      <w:r w:rsidR="00665208">
        <w:rPr>
          <w:rFonts w:ascii="Arial" w:hAnsi="Arial" w:cs="Arial"/>
          <w:color w:val="000000"/>
          <w:sz w:val="36"/>
          <w:szCs w:val="36"/>
          <w:lang w:bidi="hi-IN"/>
        </w:rPr>
        <w:t>E</w:t>
      </w:r>
      <w:r>
        <w:rPr>
          <w:rFonts w:ascii="Arial" w:hAnsi="Arial" w:cs="Arial"/>
          <w:color w:val="000000"/>
          <w:sz w:val="36"/>
          <w:szCs w:val="36"/>
          <w:lang w:bidi="hi-IN"/>
        </w:rPr>
        <w:t xml:space="preserve">#Shu | uddha#r.Shaya maGavaqnnA-yu#dhAq-nyuthsatva#nAM mAmaqkAnAqM mahA(gm)#si | </w:t>
      </w:r>
    </w:p>
    <w:p w14:paraId="63703C3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udvRu#trahan vAqjinAqM vAji#nAq-nyudrathA#nAqM jaya#tAm</w:t>
      </w:r>
      <w:r w:rsidR="00665208">
        <w:rPr>
          <w:rFonts w:ascii="Arial" w:hAnsi="Arial" w:cs="Arial"/>
          <w:color w:val="000000"/>
          <w:sz w:val="36"/>
          <w:szCs w:val="36"/>
          <w:lang w:bidi="hi-IN"/>
        </w:rPr>
        <w:t>E</w:t>
      </w:r>
      <w:r>
        <w:rPr>
          <w:rFonts w:ascii="Arial" w:hAnsi="Arial" w:cs="Arial"/>
          <w:color w:val="000000"/>
          <w:sz w:val="36"/>
          <w:szCs w:val="36"/>
          <w:lang w:bidi="hi-IN"/>
        </w:rPr>
        <w:t>tuq G</w:t>
      </w:r>
      <w:r w:rsidR="00665208">
        <w:rPr>
          <w:rFonts w:ascii="Arial" w:hAnsi="Arial" w:cs="Arial"/>
          <w:color w:val="000000"/>
          <w:sz w:val="36"/>
          <w:szCs w:val="36"/>
          <w:lang w:bidi="hi-IN"/>
        </w:rPr>
        <w:t>O</w:t>
      </w:r>
      <w:r>
        <w:rPr>
          <w:rFonts w:ascii="Arial" w:hAnsi="Arial" w:cs="Arial"/>
          <w:color w:val="000000"/>
          <w:sz w:val="36"/>
          <w:szCs w:val="36"/>
          <w:lang w:bidi="hi-IN"/>
        </w:rPr>
        <w:t xml:space="preserve">Sha#H | </w:t>
      </w:r>
    </w:p>
    <w:p w14:paraId="63C3727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upaqpr</w:t>
      </w:r>
      <w:r w:rsidR="00665208">
        <w:rPr>
          <w:rFonts w:ascii="Arial" w:hAnsi="Arial" w:cs="Arial"/>
          <w:color w:val="000000"/>
          <w:sz w:val="36"/>
          <w:szCs w:val="36"/>
          <w:lang w:bidi="hi-IN"/>
        </w:rPr>
        <w:t>E</w:t>
      </w:r>
      <w:r>
        <w:rPr>
          <w:rFonts w:ascii="Arial" w:hAnsi="Arial" w:cs="Arial"/>
          <w:color w:val="000000"/>
          <w:sz w:val="36"/>
          <w:szCs w:val="36"/>
          <w:lang w:bidi="hi-IN"/>
        </w:rPr>
        <w:t>taq jaya#tA naraH sthiqrA va#H santu bAqhava#H | indr</w:t>
      </w:r>
      <w:r w:rsidR="00665208">
        <w:rPr>
          <w:rFonts w:ascii="Arial" w:hAnsi="Arial" w:cs="Arial"/>
          <w:color w:val="000000"/>
          <w:sz w:val="36"/>
          <w:szCs w:val="36"/>
          <w:lang w:bidi="hi-IN"/>
        </w:rPr>
        <w:t>O</w:t>
      </w:r>
      <w:r>
        <w:rPr>
          <w:rFonts w:ascii="Arial" w:hAnsi="Arial" w:cs="Arial"/>
          <w:color w:val="000000"/>
          <w:sz w:val="36"/>
          <w:szCs w:val="36"/>
          <w:lang w:bidi="hi-IN"/>
        </w:rPr>
        <w:t># vaqH Sarma# yacCatvanA-dhRuqShyA yathA&amp;sa#tha | ava#sRuShTAq parA#pataq Sara#vy</w:t>
      </w:r>
      <w:r w:rsidR="00665208">
        <w:rPr>
          <w:rFonts w:ascii="Arial" w:hAnsi="Arial" w:cs="Arial"/>
          <w:color w:val="000000"/>
          <w:sz w:val="36"/>
          <w:szCs w:val="36"/>
          <w:lang w:bidi="hi-IN"/>
        </w:rPr>
        <w:t>E</w:t>
      </w:r>
      <w:r>
        <w:rPr>
          <w:rFonts w:ascii="Arial" w:hAnsi="Arial" w:cs="Arial"/>
          <w:color w:val="000000"/>
          <w:sz w:val="36"/>
          <w:szCs w:val="36"/>
          <w:lang w:bidi="hi-IN"/>
        </w:rPr>
        <w:t>q brahma# sa(gm)SitA | gacCAqmitrAqn pravi#Saq maiShAqM ka~jcaqn</w:t>
      </w:r>
      <w:r w:rsidR="00665208">
        <w:rPr>
          <w:rFonts w:ascii="Arial" w:hAnsi="Arial" w:cs="Arial"/>
          <w:color w:val="000000"/>
          <w:sz w:val="36"/>
          <w:szCs w:val="36"/>
          <w:lang w:bidi="hi-IN"/>
        </w:rPr>
        <w:t>O</w:t>
      </w:r>
      <w:r>
        <w:rPr>
          <w:rFonts w:ascii="Arial" w:hAnsi="Arial" w:cs="Arial"/>
          <w:color w:val="000000"/>
          <w:sz w:val="36"/>
          <w:szCs w:val="36"/>
          <w:lang w:bidi="hi-IN"/>
        </w:rPr>
        <w:t xml:space="preserve">cCi#ShaH | </w:t>
      </w:r>
    </w:p>
    <w:p w14:paraId="5C0BCAB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marmA#Ni t</w:t>
      </w:r>
      <w:r w:rsidR="00665208">
        <w:rPr>
          <w:rFonts w:ascii="Arial" w:hAnsi="Arial" w:cs="Arial"/>
          <w:color w:val="000000"/>
          <w:sz w:val="36"/>
          <w:szCs w:val="36"/>
          <w:lang w:bidi="hi-IN"/>
        </w:rPr>
        <w:t>E</w:t>
      </w:r>
      <w:r>
        <w:rPr>
          <w:rFonts w:ascii="Arial" w:hAnsi="Arial" w:cs="Arial"/>
          <w:color w:val="000000"/>
          <w:sz w:val="36"/>
          <w:szCs w:val="36"/>
          <w:lang w:bidi="hi-IN"/>
        </w:rPr>
        <w:t>q varma#BiSCA-dayAmiq s</w:t>
      </w:r>
      <w:r w:rsidR="00665208">
        <w:rPr>
          <w:rFonts w:ascii="Arial" w:hAnsi="Arial" w:cs="Arial"/>
          <w:color w:val="000000"/>
          <w:sz w:val="36"/>
          <w:szCs w:val="36"/>
          <w:lang w:bidi="hi-IN"/>
        </w:rPr>
        <w:t>O</w:t>
      </w:r>
      <w:r>
        <w:rPr>
          <w:rFonts w:ascii="Arial" w:hAnsi="Arial" w:cs="Arial"/>
          <w:color w:val="000000"/>
          <w:sz w:val="36"/>
          <w:szCs w:val="36"/>
          <w:lang w:bidi="hi-IN"/>
        </w:rPr>
        <w:t>ma#stvAq rAjAq&amp;mRut</w:t>
      </w:r>
      <w:r w:rsidR="00665208">
        <w:rPr>
          <w:rFonts w:ascii="Arial" w:hAnsi="Arial" w:cs="Arial"/>
          <w:color w:val="000000"/>
          <w:sz w:val="36"/>
          <w:szCs w:val="36"/>
          <w:lang w:bidi="hi-IN"/>
        </w:rPr>
        <w:t>E</w:t>
      </w:r>
      <w:r>
        <w:rPr>
          <w:rFonts w:ascii="Arial" w:hAnsi="Arial" w:cs="Arial"/>
          <w:color w:val="000000"/>
          <w:sz w:val="36"/>
          <w:szCs w:val="36"/>
          <w:lang w:bidi="hi-IN"/>
        </w:rPr>
        <w:t>#nAq-Biva#stAM | uqr</w:t>
      </w:r>
      <w:r w:rsidR="00665208">
        <w:rPr>
          <w:rFonts w:ascii="Arial" w:hAnsi="Arial" w:cs="Arial"/>
          <w:color w:val="000000"/>
          <w:sz w:val="36"/>
          <w:szCs w:val="36"/>
          <w:lang w:bidi="hi-IN"/>
        </w:rPr>
        <w:t>O</w:t>
      </w:r>
      <w:r>
        <w:rPr>
          <w:rFonts w:ascii="Arial" w:hAnsi="Arial" w:cs="Arial"/>
          <w:color w:val="000000"/>
          <w:sz w:val="36"/>
          <w:szCs w:val="36"/>
          <w:lang w:bidi="hi-IN"/>
        </w:rPr>
        <w:t xml:space="preserve"> rvarI#y</w:t>
      </w:r>
      <w:r w:rsidR="00665208">
        <w:rPr>
          <w:rFonts w:ascii="Arial" w:hAnsi="Arial" w:cs="Arial"/>
          <w:color w:val="000000"/>
          <w:sz w:val="36"/>
          <w:szCs w:val="36"/>
          <w:lang w:bidi="hi-IN"/>
        </w:rPr>
        <w:t>O</w:t>
      </w:r>
      <w:r>
        <w:rPr>
          <w:rFonts w:ascii="Arial" w:hAnsi="Arial" w:cs="Arial"/>
          <w:color w:val="000000"/>
          <w:sz w:val="36"/>
          <w:szCs w:val="36"/>
          <w:lang w:bidi="hi-IN"/>
        </w:rPr>
        <w:t>q vari#vast</w:t>
      </w:r>
      <w:r w:rsidR="00665208">
        <w:rPr>
          <w:rFonts w:ascii="Arial" w:hAnsi="Arial" w:cs="Arial"/>
          <w:color w:val="000000"/>
          <w:sz w:val="36"/>
          <w:szCs w:val="36"/>
          <w:lang w:bidi="hi-IN"/>
        </w:rPr>
        <w:t>E</w:t>
      </w:r>
      <w:r>
        <w:rPr>
          <w:rFonts w:ascii="Arial" w:hAnsi="Arial" w:cs="Arial"/>
          <w:color w:val="000000"/>
          <w:sz w:val="36"/>
          <w:szCs w:val="36"/>
          <w:lang w:bidi="hi-IN"/>
        </w:rPr>
        <w:t xml:space="preserve"> astuq jaya#ntaqM tvAmanu# madantu d</w:t>
      </w:r>
      <w:r w:rsidR="00665208">
        <w:rPr>
          <w:rFonts w:ascii="Arial" w:hAnsi="Arial" w:cs="Arial"/>
          <w:color w:val="000000"/>
          <w:sz w:val="36"/>
          <w:szCs w:val="36"/>
          <w:lang w:bidi="hi-IN"/>
        </w:rPr>
        <w:t>E</w:t>
      </w:r>
      <w:r>
        <w:rPr>
          <w:rFonts w:ascii="Arial" w:hAnsi="Arial" w:cs="Arial"/>
          <w:color w:val="000000"/>
          <w:sz w:val="36"/>
          <w:szCs w:val="36"/>
          <w:lang w:bidi="hi-IN"/>
        </w:rPr>
        <w:t xml:space="preserve">qvAH | yatra# bAqNAH saqMpata#nti kumAqrA vi#SiqKA i#va | </w:t>
      </w:r>
    </w:p>
    <w:p w14:paraId="4B6D0694" w14:textId="77777777" w:rsidR="00D91D60" w:rsidRDefault="00D91D60" w:rsidP="00A1582D">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indr</w:t>
      </w:r>
      <w:r w:rsidR="00665208">
        <w:rPr>
          <w:rFonts w:ascii="Arial" w:hAnsi="Arial" w:cs="Arial"/>
          <w:color w:val="000000"/>
          <w:sz w:val="36"/>
          <w:szCs w:val="36"/>
          <w:lang w:bidi="hi-IN"/>
        </w:rPr>
        <w:t>O</w:t>
      </w:r>
      <w:r>
        <w:rPr>
          <w:rFonts w:ascii="Arial" w:hAnsi="Arial" w:cs="Arial"/>
          <w:color w:val="000000"/>
          <w:sz w:val="36"/>
          <w:szCs w:val="36"/>
          <w:lang w:bidi="hi-IN"/>
        </w:rPr>
        <w:t xml:space="preserve"># naqstatra# vRutraqhA vi#SvAqhA Sarma# yacCatu || 4 || (kavacAya huM) </w:t>
      </w:r>
    </w:p>
    <w:p w14:paraId="30A240C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B9B99B6" w14:textId="5ED2FEED" w:rsidR="00D91D60" w:rsidRPr="000A0325" w:rsidRDefault="002C60E2" w:rsidP="00D91D60">
      <w:pPr>
        <w:autoSpaceDE w:val="0"/>
        <w:autoSpaceDN w:val="0"/>
        <w:adjustRightInd w:val="0"/>
        <w:spacing w:after="0" w:line="240" w:lineRule="auto"/>
        <w:rPr>
          <w:rFonts w:ascii="Arial" w:hAnsi="Arial" w:cs="Arial"/>
          <w:b/>
          <w:bCs/>
          <w:color w:val="000000"/>
          <w:sz w:val="36"/>
          <w:szCs w:val="36"/>
          <w:lang w:bidi="hi-IN"/>
        </w:rPr>
      </w:pPr>
      <w:r w:rsidRPr="000A0325">
        <w:rPr>
          <w:rFonts w:ascii="Arial" w:hAnsi="Arial" w:cs="Arial"/>
          <w:b/>
          <w:bCs/>
          <w:color w:val="000000"/>
          <w:sz w:val="36"/>
          <w:szCs w:val="36"/>
          <w:lang w:bidi="hi-IN"/>
        </w:rPr>
        <w:t>9</w:t>
      </w:r>
      <w:r w:rsidR="00D91D60" w:rsidRPr="000A0325">
        <w:rPr>
          <w:rFonts w:ascii="Arial" w:hAnsi="Arial" w:cs="Arial"/>
          <w:b/>
          <w:bCs/>
          <w:color w:val="000000"/>
          <w:sz w:val="36"/>
          <w:szCs w:val="36"/>
          <w:lang w:bidi="hi-IN"/>
        </w:rPr>
        <w:t>.5</w:t>
      </w:r>
      <w:r w:rsidR="00D91D60" w:rsidRPr="000A0325">
        <w:rPr>
          <w:rFonts w:ascii="Arial" w:hAnsi="Arial" w:cs="Arial"/>
          <w:b/>
          <w:bCs/>
          <w:color w:val="000000"/>
          <w:sz w:val="36"/>
          <w:szCs w:val="36"/>
          <w:lang w:bidi="hi-IN"/>
        </w:rPr>
        <w:tab/>
        <w:t xml:space="preserve">prati pUruShadvayaM </w:t>
      </w:r>
    </w:p>
    <w:p w14:paraId="7B64B447"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&lt;lang=eng</w:t>
      </w:r>
      <w:proofErr w:type="gramStart"/>
      <w:r>
        <w:rPr>
          <w:rFonts w:ascii="Arial" w:hAnsi="Arial" w:cs="Arial"/>
          <w:color w:val="000000"/>
          <w:sz w:val="36"/>
          <w:szCs w:val="36"/>
          <w:lang w:bidi="hi-IN"/>
        </w:rPr>
        <w:t>&gt;</w:t>
      </w:r>
      <w:r w:rsidR="00D91D60">
        <w:rPr>
          <w:rFonts w:ascii="Arial" w:hAnsi="Arial" w:cs="Arial"/>
          <w:color w:val="000000"/>
          <w:sz w:val="36"/>
          <w:szCs w:val="36"/>
          <w:lang w:bidi="hi-IN"/>
        </w:rPr>
        <w:t>(</w:t>
      </w:r>
      <w:proofErr w:type="gramEnd"/>
      <w:r w:rsidR="00D91D60">
        <w:rPr>
          <w:rFonts w:ascii="Arial" w:hAnsi="Arial" w:cs="Arial"/>
          <w:color w:val="000000"/>
          <w:sz w:val="36"/>
          <w:szCs w:val="36"/>
          <w:lang w:bidi="hi-IN"/>
        </w:rPr>
        <w:t>TS 1.8.6.1 t</w:t>
      </w:r>
      <w:r w:rsidR="00483224">
        <w:rPr>
          <w:rFonts w:ascii="Arial" w:hAnsi="Arial" w:cs="Arial"/>
          <w:color w:val="000000"/>
          <w:sz w:val="36"/>
          <w:szCs w:val="36"/>
          <w:lang w:bidi="hi-IN"/>
        </w:rPr>
        <w:t>o</w:t>
      </w:r>
      <w:r w:rsidR="00D91D60">
        <w:rPr>
          <w:rFonts w:ascii="Arial" w:hAnsi="Arial" w:cs="Arial"/>
          <w:color w:val="000000"/>
          <w:sz w:val="36"/>
          <w:szCs w:val="36"/>
          <w:lang w:bidi="hi-IN"/>
        </w:rPr>
        <w:t xml:space="preserve"> TS 1.8.6.2 f</w:t>
      </w:r>
      <w:r w:rsidR="00483224">
        <w:rPr>
          <w:rFonts w:ascii="Arial" w:hAnsi="Arial" w:cs="Arial"/>
          <w:color w:val="000000"/>
          <w:sz w:val="36"/>
          <w:szCs w:val="36"/>
          <w:lang w:bidi="hi-IN"/>
        </w:rPr>
        <w:t>o</w:t>
      </w:r>
      <w:r w:rsidR="00D91D60">
        <w:rPr>
          <w:rFonts w:ascii="Arial" w:hAnsi="Arial" w:cs="Arial"/>
          <w:color w:val="000000"/>
          <w:sz w:val="36"/>
          <w:szCs w:val="36"/>
          <w:lang w:bidi="hi-IN"/>
        </w:rPr>
        <w:t>r para 1 t</w:t>
      </w:r>
      <w:r w:rsidR="00483224">
        <w:rPr>
          <w:rFonts w:ascii="Arial" w:hAnsi="Arial" w:cs="Arial"/>
          <w:color w:val="000000"/>
          <w:sz w:val="36"/>
          <w:szCs w:val="36"/>
          <w:lang w:bidi="hi-IN"/>
        </w:rPr>
        <w:t>o</w:t>
      </w:r>
      <w:r w:rsidR="00D91D60">
        <w:rPr>
          <w:rFonts w:ascii="Arial" w:hAnsi="Arial" w:cs="Arial"/>
          <w:color w:val="000000"/>
          <w:sz w:val="36"/>
          <w:szCs w:val="36"/>
          <w:lang w:bidi="hi-IN"/>
        </w:rPr>
        <w:t xml:space="preserve"> 2 </w:t>
      </w:r>
    </w:p>
    <w:p w14:paraId="5FD6B837" w14:textId="77777777" w:rsidR="0005153E"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(T.B.1.6.10.1 t</w:t>
      </w:r>
      <w:r w:rsidR="00483224">
        <w:rPr>
          <w:rFonts w:ascii="Arial" w:hAnsi="Arial" w:cs="Arial"/>
          <w:color w:val="000000"/>
          <w:sz w:val="36"/>
          <w:szCs w:val="36"/>
          <w:lang w:bidi="hi-IN"/>
        </w:rPr>
        <w:t>o</w:t>
      </w:r>
      <w:r>
        <w:rPr>
          <w:rFonts w:ascii="Arial" w:hAnsi="Arial" w:cs="Arial"/>
          <w:color w:val="000000"/>
          <w:sz w:val="36"/>
          <w:szCs w:val="36"/>
          <w:lang w:bidi="hi-IN"/>
        </w:rPr>
        <w:t xml:space="preserve"> T.B.1.6.10.5 f</w:t>
      </w:r>
      <w:r w:rsidR="00483224">
        <w:rPr>
          <w:rFonts w:ascii="Arial" w:hAnsi="Arial" w:cs="Arial"/>
          <w:color w:val="000000"/>
          <w:sz w:val="36"/>
          <w:szCs w:val="36"/>
          <w:lang w:bidi="hi-IN"/>
        </w:rPr>
        <w:t>o</w:t>
      </w:r>
      <w:r>
        <w:rPr>
          <w:rFonts w:ascii="Arial" w:hAnsi="Arial" w:cs="Arial"/>
          <w:color w:val="000000"/>
          <w:sz w:val="36"/>
          <w:szCs w:val="36"/>
          <w:lang w:bidi="hi-IN"/>
        </w:rPr>
        <w:t>r para 3</w:t>
      </w:r>
      <w:r w:rsidR="00083FC1">
        <w:rPr>
          <w:rFonts w:ascii="Arial" w:hAnsi="Arial" w:cs="Arial"/>
          <w:color w:val="000000"/>
          <w:sz w:val="36"/>
          <w:szCs w:val="36"/>
          <w:lang w:bidi="hi-IN"/>
        </w:rPr>
        <w:t xml:space="preserve"> to</w:t>
      </w:r>
      <w:r>
        <w:rPr>
          <w:rFonts w:ascii="Arial" w:hAnsi="Arial" w:cs="Arial"/>
          <w:color w:val="000000"/>
          <w:sz w:val="36"/>
          <w:szCs w:val="36"/>
          <w:lang w:bidi="hi-IN"/>
        </w:rPr>
        <w:t xml:space="preserve"> 7) </w:t>
      </w:r>
    </w:p>
    <w:p w14:paraId="61650DD7" w14:textId="4B65FB48" w:rsidR="00D91D60" w:rsidRDefault="00665208"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&lt;lang=def&gt;</w:t>
      </w:r>
    </w:p>
    <w:p w14:paraId="7CD0C94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praqtiqpUqruqSha m</w:t>
      </w:r>
      <w:r w:rsidR="00665208">
        <w:rPr>
          <w:rFonts w:ascii="Arial" w:hAnsi="Arial" w:cs="Arial"/>
          <w:color w:val="000000"/>
          <w:sz w:val="36"/>
          <w:szCs w:val="36"/>
          <w:lang w:bidi="hi-IN"/>
        </w:rPr>
        <w:t>E</w:t>
      </w:r>
      <w:r>
        <w:rPr>
          <w:rFonts w:ascii="Arial" w:hAnsi="Arial" w:cs="Arial"/>
          <w:color w:val="000000"/>
          <w:sz w:val="36"/>
          <w:szCs w:val="36"/>
          <w:lang w:bidi="hi-IN"/>
        </w:rPr>
        <w:t>ka#kapAlAqn nirva#paqty</w:t>
      </w:r>
      <w:r w:rsidR="00665208">
        <w:rPr>
          <w:rFonts w:ascii="Arial" w:hAnsi="Arial" w:cs="Arial"/>
          <w:color w:val="000000"/>
          <w:sz w:val="36"/>
          <w:szCs w:val="36"/>
          <w:lang w:bidi="hi-IN"/>
        </w:rPr>
        <w:t>E</w:t>
      </w:r>
      <w:r>
        <w:rPr>
          <w:rFonts w:ascii="Arial" w:hAnsi="Arial" w:cs="Arial"/>
          <w:color w:val="000000"/>
          <w:sz w:val="36"/>
          <w:szCs w:val="36"/>
          <w:lang w:bidi="hi-IN"/>
        </w:rPr>
        <w:t>-kaqmati#riktaqM ~MyAva#nt</w:t>
      </w:r>
      <w:r w:rsidR="00665208">
        <w:rPr>
          <w:rFonts w:ascii="Arial" w:hAnsi="Arial" w:cs="Arial"/>
          <w:color w:val="000000"/>
          <w:sz w:val="36"/>
          <w:szCs w:val="36"/>
          <w:lang w:bidi="hi-IN"/>
        </w:rPr>
        <w:t>O</w:t>
      </w:r>
      <w:r>
        <w:rPr>
          <w:rFonts w:ascii="Arial" w:hAnsi="Arial" w:cs="Arial"/>
          <w:color w:val="000000"/>
          <w:sz w:val="36"/>
          <w:szCs w:val="36"/>
          <w:lang w:bidi="hi-IN"/>
        </w:rPr>
        <w:t xml:space="preserve"> gRuqhyA$H smast</w:t>
      </w:r>
      <w:r w:rsidR="00665208">
        <w:rPr>
          <w:rFonts w:ascii="Arial" w:hAnsi="Arial" w:cs="Arial"/>
          <w:color w:val="000000"/>
          <w:sz w:val="36"/>
          <w:szCs w:val="36"/>
          <w:lang w:bidi="hi-IN"/>
        </w:rPr>
        <w:t>E</w:t>
      </w:r>
      <w:r>
        <w:rPr>
          <w:rFonts w:ascii="Arial" w:hAnsi="Arial" w:cs="Arial"/>
          <w:color w:val="000000"/>
          <w:sz w:val="36"/>
          <w:szCs w:val="36"/>
          <w:lang w:bidi="hi-IN"/>
        </w:rPr>
        <w:t>ByaqH kama#karaM paSUqnA(gm) SarmA#siq Sarmaq yaja#mAnasyaq Sarma#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70C73A6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yaqcCaika# </w:t>
      </w:r>
      <w:r w:rsidR="00665208">
        <w:rPr>
          <w:rFonts w:ascii="Arial" w:hAnsi="Arial" w:cs="Arial"/>
          <w:color w:val="000000"/>
          <w:sz w:val="36"/>
          <w:szCs w:val="36"/>
          <w:lang w:bidi="hi-IN"/>
        </w:rPr>
        <w:t>E</w:t>
      </w:r>
      <w:r>
        <w:rPr>
          <w:rFonts w:ascii="Arial" w:hAnsi="Arial" w:cs="Arial"/>
          <w:color w:val="000000"/>
          <w:sz w:val="36"/>
          <w:szCs w:val="36"/>
          <w:lang w:bidi="hi-IN"/>
        </w:rPr>
        <w:t>qva ruqdr</w:t>
      </w:r>
      <w:r w:rsidR="00665208">
        <w:rPr>
          <w:rFonts w:ascii="Arial" w:hAnsi="Arial" w:cs="Arial"/>
          <w:color w:val="000000"/>
          <w:sz w:val="36"/>
          <w:szCs w:val="36"/>
          <w:lang w:bidi="hi-IN"/>
        </w:rPr>
        <w:t>O</w:t>
      </w:r>
      <w:r>
        <w:rPr>
          <w:rFonts w:ascii="Arial" w:hAnsi="Arial" w:cs="Arial"/>
          <w:color w:val="000000"/>
          <w:sz w:val="36"/>
          <w:szCs w:val="36"/>
          <w:lang w:bidi="hi-IN"/>
        </w:rPr>
        <w:t xml:space="preserve"> na dviqtIyA#ya tastha AqKust</w:t>
      </w:r>
      <w:r w:rsidR="00665208">
        <w:rPr>
          <w:rFonts w:ascii="Arial" w:hAnsi="Arial" w:cs="Arial"/>
          <w:color w:val="000000"/>
          <w:sz w:val="36"/>
          <w:szCs w:val="36"/>
          <w:lang w:bidi="hi-IN"/>
        </w:rPr>
        <w:t>E</w:t>
      </w:r>
      <w:r>
        <w:rPr>
          <w:rFonts w:ascii="Arial" w:hAnsi="Arial" w:cs="Arial"/>
          <w:color w:val="000000"/>
          <w:sz w:val="36"/>
          <w:szCs w:val="36"/>
          <w:lang w:bidi="hi-IN"/>
        </w:rPr>
        <w:t># rudra paqSustaM ju#ShasvaiqSha t</w:t>
      </w:r>
      <w:r w:rsidR="00665208">
        <w:rPr>
          <w:rFonts w:ascii="Arial" w:hAnsi="Arial" w:cs="Arial"/>
          <w:color w:val="000000"/>
          <w:sz w:val="36"/>
          <w:szCs w:val="36"/>
          <w:lang w:bidi="hi-IN"/>
        </w:rPr>
        <w:t>E</w:t>
      </w:r>
      <w:r>
        <w:rPr>
          <w:rFonts w:ascii="Arial" w:hAnsi="Arial" w:cs="Arial"/>
          <w:color w:val="000000"/>
          <w:sz w:val="36"/>
          <w:szCs w:val="36"/>
          <w:lang w:bidi="hi-IN"/>
        </w:rPr>
        <w:t># rudra BAqgaH saqha svasrAM-&amp;bi#kayAq taMju#Shasva B</w:t>
      </w:r>
      <w:r w:rsidR="00665208">
        <w:rPr>
          <w:rFonts w:ascii="Arial" w:hAnsi="Arial" w:cs="Arial"/>
          <w:color w:val="000000"/>
          <w:sz w:val="36"/>
          <w:szCs w:val="36"/>
          <w:lang w:bidi="hi-IN"/>
        </w:rPr>
        <w:t>E</w:t>
      </w:r>
      <w:r>
        <w:rPr>
          <w:rFonts w:ascii="Arial" w:hAnsi="Arial" w:cs="Arial"/>
          <w:color w:val="000000"/>
          <w:sz w:val="36"/>
          <w:szCs w:val="36"/>
          <w:lang w:bidi="hi-IN"/>
        </w:rPr>
        <w:t>ShaqjaM gav</w:t>
      </w:r>
      <w:r w:rsidR="00665208">
        <w:rPr>
          <w:rFonts w:ascii="Arial" w:hAnsi="Arial" w:cs="Arial"/>
          <w:color w:val="000000"/>
          <w:sz w:val="36"/>
          <w:szCs w:val="36"/>
          <w:lang w:bidi="hi-IN"/>
        </w:rPr>
        <w:t>E</w:t>
      </w:r>
      <w:r>
        <w:rPr>
          <w:rFonts w:ascii="Arial" w:hAnsi="Arial" w:cs="Arial"/>
          <w:color w:val="000000"/>
          <w:sz w:val="36"/>
          <w:szCs w:val="36"/>
          <w:lang w:bidi="hi-IN"/>
        </w:rPr>
        <w:t xml:space="preserve">&amp;SvA#yaq </w:t>
      </w:r>
    </w:p>
    <w:p w14:paraId="2619754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puru#ShAya B</w:t>
      </w:r>
      <w:r w:rsidR="00665208">
        <w:rPr>
          <w:rFonts w:ascii="Arial" w:hAnsi="Arial" w:cs="Arial"/>
          <w:color w:val="000000"/>
          <w:sz w:val="36"/>
          <w:szCs w:val="36"/>
          <w:lang w:bidi="hi-IN"/>
        </w:rPr>
        <w:t>E</w:t>
      </w:r>
      <w:r>
        <w:rPr>
          <w:rFonts w:ascii="Arial" w:hAnsi="Arial" w:cs="Arial"/>
          <w:color w:val="000000"/>
          <w:sz w:val="36"/>
          <w:szCs w:val="36"/>
          <w:lang w:bidi="hi-IN"/>
        </w:rPr>
        <w:t>Shaqjamath</w:t>
      </w:r>
      <w:r w:rsidR="00665208">
        <w:rPr>
          <w:rFonts w:ascii="Arial" w:hAnsi="Arial" w:cs="Arial"/>
          <w:color w:val="000000"/>
          <w:sz w:val="36"/>
          <w:szCs w:val="36"/>
          <w:lang w:bidi="hi-IN"/>
        </w:rPr>
        <w:t>O</w:t>
      </w:r>
      <w:r>
        <w:rPr>
          <w:rFonts w:ascii="Arial" w:hAnsi="Arial" w:cs="Arial"/>
          <w:color w:val="000000"/>
          <w:sz w:val="36"/>
          <w:szCs w:val="36"/>
          <w:lang w:bidi="hi-IN"/>
        </w:rPr>
        <w:t># aqsmaBya#M B</w:t>
      </w:r>
      <w:r w:rsidR="00665208">
        <w:rPr>
          <w:rFonts w:ascii="Arial" w:hAnsi="Arial" w:cs="Arial"/>
          <w:color w:val="000000"/>
          <w:sz w:val="36"/>
          <w:szCs w:val="36"/>
          <w:lang w:bidi="hi-IN"/>
        </w:rPr>
        <w:t>E</w:t>
      </w:r>
      <w:r>
        <w:rPr>
          <w:rFonts w:ascii="Arial" w:hAnsi="Arial" w:cs="Arial"/>
          <w:color w:val="000000"/>
          <w:sz w:val="36"/>
          <w:szCs w:val="36"/>
          <w:lang w:bidi="hi-IN"/>
        </w:rPr>
        <w:t>Shaqja(gm) suB</w:t>
      </w:r>
      <w:r w:rsidR="00665208">
        <w:rPr>
          <w:rFonts w:ascii="Arial" w:hAnsi="Arial" w:cs="Arial"/>
          <w:color w:val="000000"/>
          <w:sz w:val="36"/>
          <w:szCs w:val="36"/>
          <w:lang w:bidi="hi-IN"/>
        </w:rPr>
        <w:t>E</w:t>
      </w:r>
      <w:r>
        <w:rPr>
          <w:rFonts w:ascii="Arial" w:hAnsi="Arial" w:cs="Arial"/>
          <w:color w:val="000000"/>
          <w:sz w:val="36"/>
          <w:szCs w:val="36"/>
          <w:lang w:bidi="hi-IN"/>
        </w:rPr>
        <w:t>#ShajaqM ~MyathA&amp;sa#ti | 1</w:t>
      </w:r>
    </w:p>
    <w:p w14:paraId="39B55DF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DE1BA0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suqgaM m</w:t>
      </w:r>
      <w:r w:rsidR="00665208">
        <w:rPr>
          <w:rFonts w:ascii="Arial" w:hAnsi="Arial" w:cs="Arial"/>
          <w:color w:val="000000"/>
          <w:sz w:val="36"/>
          <w:szCs w:val="36"/>
          <w:lang w:bidi="hi-IN"/>
        </w:rPr>
        <w:t>E</w:t>
      </w:r>
      <w:r>
        <w:rPr>
          <w:rFonts w:ascii="Arial" w:hAnsi="Arial" w:cs="Arial"/>
          <w:color w:val="000000"/>
          <w:sz w:val="36"/>
          <w:szCs w:val="36"/>
          <w:lang w:bidi="hi-IN"/>
        </w:rPr>
        <w:t>qShAya# m</w:t>
      </w:r>
      <w:r w:rsidR="00665208">
        <w:rPr>
          <w:rFonts w:ascii="Arial" w:hAnsi="Arial" w:cs="Arial"/>
          <w:color w:val="000000"/>
          <w:sz w:val="36"/>
          <w:szCs w:val="36"/>
          <w:lang w:bidi="hi-IN"/>
        </w:rPr>
        <w:t>E</w:t>
      </w:r>
      <w:r>
        <w:rPr>
          <w:rFonts w:ascii="Arial" w:hAnsi="Arial" w:cs="Arial"/>
          <w:color w:val="000000"/>
          <w:sz w:val="36"/>
          <w:szCs w:val="36"/>
          <w:lang w:bidi="hi-IN"/>
        </w:rPr>
        <w:t>qShyA# avA$baM ruqdrama#di-maqhyava# d</w:t>
      </w:r>
      <w:r w:rsidR="00665208">
        <w:rPr>
          <w:rFonts w:ascii="Arial" w:hAnsi="Arial" w:cs="Arial"/>
          <w:color w:val="000000"/>
          <w:sz w:val="36"/>
          <w:szCs w:val="36"/>
          <w:lang w:bidi="hi-IN"/>
        </w:rPr>
        <w:t>E</w:t>
      </w:r>
      <w:r>
        <w:rPr>
          <w:rFonts w:ascii="Arial" w:hAnsi="Arial" w:cs="Arial"/>
          <w:color w:val="000000"/>
          <w:sz w:val="36"/>
          <w:szCs w:val="36"/>
          <w:lang w:bidi="hi-IN"/>
        </w:rPr>
        <w:t xml:space="preserve">qvaM trya#baMkaM | </w:t>
      </w:r>
    </w:p>
    <w:p w14:paraId="57AA38F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yathA# naqH Sr</w:t>
      </w:r>
      <w:r w:rsidR="00665208">
        <w:rPr>
          <w:rFonts w:ascii="Arial" w:hAnsi="Arial" w:cs="Arial"/>
          <w:color w:val="000000"/>
          <w:sz w:val="36"/>
          <w:szCs w:val="36"/>
          <w:lang w:bidi="hi-IN"/>
        </w:rPr>
        <w:t>E</w:t>
      </w:r>
      <w:r>
        <w:rPr>
          <w:rFonts w:ascii="Arial" w:hAnsi="Arial" w:cs="Arial"/>
          <w:color w:val="000000"/>
          <w:sz w:val="36"/>
          <w:szCs w:val="36"/>
          <w:lang w:bidi="hi-IN"/>
        </w:rPr>
        <w:t>ya#saqH karaqdyathA# n</w:t>
      </w:r>
      <w:r w:rsidR="00665208">
        <w:rPr>
          <w:rFonts w:ascii="Arial" w:hAnsi="Arial" w:cs="Arial"/>
          <w:color w:val="000000"/>
          <w:sz w:val="36"/>
          <w:szCs w:val="36"/>
          <w:lang w:bidi="hi-IN"/>
        </w:rPr>
        <w:t>O</w:t>
      </w:r>
      <w:r>
        <w:rPr>
          <w:rFonts w:ascii="Arial" w:hAnsi="Arial" w:cs="Arial"/>
          <w:color w:val="000000"/>
          <w:sz w:val="36"/>
          <w:szCs w:val="36"/>
          <w:lang w:bidi="hi-IN"/>
        </w:rPr>
        <w:t xml:space="preserve">q vasya# saqH karaqdyathA# naH paSuqmataqH </w:t>
      </w:r>
    </w:p>
    <w:p w14:paraId="385946C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karaqdyathA# n</w:t>
      </w:r>
      <w:r w:rsidR="00665208">
        <w:rPr>
          <w:rFonts w:ascii="Arial" w:hAnsi="Arial" w:cs="Arial"/>
          <w:color w:val="000000"/>
          <w:sz w:val="36"/>
          <w:szCs w:val="36"/>
          <w:lang w:bidi="hi-IN"/>
        </w:rPr>
        <w:t>O</w:t>
      </w:r>
      <w:r>
        <w:rPr>
          <w:rFonts w:ascii="Arial" w:hAnsi="Arial" w:cs="Arial"/>
          <w:color w:val="000000"/>
          <w:sz w:val="36"/>
          <w:szCs w:val="36"/>
          <w:lang w:bidi="hi-IN"/>
        </w:rPr>
        <w:t xml:space="preserve"> vyavasAqyayA$t | trya#baMkaM ~MyajAmah</w:t>
      </w:r>
      <w:r w:rsidR="00665208">
        <w:rPr>
          <w:rFonts w:ascii="Arial" w:hAnsi="Arial" w:cs="Arial"/>
          <w:color w:val="000000"/>
          <w:sz w:val="36"/>
          <w:szCs w:val="36"/>
          <w:lang w:bidi="hi-IN"/>
        </w:rPr>
        <w:t>E</w:t>
      </w:r>
      <w:r>
        <w:rPr>
          <w:rFonts w:ascii="Arial" w:hAnsi="Arial" w:cs="Arial"/>
          <w:color w:val="000000"/>
          <w:sz w:val="36"/>
          <w:szCs w:val="36"/>
          <w:lang w:bidi="hi-IN"/>
        </w:rPr>
        <w:t xml:space="preserve"> sugaqndhiM pu#ShTiqvardha#naM | </w:t>
      </w:r>
    </w:p>
    <w:p w14:paraId="53FC5C3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uqrvAqruqkami#vaq bandha#nAn mRuqty</w:t>
      </w:r>
      <w:r w:rsidR="00665208">
        <w:rPr>
          <w:rFonts w:ascii="Arial" w:hAnsi="Arial" w:cs="Arial"/>
          <w:color w:val="000000"/>
          <w:sz w:val="36"/>
          <w:szCs w:val="36"/>
          <w:lang w:bidi="hi-IN"/>
        </w:rPr>
        <w:t>O</w:t>
      </w:r>
      <w:r>
        <w:rPr>
          <w:rFonts w:ascii="Arial" w:hAnsi="Arial" w:cs="Arial"/>
          <w:color w:val="000000"/>
          <w:sz w:val="36"/>
          <w:szCs w:val="36"/>
          <w:lang w:bidi="hi-IN"/>
        </w:rPr>
        <w:t xml:space="preserve"> rmu#kShIyaq mA&amp;mRutA$t | </w:t>
      </w:r>
      <w:r w:rsidR="00665208">
        <w:rPr>
          <w:rFonts w:ascii="Arial" w:hAnsi="Arial" w:cs="Arial"/>
          <w:color w:val="000000"/>
          <w:sz w:val="36"/>
          <w:szCs w:val="36"/>
          <w:lang w:bidi="hi-IN"/>
        </w:rPr>
        <w:t>E</w:t>
      </w:r>
      <w:r>
        <w:rPr>
          <w:rFonts w:ascii="Arial" w:hAnsi="Arial" w:cs="Arial"/>
          <w:color w:val="000000"/>
          <w:sz w:val="36"/>
          <w:szCs w:val="36"/>
          <w:lang w:bidi="hi-IN"/>
        </w:rPr>
        <w:t>qShat</w:t>
      </w:r>
      <w:r w:rsidR="00665208">
        <w:rPr>
          <w:rFonts w:ascii="Arial" w:hAnsi="Arial" w:cs="Arial"/>
          <w:color w:val="000000"/>
          <w:sz w:val="36"/>
          <w:szCs w:val="36"/>
          <w:lang w:bidi="hi-IN"/>
        </w:rPr>
        <w:t>E</w:t>
      </w:r>
      <w:r>
        <w:rPr>
          <w:rFonts w:ascii="Arial" w:hAnsi="Arial" w:cs="Arial"/>
          <w:color w:val="000000"/>
          <w:sz w:val="36"/>
          <w:szCs w:val="36"/>
          <w:lang w:bidi="hi-IN"/>
        </w:rPr>
        <w:t># rudra BAqga staMju#Shasvaq t</w:t>
      </w:r>
      <w:r w:rsidR="00665208">
        <w:rPr>
          <w:rFonts w:ascii="Arial" w:hAnsi="Arial" w:cs="Arial"/>
          <w:color w:val="000000"/>
          <w:sz w:val="36"/>
          <w:szCs w:val="36"/>
          <w:lang w:bidi="hi-IN"/>
        </w:rPr>
        <w:t>E</w:t>
      </w:r>
      <w:r>
        <w:rPr>
          <w:rFonts w:ascii="Arial" w:hAnsi="Arial" w:cs="Arial"/>
          <w:color w:val="000000"/>
          <w:sz w:val="36"/>
          <w:szCs w:val="36"/>
          <w:lang w:bidi="hi-IN"/>
        </w:rPr>
        <w:t>nA#vaqs</w:t>
      </w:r>
      <w:r w:rsidR="00665208">
        <w:rPr>
          <w:rFonts w:ascii="Arial" w:hAnsi="Arial" w:cs="Arial"/>
          <w:color w:val="000000"/>
          <w:sz w:val="36"/>
          <w:szCs w:val="36"/>
          <w:lang w:bidi="hi-IN"/>
        </w:rPr>
        <w:t>E</w:t>
      </w:r>
      <w:r>
        <w:rPr>
          <w:rFonts w:ascii="Arial" w:hAnsi="Arial" w:cs="Arial"/>
          <w:color w:val="000000"/>
          <w:sz w:val="36"/>
          <w:szCs w:val="36"/>
          <w:lang w:bidi="hi-IN"/>
        </w:rPr>
        <w:t>na# paqr</w:t>
      </w:r>
      <w:r w:rsidR="00665208">
        <w:rPr>
          <w:rFonts w:ascii="Arial" w:hAnsi="Arial" w:cs="Arial"/>
          <w:color w:val="000000"/>
          <w:sz w:val="36"/>
          <w:szCs w:val="36"/>
          <w:lang w:bidi="hi-IN"/>
        </w:rPr>
        <w:t>O</w:t>
      </w:r>
      <w:r>
        <w:rPr>
          <w:rFonts w:ascii="Arial" w:hAnsi="Arial" w:cs="Arial"/>
          <w:color w:val="000000"/>
          <w:sz w:val="36"/>
          <w:szCs w:val="36"/>
          <w:lang w:bidi="hi-IN"/>
        </w:rPr>
        <w:t xml:space="preserve"> mUja#vaqt</w:t>
      </w:r>
      <w:r w:rsidR="00665208">
        <w:rPr>
          <w:rFonts w:ascii="Arial" w:hAnsi="Arial" w:cs="Arial"/>
          <w:color w:val="000000"/>
          <w:sz w:val="36"/>
          <w:szCs w:val="36"/>
          <w:lang w:bidi="hi-IN"/>
        </w:rPr>
        <w:t>O</w:t>
      </w:r>
      <w:r>
        <w:rPr>
          <w:rFonts w:ascii="Arial" w:hAnsi="Arial" w:cs="Arial"/>
          <w:color w:val="000000"/>
          <w:sz w:val="36"/>
          <w:szCs w:val="36"/>
          <w:lang w:bidi="hi-IN"/>
        </w:rPr>
        <w:t xml:space="preserve">-&amp;tIqhyava#tata </w:t>
      </w:r>
    </w:p>
    <w:p w14:paraId="136983D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dhanvAq pinA#kahastaqH kRutti#vAsAH || 2</w:t>
      </w:r>
    </w:p>
    <w:p w14:paraId="51F49AB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FE11C4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gramStart"/>
      <w:r>
        <w:rPr>
          <w:rFonts w:ascii="Arial" w:hAnsi="Arial" w:cs="Arial"/>
          <w:color w:val="000000"/>
          <w:sz w:val="36"/>
          <w:szCs w:val="36"/>
          <w:lang w:bidi="hi-IN"/>
        </w:rPr>
        <w:t>praqtiqpUqruqSha-m</w:t>
      </w:r>
      <w:r w:rsidR="00665208">
        <w:rPr>
          <w:rFonts w:ascii="Arial" w:hAnsi="Arial" w:cs="Arial"/>
          <w:color w:val="000000"/>
          <w:sz w:val="36"/>
          <w:szCs w:val="36"/>
          <w:lang w:bidi="hi-IN"/>
        </w:rPr>
        <w:t>E</w:t>
      </w:r>
      <w:r>
        <w:rPr>
          <w:rFonts w:ascii="Arial" w:hAnsi="Arial" w:cs="Arial"/>
          <w:color w:val="000000"/>
          <w:sz w:val="36"/>
          <w:szCs w:val="36"/>
          <w:lang w:bidi="hi-IN"/>
        </w:rPr>
        <w:t>ka#</w:t>
      </w:r>
      <w:proofErr w:type="gramEnd"/>
      <w:r>
        <w:rPr>
          <w:rFonts w:ascii="Arial" w:hAnsi="Arial" w:cs="Arial"/>
          <w:color w:val="000000"/>
          <w:sz w:val="36"/>
          <w:szCs w:val="36"/>
          <w:lang w:bidi="hi-IN"/>
        </w:rPr>
        <w:t xml:space="preserve">kapAlAqn nirva#pati | jAqtA </w:t>
      </w:r>
      <w:r w:rsidR="00665208">
        <w:rPr>
          <w:rFonts w:ascii="Arial" w:hAnsi="Arial" w:cs="Arial"/>
          <w:color w:val="000000"/>
          <w:sz w:val="36"/>
          <w:szCs w:val="36"/>
          <w:lang w:bidi="hi-IN"/>
        </w:rPr>
        <w:t>E</w:t>
      </w:r>
      <w:r>
        <w:rPr>
          <w:rFonts w:ascii="Arial" w:hAnsi="Arial" w:cs="Arial"/>
          <w:color w:val="000000"/>
          <w:sz w:val="36"/>
          <w:szCs w:val="36"/>
          <w:lang w:bidi="hi-IN"/>
        </w:rPr>
        <w:t>qva praqjA ruqdrAn niqrava#dayat</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r w:rsidR="00665208">
        <w:rPr>
          <w:rFonts w:ascii="Arial" w:hAnsi="Arial" w:cs="Arial"/>
          <w:color w:val="000000"/>
          <w:sz w:val="36"/>
          <w:szCs w:val="36"/>
          <w:lang w:bidi="hi-IN"/>
        </w:rPr>
        <w:t>E</w:t>
      </w:r>
      <w:r>
        <w:rPr>
          <w:rFonts w:ascii="Arial" w:hAnsi="Arial" w:cs="Arial"/>
          <w:color w:val="000000"/>
          <w:sz w:val="36"/>
          <w:szCs w:val="36"/>
          <w:lang w:bidi="hi-IN"/>
        </w:rPr>
        <w:t xml:space="preserve">kaqmati#riktaM | jaqniqShyamA#NA </w:t>
      </w:r>
      <w:r w:rsidR="00665208">
        <w:rPr>
          <w:rFonts w:ascii="Arial" w:hAnsi="Arial" w:cs="Arial"/>
          <w:color w:val="000000"/>
          <w:sz w:val="36"/>
          <w:szCs w:val="36"/>
          <w:lang w:bidi="hi-IN"/>
        </w:rPr>
        <w:t>E</w:t>
      </w:r>
      <w:r>
        <w:rPr>
          <w:rFonts w:ascii="Arial" w:hAnsi="Arial" w:cs="Arial"/>
          <w:color w:val="000000"/>
          <w:sz w:val="36"/>
          <w:szCs w:val="36"/>
          <w:lang w:bidi="hi-IN"/>
        </w:rPr>
        <w:t>qva praqjA ruqdrAn niqrava#dayat</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r w:rsidR="00665208">
        <w:rPr>
          <w:rFonts w:ascii="Arial" w:hAnsi="Arial" w:cs="Arial"/>
          <w:color w:val="000000"/>
          <w:sz w:val="36"/>
          <w:szCs w:val="36"/>
          <w:lang w:bidi="hi-IN"/>
        </w:rPr>
        <w:t>E</w:t>
      </w:r>
      <w:r>
        <w:rPr>
          <w:rFonts w:ascii="Arial" w:hAnsi="Arial" w:cs="Arial"/>
          <w:color w:val="000000"/>
          <w:sz w:val="36"/>
          <w:szCs w:val="36"/>
          <w:lang w:bidi="hi-IN"/>
        </w:rPr>
        <w:t xml:space="preserve">ka#kapAlA Bavanti | </w:t>
      </w:r>
      <w:r w:rsidR="00665208">
        <w:rPr>
          <w:rFonts w:ascii="Arial" w:hAnsi="Arial" w:cs="Arial"/>
          <w:color w:val="000000"/>
          <w:sz w:val="36"/>
          <w:szCs w:val="36"/>
          <w:lang w:bidi="hi-IN"/>
        </w:rPr>
        <w:t>E</w:t>
      </w:r>
      <w:r>
        <w:rPr>
          <w:rFonts w:ascii="Arial" w:hAnsi="Arial" w:cs="Arial"/>
          <w:color w:val="000000"/>
          <w:sz w:val="36"/>
          <w:szCs w:val="36"/>
          <w:lang w:bidi="hi-IN"/>
        </w:rPr>
        <w:t>qkaqdhaiva ruqdraM niqrava#dayat</w:t>
      </w:r>
      <w:r w:rsidR="00665208">
        <w:rPr>
          <w:rFonts w:ascii="Arial" w:hAnsi="Arial" w:cs="Arial"/>
          <w:color w:val="000000"/>
          <w:sz w:val="36"/>
          <w:szCs w:val="36"/>
          <w:lang w:bidi="hi-IN"/>
        </w:rPr>
        <w:t>E</w:t>
      </w:r>
      <w:r>
        <w:rPr>
          <w:rFonts w:ascii="Arial" w:hAnsi="Arial" w:cs="Arial"/>
          <w:color w:val="000000"/>
          <w:sz w:val="36"/>
          <w:szCs w:val="36"/>
          <w:lang w:bidi="hi-IN"/>
        </w:rPr>
        <w:t xml:space="preserve"> | nABiGA#rayati | yada#BiGAqray</w:t>
      </w:r>
      <w:r w:rsidR="00665208">
        <w:rPr>
          <w:rFonts w:ascii="Arial" w:hAnsi="Arial" w:cs="Arial"/>
          <w:color w:val="000000"/>
          <w:sz w:val="36"/>
          <w:szCs w:val="36"/>
          <w:lang w:bidi="hi-IN"/>
        </w:rPr>
        <w:t>E</w:t>
      </w:r>
      <w:r>
        <w:rPr>
          <w:rFonts w:ascii="Arial" w:hAnsi="Arial" w:cs="Arial"/>
          <w:color w:val="000000"/>
          <w:sz w:val="36"/>
          <w:szCs w:val="36"/>
          <w:lang w:bidi="hi-IN"/>
        </w:rPr>
        <w:t xml:space="preserve">$t | aqntaqraqvaq-cAqriNa(gm)# ruqdraM ku#ryAt | </w:t>
      </w:r>
    </w:p>
    <w:p w14:paraId="6A05AA0D"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E</w:t>
      </w:r>
      <w:r w:rsidR="00D91D60">
        <w:rPr>
          <w:rFonts w:ascii="Arial" w:hAnsi="Arial" w:cs="Arial"/>
          <w:color w:val="000000"/>
          <w:sz w:val="36"/>
          <w:szCs w:val="36"/>
          <w:lang w:bidi="hi-IN"/>
        </w:rPr>
        <w:t>qk</w:t>
      </w:r>
      <w:r>
        <w:rPr>
          <w:rFonts w:ascii="Arial" w:hAnsi="Arial" w:cs="Arial"/>
          <w:color w:val="000000"/>
          <w:sz w:val="36"/>
          <w:szCs w:val="36"/>
          <w:lang w:bidi="hi-IN"/>
        </w:rPr>
        <w:t>O</w:t>
      </w:r>
      <w:r w:rsidR="00D91D60">
        <w:rPr>
          <w:rFonts w:ascii="Arial" w:hAnsi="Arial" w:cs="Arial"/>
          <w:color w:val="000000"/>
          <w:sz w:val="36"/>
          <w:szCs w:val="36"/>
          <w:lang w:bidi="hi-IN"/>
        </w:rPr>
        <w:t>qlmuqk</w:t>
      </w:r>
      <w:r>
        <w:rPr>
          <w:rFonts w:ascii="Arial" w:hAnsi="Arial" w:cs="Arial"/>
          <w:color w:val="000000"/>
          <w:sz w:val="36"/>
          <w:szCs w:val="36"/>
          <w:lang w:bidi="hi-IN"/>
        </w:rPr>
        <w:t>E</w:t>
      </w:r>
      <w:r w:rsidR="00D91D60">
        <w:rPr>
          <w:rFonts w:ascii="Arial" w:hAnsi="Arial" w:cs="Arial"/>
          <w:color w:val="000000"/>
          <w:sz w:val="36"/>
          <w:szCs w:val="36"/>
          <w:lang w:bidi="hi-IN"/>
        </w:rPr>
        <w:t xml:space="preserve">na# yanti | 3 </w:t>
      </w:r>
    </w:p>
    <w:p w14:paraId="765996A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5F56E0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taddhi ruqdrasya# BAgaqdh</w:t>
      </w:r>
      <w:r w:rsidR="00665208">
        <w:rPr>
          <w:rFonts w:ascii="Arial" w:hAnsi="Arial" w:cs="Arial"/>
          <w:color w:val="000000"/>
          <w:sz w:val="36"/>
          <w:szCs w:val="36"/>
          <w:lang w:bidi="hi-IN"/>
        </w:rPr>
        <w:t>E</w:t>
      </w:r>
      <w:r>
        <w:rPr>
          <w:rFonts w:ascii="Arial" w:hAnsi="Arial" w:cs="Arial"/>
          <w:color w:val="000000"/>
          <w:sz w:val="36"/>
          <w:szCs w:val="36"/>
          <w:lang w:bidi="hi-IN"/>
        </w:rPr>
        <w:t xml:space="preserve">ya$M | iqmAM diSa#M ~Myanti | </w:t>
      </w:r>
      <w:r w:rsidR="00665208">
        <w:rPr>
          <w:rFonts w:ascii="Arial" w:hAnsi="Arial" w:cs="Arial"/>
          <w:color w:val="000000"/>
          <w:sz w:val="36"/>
          <w:szCs w:val="36"/>
          <w:lang w:bidi="hi-IN"/>
        </w:rPr>
        <w:t>E</w:t>
      </w:r>
      <w:r>
        <w:rPr>
          <w:rFonts w:ascii="Arial" w:hAnsi="Arial" w:cs="Arial"/>
          <w:color w:val="000000"/>
          <w:sz w:val="36"/>
          <w:szCs w:val="36"/>
          <w:lang w:bidi="hi-IN"/>
        </w:rPr>
        <w:t>qShA vai ruqdrasyaq dik | svAyA# m</w:t>
      </w:r>
      <w:r w:rsidR="00665208">
        <w:rPr>
          <w:rFonts w:ascii="Arial" w:hAnsi="Arial" w:cs="Arial"/>
          <w:color w:val="000000"/>
          <w:sz w:val="36"/>
          <w:szCs w:val="36"/>
          <w:lang w:bidi="hi-IN"/>
        </w:rPr>
        <w:t>E</w:t>
      </w:r>
      <w:r>
        <w:rPr>
          <w:rFonts w:ascii="Arial" w:hAnsi="Arial" w:cs="Arial"/>
          <w:color w:val="000000"/>
          <w:sz w:val="36"/>
          <w:szCs w:val="36"/>
          <w:lang w:bidi="hi-IN"/>
        </w:rPr>
        <w:t>qva diqSi ruqdraM niqrava#dayat</w:t>
      </w:r>
      <w:r w:rsidR="00665208">
        <w:rPr>
          <w:rFonts w:ascii="Arial" w:hAnsi="Arial" w:cs="Arial"/>
          <w:color w:val="000000"/>
          <w:sz w:val="36"/>
          <w:szCs w:val="36"/>
          <w:lang w:bidi="hi-IN"/>
        </w:rPr>
        <w:t>E</w:t>
      </w:r>
      <w:r>
        <w:rPr>
          <w:rFonts w:ascii="Arial" w:hAnsi="Arial" w:cs="Arial"/>
          <w:color w:val="000000"/>
          <w:sz w:val="36"/>
          <w:szCs w:val="36"/>
          <w:lang w:bidi="hi-IN"/>
        </w:rPr>
        <w:t xml:space="preserve"> | ruqdr</w:t>
      </w:r>
      <w:r w:rsidR="00665208">
        <w:rPr>
          <w:rFonts w:ascii="Arial" w:hAnsi="Arial" w:cs="Arial"/>
          <w:color w:val="000000"/>
          <w:sz w:val="36"/>
          <w:szCs w:val="36"/>
          <w:lang w:bidi="hi-IN"/>
        </w:rPr>
        <w:t>O</w:t>
      </w:r>
      <w:r>
        <w:rPr>
          <w:rFonts w:ascii="Arial" w:hAnsi="Arial" w:cs="Arial"/>
          <w:color w:val="000000"/>
          <w:sz w:val="36"/>
          <w:szCs w:val="36"/>
          <w:lang w:bidi="hi-IN"/>
        </w:rPr>
        <w:t xml:space="preserve"> vA a#paqSukA#yAq Ahu#tyaiq nAti#ShThata | aqsau t</w:t>
      </w:r>
      <w:r w:rsidR="00665208">
        <w:rPr>
          <w:rFonts w:ascii="Arial" w:hAnsi="Arial" w:cs="Arial"/>
          <w:color w:val="000000"/>
          <w:sz w:val="36"/>
          <w:szCs w:val="36"/>
          <w:lang w:bidi="hi-IN"/>
        </w:rPr>
        <w:t>E</w:t>
      </w:r>
      <w:r>
        <w:rPr>
          <w:rFonts w:ascii="Arial" w:hAnsi="Arial" w:cs="Arial"/>
          <w:color w:val="000000"/>
          <w:sz w:val="36"/>
          <w:szCs w:val="36"/>
          <w:lang w:bidi="hi-IN"/>
        </w:rPr>
        <w:t># paqSuritiq nirdi#S</w:t>
      </w:r>
      <w:r w:rsidR="00665208">
        <w:rPr>
          <w:rFonts w:ascii="Arial" w:hAnsi="Arial" w:cs="Arial"/>
          <w:color w:val="000000"/>
          <w:sz w:val="36"/>
          <w:szCs w:val="36"/>
          <w:lang w:bidi="hi-IN"/>
        </w:rPr>
        <w:t>E</w:t>
      </w:r>
      <w:r>
        <w:rPr>
          <w:rFonts w:ascii="Arial" w:hAnsi="Arial" w:cs="Arial"/>
          <w:color w:val="000000"/>
          <w:sz w:val="36"/>
          <w:szCs w:val="36"/>
          <w:lang w:bidi="hi-IN"/>
        </w:rPr>
        <w:t>qdyaM dviqShyAt | yam</w:t>
      </w:r>
      <w:r w:rsidR="00665208">
        <w:rPr>
          <w:rFonts w:ascii="Arial" w:hAnsi="Arial" w:cs="Arial"/>
          <w:color w:val="000000"/>
          <w:sz w:val="36"/>
          <w:szCs w:val="36"/>
          <w:lang w:bidi="hi-IN"/>
        </w:rPr>
        <w:t>E</w:t>
      </w:r>
      <w:r>
        <w:rPr>
          <w:rFonts w:ascii="Arial" w:hAnsi="Arial" w:cs="Arial"/>
          <w:color w:val="000000"/>
          <w:sz w:val="36"/>
          <w:szCs w:val="36"/>
          <w:lang w:bidi="hi-IN"/>
        </w:rPr>
        <w:t>qva dv</w:t>
      </w:r>
      <w:r w:rsidR="00665208">
        <w:rPr>
          <w:rFonts w:ascii="Arial" w:hAnsi="Arial" w:cs="Arial"/>
          <w:color w:val="000000"/>
          <w:sz w:val="36"/>
          <w:szCs w:val="36"/>
          <w:lang w:bidi="hi-IN"/>
        </w:rPr>
        <w:t>E</w:t>
      </w:r>
      <w:r>
        <w:rPr>
          <w:rFonts w:ascii="Arial" w:hAnsi="Arial" w:cs="Arial"/>
          <w:color w:val="000000"/>
          <w:sz w:val="36"/>
          <w:szCs w:val="36"/>
          <w:lang w:bidi="hi-IN"/>
        </w:rPr>
        <w:t xml:space="preserve">ShTi# | </w:t>
      </w:r>
    </w:p>
    <w:p w14:paraId="138A784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tama#smai paqSuM nirdi#Sati | yadiq na dviqShyAt | </w:t>
      </w:r>
    </w:p>
    <w:p w14:paraId="42351A0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AqKust</w:t>
      </w:r>
      <w:r w:rsidR="00665208">
        <w:rPr>
          <w:rFonts w:ascii="Arial" w:hAnsi="Arial" w:cs="Arial"/>
          <w:color w:val="000000"/>
          <w:sz w:val="36"/>
          <w:szCs w:val="36"/>
          <w:lang w:bidi="hi-IN"/>
        </w:rPr>
        <w:t>E</w:t>
      </w:r>
      <w:r>
        <w:rPr>
          <w:rFonts w:ascii="Arial" w:hAnsi="Arial" w:cs="Arial"/>
          <w:color w:val="000000"/>
          <w:sz w:val="36"/>
          <w:szCs w:val="36"/>
          <w:lang w:bidi="hi-IN"/>
        </w:rPr>
        <w:t xml:space="preserve"># paqSuriti# brUyAt | 4 </w:t>
      </w:r>
    </w:p>
    <w:p w14:paraId="0A3551E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A938A9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na grAqmyAn paqSUn hiqnasti# | nAraqNyAn | caqtuqShpaqth</w:t>
      </w:r>
      <w:r w:rsidR="00665208">
        <w:rPr>
          <w:rFonts w:ascii="Arial" w:hAnsi="Arial" w:cs="Arial"/>
          <w:color w:val="000000"/>
          <w:sz w:val="36"/>
          <w:szCs w:val="36"/>
          <w:lang w:bidi="hi-IN"/>
        </w:rPr>
        <w:t>E</w:t>
      </w:r>
      <w:r>
        <w:rPr>
          <w:rFonts w:ascii="Arial" w:hAnsi="Arial" w:cs="Arial"/>
          <w:color w:val="000000"/>
          <w:sz w:val="36"/>
          <w:szCs w:val="36"/>
          <w:lang w:bidi="hi-IN"/>
        </w:rPr>
        <w:t xml:space="preserve"> ju#h</w:t>
      </w:r>
      <w:r w:rsidR="00665208">
        <w:rPr>
          <w:rFonts w:ascii="Arial" w:hAnsi="Arial" w:cs="Arial"/>
          <w:color w:val="000000"/>
          <w:sz w:val="36"/>
          <w:szCs w:val="36"/>
          <w:lang w:bidi="hi-IN"/>
        </w:rPr>
        <w:t>O</w:t>
      </w:r>
      <w:r>
        <w:rPr>
          <w:rFonts w:ascii="Arial" w:hAnsi="Arial" w:cs="Arial"/>
          <w:color w:val="000000"/>
          <w:sz w:val="36"/>
          <w:szCs w:val="36"/>
          <w:lang w:bidi="hi-IN"/>
        </w:rPr>
        <w:t xml:space="preserve">ti | </w:t>
      </w:r>
      <w:r w:rsidR="00665208">
        <w:rPr>
          <w:rFonts w:ascii="Arial" w:hAnsi="Arial" w:cs="Arial"/>
          <w:color w:val="000000"/>
          <w:sz w:val="36"/>
          <w:szCs w:val="36"/>
          <w:lang w:bidi="hi-IN"/>
        </w:rPr>
        <w:t>E</w:t>
      </w:r>
      <w:r>
        <w:rPr>
          <w:rFonts w:ascii="Arial" w:hAnsi="Arial" w:cs="Arial"/>
          <w:color w:val="000000"/>
          <w:sz w:val="36"/>
          <w:szCs w:val="36"/>
          <w:lang w:bidi="hi-IN"/>
        </w:rPr>
        <w:t>qSha vA a#gnIqnAM paDbI#S</w:t>
      </w:r>
      <w:r w:rsidR="00665208">
        <w:rPr>
          <w:rFonts w:ascii="Arial" w:hAnsi="Arial" w:cs="Arial"/>
          <w:color w:val="000000"/>
          <w:sz w:val="36"/>
          <w:szCs w:val="36"/>
          <w:lang w:bidi="hi-IN"/>
        </w:rPr>
        <w:t>O</w:t>
      </w:r>
      <w:r>
        <w:rPr>
          <w:rFonts w:ascii="Arial" w:hAnsi="Arial" w:cs="Arial"/>
          <w:color w:val="000000"/>
          <w:sz w:val="36"/>
          <w:szCs w:val="36"/>
          <w:lang w:bidi="hi-IN"/>
        </w:rPr>
        <w:t>q nAma# | aqgniqvaty</w:t>
      </w:r>
      <w:r w:rsidR="00665208">
        <w:rPr>
          <w:rFonts w:ascii="Arial" w:hAnsi="Arial" w:cs="Arial"/>
          <w:color w:val="000000"/>
          <w:sz w:val="36"/>
          <w:szCs w:val="36"/>
          <w:lang w:bidi="hi-IN"/>
        </w:rPr>
        <w:t>E</w:t>
      </w:r>
      <w:r>
        <w:rPr>
          <w:rFonts w:ascii="Arial" w:hAnsi="Arial" w:cs="Arial"/>
          <w:color w:val="000000"/>
          <w:sz w:val="36"/>
          <w:szCs w:val="36"/>
          <w:lang w:bidi="hi-IN"/>
        </w:rPr>
        <w:t>qva ju#h</w:t>
      </w:r>
      <w:r w:rsidR="00665208">
        <w:rPr>
          <w:rFonts w:ascii="Arial" w:hAnsi="Arial" w:cs="Arial"/>
          <w:color w:val="000000"/>
          <w:sz w:val="36"/>
          <w:szCs w:val="36"/>
          <w:lang w:bidi="hi-IN"/>
        </w:rPr>
        <w:t>O</w:t>
      </w:r>
      <w:r>
        <w:rPr>
          <w:rFonts w:ascii="Arial" w:hAnsi="Arial" w:cs="Arial"/>
          <w:color w:val="000000"/>
          <w:sz w:val="36"/>
          <w:szCs w:val="36"/>
          <w:lang w:bidi="hi-IN"/>
        </w:rPr>
        <w:t xml:space="preserve">ti | </w:t>
      </w:r>
    </w:p>
    <w:p w14:paraId="4939B3B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maqddhyaqm</w:t>
      </w:r>
      <w:r w:rsidR="00665208">
        <w:rPr>
          <w:rFonts w:ascii="Arial" w:hAnsi="Arial" w:cs="Arial"/>
          <w:color w:val="000000"/>
          <w:sz w:val="36"/>
          <w:szCs w:val="36"/>
          <w:lang w:bidi="hi-IN"/>
        </w:rPr>
        <w:t>E</w:t>
      </w:r>
      <w:r>
        <w:rPr>
          <w:rFonts w:ascii="Arial" w:hAnsi="Arial" w:cs="Arial"/>
          <w:color w:val="000000"/>
          <w:sz w:val="36"/>
          <w:szCs w:val="36"/>
          <w:lang w:bidi="hi-IN"/>
        </w:rPr>
        <w:t>na# paqrN</w:t>
      </w:r>
      <w:r w:rsidR="00665208">
        <w:rPr>
          <w:rFonts w:ascii="Arial" w:hAnsi="Arial" w:cs="Arial"/>
          <w:color w:val="000000"/>
          <w:sz w:val="36"/>
          <w:szCs w:val="36"/>
          <w:lang w:bidi="hi-IN"/>
        </w:rPr>
        <w:t>E</w:t>
      </w:r>
      <w:r>
        <w:rPr>
          <w:rFonts w:ascii="Arial" w:hAnsi="Arial" w:cs="Arial"/>
          <w:color w:val="000000"/>
          <w:sz w:val="36"/>
          <w:szCs w:val="36"/>
          <w:lang w:bidi="hi-IN"/>
        </w:rPr>
        <w:t>na# juh</w:t>
      </w:r>
      <w:r w:rsidR="00665208">
        <w:rPr>
          <w:rFonts w:ascii="Arial" w:hAnsi="Arial" w:cs="Arial"/>
          <w:color w:val="000000"/>
          <w:sz w:val="36"/>
          <w:szCs w:val="36"/>
          <w:lang w:bidi="hi-IN"/>
        </w:rPr>
        <w:t>O</w:t>
      </w:r>
      <w:r>
        <w:rPr>
          <w:rFonts w:ascii="Arial" w:hAnsi="Arial" w:cs="Arial"/>
          <w:color w:val="000000"/>
          <w:sz w:val="36"/>
          <w:szCs w:val="36"/>
          <w:lang w:bidi="hi-IN"/>
        </w:rPr>
        <w:t>ti | srugGy</w:t>
      </w:r>
      <w:r w:rsidR="00665208">
        <w:rPr>
          <w:rFonts w:ascii="Arial" w:hAnsi="Arial" w:cs="Arial"/>
          <w:color w:val="000000"/>
          <w:sz w:val="36"/>
          <w:szCs w:val="36"/>
          <w:lang w:bidi="hi-IN"/>
        </w:rPr>
        <w:t>E</w:t>
      </w:r>
      <w:r>
        <w:rPr>
          <w:rFonts w:ascii="Arial" w:hAnsi="Arial" w:cs="Arial"/>
          <w:color w:val="000000"/>
          <w:sz w:val="36"/>
          <w:szCs w:val="36"/>
          <w:lang w:bidi="hi-IN"/>
        </w:rPr>
        <w:t>#ShA | ath</w:t>
      </w:r>
      <w:r w:rsidR="00665208">
        <w:rPr>
          <w:rFonts w:ascii="Arial" w:hAnsi="Arial" w:cs="Arial"/>
          <w:color w:val="000000"/>
          <w:sz w:val="36"/>
          <w:szCs w:val="36"/>
          <w:lang w:bidi="hi-IN"/>
        </w:rPr>
        <w:t>O</w:t>
      </w:r>
      <w:r>
        <w:rPr>
          <w:rFonts w:ascii="Arial" w:hAnsi="Arial" w:cs="Arial"/>
          <w:color w:val="000000"/>
          <w:sz w:val="36"/>
          <w:szCs w:val="36"/>
          <w:lang w:bidi="hi-IN"/>
        </w:rPr>
        <w:t>q Kalu# | aqntaqm</w:t>
      </w:r>
      <w:r w:rsidR="00665208">
        <w:rPr>
          <w:rFonts w:ascii="Arial" w:hAnsi="Arial" w:cs="Arial"/>
          <w:color w:val="000000"/>
          <w:sz w:val="36"/>
          <w:szCs w:val="36"/>
          <w:lang w:bidi="hi-IN"/>
        </w:rPr>
        <w:t>E</w:t>
      </w:r>
      <w:r>
        <w:rPr>
          <w:rFonts w:ascii="Arial" w:hAnsi="Arial" w:cs="Arial"/>
          <w:color w:val="000000"/>
          <w:sz w:val="36"/>
          <w:szCs w:val="36"/>
          <w:lang w:bidi="hi-IN"/>
        </w:rPr>
        <w:t>naiqva h</w:t>
      </w:r>
      <w:r w:rsidR="00665208">
        <w:rPr>
          <w:rFonts w:ascii="Arial" w:hAnsi="Arial" w:cs="Arial"/>
          <w:color w:val="000000"/>
          <w:sz w:val="36"/>
          <w:szCs w:val="36"/>
          <w:lang w:bidi="hi-IN"/>
        </w:rPr>
        <w:t>O</w:t>
      </w:r>
      <w:r>
        <w:rPr>
          <w:rFonts w:ascii="Arial" w:hAnsi="Arial" w:cs="Arial"/>
          <w:color w:val="000000"/>
          <w:sz w:val="36"/>
          <w:szCs w:val="36"/>
          <w:lang w:bidi="hi-IN"/>
        </w:rPr>
        <w:t xml:space="preserve">#taqvya$M | aqntaqta </w:t>
      </w:r>
      <w:r w:rsidR="00665208">
        <w:rPr>
          <w:rFonts w:ascii="Arial" w:hAnsi="Arial" w:cs="Arial"/>
          <w:color w:val="000000"/>
          <w:sz w:val="36"/>
          <w:szCs w:val="36"/>
          <w:lang w:bidi="hi-IN"/>
        </w:rPr>
        <w:t>E</w:t>
      </w:r>
      <w:r>
        <w:rPr>
          <w:rFonts w:ascii="Arial" w:hAnsi="Arial" w:cs="Arial"/>
          <w:color w:val="000000"/>
          <w:sz w:val="36"/>
          <w:szCs w:val="36"/>
          <w:lang w:bidi="hi-IN"/>
        </w:rPr>
        <w:t>qva ruqdraM niqrava#dayat</w:t>
      </w:r>
      <w:r w:rsidR="00665208">
        <w:rPr>
          <w:rFonts w:ascii="Arial" w:hAnsi="Arial" w:cs="Arial"/>
          <w:color w:val="000000"/>
          <w:sz w:val="36"/>
          <w:szCs w:val="36"/>
          <w:lang w:bidi="hi-IN"/>
        </w:rPr>
        <w:t>E</w:t>
      </w:r>
      <w:r>
        <w:rPr>
          <w:rFonts w:ascii="Arial" w:hAnsi="Arial" w:cs="Arial"/>
          <w:color w:val="000000"/>
          <w:sz w:val="36"/>
          <w:szCs w:val="36"/>
          <w:lang w:bidi="hi-IN"/>
        </w:rPr>
        <w:t xml:space="preserve"> | 5</w:t>
      </w:r>
    </w:p>
    <w:p w14:paraId="45B0C8B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A115F76"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E</w:t>
      </w:r>
      <w:r w:rsidR="00D91D60">
        <w:rPr>
          <w:rFonts w:ascii="Arial" w:hAnsi="Arial" w:cs="Arial"/>
          <w:color w:val="000000"/>
          <w:sz w:val="36"/>
          <w:szCs w:val="36"/>
          <w:lang w:bidi="hi-IN"/>
        </w:rPr>
        <w:t>Shaq t</w:t>
      </w:r>
      <w:r>
        <w:rPr>
          <w:rFonts w:ascii="Arial" w:hAnsi="Arial" w:cs="Arial"/>
          <w:color w:val="000000"/>
          <w:sz w:val="36"/>
          <w:szCs w:val="36"/>
          <w:lang w:bidi="hi-IN"/>
        </w:rPr>
        <w:t>E</w:t>
      </w:r>
      <w:r w:rsidR="00D91D60">
        <w:rPr>
          <w:rFonts w:ascii="Arial" w:hAnsi="Arial" w:cs="Arial"/>
          <w:color w:val="000000"/>
          <w:sz w:val="36"/>
          <w:szCs w:val="36"/>
          <w:lang w:bidi="hi-IN"/>
        </w:rPr>
        <w:t># rudraBAqgaH saqhasvasrAM-&amp;bi#kaqy</w:t>
      </w:r>
      <w:r>
        <w:rPr>
          <w:rFonts w:ascii="Arial" w:hAnsi="Arial" w:cs="Arial"/>
          <w:color w:val="000000"/>
          <w:sz w:val="36"/>
          <w:szCs w:val="36"/>
          <w:lang w:bidi="hi-IN"/>
        </w:rPr>
        <w:t>E</w:t>
      </w:r>
      <w:r w:rsidR="00D91D60">
        <w:rPr>
          <w:rFonts w:ascii="Arial" w:hAnsi="Arial" w:cs="Arial"/>
          <w:color w:val="000000"/>
          <w:sz w:val="36"/>
          <w:szCs w:val="36"/>
          <w:lang w:bidi="hi-IN"/>
        </w:rPr>
        <w:t xml:space="preserve">tyA#ha | SaqradvA aqsyAMbi#kAq svasA$ | </w:t>
      </w:r>
    </w:p>
    <w:p w14:paraId="77880E2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tayAq vA </w:t>
      </w:r>
      <w:r w:rsidR="00665208">
        <w:rPr>
          <w:rFonts w:ascii="Arial" w:hAnsi="Arial" w:cs="Arial"/>
          <w:color w:val="000000"/>
          <w:sz w:val="36"/>
          <w:szCs w:val="36"/>
          <w:lang w:bidi="hi-IN"/>
        </w:rPr>
        <w:t>E</w:t>
      </w:r>
      <w:r>
        <w:rPr>
          <w:rFonts w:ascii="Arial" w:hAnsi="Arial" w:cs="Arial"/>
          <w:color w:val="000000"/>
          <w:sz w:val="36"/>
          <w:szCs w:val="36"/>
          <w:lang w:bidi="hi-IN"/>
        </w:rPr>
        <w:t xml:space="preserve">qSha hi#nasti | ya(gm) hiqnasti# | tayaiqvaina(gm)# saqha Sa#mayati | </w:t>
      </w:r>
    </w:p>
    <w:p w14:paraId="3994CC2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B</w:t>
      </w:r>
      <w:r w:rsidR="00665208">
        <w:rPr>
          <w:rFonts w:ascii="Arial" w:hAnsi="Arial" w:cs="Arial"/>
          <w:color w:val="000000"/>
          <w:sz w:val="36"/>
          <w:szCs w:val="36"/>
          <w:lang w:bidi="hi-IN"/>
        </w:rPr>
        <w:t>E</w:t>
      </w:r>
      <w:r>
        <w:rPr>
          <w:rFonts w:ascii="Arial" w:hAnsi="Arial" w:cs="Arial"/>
          <w:color w:val="000000"/>
          <w:sz w:val="36"/>
          <w:szCs w:val="36"/>
          <w:lang w:bidi="hi-IN"/>
        </w:rPr>
        <w:t xml:space="preserve">qShaqjaMgavaq ityA#ha | yAva#nta </w:t>
      </w:r>
      <w:r w:rsidR="00665208">
        <w:rPr>
          <w:rFonts w:ascii="Arial" w:hAnsi="Arial" w:cs="Arial"/>
          <w:color w:val="000000"/>
          <w:sz w:val="36"/>
          <w:szCs w:val="36"/>
          <w:lang w:bidi="hi-IN"/>
        </w:rPr>
        <w:t>E</w:t>
      </w:r>
      <w:r>
        <w:rPr>
          <w:rFonts w:ascii="Arial" w:hAnsi="Arial" w:cs="Arial"/>
          <w:color w:val="000000"/>
          <w:sz w:val="36"/>
          <w:szCs w:val="36"/>
          <w:lang w:bidi="hi-IN"/>
        </w:rPr>
        <w:t>qva grAqmyAH paqSava#H | t</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 B</w:t>
      </w:r>
      <w:r w:rsidR="00665208">
        <w:rPr>
          <w:rFonts w:ascii="Arial" w:hAnsi="Arial" w:cs="Arial"/>
          <w:color w:val="000000"/>
          <w:sz w:val="36"/>
          <w:szCs w:val="36"/>
          <w:lang w:bidi="hi-IN"/>
        </w:rPr>
        <w:t>E</w:t>
      </w:r>
      <w:r>
        <w:rPr>
          <w:rFonts w:ascii="Arial" w:hAnsi="Arial" w:cs="Arial"/>
          <w:color w:val="000000"/>
          <w:sz w:val="36"/>
          <w:szCs w:val="36"/>
          <w:lang w:bidi="hi-IN"/>
        </w:rPr>
        <w:t>ShaqjaM ka#r</w:t>
      </w:r>
      <w:r w:rsidR="00665208">
        <w:rPr>
          <w:rFonts w:ascii="Arial" w:hAnsi="Arial" w:cs="Arial"/>
          <w:color w:val="000000"/>
          <w:sz w:val="36"/>
          <w:szCs w:val="36"/>
          <w:lang w:bidi="hi-IN"/>
        </w:rPr>
        <w:t>O</w:t>
      </w:r>
      <w:r>
        <w:rPr>
          <w:rFonts w:ascii="Arial" w:hAnsi="Arial" w:cs="Arial"/>
          <w:color w:val="000000"/>
          <w:sz w:val="36"/>
          <w:szCs w:val="36"/>
          <w:lang w:bidi="hi-IN"/>
        </w:rPr>
        <w:t>ti | avA$baM ruqdrama#di maqhItyA#ha | AqSiSha#m</w:t>
      </w:r>
      <w:r w:rsidR="00665208">
        <w:rPr>
          <w:rFonts w:ascii="Arial" w:hAnsi="Arial" w:cs="Arial"/>
          <w:color w:val="000000"/>
          <w:sz w:val="36"/>
          <w:szCs w:val="36"/>
          <w:lang w:bidi="hi-IN"/>
        </w:rPr>
        <w:t>E</w:t>
      </w:r>
      <w:r>
        <w:rPr>
          <w:rFonts w:ascii="Arial" w:hAnsi="Arial" w:cs="Arial"/>
          <w:color w:val="000000"/>
          <w:sz w:val="36"/>
          <w:szCs w:val="36"/>
          <w:lang w:bidi="hi-IN"/>
        </w:rPr>
        <w:t>qvai-tAmA SA$st</w:t>
      </w:r>
      <w:r w:rsidR="00665208">
        <w:rPr>
          <w:rFonts w:ascii="Arial" w:hAnsi="Arial" w:cs="Arial"/>
          <w:color w:val="000000"/>
          <w:sz w:val="36"/>
          <w:szCs w:val="36"/>
          <w:lang w:bidi="hi-IN"/>
        </w:rPr>
        <w:t>E</w:t>
      </w:r>
      <w:r>
        <w:rPr>
          <w:rFonts w:ascii="Arial" w:hAnsi="Arial" w:cs="Arial"/>
          <w:color w:val="000000"/>
          <w:sz w:val="36"/>
          <w:szCs w:val="36"/>
          <w:lang w:bidi="hi-IN"/>
        </w:rPr>
        <w:t xml:space="preserve"> | 6</w:t>
      </w:r>
    </w:p>
    <w:p w14:paraId="1C69057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40314B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trya#baMkaM ~MyajAmahaq ityA#ha | mRuqty</w:t>
      </w:r>
      <w:r w:rsidR="00665208">
        <w:rPr>
          <w:rFonts w:ascii="Arial" w:hAnsi="Arial" w:cs="Arial"/>
          <w:color w:val="000000"/>
          <w:sz w:val="36"/>
          <w:szCs w:val="36"/>
          <w:lang w:bidi="hi-IN"/>
        </w:rPr>
        <w:t>O</w:t>
      </w:r>
      <w:r>
        <w:rPr>
          <w:rFonts w:ascii="Arial" w:hAnsi="Arial" w:cs="Arial"/>
          <w:color w:val="000000"/>
          <w:sz w:val="36"/>
          <w:szCs w:val="36"/>
          <w:lang w:bidi="hi-IN"/>
        </w:rPr>
        <w:t xml:space="preserve"> rmu#kShIyaq mA&amp;mRutAq-ditiq vA vai tadA#ha | </w:t>
      </w:r>
    </w:p>
    <w:p w14:paraId="053DDD8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utki#ranti | Baga#sya lIPsant</w:t>
      </w:r>
      <w:r w:rsidR="00665208">
        <w:rPr>
          <w:rFonts w:ascii="Arial" w:hAnsi="Arial" w:cs="Arial"/>
          <w:color w:val="000000"/>
          <w:sz w:val="36"/>
          <w:szCs w:val="36"/>
          <w:lang w:bidi="hi-IN"/>
        </w:rPr>
        <w:t>E</w:t>
      </w:r>
      <w:r>
        <w:rPr>
          <w:rFonts w:ascii="Arial" w:hAnsi="Arial" w:cs="Arial"/>
          <w:color w:val="000000"/>
          <w:sz w:val="36"/>
          <w:szCs w:val="36"/>
          <w:lang w:bidi="hi-IN"/>
        </w:rPr>
        <w:t xml:space="preserve"> | mUt</w:t>
      </w:r>
      <w:r w:rsidR="00665208">
        <w:rPr>
          <w:rFonts w:ascii="Arial" w:hAnsi="Arial" w:cs="Arial"/>
          <w:color w:val="000000"/>
          <w:sz w:val="36"/>
          <w:szCs w:val="36"/>
          <w:lang w:bidi="hi-IN"/>
        </w:rPr>
        <w:t>E</w:t>
      </w:r>
      <w:r>
        <w:rPr>
          <w:rFonts w:ascii="Arial" w:hAnsi="Arial" w:cs="Arial"/>
          <w:color w:val="000000"/>
          <w:sz w:val="36"/>
          <w:szCs w:val="36"/>
          <w:lang w:bidi="hi-IN"/>
        </w:rPr>
        <w:t xml:space="preserve"># kRuqtvA sa#janti | </w:t>
      </w:r>
    </w:p>
    <w:p w14:paraId="3168A7B0" w14:textId="0AB708DF" w:rsidR="00D91D60" w:rsidRDefault="00D91D60" w:rsidP="00A1582D">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yathAq jana#M ~Myaqt</w:t>
      </w:r>
      <w:r w:rsidR="00665208">
        <w:rPr>
          <w:rFonts w:ascii="Arial" w:hAnsi="Arial" w:cs="Arial"/>
          <w:color w:val="000000"/>
          <w:sz w:val="36"/>
          <w:szCs w:val="36"/>
          <w:lang w:bidi="hi-IN"/>
        </w:rPr>
        <w:t>E</w:t>
      </w:r>
      <w:r>
        <w:rPr>
          <w:rFonts w:ascii="Arial" w:hAnsi="Arial" w:cs="Arial"/>
          <w:color w:val="000000"/>
          <w:sz w:val="36"/>
          <w:szCs w:val="36"/>
          <w:lang w:bidi="hi-IN"/>
        </w:rPr>
        <w:t>#&amp;vaqsaM kaqr</w:t>
      </w:r>
      <w:r w:rsidR="00665208">
        <w:rPr>
          <w:rFonts w:ascii="Arial" w:hAnsi="Arial" w:cs="Arial"/>
          <w:color w:val="000000"/>
          <w:sz w:val="36"/>
          <w:szCs w:val="36"/>
          <w:lang w:bidi="hi-IN"/>
        </w:rPr>
        <w:t>O</w:t>
      </w:r>
      <w:r>
        <w:rPr>
          <w:rFonts w:ascii="Arial" w:hAnsi="Arial" w:cs="Arial"/>
          <w:color w:val="000000"/>
          <w:sz w:val="36"/>
          <w:szCs w:val="36"/>
          <w:lang w:bidi="hi-IN"/>
        </w:rPr>
        <w:t>ti# | tAqdRug</w:t>
      </w:r>
      <w:r w:rsidR="00665208">
        <w:rPr>
          <w:rFonts w:ascii="Arial" w:hAnsi="Arial" w:cs="Arial"/>
          <w:color w:val="000000"/>
          <w:sz w:val="36"/>
          <w:szCs w:val="36"/>
          <w:lang w:bidi="hi-IN"/>
        </w:rPr>
        <w:t>E</w:t>
      </w:r>
      <w:r>
        <w:rPr>
          <w:rFonts w:ascii="Arial" w:hAnsi="Arial" w:cs="Arial"/>
          <w:color w:val="000000"/>
          <w:sz w:val="36"/>
          <w:szCs w:val="36"/>
          <w:lang w:bidi="hi-IN"/>
        </w:rPr>
        <w:t xml:space="preserve">qva tat | </w:t>
      </w:r>
      <w:r w:rsidR="00665208">
        <w:rPr>
          <w:rFonts w:ascii="Arial" w:hAnsi="Arial" w:cs="Arial"/>
          <w:color w:val="000000"/>
          <w:sz w:val="36"/>
          <w:szCs w:val="36"/>
          <w:lang w:bidi="hi-IN"/>
        </w:rPr>
        <w:t>E</w:t>
      </w:r>
      <w:r>
        <w:rPr>
          <w:rFonts w:ascii="Arial" w:hAnsi="Arial" w:cs="Arial"/>
          <w:color w:val="000000"/>
          <w:sz w:val="36"/>
          <w:szCs w:val="36"/>
          <w:lang w:bidi="hi-IN"/>
        </w:rPr>
        <w:t>qSha t</w:t>
      </w:r>
      <w:r w:rsidR="00665208">
        <w:rPr>
          <w:rFonts w:ascii="Arial" w:hAnsi="Arial" w:cs="Arial"/>
          <w:color w:val="000000"/>
          <w:sz w:val="36"/>
          <w:szCs w:val="36"/>
          <w:lang w:bidi="hi-IN"/>
        </w:rPr>
        <w:t>E</w:t>
      </w:r>
      <w:r>
        <w:rPr>
          <w:rFonts w:ascii="Arial" w:hAnsi="Arial" w:cs="Arial"/>
          <w:color w:val="000000"/>
          <w:sz w:val="36"/>
          <w:szCs w:val="36"/>
          <w:lang w:bidi="hi-IN"/>
        </w:rPr>
        <w:t># rudraBAqga ityA#ha niqrava#</w:t>
      </w:r>
      <w:r w:rsidR="00B42BD7">
        <w:rPr>
          <w:rFonts w:ascii="Arial" w:hAnsi="Arial" w:cs="Arial"/>
          <w:color w:val="000000"/>
          <w:sz w:val="36"/>
          <w:szCs w:val="36"/>
          <w:lang w:bidi="hi-IN"/>
        </w:rPr>
        <w:t>t</w:t>
      </w:r>
      <w:r>
        <w:rPr>
          <w:rFonts w:ascii="Arial" w:hAnsi="Arial" w:cs="Arial"/>
          <w:color w:val="000000"/>
          <w:sz w:val="36"/>
          <w:szCs w:val="36"/>
          <w:lang w:bidi="hi-IN"/>
        </w:rPr>
        <w:t xml:space="preserve">tyai | apra#tIkShaq-mAya#nti | aqpaH pari#Shi~jcati | ruqdrasyAqnta rhi#tyai | pravA </w:t>
      </w:r>
      <w:r w:rsidR="00665208">
        <w:rPr>
          <w:rFonts w:ascii="Arial" w:hAnsi="Arial" w:cs="Arial"/>
          <w:color w:val="000000"/>
          <w:sz w:val="36"/>
          <w:szCs w:val="36"/>
          <w:lang w:bidi="hi-IN"/>
        </w:rPr>
        <w:t>E</w:t>
      </w:r>
      <w:r>
        <w:rPr>
          <w:rFonts w:ascii="Arial" w:hAnsi="Arial" w:cs="Arial"/>
          <w:color w:val="000000"/>
          <w:sz w:val="36"/>
          <w:szCs w:val="36"/>
          <w:lang w:bidi="hi-IN"/>
        </w:rPr>
        <w:t>qt</w:t>
      </w:r>
      <w:r w:rsidR="00665208">
        <w:rPr>
          <w:rFonts w:ascii="Arial" w:hAnsi="Arial" w:cs="Arial"/>
          <w:color w:val="000000"/>
          <w:sz w:val="36"/>
          <w:szCs w:val="36"/>
          <w:lang w:bidi="hi-IN"/>
        </w:rPr>
        <w:t>E</w:t>
      </w:r>
      <w:r>
        <w:rPr>
          <w:rFonts w:ascii="Arial" w:hAnsi="Arial" w:cs="Arial"/>
          <w:color w:val="000000"/>
          <w:sz w:val="36"/>
          <w:szCs w:val="36"/>
          <w:lang w:bidi="hi-IN"/>
        </w:rPr>
        <w:t>$&amp;smA-ll</w:t>
      </w:r>
      <w:r w:rsidR="00665208">
        <w:rPr>
          <w:rFonts w:ascii="Arial" w:hAnsi="Arial" w:cs="Arial"/>
          <w:color w:val="000000"/>
          <w:sz w:val="36"/>
          <w:szCs w:val="36"/>
          <w:lang w:bidi="hi-IN"/>
        </w:rPr>
        <w:t>O</w:t>
      </w:r>
      <w:r>
        <w:rPr>
          <w:rFonts w:ascii="Arial" w:hAnsi="Arial" w:cs="Arial"/>
          <w:color w:val="000000"/>
          <w:sz w:val="36"/>
          <w:szCs w:val="36"/>
          <w:lang w:bidi="hi-IN"/>
        </w:rPr>
        <w:t>qkA-ccya#vant</w:t>
      </w:r>
      <w:r w:rsidR="00665208">
        <w:rPr>
          <w:rFonts w:ascii="Arial" w:hAnsi="Arial" w:cs="Arial"/>
          <w:color w:val="000000"/>
          <w:sz w:val="36"/>
          <w:szCs w:val="36"/>
          <w:lang w:bidi="hi-IN"/>
        </w:rPr>
        <w:t>E</w:t>
      </w:r>
      <w:r>
        <w:rPr>
          <w:rFonts w:ascii="Arial" w:hAnsi="Arial" w:cs="Arial"/>
          <w:color w:val="000000"/>
          <w:sz w:val="36"/>
          <w:szCs w:val="36"/>
          <w:lang w:bidi="hi-IN"/>
        </w:rPr>
        <w:t xml:space="preserve"> | y</w:t>
      </w:r>
      <w:r w:rsidR="00665208">
        <w:rPr>
          <w:rFonts w:ascii="Arial" w:hAnsi="Arial" w:cs="Arial"/>
          <w:color w:val="000000"/>
          <w:sz w:val="36"/>
          <w:szCs w:val="36"/>
          <w:lang w:bidi="hi-IN"/>
        </w:rPr>
        <w:t>E</w:t>
      </w:r>
      <w:r>
        <w:rPr>
          <w:rFonts w:ascii="Arial" w:hAnsi="Arial" w:cs="Arial"/>
          <w:color w:val="000000"/>
          <w:sz w:val="36"/>
          <w:szCs w:val="36"/>
          <w:lang w:bidi="hi-IN"/>
        </w:rPr>
        <w:t xml:space="preserve"> trya#baMkaiq-Scara#nti | AqdiqtyaM caqruM punaqr</w:t>
      </w:r>
      <w:r w:rsidR="00665208">
        <w:rPr>
          <w:rFonts w:ascii="Arial" w:hAnsi="Arial" w:cs="Arial"/>
          <w:color w:val="000000"/>
          <w:sz w:val="36"/>
          <w:szCs w:val="36"/>
          <w:lang w:bidi="hi-IN"/>
        </w:rPr>
        <w:t>E</w:t>
      </w:r>
      <w:r>
        <w:rPr>
          <w:rFonts w:ascii="Arial" w:hAnsi="Arial" w:cs="Arial"/>
          <w:color w:val="000000"/>
          <w:sz w:val="36"/>
          <w:szCs w:val="36"/>
          <w:lang w:bidi="hi-IN"/>
        </w:rPr>
        <w:t>tyaq nirva#pati | iqyaM ~MvA adi#tiH | aqsyAm</w:t>
      </w:r>
      <w:r w:rsidR="00665208">
        <w:rPr>
          <w:rFonts w:ascii="Arial" w:hAnsi="Arial" w:cs="Arial"/>
          <w:color w:val="000000"/>
          <w:sz w:val="36"/>
          <w:szCs w:val="36"/>
          <w:lang w:bidi="hi-IN"/>
        </w:rPr>
        <w:t>E</w:t>
      </w:r>
      <w:r>
        <w:rPr>
          <w:rFonts w:ascii="Arial" w:hAnsi="Arial" w:cs="Arial"/>
          <w:color w:val="000000"/>
          <w:sz w:val="36"/>
          <w:szCs w:val="36"/>
          <w:lang w:bidi="hi-IN"/>
        </w:rPr>
        <w:t>qva prati#tiShThanti || 7 (n</w:t>
      </w:r>
      <w:r w:rsidR="00665208">
        <w:rPr>
          <w:rFonts w:ascii="Arial" w:hAnsi="Arial" w:cs="Arial"/>
          <w:color w:val="000000"/>
          <w:sz w:val="36"/>
          <w:szCs w:val="36"/>
          <w:lang w:bidi="hi-IN"/>
        </w:rPr>
        <w:t>E</w:t>
      </w:r>
      <w:r>
        <w:rPr>
          <w:rFonts w:ascii="Arial" w:hAnsi="Arial" w:cs="Arial"/>
          <w:color w:val="000000"/>
          <w:sz w:val="36"/>
          <w:szCs w:val="36"/>
          <w:lang w:bidi="hi-IN"/>
        </w:rPr>
        <w:t>tratrayA#ya vauqShaT)</w:t>
      </w:r>
    </w:p>
    <w:p w14:paraId="16F5D96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6709BD3" w14:textId="77777777" w:rsidR="00035B00" w:rsidRDefault="00035B00" w:rsidP="00D91D60">
      <w:pPr>
        <w:autoSpaceDE w:val="0"/>
        <w:autoSpaceDN w:val="0"/>
        <w:adjustRightInd w:val="0"/>
        <w:spacing w:after="0" w:line="240" w:lineRule="auto"/>
        <w:rPr>
          <w:rFonts w:ascii="Arial" w:hAnsi="Arial" w:cs="Arial"/>
          <w:color w:val="000000"/>
          <w:sz w:val="36"/>
          <w:szCs w:val="36"/>
          <w:lang w:bidi="hi-IN"/>
        </w:rPr>
      </w:pPr>
    </w:p>
    <w:p w14:paraId="74C899CE" w14:textId="77777777" w:rsidR="00035B00" w:rsidRDefault="00035B00" w:rsidP="00D91D60">
      <w:pPr>
        <w:autoSpaceDE w:val="0"/>
        <w:autoSpaceDN w:val="0"/>
        <w:adjustRightInd w:val="0"/>
        <w:spacing w:after="0" w:line="240" w:lineRule="auto"/>
        <w:rPr>
          <w:rFonts w:ascii="Arial" w:hAnsi="Arial" w:cs="Arial"/>
          <w:color w:val="000000"/>
          <w:sz w:val="36"/>
          <w:szCs w:val="36"/>
          <w:lang w:bidi="hi-IN"/>
        </w:rPr>
      </w:pPr>
    </w:p>
    <w:p w14:paraId="6A82A3EF" w14:textId="77777777" w:rsidR="00035B00" w:rsidRDefault="00035B00" w:rsidP="00D91D60">
      <w:pPr>
        <w:autoSpaceDE w:val="0"/>
        <w:autoSpaceDN w:val="0"/>
        <w:adjustRightInd w:val="0"/>
        <w:spacing w:after="0" w:line="240" w:lineRule="auto"/>
        <w:rPr>
          <w:rFonts w:ascii="Arial" w:hAnsi="Arial" w:cs="Arial"/>
          <w:color w:val="000000"/>
          <w:sz w:val="36"/>
          <w:szCs w:val="36"/>
          <w:lang w:bidi="hi-IN"/>
        </w:rPr>
      </w:pPr>
    </w:p>
    <w:p w14:paraId="70A18B9F" w14:textId="0F58319A" w:rsidR="00D91D60" w:rsidRPr="000A0325" w:rsidRDefault="001E6130" w:rsidP="00D91D60">
      <w:pPr>
        <w:autoSpaceDE w:val="0"/>
        <w:autoSpaceDN w:val="0"/>
        <w:adjustRightInd w:val="0"/>
        <w:spacing w:after="0" w:line="240" w:lineRule="auto"/>
        <w:rPr>
          <w:rFonts w:ascii="Arial" w:hAnsi="Arial" w:cs="Arial"/>
          <w:b/>
          <w:bCs/>
          <w:color w:val="000000"/>
          <w:sz w:val="36"/>
          <w:szCs w:val="36"/>
          <w:lang w:bidi="hi-IN"/>
        </w:rPr>
      </w:pPr>
      <w:r w:rsidRPr="000A0325">
        <w:rPr>
          <w:rFonts w:ascii="Arial" w:hAnsi="Arial" w:cs="Arial"/>
          <w:b/>
          <w:bCs/>
          <w:color w:val="000000"/>
          <w:sz w:val="36"/>
          <w:szCs w:val="36"/>
          <w:lang w:bidi="hi-IN"/>
        </w:rPr>
        <w:lastRenderedPageBreak/>
        <w:t>9</w:t>
      </w:r>
      <w:r w:rsidR="00D91D60" w:rsidRPr="000A0325">
        <w:rPr>
          <w:rFonts w:ascii="Arial" w:hAnsi="Arial" w:cs="Arial"/>
          <w:b/>
          <w:bCs/>
          <w:color w:val="000000"/>
          <w:sz w:val="36"/>
          <w:szCs w:val="36"/>
          <w:lang w:bidi="hi-IN"/>
        </w:rPr>
        <w:t>.6</w:t>
      </w:r>
      <w:r w:rsidR="00D91D60" w:rsidRPr="000A0325">
        <w:rPr>
          <w:rFonts w:ascii="Arial" w:hAnsi="Arial" w:cs="Arial"/>
          <w:b/>
          <w:bCs/>
          <w:color w:val="000000"/>
          <w:sz w:val="36"/>
          <w:szCs w:val="36"/>
          <w:lang w:bidi="hi-IN"/>
        </w:rPr>
        <w:tab/>
        <w:t xml:space="preserve">Sata rudrIyaM </w:t>
      </w:r>
    </w:p>
    <w:p w14:paraId="3AAF2C07" w14:textId="77777777" w:rsidR="0005153E" w:rsidRDefault="00665208"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&lt;lang=eng&gt;</w:t>
      </w:r>
      <w:r w:rsidR="00D91D60">
        <w:rPr>
          <w:rFonts w:ascii="Arial" w:hAnsi="Arial" w:cs="Arial"/>
          <w:color w:val="000000"/>
          <w:sz w:val="36"/>
          <w:szCs w:val="36"/>
          <w:lang w:bidi="hi-IN"/>
        </w:rPr>
        <w:t>T.B.3.11.2.1 t</w:t>
      </w:r>
      <w:r w:rsidR="00483224">
        <w:rPr>
          <w:rFonts w:ascii="Arial" w:hAnsi="Arial" w:cs="Arial"/>
          <w:color w:val="000000"/>
          <w:sz w:val="36"/>
          <w:szCs w:val="36"/>
          <w:lang w:bidi="hi-IN"/>
        </w:rPr>
        <w:t>o</w:t>
      </w:r>
      <w:r w:rsidR="00D91D60">
        <w:rPr>
          <w:rFonts w:ascii="Arial" w:hAnsi="Arial" w:cs="Arial"/>
          <w:color w:val="000000"/>
          <w:sz w:val="36"/>
          <w:szCs w:val="36"/>
          <w:lang w:bidi="hi-IN"/>
        </w:rPr>
        <w:t xml:space="preserve"> T.B.3.11.2.4 f</w:t>
      </w:r>
      <w:r w:rsidR="00483224">
        <w:rPr>
          <w:rFonts w:ascii="Arial" w:hAnsi="Arial" w:cs="Arial"/>
          <w:color w:val="000000"/>
          <w:sz w:val="36"/>
          <w:szCs w:val="36"/>
          <w:lang w:bidi="hi-IN"/>
        </w:rPr>
        <w:t>o</w:t>
      </w:r>
      <w:r w:rsidR="00D91D60">
        <w:rPr>
          <w:rFonts w:ascii="Arial" w:hAnsi="Arial" w:cs="Arial"/>
          <w:color w:val="000000"/>
          <w:sz w:val="36"/>
          <w:szCs w:val="36"/>
          <w:lang w:bidi="hi-IN"/>
        </w:rPr>
        <w:t>r full 9.6</w:t>
      </w:r>
    </w:p>
    <w:p w14:paraId="007638BE" w14:textId="3B6B4E9A" w:rsidR="00D91D60" w:rsidRDefault="0005153E"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&lt;</w:t>
      </w:r>
      <w:r w:rsidR="00665208">
        <w:rPr>
          <w:rFonts w:ascii="Arial" w:hAnsi="Arial" w:cs="Arial"/>
          <w:color w:val="000000"/>
          <w:sz w:val="36"/>
          <w:szCs w:val="36"/>
          <w:lang w:bidi="hi-IN"/>
        </w:rPr>
        <w:t>lang=def&gt;</w:t>
      </w:r>
    </w:p>
    <w:p w14:paraId="526B8CB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30325F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tvama#gn</w:t>
      </w:r>
      <w:r w:rsidR="00665208">
        <w:rPr>
          <w:rFonts w:ascii="Arial" w:hAnsi="Arial" w:cs="Arial"/>
          <w:color w:val="000000"/>
          <w:sz w:val="36"/>
          <w:szCs w:val="36"/>
          <w:lang w:bidi="hi-IN"/>
        </w:rPr>
        <w:t>E</w:t>
      </w:r>
      <w:r>
        <w:rPr>
          <w:rFonts w:ascii="Arial" w:hAnsi="Arial" w:cs="Arial"/>
          <w:color w:val="000000"/>
          <w:sz w:val="36"/>
          <w:szCs w:val="36"/>
          <w:lang w:bidi="hi-IN"/>
        </w:rPr>
        <w:t xml:space="preserve"> ruqdr</w:t>
      </w:r>
      <w:r w:rsidR="00665208">
        <w:rPr>
          <w:rFonts w:ascii="Arial" w:hAnsi="Arial" w:cs="Arial"/>
          <w:color w:val="000000"/>
          <w:sz w:val="36"/>
          <w:szCs w:val="36"/>
          <w:lang w:bidi="hi-IN"/>
        </w:rPr>
        <w:t>O</w:t>
      </w:r>
      <w:r>
        <w:rPr>
          <w:rFonts w:ascii="Arial" w:hAnsi="Arial" w:cs="Arial"/>
          <w:color w:val="000000"/>
          <w:sz w:val="36"/>
          <w:szCs w:val="36"/>
          <w:lang w:bidi="hi-IN"/>
        </w:rPr>
        <w:t xml:space="preserve"> asu#r</w:t>
      </w:r>
      <w:r w:rsidR="00665208">
        <w:rPr>
          <w:rFonts w:ascii="Arial" w:hAnsi="Arial" w:cs="Arial"/>
          <w:color w:val="000000"/>
          <w:sz w:val="36"/>
          <w:szCs w:val="36"/>
          <w:lang w:bidi="hi-IN"/>
        </w:rPr>
        <w:t>O</w:t>
      </w:r>
      <w:r>
        <w:rPr>
          <w:rFonts w:ascii="Arial" w:hAnsi="Arial" w:cs="Arial"/>
          <w:color w:val="000000"/>
          <w:sz w:val="36"/>
          <w:szCs w:val="36"/>
          <w:lang w:bidi="hi-IN"/>
        </w:rPr>
        <w:t xml:space="preserve"> maqh</w:t>
      </w:r>
      <w:r w:rsidR="00665208">
        <w:rPr>
          <w:rFonts w:ascii="Arial" w:hAnsi="Arial" w:cs="Arial"/>
          <w:color w:val="000000"/>
          <w:sz w:val="36"/>
          <w:szCs w:val="36"/>
          <w:lang w:bidi="hi-IN"/>
        </w:rPr>
        <w:t>O</w:t>
      </w:r>
      <w:r>
        <w:rPr>
          <w:rFonts w:ascii="Arial" w:hAnsi="Arial" w:cs="Arial"/>
          <w:color w:val="000000"/>
          <w:sz w:val="36"/>
          <w:szCs w:val="36"/>
          <w:lang w:bidi="hi-IN"/>
        </w:rPr>
        <w:t xml:space="preserve"> diqvaH | tva(gm) Sarddh</w:t>
      </w:r>
      <w:r w:rsidR="00665208">
        <w:rPr>
          <w:rFonts w:ascii="Arial" w:hAnsi="Arial" w:cs="Arial"/>
          <w:color w:val="000000"/>
          <w:sz w:val="36"/>
          <w:szCs w:val="36"/>
          <w:lang w:bidi="hi-IN"/>
        </w:rPr>
        <w:t>O</w:t>
      </w:r>
      <w:r>
        <w:rPr>
          <w:rFonts w:ascii="Arial" w:hAnsi="Arial" w:cs="Arial"/>
          <w:color w:val="000000"/>
          <w:sz w:val="36"/>
          <w:szCs w:val="36"/>
          <w:lang w:bidi="hi-IN"/>
        </w:rPr>
        <w:t>q mAru#taM pRuqkSha I#SiSh</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p>
    <w:p w14:paraId="2AD3A0D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tvaM ~MvAtai#raruqNai ryA#si SaMgaqyaH | tvaM pUqShA vi#dhaqtaH pA#siq nutmanA$H | </w:t>
      </w:r>
    </w:p>
    <w:p w14:paraId="13CD149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 d</w:t>
      </w:r>
      <w:r w:rsidR="00665208">
        <w:rPr>
          <w:rFonts w:ascii="Arial" w:hAnsi="Arial" w:cs="Arial"/>
          <w:color w:val="000000"/>
          <w:sz w:val="36"/>
          <w:szCs w:val="36"/>
          <w:lang w:bidi="hi-IN"/>
        </w:rPr>
        <w:t>E</w:t>
      </w:r>
      <w:r>
        <w:rPr>
          <w:rFonts w:ascii="Arial" w:hAnsi="Arial" w:cs="Arial"/>
          <w:color w:val="000000"/>
          <w:sz w:val="36"/>
          <w:szCs w:val="36"/>
          <w:lang w:bidi="hi-IN"/>
        </w:rPr>
        <w:t>qv</w:t>
      </w:r>
      <w:r w:rsidR="00665208">
        <w:rPr>
          <w:rFonts w:ascii="Arial" w:hAnsi="Arial" w:cs="Arial"/>
          <w:color w:val="000000"/>
          <w:sz w:val="36"/>
          <w:szCs w:val="36"/>
          <w:lang w:bidi="hi-IN"/>
        </w:rPr>
        <w:t>E</w:t>
      </w:r>
      <w:r>
        <w:rPr>
          <w:rFonts w:ascii="Arial" w:hAnsi="Arial" w:cs="Arial"/>
          <w:color w:val="000000"/>
          <w:sz w:val="36"/>
          <w:szCs w:val="36"/>
          <w:lang w:bidi="hi-IN"/>
        </w:rPr>
        <w:t>Shu# SrayaddhvaM | pratha#mA dviqtIy</w:t>
      </w:r>
      <w:r w:rsidR="00665208">
        <w:rPr>
          <w:rFonts w:ascii="Arial" w:hAnsi="Arial" w:cs="Arial"/>
          <w:color w:val="000000"/>
          <w:sz w:val="36"/>
          <w:szCs w:val="36"/>
          <w:lang w:bidi="hi-IN"/>
        </w:rPr>
        <w:t>E</w:t>
      </w:r>
      <w:r>
        <w:rPr>
          <w:rFonts w:ascii="Arial" w:hAnsi="Arial" w:cs="Arial"/>
          <w:color w:val="000000"/>
          <w:sz w:val="36"/>
          <w:szCs w:val="36"/>
          <w:lang w:bidi="hi-IN"/>
        </w:rPr>
        <w:t xml:space="preserve">#Shu SrayaddhvaM | </w:t>
      </w:r>
    </w:p>
    <w:p w14:paraId="3D9CE61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dvitI#yA-stRuqtIy</w:t>
      </w:r>
      <w:r w:rsidR="00665208">
        <w:rPr>
          <w:rFonts w:ascii="Arial" w:hAnsi="Arial" w:cs="Arial"/>
          <w:color w:val="000000"/>
          <w:sz w:val="36"/>
          <w:szCs w:val="36"/>
          <w:lang w:bidi="hi-IN"/>
        </w:rPr>
        <w:t>E</w:t>
      </w:r>
      <w:r>
        <w:rPr>
          <w:rFonts w:ascii="Arial" w:hAnsi="Arial" w:cs="Arial"/>
          <w:color w:val="000000"/>
          <w:sz w:val="36"/>
          <w:szCs w:val="36"/>
          <w:lang w:bidi="hi-IN"/>
        </w:rPr>
        <w:t>#Shu SrayaddhvaM | tRutI#yA-Scatuqrth</w:t>
      </w:r>
      <w:r w:rsidR="00665208">
        <w:rPr>
          <w:rFonts w:ascii="Arial" w:hAnsi="Arial" w:cs="Arial"/>
          <w:color w:val="000000"/>
          <w:sz w:val="36"/>
          <w:szCs w:val="36"/>
          <w:lang w:bidi="hi-IN"/>
        </w:rPr>
        <w:t>E</w:t>
      </w:r>
      <w:r>
        <w:rPr>
          <w:rFonts w:ascii="Arial" w:hAnsi="Arial" w:cs="Arial"/>
          <w:color w:val="000000"/>
          <w:sz w:val="36"/>
          <w:szCs w:val="36"/>
          <w:lang w:bidi="hi-IN"/>
        </w:rPr>
        <w:t xml:space="preserve">Shu# SrayaddhvaM | </w:t>
      </w:r>
    </w:p>
    <w:p w14:paraId="4732C68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caqtuqrthAH pa#~jcaqm</w:t>
      </w:r>
      <w:r w:rsidR="00665208">
        <w:rPr>
          <w:rFonts w:ascii="Arial" w:hAnsi="Arial" w:cs="Arial"/>
          <w:color w:val="000000"/>
          <w:sz w:val="36"/>
          <w:szCs w:val="36"/>
          <w:lang w:bidi="hi-IN"/>
        </w:rPr>
        <w:t>E</w:t>
      </w:r>
      <w:r>
        <w:rPr>
          <w:rFonts w:ascii="Arial" w:hAnsi="Arial" w:cs="Arial"/>
          <w:color w:val="000000"/>
          <w:sz w:val="36"/>
          <w:szCs w:val="36"/>
          <w:lang w:bidi="hi-IN"/>
        </w:rPr>
        <w:t>Shu# SrayaddhvaM | paq~jcaqmAH ShaqShTh</w:t>
      </w:r>
      <w:r w:rsidR="00665208">
        <w:rPr>
          <w:rFonts w:ascii="Arial" w:hAnsi="Arial" w:cs="Arial"/>
          <w:color w:val="000000"/>
          <w:sz w:val="36"/>
          <w:szCs w:val="36"/>
          <w:lang w:bidi="hi-IN"/>
        </w:rPr>
        <w:t>E</w:t>
      </w:r>
      <w:r>
        <w:rPr>
          <w:rFonts w:ascii="Arial" w:hAnsi="Arial" w:cs="Arial"/>
          <w:color w:val="000000"/>
          <w:sz w:val="36"/>
          <w:szCs w:val="36"/>
          <w:lang w:bidi="hi-IN"/>
        </w:rPr>
        <w:t>Shu# SrayaddhvaM | 1</w:t>
      </w:r>
    </w:p>
    <w:p w14:paraId="01F73DA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504046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ShaqShThAH sa#ptaqm</w:t>
      </w:r>
      <w:r w:rsidR="00665208">
        <w:rPr>
          <w:rFonts w:ascii="Arial" w:hAnsi="Arial" w:cs="Arial"/>
          <w:color w:val="000000"/>
          <w:sz w:val="36"/>
          <w:szCs w:val="36"/>
          <w:lang w:bidi="hi-IN"/>
        </w:rPr>
        <w:t>E</w:t>
      </w:r>
      <w:r>
        <w:rPr>
          <w:rFonts w:ascii="Arial" w:hAnsi="Arial" w:cs="Arial"/>
          <w:color w:val="000000"/>
          <w:sz w:val="36"/>
          <w:szCs w:val="36"/>
          <w:lang w:bidi="hi-IN"/>
        </w:rPr>
        <w:t>Shu# SrayaddhvaM | saqptaqmA a#ShTaqm</w:t>
      </w:r>
      <w:r w:rsidR="00665208">
        <w:rPr>
          <w:rFonts w:ascii="Arial" w:hAnsi="Arial" w:cs="Arial"/>
          <w:color w:val="000000"/>
          <w:sz w:val="36"/>
          <w:szCs w:val="36"/>
          <w:lang w:bidi="hi-IN"/>
        </w:rPr>
        <w:t>E</w:t>
      </w:r>
      <w:r>
        <w:rPr>
          <w:rFonts w:ascii="Arial" w:hAnsi="Arial" w:cs="Arial"/>
          <w:color w:val="000000"/>
          <w:sz w:val="36"/>
          <w:szCs w:val="36"/>
          <w:lang w:bidi="hi-IN"/>
        </w:rPr>
        <w:t xml:space="preserve">Shu# SrayaddhvaM | </w:t>
      </w:r>
    </w:p>
    <w:p w14:paraId="0628F49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aqShTaqmA na#vaqm</w:t>
      </w:r>
      <w:r w:rsidR="00665208">
        <w:rPr>
          <w:rFonts w:ascii="Arial" w:hAnsi="Arial" w:cs="Arial"/>
          <w:color w:val="000000"/>
          <w:sz w:val="36"/>
          <w:szCs w:val="36"/>
          <w:lang w:bidi="hi-IN"/>
        </w:rPr>
        <w:t>E</w:t>
      </w:r>
      <w:r>
        <w:rPr>
          <w:rFonts w:ascii="Arial" w:hAnsi="Arial" w:cs="Arial"/>
          <w:color w:val="000000"/>
          <w:sz w:val="36"/>
          <w:szCs w:val="36"/>
          <w:lang w:bidi="hi-IN"/>
        </w:rPr>
        <w:t>Shu# SrayaddhvaM | naqvaqmA da#Saqm</w:t>
      </w:r>
      <w:r w:rsidR="00665208">
        <w:rPr>
          <w:rFonts w:ascii="Arial" w:hAnsi="Arial" w:cs="Arial"/>
          <w:color w:val="000000"/>
          <w:sz w:val="36"/>
          <w:szCs w:val="36"/>
          <w:lang w:bidi="hi-IN"/>
        </w:rPr>
        <w:t>E</w:t>
      </w:r>
      <w:r>
        <w:rPr>
          <w:rFonts w:ascii="Arial" w:hAnsi="Arial" w:cs="Arial"/>
          <w:color w:val="000000"/>
          <w:sz w:val="36"/>
          <w:szCs w:val="36"/>
          <w:lang w:bidi="hi-IN"/>
        </w:rPr>
        <w:t xml:space="preserve">Shu# SrayaddhvaM | </w:t>
      </w:r>
    </w:p>
    <w:p w14:paraId="6C3C8FF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daqSaqmA </w:t>
      </w:r>
      <w:r w:rsidR="00665208">
        <w:rPr>
          <w:rFonts w:ascii="Arial" w:hAnsi="Arial" w:cs="Arial"/>
          <w:color w:val="000000"/>
          <w:sz w:val="36"/>
          <w:szCs w:val="36"/>
          <w:lang w:bidi="hi-IN"/>
        </w:rPr>
        <w:t>E</w:t>
      </w:r>
      <w:r>
        <w:rPr>
          <w:rFonts w:ascii="Arial" w:hAnsi="Arial" w:cs="Arial"/>
          <w:color w:val="000000"/>
          <w:sz w:val="36"/>
          <w:szCs w:val="36"/>
          <w:lang w:bidi="hi-IN"/>
        </w:rPr>
        <w:t>#kAdaqS</w:t>
      </w:r>
      <w:r w:rsidR="00665208">
        <w:rPr>
          <w:rFonts w:ascii="Arial" w:hAnsi="Arial" w:cs="Arial"/>
          <w:color w:val="000000"/>
          <w:sz w:val="36"/>
          <w:szCs w:val="36"/>
          <w:lang w:bidi="hi-IN"/>
        </w:rPr>
        <w:t>E</w:t>
      </w:r>
      <w:r>
        <w:rPr>
          <w:rFonts w:ascii="Arial" w:hAnsi="Arial" w:cs="Arial"/>
          <w:color w:val="000000"/>
          <w:sz w:val="36"/>
          <w:szCs w:val="36"/>
          <w:lang w:bidi="hi-IN"/>
        </w:rPr>
        <w:t xml:space="preserve">Shu# SrayaddhvaM | </w:t>
      </w:r>
      <w:r w:rsidR="00665208">
        <w:rPr>
          <w:rFonts w:ascii="Arial" w:hAnsi="Arial" w:cs="Arial"/>
          <w:color w:val="000000"/>
          <w:sz w:val="36"/>
          <w:szCs w:val="36"/>
          <w:lang w:bidi="hi-IN"/>
        </w:rPr>
        <w:t>E</w:t>
      </w:r>
      <w:r>
        <w:rPr>
          <w:rFonts w:ascii="Arial" w:hAnsi="Arial" w:cs="Arial"/>
          <w:color w:val="000000"/>
          <w:sz w:val="36"/>
          <w:szCs w:val="36"/>
          <w:lang w:bidi="hi-IN"/>
        </w:rPr>
        <w:t>qkaqdaqSA dvA#daqS</w:t>
      </w:r>
      <w:r w:rsidR="00665208">
        <w:rPr>
          <w:rFonts w:ascii="Arial" w:hAnsi="Arial" w:cs="Arial"/>
          <w:color w:val="000000"/>
          <w:sz w:val="36"/>
          <w:szCs w:val="36"/>
          <w:lang w:bidi="hi-IN"/>
        </w:rPr>
        <w:t>E</w:t>
      </w:r>
      <w:r>
        <w:rPr>
          <w:rFonts w:ascii="Arial" w:hAnsi="Arial" w:cs="Arial"/>
          <w:color w:val="000000"/>
          <w:sz w:val="36"/>
          <w:szCs w:val="36"/>
          <w:lang w:bidi="hi-IN"/>
        </w:rPr>
        <w:t xml:space="preserve">Shu# SrayaddhvaM | </w:t>
      </w:r>
    </w:p>
    <w:p w14:paraId="6A6C44C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dvAqdaqSA-stra#y</w:t>
      </w:r>
      <w:r w:rsidR="00665208">
        <w:rPr>
          <w:rFonts w:ascii="Arial" w:hAnsi="Arial" w:cs="Arial"/>
          <w:color w:val="000000"/>
          <w:sz w:val="36"/>
          <w:szCs w:val="36"/>
          <w:lang w:bidi="hi-IN"/>
        </w:rPr>
        <w:t>O</w:t>
      </w:r>
      <w:r>
        <w:rPr>
          <w:rFonts w:ascii="Arial" w:hAnsi="Arial" w:cs="Arial"/>
          <w:color w:val="000000"/>
          <w:sz w:val="36"/>
          <w:szCs w:val="36"/>
          <w:lang w:bidi="hi-IN"/>
        </w:rPr>
        <w:t>daqS</w:t>
      </w:r>
      <w:r w:rsidR="00665208">
        <w:rPr>
          <w:rFonts w:ascii="Arial" w:hAnsi="Arial" w:cs="Arial"/>
          <w:color w:val="000000"/>
          <w:sz w:val="36"/>
          <w:szCs w:val="36"/>
          <w:lang w:bidi="hi-IN"/>
        </w:rPr>
        <w:t>E</w:t>
      </w:r>
      <w:r>
        <w:rPr>
          <w:rFonts w:ascii="Arial" w:hAnsi="Arial" w:cs="Arial"/>
          <w:color w:val="000000"/>
          <w:sz w:val="36"/>
          <w:szCs w:val="36"/>
          <w:lang w:bidi="hi-IN"/>
        </w:rPr>
        <w:t>Shu# SrayaddhvaM | traqy</w:t>
      </w:r>
      <w:r w:rsidR="00665208">
        <w:rPr>
          <w:rFonts w:ascii="Arial" w:hAnsi="Arial" w:cs="Arial"/>
          <w:color w:val="000000"/>
          <w:sz w:val="36"/>
          <w:szCs w:val="36"/>
          <w:lang w:bidi="hi-IN"/>
        </w:rPr>
        <w:t>O</w:t>
      </w:r>
      <w:r>
        <w:rPr>
          <w:rFonts w:ascii="Arial" w:hAnsi="Arial" w:cs="Arial"/>
          <w:color w:val="000000"/>
          <w:sz w:val="36"/>
          <w:szCs w:val="36"/>
          <w:lang w:bidi="hi-IN"/>
        </w:rPr>
        <w:t>qdaqSA-Sca#tu rd</w:t>
      </w:r>
      <w:r w:rsidR="00665208">
        <w:rPr>
          <w:rFonts w:ascii="Arial" w:hAnsi="Arial" w:cs="Arial"/>
          <w:color w:val="000000"/>
          <w:sz w:val="36"/>
          <w:szCs w:val="36"/>
          <w:lang w:bidi="hi-IN"/>
        </w:rPr>
        <w:t>E</w:t>
      </w:r>
      <w:r>
        <w:rPr>
          <w:rFonts w:ascii="Arial" w:hAnsi="Arial" w:cs="Arial"/>
          <w:color w:val="000000"/>
          <w:sz w:val="36"/>
          <w:szCs w:val="36"/>
          <w:lang w:bidi="hi-IN"/>
        </w:rPr>
        <w:t>qS</w:t>
      </w:r>
      <w:r w:rsidR="00665208">
        <w:rPr>
          <w:rFonts w:ascii="Arial" w:hAnsi="Arial" w:cs="Arial"/>
          <w:color w:val="000000"/>
          <w:sz w:val="36"/>
          <w:szCs w:val="36"/>
          <w:lang w:bidi="hi-IN"/>
        </w:rPr>
        <w:t>E</w:t>
      </w:r>
      <w:r>
        <w:rPr>
          <w:rFonts w:ascii="Arial" w:hAnsi="Arial" w:cs="Arial"/>
          <w:color w:val="000000"/>
          <w:sz w:val="36"/>
          <w:szCs w:val="36"/>
          <w:lang w:bidi="hi-IN"/>
        </w:rPr>
        <w:t xml:space="preserve">Shu# SrayaddhvaM | </w:t>
      </w:r>
    </w:p>
    <w:p w14:paraId="5698AE2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caqtuqrdaqSAH pa#~jcadaqS</w:t>
      </w:r>
      <w:r w:rsidR="00665208">
        <w:rPr>
          <w:rFonts w:ascii="Arial" w:hAnsi="Arial" w:cs="Arial"/>
          <w:color w:val="000000"/>
          <w:sz w:val="36"/>
          <w:szCs w:val="36"/>
          <w:lang w:bidi="hi-IN"/>
        </w:rPr>
        <w:t>E</w:t>
      </w:r>
      <w:r>
        <w:rPr>
          <w:rFonts w:ascii="Arial" w:hAnsi="Arial" w:cs="Arial"/>
          <w:color w:val="000000"/>
          <w:sz w:val="36"/>
          <w:szCs w:val="36"/>
          <w:lang w:bidi="hi-IN"/>
        </w:rPr>
        <w:t>Shu# SrayaddhvaM | paq~jcaqdaqSAH Sh</w:t>
      </w:r>
      <w:r w:rsidR="00665208">
        <w:rPr>
          <w:rFonts w:ascii="Arial" w:hAnsi="Arial" w:cs="Arial"/>
          <w:color w:val="000000"/>
          <w:sz w:val="36"/>
          <w:szCs w:val="36"/>
          <w:lang w:bidi="hi-IN"/>
        </w:rPr>
        <w:t>O</w:t>
      </w:r>
      <w:r>
        <w:rPr>
          <w:rFonts w:ascii="Arial" w:hAnsi="Arial" w:cs="Arial"/>
          <w:color w:val="000000"/>
          <w:sz w:val="36"/>
          <w:szCs w:val="36"/>
          <w:lang w:bidi="hi-IN"/>
        </w:rPr>
        <w:t>#DaqS</w:t>
      </w:r>
      <w:r w:rsidR="00665208">
        <w:rPr>
          <w:rFonts w:ascii="Arial" w:hAnsi="Arial" w:cs="Arial"/>
          <w:color w:val="000000"/>
          <w:sz w:val="36"/>
          <w:szCs w:val="36"/>
          <w:lang w:bidi="hi-IN"/>
        </w:rPr>
        <w:t>E</w:t>
      </w:r>
      <w:r>
        <w:rPr>
          <w:rFonts w:ascii="Arial" w:hAnsi="Arial" w:cs="Arial"/>
          <w:color w:val="000000"/>
          <w:sz w:val="36"/>
          <w:szCs w:val="36"/>
          <w:lang w:bidi="hi-IN"/>
        </w:rPr>
        <w:t>Shu# SrayaddhvaM | 2</w:t>
      </w:r>
    </w:p>
    <w:p w14:paraId="3A5E497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E361E2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Sh</w:t>
      </w:r>
      <w:r w:rsidR="00665208">
        <w:rPr>
          <w:rFonts w:ascii="Arial" w:hAnsi="Arial" w:cs="Arial"/>
          <w:color w:val="000000"/>
          <w:sz w:val="36"/>
          <w:szCs w:val="36"/>
          <w:lang w:bidi="hi-IN"/>
        </w:rPr>
        <w:t>O</w:t>
      </w:r>
      <w:r>
        <w:rPr>
          <w:rFonts w:ascii="Arial" w:hAnsi="Arial" w:cs="Arial"/>
          <w:color w:val="000000"/>
          <w:sz w:val="36"/>
          <w:szCs w:val="36"/>
          <w:lang w:bidi="hi-IN"/>
        </w:rPr>
        <w:t>qDaqSAH sa#ptadaqS</w:t>
      </w:r>
      <w:r w:rsidR="00665208">
        <w:rPr>
          <w:rFonts w:ascii="Arial" w:hAnsi="Arial" w:cs="Arial"/>
          <w:color w:val="000000"/>
          <w:sz w:val="36"/>
          <w:szCs w:val="36"/>
          <w:lang w:bidi="hi-IN"/>
        </w:rPr>
        <w:t>E</w:t>
      </w:r>
      <w:r>
        <w:rPr>
          <w:rFonts w:ascii="Arial" w:hAnsi="Arial" w:cs="Arial"/>
          <w:color w:val="000000"/>
          <w:sz w:val="36"/>
          <w:szCs w:val="36"/>
          <w:lang w:bidi="hi-IN"/>
        </w:rPr>
        <w:t>Shu# SrayaddhvaM | saqptaqdaqSA a#ShTAdaqS</w:t>
      </w:r>
      <w:r w:rsidR="00665208">
        <w:rPr>
          <w:rFonts w:ascii="Arial" w:hAnsi="Arial" w:cs="Arial"/>
          <w:color w:val="000000"/>
          <w:sz w:val="36"/>
          <w:szCs w:val="36"/>
          <w:lang w:bidi="hi-IN"/>
        </w:rPr>
        <w:t>E</w:t>
      </w:r>
      <w:r>
        <w:rPr>
          <w:rFonts w:ascii="Arial" w:hAnsi="Arial" w:cs="Arial"/>
          <w:color w:val="000000"/>
          <w:sz w:val="36"/>
          <w:szCs w:val="36"/>
          <w:lang w:bidi="hi-IN"/>
        </w:rPr>
        <w:t xml:space="preserve">Shu# SrayaddhvaM | </w:t>
      </w:r>
    </w:p>
    <w:p w14:paraId="0D2F543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aqShTAqdaqSA </w:t>
      </w:r>
      <w:r w:rsidR="00665208">
        <w:rPr>
          <w:rFonts w:ascii="Arial" w:hAnsi="Arial" w:cs="Arial"/>
          <w:color w:val="000000"/>
          <w:sz w:val="36"/>
          <w:szCs w:val="36"/>
          <w:lang w:bidi="hi-IN"/>
        </w:rPr>
        <w:t>E</w:t>
      </w:r>
      <w:r>
        <w:rPr>
          <w:rFonts w:ascii="Arial" w:hAnsi="Arial" w:cs="Arial"/>
          <w:color w:val="000000"/>
          <w:sz w:val="36"/>
          <w:szCs w:val="36"/>
          <w:lang w:bidi="hi-IN"/>
        </w:rPr>
        <w:t>#kAnnaviq(gm)qS</w:t>
      </w:r>
      <w:r w:rsidR="00665208">
        <w:rPr>
          <w:rFonts w:ascii="Arial" w:hAnsi="Arial" w:cs="Arial"/>
          <w:color w:val="000000"/>
          <w:sz w:val="36"/>
          <w:szCs w:val="36"/>
          <w:lang w:bidi="hi-IN"/>
        </w:rPr>
        <w:t>E</w:t>
      </w:r>
      <w:r>
        <w:rPr>
          <w:rFonts w:ascii="Arial" w:hAnsi="Arial" w:cs="Arial"/>
          <w:color w:val="000000"/>
          <w:sz w:val="36"/>
          <w:szCs w:val="36"/>
          <w:lang w:bidi="hi-IN"/>
        </w:rPr>
        <w:t xml:space="preserve">Shu# SrayaddhvaM | </w:t>
      </w:r>
    </w:p>
    <w:p w14:paraId="6BBDEB70"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E</w:t>
      </w:r>
      <w:r w:rsidR="00D91D60">
        <w:rPr>
          <w:rFonts w:ascii="Arial" w:hAnsi="Arial" w:cs="Arial"/>
          <w:color w:val="000000"/>
          <w:sz w:val="36"/>
          <w:szCs w:val="36"/>
          <w:lang w:bidi="hi-IN"/>
        </w:rPr>
        <w:t>qkAqnnaqviq(gm)qSA viq(gm)qS</w:t>
      </w:r>
      <w:r>
        <w:rPr>
          <w:rFonts w:ascii="Arial" w:hAnsi="Arial" w:cs="Arial"/>
          <w:color w:val="000000"/>
          <w:sz w:val="36"/>
          <w:szCs w:val="36"/>
          <w:lang w:bidi="hi-IN"/>
        </w:rPr>
        <w:t>E</w:t>
      </w:r>
      <w:r w:rsidR="00D91D60">
        <w:rPr>
          <w:rFonts w:ascii="Arial" w:hAnsi="Arial" w:cs="Arial"/>
          <w:color w:val="000000"/>
          <w:sz w:val="36"/>
          <w:szCs w:val="36"/>
          <w:lang w:bidi="hi-IN"/>
        </w:rPr>
        <w:t xml:space="preserve">Shu# SrayaddhvaM | </w:t>
      </w:r>
    </w:p>
    <w:p w14:paraId="6FFE096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 xml:space="preserve">viq(gm)qSA </w:t>
      </w:r>
      <w:r w:rsidR="00665208">
        <w:rPr>
          <w:rFonts w:ascii="Arial" w:hAnsi="Arial" w:cs="Arial"/>
          <w:color w:val="000000"/>
          <w:sz w:val="36"/>
          <w:szCs w:val="36"/>
          <w:lang w:bidi="hi-IN"/>
        </w:rPr>
        <w:t>E</w:t>
      </w:r>
      <w:r>
        <w:rPr>
          <w:rFonts w:ascii="Arial" w:hAnsi="Arial" w:cs="Arial"/>
          <w:color w:val="000000"/>
          <w:sz w:val="36"/>
          <w:szCs w:val="36"/>
          <w:lang w:bidi="hi-IN"/>
        </w:rPr>
        <w:t>#kaviq(gm)qS</w:t>
      </w:r>
      <w:r w:rsidR="00665208">
        <w:rPr>
          <w:rFonts w:ascii="Arial" w:hAnsi="Arial" w:cs="Arial"/>
          <w:color w:val="000000"/>
          <w:sz w:val="36"/>
          <w:szCs w:val="36"/>
          <w:lang w:bidi="hi-IN"/>
        </w:rPr>
        <w:t>E</w:t>
      </w:r>
      <w:r>
        <w:rPr>
          <w:rFonts w:ascii="Arial" w:hAnsi="Arial" w:cs="Arial"/>
          <w:color w:val="000000"/>
          <w:sz w:val="36"/>
          <w:szCs w:val="36"/>
          <w:lang w:bidi="hi-IN"/>
        </w:rPr>
        <w:t xml:space="preserve">Shu# SrayaddhvaM | </w:t>
      </w:r>
    </w:p>
    <w:p w14:paraId="7FBB3C22"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E</w:t>
      </w:r>
      <w:r w:rsidR="00D91D60">
        <w:rPr>
          <w:rFonts w:ascii="Arial" w:hAnsi="Arial" w:cs="Arial"/>
          <w:color w:val="000000"/>
          <w:sz w:val="36"/>
          <w:szCs w:val="36"/>
          <w:lang w:bidi="hi-IN"/>
        </w:rPr>
        <w:t>qkaqviq(gm)qSA dvA#viq(gm)qS</w:t>
      </w:r>
      <w:r>
        <w:rPr>
          <w:rFonts w:ascii="Arial" w:hAnsi="Arial" w:cs="Arial"/>
          <w:color w:val="000000"/>
          <w:sz w:val="36"/>
          <w:szCs w:val="36"/>
          <w:lang w:bidi="hi-IN"/>
        </w:rPr>
        <w:t>E</w:t>
      </w:r>
      <w:r w:rsidR="00D91D60">
        <w:rPr>
          <w:rFonts w:ascii="Arial" w:hAnsi="Arial" w:cs="Arial"/>
          <w:color w:val="000000"/>
          <w:sz w:val="36"/>
          <w:szCs w:val="36"/>
          <w:lang w:bidi="hi-IN"/>
        </w:rPr>
        <w:t xml:space="preserve">Shu# SrayaddhvaM | </w:t>
      </w:r>
    </w:p>
    <w:p w14:paraId="4CFED97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dvAqviq(gm)qSA stra#y</w:t>
      </w:r>
      <w:r w:rsidR="00665208">
        <w:rPr>
          <w:rFonts w:ascii="Arial" w:hAnsi="Arial" w:cs="Arial"/>
          <w:color w:val="000000"/>
          <w:sz w:val="36"/>
          <w:szCs w:val="36"/>
          <w:lang w:bidi="hi-IN"/>
        </w:rPr>
        <w:t>O</w:t>
      </w:r>
      <w:r>
        <w:rPr>
          <w:rFonts w:ascii="Arial" w:hAnsi="Arial" w:cs="Arial"/>
          <w:color w:val="000000"/>
          <w:sz w:val="36"/>
          <w:szCs w:val="36"/>
          <w:lang w:bidi="hi-IN"/>
        </w:rPr>
        <w:t>viq(gm)qS</w:t>
      </w:r>
      <w:r w:rsidR="00665208">
        <w:rPr>
          <w:rFonts w:ascii="Arial" w:hAnsi="Arial" w:cs="Arial"/>
          <w:color w:val="000000"/>
          <w:sz w:val="36"/>
          <w:szCs w:val="36"/>
          <w:lang w:bidi="hi-IN"/>
        </w:rPr>
        <w:t>E</w:t>
      </w:r>
      <w:r>
        <w:rPr>
          <w:rFonts w:ascii="Arial" w:hAnsi="Arial" w:cs="Arial"/>
          <w:color w:val="000000"/>
          <w:sz w:val="36"/>
          <w:szCs w:val="36"/>
          <w:lang w:bidi="hi-IN"/>
        </w:rPr>
        <w:t xml:space="preserve">Shu# SrayaddhvaM | </w:t>
      </w:r>
    </w:p>
    <w:p w14:paraId="67E9807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traqy</w:t>
      </w:r>
      <w:r w:rsidR="00665208">
        <w:rPr>
          <w:rFonts w:ascii="Arial" w:hAnsi="Arial" w:cs="Arial"/>
          <w:color w:val="000000"/>
          <w:sz w:val="36"/>
          <w:szCs w:val="36"/>
          <w:lang w:bidi="hi-IN"/>
        </w:rPr>
        <w:t>O</w:t>
      </w:r>
      <w:r>
        <w:rPr>
          <w:rFonts w:ascii="Arial" w:hAnsi="Arial" w:cs="Arial"/>
          <w:color w:val="000000"/>
          <w:sz w:val="36"/>
          <w:szCs w:val="36"/>
          <w:lang w:bidi="hi-IN"/>
        </w:rPr>
        <w:t>qviq(gm)qSA Sca#turviq(gm)qS</w:t>
      </w:r>
      <w:r w:rsidR="00665208">
        <w:rPr>
          <w:rFonts w:ascii="Arial" w:hAnsi="Arial" w:cs="Arial"/>
          <w:color w:val="000000"/>
          <w:sz w:val="36"/>
          <w:szCs w:val="36"/>
          <w:lang w:bidi="hi-IN"/>
        </w:rPr>
        <w:t>E</w:t>
      </w:r>
      <w:r>
        <w:rPr>
          <w:rFonts w:ascii="Arial" w:hAnsi="Arial" w:cs="Arial"/>
          <w:color w:val="000000"/>
          <w:sz w:val="36"/>
          <w:szCs w:val="36"/>
          <w:lang w:bidi="hi-IN"/>
        </w:rPr>
        <w:t>Shu# SrayaddhvaM | caqtuqrviq(gm)qSAH pa#~jcaviq(gm)qS</w:t>
      </w:r>
      <w:r w:rsidR="00665208">
        <w:rPr>
          <w:rFonts w:ascii="Arial" w:hAnsi="Arial" w:cs="Arial"/>
          <w:color w:val="000000"/>
          <w:sz w:val="36"/>
          <w:szCs w:val="36"/>
          <w:lang w:bidi="hi-IN"/>
        </w:rPr>
        <w:t>E</w:t>
      </w:r>
      <w:r>
        <w:rPr>
          <w:rFonts w:ascii="Arial" w:hAnsi="Arial" w:cs="Arial"/>
          <w:color w:val="000000"/>
          <w:sz w:val="36"/>
          <w:szCs w:val="36"/>
          <w:lang w:bidi="hi-IN"/>
        </w:rPr>
        <w:t xml:space="preserve">Shu# SrayaddhvaM | </w:t>
      </w:r>
    </w:p>
    <w:p w14:paraId="03F27E6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paq~jcaqviq(gm)qSAH Sha#Dviq(gm)qS</w:t>
      </w:r>
      <w:r w:rsidR="00665208">
        <w:rPr>
          <w:rFonts w:ascii="Arial" w:hAnsi="Arial" w:cs="Arial"/>
          <w:color w:val="000000"/>
          <w:sz w:val="36"/>
          <w:szCs w:val="36"/>
          <w:lang w:bidi="hi-IN"/>
        </w:rPr>
        <w:t>E</w:t>
      </w:r>
      <w:r>
        <w:rPr>
          <w:rFonts w:ascii="Arial" w:hAnsi="Arial" w:cs="Arial"/>
          <w:color w:val="000000"/>
          <w:sz w:val="36"/>
          <w:szCs w:val="36"/>
          <w:lang w:bidi="hi-IN"/>
        </w:rPr>
        <w:t>Shu# SrayaddhvaM | 3</w:t>
      </w:r>
    </w:p>
    <w:p w14:paraId="08E8AE4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171D63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ShaqDviq(gm)qSA ssa#ptaviq(gm)qS</w:t>
      </w:r>
      <w:r w:rsidR="00665208">
        <w:rPr>
          <w:rFonts w:ascii="Arial" w:hAnsi="Arial" w:cs="Arial"/>
          <w:color w:val="000000"/>
          <w:sz w:val="36"/>
          <w:szCs w:val="36"/>
          <w:lang w:bidi="hi-IN"/>
        </w:rPr>
        <w:t>E</w:t>
      </w:r>
      <w:r>
        <w:rPr>
          <w:rFonts w:ascii="Arial" w:hAnsi="Arial" w:cs="Arial"/>
          <w:color w:val="000000"/>
          <w:sz w:val="36"/>
          <w:szCs w:val="36"/>
          <w:lang w:bidi="hi-IN"/>
        </w:rPr>
        <w:t>Shu# SrayaddhvaM | saqptaqviq(gm)qSA a#ShTAviq(gm)qS</w:t>
      </w:r>
      <w:r w:rsidR="00665208">
        <w:rPr>
          <w:rFonts w:ascii="Arial" w:hAnsi="Arial" w:cs="Arial"/>
          <w:color w:val="000000"/>
          <w:sz w:val="36"/>
          <w:szCs w:val="36"/>
          <w:lang w:bidi="hi-IN"/>
        </w:rPr>
        <w:t>E</w:t>
      </w:r>
      <w:r>
        <w:rPr>
          <w:rFonts w:ascii="Arial" w:hAnsi="Arial" w:cs="Arial"/>
          <w:color w:val="000000"/>
          <w:sz w:val="36"/>
          <w:szCs w:val="36"/>
          <w:lang w:bidi="hi-IN"/>
        </w:rPr>
        <w:t xml:space="preserve">Shu# SrayaddhvaM | aqShTAqviq(gm)qSA </w:t>
      </w:r>
      <w:r w:rsidR="00665208">
        <w:rPr>
          <w:rFonts w:ascii="Arial" w:hAnsi="Arial" w:cs="Arial"/>
          <w:color w:val="000000"/>
          <w:sz w:val="36"/>
          <w:szCs w:val="36"/>
          <w:lang w:bidi="hi-IN"/>
        </w:rPr>
        <w:t>E</w:t>
      </w:r>
      <w:r>
        <w:rPr>
          <w:rFonts w:ascii="Arial" w:hAnsi="Arial" w:cs="Arial"/>
          <w:color w:val="000000"/>
          <w:sz w:val="36"/>
          <w:szCs w:val="36"/>
          <w:lang w:bidi="hi-IN"/>
        </w:rPr>
        <w:t>#kAnnatriq(gm)qS</w:t>
      </w:r>
      <w:r w:rsidR="00665208">
        <w:rPr>
          <w:rFonts w:ascii="Arial" w:hAnsi="Arial" w:cs="Arial"/>
          <w:color w:val="000000"/>
          <w:sz w:val="36"/>
          <w:szCs w:val="36"/>
          <w:lang w:bidi="hi-IN"/>
        </w:rPr>
        <w:t>E</w:t>
      </w:r>
      <w:r>
        <w:rPr>
          <w:rFonts w:ascii="Arial" w:hAnsi="Arial" w:cs="Arial"/>
          <w:color w:val="000000"/>
          <w:sz w:val="36"/>
          <w:szCs w:val="36"/>
          <w:lang w:bidi="hi-IN"/>
        </w:rPr>
        <w:t xml:space="preserve">Shu# SrayaddhvaM | </w:t>
      </w:r>
      <w:r w:rsidR="00665208">
        <w:rPr>
          <w:rFonts w:ascii="Arial" w:hAnsi="Arial" w:cs="Arial"/>
          <w:color w:val="000000"/>
          <w:sz w:val="36"/>
          <w:szCs w:val="36"/>
          <w:lang w:bidi="hi-IN"/>
        </w:rPr>
        <w:t>E</w:t>
      </w:r>
      <w:r>
        <w:rPr>
          <w:rFonts w:ascii="Arial" w:hAnsi="Arial" w:cs="Arial"/>
          <w:color w:val="000000"/>
          <w:sz w:val="36"/>
          <w:szCs w:val="36"/>
          <w:lang w:bidi="hi-IN"/>
        </w:rPr>
        <w:t>qkAqnnaqtriq(gm)qSA striq(gm)qS</w:t>
      </w:r>
      <w:r w:rsidR="00665208">
        <w:rPr>
          <w:rFonts w:ascii="Arial" w:hAnsi="Arial" w:cs="Arial"/>
          <w:color w:val="000000"/>
          <w:sz w:val="36"/>
          <w:szCs w:val="36"/>
          <w:lang w:bidi="hi-IN"/>
        </w:rPr>
        <w:t>E</w:t>
      </w:r>
      <w:r>
        <w:rPr>
          <w:rFonts w:ascii="Arial" w:hAnsi="Arial" w:cs="Arial"/>
          <w:color w:val="000000"/>
          <w:sz w:val="36"/>
          <w:szCs w:val="36"/>
          <w:lang w:bidi="hi-IN"/>
        </w:rPr>
        <w:t xml:space="preserve">Shu# SrayaddhvaM | triq(gm)qSA </w:t>
      </w:r>
      <w:r w:rsidR="00665208">
        <w:rPr>
          <w:rFonts w:ascii="Arial" w:hAnsi="Arial" w:cs="Arial"/>
          <w:color w:val="000000"/>
          <w:sz w:val="36"/>
          <w:szCs w:val="36"/>
          <w:lang w:bidi="hi-IN"/>
        </w:rPr>
        <w:t>E</w:t>
      </w:r>
      <w:r>
        <w:rPr>
          <w:rFonts w:ascii="Arial" w:hAnsi="Arial" w:cs="Arial"/>
          <w:color w:val="000000"/>
          <w:sz w:val="36"/>
          <w:szCs w:val="36"/>
          <w:lang w:bidi="hi-IN"/>
        </w:rPr>
        <w:t>#katriq(gm)qS</w:t>
      </w:r>
      <w:r w:rsidR="00665208">
        <w:rPr>
          <w:rFonts w:ascii="Arial" w:hAnsi="Arial" w:cs="Arial"/>
          <w:color w:val="000000"/>
          <w:sz w:val="36"/>
          <w:szCs w:val="36"/>
          <w:lang w:bidi="hi-IN"/>
        </w:rPr>
        <w:t>E</w:t>
      </w:r>
      <w:r>
        <w:rPr>
          <w:rFonts w:ascii="Arial" w:hAnsi="Arial" w:cs="Arial"/>
          <w:color w:val="000000"/>
          <w:sz w:val="36"/>
          <w:szCs w:val="36"/>
          <w:lang w:bidi="hi-IN"/>
        </w:rPr>
        <w:t xml:space="preserve">Shu# SrayaddhvaM | </w:t>
      </w:r>
      <w:r w:rsidR="00665208">
        <w:rPr>
          <w:rFonts w:ascii="Arial" w:hAnsi="Arial" w:cs="Arial"/>
          <w:color w:val="000000"/>
          <w:sz w:val="36"/>
          <w:szCs w:val="36"/>
          <w:lang w:bidi="hi-IN"/>
        </w:rPr>
        <w:t>E</w:t>
      </w:r>
      <w:r>
        <w:rPr>
          <w:rFonts w:ascii="Arial" w:hAnsi="Arial" w:cs="Arial"/>
          <w:color w:val="000000"/>
          <w:sz w:val="36"/>
          <w:szCs w:val="36"/>
          <w:lang w:bidi="hi-IN"/>
        </w:rPr>
        <w:t>qkaqtriq(gm)qSA dvA$triq(gm)qS</w:t>
      </w:r>
      <w:r w:rsidR="00665208">
        <w:rPr>
          <w:rFonts w:ascii="Arial" w:hAnsi="Arial" w:cs="Arial"/>
          <w:color w:val="000000"/>
          <w:sz w:val="36"/>
          <w:szCs w:val="36"/>
          <w:lang w:bidi="hi-IN"/>
        </w:rPr>
        <w:t>E</w:t>
      </w:r>
      <w:r>
        <w:rPr>
          <w:rFonts w:ascii="Arial" w:hAnsi="Arial" w:cs="Arial"/>
          <w:color w:val="000000"/>
          <w:sz w:val="36"/>
          <w:szCs w:val="36"/>
          <w:lang w:bidi="hi-IN"/>
        </w:rPr>
        <w:t>Shu# SrayaddhvaM | dvAqtriq(gm)qSA tra#yastriq(gm)qS</w:t>
      </w:r>
      <w:r w:rsidR="00665208">
        <w:rPr>
          <w:rFonts w:ascii="Arial" w:hAnsi="Arial" w:cs="Arial"/>
          <w:color w:val="000000"/>
          <w:sz w:val="36"/>
          <w:szCs w:val="36"/>
          <w:lang w:bidi="hi-IN"/>
        </w:rPr>
        <w:t>E</w:t>
      </w:r>
      <w:r>
        <w:rPr>
          <w:rFonts w:ascii="Arial" w:hAnsi="Arial" w:cs="Arial"/>
          <w:color w:val="000000"/>
          <w:sz w:val="36"/>
          <w:szCs w:val="36"/>
          <w:lang w:bidi="hi-IN"/>
        </w:rPr>
        <w:t>Shu# SrayaddhvaM | d</w:t>
      </w:r>
      <w:r w:rsidR="00665208">
        <w:rPr>
          <w:rFonts w:ascii="Arial" w:hAnsi="Arial" w:cs="Arial"/>
          <w:color w:val="000000"/>
          <w:sz w:val="36"/>
          <w:szCs w:val="36"/>
          <w:lang w:bidi="hi-IN"/>
        </w:rPr>
        <w:t>E</w:t>
      </w:r>
      <w:r>
        <w:rPr>
          <w:rFonts w:ascii="Arial" w:hAnsi="Arial" w:cs="Arial"/>
          <w:color w:val="000000"/>
          <w:sz w:val="36"/>
          <w:szCs w:val="36"/>
          <w:lang w:bidi="hi-IN"/>
        </w:rPr>
        <w:t>vA$strir</w:t>
      </w:r>
      <w:r w:rsidR="00665208">
        <w:rPr>
          <w:rFonts w:ascii="Arial" w:hAnsi="Arial" w:cs="Arial"/>
          <w:color w:val="000000"/>
          <w:sz w:val="36"/>
          <w:szCs w:val="36"/>
          <w:lang w:bidi="hi-IN"/>
        </w:rPr>
        <w:t>E</w:t>
      </w:r>
      <w:r>
        <w:rPr>
          <w:rFonts w:ascii="Arial" w:hAnsi="Arial" w:cs="Arial"/>
          <w:color w:val="000000"/>
          <w:sz w:val="36"/>
          <w:szCs w:val="36"/>
          <w:lang w:bidi="hi-IN"/>
        </w:rPr>
        <w:t>kAdaSAq stristra#yastri(gm)SAH | utta#r</w:t>
      </w:r>
      <w:r w:rsidR="00665208">
        <w:rPr>
          <w:rFonts w:ascii="Arial" w:hAnsi="Arial" w:cs="Arial"/>
          <w:color w:val="000000"/>
          <w:sz w:val="36"/>
          <w:szCs w:val="36"/>
          <w:lang w:bidi="hi-IN"/>
        </w:rPr>
        <w:t>E</w:t>
      </w:r>
      <w:r>
        <w:rPr>
          <w:rFonts w:ascii="Arial" w:hAnsi="Arial" w:cs="Arial"/>
          <w:color w:val="000000"/>
          <w:sz w:val="36"/>
          <w:szCs w:val="36"/>
          <w:lang w:bidi="hi-IN"/>
        </w:rPr>
        <w:t xml:space="preserve"> Bavata | utta#ra vartmAnaq utta#ra satvAnaH | yatkA#ma iqdaM juqh</w:t>
      </w:r>
      <w:r w:rsidR="00665208">
        <w:rPr>
          <w:rFonts w:ascii="Arial" w:hAnsi="Arial" w:cs="Arial"/>
          <w:color w:val="000000"/>
          <w:sz w:val="36"/>
          <w:szCs w:val="36"/>
          <w:lang w:bidi="hi-IN"/>
        </w:rPr>
        <w:t>O</w:t>
      </w:r>
      <w:r>
        <w:rPr>
          <w:rFonts w:ascii="Arial" w:hAnsi="Arial" w:cs="Arial"/>
          <w:color w:val="000000"/>
          <w:sz w:val="36"/>
          <w:szCs w:val="36"/>
          <w:lang w:bidi="hi-IN"/>
        </w:rPr>
        <w:t>mi# | tanm</w:t>
      </w:r>
      <w:r w:rsidR="00665208">
        <w:rPr>
          <w:rFonts w:ascii="Arial" w:hAnsi="Arial" w:cs="Arial"/>
          <w:color w:val="000000"/>
          <w:sz w:val="36"/>
          <w:szCs w:val="36"/>
          <w:lang w:bidi="hi-IN"/>
        </w:rPr>
        <w:t>E</w:t>
      </w:r>
      <w:r>
        <w:rPr>
          <w:rFonts w:ascii="Arial" w:hAnsi="Arial" w:cs="Arial"/>
          <w:color w:val="000000"/>
          <w:sz w:val="36"/>
          <w:szCs w:val="36"/>
          <w:lang w:bidi="hi-IN"/>
        </w:rPr>
        <w:t>q samRu#ddhyatAM | vaqya(gg)syA#maq pata#y</w:t>
      </w:r>
      <w:r w:rsidR="00665208">
        <w:rPr>
          <w:rFonts w:ascii="Arial" w:hAnsi="Arial" w:cs="Arial"/>
          <w:color w:val="000000"/>
          <w:sz w:val="36"/>
          <w:szCs w:val="36"/>
          <w:lang w:bidi="hi-IN"/>
        </w:rPr>
        <w:t>O</w:t>
      </w:r>
      <w:r>
        <w:rPr>
          <w:rFonts w:ascii="Arial" w:hAnsi="Arial" w:cs="Arial"/>
          <w:color w:val="000000"/>
          <w:sz w:val="36"/>
          <w:szCs w:val="36"/>
          <w:lang w:bidi="hi-IN"/>
        </w:rPr>
        <w:t xml:space="preserve"> rayIqNAM | BUrBuvaqsva#ssvAhA$ | 4 </w:t>
      </w:r>
    </w:p>
    <w:p w14:paraId="6733FDAE" w14:textId="77777777" w:rsidR="00D91D60" w:rsidRDefault="00D91D60" w:rsidP="00A1582D">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gramStart"/>
      <w:r>
        <w:rPr>
          <w:rFonts w:ascii="Arial" w:hAnsi="Arial" w:cs="Arial"/>
          <w:color w:val="000000"/>
          <w:sz w:val="36"/>
          <w:szCs w:val="36"/>
          <w:lang w:bidi="hi-IN"/>
        </w:rPr>
        <w:t>astrAya</w:t>
      </w:r>
      <w:proofErr w:type="gramEnd"/>
      <w:r>
        <w:rPr>
          <w:rFonts w:ascii="Arial" w:hAnsi="Arial" w:cs="Arial"/>
          <w:color w:val="000000"/>
          <w:sz w:val="36"/>
          <w:szCs w:val="36"/>
          <w:lang w:bidi="hi-IN"/>
        </w:rPr>
        <w:t xml:space="preserve"> PaT )</w:t>
      </w:r>
    </w:p>
    <w:p w14:paraId="5097E62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E658696" w14:textId="405AD971" w:rsidR="00D91D60" w:rsidRPr="000A0325" w:rsidRDefault="0098059F" w:rsidP="00D91D60">
      <w:pPr>
        <w:autoSpaceDE w:val="0"/>
        <w:autoSpaceDN w:val="0"/>
        <w:adjustRightInd w:val="0"/>
        <w:spacing w:after="0" w:line="240" w:lineRule="auto"/>
        <w:rPr>
          <w:rFonts w:ascii="Arial" w:hAnsi="Arial" w:cs="Arial"/>
          <w:b/>
          <w:bCs/>
          <w:color w:val="000000"/>
          <w:sz w:val="36"/>
          <w:szCs w:val="36"/>
          <w:lang w:bidi="hi-IN"/>
        </w:rPr>
      </w:pPr>
      <w:r w:rsidRPr="000A0325">
        <w:rPr>
          <w:rFonts w:ascii="Arial" w:hAnsi="Arial" w:cs="Arial"/>
          <w:b/>
          <w:bCs/>
          <w:color w:val="000000"/>
          <w:sz w:val="36"/>
          <w:szCs w:val="36"/>
          <w:lang w:bidi="hi-IN"/>
        </w:rPr>
        <w:t>9</w:t>
      </w:r>
      <w:r w:rsidR="00D91D60" w:rsidRPr="000A0325">
        <w:rPr>
          <w:rFonts w:ascii="Arial" w:hAnsi="Arial" w:cs="Arial"/>
          <w:b/>
          <w:bCs/>
          <w:color w:val="000000"/>
          <w:sz w:val="36"/>
          <w:szCs w:val="36"/>
          <w:lang w:bidi="hi-IN"/>
        </w:rPr>
        <w:t>.7</w:t>
      </w:r>
      <w:r w:rsidR="00D91D60" w:rsidRPr="000A0325">
        <w:rPr>
          <w:rFonts w:ascii="Arial" w:hAnsi="Arial" w:cs="Arial"/>
          <w:b/>
          <w:bCs/>
          <w:color w:val="000000"/>
          <w:sz w:val="36"/>
          <w:szCs w:val="36"/>
          <w:lang w:bidi="hi-IN"/>
        </w:rPr>
        <w:tab/>
        <w:t>pa~jcA</w:t>
      </w:r>
      <w:r w:rsidR="006B5C03">
        <w:rPr>
          <w:rFonts w:ascii="Arial" w:hAnsi="Arial" w:cs="Arial"/>
          <w:b/>
          <w:bCs/>
          <w:color w:val="000000"/>
          <w:sz w:val="36"/>
          <w:szCs w:val="36"/>
          <w:lang w:bidi="hi-IN"/>
        </w:rPr>
        <w:t>~g</w:t>
      </w:r>
      <w:r w:rsidR="00D91D60" w:rsidRPr="000A0325">
        <w:rPr>
          <w:rFonts w:ascii="Arial" w:hAnsi="Arial" w:cs="Arial"/>
          <w:b/>
          <w:bCs/>
          <w:color w:val="000000"/>
          <w:sz w:val="36"/>
          <w:szCs w:val="36"/>
          <w:lang w:bidi="hi-IN"/>
        </w:rPr>
        <w:t>ga japaH</w:t>
      </w:r>
    </w:p>
    <w:p w14:paraId="47E9249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haq(gm)qsa#-SSuciqShad vasu#rantarikShaq saddh</w:t>
      </w:r>
      <w:r w:rsidR="00665208">
        <w:rPr>
          <w:rFonts w:ascii="Arial" w:hAnsi="Arial" w:cs="Arial"/>
          <w:color w:val="000000"/>
          <w:sz w:val="36"/>
          <w:szCs w:val="36"/>
          <w:lang w:bidi="hi-IN"/>
        </w:rPr>
        <w:t>O</w:t>
      </w:r>
      <w:r>
        <w:rPr>
          <w:rFonts w:ascii="Arial" w:hAnsi="Arial" w:cs="Arial"/>
          <w:color w:val="000000"/>
          <w:sz w:val="36"/>
          <w:szCs w:val="36"/>
          <w:lang w:bidi="hi-IN"/>
        </w:rPr>
        <w:t>tA# v</w:t>
      </w:r>
      <w:r w:rsidR="00665208">
        <w:rPr>
          <w:rFonts w:ascii="Arial" w:hAnsi="Arial" w:cs="Arial"/>
          <w:color w:val="000000"/>
          <w:sz w:val="36"/>
          <w:szCs w:val="36"/>
          <w:lang w:bidi="hi-IN"/>
        </w:rPr>
        <w:t>E</w:t>
      </w:r>
      <w:r>
        <w:rPr>
          <w:rFonts w:ascii="Arial" w:hAnsi="Arial" w:cs="Arial"/>
          <w:color w:val="000000"/>
          <w:sz w:val="36"/>
          <w:szCs w:val="36"/>
          <w:lang w:bidi="hi-IN"/>
        </w:rPr>
        <w:t>diqSha dati#thi-rdur</w:t>
      </w:r>
      <w:r w:rsidR="00665208">
        <w:rPr>
          <w:rFonts w:ascii="Arial" w:hAnsi="Arial" w:cs="Arial"/>
          <w:color w:val="000000"/>
          <w:sz w:val="36"/>
          <w:szCs w:val="36"/>
          <w:lang w:bidi="hi-IN"/>
        </w:rPr>
        <w:t>O</w:t>
      </w:r>
      <w:r>
        <w:rPr>
          <w:rFonts w:ascii="Arial" w:hAnsi="Arial" w:cs="Arial"/>
          <w:color w:val="000000"/>
          <w:sz w:val="36"/>
          <w:szCs w:val="36"/>
          <w:lang w:bidi="hi-IN"/>
        </w:rPr>
        <w:t>Naqsat | nRuqShadva#raq-sadhRu#taq-sadvy</w:t>
      </w:r>
      <w:r w:rsidR="00665208">
        <w:rPr>
          <w:rFonts w:ascii="Arial" w:hAnsi="Arial" w:cs="Arial"/>
          <w:color w:val="000000"/>
          <w:sz w:val="36"/>
          <w:szCs w:val="36"/>
          <w:lang w:bidi="hi-IN"/>
        </w:rPr>
        <w:t>O</w:t>
      </w:r>
      <w:r>
        <w:rPr>
          <w:rFonts w:ascii="Arial" w:hAnsi="Arial" w:cs="Arial"/>
          <w:color w:val="000000"/>
          <w:sz w:val="36"/>
          <w:szCs w:val="36"/>
          <w:lang w:bidi="hi-IN"/>
        </w:rPr>
        <w:t>#maq sadaqbjA g</w:t>
      </w:r>
      <w:r w:rsidR="00665208">
        <w:rPr>
          <w:rFonts w:ascii="Arial" w:hAnsi="Arial" w:cs="Arial"/>
          <w:color w:val="000000"/>
          <w:sz w:val="36"/>
          <w:szCs w:val="36"/>
          <w:lang w:bidi="hi-IN"/>
        </w:rPr>
        <w:t>O</w:t>
      </w:r>
      <w:r>
        <w:rPr>
          <w:rFonts w:ascii="Arial" w:hAnsi="Arial" w:cs="Arial"/>
          <w:color w:val="000000"/>
          <w:sz w:val="36"/>
          <w:szCs w:val="36"/>
          <w:lang w:bidi="hi-IN"/>
        </w:rPr>
        <w:t xml:space="preserve">qjA Ru#taqjA </w:t>
      </w:r>
    </w:p>
    <w:p w14:paraId="562CED7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a#driqjA RuqtaM bRuqhat | 1 (TS 4.2.1.5)</w:t>
      </w:r>
    </w:p>
    <w:p w14:paraId="149E2AA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2D6DBE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pratadviShNu#-stavat</w:t>
      </w:r>
      <w:r w:rsidR="00665208">
        <w:rPr>
          <w:rFonts w:ascii="Arial" w:hAnsi="Arial" w:cs="Arial"/>
          <w:color w:val="000000"/>
          <w:sz w:val="36"/>
          <w:szCs w:val="36"/>
          <w:lang w:bidi="hi-IN"/>
        </w:rPr>
        <w:t>E</w:t>
      </w:r>
      <w:r>
        <w:rPr>
          <w:rFonts w:ascii="Arial" w:hAnsi="Arial" w:cs="Arial"/>
          <w:color w:val="000000"/>
          <w:sz w:val="36"/>
          <w:szCs w:val="36"/>
          <w:lang w:bidi="hi-IN"/>
        </w:rPr>
        <w:t xml:space="preserve"> vIqryA#ya | mRuqg</w:t>
      </w:r>
      <w:r w:rsidR="00665208">
        <w:rPr>
          <w:rFonts w:ascii="Arial" w:hAnsi="Arial" w:cs="Arial"/>
          <w:color w:val="000000"/>
          <w:sz w:val="36"/>
          <w:szCs w:val="36"/>
          <w:lang w:bidi="hi-IN"/>
        </w:rPr>
        <w:t>O</w:t>
      </w:r>
      <w:r>
        <w:rPr>
          <w:rFonts w:ascii="Arial" w:hAnsi="Arial" w:cs="Arial"/>
          <w:color w:val="000000"/>
          <w:sz w:val="36"/>
          <w:szCs w:val="36"/>
          <w:lang w:bidi="hi-IN"/>
        </w:rPr>
        <w:t xml:space="preserve"> na BIqmaH ku#caqr</w:t>
      </w:r>
      <w:r w:rsidR="00665208">
        <w:rPr>
          <w:rFonts w:ascii="Arial" w:hAnsi="Arial" w:cs="Arial"/>
          <w:color w:val="000000"/>
          <w:sz w:val="36"/>
          <w:szCs w:val="36"/>
          <w:lang w:bidi="hi-IN"/>
        </w:rPr>
        <w:t>O</w:t>
      </w:r>
      <w:r>
        <w:rPr>
          <w:rFonts w:ascii="Arial" w:hAnsi="Arial" w:cs="Arial"/>
          <w:color w:val="000000"/>
          <w:sz w:val="36"/>
          <w:szCs w:val="36"/>
          <w:lang w:bidi="hi-IN"/>
        </w:rPr>
        <w:t xml:space="preserve"> gi#riqShThAH | yasy</w:t>
      </w:r>
      <w:r w:rsidR="00665208">
        <w:rPr>
          <w:rFonts w:ascii="Arial" w:hAnsi="Arial" w:cs="Arial"/>
          <w:color w:val="000000"/>
          <w:sz w:val="36"/>
          <w:szCs w:val="36"/>
          <w:lang w:bidi="hi-IN"/>
        </w:rPr>
        <w:t>O</w:t>
      </w:r>
      <w:r>
        <w:rPr>
          <w:rFonts w:ascii="Arial" w:hAnsi="Arial" w:cs="Arial"/>
          <w:color w:val="000000"/>
          <w:sz w:val="36"/>
          <w:szCs w:val="36"/>
          <w:lang w:bidi="hi-IN"/>
        </w:rPr>
        <w:t>qruShu# triqShu viqkrama#N</w:t>
      </w:r>
      <w:r w:rsidR="00665208">
        <w:rPr>
          <w:rFonts w:ascii="Arial" w:hAnsi="Arial" w:cs="Arial"/>
          <w:color w:val="000000"/>
          <w:sz w:val="36"/>
          <w:szCs w:val="36"/>
          <w:lang w:bidi="hi-IN"/>
        </w:rPr>
        <w:t>E</w:t>
      </w:r>
      <w:r>
        <w:rPr>
          <w:rFonts w:ascii="Arial" w:hAnsi="Arial" w:cs="Arial"/>
          <w:color w:val="000000"/>
          <w:sz w:val="36"/>
          <w:szCs w:val="36"/>
          <w:lang w:bidi="hi-IN"/>
        </w:rPr>
        <w:t>Shu | adhi#kShiqyantiq Buva#nAniq viSvA$ || 2 (T.B.2.4.3.4)</w:t>
      </w:r>
    </w:p>
    <w:p w14:paraId="57BFE0B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71CF9F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trya#baMkaM ~MyajAmah</w:t>
      </w:r>
      <w:r w:rsidR="00665208">
        <w:rPr>
          <w:rFonts w:ascii="Arial" w:hAnsi="Arial" w:cs="Arial"/>
          <w:color w:val="000000"/>
          <w:sz w:val="36"/>
          <w:szCs w:val="36"/>
          <w:lang w:bidi="hi-IN"/>
        </w:rPr>
        <w:t>E</w:t>
      </w:r>
      <w:r>
        <w:rPr>
          <w:rFonts w:ascii="Arial" w:hAnsi="Arial" w:cs="Arial"/>
          <w:color w:val="000000"/>
          <w:sz w:val="36"/>
          <w:szCs w:val="36"/>
          <w:lang w:bidi="hi-IN"/>
        </w:rPr>
        <w:t xml:space="preserve"> sugaqndhiM pu#ShTiqvarddha#naM | uqrvAqruqkami#vaq bandha#nAn mRuqty</w:t>
      </w:r>
      <w:r w:rsidR="00665208">
        <w:rPr>
          <w:rFonts w:ascii="Arial" w:hAnsi="Arial" w:cs="Arial"/>
          <w:color w:val="000000"/>
          <w:sz w:val="36"/>
          <w:szCs w:val="36"/>
          <w:lang w:bidi="hi-IN"/>
        </w:rPr>
        <w:t>O</w:t>
      </w:r>
      <w:r>
        <w:rPr>
          <w:rFonts w:ascii="Arial" w:hAnsi="Arial" w:cs="Arial"/>
          <w:color w:val="000000"/>
          <w:sz w:val="36"/>
          <w:szCs w:val="36"/>
          <w:lang w:bidi="hi-IN"/>
        </w:rPr>
        <w:t xml:space="preserve"> rmu#kShIyaq mA&amp;mRutA$t | 3</w:t>
      </w:r>
    </w:p>
    <w:p w14:paraId="2DAD5922" w14:textId="77777777" w:rsidR="00A1582D" w:rsidRDefault="00A1582D" w:rsidP="00D91D60">
      <w:pPr>
        <w:autoSpaceDE w:val="0"/>
        <w:autoSpaceDN w:val="0"/>
        <w:adjustRightInd w:val="0"/>
        <w:spacing w:after="0" w:line="240" w:lineRule="auto"/>
        <w:rPr>
          <w:rFonts w:ascii="Arial" w:hAnsi="Arial" w:cs="Arial"/>
          <w:color w:val="000000"/>
          <w:sz w:val="36"/>
          <w:szCs w:val="36"/>
          <w:lang w:bidi="hi-IN"/>
        </w:rPr>
      </w:pPr>
    </w:p>
    <w:p w14:paraId="6E414B6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tathsa#viqtu rvRu#NImah</w:t>
      </w:r>
      <w:r w:rsidR="00665208">
        <w:rPr>
          <w:rFonts w:ascii="Arial" w:hAnsi="Arial" w:cs="Arial"/>
          <w:color w:val="000000"/>
          <w:sz w:val="36"/>
          <w:szCs w:val="36"/>
          <w:lang w:bidi="hi-IN"/>
        </w:rPr>
        <w:t>E</w:t>
      </w:r>
      <w:r>
        <w:rPr>
          <w:rFonts w:ascii="Arial" w:hAnsi="Arial" w:cs="Arial"/>
          <w:color w:val="000000"/>
          <w:sz w:val="36"/>
          <w:szCs w:val="36"/>
          <w:lang w:bidi="hi-IN"/>
        </w:rPr>
        <w:t xml:space="preserve"> | vaqyaM d</w:t>
      </w:r>
      <w:r w:rsidR="00665208">
        <w:rPr>
          <w:rFonts w:ascii="Arial" w:hAnsi="Arial" w:cs="Arial"/>
          <w:color w:val="000000"/>
          <w:sz w:val="36"/>
          <w:szCs w:val="36"/>
          <w:lang w:bidi="hi-IN"/>
        </w:rPr>
        <w:t>E</w:t>
      </w:r>
      <w:r>
        <w:rPr>
          <w:rFonts w:ascii="Arial" w:hAnsi="Arial" w:cs="Arial"/>
          <w:color w:val="000000"/>
          <w:sz w:val="36"/>
          <w:szCs w:val="36"/>
          <w:lang w:bidi="hi-IN"/>
        </w:rPr>
        <w:t>qvasyaq B</w:t>
      </w:r>
      <w:r w:rsidR="00665208">
        <w:rPr>
          <w:rFonts w:ascii="Arial" w:hAnsi="Arial" w:cs="Arial"/>
          <w:color w:val="000000"/>
          <w:sz w:val="36"/>
          <w:szCs w:val="36"/>
          <w:lang w:bidi="hi-IN"/>
        </w:rPr>
        <w:t>O</w:t>
      </w:r>
      <w:r>
        <w:rPr>
          <w:rFonts w:ascii="Arial" w:hAnsi="Arial" w:cs="Arial"/>
          <w:color w:val="000000"/>
          <w:sz w:val="36"/>
          <w:szCs w:val="36"/>
          <w:lang w:bidi="hi-IN"/>
        </w:rPr>
        <w:t>ja#naM | Sr</w:t>
      </w:r>
      <w:r w:rsidR="00665208">
        <w:rPr>
          <w:rFonts w:ascii="Arial" w:hAnsi="Arial" w:cs="Arial"/>
          <w:color w:val="000000"/>
          <w:sz w:val="36"/>
          <w:szCs w:val="36"/>
          <w:lang w:bidi="hi-IN"/>
        </w:rPr>
        <w:t>E</w:t>
      </w:r>
      <w:r>
        <w:rPr>
          <w:rFonts w:ascii="Arial" w:hAnsi="Arial" w:cs="Arial"/>
          <w:color w:val="000000"/>
          <w:sz w:val="36"/>
          <w:szCs w:val="36"/>
          <w:lang w:bidi="hi-IN"/>
        </w:rPr>
        <w:t>ShTha(gm)# sarvaq-dhAta#maM | turaqM Baga#sya dhImahi | 4 (TA 1.11.3)</w:t>
      </w:r>
    </w:p>
    <w:p w14:paraId="59F5ED3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A9AC96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viShNuq ry</w:t>
      </w:r>
      <w:r w:rsidR="00665208">
        <w:rPr>
          <w:rFonts w:ascii="Arial" w:hAnsi="Arial" w:cs="Arial"/>
          <w:color w:val="000000"/>
          <w:sz w:val="36"/>
          <w:szCs w:val="36"/>
          <w:lang w:bidi="hi-IN"/>
        </w:rPr>
        <w:t>O</w:t>
      </w:r>
      <w:r>
        <w:rPr>
          <w:rFonts w:ascii="Arial" w:hAnsi="Arial" w:cs="Arial"/>
          <w:color w:val="000000"/>
          <w:sz w:val="36"/>
          <w:szCs w:val="36"/>
          <w:lang w:bidi="hi-IN"/>
        </w:rPr>
        <w:t>ni#M kalpayatu | tvaShTA# rUqpANi# pi(gm)Satu | Asi#Mcatu praqjApa#tiH | dhAqtA garBa#M dadhAtu t</w:t>
      </w:r>
      <w:r w:rsidR="00665208">
        <w:rPr>
          <w:rFonts w:ascii="Arial" w:hAnsi="Arial" w:cs="Arial"/>
          <w:color w:val="000000"/>
          <w:sz w:val="36"/>
          <w:szCs w:val="36"/>
          <w:lang w:bidi="hi-IN"/>
        </w:rPr>
        <w:t>E</w:t>
      </w:r>
      <w:r>
        <w:rPr>
          <w:rFonts w:ascii="Arial" w:hAnsi="Arial" w:cs="Arial"/>
          <w:color w:val="000000"/>
          <w:sz w:val="36"/>
          <w:szCs w:val="36"/>
          <w:lang w:bidi="hi-IN"/>
        </w:rPr>
        <w:t xml:space="preserve"> | 5 (</w:t>
      </w:r>
      <w:r w:rsidR="00665208">
        <w:rPr>
          <w:rFonts w:ascii="Arial" w:hAnsi="Arial" w:cs="Arial"/>
          <w:color w:val="000000"/>
          <w:sz w:val="36"/>
          <w:szCs w:val="36"/>
          <w:lang w:bidi="hi-IN"/>
        </w:rPr>
        <w:t>E</w:t>
      </w:r>
      <w:r>
        <w:rPr>
          <w:rFonts w:ascii="Arial" w:hAnsi="Arial" w:cs="Arial"/>
          <w:color w:val="000000"/>
          <w:sz w:val="36"/>
          <w:szCs w:val="36"/>
          <w:lang w:bidi="hi-IN"/>
        </w:rPr>
        <w:t>AK 1.13.1)</w:t>
      </w:r>
    </w:p>
    <w:p w14:paraId="2F2C32A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DA01525" w14:textId="00A24615" w:rsidR="00D91D60" w:rsidRPr="000A0325" w:rsidRDefault="005C3884" w:rsidP="00D91D60">
      <w:pPr>
        <w:autoSpaceDE w:val="0"/>
        <w:autoSpaceDN w:val="0"/>
        <w:adjustRightInd w:val="0"/>
        <w:spacing w:after="0" w:line="240" w:lineRule="auto"/>
        <w:rPr>
          <w:rFonts w:ascii="Arial" w:hAnsi="Arial" w:cs="Arial"/>
          <w:b/>
          <w:bCs/>
          <w:color w:val="000000"/>
          <w:sz w:val="36"/>
          <w:szCs w:val="36"/>
          <w:lang w:bidi="hi-IN"/>
        </w:rPr>
      </w:pPr>
      <w:r w:rsidRPr="000A0325">
        <w:rPr>
          <w:rFonts w:ascii="Arial" w:hAnsi="Arial" w:cs="Arial"/>
          <w:b/>
          <w:bCs/>
          <w:color w:val="000000"/>
          <w:sz w:val="36"/>
          <w:szCs w:val="36"/>
          <w:lang w:bidi="hi-IN"/>
        </w:rPr>
        <w:t>9</w:t>
      </w:r>
      <w:r w:rsidR="00D91D60" w:rsidRPr="000A0325">
        <w:rPr>
          <w:rFonts w:ascii="Arial" w:hAnsi="Arial" w:cs="Arial"/>
          <w:b/>
          <w:bCs/>
          <w:color w:val="000000"/>
          <w:sz w:val="36"/>
          <w:szCs w:val="36"/>
          <w:lang w:bidi="hi-IN"/>
        </w:rPr>
        <w:t>.8</w:t>
      </w:r>
      <w:r w:rsidR="00D91D60" w:rsidRPr="000A0325">
        <w:rPr>
          <w:rFonts w:ascii="Arial" w:hAnsi="Arial" w:cs="Arial"/>
          <w:b/>
          <w:bCs/>
          <w:color w:val="000000"/>
          <w:sz w:val="36"/>
          <w:szCs w:val="36"/>
          <w:lang w:bidi="hi-IN"/>
        </w:rPr>
        <w:tab/>
        <w:t xml:space="preserve">aShTA~gga praNAmaH </w:t>
      </w:r>
    </w:p>
    <w:p w14:paraId="11581C8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hiqraqNyaqgaqrBa-ssama#vartaq-tAgr</w:t>
      </w:r>
      <w:r w:rsidR="00665208">
        <w:rPr>
          <w:rFonts w:ascii="Arial" w:hAnsi="Arial" w:cs="Arial"/>
          <w:color w:val="000000"/>
          <w:sz w:val="36"/>
          <w:szCs w:val="36"/>
          <w:lang w:bidi="hi-IN"/>
        </w:rPr>
        <w:t>E</w:t>
      </w:r>
      <w:r>
        <w:rPr>
          <w:rFonts w:ascii="Arial" w:hAnsi="Arial" w:cs="Arial"/>
          <w:color w:val="000000"/>
          <w:sz w:val="36"/>
          <w:szCs w:val="36"/>
          <w:lang w:bidi="hi-IN"/>
        </w:rPr>
        <w:t># BUqtasya# jAqtaH patiqr</w:t>
      </w:r>
      <w:r w:rsidR="00665208">
        <w:rPr>
          <w:rFonts w:ascii="Arial" w:hAnsi="Arial" w:cs="Arial"/>
          <w:color w:val="000000"/>
          <w:sz w:val="36"/>
          <w:szCs w:val="36"/>
          <w:lang w:bidi="hi-IN"/>
        </w:rPr>
        <w:t>E</w:t>
      </w:r>
      <w:r>
        <w:rPr>
          <w:rFonts w:ascii="Arial" w:hAnsi="Arial" w:cs="Arial"/>
          <w:color w:val="000000"/>
          <w:sz w:val="36"/>
          <w:szCs w:val="36"/>
          <w:lang w:bidi="hi-IN"/>
        </w:rPr>
        <w:t>ka# AsIt | sadA#dhAra pRuthiqvIM dyAmuqt</w:t>
      </w:r>
      <w:r w:rsidR="00665208">
        <w:rPr>
          <w:rFonts w:ascii="Arial" w:hAnsi="Arial" w:cs="Arial"/>
          <w:color w:val="000000"/>
          <w:sz w:val="36"/>
          <w:szCs w:val="36"/>
          <w:lang w:bidi="hi-IN"/>
        </w:rPr>
        <w:t>E</w:t>
      </w:r>
      <w:r>
        <w:rPr>
          <w:rFonts w:ascii="Arial" w:hAnsi="Arial" w:cs="Arial"/>
          <w:color w:val="000000"/>
          <w:sz w:val="36"/>
          <w:szCs w:val="36"/>
          <w:lang w:bidi="hi-IN"/>
        </w:rPr>
        <w:t>mAM kasmai# d</w:t>
      </w:r>
      <w:r w:rsidR="00665208">
        <w:rPr>
          <w:rFonts w:ascii="Arial" w:hAnsi="Arial" w:cs="Arial"/>
          <w:color w:val="000000"/>
          <w:sz w:val="36"/>
          <w:szCs w:val="36"/>
          <w:lang w:bidi="hi-IN"/>
        </w:rPr>
        <w:t>E</w:t>
      </w:r>
      <w:r>
        <w:rPr>
          <w:rFonts w:ascii="Arial" w:hAnsi="Arial" w:cs="Arial"/>
          <w:color w:val="000000"/>
          <w:sz w:val="36"/>
          <w:szCs w:val="36"/>
          <w:lang w:bidi="hi-IN"/>
        </w:rPr>
        <w:t>qvAya# haqviShA# vidh</w:t>
      </w:r>
      <w:r w:rsidR="00665208">
        <w:rPr>
          <w:rFonts w:ascii="Arial" w:hAnsi="Arial" w:cs="Arial"/>
          <w:color w:val="000000"/>
          <w:sz w:val="36"/>
          <w:szCs w:val="36"/>
          <w:lang w:bidi="hi-IN"/>
        </w:rPr>
        <w:t>E</w:t>
      </w:r>
      <w:r>
        <w:rPr>
          <w:rFonts w:ascii="Arial" w:hAnsi="Arial" w:cs="Arial"/>
          <w:color w:val="000000"/>
          <w:sz w:val="36"/>
          <w:szCs w:val="36"/>
          <w:lang w:bidi="hi-IN"/>
        </w:rPr>
        <w:t>ma | (umAmah</w:t>
      </w:r>
      <w:r w:rsidR="00665208">
        <w:rPr>
          <w:rFonts w:ascii="Arial" w:hAnsi="Arial" w:cs="Arial"/>
          <w:color w:val="000000"/>
          <w:sz w:val="36"/>
          <w:szCs w:val="36"/>
          <w:lang w:bidi="hi-IN"/>
        </w:rPr>
        <w:t>E</w:t>
      </w:r>
      <w:r>
        <w:rPr>
          <w:rFonts w:ascii="Arial" w:hAnsi="Arial" w:cs="Arial"/>
          <w:color w:val="000000"/>
          <w:sz w:val="36"/>
          <w:szCs w:val="36"/>
          <w:lang w:bidi="hi-IN"/>
        </w:rPr>
        <w:t>SvarAByAM namaH) | 1 (TS 4.1.8.3)</w:t>
      </w:r>
    </w:p>
    <w:p w14:paraId="7C4B836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7FD7CE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yaH prA#Naqt</w:t>
      </w:r>
      <w:r w:rsidR="00665208">
        <w:rPr>
          <w:rFonts w:ascii="Arial" w:hAnsi="Arial" w:cs="Arial"/>
          <w:color w:val="000000"/>
          <w:sz w:val="36"/>
          <w:szCs w:val="36"/>
          <w:lang w:bidi="hi-IN"/>
        </w:rPr>
        <w:t>O</w:t>
      </w:r>
      <w:r>
        <w:rPr>
          <w:rFonts w:ascii="Arial" w:hAnsi="Arial" w:cs="Arial"/>
          <w:color w:val="000000"/>
          <w:sz w:val="36"/>
          <w:szCs w:val="36"/>
          <w:lang w:bidi="hi-IN"/>
        </w:rPr>
        <w:t xml:space="preserve"> ni#miShaqt</w:t>
      </w:r>
      <w:r w:rsidR="00665208">
        <w:rPr>
          <w:rFonts w:ascii="Arial" w:hAnsi="Arial" w:cs="Arial"/>
          <w:color w:val="000000"/>
          <w:sz w:val="36"/>
          <w:szCs w:val="36"/>
          <w:lang w:bidi="hi-IN"/>
        </w:rPr>
        <w:t>O</w:t>
      </w:r>
      <w:r>
        <w:rPr>
          <w:rFonts w:ascii="Arial" w:hAnsi="Arial" w:cs="Arial"/>
          <w:color w:val="000000"/>
          <w:sz w:val="36"/>
          <w:szCs w:val="36"/>
          <w:lang w:bidi="hi-IN"/>
        </w:rPr>
        <w:t xml:space="preserve"> ma#hiqtvaikaq idrAjAq jaga#t</w:t>
      </w:r>
      <w:r w:rsidR="00665208">
        <w:rPr>
          <w:rFonts w:ascii="Arial" w:hAnsi="Arial" w:cs="Arial"/>
          <w:color w:val="000000"/>
          <w:sz w:val="36"/>
          <w:szCs w:val="36"/>
          <w:lang w:bidi="hi-IN"/>
        </w:rPr>
        <w:t>O</w:t>
      </w:r>
      <w:r>
        <w:rPr>
          <w:rFonts w:ascii="Arial" w:hAnsi="Arial" w:cs="Arial"/>
          <w:color w:val="000000"/>
          <w:sz w:val="36"/>
          <w:szCs w:val="36"/>
          <w:lang w:bidi="hi-IN"/>
        </w:rPr>
        <w:t xml:space="preserve"> baqBUva# | ya IS</w:t>
      </w:r>
      <w:r w:rsidR="00665208">
        <w:rPr>
          <w:rFonts w:ascii="Arial" w:hAnsi="Arial" w:cs="Arial"/>
          <w:color w:val="000000"/>
          <w:sz w:val="36"/>
          <w:szCs w:val="36"/>
          <w:lang w:bidi="hi-IN"/>
        </w:rPr>
        <w:t>E</w:t>
      </w:r>
      <w:r>
        <w:rPr>
          <w:rFonts w:ascii="Arial" w:hAnsi="Arial" w:cs="Arial"/>
          <w:color w:val="000000"/>
          <w:sz w:val="36"/>
          <w:szCs w:val="36"/>
          <w:lang w:bidi="hi-IN"/>
        </w:rPr>
        <w:t># aqsya dviqpadaq-Scatu#ShpadaqH kasmai# d</w:t>
      </w:r>
      <w:r w:rsidR="00665208">
        <w:rPr>
          <w:rFonts w:ascii="Arial" w:hAnsi="Arial" w:cs="Arial"/>
          <w:color w:val="000000"/>
          <w:sz w:val="36"/>
          <w:szCs w:val="36"/>
          <w:lang w:bidi="hi-IN"/>
        </w:rPr>
        <w:t>E</w:t>
      </w:r>
      <w:r>
        <w:rPr>
          <w:rFonts w:ascii="Arial" w:hAnsi="Arial" w:cs="Arial"/>
          <w:color w:val="000000"/>
          <w:sz w:val="36"/>
          <w:szCs w:val="36"/>
          <w:lang w:bidi="hi-IN"/>
        </w:rPr>
        <w:t>qvAya# haqviShA# vidh</w:t>
      </w:r>
      <w:r w:rsidR="00665208">
        <w:rPr>
          <w:rFonts w:ascii="Arial" w:hAnsi="Arial" w:cs="Arial"/>
          <w:color w:val="000000"/>
          <w:sz w:val="36"/>
          <w:szCs w:val="36"/>
          <w:lang w:bidi="hi-IN"/>
        </w:rPr>
        <w:t>E</w:t>
      </w:r>
      <w:r>
        <w:rPr>
          <w:rFonts w:ascii="Arial" w:hAnsi="Arial" w:cs="Arial"/>
          <w:color w:val="000000"/>
          <w:sz w:val="36"/>
          <w:szCs w:val="36"/>
          <w:lang w:bidi="hi-IN"/>
        </w:rPr>
        <w:t>ma || (umAmah</w:t>
      </w:r>
      <w:r w:rsidR="00665208">
        <w:rPr>
          <w:rFonts w:ascii="Arial" w:hAnsi="Arial" w:cs="Arial"/>
          <w:color w:val="000000"/>
          <w:sz w:val="36"/>
          <w:szCs w:val="36"/>
          <w:lang w:bidi="hi-IN"/>
        </w:rPr>
        <w:t>E</w:t>
      </w:r>
      <w:r>
        <w:rPr>
          <w:rFonts w:ascii="Arial" w:hAnsi="Arial" w:cs="Arial"/>
          <w:color w:val="000000"/>
          <w:sz w:val="36"/>
          <w:szCs w:val="36"/>
          <w:lang w:bidi="hi-IN"/>
        </w:rPr>
        <w:t>SvarAByAM namaH) | 2 (TS 4.1.8.4)</w:t>
      </w:r>
    </w:p>
    <w:p w14:paraId="52AEA76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15803E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brahma#jaj~jAqnaM pra#thaqmaM puqrastAqd visI#maqta-ssuqruc</w:t>
      </w:r>
      <w:r w:rsidR="00665208">
        <w:rPr>
          <w:rFonts w:ascii="Arial" w:hAnsi="Arial" w:cs="Arial"/>
          <w:color w:val="000000"/>
          <w:sz w:val="36"/>
          <w:szCs w:val="36"/>
          <w:lang w:bidi="hi-IN"/>
        </w:rPr>
        <w:t>O</w:t>
      </w:r>
      <w:r>
        <w:rPr>
          <w:rFonts w:ascii="Arial" w:hAnsi="Arial" w:cs="Arial"/>
          <w:color w:val="000000"/>
          <w:sz w:val="36"/>
          <w:szCs w:val="36"/>
          <w:lang w:bidi="hi-IN"/>
        </w:rPr>
        <w:t># v</w:t>
      </w:r>
      <w:r w:rsidR="00665208">
        <w:rPr>
          <w:rFonts w:ascii="Arial" w:hAnsi="Arial" w:cs="Arial"/>
          <w:color w:val="000000"/>
          <w:sz w:val="36"/>
          <w:szCs w:val="36"/>
          <w:lang w:bidi="hi-IN"/>
        </w:rPr>
        <w:t>E</w:t>
      </w:r>
      <w:r>
        <w:rPr>
          <w:rFonts w:ascii="Arial" w:hAnsi="Arial" w:cs="Arial"/>
          <w:color w:val="000000"/>
          <w:sz w:val="36"/>
          <w:szCs w:val="36"/>
          <w:lang w:bidi="hi-IN"/>
        </w:rPr>
        <w:t xml:space="preserve">qna A#vaH | </w:t>
      </w:r>
    </w:p>
    <w:p w14:paraId="7899F88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sa buqdhniyA# upaqmA a#sya viqShThA-ssaqtaScaq y</w:t>
      </w:r>
      <w:r w:rsidR="00665208">
        <w:rPr>
          <w:rFonts w:ascii="Arial" w:hAnsi="Arial" w:cs="Arial"/>
          <w:color w:val="000000"/>
          <w:sz w:val="36"/>
          <w:szCs w:val="36"/>
          <w:lang w:bidi="hi-IN"/>
        </w:rPr>
        <w:t>O</w:t>
      </w:r>
      <w:r>
        <w:rPr>
          <w:rFonts w:ascii="Arial" w:hAnsi="Arial" w:cs="Arial"/>
          <w:color w:val="000000"/>
          <w:sz w:val="36"/>
          <w:szCs w:val="36"/>
          <w:lang w:bidi="hi-IN"/>
        </w:rPr>
        <w:t>niqma-sa#taScaq viva#H | (umAmah</w:t>
      </w:r>
      <w:r w:rsidR="00665208">
        <w:rPr>
          <w:rFonts w:ascii="Arial" w:hAnsi="Arial" w:cs="Arial"/>
          <w:color w:val="000000"/>
          <w:sz w:val="36"/>
          <w:szCs w:val="36"/>
          <w:lang w:bidi="hi-IN"/>
        </w:rPr>
        <w:t>E</w:t>
      </w:r>
      <w:r>
        <w:rPr>
          <w:rFonts w:ascii="Arial" w:hAnsi="Arial" w:cs="Arial"/>
          <w:color w:val="000000"/>
          <w:sz w:val="36"/>
          <w:szCs w:val="36"/>
          <w:lang w:bidi="hi-IN"/>
        </w:rPr>
        <w:t>SvarAByAM namaH) | 3 (TS 4.2.8.2.)</w:t>
      </w:r>
    </w:p>
    <w:p w14:paraId="45E01D7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1D6867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maqhI dyauH pRu#thiqvI ca# na iqmaM ~Myaqj~jaM mi#mikShatAM | piqpRuqtAnn</w:t>
      </w:r>
      <w:r w:rsidR="00665208">
        <w:rPr>
          <w:rFonts w:ascii="Arial" w:hAnsi="Arial" w:cs="Arial"/>
          <w:color w:val="000000"/>
          <w:sz w:val="36"/>
          <w:szCs w:val="36"/>
          <w:lang w:bidi="hi-IN"/>
        </w:rPr>
        <w:t>O</w:t>
      </w:r>
      <w:r>
        <w:rPr>
          <w:rFonts w:ascii="Arial" w:hAnsi="Arial" w:cs="Arial"/>
          <w:color w:val="000000"/>
          <w:sz w:val="36"/>
          <w:szCs w:val="36"/>
          <w:lang w:bidi="hi-IN"/>
        </w:rPr>
        <w:t>q BarI#maBiH | (umAmah</w:t>
      </w:r>
      <w:r w:rsidR="00665208">
        <w:rPr>
          <w:rFonts w:ascii="Arial" w:hAnsi="Arial" w:cs="Arial"/>
          <w:color w:val="000000"/>
          <w:sz w:val="36"/>
          <w:szCs w:val="36"/>
          <w:lang w:bidi="hi-IN"/>
        </w:rPr>
        <w:t>E</w:t>
      </w:r>
      <w:r>
        <w:rPr>
          <w:rFonts w:ascii="Arial" w:hAnsi="Arial" w:cs="Arial"/>
          <w:color w:val="000000"/>
          <w:sz w:val="36"/>
          <w:szCs w:val="36"/>
          <w:lang w:bidi="hi-IN"/>
        </w:rPr>
        <w:t>SvarAByAM namaH) | 4 (TS 3.3.10.2)</w:t>
      </w:r>
    </w:p>
    <w:p w14:paraId="5DF24EB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3C28C2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upa#SvAsaya pRuthiqvI-muqta dyAM pu#ruqtrA t</w:t>
      </w:r>
      <w:r w:rsidR="00665208">
        <w:rPr>
          <w:rFonts w:ascii="Arial" w:hAnsi="Arial" w:cs="Arial"/>
          <w:color w:val="000000"/>
          <w:sz w:val="36"/>
          <w:szCs w:val="36"/>
          <w:lang w:bidi="hi-IN"/>
        </w:rPr>
        <w:t>E</w:t>
      </w:r>
      <w:r>
        <w:rPr>
          <w:rFonts w:ascii="Arial" w:hAnsi="Arial" w:cs="Arial"/>
          <w:color w:val="000000"/>
          <w:sz w:val="36"/>
          <w:szCs w:val="36"/>
          <w:lang w:bidi="hi-IN"/>
        </w:rPr>
        <w:t xml:space="preserve"># manutAqM ~MviShThi#taqM jaga#t | </w:t>
      </w:r>
    </w:p>
    <w:p w14:paraId="4986E36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 du#nduB</w:t>
      </w:r>
      <w:r w:rsidR="00665208">
        <w:rPr>
          <w:rFonts w:ascii="Arial" w:hAnsi="Arial" w:cs="Arial"/>
          <w:color w:val="000000"/>
          <w:sz w:val="36"/>
          <w:szCs w:val="36"/>
          <w:lang w:bidi="hi-IN"/>
        </w:rPr>
        <w:t>E</w:t>
      </w:r>
      <w:r>
        <w:rPr>
          <w:rFonts w:ascii="Arial" w:hAnsi="Arial" w:cs="Arial"/>
          <w:color w:val="000000"/>
          <w:sz w:val="36"/>
          <w:szCs w:val="36"/>
          <w:lang w:bidi="hi-IN"/>
        </w:rPr>
        <w:t xml:space="preserve"> saqjUrindr</w:t>
      </w:r>
      <w:r w:rsidR="00665208">
        <w:rPr>
          <w:rFonts w:ascii="Arial" w:hAnsi="Arial" w:cs="Arial"/>
          <w:color w:val="000000"/>
          <w:sz w:val="36"/>
          <w:szCs w:val="36"/>
          <w:lang w:bidi="hi-IN"/>
        </w:rPr>
        <w:t>E</w:t>
      </w:r>
      <w:r>
        <w:rPr>
          <w:rFonts w:ascii="Arial" w:hAnsi="Arial" w:cs="Arial"/>
          <w:color w:val="000000"/>
          <w:sz w:val="36"/>
          <w:szCs w:val="36"/>
          <w:lang w:bidi="hi-IN"/>
        </w:rPr>
        <w:t>#Na d</w:t>
      </w:r>
      <w:r w:rsidR="00665208">
        <w:rPr>
          <w:rFonts w:ascii="Arial" w:hAnsi="Arial" w:cs="Arial"/>
          <w:color w:val="000000"/>
          <w:sz w:val="36"/>
          <w:szCs w:val="36"/>
          <w:lang w:bidi="hi-IN"/>
        </w:rPr>
        <w:t>E</w:t>
      </w:r>
      <w:r>
        <w:rPr>
          <w:rFonts w:ascii="Arial" w:hAnsi="Arial" w:cs="Arial"/>
          <w:color w:val="000000"/>
          <w:sz w:val="36"/>
          <w:szCs w:val="36"/>
          <w:lang w:bidi="hi-IN"/>
        </w:rPr>
        <w:t>qvai-rdUqrAddavI#y</w:t>
      </w:r>
      <w:r w:rsidR="00665208">
        <w:rPr>
          <w:rFonts w:ascii="Arial" w:hAnsi="Arial" w:cs="Arial"/>
          <w:color w:val="000000"/>
          <w:sz w:val="36"/>
          <w:szCs w:val="36"/>
          <w:lang w:bidi="hi-IN"/>
        </w:rPr>
        <w:t>O</w:t>
      </w:r>
      <w:r>
        <w:rPr>
          <w:rFonts w:ascii="Arial" w:hAnsi="Arial" w:cs="Arial"/>
          <w:color w:val="000000"/>
          <w:sz w:val="36"/>
          <w:szCs w:val="36"/>
          <w:lang w:bidi="hi-IN"/>
        </w:rPr>
        <w:t>q apa#s</w:t>
      </w:r>
      <w:r w:rsidR="00665208">
        <w:rPr>
          <w:rFonts w:ascii="Arial" w:hAnsi="Arial" w:cs="Arial"/>
          <w:color w:val="000000"/>
          <w:sz w:val="36"/>
          <w:szCs w:val="36"/>
          <w:lang w:bidi="hi-IN"/>
        </w:rPr>
        <w:t>E</w:t>
      </w:r>
      <w:r>
        <w:rPr>
          <w:rFonts w:ascii="Arial" w:hAnsi="Arial" w:cs="Arial"/>
          <w:color w:val="000000"/>
          <w:sz w:val="36"/>
          <w:szCs w:val="36"/>
          <w:lang w:bidi="hi-IN"/>
        </w:rPr>
        <w:t>dhaq SatrUn# | (umAmah</w:t>
      </w:r>
      <w:r w:rsidR="00665208">
        <w:rPr>
          <w:rFonts w:ascii="Arial" w:hAnsi="Arial" w:cs="Arial"/>
          <w:color w:val="000000"/>
          <w:sz w:val="36"/>
          <w:szCs w:val="36"/>
          <w:lang w:bidi="hi-IN"/>
        </w:rPr>
        <w:t>E</w:t>
      </w:r>
      <w:r>
        <w:rPr>
          <w:rFonts w:ascii="Arial" w:hAnsi="Arial" w:cs="Arial"/>
          <w:color w:val="000000"/>
          <w:sz w:val="36"/>
          <w:szCs w:val="36"/>
          <w:lang w:bidi="hi-IN"/>
        </w:rPr>
        <w:t>SvarAByAM namaH) | 5 (TS 4.6.6.6)</w:t>
      </w:r>
    </w:p>
    <w:p w14:paraId="56CE7AD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A4CAD6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agn</w:t>
      </w:r>
      <w:r w:rsidR="00665208">
        <w:rPr>
          <w:rFonts w:ascii="Arial" w:hAnsi="Arial" w:cs="Arial"/>
          <w:color w:val="000000"/>
          <w:sz w:val="36"/>
          <w:szCs w:val="36"/>
          <w:lang w:bidi="hi-IN"/>
        </w:rPr>
        <w:t>E</w:t>
      </w:r>
      <w:r>
        <w:rPr>
          <w:rFonts w:ascii="Arial" w:hAnsi="Arial" w:cs="Arial"/>
          <w:color w:val="000000"/>
          <w:sz w:val="36"/>
          <w:szCs w:val="36"/>
          <w:lang w:bidi="hi-IN"/>
        </w:rPr>
        <w:t>q naya# suqpathA# rAqy</w:t>
      </w:r>
      <w:r w:rsidR="00665208">
        <w:rPr>
          <w:rFonts w:ascii="Arial" w:hAnsi="Arial" w:cs="Arial"/>
          <w:color w:val="000000"/>
          <w:sz w:val="36"/>
          <w:szCs w:val="36"/>
          <w:lang w:bidi="hi-IN"/>
        </w:rPr>
        <w:t>E</w:t>
      </w:r>
      <w:r>
        <w:rPr>
          <w:rFonts w:ascii="Arial" w:hAnsi="Arial" w:cs="Arial"/>
          <w:color w:val="000000"/>
          <w:sz w:val="36"/>
          <w:szCs w:val="36"/>
          <w:lang w:bidi="hi-IN"/>
        </w:rPr>
        <w:t xml:space="preserve"> aqsmAn viSvA#ni d</w:t>
      </w:r>
      <w:r w:rsidR="00665208">
        <w:rPr>
          <w:rFonts w:ascii="Arial" w:hAnsi="Arial" w:cs="Arial"/>
          <w:color w:val="000000"/>
          <w:sz w:val="36"/>
          <w:szCs w:val="36"/>
          <w:lang w:bidi="hi-IN"/>
        </w:rPr>
        <w:t>E</w:t>
      </w:r>
      <w:r>
        <w:rPr>
          <w:rFonts w:ascii="Arial" w:hAnsi="Arial" w:cs="Arial"/>
          <w:color w:val="000000"/>
          <w:sz w:val="36"/>
          <w:szCs w:val="36"/>
          <w:lang w:bidi="hi-IN"/>
        </w:rPr>
        <w:t>va vaqyunA#ni viqdvAn | yuqy</w:t>
      </w:r>
      <w:r w:rsidR="00665208">
        <w:rPr>
          <w:rFonts w:ascii="Arial" w:hAnsi="Arial" w:cs="Arial"/>
          <w:color w:val="000000"/>
          <w:sz w:val="36"/>
          <w:szCs w:val="36"/>
          <w:lang w:bidi="hi-IN"/>
        </w:rPr>
        <w:t>O</w:t>
      </w:r>
      <w:r>
        <w:rPr>
          <w:rFonts w:ascii="Arial" w:hAnsi="Arial" w:cs="Arial"/>
          <w:color w:val="000000"/>
          <w:sz w:val="36"/>
          <w:szCs w:val="36"/>
          <w:lang w:bidi="hi-IN"/>
        </w:rPr>
        <w:t>qddhya#sma-jju#hurAqNa-m</w:t>
      </w:r>
      <w:r w:rsidR="00665208">
        <w:rPr>
          <w:rFonts w:ascii="Arial" w:hAnsi="Arial" w:cs="Arial"/>
          <w:color w:val="000000"/>
          <w:sz w:val="36"/>
          <w:szCs w:val="36"/>
          <w:lang w:bidi="hi-IN"/>
        </w:rPr>
        <w:t>E</w:t>
      </w:r>
      <w:r>
        <w:rPr>
          <w:rFonts w:ascii="Arial" w:hAnsi="Arial" w:cs="Arial"/>
          <w:color w:val="000000"/>
          <w:sz w:val="36"/>
          <w:szCs w:val="36"/>
          <w:lang w:bidi="hi-IN"/>
        </w:rPr>
        <w:t>n</w:t>
      </w:r>
      <w:r w:rsidR="00665208">
        <w:rPr>
          <w:rFonts w:ascii="Arial" w:hAnsi="Arial" w:cs="Arial"/>
          <w:color w:val="000000"/>
          <w:sz w:val="36"/>
          <w:szCs w:val="36"/>
          <w:lang w:bidi="hi-IN"/>
        </w:rPr>
        <w:t>O</w:t>
      </w:r>
      <w:r>
        <w:rPr>
          <w:rFonts w:ascii="Arial" w:hAnsi="Arial" w:cs="Arial"/>
          <w:color w:val="000000"/>
          <w:sz w:val="36"/>
          <w:szCs w:val="36"/>
          <w:lang w:bidi="hi-IN"/>
        </w:rPr>
        <w:t>q BUyi#ShThAnt</w:t>
      </w:r>
      <w:r w:rsidR="00665208">
        <w:rPr>
          <w:rFonts w:ascii="Arial" w:hAnsi="Arial" w:cs="Arial"/>
          <w:color w:val="000000"/>
          <w:sz w:val="36"/>
          <w:szCs w:val="36"/>
          <w:lang w:bidi="hi-IN"/>
        </w:rPr>
        <w:t>E</w:t>
      </w:r>
      <w:r>
        <w:rPr>
          <w:rFonts w:ascii="Arial" w:hAnsi="Arial" w:cs="Arial"/>
          <w:color w:val="000000"/>
          <w:sz w:val="36"/>
          <w:szCs w:val="36"/>
          <w:lang w:bidi="hi-IN"/>
        </w:rPr>
        <w:t>q nama# uktiM vidh</w:t>
      </w:r>
      <w:r w:rsidR="00665208">
        <w:rPr>
          <w:rFonts w:ascii="Arial" w:hAnsi="Arial" w:cs="Arial"/>
          <w:color w:val="000000"/>
          <w:sz w:val="36"/>
          <w:szCs w:val="36"/>
          <w:lang w:bidi="hi-IN"/>
        </w:rPr>
        <w:t>E</w:t>
      </w:r>
      <w:r>
        <w:rPr>
          <w:rFonts w:ascii="Arial" w:hAnsi="Arial" w:cs="Arial"/>
          <w:color w:val="000000"/>
          <w:sz w:val="36"/>
          <w:szCs w:val="36"/>
          <w:lang w:bidi="hi-IN"/>
        </w:rPr>
        <w:t>ma || (umAmah</w:t>
      </w:r>
      <w:r w:rsidR="00665208">
        <w:rPr>
          <w:rFonts w:ascii="Arial" w:hAnsi="Arial" w:cs="Arial"/>
          <w:color w:val="000000"/>
          <w:sz w:val="36"/>
          <w:szCs w:val="36"/>
          <w:lang w:bidi="hi-IN"/>
        </w:rPr>
        <w:t>E</w:t>
      </w:r>
      <w:r>
        <w:rPr>
          <w:rFonts w:ascii="Arial" w:hAnsi="Arial" w:cs="Arial"/>
          <w:color w:val="000000"/>
          <w:sz w:val="36"/>
          <w:szCs w:val="36"/>
          <w:lang w:bidi="hi-IN"/>
        </w:rPr>
        <w:t>SvarAByAM namaH) | 6 (TS 1.1.14.3)</w:t>
      </w:r>
    </w:p>
    <w:p w14:paraId="7AA533F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EC6712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yA t</w:t>
      </w:r>
      <w:r w:rsidR="00665208">
        <w:rPr>
          <w:rFonts w:ascii="Arial" w:hAnsi="Arial" w:cs="Arial"/>
          <w:color w:val="000000"/>
          <w:sz w:val="36"/>
          <w:szCs w:val="36"/>
          <w:lang w:bidi="hi-IN"/>
        </w:rPr>
        <w:t>E</w:t>
      </w:r>
      <w:r>
        <w:rPr>
          <w:rFonts w:ascii="Arial" w:hAnsi="Arial" w:cs="Arial"/>
          <w:color w:val="000000"/>
          <w:sz w:val="36"/>
          <w:szCs w:val="36"/>
          <w:lang w:bidi="hi-IN"/>
        </w:rPr>
        <w:t># agn</w:t>
      </w:r>
      <w:r w:rsidR="00665208">
        <w:rPr>
          <w:rFonts w:ascii="Arial" w:hAnsi="Arial" w:cs="Arial"/>
          <w:color w:val="000000"/>
          <w:sz w:val="36"/>
          <w:szCs w:val="36"/>
          <w:lang w:bidi="hi-IN"/>
        </w:rPr>
        <w:t>E</w:t>
      </w:r>
      <w:r>
        <w:rPr>
          <w:rFonts w:ascii="Arial" w:hAnsi="Arial" w:cs="Arial"/>
          <w:color w:val="000000"/>
          <w:sz w:val="36"/>
          <w:szCs w:val="36"/>
          <w:lang w:bidi="hi-IN"/>
        </w:rPr>
        <w:t>q rudri#yA taqnUstayA# naH pAhiq tasyA$st</w:t>
      </w:r>
      <w:r w:rsidR="00665208">
        <w:rPr>
          <w:rFonts w:ascii="Arial" w:hAnsi="Arial" w:cs="Arial"/>
          <w:color w:val="000000"/>
          <w:sz w:val="36"/>
          <w:szCs w:val="36"/>
          <w:lang w:bidi="hi-IN"/>
        </w:rPr>
        <w:t>E</w:t>
      </w:r>
      <w:r>
        <w:rPr>
          <w:rFonts w:ascii="Arial" w:hAnsi="Arial" w:cs="Arial"/>
          <w:color w:val="000000"/>
          <w:sz w:val="36"/>
          <w:szCs w:val="36"/>
          <w:lang w:bidi="hi-IN"/>
        </w:rPr>
        <w:t>q svAhA$ | (umAmah</w:t>
      </w:r>
      <w:r w:rsidR="00665208">
        <w:rPr>
          <w:rFonts w:ascii="Arial" w:hAnsi="Arial" w:cs="Arial"/>
          <w:color w:val="000000"/>
          <w:sz w:val="36"/>
          <w:szCs w:val="36"/>
          <w:lang w:bidi="hi-IN"/>
        </w:rPr>
        <w:t>E</w:t>
      </w:r>
      <w:r>
        <w:rPr>
          <w:rFonts w:ascii="Arial" w:hAnsi="Arial" w:cs="Arial"/>
          <w:color w:val="000000"/>
          <w:sz w:val="36"/>
          <w:szCs w:val="36"/>
          <w:lang w:bidi="hi-IN"/>
        </w:rPr>
        <w:t>SvarAByAM namaH) | 7 (TS 1.2.11.2)</w:t>
      </w:r>
    </w:p>
    <w:p w14:paraId="0DEECB0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CF0267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iqmaM ~Mya#ma prastaqramAhi sIdAMgi#r</w:t>
      </w:r>
      <w:r w:rsidR="00665208">
        <w:rPr>
          <w:rFonts w:ascii="Arial" w:hAnsi="Arial" w:cs="Arial"/>
          <w:color w:val="000000"/>
          <w:sz w:val="36"/>
          <w:szCs w:val="36"/>
          <w:lang w:bidi="hi-IN"/>
        </w:rPr>
        <w:t>O</w:t>
      </w:r>
      <w:r>
        <w:rPr>
          <w:rFonts w:ascii="Arial" w:hAnsi="Arial" w:cs="Arial"/>
          <w:color w:val="000000"/>
          <w:sz w:val="36"/>
          <w:szCs w:val="36"/>
          <w:lang w:bidi="hi-IN"/>
        </w:rPr>
        <w:t>BiH piqtRuBi#-ssam~MvidAqnaH | AtvAq mantrA$H kaviSaqstA va#hantv</w:t>
      </w:r>
      <w:r w:rsidR="00665208">
        <w:rPr>
          <w:rFonts w:ascii="Arial" w:hAnsi="Arial" w:cs="Arial"/>
          <w:color w:val="000000"/>
          <w:sz w:val="36"/>
          <w:szCs w:val="36"/>
          <w:lang w:bidi="hi-IN"/>
        </w:rPr>
        <w:t>E</w:t>
      </w:r>
      <w:r>
        <w:rPr>
          <w:rFonts w:ascii="Arial" w:hAnsi="Arial" w:cs="Arial"/>
          <w:color w:val="000000"/>
          <w:sz w:val="36"/>
          <w:szCs w:val="36"/>
          <w:lang w:bidi="hi-IN"/>
        </w:rPr>
        <w:t>qnA rA#jan haqviShA# mAdayasva || (umAmah</w:t>
      </w:r>
      <w:r w:rsidR="00665208">
        <w:rPr>
          <w:rFonts w:ascii="Arial" w:hAnsi="Arial" w:cs="Arial"/>
          <w:color w:val="000000"/>
          <w:sz w:val="36"/>
          <w:szCs w:val="36"/>
          <w:lang w:bidi="hi-IN"/>
        </w:rPr>
        <w:t>E</w:t>
      </w:r>
      <w:r>
        <w:rPr>
          <w:rFonts w:ascii="Arial" w:hAnsi="Arial" w:cs="Arial"/>
          <w:color w:val="000000"/>
          <w:sz w:val="36"/>
          <w:szCs w:val="36"/>
          <w:lang w:bidi="hi-IN"/>
        </w:rPr>
        <w:t>SvarAByAM namaH) | 8 (TS 2.6.12.6)</w:t>
      </w:r>
    </w:p>
    <w:p w14:paraId="44013372"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&lt;lang=eng&gt;</w:t>
      </w:r>
    </w:p>
    <w:p w14:paraId="7D1F726E" w14:textId="1EB32F1B" w:rsidR="00D91D60" w:rsidRDefault="00D91D60" w:rsidP="00A1582D">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w:t>
      </w:r>
      <w:r w:rsidR="00483224">
        <w:rPr>
          <w:rFonts w:ascii="Arial" w:hAnsi="Arial" w:cs="Arial"/>
          <w:color w:val="000000"/>
          <w:sz w:val="36"/>
          <w:szCs w:val="36"/>
          <w:lang w:bidi="hi-IN"/>
        </w:rPr>
        <w:t>o</w:t>
      </w:r>
      <w:r>
        <w:rPr>
          <w:rFonts w:ascii="Arial" w:hAnsi="Arial" w:cs="Arial"/>
          <w:color w:val="000000"/>
          <w:sz w:val="36"/>
          <w:szCs w:val="36"/>
          <w:lang w:bidi="hi-IN"/>
        </w:rPr>
        <w:t>t</w:t>
      </w:r>
      <w:r w:rsidR="00483224">
        <w:rPr>
          <w:rFonts w:ascii="Arial" w:hAnsi="Arial" w:cs="Arial"/>
          <w:color w:val="000000"/>
          <w:sz w:val="36"/>
          <w:szCs w:val="36"/>
          <w:lang w:bidi="hi-IN"/>
        </w:rPr>
        <w:t>e</w:t>
      </w:r>
      <w:r>
        <w:rPr>
          <w:rFonts w:ascii="Arial" w:hAnsi="Arial" w:cs="Arial"/>
          <w:color w:val="000000"/>
          <w:sz w:val="36"/>
          <w:szCs w:val="36"/>
          <w:lang w:bidi="hi-IN"/>
        </w:rPr>
        <w:t>: Th</w:t>
      </w:r>
      <w:r w:rsidR="00483224">
        <w:rPr>
          <w:rFonts w:ascii="Arial" w:hAnsi="Arial" w:cs="Arial"/>
          <w:color w:val="000000"/>
          <w:sz w:val="36"/>
          <w:szCs w:val="36"/>
          <w:lang w:bidi="hi-IN"/>
        </w:rPr>
        <w:t>e</w:t>
      </w:r>
      <w:r>
        <w:rPr>
          <w:rFonts w:ascii="Arial" w:hAnsi="Arial" w:cs="Arial"/>
          <w:color w:val="000000"/>
          <w:sz w:val="36"/>
          <w:szCs w:val="36"/>
          <w:lang w:bidi="hi-IN"/>
        </w:rPr>
        <w:t xml:space="preserve"> f</w:t>
      </w:r>
      <w:r w:rsidR="00483224">
        <w:rPr>
          <w:rFonts w:ascii="Arial" w:hAnsi="Arial" w:cs="Arial"/>
          <w:color w:val="000000"/>
          <w:sz w:val="36"/>
          <w:szCs w:val="36"/>
          <w:lang w:bidi="hi-IN"/>
        </w:rPr>
        <w:t>o</w:t>
      </w:r>
      <w:r>
        <w:rPr>
          <w:rFonts w:ascii="Arial" w:hAnsi="Arial" w:cs="Arial"/>
          <w:color w:val="000000"/>
          <w:sz w:val="36"/>
          <w:szCs w:val="36"/>
          <w:lang w:bidi="hi-IN"/>
        </w:rPr>
        <w:t>ll</w:t>
      </w:r>
      <w:r w:rsidR="00483224">
        <w:rPr>
          <w:rFonts w:ascii="Arial" w:hAnsi="Arial" w:cs="Arial"/>
          <w:color w:val="000000"/>
          <w:sz w:val="36"/>
          <w:szCs w:val="36"/>
          <w:lang w:bidi="hi-IN"/>
        </w:rPr>
        <w:t>o</w:t>
      </w:r>
      <w:r>
        <w:rPr>
          <w:rFonts w:ascii="Arial" w:hAnsi="Arial" w:cs="Arial"/>
          <w:color w:val="000000"/>
          <w:sz w:val="36"/>
          <w:szCs w:val="36"/>
          <w:lang w:bidi="hi-IN"/>
        </w:rPr>
        <w:t xml:space="preserve">wing is </w:t>
      </w:r>
      <w:r w:rsidR="00483224">
        <w:rPr>
          <w:rFonts w:ascii="Arial" w:hAnsi="Arial" w:cs="Arial"/>
          <w:color w:val="000000"/>
          <w:sz w:val="36"/>
          <w:szCs w:val="36"/>
          <w:lang w:bidi="hi-IN"/>
        </w:rPr>
        <w:t>o</w:t>
      </w:r>
      <w:r>
        <w:rPr>
          <w:rFonts w:ascii="Arial" w:hAnsi="Arial" w:cs="Arial"/>
          <w:color w:val="000000"/>
          <w:sz w:val="36"/>
          <w:szCs w:val="36"/>
          <w:lang w:bidi="hi-IN"/>
        </w:rPr>
        <w:t>nly a sl</w:t>
      </w:r>
      <w:r w:rsidR="00483224">
        <w:rPr>
          <w:rFonts w:ascii="Arial" w:hAnsi="Arial" w:cs="Arial"/>
          <w:color w:val="000000"/>
          <w:sz w:val="36"/>
          <w:szCs w:val="36"/>
          <w:lang w:bidi="hi-IN"/>
        </w:rPr>
        <w:t>o</w:t>
      </w:r>
      <w:r>
        <w:rPr>
          <w:rFonts w:ascii="Arial" w:hAnsi="Arial" w:cs="Arial"/>
          <w:color w:val="000000"/>
          <w:sz w:val="36"/>
          <w:szCs w:val="36"/>
          <w:lang w:bidi="hi-IN"/>
        </w:rPr>
        <w:t>ka which says as t</w:t>
      </w:r>
      <w:r w:rsidR="00483224">
        <w:rPr>
          <w:rFonts w:ascii="Arial" w:hAnsi="Arial" w:cs="Arial"/>
          <w:color w:val="000000"/>
          <w:sz w:val="36"/>
          <w:szCs w:val="36"/>
          <w:lang w:bidi="hi-IN"/>
        </w:rPr>
        <w:t>o</w:t>
      </w:r>
      <w:r>
        <w:rPr>
          <w:rFonts w:ascii="Arial" w:hAnsi="Arial" w:cs="Arial"/>
          <w:color w:val="000000"/>
          <w:sz w:val="36"/>
          <w:szCs w:val="36"/>
          <w:lang w:bidi="hi-IN"/>
        </w:rPr>
        <w:t xml:space="preserve"> what ar</w:t>
      </w:r>
      <w:r w:rsidR="00483224">
        <w:rPr>
          <w:rFonts w:ascii="Arial" w:hAnsi="Arial" w:cs="Arial"/>
          <w:color w:val="000000"/>
          <w:sz w:val="36"/>
          <w:szCs w:val="36"/>
          <w:lang w:bidi="hi-IN"/>
        </w:rPr>
        <w:t>e</w:t>
      </w:r>
      <w:r>
        <w:rPr>
          <w:rFonts w:ascii="Arial" w:hAnsi="Arial" w:cs="Arial"/>
          <w:color w:val="000000"/>
          <w:sz w:val="36"/>
          <w:szCs w:val="36"/>
          <w:lang w:bidi="hi-IN"/>
        </w:rPr>
        <w:t xml:space="preserve"> th</w:t>
      </w:r>
      <w:r w:rsidR="00483224">
        <w:rPr>
          <w:rFonts w:ascii="Arial" w:hAnsi="Arial" w:cs="Arial"/>
          <w:color w:val="000000"/>
          <w:sz w:val="36"/>
          <w:szCs w:val="36"/>
          <w:lang w:bidi="hi-IN"/>
        </w:rPr>
        <w:t>e</w:t>
      </w:r>
      <w:r>
        <w:rPr>
          <w:rFonts w:ascii="Arial" w:hAnsi="Arial" w:cs="Arial"/>
          <w:color w:val="000000"/>
          <w:sz w:val="36"/>
          <w:szCs w:val="36"/>
          <w:lang w:bidi="hi-IN"/>
        </w:rPr>
        <w:t xml:space="preserve"> 8 angas with which </w:t>
      </w:r>
      <w:r w:rsidR="00483224">
        <w:rPr>
          <w:rFonts w:ascii="Arial" w:hAnsi="Arial" w:cs="Arial"/>
          <w:color w:val="000000"/>
          <w:sz w:val="36"/>
          <w:szCs w:val="36"/>
          <w:lang w:bidi="hi-IN"/>
        </w:rPr>
        <w:t>o</w:t>
      </w:r>
      <w:r>
        <w:rPr>
          <w:rFonts w:ascii="Arial" w:hAnsi="Arial" w:cs="Arial"/>
          <w:color w:val="000000"/>
          <w:sz w:val="36"/>
          <w:szCs w:val="36"/>
          <w:lang w:bidi="hi-IN"/>
        </w:rPr>
        <w:t>n</w:t>
      </w:r>
      <w:r w:rsidR="00483224">
        <w:rPr>
          <w:rFonts w:ascii="Arial" w:hAnsi="Arial" w:cs="Arial"/>
          <w:color w:val="000000"/>
          <w:sz w:val="36"/>
          <w:szCs w:val="36"/>
          <w:lang w:bidi="hi-IN"/>
        </w:rPr>
        <w:t>e</w:t>
      </w:r>
      <w:r>
        <w:rPr>
          <w:rFonts w:ascii="Arial" w:hAnsi="Arial" w:cs="Arial"/>
          <w:color w:val="000000"/>
          <w:sz w:val="36"/>
          <w:szCs w:val="36"/>
          <w:lang w:bidi="hi-IN"/>
        </w:rPr>
        <w:t xml:space="preserve"> has t</w:t>
      </w:r>
      <w:r w:rsidR="00483224">
        <w:rPr>
          <w:rFonts w:ascii="Arial" w:hAnsi="Arial" w:cs="Arial"/>
          <w:color w:val="000000"/>
          <w:sz w:val="36"/>
          <w:szCs w:val="36"/>
          <w:lang w:bidi="hi-IN"/>
        </w:rPr>
        <w:t>o</w:t>
      </w:r>
      <w:r>
        <w:rPr>
          <w:rFonts w:ascii="Arial" w:hAnsi="Arial" w:cs="Arial"/>
          <w:color w:val="000000"/>
          <w:sz w:val="36"/>
          <w:szCs w:val="36"/>
          <w:lang w:bidi="hi-IN"/>
        </w:rPr>
        <w:t xml:space="preserve"> d</w:t>
      </w:r>
      <w:r w:rsidR="00483224">
        <w:rPr>
          <w:rFonts w:ascii="Arial" w:hAnsi="Arial" w:cs="Arial"/>
          <w:color w:val="000000"/>
          <w:sz w:val="36"/>
          <w:szCs w:val="36"/>
          <w:lang w:bidi="hi-IN"/>
        </w:rPr>
        <w:t>o</w:t>
      </w:r>
      <w:r>
        <w:rPr>
          <w:rFonts w:ascii="Arial" w:hAnsi="Arial" w:cs="Arial"/>
          <w:color w:val="000000"/>
          <w:sz w:val="36"/>
          <w:szCs w:val="36"/>
          <w:lang w:bidi="hi-IN"/>
        </w:rPr>
        <w:t xml:space="preserve"> Pranamam / Namaskaram. This is n</w:t>
      </w:r>
      <w:r w:rsidR="00483224">
        <w:rPr>
          <w:rFonts w:ascii="Arial" w:hAnsi="Arial" w:cs="Arial"/>
          <w:color w:val="000000"/>
          <w:sz w:val="36"/>
          <w:szCs w:val="36"/>
          <w:lang w:bidi="hi-IN"/>
        </w:rPr>
        <w:t>o</w:t>
      </w:r>
      <w:r>
        <w:rPr>
          <w:rFonts w:ascii="Arial" w:hAnsi="Arial" w:cs="Arial"/>
          <w:color w:val="000000"/>
          <w:sz w:val="36"/>
          <w:szCs w:val="36"/>
          <w:lang w:bidi="hi-IN"/>
        </w:rPr>
        <w:t>t a Mantra.</w:t>
      </w:r>
      <w:r w:rsidR="0005153E" w:rsidRPr="0005153E">
        <w:rPr>
          <w:rFonts w:ascii="Arial" w:hAnsi="Arial" w:cs="Arial"/>
          <w:color w:val="000000"/>
          <w:sz w:val="36"/>
          <w:szCs w:val="36"/>
          <w:lang w:bidi="hi-IN"/>
        </w:rPr>
        <w:t xml:space="preserve"> </w:t>
      </w:r>
      <w:r w:rsidR="00665208">
        <w:rPr>
          <w:rFonts w:ascii="Arial" w:hAnsi="Arial" w:cs="Arial"/>
          <w:color w:val="000000"/>
          <w:sz w:val="36"/>
          <w:szCs w:val="36"/>
          <w:lang w:bidi="hi-IN"/>
        </w:rPr>
        <w:t>&lt;lang=def&gt;</w:t>
      </w:r>
      <w:r>
        <w:rPr>
          <w:rFonts w:ascii="Arial" w:hAnsi="Arial" w:cs="Arial"/>
          <w:color w:val="000000"/>
          <w:sz w:val="36"/>
          <w:szCs w:val="36"/>
          <w:lang w:bidi="hi-IN"/>
        </w:rPr>
        <w:t xml:space="preserve"> </w:t>
      </w:r>
      <w:r>
        <w:rPr>
          <w:rFonts w:ascii="Arial" w:hAnsi="Arial" w:cs="Arial"/>
          <w:color w:val="000000"/>
          <w:sz w:val="36"/>
          <w:szCs w:val="36"/>
          <w:lang w:bidi="hi-IN"/>
        </w:rPr>
        <w:br/>
      </w:r>
      <w:r>
        <w:rPr>
          <w:rFonts w:ascii="Arial" w:hAnsi="Arial" w:cs="Arial"/>
          <w:color w:val="000000"/>
          <w:sz w:val="36"/>
          <w:szCs w:val="36"/>
          <w:lang w:bidi="hi-IN"/>
        </w:rPr>
        <w:lastRenderedPageBreak/>
        <w:t>(urasA, SirasA, dRuShTyA, manasA, vacasA tathA | padByAM, karAByAM, karNAByAM, praNAm</w:t>
      </w:r>
      <w:r w:rsidR="00665208">
        <w:rPr>
          <w:rFonts w:ascii="Arial" w:hAnsi="Arial" w:cs="Arial"/>
          <w:color w:val="000000"/>
          <w:sz w:val="36"/>
          <w:szCs w:val="36"/>
          <w:lang w:bidi="hi-IN"/>
        </w:rPr>
        <w:t>O</w:t>
      </w:r>
      <w:r>
        <w:rPr>
          <w:rFonts w:ascii="Arial" w:hAnsi="Arial" w:cs="Arial"/>
          <w:color w:val="000000"/>
          <w:sz w:val="36"/>
          <w:szCs w:val="36"/>
          <w:lang w:bidi="hi-IN"/>
        </w:rPr>
        <w:t xml:space="preserve">&amp;ShTAMga </w:t>
      </w:r>
      <w:proofErr w:type="gramStart"/>
      <w:r>
        <w:rPr>
          <w:rFonts w:ascii="Arial" w:hAnsi="Arial" w:cs="Arial"/>
          <w:color w:val="000000"/>
          <w:sz w:val="36"/>
          <w:szCs w:val="36"/>
          <w:lang w:bidi="hi-IN"/>
        </w:rPr>
        <w:t>ucyat</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roofErr w:type="gramEnd"/>
      <w:r>
        <w:rPr>
          <w:rFonts w:ascii="Arial" w:hAnsi="Arial" w:cs="Arial"/>
          <w:color w:val="000000"/>
          <w:sz w:val="36"/>
          <w:szCs w:val="36"/>
          <w:lang w:bidi="hi-IN"/>
        </w:rPr>
        <w:t xml:space="preserve"> </w:t>
      </w:r>
    </w:p>
    <w:p w14:paraId="3A75D3E2" w14:textId="77777777" w:rsidR="00A1582D" w:rsidRDefault="00A1582D" w:rsidP="00D91D60">
      <w:pPr>
        <w:autoSpaceDE w:val="0"/>
        <w:autoSpaceDN w:val="0"/>
        <w:adjustRightInd w:val="0"/>
        <w:spacing w:after="0" w:line="240" w:lineRule="auto"/>
        <w:rPr>
          <w:rFonts w:ascii="Arial" w:hAnsi="Arial" w:cs="Arial"/>
          <w:color w:val="000000"/>
          <w:sz w:val="36"/>
          <w:szCs w:val="36"/>
          <w:lang w:bidi="hi-IN"/>
        </w:rPr>
      </w:pPr>
    </w:p>
    <w:p w14:paraId="554E4A8F" w14:textId="501A1440" w:rsidR="00D91D60" w:rsidRPr="000A0325" w:rsidRDefault="005C3884" w:rsidP="00D91D60">
      <w:pPr>
        <w:autoSpaceDE w:val="0"/>
        <w:autoSpaceDN w:val="0"/>
        <w:adjustRightInd w:val="0"/>
        <w:spacing w:after="0" w:line="240" w:lineRule="auto"/>
        <w:rPr>
          <w:rFonts w:ascii="Arial" w:hAnsi="Arial" w:cs="Arial"/>
          <w:b/>
          <w:bCs/>
          <w:color w:val="000000"/>
          <w:sz w:val="36"/>
          <w:szCs w:val="36"/>
          <w:lang w:bidi="hi-IN"/>
        </w:rPr>
      </w:pPr>
      <w:r w:rsidRPr="000A0325">
        <w:rPr>
          <w:rFonts w:ascii="Arial" w:hAnsi="Arial" w:cs="Arial"/>
          <w:b/>
          <w:bCs/>
          <w:color w:val="000000"/>
          <w:sz w:val="36"/>
          <w:szCs w:val="36"/>
          <w:lang w:bidi="hi-IN"/>
        </w:rPr>
        <w:t>9</w:t>
      </w:r>
      <w:r w:rsidR="00D91D60" w:rsidRPr="000A0325">
        <w:rPr>
          <w:rFonts w:ascii="Arial" w:hAnsi="Arial" w:cs="Arial"/>
          <w:b/>
          <w:bCs/>
          <w:color w:val="000000"/>
          <w:sz w:val="36"/>
          <w:szCs w:val="36"/>
          <w:lang w:bidi="hi-IN"/>
        </w:rPr>
        <w:t>.9</w:t>
      </w:r>
      <w:r w:rsidR="00D91D60" w:rsidRPr="000A0325">
        <w:rPr>
          <w:rFonts w:ascii="Arial" w:hAnsi="Arial" w:cs="Arial"/>
          <w:b/>
          <w:bCs/>
          <w:color w:val="000000"/>
          <w:sz w:val="36"/>
          <w:szCs w:val="36"/>
          <w:lang w:bidi="hi-IN"/>
        </w:rPr>
        <w:tab/>
        <w:t>dhyAnaM</w:t>
      </w:r>
    </w:p>
    <w:p w14:paraId="378F386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athAtmAnaM SivAtmAnaM SrI rudrarUpaM dhyAy</w:t>
      </w:r>
      <w:r w:rsidR="00665208">
        <w:rPr>
          <w:rFonts w:ascii="Arial" w:hAnsi="Arial" w:cs="Arial"/>
          <w:color w:val="000000"/>
          <w:sz w:val="36"/>
          <w:szCs w:val="36"/>
          <w:lang w:bidi="hi-IN"/>
        </w:rPr>
        <w:t>E</w:t>
      </w:r>
      <w:r>
        <w:rPr>
          <w:rFonts w:ascii="Arial" w:hAnsi="Arial" w:cs="Arial"/>
          <w:color w:val="000000"/>
          <w:sz w:val="36"/>
          <w:szCs w:val="36"/>
          <w:lang w:bidi="hi-IN"/>
        </w:rPr>
        <w:t xml:space="preserve">t || </w:t>
      </w:r>
    </w:p>
    <w:p w14:paraId="0C7382D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SuddhasPaTika sa~gkASaM trin</w:t>
      </w:r>
      <w:r w:rsidR="00665208">
        <w:rPr>
          <w:rFonts w:ascii="Arial" w:hAnsi="Arial" w:cs="Arial"/>
          <w:color w:val="000000"/>
          <w:sz w:val="36"/>
          <w:szCs w:val="36"/>
          <w:lang w:bidi="hi-IN"/>
        </w:rPr>
        <w:t>E</w:t>
      </w:r>
      <w:r>
        <w:rPr>
          <w:rFonts w:ascii="Arial" w:hAnsi="Arial" w:cs="Arial"/>
          <w:color w:val="000000"/>
          <w:sz w:val="36"/>
          <w:szCs w:val="36"/>
          <w:lang w:bidi="hi-IN"/>
        </w:rPr>
        <w:t xml:space="preserve">traM pa~jca vaktrakaM | </w:t>
      </w:r>
    </w:p>
    <w:p w14:paraId="466F272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ga~ggAdharaM daSaBujaM sarvABaraNa BUShitaM || 1</w:t>
      </w:r>
    </w:p>
    <w:p w14:paraId="313DF41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0C9BF91" w14:textId="77777777" w:rsidR="00A1582D" w:rsidRDefault="00A1582D" w:rsidP="00D91D60">
      <w:pPr>
        <w:autoSpaceDE w:val="0"/>
        <w:autoSpaceDN w:val="0"/>
        <w:adjustRightInd w:val="0"/>
        <w:spacing w:after="0" w:line="240" w:lineRule="auto"/>
        <w:rPr>
          <w:rFonts w:ascii="Arial" w:hAnsi="Arial" w:cs="Arial"/>
          <w:color w:val="000000"/>
          <w:sz w:val="36"/>
          <w:szCs w:val="36"/>
          <w:lang w:bidi="hi-IN"/>
        </w:rPr>
      </w:pPr>
    </w:p>
    <w:p w14:paraId="46C6F3C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nIlagrIvaM SaSA~gkA~gkaM nAga yaj~j</w:t>
      </w:r>
      <w:r w:rsidR="00665208">
        <w:rPr>
          <w:rFonts w:ascii="Arial" w:hAnsi="Arial" w:cs="Arial"/>
          <w:color w:val="000000"/>
          <w:sz w:val="36"/>
          <w:szCs w:val="36"/>
          <w:lang w:bidi="hi-IN"/>
        </w:rPr>
        <w:t>O</w:t>
      </w:r>
      <w:r>
        <w:rPr>
          <w:rFonts w:ascii="Arial" w:hAnsi="Arial" w:cs="Arial"/>
          <w:color w:val="000000"/>
          <w:sz w:val="36"/>
          <w:szCs w:val="36"/>
          <w:lang w:bidi="hi-IN"/>
        </w:rPr>
        <w:t xml:space="preserve">pavItinaM | </w:t>
      </w:r>
    </w:p>
    <w:p w14:paraId="59829B1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vyAGra carm</w:t>
      </w:r>
      <w:r w:rsidR="00665208">
        <w:rPr>
          <w:rFonts w:ascii="Arial" w:hAnsi="Arial" w:cs="Arial"/>
          <w:color w:val="000000"/>
          <w:sz w:val="36"/>
          <w:szCs w:val="36"/>
          <w:lang w:bidi="hi-IN"/>
        </w:rPr>
        <w:t>O</w:t>
      </w:r>
      <w:r>
        <w:rPr>
          <w:rFonts w:ascii="Arial" w:hAnsi="Arial" w:cs="Arial"/>
          <w:color w:val="000000"/>
          <w:sz w:val="36"/>
          <w:szCs w:val="36"/>
          <w:lang w:bidi="hi-IN"/>
        </w:rPr>
        <w:t>ttarIyaM ca var</w:t>
      </w:r>
      <w:r w:rsidR="00665208">
        <w:rPr>
          <w:rFonts w:ascii="Arial" w:hAnsi="Arial" w:cs="Arial"/>
          <w:color w:val="000000"/>
          <w:sz w:val="36"/>
          <w:szCs w:val="36"/>
          <w:lang w:bidi="hi-IN"/>
        </w:rPr>
        <w:t>E</w:t>
      </w:r>
      <w:r>
        <w:rPr>
          <w:rFonts w:ascii="Arial" w:hAnsi="Arial" w:cs="Arial"/>
          <w:color w:val="000000"/>
          <w:sz w:val="36"/>
          <w:szCs w:val="36"/>
          <w:lang w:bidi="hi-IN"/>
        </w:rPr>
        <w:t>Nya-maBaya pradaM || 2</w:t>
      </w:r>
    </w:p>
    <w:p w14:paraId="0284A8F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653870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kamaNDalvakSha sUtr</w:t>
      </w:r>
      <w:r w:rsidR="00665208">
        <w:rPr>
          <w:rFonts w:ascii="Arial" w:hAnsi="Arial" w:cs="Arial"/>
          <w:color w:val="000000"/>
          <w:sz w:val="36"/>
          <w:szCs w:val="36"/>
          <w:lang w:bidi="hi-IN"/>
        </w:rPr>
        <w:t>E</w:t>
      </w:r>
      <w:r>
        <w:rPr>
          <w:rFonts w:ascii="Arial" w:hAnsi="Arial" w:cs="Arial"/>
          <w:color w:val="000000"/>
          <w:sz w:val="36"/>
          <w:szCs w:val="36"/>
          <w:lang w:bidi="hi-IN"/>
        </w:rPr>
        <w:t xml:space="preserve">ca dadhAnaM SUlapANinaM | </w:t>
      </w:r>
      <w:r w:rsidR="00665208">
        <w:rPr>
          <w:rFonts w:ascii="Arial" w:hAnsi="Arial" w:cs="Arial"/>
          <w:color w:val="000000"/>
          <w:sz w:val="36"/>
          <w:szCs w:val="36"/>
          <w:lang w:bidi="hi-IN"/>
        </w:rPr>
        <w:t>O</w:t>
      </w:r>
      <w:r>
        <w:rPr>
          <w:rFonts w:ascii="Arial" w:hAnsi="Arial" w:cs="Arial"/>
          <w:color w:val="000000"/>
          <w:sz w:val="36"/>
          <w:szCs w:val="36"/>
          <w:lang w:bidi="hi-IN"/>
        </w:rPr>
        <w:t>r</w:t>
      </w:r>
    </w:p>
    <w:p w14:paraId="3D706D0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r w:rsidR="00665208">
        <w:rPr>
          <w:rFonts w:ascii="Arial" w:hAnsi="Arial" w:cs="Arial"/>
          <w:color w:val="000000"/>
          <w:sz w:val="36"/>
          <w:szCs w:val="36"/>
          <w:lang w:bidi="hi-IN"/>
        </w:rPr>
        <w:t>O</w:t>
      </w:r>
      <w:r>
        <w:rPr>
          <w:rFonts w:ascii="Arial" w:hAnsi="Arial" w:cs="Arial"/>
          <w:color w:val="000000"/>
          <w:sz w:val="36"/>
          <w:szCs w:val="36"/>
          <w:lang w:bidi="hi-IN"/>
        </w:rPr>
        <w:t>r kamaNDalvakSha sUtrANAM dhAriNaM SUlapANinaM)</w:t>
      </w:r>
    </w:p>
    <w:p w14:paraId="1D130FE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jvalantaM pi~ggalajaTaM (</w:t>
      </w:r>
      <w:r w:rsidR="00665208">
        <w:rPr>
          <w:rFonts w:ascii="Arial" w:hAnsi="Arial" w:cs="Arial"/>
          <w:color w:val="000000"/>
          <w:sz w:val="36"/>
          <w:szCs w:val="36"/>
          <w:lang w:bidi="hi-IN"/>
        </w:rPr>
        <w:t>O</w:t>
      </w:r>
      <w:r>
        <w:rPr>
          <w:rFonts w:ascii="Arial" w:hAnsi="Arial" w:cs="Arial"/>
          <w:color w:val="000000"/>
          <w:sz w:val="36"/>
          <w:szCs w:val="36"/>
          <w:lang w:bidi="hi-IN"/>
        </w:rPr>
        <w:t>r jaTA) SiKA maddhy</w:t>
      </w:r>
      <w:r w:rsidR="00665208">
        <w:rPr>
          <w:rFonts w:ascii="Arial" w:hAnsi="Arial" w:cs="Arial"/>
          <w:color w:val="000000"/>
          <w:sz w:val="36"/>
          <w:szCs w:val="36"/>
          <w:lang w:bidi="hi-IN"/>
        </w:rPr>
        <w:t>O</w:t>
      </w:r>
      <w:r>
        <w:rPr>
          <w:rFonts w:ascii="Arial" w:hAnsi="Arial" w:cs="Arial"/>
          <w:color w:val="000000"/>
          <w:sz w:val="36"/>
          <w:szCs w:val="36"/>
          <w:lang w:bidi="hi-IN"/>
        </w:rPr>
        <w:t>da-dhAriNaM || 3</w:t>
      </w:r>
    </w:p>
    <w:p w14:paraId="7F5564B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A056D8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vRuShaskandha samArUDhaM umA d</w:t>
      </w:r>
      <w:r w:rsidR="00665208">
        <w:rPr>
          <w:rFonts w:ascii="Arial" w:hAnsi="Arial" w:cs="Arial"/>
          <w:color w:val="000000"/>
          <w:sz w:val="36"/>
          <w:szCs w:val="36"/>
          <w:lang w:bidi="hi-IN"/>
        </w:rPr>
        <w:t>E</w:t>
      </w:r>
      <w:r>
        <w:rPr>
          <w:rFonts w:ascii="Arial" w:hAnsi="Arial" w:cs="Arial"/>
          <w:color w:val="000000"/>
          <w:sz w:val="36"/>
          <w:szCs w:val="36"/>
          <w:lang w:bidi="hi-IN"/>
        </w:rPr>
        <w:t xml:space="preserve">hArddha dhAriNaM | </w:t>
      </w:r>
    </w:p>
    <w:p w14:paraId="0D471AE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amRut</w:t>
      </w:r>
      <w:r w:rsidR="00665208">
        <w:rPr>
          <w:rFonts w:ascii="Arial" w:hAnsi="Arial" w:cs="Arial"/>
          <w:color w:val="000000"/>
          <w:sz w:val="36"/>
          <w:szCs w:val="36"/>
          <w:lang w:bidi="hi-IN"/>
        </w:rPr>
        <w:t>E</w:t>
      </w:r>
      <w:r>
        <w:rPr>
          <w:rFonts w:ascii="Arial" w:hAnsi="Arial" w:cs="Arial"/>
          <w:color w:val="000000"/>
          <w:sz w:val="36"/>
          <w:szCs w:val="36"/>
          <w:lang w:bidi="hi-IN"/>
        </w:rPr>
        <w:t>nAplutaM hRuShThaM (SAntaM) divyaB</w:t>
      </w:r>
      <w:r w:rsidR="00665208">
        <w:rPr>
          <w:rFonts w:ascii="Arial" w:hAnsi="Arial" w:cs="Arial"/>
          <w:color w:val="000000"/>
          <w:sz w:val="36"/>
          <w:szCs w:val="36"/>
          <w:lang w:bidi="hi-IN"/>
        </w:rPr>
        <w:t>O</w:t>
      </w:r>
      <w:r>
        <w:rPr>
          <w:rFonts w:ascii="Arial" w:hAnsi="Arial" w:cs="Arial"/>
          <w:color w:val="000000"/>
          <w:sz w:val="36"/>
          <w:szCs w:val="36"/>
          <w:lang w:bidi="hi-IN"/>
        </w:rPr>
        <w:t>ga samanvitaM || 4</w:t>
      </w:r>
    </w:p>
    <w:p w14:paraId="7BDEC68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C725FD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digd</w:t>
      </w:r>
      <w:r w:rsidR="00665208">
        <w:rPr>
          <w:rFonts w:ascii="Arial" w:hAnsi="Arial" w:cs="Arial"/>
          <w:color w:val="000000"/>
          <w:sz w:val="36"/>
          <w:szCs w:val="36"/>
          <w:lang w:bidi="hi-IN"/>
        </w:rPr>
        <w:t>E</w:t>
      </w:r>
      <w:r>
        <w:rPr>
          <w:rFonts w:ascii="Arial" w:hAnsi="Arial" w:cs="Arial"/>
          <w:color w:val="000000"/>
          <w:sz w:val="36"/>
          <w:szCs w:val="36"/>
          <w:lang w:bidi="hi-IN"/>
        </w:rPr>
        <w:t xml:space="preserve">vatA samAyuktaM surAsura namaskRutaM | </w:t>
      </w:r>
    </w:p>
    <w:p w14:paraId="3AD3834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nityaM ca SASvataM SuddhaM dhruva-makShara-mavyayaM | </w:t>
      </w:r>
    </w:p>
    <w:p w14:paraId="5F5F781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sarva vyApina-mISAnaM rudraM vai viSvarUpiNaM || 5 </w:t>
      </w:r>
    </w:p>
    <w:p w14:paraId="6C8F8AA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(umAmah</w:t>
      </w:r>
      <w:r w:rsidR="00665208">
        <w:rPr>
          <w:rFonts w:ascii="Arial" w:hAnsi="Arial" w:cs="Arial"/>
          <w:color w:val="000000"/>
          <w:sz w:val="36"/>
          <w:szCs w:val="36"/>
          <w:lang w:bidi="hi-IN"/>
        </w:rPr>
        <w:t>E</w:t>
      </w:r>
      <w:r>
        <w:rPr>
          <w:rFonts w:ascii="Arial" w:hAnsi="Arial" w:cs="Arial"/>
          <w:color w:val="000000"/>
          <w:sz w:val="36"/>
          <w:szCs w:val="36"/>
          <w:lang w:bidi="hi-IN"/>
        </w:rPr>
        <w:t>SvarAByAM namaH |)</w:t>
      </w:r>
    </w:p>
    <w:p w14:paraId="59C8447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-----iti pa~jcamaH nyAsaH-----</w:t>
      </w:r>
    </w:p>
    <w:p w14:paraId="72F7BB2F" w14:textId="77777777" w:rsidR="00D91D60" w:rsidRDefault="00D91D60" w:rsidP="00A1582D">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hRudayAdi astrAntaM ShaDaMga nyAsaH pa~jcamaH </w:t>
      </w:r>
    </w:p>
    <w:p w14:paraId="24D4E32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9705311" w14:textId="77777777" w:rsidR="000A0325" w:rsidRDefault="000A0325" w:rsidP="00D91D60">
      <w:pPr>
        <w:autoSpaceDE w:val="0"/>
        <w:autoSpaceDN w:val="0"/>
        <w:adjustRightInd w:val="0"/>
        <w:spacing w:after="0" w:line="240" w:lineRule="auto"/>
        <w:rPr>
          <w:rFonts w:ascii="Arial" w:hAnsi="Arial" w:cs="Arial"/>
          <w:color w:val="000000"/>
          <w:sz w:val="36"/>
          <w:szCs w:val="36"/>
          <w:lang w:bidi="hi-IN"/>
        </w:rPr>
      </w:pPr>
    </w:p>
    <w:p w14:paraId="6E892A05" w14:textId="77777777" w:rsidR="000A0325" w:rsidRDefault="000A0325" w:rsidP="00D91D60">
      <w:pPr>
        <w:autoSpaceDE w:val="0"/>
        <w:autoSpaceDN w:val="0"/>
        <w:adjustRightInd w:val="0"/>
        <w:spacing w:after="0" w:line="240" w:lineRule="auto"/>
        <w:rPr>
          <w:rFonts w:ascii="Arial" w:hAnsi="Arial" w:cs="Arial"/>
          <w:color w:val="000000"/>
          <w:sz w:val="36"/>
          <w:szCs w:val="36"/>
          <w:lang w:bidi="hi-IN"/>
        </w:rPr>
      </w:pPr>
    </w:p>
    <w:p w14:paraId="5AA289C5" w14:textId="77777777" w:rsidR="000A0325" w:rsidRDefault="000A0325" w:rsidP="00D91D60">
      <w:pPr>
        <w:autoSpaceDE w:val="0"/>
        <w:autoSpaceDN w:val="0"/>
        <w:adjustRightInd w:val="0"/>
        <w:spacing w:after="0" w:line="240" w:lineRule="auto"/>
        <w:rPr>
          <w:rFonts w:ascii="Arial" w:hAnsi="Arial" w:cs="Arial"/>
          <w:color w:val="000000"/>
          <w:sz w:val="36"/>
          <w:szCs w:val="36"/>
          <w:lang w:bidi="hi-IN"/>
        </w:rPr>
      </w:pPr>
    </w:p>
    <w:p w14:paraId="161A0F94" w14:textId="1E6D3914" w:rsidR="00D91D60" w:rsidRPr="000A0325" w:rsidRDefault="00243448" w:rsidP="000A0325">
      <w:pPr>
        <w:pStyle w:val="Heading1"/>
        <w:numPr>
          <w:ilvl w:val="0"/>
          <w:numId w:val="0"/>
        </w:numPr>
        <w:rPr>
          <w:rFonts w:ascii="Arial" w:hAnsi="Arial" w:cs="Arial"/>
        </w:rPr>
      </w:pPr>
      <w:r w:rsidRPr="000A0325">
        <w:rPr>
          <w:rFonts w:ascii="Arial" w:hAnsi="Arial" w:cs="Arial"/>
        </w:rPr>
        <w:t>10</w:t>
      </w:r>
      <w:r w:rsidR="00D91D60" w:rsidRPr="000A0325">
        <w:rPr>
          <w:rFonts w:ascii="Arial" w:hAnsi="Arial" w:cs="Arial"/>
        </w:rPr>
        <w:t>.</w:t>
      </w:r>
      <w:r w:rsidR="00D91D60" w:rsidRPr="000A0325">
        <w:rPr>
          <w:rFonts w:ascii="Arial" w:hAnsi="Arial" w:cs="Arial"/>
        </w:rPr>
        <w:tab/>
        <w:t>ShaShThaH nyAsaH (laGu nyAsaH)</w:t>
      </w:r>
    </w:p>
    <w:p w14:paraId="00D46927"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&lt;lang=eng&gt;</w:t>
      </w:r>
    </w:p>
    <w:p w14:paraId="6FD29C1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(This mantra s</w:t>
      </w:r>
      <w:r w:rsidR="00483224">
        <w:rPr>
          <w:rFonts w:ascii="Arial" w:hAnsi="Arial" w:cs="Arial"/>
          <w:color w:val="000000"/>
          <w:sz w:val="36"/>
          <w:szCs w:val="36"/>
          <w:lang w:bidi="hi-IN"/>
        </w:rPr>
        <w:t>ee</w:t>
      </w:r>
      <w:r>
        <w:rPr>
          <w:rFonts w:ascii="Arial" w:hAnsi="Arial" w:cs="Arial"/>
          <w:color w:val="000000"/>
          <w:sz w:val="36"/>
          <w:szCs w:val="36"/>
          <w:lang w:bidi="hi-IN"/>
        </w:rPr>
        <w:t>ms t</w:t>
      </w:r>
      <w:r w:rsidR="00483224">
        <w:rPr>
          <w:rFonts w:ascii="Arial" w:hAnsi="Arial" w:cs="Arial"/>
          <w:color w:val="000000"/>
          <w:sz w:val="36"/>
          <w:szCs w:val="36"/>
          <w:lang w:bidi="hi-IN"/>
        </w:rPr>
        <w:t>o</w:t>
      </w:r>
      <w:r>
        <w:rPr>
          <w:rFonts w:ascii="Arial" w:hAnsi="Arial" w:cs="Arial"/>
          <w:color w:val="000000"/>
          <w:sz w:val="36"/>
          <w:szCs w:val="36"/>
          <w:lang w:bidi="hi-IN"/>
        </w:rPr>
        <w:t xml:space="preserve"> b</w:t>
      </w:r>
      <w:r w:rsidR="00483224">
        <w:rPr>
          <w:rFonts w:ascii="Arial" w:hAnsi="Arial" w:cs="Arial"/>
          <w:color w:val="000000"/>
          <w:sz w:val="36"/>
          <w:szCs w:val="36"/>
          <w:lang w:bidi="hi-IN"/>
        </w:rPr>
        <w:t>e</w:t>
      </w:r>
      <w:r>
        <w:rPr>
          <w:rFonts w:ascii="Arial" w:hAnsi="Arial" w:cs="Arial"/>
          <w:color w:val="000000"/>
          <w:sz w:val="36"/>
          <w:szCs w:val="36"/>
          <w:lang w:bidi="hi-IN"/>
        </w:rPr>
        <w:t xml:space="preserve"> br</w:t>
      </w:r>
      <w:r w:rsidR="00483224">
        <w:rPr>
          <w:rFonts w:ascii="Arial" w:hAnsi="Arial" w:cs="Arial"/>
          <w:color w:val="000000"/>
          <w:sz w:val="36"/>
          <w:szCs w:val="36"/>
          <w:lang w:bidi="hi-IN"/>
        </w:rPr>
        <w:t>o</w:t>
      </w:r>
      <w:r>
        <w:rPr>
          <w:rFonts w:ascii="Arial" w:hAnsi="Arial" w:cs="Arial"/>
          <w:color w:val="000000"/>
          <w:sz w:val="36"/>
          <w:szCs w:val="36"/>
          <w:lang w:bidi="hi-IN"/>
        </w:rPr>
        <w:t>k</w:t>
      </w:r>
      <w:r w:rsidR="00483224">
        <w:rPr>
          <w:rFonts w:ascii="Arial" w:hAnsi="Arial" w:cs="Arial"/>
          <w:color w:val="000000"/>
          <w:sz w:val="36"/>
          <w:szCs w:val="36"/>
          <w:lang w:bidi="hi-IN"/>
        </w:rPr>
        <w:t>e</w:t>
      </w:r>
      <w:r>
        <w:rPr>
          <w:rFonts w:ascii="Arial" w:hAnsi="Arial" w:cs="Arial"/>
          <w:color w:val="000000"/>
          <w:sz w:val="36"/>
          <w:szCs w:val="36"/>
          <w:lang w:bidi="hi-IN"/>
        </w:rPr>
        <w:t>n int</w:t>
      </w:r>
      <w:r w:rsidR="00483224">
        <w:rPr>
          <w:rFonts w:ascii="Arial" w:hAnsi="Arial" w:cs="Arial"/>
          <w:color w:val="000000"/>
          <w:sz w:val="36"/>
          <w:szCs w:val="36"/>
          <w:lang w:bidi="hi-IN"/>
        </w:rPr>
        <w:t>o</w:t>
      </w:r>
      <w:r>
        <w:rPr>
          <w:rFonts w:ascii="Arial" w:hAnsi="Arial" w:cs="Arial"/>
          <w:color w:val="000000"/>
          <w:sz w:val="36"/>
          <w:szCs w:val="36"/>
          <w:lang w:bidi="hi-IN"/>
        </w:rPr>
        <w:t xml:space="preserve"> Ruks, fr</w:t>
      </w:r>
      <w:r w:rsidR="00483224">
        <w:rPr>
          <w:rFonts w:ascii="Arial" w:hAnsi="Arial" w:cs="Arial"/>
          <w:color w:val="000000"/>
          <w:sz w:val="36"/>
          <w:szCs w:val="36"/>
          <w:lang w:bidi="hi-IN"/>
        </w:rPr>
        <w:t>o</w:t>
      </w:r>
      <w:r>
        <w:rPr>
          <w:rFonts w:ascii="Arial" w:hAnsi="Arial" w:cs="Arial"/>
          <w:color w:val="000000"/>
          <w:sz w:val="36"/>
          <w:szCs w:val="36"/>
          <w:lang w:bidi="hi-IN"/>
        </w:rPr>
        <w:t>m s</w:t>
      </w:r>
      <w:r w:rsidR="00483224">
        <w:rPr>
          <w:rFonts w:ascii="Arial" w:hAnsi="Arial" w:cs="Arial"/>
          <w:color w:val="000000"/>
          <w:sz w:val="36"/>
          <w:szCs w:val="36"/>
          <w:lang w:bidi="hi-IN"/>
        </w:rPr>
        <w:t>o</w:t>
      </w:r>
      <w:r>
        <w:rPr>
          <w:rFonts w:ascii="Arial" w:hAnsi="Arial" w:cs="Arial"/>
          <w:color w:val="000000"/>
          <w:sz w:val="36"/>
          <w:szCs w:val="36"/>
          <w:lang w:bidi="hi-IN"/>
        </w:rPr>
        <w:t>m</w:t>
      </w:r>
      <w:r w:rsidR="00483224">
        <w:rPr>
          <w:rFonts w:ascii="Arial" w:hAnsi="Arial" w:cs="Arial"/>
          <w:color w:val="000000"/>
          <w:sz w:val="36"/>
          <w:szCs w:val="36"/>
          <w:lang w:bidi="hi-IN"/>
        </w:rPr>
        <w:t>e</w:t>
      </w:r>
      <w:r>
        <w:rPr>
          <w:rFonts w:ascii="Arial" w:hAnsi="Arial" w:cs="Arial"/>
          <w:color w:val="000000"/>
          <w:sz w:val="36"/>
          <w:szCs w:val="36"/>
          <w:lang w:bidi="hi-IN"/>
        </w:rPr>
        <w:t xml:space="preserve"> s</w:t>
      </w:r>
      <w:r w:rsidR="00483224">
        <w:rPr>
          <w:rFonts w:ascii="Arial" w:hAnsi="Arial" w:cs="Arial"/>
          <w:color w:val="000000"/>
          <w:sz w:val="36"/>
          <w:szCs w:val="36"/>
          <w:lang w:bidi="hi-IN"/>
        </w:rPr>
        <w:t>o</w:t>
      </w:r>
      <w:r>
        <w:rPr>
          <w:rFonts w:ascii="Arial" w:hAnsi="Arial" w:cs="Arial"/>
          <w:color w:val="000000"/>
          <w:sz w:val="36"/>
          <w:szCs w:val="36"/>
          <w:lang w:bidi="hi-IN"/>
        </w:rPr>
        <w:t>urc</w:t>
      </w:r>
      <w:r w:rsidR="00483224">
        <w:rPr>
          <w:rFonts w:ascii="Arial" w:hAnsi="Arial" w:cs="Arial"/>
          <w:color w:val="000000"/>
          <w:sz w:val="36"/>
          <w:szCs w:val="36"/>
          <w:lang w:bidi="hi-IN"/>
        </w:rPr>
        <w:t>e</w:t>
      </w:r>
      <w:r>
        <w:rPr>
          <w:rFonts w:ascii="Arial" w:hAnsi="Arial" w:cs="Arial"/>
          <w:color w:val="000000"/>
          <w:sz w:val="36"/>
          <w:szCs w:val="36"/>
          <w:lang w:bidi="hi-IN"/>
        </w:rPr>
        <w:t xml:space="preserve"> and th</w:t>
      </w:r>
      <w:r w:rsidR="00483224">
        <w:rPr>
          <w:rFonts w:ascii="Arial" w:hAnsi="Arial" w:cs="Arial"/>
          <w:color w:val="000000"/>
          <w:sz w:val="36"/>
          <w:szCs w:val="36"/>
          <w:lang w:bidi="hi-IN"/>
        </w:rPr>
        <w:t>e</w:t>
      </w:r>
      <w:r>
        <w:rPr>
          <w:rFonts w:ascii="Arial" w:hAnsi="Arial" w:cs="Arial"/>
          <w:color w:val="000000"/>
          <w:sz w:val="36"/>
          <w:szCs w:val="36"/>
          <w:lang w:bidi="hi-IN"/>
        </w:rPr>
        <w:t xml:space="preserve"> Swaram marking d</w:t>
      </w:r>
      <w:r w:rsidR="00483224">
        <w:rPr>
          <w:rFonts w:ascii="Arial" w:hAnsi="Arial" w:cs="Arial"/>
          <w:color w:val="000000"/>
          <w:sz w:val="36"/>
          <w:szCs w:val="36"/>
          <w:lang w:bidi="hi-IN"/>
        </w:rPr>
        <w:t>oe</w:t>
      </w:r>
      <w:r>
        <w:rPr>
          <w:rFonts w:ascii="Arial" w:hAnsi="Arial" w:cs="Arial"/>
          <w:color w:val="000000"/>
          <w:sz w:val="36"/>
          <w:szCs w:val="36"/>
          <w:lang w:bidi="hi-IN"/>
        </w:rPr>
        <w:t>s n</w:t>
      </w:r>
      <w:r w:rsidR="00483224">
        <w:rPr>
          <w:rFonts w:ascii="Arial" w:hAnsi="Arial" w:cs="Arial"/>
          <w:color w:val="000000"/>
          <w:sz w:val="36"/>
          <w:szCs w:val="36"/>
          <w:lang w:bidi="hi-IN"/>
        </w:rPr>
        <w:t>o</w:t>
      </w:r>
      <w:r>
        <w:rPr>
          <w:rFonts w:ascii="Arial" w:hAnsi="Arial" w:cs="Arial"/>
          <w:color w:val="000000"/>
          <w:sz w:val="36"/>
          <w:szCs w:val="36"/>
          <w:lang w:bidi="hi-IN"/>
        </w:rPr>
        <w:t>t f</w:t>
      </w:r>
      <w:r w:rsidR="00483224">
        <w:rPr>
          <w:rFonts w:ascii="Arial" w:hAnsi="Arial" w:cs="Arial"/>
          <w:color w:val="000000"/>
          <w:sz w:val="36"/>
          <w:szCs w:val="36"/>
          <w:lang w:bidi="hi-IN"/>
        </w:rPr>
        <w:t>o</w:t>
      </w:r>
      <w:r>
        <w:rPr>
          <w:rFonts w:ascii="Arial" w:hAnsi="Arial" w:cs="Arial"/>
          <w:color w:val="000000"/>
          <w:sz w:val="36"/>
          <w:szCs w:val="36"/>
          <w:lang w:bidi="hi-IN"/>
        </w:rPr>
        <w:t>ll</w:t>
      </w:r>
      <w:r w:rsidR="00483224">
        <w:rPr>
          <w:rFonts w:ascii="Arial" w:hAnsi="Arial" w:cs="Arial"/>
          <w:color w:val="000000"/>
          <w:sz w:val="36"/>
          <w:szCs w:val="36"/>
          <w:lang w:bidi="hi-IN"/>
        </w:rPr>
        <w:t>o</w:t>
      </w:r>
      <w:r>
        <w:rPr>
          <w:rFonts w:ascii="Arial" w:hAnsi="Arial" w:cs="Arial"/>
          <w:color w:val="000000"/>
          <w:sz w:val="36"/>
          <w:szCs w:val="36"/>
          <w:lang w:bidi="hi-IN"/>
        </w:rPr>
        <w:t>w s</w:t>
      </w:r>
      <w:r w:rsidR="00483224">
        <w:rPr>
          <w:rFonts w:ascii="Arial" w:hAnsi="Arial" w:cs="Arial"/>
          <w:color w:val="000000"/>
          <w:sz w:val="36"/>
          <w:szCs w:val="36"/>
          <w:lang w:bidi="hi-IN"/>
        </w:rPr>
        <w:t>o</w:t>
      </w:r>
      <w:r>
        <w:rPr>
          <w:rFonts w:ascii="Arial" w:hAnsi="Arial" w:cs="Arial"/>
          <w:color w:val="000000"/>
          <w:sz w:val="36"/>
          <w:szCs w:val="36"/>
          <w:lang w:bidi="hi-IN"/>
        </w:rPr>
        <w:t>m</w:t>
      </w:r>
      <w:r w:rsidR="00483224">
        <w:rPr>
          <w:rFonts w:ascii="Arial" w:hAnsi="Arial" w:cs="Arial"/>
          <w:color w:val="000000"/>
          <w:sz w:val="36"/>
          <w:szCs w:val="36"/>
          <w:lang w:bidi="hi-IN"/>
        </w:rPr>
        <w:t>e</w:t>
      </w:r>
      <w:r>
        <w:rPr>
          <w:rFonts w:ascii="Arial" w:hAnsi="Arial" w:cs="Arial"/>
          <w:color w:val="000000"/>
          <w:sz w:val="36"/>
          <w:szCs w:val="36"/>
          <w:lang w:bidi="hi-IN"/>
        </w:rPr>
        <w:t xml:space="preserve"> basic c</w:t>
      </w:r>
      <w:r w:rsidR="00483224">
        <w:rPr>
          <w:rFonts w:ascii="Arial" w:hAnsi="Arial" w:cs="Arial"/>
          <w:color w:val="000000"/>
          <w:sz w:val="36"/>
          <w:szCs w:val="36"/>
          <w:lang w:bidi="hi-IN"/>
        </w:rPr>
        <w:t>o</w:t>
      </w:r>
      <w:r>
        <w:rPr>
          <w:rFonts w:ascii="Arial" w:hAnsi="Arial" w:cs="Arial"/>
          <w:color w:val="000000"/>
          <w:sz w:val="36"/>
          <w:szCs w:val="36"/>
          <w:lang w:bidi="hi-IN"/>
        </w:rPr>
        <w:t>nv</w:t>
      </w:r>
      <w:r w:rsidR="00483224">
        <w:rPr>
          <w:rFonts w:ascii="Arial" w:hAnsi="Arial" w:cs="Arial"/>
          <w:color w:val="000000"/>
          <w:sz w:val="36"/>
          <w:szCs w:val="36"/>
          <w:lang w:bidi="hi-IN"/>
        </w:rPr>
        <w:t>e</w:t>
      </w:r>
      <w:r>
        <w:rPr>
          <w:rFonts w:ascii="Arial" w:hAnsi="Arial" w:cs="Arial"/>
          <w:color w:val="000000"/>
          <w:sz w:val="36"/>
          <w:szCs w:val="36"/>
          <w:lang w:bidi="hi-IN"/>
        </w:rPr>
        <w:t>nti</w:t>
      </w:r>
      <w:r w:rsidR="00483224">
        <w:rPr>
          <w:rFonts w:ascii="Arial" w:hAnsi="Arial" w:cs="Arial"/>
          <w:color w:val="000000"/>
          <w:sz w:val="36"/>
          <w:szCs w:val="36"/>
          <w:lang w:bidi="hi-IN"/>
        </w:rPr>
        <w:t>o</w:t>
      </w:r>
      <w:r>
        <w:rPr>
          <w:rFonts w:ascii="Arial" w:hAnsi="Arial" w:cs="Arial"/>
          <w:color w:val="000000"/>
          <w:sz w:val="36"/>
          <w:szCs w:val="36"/>
          <w:lang w:bidi="hi-IN"/>
        </w:rPr>
        <w:t>ns.</w:t>
      </w:r>
      <w:r w:rsidR="00483224">
        <w:rPr>
          <w:rFonts w:ascii="Arial" w:hAnsi="Arial" w:cs="Arial"/>
          <w:color w:val="000000"/>
          <w:sz w:val="36"/>
          <w:szCs w:val="36"/>
          <w:lang w:bidi="hi-IN"/>
        </w:rPr>
        <w:t>e</w:t>
      </w:r>
      <w:r>
        <w:rPr>
          <w:rFonts w:ascii="Arial" w:hAnsi="Arial" w:cs="Arial"/>
          <w:color w:val="000000"/>
          <w:sz w:val="36"/>
          <w:szCs w:val="36"/>
          <w:lang w:bidi="hi-IN"/>
        </w:rPr>
        <w:t>.g. swaritam at th</w:t>
      </w:r>
      <w:r w:rsidR="00483224">
        <w:rPr>
          <w:rFonts w:ascii="Arial" w:hAnsi="Arial" w:cs="Arial"/>
          <w:color w:val="000000"/>
          <w:sz w:val="36"/>
          <w:szCs w:val="36"/>
          <w:lang w:bidi="hi-IN"/>
        </w:rPr>
        <w:t>e</w:t>
      </w:r>
      <w:r>
        <w:rPr>
          <w:rFonts w:ascii="Arial" w:hAnsi="Arial" w:cs="Arial"/>
          <w:color w:val="000000"/>
          <w:sz w:val="36"/>
          <w:szCs w:val="36"/>
          <w:lang w:bidi="hi-IN"/>
        </w:rPr>
        <w:t xml:space="preserve"> b</w:t>
      </w:r>
      <w:r w:rsidR="00483224">
        <w:rPr>
          <w:rFonts w:ascii="Arial" w:hAnsi="Arial" w:cs="Arial"/>
          <w:color w:val="000000"/>
          <w:sz w:val="36"/>
          <w:szCs w:val="36"/>
          <w:lang w:bidi="hi-IN"/>
        </w:rPr>
        <w:t>e</w:t>
      </w:r>
      <w:r>
        <w:rPr>
          <w:rFonts w:ascii="Arial" w:hAnsi="Arial" w:cs="Arial"/>
          <w:color w:val="000000"/>
          <w:sz w:val="36"/>
          <w:szCs w:val="36"/>
          <w:lang w:bidi="hi-IN"/>
        </w:rPr>
        <w:t xml:space="preserve">ginning </w:t>
      </w:r>
      <w:r w:rsidR="00483224">
        <w:rPr>
          <w:rFonts w:ascii="Arial" w:hAnsi="Arial" w:cs="Arial"/>
          <w:color w:val="000000"/>
          <w:sz w:val="36"/>
          <w:szCs w:val="36"/>
          <w:lang w:bidi="hi-IN"/>
        </w:rPr>
        <w:t>o</w:t>
      </w:r>
      <w:r>
        <w:rPr>
          <w:rFonts w:ascii="Arial" w:hAnsi="Arial" w:cs="Arial"/>
          <w:color w:val="000000"/>
          <w:sz w:val="36"/>
          <w:szCs w:val="36"/>
          <w:lang w:bidi="hi-IN"/>
        </w:rPr>
        <w:t>f a Ruk which ar</w:t>
      </w:r>
      <w:r w:rsidR="00483224">
        <w:rPr>
          <w:rFonts w:ascii="Arial" w:hAnsi="Arial" w:cs="Arial"/>
          <w:color w:val="000000"/>
          <w:sz w:val="36"/>
          <w:szCs w:val="36"/>
          <w:lang w:bidi="hi-IN"/>
        </w:rPr>
        <w:t>e</w:t>
      </w:r>
      <w:r>
        <w:rPr>
          <w:rFonts w:ascii="Arial" w:hAnsi="Arial" w:cs="Arial"/>
          <w:color w:val="000000"/>
          <w:sz w:val="36"/>
          <w:szCs w:val="36"/>
          <w:lang w:bidi="hi-IN"/>
        </w:rPr>
        <w:t xml:space="preserve"> n</w:t>
      </w:r>
      <w:r w:rsidR="00483224">
        <w:rPr>
          <w:rFonts w:ascii="Arial" w:hAnsi="Arial" w:cs="Arial"/>
          <w:color w:val="000000"/>
          <w:sz w:val="36"/>
          <w:szCs w:val="36"/>
          <w:lang w:bidi="hi-IN"/>
        </w:rPr>
        <w:t>o</w:t>
      </w:r>
      <w:r>
        <w:rPr>
          <w:rFonts w:ascii="Arial" w:hAnsi="Arial" w:cs="Arial"/>
          <w:color w:val="000000"/>
          <w:sz w:val="36"/>
          <w:szCs w:val="36"/>
          <w:lang w:bidi="hi-IN"/>
        </w:rPr>
        <w:t>t d</w:t>
      </w:r>
      <w:r w:rsidR="00483224">
        <w:rPr>
          <w:rFonts w:ascii="Arial" w:hAnsi="Arial" w:cs="Arial"/>
          <w:color w:val="000000"/>
          <w:sz w:val="36"/>
          <w:szCs w:val="36"/>
          <w:lang w:bidi="hi-IN"/>
        </w:rPr>
        <w:t>e</w:t>
      </w:r>
      <w:r>
        <w:rPr>
          <w:rFonts w:ascii="Arial" w:hAnsi="Arial" w:cs="Arial"/>
          <w:color w:val="000000"/>
          <w:sz w:val="36"/>
          <w:szCs w:val="36"/>
          <w:lang w:bidi="hi-IN"/>
        </w:rPr>
        <w:t>finit</w:t>
      </w:r>
      <w:r w:rsidR="00483224">
        <w:rPr>
          <w:rFonts w:ascii="Arial" w:hAnsi="Arial" w:cs="Arial"/>
          <w:color w:val="000000"/>
          <w:sz w:val="36"/>
          <w:szCs w:val="36"/>
          <w:lang w:bidi="hi-IN"/>
        </w:rPr>
        <w:t>e</w:t>
      </w:r>
      <w:r>
        <w:rPr>
          <w:rFonts w:ascii="Arial" w:hAnsi="Arial" w:cs="Arial"/>
          <w:color w:val="000000"/>
          <w:sz w:val="36"/>
          <w:szCs w:val="36"/>
          <w:lang w:bidi="hi-IN"/>
        </w:rPr>
        <w:t>ly Nitya swara f</w:t>
      </w:r>
      <w:r w:rsidR="00483224">
        <w:rPr>
          <w:rFonts w:ascii="Arial" w:hAnsi="Arial" w:cs="Arial"/>
          <w:color w:val="000000"/>
          <w:sz w:val="36"/>
          <w:szCs w:val="36"/>
          <w:lang w:bidi="hi-IN"/>
        </w:rPr>
        <w:t>o</w:t>
      </w:r>
      <w:r>
        <w:rPr>
          <w:rFonts w:ascii="Arial" w:hAnsi="Arial" w:cs="Arial"/>
          <w:color w:val="000000"/>
          <w:sz w:val="36"/>
          <w:szCs w:val="36"/>
          <w:lang w:bidi="hi-IN"/>
        </w:rPr>
        <w:t>rmati</w:t>
      </w:r>
      <w:r w:rsidR="00483224">
        <w:rPr>
          <w:rFonts w:ascii="Arial" w:hAnsi="Arial" w:cs="Arial"/>
          <w:color w:val="000000"/>
          <w:sz w:val="36"/>
          <w:szCs w:val="36"/>
          <w:lang w:bidi="hi-IN"/>
        </w:rPr>
        <w:t>o</w:t>
      </w:r>
      <w:r>
        <w:rPr>
          <w:rFonts w:ascii="Arial" w:hAnsi="Arial" w:cs="Arial"/>
          <w:color w:val="000000"/>
          <w:sz w:val="36"/>
          <w:szCs w:val="36"/>
          <w:lang w:bidi="hi-IN"/>
        </w:rPr>
        <w:t>n. Many V</w:t>
      </w:r>
      <w:r w:rsidR="00483224">
        <w:rPr>
          <w:rFonts w:ascii="Arial" w:hAnsi="Arial" w:cs="Arial"/>
          <w:color w:val="000000"/>
          <w:sz w:val="36"/>
          <w:szCs w:val="36"/>
          <w:lang w:bidi="hi-IN"/>
        </w:rPr>
        <w:t>e</w:t>
      </w:r>
      <w:r>
        <w:rPr>
          <w:rFonts w:ascii="Arial" w:hAnsi="Arial" w:cs="Arial"/>
          <w:color w:val="000000"/>
          <w:sz w:val="36"/>
          <w:szCs w:val="36"/>
          <w:lang w:bidi="hi-IN"/>
        </w:rPr>
        <w:t>dic Sch</w:t>
      </w:r>
      <w:r w:rsidR="00483224">
        <w:rPr>
          <w:rFonts w:ascii="Arial" w:hAnsi="Arial" w:cs="Arial"/>
          <w:color w:val="000000"/>
          <w:sz w:val="36"/>
          <w:szCs w:val="36"/>
          <w:lang w:bidi="hi-IN"/>
        </w:rPr>
        <w:t>oo</w:t>
      </w:r>
      <w:r>
        <w:rPr>
          <w:rFonts w:ascii="Arial" w:hAnsi="Arial" w:cs="Arial"/>
          <w:color w:val="000000"/>
          <w:sz w:val="36"/>
          <w:szCs w:val="36"/>
          <w:lang w:bidi="hi-IN"/>
        </w:rPr>
        <w:t>ls r</w:t>
      </w:r>
      <w:r w:rsidR="00483224">
        <w:rPr>
          <w:rFonts w:ascii="Arial" w:hAnsi="Arial" w:cs="Arial"/>
          <w:color w:val="000000"/>
          <w:sz w:val="36"/>
          <w:szCs w:val="36"/>
          <w:lang w:bidi="hi-IN"/>
        </w:rPr>
        <w:t>e</w:t>
      </w:r>
      <w:r>
        <w:rPr>
          <w:rFonts w:ascii="Arial" w:hAnsi="Arial" w:cs="Arial"/>
          <w:color w:val="000000"/>
          <w:sz w:val="36"/>
          <w:szCs w:val="36"/>
          <w:lang w:bidi="hi-IN"/>
        </w:rPr>
        <w:t>nd</w:t>
      </w:r>
      <w:r w:rsidR="00483224">
        <w:rPr>
          <w:rFonts w:ascii="Arial" w:hAnsi="Arial" w:cs="Arial"/>
          <w:color w:val="000000"/>
          <w:sz w:val="36"/>
          <w:szCs w:val="36"/>
          <w:lang w:bidi="hi-IN"/>
        </w:rPr>
        <w:t>e</w:t>
      </w:r>
      <w:r>
        <w:rPr>
          <w:rFonts w:ascii="Arial" w:hAnsi="Arial" w:cs="Arial"/>
          <w:color w:val="000000"/>
          <w:sz w:val="36"/>
          <w:szCs w:val="36"/>
          <w:lang w:bidi="hi-IN"/>
        </w:rPr>
        <w:t>r th</w:t>
      </w:r>
      <w:r w:rsidR="00483224">
        <w:rPr>
          <w:rFonts w:ascii="Arial" w:hAnsi="Arial" w:cs="Arial"/>
          <w:color w:val="000000"/>
          <w:sz w:val="36"/>
          <w:szCs w:val="36"/>
          <w:lang w:bidi="hi-IN"/>
        </w:rPr>
        <w:t>e</w:t>
      </w:r>
      <w:r>
        <w:rPr>
          <w:rFonts w:ascii="Arial" w:hAnsi="Arial" w:cs="Arial"/>
          <w:color w:val="000000"/>
          <w:sz w:val="36"/>
          <w:szCs w:val="36"/>
          <w:lang w:bidi="hi-IN"/>
        </w:rPr>
        <w:t xml:space="preserve"> f</w:t>
      </w:r>
      <w:r w:rsidR="00483224">
        <w:rPr>
          <w:rFonts w:ascii="Arial" w:hAnsi="Arial" w:cs="Arial"/>
          <w:color w:val="000000"/>
          <w:sz w:val="36"/>
          <w:szCs w:val="36"/>
          <w:lang w:bidi="hi-IN"/>
        </w:rPr>
        <w:t>o</w:t>
      </w:r>
      <w:r>
        <w:rPr>
          <w:rFonts w:ascii="Arial" w:hAnsi="Arial" w:cs="Arial"/>
          <w:color w:val="000000"/>
          <w:sz w:val="36"/>
          <w:szCs w:val="36"/>
          <w:lang w:bidi="hi-IN"/>
        </w:rPr>
        <w:t>ll</w:t>
      </w:r>
      <w:r w:rsidR="00483224">
        <w:rPr>
          <w:rFonts w:ascii="Arial" w:hAnsi="Arial" w:cs="Arial"/>
          <w:color w:val="000000"/>
          <w:sz w:val="36"/>
          <w:szCs w:val="36"/>
          <w:lang w:bidi="hi-IN"/>
        </w:rPr>
        <w:t>o</w:t>
      </w:r>
      <w:r>
        <w:rPr>
          <w:rFonts w:ascii="Arial" w:hAnsi="Arial" w:cs="Arial"/>
          <w:color w:val="000000"/>
          <w:sz w:val="36"/>
          <w:szCs w:val="36"/>
          <w:lang w:bidi="hi-IN"/>
        </w:rPr>
        <w:t>wing nyasa with</w:t>
      </w:r>
      <w:r w:rsidR="00483224">
        <w:rPr>
          <w:rFonts w:ascii="Arial" w:hAnsi="Arial" w:cs="Arial"/>
          <w:color w:val="000000"/>
          <w:sz w:val="36"/>
          <w:szCs w:val="36"/>
          <w:lang w:bidi="hi-IN"/>
        </w:rPr>
        <w:t>o</w:t>
      </w:r>
      <w:r>
        <w:rPr>
          <w:rFonts w:ascii="Arial" w:hAnsi="Arial" w:cs="Arial"/>
          <w:color w:val="000000"/>
          <w:sz w:val="36"/>
          <w:szCs w:val="36"/>
          <w:lang w:bidi="hi-IN"/>
        </w:rPr>
        <w:t>ut swaram as th</w:t>
      </w:r>
      <w:r w:rsidR="00483224">
        <w:rPr>
          <w:rFonts w:ascii="Arial" w:hAnsi="Arial" w:cs="Arial"/>
          <w:color w:val="000000"/>
          <w:sz w:val="36"/>
          <w:szCs w:val="36"/>
          <w:lang w:bidi="hi-IN"/>
        </w:rPr>
        <w:t>e</w:t>
      </w:r>
      <w:r>
        <w:rPr>
          <w:rFonts w:ascii="Arial" w:hAnsi="Arial" w:cs="Arial"/>
          <w:color w:val="000000"/>
          <w:sz w:val="36"/>
          <w:szCs w:val="36"/>
          <w:lang w:bidi="hi-IN"/>
        </w:rPr>
        <w:t>r</w:t>
      </w:r>
      <w:r w:rsidR="00483224">
        <w:rPr>
          <w:rFonts w:ascii="Arial" w:hAnsi="Arial" w:cs="Arial"/>
          <w:color w:val="000000"/>
          <w:sz w:val="36"/>
          <w:szCs w:val="36"/>
          <w:lang w:bidi="hi-IN"/>
        </w:rPr>
        <w:t>e</w:t>
      </w:r>
      <w:r>
        <w:rPr>
          <w:rFonts w:ascii="Arial" w:hAnsi="Arial" w:cs="Arial"/>
          <w:color w:val="000000"/>
          <w:sz w:val="36"/>
          <w:szCs w:val="36"/>
          <w:lang w:bidi="hi-IN"/>
        </w:rPr>
        <w:t xml:space="preserve"> is n</w:t>
      </w:r>
      <w:r w:rsidR="00483224">
        <w:rPr>
          <w:rFonts w:ascii="Arial" w:hAnsi="Arial" w:cs="Arial"/>
          <w:color w:val="000000"/>
          <w:sz w:val="36"/>
          <w:szCs w:val="36"/>
          <w:lang w:bidi="hi-IN"/>
        </w:rPr>
        <w:t>o</w:t>
      </w:r>
      <w:r>
        <w:rPr>
          <w:rFonts w:ascii="Arial" w:hAnsi="Arial" w:cs="Arial"/>
          <w:color w:val="000000"/>
          <w:sz w:val="36"/>
          <w:szCs w:val="36"/>
          <w:lang w:bidi="hi-IN"/>
        </w:rPr>
        <w:t xml:space="preserve"> auth</w:t>
      </w:r>
      <w:r w:rsidR="00483224">
        <w:rPr>
          <w:rFonts w:ascii="Arial" w:hAnsi="Arial" w:cs="Arial"/>
          <w:color w:val="000000"/>
          <w:sz w:val="36"/>
          <w:szCs w:val="36"/>
          <w:lang w:bidi="hi-IN"/>
        </w:rPr>
        <w:t>e</w:t>
      </w:r>
      <w:r>
        <w:rPr>
          <w:rFonts w:ascii="Arial" w:hAnsi="Arial" w:cs="Arial"/>
          <w:color w:val="000000"/>
          <w:sz w:val="36"/>
          <w:szCs w:val="36"/>
          <w:lang w:bidi="hi-IN"/>
        </w:rPr>
        <w:t>ntic s</w:t>
      </w:r>
      <w:r w:rsidR="00483224">
        <w:rPr>
          <w:rFonts w:ascii="Arial" w:hAnsi="Arial" w:cs="Arial"/>
          <w:color w:val="000000"/>
          <w:sz w:val="36"/>
          <w:szCs w:val="36"/>
          <w:lang w:bidi="hi-IN"/>
        </w:rPr>
        <w:t>o</w:t>
      </w:r>
      <w:r>
        <w:rPr>
          <w:rFonts w:ascii="Arial" w:hAnsi="Arial" w:cs="Arial"/>
          <w:color w:val="000000"/>
          <w:sz w:val="36"/>
          <w:szCs w:val="36"/>
          <w:lang w:bidi="hi-IN"/>
        </w:rPr>
        <w:t>urc</w:t>
      </w:r>
      <w:r w:rsidR="00483224">
        <w:rPr>
          <w:rFonts w:ascii="Arial" w:hAnsi="Arial" w:cs="Arial"/>
          <w:color w:val="000000"/>
          <w:sz w:val="36"/>
          <w:szCs w:val="36"/>
          <w:lang w:bidi="hi-IN"/>
        </w:rPr>
        <w:t>e</w:t>
      </w:r>
      <w:r>
        <w:rPr>
          <w:rFonts w:ascii="Arial" w:hAnsi="Arial" w:cs="Arial"/>
          <w:color w:val="000000"/>
          <w:sz w:val="36"/>
          <w:szCs w:val="36"/>
          <w:lang w:bidi="hi-IN"/>
        </w:rPr>
        <w:t xml:space="preserve"> with swaram f</w:t>
      </w:r>
      <w:r w:rsidR="00483224">
        <w:rPr>
          <w:rFonts w:ascii="Arial" w:hAnsi="Arial" w:cs="Arial"/>
          <w:color w:val="000000"/>
          <w:sz w:val="36"/>
          <w:szCs w:val="36"/>
          <w:lang w:bidi="hi-IN"/>
        </w:rPr>
        <w:t>o</w:t>
      </w:r>
      <w:r>
        <w:rPr>
          <w:rFonts w:ascii="Arial" w:hAnsi="Arial" w:cs="Arial"/>
          <w:color w:val="000000"/>
          <w:sz w:val="36"/>
          <w:szCs w:val="36"/>
          <w:lang w:bidi="hi-IN"/>
        </w:rPr>
        <w:t>r this mantra in classic V</w:t>
      </w:r>
      <w:r w:rsidR="00483224">
        <w:rPr>
          <w:rFonts w:ascii="Arial" w:hAnsi="Arial" w:cs="Arial"/>
          <w:color w:val="000000"/>
          <w:sz w:val="36"/>
          <w:szCs w:val="36"/>
          <w:lang w:bidi="hi-IN"/>
        </w:rPr>
        <w:t>e</w:t>
      </w:r>
      <w:r>
        <w:rPr>
          <w:rFonts w:ascii="Arial" w:hAnsi="Arial" w:cs="Arial"/>
          <w:color w:val="000000"/>
          <w:sz w:val="36"/>
          <w:szCs w:val="36"/>
          <w:lang w:bidi="hi-IN"/>
        </w:rPr>
        <w:t>dic t</w:t>
      </w:r>
      <w:r w:rsidR="00483224">
        <w:rPr>
          <w:rFonts w:ascii="Arial" w:hAnsi="Arial" w:cs="Arial"/>
          <w:color w:val="000000"/>
          <w:sz w:val="36"/>
          <w:szCs w:val="36"/>
          <w:lang w:bidi="hi-IN"/>
        </w:rPr>
        <w:t>e</w:t>
      </w:r>
      <w:r>
        <w:rPr>
          <w:rFonts w:ascii="Arial" w:hAnsi="Arial" w:cs="Arial"/>
          <w:color w:val="000000"/>
          <w:sz w:val="36"/>
          <w:szCs w:val="36"/>
          <w:lang w:bidi="hi-IN"/>
        </w:rPr>
        <w:t>xt acc</w:t>
      </w:r>
      <w:r w:rsidR="00483224">
        <w:rPr>
          <w:rFonts w:ascii="Arial" w:hAnsi="Arial" w:cs="Arial"/>
          <w:color w:val="000000"/>
          <w:sz w:val="36"/>
          <w:szCs w:val="36"/>
          <w:lang w:bidi="hi-IN"/>
        </w:rPr>
        <w:t>o</w:t>
      </w:r>
      <w:r>
        <w:rPr>
          <w:rFonts w:ascii="Arial" w:hAnsi="Arial" w:cs="Arial"/>
          <w:color w:val="000000"/>
          <w:sz w:val="36"/>
          <w:szCs w:val="36"/>
          <w:lang w:bidi="hi-IN"/>
        </w:rPr>
        <w:t>rding t</w:t>
      </w:r>
      <w:r w:rsidR="00483224">
        <w:rPr>
          <w:rFonts w:ascii="Arial" w:hAnsi="Arial" w:cs="Arial"/>
          <w:color w:val="000000"/>
          <w:sz w:val="36"/>
          <w:szCs w:val="36"/>
          <w:lang w:bidi="hi-IN"/>
        </w:rPr>
        <w:t>o</w:t>
      </w:r>
      <w:r>
        <w:rPr>
          <w:rFonts w:ascii="Arial" w:hAnsi="Arial" w:cs="Arial"/>
          <w:color w:val="000000"/>
          <w:sz w:val="36"/>
          <w:szCs w:val="36"/>
          <w:lang w:bidi="hi-IN"/>
        </w:rPr>
        <w:t xml:space="preserve"> th</w:t>
      </w:r>
      <w:r w:rsidR="00483224">
        <w:rPr>
          <w:rFonts w:ascii="Arial" w:hAnsi="Arial" w:cs="Arial"/>
          <w:color w:val="000000"/>
          <w:sz w:val="36"/>
          <w:szCs w:val="36"/>
          <w:lang w:bidi="hi-IN"/>
        </w:rPr>
        <w:t>e</w:t>
      </w:r>
      <w:r>
        <w:rPr>
          <w:rFonts w:ascii="Arial" w:hAnsi="Arial" w:cs="Arial"/>
          <w:color w:val="000000"/>
          <w:sz w:val="36"/>
          <w:szCs w:val="36"/>
          <w:lang w:bidi="hi-IN"/>
        </w:rPr>
        <w:t>m.)</w:t>
      </w:r>
    </w:p>
    <w:p w14:paraId="7DBBDF0C"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&lt;lang=def&gt;</w:t>
      </w:r>
    </w:p>
    <w:p w14:paraId="2B68C4E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praqjana#n</w:t>
      </w:r>
      <w:r w:rsidR="00665208">
        <w:rPr>
          <w:rFonts w:ascii="Arial" w:hAnsi="Arial" w:cs="Arial"/>
          <w:color w:val="000000"/>
          <w:sz w:val="36"/>
          <w:szCs w:val="36"/>
          <w:lang w:bidi="hi-IN"/>
        </w:rPr>
        <w:t>E</w:t>
      </w:r>
      <w:r>
        <w:rPr>
          <w:rFonts w:ascii="Arial" w:hAnsi="Arial" w:cs="Arial"/>
          <w:color w:val="000000"/>
          <w:sz w:val="36"/>
          <w:szCs w:val="36"/>
          <w:lang w:bidi="hi-IN"/>
        </w:rPr>
        <w:t xml:space="preserve"> braqqhmA ti#ShThatu | pAday</w:t>
      </w:r>
      <w:r w:rsidR="00665208">
        <w:rPr>
          <w:rFonts w:ascii="Arial" w:hAnsi="Arial" w:cs="Arial"/>
          <w:color w:val="000000"/>
          <w:sz w:val="36"/>
          <w:szCs w:val="36"/>
          <w:lang w:bidi="hi-IN"/>
        </w:rPr>
        <w:t>O</w:t>
      </w:r>
      <w:r>
        <w:rPr>
          <w:rFonts w:ascii="Arial" w:hAnsi="Arial" w:cs="Arial"/>
          <w:color w:val="000000"/>
          <w:sz w:val="36"/>
          <w:szCs w:val="36"/>
          <w:lang w:bidi="hi-IN"/>
        </w:rPr>
        <w:t xml:space="preserve"> rviqShNusti#ShThatu | hasta#y</w:t>
      </w:r>
      <w:r w:rsidR="00665208">
        <w:rPr>
          <w:rFonts w:ascii="Arial" w:hAnsi="Arial" w:cs="Arial"/>
          <w:color w:val="000000"/>
          <w:sz w:val="36"/>
          <w:szCs w:val="36"/>
          <w:lang w:bidi="hi-IN"/>
        </w:rPr>
        <w:t>O</w:t>
      </w:r>
      <w:r>
        <w:rPr>
          <w:rFonts w:ascii="Arial" w:hAnsi="Arial" w:cs="Arial"/>
          <w:color w:val="000000"/>
          <w:sz w:val="36"/>
          <w:szCs w:val="36"/>
          <w:lang w:bidi="hi-IN"/>
        </w:rPr>
        <w:t xml:space="preserve"> rhaqrasti#ShThatu | </w:t>
      </w:r>
    </w:p>
    <w:p w14:paraId="6D576B6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bA#hv</w:t>
      </w:r>
      <w:r w:rsidR="00665208">
        <w:rPr>
          <w:rFonts w:ascii="Arial" w:hAnsi="Arial" w:cs="Arial"/>
          <w:color w:val="000000"/>
          <w:sz w:val="36"/>
          <w:szCs w:val="36"/>
          <w:lang w:bidi="hi-IN"/>
        </w:rPr>
        <w:t>O</w:t>
      </w:r>
      <w:r>
        <w:rPr>
          <w:rFonts w:ascii="Arial" w:hAnsi="Arial" w:cs="Arial"/>
          <w:color w:val="000000"/>
          <w:sz w:val="36"/>
          <w:szCs w:val="36"/>
          <w:lang w:bidi="hi-IN"/>
        </w:rPr>
        <w:t>riqndrasti#ShThatu | jaTha#r</w:t>
      </w:r>
      <w:r w:rsidR="00665208">
        <w:rPr>
          <w:rFonts w:ascii="Arial" w:hAnsi="Arial" w:cs="Arial"/>
          <w:color w:val="000000"/>
          <w:sz w:val="36"/>
          <w:szCs w:val="36"/>
          <w:lang w:bidi="hi-IN"/>
        </w:rPr>
        <w:t>E</w:t>
      </w:r>
      <w:r>
        <w:rPr>
          <w:rFonts w:ascii="Arial" w:hAnsi="Arial" w:cs="Arial"/>
          <w:color w:val="000000"/>
          <w:sz w:val="36"/>
          <w:szCs w:val="36"/>
          <w:lang w:bidi="hi-IN"/>
        </w:rPr>
        <w:t>&amp;gnisti#ShThatu | hRuda#y</w:t>
      </w:r>
      <w:r w:rsidR="00665208">
        <w:rPr>
          <w:rFonts w:ascii="Arial" w:hAnsi="Arial" w:cs="Arial"/>
          <w:color w:val="000000"/>
          <w:sz w:val="36"/>
          <w:szCs w:val="36"/>
          <w:lang w:bidi="hi-IN"/>
        </w:rPr>
        <w:t>E</w:t>
      </w:r>
      <w:r>
        <w:rPr>
          <w:rFonts w:ascii="Arial" w:hAnsi="Arial" w:cs="Arial"/>
          <w:color w:val="000000"/>
          <w:sz w:val="36"/>
          <w:szCs w:val="36"/>
          <w:lang w:bidi="hi-IN"/>
        </w:rPr>
        <w:t xml:space="preserve"> Siqqvasti#ShThatu | </w:t>
      </w:r>
    </w:p>
    <w:p w14:paraId="4DC0F85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ka#NTh</w:t>
      </w:r>
      <w:r w:rsidR="00665208">
        <w:rPr>
          <w:rFonts w:ascii="Arial" w:hAnsi="Arial" w:cs="Arial"/>
          <w:color w:val="000000"/>
          <w:sz w:val="36"/>
          <w:szCs w:val="36"/>
          <w:lang w:bidi="hi-IN"/>
        </w:rPr>
        <w:t>E</w:t>
      </w:r>
      <w:r>
        <w:rPr>
          <w:rFonts w:ascii="Arial" w:hAnsi="Arial" w:cs="Arial"/>
          <w:color w:val="000000"/>
          <w:sz w:val="36"/>
          <w:szCs w:val="36"/>
          <w:lang w:bidi="hi-IN"/>
        </w:rPr>
        <w:t xml:space="preserve"> vaqsavasti#ShThantu | va#ktr</w:t>
      </w:r>
      <w:r w:rsidR="00665208">
        <w:rPr>
          <w:rFonts w:ascii="Arial" w:hAnsi="Arial" w:cs="Arial"/>
          <w:color w:val="000000"/>
          <w:sz w:val="36"/>
          <w:szCs w:val="36"/>
          <w:lang w:bidi="hi-IN"/>
        </w:rPr>
        <w:t>E</w:t>
      </w:r>
      <w:r>
        <w:rPr>
          <w:rFonts w:ascii="Arial" w:hAnsi="Arial" w:cs="Arial"/>
          <w:color w:val="000000"/>
          <w:sz w:val="36"/>
          <w:szCs w:val="36"/>
          <w:lang w:bidi="hi-IN"/>
        </w:rPr>
        <w:t xml:space="preserve"> saqrasvatI# tiShThatu | </w:t>
      </w:r>
    </w:p>
    <w:p w14:paraId="7F03B68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nAsi#kay</w:t>
      </w:r>
      <w:r w:rsidR="00665208">
        <w:rPr>
          <w:rFonts w:ascii="Arial" w:hAnsi="Arial" w:cs="Arial"/>
          <w:color w:val="000000"/>
          <w:sz w:val="36"/>
          <w:szCs w:val="36"/>
          <w:lang w:bidi="hi-IN"/>
        </w:rPr>
        <w:t>O</w:t>
      </w:r>
      <w:r>
        <w:rPr>
          <w:rFonts w:ascii="Arial" w:hAnsi="Arial" w:cs="Arial"/>
          <w:color w:val="000000"/>
          <w:sz w:val="36"/>
          <w:szCs w:val="36"/>
          <w:lang w:bidi="hi-IN"/>
        </w:rPr>
        <w:t xml:space="preserve"> rvAqyusti#ShThatu | naya#nay</w:t>
      </w:r>
      <w:r w:rsidR="00665208">
        <w:rPr>
          <w:rFonts w:ascii="Arial" w:hAnsi="Arial" w:cs="Arial"/>
          <w:color w:val="000000"/>
          <w:sz w:val="36"/>
          <w:szCs w:val="36"/>
          <w:lang w:bidi="hi-IN"/>
        </w:rPr>
        <w:t>O</w:t>
      </w:r>
      <w:r>
        <w:rPr>
          <w:rFonts w:ascii="Arial" w:hAnsi="Arial" w:cs="Arial"/>
          <w:color w:val="000000"/>
          <w:sz w:val="36"/>
          <w:szCs w:val="36"/>
          <w:lang w:bidi="hi-IN"/>
        </w:rPr>
        <w:t>-ScaqndrAdityau# tiShTh</w:t>
      </w:r>
      <w:r w:rsidR="00665208">
        <w:rPr>
          <w:rFonts w:ascii="Arial" w:hAnsi="Arial" w:cs="Arial"/>
          <w:color w:val="000000"/>
          <w:sz w:val="36"/>
          <w:szCs w:val="36"/>
          <w:lang w:bidi="hi-IN"/>
        </w:rPr>
        <w:t>E</w:t>
      </w:r>
      <w:r>
        <w:rPr>
          <w:rFonts w:ascii="Arial" w:hAnsi="Arial" w:cs="Arial"/>
          <w:color w:val="000000"/>
          <w:sz w:val="36"/>
          <w:szCs w:val="36"/>
          <w:lang w:bidi="hi-IN"/>
        </w:rPr>
        <w:t xml:space="preserve">qtAM | </w:t>
      </w:r>
    </w:p>
    <w:p w14:paraId="4C7D8D1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karNa#y</w:t>
      </w:r>
      <w:r w:rsidR="00665208">
        <w:rPr>
          <w:rFonts w:ascii="Arial" w:hAnsi="Arial" w:cs="Arial"/>
          <w:color w:val="000000"/>
          <w:sz w:val="36"/>
          <w:szCs w:val="36"/>
          <w:lang w:bidi="hi-IN"/>
        </w:rPr>
        <w:t>O</w:t>
      </w:r>
      <w:r>
        <w:rPr>
          <w:rFonts w:ascii="Arial" w:hAnsi="Arial" w:cs="Arial"/>
          <w:color w:val="000000"/>
          <w:sz w:val="36"/>
          <w:szCs w:val="36"/>
          <w:lang w:bidi="hi-IN"/>
        </w:rPr>
        <w:t>-raqSvinau# tiShTh</w:t>
      </w:r>
      <w:r w:rsidR="00665208">
        <w:rPr>
          <w:rFonts w:ascii="Arial" w:hAnsi="Arial" w:cs="Arial"/>
          <w:color w:val="000000"/>
          <w:sz w:val="36"/>
          <w:szCs w:val="36"/>
          <w:lang w:bidi="hi-IN"/>
        </w:rPr>
        <w:t>E</w:t>
      </w:r>
      <w:r>
        <w:rPr>
          <w:rFonts w:ascii="Arial" w:hAnsi="Arial" w:cs="Arial"/>
          <w:color w:val="000000"/>
          <w:sz w:val="36"/>
          <w:szCs w:val="36"/>
          <w:lang w:bidi="hi-IN"/>
        </w:rPr>
        <w:t>tAM | lalA#T</w:t>
      </w:r>
      <w:r w:rsidR="00665208">
        <w:rPr>
          <w:rFonts w:ascii="Arial" w:hAnsi="Arial" w:cs="Arial"/>
          <w:color w:val="000000"/>
          <w:sz w:val="36"/>
          <w:szCs w:val="36"/>
          <w:lang w:bidi="hi-IN"/>
        </w:rPr>
        <w:t>E</w:t>
      </w:r>
      <w:r>
        <w:rPr>
          <w:rFonts w:ascii="Arial" w:hAnsi="Arial" w:cs="Arial"/>
          <w:color w:val="000000"/>
          <w:sz w:val="36"/>
          <w:szCs w:val="36"/>
          <w:lang w:bidi="hi-IN"/>
        </w:rPr>
        <w:t xml:space="preserve"> ruqdrAsti#ShThantu | </w:t>
      </w:r>
    </w:p>
    <w:p w14:paraId="0799982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mU#rdhnyA-diqtyAsti#ShThantu | Sira#si maqhAd</w:t>
      </w:r>
      <w:r w:rsidR="00665208">
        <w:rPr>
          <w:rFonts w:ascii="Arial" w:hAnsi="Arial" w:cs="Arial"/>
          <w:color w:val="000000"/>
          <w:sz w:val="36"/>
          <w:szCs w:val="36"/>
          <w:lang w:bidi="hi-IN"/>
        </w:rPr>
        <w:t>E</w:t>
      </w:r>
      <w:r>
        <w:rPr>
          <w:rFonts w:ascii="Arial" w:hAnsi="Arial" w:cs="Arial"/>
          <w:color w:val="000000"/>
          <w:sz w:val="36"/>
          <w:szCs w:val="36"/>
          <w:lang w:bidi="hi-IN"/>
        </w:rPr>
        <w:t xml:space="preserve">#vastiShThatu | </w:t>
      </w:r>
    </w:p>
    <w:p w14:paraId="2A6DBA0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SiKA#yAM ~MvAqmad</w:t>
      </w:r>
      <w:r w:rsidR="00665208">
        <w:rPr>
          <w:rFonts w:ascii="Arial" w:hAnsi="Arial" w:cs="Arial"/>
          <w:color w:val="000000"/>
          <w:sz w:val="36"/>
          <w:szCs w:val="36"/>
          <w:lang w:bidi="hi-IN"/>
        </w:rPr>
        <w:t>E</w:t>
      </w:r>
      <w:r>
        <w:rPr>
          <w:rFonts w:ascii="Arial" w:hAnsi="Arial" w:cs="Arial"/>
          <w:color w:val="000000"/>
          <w:sz w:val="36"/>
          <w:szCs w:val="36"/>
          <w:lang w:bidi="hi-IN"/>
        </w:rPr>
        <w:t>#vastiShThatu | pRu#ShTh</w:t>
      </w:r>
      <w:r w:rsidR="00665208">
        <w:rPr>
          <w:rFonts w:ascii="Arial" w:hAnsi="Arial" w:cs="Arial"/>
          <w:color w:val="000000"/>
          <w:sz w:val="36"/>
          <w:szCs w:val="36"/>
          <w:lang w:bidi="hi-IN"/>
        </w:rPr>
        <w:t>E</w:t>
      </w:r>
      <w:r>
        <w:rPr>
          <w:rFonts w:ascii="Arial" w:hAnsi="Arial" w:cs="Arial"/>
          <w:color w:val="000000"/>
          <w:sz w:val="36"/>
          <w:szCs w:val="36"/>
          <w:lang w:bidi="hi-IN"/>
        </w:rPr>
        <w:t xml:space="preserve"> piqnAkI# tiShThatu | </w:t>
      </w:r>
    </w:p>
    <w:p w14:paraId="4E864D1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pura#taH SUqlI ti#ShThatu | pArSva#y</w:t>
      </w:r>
      <w:r w:rsidR="00665208">
        <w:rPr>
          <w:rFonts w:ascii="Arial" w:hAnsi="Arial" w:cs="Arial"/>
          <w:color w:val="000000"/>
          <w:sz w:val="36"/>
          <w:szCs w:val="36"/>
          <w:lang w:bidi="hi-IN"/>
        </w:rPr>
        <w:t>O</w:t>
      </w:r>
      <w:r>
        <w:rPr>
          <w:rFonts w:ascii="Arial" w:hAnsi="Arial" w:cs="Arial"/>
          <w:color w:val="000000"/>
          <w:sz w:val="36"/>
          <w:szCs w:val="36"/>
          <w:lang w:bidi="hi-IN"/>
        </w:rPr>
        <w:t>H SiqvASa~gkarau# tiShTh</w:t>
      </w:r>
      <w:r w:rsidR="00665208">
        <w:rPr>
          <w:rFonts w:ascii="Arial" w:hAnsi="Arial" w:cs="Arial"/>
          <w:color w:val="000000"/>
          <w:sz w:val="36"/>
          <w:szCs w:val="36"/>
          <w:lang w:bidi="hi-IN"/>
        </w:rPr>
        <w:t>E</w:t>
      </w:r>
      <w:r>
        <w:rPr>
          <w:rFonts w:ascii="Arial" w:hAnsi="Arial" w:cs="Arial"/>
          <w:color w:val="000000"/>
          <w:sz w:val="36"/>
          <w:szCs w:val="36"/>
          <w:lang w:bidi="hi-IN"/>
        </w:rPr>
        <w:t xml:space="preserve">qtAM | </w:t>
      </w:r>
    </w:p>
    <w:p w14:paraId="1147A40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sarva#t</w:t>
      </w:r>
      <w:r w:rsidR="00665208">
        <w:rPr>
          <w:rFonts w:ascii="Arial" w:hAnsi="Arial" w:cs="Arial"/>
          <w:color w:val="000000"/>
          <w:sz w:val="36"/>
          <w:szCs w:val="36"/>
          <w:lang w:bidi="hi-IN"/>
        </w:rPr>
        <w:t>O</w:t>
      </w:r>
      <w:r>
        <w:rPr>
          <w:rFonts w:ascii="Arial" w:hAnsi="Arial" w:cs="Arial"/>
          <w:color w:val="000000"/>
          <w:sz w:val="36"/>
          <w:szCs w:val="36"/>
          <w:lang w:bidi="hi-IN"/>
        </w:rPr>
        <w:t xml:space="preserve"> vAqyusti#ShThatu | tat</w:t>
      </w:r>
      <w:r w:rsidR="00665208">
        <w:rPr>
          <w:rFonts w:ascii="Arial" w:hAnsi="Arial" w:cs="Arial"/>
          <w:color w:val="000000"/>
          <w:sz w:val="36"/>
          <w:szCs w:val="36"/>
          <w:lang w:bidi="hi-IN"/>
        </w:rPr>
        <w:t>O</w:t>
      </w:r>
      <w:r>
        <w:rPr>
          <w:rFonts w:ascii="Arial" w:hAnsi="Arial" w:cs="Arial"/>
          <w:color w:val="000000"/>
          <w:sz w:val="36"/>
          <w:szCs w:val="36"/>
          <w:lang w:bidi="hi-IN"/>
        </w:rPr>
        <w:t xml:space="preserve"> bahiH sarva&amp;t</w:t>
      </w:r>
      <w:r w:rsidR="00665208">
        <w:rPr>
          <w:rFonts w:ascii="Arial" w:hAnsi="Arial" w:cs="Arial"/>
          <w:color w:val="000000"/>
          <w:sz w:val="36"/>
          <w:szCs w:val="36"/>
          <w:lang w:bidi="hi-IN"/>
        </w:rPr>
        <w:t>O</w:t>
      </w:r>
      <w:r>
        <w:rPr>
          <w:rFonts w:ascii="Arial" w:hAnsi="Arial" w:cs="Arial"/>
          <w:color w:val="000000"/>
          <w:sz w:val="36"/>
          <w:szCs w:val="36"/>
          <w:lang w:bidi="hi-IN"/>
        </w:rPr>
        <w:t xml:space="preserve">gni rjvAlAmAlAparivRutastiShThatu | </w:t>
      </w:r>
    </w:p>
    <w:p w14:paraId="046C570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sarv</w:t>
      </w:r>
      <w:r w:rsidR="00665208">
        <w:rPr>
          <w:rFonts w:ascii="Arial" w:hAnsi="Arial" w:cs="Arial"/>
          <w:color w:val="000000"/>
          <w:sz w:val="36"/>
          <w:szCs w:val="36"/>
          <w:lang w:bidi="hi-IN"/>
        </w:rPr>
        <w:t>E</w:t>
      </w:r>
      <w:r>
        <w:rPr>
          <w:rFonts w:ascii="Arial" w:hAnsi="Arial" w:cs="Arial"/>
          <w:color w:val="000000"/>
          <w:sz w:val="36"/>
          <w:szCs w:val="36"/>
          <w:lang w:bidi="hi-IN"/>
        </w:rPr>
        <w:t>Shva~gg</w:t>
      </w:r>
      <w:r w:rsidR="00665208">
        <w:rPr>
          <w:rFonts w:ascii="Arial" w:hAnsi="Arial" w:cs="Arial"/>
          <w:color w:val="000000"/>
          <w:sz w:val="36"/>
          <w:szCs w:val="36"/>
          <w:lang w:bidi="hi-IN"/>
        </w:rPr>
        <w:t>E</w:t>
      </w:r>
      <w:r>
        <w:rPr>
          <w:rFonts w:ascii="Arial" w:hAnsi="Arial" w:cs="Arial"/>
          <w:color w:val="000000"/>
          <w:sz w:val="36"/>
          <w:szCs w:val="36"/>
          <w:lang w:bidi="hi-IN"/>
        </w:rPr>
        <w:t>Shu sarvA d</w:t>
      </w:r>
      <w:r w:rsidR="00665208">
        <w:rPr>
          <w:rFonts w:ascii="Arial" w:hAnsi="Arial" w:cs="Arial"/>
          <w:color w:val="000000"/>
          <w:sz w:val="36"/>
          <w:szCs w:val="36"/>
          <w:lang w:bidi="hi-IN"/>
        </w:rPr>
        <w:t>E</w:t>
      </w:r>
      <w:r>
        <w:rPr>
          <w:rFonts w:ascii="Arial" w:hAnsi="Arial" w:cs="Arial"/>
          <w:color w:val="000000"/>
          <w:sz w:val="36"/>
          <w:szCs w:val="36"/>
          <w:lang w:bidi="hi-IN"/>
        </w:rPr>
        <w:t>vatAH yathAsthAnaM tiShThantu | 1</w:t>
      </w:r>
    </w:p>
    <w:p w14:paraId="4B531051" w14:textId="77777777" w:rsidR="00D91D60" w:rsidRDefault="00D91D60" w:rsidP="00A1582D">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mAM rakShantu | yajamAnaM sakuTuMbaM rakShantu | sarvAn mahAjanAn rakShantu | </w:t>
      </w:r>
    </w:p>
    <w:p w14:paraId="4CA5C16D" w14:textId="77777777" w:rsidR="00A1582D" w:rsidRDefault="00A1582D" w:rsidP="00A1582D">
      <w:pPr>
        <w:pBdr>
          <w:bottom w:val="single" w:sz="4" w:space="1" w:color="auto"/>
        </w:pBdr>
        <w:autoSpaceDE w:val="0"/>
        <w:autoSpaceDN w:val="0"/>
        <w:adjustRightInd w:val="0"/>
        <w:spacing w:after="0" w:line="240" w:lineRule="auto"/>
        <w:rPr>
          <w:rFonts w:ascii="Arial" w:hAnsi="Arial" w:cs="Arial"/>
          <w:color w:val="000000"/>
          <w:sz w:val="36"/>
          <w:szCs w:val="36"/>
          <w:lang w:bidi="hi-IN"/>
        </w:rPr>
      </w:pPr>
    </w:p>
    <w:p w14:paraId="0DFA4FD0" w14:textId="77777777" w:rsidR="00D91D60" w:rsidRDefault="00D91D60" w:rsidP="00A1582D">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aqgnirm</w:t>
      </w:r>
      <w:r w:rsidR="00665208">
        <w:rPr>
          <w:rFonts w:ascii="Arial" w:hAnsi="Arial" w:cs="Arial"/>
          <w:color w:val="000000"/>
          <w:sz w:val="36"/>
          <w:szCs w:val="36"/>
          <w:lang w:bidi="hi-IN"/>
        </w:rPr>
        <w:t>E</w:t>
      </w:r>
      <w:r>
        <w:rPr>
          <w:rFonts w:ascii="Arial" w:hAnsi="Arial" w:cs="Arial"/>
          <w:color w:val="000000"/>
          <w:sz w:val="36"/>
          <w:szCs w:val="36"/>
          <w:lang w:bidi="hi-IN"/>
        </w:rPr>
        <w:t># vAqci SriqtaH</w:t>
      </w:r>
    </w:p>
    <w:p w14:paraId="56D4908A"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&lt;lang=eng</w:t>
      </w:r>
      <w:proofErr w:type="gramStart"/>
      <w:r>
        <w:rPr>
          <w:rFonts w:ascii="Arial" w:hAnsi="Arial" w:cs="Arial"/>
          <w:color w:val="000000"/>
          <w:sz w:val="36"/>
          <w:szCs w:val="36"/>
          <w:lang w:bidi="hi-IN"/>
        </w:rPr>
        <w:t>&gt;</w:t>
      </w:r>
      <w:r w:rsidR="00D91D60">
        <w:rPr>
          <w:rFonts w:ascii="Arial" w:hAnsi="Arial" w:cs="Arial"/>
          <w:color w:val="000000"/>
          <w:sz w:val="36"/>
          <w:szCs w:val="36"/>
          <w:lang w:bidi="hi-IN"/>
        </w:rPr>
        <w:t>(</w:t>
      </w:r>
      <w:proofErr w:type="gramEnd"/>
      <w:r w:rsidR="00D91D60">
        <w:rPr>
          <w:rFonts w:ascii="Arial" w:hAnsi="Arial" w:cs="Arial"/>
          <w:color w:val="000000"/>
          <w:sz w:val="36"/>
          <w:szCs w:val="36"/>
          <w:lang w:bidi="hi-IN"/>
        </w:rPr>
        <w:t>T.B.3.10.8.4 t</w:t>
      </w:r>
      <w:r w:rsidR="00E9479D">
        <w:rPr>
          <w:rFonts w:ascii="Arial" w:hAnsi="Arial" w:cs="Arial"/>
          <w:color w:val="000000"/>
          <w:sz w:val="36"/>
          <w:szCs w:val="36"/>
          <w:lang w:bidi="hi-IN"/>
        </w:rPr>
        <w:t>o</w:t>
      </w:r>
      <w:r w:rsidR="00D91D60">
        <w:rPr>
          <w:rFonts w:ascii="Arial" w:hAnsi="Arial" w:cs="Arial"/>
          <w:color w:val="000000"/>
          <w:sz w:val="36"/>
          <w:szCs w:val="36"/>
          <w:lang w:bidi="hi-IN"/>
        </w:rPr>
        <w:t xml:space="preserve"> T.B.3.10.8.10) f</w:t>
      </w:r>
      <w:r w:rsidR="00E9479D">
        <w:rPr>
          <w:rFonts w:ascii="Arial" w:hAnsi="Arial" w:cs="Arial"/>
          <w:color w:val="000000"/>
          <w:sz w:val="36"/>
          <w:szCs w:val="36"/>
          <w:lang w:bidi="hi-IN"/>
        </w:rPr>
        <w:t>o</w:t>
      </w:r>
      <w:r w:rsidR="00D91D60">
        <w:rPr>
          <w:rFonts w:ascii="Arial" w:hAnsi="Arial" w:cs="Arial"/>
          <w:color w:val="000000"/>
          <w:sz w:val="36"/>
          <w:szCs w:val="36"/>
          <w:lang w:bidi="hi-IN"/>
        </w:rPr>
        <w:t xml:space="preserve">r para 2 </w:t>
      </w:r>
      <w:r>
        <w:rPr>
          <w:rFonts w:ascii="Arial" w:hAnsi="Arial" w:cs="Arial"/>
          <w:color w:val="000000"/>
          <w:sz w:val="36"/>
          <w:szCs w:val="36"/>
          <w:lang w:bidi="hi-IN"/>
        </w:rPr>
        <w:t>&lt;lang=def&gt;</w:t>
      </w:r>
    </w:p>
    <w:p w14:paraId="33B9DDE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aqgnirm</w:t>
      </w:r>
      <w:r w:rsidR="00665208">
        <w:rPr>
          <w:rFonts w:ascii="Arial" w:hAnsi="Arial" w:cs="Arial"/>
          <w:color w:val="000000"/>
          <w:sz w:val="36"/>
          <w:szCs w:val="36"/>
          <w:lang w:bidi="hi-IN"/>
        </w:rPr>
        <w:t>E</w:t>
      </w:r>
      <w:r>
        <w:rPr>
          <w:rFonts w:ascii="Arial" w:hAnsi="Arial" w:cs="Arial"/>
          <w:color w:val="000000"/>
          <w:sz w:val="36"/>
          <w:szCs w:val="36"/>
          <w:lang w:bidi="hi-IN"/>
        </w:rPr>
        <w:t># vAqci SriqtaH | vAk hRuda#y</w:t>
      </w:r>
      <w:r w:rsidR="00665208">
        <w:rPr>
          <w:rFonts w:ascii="Arial" w:hAnsi="Arial" w:cs="Arial"/>
          <w:color w:val="000000"/>
          <w:sz w:val="36"/>
          <w:szCs w:val="36"/>
          <w:lang w:bidi="hi-IN"/>
        </w:rPr>
        <w:t>E</w:t>
      </w:r>
      <w:r>
        <w:rPr>
          <w:rFonts w:ascii="Arial" w:hAnsi="Arial" w:cs="Arial"/>
          <w:color w:val="000000"/>
          <w:sz w:val="36"/>
          <w:szCs w:val="36"/>
          <w:lang w:bidi="hi-IN"/>
        </w:rPr>
        <w:t xml:space="preserve"> | hRuda#yaqM mayi# | aqhamaqmRut</w:t>
      </w:r>
      <w:r w:rsidR="00665208">
        <w:rPr>
          <w:rFonts w:ascii="Arial" w:hAnsi="Arial" w:cs="Arial"/>
          <w:color w:val="000000"/>
          <w:sz w:val="36"/>
          <w:szCs w:val="36"/>
          <w:lang w:bidi="hi-IN"/>
        </w:rPr>
        <w:t>E</w:t>
      </w:r>
      <w:r>
        <w:rPr>
          <w:rFonts w:ascii="Arial" w:hAnsi="Arial" w:cs="Arial"/>
          <w:color w:val="000000"/>
          <w:sz w:val="36"/>
          <w:szCs w:val="36"/>
          <w:lang w:bidi="hi-IN"/>
        </w:rPr>
        <w:t xml:space="preserve">$ | aqmRutaqM brahma#Ni | </w:t>
      </w:r>
    </w:p>
    <w:p w14:paraId="7C8252E9" w14:textId="77777777" w:rsidR="00A1582D"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vAqyurm</w:t>
      </w:r>
      <w:r w:rsidR="00665208">
        <w:rPr>
          <w:rFonts w:ascii="Arial" w:hAnsi="Arial" w:cs="Arial"/>
          <w:color w:val="000000"/>
          <w:sz w:val="36"/>
          <w:szCs w:val="36"/>
          <w:lang w:bidi="hi-IN"/>
        </w:rPr>
        <w:t>E</w:t>
      </w:r>
      <w:r>
        <w:rPr>
          <w:rFonts w:ascii="Arial" w:hAnsi="Arial" w:cs="Arial"/>
          <w:color w:val="000000"/>
          <w:sz w:val="36"/>
          <w:szCs w:val="36"/>
          <w:lang w:bidi="hi-IN"/>
        </w:rPr>
        <w:t>$ prAqN</w:t>
      </w:r>
      <w:r w:rsidR="00665208">
        <w:rPr>
          <w:rFonts w:ascii="Arial" w:hAnsi="Arial" w:cs="Arial"/>
          <w:color w:val="000000"/>
          <w:sz w:val="36"/>
          <w:szCs w:val="36"/>
          <w:lang w:bidi="hi-IN"/>
        </w:rPr>
        <w:t>E</w:t>
      </w:r>
      <w:r>
        <w:rPr>
          <w:rFonts w:ascii="Arial" w:hAnsi="Arial" w:cs="Arial"/>
          <w:color w:val="000000"/>
          <w:sz w:val="36"/>
          <w:szCs w:val="36"/>
          <w:lang w:bidi="hi-IN"/>
        </w:rPr>
        <w:t xml:space="preserve"> SriqtaH | prAqN</w:t>
      </w:r>
      <w:r w:rsidR="00665208">
        <w:rPr>
          <w:rFonts w:ascii="Arial" w:hAnsi="Arial" w:cs="Arial"/>
          <w:color w:val="000000"/>
          <w:sz w:val="36"/>
          <w:szCs w:val="36"/>
          <w:lang w:bidi="hi-IN"/>
        </w:rPr>
        <w:t>O</w:t>
      </w:r>
      <w:r>
        <w:rPr>
          <w:rFonts w:ascii="Arial" w:hAnsi="Arial" w:cs="Arial"/>
          <w:color w:val="000000"/>
          <w:sz w:val="36"/>
          <w:szCs w:val="36"/>
          <w:lang w:bidi="hi-IN"/>
        </w:rPr>
        <w:t xml:space="preserve"> hRuda#y</w:t>
      </w:r>
      <w:r w:rsidR="00665208">
        <w:rPr>
          <w:rFonts w:ascii="Arial" w:hAnsi="Arial" w:cs="Arial"/>
          <w:color w:val="000000"/>
          <w:sz w:val="36"/>
          <w:szCs w:val="36"/>
          <w:lang w:bidi="hi-IN"/>
        </w:rPr>
        <w:t>E</w:t>
      </w:r>
      <w:r>
        <w:rPr>
          <w:rFonts w:ascii="Arial" w:hAnsi="Arial" w:cs="Arial"/>
          <w:color w:val="000000"/>
          <w:sz w:val="36"/>
          <w:szCs w:val="36"/>
          <w:lang w:bidi="hi-IN"/>
        </w:rPr>
        <w:t xml:space="preserve"> | hRuda#yaqM mayi# | aqhamaqmRut</w:t>
      </w:r>
      <w:r w:rsidR="00665208">
        <w:rPr>
          <w:rFonts w:ascii="Arial" w:hAnsi="Arial" w:cs="Arial"/>
          <w:color w:val="000000"/>
          <w:sz w:val="36"/>
          <w:szCs w:val="36"/>
          <w:lang w:bidi="hi-IN"/>
        </w:rPr>
        <w:t>E</w:t>
      </w:r>
      <w:r>
        <w:rPr>
          <w:rFonts w:ascii="Arial" w:hAnsi="Arial" w:cs="Arial"/>
          <w:color w:val="000000"/>
          <w:sz w:val="36"/>
          <w:szCs w:val="36"/>
          <w:lang w:bidi="hi-IN"/>
        </w:rPr>
        <w:t>$ |</w:t>
      </w:r>
    </w:p>
    <w:p w14:paraId="2EB3A1B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aqmRutaqM brahma#Ni | sUry</w:t>
      </w:r>
      <w:r w:rsidR="00665208">
        <w:rPr>
          <w:rFonts w:ascii="Arial" w:hAnsi="Arial" w:cs="Arial"/>
          <w:color w:val="000000"/>
          <w:sz w:val="36"/>
          <w:szCs w:val="36"/>
          <w:lang w:bidi="hi-IN"/>
        </w:rPr>
        <w:t>O</w:t>
      </w:r>
      <w:r>
        <w:rPr>
          <w:rFonts w:ascii="Arial" w:hAnsi="Arial" w:cs="Arial"/>
          <w:color w:val="000000"/>
          <w:sz w:val="36"/>
          <w:szCs w:val="36"/>
          <w:lang w:bidi="hi-IN"/>
        </w:rPr>
        <w:t># m</w:t>
      </w:r>
      <w:r w:rsidR="00665208">
        <w:rPr>
          <w:rFonts w:ascii="Arial" w:hAnsi="Arial" w:cs="Arial"/>
          <w:color w:val="000000"/>
          <w:sz w:val="36"/>
          <w:szCs w:val="36"/>
          <w:lang w:bidi="hi-IN"/>
        </w:rPr>
        <w:t>E</w:t>
      </w:r>
      <w:r>
        <w:rPr>
          <w:rFonts w:ascii="Arial" w:hAnsi="Arial" w:cs="Arial"/>
          <w:color w:val="000000"/>
          <w:sz w:val="36"/>
          <w:szCs w:val="36"/>
          <w:lang w:bidi="hi-IN"/>
        </w:rPr>
        <w:t>q cakShu#Shi SriqtaH | cakShuq rhRuda#y</w:t>
      </w:r>
      <w:r w:rsidR="00665208">
        <w:rPr>
          <w:rFonts w:ascii="Arial" w:hAnsi="Arial" w:cs="Arial"/>
          <w:color w:val="000000"/>
          <w:sz w:val="36"/>
          <w:szCs w:val="36"/>
          <w:lang w:bidi="hi-IN"/>
        </w:rPr>
        <w:t>E</w:t>
      </w:r>
      <w:r>
        <w:rPr>
          <w:rFonts w:ascii="Arial" w:hAnsi="Arial" w:cs="Arial"/>
          <w:color w:val="000000"/>
          <w:sz w:val="36"/>
          <w:szCs w:val="36"/>
          <w:lang w:bidi="hi-IN"/>
        </w:rPr>
        <w:t xml:space="preserve"> | hRuda#yaqM mayi# | </w:t>
      </w:r>
    </w:p>
    <w:p w14:paraId="3C50BB7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aqhamaqmRut</w:t>
      </w:r>
      <w:r w:rsidR="00665208">
        <w:rPr>
          <w:rFonts w:ascii="Arial" w:hAnsi="Arial" w:cs="Arial"/>
          <w:color w:val="000000"/>
          <w:sz w:val="36"/>
          <w:szCs w:val="36"/>
          <w:lang w:bidi="hi-IN"/>
        </w:rPr>
        <w:t>E</w:t>
      </w:r>
      <w:r>
        <w:rPr>
          <w:rFonts w:ascii="Arial" w:hAnsi="Arial" w:cs="Arial"/>
          <w:color w:val="000000"/>
          <w:sz w:val="36"/>
          <w:szCs w:val="36"/>
          <w:lang w:bidi="hi-IN"/>
        </w:rPr>
        <w:t xml:space="preserve">$ | aqmRutaqM brahma#Ni | </w:t>
      </w:r>
    </w:p>
    <w:p w14:paraId="0035462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caqndramA# m</w:t>
      </w:r>
      <w:r w:rsidR="00665208">
        <w:rPr>
          <w:rFonts w:ascii="Arial" w:hAnsi="Arial" w:cs="Arial"/>
          <w:color w:val="000000"/>
          <w:sz w:val="36"/>
          <w:szCs w:val="36"/>
          <w:lang w:bidi="hi-IN"/>
        </w:rPr>
        <w:t>E</w:t>
      </w:r>
      <w:r>
        <w:rPr>
          <w:rFonts w:ascii="Arial" w:hAnsi="Arial" w:cs="Arial"/>
          <w:color w:val="000000"/>
          <w:sz w:val="36"/>
          <w:szCs w:val="36"/>
          <w:lang w:bidi="hi-IN"/>
        </w:rPr>
        <w:t>q mana#si SriqtaH | man</w:t>
      </w:r>
      <w:r w:rsidR="00665208">
        <w:rPr>
          <w:rFonts w:ascii="Arial" w:hAnsi="Arial" w:cs="Arial"/>
          <w:color w:val="000000"/>
          <w:sz w:val="36"/>
          <w:szCs w:val="36"/>
          <w:lang w:bidi="hi-IN"/>
        </w:rPr>
        <w:t>O</w:t>
      </w:r>
      <w:r>
        <w:rPr>
          <w:rFonts w:ascii="Arial" w:hAnsi="Arial" w:cs="Arial"/>
          <w:color w:val="000000"/>
          <w:sz w:val="36"/>
          <w:szCs w:val="36"/>
          <w:lang w:bidi="hi-IN"/>
        </w:rPr>
        <w:t>q hRuda#y</w:t>
      </w:r>
      <w:r w:rsidR="00665208">
        <w:rPr>
          <w:rFonts w:ascii="Arial" w:hAnsi="Arial" w:cs="Arial"/>
          <w:color w:val="000000"/>
          <w:sz w:val="36"/>
          <w:szCs w:val="36"/>
          <w:lang w:bidi="hi-IN"/>
        </w:rPr>
        <w:t>E</w:t>
      </w:r>
      <w:r>
        <w:rPr>
          <w:rFonts w:ascii="Arial" w:hAnsi="Arial" w:cs="Arial"/>
          <w:color w:val="000000"/>
          <w:sz w:val="36"/>
          <w:szCs w:val="36"/>
          <w:lang w:bidi="hi-IN"/>
        </w:rPr>
        <w:t xml:space="preserve"> | hRuda#yaqM mayi# | aqhamaqmRut</w:t>
      </w:r>
      <w:r w:rsidR="00665208">
        <w:rPr>
          <w:rFonts w:ascii="Arial" w:hAnsi="Arial" w:cs="Arial"/>
          <w:color w:val="000000"/>
          <w:sz w:val="36"/>
          <w:szCs w:val="36"/>
          <w:lang w:bidi="hi-IN"/>
        </w:rPr>
        <w:t>E</w:t>
      </w:r>
      <w:r>
        <w:rPr>
          <w:rFonts w:ascii="Arial" w:hAnsi="Arial" w:cs="Arial"/>
          <w:color w:val="000000"/>
          <w:sz w:val="36"/>
          <w:szCs w:val="36"/>
          <w:lang w:bidi="hi-IN"/>
        </w:rPr>
        <w:t>$ | aqmRutaqM brahma#Ni | diS</w:t>
      </w:r>
      <w:r w:rsidR="00665208">
        <w:rPr>
          <w:rFonts w:ascii="Arial" w:hAnsi="Arial" w:cs="Arial"/>
          <w:color w:val="000000"/>
          <w:sz w:val="36"/>
          <w:szCs w:val="36"/>
          <w:lang w:bidi="hi-IN"/>
        </w:rPr>
        <w:t>O</w:t>
      </w:r>
      <w:r>
        <w:rPr>
          <w:rFonts w:ascii="Arial" w:hAnsi="Arial" w:cs="Arial"/>
          <w:color w:val="000000"/>
          <w:sz w:val="36"/>
          <w:szCs w:val="36"/>
          <w:lang w:bidi="hi-IN"/>
        </w:rPr>
        <w:t># m</w:t>
      </w:r>
      <w:r w:rsidR="00665208">
        <w:rPr>
          <w:rFonts w:ascii="Arial" w:hAnsi="Arial" w:cs="Arial"/>
          <w:color w:val="000000"/>
          <w:sz w:val="36"/>
          <w:szCs w:val="36"/>
          <w:lang w:bidi="hi-IN"/>
        </w:rPr>
        <w:t>E</w:t>
      </w:r>
      <w:r>
        <w:rPr>
          <w:rFonts w:ascii="Arial" w:hAnsi="Arial" w:cs="Arial"/>
          <w:color w:val="000000"/>
          <w:sz w:val="36"/>
          <w:szCs w:val="36"/>
          <w:lang w:bidi="hi-IN"/>
        </w:rPr>
        <w:t>q Sr</w:t>
      </w:r>
      <w:r w:rsidR="00665208">
        <w:rPr>
          <w:rFonts w:ascii="Arial" w:hAnsi="Arial" w:cs="Arial"/>
          <w:color w:val="000000"/>
          <w:sz w:val="36"/>
          <w:szCs w:val="36"/>
          <w:lang w:bidi="hi-IN"/>
        </w:rPr>
        <w:t>O</w:t>
      </w:r>
      <w:r>
        <w:rPr>
          <w:rFonts w:ascii="Arial" w:hAnsi="Arial" w:cs="Arial"/>
          <w:color w:val="000000"/>
          <w:sz w:val="36"/>
          <w:szCs w:val="36"/>
          <w:lang w:bidi="hi-IN"/>
        </w:rPr>
        <w:t>tr</w:t>
      </w:r>
      <w:r w:rsidR="00665208">
        <w:rPr>
          <w:rFonts w:ascii="Arial" w:hAnsi="Arial" w:cs="Arial"/>
          <w:color w:val="000000"/>
          <w:sz w:val="36"/>
          <w:szCs w:val="36"/>
          <w:lang w:bidi="hi-IN"/>
        </w:rPr>
        <w:t>E</w:t>
      </w:r>
      <w:r>
        <w:rPr>
          <w:rFonts w:ascii="Arial" w:hAnsi="Arial" w:cs="Arial"/>
          <w:color w:val="000000"/>
          <w:sz w:val="36"/>
          <w:szCs w:val="36"/>
          <w:lang w:bidi="hi-IN"/>
        </w:rPr>
        <w:t>$ SriqtAH | Sr</w:t>
      </w:r>
      <w:r w:rsidR="00665208">
        <w:rPr>
          <w:rFonts w:ascii="Arial" w:hAnsi="Arial" w:cs="Arial"/>
          <w:color w:val="000000"/>
          <w:sz w:val="36"/>
          <w:szCs w:val="36"/>
          <w:lang w:bidi="hi-IN"/>
        </w:rPr>
        <w:t>O</w:t>
      </w:r>
      <w:r>
        <w:rPr>
          <w:rFonts w:ascii="Arial" w:hAnsi="Arial" w:cs="Arial"/>
          <w:color w:val="000000"/>
          <w:sz w:val="36"/>
          <w:szCs w:val="36"/>
          <w:lang w:bidi="hi-IN"/>
        </w:rPr>
        <w:t>traq(gm)q hRuda#y</w:t>
      </w:r>
      <w:r w:rsidR="00665208">
        <w:rPr>
          <w:rFonts w:ascii="Arial" w:hAnsi="Arial" w:cs="Arial"/>
          <w:color w:val="000000"/>
          <w:sz w:val="36"/>
          <w:szCs w:val="36"/>
          <w:lang w:bidi="hi-IN"/>
        </w:rPr>
        <w:t>E</w:t>
      </w:r>
      <w:r>
        <w:rPr>
          <w:rFonts w:ascii="Arial" w:hAnsi="Arial" w:cs="Arial"/>
          <w:color w:val="000000"/>
          <w:sz w:val="36"/>
          <w:szCs w:val="36"/>
          <w:lang w:bidi="hi-IN"/>
        </w:rPr>
        <w:t xml:space="preserve"> | hRuda#yaqM mayi# | aqhamaqmRut</w:t>
      </w:r>
      <w:r w:rsidR="00665208">
        <w:rPr>
          <w:rFonts w:ascii="Arial" w:hAnsi="Arial" w:cs="Arial"/>
          <w:color w:val="000000"/>
          <w:sz w:val="36"/>
          <w:szCs w:val="36"/>
          <w:lang w:bidi="hi-IN"/>
        </w:rPr>
        <w:t>E</w:t>
      </w:r>
      <w:r>
        <w:rPr>
          <w:rFonts w:ascii="Arial" w:hAnsi="Arial" w:cs="Arial"/>
          <w:color w:val="000000"/>
          <w:sz w:val="36"/>
          <w:szCs w:val="36"/>
          <w:lang w:bidi="hi-IN"/>
        </w:rPr>
        <w:t>$ | aqmRutaqM brahma#Ni | Ap</w:t>
      </w:r>
      <w:r w:rsidR="00665208">
        <w:rPr>
          <w:rFonts w:ascii="Arial" w:hAnsi="Arial" w:cs="Arial"/>
          <w:color w:val="000000"/>
          <w:sz w:val="36"/>
          <w:szCs w:val="36"/>
          <w:lang w:bidi="hi-IN"/>
        </w:rPr>
        <w:t>O</w:t>
      </w:r>
      <w:r>
        <w:rPr>
          <w:rFonts w:ascii="Arial" w:hAnsi="Arial" w:cs="Arial"/>
          <w:color w:val="000000"/>
          <w:sz w:val="36"/>
          <w:szCs w:val="36"/>
          <w:lang w:bidi="hi-IN"/>
        </w:rPr>
        <w:t># m</w:t>
      </w:r>
      <w:r w:rsidR="00665208">
        <w:rPr>
          <w:rFonts w:ascii="Arial" w:hAnsi="Arial" w:cs="Arial"/>
          <w:color w:val="000000"/>
          <w:sz w:val="36"/>
          <w:szCs w:val="36"/>
          <w:lang w:bidi="hi-IN"/>
        </w:rPr>
        <w:t>E</w:t>
      </w:r>
      <w:r>
        <w:rPr>
          <w:rFonts w:ascii="Arial" w:hAnsi="Arial" w:cs="Arial"/>
          <w:color w:val="000000"/>
          <w:sz w:val="36"/>
          <w:szCs w:val="36"/>
          <w:lang w:bidi="hi-IN"/>
        </w:rPr>
        <w:t>q r</w:t>
      </w:r>
      <w:r w:rsidR="00665208">
        <w:rPr>
          <w:rFonts w:ascii="Arial" w:hAnsi="Arial" w:cs="Arial"/>
          <w:color w:val="000000"/>
          <w:sz w:val="36"/>
          <w:szCs w:val="36"/>
          <w:lang w:bidi="hi-IN"/>
        </w:rPr>
        <w:t>E</w:t>
      </w:r>
      <w:r>
        <w:rPr>
          <w:rFonts w:ascii="Arial" w:hAnsi="Arial" w:cs="Arial"/>
          <w:color w:val="000000"/>
          <w:sz w:val="36"/>
          <w:szCs w:val="36"/>
          <w:lang w:bidi="hi-IN"/>
        </w:rPr>
        <w:t>ta#si SriqtAH | r</w:t>
      </w:r>
      <w:r w:rsidR="00665208">
        <w:rPr>
          <w:rFonts w:ascii="Arial" w:hAnsi="Arial" w:cs="Arial"/>
          <w:color w:val="000000"/>
          <w:sz w:val="36"/>
          <w:szCs w:val="36"/>
          <w:lang w:bidi="hi-IN"/>
        </w:rPr>
        <w:t>E</w:t>
      </w:r>
      <w:r>
        <w:rPr>
          <w:rFonts w:ascii="Arial" w:hAnsi="Arial" w:cs="Arial"/>
          <w:color w:val="000000"/>
          <w:sz w:val="36"/>
          <w:szCs w:val="36"/>
          <w:lang w:bidi="hi-IN"/>
        </w:rPr>
        <w:t>t</w:t>
      </w:r>
      <w:r w:rsidR="00665208">
        <w:rPr>
          <w:rFonts w:ascii="Arial" w:hAnsi="Arial" w:cs="Arial"/>
          <w:color w:val="000000"/>
          <w:sz w:val="36"/>
          <w:szCs w:val="36"/>
          <w:lang w:bidi="hi-IN"/>
        </w:rPr>
        <w:t>O</w:t>
      </w:r>
      <w:r>
        <w:rPr>
          <w:rFonts w:ascii="Arial" w:hAnsi="Arial" w:cs="Arial"/>
          <w:color w:val="000000"/>
          <w:sz w:val="36"/>
          <w:szCs w:val="36"/>
          <w:lang w:bidi="hi-IN"/>
        </w:rPr>
        <w:t>q hRuda#y</w:t>
      </w:r>
      <w:r w:rsidR="00665208">
        <w:rPr>
          <w:rFonts w:ascii="Arial" w:hAnsi="Arial" w:cs="Arial"/>
          <w:color w:val="000000"/>
          <w:sz w:val="36"/>
          <w:szCs w:val="36"/>
          <w:lang w:bidi="hi-IN"/>
        </w:rPr>
        <w:t>E</w:t>
      </w:r>
      <w:r>
        <w:rPr>
          <w:rFonts w:ascii="Arial" w:hAnsi="Arial" w:cs="Arial"/>
          <w:color w:val="000000"/>
          <w:sz w:val="36"/>
          <w:szCs w:val="36"/>
          <w:lang w:bidi="hi-IN"/>
        </w:rPr>
        <w:t xml:space="preserve"> | hRuda#yaqM mayi# | </w:t>
      </w:r>
    </w:p>
    <w:p w14:paraId="16D0682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aqhamaqmRut</w:t>
      </w:r>
      <w:r w:rsidR="00665208">
        <w:rPr>
          <w:rFonts w:ascii="Arial" w:hAnsi="Arial" w:cs="Arial"/>
          <w:color w:val="000000"/>
          <w:sz w:val="36"/>
          <w:szCs w:val="36"/>
          <w:lang w:bidi="hi-IN"/>
        </w:rPr>
        <w:t>E</w:t>
      </w:r>
      <w:r>
        <w:rPr>
          <w:rFonts w:ascii="Arial" w:hAnsi="Arial" w:cs="Arial"/>
          <w:color w:val="000000"/>
          <w:sz w:val="36"/>
          <w:szCs w:val="36"/>
          <w:lang w:bidi="hi-IN"/>
        </w:rPr>
        <w:t xml:space="preserve">$ | aqmRutaqM brahma#Ni | </w:t>
      </w:r>
    </w:p>
    <w:p w14:paraId="5437BBC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pRuqthiqvI m</w:t>
      </w:r>
      <w:r w:rsidR="00665208">
        <w:rPr>
          <w:rFonts w:ascii="Arial" w:hAnsi="Arial" w:cs="Arial"/>
          <w:color w:val="000000"/>
          <w:sz w:val="36"/>
          <w:szCs w:val="36"/>
          <w:lang w:bidi="hi-IN"/>
        </w:rPr>
        <w:t>E</w:t>
      </w:r>
      <w:r>
        <w:rPr>
          <w:rFonts w:ascii="Arial" w:hAnsi="Arial" w:cs="Arial"/>
          <w:color w:val="000000"/>
          <w:sz w:val="36"/>
          <w:szCs w:val="36"/>
          <w:lang w:bidi="hi-IN"/>
        </w:rPr>
        <w:t>q SarI#r</w:t>
      </w:r>
      <w:r w:rsidR="00665208">
        <w:rPr>
          <w:rFonts w:ascii="Arial" w:hAnsi="Arial" w:cs="Arial"/>
          <w:color w:val="000000"/>
          <w:sz w:val="36"/>
          <w:szCs w:val="36"/>
          <w:lang w:bidi="hi-IN"/>
        </w:rPr>
        <w:t>E</w:t>
      </w:r>
      <w:r>
        <w:rPr>
          <w:rFonts w:ascii="Arial" w:hAnsi="Arial" w:cs="Arial"/>
          <w:color w:val="000000"/>
          <w:sz w:val="36"/>
          <w:szCs w:val="36"/>
          <w:lang w:bidi="hi-IN"/>
        </w:rPr>
        <w:t xml:space="preserve"> SriqtA | </w:t>
      </w:r>
      <w:r w:rsidR="00A1582D">
        <w:rPr>
          <w:rFonts w:ascii="Arial" w:hAnsi="Arial" w:cs="Arial"/>
          <w:color w:val="000000"/>
          <w:sz w:val="36"/>
          <w:szCs w:val="36"/>
          <w:lang w:bidi="hi-IN"/>
        </w:rPr>
        <w:br/>
      </w:r>
      <w:r>
        <w:rPr>
          <w:rFonts w:ascii="Arial" w:hAnsi="Arial" w:cs="Arial"/>
          <w:color w:val="000000"/>
          <w:sz w:val="36"/>
          <w:szCs w:val="36"/>
          <w:lang w:bidi="hi-IN"/>
        </w:rPr>
        <w:t>SarI#raq(gm)q hRuda#y</w:t>
      </w:r>
      <w:r w:rsidR="00665208">
        <w:rPr>
          <w:rFonts w:ascii="Arial" w:hAnsi="Arial" w:cs="Arial"/>
          <w:color w:val="000000"/>
          <w:sz w:val="36"/>
          <w:szCs w:val="36"/>
          <w:lang w:bidi="hi-IN"/>
        </w:rPr>
        <w:t>E</w:t>
      </w:r>
      <w:r>
        <w:rPr>
          <w:rFonts w:ascii="Arial" w:hAnsi="Arial" w:cs="Arial"/>
          <w:color w:val="000000"/>
          <w:sz w:val="36"/>
          <w:szCs w:val="36"/>
          <w:lang w:bidi="hi-IN"/>
        </w:rPr>
        <w:t xml:space="preserve"> | hRuda#yaqM mayi# | </w:t>
      </w:r>
    </w:p>
    <w:p w14:paraId="792B271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aqhamaqmRut</w:t>
      </w:r>
      <w:r w:rsidR="00665208">
        <w:rPr>
          <w:rFonts w:ascii="Arial" w:hAnsi="Arial" w:cs="Arial"/>
          <w:color w:val="000000"/>
          <w:sz w:val="36"/>
          <w:szCs w:val="36"/>
          <w:lang w:bidi="hi-IN"/>
        </w:rPr>
        <w:t>E</w:t>
      </w:r>
      <w:r>
        <w:rPr>
          <w:rFonts w:ascii="Arial" w:hAnsi="Arial" w:cs="Arial"/>
          <w:color w:val="000000"/>
          <w:sz w:val="36"/>
          <w:szCs w:val="36"/>
          <w:lang w:bidi="hi-IN"/>
        </w:rPr>
        <w:t xml:space="preserve">$ | aqmRutaqM brahma#Ni | </w:t>
      </w:r>
    </w:p>
    <w:p w14:paraId="0788C946"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w:t>
      </w:r>
      <w:r w:rsidR="00D91D60">
        <w:rPr>
          <w:rFonts w:ascii="Arial" w:hAnsi="Arial" w:cs="Arial"/>
          <w:color w:val="000000"/>
          <w:sz w:val="36"/>
          <w:szCs w:val="36"/>
          <w:lang w:bidi="hi-IN"/>
        </w:rPr>
        <w:t>qShaqdhiq-vaqnaqspaqtay</w:t>
      </w:r>
      <w:r>
        <w:rPr>
          <w:rFonts w:ascii="Arial" w:hAnsi="Arial" w:cs="Arial"/>
          <w:color w:val="000000"/>
          <w:sz w:val="36"/>
          <w:szCs w:val="36"/>
          <w:lang w:bidi="hi-IN"/>
        </w:rPr>
        <w:t>O</w:t>
      </w:r>
      <w:r w:rsidR="00D91D60">
        <w:rPr>
          <w:rFonts w:ascii="Arial" w:hAnsi="Arial" w:cs="Arial"/>
          <w:color w:val="000000"/>
          <w:sz w:val="36"/>
          <w:szCs w:val="36"/>
          <w:lang w:bidi="hi-IN"/>
        </w:rPr>
        <w:t># m</w:t>
      </w:r>
      <w:r>
        <w:rPr>
          <w:rFonts w:ascii="Arial" w:hAnsi="Arial" w:cs="Arial"/>
          <w:color w:val="000000"/>
          <w:sz w:val="36"/>
          <w:szCs w:val="36"/>
          <w:lang w:bidi="hi-IN"/>
        </w:rPr>
        <w:t>E</w:t>
      </w:r>
      <w:r w:rsidR="00D91D60">
        <w:rPr>
          <w:rFonts w:ascii="Arial" w:hAnsi="Arial" w:cs="Arial"/>
          <w:color w:val="000000"/>
          <w:sz w:val="36"/>
          <w:szCs w:val="36"/>
          <w:lang w:bidi="hi-IN"/>
        </w:rPr>
        <w:t>q l</w:t>
      </w:r>
      <w:r>
        <w:rPr>
          <w:rFonts w:ascii="Arial" w:hAnsi="Arial" w:cs="Arial"/>
          <w:color w:val="000000"/>
          <w:sz w:val="36"/>
          <w:szCs w:val="36"/>
          <w:lang w:bidi="hi-IN"/>
        </w:rPr>
        <w:t>O</w:t>
      </w:r>
      <w:r w:rsidR="00D91D60">
        <w:rPr>
          <w:rFonts w:ascii="Arial" w:hAnsi="Arial" w:cs="Arial"/>
          <w:color w:val="000000"/>
          <w:sz w:val="36"/>
          <w:szCs w:val="36"/>
          <w:lang w:bidi="hi-IN"/>
        </w:rPr>
        <w:t>ma#su SriqtAH | l</w:t>
      </w:r>
      <w:r>
        <w:rPr>
          <w:rFonts w:ascii="Arial" w:hAnsi="Arial" w:cs="Arial"/>
          <w:color w:val="000000"/>
          <w:sz w:val="36"/>
          <w:szCs w:val="36"/>
          <w:lang w:bidi="hi-IN"/>
        </w:rPr>
        <w:t>O</w:t>
      </w:r>
      <w:r w:rsidR="00D91D60">
        <w:rPr>
          <w:rFonts w:ascii="Arial" w:hAnsi="Arial" w:cs="Arial"/>
          <w:color w:val="000000"/>
          <w:sz w:val="36"/>
          <w:szCs w:val="36"/>
          <w:lang w:bidi="hi-IN"/>
        </w:rPr>
        <w:t>mA#niq hRuda#y</w:t>
      </w:r>
      <w:r>
        <w:rPr>
          <w:rFonts w:ascii="Arial" w:hAnsi="Arial" w:cs="Arial"/>
          <w:color w:val="000000"/>
          <w:sz w:val="36"/>
          <w:szCs w:val="36"/>
          <w:lang w:bidi="hi-IN"/>
        </w:rPr>
        <w:t>E</w:t>
      </w:r>
      <w:r w:rsidR="00D91D60">
        <w:rPr>
          <w:rFonts w:ascii="Arial" w:hAnsi="Arial" w:cs="Arial"/>
          <w:color w:val="000000"/>
          <w:sz w:val="36"/>
          <w:szCs w:val="36"/>
          <w:lang w:bidi="hi-IN"/>
        </w:rPr>
        <w:t xml:space="preserve"> | hRuda#yaqM mayi# | aqhamaqmRut</w:t>
      </w:r>
      <w:r>
        <w:rPr>
          <w:rFonts w:ascii="Arial" w:hAnsi="Arial" w:cs="Arial"/>
          <w:color w:val="000000"/>
          <w:sz w:val="36"/>
          <w:szCs w:val="36"/>
          <w:lang w:bidi="hi-IN"/>
        </w:rPr>
        <w:t>E</w:t>
      </w:r>
      <w:r w:rsidR="00D91D60">
        <w:rPr>
          <w:rFonts w:ascii="Arial" w:hAnsi="Arial" w:cs="Arial"/>
          <w:color w:val="000000"/>
          <w:sz w:val="36"/>
          <w:szCs w:val="36"/>
          <w:lang w:bidi="hi-IN"/>
        </w:rPr>
        <w:t xml:space="preserve">$ | aqmRutaqM brahma#Ni | </w:t>
      </w:r>
    </w:p>
    <w:p w14:paraId="259E436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indr</w:t>
      </w:r>
      <w:r w:rsidR="00665208">
        <w:rPr>
          <w:rFonts w:ascii="Arial" w:hAnsi="Arial" w:cs="Arial"/>
          <w:color w:val="000000"/>
          <w:sz w:val="36"/>
          <w:szCs w:val="36"/>
          <w:lang w:bidi="hi-IN"/>
        </w:rPr>
        <w:t>O</w:t>
      </w:r>
      <w:r>
        <w:rPr>
          <w:rFonts w:ascii="Arial" w:hAnsi="Arial" w:cs="Arial"/>
          <w:color w:val="000000"/>
          <w:sz w:val="36"/>
          <w:szCs w:val="36"/>
          <w:lang w:bidi="hi-IN"/>
        </w:rPr>
        <w:t># m</w:t>
      </w:r>
      <w:r w:rsidR="00665208">
        <w:rPr>
          <w:rFonts w:ascii="Arial" w:hAnsi="Arial" w:cs="Arial"/>
          <w:color w:val="000000"/>
          <w:sz w:val="36"/>
          <w:szCs w:val="36"/>
          <w:lang w:bidi="hi-IN"/>
        </w:rPr>
        <w:t>E</w:t>
      </w:r>
      <w:r>
        <w:rPr>
          <w:rFonts w:ascii="Arial" w:hAnsi="Arial" w:cs="Arial"/>
          <w:color w:val="000000"/>
          <w:sz w:val="36"/>
          <w:szCs w:val="36"/>
          <w:lang w:bidi="hi-IN"/>
        </w:rPr>
        <w:t>q bal</w:t>
      </w:r>
      <w:r w:rsidR="00665208">
        <w:rPr>
          <w:rFonts w:ascii="Arial" w:hAnsi="Arial" w:cs="Arial"/>
          <w:color w:val="000000"/>
          <w:sz w:val="36"/>
          <w:szCs w:val="36"/>
          <w:lang w:bidi="hi-IN"/>
        </w:rPr>
        <w:t>E</w:t>
      </w:r>
      <w:r>
        <w:rPr>
          <w:rFonts w:ascii="Arial" w:hAnsi="Arial" w:cs="Arial"/>
          <w:color w:val="000000"/>
          <w:sz w:val="36"/>
          <w:szCs w:val="36"/>
          <w:lang w:bidi="hi-IN"/>
        </w:rPr>
        <w:t>$ SriqtaH | balaq(gm)q hRuda#y</w:t>
      </w:r>
      <w:r w:rsidR="00665208">
        <w:rPr>
          <w:rFonts w:ascii="Arial" w:hAnsi="Arial" w:cs="Arial"/>
          <w:color w:val="000000"/>
          <w:sz w:val="36"/>
          <w:szCs w:val="36"/>
          <w:lang w:bidi="hi-IN"/>
        </w:rPr>
        <w:t>E</w:t>
      </w:r>
      <w:r>
        <w:rPr>
          <w:rFonts w:ascii="Arial" w:hAnsi="Arial" w:cs="Arial"/>
          <w:color w:val="000000"/>
          <w:sz w:val="36"/>
          <w:szCs w:val="36"/>
          <w:lang w:bidi="hi-IN"/>
        </w:rPr>
        <w:t xml:space="preserve"> | hRuda#yaqM mayi# | aqhamaqmRut</w:t>
      </w:r>
      <w:r w:rsidR="00665208">
        <w:rPr>
          <w:rFonts w:ascii="Arial" w:hAnsi="Arial" w:cs="Arial"/>
          <w:color w:val="000000"/>
          <w:sz w:val="36"/>
          <w:szCs w:val="36"/>
          <w:lang w:bidi="hi-IN"/>
        </w:rPr>
        <w:t>E</w:t>
      </w:r>
      <w:r>
        <w:rPr>
          <w:rFonts w:ascii="Arial" w:hAnsi="Arial" w:cs="Arial"/>
          <w:color w:val="000000"/>
          <w:sz w:val="36"/>
          <w:szCs w:val="36"/>
          <w:lang w:bidi="hi-IN"/>
        </w:rPr>
        <w:t>$ | aqmRutaqM brahma#Ni | paqrjany</w:t>
      </w:r>
      <w:r w:rsidR="00665208">
        <w:rPr>
          <w:rFonts w:ascii="Arial" w:hAnsi="Arial" w:cs="Arial"/>
          <w:color w:val="000000"/>
          <w:sz w:val="36"/>
          <w:szCs w:val="36"/>
          <w:lang w:bidi="hi-IN"/>
        </w:rPr>
        <w:t>O</w:t>
      </w:r>
      <w:r>
        <w:rPr>
          <w:rFonts w:ascii="Arial" w:hAnsi="Arial" w:cs="Arial"/>
          <w:color w:val="000000"/>
          <w:sz w:val="36"/>
          <w:szCs w:val="36"/>
          <w:lang w:bidi="hi-IN"/>
        </w:rPr>
        <w:t># m</w:t>
      </w:r>
      <w:r w:rsidR="00665208">
        <w:rPr>
          <w:rFonts w:ascii="Arial" w:hAnsi="Arial" w:cs="Arial"/>
          <w:color w:val="000000"/>
          <w:sz w:val="36"/>
          <w:szCs w:val="36"/>
          <w:lang w:bidi="hi-IN"/>
        </w:rPr>
        <w:t>E</w:t>
      </w:r>
      <w:r>
        <w:rPr>
          <w:rFonts w:ascii="Arial" w:hAnsi="Arial" w:cs="Arial"/>
          <w:color w:val="000000"/>
          <w:sz w:val="36"/>
          <w:szCs w:val="36"/>
          <w:lang w:bidi="hi-IN"/>
        </w:rPr>
        <w:t xml:space="preserve"> mUqrdhni SriqtaH | mUqrdhA hRuda#y</w:t>
      </w:r>
      <w:r w:rsidR="00665208">
        <w:rPr>
          <w:rFonts w:ascii="Arial" w:hAnsi="Arial" w:cs="Arial"/>
          <w:color w:val="000000"/>
          <w:sz w:val="36"/>
          <w:szCs w:val="36"/>
          <w:lang w:bidi="hi-IN"/>
        </w:rPr>
        <w:t>E</w:t>
      </w:r>
      <w:r>
        <w:rPr>
          <w:rFonts w:ascii="Arial" w:hAnsi="Arial" w:cs="Arial"/>
          <w:color w:val="000000"/>
          <w:sz w:val="36"/>
          <w:szCs w:val="36"/>
          <w:lang w:bidi="hi-IN"/>
        </w:rPr>
        <w:t xml:space="preserve"> | hRuda#yaqM mayi# | </w:t>
      </w:r>
    </w:p>
    <w:p w14:paraId="438C3FA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aqhamaqmRut</w:t>
      </w:r>
      <w:r w:rsidR="00665208">
        <w:rPr>
          <w:rFonts w:ascii="Arial" w:hAnsi="Arial" w:cs="Arial"/>
          <w:color w:val="000000"/>
          <w:sz w:val="36"/>
          <w:szCs w:val="36"/>
          <w:lang w:bidi="hi-IN"/>
        </w:rPr>
        <w:t>E</w:t>
      </w:r>
      <w:r>
        <w:rPr>
          <w:rFonts w:ascii="Arial" w:hAnsi="Arial" w:cs="Arial"/>
          <w:color w:val="000000"/>
          <w:sz w:val="36"/>
          <w:szCs w:val="36"/>
          <w:lang w:bidi="hi-IN"/>
        </w:rPr>
        <w:t xml:space="preserve">$ | aqmRutaqM brahma#Ni | </w:t>
      </w:r>
    </w:p>
    <w:p w14:paraId="76739C5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ISA#n</w:t>
      </w:r>
      <w:r w:rsidR="00665208">
        <w:rPr>
          <w:rFonts w:ascii="Arial" w:hAnsi="Arial" w:cs="Arial"/>
          <w:color w:val="000000"/>
          <w:sz w:val="36"/>
          <w:szCs w:val="36"/>
          <w:lang w:bidi="hi-IN"/>
        </w:rPr>
        <w:t>O</w:t>
      </w:r>
      <w:r>
        <w:rPr>
          <w:rFonts w:ascii="Arial" w:hAnsi="Arial" w:cs="Arial"/>
          <w:color w:val="000000"/>
          <w:sz w:val="36"/>
          <w:szCs w:val="36"/>
          <w:lang w:bidi="hi-IN"/>
        </w:rPr>
        <w:t xml:space="preserve"> m</w:t>
      </w:r>
      <w:r w:rsidR="00665208">
        <w:rPr>
          <w:rFonts w:ascii="Arial" w:hAnsi="Arial" w:cs="Arial"/>
          <w:color w:val="000000"/>
          <w:sz w:val="36"/>
          <w:szCs w:val="36"/>
          <w:lang w:bidi="hi-IN"/>
        </w:rPr>
        <w:t>E</w:t>
      </w:r>
      <w:r>
        <w:rPr>
          <w:rFonts w:ascii="Arial" w:hAnsi="Arial" w:cs="Arial"/>
          <w:color w:val="000000"/>
          <w:sz w:val="36"/>
          <w:szCs w:val="36"/>
          <w:lang w:bidi="hi-IN"/>
        </w:rPr>
        <w:t xml:space="preserve"> maqnyau SriqtaH | maqnyu rhRuda#y</w:t>
      </w:r>
      <w:r w:rsidR="00665208">
        <w:rPr>
          <w:rFonts w:ascii="Arial" w:hAnsi="Arial" w:cs="Arial"/>
          <w:color w:val="000000"/>
          <w:sz w:val="36"/>
          <w:szCs w:val="36"/>
          <w:lang w:bidi="hi-IN"/>
        </w:rPr>
        <w:t>E</w:t>
      </w:r>
      <w:r>
        <w:rPr>
          <w:rFonts w:ascii="Arial" w:hAnsi="Arial" w:cs="Arial"/>
          <w:color w:val="000000"/>
          <w:sz w:val="36"/>
          <w:szCs w:val="36"/>
          <w:lang w:bidi="hi-IN"/>
        </w:rPr>
        <w:t xml:space="preserve"> | hRuda#yaqM mayi# | </w:t>
      </w:r>
    </w:p>
    <w:p w14:paraId="4C41EDA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aqhamaqmRut</w:t>
      </w:r>
      <w:r w:rsidR="00665208">
        <w:rPr>
          <w:rFonts w:ascii="Arial" w:hAnsi="Arial" w:cs="Arial"/>
          <w:color w:val="000000"/>
          <w:sz w:val="36"/>
          <w:szCs w:val="36"/>
          <w:lang w:bidi="hi-IN"/>
        </w:rPr>
        <w:t>E</w:t>
      </w:r>
      <w:r>
        <w:rPr>
          <w:rFonts w:ascii="Arial" w:hAnsi="Arial" w:cs="Arial"/>
          <w:color w:val="000000"/>
          <w:sz w:val="36"/>
          <w:szCs w:val="36"/>
          <w:lang w:bidi="hi-IN"/>
        </w:rPr>
        <w:t xml:space="preserve">$ | aqmRutaqM brahma#Ni | </w:t>
      </w:r>
    </w:p>
    <w:p w14:paraId="1846178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AqtmA ma# Aqtmani# SriqtaH | AqtmA hRuda#y</w:t>
      </w:r>
      <w:r w:rsidR="00665208">
        <w:rPr>
          <w:rFonts w:ascii="Arial" w:hAnsi="Arial" w:cs="Arial"/>
          <w:color w:val="000000"/>
          <w:sz w:val="36"/>
          <w:szCs w:val="36"/>
          <w:lang w:bidi="hi-IN"/>
        </w:rPr>
        <w:t>E</w:t>
      </w:r>
      <w:r>
        <w:rPr>
          <w:rFonts w:ascii="Arial" w:hAnsi="Arial" w:cs="Arial"/>
          <w:color w:val="000000"/>
          <w:sz w:val="36"/>
          <w:szCs w:val="36"/>
          <w:lang w:bidi="hi-IN"/>
        </w:rPr>
        <w:t xml:space="preserve"> | hRuda#yaqM mayi# | </w:t>
      </w:r>
    </w:p>
    <w:p w14:paraId="540147F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aqhamaqmRut</w:t>
      </w:r>
      <w:r w:rsidR="00665208">
        <w:rPr>
          <w:rFonts w:ascii="Arial" w:hAnsi="Arial" w:cs="Arial"/>
          <w:color w:val="000000"/>
          <w:sz w:val="36"/>
          <w:szCs w:val="36"/>
          <w:lang w:bidi="hi-IN"/>
        </w:rPr>
        <w:t>E</w:t>
      </w:r>
      <w:r>
        <w:rPr>
          <w:rFonts w:ascii="Arial" w:hAnsi="Arial" w:cs="Arial"/>
          <w:color w:val="000000"/>
          <w:sz w:val="36"/>
          <w:szCs w:val="36"/>
          <w:lang w:bidi="hi-IN"/>
        </w:rPr>
        <w:t xml:space="preserve">$ | aqmRutaqM brahma#Ni | </w:t>
      </w:r>
    </w:p>
    <w:p w14:paraId="5031E7B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puna#rma AqtmA punaqrAyuq-rAgA$t | puna#H prAqNaH punaqrAkU#taqmAgA$t | </w:t>
      </w:r>
    </w:p>
    <w:p w14:paraId="2592C79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vaiqSvAqnaqr</w:t>
      </w:r>
      <w:r w:rsidR="00665208">
        <w:rPr>
          <w:rFonts w:ascii="Arial" w:hAnsi="Arial" w:cs="Arial"/>
          <w:color w:val="000000"/>
          <w:sz w:val="36"/>
          <w:szCs w:val="36"/>
          <w:lang w:bidi="hi-IN"/>
        </w:rPr>
        <w:t>O</w:t>
      </w:r>
      <w:r>
        <w:rPr>
          <w:rFonts w:ascii="Arial" w:hAnsi="Arial" w:cs="Arial"/>
          <w:color w:val="000000"/>
          <w:sz w:val="36"/>
          <w:szCs w:val="36"/>
          <w:lang w:bidi="hi-IN"/>
        </w:rPr>
        <w:t xml:space="preserve"> raqSmiBi# rvAvRudhAqnaH | aqntasti#ShTha-tvaqmRuta#sya g</w:t>
      </w:r>
      <w:r w:rsidR="00665208">
        <w:rPr>
          <w:rFonts w:ascii="Arial" w:hAnsi="Arial" w:cs="Arial"/>
          <w:color w:val="000000"/>
          <w:sz w:val="36"/>
          <w:szCs w:val="36"/>
          <w:lang w:bidi="hi-IN"/>
        </w:rPr>
        <w:t>O</w:t>
      </w:r>
      <w:r>
        <w:rPr>
          <w:rFonts w:ascii="Arial" w:hAnsi="Arial" w:cs="Arial"/>
          <w:color w:val="000000"/>
          <w:sz w:val="36"/>
          <w:szCs w:val="36"/>
          <w:lang w:bidi="hi-IN"/>
        </w:rPr>
        <w:t>qpAH || 2</w:t>
      </w:r>
    </w:p>
    <w:p w14:paraId="0AFFFEF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ArA#dhiqt</w:t>
      </w:r>
      <w:r w:rsidR="00665208">
        <w:rPr>
          <w:rFonts w:ascii="Arial" w:hAnsi="Arial" w:cs="Arial"/>
          <w:color w:val="000000"/>
          <w:sz w:val="36"/>
          <w:szCs w:val="36"/>
          <w:lang w:bidi="hi-IN"/>
        </w:rPr>
        <w:t>O</w:t>
      </w:r>
      <w:r>
        <w:rPr>
          <w:rFonts w:ascii="Arial" w:hAnsi="Arial" w:cs="Arial"/>
          <w:color w:val="000000"/>
          <w:sz w:val="36"/>
          <w:szCs w:val="36"/>
          <w:lang w:bidi="hi-IN"/>
        </w:rPr>
        <w:t xml:space="preserve"> ma#nuShyaiqstvaqM siqddhaiq rd</w:t>
      </w:r>
      <w:r w:rsidR="00665208">
        <w:rPr>
          <w:rFonts w:ascii="Arial" w:hAnsi="Arial" w:cs="Arial"/>
          <w:color w:val="000000"/>
          <w:sz w:val="36"/>
          <w:szCs w:val="36"/>
          <w:lang w:bidi="hi-IN"/>
        </w:rPr>
        <w:t>E</w:t>
      </w:r>
      <w:r>
        <w:rPr>
          <w:rFonts w:ascii="Arial" w:hAnsi="Arial" w:cs="Arial"/>
          <w:color w:val="000000"/>
          <w:sz w:val="36"/>
          <w:szCs w:val="36"/>
          <w:lang w:bidi="hi-IN"/>
        </w:rPr>
        <w:t xml:space="preserve">vA#suqrAdi#BiH | </w:t>
      </w:r>
    </w:p>
    <w:p w14:paraId="19E42C8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ArA#dhaqyA#mi BaktyAq tvAq&amp;nuqgrahA#Na maqh</w:t>
      </w:r>
      <w:r w:rsidR="00665208">
        <w:rPr>
          <w:rFonts w:ascii="Arial" w:hAnsi="Arial" w:cs="Arial"/>
          <w:color w:val="000000"/>
          <w:sz w:val="36"/>
          <w:szCs w:val="36"/>
          <w:lang w:bidi="hi-IN"/>
        </w:rPr>
        <w:t>E</w:t>
      </w:r>
      <w:r>
        <w:rPr>
          <w:rFonts w:ascii="Arial" w:hAnsi="Arial" w:cs="Arial"/>
          <w:color w:val="000000"/>
          <w:sz w:val="36"/>
          <w:szCs w:val="36"/>
          <w:lang w:bidi="hi-IN"/>
        </w:rPr>
        <w:t>Sva#ra || 3</w:t>
      </w:r>
    </w:p>
    <w:p w14:paraId="2DC47348" w14:textId="25D6CA7D" w:rsidR="00F77EEB" w:rsidRDefault="00F77EEB" w:rsidP="00F77EEB">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&lt;lang=eng&gt;</w:t>
      </w:r>
    </w:p>
    <w:p w14:paraId="618D3419" w14:textId="23D60B09"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w:t>
      </w:r>
      <w:r w:rsidR="00E9479D">
        <w:rPr>
          <w:rFonts w:ascii="Arial" w:hAnsi="Arial" w:cs="Arial"/>
          <w:color w:val="000000"/>
          <w:sz w:val="36"/>
          <w:szCs w:val="36"/>
          <w:lang w:bidi="hi-IN"/>
        </w:rPr>
        <w:t>o</w:t>
      </w:r>
      <w:r>
        <w:rPr>
          <w:rFonts w:ascii="Arial" w:hAnsi="Arial" w:cs="Arial"/>
          <w:color w:val="000000"/>
          <w:sz w:val="36"/>
          <w:szCs w:val="36"/>
          <w:lang w:bidi="hi-IN"/>
        </w:rPr>
        <w:t>t</w:t>
      </w:r>
      <w:r w:rsidR="00E9479D">
        <w:rPr>
          <w:rFonts w:ascii="Arial" w:hAnsi="Arial" w:cs="Arial"/>
          <w:color w:val="000000"/>
          <w:sz w:val="36"/>
          <w:szCs w:val="36"/>
          <w:lang w:bidi="hi-IN"/>
        </w:rPr>
        <w:t>e</w:t>
      </w:r>
      <w:r>
        <w:rPr>
          <w:rFonts w:ascii="Arial" w:hAnsi="Arial" w:cs="Arial"/>
          <w:color w:val="000000"/>
          <w:sz w:val="36"/>
          <w:szCs w:val="36"/>
          <w:lang w:bidi="hi-IN"/>
        </w:rPr>
        <w:t xml:space="preserve"> f</w:t>
      </w:r>
      <w:r w:rsidR="00E9479D">
        <w:rPr>
          <w:rFonts w:ascii="Arial" w:hAnsi="Arial" w:cs="Arial"/>
          <w:color w:val="000000"/>
          <w:sz w:val="36"/>
          <w:szCs w:val="36"/>
          <w:lang w:bidi="hi-IN"/>
        </w:rPr>
        <w:t>o</w:t>
      </w:r>
      <w:r>
        <w:rPr>
          <w:rFonts w:ascii="Arial" w:hAnsi="Arial" w:cs="Arial"/>
          <w:color w:val="000000"/>
          <w:sz w:val="36"/>
          <w:szCs w:val="36"/>
          <w:lang w:bidi="hi-IN"/>
        </w:rPr>
        <w:t>r p</w:t>
      </w:r>
      <w:r w:rsidR="00E9479D">
        <w:rPr>
          <w:rFonts w:ascii="Arial" w:hAnsi="Arial" w:cs="Arial"/>
          <w:color w:val="000000"/>
          <w:sz w:val="36"/>
          <w:szCs w:val="36"/>
          <w:lang w:bidi="hi-IN"/>
        </w:rPr>
        <w:t>o</w:t>
      </w:r>
      <w:r>
        <w:rPr>
          <w:rFonts w:ascii="Arial" w:hAnsi="Arial" w:cs="Arial"/>
          <w:color w:val="000000"/>
          <w:sz w:val="36"/>
          <w:szCs w:val="36"/>
          <w:lang w:bidi="hi-IN"/>
        </w:rPr>
        <w:t>int N</w:t>
      </w:r>
      <w:r w:rsidR="00E9479D">
        <w:rPr>
          <w:rFonts w:ascii="Arial" w:hAnsi="Arial" w:cs="Arial"/>
          <w:color w:val="000000"/>
          <w:sz w:val="36"/>
          <w:szCs w:val="36"/>
          <w:lang w:bidi="hi-IN"/>
        </w:rPr>
        <w:t>o</w:t>
      </w:r>
      <w:r w:rsidR="00F77EEB">
        <w:rPr>
          <w:rFonts w:ascii="Arial" w:hAnsi="Arial" w:cs="Arial"/>
          <w:color w:val="000000"/>
          <w:sz w:val="36"/>
          <w:szCs w:val="36"/>
          <w:lang w:bidi="hi-IN"/>
        </w:rPr>
        <w:t>.3</w:t>
      </w:r>
    </w:p>
    <w:p w14:paraId="011482FF" w14:textId="77777777" w:rsidR="00D91D60" w:rsidRDefault="00A1582D"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r w:rsidR="00D91D60">
        <w:rPr>
          <w:rFonts w:ascii="Arial" w:hAnsi="Arial" w:cs="Arial"/>
          <w:color w:val="000000"/>
          <w:sz w:val="36"/>
          <w:szCs w:val="36"/>
          <w:lang w:bidi="hi-IN"/>
        </w:rPr>
        <w:t>Giv</w:t>
      </w:r>
      <w:r w:rsidR="00E9479D">
        <w:rPr>
          <w:rFonts w:ascii="Arial" w:hAnsi="Arial" w:cs="Arial"/>
          <w:color w:val="000000"/>
          <w:sz w:val="36"/>
          <w:szCs w:val="36"/>
          <w:lang w:bidi="hi-IN"/>
        </w:rPr>
        <w:t>e</w:t>
      </w:r>
      <w:r w:rsidR="00D91D60">
        <w:rPr>
          <w:rFonts w:ascii="Arial" w:hAnsi="Arial" w:cs="Arial"/>
          <w:color w:val="000000"/>
          <w:sz w:val="36"/>
          <w:szCs w:val="36"/>
          <w:lang w:bidi="hi-IN"/>
        </w:rPr>
        <w:t>n as p</w:t>
      </w:r>
      <w:r w:rsidR="00E9479D">
        <w:rPr>
          <w:rFonts w:ascii="Arial" w:hAnsi="Arial" w:cs="Arial"/>
          <w:color w:val="000000"/>
          <w:sz w:val="36"/>
          <w:szCs w:val="36"/>
          <w:lang w:bidi="hi-IN"/>
        </w:rPr>
        <w:t>e</w:t>
      </w:r>
      <w:r w:rsidR="00D91D60">
        <w:rPr>
          <w:rFonts w:ascii="Arial" w:hAnsi="Arial" w:cs="Arial"/>
          <w:color w:val="000000"/>
          <w:sz w:val="36"/>
          <w:szCs w:val="36"/>
          <w:lang w:bidi="hi-IN"/>
        </w:rPr>
        <w:t xml:space="preserve">r </w:t>
      </w:r>
      <w:r w:rsidR="00E9479D">
        <w:rPr>
          <w:rFonts w:ascii="Arial" w:hAnsi="Arial" w:cs="Arial"/>
          <w:color w:val="000000"/>
          <w:sz w:val="36"/>
          <w:szCs w:val="36"/>
          <w:lang w:bidi="hi-IN"/>
        </w:rPr>
        <w:t>e</w:t>
      </w:r>
      <w:r w:rsidR="00D91D60">
        <w:rPr>
          <w:rFonts w:ascii="Arial" w:hAnsi="Arial" w:cs="Arial"/>
          <w:color w:val="000000"/>
          <w:sz w:val="36"/>
          <w:szCs w:val="36"/>
          <w:lang w:bidi="hi-IN"/>
        </w:rPr>
        <w:t>xisting c</w:t>
      </w:r>
      <w:r w:rsidR="00E9479D">
        <w:rPr>
          <w:rFonts w:ascii="Arial" w:hAnsi="Arial" w:cs="Arial"/>
          <w:color w:val="000000"/>
          <w:sz w:val="36"/>
          <w:szCs w:val="36"/>
          <w:lang w:bidi="hi-IN"/>
        </w:rPr>
        <w:t>o</w:t>
      </w:r>
      <w:r w:rsidR="00D91D60">
        <w:rPr>
          <w:rFonts w:ascii="Arial" w:hAnsi="Arial" w:cs="Arial"/>
          <w:color w:val="000000"/>
          <w:sz w:val="36"/>
          <w:szCs w:val="36"/>
          <w:lang w:bidi="hi-IN"/>
        </w:rPr>
        <w:t>nv</w:t>
      </w:r>
      <w:r w:rsidR="00E9479D">
        <w:rPr>
          <w:rFonts w:ascii="Arial" w:hAnsi="Arial" w:cs="Arial"/>
          <w:color w:val="000000"/>
          <w:sz w:val="36"/>
          <w:szCs w:val="36"/>
          <w:lang w:bidi="hi-IN"/>
        </w:rPr>
        <w:t>e</w:t>
      </w:r>
      <w:r w:rsidR="00D91D60">
        <w:rPr>
          <w:rFonts w:ascii="Arial" w:hAnsi="Arial" w:cs="Arial"/>
          <w:color w:val="000000"/>
          <w:sz w:val="36"/>
          <w:szCs w:val="36"/>
          <w:lang w:bidi="hi-IN"/>
        </w:rPr>
        <w:t>nti</w:t>
      </w:r>
      <w:r w:rsidR="00E9479D">
        <w:rPr>
          <w:rFonts w:ascii="Arial" w:hAnsi="Arial" w:cs="Arial"/>
          <w:color w:val="000000"/>
          <w:sz w:val="36"/>
          <w:szCs w:val="36"/>
          <w:lang w:bidi="hi-IN"/>
        </w:rPr>
        <w:t>o</w:t>
      </w:r>
      <w:r w:rsidR="00D91D60">
        <w:rPr>
          <w:rFonts w:ascii="Arial" w:hAnsi="Arial" w:cs="Arial"/>
          <w:color w:val="000000"/>
          <w:sz w:val="36"/>
          <w:szCs w:val="36"/>
          <w:lang w:bidi="hi-IN"/>
        </w:rPr>
        <w:t>n in us</w:t>
      </w:r>
      <w:r w:rsidR="00E9479D">
        <w:rPr>
          <w:rFonts w:ascii="Arial" w:hAnsi="Arial" w:cs="Arial"/>
          <w:color w:val="000000"/>
          <w:sz w:val="36"/>
          <w:szCs w:val="36"/>
          <w:lang w:bidi="hi-IN"/>
        </w:rPr>
        <w:t>e</w:t>
      </w:r>
      <w:r w:rsidR="00D91D60">
        <w:rPr>
          <w:rFonts w:ascii="Arial" w:hAnsi="Arial" w:cs="Arial"/>
          <w:color w:val="000000"/>
          <w:sz w:val="36"/>
          <w:szCs w:val="36"/>
          <w:lang w:bidi="hi-IN"/>
        </w:rPr>
        <w:t>, s</w:t>
      </w:r>
      <w:r w:rsidR="00E9479D">
        <w:rPr>
          <w:rFonts w:ascii="Arial" w:hAnsi="Arial" w:cs="Arial"/>
          <w:color w:val="000000"/>
          <w:sz w:val="36"/>
          <w:szCs w:val="36"/>
          <w:lang w:bidi="hi-IN"/>
        </w:rPr>
        <w:t>o</w:t>
      </w:r>
      <w:r w:rsidR="00D91D60">
        <w:rPr>
          <w:rFonts w:ascii="Arial" w:hAnsi="Arial" w:cs="Arial"/>
          <w:color w:val="000000"/>
          <w:sz w:val="36"/>
          <w:szCs w:val="36"/>
          <w:lang w:bidi="hi-IN"/>
        </w:rPr>
        <w:t>urc</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 n</w:t>
      </w:r>
      <w:r w:rsidR="00E9479D">
        <w:rPr>
          <w:rFonts w:ascii="Arial" w:hAnsi="Arial" w:cs="Arial"/>
          <w:color w:val="000000"/>
          <w:sz w:val="36"/>
          <w:szCs w:val="36"/>
          <w:lang w:bidi="hi-IN"/>
        </w:rPr>
        <w:t>o</w:t>
      </w:r>
      <w:r w:rsidR="00D91D60">
        <w:rPr>
          <w:rFonts w:ascii="Arial" w:hAnsi="Arial" w:cs="Arial"/>
          <w:color w:val="000000"/>
          <w:sz w:val="36"/>
          <w:szCs w:val="36"/>
          <w:lang w:bidi="hi-IN"/>
        </w:rPr>
        <w:t>t availabl</w:t>
      </w:r>
      <w:r w:rsidR="00E9479D">
        <w:rPr>
          <w:rFonts w:ascii="Arial" w:hAnsi="Arial" w:cs="Arial"/>
          <w:color w:val="000000"/>
          <w:sz w:val="36"/>
          <w:szCs w:val="36"/>
          <w:lang w:bidi="hi-IN"/>
        </w:rPr>
        <w:t>e</w:t>
      </w:r>
      <w:r w:rsidR="00D91D60">
        <w:rPr>
          <w:rFonts w:ascii="Arial" w:hAnsi="Arial" w:cs="Arial"/>
          <w:color w:val="000000"/>
          <w:sz w:val="36"/>
          <w:szCs w:val="36"/>
          <w:lang w:bidi="hi-IN"/>
        </w:rPr>
        <w:t xml:space="preserve"> in classic v</w:t>
      </w:r>
      <w:r w:rsidR="00E9479D">
        <w:rPr>
          <w:rFonts w:ascii="Arial" w:hAnsi="Arial" w:cs="Arial"/>
          <w:color w:val="000000"/>
          <w:sz w:val="36"/>
          <w:szCs w:val="36"/>
          <w:lang w:bidi="hi-IN"/>
        </w:rPr>
        <w:t>e</w:t>
      </w:r>
      <w:r w:rsidR="00D91D60">
        <w:rPr>
          <w:rFonts w:ascii="Arial" w:hAnsi="Arial" w:cs="Arial"/>
          <w:color w:val="000000"/>
          <w:sz w:val="36"/>
          <w:szCs w:val="36"/>
          <w:lang w:bidi="hi-IN"/>
        </w:rPr>
        <w:t>dic t</w:t>
      </w:r>
      <w:r w:rsidR="00E9479D">
        <w:rPr>
          <w:rFonts w:ascii="Arial" w:hAnsi="Arial" w:cs="Arial"/>
          <w:color w:val="000000"/>
          <w:sz w:val="36"/>
          <w:szCs w:val="36"/>
          <w:lang w:bidi="hi-IN"/>
        </w:rPr>
        <w:t>e</w:t>
      </w:r>
      <w:r w:rsidR="00D91D60">
        <w:rPr>
          <w:rFonts w:ascii="Arial" w:hAnsi="Arial" w:cs="Arial"/>
          <w:color w:val="000000"/>
          <w:sz w:val="36"/>
          <w:szCs w:val="36"/>
          <w:lang w:bidi="hi-IN"/>
        </w:rPr>
        <w:t>xts.</w:t>
      </w:r>
      <w:r>
        <w:rPr>
          <w:rFonts w:ascii="Arial" w:hAnsi="Arial" w:cs="Arial"/>
          <w:color w:val="000000"/>
          <w:sz w:val="36"/>
          <w:szCs w:val="36"/>
          <w:lang w:bidi="hi-IN"/>
        </w:rPr>
        <w:t>)</w:t>
      </w:r>
    </w:p>
    <w:p w14:paraId="0AF210EF" w14:textId="6BB1A0C1" w:rsidR="00D91D60" w:rsidRDefault="00083FC1"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
    <w:p w14:paraId="03805F52" w14:textId="2AC27ED2" w:rsidR="00D91D60" w:rsidRPr="00083FC1" w:rsidRDefault="00243448" w:rsidP="00083FC1">
      <w:pPr>
        <w:pStyle w:val="Heading1"/>
        <w:numPr>
          <w:ilvl w:val="0"/>
          <w:numId w:val="0"/>
        </w:numPr>
        <w:rPr>
          <w:rFonts w:ascii="Arial" w:hAnsi="Arial" w:cs="Arial"/>
        </w:rPr>
      </w:pPr>
      <w:r w:rsidRPr="00083FC1">
        <w:rPr>
          <w:rFonts w:ascii="Arial" w:hAnsi="Arial" w:cs="Arial"/>
        </w:rPr>
        <w:t>11</w:t>
      </w:r>
      <w:r w:rsidR="00D91D60" w:rsidRPr="00083FC1">
        <w:rPr>
          <w:rFonts w:ascii="Arial" w:hAnsi="Arial" w:cs="Arial"/>
        </w:rPr>
        <w:t>.</w:t>
      </w:r>
      <w:r w:rsidR="00D91D60" w:rsidRPr="00083FC1">
        <w:rPr>
          <w:rFonts w:ascii="Arial" w:hAnsi="Arial" w:cs="Arial"/>
        </w:rPr>
        <w:tab/>
        <w:t>rudra japaM (M</w:t>
      </w:r>
      <w:r w:rsidR="00E9479D" w:rsidRPr="00083FC1">
        <w:rPr>
          <w:rFonts w:ascii="Arial" w:hAnsi="Arial" w:cs="Arial"/>
        </w:rPr>
        <w:t>e</w:t>
      </w:r>
      <w:r w:rsidR="00D91D60" w:rsidRPr="00083FC1">
        <w:rPr>
          <w:rFonts w:ascii="Arial" w:hAnsi="Arial" w:cs="Arial"/>
        </w:rPr>
        <w:t>th</w:t>
      </w:r>
      <w:r w:rsidR="00E9479D" w:rsidRPr="00083FC1">
        <w:rPr>
          <w:rFonts w:ascii="Arial" w:hAnsi="Arial" w:cs="Arial"/>
        </w:rPr>
        <w:t>o</w:t>
      </w:r>
      <w:r w:rsidR="00D91D60" w:rsidRPr="00083FC1">
        <w:rPr>
          <w:rFonts w:ascii="Arial" w:hAnsi="Arial" w:cs="Arial"/>
        </w:rPr>
        <w:t>ds)</w:t>
      </w:r>
    </w:p>
    <w:p w14:paraId="6ED5782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Th</w:t>
      </w:r>
      <w:r w:rsidR="00E9479D">
        <w:rPr>
          <w:rFonts w:ascii="Arial" w:hAnsi="Arial" w:cs="Arial"/>
          <w:color w:val="000000"/>
          <w:sz w:val="36"/>
          <w:szCs w:val="36"/>
          <w:lang w:bidi="hi-IN"/>
        </w:rPr>
        <w:t>e</w:t>
      </w:r>
      <w:r>
        <w:rPr>
          <w:rFonts w:ascii="Arial" w:hAnsi="Arial" w:cs="Arial"/>
          <w:color w:val="000000"/>
          <w:sz w:val="36"/>
          <w:szCs w:val="36"/>
          <w:lang w:bidi="hi-IN"/>
        </w:rPr>
        <w:t>r</w:t>
      </w:r>
      <w:r w:rsidR="00E9479D">
        <w:rPr>
          <w:rFonts w:ascii="Arial" w:hAnsi="Arial" w:cs="Arial"/>
          <w:color w:val="000000"/>
          <w:sz w:val="36"/>
          <w:szCs w:val="36"/>
          <w:lang w:bidi="hi-IN"/>
        </w:rPr>
        <w:t>e</w:t>
      </w:r>
      <w:r>
        <w:rPr>
          <w:rFonts w:ascii="Arial" w:hAnsi="Arial" w:cs="Arial"/>
          <w:color w:val="000000"/>
          <w:sz w:val="36"/>
          <w:szCs w:val="36"/>
          <w:lang w:bidi="hi-IN"/>
        </w:rPr>
        <w:t xml:space="preserve"> </w:t>
      </w:r>
      <w:proofErr w:type="gramStart"/>
      <w:r>
        <w:rPr>
          <w:rFonts w:ascii="Arial" w:hAnsi="Arial" w:cs="Arial"/>
          <w:color w:val="000000"/>
          <w:sz w:val="36"/>
          <w:szCs w:val="36"/>
          <w:lang w:bidi="hi-IN"/>
        </w:rPr>
        <w:t>ar</w:t>
      </w:r>
      <w:r w:rsidR="00E9479D">
        <w:rPr>
          <w:rFonts w:ascii="Arial" w:hAnsi="Arial" w:cs="Arial"/>
          <w:color w:val="000000"/>
          <w:sz w:val="36"/>
          <w:szCs w:val="36"/>
          <w:lang w:bidi="hi-IN"/>
        </w:rPr>
        <w:t xml:space="preserve">e </w:t>
      </w:r>
      <w:r>
        <w:rPr>
          <w:rFonts w:ascii="Arial" w:hAnsi="Arial" w:cs="Arial"/>
          <w:color w:val="000000"/>
          <w:sz w:val="36"/>
          <w:szCs w:val="36"/>
          <w:lang w:bidi="hi-IN"/>
        </w:rPr>
        <w:t xml:space="preserve"> g</w:t>
      </w:r>
      <w:r w:rsidR="00E9479D">
        <w:rPr>
          <w:rFonts w:ascii="Arial" w:hAnsi="Arial" w:cs="Arial"/>
          <w:color w:val="000000"/>
          <w:sz w:val="36"/>
          <w:szCs w:val="36"/>
          <w:lang w:bidi="hi-IN"/>
        </w:rPr>
        <w:t>e</w:t>
      </w:r>
      <w:r>
        <w:rPr>
          <w:rFonts w:ascii="Arial" w:hAnsi="Arial" w:cs="Arial"/>
          <w:color w:val="000000"/>
          <w:sz w:val="36"/>
          <w:szCs w:val="36"/>
          <w:lang w:bidi="hi-IN"/>
        </w:rPr>
        <w:t>n</w:t>
      </w:r>
      <w:r w:rsidR="00E9479D">
        <w:rPr>
          <w:rFonts w:ascii="Arial" w:hAnsi="Arial" w:cs="Arial"/>
          <w:color w:val="000000"/>
          <w:sz w:val="36"/>
          <w:szCs w:val="36"/>
          <w:lang w:bidi="hi-IN"/>
        </w:rPr>
        <w:t>e</w:t>
      </w:r>
      <w:r>
        <w:rPr>
          <w:rFonts w:ascii="Arial" w:hAnsi="Arial" w:cs="Arial"/>
          <w:color w:val="000000"/>
          <w:sz w:val="36"/>
          <w:szCs w:val="36"/>
          <w:lang w:bidi="hi-IN"/>
        </w:rPr>
        <w:t>rally</w:t>
      </w:r>
      <w:proofErr w:type="gramEnd"/>
      <w:r>
        <w:rPr>
          <w:rFonts w:ascii="Arial" w:hAnsi="Arial" w:cs="Arial"/>
          <w:color w:val="000000"/>
          <w:sz w:val="36"/>
          <w:szCs w:val="36"/>
          <w:lang w:bidi="hi-IN"/>
        </w:rPr>
        <w:t xml:space="preserve"> 2 m</w:t>
      </w:r>
      <w:r w:rsidR="00E9479D">
        <w:rPr>
          <w:rFonts w:ascii="Arial" w:hAnsi="Arial" w:cs="Arial"/>
          <w:color w:val="000000"/>
          <w:sz w:val="36"/>
          <w:szCs w:val="36"/>
          <w:lang w:bidi="hi-IN"/>
        </w:rPr>
        <w:t>e</w:t>
      </w:r>
      <w:r>
        <w:rPr>
          <w:rFonts w:ascii="Arial" w:hAnsi="Arial" w:cs="Arial"/>
          <w:color w:val="000000"/>
          <w:sz w:val="36"/>
          <w:szCs w:val="36"/>
          <w:lang w:bidi="hi-IN"/>
        </w:rPr>
        <w:t>th</w:t>
      </w:r>
      <w:r w:rsidR="00E9479D">
        <w:rPr>
          <w:rFonts w:ascii="Arial" w:hAnsi="Arial" w:cs="Arial"/>
          <w:color w:val="000000"/>
          <w:sz w:val="36"/>
          <w:szCs w:val="36"/>
          <w:lang w:bidi="hi-IN"/>
        </w:rPr>
        <w:t>o</w:t>
      </w:r>
      <w:r>
        <w:rPr>
          <w:rFonts w:ascii="Arial" w:hAnsi="Arial" w:cs="Arial"/>
          <w:color w:val="000000"/>
          <w:sz w:val="36"/>
          <w:szCs w:val="36"/>
          <w:lang w:bidi="hi-IN"/>
        </w:rPr>
        <w:t>ds in practic</w:t>
      </w:r>
      <w:r w:rsidR="00E9479D">
        <w:rPr>
          <w:rFonts w:ascii="Arial" w:hAnsi="Arial" w:cs="Arial"/>
          <w:color w:val="000000"/>
          <w:sz w:val="36"/>
          <w:szCs w:val="36"/>
          <w:lang w:bidi="hi-IN"/>
        </w:rPr>
        <w:t>e</w:t>
      </w:r>
      <w:r>
        <w:rPr>
          <w:rFonts w:ascii="Arial" w:hAnsi="Arial" w:cs="Arial"/>
          <w:color w:val="000000"/>
          <w:sz w:val="36"/>
          <w:szCs w:val="36"/>
          <w:lang w:bidi="hi-IN"/>
        </w:rPr>
        <w:t xml:space="preserve"> b</w:t>
      </w:r>
      <w:r w:rsidR="00E9479D">
        <w:rPr>
          <w:rFonts w:ascii="Arial" w:hAnsi="Arial" w:cs="Arial"/>
          <w:color w:val="000000"/>
          <w:sz w:val="36"/>
          <w:szCs w:val="36"/>
          <w:lang w:bidi="hi-IN"/>
        </w:rPr>
        <w:t>e</w:t>
      </w:r>
      <w:r>
        <w:rPr>
          <w:rFonts w:ascii="Arial" w:hAnsi="Arial" w:cs="Arial"/>
          <w:color w:val="000000"/>
          <w:sz w:val="36"/>
          <w:szCs w:val="36"/>
          <w:lang w:bidi="hi-IN"/>
        </w:rPr>
        <w:t>f</w:t>
      </w:r>
      <w:r w:rsidR="00E9479D">
        <w:rPr>
          <w:rFonts w:ascii="Arial" w:hAnsi="Arial" w:cs="Arial"/>
          <w:color w:val="000000"/>
          <w:sz w:val="36"/>
          <w:szCs w:val="36"/>
          <w:lang w:bidi="hi-IN"/>
        </w:rPr>
        <w:t>o</w:t>
      </w:r>
      <w:r>
        <w:rPr>
          <w:rFonts w:ascii="Arial" w:hAnsi="Arial" w:cs="Arial"/>
          <w:color w:val="000000"/>
          <w:sz w:val="36"/>
          <w:szCs w:val="36"/>
          <w:lang w:bidi="hi-IN"/>
        </w:rPr>
        <w:t>r</w:t>
      </w:r>
      <w:r w:rsidR="00E9479D">
        <w:rPr>
          <w:rFonts w:ascii="Arial" w:hAnsi="Arial" w:cs="Arial"/>
          <w:color w:val="000000"/>
          <w:sz w:val="36"/>
          <w:szCs w:val="36"/>
          <w:lang w:bidi="hi-IN"/>
        </w:rPr>
        <w:t>e</w:t>
      </w:r>
      <w:r>
        <w:rPr>
          <w:rFonts w:ascii="Arial" w:hAnsi="Arial" w:cs="Arial"/>
          <w:color w:val="000000"/>
          <w:sz w:val="36"/>
          <w:szCs w:val="36"/>
          <w:lang w:bidi="hi-IN"/>
        </w:rPr>
        <w:t xml:space="preserve"> chanting </w:t>
      </w:r>
    </w:p>
    <w:p w14:paraId="0E6EA06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1st Avarti (r</w:t>
      </w:r>
      <w:r w:rsidR="00E9479D">
        <w:rPr>
          <w:rFonts w:ascii="Arial" w:hAnsi="Arial" w:cs="Arial"/>
          <w:color w:val="000000"/>
          <w:sz w:val="36"/>
          <w:szCs w:val="36"/>
          <w:lang w:bidi="hi-IN"/>
        </w:rPr>
        <w:t>o</w:t>
      </w:r>
      <w:r>
        <w:rPr>
          <w:rFonts w:ascii="Arial" w:hAnsi="Arial" w:cs="Arial"/>
          <w:color w:val="000000"/>
          <w:sz w:val="36"/>
          <w:szCs w:val="36"/>
          <w:lang w:bidi="hi-IN"/>
        </w:rPr>
        <w:t xml:space="preserve">und) Rudram Japam. </w:t>
      </w:r>
    </w:p>
    <w:p w14:paraId="35FF0A9B" w14:textId="77777777" w:rsidR="00243448" w:rsidRDefault="00243448" w:rsidP="00D91D60">
      <w:pPr>
        <w:autoSpaceDE w:val="0"/>
        <w:autoSpaceDN w:val="0"/>
        <w:adjustRightInd w:val="0"/>
        <w:spacing w:after="0" w:line="240" w:lineRule="auto"/>
        <w:rPr>
          <w:rFonts w:ascii="Arial" w:hAnsi="Arial" w:cs="Arial"/>
          <w:color w:val="000000"/>
          <w:sz w:val="36"/>
          <w:szCs w:val="36"/>
          <w:lang w:bidi="hi-IN"/>
        </w:rPr>
      </w:pPr>
    </w:p>
    <w:p w14:paraId="450C952A" w14:textId="3D265DFE" w:rsidR="00D91D60" w:rsidRPr="00083FC1" w:rsidRDefault="00243448" w:rsidP="00D91D60">
      <w:pPr>
        <w:autoSpaceDE w:val="0"/>
        <w:autoSpaceDN w:val="0"/>
        <w:adjustRightInd w:val="0"/>
        <w:spacing w:after="0" w:line="240" w:lineRule="auto"/>
        <w:rPr>
          <w:rFonts w:ascii="Arial" w:hAnsi="Arial" w:cs="Arial"/>
          <w:b/>
          <w:bCs/>
          <w:color w:val="000000"/>
          <w:sz w:val="36"/>
          <w:szCs w:val="36"/>
          <w:lang w:bidi="hi-IN"/>
        </w:rPr>
      </w:pPr>
      <w:r w:rsidRPr="00083FC1">
        <w:rPr>
          <w:rFonts w:ascii="Arial" w:hAnsi="Arial" w:cs="Arial"/>
          <w:b/>
          <w:bCs/>
          <w:color w:val="000000"/>
          <w:sz w:val="36"/>
          <w:szCs w:val="36"/>
          <w:lang w:bidi="hi-IN"/>
        </w:rPr>
        <w:t>11</w:t>
      </w:r>
      <w:r w:rsidR="00D91D60" w:rsidRPr="00083FC1">
        <w:rPr>
          <w:rFonts w:ascii="Arial" w:hAnsi="Arial" w:cs="Arial"/>
          <w:b/>
          <w:bCs/>
          <w:color w:val="000000"/>
          <w:sz w:val="36"/>
          <w:szCs w:val="36"/>
          <w:lang w:bidi="hi-IN"/>
        </w:rPr>
        <w:t>.1</w:t>
      </w:r>
      <w:r w:rsidR="00D91D60" w:rsidRPr="00083FC1">
        <w:rPr>
          <w:rFonts w:ascii="Arial" w:hAnsi="Arial" w:cs="Arial"/>
          <w:b/>
          <w:bCs/>
          <w:color w:val="000000"/>
          <w:sz w:val="36"/>
          <w:szCs w:val="36"/>
          <w:lang w:bidi="hi-IN"/>
        </w:rPr>
        <w:tab/>
        <w:t xml:space="preserve"> First M</w:t>
      </w:r>
      <w:r w:rsidR="00E9479D" w:rsidRPr="00083FC1">
        <w:rPr>
          <w:rFonts w:ascii="Arial" w:hAnsi="Arial" w:cs="Arial"/>
          <w:b/>
          <w:bCs/>
          <w:color w:val="000000"/>
          <w:sz w:val="36"/>
          <w:szCs w:val="36"/>
          <w:lang w:bidi="hi-IN"/>
        </w:rPr>
        <w:t>e</w:t>
      </w:r>
      <w:r w:rsidR="00D91D60" w:rsidRPr="00083FC1">
        <w:rPr>
          <w:rFonts w:ascii="Arial" w:hAnsi="Arial" w:cs="Arial"/>
          <w:b/>
          <w:bCs/>
          <w:color w:val="000000"/>
          <w:sz w:val="36"/>
          <w:szCs w:val="36"/>
          <w:lang w:bidi="hi-IN"/>
        </w:rPr>
        <w:t>th</w:t>
      </w:r>
      <w:r w:rsidR="00E9479D" w:rsidRPr="00083FC1">
        <w:rPr>
          <w:rFonts w:ascii="Arial" w:hAnsi="Arial" w:cs="Arial"/>
          <w:b/>
          <w:bCs/>
          <w:color w:val="000000"/>
          <w:sz w:val="36"/>
          <w:szCs w:val="36"/>
          <w:lang w:bidi="hi-IN"/>
        </w:rPr>
        <w:t>o</w:t>
      </w:r>
      <w:r w:rsidR="00D91D60" w:rsidRPr="00083FC1">
        <w:rPr>
          <w:rFonts w:ascii="Arial" w:hAnsi="Arial" w:cs="Arial"/>
          <w:b/>
          <w:bCs/>
          <w:color w:val="000000"/>
          <w:sz w:val="36"/>
          <w:szCs w:val="36"/>
          <w:lang w:bidi="hi-IN"/>
        </w:rPr>
        <w:t>d</w:t>
      </w:r>
    </w:p>
    <w:p w14:paraId="6860D4B2" w14:textId="77777777" w:rsidR="00F77EEB" w:rsidRDefault="00D91D60" w:rsidP="00F77EEB">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Th</w:t>
      </w:r>
      <w:r w:rsidR="00E9479D">
        <w:rPr>
          <w:rFonts w:ascii="Arial" w:hAnsi="Arial" w:cs="Arial"/>
          <w:color w:val="000000"/>
          <w:sz w:val="36"/>
          <w:szCs w:val="36"/>
          <w:lang w:bidi="hi-IN"/>
        </w:rPr>
        <w:t>e</w:t>
      </w:r>
      <w:r>
        <w:rPr>
          <w:rFonts w:ascii="Arial" w:hAnsi="Arial" w:cs="Arial"/>
          <w:color w:val="000000"/>
          <w:sz w:val="36"/>
          <w:szCs w:val="36"/>
          <w:lang w:bidi="hi-IN"/>
        </w:rPr>
        <w:t xml:space="preserve"> </w:t>
      </w:r>
      <w:r w:rsidR="00E9479D">
        <w:rPr>
          <w:rFonts w:ascii="Arial" w:hAnsi="Arial" w:cs="Arial"/>
          <w:color w:val="000000"/>
          <w:sz w:val="36"/>
          <w:szCs w:val="36"/>
          <w:lang w:bidi="hi-IN"/>
        </w:rPr>
        <w:t>o</w:t>
      </w:r>
      <w:r>
        <w:rPr>
          <w:rFonts w:ascii="Arial" w:hAnsi="Arial" w:cs="Arial"/>
          <w:color w:val="000000"/>
          <w:sz w:val="36"/>
          <w:szCs w:val="36"/>
          <w:lang w:bidi="hi-IN"/>
        </w:rPr>
        <w:t>rd</w:t>
      </w:r>
      <w:r w:rsidR="00E9479D">
        <w:rPr>
          <w:rFonts w:ascii="Arial" w:hAnsi="Arial" w:cs="Arial"/>
          <w:color w:val="000000"/>
          <w:sz w:val="36"/>
          <w:szCs w:val="36"/>
          <w:lang w:bidi="hi-IN"/>
        </w:rPr>
        <w:t>e</w:t>
      </w:r>
      <w:r>
        <w:rPr>
          <w:rFonts w:ascii="Arial" w:hAnsi="Arial" w:cs="Arial"/>
          <w:color w:val="000000"/>
          <w:sz w:val="36"/>
          <w:szCs w:val="36"/>
          <w:lang w:bidi="hi-IN"/>
        </w:rPr>
        <w:t xml:space="preserve">r </w:t>
      </w:r>
      <w:r w:rsidR="00E9479D">
        <w:rPr>
          <w:rFonts w:ascii="Arial" w:hAnsi="Arial" w:cs="Arial"/>
          <w:color w:val="000000"/>
          <w:sz w:val="36"/>
          <w:szCs w:val="36"/>
          <w:lang w:bidi="hi-IN"/>
        </w:rPr>
        <w:t>o</w:t>
      </w:r>
      <w:r>
        <w:rPr>
          <w:rFonts w:ascii="Arial" w:hAnsi="Arial" w:cs="Arial"/>
          <w:color w:val="000000"/>
          <w:sz w:val="36"/>
          <w:szCs w:val="36"/>
          <w:lang w:bidi="hi-IN"/>
        </w:rPr>
        <w:t>f first m</w:t>
      </w:r>
      <w:r w:rsidR="00665208">
        <w:rPr>
          <w:rFonts w:ascii="Arial" w:hAnsi="Arial" w:cs="Arial"/>
          <w:color w:val="000000"/>
          <w:sz w:val="36"/>
          <w:szCs w:val="36"/>
          <w:lang w:bidi="hi-IN"/>
        </w:rPr>
        <w:t>E</w:t>
      </w:r>
      <w:r>
        <w:rPr>
          <w:rFonts w:ascii="Arial" w:hAnsi="Arial" w:cs="Arial"/>
          <w:color w:val="000000"/>
          <w:sz w:val="36"/>
          <w:szCs w:val="36"/>
          <w:lang w:bidi="hi-IN"/>
        </w:rPr>
        <w:t>th</w:t>
      </w:r>
      <w:r w:rsidR="00E9479D">
        <w:rPr>
          <w:rFonts w:ascii="Arial" w:hAnsi="Arial" w:cs="Arial"/>
          <w:color w:val="000000"/>
          <w:sz w:val="36"/>
          <w:szCs w:val="36"/>
          <w:lang w:bidi="hi-IN"/>
        </w:rPr>
        <w:t>o</w:t>
      </w:r>
      <w:r>
        <w:rPr>
          <w:rFonts w:ascii="Arial" w:hAnsi="Arial" w:cs="Arial"/>
          <w:color w:val="000000"/>
          <w:sz w:val="36"/>
          <w:szCs w:val="36"/>
          <w:lang w:bidi="hi-IN"/>
        </w:rPr>
        <w:t>d is as f</w:t>
      </w:r>
      <w:r w:rsidR="00E9479D">
        <w:rPr>
          <w:rFonts w:ascii="Arial" w:hAnsi="Arial" w:cs="Arial"/>
          <w:color w:val="000000"/>
          <w:sz w:val="36"/>
          <w:szCs w:val="36"/>
          <w:lang w:bidi="hi-IN"/>
        </w:rPr>
        <w:t>o</w:t>
      </w:r>
      <w:r>
        <w:rPr>
          <w:rFonts w:ascii="Arial" w:hAnsi="Arial" w:cs="Arial"/>
          <w:color w:val="000000"/>
          <w:sz w:val="36"/>
          <w:szCs w:val="36"/>
          <w:lang w:bidi="hi-IN"/>
        </w:rPr>
        <w:t>ll</w:t>
      </w:r>
      <w:r w:rsidR="00E9479D">
        <w:rPr>
          <w:rFonts w:ascii="Arial" w:hAnsi="Arial" w:cs="Arial"/>
          <w:color w:val="000000"/>
          <w:sz w:val="36"/>
          <w:szCs w:val="36"/>
          <w:lang w:bidi="hi-IN"/>
        </w:rPr>
        <w:t>o</w:t>
      </w:r>
      <w:r>
        <w:rPr>
          <w:rFonts w:ascii="Arial" w:hAnsi="Arial" w:cs="Arial"/>
          <w:color w:val="000000"/>
          <w:sz w:val="36"/>
          <w:szCs w:val="36"/>
          <w:lang w:bidi="hi-IN"/>
        </w:rPr>
        <w:t>ws:</w:t>
      </w:r>
      <w:r w:rsidR="00F77EEB">
        <w:rPr>
          <w:rFonts w:ascii="Arial" w:hAnsi="Arial" w:cs="Arial"/>
          <w:color w:val="000000"/>
          <w:sz w:val="36"/>
          <w:szCs w:val="36"/>
          <w:lang w:bidi="hi-IN"/>
        </w:rPr>
        <w:t xml:space="preserve"> &lt;lang=def&gt;</w:t>
      </w:r>
    </w:p>
    <w:p w14:paraId="75B54F9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1.</w:t>
      </w:r>
      <w:r>
        <w:rPr>
          <w:rFonts w:ascii="Arial" w:hAnsi="Arial" w:cs="Arial"/>
          <w:color w:val="000000"/>
          <w:sz w:val="36"/>
          <w:szCs w:val="36"/>
          <w:lang w:bidi="hi-IN"/>
        </w:rPr>
        <w:tab/>
        <w:t>kalaSa dhyAnaM "dhyAy</w:t>
      </w:r>
      <w:r w:rsidR="00665208">
        <w:rPr>
          <w:rFonts w:ascii="Arial" w:hAnsi="Arial" w:cs="Arial"/>
          <w:color w:val="000000"/>
          <w:sz w:val="36"/>
          <w:szCs w:val="36"/>
          <w:lang w:bidi="hi-IN"/>
        </w:rPr>
        <w:t>E</w:t>
      </w:r>
      <w:r>
        <w:rPr>
          <w:rFonts w:ascii="Arial" w:hAnsi="Arial" w:cs="Arial"/>
          <w:color w:val="000000"/>
          <w:sz w:val="36"/>
          <w:szCs w:val="36"/>
          <w:lang w:bidi="hi-IN"/>
        </w:rPr>
        <w:t>nnirAmayaM vastu " (it</w:t>
      </w:r>
      <w:r w:rsidR="00E9479D">
        <w:rPr>
          <w:rFonts w:ascii="Arial" w:hAnsi="Arial" w:cs="Arial"/>
          <w:color w:val="000000"/>
          <w:sz w:val="36"/>
          <w:szCs w:val="36"/>
          <w:lang w:bidi="hi-IN"/>
        </w:rPr>
        <w:t>e</w:t>
      </w:r>
      <w:r>
        <w:rPr>
          <w:rFonts w:ascii="Arial" w:hAnsi="Arial" w:cs="Arial"/>
          <w:color w:val="000000"/>
          <w:sz w:val="36"/>
          <w:szCs w:val="36"/>
          <w:lang w:bidi="hi-IN"/>
        </w:rPr>
        <w:t>m N</w:t>
      </w:r>
      <w:r w:rsidR="00E9479D">
        <w:rPr>
          <w:rFonts w:ascii="Arial" w:hAnsi="Arial" w:cs="Arial"/>
          <w:color w:val="000000"/>
          <w:sz w:val="36"/>
          <w:szCs w:val="36"/>
          <w:lang w:bidi="hi-IN"/>
        </w:rPr>
        <w:t>o</w:t>
      </w:r>
      <w:r>
        <w:rPr>
          <w:rFonts w:ascii="Arial" w:hAnsi="Arial" w:cs="Arial"/>
          <w:color w:val="000000"/>
          <w:sz w:val="36"/>
          <w:szCs w:val="36"/>
          <w:lang w:bidi="hi-IN"/>
        </w:rPr>
        <w:t>.12.1</w:t>
      </w:r>
      <w:r w:rsidR="00E9479D">
        <w:rPr>
          <w:rFonts w:ascii="Arial" w:hAnsi="Arial" w:cs="Arial"/>
          <w:color w:val="000000"/>
          <w:sz w:val="36"/>
          <w:szCs w:val="36"/>
          <w:lang w:bidi="hi-IN"/>
        </w:rPr>
        <w:t>**</w:t>
      </w:r>
      <w:r>
        <w:rPr>
          <w:rFonts w:ascii="Arial" w:hAnsi="Arial" w:cs="Arial"/>
          <w:color w:val="000000"/>
          <w:sz w:val="36"/>
          <w:szCs w:val="36"/>
          <w:lang w:bidi="hi-IN"/>
        </w:rPr>
        <w:t>)</w:t>
      </w:r>
    </w:p>
    <w:p w14:paraId="47BC70B6" w14:textId="493F3899"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w:t>
      </w:r>
      <w:r>
        <w:rPr>
          <w:rFonts w:ascii="Arial" w:hAnsi="Arial" w:cs="Arial"/>
          <w:color w:val="000000"/>
          <w:sz w:val="36"/>
          <w:szCs w:val="36"/>
          <w:lang w:bidi="hi-IN"/>
        </w:rPr>
        <w:tab/>
        <w:t>AvAhanaM (it</w:t>
      </w:r>
      <w:r w:rsidR="00E9479D">
        <w:rPr>
          <w:rFonts w:ascii="Arial" w:hAnsi="Arial" w:cs="Arial"/>
          <w:color w:val="000000"/>
          <w:sz w:val="36"/>
          <w:szCs w:val="36"/>
          <w:lang w:bidi="hi-IN"/>
        </w:rPr>
        <w:t>em</w:t>
      </w:r>
      <w:r>
        <w:rPr>
          <w:rFonts w:ascii="Arial" w:hAnsi="Arial" w:cs="Arial"/>
          <w:color w:val="000000"/>
          <w:sz w:val="36"/>
          <w:szCs w:val="36"/>
          <w:lang w:bidi="hi-IN"/>
        </w:rPr>
        <w:t xml:space="preserve"> N</w:t>
      </w:r>
      <w:r w:rsidR="00E9479D">
        <w:rPr>
          <w:rFonts w:ascii="Arial" w:hAnsi="Arial" w:cs="Arial"/>
          <w:color w:val="000000"/>
          <w:sz w:val="36"/>
          <w:szCs w:val="36"/>
          <w:lang w:bidi="hi-IN"/>
        </w:rPr>
        <w:t>o</w:t>
      </w:r>
      <w:r>
        <w:rPr>
          <w:rFonts w:ascii="Arial" w:hAnsi="Arial" w:cs="Arial"/>
          <w:color w:val="000000"/>
          <w:sz w:val="36"/>
          <w:szCs w:val="36"/>
          <w:lang w:bidi="hi-IN"/>
        </w:rPr>
        <w:t>.12.2.1</w:t>
      </w:r>
      <w:r w:rsidR="00083FC1">
        <w:rPr>
          <w:rFonts w:ascii="Arial" w:hAnsi="Arial" w:cs="Arial"/>
          <w:color w:val="000000"/>
          <w:sz w:val="36"/>
          <w:szCs w:val="36"/>
          <w:lang w:bidi="hi-IN"/>
        </w:rPr>
        <w:t xml:space="preserve"> to</w:t>
      </w:r>
      <w:r>
        <w:rPr>
          <w:rFonts w:ascii="Arial" w:hAnsi="Arial" w:cs="Arial"/>
          <w:color w:val="000000"/>
          <w:sz w:val="36"/>
          <w:szCs w:val="36"/>
          <w:lang w:bidi="hi-IN"/>
        </w:rPr>
        <w:t xml:space="preserve"> 12.2.18)</w:t>
      </w:r>
    </w:p>
    <w:p w14:paraId="233CC9F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Pr>
          <w:rFonts w:ascii="Arial" w:hAnsi="Arial" w:cs="Arial"/>
          <w:color w:val="000000"/>
          <w:sz w:val="36"/>
          <w:szCs w:val="36"/>
          <w:lang w:bidi="hi-IN"/>
        </w:rPr>
        <w:tab/>
        <w:t>prANa pratiShThA (</w:t>
      </w:r>
      <w:r w:rsidR="00E9479D">
        <w:rPr>
          <w:rFonts w:ascii="Arial" w:hAnsi="Arial" w:cs="Arial"/>
          <w:color w:val="000000"/>
          <w:sz w:val="36"/>
          <w:szCs w:val="36"/>
          <w:lang w:bidi="hi-IN"/>
        </w:rPr>
        <w:t>item No.</w:t>
      </w:r>
      <w:r>
        <w:rPr>
          <w:rFonts w:ascii="Arial" w:hAnsi="Arial" w:cs="Arial"/>
          <w:color w:val="000000"/>
          <w:sz w:val="36"/>
          <w:szCs w:val="36"/>
          <w:lang w:bidi="hi-IN"/>
        </w:rPr>
        <w:t>12.3)</w:t>
      </w:r>
    </w:p>
    <w:p w14:paraId="6E1CC60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4.</w:t>
      </w:r>
      <w:r>
        <w:rPr>
          <w:rFonts w:ascii="Arial" w:hAnsi="Arial" w:cs="Arial"/>
          <w:color w:val="000000"/>
          <w:sz w:val="36"/>
          <w:szCs w:val="36"/>
          <w:lang w:bidi="hi-IN"/>
        </w:rPr>
        <w:tab/>
        <w:t>upacAraM (</w:t>
      </w:r>
      <w:r w:rsidR="00E9479D">
        <w:rPr>
          <w:rFonts w:ascii="Arial" w:hAnsi="Arial" w:cs="Arial"/>
          <w:color w:val="000000"/>
          <w:sz w:val="36"/>
          <w:szCs w:val="36"/>
          <w:lang w:bidi="hi-IN"/>
        </w:rPr>
        <w:t>item No.</w:t>
      </w:r>
      <w:r>
        <w:rPr>
          <w:rFonts w:ascii="Arial" w:hAnsi="Arial" w:cs="Arial"/>
          <w:color w:val="000000"/>
          <w:sz w:val="36"/>
          <w:szCs w:val="36"/>
          <w:lang w:bidi="hi-IN"/>
        </w:rPr>
        <w:t>12.4)</w:t>
      </w:r>
    </w:p>
    <w:p w14:paraId="60E59DF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5.</w:t>
      </w:r>
      <w:r>
        <w:rPr>
          <w:rFonts w:ascii="Arial" w:hAnsi="Arial" w:cs="Arial"/>
          <w:color w:val="000000"/>
          <w:sz w:val="36"/>
          <w:szCs w:val="36"/>
          <w:lang w:bidi="hi-IN"/>
        </w:rPr>
        <w:tab/>
        <w:t xml:space="preserve">triSati </w:t>
      </w:r>
      <w:r w:rsidR="00E9479D">
        <w:rPr>
          <w:rFonts w:ascii="Arial" w:hAnsi="Arial" w:cs="Arial"/>
          <w:color w:val="000000"/>
          <w:sz w:val="36"/>
          <w:szCs w:val="36"/>
          <w:lang w:bidi="hi-IN"/>
        </w:rPr>
        <w:t>(item No.</w:t>
      </w:r>
      <w:r>
        <w:rPr>
          <w:rFonts w:ascii="Arial" w:hAnsi="Arial" w:cs="Arial"/>
          <w:color w:val="000000"/>
          <w:sz w:val="36"/>
          <w:szCs w:val="36"/>
          <w:lang w:bidi="hi-IN"/>
        </w:rPr>
        <w:t xml:space="preserve"> 12.5)</w:t>
      </w:r>
    </w:p>
    <w:p w14:paraId="63EAA33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6.</w:t>
      </w:r>
      <w:r>
        <w:rPr>
          <w:rFonts w:ascii="Arial" w:hAnsi="Arial" w:cs="Arial"/>
          <w:color w:val="000000"/>
          <w:sz w:val="36"/>
          <w:szCs w:val="36"/>
          <w:lang w:bidi="hi-IN"/>
        </w:rPr>
        <w:tab/>
        <w:t>pradakShiNaM (</w:t>
      </w:r>
      <w:r w:rsidR="00E9479D">
        <w:rPr>
          <w:rFonts w:ascii="Arial" w:hAnsi="Arial" w:cs="Arial"/>
          <w:color w:val="000000"/>
          <w:sz w:val="36"/>
          <w:szCs w:val="36"/>
          <w:lang w:bidi="hi-IN"/>
        </w:rPr>
        <w:t>item No.</w:t>
      </w:r>
      <w:r>
        <w:rPr>
          <w:rFonts w:ascii="Arial" w:hAnsi="Arial" w:cs="Arial"/>
          <w:color w:val="000000"/>
          <w:sz w:val="36"/>
          <w:szCs w:val="36"/>
          <w:lang w:bidi="hi-IN"/>
        </w:rPr>
        <w:t xml:space="preserve"> 12.6)</w:t>
      </w:r>
    </w:p>
    <w:p w14:paraId="3B853B1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7.</w:t>
      </w:r>
      <w:r>
        <w:rPr>
          <w:rFonts w:ascii="Arial" w:hAnsi="Arial" w:cs="Arial"/>
          <w:color w:val="000000"/>
          <w:sz w:val="36"/>
          <w:szCs w:val="36"/>
          <w:lang w:bidi="hi-IN"/>
        </w:rPr>
        <w:tab/>
        <w:t>namaskAraH (</w:t>
      </w:r>
      <w:r w:rsidR="00E9479D">
        <w:rPr>
          <w:rFonts w:ascii="Arial" w:hAnsi="Arial" w:cs="Arial"/>
          <w:color w:val="000000"/>
          <w:sz w:val="36"/>
          <w:szCs w:val="36"/>
          <w:lang w:bidi="hi-IN"/>
        </w:rPr>
        <w:t>item No.</w:t>
      </w:r>
      <w:r>
        <w:rPr>
          <w:rFonts w:ascii="Arial" w:hAnsi="Arial" w:cs="Arial"/>
          <w:color w:val="000000"/>
          <w:sz w:val="36"/>
          <w:szCs w:val="36"/>
          <w:lang w:bidi="hi-IN"/>
        </w:rPr>
        <w:t xml:space="preserve"> 12.7)</w:t>
      </w:r>
    </w:p>
    <w:p w14:paraId="0137E83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8.</w:t>
      </w:r>
      <w:r>
        <w:rPr>
          <w:rFonts w:ascii="Arial" w:hAnsi="Arial" w:cs="Arial"/>
          <w:color w:val="000000"/>
          <w:sz w:val="36"/>
          <w:szCs w:val="36"/>
          <w:lang w:bidi="hi-IN"/>
        </w:rPr>
        <w:tab/>
        <w:t>camaka prArthanA (</w:t>
      </w:r>
      <w:r w:rsidR="00E9479D">
        <w:rPr>
          <w:rFonts w:ascii="Arial" w:hAnsi="Arial" w:cs="Arial"/>
          <w:color w:val="000000"/>
          <w:sz w:val="36"/>
          <w:szCs w:val="36"/>
          <w:lang w:bidi="hi-IN"/>
        </w:rPr>
        <w:t>item No.</w:t>
      </w:r>
      <w:r>
        <w:rPr>
          <w:rFonts w:ascii="Arial" w:hAnsi="Arial" w:cs="Arial"/>
          <w:color w:val="000000"/>
          <w:sz w:val="36"/>
          <w:szCs w:val="36"/>
          <w:lang w:bidi="hi-IN"/>
        </w:rPr>
        <w:t xml:space="preserve"> 12.8)</w:t>
      </w:r>
    </w:p>
    <w:p w14:paraId="58D3AB0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9.</w:t>
      </w:r>
      <w:r>
        <w:rPr>
          <w:rFonts w:ascii="Arial" w:hAnsi="Arial" w:cs="Arial"/>
          <w:color w:val="000000"/>
          <w:sz w:val="36"/>
          <w:szCs w:val="36"/>
          <w:lang w:bidi="hi-IN"/>
        </w:rPr>
        <w:tab/>
        <w:t>aG</w:t>
      </w:r>
      <w:r w:rsidR="00665208">
        <w:rPr>
          <w:rFonts w:ascii="Arial" w:hAnsi="Arial" w:cs="Arial"/>
          <w:color w:val="000000"/>
          <w:sz w:val="36"/>
          <w:szCs w:val="36"/>
          <w:lang w:bidi="hi-IN"/>
        </w:rPr>
        <w:t>O</w:t>
      </w:r>
      <w:r>
        <w:rPr>
          <w:rFonts w:ascii="Arial" w:hAnsi="Arial" w:cs="Arial"/>
          <w:color w:val="000000"/>
          <w:sz w:val="36"/>
          <w:szCs w:val="36"/>
          <w:lang w:bidi="hi-IN"/>
        </w:rPr>
        <w:t>r</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 xml:space="preserve"> (</w:t>
      </w:r>
      <w:r w:rsidR="00E9479D">
        <w:rPr>
          <w:rFonts w:ascii="Arial" w:hAnsi="Arial" w:cs="Arial"/>
          <w:color w:val="000000"/>
          <w:sz w:val="36"/>
          <w:szCs w:val="36"/>
          <w:lang w:bidi="hi-IN"/>
        </w:rPr>
        <w:t>item No.</w:t>
      </w:r>
      <w:r>
        <w:rPr>
          <w:rFonts w:ascii="Arial" w:hAnsi="Arial" w:cs="Arial"/>
          <w:color w:val="000000"/>
          <w:sz w:val="36"/>
          <w:szCs w:val="36"/>
          <w:lang w:bidi="hi-IN"/>
        </w:rPr>
        <w:t xml:space="preserve"> 12.9)</w:t>
      </w:r>
    </w:p>
    <w:p w14:paraId="4B54A50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10.</w:t>
      </w:r>
      <w:r>
        <w:rPr>
          <w:rFonts w:ascii="Arial" w:hAnsi="Arial" w:cs="Arial"/>
          <w:color w:val="000000"/>
          <w:sz w:val="36"/>
          <w:szCs w:val="36"/>
          <w:lang w:bidi="hi-IN"/>
        </w:rPr>
        <w:tab/>
        <w:t>SrIrudrasya RuShicCand</w:t>
      </w:r>
      <w:r w:rsidR="00665208">
        <w:rPr>
          <w:rFonts w:ascii="Arial" w:hAnsi="Arial" w:cs="Arial"/>
          <w:color w:val="000000"/>
          <w:sz w:val="36"/>
          <w:szCs w:val="36"/>
          <w:lang w:bidi="hi-IN"/>
        </w:rPr>
        <w:t>O</w:t>
      </w:r>
      <w:r>
        <w:rPr>
          <w:rFonts w:ascii="Arial" w:hAnsi="Arial" w:cs="Arial"/>
          <w:color w:val="000000"/>
          <w:sz w:val="36"/>
          <w:szCs w:val="36"/>
          <w:lang w:bidi="hi-IN"/>
        </w:rPr>
        <w:t xml:space="preserve"> d</w:t>
      </w:r>
      <w:r w:rsidR="00665208">
        <w:rPr>
          <w:rFonts w:ascii="Arial" w:hAnsi="Arial" w:cs="Arial"/>
          <w:color w:val="000000"/>
          <w:sz w:val="36"/>
          <w:szCs w:val="36"/>
          <w:lang w:bidi="hi-IN"/>
        </w:rPr>
        <w:t>E</w:t>
      </w:r>
      <w:r>
        <w:rPr>
          <w:rFonts w:ascii="Arial" w:hAnsi="Arial" w:cs="Arial"/>
          <w:color w:val="000000"/>
          <w:sz w:val="36"/>
          <w:szCs w:val="36"/>
          <w:lang w:bidi="hi-IN"/>
        </w:rPr>
        <w:t>vatA dhyAnaM (</w:t>
      </w:r>
      <w:r w:rsidR="00E9479D">
        <w:rPr>
          <w:rFonts w:ascii="Arial" w:hAnsi="Arial" w:cs="Arial"/>
          <w:color w:val="000000"/>
          <w:sz w:val="36"/>
          <w:szCs w:val="36"/>
          <w:lang w:bidi="hi-IN"/>
        </w:rPr>
        <w:t>item No.</w:t>
      </w:r>
      <w:r>
        <w:rPr>
          <w:rFonts w:ascii="Arial" w:hAnsi="Arial" w:cs="Arial"/>
          <w:color w:val="000000"/>
          <w:sz w:val="36"/>
          <w:szCs w:val="36"/>
          <w:lang w:bidi="hi-IN"/>
        </w:rPr>
        <w:t xml:space="preserve"> 12.10)</w:t>
      </w:r>
    </w:p>
    <w:p w14:paraId="094BC40E" w14:textId="5D2190FE"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11.</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gaqNAnA$M tvA (</w:t>
      </w:r>
      <w:r w:rsidR="00E9479D">
        <w:rPr>
          <w:rFonts w:ascii="Arial" w:hAnsi="Arial" w:cs="Arial"/>
          <w:color w:val="000000"/>
          <w:sz w:val="36"/>
          <w:szCs w:val="36"/>
          <w:lang w:bidi="hi-IN"/>
        </w:rPr>
        <w:t>item No.</w:t>
      </w:r>
      <w:r>
        <w:rPr>
          <w:rFonts w:ascii="Arial" w:hAnsi="Arial" w:cs="Arial"/>
          <w:color w:val="000000"/>
          <w:sz w:val="36"/>
          <w:szCs w:val="36"/>
          <w:lang w:bidi="hi-IN"/>
        </w:rPr>
        <w:t xml:space="preserve"> 12.11)</w:t>
      </w:r>
    </w:p>
    <w:p w14:paraId="3AACFDA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12.</w:t>
      </w:r>
      <w:r>
        <w:rPr>
          <w:rFonts w:ascii="Arial" w:hAnsi="Arial" w:cs="Arial"/>
          <w:color w:val="000000"/>
          <w:sz w:val="36"/>
          <w:szCs w:val="36"/>
          <w:lang w:bidi="hi-IN"/>
        </w:rPr>
        <w:tab/>
        <w:t>Sa#M ca m</w:t>
      </w:r>
      <w:r w:rsidR="00665208">
        <w:rPr>
          <w:rFonts w:ascii="Arial" w:hAnsi="Arial" w:cs="Arial"/>
          <w:color w:val="000000"/>
          <w:sz w:val="36"/>
          <w:szCs w:val="36"/>
          <w:lang w:bidi="hi-IN"/>
        </w:rPr>
        <w:t>E</w:t>
      </w:r>
      <w:r>
        <w:rPr>
          <w:rFonts w:ascii="Arial" w:hAnsi="Arial" w:cs="Arial"/>
          <w:color w:val="000000"/>
          <w:sz w:val="36"/>
          <w:szCs w:val="36"/>
          <w:lang w:bidi="hi-IN"/>
        </w:rPr>
        <w:t>q (</w:t>
      </w:r>
      <w:r w:rsidR="00E9479D">
        <w:rPr>
          <w:rFonts w:ascii="Arial" w:hAnsi="Arial" w:cs="Arial"/>
          <w:color w:val="000000"/>
          <w:sz w:val="36"/>
          <w:szCs w:val="36"/>
          <w:lang w:bidi="hi-IN"/>
        </w:rPr>
        <w:t>item No.</w:t>
      </w:r>
      <w:r>
        <w:rPr>
          <w:rFonts w:ascii="Arial" w:hAnsi="Arial" w:cs="Arial"/>
          <w:color w:val="000000"/>
          <w:sz w:val="36"/>
          <w:szCs w:val="36"/>
          <w:lang w:bidi="hi-IN"/>
        </w:rPr>
        <w:t>12.12)</w:t>
      </w:r>
    </w:p>
    <w:p w14:paraId="198B4B0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13.</w:t>
      </w:r>
      <w:r>
        <w:rPr>
          <w:rFonts w:ascii="Arial" w:hAnsi="Arial" w:cs="Arial"/>
          <w:color w:val="000000"/>
          <w:sz w:val="36"/>
          <w:szCs w:val="36"/>
          <w:lang w:bidi="hi-IN"/>
        </w:rPr>
        <w:tab/>
        <w:t>SrI rudra daSAkSharI mahAmantraH (</w:t>
      </w:r>
      <w:r w:rsidR="00E9479D">
        <w:rPr>
          <w:rFonts w:ascii="Arial" w:hAnsi="Arial" w:cs="Arial"/>
          <w:color w:val="000000"/>
          <w:sz w:val="36"/>
          <w:szCs w:val="36"/>
          <w:lang w:bidi="hi-IN"/>
        </w:rPr>
        <w:t>item No.</w:t>
      </w:r>
      <w:r>
        <w:rPr>
          <w:rFonts w:ascii="Arial" w:hAnsi="Arial" w:cs="Arial"/>
          <w:color w:val="000000"/>
          <w:sz w:val="36"/>
          <w:szCs w:val="36"/>
          <w:lang w:bidi="hi-IN"/>
        </w:rPr>
        <w:t>12.13)</w:t>
      </w:r>
    </w:p>
    <w:p w14:paraId="0FCA2C3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14.</w:t>
      </w:r>
      <w:r>
        <w:rPr>
          <w:rFonts w:ascii="Arial" w:hAnsi="Arial" w:cs="Arial"/>
          <w:color w:val="000000"/>
          <w:sz w:val="36"/>
          <w:szCs w:val="36"/>
          <w:lang w:bidi="hi-IN"/>
        </w:rPr>
        <w:tab/>
        <w:t>rudraM (</w:t>
      </w:r>
      <w:r w:rsidR="00E9479D">
        <w:rPr>
          <w:rFonts w:ascii="Arial" w:hAnsi="Arial" w:cs="Arial"/>
          <w:color w:val="000000"/>
          <w:sz w:val="36"/>
          <w:szCs w:val="36"/>
          <w:lang w:bidi="hi-IN"/>
        </w:rPr>
        <w:t>item No.</w:t>
      </w:r>
      <w:r>
        <w:rPr>
          <w:rFonts w:ascii="Arial" w:hAnsi="Arial" w:cs="Arial"/>
          <w:color w:val="000000"/>
          <w:sz w:val="36"/>
          <w:szCs w:val="36"/>
          <w:lang w:bidi="hi-IN"/>
        </w:rPr>
        <w:t xml:space="preserve"> 12.14)</w:t>
      </w:r>
    </w:p>
    <w:p w14:paraId="7A4AE4DE" w14:textId="2688E05D" w:rsidR="00A1582D" w:rsidRDefault="00083FC1"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
    <w:p w14:paraId="65CCA4A7" w14:textId="4E835F0B" w:rsidR="00F77EEB" w:rsidRDefault="00F77EEB" w:rsidP="00F77EEB">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&lt;lang=eng&gt;</w:t>
      </w:r>
    </w:p>
    <w:p w14:paraId="1C765C2E" w14:textId="77777777" w:rsidR="00F77EEB" w:rsidRDefault="00923931" w:rsidP="00F77EEB">
      <w:pPr>
        <w:autoSpaceDE w:val="0"/>
        <w:autoSpaceDN w:val="0"/>
        <w:adjustRightInd w:val="0"/>
        <w:spacing w:after="0" w:line="240" w:lineRule="auto"/>
        <w:rPr>
          <w:rFonts w:ascii="Arial" w:hAnsi="Arial" w:cs="Arial"/>
          <w:color w:val="000000"/>
          <w:sz w:val="36"/>
          <w:szCs w:val="36"/>
          <w:lang w:bidi="hi-IN"/>
        </w:rPr>
      </w:pPr>
      <w:r w:rsidRPr="00083FC1">
        <w:rPr>
          <w:rFonts w:ascii="Arial" w:hAnsi="Arial" w:cs="Arial"/>
          <w:b/>
          <w:bCs/>
          <w:color w:val="000000"/>
          <w:sz w:val="36"/>
          <w:szCs w:val="36"/>
          <w:lang w:bidi="hi-IN"/>
        </w:rPr>
        <w:t>11</w:t>
      </w:r>
      <w:r w:rsidR="00D91D60" w:rsidRPr="00083FC1">
        <w:rPr>
          <w:rFonts w:ascii="Arial" w:hAnsi="Arial" w:cs="Arial"/>
          <w:b/>
          <w:bCs/>
          <w:color w:val="000000"/>
          <w:sz w:val="36"/>
          <w:szCs w:val="36"/>
          <w:lang w:bidi="hi-IN"/>
        </w:rPr>
        <w:t>.2</w:t>
      </w:r>
      <w:r w:rsidR="00D91D60" w:rsidRPr="00083FC1">
        <w:rPr>
          <w:rFonts w:ascii="Arial" w:hAnsi="Arial" w:cs="Arial"/>
          <w:b/>
          <w:bCs/>
          <w:color w:val="000000"/>
          <w:sz w:val="36"/>
          <w:szCs w:val="36"/>
          <w:lang w:bidi="hi-IN"/>
        </w:rPr>
        <w:tab/>
        <w:t xml:space="preserve"> S</w:t>
      </w:r>
      <w:r w:rsidR="00E9479D" w:rsidRPr="00083FC1">
        <w:rPr>
          <w:rFonts w:ascii="Arial" w:hAnsi="Arial" w:cs="Arial"/>
          <w:b/>
          <w:bCs/>
          <w:color w:val="000000"/>
          <w:sz w:val="36"/>
          <w:szCs w:val="36"/>
          <w:lang w:bidi="hi-IN"/>
        </w:rPr>
        <w:t>e</w:t>
      </w:r>
      <w:r w:rsidR="00D91D60" w:rsidRPr="00083FC1">
        <w:rPr>
          <w:rFonts w:ascii="Arial" w:hAnsi="Arial" w:cs="Arial"/>
          <w:b/>
          <w:bCs/>
          <w:color w:val="000000"/>
          <w:sz w:val="36"/>
          <w:szCs w:val="36"/>
          <w:lang w:bidi="hi-IN"/>
        </w:rPr>
        <w:t>c</w:t>
      </w:r>
      <w:r w:rsidR="00E9479D" w:rsidRPr="00083FC1">
        <w:rPr>
          <w:rFonts w:ascii="Arial" w:hAnsi="Arial" w:cs="Arial"/>
          <w:b/>
          <w:bCs/>
          <w:color w:val="000000"/>
          <w:sz w:val="36"/>
          <w:szCs w:val="36"/>
          <w:lang w:bidi="hi-IN"/>
        </w:rPr>
        <w:t>o</w:t>
      </w:r>
      <w:r w:rsidR="00D91D60" w:rsidRPr="00083FC1">
        <w:rPr>
          <w:rFonts w:ascii="Arial" w:hAnsi="Arial" w:cs="Arial"/>
          <w:b/>
          <w:bCs/>
          <w:color w:val="000000"/>
          <w:sz w:val="36"/>
          <w:szCs w:val="36"/>
          <w:lang w:bidi="hi-IN"/>
        </w:rPr>
        <w:t>nd M</w:t>
      </w:r>
      <w:r w:rsidR="00E9479D" w:rsidRPr="00083FC1">
        <w:rPr>
          <w:rFonts w:ascii="Arial" w:hAnsi="Arial" w:cs="Arial"/>
          <w:b/>
          <w:bCs/>
          <w:color w:val="000000"/>
          <w:sz w:val="36"/>
          <w:szCs w:val="36"/>
          <w:lang w:bidi="hi-IN"/>
        </w:rPr>
        <w:t>e</w:t>
      </w:r>
      <w:r w:rsidR="00D91D60" w:rsidRPr="00083FC1">
        <w:rPr>
          <w:rFonts w:ascii="Arial" w:hAnsi="Arial" w:cs="Arial"/>
          <w:b/>
          <w:bCs/>
          <w:color w:val="000000"/>
          <w:sz w:val="36"/>
          <w:szCs w:val="36"/>
          <w:lang w:bidi="hi-IN"/>
        </w:rPr>
        <w:t>th</w:t>
      </w:r>
      <w:r w:rsidR="00E9479D" w:rsidRPr="00083FC1">
        <w:rPr>
          <w:rFonts w:ascii="Arial" w:hAnsi="Arial" w:cs="Arial"/>
          <w:b/>
          <w:bCs/>
          <w:color w:val="000000"/>
          <w:sz w:val="36"/>
          <w:szCs w:val="36"/>
          <w:lang w:bidi="hi-IN"/>
        </w:rPr>
        <w:t>o</w:t>
      </w:r>
      <w:r w:rsidR="00D91D60" w:rsidRPr="00083FC1">
        <w:rPr>
          <w:rFonts w:ascii="Arial" w:hAnsi="Arial" w:cs="Arial"/>
          <w:b/>
          <w:bCs/>
          <w:color w:val="000000"/>
          <w:sz w:val="36"/>
          <w:szCs w:val="36"/>
          <w:lang w:bidi="hi-IN"/>
        </w:rPr>
        <w:t>d</w:t>
      </w:r>
      <w:r w:rsidR="00F77EEB">
        <w:rPr>
          <w:rFonts w:ascii="Arial" w:hAnsi="Arial" w:cs="Arial"/>
          <w:color w:val="000000"/>
          <w:sz w:val="36"/>
          <w:szCs w:val="36"/>
          <w:lang w:bidi="hi-IN"/>
        </w:rPr>
        <w:t>&lt;lang=def&gt;</w:t>
      </w:r>
    </w:p>
    <w:p w14:paraId="577A6B40" w14:textId="77777777" w:rsidR="00083FC1" w:rsidRPr="00083FC1" w:rsidRDefault="00083FC1" w:rsidP="00D91D60">
      <w:pPr>
        <w:autoSpaceDE w:val="0"/>
        <w:autoSpaceDN w:val="0"/>
        <w:adjustRightInd w:val="0"/>
        <w:spacing w:after="0" w:line="240" w:lineRule="auto"/>
        <w:rPr>
          <w:rFonts w:ascii="Arial" w:hAnsi="Arial" w:cs="Arial"/>
          <w:b/>
          <w:bCs/>
          <w:color w:val="000000"/>
          <w:sz w:val="36"/>
          <w:szCs w:val="36"/>
          <w:lang w:bidi="hi-IN"/>
        </w:rPr>
      </w:pPr>
    </w:p>
    <w:p w14:paraId="41D3D05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w:t>
      </w:r>
      <w:r>
        <w:rPr>
          <w:rFonts w:ascii="Arial" w:hAnsi="Arial" w:cs="Arial"/>
          <w:color w:val="000000"/>
          <w:sz w:val="36"/>
          <w:szCs w:val="36"/>
          <w:lang w:bidi="hi-IN"/>
        </w:rPr>
        <w:tab/>
        <w:t>Sakti pa~jcAkSharI (</w:t>
      </w:r>
      <w:r w:rsidR="00E9479D">
        <w:rPr>
          <w:rFonts w:ascii="Arial" w:hAnsi="Arial" w:cs="Arial"/>
          <w:color w:val="000000"/>
          <w:sz w:val="36"/>
          <w:szCs w:val="36"/>
          <w:lang w:bidi="hi-IN"/>
        </w:rPr>
        <w:t>item No.</w:t>
      </w:r>
      <w:r>
        <w:rPr>
          <w:rFonts w:ascii="Arial" w:hAnsi="Arial" w:cs="Arial"/>
          <w:color w:val="000000"/>
          <w:sz w:val="36"/>
          <w:szCs w:val="36"/>
          <w:lang w:bidi="hi-IN"/>
        </w:rPr>
        <w:t xml:space="preserve"> 11.6)</w:t>
      </w:r>
    </w:p>
    <w:p w14:paraId="75ED311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w:t>
      </w:r>
      <w:r>
        <w:rPr>
          <w:rFonts w:ascii="Arial" w:hAnsi="Arial" w:cs="Arial"/>
          <w:color w:val="000000"/>
          <w:sz w:val="36"/>
          <w:szCs w:val="36"/>
          <w:lang w:bidi="hi-IN"/>
        </w:rPr>
        <w:tab/>
        <w:t>SrIrudrasya RuShicCand</w:t>
      </w:r>
      <w:r w:rsidR="00665208">
        <w:rPr>
          <w:rFonts w:ascii="Arial" w:hAnsi="Arial" w:cs="Arial"/>
          <w:color w:val="000000"/>
          <w:sz w:val="36"/>
          <w:szCs w:val="36"/>
          <w:lang w:bidi="hi-IN"/>
        </w:rPr>
        <w:t>O</w:t>
      </w:r>
      <w:r>
        <w:rPr>
          <w:rFonts w:ascii="Arial" w:hAnsi="Arial" w:cs="Arial"/>
          <w:color w:val="000000"/>
          <w:sz w:val="36"/>
          <w:szCs w:val="36"/>
          <w:lang w:bidi="hi-IN"/>
        </w:rPr>
        <w:t xml:space="preserve"> d</w:t>
      </w:r>
      <w:r w:rsidR="00665208">
        <w:rPr>
          <w:rFonts w:ascii="Arial" w:hAnsi="Arial" w:cs="Arial"/>
          <w:color w:val="000000"/>
          <w:sz w:val="36"/>
          <w:szCs w:val="36"/>
          <w:lang w:bidi="hi-IN"/>
        </w:rPr>
        <w:t>E</w:t>
      </w:r>
      <w:r>
        <w:rPr>
          <w:rFonts w:ascii="Arial" w:hAnsi="Arial" w:cs="Arial"/>
          <w:color w:val="000000"/>
          <w:sz w:val="36"/>
          <w:szCs w:val="36"/>
          <w:lang w:bidi="hi-IN"/>
        </w:rPr>
        <w:t xml:space="preserve">vatA dhyAnaM </w:t>
      </w:r>
      <w:r w:rsidR="00E9479D">
        <w:rPr>
          <w:rFonts w:ascii="Arial" w:hAnsi="Arial" w:cs="Arial"/>
          <w:color w:val="000000"/>
          <w:sz w:val="36"/>
          <w:szCs w:val="36"/>
          <w:lang w:bidi="hi-IN"/>
        </w:rPr>
        <w:t>item No.</w:t>
      </w:r>
      <w:r>
        <w:rPr>
          <w:rFonts w:ascii="Arial" w:hAnsi="Arial" w:cs="Arial"/>
          <w:color w:val="000000"/>
          <w:sz w:val="36"/>
          <w:szCs w:val="36"/>
          <w:lang w:bidi="hi-IN"/>
        </w:rPr>
        <w:t>12.10)</w:t>
      </w:r>
    </w:p>
    <w:p w14:paraId="278106C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Pr>
          <w:rFonts w:ascii="Arial" w:hAnsi="Arial" w:cs="Arial"/>
          <w:color w:val="000000"/>
          <w:sz w:val="36"/>
          <w:szCs w:val="36"/>
          <w:lang w:bidi="hi-IN"/>
        </w:rPr>
        <w:tab/>
        <w:t>kalaSa dhyAnaM "dhyAy</w:t>
      </w:r>
      <w:r w:rsidR="00665208">
        <w:rPr>
          <w:rFonts w:ascii="Arial" w:hAnsi="Arial" w:cs="Arial"/>
          <w:color w:val="000000"/>
          <w:sz w:val="36"/>
          <w:szCs w:val="36"/>
          <w:lang w:bidi="hi-IN"/>
        </w:rPr>
        <w:t>E</w:t>
      </w:r>
      <w:r>
        <w:rPr>
          <w:rFonts w:ascii="Arial" w:hAnsi="Arial" w:cs="Arial"/>
          <w:color w:val="000000"/>
          <w:sz w:val="36"/>
          <w:szCs w:val="36"/>
          <w:lang w:bidi="hi-IN"/>
        </w:rPr>
        <w:t>nnirAmayaM vastu " (</w:t>
      </w:r>
      <w:r w:rsidR="00E9479D">
        <w:rPr>
          <w:rFonts w:ascii="Arial" w:hAnsi="Arial" w:cs="Arial"/>
          <w:color w:val="000000"/>
          <w:sz w:val="36"/>
          <w:szCs w:val="36"/>
          <w:lang w:bidi="hi-IN"/>
        </w:rPr>
        <w:t>item No.</w:t>
      </w:r>
      <w:r>
        <w:rPr>
          <w:rFonts w:ascii="Arial" w:hAnsi="Arial" w:cs="Arial"/>
          <w:color w:val="000000"/>
          <w:sz w:val="36"/>
          <w:szCs w:val="36"/>
          <w:lang w:bidi="hi-IN"/>
        </w:rPr>
        <w:t>12.1)</w:t>
      </w:r>
    </w:p>
    <w:p w14:paraId="1BED44BA" w14:textId="3D032B05"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4.</w:t>
      </w:r>
      <w:r>
        <w:rPr>
          <w:rFonts w:ascii="Arial" w:hAnsi="Arial" w:cs="Arial"/>
          <w:color w:val="000000"/>
          <w:sz w:val="36"/>
          <w:szCs w:val="36"/>
          <w:lang w:bidi="hi-IN"/>
        </w:rPr>
        <w:tab/>
        <w:t>AvAhanaM (</w:t>
      </w:r>
      <w:r w:rsidR="00E9479D">
        <w:rPr>
          <w:rFonts w:ascii="Arial" w:hAnsi="Arial" w:cs="Arial"/>
          <w:color w:val="000000"/>
          <w:sz w:val="36"/>
          <w:szCs w:val="36"/>
          <w:lang w:bidi="hi-IN"/>
        </w:rPr>
        <w:t>item No.</w:t>
      </w:r>
      <w:r>
        <w:rPr>
          <w:rFonts w:ascii="Arial" w:hAnsi="Arial" w:cs="Arial"/>
          <w:color w:val="000000"/>
          <w:sz w:val="36"/>
          <w:szCs w:val="36"/>
          <w:lang w:bidi="hi-IN"/>
        </w:rPr>
        <w:t>12.2.1</w:t>
      </w:r>
      <w:r w:rsidR="00083FC1">
        <w:rPr>
          <w:rFonts w:ascii="Arial" w:hAnsi="Arial" w:cs="Arial"/>
          <w:color w:val="000000"/>
          <w:sz w:val="36"/>
          <w:szCs w:val="36"/>
          <w:lang w:bidi="hi-IN"/>
        </w:rPr>
        <w:t xml:space="preserve"> to</w:t>
      </w:r>
      <w:r>
        <w:rPr>
          <w:rFonts w:ascii="Arial" w:hAnsi="Arial" w:cs="Arial"/>
          <w:color w:val="000000"/>
          <w:sz w:val="36"/>
          <w:szCs w:val="36"/>
          <w:lang w:bidi="hi-IN"/>
        </w:rPr>
        <w:t xml:space="preserve"> 12.2.18)</w:t>
      </w:r>
    </w:p>
    <w:p w14:paraId="78725DE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5.</w:t>
      </w:r>
      <w:r>
        <w:rPr>
          <w:rFonts w:ascii="Arial" w:hAnsi="Arial" w:cs="Arial"/>
          <w:color w:val="000000"/>
          <w:sz w:val="36"/>
          <w:szCs w:val="36"/>
          <w:lang w:bidi="hi-IN"/>
        </w:rPr>
        <w:tab/>
        <w:t>prANa pratiShThA (</w:t>
      </w:r>
      <w:r w:rsidR="00E9479D">
        <w:rPr>
          <w:rFonts w:ascii="Arial" w:hAnsi="Arial" w:cs="Arial"/>
          <w:color w:val="000000"/>
          <w:sz w:val="36"/>
          <w:szCs w:val="36"/>
          <w:lang w:bidi="hi-IN"/>
        </w:rPr>
        <w:t>item No.</w:t>
      </w:r>
      <w:r>
        <w:rPr>
          <w:rFonts w:ascii="Arial" w:hAnsi="Arial" w:cs="Arial"/>
          <w:color w:val="000000"/>
          <w:sz w:val="36"/>
          <w:szCs w:val="36"/>
          <w:lang w:bidi="hi-IN"/>
        </w:rPr>
        <w:t>12.3)</w:t>
      </w:r>
    </w:p>
    <w:p w14:paraId="5689219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6.</w:t>
      </w:r>
      <w:r>
        <w:rPr>
          <w:rFonts w:ascii="Arial" w:hAnsi="Arial" w:cs="Arial"/>
          <w:color w:val="000000"/>
          <w:sz w:val="36"/>
          <w:szCs w:val="36"/>
          <w:lang w:bidi="hi-IN"/>
        </w:rPr>
        <w:tab/>
        <w:t>upacAraM (</w:t>
      </w:r>
      <w:r w:rsidR="00E9479D">
        <w:rPr>
          <w:rFonts w:ascii="Arial" w:hAnsi="Arial" w:cs="Arial"/>
          <w:color w:val="000000"/>
          <w:sz w:val="36"/>
          <w:szCs w:val="36"/>
          <w:lang w:bidi="hi-IN"/>
        </w:rPr>
        <w:t>item No.</w:t>
      </w:r>
      <w:r>
        <w:rPr>
          <w:rFonts w:ascii="Arial" w:hAnsi="Arial" w:cs="Arial"/>
          <w:color w:val="000000"/>
          <w:sz w:val="36"/>
          <w:szCs w:val="36"/>
          <w:lang w:bidi="hi-IN"/>
        </w:rPr>
        <w:t>12.4)</w:t>
      </w:r>
    </w:p>
    <w:p w14:paraId="65DA5A0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7.</w:t>
      </w:r>
      <w:r>
        <w:rPr>
          <w:rFonts w:ascii="Arial" w:hAnsi="Arial" w:cs="Arial"/>
          <w:color w:val="000000"/>
          <w:sz w:val="36"/>
          <w:szCs w:val="36"/>
          <w:lang w:bidi="hi-IN"/>
        </w:rPr>
        <w:tab/>
        <w:t>triSati (</w:t>
      </w:r>
      <w:r w:rsidR="00E9479D">
        <w:rPr>
          <w:rFonts w:ascii="Arial" w:hAnsi="Arial" w:cs="Arial"/>
          <w:color w:val="000000"/>
          <w:sz w:val="36"/>
          <w:szCs w:val="36"/>
          <w:lang w:bidi="hi-IN"/>
        </w:rPr>
        <w:t>item No.</w:t>
      </w:r>
      <w:r>
        <w:rPr>
          <w:rFonts w:ascii="Arial" w:hAnsi="Arial" w:cs="Arial"/>
          <w:color w:val="000000"/>
          <w:sz w:val="36"/>
          <w:szCs w:val="36"/>
          <w:lang w:bidi="hi-IN"/>
        </w:rPr>
        <w:t xml:space="preserve"> 12.5)</w:t>
      </w:r>
    </w:p>
    <w:p w14:paraId="04BC6C8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8.</w:t>
      </w:r>
      <w:r>
        <w:rPr>
          <w:rFonts w:ascii="Arial" w:hAnsi="Arial" w:cs="Arial"/>
          <w:color w:val="000000"/>
          <w:sz w:val="36"/>
          <w:szCs w:val="36"/>
          <w:lang w:bidi="hi-IN"/>
        </w:rPr>
        <w:tab/>
        <w:t>pradakShiNaM (</w:t>
      </w:r>
      <w:r w:rsidR="00E9479D">
        <w:rPr>
          <w:rFonts w:ascii="Arial" w:hAnsi="Arial" w:cs="Arial"/>
          <w:color w:val="000000"/>
          <w:sz w:val="36"/>
          <w:szCs w:val="36"/>
          <w:lang w:bidi="hi-IN"/>
        </w:rPr>
        <w:t>item No.</w:t>
      </w:r>
      <w:r>
        <w:rPr>
          <w:rFonts w:ascii="Arial" w:hAnsi="Arial" w:cs="Arial"/>
          <w:color w:val="000000"/>
          <w:sz w:val="36"/>
          <w:szCs w:val="36"/>
          <w:lang w:bidi="hi-IN"/>
        </w:rPr>
        <w:t xml:space="preserve"> 12.6)</w:t>
      </w:r>
    </w:p>
    <w:p w14:paraId="4B9D24E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9.</w:t>
      </w:r>
      <w:r>
        <w:rPr>
          <w:rFonts w:ascii="Arial" w:hAnsi="Arial" w:cs="Arial"/>
          <w:color w:val="000000"/>
          <w:sz w:val="36"/>
          <w:szCs w:val="36"/>
          <w:lang w:bidi="hi-IN"/>
        </w:rPr>
        <w:tab/>
        <w:t>namaskAraH (</w:t>
      </w:r>
      <w:r w:rsidR="00E9479D">
        <w:rPr>
          <w:rFonts w:ascii="Arial" w:hAnsi="Arial" w:cs="Arial"/>
          <w:color w:val="000000"/>
          <w:sz w:val="36"/>
          <w:szCs w:val="36"/>
          <w:lang w:bidi="hi-IN"/>
        </w:rPr>
        <w:t>item No.</w:t>
      </w:r>
      <w:r>
        <w:rPr>
          <w:rFonts w:ascii="Arial" w:hAnsi="Arial" w:cs="Arial"/>
          <w:color w:val="000000"/>
          <w:sz w:val="36"/>
          <w:szCs w:val="36"/>
          <w:lang w:bidi="hi-IN"/>
        </w:rPr>
        <w:t xml:space="preserve"> 12.7)</w:t>
      </w:r>
    </w:p>
    <w:p w14:paraId="669E91C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10.</w:t>
      </w:r>
      <w:r>
        <w:rPr>
          <w:rFonts w:ascii="Arial" w:hAnsi="Arial" w:cs="Arial"/>
          <w:color w:val="000000"/>
          <w:sz w:val="36"/>
          <w:szCs w:val="36"/>
          <w:lang w:bidi="hi-IN"/>
        </w:rPr>
        <w:tab/>
        <w:t>camaka prArthanA (</w:t>
      </w:r>
      <w:r w:rsidR="00E9479D">
        <w:rPr>
          <w:rFonts w:ascii="Arial" w:hAnsi="Arial" w:cs="Arial"/>
          <w:color w:val="000000"/>
          <w:sz w:val="36"/>
          <w:szCs w:val="36"/>
          <w:lang w:bidi="hi-IN"/>
        </w:rPr>
        <w:t>item No.</w:t>
      </w:r>
      <w:r>
        <w:rPr>
          <w:rFonts w:ascii="Arial" w:hAnsi="Arial" w:cs="Arial"/>
          <w:color w:val="000000"/>
          <w:sz w:val="36"/>
          <w:szCs w:val="36"/>
          <w:lang w:bidi="hi-IN"/>
        </w:rPr>
        <w:t xml:space="preserve"> 12.8)</w:t>
      </w:r>
    </w:p>
    <w:p w14:paraId="6C4B7EE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11.</w:t>
      </w:r>
      <w:r>
        <w:rPr>
          <w:rFonts w:ascii="Arial" w:hAnsi="Arial" w:cs="Arial"/>
          <w:color w:val="000000"/>
          <w:sz w:val="36"/>
          <w:szCs w:val="36"/>
          <w:lang w:bidi="hi-IN"/>
        </w:rPr>
        <w:tab/>
        <w:t>aG</w:t>
      </w:r>
      <w:r w:rsidR="00665208">
        <w:rPr>
          <w:rFonts w:ascii="Arial" w:hAnsi="Arial" w:cs="Arial"/>
          <w:color w:val="000000"/>
          <w:sz w:val="36"/>
          <w:szCs w:val="36"/>
          <w:lang w:bidi="hi-IN"/>
        </w:rPr>
        <w:t>O</w:t>
      </w:r>
      <w:r>
        <w:rPr>
          <w:rFonts w:ascii="Arial" w:hAnsi="Arial" w:cs="Arial"/>
          <w:color w:val="000000"/>
          <w:sz w:val="36"/>
          <w:szCs w:val="36"/>
          <w:lang w:bidi="hi-IN"/>
        </w:rPr>
        <w:t>r</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 xml:space="preserve"> </w:t>
      </w:r>
      <w:r w:rsidR="00E9479D">
        <w:rPr>
          <w:rFonts w:ascii="Arial" w:hAnsi="Arial" w:cs="Arial"/>
          <w:color w:val="000000"/>
          <w:sz w:val="36"/>
          <w:szCs w:val="36"/>
          <w:lang w:bidi="hi-IN"/>
        </w:rPr>
        <w:t>item No.</w:t>
      </w:r>
      <w:r>
        <w:rPr>
          <w:rFonts w:ascii="Arial" w:hAnsi="Arial" w:cs="Arial"/>
          <w:color w:val="000000"/>
          <w:sz w:val="36"/>
          <w:szCs w:val="36"/>
          <w:lang w:bidi="hi-IN"/>
        </w:rPr>
        <w:t>12.9)</w:t>
      </w:r>
    </w:p>
    <w:p w14:paraId="274FFDD8" w14:textId="66A7C626"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12.</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gaqNAnA$M tva (</w:t>
      </w:r>
      <w:r w:rsidR="00E9479D">
        <w:rPr>
          <w:rFonts w:ascii="Arial" w:hAnsi="Arial" w:cs="Arial"/>
          <w:color w:val="000000"/>
          <w:sz w:val="36"/>
          <w:szCs w:val="36"/>
          <w:lang w:bidi="hi-IN"/>
        </w:rPr>
        <w:t>item No.</w:t>
      </w:r>
      <w:r>
        <w:rPr>
          <w:rFonts w:ascii="Arial" w:hAnsi="Arial" w:cs="Arial"/>
          <w:color w:val="000000"/>
          <w:sz w:val="36"/>
          <w:szCs w:val="36"/>
          <w:lang w:bidi="hi-IN"/>
        </w:rPr>
        <w:t xml:space="preserve"> 12.11)</w:t>
      </w:r>
    </w:p>
    <w:p w14:paraId="42CA1B9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13.</w:t>
      </w:r>
      <w:r>
        <w:rPr>
          <w:rFonts w:ascii="Arial" w:hAnsi="Arial" w:cs="Arial"/>
          <w:color w:val="000000"/>
          <w:sz w:val="36"/>
          <w:szCs w:val="36"/>
          <w:lang w:bidi="hi-IN"/>
        </w:rPr>
        <w:tab/>
        <w:t>Sa#M ca m</w:t>
      </w:r>
      <w:r w:rsidR="00665208">
        <w:rPr>
          <w:rFonts w:ascii="Arial" w:hAnsi="Arial" w:cs="Arial"/>
          <w:color w:val="000000"/>
          <w:sz w:val="36"/>
          <w:szCs w:val="36"/>
          <w:lang w:bidi="hi-IN"/>
        </w:rPr>
        <w:t>E</w:t>
      </w:r>
      <w:r>
        <w:rPr>
          <w:rFonts w:ascii="Arial" w:hAnsi="Arial" w:cs="Arial"/>
          <w:color w:val="000000"/>
          <w:sz w:val="36"/>
          <w:szCs w:val="36"/>
          <w:lang w:bidi="hi-IN"/>
        </w:rPr>
        <w:t>q (</w:t>
      </w:r>
      <w:r w:rsidR="00E9479D">
        <w:rPr>
          <w:rFonts w:ascii="Arial" w:hAnsi="Arial" w:cs="Arial"/>
          <w:color w:val="000000"/>
          <w:sz w:val="36"/>
          <w:szCs w:val="36"/>
          <w:lang w:bidi="hi-IN"/>
        </w:rPr>
        <w:t>item No.</w:t>
      </w:r>
      <w:r>
        <w:rPr>
          <w:rFonts w:ascii="Arial" w:hAnsi="Arial" w:cs="Arial"/>
          <w:color w:val="000000"/>
          <w:sz w:val="36"/>
          <w:szCs w:val="36"/>
          <w:lang w:bidi="hi-IN"/>
        </w:rPr>
        <w:t>12.12)</w:t>
      </w:r>
    </w:p>
    <w:p w14:paraId="5E922F3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14.</w:t>
      </w:r>
      <w:r>
        <w:rPr>
          <w:rFonts w:ascii="Arial" w:hAnsi="Arial" w:cs="Arial"/>
          <w:color w:val="000000"/>
          <w:sz w:val="36"/>
          <w:szCs w:val="36"/>
          <w:lang w:bidi="hi-IN"/>
        </w:rPr>
        <w:tab/>
        <w:t>SrI rudra daSAkSharI mahAmantraH (</w:t>
      </w:r>
      <w:r w:rsidR="00E9479D">
        <w:rPr>
          <w:rFonts w:ascii="Arial" w:hAnsi="Arial" w:cs="Arial"/>
          <w:color w:val="000000"/>
          <w:sz w:val="36"/>
          <w:szCs w:val="36"/>
          <w:lang w:bidi="hi-IN"/>
        </w:rPr>
        <w:t>item No.</w:t>
      </w:r>
      <w:r>
        <w:rPr>
          <w:rFonts w:ascii="Arial" w:hAnsi="Arial" w:cs="Arial"/>
          <w:color w:val="000000"/>
          <w:sz w:val="36"/>
          <w:szCs w:val="36"/>
          <w:lang w:bidi="hi-IN"/>
        </w:rPr>
        <w:t>12.13)</w:t>
      </w:r>
    </w:p>
    <w:p w14:paraId="2929973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15.</w:t>
      </w:r>
      <w:r>
        <w:rPr>
          <w:rFonts w:ascii="Arial" w:hAnsi="Arial" w:cs="Arial"/>
          <w:color w:val="000000"/>
          <w:sz w:val="36"/>
          <w:szCs w:val="36"/>
          <w:lang w:bidi="hi-IN"/>
        </w:rPr>
        <w:tab/>
        <w:t>rudraM (</w:t>
      </w:r>
      <w:r w:rsidR="00E9479D">
        <w:rPr>
          <w:rFonts w:ascii="Arial" w:hAnsi="Arial" w:cs="Arial"/>
          <w:color w:val="000000"/>
          <w:sz w:val="36"/>
          <w:szCs w:val="36"/>
          <w:lang w:bidi="hi-IN"/>
        </w:rPr>
        <w:t>item No.</w:t>
      </w:r>
      <w:r>
        <w:rPr>
          <w:rFonts w:ascii="Arial" w:hAnsi="Arial" w:cs="Arial"/>
          <w:color w:val="000000"/>
          <w:sz w:val="36"/>
          <w:szCs w:val="36"/>
          <w:lang w:bidi="hi-IN"/>
        </w:rPr>
        <w:t xml:space="preserve"> 12.14)</w:t>
      </w:r>
    </w:p>
    <w:p w14:paraId="20E21618" w14:textId="77777777" w:rsidR="00F77EEB" w:rsidRDefault="00F77EEB" w:rsidP="00D91D60">
      <w:pPr>
        <w:autoSpaceDE w:val="0"/>
        <w:autoSpaceDN w:val="0"/>
        <w:adjustRightInd w:val="0"/>
        <w:spacing w:after="0" w:line="240" w:lineRule="auto"/>
        <w:rPr>
          <w:rFonts w:ascii="Arial" w:hAnsi="Arial" w:cs="Arial"/>
          <w:b/>
          <w:bCs/>
          <w:color w:val="000000"/>
          <w:sz w:val="36"/>
          <w:szCs w:val="36"/>
          <w:lang w:bidi="hi-IN"/>
        </w:rPr>
      </w:pPr>
    </w:p>
    <w:p w14:paraId="3C605927" w14:textId="505CEF35" w:rsidR="00D91D60" w:rsidRPr="00083FC1" w:rsidRDefault="003618C7" w:rsidP="00D91D60">
      <w:pPr>
        <w:autoSpaceDE w:val="0"/>
        <w:autoSpaceDN w:val="0"/>
        <w:adjustRightInd w:val="0"/>
        <w:spacing w:after="0" w:line="240" w:lineRule="auto"/>
        <w:rPr>
          <w:rFonts w:ascii="Arial" w:hAnsi="Arial" w:cs="Arial"/>
          <w:b/>
          <w:bCs/>
          <w:color w:val="000000"/>
          <w:sz w:val="36"/>
          <w:szCs w:val="36"/>
          <w:lang w:bidi="hi-IN"/>
        </w:rPr>
      </w:pPr>
      <w:r w:rsidRPr="00083FC1">
        <w:rPr>
          <w:rFonts w:ascii="Arial" w:hAnsi="Arial" w:cs="Arial"/>
          <w:b/>
          <w:bCs/>
          <w:color w:val="000000"/>
          <w:sz w:val="36"/>
          <w:szCs w:val="36"/>
          <w:lang w:bidi="hi-IN"/>
        </w:rPr>
        <w:t>11</w:t>
      </w:r>
      <w:r w:rsidR="00D91D60" w:rsidRPr="00083FC1">
        <w:rPr>
          <w:rFonts w:ascii="Arial" w:hAnsi="Arial" w:cs="Arial"/>
          <w:b/>
          <w:bCs/>
          <w:color w:val="000000"/>
          <w:sz w:val="36"/>
          <w:szCs w:val="36"/>
          <w:lang w:bidi="hi-IN"/>
        </w:rPr>
        <w:t>.3</w:t>
      </w:r>
      <w:r w:rsidR="00D91D60" w:rsidRPr="00083FC1">
        <w:rPr>
          <w:rFonts w:ascii="Arial" w:hAnsi="Arial" w:cs="Arial"/>
          <w:b/>
          <w:bCs/>
          <w:color w:val="000000"/>
          <w:sz w:val="36"/>
          <w:szCs w:val="36"/>
          <w:lang w:bidi="hi-IN"/>
        </w:rPr>
        <w:tab/>
        <w:t xml:space="preserve"> kuMBa </w:t>
      </w:r>
      <w:r w:rsidR="00665208" w:rsidRPr="00083FC1">
        <w:rPr>
          <w:rFonts w:ascii="Arial" w:hAnsi="Arial" w:cs="Arial"/>
          <w:b/>
          <w:bCs/>
          <w:color w:val="000000"/>
          <w:sz w:val="36"/>
          <w:szCs w:val="36"/>
          <w:lang w:bidi="hi-IN"/>
        </w:rPr>
        <w:t>E</w:t>
      </w:r>
      <w:r w:rsidR="00D91D60" w:rsidRPr="00083FC1">
        <w:rPr>
          <w:rFonts w:ascii="Arial" w:hAnsi="Arial" w:cs="Arial"/>
          <w:b/>
          <w:bCs/>
          <w:color w:val="000000"/>
          <w:sz w:val="36"/>
          <w:szCs w:val="36"/>
          <w:lang w:bidi="hi-IN"/>
        </w:rPr>
        <w:t xml:space="preserve">ka kalaSa (pradhAna kalaSa) sthApanaM </w:t>
      </w:r>
    </w:p>
    <w:p w14:paraId="5748F24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(dhAnya-tANDul</w:t>
      </w:r>
      <w:r w:rsidR="00665208">
        <w:rPr>
          <w:rFonts w:ascii="Arial" w:hAnsi="Arial" w:cs="Arial"/>
          <w:color w:val="000000"/>
          <w:sz w:val="36"/>
          <w:szCs w:val="36"/>
          <w:lang w:bidi="hi-IN"/>
        </w:rPr>
        <w:t>O</w:t>
      </w:r>
      <w:r>
        <w:rPr>
          <w:rFonts w:ascii="Arial" w:hAnsi="Arial" w:cs="Arial"/>
          <w:color w:val="000000"/>
          <w:sz w:val="36"/>
          <w:szCs w:val="36"/>
          <w:lang w:bidi="hi-IN"/>
        </w:rPr>
        <w:t>pari Amrapallava-nALik</w:t>
      </w:r>
      <w:r w:rsidR="00665208">
        <w:rPr>
          <w:rFonts w:ascii="Arial" w:hAnsi="Arial" w:cs="Arial"/>
          <w:color w:val="000000"/>
          <w:sz w:val="36"/>
          <w:szCs w:val="36"/>
          <w:lang w:bidi="hi-IN"/>
        </w:rPr>
        <w:t>E</w:t>
      </w:r>
      <w:r>
        <w:rPr>
          <w:rFonts w:ascii="Arial" w:hAnsi="Arial" w:cs="Arial"/>
          <w:color w:val="000000"/>
          <w:sz w:val="36"/>
          <w:szCs w:val="36"/>
          <w:lang w:bidi="hi-IN"/>
        </w:rPr>
        <w:t>ra sahita AdityAtmakarudraM / varuNaM AvAhay</w:t>
      </w:r>
      <w:r w:rsidR="00665208">
        <w:rPr>
          <w:rFonts w:ascii="Arial" w:hAnsi="Arial" w:cs="Arial"/>
          <w:color w:val="000000"/>
          <w:sz w:val="36"/>
          <w:szCs w:val="36"/>
          <w:lang w:bidi="hi-IN"/>
        </w:rPr>
        <w:t>E</w:t>
      </w:r>
      <w:r>
        <w:rPr>
          <w:rFonts w:ascii="Arial" w:hAnsi="Arial" w:cs="Arial"/>
          <w:color w:val="000000"/>
          <w:sz w:val="36"/>
          <w:szCs w:val="36"/>
          <w:lang w:bidi="hi-IN"/>
        </w:rPr>
        <w:t xml:space="preserve">t) </w:t>
      </w:r>
    </w:p>
    <w:p w14:paraId="24826D39" w14:textId="50624CBE"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BUrBuvaqssuqvar</w:t>
      </w:r>
      <w:r>
        <w:rPr>
          <w:rFonts w:ascii="Arial" w:hAnsi="Arial" w:cs="Arial"/>
          <w:color w:val="000000"/>
          <w:sz w:val="36"/>
          <w:szCs w:val="36"/>
          <w:lang w:bidi="hi-IN"/>
        </w:rPr>
        <w:t>OM</w:t>
      </w:r>
      <w:r w:rsidR="00D91D60">
        <w:rPr>
          <w:rFonts w:ascii="Arial" w:hAnsi="Arial" w:cs="Arial"/>
          <w:color w:val="000000"/>
          <w:sz w:val="36"/>
          <w:szCs w:val="36"/>
          <w:lang w:bidi="hi-IN"/>
        </w:rPr>
        <w:t xml:space="preserve"> | asmin kalaS</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 AdityAtmakarudraM / </w:t>
      </w:r>
    </w:p>
    <w:p w14:paraId="3AA4F3B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varuNaM dhyAyAmi | AvAhayAmi | </w:t>
      </w:r>
    </w:p>
    <w:p w14:paraId="6527267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brahmajaj~jAnaM prathamaM purastAdvisImatassuruc</w:t>
      </w:r>
      <w:r w:rsidR="00665208">
        <w:rPr>
          <w:rFonts w:ascii="Arial" w:hAnsi="Arial" w:cs="Arial"/>
          <w:color w:val="000000"/>
          <w:sz w:val="36"/>
          <w:szCs w:val="36"/>
          <w:lang w:bidi="hi-IN"/>
        </w:rPr>
        <w:t>O</w:t>
      </w:r>
      <w:r>
        <w:rPr>
          <w:rFonts w:ascii="Arial" w:hAnsi="Arial" w:cs="Arial"/>
          <w:color w:val="000000"/>
          <w:sz w:val="36"/>
          <w:szCs w:val="36"/>
          <w:lang w:bidi="hi-IN"/>
        </w:rPr>
        <w:t xml:space="preserve"> v</w:t>
      </w:r>
      <w:r w:rsidR="00665208">
        <w:rPr>
          <w:rFonts w:ascii="Arial" w:hAnsi="Arial" w:cs="Arial"/>
          <w:color w:val="000000"/>
          <w:sz w:val="36"/>
          <w:szCs w:val="36"/>
          <w:lang w:bidi="hi-IN"/>
        </w:rPr>
        <w:t>E</w:t>
      </w:r>
      <w:r>
        <w:rPr>
          <w:rFonts w:ascii="Arial" w:hAnsi="Arial" w:cs="Arial"/>
          <w:color w:val="000000"/>
          <w:sz w:val="36"/>
          <w:szCs w:val="36"/>
          <w:lang w:bidi="hi-IN"/>
        </w:rPr>
        <w:t xml:space="preserve">na AvaH | </w:t>
      </w:r>
    </w:p>
    <w:p w14:paraId="29FBCC1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suvarNapuShpaM samarpayAmi | samast</w:t>
      </w:r>
      <w:r w:rsidR="00665208">
        <w:rPr>
          <w:rFonts w:ascii="Arial" w:hAnsi="Arial" w:cs="Arial"/>
          <w:color w:val="000000"/>
          <w:sz w:val="36"/>
          <w:szCs w:val="36"/>
          <w:lang w:bidi="hi-IN"/>
        </w:rPr>
        <w:t>O</w:t>
      </w:r>
      <w:r>
        <w:rPr>
          <w:rFonts w:ascii="Arial" w:hAnsi="Arial" w:cs="Arial"/>
          <w:color w:val="000000"/>
          <w:sz w:val="36"/>
          <w:szCs w:val="36"/>
          <w:lang w:bidi="hi-IN"/>
        </w:rPr>
        <w:t xml:space="preserve">pacArAn samarpayAmi | </w:t>
      </w:r>
    </w:p>
    <w:p w14:paraId="3BD284C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72142DF" w14:textId="6A68A5BB" w:rsidR="00D91D60" w:rsidRPr="00083FC1" w:rsidRDefault="003618C7" w:rsidP="00D91D60">
      <w:pPr>
        <w:autoSpaceDE w:val="0"/>
        <w:autoSpaceDN w:val="0"/>
        <w:adjustRightInd w:val="0"/>
        <w:spacing w:after="0" w:line="240" w:lineRule="auto"/>
        <w:rPr>
          <w:rFonts w:ascii="Arial" w:hAnsi="Arial" w:cs="Arial"/>
          <w:b/>
          <w:bCs/>
          <w:color w:val="000000"/>
          <w:sz w:val="36"/>
          <w:szCs w:val="36"/>
          <w:lang w:bidi="hi-IN"/>
        </w:rPr>
      </w:pPr>
      <w:r w:rsidRPr="00083FC1">
        <w:rPr>
          <w:rFonts w:ascii="Arial" w:hAnsi="Arial" w:cs="Arial"/>
          <w:b/>
          <w:bCs/>
          <w:color w:val="000000"/>
          <w:sz w:val="36"/>
          <w:szCs w:val="36"/>
          <w:lang w:bidi="hi-IN"/>
        </w:rPr>
        <w:t>11</w:t>
      </w:r>
      <w:r w:rsidR="00D91D60" w:rsidRPr="00083FC1">
        <w:rPr>
          <w:rFonts w:ascii="Arial" w:hAnsi="Arial" w:cs="Arial"/>
          <w:b/>
          <w:bCs/>
          <w:color w:val="000000"/>
          <w:sz w:val="36"/>
          <w:szCs w:val="36"/>
          <w:lang w:bidi="hi-IN"/>
        </w:rPr>
        <w:t>.4</w:t>
      </w:r>
      <w:r w:rsidR="00D91D60" w:rsidRPr="00083FC1">
        <w:rPr>
          <w:rFonts w:ascii="Arial" w:hAnsi="Arial" w:cs="Arial"/>
          <w:b/>
          <w:bCs/>
          <w:color w:val="000000"/>
          <w:sz w:val="36"/>
          <w:szCs w:val="36"/>
          <w:lang w:bidi="hi-IN"/>
        </w:rPr>
        <w:tab/>
        <w:t xml:space="preserve"> </w:t>
      </w:r>
      <w:r w:rsidR="00665208" w:rsidRPr="00083FC1">
        <w:rPr>
          <w:rFonts w:ascii="Arial" w:hAnsi="Arial" w:cs="Arial"/>
          <w:b/>
          <w:bCs/>
          <w:color w:val="000000"/>
          <w:sz w:val="36"/>
          <w:szCs w:val="36"/>
          <w:lang w:bidi="hi-IN"/>
        </w:rPr>
        <w:t>E</w:t>
      </w:r>
      <w:r w:rsidR="00D91D60" w:rsidRPr="00083FC1">
        <w:rPr>
          <w:rFonts w:ascii="Arial" w:hAnsi="Arial" w:cs="Arial"/>
          <w:b/>
          <w:bCs/>
          <w:color w:val="000000"/>
          <w:sz w:val="36"/>
          <w:szCs w:val="36"/>
          <w:lang w:bidi="hi-IN"/>
        </w:rPr>
        <w:t xml:space="preserve">kAdaSa kalaSa sthApanaM </w:t>
      </w:r>
    </w:p>
    <w:p w14:paraId="420F36A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gramStart"/>
      <w:r>
        <w:rPr>
          <w:rFonts w:ascii="Arial" w:hAnsi="Arial" w:cs="Arial"/>
          <w:color w:val="000000"/>
          <w:sz w:val="36"/>
          <w:szCs w:val="36"/>
          <w:lang w:bidi="hi-IN"/>
        </w:rPr>
        <w:t>prAcyAM</w:t>
      </w:r>
      <w:proofErr w:type="gramEnd"/>
      <w:r>
        <w:rPr>
          <w:rFonts w:ascii="Arial" w:hAnsi="Arial" w:cs="Arial"/>
          <w:color w:val="000000"/>
          <w:sz w:val="36"/>
          <w:szCs w:val="36"/>
          <w:lang w:bidi="hi-IN"/>
        </w:rPr>
        <w:t xml:space="preserve"> </w:t>
      </w:r>
      <w:r w:rsidR="00665208">
        <w:rPr>
          <w:rFonts w:ascii="Arial" w:hAnsi="Arial" w:cs="Arial"/>
          <w:color w:val="000000"/>
          <w:sz w:val="36"/>
          <w:szCs w:val="36"/>
          <w:lang w:bidi="hi-IN"/>
        </w:rPr>
        <w:t>E</w:t>
      </w:r>
      <w:r>
        <w:rPr>
          <w:rFonts w:ascii="Arial" w:hAnsi="Arial" w:cs="Arial"/>
          <w:color w:val="000000"/>
          <w:sz w:val="36"/>
          <w:szCs w:val="36"/>
          <w:lang w:bidi="hi-IN"/>
        </w:rPr>
        <w:t>ka kalaSaH | Agn</w:t>
      </w:r>
      <w:r w:rsidR="00665208">
        <w:rPr>
          <w:rFonts w:ascii="Arial" w:hAnsi="Arial" w:cs="Arial"/>
          <w:color w:val="000000"/>
          <w:sz w:val="36"/>
          <w:szCs w:val="36"/>
          <w:lang w:bidi="hi-IN"/>
        </w:rPr>
        <w:t>E</w:t>
      </w:r>
      <w:r>
        <w:rPr>
          <w:rFonts w:ascii="Arial" w:hAnsi="Arial" w:cs="Arial"/>
          <w:color w:val="000000"/>
          <w:sz w:val="36"/>
          <w:szCs w:val="36"/>
          <w:lang w:bidi="hi-IN"/>
        </w:rPr>
        <w:t xml:space="preserve">yImAraBya nair.RutikalaSa paryantaM catvAraH kalaSAH | pratIcyAM </w:t>
      </w:r>
      <w:r w:rsidR="00665208">
        <w:rPr>
          <w:rFonts w:ascii="Arial" w:hAnsi="Arial" w:cs="Arial"/>
          <w:color w:val="000000"/>
          <w:sz w:val="36"/>
          <w:szCs w:val="36"/>
          <w:lang w:bidi="hi-IN"/>
        </w:rPr>
        <w:t>E</w:t>
      </w:r>
      <w:r>
        <w:rPr>
          <w:rFonts w:ascii="Arial" w:hAnsi="Arial" w:cs="Arial"/>
          <w:color w:val="000000"/>
          <w:sz w:val="36"/>
          <w:szCs w:val="36"/>
          <w:lang w:bidi="hi-IN"/>
        </w:rPr>
        <w:t xml:space="preserve">kaH | vAyavImAraBya aiSAnI paryantaM </w:t>
      </w:r>
    </w:p>
    <w:p w14:paraId="5CB1B0F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catvArakalaSAH | maddhy</w:t>
      </w:r>
      <w:r w:rsidR="00665208">
        <w:rPr>
          <w:rFonts w:ascii="Arial" w:hAnsi="Arial" w:cs="Arial"/>
          <w:color w:val="000000"/>
          <w:sz w:val="36"/>
          <w:szCs w:val="36"/>
          <w:lang w:bidi="hi-IN"/>
        </w:rPr>
        <w:t>E</w:t>
      </w:r>
      <w:r>
        <w:rPr>
          <w:rFonts w:ascii="Arial" w:hAnsi="Arial" w:cs="Arial"/>
          <w:color w:val="000000"/>
          <w:sz w:val="36"/>
          <w:szCs w:val="36"/>
          <w:lang w:bidi="hi-IN"/>
        </w:rPr>
        <w:t xml:space="preserve"> pradhAnakalaSaH | </w:t>
      </w:r>
    </w:p>
    <w:p w14:paraId="27DEC1F5"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E</w:t>
      </w:r>
      <w:r w:rsidR="00D91D60">
        <w:rPr>
          <w:rFonts w:ascii="Arial" w:hAnsi="Arial" w:cs="Arial"/>
          <w:color w:val="000000"/>
          <w:sz w:val="36"/>
          <w:szCs w:val="36"/>
          <w:lang w:bidi="hi-IN"/>
        </w:rPr>
        <w:t xml:space="preserve">vaM </w:t>
      </w:r>
      <w:r>
        <w:rPr>
          <w:rFonts w:ascii="Arial" w:hAnsi="Arial" w:cs="Arial"/>
          <w:color w:val="000000"/>
          <w:sz w:val="36"/>
          <w:szCs w:val="36"/>
          <w:lang w:bidi="hi-IN"/>
        </w:rPr>
        <w:t>E</w:t>
      </w:r>
      <w:r w:rsidR="00D91D60">
        <w:rPr>
          <w:rFonts w:ascii="Arial" w:hAnsi="Arial" w:cs="Arial"/>
          <w:color w:val="000000"/>
          <w:sz w:val="36"/>
          <w:szCs w:val="36"/>
          <w:lang w:bidi="hi-IN"/>
        </w:rPr>
        <w:t xml:space="preserve">kAdaSakalaSAn pratiShThApya pUjA kartavyA) </w:t>
      </w:r>
    </w:p>
    <w:p w14:paraId="27C39FC2" w14:textId="6652CB8F"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BUrBuvassuvar</w:t>
      </w:r>
      <w:r>
        <w:rPr>
          <w:rFonts w:ascii="Arial" w:hAnsi="Arial" w:cs="Arial"/>
          <w:color w:val="000000"/>
          <w:sz w:val="36"/>
          <w:szCs w:val="36"/>
          <w:lang w:bidi="hi-IN"/>
        </w:rPr>
        <w:t>OM</w:t>
      </w:r>
      <w:r w:rsidR="00D91D60">
        <w:rPr>
          <w:rFonts w:ascii="Arial" w:hAnsi="Arial" w:cs="Arial"/>
          <w:color w:val="000000"/>
          <w:sz w:val="36"/>
          <w:szCs w:val="36"/>
          <w:lang w:bidi="hi-IN"/>
        </w:rPr>
        <w:t xml:space="preserve"> | asmin kuMB</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 mahAd</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vaM dhyAyAmi | AvAhayAmi | </w:t>
      </w:r>
    </w:p>
    <w:p w14:paraId="16D4A17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r w:rsidR="00665208">
        <w:rPr>
          <w:rFonts w:ascii="Arial" w:hAnsi="Arial" w:cs="Arial"/>
          <w:color w:val="000000"/>
          <w:sz w:val="36"/>
          <w:szCs w:val="36"/>
          <w:lang w:bidi="hi-IN"/>
        </w:rPr>
        <w:t>E</w:t>
      </w:r>
      <w:r>
        <w:rPr>
          <w:rFonts w:ascii="Arial" w:hAnsi="Arial" w:cs="Arial"/>
          <w:color w:val="000000"/>
          <w:sz w:val="36"/>
          <w:szCs w:val="36"/>
          <w:lang w:bidi="hi-IN"/>
        </w:rPr>
        <w:t>vaM kram</w:t>
      </w:r>
      <w:r w:rsidR="00665208">
        <w:rPr>
          <w:rFonts w:ascii="Arial" w:hAnsi="Arial" w:cs="Arial"/>
          <w:color w:val="000000"/>
          <w:sz w:val="36"/>
          <w:szCs w:val="36"/>
          <w:lang w:bidi="hi-IN"/>
        </w:rPr>
        <w:t>E</w:t>
      </w:r>
      <w:r>
        <w:rPr>
          <w:rFonts w:ascii="Arial" w:hAnsi="Arial" w:cs="Arial"/>
          <w:color w:val="000000"/>
          <w:sz w:val="36"/>
          <w:szCs w:val="36"/>
          <w:lang w:bidi="hi-IN"/>
        </w:rPr>
        <w:t>Na SivaM, rudraM, Sa~gkaraM, nIlal</w:t>
      </w:r>
      <w:r w:rsidR="00665208">
        <w:rPr>
          <w:rFonts w:ascii="Arial" w:hAnsi="Arial" w:cs="Arial"/>
          <w:color w:val="000000"/>
          <w:sz w:val="36"/>
          <w:szCs w:val="36"/>
          <w:lang w:bidi="hi-IN"/>
        </w:rPr>
        <w:t>O</w:t>
      </w:r>
      <w:r>
        <w:rPr>
          <w:rFonts w:ascii="Arial" w:hAnsi="Arial" w:cs="Arial"/>
          <w:color w:val="000000"/>
          <w:sz w:val="36"/>
          <w:szCs w:val="36"/>
          <w:lang w:bidi="hi-IN"/>
        </w:rPr>
        <w:t>hitaM, ISAnaM, vijayaM, BImaM, d</w:t>
      </w:r>
      <w:r w:rsidR="00665208">
        <w:rPr>
          <w:rFonts w:ascii="Arial" w:hAnsi="Arial" w:cs="Arial"/>
          <w:color w:val="000000"/>
          <w:sz w:val="36"/>
          <w:szCs w:val="36"/>
          <w:lang w:bidi="hi-IN"/>
        </w:rPr>
        <w:t>E</w:t>
      </w:r>
      <w:r>
        <w:rPr>
          <w:rFonts w:ascii="Arial" w:hAnsi="Arial" w:cs="Arial"/>
          <w:color w:val="000000"/>
          <w:sz w:val="36"/>
          <w:szCs w:val="36"/>
          <w:lang w:bidi="hi-IN"/>
        </w:rPr>
        <w:t>vad</w:t>
      </w:r>
      <w:r w:rsidR="00665208">
        <w:rPr>
          <w:rFonts w:ascii="Arial" w:hAnsi="Arial" w:cs="Arial"/>
          <w:color w:val="000000"/>
          <w:sz w:val="36"/>
          <w:szCs w:val="36"/>
          <w:lang w:bidi="hi-IN"/>
        </w:rPr>
        <w:t>E</w:t>
      </w:r>
      <w:r>
        <w:rPr>
          <w:rFonts w:ascii="Arial" w:hAnsi="Arial" w:cs="Arial"/>
          <w:color w:val="000000"/>
          <w:sz w:val="36"/>
          <w:szCs w:val="36"/>
          <w:lang w:bidi="hi-IN"/>
        </w:rPr>
        <w:t>vaM, Bav</w:t>
      </w:r>
      <w:r w:rsidR="00665208">
        <w:rPr>
          <w:rFonts w:ascii="Arial" w:hAnsi="Arial" w:cs="Arial"/>
          <w:color w:val="000000"/>
          <w:sz w:val="36"/>
          <w:szCs w:val="36"/>
          <w:lang w:bidi="hi-IN"/>
        </w:rPr>
        <w:t>O</w:t>
      </w:r>
      <w:r>
        <w:rPr>
          <w:rFonts w:ascii="Arial" w:hAnsi="Arial" w:cs="Arial"/>
          <w:color w:val="000000"/>
          <w:sz w:val="36"/>
          <w:szCs w:val="36"/>
          <w:lang w:bidi="hi-IN"/>
        </w:rPr>
        <w:t>dBavaM maddhy</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roofErr w:type="gramStart"/>
      <w:r>
        <w:rPr>
          <w:rFonts w:ascii="Arial" w:hAnsi="Arial" w:cs="Arial"/>
          <w:color w:val="000000"/>
          <w:sz w:val="36"/>
          <w:szCs w:val="36"/>
          <w:lang w:bidi="hi-IN"/>
        </w:rPr>
        <w:t>AdityAtmakarudraM )</w:t>
      </w:r>
      <w:proofErr w:type="gramEnd"/>
    </w:p>
    <w:p w14:paraId="7642C00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(iti tattat kalaS</w:t>
      </w:r>
      <w:r w:rsidR="00665208">
        <w:rPr>
          <w:rFonts w:ascii="Arial" w:hAnsi="Arial" w:cs="Arial"/>
          <w:color w:val="000000"/>
          <w:sz w:val="36"/>
          <w:szCs w:val="36"/>
          <w:lang w:bidi="hi-IN"/>
        </w:rPr>
        <w:t>E</w:t>
      </w:r>
      <w:r>
        <w:rPr>
          <w:rFonts w:ascii="Arial" w:hAnsi="Arial" w:cs="Arial"/>
          <w:color w:val="000000"/>
          <w:sz w:val="36"/>
          <w:szCs w:val="36"/>
          <w:lang w:bidi="hi-IN"/>
        </w:rPr>
        <w:t xml:space="preserve">Sha tadanu prANa pratiShThA ca kuryu) </w:t>
      </w:r>
    </w:p>
    <w:p w14:paraId="79CD7AB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AE8FAAB" w14:textId="26EA6105" w:rsidR="00D91D60" w:rsidRPr="00083FC1" w:rsidRDefault="003618C7" w:rsidP="00D91D60">
      <w:pPr>
        <w:autoSpaceDE w:val="0"/>
        <w:autoSpaceDN w:val="0"/>
        <w:adjustRightInd w:val="0"/>
        <w:spacing w:after="0" w:line="240" w:lineRule="auto"/>
        <w:rPr>
          <w:rFonts w:ascii="Arial" w:hAnsi="Arial" w:cs="Arial"/>
          <w:b/>
          <w:bCs/>
          <w:color w:val="000000"/>
          <w:sz w:val="36"/>
          <w:szCs w:val="36"/>
          <w:lang w:bidi="hi-IN"/>
        </w:rPr>
      </w:pPr>
      <w:r w:rsidRPr="00083FC1">
        <w:rPr>
          <w:rFonts w:ascii="Arial" w:hAnsi="Arial" w:cs="Arial"/>
          <w:b/>
          <w:bCs/>
          <w:color w:val="000000"/>
          <w:sz w:val="36"/>
          <w:szCs w:val="36"/>
          <w:lang w:bidi="hi-IN"/>
        </w:rPr>
        <w:lastRenderedPageBreak/>
        <w:t>11</w:t>
      </w:r>
      <w:r w:rsidR="00D91D60" w:rsidRPr="00083FC1">
        <w:rPr>
          <w:rFonts w:ascii="Arial" w:hAnsi="Arial" w:cs="Arial"/>
          <w:b/>
          <w:bCs/>
          <w:color w:val="000000"/>
          <w:sz w:val="36"/>
          <w:szCs w:val="36"/>
          <w:lang w:bidi="hi-IN"/>
        </w:rPr>
        <w:t>.5</w:t>
      </w:r>
      <w:r w:rsidR="00D91D60" w:rsidRPr="00083FC1">
        <w:rPr>
          <w:rFonts w:ascii="Arial" w:hAnsi="Arial" w:cs="Arial"/>
          <w:b/>
          <w:bCs/>
          <w:color w:val="000000"/>
          <w:sz w:val="36"/>
          <w:szCs w:val="36"/>
          <w:lang w:bidi="hi-IN"/>
        </w:rPr>
        <w:tab/>
        <w:t xml:space="preserve"> </w:t>
      </w:r>
      <w:r w:rsidR="0026612E">
        <w:rPr>
          <w:rFonts w:ascii="Arial" w:hAnsi="Arial" w:cs="Arial"/>
          <w:b/>
          <w:bCs/>
          <w:color w:val="000000"/>
          <w:sz w:val="36"/>
          <w:szCs w:val="36"/>
          <w:lang w:bidi="hi-IN"/>
        </w:rPr>
        <w:t>s</w:t>
      </w:r>
      <w:r w:rsidR="00D91D60" w:rsidRPr="00083FC1">
        <w:rPr>
          <w:rFonts w:ascii="Arial" w:hAnsi="Arial" w:cs="Arial"/>
          <w:b/>
          <w:bCs/>
          <w:color w:val="000000"/>
          <w:sz w:val="36"/>
          <w:szCs w:val="36"/>
          <w:lang w:bidi="hi-IN"/>
        </w:rPr>
        <w:t>th</w:t>
      </w:r>
      <w:r w:rsidR="0026612E">
        <w:rPr>
          <w:rFonts w:ascii="Arial" w:hAnsi="Arial" w:cs="Arial"/>
          <w:b/>
          <w:bCs/>
          <w:color w:val="000000"/>
          <w:sz w:val="36"/>
          <w:szCs w:val="36"/>
          <w:lang w:bidi="hi-IN"/>
        </w:rPr>
        <w:t>A</w:t>
      </w:r>
      <w:r w:rsidR="00D91D60" w:rsidRPr="00083FC1">
        <w:rPr>
          <w:rFonts w:ascii="Arial" w:hAnsi="Arial" w:cs="Arial"/>
          <w:b/>
          <w:bCs/>
          <w:color w:val="000000"/>
          <w:sz w:val="36"/>
          <w:szCs w:val="36"/>
          <w:lang w:bidi="hi-IN"/>
        </w:rPr>
        <w:t xml:space="preserve">na </w:t>
      </w:r>
      <w:del w:id="57" w:author="Microsoft account" w:date="2026-09-19T21:26:00Z">
        <w:r w:rsidR="00D91D60" w:rsidRPr="00083FC1" w:rsidDel="004E2904">
          <w:rPr>
            <w:rFonts w:ascii="Arial" w:hAnsi="Arial" w:cs="Arial"/>
            <w:b/>
            <w:bCs/>
            <w:color w:val="000000"/>
            <w:sz w:val="36"/>
            <w:szCs w:val="36"/>
            <w:lang w:bidi="hi-IN"/>
          </w:rPr>
          <w:delText>P</w:delText>
        </w:r>
      </w:del>
      <w:ins w:id="58" w:author="Microsoft account" w:date="2026-09-19T21:26:00Z">
        <w:r w:rsidR="004E2904">
          <w:rPr>
            <w:rFonts w:ascii="Arial" w:hAnsi="Arial" w:cs="Arial"/>
            <w:b/>
            <w:bCs/>
            <w:color w:val="000000"/>
            <w:sz w:val="36"/>
            <w:szCs w:val="36"/>
            <w:lang w:bidi="hi-IN"/>
          </w:rPr>
          <w:t>p</w:t>
        </w:r>
      </w:ins>
      <w:r w:rsidR="0026612E">
        <w:rPr>
          <w:rFonts w:ascii="Arial" w:hAnsi="Arial" w:cs="Arial"/>
          <w:b/>
          <w:bCs/>
          <w:color w:val="000000"/>
          <w:sz w:val="36"/>
          <w:szCs w:val="36"/>
          <w:lang w:bidi="hi-IN"/>
        </w:rPr>
        <w:t>ITh</w:t>
      </w:r>
      <w:r w:rsidR="00D91D60" w:rsidRPr="00083FC1">
        <w:rPr>
          <w:rFonts w:ascii="Arial" w:hAnsi="Arial" w:cs="Arial"/>
          <w:b/>
          <w:bCs/>
          <w:color w:val="000000"/>
          <w:sz w:val="36"/>
          <w:szCs w:val="36"/>
          <w:lang w:bidi="hi-IN"/>
        </w:rPr>
        <w:t xml:space="preserve">a </w:t>
      </w:r>
    </w:p>
    <w:p w14:paraId="36E563A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gramStart"/>
      <w:r>
        <w:rPr>
          <w:rFonts w:ascii="Arial" w:hAnsi="Arial" w:cs="Arial"/>
          <w:color w:val="000000"/>
          <w:sz w:val="36"/>
          <w:szCs w:val="36"/>
          <w:lang w:bidi="hi-IN"/>
        </w:rPr>
        <w:t>iti</w:t>
      </w:r>
      <w:proofErr w:type="gramEnd"/>
      <w:r>
        <w:rPr>
          <w:rFonts w:ascii="Arial" w:hAnsi="Arial" w:cs="Arial"/>
          <w:color w:val="000000"/>
          <w:sz w:val="36"/>
          <w:szCs w:val="36"/>
          <w:lang w:bidi="hi-IN"/>
        </w:rPr>
        <w:t xml:space="preserve"> GaNThanAdaM kRutvA, saMprArtthya, nirmAlyaM udhRutya , d</w:t>
      </w:r>
      <w:r w:rsidR="00665208">
        <w:rPr>
          <w:rFonts w:ascii="Arial" w:hAnsi="Arial" w:cs="Arial"/>
          <w:color w:val="000000"/>
          <w:sz w:val="36"/>
          <w:szCs w:val="36"/>
          <w:lang w:bidi="hi-IN"/>
        </w:rPr>
        <w:t>E</w:t>
      </w:r>
      <w:r>
        <w:rPr>
          <w:rFonts w:ascii="Arial" w:hAnsi="Arial" w:cs="Arial"/>
          <w:color w:val="000000"/>
          <w:sz w:val="36"/>
          <w:szCs w:val="36"/>
          <w:lang w:bidi="hi-IN"/>
        </w:rPr>
        <w:t>vatAH snAnapITh</w:t>
      </w:r>
      <w:r w:rsidR="00665208">
        <w:rPr>
          <w:rFonts w:ascii="Arial" w:hAnsi="Arial" w:cs="Arial"/>
          <w:color w:val="000000"/>
          <w:sz w:val="36"/>
          <w:szCs w:val="36"/>
          <w:lang w:bidi="hi-IN"/>
        </w:rPr>
        <w:t>E</w:t>
      </w:r>
      <w:r>
        <w:rPr>
          <w:rFonts w:ascii="Arial" w:hAnsi="Arial" w:cs="Arial"/>
          <w:color w:val="000000"/>
          <w:sz w:val="36"/>
          <w:szCs w:val="36"/>
          <w:lang w:bidi="hi-IN"/>
        </w:rPr>
        <w:t xml:space="preserve"> sthApay</w:t>
      </w:r>
      <w:r w:rsidR="00665208">
        <w:rPr>
          <w:rFonts w:ascii="Arial" w:hAnsi="Arial" w:cs="Arial"/>
          <w:color w:val="000000"/>
          <w:sz w:val="36"/>
          <w:szCs w:val="36"/>
          <w:lang w:bidi="hi-IN"/>
        </w:rPr>
        <w:t>E</w:t>
      </w:r>
      <w:r>
        <w:rPr>
          <w:rFonts w:ascii="Arial" w:hAnsi="Arial" w:cs="Arial"/>
          <w:color w:val="000000"/>
          <w:sz w:val="36"/>
          <w:szCs w:val="36"/>
          <w:lang w:bidi="hi-IN"/>
        </w:rPr>
        <w:t>t, tadyathA maddhy</w:t>
      </w:r>
      <w:r w:rsidR="00665208">
        <w:rPr>
          <w:rFonts w:ascii="Arial" w:hAnsi="Arial" w:cs="Arial"/>
          <w:color w:val="000000"/>
          <w:sz w:val="36"/>
          <w:szCs w:val="36"/>
          <w:lang w:bidi="hi-IN"/>
        </w:rPr>
        <w:t>E</w:t>
      </w:r>
      <w:r>
        <w:rPr>
          <w:rFonts w:ascii="Arial" w:hAnsi="Arial" w:cs="Arial"/>
          <w:color w:val="000000"/>
          <w:sz w:val="36"/>
          <w:szCs w:val="36"/>
          <w:lang w:bidi="hi-IN"/>
        </w:rPr>
        <w:t xml:space="preserve"> SaMBUH, Agn</w:t>
      </w:r>
      <w:r w:rsidR="00665208">
        <w:rPr>
          <w:rFonts w:ascii="Arial" w:hAnsi="Arial" w:cs="Arial"/>
          <w:color w:val="000000"/>
          <w:sz w:val="36"/>
          <w:szCs w:val="36"/>
          <w:lang w:bidi="hi-IN"/>
        </w:rPr>
        <w:t>E</w:t>
      </w:r>
      <w:r>
        <w:rPr>
          <w:rFonts w:ascii="Arial" w:hAnsi="Arial" w:cs="Arial"/>
          <w:color w:val="000000"/>
          <w:sz w:val="36"/>
          <w:szCs w:val="36"/>
          <w:lang w:bidi="hi-IN"/>
        </w:rPr>
        <w:t>yAM sUryaH, nair.RutyAM viGn</w:t>
      </w:r>
      <w:r w:rsidR="00665208">
        <w:rPr>
          <w:rFonts w:ascii="Arial" w:hAnsi="Arial" w:cs="Arial"/>
          <w:color w:val="000000"/>
          <w:sz w:val="36"/>
          <w:szCs w:val="36"/>
          <w:lang w:bidi="hi-IN"/>
        </w:rPr>
        <w:t>E</w:t>
      </w:r>
      <w:r>
        <w:rPr>
          <w:rFonts w:ascii="Arial" w:hAnsi="Arial" w:cs="Arial"/>
          <w:color w:val="000000"/>
          <w:sz w:val="36"/>
          <w:szCs w:val="36"/>
          <w:lang w:bidi="hi-IN"/>
        </w:rPr>
        <w:t xml:space="preserve">SvaraH , </w:t>
      </w:r>
    </w:p>
    <w:p w14:paraId="192C452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vAyavyAM abiMkA, aiSAnyAM hariH iti kram</w:t>
      </w:r>
      <w:r w:rsidR="00665208">
        <w:rPr>
          <w:rFonts w:ascii="Arial" w:hAnsi="Arial" w:cs="Arial"/>
          <w:color w:val="000000"/>
          <w:sz w:val="36"/>
          <w:szCs w:val="36"/>
          <w:lang w:bidi="hi-IN"/>
        </w:rPr>
        <w:t>E</w:t>
      </w:r>
      <w:r>
        <w:rPr>
          <w:rFonts w:ascii="Arial" w:hAnsi="Arial" w:cs="Arial"/>
          <w:color w:val="000000"/>
          <w:sz w:val="36"/>
          <w:szCs w:val="36"/>
          <w:lang w:bidi="hi-IN"/>
        </w:rPr>
        <w:t>Na SivaliMgAdIni tattat sthAn</w:t>
      </w:r>
      <w:r w:rsidR="00665208">
        <w:rPr>
          <w:rFonts w:ascii="Arial" w:hAnsi="Arial" w:cs="Arial"/>
          <w:color w:val="000000"/>
          <w:sz w:val="36"/>
          <w:szCs w:val="36"/>
          <w:lang w:bidi="hi-IN"/>
        </w:rPr>
        <w:t>E</w:t>
      </w:r>
      <w:r>
        <w:rPr>
          <w:rFonts w:ascii="Arial" w:hAnsi="Arial" w:cs="Arial"/>
          <w:color w:val="000000"/>
          <w:sz w:val="36"/>
          <w:szCs w:val="36"/>
          <w:lang w:bidi="hi-IN"/>
        </w:rPr>
        <w:t xml:space="preserve">Shu sthApayitvA, pa~jcakalaSAMSca (catasraShu dikShu, caturaH, </w:t>
      </w:r>
    </w:p>
    <w:p w14:paraId="5266847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gramStart"/>
      <w:r>
        <w:rPr>
          <w:rFonts w:ascii="Arial" w:hAnsi="Arial" w:cs="Arial"/>
          <w:color w:val="000000"/>
          <w:sz w:val="36"/>
          <w:szCs w:val="36"/>
          <w:lang w:bidi="hi-IN"/>
        </w:rPr>
        <w:t>maddhy</w:t>
      </w:r>
      <w:r w:rsidR="00665208">
        <w:rPr>
          <w:rFonts w:ascii="Arial" w:hAnsi="Arial" w:cs="Arial"/>
          <w:color w:val="000000"/>
          <w:sz w:val="36"/>
          <w:szCs w:val="36"/>
          <w:lang w:bidi="hi-IN"/>
        </w:rPr>
        <w:t>E</w:t>
      </w:r>
      <w:proofErr w:type="gramEnd"/>
      <w:r>
        <w:rPr>
          <w:rFonts w:ascii="Arial" w:hAnsi="Arial" w:cs="Arial"/>
          <w:color w:val="000000"/>
          <w:sz w:val="36"/>
          <w:szCs w:val="36"/>
          <w:lang w:bidi="hi-IN"/>
        </w:rPr>
        <w:t xml:space="preserve">, </w:t>
      </w:r>
      <w:r w:rsidR="00665208">
        <w:rPr>
          <w:rFonts w:ascii="Arial" w:hAnsi="Arial" w:cs="Arial"/>
          <w:color w:val="000000"/>
          <w:sz w:val="36"/>
          <w:szCs w:val="36"/>
          <w:lang w:bidi="hi-IN"/>
        </w:rPr>
        <w:t>E</w:t>
      </w:r>
      <w:r>
        <w:rPr>
          <w:rFonts w:ascii="Arial" w:hAnsi="Arial" w:cs="Arial"/>
          <w:color w:val="000000"/>
          <w:sz w:val="36"/>
          <w:szCs w:val="36"/>
          <w:lang w:bidi="hi-IN"/>
        </w:rPr>
        <w:t>kaM ca ) sthApayitvA laGunyAsa pUrvakaM d</w:t>
      </w:r>
      <w:r w:rsidR="00665208">
        <w:rPr>
          <w:rFonts w:ascii="Arial" w:hAnsi="Arial" w:cs="Arial"/>
          <w:color w:val="000000"/>
          <w:sz w:val="36"/>
          <w:szCs w:val="36"/>
          <w:lang w:bidi="hi-IN"/>
        </w:rPr>
        <w:t>E</w:t>
      </w:r>
      <w:r>
        <w:rPr>
          <w:rFonts w:ascii="Arial" w:hAnsi="Arial" w:cs="Arial"/>
          <w:color w:val="000000"/>
          <w:sz w:val="36"/>
          <w:szCs w:val="36"/>
          <w:lang w:bidi="hi-IN"/>
        </w:rPr>
        <w:t>vatAH svad</w:t>
      </w:r>
      <w:r w:rsidR="00665208">
        <w:rPr>
          <w:rFonts w:ascii="Arial" w:hAnsi="Arial" w:cs="Arial"/>
          <w:color w:val="000000"/>
          <w:sz w:val="36"/>
          <w:szCs w:val="36"/>
          <w:lang w:bidi="hi-IN"/>
        </w:rPr>
        <w:t>E</w:t>
      </w:r>
      <w:r>
        <w:rPr>
          <w:rFonts w:ascii="Arial" w:hAnsi="Arial" w:cs="Arial"/>
          <w:color w:val="000000"/>
          <w:sz w:val="36"/>
          <w:szCs w:val="36"/>
          <w:lang w:bidi="hi-IN"/>
        </w:rPr>
        <w:t xml:space="preserve">ha </w:t>
      </w:r>
    </w:p>
    <w:p w14:paraId="41F4E77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tattadaMg</w:t>
      </w:r>
      <w:r w:rsidR="00665208">
        <w:rPr>
          <w:rFonts w:ascii="Arial" w:hAnsi="Arial" w:cs="Arial"/>
          <w:color w:val="000000"/>
          <w:sz w:val="36"/>
          <w:szCs w:val="36"/>
          <w:lang w:bidi="hi-IN"/>
        </w:rPr>
        <w:t>E</w:t>
      </w:r>
      <w:r>
        <w:rPr>
          <w:rFonts w:ascii="Arial" w:hAnsi="Arial" w:cs="Arial"/>
          <w:color w:val="000000"/>
          <w:sz w:val="36"/>
          <w:szCs w:val="36"/>
          <w:lang w:bidi="hi-IN"/>
        </w:rPr>
        <w:t>Shu vinyas</w:t>
      </w:r>
      <w:r w:rsidR="00665208">
        <w:rPr>
          <w:rFonts w:ascii="Arial" w:hAnsi="Arial" w:cs="Arial"/>
          <w:color w:val="000000"/>
          <w:sz w:val="36"/>
          <w:szCs w:val="36"/>
          <w:lang w:bidi="hi-IN"/>
        </w:rPr>
        <w:t>E</w:t>
      </w:r>
      <w:r>
        <w:rPr>
          <w:rFonts w:ascii="Arial" w:hAnsi="Arial" w:cs="Arial"/>
          <w:color w:val="000000"/>
          <w:sz w:val="36"/>
          <w:szCs w:val="36"/>
          <w:lang w:bidi="hi-IN"/>
        </w:rPr>
        <w:t xml:space="preserve">t | </w:t>
      </w:r>
    </w:p>
    <w:p w14:paraId="6ABECDBC" w14:textId="77777777" w:rsidR="00C96F4D" w:rsidRDefault="00C96F4D" w:rsidP="00D91D60">
      <w:pPr>
        <w:autoSpaceDE w:val="0"/>
        <w:autoSpaceDN w:val="0"/>
        <w:adjustRightInd w:val="0"/>
        <w:spacing w:after="0" w:line="240" w:lineRule="auto"/>
        <w:rPr>
          <w:rFonts w:ascii="Arial" w:hAnsi="Arial" w:cs="Arial"/>
          <w:color w:val="000000"/>
          <w:sz w:val="36"/>
          <w:szCs w:val="36"/>
          <w:lang w:bidi="hi-IN"/>
        </w:rPr>
      </w:pPr>
    </w:p>
    <w:p w14:paraId="6B612522" w14:textId="75E54577" w:rsidR="00D91D60" w:rsidRPr="00083FC1" w:rsidRDefault="00C96F4D" w:rsidP="00D91D60">
      <w:pPr>
        <w:autoSpaceDE w:val="0"/>
        <w:autoSpaceDN w:val="0"/>
        <w:adjustRightInd w:val="0"/>
        <w:spacing w:after="0" w:line="240" w:lineRule="auto"/>
        <w:rPr>
          <w:rFonts w:ascii="Arial" w:hAnsi="Arial" w:cs="Arial"/>
          <w:b/>
          <w:bCs/>
          <w:color w:val="000000"/>
          <w:sz w:val="36"/>
          <w:szCs w:val="36"/>
          <w:lang w:bidi="hi-IN"/>
        </w:rPr>
      </w:pPr>
      <w:r w:rsidRPr="00083FC1">
        <w:rPr>
          <w:rFonts w:ascii="Arial" w:hAnsi="Arial" w:cs="Arial"/>
          <w:b/>
          <w:bCs/>
          <w:color w:val="000000"/>
          <w:sz w:val="36"/>
          <w:szCs w:val="36"/>
          <w:lang w:bidi="hi-IN"/>
        </w:rPr>
        <w:t>11</w:t>
      </w:r>
      <w:r w:rsidR="00D91D60" w:rsidRPr="00083FC1">
        <w:rPr>
          <w:rFonts w:ascii="Arial" w:hAnsi="Arial" w:cs="Arial"/>
          <w:b/>
          <w:bCs/>
          <w:color w:val="000000"/>
          <w:sz w:val="36"/>
          <w:szCs w:val="36"/>
          <w:lang w:bidi="hi-IN"/>
        </w:rPr>
        <w:t>.6</w:t>
      </w:r>
      <w:r w:rsidR="00D91D60" w:rsidRPr="00083FC1">
        <w:rPr>
          <w:rFonts w:ascii="Arial" w:hAnsi="Arial" w:cs="Arial"/>
          <w:b/>
          <w:bCs/>
          <w:color w:val="000000"/>
          <w:sz w:val="36"/>
          <w:szCs w:val="36"/>
          <w:lang w:bidi="hi-IN"/>
        </w:rPr>
        <w:tab/>
        <w:t xml:space="preserve"> SrI Sakti pa~jcAkSharI mahAmantraH</w:t>
      </w:r>
    </w:p>
    <w:p w14:paraId="08DA8630"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&lt;lang=eng&gt;</w:t>
      </w:r>
    </w:p>
    <w:p w14:paraId="425A843A"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w:t>
      </w:r>
      <w:r w:rsidR="00D91D60">
        <w:rPr>
          <w:rFonts w:ascii="Arial" w:hAnsi="Arial" w:cs="Arial"/>
          <w:color w:val="000000"/>
          <w:sz w:val="36"/>
          <w:szCs w:val="36"/>
          <w:lang w:bidi="hi-IN"/>
        </w:rPr>
        <w:t>n</w:t>
      </w:r>
      <w:r w:rsidR="00EB16E7">
        <w:rPr>
          <w:rFonts w:ascii="Arial" w:hAnsi="Arial" w:cs="Arial"/>
          <w:color w:val="000000"/>
          <w:sz w:val="36"/>
          <w:szCs w:val="36"/>
          <w:lang w:bidi="hi-IN"/>
        </w:rPr>
        <w:t>e</w:t>
      </w:r>
      <w:r w:rsidR="00D91D60">
        <w:rPr>
          <w:rFonts w:ascii="Arial" w:hAnsi="Arial" w:cs="Arial"/>
          <w:color w:val="000000"/>
          <w:sz w:val="36"/>
          <w:szCs w:val="36"/>
          <w:lang w:bidi="hi-IN"/>
        </w:rPr>
        <w:t xml:space="preserve"> sh</w:t>
      </w:r>
      <w:r w:rsidR="00EB16E7">
        <w:rPr>
          <w:rFonts w:ascii="Arial" w:hAnsi="Arial" w:cs="Arial"/>
          <w:color w:val="000000"/>
          <w:sz w:val="36"/>
          <w:szCs w:val="36"/>
          <w:lang w:bidi="hi-IN"/>
        </w:rPr>
        <w:t>o</w:t>
      </w:r>
      <w:r w:rsidR="00D91D60">
        <w:rPr>
          <w:rFonts w:ascii="Arial" w:hAnsi="Arial" w:cs="Arial"/>
          <w:color w:val="000000"/>
          <w:sz w:val="36"/>
          <w:szCs w:val="36"/>
          <w:lang w:bidi="hi-IN"/>
        </w:rPr>
        <w:t>uld g</w:t>
      </w:r>
      <w:r w:rsidR="00EB16E7">
        <w:rPr>
          <w:rFonts w:ascii="Arial" w:hAnsi="Arial" w:cs="Arial"/>
          <w:color w:val="000000"/>
          <w:sz w:val="36"/>
          <w:szCs w:val="36"/>
          <w:lang w:bidi="hi-IN"/>
        </w:rPr>
        <w:t>e</w:t>
      </w:r>
      <w:r w:rsidR="00D91D60">
        <w:rPr>
          <w:rFonts w:ascii="Arial" w:hAnsi="Arial" w:cs="Arial"/>
          <w:color w:val="000000"/>
          <w:sz w:val="36"/>
          <w:szCs w:val="36"/>
          <w:lang w:bidi="hi-IN"/>
        </w:rPr>
        <w:t>t pr</w:t>
      </w:r>
      <w:r w:rsidR="00EB16E7">
        <w:rPr>
          <w:rFonts w:ascii="Arial" w:hAnsi="Arial" w:cs="Arial"/>
          <w:color w:val="000000"/>
          <w:sz w:val="36"/>
          <w:szCs w:val="36"/>
          <w:lang w:bidi="hi-IN"/>
        </w:rPr>
        <w:t>o</w:t>
      </w:r>
      <w:r w:rsidR="00D91D60">
        <w:rPr>
          <w:rFonts w:ascii="Arial" w:hAnsi="Arial" w:cs="Arial"/>
          <w:color w:val="000000"/>
          <w:sz w:val="36"/>
          <w:szCs w:val="36"/>
          <w:lang w:bidi="hi-IN"/>
        </w:rPr>
        <w:t>p</w:t>
      </w:r>
      <w:r w:rsidR="00EB16E7">
        <w:rPr>
          <w:rFonts w:ascii="Arial" w:hAnsi="Arial" w:cs="Arial"/>
          <w:color w:val="000000"/>
          <w:sz w:val="36"/>
          <w:szCs w:val="36"/>
          <w:lang w:bidi="hi-IN"/>
        </w:rPr>
        <w:t>e</w:t>
      </w:r>
      <w:r w:rsidR="00D91D60">
        <w:rPr>
          <w:rFonts w:ascii="Arial" w:hAnsi="Arial" w:cs="Arial"/>
          <w:color w:val="000000"/>
          <w:sz w:val="36"/>
          <w:szCs w:val="36"/>
          <w:lang w:bidi="hi-IN"/>
        </w:rPr>
        <w:t>r “d</w:t>
      </w:r>
      <w:r w:rsidR="00EB16E7">
        <w:rPr>
          <w:rFonts w:ascii="Arial" w:hAnsi="Arial" w:cs="Arial"/>
          <w:color w:val="000000"/>
          <w:sz w:val="36"/>
          <w:szCs w:val="36"/>
          <w:lang w:bidi="hi-IN"/>
        </w:rPr>
        <w:t>ee</w:t>
      </w:r>
      <w:r w:rsidR="00D91D60">
        <w:rPr>
          <w:rFonts w:ascii="Arial" w:hAnsi="Arial" w:cs="Arial"/>
          <w:color w:val="000000"/>
          <w:sz w:val="36"/>
          <w:szCs w:val="36"/>
          <w:lang w:bidi="hi-IN"/>
        </w:rPr>
        <w:t>ksha” fr</w:t>
      </w:r>
      <w:r w:rsidR="00EB16E7">
        <w:rPr>
          <w:rFonts w:ascii="Arial" w:hAnsi="Arial" w:cs="Arial"/>
          <w:color w:val="000000"/>
          <w:sz w:val="36"/>
          <w:szCs w:val="36"/>
          <w:lang w:bidi="hi-IN"/>
        </w:rPr>
        <w:t>o</w:t>
      </w:r>
      <w:r w:rsidR="00D91D60">
        <w:rPr>
          <w:rFonts w:ascii="Arial" w:hAnsi="Arial" w:cs="Arial"/>
          <w:color w:val="000000"/>
          <w:sz w:val="36"/>
          <w:szCs w:val="36"/>
          <w:lang w:bidi="hi-IN"/>
        </w:rPr>
        <w:t>m guru t</w:t>
      </w:r>
      <w:r w:rsidR="00EB16E7">
        <w:rPr>
          <w:rFonts w:ascii="Arial" w:hAnsi="Arial" w:cs="Arial"/>
          <w:color w:val="000000"/>
          <w:sz w:val="36"/>
          <w:szCs w:val="36"/>
          <w:lang w:bidi="hi-IN"/>
        </w:rPr>
        <w:t>o</w:t>
      </w:r>
      <w:r w:rsidR="00D91D60">
        <w:rPr>
          <w:rFonts w:ascii="Arial" w:hAnsi="Arial" w:cs="Arial"/>
          <w:color w:val="000000"/>
          <w:sz w:val="36"/>
          <w:szCs w:val="36"/>
          <w:lang w:bidi="hi-IN"/>
        </w:rPr>
        <w:t xml:space="preserve"> r</w:t>
      </w:r>
      <w:r w:rsidR="00EB16E7">
        <w:rPr>
          <w:rFonts w:ascii="Arial" w:hAnsi="Arial" w:cs="Arial"/>
          <w:color w:val="000000"/>
          <w:sz w:val="36"/>
          <w:szCs w:val="36"/>
          <w:lang w:bidi="hi-IN"/>
        </w:rPr>
        <w:t>e</w:t>
      </w:r>
      <w:r w:rsidR="00D91D60">
        <w:rPr>
          <w:rFonts w:ascii="Arial" w:hAnsi="Arial" w:cs="Arial"/>
          <w:color w:val="000000"/>
          <w:sz w:val="36"/>
          <w:szCs w:val="36"/>
          <w:lang w:bidi="hi-IN"/>
        </w:rPr>
        <w:t>cit</w:t>
      </w:r>
      <w:r w:rsidR="00EB16E7">
        <w:rPr>
          <w:rFonts w:ascii="Arial" w:hAnsi="Arial" w:cs="Arial"/>
          <w:color w:val="000000"/>
          <w:sz w:val="36"/>
          <w:szCs w:val="36"/>
          <w:lang w:bidi="hi-IN"/>
        </w:rPr>
        <w:t>e</w:t>
      </w:r>
      <w:r w:rsidR="00D91D60">
        <w:rPr>
          <w:rFonts w:ascii="Arial" w:hAnsi="Arial" w:cs="Arial"/>
          <w:color w:val="000000"/>
          <w:sz w:val="36"/>
          <w:szCs w:val="36"/>
          <w:lang w:bidi="hi-IN"/>
        </w:rPr>
        <w:t xml:space="preserve"> this mahamantram as p</w:t>
      </w:r>
      <w:r w:rsidR="00EB16E7">
        <w:rPr>
          <w:rFonts w:ascii="Arial" w:hAnsi="Arial" w:cs="Arial"/>
          <w:color w:val="000000"/>
          <w:sz w:val="36"/>
          <w:szCs w:val="36"/>
          <w:lang w:bidi="hi-IN"/>
        </w:rPr>
        <w:t>e</w:t>
      </w:r>
      <w:r w:rsidR="00D91D60">
        <w:rPr>
          <w:rFonts w:ascii="Arial" w:hAnsi="Arial" w:cs="Arial"/>
          <w:color w:val="000000"/>
          <w:sz w:val="36"/>
          <w:szCs w:val="36"/>
          <w:lang w:bidi="hi-IN"/>
        </w:rPr>
        <w:t>r traditi</w:t>
      </w:r>
      <w:r w:rsidR="00EB16E7">
        <w:rPr>
          <w:rFonts w:ascii="Arial" w:hAnsi="Arial" w:cs="Arial"/>
          <w:color w:val="000000"/>
          <w:sz w:val="36"/>
          <w:szCs w:val="36"/>
          <w:lang w:bidi="hi-IN"/>
        </w:rPr>
        <w:t>o</w:t>
      </w:r>
      <w:r w:rsidR="00D91D60">
        <w:rPr>
          <w:rFonts w:ascii="Arial" w:hAnsi="Arial" w:cs="Arial"/>
          <w:color w:val="000000"/>
          <w:sz w:val="36"/>
          <w:szCs w:val="36"/>
          <w:lang w:bidi="hi-IN"/>
        </w:rPr>
        <w:t xml:space="preserve">n. This is </w:t>
      </w:r>
      <w:r w:rsidR="00EB16E7">
        <w:rPr>
          <w:rFonts w:ascii="Arial" w:hAnsi="Arial" w:cs="Arial"/>
          <w:color w:val="000000"/>
          <w:sz w:val="36"/>
          <w:szCs w:val="36"/>
          <w:lang w:bidi="hi-IN"/>
        </w:rPr>
        <w:t>o</w:t>
      </w:r>
      <w:r w:rsidR="00D91D60">
        <w:rPr>
          <w:rFonts w:ascii="Arial" w:hAnsi="Arial" w:cs="Arial"/>
          <w:color w:val="000000"/>
          <w:sz w:val="36"/>
          <w:szCs w:val="36"/>
          <w:lang w:bidi="hi-IN"/>
        </w:rPr>
        <w:t>nly f</w:t>
      </w:r>
      <w:r w:rsidR="00EB16E7">
        <w:rPr>
          <w:rFonts w:ascii="Arial" w:hAnsi="Arial" w:cs="Arial"/>
          <w:color w:val="000000"/>
          <w:sz w:val="36"/>
          <w:szCs w:val="36"/>
          <w:lang w:bidi="hi-IN"/>
        </w:rPr>
        <w:t>o</w:t>
      </w:r>
      <w:r w:rsidR="00D91D60">
        <w:rPr>
          <w:rFonts w:ascii="Arial" w:hAnsi="Arial" w:cs="Arial"/>
          <w:color w:val="000000"/>
          <w:sz w:val="36"/>
          <w:szCs w:val="36"/>
          <w:lang w:bidi="hi-IN"/>
        </w:rPr>
        <w:t>ll</w:t>
      </w:r>
      <w:r w:rsidR="00EB16E7">
        <w:rPr>
          <w:rFonts w:ascii="Arial" w:hAnsi="Arial" w:cs="Arial"/>
          <w:color w:val="000000"/>
          <w:sz w:val="36"/>
          <w:szCs w:val="36"/>
          <w:lang w:bidi="hi-IN"/>
        </w:rPr>
        <w:t>o</w:t>
      </w:r>
      <w:r w:rsidR="00D91D60">
        <w:rPr>
          <w:rFonts w:ascii="Arial" w:hAnsi="Arial" w:cs="Arial"/>
          <w:color w:val="000000"/>
          <w:sz w:val="36"/>
          <w:szCs w:val="36"/>
          <w:lang w:bidi="hi-IN"/>
        </w:rPr>
        <w:t>w</w:t>
      </w:r>
      <w:r w:rsidR="00EB16E7">
        <w:rPr>
          <w:rFonts w:ascii="Arial" w:hAnsi="Arial" w:cs="Arial"/>
          <w:color w:val="000000"/>
          <w:sz w:val="36"/>
          <w:szCs w:val="36"/>
          <w:lang w:bidi="hi-IN"/>
        </w:rPr>
        <w:t>e</w:t>
      </w:r>
      <w:r w:rsidR="00D91D60">
        <w:rPr>
          <w:rFonts w:ascii="Arial" w:hAnsi="Arial" w:cs="Arial"/>
          <w:color w:val="000000"/>
          <w:sz w:val="36"/>
          <w:szCs w:val="36"/>
          <w:lang w:bidi="hi-IN"/>
        </w:rPr>
        <w:t>d und</w:t>
      </w:r>
      <w:r w:rsidR="00EB16E7">
        <w:rPr>
          <w:rFonts w:ascii="Arial" w:hAnsi="Arial" w:cs="Arial"/>
          <w:color w:val="000000"/>
          <w:sz w:val="36"/>
          <w:szCs w:val="36"/>
          <w:lang w:bidi="hi-IN"/>
        </w:rPr>
        <w:t>e</w:t>
      </w:r>
      <w:r w:rsidR="00D91D60">
        <w:rPr>
          <w:rFonts w:ascii="Arial" w:hAnsi="Arial" w:cs="Arial"/>
          <w:color w:val="000000"/>
          <w:sz w:val="36"/>
          <w:szCs w:val="36"/>
          <w:lang w:bidi="hi-IN"/>
        </w:rPr>
        <w:t>r S</w:t>
      </w:r>
      <w:r w:rsidR="00EB16E7">
        <w:rPr>
          <w:rFonts w:ascii="Arial" w:hAnsi="Arial" w:cs="Arial"/>
          <w:color w:val="000000"/>
          <w:sz w:val="36"/>
          <w:szCs w:val="36"/>
          <w:lang w:bidi="hi-IN"/>
        </w:rPr>
        <w:t>e</w:t>
      </w:r>
      <w:r w:rsidR="00D91D60">
        <w:rPr>
          <w:rFonts w:ascii="Arial" w:hAnsi="Arial" w:cs="Arial"/>
          <w:color w:val="000000"/>
          <w:sz w:val="36"/>
          <w:szCs w:val="36"/>
          <w:lang w:bidi="hi-IN"/>
        </w:rPr>
        <w:t>c</w:t>
      </w:r>
      <w:r w:rsidR="00EB16E7">
        <w:rPr>
          <w:rFonts w:ascii="Arial" w:hAnsi="Arial" w:cs="Arial"/>
          <w:color w:val="000000"/>
          <w:sz w:val="36"/>
          <w:szCs w:val="36"/>
          <w:lang w:bidi="hi-IN"/>
        </w:rPr>
        <w:t>o</w:t>
      </w:r>
      <w:r w:rsidR="00D91D60">
        <w:rPr>
          <w:rFonts w:ascii="Arial" w:hAnsi="Arial" w:cs="Arial"/>
          <w:color w:val="000000"/>
          <w:sz w:val="36"/>
          <w:szCs w:val="36"/>
          <w:lang w:bidi="hi-IN"/>
        </w:rPr>
        <w:t>nd M</w:t>
      </w:r>
      <w:r w:rsidR="00EB16E7">
        <w:rPr>
          <w:rFonts w:ascii="Arial" w:hAnsi="Arial" w:cs="Arial"/>
          <w:color w:val="000000"/>
          <w:sz w:val="36"/>
          <w:szCs w:val="36"/>
          <w:lang w:bidi="hi-IN"/>
        </w:rPr>
        <w:t>e</w:t>
      </w:r>
      <w:r w:rsidR="00D91D60">
        <w:rPr>
          <w:rFonts w:ascii="Arial" w:hAnsi="Arial" w:cs="Arial"/>
          <w:color w:val="000000"/>
          <w:sz w:val="36"/>
          <w:szCs w:val="36"/>
          <w:lang w:bidi="hi-IN"/>
        </w:rPr>
        <w:t>th</w:t>
      </w:r>
      <w:r w:rsidR="00EB16E7">
        <w:rPr>
          <w:rFonts w:ascii="Arial" w:hAnsi="Arial" w:cs="Arial"/>
          <w:color w:val="000000"/>
          <w:sz w:val="36"/>
          <w:szCs w:val="36"/>
          <w:lang w:bidi="hi-IN"/>
        </w:rPr>
        <w:t>o</w:t>
      </w:r>
      <w:r w:rsidR="00D91D60">
        <w:rPr>
          <w:rFonts w:ascii="Arial" w:hAnsi="Arial" w:cs="Arial"/>
          <w:color w:val="000000"/>
          <w:sz w:val="36"/>
          <w:szCs w:val="36"/>
          <w:lang w:bidi="hi-IN"/>
        </w:rPr>
        <w:t>d. (s</w:t>
      </w:r>
      <w:r w:rsidR="00A1582D">
        <w:rPr>
          <w:rFonts w:ascii="Arial" w:hAnsi="Arial" w:cs="Arial"/>
          <w:color w:val="000000"/>
          <w:sz w:val="36"/>
          <w:szCs w:val="36"/>
          <w:lang w:bidi="hi-IN"/>
        </w:rPr>
        <w:t>ee</w:t>
      </w:r>
      <w:r w:rsidR="00D91D60">
        <w:rPr>
          <w:rFonts w:ascii="Arial" w:hAnsi="Arial" w:cs="Arial"/>
          <w:color w:val="000000"/>
          <w:sz w:val="36"/>
          <w:szCs w:val="36"/>
          <w:lang w:bidi="hi-IN"/>
        </w:rPr>
        <w:t xml:space="preserve"> 11.2) </w:t>
      </w:r>
    </w:p>
    <w:p w14:paraId="258F8608"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&lt;lang=def&gt;</w:t>
      </w:r>
    </w:p>
    <w:p w14:paraId="0E15960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asya SrI Sakti pa~jcAkSharI mahAmantrasya, </w:t>
      </w:r>
    </w:p>
    <w:p w14:paraId="6D29826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vAmad</w:t>
      </w:r>
      <w:r w:rsidR="00665208">
        <w:rPr>
          <w:rFonts w:ascii="Arial" w:hAnsi="Arial" w:cs="Arial"/>
          <w:color w:val="000000"/>
          <w:sz w:val="36"/>
          <w:szCs w:val="36"/>
          <w:lang w:bidi="hi-IN"/>
        </w:rPr>
        <w:t>E</w:t>
      </w:r>
      <w:r>
        <w:rPr>
          <w:rFonts w:ascii="Arial" w:hAnsi="Arial" w:cs="Arial"/>
          <w:color w:val="000000"/>
          <w:sz w:val="36"/>
          <w:szCs w:val="36"/>
          <w:lang w:bidi="hi-IN"/>
        </w:rPr>
        <w:t>va RuShiH, paMktiScandaH, SrI sAMbasadASiv</w:t>
      </w:r>
      <w:r w:rsidR="00665208">
        <w:rPr>
          <w:rFonts w:ascii="Arial" w:hAnsi="Arial" w:cs="Arial"/>
          <w:color w:val="000000"/>
          <w:sz w:val="36"/>
          <w:szCs w:val="36"/>
          <w:lang w:bidi="hi-IN"/>
        </w:rPr>
        <w:t>O</w:t>
      </w:r>
      <w:r>
        <w:rPr>
          <w:rFonts w:ascii="Arial" w:hAnsi="Arial" w:cs="Arial"/>
          <w:color w:val="000000"/>
          <w:sz w:val="36"/>
          <w:szCs w:val="36"/>
          <w:lang w:bidi="hi-IN"/>
        </w:rPr>
        <w:t xml:space="preserve"> d</w:t>
      </w:r>
      <w:r w:rsidR="00665208">
        <w:rPr>
          <w:rFonts w:ascii="Arial" w:hAnsi="Arial" w:cs="Arial"/>
          <w:color w:val="000000"/>
          <w:sz w:val="36"/>
          <w:szCs w:val="36"/>
          <w:lang w:bidi="hi-IN"/>
        </w:rPr>
        <w:t>E</w:t>
      </w:r>
      <w:r>
        <w:rPr>
          <w:rFonts w:ascii="Arial" w:hAnsi="Arial" w:cs="Arial"/>
          <w:color w:val="000000"/>
          <w:sz w:val="36"/>
          <w:szCs w:val="36"/>
          <w:lang w:bidi="hi-IN"/>
        </w:rPr>
        <w:t>vatA,</w:t>
      </w:r>
    </w:p>
    <w:p w14:paraId="6C7D816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hrAM bIjaM, hrIM SaktiH, hrUM kIlakaM, SrI sAMbasadASiva prasAda siddhyarth</w:t>
      </w:r>
      <w:r w:rsidR="00665208">
        <w:rPr>
          <w:rFonts w:ascii="Arial" w:hAnsi="Arial" w:cs="Arial"/>
          <w:color w:val="000000"/>
          <w:sz w:val="36"/>
          <w:szCs w:val="36"/>
          <w:lang w:bidi="hi-IN"/>
        </w:rPr>
        <w:t>E</w:t>
      </w:r>
      <w:r>
        <w:rPr>
          <w:rFonts w:ascii="Arial" w:hAnsi="Arial" w:cs="Arial"/>
          <w:color w:val="000000"/>
          <w:sz w:val="36"/>
          <w:szCs w:val="36"/>
          <w:lang w:bidi="hi-IN"/>
        </w:rPr>
        <w:t xml:space="preserve"> jap</w:t>
      </w:r>
      <w:r w:rsidR="00665208">
        <w:rPr>
          <w:rFonts w:ascii="Arial" w:hAnsi="Arial" w:cs="Arial"/>
          <w:color w:val="000000"/>
          <w:sz w:val="36"/>
          <w:szCs w:val="36"/>
          <w:lang w:bidi="hi-IN"/>
        </w:rPr>
        <w:t>E</w:t>
      </w:r>
      <w:r>
        <w:rPr>
          <w:rFonts w:ascii="Arial" w:hAnsi="Arial" w:cs="Arial"/>
          <w:color w:val="000000"/>
          <w:sz w:val="36"/>
          <w:szCs w:val="36"/>
          <w:lang w:bidi="hi-IN"/>
        </w:rPr>
        <w:t>, pUjAyAM, h</w:t>
      </w:r>
      <w:r w:rsidR="00665208">
        <w:rPr>
          <w:rFonts w:ascii="Arial" w:hAnsi="Arial" w:cs="Arial"/>
          <w:color w:val="000000"/>
          <w:sz w:val="36"/>
          <w:szCs w:val="36"/>
          <w:lang w:bidi="hi-IN"/>
        </w:rPr>
        <w:t>O</w:t>
      </w:r>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 xml:space="preserve"> ca viniy</w:t>
      </w:r>
      <w:r w:rsidR="00665208">
        <w:rPr>
          <w:rFonts w:ascii="Arial" w:hAnsi="Arial" w:cs="Arial"/>
          <w:color w:val="000000"/>
          <w:sz w:val="36"/>
          <w:szCs w:val="36"/>
          <w:lang w:bidi="hi-IN"/>
        </w:rPr>
        <w:t>O</w:t>
      </w:r>
      <w:r>
        <w:rPr>
          <w:rFonts w:ascii="Arial" w:hAnsi="Arial" w:cs="Arial"/>
          <w:color w:val="000000"/>
          <w:sz w:val="36"/>
          <w:szCs w:val="36"/>
          <w:lang w:bidi="hi-IN"/>
        </w:rPr>
        <w:t xml:space="preserve">gaH | </w:t>
      </w:r>
    </w:p>
    <w:p w14:paraId="25DA960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karanyAsaH</w:t>
      </w:r>
    </w:p>
    <w:p w14:paraId="4DBB42C5" w14:textId="7AE94F74"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hrAM sarvaj~jaSaktidhAmn</w:t>
      </w:r>
      <w:r w:rsidR="00665208">
        <w:rPr>
          <w:rFonts w:ascii="Arial" w:hAnsi="Arial" w:cs="Arial"/>
          <w:color w:val="000000"/>
          <w:sz w:val="36"/>
          <w:szCs w:val="36"/>
          <w:lang w:bidi="hi-IN"/>
        </w:rPr>
        <w:t>E</w:t>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t>aguMShThAByAM namaH</w:t>
      </w:r>
    </w:p>
    <w:p w14:paraId="23FD557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 hrIM nityatRuptiSaktidhAmn</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tarjjanIByAM namaH</w:t>
      </w:r>
    </w:p>
    <w:p w14:paraId="48C3634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maM hrUM anAdib</w:t>
      </w:r>
      <w:r w:rsidR="00665208">
        <w:rPr>
          <w:rFonts w:ascii="Arial" w:hAnsi="Arial" w:cs="Arial"/>
          <w:color w:val="000000"/>
          <w:sz w:val="36"/>
          <w:szCs w:val="36"/>
          <w:lang w:bidi="hi-IN"/>
        </w:rPr>
        <w:t>O</w:t>
      </w:r>
      <w:r>
        <w:rPr>
          <w:rFonts w:ascii="Arial" w:hAnsi="Arial" w:cs="Arial"/>
          <w:color w:val="000000"/>
          <w:sz w:val="36"/>
          <w:szCs w:val="36"/>
          <w:lang w:bidi="hi-IN"/>
        </w:rPr>
        <w:t>dhaSaktidhAmn</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t>maddhyamAByAM namaH</w:t>
      </w:r>
    </w:p>
    <w:p w14:paraId="0AC59B5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SiM hraiM svatantraSaktidhAmn</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anAmikAByAM namaH</w:t>
      </w:r>
    </w:p>
    <w:p w14:paraId="59E49FE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vAM hrauM aluptaSaktidhAmn</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kaniShThikAByAM namaH</w:t>
      </w:r>
    </w:p>
    <w:p w14:paraId="32D68E0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yaM haH ananta SaktidhAmn</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karatala-karapRuShThAByAM</w:t>
      </w:r>
      <w:r>
        <w:rPr>
          <w:rFonts w:ascii="Arial" w:hAnsi="Arial" w:cs="Arial"/>
          <w:color w:val="000000"/>
          <w:sz w:val="36"/>
          <w:szCs w:val="36"/>
          <w:lang w:bidi="hi-IN"/>
        </w:rPr>
        <w:tab/>
        <w:t>namaH</w:t>
      </w:r>
    </w:p>
    <w:p w14:paraId="6C14403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a~gganyAsaH</w:t>
      </w:r>
    </w:p>
    <w:p w14:paraId="5FF17B37" w14:textId="29797F69"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hrAM sarvaj~jaSaktidhAmn</w:t>
      </w:r>
      <w:r w:rsidR="00665208">
        <w:rPr>
          <w:rFonts w:ascii="Arial" w:hAnsi="Arial" w:cs="Arial"/>
          <w:color w:val="000000"/>
          <w:sz w:val="36"/>
          <w:szCs w:val="36"/>
          <w:lang w:bidi="hi-IN"/>
        </w:rPr>
        <w:t>E</w:t>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t>hRudayAya namaH</w:t>
      </w:r>
    </w:p>
    <w:p w14:paraId="4E10CE0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 hrIM nityatRuptiSaktidhAmn</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Siras</w:t>
      </w:r>
      <w:r w:rsidR="00665208">
        <w:rPr>
          <w:rFonts w:ascii="Arial" w:hAnsi="Arial" w:cs="Arial"/>
          <w:color w:val="000000"/>
          <w:sz w:val="36"/>
          <w:szCs w:val="36"/>
          <w:lang w:bidi="hi-IN"/>
        </w:rPr>
        <w:t>E</w:t>
      </w:r>
      <w:r>
        <w:rPr>
          <w:rFonts w:ascii="Arial" w:hAnsi="Arial" w:cs="Arial"/>
          <w:color w:val="000000"/>
          <w:sz w:val="36"/>
          <w:szCs w:val="36"/>
          <w:lang w:bidi="hi-IN"/>
        </w:rPr>
        <w:t xml:space="preserve"> svAhA</w:t>
      </w:r>
    </w:p>
    <w:p w14:paraId="75BC2B8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maM hrUM anAdib</w:t>
      </w:r>
      <w:r w:rsidR="00665208">
        <w:rPr>
          <w:rFonts w:ascii="Arial" w:hAnsi="Arial" w:cs="Arial"/>
          <w:color w:val="000000"/>
          <w:sz w:val="36"/>
          <w:szCs w:val="36"/>
          <w:lang w:bidi="hi-IN"/>
        </w:rPr>
        <w:t>O</w:t>
      </w:r>
      <w:r>
        <w:rPr>
          <w:rFonts w:ascii="Arial" w:hAnsi="Arial" w:cs="Arial"/>
          <w:color w:val="000000"/>
          <w:sz w:val="36"/>
          <w:szCs w:val="36"/>
          <w:lang w:bidi="hi-IN"/>
        </w:rPr>
        <w:t>dhaSaktidhAmn</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t>SiKAyai vaShaT</w:t>
      </w:r>
    </w:p>
    <w:p w14:paraId="4EDF674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SiM hraiM svatantraSaktidhAmn</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kavacAya huM</w:t>
      </w:r>
    </w:p>
    <w:p w14:paraId="6B89413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vAM hrauM aluptaSaktidhAmn</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n</w:t>
      </w:r>
      <w:r w:rsidR="00665208">
        <w:rPr>
          <w:rFonts w:ascii="Arial" w:hAnsi="Arial" w:cs="Arial"/>
          <w:color w:val="000000"/>
          <w:sz w:val="36"/>
          <w:szCs w:val="36"/>
          <w:lang w:bidi="hi-IN"/>
        </w:rPr>
        <w:t>E</w:t>
      </w:r>
      <w:r>
        <w:rPr>
          <w:rFonts w:ascii="Arial" w:hAnsi="Arial" w:cs="Arial"/>
          <w:color w:val="000000"/>
          <w:sz w:val="36"/>
          <w:szCs w:val="36"/>
          <w:lang w:bidi="hi-IN"/>
        </w:rPr>
        <w:t>tratrayAya vauShaT</w:t>
      </w:r>
    </w:p>
    <w:p w14:paraId="0B98C17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yaM haH ananta SaktidhAmn</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astrAya PaT</w:t>
      </w:r>
    </w:p>
    <w:p w14:paraId="7E41BE53" w14:textId="32D83B64"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BUrBuvassuvar</w:t>
      </w:r>
      <w:r w:rsidR="00842E57">
        <w:rPr>
          <w:rFonts w:ascii="Arial" w:hAnsi="Arial" w:cs="Arial"/>
          <w:color w:val="000000"/>
          <w:sz w:val="36"/>
          <w:szCs w:val="36"/>
          <w:lang w:bidi="hi-IN"/>
        </w:rPr>
        <w:t>OM</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iti digbandhaH</w:t>
      </w:r>
    </w:p>
    <w:p w14:paraId="3B2F71C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62CFAC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dhyAnaM</w:t>
      </w:r>
    </w:p>
    <w:p w14:paraId="269D2DB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mUl</w:t>
      </w:r>
      <w:r w:rsidR="00665208">
        <w:rPr>
          <w:rFonts w:ascii="Arial" w:hAnsi="Arial" w:cs="Arial"/>
          <w:color w:val="000000"/>
          <w:sz w:val="36"/>
          <w:szCs w:val="36"/>
          <w:lang w:bidi="hi-IN"/>
        </w:rPr>
        <w:t>E</w:t>
      </w:r>
      <w:r>
        <w:rPr>
          <w:rFonts w:ascii="Arial" w:hAnsi="Arial" w:cs="Arial"/>
          <w:color w:val="000000"/>
          <w:sz w:val="36"/>
          <w:szCs w:val="36"/>
          <w:lang w:bidi="hi-IN"/>
        </w:rPr>
        <w:t xml:space="preserve"> kalpadrumasya drutakana-kaniBaM cArupadmA-sanasthaM</w:t>
      </w:r>
    </w:p>
    <w:p w14:paraId="76F05AC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vAmA~gkArUDha gaurI nibiDakucaBarA B</w:t>
      </w:r>
      <w:r w:rsidR="00665208">
        <w:rPr>
          <w:rFonts w:ascii="Arial" w:hAnsi="Arial" w:cs="Arial"/>
          <w:color w:val="000000"/>
          <w:sz w:val="36"/>
          <w:szCs w:val="36"/>
          <w:lang w:bidi="hi-IN"/>
        </w:rPr>
        <w:t>O</w:t>
      </w:r>
      <w:r>
        <w:rPr>
          <w:rFonts w:ascii="Arial" w:hAnsi="Arial" w:cs="Arial"/>
          <w:color w:val="000000"/>
          <w:sz w:val="36"/>
          <w:szCs w:val="36"/>
          <w:lang w:bidi="hi-IN"/>
        </w:rPr>
        <w:t>ga-gADh</w:t>
      </w:r>
      <w:r w:rsidR="00665208">
        <w:rPr>
          <w:rFonts w:ascii="Arial" w:hAnsi="Arial" w:cs="Arial"/>
          <w:color w:val="000000"/>
          <w:sz w:val="36"/>
          <w:szCs w:val="36"/>
          <w:lang w:bidi="hi-IN"/>
        </w:rPr>
        <w:t>O</w:t>
      </w:r>
      <w:r>
        <w:rPr>
          <w:rFonts w:ascii="Arial" w:hAnsi="Arial" w:cs="Arial"/>
          <w:color w:val="000000"/>
          <w:sz w:val="36"/>
          <w:szCs w:val="36"/>
          <w:lang w:bidi="hi-IN"/>
        </w:rPr>
        <w:t>pagUDaM</w:t>
      </w:r>
    </w:p>
    <w:p w14:paraId="7DD7DAE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nAnAla~gkAra-dIptaM varaparaSu mRugABItihastaM trin</w:t>
      </w:r>
      <w:r w:rsidR="00665208">
        <w:rPr>
          <w:rFonts w:ascii="Arial" w:hAnsi="Arial" w:cs="Arial"/>
          <w:color w:val="000000"/>
          <w:sz w:val="36"/>
          <w:szCs w:val="36"/>
          <w:lang w:bidi="hi-IN"/>
        </w:rPr>
        <w:t>E</w:t>
      </w:r>
      <w:r>
        <w:rPr>
          <w:rFonts w:ascii="Arial" w:hAnsi="Arial" w:cs="Arial"/>
          <w:color w:val="000000"/>
          <w:sz w:val="36"/>
          <w:szCs w:val="36"/>
          <w:lang w:bidi="hi-IN"/>
        </w:rPr>
        <w:t>traM</w:t>
      </w:r>
    </w:p>
    <w:p w14:paraId="5CF518B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vand</w:t>
      </w:r>
      <w:r w:rsidR="00665208">
        <w:rPr>
          <w:rFonts w:ascii="Arial" w:hAnsi="Arial" w:cs="Arial"/>
          <w:color w:val="000000"/>
          <w:sz w:val="36"/>
          <w:szCs w:val="36"/>
          <w:lang w:bidi="hi-IN"/>
        </w:rPr>
        <w:t>E</w:t>
      </w:r>
      <w:r>
        <w:rPr>
          <w:rFonts w:ascii="Arial" w:hAnsi="Arial" w:cs="Arial"/>
          <w:color w:val="000000"/>
          <w:sz w:val="36"/>
          <w:szCs w:val="36"/>
          <w:lang w:bidi="hi-IN"/>
        </w:rPr>
        <w:t xml:space="preserve"> bAl</w:t>
      </w:r>
      <w:r w:rsidR="00665208">
        <w:rPr>
          <w:rFonts w:ascii="Arial" w:hAnsi="Arial" w:cs="Arial"/>
          <w:color w:val="000000"/>
          <w:sz w:val="36"/>
          <w:szCs w:val="36"/>
          <w:lang w:bidi="hi-IN"/>
        </w:rPr>
        <w:t>E</w:t>
      </w:r>
      <w:r>
        <w:rPr>
          <w:rFonts w:ascii="Arial" w:hAnsi="Arial" w:cs="Arial"/>
          <w:color w:val="000000"/>
          <w:sz w:val="36"/>
          <w:szCs w:val="36"/>
          <w:lang w:bidi="hi-IN"/>
        </w:rPr>
        <w:t>ndumauLiM gajavadana-guhASliShTapArSvaM mah</w:t>
      </w:r>
      <w:r w:rsidR="00665208">
        <w:rPr>
          <w:rFonts w:ascii="Arial" w:hAnsi="Arial" w:cs="Arial"/>
          <w:color w:val="000000"/>
          <w:sz w:val="36"/>
          <w:szCs w:val="36"/>
          <w:lang w:bidi="hi-IN"/>
        </w:rPr>
        <w:t>E</w:t>
      </w:r>
      <w:r>
        <w:rPr>
          <w:rFonts w:ascii="Arial" w:hAnsi="Arial" w:cs="Arial"/>
          <w:color w:val="000000"/>
          <w:sz w:val="36"/>
          <w:szCs w:val="36"/>
          <w:lang w:bidi="hi-IN"/>
        </w:rPr>
        <w:t xml:space="preserve">SaM || </w:t>
      </w:r>
    </w:p>
    <w:p w14:paraId="41C1439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E4B23B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pa~jc</w:t>
      </w:r>
      <w:r w:rsidR="00665208">
        <w:rPr>
          <w:rFonts w:ascii="Arial" w:hAnsi="Arial" w:cs="Arial"/>
          <w:color w:val="000000"/>
          <w:sz w:val="36"/>
          <w:szCs w:val="36"/>
          <w:lang w:bidi="hi-IN"/>
        </w:rPr>
        <w:t>O</w:t>
      </w:r>
      <w:r>
        <w:rPr>
          <w:rFonts w:ascii="Arial" w:hAnsi="Arial" w:cs="Arial"/>
          <w:color w:val="000000"/>
          <w:sz w:val="36"/>
          <w:szCs w:val="36"/>
          <w:lang w:bidi="hi-IN"/>
        </w:rPr>
        <w:t>pacAra pUjA</w:t>
      </w:r>
    </w:p>
    <w:p w14:paraId="13A6FDB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laM pRuthivyAtman</w:t>
      </w:r>
      <w:r w:rsidR="00665208">
        <w:rPr>
          <w:rFonts w:ascii="Arial" w:hAnsi="Arial" w:cs="Arial"/>
          <w:color w:val="000000"/>
          <w:sz w:val="36"/>
          <w:szCs w:val="36"/>
          <w:lang w:bidi="hi-IN"/>
        </w:rPr>
        <w:t>E</w:t>
      </w:r>
      <w:r>
        <w:rPr>
          <w:rFonts w:ascii="Arial" w:hAnsi="Arial" w:cs="Arial"/>
          <w:color w:val="000000"/>
          <w:sz w:val="36"/>
          <w:szCs w:val="36"/>
          <w:lang w:bidi="hi-IN"/>
        </w:rPr>
        <w:t xml:space="preserve"> gandhaM kalpayAmi | haM AkASAtman</w:t>
      </w:r>
      <w:r w:rsidR="00665208">
        <w:rPr>
          <w:rFonts w:ascii="Arial" w:hAnsi="Arial" w:cs="Arial"/>
          <w:color w:val="000000"/>
          <w:sz w:val="36"/>
          <w:szCs w:val="36"/>
          <w:lang w:bidi="hi-IN"/>
        </w:rPr>
        <w:t>E</w:t>
      </w:r>
      <w:r>
        <w:rPr>
          <w:rFonts w:ascii="Arial" w:hAnsi="Arial" w:cs="Arial"/>
          <w:color w:val="000000"/>
          <w:sz w:val="36"/>
          <w:szCs w:val="36"/>
          <w:lang w:bidi="hi-IN"/>
        </w:rPr>
        <w:t xml:space="preserve"> puShpaM kalpayAmi | </w:t>
      </w:r>
    </w:p>
    <w:p w14:paraId="086089E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yaM vAyvAtman</w:t>
      </w:r>
      <w:r w:rsidR="00665208">
        <w:rPr>
          <w:rFonts w:ascii="Arial" w:hAnsi="Arial" w:cs="Arial"/>
          <w:color w:val="000000"/>
          <w:sz w:val="36"/>
          <w:szCs w:val="36"/>
          <w:lang w:bidi="hi-IN"/>
        </w:rPr>
        <w:t>E</w:t>
      </w:r>
      <w:r>
        <w:rPr>
          <w:rFonts w:ascii="Arial" w:hAnsi="Arial" w:cs="Arial"/>
          <w:color w:val="000000"/>
          <w:sz w:val="36"/>
          <w:szCs w:val="36"/>
          <w:lang w:bidi="hi-IN"/>
        </w:rPr>
        <w:t xml:space="preserve"> dhUpaM AGrApayAmi | raM vahnyAtman</w:t>
      </w:r>
      <w:r w:rsidR="00665208">
        <w:rPr>
          <w:rFonts w:ascii="Arial" w:hAnsi="Arial" w:cs="Arial"/>
          <w:color w:val="000000"/>
          <w:sz w:val="36"/>
          <w:szCs w:val="36"/>
          <w:lang w:bidi="hi-IN"/>
        </w:rPr>
        <w:t>E</w:t>
      </w:r>
      <w:r>
        <w:rPr>
          <w:rFonts w:ascii="Arial" w:hAnsi="Arial" w:cs="Arial"/>
          <w:color w:val="000000"/>
          <w:sz w:val="36"/>
          <w:szCs w:val="36"/>
          <w:lang w:bidi="hi-IN"/>
        </w:rPr>
        <w:t xml:space="preserve"> dIpaM darSayAmi</w:t>
      </w:r>
    </w:p>
    <w:p w14:paraId="7A97721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vaM amRutAtman</w:t>
      </w:r>
      <w:r w:rsidR="00665208">
        <w:rPr>
          <w:rFonts w:ascii="Arial" w:hAnsi="Arial" w:cs="Arial"/>
          <w:color w:val="000000"/>
          <w:sz w:val="36"/>
          <w:szCs w:val="36"/>
          <w:lang w:bidi="hi-IN"/>
        </w:rPr>
        <w:t>E</w:t>
      </w:r>
      <w:r>
        <w:rPr>
          <w:rFonts w:ascii="Arial" w:hAnsi="Arial" w:cs="Arial"/>
          <w:color w:val="000000"/>
          <w:sz w:val="36"/>
          <w:szCs w:val="36"/>
          <w:lang w:bidi="hi-IN"/>
        </w:rPr>
        <w:t xml:space="preserve"> amRutaM niv</w:t>
      </w:r>
      <w:r w:rsidR="00665208">
        <w:rPr>
          <w:rFonts w:ascii="Arial" w:hAnsi="Arial" w:cs="Arial"/>
          <w:color w:val="000000"/>
          <w:sz w:val="36"/>
          <w:szCs w:val="36"/>
          <w:lang w:bidi="hi-IN"/>
        </w:rPr>
        <w:t>E</w:t>
      </w:r>
      <w:r>
        <w:rPr>
          <w:rFonts w:ascii="Arial" w:hAnsi="Arial" w:cs="Arial"/>
          <w:color w:val="000000"/>
          <w:sz w:val="36"/>
          <w:szCs w:val="36"/>
          <w:lang w:bidi="hi-IN"/>
        </w:rPr>
        <w:t xml:space="preserve">dayAmi | </w:t>
      </w:r>
    </w:p>
    <w:p w14:paraId="1F01541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saM sarvAtman</w:t>
      </w:r>
      <w:r w:rsidR="00665208">
        <w:rPr>
          <w:rFonts w:ascii="Arial" w:hAnsi="Arial" w:cs="Arial"/>
          <w:color w:val="000000"/>
          <w:sz w:val="36"/>
          <w:szCs w:val="36"/>
          <w:lang w:bidi="hi-IN"/>
        </w:rPr>
        <w:t>E</w:t>
      </w:r>
      <w:r>
        <w:rPr>
          <w:rFonts w:ascii="Arial" w:hAnsi="Arial" w:cs="Arial"/>
          <w:color w:val="000000"/>
          <w:sz w:val="36"/>
          <w:szCs w:val="36"/>
          <w:lang w:bidi="hi-IN"/>
        </w:rPr>
        <w:t xml:space="preserve"> sarv</w:t>
      </w:r>
      <w:r w:rsidR="00665208">
        <w:rPr>
          <w:rFonts w:ascii="Arial" w:hAnsi="Arial" w:cs="Arial"/>
          <w:color w:val="000000"/>
          <w:sz w:val="36"/>
          <w:szCs w:val="36"/>
          <w:lang w:bidi="hi-IN"/>
        </w:rPr>
        <w:t>O</w:t>
      </w:r>
      <w:r>
        <w:rPr>
          <w:rFonts w:ascii="Arial" w:hAnsi="Arial" w:cs="Arial"/>
          <w:color w:val="000000"/>
          <w:sz w:val="36"/>
          <w:szCs w:val="36"/>
          <w:lang w:bidi="hi-IN"/>
        </w:rPr>
        <w:t>pacArAn samarpayAmi</w:t>
      </w:r>
    </w:p>
    <w:p w14:paraId="1102FD80" w14:textId="267AE023"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mUlamantraH - " </w:t>
      </w:r>
      <w:r w:rsidR="00842E57">
        <w:rPr>
          <w:rFonts w:ascii="Arial" w:hAnsi="Arial" w:cs="Arial"/>
          <w:color w:val="000000"/>
          <w:sz w:val="36"/>
          <w:szCs w:val="36"/>
          <w:lang w:bidi="hi-IN"/>
        </w:rPr>
        <w:t>OM</w:t>
      </w:r>
      <w:r>
        <w:rPr>
          <w:rFonts w:ascii="Arial" w:hAnsi="Arial" w:cs="Arial"/>
          <w:color w:val="000000"/>
          <w:sz w:val="36"/>
          <w:szCs w:val="36"/>
          <w:lang w:bidi="hi-IN"/>
        </w:rPr>
        <w:t xml:space="preserve"> hrIM namaSSivAya"</w:t>
      </w:r>
    </w:p>
    <w:p w14:paraId="3AC3CB80" w14:textId="77777777" w:rsidR="00D91D60" w:rsidRDefault="00D91D60" w:rsidP="00A1582D">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(aShT</w:t>
      </w:r>
      <w:r w:rsidR="00665208">
        <w:rPr>
          <w:rFonts w:ascii="Arial" w:hAnsi="Arial" w:cs="Arial"/>
          <w:color w:val="000000"/>
          <w:sz w:val="36"/>
          <w:szCs w:val="36"/>
          <w:lang w:bidi="hi-IN"/>
        </w:rPr>
        <w:t>O</w:t>
      </w:r>
      <w:r>
        <w:rPr>
          <w:rFonts w:ascii="Arial" w:hAnsi="Arial" w:cs="Arial"/>
          <w:color w:val="000000"/>
          <w:sz w:val="36"/>
          <w:szCs w:val="36"/>
          <w:lang w:bidi="hi-IN"/>
        </w:rPr>
        <w:t>ttaraM vA, dvAtriMSataM vA, yathASakti jap</w:t>
      </w:r>
      <w:r w:rsidR="00665208">
        <w:rPr>
          <w:rFonts w:ascii="Arial" w:hAnsi="Arial" w:cs="Arial"/>
          <w:color w:val="000000"/>
          <w:sz w:val="36"/>
          <w:szCs w:val="36"/>
          <w:lang w:bidi="hi-IN"/>
        </w:rPr>
        <w:t>E</w:t>
      </w:r>
      <w:r>
        <w:rPr>
          <w:rFonts w:ascii="Arial" w:hAnsi="Arial" w:cs="Arial"/>
          <w:color w:val="000000"/>
          <w:sz w:val="36"/>
          <w:szCs w:val="36"/>
          <w:lang w:bidi="hi-IN"/>
        </w:rPr>
        <w:t>t)</w:t>
      </w:r>
    </w:p>
    <w:p w14:paraId="0462C99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CDC6265" w14:textId="2F490AE0" w:rsidR="00D91D60" w:rsidRPr="00083FC1" w:rsidRDefault="00D91D60" w:rsidP="00083FC1">
      <w:pPr>
        <w:pStyle w:val="Heading1"/>
        <w:numPr>
          <w:ilvl w:val="0"/>
          <w:numId w:val="0"/>
        </w:numPr>
        <w:ind w:left="432"/>
        <w:rPr>
          <w:rFonts w:ascii="Arial" w:hAnsi="Arial" w:cs="Arial"/>
        </w:rPr>
      </w:pPr>
      <w:r w:rsidRPr="00083FC1">
        <w:rPr>
          <w:rFonts w:ascii="Arial" w:hAnsi="Arial" w:cs="Arial"/>
        </w:rPr>
        <w:t>1</w:t>
      </w:r>
      <w:r w:rsidR="00351397" w:rsidRPr="00083FC1">
        <w:rPr>
          <w:rFonts w:ascii="Arial" w:hAnsi="Arial" w:cs="Arial"/>
        </w:rPr>
        <w:t>2</w:t>
      </w:r>
      <w:r w:rsidRPr="00083FC1">
        <w:rPr>
          <w:rFonts w:ascii="Arial" w:hAnsi="Arial" w:cs="Arial"/>
        </w:rPr>
        <w:t>.</w:t>
      </w:r>
      <w:r w:rsidRPr="00083FC1">
        <w:rPr>
          <w:rFonts w:ascii="Arial" w:hAnsi="Arial" w:cs="Arial"/>
        </w:rPr>
        <w:tab/>
        <w:t>rudra vidAnaM</w:t>
      </w:r>
    </w:p>
    <w:p w14:paraId="0DB7B3E8" w14:textId="5F2A8432" w:rsidR="00D91D60" w:rsidRPr="00083FC1" w:rsidRDefault="00D91D60" w:rsidP="00D91D60">
      <w:pPr>
        <w:autoSpaceDE w:val="0"/>
        <w:autoSpaceDN w:val="0"/>
        <w:adjustRightInd w:val="0"/>
        <w:spacing w:after="0" w:line="240" w:lineRule="auto"/>
        <w:rPr>
          <w:rFonts w:ascii="Arial" w:hAnsi="Arial" w:cs="Arial"/>
          <w:b/>
          <w:bCs/>
          <w:color w:val="000000"/>
          <w:sz w:val="36"/>
          <w:szCs w:val="36"/>
          <w:lang w:bidi="hi-IN"/>
        </w:rPr>
      </w:pPr>
      <w:r w:rsidRPr="00083FC1">
        <w:rPr>
          <w:rFonts w:ascii="Arial" w:hAnsi="Arial" w:cs="Arial"/>
          <w:b/>
          <w:bCs/>
          <w:color w:val="000000"/>
          <w:sz w:val="36"/>
          <w:szCs w:val="36"/>
          <w:lang w:bidi="hi-IN"/>
        </w:rPr>
        <w:t>1</w:t>
      </w:r>
      <w:r w:rsidR="00351397" w:rsidRPr="00083FC1">
        <w:rPr>
          <w:rFonts w:ascii="Arial" w:hAnsi="Arial" w:cs="Arial"/>
          <w:b/>
          <w:bCs/>
          <w:color w:val="000000"/>
          <w:sz w:val="36"/>
          <w:szCs w:val="36"/>
          <w:lang w:bidi="hi-IN"/>
        </w:rPr>
        <w:t>2</w:t>
      </w:r>
      <w:r w:rsidRPr="00083FC1">
        <w:rPr>
          <w:rFonts w:ascii="Arial" w:hAnsi="Arial" w:cs="Arial"/>
          <w:b/>
          <w:bCs/>
          <w:color w:val="000000"/>
          <w:sz w:val="36"/>
          <w:szCs w:val="36"/>
          <w:lang w:bidi="hi-IN"/>
        </w:rPr>
        <w:t>.1</w:t>
      </w:r>
      <w:r w:rsidRPr="00083FC1">
        <w:rPr>
          <w:rFonts w:ascii="Arial" w:hAnsi="Arial" w:cs="Arial"/>
          <w:b/>
          <w:bCs/>
          <w:color w:val="000000"/>
          <w:sz w:val="36"/>
          <w:szCs w:val="36"/>
          <w:lang w:bidi="hi-IN"/>
        </w:rPr>
        <w:tab/>
        <w:t xml:space="preserve"> kalaS</w:t>
      </w:r>
      <w:r w:rsidR="00665208" w:rsidRPr="00083FC1">
        <w:rPr>
          <w:rFonts w:ascii="Arial" w:hAnsi="Arial" w:cs="Arial"/>
          <w:b/>
          <w:bCs/>
          <w:color w:val="000000"/>
          <w:sz w:val="36"/>
          <w:szCs w:val="36"/>
          <w:lang w:bidi="hi-IN"/>
        </w:rPr>
        <w:t>E</w:t>
      </w:r>
      <w:r w:rsidRPr="00083FC1">
        <w:rPr>
          <w:rFonts w:ascii="Arial" w:hAnsi="Arial" w:cs="Arial"/>
          <w:b/>
          <w:bCs/>
          <w:color w:val="000000"/>
          <w:sz w:val="36"/>
          <w:szCs w:val="36"/>
          <w:lang w:bidi="hi-IN"/>
        </w:rPr>
        <w:t xml:space="preserve">Shu dhyAnaM </w:t>
      </w:r>
    </w:p>
    <w:p w14:paraId="5B7D7E6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dhyAy</w:t>
      </w:r>
      <w:r w:rsidR="00665208">
        <w:rPr>
          <w:rFonts w:ascii="Arial" w:hAnsi="Arial" w:cs="Arial"/>
          <w:color w:val="000000"/>
          <w:sz w:val="36"/>
          <w:szCs w:val="36"/>
          <w:lang w:bidi="hi-IN"/>
        </w:rPr>
        <w:t>E</w:t>
      </w:r>
      <w:r>
        <w:rPr>
          <w:rFonts w:ascii="Arial" w:hAnsi="Arial" w:cs="Arial"/>
          <w:color w:val="000000"/>
          <w:sz w:val="36"/>
          <w:szCs w:val="36"/>
          <w:lang w:bidi="hi-IN"/>
        </w:rPr>
        <w:t xml:space="preserve">nnirAmayaM vastu sargasthiti layAdikaM | </w:t>
      </w:r>
    </w:p>
    <w:p w14:paraId="78664AC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nirguNaM niShkaLaM nityaM man</w:t>
      </w:r>
      <w:r w:rsidR="00665208">
        <w:rPr>
          <w:rFonts w:ascii="Arial" w:hAnsi="Arial" w:cs="Arial"/>
          <w:color w:val="000000"/>
          <w:sz w:val="36"/>
          <w:szCs w:val="36"/>
          <w:lang w:bidi="hi-IN"/>
        </w:rPr>
        <w:t>O</w:t>
      </w:r>
      <w:r>
        <w:rPr>
          <w:rFonts w:ascii="Arial" w:hAnsi="Arial" w:cs="Arial"/>
          <w:color w:val="000000"/>
          <w:sz w:val="36"/>
          <w:szCs w:val="36"/>
          <w:lang w:bidi="hi-IN"/>
        </w:rPr>
        <w:t xml:space="preserve"> vAcAmag</w:t>
      </w:r>
      <w:r w:rsidR="00665208">
        <w:rPr>
          <w:rFonts w:ascii="Arial" w:hAnsi="Arial" w:cs="Arial"/>
          <w:color w:val="000000"/>
          <w:sz w:val="36"/>
          <w:szCs w:val="36"/>
          <w:lang w:bidi="hi-IN"/>
        </w:rPr>
        <w:t>O</w:t>
      </w:r>
      <w:r>
        <w:rPr>
          <w:rFonts w:ascii="Arial" w:hAnsi="Arial" w:cs="Arial"/>
          <w:color w:val="000000"/>
          <w:sz w:val="36"/>
          <w:szCs w:val="36"/>
          <w:lang w:bidi="hi-IN"/>
        </w:rPr>
        <w:t>caraM || 1</w:t>
      </w:r>
    </w:p>
    <w:p w14:paraId="07503BB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C10B46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gaMgAdharaM SaSidharaM jaTAmakuTa S</w:t>
      </w:r>
      <w:r w:rsidR="00665208">
        <w:rPr>
          <w:rFonts w:ascii="Arial" w:hAnsi="Arial" w:cs="Arial"/>
          <w:color w:val="000000"/>
          <w:sz w:val="36"/>
          <w:szCs w:val="36"/>
          <w:lang w:bidi="hi-IN"/>
        </w:rPr>
        <w:t>O</w:t>
      </w:r>
      <w:r>
        <w:rPr>
          <w:rFonts w:ascii="Arial" w:hAnsi="Arial" w:cs="Arial"/>
          <w:color w:val="000000"/>
          <w:sz w:val="36"/>
          <w:szCs w:val="36"/>
          <w:lang w:bidi="hi-IN"/>
        </w:rPr>
        <w:t xml:space="preserve">BitaM | </w:t>
      </w:r>
    </w:p>
    <w:p w14:paraId="17E4A43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Sv</w:t>
      </w:r>
      <w:r w:rsidR="00665208">
        <w:rPr>
          <w:rFonts w:ascii="Arial" w:hAnsi="Arial" w:cs="Arial"/>
          <w:color w:val="000000"/>
          <w:sz w:val="36"/>
          <w:szCs w:val="36"/>
          <w:lang w:bidi="hi-IN"/>
        </w:rPr>
        <w:t>E</w:t>
      </w:r>
      <w:r>
        <w:rPr>
          <w:rFonts w:ascii="Arial" w:hAnsi="Arial" w:cs="Arial"/>
          <w:color w:val="000000"/>
          <w:sz w:val="36"/>
          <w:szCs w:val="36"/>
          <w:lang w:bidi="hi-IN"/>
        </w:rPr>
        <w:t>taBUti tripuNDr</w:t>
      </w:r>
      <w:r w:rsidR="00665208">
        <w:rPr>
          <w:rFonts w:ascii="Arial" w:hAnsi="Arial" w:cs="Arial"/>
          <w:color w:val="000000"/>
          <w:sz w:val="36"/>
          <w:szCs w:val="36"/>
          <w:lang w:bidi="hi-IN"/>
        </w:rPr>
        <w:t>E</w:t>
      </w:r>
      <w:r>
        <w:rPr>
          <w:rFonts w:ascii="Arial" w:hAnsi="Arial" w:cs="Arial"/>
          <w:color w:val="000000"/>
          <w:sz w:val="36"/>
          <w:szCs w:val="36"/>
          <w:lang w:bidi="hi-IN"/>
        </w:rPr>
        <w:t>Na virAjita lalATakaM || 2</w:t>
      </w:r>
    </w:p>
    <w:p w14:paraId="397D781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D74486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l</w:t>
      </w:r>
      <w:r w:rsidR="00665208">
        <w:rPr>
          <w:rFonts w:ascii="Arial" w:hAnsi="Arial" w:cs="Arial"/>
          <w:color w:val="000000"/>
          <w:sz w:val="36"/>
          <w:szCs w:val="36"/>
          <w:lang w:bidi="hi-IN"/>
        </w:rPr>
        <w:t>O</w:t>
      </w:r>
      <w:r>
        <w:rPr>
          <w:rFonts w:ascii="Arial" w:hAnsi="Arial" w:cs="Arial"/>
          <w:color w:val="000000"/>
          <w:sz w:val="36"/>
          <w:szCs w:val="36"/>
          <w:lang w:bidi="hi-IN"/>
        </w:rPr>
        <w:t>canatraya saMpannaM svarNa-kuNDala S</w:t>
      </w:r>
      <w:r w:rsidR="00665208">
        <w:rPr>
          <w:rFonts w:ascii="Arial" w:hAnsi="Arial" w:cs="Arial"/>
          <w:color w:val="000000"/>
          <w:sz w:val="36"/>
          <w:szCs w:val="36"/>
          <w:lang w:bidi="hi-IN"/>
        </w:rPr>
        <w:t>O</w:t>
      </w:r>
      <w:r>
        <w:rPr>
          <w:rFonts w:ascii="Arial" w:hAnsi="Arial" w:cs="Arial"/>
          <w:color w:val="000000"/>
          <w:sz w:val="36"/>
          <w:szCs w:val="36"/>
          <w:lang w:bidi="hi-IN"/>
        </w:rPr>
        <w:t>BitaM</w:t>
      </w:r>
    </w:p>
    <w:p w14:paraId="110B10B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sm</w:t>
      </w:r>
      <w:r w:rsidR="00665208">
        <w:rPr>
          <w:rFonts w:ascii="Arial" w:hAnsi="Arial" w:cs="Arial"/>
          <w:color w:val="000000"/>
          <w:sz w:val="36"/>
          <w:szCs w:val="36"/>
          <w:lang w:bidi="hi-IN"/>
        </w:rPr>
        <w:t>E</w:t>
      </w:r>
      <w:r>
        <w:rPr>
          <w:rFonts w:ascii="Arial" w:hAnsi="Arial" w:cs="Arial"/>
          <w:color w:val="000000"/>
          <w:sz w:val="36"/>
          <w:szCs w:val="36"/>
          <w:lang w:bidi="hi-IN"/>
        </w:rPr>
        <w:t>rAnanaM caturbAhuM muktAhAr</w:t>
      </w:r>
      <w:r w:rsidR="00665208">
        <w:rPr>
          <w:rFonts w:ascii="Arial" w:hAnsi="Arial" w:cs="Arial"/>
          <w:color w:val="000000"/>
          <w:sz w:val="36"/>
          <w:szCs w:val="36"/>
          <w:lang w:bidi="hi-IN"/>
        </w:rPr>
        <w:t>O</w:t>
      </w:r>
      <w:r>
        <w:rPr>
          <w:rFonts w:ascii="Arial" w:hAnsi="Arial" w:cs="Arial"/>
          <w:color w:val="000000"/>
          <w:sz w:val="36"/>
          <w:szCs w:val="36"/>
          <w:lang w:bidi="hi-IN"/>
        </w:rPr>
        <w:t>pa-S</w:t>
      </w:r>
      <w:r w:rsidR="00665208">
        <w:rPr>
          <w:rFonts w:ascii="Arial" w:hAnsi="Arial" w:cs="Arial"/>
          <w:color w:val="000000"/>
          <w:sz w:val="36"/>
          <w:szCs w:val="36"/>
          <w:lang w:bidi="hi-IN"/>
        </w:rPr>
        <w:t>O</w:t>
      </w:r>
      <w:r>
        <w:rPr>
          <w:rFonts w:ascii="Arial" w:hAnsi="Arial" w:cs="Arial"/>
          <w:color w:val="000000"/>
          <w:sz w:val="36"/>
          <w:szCs w:val="36"/>
          <w:lang w:bidi="hi-IN"/>
        </w:rPr>
        <w:t>BitaM || 3</w:t>
      </w:r>
    </w:p>
    <w:p w14:paraId="708CAF7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0336B0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akShamAlAM sudhAkuMBaM cinmayIM mudrikAmapi</w:t>
      </w:r>
    </w:p>
    <w:p w14:paraId="2F9DB17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pustakaM ca Bujai rdivyai rdadhAnaM pArvatIpatiM || 4</w:t>
      </w:r>
    </w:p>
    <w:p w14:paraId="4FAD74A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C61D9E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Sv</w:t>
      </w:r>
      <w:r w:rsidR="00665208">
        <w:rPr>
          <w:rFonts w:ascii="Arial" w:hAnsi="Arial" w:cs="Arial"/>
          <w:color w:val="000000"/>
          <w:sz w:val="36"/>
          <w:szCs w:val="36"/>
          <w:lang w:bidi="hi-IN"/>
        </w:rPr>
        <w:t>E</w:t>
      </w:r>
      <w:r>
        <w:rPr>
          <w:rFonts w:ascii="Arial" w:hAnsi="Arial" w:cs="Arial"/>
          <w:color w:val="000000"/>
          <w:sz w:val="36"/>
          <w:szCs w:val="36"/>
          <w:lang w:bidi="hi-IN"/>
        </w:rPr>
        <w:t>tAMbaradharaM Sv</w:t>
      </w:r>
      <w:r w:rsidR="00665208">
        <w:rPr>
          <w:rFonts w:ascii="Arial" w:hAnsi="Arial" w:cs="Arial"/>
          <w:color w:val="000000"/>
          <w:sz w:val="36"/>
          <w:szCs w:val="36"/>
          <w:lang w:bidi="hi-IN"/>
        </w:rPr>
        <w:t>E</w:t>
      </w:r>
      <w:r>
        <w:rPr>
          <w:rFonts w:ascii="Arial" w:hAnsi="Arial" w:cs="Arial"/>
          <w:color w:val="000000"/>
          <w:sz w:val="36"/>
          <w:szCs w:val="36"/>
          <w:lang w:bidi="hi-IN"/>
        </w:rPr>
        <w:t>taM ratnasiMhA-sanasthitaM</w:t>
      </w:r>
    </w:p>
    <w:p w14:paraId="60F1509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sarvABIShTa pradAtAraM vaTamUla-nivAsinaM || 5</w:t>
      </w:r>
    </w:p>
    <w:p w14:paraId="24AD198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FBA239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vAmAMg</w:t>
      </w:r>
      <w:r w:rsidR="00665208">
        <w:rPr>
          <w:rFonts w:ascii="Arial" w:hAnsi="Arial" w:cs="Arial"/>
          <w:color w:val="000000"/>
          <w:sz w:val="36"/>
          <w:szCs w:val="36"/>
          <w:lang w:bidi="hi-IN"/>
        </w:rPr>
        <w:t>E</w:t>
      </w:r>
      <w:r>
        <w:rPr>
          <w:rFonts w:ascii="Arial" w:hAnsi="Arial" w:cs="Arial"/>
          <w:color w:val="000000"/>
          <w:sz w:val="36"/>
          <w:szCs w:val="36"/>
          <w:lang w:bidi="hi-IN"/>
        </w:rPr>
        <w:t xml:space="preserve"> saMsthitAM gaurIM bAlArkAyuta sanniBAM</w:t>
      </w:r>
    </w:p>
    <w:p w14:paraId="42F545B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japAkusuma-sAhasra samAnaSriya-mISvarIM || 6</w:t>
      </w:r>
    </w:p>
    <w:p w14:paraId="5680EEE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B59D0D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suvarNa-ratnaKacita makuT</w:t>
      </w:r>
      <w:r w:rsidR="00665208">
        <w:rPr>
          <w:rFonts w:ascii="Arial" w:hAnsi="Arial" w:cs="Arial"/>
          <w:color w:val="000000"/>
          <w:sz w:val="36"/>
          <w:szCs w:val="36"/>
          <w:lang w:bidi="hi-IN"/>
        </w:rPr>
        <w:t>E</w:t>
      </w:r>
      <w:r>
        <w:rPr>
          <w:rFonts w:ascii="Arial" w:hAnsi="Arial" w:cs="Arial"/>
          <w:color w:val="000000"/>
          <w:sz w:val="36"/>
          <w:szCs w:val="36"/>
          <w:lang w:bidi="hi-IN"/>
        </w:rPr>
        <w:t>na virAjitAM</w:t>
      </w:r>
    </w:p>
    <w:p w14:paraId="2FAD6F1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lalATapaTTa-saMrAjat saMlagna-tilakA~jcitAM || 7</w:t>
      </w:r>
    </w:p>
    <w:p w14:paraId="2B8ACA6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683822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rAjIvAyata-n</w:t>
      </w:r>
      <w:r w:rsidR="00665208">
        <w:rPr>
          <w:rFonts w:ascii="Arial" w:hAnsi="Arial" w:cs="Arial"/>
          <w:color w:val="000000"/>
          <w:sz w:val="36"/>
          <w:szCs w:val="36"/>
          <w:lang w:bidi="hi-IN"/>
        </w:rPr>
        <w:t>E</w:t>
      </w:r>
      <w:r>
        <w:rPr>
          <w:rFonts w:ascii="Arial" w:hAnsi="Arial" w:cs="Arial"/>
          <w:color w:val="000000"/>
          <w:sz w:val="36"/>
          <w:szCs w:val="36"/>
          <w:lang w:bidi="hi-IN"/>
        </w:rPr>
        <w:t>trAntAM nIl</w:t>
      </w:r>
      <w:r w:rsidR="00665208">
        <w:rPr>
          <w:rFonts w:ascii="Arial" w:hAnsi="Arial" w:cs="Arial"/>
          <w:color w:val="000000"/>
          <w:sz w:val="36"/>
          <w:szCs w:val="36"/>
          <w:lang w:bidi="hi-IN"/>
        </w:rPr>
        <w:t>O</w:t>
      </w:r>
      <w:r>
        <w:rPr>
          <w:rFonts w:ascii="Arial" w:hAnsi="Arial" w:cs="Arial"/>
          <w:color w:val="000000"/>
          <w:sz w:val="36"/>
          <w:szCs w:val="36"/>
          <w:lang w:bidi="hi-IN"/>
        </w:rPr>
        <w:t>tpala daL</w:t>
      </w:r>
      <w:r w:rsidR="00665208">
        <w:rPr>
          <w:rFonts w:ascii="Arial" w:hAnsi="Arial" w:cs="Arial"/>
          <w:color w:val="000000"/>
          <w:sz w:val="36"/>
          <w:szCs w:val="36"/>
          <w:lang w:bidi="hi-IN"/>
        </w:rPr>
        <w:t>E</w:t>
      </w:r>
      <w:r>
        <w:rPr>
          <w:rFonts w:ascii="Arial" w:hAnsi="Arial" w:cs="Arial"/>
          <w:color w:val="000000"/>
          <w:sz w:val="36"/>
          <w:szCs w:val="36"/>
          <w:lang w:bidi="hi-IN"/>
        </w:rPr>
        <w:t>kShaNAM</w:t>
      </w:r>
    </w:p>
    <w:p w14:paraId="7E23BBA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saMtapta h</w:t>
      </w:r>
      <w:r w:rsidR="00665208">
        <w:rPr>
          <w:rFonts w:ascii="Arial" w:hAnsi="Arial" w:cs="Arial"/>
          <w:color w:val="000000"/>
          <w:sz w:val="36"/>
          <w:szCs w:val="36"/>
          <w:lang w:bidi="hi-IN"/>
        </w:rPr>
        <w:t>E</w:t>
      </w:r>
      <w:r>
        <w:rPr>
          <w:rFonts w:ascii="Arial" w:hAnsi="Arial" w:cs="Arial"/>
          <w:color w:val="000000"/>
          <w:sz w:val="36"/>
          <w:szCs w:val="36"/>
          <w:lang w:bidi="hi-IN"/>
        </w:rPr>
        <w:t>maracita tATa~gkA-BaraNAnvitAM || 8</w:t>
      </w:r>
    </w:p>
    <w:p w14:paraId="3BE2A7B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149249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tAMbUla carvaNarata rakta jihvA virAjitAM </w:t>
      </w:r>
    </w:p>
    <w:p w14:paraId="6E0CD00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patAkA BaraN</w:t>
      </w:r>
      <w:r w:rsidR="00665208">
        <w:rPr>
          <w:rFonts w:ascii="Arial" w:hAnsi="Arial" w:cs="Arial"/>
          <w:color w:val="000000"/>
          <w:sz w:val="36"/>
          <w:szCs w:val="36"/>
          <w:lang w:bidi="hi-IN"/>
        </w:rPr>
        <w:t>O</w:t>
      </w:r>
      <w:r>
        <w:rPr>
          <w:rFonts w:ascii="Arial" w:hAnsi="Arial" w:cs="Arial"/>
          <w:color w:val="000000"/>
          <w:sz w:val="36"/>
          <w:szCs w:val="36"/>
          <w:lang w:bidi="hi-IN"/>
        </w:rPr>
        <w:t>p</w:t>
      </w:r>
      <w:r w:rsidR="00665208">
        <w:rPr>
          <w:rFonts w:ascii="Arial" w:hAnsi="Arial" w:cs="Arial"/>
          <w:color w:val="000000"/>
          <w:sz w:val="36"/>
          <w:szCs w:val="36"/>
          <w:lang w:bidi="hi-IN"/>
        </w:rPr>
        <w:t>E</w:t>
      </w:r>
      <w:r>
        <w:rPr>
          <w:rFonts w:ascii="Arial" w:hAnsi="Arial" w:cs="Arial"/>
          <w:color w:val="000000"/>
          <w:sz w:val="36"/>
          <w:szCs w:val="36"/>
          <w:lang w:bidi="hi-IN"/>
        </w:rPr>
        <w:t>tAM muktA hAr</w:t>
      </w:r>
      <w:r w:rsidR="00665208">
        <w:rPr>
          <w:rFonts w:ascii="Arial" w:hAnsi="Arial" w:cs="Arial"/>
          <w:color w:val="000000"/>
          <w:sz w:val="36"/>
          <w:szCs w:val="36"/>
          <w:lang w:bidi="hi-IN"/>
        </w:rPr>
        <w:t>O</w:t>
      </w:r>
      <w:r>
        <w:rPr>
          <w:rFonts w:ascii="Arial" w:hAnsi="Arial" w:cs="Arial"/>
          <w:color w:val="000000"/>
          <w:sz w:val="36"/>
          <w:szCs w:val="36"/>
          <w:lang w:bidi="hi-IN"/>
        </w:rPr>
        <w:t>pa S</w:t>
      </w:r>
      <w:r w:rsidR="00665208">
        <w:rPr>
          <w:rFonts w:ascii="Arial" w:hAnsi="Arial" w:cs="Arial"/>
          <w:color w:val="000000"/>
          <w:sz w:val="36"/>
          <w:szCs w:val="36"/>
          <w:lang w:bidi="hi-IN"/>
        </w:rPr>
        <w:t>O</w:t>
      </w:r>
      <w:r>
        <w:rPr>
          <w:rFonts w:ascii="Arial" w:hAnsi="Arial" w:cs="Arial"/>
          <w:color w:val="000000"/>
          <w:sz w:val="36"/>
          <w:szCs w:val="36"/>
          <w:lang w:bidi="hi-IN"/>
        </w:rPr>
        <w:t>BitAM || 9</w:t>
      </w:r>
    </w:p>
    <w:p w14:paraId="7C947D7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79E588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svarNa kaMkaNa saMyuktai ScaturBi rbAhuBiryutAM | </w:t>
      </w:r>
    </w:p>
    <w:p w14:paraId="40B64D1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suvarNa ratnaKacita kA~jcIdAma virAjitAM || 10</w:t>
      </w:r>
    </w:p>
    <w:p w14:paraId="2CB756D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08B9C3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kadalI-lalitastaMBa saMnniB</w:t>
      </w:r>
      <w:r w:rsidR="00665208">
        <w:rPr>
          <w:rFonts w:ascii="Arial" w:hAnsi="Arial" w:cs="Arial"/>
          <w:color w:val="000000"/>
          <w:sz w:val="36"/>
          <w:szCs w:val="36"/>
          <w:lang w:bidi="hi-IN"/>
        </w:rPr>
        <w:t>O</w:t>
      </w:r>
      <w:r>
        <w:rPr>
          <w:rFonts w:ascii="Arial" w:hAnsi="Arial" w:cs="Arial"/>
          <w:color w:val="000000"/>
          <w:sz w:val="36"/>
          <w:szCs w:val="36"/>
          <w:lang w:bidi="hi-IN"/>
        </w:rPr>
        <w:t xml:space="preserve">ru-yugAnvitAM </w:t>
      </w:r>
    </w:p>
    <w:p w14:paraId="56F504E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SriyA virAjitapadAM BaktatrANa parAyaNAM || 11</w:t>
      </w:r>
    </w:p>
    <w:p w14:paraId="10CB109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947C9B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any</w:t>
      </w:r>
      <w:r w:rsidR="00665208">
        <w:rPr>
          <w:rFonts w:ascii="Arial" w:hAnsi="Arial" w:cs="Arial"/>
          <w:color w:val="000000"/>
          <w:sz w:val="36"/>
          <w:szCs w:val="36"/>
          <w:lang w:bidi="hi-IN"/>
        </w:rPr>
        <w:t>O</w:t>
      </w:r>
      <w:r>
        <w:rPr>
          <w:rFonts w:ascii="Arial" w:hAnsi="Arial" w:cs="Arial"/>
          <w:color w:val="000000"/>
          <w:sz w:val="36"/>
          <w:szCs w:val="36"/>
          <w:lang w:bidi="hi-IN"/>
        </w:rPr>
        <w:t xml:space="preserve">nyA-SliShTahRud bAhu gaurISa~gkara-saMj~jakaM </w:t>
      </w:r>
    </w:p>
    <w:p w14:paraId="32135EE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sanAtanaM paraMbrahma paramAtmAna-mavyayaM || 12</w:t>
      </w:r>
    </w:p>
    <w:p w14:paraId="2C2CBEC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BA0941E" w14:textId="1EEFCE63"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(maMgalAya tanaM d</w:t>
      </w:r>
      <w:r w:rsidR="00665208">
        <w:rPr>
          <w:rFonts w:ascii="Arial" w:hAnsi="Arial" w:cs="Arial"/>
          <w:color w:val="000000"/>
          <w:sz w:val="36"/>
          <w:szCs w:val="36"/>
          <w:lang w:bidi="hi-IN"/>
        </w:rPr>
        <w:t>E</w:t>
      </w:r>
      <w:r>
        <w:rPr>
          <w:rFonts w:ascii="Arial" w:hAnsi="Arial" w:cs="Arial"/>
          <w:color w:val="000000"/>
          <w:sz w:val="36"/>
          <w:szCs w:val="36"/>
          <w:lang w:bidi="hi-IN"/>
        </w:rPr>
        <w:t>vaM yuvAna-matisundaraM | dhyAy</w:t>
      </w:r>
      <w:r w:rsidR="00665208">
        <w:rPr>
          <w:rFonts w:ascii="Arial" w:hAnsi="Arial" w:cs="Arial"/>
          <w:color w:val="000000"/>
          <w:sz w:val="36"/>
          <w:szCs w:val="36"/>
          <w:lang w:bidi="hi-IN"/>
        </w:rPr>
        <w:t>E</w:t>
      </w:r>
      <w:r>
        <w:rPr>
          <w:rFonts w:ascii="Arial" w:hAnsi="Arial" w:cs="Arial"/>
          <w:color w:val="000000"/>
          <w:sz w:val="36"/>
          <w:szCs w:val="36"/>
          <w:lang w:bidi="hi-IN"/>
        </w:rPr>
        <w:t>t kalpatar</w:t>
      </w:r>
      <w:r w:rsidR="00665208">
        <w:rPr>
          <w:rFonts w:ascii="Arial" w:hAnsi="Arial" w:cs="Arial"/>
          <w:color w:val="000000"/>
          <w:sz w:val="36"/>
          <w:szCs w:val="36"/>
          <w:lang w:bidi="hi-IN"/>
        </w:rPr>
        <w:t>O</w:t>
      </w:r>
      <w:r>
        <w:rPr>
          <w:rFonts w:ascii="Arial" w:hAnsi="Arial" w:cs="Arial"/>
          <w:color w:val="000000"/>
          <w:sz w:val="36"/>
          <w:szCs w:val="36"/>
          <w:lang w:bidi="hi-IN"/>
        </w:rPr>
        <w:t>rmUl</w:t>
      </w:r>
      <w:r w:rsidR="00665208">
        <w:rPr>
          <w:rFonts w:ascii="Arial" w:hAnsi="Arial" w:cs="Arial"/>
          <w:color w:val="000000"/>
          <w:sz w:val="36"/>
          <w:szCs w:val="36"/>
          <w:lang w:bidi="hi-IN"/>
        </w:rPr>
        <w:t>E</w:t>
      </w:r>
      <w:r>
        <w:rPr>
          <w:rFonts w:ascii="Arial" w:hAnsi="Arial" w:cs="Arial"/>
          <w:color w:val="000000"/>
          <w:sz w:val="36"/>
          <w:szCs w:val="36"/>
          <w:lang w:bidi="hi-IN"/>
        </w:rPr>
        <w:t xml:space="preserve"> suKAsInaM sah</w:t>
      </w:r>
      <w:r w:rsidR="00665208">
        <w:rPr>
          <w:rFonts w:ascii="Arial" w:hAnsi="Arial" w:cs="Arial"/>
          <w:color w:val="000000"/>
          <w:sz w:val="36"/>
          <w:szCs w:val="36"/>
          <w:lang w:bidi="hi-IN"/>
        </w:rPr>
        <w:t>O</w:t>
      </w:r>
      <w:r>
        <w:rPr>
          <w:rFonts w:ascii="Arial" w:hAnsi="Arial" w:cs="Arial"/>
          <w:color w:val="000000"/>
          <w:sz w:val="36"/>
          <w:szCs w:val="36"/>
          <w:lang w:bidi="hi-IN"/>
        </w:rPr>
        <w:t>mayA || AvAhayAmi jagatA-mISvaraM param</w:t>
      </w:r>
      <w:r w:rsidR="00665208">
        <w:rPr>
          <w:rFonts w:ascii="Arial" w:hAnsi="Arial" w:cs="Arial"/>
          <w:color w:val="000000"/>
          <w:sz w:val="36"/>
          <w:szCs w:val="36"/>
          <w:lang w:bidi="hi-IN"/>
        </w:rPr>
        <w:t>E</w:t>
      </w:r>
      <w:r>
        <w:rPr>
          <w:rFonts w:ascii="Arial" w:hAnsi="Arial" w:cs="Arial"/>
          <w:color w:val="000000"/>
          <w:sz w:val="36"/>
          <w:szCs w:val="36"/>
          <w:lang w:bidi="hi-IN"/>
        </w:rPr>
        <w:t>SvaraM |) 13</w:t>
      </w:r>
    </w:p>
    <w:p w14:paraId="6A5F0DF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BA809C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(AgacCA&amp;&amp;gacCa Bagavan d</w:t>
      </w:r>
      <w:r w:rsidR="00665208">
        <w:rPr>
          <w:rFonts w:ascii="Arial" w:hAnsi="Arial" w:cs="Arial"/>
          <w:color w:val="000000"/>
          <w:sz w:val="36"/>
          <w:szCs w:val="36"/>
          <w:lang w:bidi="hi-IN"/>
        </w:rPr>
        <w:t>E</w:t>
      </w:r>
      <w:r>
        <w:rPr>
          <w:rFonts w:ascii="Arial" w:hAnsi="Arial" w:cs="Arial"/>
          <w:color w:val="000000"/>
          <w:sz w:val="36"/>
          <w:szCs w:val="36"/>
          <w:lang w:bidi="hi-IN"/>
        </w:rPr>
        <w:t>v</w:t>
      </w:r>
      <w:r w:rsidR="00665208">
        <w:rPr>
          <w:rFonts w:ascii="Arial" w:hAnsi="Arial" w:cs="Arial"/>
          <w:color w:val="000000"/>
          <w:sz w:val="36"/>
          <w:szCs w:val="36"/>
          <w:lang w:bidi="hi-IN"/>
        </w:rPr>
        <w:t>E</w:t>
      </w:r>
      <w:r>
        <w:rPr>
          <w:rFonts w:ascii="Arial" w:hAnsi="Arial" w:cs="Arial"/>
          <w:color w:val="000000"/>
          <w:sz w:val="36"/>
          <w:szCs w:val="36"/>
          <w:lang w:bidi="hi-IN"/>
        </w:rPr>
        <w:t>Sa param</w:t>
      </w:r>
      <w:r w:rsidR="00665208">
        <w:rPr>
          <w:rFonts w:ascii="Arial" w:hAnsi="Arial" w:cs="Arial"/>
          <w:color w:val="000000"/>
          <w:sz w:val="36"/>
          <w:szCs w:val="36"/>
          <w:lang w:bidi="hi-IN"/>
        </w:rPr>
        <w:t>E</w:t>
      </w:r>
      <w:r>
        <w:rPr>
          <w:rFonts w:ascii="Arial" w:hAnsi="Arial" w:cs="Arial"/>
          <w:color w:val="000000"/>
          <w:sz w:val="36"/>
          <w:szCs w:val="36"/>
          <w:lang w:bidi="hi-IN"/>
        </w:rPr>
        <w:t xml:space="preserve">Svara | </w:t>
      </w:r>
    </w:p>
    <w:p w14:paraId="588D29C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saccidAnanda BUt</w:t>
      </w:r>
      <w:r w:rsidR="00665208">
        <w:rPr>
          <w:rFonts w:ascii="Arial" w:hAnsi="Arial" w:cs="Arial"/>
          <w:color w:val="000000"/>
          <w:sz w:val="36"/>
          <w:szCs w:val="36"/>
          <w:lang w:bidi="hi-IN"/>
        </w:rPr>
        <w:t>E</w:t>
      </w:r>
      <w:r>
        <w:rPr>
          <w:rFonts w:ascii="Arial" w:hAnsi="Arial" w:cs="Arial"/>
          <w:color w:val="000000"/>
          <w:sz w:val="36"/>
          <w:szCs w:val="36"/>
          <w:lang w:bidi="hi-IN"/>
        </w:rPr>
        <w:t>Sa pArvatI ca nam</w:t>
      </w:r>
      <w:r w:rsidR="00665208">
        <w:rPr>
          <w:rFonts w:ascii="Arial" w:hAnsi="Arial" w:cs="Arial"/>
          <w:color w:val="000000"/>
          <w:sz w:val="36"/>
          <w:szCs w:val="36"/>
          <w:lang w:bidi="hi-IN"/>
        </w:rPr>
        <w:t>O</w:t>
      </w:r>
      <w:r>
        <w:rPr>
          <w:rFonts w:ascii="Arial" w:hAnsi="Arial" w:cs="Arial"/>
          <w:color w:val="000000"/>
          <w:sz w:val="36"/>
          <w:szCs w:val="36"/>
          <w:lang w:bidi="hi-IN"/>
        </w:rPr>
        <w:t>&amp;stut</w:t>
      </w:r>
      <w:r w:rsidR="00665208">
        <w:rPr>
          <w:rFonts w:ascii="Arial" w:hAnsi="Arial" w:cs="Arial"/>
          <w:color w:val="000000"/>
          <w:sz w:val="36"/>
          <w:szCs w:val="36"/>
          <w:lang w:bidi="hi-IN"/>
        </w:rPr>
        <w:t>E</w:t>
      </w:r>
      <w:r>
        <w:rPr>
          <w:rFonts w:ascii="Arial" w:hAnsi="Arial" w:cs="Arial"/>
          <w:color w:val="000000"/>
          <w:sz w:val="36"/>
          <w:szCs w:val="36"/>
          <w:lang w:bidi="hi-IN"/>
        </w:rPr>
        <w:t>)</w:t>
      </w:r>
    </w:p>
    <w:p w14:paraId="3A89BB5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 </w:t>
      </w:r>
    </w:p>
    <w:p w14:paraId="50E5144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AtvA# vahantuq hara#yaqssac</w:t>
      </w:r>
      <w:r w:rsidR="00665208">
        <w:rPr>
          <w:rFonts w:ascii="Arial" w:hAnsi="Arial" w:cs="Arial"/>
          <w:color w:val="000000"/>
          <w:sz w:val="36"/>
          <w:szCs w:val="36"/>
          <w:lang w:bidi="hi-IN"/>
        </w:rPr>
        <w:t>E</w:t>
      </w:r>
      <w:r>
        <w:rPr>
          <w:rFonts w:ascii="Arial" w:hAnsi="Arial" w:cs="Arial"/>
          <w:color w:val="000000"/>
          <w:sz w:val="36"/>
          <w:szCs w:val="36"/>
          <w:lang w:bidi="hi-IN"/>
        </w:rPr>
        <w:t>#tasaH Sv</w:t>
      </w:r>
      <w:r w:rsidR="00665208">
        <w:rPr>
          <w:rFonts w:ascii="Arial" w:hAnsi="Arial" w:cs="Arial"/>
          <w:color w:val="000000"/>
          <w:sz w:val="36"/>
          <w:szCs w:val="36"/>
          <w:lang w:bidi="hi-IN"/>
        </w:rPr>
        <w:t>E</w:t>
      </w:r>
      <w:r>
        <w:rPr>
          <w:rFonts w:ascii="Arial" w:hAnsi="Arial" w:cs="Arial"/>
          <w:color w:val="000000"/>
          <w:sz w:val="36"/>
          <w:szCs w:val="36"/>
          <w:lang w:bidi="hi-IN"/>
        </w:rPr>
        <w:t>qtairaSvai$ ssaqha k</w:t>
      </w:r>
      <w:r w:rsidR="00665208">
        <w:rPr>
          <w:rFonts w:ascii="Arial" w:hAnsi="Arial" w:cs="Arial"/>
          <w:color w:val="000000"/>
          <w:sz w:val="36"/>
          <w:szCs w:val="36"/>
          <w:lang w:bidi="hi-IN"/>
        </w:rPr>
        <w:t>E</w:t>
      </w:r>
      <w:r>
        <w:rPr>
          <w:rFonts w:ascii="Arial" w:hAnsi="Arial" w:cs="Arial"/>
          <w:color w:val="000000"/>
          <w:sz w:val="36"/>
          <w:szCs w:val="36"/>
          <w:lang w:bidi="hi-IN"/>
        </w:rPr>
        <w:t xml:space="preserve">#tuqmadBi#H | </w:t>
      </w:r>
    </w:p>
    <w:p w14:paraId="7F48DF68" w14:textId="2AB1F8B4"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vAtA#jitaiq rbala#vadBiq rman</w:t>
      </w:r>
      <w:r w:rsidR="00665208">
        <w:rPr>
          <w:rFonts w:ascii="Arial" w:hAnsi="Arial" w:cs="Arial"/>
          <w:color w:val="000000"/>
          <w:sz w:val="36"/>
          <w:szCs w:val="36"/>
          <w:lang w:bidi="hi-IN"/>
        </w:rPr>
        <w:t>O</w:t>
      </w:r>
      <w:r>
        <w:rPr>
          <w:rFonts w:ascii="Arial" w:hAnsi="Arial" w:cs="Arial"/>
          <w:color w:val="000000"/>
          <w:sz w:val="36"/>
          <w:szCs w:val="36"/>
          <w:lang w:bidi="hi-IN"/>
        </w:rPr>
        <w:t>#javaiq rAyA#hi SIqGraM mama# haqvyAya# Saqrv</w:t>
      </w:r>
      <w:r w:rsidR="00842E57">
        <w:rPr>
          <w:rFonts w:ascii="Arial" w:hAnsi="Arial" w:cs="Arial"/>
          <w:color w:val="000000"/>
          <w:sz w:val="36"/>
          <w:szCs w:val="36"/>
          <w:lang w:bidi="hi-IN"/>
        </w:rPr>
        <w:t>OM</w:t>
      </w:r>
      <w:r>
        <w:rPr>
          <w:rFonts w:ascii="Arial" w:hAnsi="Arial" w:cs="Arial"/>
          <w:color w:val="000000"/>
          <w:sz w:val="36"/>
          <w:szCs w:val="36"/>
          <w:lang w:bidi="hi-IN"/>
        </w:rPr>
        <w:t xml:space="preserve"> | </w:t>
      </w:r>
    </w:p>
    <w:p w14:paraId="29AF884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E0BCA0F" w14:textId="238BABFD" w:rsidR="00D91D60" w:rsidRDefault="00D91D60" w:rsidP="00D91D60">
      <w:pPr>
        <w:autoSpaceDE w:val="0"/>
        <w:autoSpaceDN w:val="0"/>
        <w:adjustRightInd w:val="0"/>
        <w:spacing w:after="0" w:line="240" w:lineRule="auto"/>
        <w:rPr>
          <w:rFonts w:ascii="Arial" w:hAnsi="Arial" w:cs="Arial"/>
          <w:b/>
          <w:bCs/>
          <w:color w:val="000000"/>
          <w:sz w:val="36"/>
          <w:szCs w:val="36"/>
          <w:lang w:bidi="hi-IN"/>
        </w:rPr>
      </w:pPr>
      <w:r w:rsidRPr="00083FC1">
        <w:rPr>
          <w:rFonts w:ascii="Arial" w:hAnsi="Arial" w:cs="Arial"/>
          <w:b/>
          <w:bCs/>
          <w:color w:val="000000"/>
          <w:sz w:val="36"/>
          <w:szCs w:val="36"/>
          <w:lang w:bidi="hi-IN"/>
        </w:rPr>
        <w:t>1</w:t>
      </w:r>
      <w:r w:rsidR="00865D9C" w:rsidRPr="00083FC1">
        <w:rPr>
          <w:rFonts w:ascii="Arial" w:hAnsi="Arial" w:cs="Arial"/>
          <w:b/>
          <w:bCs/>
          <w:color w:val="000000"/>
          <w:sz w:val="36"/>
          <w:szCs w:val="36"/>
          <w:lang w:bidi="hi-IN"/>
        </w:rPr>
        <w:t>2</w:t>
      </w:r>
      <w:r w:rsidRPr="00083FC1">
        <w:rPr>
          <w:rFonts w:ascii="Arial" w:hAnsi="Arial" w:cs="Arial"/>
          <w:b/>
          <w:bCs/>
          <w:color w:val="000000"/>
          <w:sz w:val="36"/>
          <w:szCs w:val="36"/>
          <w:lang w:bidi="hi-IN"/>
        </w:rPr>
        <w:t>.2</w:t>
      </w:r>
      <w:r w:rsidRPr="00083FC1">
        <w:rPr>
          <w:rFonts w:ascii="Arial" w:hAnsi="Arial" w:cs="Arial"/>
          <w:b/>
          <w:bCs/>
          <w:color w:val="000000"/>
          <w:sz w:val="36"/>
          <w:szCs w:val="36"/>
          <w:lang w:bidi="hi-IN"/>
        </w:rPr>
        <w:tab/>
        <w:t xml:space="preserve"> AvAhana </w:t>
      </w:r>
      <w:del w:id="59" w:author="Microsoft account" w:date="2026-09-19T21:29:00Z">
        <w:r w:rsidR="00FC6BD0" w:rsidDel="00B01F20">
          <w:rPr>
            <w:rFonts w:ascii="Arial" w:hAnsi="Arial" w:cs="Arial"/>
            <w:b/>
            <w:bCs/>
            <w:color w:val="000000"/>
            <w:sz w:val="36"/>
            <w:szCs w:val="36"/>
            <w:lang w:bidi="hi-IN"/>
          </w:rPr>
          <w:delText>mantra</w:delText>
        </w:r>
      </w:del>
      <w:ins w:id="60" w:author="Microsoft account" w:date="2026-09-19T21:29:00Z">
        <w:r w:rsidR="00B01F20">
          <w:rPr>
            <w:rFonts w:ascii="Arial" w:hAnsi="Arial" w:cs="Arial"/>
            <w:b/>
            <w:bCs/>
            <w:color w:val="000000"/>
            <w:sz w:val="36"/>
            <w:szCs w:val="36"/>
            <w:lang w:bidi="hi-IN"/>
          </w:rPr>
          <w:t>mantrAH</w:t>
        </w:r>
      </w:ins>
    </w:p>
    <w:p w14:paraId="043813C2" w14:textId="716CC24D" w:rsidR="00FC6BD0" w:rsidRPr="00FC6BD0" w:rsidRDefault="00FC6BD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&lt;lang=eng&gt;</w:t>
      </w:r>
    </w:p>
    <w:p w14:paraId="61146AD6" w14:textId="137812E3" w:rsidR="00FC6BD0" w:rsidRPr="00FC6BD0" w:rsidRDefault="00D91D60" w:rsidP="00FC6BD0">
      <w:pPr>
        <w:autoSpaceDE w:val="0"/>
        <w:autoSpaceDN w:val="0"/>
        <w:adjustRightInd w:val="0"/>
        <w:spacing w:after="0" w:line="240" w:lineRule="auto"/>
        <w:rPr>
          <w:rFonts w:ascii="Arial" w:hAnsi="Arial" w:cs="Arial"/>
          <w:color w:val="000000"/>
          <w:sz w:val="36"/>
          <w:szCs w:val="36"/>
          <w:lang w:bidi="hi-IN"/>
        </w:rPr>
      </w:pPr>
      <w:r w:rsidRPr="00083FC1">
        <w:rPr>
          <w:rFonts w:ascii="Arial" w:hAnsi="Arial" w:cs="Arial"/>
          <w:b/>
          <w:bCs/>
          <w:color w:val="000000"/>
          <w:sz w:val="36"/>
          <w:szCs w:val="36"/>
          <w:lang w:bidi="hi-IN"/>
        </w:rPr>
        <w:t>1</w:t>
      </w:r>
      <w:r w:rsidR="00865D9C" w:rsidRPr="00083FC1">
        <w:rPr>
          <w:rFonts w:ascii="Arial" w:hAnsi="Arial" w:cs="Arial"/>
          <w:b/>
          <w:bCs/>
          <w:color w:val="000000"/>
          <w:sz w:val="36"/>
          <w:szCs w:val="36"/>
          <w:lang w:bidi="hi-IN"/>
        </w:rPr>
        <w:t>2</w:t>
      </w:r>
      <w:r w:rsidRPr="00083FC1">
        <w:rPr>
          <w:rFonts w:ascii="Arial" w:hAnsi="Arial" w:cs="Arial"/>
          <w:b/>
          <w:bCs/>
          <w:color w:val="000000"/>
          <w:sz w:val="36"/>
          <w:szCs w:val="36"/>
          <w:lang w:bidi="hi-IN"/>
        </w:rPr>
        <w:t>.2.1</w:t>
      </w:r>
      <w:r w:rsidRPr="00083FC1">
        <w:rPr>
          <w:rFonts w:ascii="Arial" w:hAnsi="Arial" w:cs="Arial"/>
          <w:b/>
          <w:bCs/>
          <w:color w:val="000000"/>
          <w:sz w:val="36"/>
          <w:szCs w:val="36"/>
          <w:lang w:bidi="hi-IN"/>
        </w:rPr>
        <w:tab/>
        <w:t xml:space="preserve"> F</w:t>
      </w:r>
      <w:r w:rsidR="00083FC1" w:rsidRPr="00083FC1">
        <w:rPr>
          <w:rFonts w:ascii="Arial" w:hAnsi="Arial" w:cs="Arial"/>
          <w:b/>
          <w:bCs/>
          <w:color w:val="000000"/>
          <w:sz w:val="36"/>
          <w:szCs w:val="36"/>
          <w:lang w:bidi="hi-IN"/>
        </w:rPr>
        <w:t>o</w:t>
      </w:r>
      <w:r w:rsidRPr="00083FC1">
        <w:rPr>
          <w:rFonts w:ascii="Arial" w:hAnsi="Arial" w:cs="Arial"/>
          <w:b/>
          <w:bCs/>
          <w:color w:val="000000"/>
          <w:sz w:val="36"/>
          <w:szCs w:val="36"/>
          <w:lang w:bidi="hi-IN"/>
        </w:rPr>
        <w:t xml:space="preserve">r </w:t>
      </w:r>
      <w:r w:rsidR="00665208" w:rsidRPr="00083FC1">
        <w:rPr>
          <w:rFonts w:ascii="Arial" w:hAnsi="Arial" w:cs="Arial"/>
          <w:b/>
          <w:bCs/>
          <w:color w:val="000000"/>
          <w:sz w:val="36"/>
          <w:szCs w:val="36"/>
          <w:lang w:bidi="hi-IN"/>
        </w:rPr>
        <w:t>E</w:t>
      </w:r>
      <w:r w:rsidRPr="00083FC1">
        <w:rPr>
          <w:rFonts w:ascii="Arial" w:hAnsi="Arial" w:cs="Arial"/>
          <w:b/>
          <w:bCs/>
          <w:color w:val="000000"/>
          <w:sz w:val="36"/>
          <w:szCs w:val="36"/>
          <w:lang w:bidi="hi-IN"/>
        </w:rPr>
        <w:t xml:space="preserve">ka kalasam / </w:t>
      </w:r>
      <w:r w:rsidR="00665208" w:rsidRPr="00083FC1">
        <w:rPr>
          <w:rFonts w:ascii="Arial" w:hAnsi="Arial" w:cs="Arial"/>
          <w:b/>
          <w:bCs/>
          <w:color w:val="000000"/>
          <w:sz w:val="36"/>
          <w:szCs w:val="36"/>
          <w:lang w:bidi="hi-IN"/>
        </w:rPr>
        <w:t>E</w:t>
      </w:r>
      <w:r w:rsidRPr="00083FC1">
        <w:rPr>
          <w:rFonts w:ascii="Arial" w:hAnsi="Arial" w:cs="Arial"/>
          <w:b/>
          <w:bCs/>
          <w:color w:val="000000"/>
          <w:sz w:val="36"/>
          <w:szCs w:val="36"/>
          <w:lang w:bidi="hi-IN"/>
        </w:rPr>
        <w:t>kadasa kalasam</w:t>
      </w:r>
      <w:r w:rsidR="00FC6BD0">
        <w:rPr>
          <w:rFonts w:ascii="Arial" w:hAnsi="Arial" w:cs="Arial"/>
          <w:b/>
          <w:bCs/>
          <w:color w:val="000000"/>
          <w:sz w:val="36"/>
          <w:szCs w:val="36"/>
          <w:lang w:bidi="hi-IN"/>
        </w:rPr>
        <w:t xml:space="preserve"> </w:t>
      </w:r>
      <w:r w:rsidR="00FC6BD0">
        <w:rPr>
          <w:rFonts w:ascii="Arial" w:hAnsi="Arial" w:cs="Arial"/>
          <w:color w:val="000000"/>
          <w:sz w:val="36"/>
          <w:szCs w:val="36"/>
          <w:lang w:bidi="hi-IN"/>
        </w:rPr>
        <w:t>&lt;lang=def&gt;</w:t>
      </w:r>
    </w:p>
    <w:p w14:paraId="3553791E" w14:textId="2E828AD2" w:rsidR="00D91D60" w:rsidRPr="00083FC1" w:rsidRDefault="00D91D60" w:rsidP="00D91D60">
      <w:pPr>
        <w:autoSpaceDE w:val="0"/>
        <w:autoSpaceDN w:val="0"/>
        <w:adjustRightInd w:val="0"/>
        <w:spacing w:after="0" w:line="240" w:lineRule="auto"/>
        <w:rPr>
          <w:rFonts w:ascii="Arial" w:hAnsi="Arial" w:cs="Arial"/>
          <w:b/>
          <w:bCs/>
          <w:color w:val="000000"/>
          <w:sz w:val="36"/>
          <w:szCs w:val="36"/>
          <w:lang w:bidi="hi-IN"/>
        </w:rPr>
      </w:pPr>
    </w:p>
    <w:p w14:paraId="5E5A3B4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trya#MbakaM ~MyajAmah</w:t>
      </w:r>
      <w:r w:rsidR="00665208">
        <w:rPr>
          <w:rFonts w:ascii="Arial" w:hAnsi="Arial" w:cs="Arial"/>
          <w:color w:val="000000"/>
          <w:sz w:val="36"/>
          <w:szCs w:val="36"/>
          <w:lang w:bidi="hi-IN"/>
        </w:rPr>
        <w:t>E</w:t>
      </w:r>
      <w:r>
        <w:rPr>
          <w:rFonts w:ascii="Arial" w:hAnsi="Arial" w:cs="Arial"/>
          <w:color w:val="000000"/>
          <w:sz w:val="36"/>
          <w:szCs w:val="36"/>
          <w:lang w:bidi="hi-IN"/>
        </w:rPr>
        <w:t xml:space="preserve"> sugaqndhiM pu#ShTiqvardha#naM | </w:t>
      </w:r>
    </w:p>
    <w:p w14:paraId="46A1FD2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uqrvAqruqkami#vaq bandha#nAn mRuqty</w:t>
      </w:r>
      <w:r w:rsidR="00665208">
        <w:rPr>
          <w:rFonts w:ascii="Arial" w:hAnsi="Arial" w:cs="Arial"/>
          <w:color w:val="000000"/>
          <w:sz w:val="36"/>
          <w:szCs w:val="36"/>
          <w:lang w:bidi="hi-IN"/>
        </w:rPr>
        <w:t>O</w:t>
      </w:r>
      <w:r>
        <w:rPr>
          <w:rFonts w:ascii="Arial" w:hAnsi="Arial" w:cs="Arial"/>
          <w:color w:val="000000"/>
          <w:sz w:val="36"/>
          <w:szCs w:val="36"/>
          <w:lang w:bidi="hi-IN"/>
        </w:rPr>
        <w:t xml:space="preserve"> rmu#kShIyaq mA&amp;mRutA$t | </w:t>
      </w:r>
    </w:p>
    <w:p w14:paraId="4F795E2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gauqrI mi#mAya saliqlAniq takShaqty</w:t>
      </w:r>
      <w:r w:rsidR="00665208">
        <w:rPr>
          <w:rFonts w:ascii="Arial" w:hAnsi="Arial" w:cs="Arial"/>
          <w:color w:val="000000"/>
          <w:sz w:val="36"/>
          <w:szCs w:val="36"/>
          <w:lang w:bidi="hi-IN"/>
        </w:rPr>
        <w:t>E</w:t>
      </w:r>
      <w:r>
        <w:rPr>
          <w:rFonts w:ascii="Arial" w:hAnsi="Arial" w:cs="Arial"/>
          <w:color w:val="000000"/>
          <w:sz w:val="36"/>
          <w:szCs w:val="36"/>
          <w:lang w:bidi="hi-IN"/>
        </w:rPr>
        <w:t xml:space="preserve">ka#padI dviqpadiq sA catu#ShpadI | </w:t>
      </w:r>
    </w:p>
    <w:p w14:paraId="7E1E566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aqShTApa#dIq nava#padI baBUqvuShI# saqhasrA$kSharA paraqm</w:t>
      </w:r>
      <w:r w:rsidR="00665208">
        <w:rPr>
          <w:rFonts w:ascii="Arial" w:hAnsi="Arial" w:cs="Arial"/>
          <w:color w:val="000000"/>
          <w:sz w:val="36"/>
          <w:szCs w:val="36"/>
          <w:lang w:bidi="hi-IN"/>
        </w:rPr>
        <w:t>E</w:t>
      </w:r>
      <w:r>
        <w:rPr>
          <w:rFonts w:ascii="Arial" w:hAnsi="Arial" w:cs="Arial"/>
          <w:color w:val="000000"/>
          <w:sz w:val="36"/>
          <w:szCs w:val="36"/>
          <w:lang w:bidi="hi-IN"/>
        </w:rPr>
        <w:t xml:space="preserve"> vy</w:t>
      </w:r>
      <w:r w:rsidR="00665208">
        <w:rPr>
          <w:rFonts w:ascii="Arial" w:hAnsi="Arial" w:cs="Arial"/>
          <w:color w:val="000000"/>
          <w:sz w:val="36"/>
          <w:szCs w:val="36"/>
          <w:lang w:bidi="hi-IN"/>
        </w:rPr>
        <w:t>O</w:t>
      </w:r>
      <w:r>
        <w:rPr>
          <w:rFonts w:ascii="Arial" w:hAnsi="Arial" w:cs="Arial"/>
          <w:color w:val="000000"/>
          <w:sz w:val="36"/>
          <w:szCs w:val="36"/>
          <w:lang w:bidi="hi-IN"/>
        </w:rPr>
        <w:t xml:space="preserve">#man | </w:t>
      </w:r>
    </w:p>
    <w:p w14:paraId="6CE5DC3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93E6E11" w14:textId="37E7698D"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(f</w:t>
      </w:r>
      <w:r w:rsidR="00083FC1">
        <w:rPr>
          <w:rFonts w:ascii="Arial" w:hAnsi="Arial" w:cs="Arial"/>
          <w:color w:val="000000"/>
          <w:sz w:val="36"/>
          <w:szCs w:val="36"/>
          <w:lang w:bidi="hi-IN"/>
        </w:rPr>
        <w:t>o</w:t>
      </w:r>
      <w:r>
        <w:rPr>
          <w:rFonts w:ascii="Arial" w:hAnsi="Arial" w:cs="Arial"/>
          <w:color w:val="000000"/>
          <w:sz w:val="36"/>
          <w:szCs w:val="36"/>
          <w:lang w:bidi="hi-IN"/>
        </w:rPr>
        <w:t xml:space="preserve">r </w:t>
      </w:r>
      <w:r w:rsidR="00665208">
        <w:rPr>
          <w:rFonts w:ascii="Arial" w:hAnsi="Arial" w:cs="Arial"/>
          <w:color w:val="000000"/>
          <w:sz w:val="36"/>
          <w:szCs w:val="36"/>
          <w:lang w:bidi="hi-IN"/>
        </w:rPr>
        <w:t>E</w:t>
      </w:r>
      <w:r>
        <w:rPr>
          <w:rFonts w:ascii="Arial" w:hAnsi="Arial" w:cs="Arial"/>
          <w:color w:val="000000"/>
          <w:sz w:val="36"/>
          <w:szCs w:val="36"/>
          <w:lang w:bidi="hi-IN"/>
        </w:rPr>
        <w:t>ka Kalasam)</w:t>
      </w:r>
    </w:p>
    <w:p w14:paraId="7B1169A6" w14:textId="7F99DD81"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r w:rsidR="00842E57">
        <w:rPr>
          <w:rFonts w:ascii="Arial" w:hAnsi="Arial" w:cs="Arial"/>
          <w:color w:val="000000"/>
          <w:sz w:val="36"/>
          <w:szCs w:val="36"/>
          <w:lang w:bidi="hi-IN"/>
        </w:rPr>
        <w:t>OM</w:t>
      </w:r>
      <w:r>
        <w:rPr>
          <w:rFonts w:ascii="Arial" w:hAnsi="Arial" w:cs="Arial"/>
          <w:color w:val="000000"/>
          <w:sz w:val="36"/>
          <w:szCs w:val="36"/>
          <w:lang w:bidi="hi-IN"/>
        </w:rPr>
        <w:t xml:space="preserve"> hrIM nama#H SiqvAya# | saqdy</w:t>
      </w:r>
      <w:r w:rsidR="00665208">
        <w:rPr>
          <w:rFonts w:ascii="Arial" w:hAnsi="Arial" w:cs="Arial"/>
          <w:color w:val="000000"/>
          <w:sz w:val="36"/>
          <w:szCs w:val="36"/>
          <w:lang w:bidi="hi-IN"/>
        </w:rPr>
        <w:t>O</w:t>
      </w:r>
      <w:r>
        <w:rPr>
          <w:rFonts w:ascii="Arial" w:hAnsi="Arial" w:cs="Arial"/>
          <w:color w:val="000000"/>
          <w:sz w:val="36"/>
          <w:szCs w:val="36"/>
          <w:lang w:bidi="hi-IN"/>
        </w:rPr>
        <w:t xml:space="preserve">jAqtaM pra#padyAqmi | </w:t>
      </w:r>
      <w:r w:rsidR="00842E57">
        <w:rPr>
          <w:rFonts w:ascii="Arial" w:hAnsi="Arial" w:cs="Arial"/>
          <w:color w:val="000000"/>
          <w:sz w:val="36"/>
          <w:szCs w:val="36"/>
          <w:lang w:bidi="hi-IN"/>
        </w:rPr>
        <w:t>OM</w:t>
      </w:r>
      <w:r>
        <w:rPr>
          <w:rFonts w:ascii="Arial" w:hAnsi="Arial" w:cs="Arial"/>
          <w:color w:val="000000"/>
          <w:sz w:val="36"/>
          <w:szCs w:val="36"/>
          <w:lang w:bidi="hi-IN"/>
        </w:rPr>
        <w:t xml:space="preserve"> BUrBUvaqssuvaqr</w:t>
      </w:r>
      <w:r w:rsidR="00842E57">
        <w:rPr>
          <w:rFonts w:ascii="Arial" w:hAnsi="Arial" w:cs="Arial"/>
          <w:color w:val="000000"/>
          <w:sz w:val="36"/>
          <w:szCs w:val="36"/>
          <w:lang w:bidi="hi-IN"/>
        </w:rPr>
        <w:t>OM</w:t>
      </w:r>
      <w:r>
        <w:rPr>
          <w:rFonts w:ascii="Arial" w:hAnsi="Arial" w:cs="Arial"/>
          <w:color w:val="000000"/>
          <w:sz w:val="36"/>
          <w:szCs w:val="36"/>
          <w:lang w:bidi="hi-IN"/>
        </w:rPr>
        <w:t xml:space="preserve"> | asmin kuMB</w:t>
      </w:r>
      <w:r w:rsidR="00665208">
        <w:rPr>
          <w:rFonts w:ascii="Arial" w:hAnsi="Arial" w:cs="Arial"/>
          <w:color w:val="000000"/>
          <w:sz w:val="36"/>
          <w:szCs w:val="36"/>
          <w:lang w:bidi="hi-IN"/>
        </w:rPr>
        <w:t>E</w:t>
      </w:r>
      <w:r>
        <w:rPr>
          <w:rFonts w:ascii="Arial" w:hAnsi="Arial" w:cs="Arial"/>
          <w:color w:val="000000"/>
          <w:sz w:val="36"/>
          <w:szCs w:val="36"/>
          <w:lang w:bidi="hi-IN"/>
        </w:rPr>
        <w:t>/kalaS</w:t>
      </w:r>
      <w:r w:rsidR="00665208">
        <w:rPr>
          <w:rFonts w:ascii="Arial" w:hAnsi="Arial" w:cs="Arial"/>
          <w:color w:val="000000"/>
          <w:sz w:val="36"/>
          <w:szCs w:val="36"/>
          <w:lang w:bidi="hi-IN"/>
        </w:rPr>
        <w:t>E</w:t>
      </w:r>
      <w:r>
        <w:rPr>
          <w:rFonts w:ascii="Arial" w:hAnsi="Arial" w:cs="Arial"/>
          <w:color w:val="000000"/>
          <w:sz w:val="36"/>
          <w:szCs w:val="36"/>
          <w:lang w:bidi="hi-IN"/>
        </w:rPr>
        <w:t xml:space="preserve"> SrI s</w:t>
      </w:r>
      <w:r w:rsidR="00665208">
        <w:rPr>
          <w:rFonts w:ascii="Arial" w:hAnsi="Arial" w:cs="Arial"/>
          <w:color w:val="000000"/>
          <w:sz w:val="36"/>
          <w:szCs w:val="36"/>
          <w:lang w:bidi="hi-IN"/>
        </w:rPr>
        <w:t>O</w:t>
      </w:r>
      <w:r>
        <w:rPr>
          <w:rFonts w:ascii="Arial" w:hAnsi="Arial" w:cs="Arial"/>
          <w:color w:val="000000"/>
          <w:sz w:val="36"/>
          <w:szCs w:val="36"/>
          <w:lang w:bidi="hi-IN"/>
        </w:rPr>
        <w:t>mAskanda param</w:t>
      </w:r>
      <w:r w:rsidR="00665208">
        <w:rPr>
          <w:rFonts w:ascii="Arial" w:hAnsi="Arial" w:cs="Arial"/>
          <w:color w:val="000000"/>
          <w:sz w:val="36"/>
          <w:szCs w:val="36"/>
          <w:lang w:bidi="hi-IN"/>
        </w:rPr>
        <w:t>E</w:t>
      </w:r>
      <w:r>
        <w:rPr>
          <w:rFonts w:ascii="Arial" w:hAnsi="Arial" w:cs="Arial"/>
          <w:color w:val="000000"/>
          <w:sz w:val="36"/>
          <w:szCs w:val="36"/>
          <w:lang w:bidi="hi-IN"/>
        </w:rPr>
        <w:t xml:space="preserve">SvaraM dhyAyAmi | </w:t>
      </w:r>
    </w:p>
    <w:p w14:paraId="660EFF96" w14:textId="6775BB68"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AvAhayAmi |  </w:t>
      </w:r>
    </w:p>
    <w:p w14:paraId="6870081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CF42C95" w14:textId="3747BDA5" w:rsidR="00D91D60" w:rsidRDefault="00B01CB2"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&lt;lang=eng</w:t>
      </w:r>
      <w:proofErr w:type="gramStart"/>
      <w:r>
        <w:rPr>
          <w:rFonts w:ascii="Arial" w:hAnsi="Arial" w:cs="Arial"/>
          <w:color w:val="000000"/>
          <w:sz w:val="36"/>
          <w:szCs w:val="36"/>
          <w:lang w:bidi="hi-IN"/>
        </w:rPr>
        <w:t>&gt;</w:t>
      </w:r>
      <w:r w:rsidR="00D91D60">
        <w:rPr>
          <w:rFonts w:ascii="Arial" w:hAnsi="Arial" w:cs="Arial"/>
          <w:color w:val="000000"/>
          <w:sz w:val="36"/>
          <w:szCs w:val="36"/>
          <w:lang w:bidi="hi-IN"/>
        </w:rPr>
        <w:t>(</w:t>
      </w:r>
      <w:proofErr w:type="gramEnd"/>
      <w:r w:rsidR="00083FC1">
        <w:rPr>
          <w:rFonts w:ascii="Arial" w:hAnsi="Arial" w:cs="Arial"/>
          <w:color w:val="000000"/>
          <w:sz w:val="36"/>
          <w:szCs w:val="36"/>
          <w:lang w:bidi="hi-IN"/>
        </w:rPr>
        <w:t>for</w:t>
      </w:r>
      <w:r w:rsidR="00D91D60">
        <w:rPr>
          <w:rFonts w:ascii="Arial" w:hAnsi="Arial" w:cs="Arial"/>
          <w:color w:val="000000"/>
          <w:sz w:val="36"/>
          <w:szCs w:val="36"/>
          <w:lang w:bidi="hi-IN"/>
        </w:rPr>
        <w:t xml:space="preserve"> </w:t>
      </w:r>
      <w:r w:rsidR="00665208">
        <w:rPr>
          <w:rFonts w:ascii="Arial" w:hAnsi="Arial" w:cs="Arial"/>
          <w:color w:val="000000"/>
          <w:sz w:val="36"/>
          <w:szCs w:val="36"/>
          <w:lang w:bidi="hi-IN"/>
        </w:rPr>
        <w:t>E</w:t>
      </w:r>
      <w:r w:rsidR="00D91D60">
        <w:rPr>
          <w:rFonts w:ascii="Arial" w:hAnsi="Arial" w:cs="Arial"/>
          <w:color w:val="000000"/>
          <w:sz w:val="36"/>
          <w:szCs w:val="36"/>
          <w:lang w:bidi="hi-IN"/>
        </w:rPr>
        <w:t>kadasa Kalasam)</w:t>
      </w:r>
      <w:r>
        <w:rPr>
          <w:rFonts w:ascii="Arial" w:hAnsi="Arial" w:cs="Arial"/>
          <w:color w:val="000000"/>
          <w:sz w:val="36"/>
          <w:szCs w:val="36"/>
          <w:lang w:bidi="hi-IN"/>
        </w:rPr>
        <w:t>&lt;lang=def&gt;</w:t>
      </w:r>
    </w:p>
    <w:p w14:paraId="2E5F271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nama#st</w:t>
      </w:r>
      <w:r w:rsidR="00665208">
        <w:rPr>
          <w:rFonts w:ascii="Arial" w:hAnsi="Arial" w:cs="Arial"/>
          <w:color w:val="000000"/>
          <w:sz w:val="36"/>
          <w:szCs w:val="36"/>
          <w:lang w:bidi="hi-IN"/>
        </w:rPr>
        <w:t>E</w:t>
      </w:r>
      <w:r>
        <w:rPr>
          <w:rFonts w:ascii="Arial" w:hAnsi="Arial" w:cs="Arial"/>
          <w:color w:val="000000"/>
          <w:sz w:val="36"/>
          <w:szCs w:val="36"/>
          <w:lang w:bidi="hi-IN"/>
        </w:rPr>
        <w:t xml:space="preserve"> rudra maqnyava# uqt</w:t>
      </w:r>
      <w:r w:rsidR="00665208">
        <w:rPr>
          <w:rFonts w:ascii="Arial" w:hAnsi="Arial" w:cs="Arial"/>
          <w:color w:val="000000"/>
          <w:sz w:val="36"/>
          <w:szCs w:val="36"/>
          <w:lang w:bidi="hi-IN"/>
        </w:rPr>
        <w:t>O</w:t>
      </w:r>
      <w:r>
        <w:rPr>
          <w:rFonts w:ascii="Arial" w:hAnsi="Arial" w:cs="Arial"/>
          <w:color w:val="000000"/>
          <w:sz w:val="36"/>
          <w:szCs w:val="36"/>
          <w:lang w:bidi="hi-IN"/>
        </w:rPr>
        <w:t>taq iSha#v</w:t>
      </w:r>
      <w:r w:rsidR="00665208">
        <w:rPr>
          <w:rFonts w:ascii="Arial" w:hAnsi="Arial" w:cs="Arial"/>
          <w:color w:val="000000"/>
          <w:sz w:val="36"/>
          <w:szCs w:val="36"/>
          <w:lang w:bidi="hi-IN"/>
        </w:rPr>
        <w:t>E</w:t>
      </w:r>
      <w:r>
        <w:rPr>
          <w:rFonts w:ascii="Arial" w:hAnsi="Arial" w:cs="Arial"/>
          <w:color w:val="000000"/>
          <w:sz w:val="36"/>
          <w:szCs w:val="36"/>
          <w:lang w:bidi="hi-IN"/>
        </w:rPr>
        <w:t xml:space="preserve">q nama#H | </w:t>
      </w:r>
    </w:p>
    <w:p w14:paraId="136CA5AF" w14:textId="6D49E529"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nama#st</w:t>
      </w:r>
      <w:r w:rsidR="00665208">
        <w:rPr>
          <w:rFonts w:ascii="Arial" w:hAnsi="Arial" w:cs="Arial"/>
          <w:color w:val="000000"/>
          <w:sz w:val="36"/>
          <w:szCs w:val="36"/>
          <w:lang w:bidi="hi-IN"/>
        </w:rPr>
        <w:t>E</w:t>
      </w:r>
      <w:r>
        <w:rPr>
          <w:rFonts w:ascii="Arial" w:hAnsi="Arial" w:cs="Arial"/>
          <w:color w:val="000000"/>
          <w:sz w:val="36"/>
          <w:szCs w:val="36"/>
          <w:lang w:bidi="hi-IN"/>
        </w:rPr>
        <w:t xml:space="preserve"> astuq dhanva#n</w:t>
      </w:r>
      <w:r w:rsidR="00665208">
        <w:rPr>
          <w:rFonts w:ascii="Arial" w:hAnsi="Arial" w:cs="Arial"/>
          <w:color w:val="000000"/>
          <w:sz w:val="36"/>
          <w:szCs w:val="36"/>
          <w:lang w:bidi="hi-IN"/>
        </w:rPr>
        <w:t>E</w:t>
      </w:r>
      <w:r>
        <w:rPr>
          <w:rFonts w:ascii="Arial" w:hAnsi="Arial" w:cs="Arial"/>
          <w:color w:val="000000"/>
          <w:sz w:val="36"/>
          <w:szCs w:val="36"/>
          <w:lang w:bidi="hi-IN"/>
        </w:rPr>
        <w:t xml:space="preserve"> bAqhuByA#muqta t</w:t>
      </w:r>
      <w:r w:rsidR="00665208">
        <w:rPr>
          <w:rFonts w:ascii="Arial" w:hAnsi="Arial" w:cs="Arial"/>
          <w:color w:val="000000"/>
          <w:sz w:val="36"/>
          <w:szCs w:val="36"/>
          <w:lang w:bidi="hi-IN"/>
        </w:rPr>
        <w:t>E</w:t>
      </w:r>
      <w:r>
        <w:rPr>
          <w:rFonts w:ascii="Arial" w:hAnsi="Arial" w:cs="Arial"/>
          <w:color w:val="000000"/>
          <w:sz w:val="36"/>
          <w:szCs w:val="36"/>
          <w:lang w:bidi="hi-IN"/>
        </w:rPr>
        <w:t xml:space="preserve">q nama#H | </w:t>
      </w:r>
      <w:r w:rsidR="00842E57">
        <w:rPr>
          <w:rFonts w:ascii="Arial" w:hAnsi="Arial" w:cs="Arial"/>
          <w:color w:val="000000"/>
          <w:sz w:val="36"/>
          <w:szCs w:val="36"/>
          <w:lang w:bidi="hi-IN"/>
        </w:rPr>
        <w:t>OM</w:t>
      </w:r>
      <w:r>
        <w:rPr>
          <w:rFonts w:ascii="Arial" w:hAnsi="Arial" w:cs="Arial"/>
          <w:color w:val="000000"/>
          <w:sz w:val="36"/>
          <w:szCs w:val="36"/>
          <w:lang w:bidi="hi-IN"/>
        </w:rPr>
        <w:t xml:space="preserve"> hrIM nama#H SiqvAya# | </w:t>
      </w:r>
    </w:p>
    <w:p w14:paraId="4A1CE0BF" w14:textId="041DEF42"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saqdy</w:t>
      </w:r>
      <w:r w:rsidR="00665208">
        <w:rPr>
          <w:rFonts w:ascii="Arial" w:hAnsi="Arial" w:cs="Arial"/>
          <w:color w:val="000000"/>
          <w:sz w:val="36"/>
          <w:szCs w:val="36"/>
          <w:lang w:bidi="hi-IN"/>
        </w:rPr>
        <w:t>O</w:t>
      </w:r>
      <w:r>
        <w:rPr>
          <w:rFonts w:ascii="Arial" w:hAnsi="Arial" w:cs="Arial"/>
          <w:color w:val="000000"/>
          <w:sz w:val="36"/>
          <w:szCs w:val="36"/>
          <w:lang w:bidi="hi-IN"/>
        </w:rPr>
        <w:t xml:space="preserve">jAqtaM pra#padyAqmi | </w:t>
      </w:r>
      <w:r w:rsidR="00842E57">
        <w:rPr>
          <w:rFonts w:ascii="Arial" w:hAnsi="Arial" w:cs="Arial"/>
          <w:color w:val="000000"/>
          <w:sz w:val="36"/>
          <w:szCs w:val="36"/>
          <w:lang w:bidi="hi-IN"/>
        </w:rPr>
        <w:t>OM</w:t>
      </w:r>
      <w:r>
        <w:rPr>
          <w:rFonts w:ascii="Arial" w:hAnsi="Arial" w:cs="Arial"/>
          <w:color w:val="000000"/>
          <w:sz w:val="36"/>
          <w:szCs w:val="36"/>
          <w:lang w:bidi="hi-IN"/>
        </w:rPr>
        <w:t xml:space="preserve"> BUrBuvaqssuvaqr</w:t>
      </w:r>
      <w:r w:rsidR="00842E57">
        <w:rPr>
          <w:rFonts w:ascii="Arial" w:hAnsi="Arial" w:cs="Arial"/>
          <w:color w:val="000000"/>
          <w:sz w:val="36"/>
          <w:szCs w:val="36"/>
          <w:lang w:bidi="hi-IN"/>
        </w:rPr>
        <w:t>OM</w:t>
      </w:r>
      <w:r>
        <w:rPr>
          <w:rFonts w:ascii="Arial" w:hAnsi="Arial" w:cs="Arial"/>
          <w:color w:val="000000"/>
          <w:sz w:val="36"/>
          <w:szCs w:val="36"/>
          <w:lang w:bidi="hi-IN"/>
        </w:rPr>
        <w:t xml:space="preserve"> | asmin kuMB</w:t>
      </w:r>
      <w:r w:rsidR="00665208">
        <w:rPr>
          <w:rFonts w:ascii="Arial" w:hAnsi="Arial" w:cs="Arial"/>
          <w:color w:val="000000"/>
          <w:sz w:val="36"/>
          <w:szCs w:val="36"/>
          <w:lang w:bidi="hi-IN"/>
        </w:rPr>
        <w:t>E</w:t>
      </w:r>
      <w:r>
        <w:rPr>
          <w:rFonts w:ascii="Arial" w:hAnsi="Arial" w:cs="Arial"/>
          <w:color w:val="000000"/>
          <w:sz w:val="36"/>
          <w:szCs w:val="36"/>
          <w:lang w:bidi="hi-IN"/>
        </w:rPr>
        <w:t>/kalaS</w:t>
      </w:r>
      <w:r w:rsidR="00665208">
        <w:rPr>
          <w:rFonts w:ascii="Arial" w:hAnsi="Arial" w:cs="Arial"/>
          <w:color w:val="000000"/>
          <w:sz w:val="36"/>
          <w:szCs w:val="36"/>
          <w:lang w:bidi="hi-IN"/>
        </w:rPr>
        <w:t>E</w:t>
      </w:r>
      <w:r>
        <w:rPr>
          <w:rFonts w:ascii="Arial" w:hAnsi="Arial" w:cs="Arial"/>
          <w:color w:val="000000"/>
          <w:sz w:val="36"/>
          <w:szCs w:val="36"/>
          <w:lang w:bidi="hi-IN"/>
        </w:rPr>
        <w:t xml:space="preserve"> mahAd</w:t>
      </w:r>
      <w:r w:rsidR="00665208">
        <w:rPr>
          <w:rFonts w:ascii="Arial" w:hAnsi="Arial" w:cs="Arial"/>
          <w:color w:val="000000"/>
          <w:sz w:val="36"/>
          <w:szCs w:val="36"/>
          <w:lang w:bidi="hi-IN"/>
        </w:rPr>
        <w:t>E</w:t>
      </w:r>
      <w:r>
        <w:rPr>
          <w:rFonts w:ascii="Arial" w:hAnsi="Arial" w:cs="Arial"/>
          <w:color w:val="000000"/>
          <w:sz w:val="36"/>
          <w:szCs w:val="36"/>
          <w:lang w:bidi="hi-IN"/>
        </w:rPr>
        <w:t xml:space="preserve">vaM dhyAyAmi | AvAhayAmi | </w:t>
      </w:r>
    </w:p>
    <w:p w14:paraId="50E6E5B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SivaM dhyAyAmi | AvAhayAmi | </w:t>
      </w:r>
      <w:r w:rsidR="00A1582D">
        <w:rPr>
          <w:rFonts w:ascii="Arial" w:hAnsi="Arial" w:cs="Arial"/>
          <w:color w:val="000000"/>
          <w:sz w:val="36"/>
          <w:szCs w:val="36"/>
          <w:lang w:bidi="hi-IN"/>
        </w:rPr>
        <w:br/>
      </w:r>
      <w:r>
        <w:rPr>
          <w:rFonts w:ascii="Arial" w:hAnsi="Arial" w:cs="Arial"/>
          <w:color w:val="000000"/>
          <w:sz w:val="36"/>
          <w:szCs w:val="36"/>
          <w:lang w:bidi="hi-IN"/>
        </w:rPr>
        <w:t xml:space="preserve">rudraM dhyAyAmi | AvAhayAmi | </w:t>
      </w:r>
    </w:p>
    <w:p w14:paraId="4508622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Sa~gkaraM dhyAyAmi | AvAhayAmi | </w:t>
      </w:r>
      <w:r w:rsidR="00A1582D">
        <w:rPr>
          <w:rFonts w:ascii="Arial" w:hAnsi="Arial" w:cs="Arial"/>
          <w:color w:val="000000"/>
          <w:sz w:val="36"/>
          <w:szCs w:val="36"/>
          <w:lang w:bidi="hi-IN"/>
        </w:rPr>
        <w:br/>
      </w:r>
      <w:r>
        <w:rPr>
          <w:rFonts w:ascii="Arial" w:hAnsi="Arial" w:cs="Arial"/>
          <w:color w:val="000000"/>
          <w:sz w:val="36"/>
          <w:szCs w:val="36"/>
          <w:lang w:bidi="hi-IN"/>
        </w:rPr>
        <w:t>nIlal</w:t>
      </w:r>
      <w:r w:rsidR="00665208">
        <w:rPr>
          <w:rFonts w:ascii="Arial" w:hAnsi="Arial" w:cs="Arial"/>
          <w:color w:val="000000"/>
          <w:sz w:val="36"/>
          <w:szCs w:val="36"/>
          <w:lang w:bidi="hi-IN"/>
        </w:rPr>
        <w:t>O</w:t>
      </w:r>
      <w:r>
        <w:rPr>
          <w:rFonts w:ascii="Arial" w:hAnsi="Arial" w:cs="Arial"/>
          <w:color w:val="000000"/>
          <w:sz w:val="36"/>
          <w:szCs w:val="36"/>
          <w:lang w:bidi="hi-IN"/>
        </w:rPr>
        <w:t xml:space="preserve">hitaM dhyAyAmi | AvAhayAmi | </w:t>
      </w:r>
    </w:p>
    <w:p w14:paraId="6DAA012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 xml:space="preserve">ISAnaM dhyAyAmi | AvAhayAmi | </w:t>
      </w:r>
      <w:r w:rsidR="00A1582D">
        <w:rPr>
          <w:rFonts w:ascii="Arial" w:hAnsi="Arial" w:cs="Arial"/>
          <w:color w:val="000000"/>
          <w:sz w:val="36"/>
          <w:szCs w:val="36"/>
          <w:lang w:bidi="hi-IN"/>
        </w:rPr>
        <w:br/>
      </w:r>
      <w:r>
        <w:rPr>
          <w:rFonts w:ascii="Arial" w:hAnsi="Arial" w:cs="Arial"/>
          <w:color w:val="000000"/>
          <w:sz w:val="36"/>
          <w:szCs w:val="36"/>
          <w:lang w:bidi="hi-IN"/>
        </w:rPr>
        <w:t xml:space="preserve">vijayaM dhyAyAmi | AvAhayAmi | </w:t>
      </w:r>
    </w:p>
    <w:p w14:paraId="2DFB1B9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BImaM dhyAyAmi | AvAhayAmi | </w:t>
      </w:r>
      <w:r w:rsidR="00A1582D">
        <w:rPr>
          <w:rFonts w:ascii="Arial" w:hAnsi="Arial" w:cs="Arial"/>
          <w:color w:val="000000"/>
          <w:sz w:val="36"/>
          <w:szCs w:val="36"/>
          <w:lang w:bidi="hi-IN"/>
        </w:rPr>
        <w:br/>
      </w:r>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vad</w:t>
      </w:r>
      <w:r w:rsidR="00665208">
        <w:rPr>
          <w:rFonts w:ascii="Arial" w:hAnsi="Arial" w:cs="Arial"/>
          <w:color w:val="000000"/>
          <w:sz w:val="36"/>
          <w:szCs w:val="36"/>
          <w:lang w:bidi="hi-IN"/>
        </w:rPr>
        <w:t>E</w:t>
      </w:r>
      <w:r>
        <w:rPr>
          <w:rFonts w:ascii="Arial" w:hAnsi="Arial" w:cs="Arial"/>
          <w:color w:val="000000"/>
          <w:sz w:val="36"/>
          <w:szCs w:val="36"/>
          <w:lang w:bidi="hi-IN"/>
        </w:rPr>
        <w:t xml:space="preserve">vaM dhyAyAmi | AvAhayAmi | </w:t>
      </w:r>
    </w:p>
    <w:p w14:paraId="155E7BC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Bav</w:t>
      </w:r>
      <w:r w:rsidR="00665208">
        <w:rPr>
          <w:rFonts w:ascii="Arial" w:hAnsi="Arial" w:cs="Arial"/>
          <w:color w:val="000000"/>
          <w:sz w:val="36"/>
          <w:szCs w:val="36"/>
          <w:lang w:bidi="hi-IN"/>
        </w:rPr>
        <w:t>O</w:t>
      </w:r>
      <w:r>
        <w:rPr>
          <w:rFonts w:ascii="Arial" w:hAnsi="Arial" w:cs="Arial"/>
          <w:color w:val="000000"/>
          <w:sz w:val="36"/>
          <w:szCs w:val="36"/>
          <w:lang w:bidi="hi-IN"/>
        </w:rPr>
        <w:t xml:space="preserve">dBavaM dhyAyAmi | AvAhayAmi | </w:t>
      </w:r>
    </w:p>
    <w:p w14:paraId="64BE2CF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AdityAtmakarudraM dhyAyAmi | AvAhayAmi | </w:t>
      </w:r>
    </w:p>
    <w:p w14:paraId="6ECF2298"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&lt;lang=eng&gt;</w:t>
      </w:r>
    </w:p>
    <w:p w14:paraId="1B6F038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w:t>
      </w:r>
      <w:r w:rsidR="002B6D3A">
        <w:rPr>
          <w:rFonts w:ascii="Arial" w:hAnsi="Arial" w:cs="Arial"/>
          <w:color w:val="000000"/>
          <w:sz w:val="36"/>
          <w:szCs w:val="36"/>
          <w:lang w:bidi="hi-IN"/>
        </w:rPr>
        <w:t>o</w:t>
      </w:r>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 S</w:t>
      </w:r>
      <w:r w:rsidR="002B6D3A">
        <w:rPr>
          <w:rFonts w:ascii="Arial" w:hAnsi="Arial" w:cs="Arial"/>
          <w:color w:val="000000"/>
          <w:sz w:val="36"/>
          <w:szCs w:val="36"/>
          <w:lang w:bidi="hi-IN"/>
        </w:rPr>
        <w:t>o</w:t>
      </w:r>
      <w:r>
        <w:rPr>
          <w:rFonts w:ascii="Arial" w:hAnsi="Arial" w:cs="Arial"/>
          <w:color w:val="000000"/>
          <w:sz w:val="36"/>
          <w:szCs w:val="36"/>
          <w:lang w:bidi="hi-IN"/>
        </w:rPr>
        <w:t>m</w:t>
      </w:r>
      <w:r w:rsidR="002B6D3A">
        <w:rPr>
          <w:rFonts w:ascii="Arial" w:hAnsi="Arial" w:cs="Arial"/>
          <w:color w:val="000000"/>
          <w:sz w:val="36"/>
          <w:szCs w:val="36"/>
          <w:lang w:bidi="hi-IN"/>
        </w:rPr>
        <w:t>e</w:t>
      </w:r>
      <w:r>
        <w:rPr>
          <w:rFonts w:ascii="Arial" w:hAnsi="Arial" w:cs="Arial"/>
          <w:color w:val="000000"/>
          <w:sz w:val="36"/>
          <w:szCs w:val="36"/>
          <w:lang w:bidi="hi-IN"/>
        </w:rPr>
        <w:t xml:space="preserve"> </w:t>
      </w:r>
      <w:r w:rsidR="002B6D3A">
        <w:rPr>
          <w:rFonts w:ascii="Arial" w:hAnsi="Arial" w:cs="Arial"/>
          <w:color w:val="000000"/>
          <w:sz w:val="36"/>
          <w:szCs w:val="36"/>
          <w:lang w:bidi="hi-IN"/>
        </w:rPr>
        <w:t>o</w:t>
      </w:r>
      <w:r>
        <w:rPr>
          <w:rFonts w:ascii="Arial" w:hAnsi="Arial" w:cs="Arial"/>
          <w:color w:val="000000"/>
          <w:sz w:val="36"/>
          <w:szCs w:val="36"/>
          <w:lang w:bidi="hi-IN"/>
        </w:rPr>
        <w:t>f th</w:t>
      </w:r>
      <w:r w:rsidR="002B6D3A">
        <w:rPr>
          <w:rFonts w:ascii="Arial" w:hAnsi="Arial" w:cs="Arial"/>
          <w:color w:val="000000"/>
          <w:sz w:val="36"/>
          <w:szCs w:val="36"/>
          <w:lang w:bidi="hi-IN"/>
        </w:rPr>
        <w:t>e</w:t>
      </w:r>
      <w:r>
        <w:rPr>
          <w:rFonts w:ascii="Arial" w:hAnsi="Arial" w:cs="Arial"/>
          <w:color w:val="000000"/>
          <w:sz w:val="36"/>
          <w:szCs w:val="36"/>
          <w:lang w:bidi="hi-IN"/>
        </w:rPr>
        <w:t xml:space="preserve"> Aavahana mantras ar</w:t>
      </w:r>
      <w:r w:rsidR="002B6D3A">
        <w:rPr>
          <w:rFonts w:ascii="Arial" w:hAnsi="Arial" w:cs="Arial"/>
          <w:color w:val="000000"/>
          <w:sz w:val="36"/>
          <w:szCs w:val="36"/>
          <w:lang w:bidi="hi-IN"/>
        </w:rPr>
        <w:t>e</w:t>
      </w:r>
      <w:r>
        <w:rPr>
          <w:rFonts w:ascii="Arial" w:hAnsi="Arial" w:cs="Arial"/>
          <w:color w:val="000000"/>
          <w:sz w:val="36"/>
          <w:szCs w:val="36"/>
          <w:lang w:bidi="hi-IN"/>
        </w:rPr>
        <w:t xml:space="preserve"> fr</w:t>
      </w:r>
      <w:r w:rsidR="002B6D3A">
        <w:rPr>
          <w:rFonts w:ascii="Arial" w:hAnsi="Arial" w:cs="Arial"/>
          <w:color w:val="000000"/>
          <w:sz w:val="36"/>
          <w:szCs w:val="36"/>
          <w:lang w:bidi="hi-IN"/>
        </w:rPr>
        <w:t>o</w:t>
      </w:r>
      <w:r>
        <w:rPr>
          <w:rFonts w:ascii="Arial" w:hAnsi="Arial" w:cs="Arial"/>
          <w:color w:val="000000"/>
          <w:sz w:val="36"/>
          <w:szCs w:val="36"/>
          <w:lang w:bidi="hi-IN"/>
        </w:rPr>
        <w:t>m Sl</w:t>
      </w:r>
      <w:r w:rsidR="002B6D3A">
        <w:rPr>
          <w:rFonts w:ascii="Arial" w:hAnsi="Arial" w:cs="Arial"/>
          <w:color w:val="000000"/>
          <w:sz w:val="36"/>
          <w:szCs w:val="36"/>
          <w:lang w:bidi="hi-IN"/>
        </w:rPr>
        <w:t>o</w:t>
      </w:r>
      <w:r>
        <w:rPr>
          <w:rFonts w:ascii="Arial" w:hAnsi="Arial" w:cs="Arial"/>
          <w:color w:val="000000"/>
          <w:sz w:val="36"/>
          <w:szCs w:val="36"/>
          <w:lang w:bidi="hi-IN"/>
        </w:rPr>
        <w:t>kas and n</w:t>
      </w:r>
      <w:r w:rsidR="002B6D3A">
        <w:rPr>
          <w:rFonts w:ascii="Arial" w:hAnsi="Arial" w:cs="Arial"/>
          <w:color w:val="000000"/>
          <w:sz w:val="36"/>
          <w:szCs w:val="36"/>
          <w:lang w:bidi="hi-IN"/>
        </w:rPr>
        <w:t>o</w:t>
      </w:r>
      <w:r>
        <w:rPr>
          <w:rFonts w:ascii="Arial" w:hAnsi="Arial" w:cs="Arial"/>
          <w:color w:val="000000"/>
          <w:sz w:val="36"/>
          <w:szCs w:val="36"/>
          <w:lang w:bidi="hi-IN"/>
        </w:rPr>
        <w:t>t fr</w:t>
      </w:r>
      <w:r w:rsidR="002B6D3A">
        <w:rPr>
          <w:rFonts w:ascii="Arial" w:hAnsi="Arial" w:cs="Arial"/>
          <w:color w:val="000000"/>
          <w:sz w:val="36"/>
          <w:szCs w:val="36"/>
          <w:lang w:bidi="hi-IN"/>
        </w:rPr>
        <w:t>o</w:t>
      </w:r>
      <w:r>
        <w:rPr>
          <w:rFonts w:ascii="Arial" w:hAnsi="Arial" w:cs="Arial"/>
          <w:color w:val="000000"/>
          <w:sz w:val="36"/>
          <w:szCs w:val="36"/>
          <w:lang w:bidi="hi-IN"/>
        </w:rPr>
        <w:t>m V</w:t>
      </w:r>
      <w:r w:rsidR="002B6D3A">
        <w:rPr>
          <w:rFonts w:ascii="Arial" w:hAnsi="Arial" w:cs="Arial"/>
          <w:color w:val="000000"/>
          <w:sz w:val="36"/>
          <w:szCs w:val="36"/>
          <w:lang w:bidi="hi-IN"/>
        </w:rPr>
        <w:t>e</w:t>
      </w:r>
      <w:r>
        <w:rPr>
          <w:rFonts w:ascii="Arial" w:hAnsi="Arial" w:cs="Arial"/>
          <w:color w:val="000000"/>
          <w:sz w:val="36"/>
          <w:szCs w:val="36"/>
          <w:lang w:bidi="hi-IN"/>
        </w:rPr>
        <w:t>das. Sch</w:t>
      </w:r>
      <w:r w:rsidR="002B6D3A">
        <w:rPr>
          <w:rFonts w:ascii="Arial" w:hAnsi="Arial" w:cs="Arial"/>
          <w:color w:val="000000"/>
          <w:sz w:val="36"/>
          <w:szCs w:val="36"/>
          <w:lang w:bidi="hi-IN"/>
        </w:rPr>
        <w:t>o</w:t>
      </w:r>
      <w:r>
        <w:rPr>
          <w:rFonts w:ascii="Arial" w:hAnsi="Arial" w:cs="Arial"/>
          <w:color w:val="000000"/>
          <w:sz w:val="36"/>
          <w:szCs w:val="36"/>
          <w:lang w:bidi="hi-IN"/>
        </w:rPr>
        <w:t>lars fr</w:t>
      </w:r>
      <w:r w:rsidR="002B6D3A">
        <w:rPr>
          <w:rFonts w:ascii="Arial" w:hAnsi="Arial" w:cs="Arial"/>
          <w:color w:val="000000"/>
          <w:sz w:val="36"/>
          <w:szCs w:val="36"/>
          <w:lang w:bidi="hi-IN"/>
        </w:rPr>
        <w:t>o</w:t>
      </w:r>
      <w:r>
        <w:rPr>
          <w:rFonts w:ascii="Arial" w:hAnsi="Arial" w:cs="Arial"/>
          <w:color w:val="000000"/>
          <w:sz w:val="36"/>
          <w:szCs w:val="36"/>
          <w:lang w:bidi="hi-IN"/>
        </w:rPr>
        <w:t>m vari</w:t>
      </w:r>
      <w:r w:rsidR="002B6D3A">
        <w:rPr>
          <w:rFonts w:ascii="Arial" w:hAnsi="Arial" w:cs="Arial"/>
          <w:color w:val="000000"/>
          <w:sz w:val="36"/>
          <w:szCs w:val="36"/>
          <w:lang w:bidi="hi-IN"/>
        </w:rPr>
        <w:t>o</w:t>
      </w:r>
      <w:r>
        <w:rPr>
          <w:rFonts w:ascii="Arial" w:hAnsi="Arial" w:cs="Arial"/>
          <w:color w:val="000000"/>
          <w:sz w:val="36"/>
          <w:szCs w:val="36"/>
          <w:lang w:bidi="hi-IN"/>
        </w:rPr>
        <w:t>us sch</w:t>
      </w:r>
      <w:r w:rsidR="002B6D3A">
        <w:rPr>
          <w:rFonts w:ascii="Arial" w:hAnsi="Arial" w:cs="Arial"/>
          <w:color w:val="000000"/>
          <w:sz w:val="36"/>
          <w:szCs w:val="36"/>
          <w:lang w:bidi="hi-IN"/>
        </w:rPr>
        <w:t>oo</w:t>
      </w:r>
      <w:r>
        <w:rPr>
          <w:rFonts w:ascii="Arial" w:hAnsi="Arial" w:cs="Arial"/>
          <w:color w:val="000000"/>
          <w:sz w:val="36"/>
          <w:szCs w:val="36"/>
          <w:lang w:bidi="hi-IN"/>
        </w:rPr>
        <w:t>ls us</w:t>
      </w:r>
      <w:r w:rsidR="002B6D3A">
        <w:rPr>
          <w:rFonts w:ascii="Arial" w:hAnsi="Arial" w:cs="Arial"/>
          <w:color w:val="000000"/>
          <w:sz w:val="36"/>
          <w:szCs w:val="36"/>
          <w:lang w:bidi="hi-IN"/>
        </w:rPr>
        <w:t>e</w:t>
      </w:r>
      <w:r>
        <w:rPr>
          <w:rFonts w:ascii="Arial" w:hAnsi="Arial" w:cs="Arial"/>
          <w:color w:val="000000"/>
          <w:sz w:val="36"/>
          <w:szCs w:val="36"/>
          <w:lang w:bidi="hi-IN"/>
        </w:rPr>
        <w:t xml:space="preserve"> diff</w:t>
      </w:r>
      <w:r w:rsidR="002B6D3A">
        <w:rPr>
          <w:rFonts w:ascii="Arial" w:hAnsi="Arial" w:cs="Arial"/>
          <w:color w:val="000000"/>
          <w:sz w:val="36"/>
          <w:szCs w:val="36"/>
          <w:lang w:bidi="hi-IN"/>
        </w:rPr>
        <w:t>e</w:t>
      </w:r>
      <w:r>
        <w:rPr>
          <w:rFonts w:ascii="Arial" w:hAnsi="Arial" w:cs="Arial"/>
          <w:color w:val="000000"/>
          <w:sz w:val="36"/>
          <w:szCs w:val="36"/>
          <w:lang w:bidi="hi-IN"/>
        </w:rPr>
        <w:t>r</w:t>
      </w:r>
      <w:r w:rsidR="002B6D3A">
        <w:rPr>
          <w:rFonts w:ascii="Arial" w:hAnsi="Arial" w:cs="Arial"/>
          <w:color w:val="000000"/>
          <w:sz w:val="36"/>
          <w:szCs w:val="36"/>
          <w:lang w:bidi="hi-IN"/>
        </w:rPr>
        <w:t>e</w:t>
      </w:r>
      <w:r>
        <w:rPr>
          <w:rFonts w:ascii="Arial" w:hAnsi="Arial" w:cs="Arial"/>
          <w:color w:val="000000"/>
          <w:sz w:val="36"/>
          <w:szCs w:val="36"/>
          <w:lang w:bidi="hi-IN"/>
        </w:rPr>
        <w:t>nt swarams. W</w:t>
      </w:r>
      <w:r w:rsidR="002B6D3A">
        <w:rPr>
          <w:rFonts w:ascii="Arial" w:hAnsi="Arial" w:cs="Arial"/>
          <w:color w:val="000000"/>
          <w:sz w:val="36"/>
          <w:szCs w:val="36"/>
          <w:lang w:bidi="hi-IN"/>
        </w:rPr>
        <w:t>e</w:t>
      </w:r>
      <w:r>
        <w:rPr>
          <w:rFonts w:ascii="Arial" w:hAnsi="Arial" w:cs="Arial"/>
          <w:color w:val="000000"/>
          <w:sz w:val="36"/>
          <w:szCs w:val="36"/>
          <w:lang w:bidi="hi-IN"/>
        </w:rPr>
        <w:t xml:space="preserve"> hav</w:t>
      </w:r>
      <w:r w:rsidR="002B6D3A">
        <w:rPr>
          <w:rFonts w:ascii="Arial" w:hAnsi="Arial" w:cs="Arial"/>
          <w:color w:val="000000"/>
          <w:sz w:val="36"/>
          <w:szCs w:val="36"/>
          <w:lang w:bidi="hi-IN"/>
        </w:rPr>
        <w:t>e</w:t>
      </w:r>
      <w:r>
        <w:rPr>
          <w:rFonts w:ascii="Arial" w:hAnsi="Arial" w:cs="Arial"/>
          <w:color w:val="000000"/>
          <w:sz w:val="36"/>
          <w:szCs w:val="36"/>
          <w:lang w:bidi="hi-IN"/>
        </w:rPr>
        <w:t xml:space="preserve"> n</w:t>
      </w:r>
      <w:r w:rsidR="002B6D3A">
        <w:rPr>
          <w:rFonts w:ascii="Arial" w:hAnsi="Arial" w:cs="Arial"/>
          <w:color w:val="000000"/>
          <w:sz w:val="36"/>
          <w:szCs w:val="36"/>
          <w:lang w:bidi="hi-IN"/>
        </w:rPr>
        <w:t>o</w:t>
      </w:r>
      <w:r>
        <w:rPr>
          <w:rFonts w:ascii="Arial" w:hAnsi="Arial" w:cs="Arial"/>
          <w:color w:val="000000"/>
          <w:sz w:val="36"/>
          <w:szCs w:val="36"/>
          <w:lang w:bidi="hi-IN"/>
        </w:rPr>
        <w:t>t pr</w:t>
      </w:r>
      <w:r w:rsidR="002B6D3A">
        <w:rPr>
          <w:rFonts w:ascii="Arial" w:hAnsi="Arial" w:cs="Arial"/>
          <w:color w:val="000000"/>
          <w:sz w:val="36"/>
          <w:szCs w:val="36"/>
          <w:lang w:bidi="hi-IN"/>
        </w:rPr>
        <w:t>o</w:t>
      </w:r>
      <w:r>
        <w:rPr>
          <w:rFonts w:ascii="Arial" w:hAnsi="Arial" w:cs="Arial"/>
          <w:color w:val="000000"/>
          <w:sz w:val="36"/>
          <w:szCs w:val="36"/>
          <w:lang w:bidi="hi-IN"/>
        </w:rPr>
        <w:t>vid</w:t>
      </w:r>
      <w:r w:rsidR="002B6D3A">
        <w:rPr>
          <w:rFonts w:ascii="Arial" w:hAnsi="Arial" w:cs="Arial"/>
          <w:color w:val="000000"/>
          <w:sz w:val="36"/>
          <w:szCs w:val="36"/>
          <w:lang w:bidi="hi-IN"/>
        </w:rPr>
        <w:t>e</w:t>
      </w:r>
      <w:r>
        <w:rPr>
          <w:rFonts w:ascii="Arial" w:hAnsi="Arial" w:cs="Arial"/>
          <w:color w:val="000000"/>
          <w:sz w:val="36"/>
          <w:szCs w:val="36"/>
          <w:lang w:bidi="hi-IN"/>
        </w:rPr>
        <w:t>d th</w:t>
      </w:r>
      <w:r w:rsidR="002B6D3A">
        <w:rPr>
          <w:rFonts w:ascii="Arial" w:hAnsi="Arial" w:cs="Arial"/>
          <w:color w:val="000000"/>
          <w:sz w:val="36"/>
          <w:szCs w:val="36"/>
          <w:lang w:bidi="hi-IN"/>
        </w:rPr>
        <w:t>e</w:t>
      </w:r>
      <w:r>
        <w:rPr>
          <w:rFonts w:ascii="Arial" w:hAnsi="Arial" w:cs="Arial"/>
          <w:color w:val="000000"/>
          <w:sz w:val="36"/>
          <w:szCs w:val="36"/>
          <w:lang w:bidi="hi-IN"/>
        </w:rPr>
        <w:t xml:space="preserve"> swarams c</w:t>
      </w:r>
      <w:r w:rsidR="002B6D3A">
        <w:rPr>
          <w:rFonts w:ascii="Arial" w:hAnsi="Arial" w:cs="Arial"/>
          <w:color w:val="000000"/>
          <w:sz w:val="36"/>
          <w:szCs w:val="36"/>
          <w:lang w:bidi="hi-IN"/>
        </w:rPr>
        <w:t>o</w:t>
      </w:r>
      <w:r>
        <w:rPr>
          <w:rFonts w:ascii="Arial" w:hAnsi="Arial" w:cs="Arial"/>
          <w:color w:val="000000"/>
          <w:sz w:val="36"/>
          <w:szCs w:val="36"/>
          <w:lang w:bidi="hi-IN"/>
        </w:rPr>
        <w:t>nsci</w:t>
      </w:r>
      <w:r w:rsidR="002B6D3A">
        <w:rPr>
          <w:rFonts w:ascii="Arial" w:hAnsi="Arial" w:cs="Arial"/>
          <w:color w:val="000000"/>
          <w:sz w:val="36"/>
          <w:szCs w:val="36"/>
          <w:lang w:bidi="hi-IN"/>
        </w:rPr>
        <w:t>o</w:t>
      </w:r>
      <w:r>
        <w:rPr>
          <w:rFonts w:ascii="Arial" w:hAnsi="Arial" w:cs="Arial"/>
          <w:color w:val="000000"/>
          <w:sz w:val="36"/>
          <w:szCs w:val="36"/>
          <w:lang w:bidi="hi-IN"/>
        </w:rPr>
        <w:t>usly. )</w:t>
      </w:r>
    </w:p>
    <w:p w14:paraId="0CE71183"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&lt;lang=def&gt;</w:t>
      </w:r>
    </w:p>
    <w:p w14:paraId="17977C4D" w14:textId="67BA0B22" w:rsidR="00D91D60" w:rsidRPr="00083FC1" w:rsidRDefault="00D91D60" w:rsidP="00D91D60">
      <w:pPr>
        <w:autoSpaceDE w:val="0"/>
        <w:autoSpaceDN w:val="0"/>
        <w:adjustRightInd w:val="0"/>
        <w:spacing w:after="0" w:line="240" w:lineRule="auto"/>
        <w:rPr>
          <w:rFonts w:ascii="Arial" w:hAnsi="Arial" w:cs="Arial"/>
          <w:b/>
          <w:bCs/>
          <w:color w:val="000000"/>
          <w:sz w:val="36"/>
          <w:szCs w:val="36"/>
          <w:lang w:bidi="hi-IN"/>
        </w:rPr>
      </w:pPr>
      <w:r w:rsidRPr="00083FC1">
        <w:rPr>
          <w:rFonts w:ascii="Arial" w:hAnsi="Arial" w:cs="Arial"/>
          <w:b/>
          <w:bCs/>
          <w:color w:val="000000"/>
          <w:sz w:val="36"/>
          <w:szCs w:val="36"/>
          <w:lang w:bidi="hi-IN"/>
        </w:rPr>
        <w:t>1</w:t>
      </w:r>
      <w:r w:rsidR="009F5B2B" w:rsidRPr="00083FC1">
        <w:rPr>
          <w:rFonts w:ascii="Arial" w:hAnsi="Arial" w:cs="Arial"/>
          <w:b/>
          <w:bCs/>
          <w:color w:val="000000"/>
          <w:sz w:val="36"/>
          <w:szCs w:val="36"/>
          <w:lang w:bidi="hi-IN"/>
        </w:rPr>
        <w:t>2</w:t>
      </w:r>
      <w:r w:rsidRPr="00083FC1">
        <w:rPr>
          <w:rFonts w:ascii="Arial" w:hAnsi="Arial" w:cs="Arial"/>
          <w:b/>
          <w:bCs/>
          <w:color w:val="000000"/>
          <w:sz w:val="36"/>
          <w:szCs w:val="36"/>
          <w:lang w:bidi="hi-IN"/>
        </w:rPr>
        <w:t>.2.2</w:t>
      </w:r>
      <w:r w:rsidRPr="00083FC1">
        <w:rPr>
          <w:rFonts w:ascii="Arial" w:hAnsi="Arial" w:cs="Arial"/>
          <w:b/>
          <w:bCs/>
          <w:color w:val="000000"/>
          <w:sz w:val="36"/>
          <w:szCs w:val="36"/>
          <w:lang w:bidi="hi-IN"/>
        </w:rPr>
        <w:tab/>
        <w:t xml:space="preserve"> mahAgaNapati AvAhanaM</w:t>
      </w:r>
    </w:p>
    <w:p w14:paraId="298841CF" w14:textId="72FE5251"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 gaqNAnA$ntvA gaqNapa#ti(gm) havAmah</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 kaqviM ka#vIqnAmu#paq-maSra#vastamaM | </w:t>
      </w:r>
    </w:p>
    <w:p w14:paraId="6B515FA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jy</w:t>
      </w:r>
      <w:r w:rsidR="00665208">
        <w:rPr>
          <w:rFonts w:ascii="Arial" w:hAnsi="Arial" w:cs="Arial"/>
          <w:color w:val="000000"/>
          <w:sz w:val="36"/>
          <w:szCs w:val="36"/>
          <w:lang w:bidi="hi-IN"/>
        </w:rPr>
        <w:t>E</w:t>
      </w:r>
      <w:r>
        <w:rPr>
          <w:rFonts w:ascii="Arial" w:hAnsi="Arial" w:cs="Arial"/>
          <w:color w:val="000000"/>
          <w:sz w:val="36"/>
          <w:szCs w:val="36"/>
          <w:lang w:bidi="hi-IN"/>
        </w:rPr>
        <w:t xml:space="preserve">qShThaqrAjaqM brahma#NAM brahmaNaspataq Ana#SSRuqNvannUqtiBi#H sIdaq sAda#naM || </w:t>
      </w:r>
    </w:p>
    <w:p w14:paraId="2BCEEE5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tatpuru#ShAya # viqdmah</w:t>
      </w:r>
      <w:r w:rsidR="00665208">
        <w:rPr>
          <w:rFonts w:ascii="Arial" w:hAnsi="Arial" w:cs="Arial"/>
          <w:color w:val="000000"/>
          <w:sz w:val="36"/>
          <w:szCs w:val="36"/>
          <w:lang w:bidi="hi-IN"/>
        </w:rPr>
        <w:t>E</w:t>
      </w:r>
      <w:r>
        <w:rPr>
          <w:rFonts w:ascii="Arial" w:hAnsi="Arial" w:cs="Arial"/>
          <w:color w:val="000000"/>
          <w:sz w:val="36"/>
          <w:szCs w:val="36"/>
          <w:lang w:bidi="hi-IN"/>
        </w:rPr>
        <w:t xml:space="preserve"># vakratuqNDAya# dhImahi | </w:t>
      </w:r>
    </w:p>
    <w:p w14:paraId="3C998E3D" w14:textId="743CC0DE"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tann</w:t>
      </w:r>
      <w:r w:rsidR="00665208">
        <w:rPr>
          <w:rFonts w:ascii="Arial" w:hAnsi="Arial" w:cs="Arial"/>
          <w:color w:val="000000"/>
          <w:sz w:val="36"/>
          <w:szCs w:val="36"/>
          <w:lang w:bidi="hi-IN"/>
        </w:rPr>
        <w:t>O</w:t>
      </w:r>
      <w:r>
        <w:rPr>
          <w:rFonts w:ascii="Arial" w:hAnsi="Arial" w:cs="Arial"/>
          <w:color w:val="000000"/>
          <w:sz w:val="36"/>
          <w:szCs w:val="36"/>
          <w:lang w:bidi="hi-IN"/>
        </w:rPr>
        <w:t># dantiH prac</w:t>
      </w:r>
      <w:r w:rsidR="00665208">
        <w:rPr>
          <w:rFonts w:ascii="Arial" w:hAnsi="Arial" w:cs="Arial"/>
          <w:color w:val="000000"/>
          <w:sz w:val="36"/>
          <w:szCs w:val="36"/>
          <w:lang w:bidi="hi-IN"/>
        </w:rPr>
        <w:t>O</w:t>
      </w:r>
      <w:r>
        <w:rPr>
          <w:rFonts w:ascii="Arial" w:hAnsi="Arial" w:cs="Arial"/>
          <w:color w:val="000000"/>
          <w:sz w:val="36"/>
          <w:szCs w:val="36"/>
          <w:lang w:bidi="hi-IN"/>
        </w:rPr>
        <w:t xml:space="preserve">qdayA$t | </w:t>
      </w:r>
      <w:r w:rsidR="00842E57">
        <w:rPr>
          <w:rFonts w:ascii="Arial" w:hAnsi="Arial" w:cs="Arial"/>
          <w:color w:val="000000"/>
          <w:sz w:val="36"/>
          <w:szCs w:val="36"/>
          <w:lang w:bidi="hi-IN"/>
        </w:rPr>
        <w:t>OM</w:t>
      </w:r>
      <w:r>
        <w:rPr>
          <w:rFonts w:ascii="Arial" w:hAnsi="Arial" w:cs="Arial"/>
          <w:color w:val="000000"/>
          <w:sz w:val="36"/>
          <w:szCs w:val="36"/>
          <w:lang w:bidi="hi-IN"/>
        </w:rPr>
        <w:t xml:space="preserve"> BUrBuvaqssuvaqr</w:t>
      </w:r>
      <w:r w:rsidR="00842E57">
        <w:rPr>
          <w:rFonts w:ascii="Arial" w:hAnsi="Arial" w:cs="Arial"/>
          <w:color w:val="000000"/>
          <w:sz w:val="36"/>
          <w:szCs w:val="36"/>
          <w:lang w:bidi="hi-IN"/>
        </w:rPr>
        <w:t>OM</w:t>
      </w:r>
      <w:r>
        <w:rPr>
          <w:rFonts w:ascii="Arial" w:hAnsi="Arial" w:cs="Arial"/>
          <w:color w:val="000000"/>
          <w:sz w:val="36"/>
          <w:szCs w:val="36"/>
          <w:lang w:bidi="hi-IN"/>
        </w:rPr>
        <w:t xml:space="preserve"> | </w:t>
      </w:r>
    </w:p>
    <w:p w14:paraId="69F29AD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asmin kuMB</w:t>
      </w:r>
      <w:r w:rsidR="00665208">
        <w:rPr>
          <w:rFonts w:ascii="Arial" w:hAnsi="Arial" w:cs="Arial"/>
          <w:color w:val="000000"/>
          <w:sz w:val="36"/>
          <w:szCs w:val="36"/>
          <w:lang w:bidi="hi-IN"/>
        </w:rPr>
        <w:t>E</w:t>
      </w:r>
      <w:r>
        <w:rPr>
          <w:rFonts w:ascii="Arial" w:hAnsi="Arial" w:cs="Arial"/>
          <w:color w:val="000000"/>
          <w:sz w:val="36"/>
          <w:szCs w:val="36"/>
          <w:lang w:bidi="hi-IN"/>
        </w:rPr>
        <w:t>/kalaS</w:t>
      </w:r>
      <w:r w:rsidR="00665208">
        <w:rPr>
          <w:rFonts w:ascii="Arial" w:hAnsi="Arial" w:cs="Arial"/>
          <w:color w:val="000000"/>
          <w:sz w:val="36"/>
          <w:szCs w:val="36"/>
          <w:lang w:bidi="hi-IN"/>
        </w:rPr>
        <w:t>E</w:t>
      </w:r>
      <w:r>
        <w:rPr>
          <w:rFonts w:ascii="Arial" w:hAnsi="Arial" w:cs="Arial"/>
          <w:color w:val="000000"/>
          <w:sz w:val="36"/>
          <w:szCs w:val="36"/>
          <w:lang w:bidi="hi-IN"/>
        </w:rPr>
        <w:t xml:space="preserve"> SrI mahAgaNapatiM dhyAyAmi | AvAhayAmi | </w:t>
      </w:r>
    </w:p>
    <w:p w14:paraId="1B2A29E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B9664ED" w14:textId="1E6B4BCC" w:rsidR="00D91D60" w:rsidRPr="00083FC1" w:rsidRDefault="00D91D60" w:rsidP="00D91D60">
      <w:pPr>
        <w:autoSpaceDE w:val="0"/>
        <w:autoSpaceDN w:val="0"/>
        <w:adjustRightInd w:val="0"/>
        <w:spacing w:after="0" w:line="240" w:lineRule="auto"/>
        <w:rPr>
          <w:rFonts w:ascii="Arial" w:hAnsi="Arial" w:cs="Arial"/>
          <w:b/>
          <w:bCs/>
          <w:color w:val="000000"/>
          <w:sz w:val="36"/>
          <w:szCs w:val="36"/>
          <w:lang w:bidi="hi-IN"/>
        </w:rPr>
      </w:pPr>
      <w:r w:rsidRPr="00083FC1">
        <w:rPr>
          <w:rFonts w:ascii="Arial" w:hAnsi="Arial" w:cs="Arial"/>
          <w:b/>
          <w:bCs/>
          <w:color w:val="000000"/>
          <w:sz w:val="36"/>
          <w:szCs w:val="36"/>
          <w:lang w:bidi="hi-IN"/>
        </w:rPr>
        <w:t>1</w:t>
      </w:r>
      <w:r w:rsidR="009F5B2B" w:rsidRPr="00083FC1">
        <w:rPr>
          <w:rFonts w:ascii="Arial" w:hAnsi="Arial" w:cs="Arial"/>
          <w:b/>
          <w:bCs/>
          <w:color w:val="000000"/>
          <w:sz w:val="36"/>
          <w:szCs w:val="36"/>
          <w:lang w:bidi="hi-IN"/>
        </w:rPr>
        <w:t>2</w:t>
      </w:r>
      <w:r w:rsidRPr="00083FC1">
        <w:rPr>
          <w:rFonts w:ascii="Arial" w:hAnsi="Arial" w:cs="Arial"/>
          <w:b/>
          <w:bCs/>
          <w:color w:val="000000"/>
          <w:sz w:val="36"/>
          <w:szCs w:val="36"/>
          <w:lang w:bidi="hi-IN"/>
        </w:rPr>
        <w:t>.2.3</w:t>
      </w:r>
      <w:r w:rsidRPr="00083FC1">
        <w:rPr>
          <w:rFonts w:ascii="Arial" w:hAnsi="Arial" w:cs="Arial"/>
          <w:b/>
          <w:bCs/>
          <w:color w:val="000000"/>
          <w:sz w:val="36"/>
          <w:szCs w:val="36"/>
          <w:lang w:bidi="hi-IN"/>
        </w:rPr>
        <w:tab/>
        <w:t xml:space="preserve"> subrahmaNya AvAhanaM</w:t>
      </w:r>
    </w:p>
    <w:p w14:paraId="13AAA20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niqGRuShvai# rasaqmAyu#taiH | kAlai rharitva#mApaqnnaiH | indrAyA#hi saqhasra#yuk | </w:t>
      </w:r>
    </w:p>
    <w:p w14:paraId="1417B148" w14:textId="33A9F1D9"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aqgni viqrBrAShTi# vasanaH | vAqyuH Sv</w:t>
      </w:r>
      <w:r w:rsidR="00665208">
        <w:rPr>
          <w:rFonts w:ascii="Arial" w:hAnsi="Arial" w:cs="Arial"/>
          <w:color w:val="000000"/>
          <w:sz w:val="36"/>
          <w:szCs w:val="36"/>
          <w:lang w:bidi="hi-IN"/>
        </w:rPr>
        <w:t>E</w:t>
      </w:r>
      <w:r>
        <w:rPr>
          <w:rFonts w:ascii="Arial" w:hAnsi="Arial" w:cs="Arial"/>
          <w:color w:val="000000"/>
          <w:sz w:val="36"/>
          <w:szCs w:val="36"/>
          <w:lang w:bidi="hi-IN"/>
        </w:rPr>
        <w:t>ta# sikadruqkaH | saqm~Mvaqthsaqr</w:t>
      </w:r>
      <w:r w:rsidR="00665208">
        <w:rPr>
          <w:rFonts w:ascii="Arial" w:hAnsi="Arial" w:cs="Arial"/>
          <w:color w:val="000000"/>
          <w:sz w:val="36"/>
          <w:szCs w:val="36"/>
          <w:lang w:bidi="hi-IN"/>
        </w:rPr>
        <w:t>O</w:t>
      </w:r>
      <w:r>
        <w:rPr>
          <w:rFonts w:ascii="Arial" w:hAnsi="Arial" w:cs="Arial"/>
          <w:color w:val="000000"/>
          <w:sz w:val="36"/>
          <w:szCs w:val="36"/>
          <w:lang w:bidi="hi-IN"/>
        </w:rPr>
        <w:t xml:space="preserve"> vi#ShUqvarNai$H | nityAqst</w:t>
      </w:r>
      <w:r w:rsidR="00665208">
        <w:rPr>
          <w:rFonts w:ascii="Arial" w:hAnsi="Arial" w:cs="Arial"/>
          <w:color w:val="000000"/>
          <w:sz w:val="36"/>
          <w:szCs w:val="36"/>
          <w:lang w:bidi="hi-IN"/>
        </w:rPr>
        <w:t>E</w:t>
      </w:r>
      <w:r>
        <w:rPr>
          <w:rFonts w:ascii="Arial" w:hAnsi="Arial" w:cs="Arial"/>
          <w:color w:val="000000"/>
          <w:sz w:val="36"/>
          <w:szCs w:val="36"/>
          <w:lang w:bidi="hi-IN"/>
        </w:rPr>
        <w:t xml:space="preserve"> &amp;nuca#rAstaqva | subrahmaNy</w:t>
      </w:r>
      <w:r w:rsidR="00665208">
        <w:rPr>
          <w:rFonts w:ascii="Arial" w:hAnsi="Arial" w:cs="Arial"/>
          <w:color w:val="000000"/>
          <w:sz w:val="36"/>
          <w:szCs w:val="36"/>
          <w:lang w:bidi="hi-IN"/>
        </w:rPr>
        <w:t>O</w:t>
      </w:r>
      <w:r>
        <w:rPr>
          <w:rFonts w:ascii="Arial" w:hAnsi="Arial" w:cs="Arial"/>
          <w:color w:val="000000"/>
          <w:sz w:val="36"/>
          <w:szCs w:val="36"/>
          <w:lang w:bidi="hi-IN"/>
        </w:rPr>
        <w:t>(gm) subrahmaNy</w:t>
      </w:r>
      <w:r w:rsidR="00665208">
        <w:rPr>
          <w:rFonts w:ascii="Arial" w:hAnsi="Arial" w:cs="Arial"/>
          <w:color w:val="000000"/>
          <w:sz w:val="36"/>
          <w:szCs w:val="36"/>
          <w:lang w:bidi="hi-IN"/>
        </w:rPr>
        <w:t>O</w:t>
      </w:r>
      <w:r>
        <w:rPr>
          <w:rFonts w:ascii="Arial" w:hAnsi="Arial" w:cs="Arial"/>
          <w:color w:val="000000"/>
          <w:sz w:val="36"/>
          <w:szCs w:val="36"/>
          <w:lang w:bidi="hi-IN"/>
        </w:rPr>
        <w:t>(gm) su#brahmaqNy</w:t>
      </w:r>
      <w:r w:rsidR="00842E57">
        <w:rPr>
          <w:rFonts w:ascii="Arial" w:hAnsi="Arial" w:cs="Arial"/>
          <w:color w:val="000000"/>
          <w:sz w:val="36"/>
          <w:szCs w:val="36"/>
          <w:lang w:bidi="hi-IN"/>
        </w:rPr>
        <w:t>OM</w:t>
      </w:r>
      <w:r>
        <w:rPr>
          <w:rFonts w:ascii="Arial" w:hAnsi="Arial" w:cs="Arial"/>
          <w:color w:val="000000"/>
          <w:sz w:val="36"/>
          <w:szCs w:val="36"/>
          <w:lang w:bidi="hi-IN"/>
        </w:rPr>
        <w:t xml:space="preserve"> | tatpuru#ShAya </w:t>
      </w:r>
      <w:r>
        <w:rPr>
          <w:rFonts w:ascii="Arial" w:hAnsi="Arial" w:cs="Arial"/>
          <w:color w:val="000000"/>
          <w:sz w:val="36"/>
          <w:szCs w:val="36"/>
          <w:lang w:bidi="hi-IN"/>
        </w:rPr>
        <w:lastRenderedPageBreak/>
        <w:t>viqdmah</w:t>
      </w:r>
      <w:r w:rsidR="00665208">
        <w:rPr>
          <w:rFonts w:ascii="Arial" w:hAnsi="Arial" w:cs="Arial"/>
          <w:color w:val="000000"/>
          <w:sz w:val="36"/>
          <w:szCs w:val="36"/>
          <w:lang w:bidi="hi-IN"/>
        </w:rPr>
        <w:t>E</w:t>
      </w:r>
      <w:r>
        <w:rPr>
          <w:rFonts w:ascii="Arial" w:hAnsi="Arial" w:cs="Arial"/>
          <w:color w:val="000000"/>
          <w:sz w:val="36"/>
          <w:szCs w:val="36"/>
          <w:lang w:bidi="hi-IN"/>
        </w:rPr>
        <w:t># mahAs</w:t>
      </w:r>
      <w:r w:rsidR="00665208">
        <w:rPr>
          <w:rFonts w:ascii="Arial" w:hAnsi="Arial" w:cs="Arial"/>
          <w:color w:val="000000"/>
          <w:sz w:val="36"/>
          <w:szCs w:val="36"/>
          <w:lang w:bidi="hi-IN"/>
        </w:rPr>
        <w:t>E</w:t>
      </w:r>
      <w:r>
        <w:rPr>
          <w:rFonts w:ascii="Arial" w:hAnsi="Arial" w:cs="Arial"/>
          <w:color w:val="000000"/>
          <w:sz w:val="36"/>
          <w:szCs w:val="36"/>
          <w:lang w:bidi="hi-IN"/>
        </w:rPr>
        <w:t>qnAya# dhImahi | tanna#H ShaNmuKaH prac</w:t>
      </w:r>
      <w:r w:rsidR="00665208">
        <w:rPr>
          <w:rFonts w:ascii="Arial" w:hAnsi="Arial" w:cs="Arial"/>
          <w:color w:val="000000"/>
          <w:sz w:val="36"/>
          <w:szCs w:val="36"/>
          <w:lang w:bidi="hi-IN"/>
        </w:rPr>
        <w:t>O</w:t>
      </w:r>
      <w:r>
        <w:rPr>
          <w:rFonts w:ascii="Arial" w:hAnsi="Arial" w:cs="Arial"/>
          <w:color w:val="000000"/>
          <w:sz w:val="36"/>
          <w:szCs w:val="36"/>
          <w:lang w:bidi="hi-IN"/>
        </w:rPr>
        <w:t xml:space="preserve">qdayA$t | </w:t>
      </w:r>
    </w:p>
    <w:p w14:paraId="6BF8C17D" w14:textId="7FFFE5AE"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BUrBuvaqssuvaqr</w:t>
      </w:r>
      <w:r>
        <w:rPr>
          <w:rFonts w:ascii="Arial" w:hAnsi="Arial" w:cs="Arial"/>
          <w:color w:val="000000"/>
          <w:sz w:val="36"/>
          <w:szCs w:val="36"/>
          <w:lang w:bidi="hi-IN"/>
        </w:rPr>
        <w:t>OM</w:t>
      </w:r>
      <w:r w:rsidR="00D91D60">
        <w:rPr>
          <w:rFonts w:ascii="Arial" w:hAnsi="Arial" w:cs="Arial"/>
          <w:color w:val="000000"/>
          <w:sz w:val="36"/>
          <w:szCs w:val="36"/>
          <w:lang w:bidi="hi-IN"/>
        </w:rPr>
        <w:t xml:space="preserve"> | asmin kuMB</w:t>
      </w:r>
      <w:r w:rsidR="00665208">
        <w:rPr>
          <w:rFonts w:ascii="Arial" w:hAnsi="Arial" w:cs="Arial"/>
          <w:color w:val="000000"/>
          <w:sz w:val="36"/>
          <w:szCs w:val="36"/>
          <w:lang w:bidi="hi-IN"/>
        </w:rPr>
        <w:t>E</w:t>
      </w:r>
      <w:r w:rsidR="00D91D60">
        <w:rPr>
          <w:rFonts w:ascii="Arial" w:hAnsi="Arial" w:cs="Arial"/>
          <w:color w:val="000000"/>
          <w:sz w:val="36"/>
          <w:szCs w:val="36"/>
          <w:lang w:bidi="hi-IN"/>
        </w:rPr>
        <w:t>/kalaS</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 vaLLid</w:t>
      </w:r>
      <w:r w:rsidR="00665208">
        <w:rPr>
          <w:rFonts w:ascii="Arial" w:hAnsi="Arial" w:cs="Arial"/>
          <w:color w:val="000000"/>
          <w:sz w:val="36"/>
          <w:szCs w:val="36"/>
          <w:lang w:bidi="hi-IN"/>
        </w:rPr>
        <w:t>E</w:t>
      </w:r>
      <w:r w:rsidR="00D91D60">
        <w:rPr>
          <w:rFonts w:ascii="Arial" w:hAnsi="Arial" w:cs="Arial"/>
          <w:color w:val="000000"/>
          <w:sz w:val="36"/>
          <w:szCs w:val="36"/>
          <w:lang w:bidi="hi-IN"/>
        </w:rPr>
        <w:t>vas</w:t>
      </w:r>
      <w:r w:rsidR="00665208">
        <w:rPr>
          <w:rFonts w:ascii="Arial" w:hAnsi="Arial" w:cs="Arial"/>
          <w:color w:val="000000"/>
          <w:sz w:val="36"/>
          <w:szCs w:val="36"/>
          <w:lang w:bidi="hi-IN"/>
        </w:rPr>
        <w:t>E</w:t>
      </w:r>
      <w:r w:rsidR="00D91D60">
        <w:rPr>
          <w:rFonts w:ascii="Arial" w:hAnsi="Arial" w:cs="Arial"/>
          <w:color w:val="000000"/>
          <w:sz w:val="36"/>
          <w:szCs w:val="36"/>
          <w:lang w:bidi="hi-IN"/>
        </w:rPr>
        <w:t>nA sam</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ta </w:t>
      </w:r>
    </w:p>
    <w:p w14:paraId="4123CA4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SrI subrahmaNyasvAminaM dhyAyAmi AvAhayAmi |</w:t>
      </w:r>
    </w:p>
    <w:p w14:paraId="1514C96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 </w:t>
      </w:r>
    </w:p>
    <w:p w14:paraId="597F8807" w14:textId="76CF9C78" w:rsidR="00D91D60" w:rsidRPr="00083FC1" w:rsidRDefault="00D91D60" w:rsidP="00D91D60">
      <w:pPr>
        <w:autoSpaceDE w:val="0"/>
        <w:autoSpaceDN w:val="0"/>
        <w:adjustRightInd w:val="0"/>
        <w:spacing w:after="0" w:line="240" w:lineRule="auto"/>
        <w:rPr>
          <w:rFonts w:ascii="Arial" w:hAnsi="Arial" w:cs="Arial"/>
          <w:b/>
          <w:bCs/>
          <w:color w:val="000000"/>
          <w:sz w:val="36"/>
          <w:szCs w:val="36"/>
          <w:lang w:bidi="hi-IN"/>
        </w:rPr>
      </w:pPr>
      <w:r w:rsidRPr="00083FC1">
        <w:rPr>
          <w:rFonts w:ascii="Arial" w:hAnsi="Arial" w:cs="Arial"/>
          <w:b/>
          <w:bCs/>
          <w:color w:val="000000"/>
          <w:sz w:val="36"/>
          <w:szCs w:val="36"/>
          <w:lang w:bidi="hi-IN"/>
        </w:rPr>
        <w:t>1</w:t>
      </w:r>
      <w:r w:rsidR="009F5B2B" w:rsidRPr="00083FC1">
        <w:rPr>
          <w:rFonts w:ascii="Arial" w:hAnsi="Arial" w:cs="Arial"/>
          <w:b/>
          <w:bCs/>
          <w:color w:val="000000"/>
          <w:sz w:val="36"/>
          <w:szCs w:val="36"/>
          <w:lang w:bidi="hi-IN"/>
        </w:rPr>
        <w:t>2</w:t>
      </w:r>
      <w:r w:rsidRPr="00083FC1">
        <w:rPr>
          <w:rFonts w:ascii="Arial" w:hAnsi="Arial" w:cs="Arial"/>
          <w:b/>
          <w:bCs/>
          <w:color w:val="000000"/>
          <w:sz w:val="36"/>
          <w:szCs w:val="36"/>
          <w:lang w:bidi="hi-IN"/>
        </w:rPr>
        <w:t>.2.4</w:t>
      </w:r>
      <w:r w:rsidRPr="00083FC1">
        <w:rPr>
          <w:rFonts w:ascii="Arial" w:hAnsi="Arial" w:cs="Arial"/>
          <w:b/>
          <w:bCs/>
          <w:color w:val="000000"/>
          <w:sz w:val="36"/>
          <w:szCs w:val="36"/>
          <w:lang w:bidi="hi-IN"/>
        </w:rPr>
        <w:tab/>
        <w:t xml:space="preserve"> durgA d</w:t>
      </w:r>
      <w:r w:rsidR="00665208" w:rsidRPr="00083FC1">
        <w:rPr>
          <w:rFonts w:ascii="Arial" w:hAnsi="Arial" w:cs="Arial"/>
          <w:b/>
          <w:bCs/>
          <w:color w:val="000000"/>
          <w:sz w:val="36"/>
          <w:szCs w:val="36"/>
          <w:lang w:bidi="hi-IN"/>
        </w:rPr>
        <w:t>E</w:t>
      </w:r>
      <w:r w:rsidRPr="00083FC1">
        <w:rPr>
          <w:rFonts w:ascii="Arial" w:hAnsi="Arial" w:cs="Arial"/>
          <w:b/>
          <w:bCs/>
          <w:color w:val="000000"/>
          <w:sz w:val="36"/>
          <w:szCs w:val="36"/>
          <w:lang w:bidi="hi-IN"/>
        </w:rPr>
        <w:t>vI AvAhanaM</w:t>
      </w:r>
    </w:p>
    <w:p w14:paraId="0C9247F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jAqtav</w:t>
      </w:r>
      <w:r w:rsidR="00665208">
        <w:rPr>
          <w:rFonts w:ascii="Arial" w:hAnsi="Arial" w:cs="Arial"/>
          <w:color w:val="000000"/>
          <w:sz w:val="36"/>
          <w:szCs w:val="36"/>
          <w:lang w:bidi="hi-IN"/>
        </w:rPr>
        <w:t>E</w:t>
      </w:r>
      <w:r>
        <w:rPr>
          <w:rFonts w:ascii="Arial" w:hAnsi="Arial" w:cs="Arial"/>
          <w:color w:val="000000"/>
          <w:sz w:val="36"/>
          <w:szCs w:val="36"/>
          <w:lang w:bidi="hi-IN"/>
        </w:rPr>
        <w:t>#das</w:t>
      </w:r>
      <w:r w:rsidR="00665208">
        <w:rPr>
          <w:rFonts w:ascii="Arial" w:hAnsi="Arial" w:cs="Arial"/>
          <w:color w:val="000000"/>
          <w:sz w:val="36"/>
          <w:szCs w:val="36"/>
          <w:lang w:bidi="hi-IN"/>
        </w:rPr>
        <w:t>E</w:t>
      </w:r>
      <w:r>
        <w:rPr>
          <w:rFonts w:ascii="Arial" w:hAnsi="Arial" w:cs="Arial"/>
          <w:color w:val="000000"/>
          <w:sz w:val="36"/>
          <w:szCs w:val="36"/>
          <w:lang w:bidi="hi-IN"/>
        </w:rPr>
        <w:t xml:space="preserve"> sunavAmaq s</w:t>
      </w:r>
      <w:r w:rsidR="00665208">
        <w:rPr>
          <w:rFonts w:ascii="Arial" w:hAnsi="Arial" w:cs="Arial"/>
          <w:color w:val="000000"/>
          <w:sz w:val="36"/>
          <w:szCs w:val="36"/>
          <w:lang w:bidi="hi-IN"/>
        </w:rPr>
        <w:t>O</w:t>
      </w:r>
      <w:r>
        <w:rPr>
          <w:rFonts w:ascii="Arial" w:hAnsi="Arial" w:cs="Arial"/>
          <w:color w:val="000000"/>
          <w:sz w:val="36"/>
          <w:szCs w:val="36"/>
          <w:lang w:bidi="hi-IN"/>
        </w:rPr>
        <w:t>ma# marAtIyaqt</w:t>
      </w:r>
      <w:r w:rsidR="00665208">
        <w:rPr>
          <w:rFonts w:ascii="Arial" w:hAnsi="Arial" w:cs="Arial"/>
          <w:color w:val="000000"/>
          <w:sz w:val="36"/>
          <w:szCs w:val="36"/>
          <w:lang w:bidi="hi-IN"/>
        </w:rPr>
        <w:t>O</w:t>
      </w:r>
      <w:r>
        <w:rPr>
          <w:rFonts w:ascii="Arial" w:hAnsi="Arial" w:cs="Arial"/>
          <w:color w:val="000000"/>
          <w:sz w:val="36"/>
          <w:szCs w:val="36"/>
          <w:lang w:bidi="hi-IN"/>
        </w:rPr>
        <w:t xml:space="preserve"> nida#hAtiq v</w:t>
      </w:r>
      <w:r w:rsidR="00665208">
        <w:rPr>
          <w:rFonts w:ascii="Arial" w:hAnsi="Arial" w:cs="Arial"/>
          <w:color w:val="000000"/>
          <w:sz w:val="36"/>
          <w:szCs w:val="36"/>
          <w:lang w:bidi="hi-IN"/>
        </w:rPr>
        <w:t>E</w:t>
      </w:r>
      <w:r>
        <w:rPr>
          <w:rFonts w:ascii="Arial" w:hAnsi="Arial" w:cs="Arial"/>
          <w:color w:val="000000"/>
          <w:sz w:val="36"/>
          <w:szCs w:val="36"/>
          <w:lang w:bidi="hi-IN"/>
        </w:rPr>
        <w:t xml:space="preserve">da#H | </w:t>
      </w:r>
    </w:p>
    <w:p w14:paraId="62DEA26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gramStart"/>
      <w:r>
        <w:rPr>
          <w:rFonts w:ascii="Arial" w:hAnsi="Arial" w:cs="Arial"/>
          <w:color w:val="000000"/>
          <w:sz w:val="36"/>
          <w:szCs w:val="36"/>
          <w:lang w:bidi="hi-IN"/>
        </w:rPr>
        <w:t>sana#</w:t>
      </w:r>
      <w:proofErr w:type="gramEnd"/>
      <w:r>
        <w:rPr>
          <w:rFonts w:ascii="Arial" w:hAnsi="Arial" w:cs="Arial"/>
          <w:color w:val="000000"/>
          <w:sz w:val="36"/>
          <w:szCs w:val="36"/>
          <w:lang w:bidi="hi-IN"/>
        </w:rPr>
        <w:t>H par.Shadaqti# duqrgANiq viSvA# nAqv</w:t>
      </w:r>
      <w:r w:rsidR="00665208">
        <w:rPr>
          <w:rFonts w:ascii="Arial" w:hAnsi="Arial" w:cs="Arial"/>
          <w:color w:val="000000"/>
          <w:sz w:val="36"/>
          <w:szCs w:val="36"/>
          <w:lang w:bidi="hi-IN"/>
        </w:rPr>
        <w:t>E</w:t>
      </w:r>
      <w:r>
        <w:rPr>
          <w:rFonts w:ascii="Arial" w:hAnsi="Arial" w:cs="Arial"/>
          <w:color w:val="000000"/>
          <w:sz w:val="36"/>
          <w:szCs w:val="36"/>
          <w:lang w:bidi="hi-IN"/>
        </w:rPr>
        <w:t xml:space="preserve">vaq sindhu#M duriqtAtyaqgniH | </w:t>
      </w:r>
    </w:p>
    <w:p w14:paraId="1208DF3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kAqtyAqyaqnAya# viqdmah</w:t>
      </w:r>
      <w:r w:rsidR="00665208">
        <w:rPr>
          <w:rFonts w:ascii="Arial" w:hAnsi="Arial" w:cs="Arial"/>
          <w:color w:val="000000"/>
          <w:sz w:val="36"/>
          <w:szCs w:val="36"/>
          <w:lang w:bidi="hi-IN"/>
        </w:rPr>
        <w:t>E</w:t>
      </w:r>
      <w:r>
        <w:rPr>
          <w:rFonts w:ascii="Arial" w:hAnsi="Arial" w:cs="Arial"/>
          <w:color w:val="000000"/>
          <w:sz w:val="36"/>
          <w:szCs w:val="36"/>
          <w:lang w:bidi="hi-IN"/>
        </w:rPr>
        <w:t># kanyakuqmAri# dhImahi | tann</w:t>
      </w:r>
      <w:r w:rsidR="00665208">
        <w:rPr>
          <w:rFonts w:ascii="Arial" w:hAnsi="Arial" w:cs="Arial"/>
          <w:color w:val="000000"/>
          <w:sz w:val="36"/>
          <w:szCs w:val="36"/>
          <w:lang w:bidi="hi-IN"/>
        </w:rPr>
        <w:t>O</w:t>
      </w:r>
      <w:r>
        <w:rPr>
          <w:rFonts w:ascii="Arial" w:hAnsi="Arial" w:cs="Arial"/>
          <w:color w:val="000000"/>
          <w:sz w:val="36"/>
          <w:szCs w:val="36"/>
          <w:lang w:bidi="hi-IN"/>
        </w:rPr>
        <w:t># durgiH prac</w:t>
      </w:r>
      <w:r w:rsidR="00665208">
        <w:rPr>
          <w:rFonts w:ascii="Arial" w:hAnsi="Arial" w:cs="Arial"/>
          <w:color w:val="000000"/>
          <w:sz w:val="36"/>
          <w:szCs w:val="36"/>
          <w:lang w:bidi="hi-IN"/>
        </w:rPr>
        <w:t>O</w:t>
      </w:r>
      <w:r>
        <w:rPr>
          <w:rFonts w:ascii="Arial" w:hAnsi="Arial" w:cs="Arial"/>
          <w:color w:val="000000"/>
          <w:sz w:val="36"/>
          <w:szCs w:val="36"/>
          <w:lang w:bidi="hi-IN"/>
        </w:rPr>
        <w:t xml:space="preserve">qdayA$t | </w:t>
      </w:r>
    </w:p>
    <w:p w14:paraId="79686213" w14:textId="0B3C49AD"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BUrBuvaqssuvaqr</w:t>
      </w:r>
      <w:r>
        <w:rPr>
          <w:rFonts w:ascii="Arial" w:hAnsi="Arial" w:cs="Arial"/>
          <w:color w:val="000000"/>
          <w:sz w:val="36"/>
          <w:szCs w:val="36"/>
          <w:lang w:bidi="hi-IN"/>
        </w:rPr>
        <w:t>OM</w:t>
      </w:r>
      <w:r w:rsidR="00D91D60">
        <w:rPr>
          <w:rFonts w:ascii="Arial" w:hAnsi="Arial" w:cs="Arial"/>
          <w:color w:val="000000"/>
          <w:sz w:val="36"/>
          <w:szCs w:val="36"/>
          <w:lang w:bidi="hi-IN"/>
        </w:rPr>
        <w:t xml:space="preserve"> | asmin kuMB</w:t>
      </w:r>
      <w:r w:rsidR="00665208">
        <w:rPr>
          <w:rFonts w:ascii="Arial" w:hAnsi="Arial" w:cs="Arial"/>
          <w:color w:val="000000"/>
          <w:sz w:val="36"/>
          <w:szCs w:val="36"/>
          <w:lang w:bidi="hi-IN"/>
        </w:rPr>
        <w:t>E</w:t>
      </w:r>
      <w:r w:rsidR="00D91D60">
        <w:rPr>
          <w:rFonts w:ascii="Arial" w:hAnsi="Arial" w:cs="Arial"/>
          <w:color w:val="000000"/>
          <w:sz w:val="36"/>
          <w:szCs w:val="36"/>
          <w:lang w:bidi="hi-IN"/>
        </w:rPr>
        <w:t>/kalaS</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 SrI durgAd</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vIM/abiMkAM dhyAyAmi | AvAhayAmi | </w:t>
      </w:r>
    </w:p>
    <w:p w14:paraId="348760F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8A003DA" w14:textId="7E107A91" w:rsidR="00D91D60" w:rsidRPr="00083FC1" w:rsidRDefault="00D91D60" w:rsidP="00D91D60">
      <w:pPr>
        <w:autoSpaceDE w:val="0"/>
        <w:autoSpaceDN w:val="0"/>
        <w:adjustRightInd w:val="0"/>
        <w:spacing w:after="0" w:line="240" w:lineRule="auto"/>
        <w:rPr>
          <w:rFonts w:ascii="Arial" w:hAnsi="Arial" w:cs="Arial"/>
          <w:b/>
          <w:bCs/>
          <w:color w:val="000000"/>
          <w:sz w:val="36"/>
          <w:szCs w:val="36"/>
          <w:lang w:bidi="hi-IN"/>
        </w:rPr>
      </w:pPr>
      <w:r w:rsidRPr="00083FC1">
        <w:rPr>
          <w:rFonts w:ascii="Arial" w:hAnsi="Arial" w:cs="Arial"/>
          <w:b/>
          <w:bCs/>
          <w:color w:val="000000"/>
          <w:sz w:val="36"/>
          <w:szCs w:val="36"/>
          <w:lang w:bidi="hi-IN"/>
        </w:rPr>
        <w:t>1</w:t>
      </w:r>
      <w:r w:rsidR="009F5B2B" w:rsidRPr="00083FC1">
        <w:rPr>
          <w:rFonts w:ascii="Arial" w:hAnsi="Arial" w:cs="Arial"/>
          <w:b/>
          <w:bCs/>
          <w:color w:val="000000"/>
          <w:sz w:val="36"/>
          <w:szCs w:val="36"/>
          <w:lang w:bidi="hi-IN"/>
        </w:rPr>
        <w:t>2</w:t>
      </w:r>
      <w:r w:rsidRPr="00083FC1">
        <w:rPr>
          <w:rFonts w:ascii="Arial" w:hAnsi="Arial" w:cs="Arial"/>
          <w:b/>
          <w:bCs/>
          <w:color w:val="000000"/>
          <w:sz w:val="36"/>
          <w:szCs w:val="36"/>
          <w:lang w:bidi="hi-IN"/>
        </w:rPr>
        <w:t>.2.5</w:t>
      </w:r>
      <w:r w:rsidRPr="00083FC1">
        <w:rPr>
          <w:rFonts w:ascii="Arial" w:hAnsi="Arial" w:cs="Arial"/>
          <w:b/>
          <w:bCs/>
          <w:color w:val="000000"/>
          <w:sz w:val="36"/>
          <w:szCs w:val="36"/>
          <w:lang w:bidi="hi-IN"/>
        </w:rPr>
        <w:tab/>
        <w:t xml:space="preserve"> mahAviShNu AvAhanaM</w:t>
      </w:r>
    </w:p>
    <w:p w14:paraId="3DC0A26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saqhasra#SIrShAq puru#ShaH | saqhaqsrAqkShaH saqhasra#pAt | sa BUmi#M ~MviqSvat</w:t>
      </w:r>
      <w:r w:rsidR="00665208">
        <w:rPr>
          <w:rFonts w:ascii="Arial" w:hAnsi="Arial" w:cs="Arial"/>
          <w:color w:val="000000"/>
          <w:sz w:val="36"/>
          <w:szCs w:val="36"/>
          <w:lang w:bidi="hi-IN"/>
        </w:rPr>
        <w:t>O</w:t>
      </w:r>
      <w:r>
        <w:rPr>
          <w:rFonts w:ascii="Arial" w:hAnsi="Arial" w:cs="Arial"/>
          <w:color w:val="000000"/>
          <w:sz w:val="36"/>
          <w:szCs w:val="36"/>
          <w:lang w:bidi="hi-IN"/>
        </w:rPr>
        <w:t xml:space="preserve"># vRuqtvA | atya#tiShThaddaSA~gguqlaM | </w:t>
      </w:r>
    </w:p>
    <w:p w14:paraId="22232BF3" w14:textId="230F75F3"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nAqrAqyaqNAya# viqdmah</w:t>
      </w:r>
      <w:r w:rsidR="00665208">
        <w:rPr>
          <w:rFonts w:ascii="Arial" w:hAnsi="Arial" w:cs="Arial"/>
          <w:color w:val="000000"/>
          <w:sz w:val="36"/>
          <w:szCs w:val="36"/>
          <w:lang w:bidi="hi-IN"/>
        </w:rPr>
        <w:t>E</w:t>
      </w:r>
      <w:r>
        <w:rPr>
          <w:rFonts w:ascii="Arial" w:hAnsi="Arial" w:cs="Arial"/>
          <w:color w:val="000000"/>
          <w:sz w:val="36"/>
          <w:szCs w:val="36"/>
          <w:lang w:bidi="hi-IN"/>
        </w:rPr>
        <w:t># vAsud</w:t>
      </w:r>
      <w:r w:rsidR="00665208">
        <w:rPr>
          <w:rFonts w:ascii="Arial" w:hAnsi="Arial" w:cs="Arial"/>
          <w:color w:val="000000"/>
          <w:sz w:val="36"/>
          <w:szCs w:val="36"/>
          <w:lang w:bidi="hi-IN"/>
        </w:rPr>
        <w:t>E</w:t>
      </w:r>
      <w:r>
        <w:rPr>
          <w:rFonts w:ascii="Arial" w:hAnsi="Arial" w:cs="Arial"/>
          <w:color w:val="000000"/>
          <w:sz w:val="36"/>
          <w:szCs w:val="36"/>
          <w:lang w:bidi="hi-IN"/>
        </w:rPr>
        <w:t>qvAya# dhImahi | tann</w:t>
      </w:r>
      <w:r w:rsidR="00665208">
        <w:rPr>
          <w:rFonts w:ascii="Arial" w:hAnsi="Arial" w:cs="Arial"/>
          <w:color w:val="000000"/>
          <w:sz w:val="36"/>
          <w:szCs w:val="36"/>
          <w:lang w:bidi="hi-IN"/>
        </w:rPr>
        <w:t>O</w:t>
      </w:r>
      <w:r>
        <w:rPr>
          <w:rFonts w:ascii="Arial" w:hAnsi="Arial" w:cs="Arial"/>
          <w:color w:val="000000"/>
          <w:sz w:val="36"/>
          <w:szCs w:val="36"/>
          <w:lang w:bidi="hi-IN"/>
        </w:rPr>
        <w:t># viShNuH prac</w:t>
      </w:r>
      <w:r w:rsidR="00665208">
        <w:rPr>
          <w:rFonts w:ascii="Arial" w:hAnsi="Arial" w:cs="Arial"/>
          <w:color w:val="000000"/>
          <w:sz w:val="36"/>
          <w:szCs w:val="36"/>
          <w:lang w:bidi="hi-IN"/>
        </w:rPr>
        <w:t>O</w:t>
      </w:r>
      <w:r>
        <w:rPr>
          <w:rFonts w:ascii="Arial" w:hAnsi="Arial" w:cs="Arial"/>
          <w:color w:val="000000"/>
          <w:sz w:val="36"/>
          <w:szCs w:val="36"/>
          <w:lang w:bidi="hi-IN"/>
        </w:rPr>
        <w:t xml:space="preserve">qdayA$t | </w:t>
      </w:r>
      <w:r w:rsidR="00842E57">
        <w:rPr>
          <w:rFonts w:ascii="Arial" w:hAnsi="Arial" w:cs="Arial"/>
          <w:color w:val="000000"/>
          <w:sz w:val="36"/>
          <w:szCs w:val="36"/>
          <w:lang w:bidi="hi-IN"/>
        </w:rPr>
        <w:t>OM</w:t>
      </w:r>
      <w:r>
        <w:rPr>
          <w:rFonts w:ascii="Arial" w:hAnsi="Arial" w:cs="Arial"/>
          <w:color w:val="000000"/>
          <w:sz w:val="36"/>
          <w:szCs w:val="36"/>
          <w:lang w:bidi="hi-IN"/>
        </w:rPr>
        <w:t xml:space="preserve"> BUrBuvaqssuvaqr</w:t>
      </w:r>
      <w:r w:rsidR="00842E57">
        <w:rPr>
          <w:rFonts w:ascii="Arial" w:hAnsi="Arial" w:cs="Arial"/>
          <w:color w:val="000000"/>
          <w:sz w:val="36"/>
          <w:szCs w:val="36"/>
          <w:lang w:bidi="hi-IN"/>
        </w:rPr>
        <w:t>OM</w:t>
      </w:r>
      <w:r>
        <w:rPr>
          <w:rFonts w:ascii="Arial" w:hAnsi="Arial" w:cs="Arial"/>
          <w:color w:val="000000"/>
          <w:sz w:val="36"/>
          <w:szCs w:val="36"/>
          <w:lang w:bidi="hi-IN"/>
        </w:rPr>
        <w:t xml:space="preserve"> | asmin kuMB</w:t>
      </w:r>
      <w:r w:rsidR="00665208">
        <w:rPr>
          <w:rFonts w:ascii="Arial" w:hAnsi="Arial" w:cs="Arial"/>
          <w:color w:val="000000"/>
          <w:sz w:val="36"/>
          <w:szCs w:val="36"/>
          <w:lang w:bidi="hi-IN"/>
        </w:rPr>
        <w:t>E</w:t>
      </w:r>
      <w:r>
        <w:rPr>
          <w:rFonts w:ascii="Arial" w:hAnsi="Arial" w:cs="Arial"/>
          <w:color w:val="000000"/>
          <w:sz w:val="36"/>
          <w:szCs w:val="36"/>
          <w:lang w:bidi="hi-IN"/>
        </w:rPr>
        <w:t>/kalaS</w:t>
      </w:r>
      <w:r w:rsidR="00665208">
        <w:rPr>
          <w:rFonts w:ascii="Arial" w:hAnsi="Arial" w:cs="Arial"/>
          <w:color w:val="000000"/>
          <w:sz w:val="36"/>
          <w:szCs w:val="36"/>
          <w:lang w:bidi="hi-IN"/>
        </w:rPr>
        <w:t>E</w:t>
      </w:r>
      <w:r>
        <w:rPr>
          <w:rFonts w:ascii="Arial" w:hAnsi="Arial" w:cs="Arial"/>
          <w:color w:val="000000"/>
          <w:sz w:val="36"/>
          <w:szCs w:val="36"/>
          <w:lang w:bidi="hi-IN"/>
        </w:rPr>
        <w:t xml:space="preserve"> SrI BUmi sam</w:t>
      </w:r>
      <w:r w:rsidR="00665208">
        <w:rPr>
          <w:rFonts w:ascii="Arial" w:hAnsi="Arial" w:cs="Arial"/>
          <w:color w:val="000000"/>
          <w:sz w:val="36"/>
          <w:szCs w:val="36"/>
          <w:lang w:bidi="hi-IN"/>
        </w:rPr>
        <w:t>E</w:t>
      </w:r>
      <w:r>
        <w:rPr>
          <w:rFonts w:ascii="Arial" w:hAnsi="Arial" w:cs="Arial"/>
          <w:color w:val="000000"/>
          <w:sz w:val="36"/>
          <w:szCs w:val="36"/>
          <w:lang w:bidi="hi-IN"/>
        </w:rPr>
        <w:t xml:space="preserve">ta </w:t>
      </w:r>
    </w:p>
    <w:p w14:paraId="3A59DDA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SrI mahAviShNuM dhyAyAmi | AvAhayAmi | </w:t>
      </w:r>
    </w:p>
    <w:p w14:paraId="2498F10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A62D36A" w14:textId="466A67F1" w:rsidR="00D91D60" w:rsidRPr="00083FC1" w:rsidRDefault="00D91D60" w:rsidP="00D91D60">
      <w:pPr>
        <w:autoSpaceDE w:val="0"/>
        <w:autoSpaceDN w:val="0"/>
        <w:adjustRightInd w:val="0"/>
        <w:spacing w:after="0" w:line="240" w:lineRule="auto"/>
        <w:rPr>
          <w:rFonts w:ascii="Arial" w:hAnsi="Arial" w:cs="Arial"/>
          <w:b/>
          <w:bCs/>
          <w:color w:val="000000"/>
          <w:sz w:val="36"/>
          <w:szCs w:val="36"/>
          <w:lang w:bidi="hi-IN"/>
        </w:rPr>
      </w:pPr>
      <w:r w:rsidRPr="00083FC1">
        <w:rPr>
          <w:rFonts w:ascii="Arial" w:hAnsi="Arial" w:cs="Arial"/>
          <w:b/>
          <w:bCs/>
          <w:color w:val="000000"/>
          <w:sz w:val="36"/>
          <w:szCs w:val="36"/>
          <w:lang w:bidi="hi-IN"/>
        </w:rPr>
        <w:t>1</w:t>
      </w:r>
      <w:r w:rsidR="009F5B2B" w:rsidRPr="00083FC1">
        <w:rPr>
          <w:rFonts w:ascii="Arial" w:hAnsi="Arial" w:cs="Arial"/>
          <w:b/>
          <w:bCs/>
          <w:color w:val="000000"/>
          <w:sz w:val="36"/>
          <w:szCs w:val="36"/>
          <w:lang w:bidi="hi-IN"/>
        </w:rPr>
        <w:t>2</w:t>
      </w:r>
      <w:r w:rsidRPr="00083FC1">
        <w:rPr>
          <w:rFonts w:ascii="Arial" w:hAnsi="Arial" w:cs="Arial"/>
          <w:b/>
          <w:bCs/>
          <w:color w:val="000000"/>
          <w:sz w:val="36"/>
          <w:szCs w:val="36"/>
          <w:lang w:bidi="hi-IN"/>
        </w:rPr>
        <w:t>.2.6</w:t>
      </w:r>
      <w:r w:rsidRPr="00083FC1">
        <w:rPr>
          <w:rFonts w:ascii="Arial" w:hAnsi="Arial" w:cs="Arial"/>
          <w:b/>
          <w:bCs/>
          <w:color w:val="000000"/>
          <w:sz w:val="36"/>
          <w:szCs w:val="36"/>
          <w:lang w:bidi="hi-IN"/>
        </w:rPr>
        <w:tab/>
        <w:t xml:space="preserve"> mahAlakShmI AvAhanaM</w:t>
      </w:r>
    </w:p>
    <w:p w14:paraId="5C553C6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hira#NyavarNAqM hari#NIM suvaqrNara#jataqsrajAM | </w:t>
      </w:r>
    </w:p>
    <w:p w14:paraId="4CFA624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caqndrAqM hiraNma#yIM laqkShmIM jAta#v</w:t>
      </w:r>
      <w:r w:rsidR="00665208">
        <w:rPr>
          <w:rFonts w:ascii="Arial" w:hAnsi="Arial" w:cs="Arial"/>
          <w:color w:val="000000"/>
          <w:sz w:val="36"/>
          <w:szCs w:val="36"/>
          <w:lang w:bidi="hi-IN"/>
        </w:rPr>
        <w:t>E</w:t>
      </w:r>
      <w:r>
        <w:rPr>
          <w:rFonts w:ascii="Arial" w:hAnsi="Arial" w:cs="Arial"/>
          <w:color w:val="000000"/>
          <w:sz w:val="36"/>
          <w:szCs w:val="36"/>
          <w:lang w:bidi="hi-IN"/>
        </w:rPr>
        <w:t>d</w:t>
      </w:r>
      <w:r w:rsidR="00665208">
        <w:rPr>
          <w:rFonts w:ascii="Arial" w:hAnsi="Arial" w:cs="Arial"/>
          <w:color w:val="000000"/>
          <w:sz w:val="36"/>
          <w:szCs w:val="36"/>
          <w:lang w:bidi="hi-IN"/>
        </w:rPr>
        <w:t>O</w:t>
      </w:r>
      <w:r>
        <w:rPr>
          <w:rFonts w:ascii="Arial" w:hAnsi="Arial" w:cs="Arial"/>
          <w:color w:val="000000"/>
          <w:sz w:val="36"/>
          <w:szCs w:val="36"/>
          <w:lang w:bidi="hi-IN"/>
        </w:rPr>
        <w:t xml:space="preserve"> maq Ava#ha | </w:t>
      </w:r>
    </w:p>
    <w:p w14:paraId="3C982B9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maqhAqd</w:t>
      </w:r>
      <w:r w:rsidR="00665208">
        <w:rPr>
          <w:rFonts w:ascii="Arial" w:hAnsi="Arial" w:cs="Arial"/>
          <w:color w:val="000000"/>
          <w:sz w:val="36"/>
          <w:szCs w:val="36"/>
          <w:lang w:bidi="hi-IN"/>
        </w:rPr>
        <w:t>E</w:t>
      </w:r>
      <w:r>
        <w:rPr>
          <w:rFonts w:ascii="Arial" w:hAnsi="Arial" w:cs="Arial"/>
          <w:color w:val="000000"/>
          <w:sz w:val="36"/>
          <w:szCs w:val="36"/>
          <w:lang w:bidi="hi-IN"/>
        </w:rPr>
        <w:t>qvyai ca# viqdmah</w:t>
      </w:r>
      <w:r w:rsidR="00665208">
        <w:rPr>
          <w:rFonts w:ascii="Arial" w:hAnsi="Arial" w:cs="Arial"/>
          <w:color w:val="000000"/>
          <w:sz w:val="36"/>
          <w:szCs w:val="36"/>
          <w:lang w:bidi="hi-IN"/>
        </w:rPr>
        <w:t>E</w:t>
      </w:r>
      <w:r>
        <w:rPr>
          <w:rFonts w:ascii="Arial" w:hAnsi="Arial" w:cs="Arial"/>
          <w:color w:val="000000"/>
          <w:sz w:val="36"/>
          <w:szCs w:val="36"/>
          <w:lang w:bidi="hi-IN"/>
        </w:rPr>
        <w:t xml:space="preserve"># viShNupaqtnyai ca# dhImahi | </w:t>
      </w:r>
    </w:p>
    <w:p w14:paraId="34CDCAE7" w14:textId="0A5CD13F"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tann</w:t>
      </w:r>
      <w:r w:rsidR="00665208">
        <w:rPr>
          <w:rFonts w:ascii="Arial" w:hAnsi="Arial" w:cs="Arial"/>
          <w:color w:val="000000"/>
          <w:sz w:val="36"/>
          <w:szCs w:val="36"/>
          <w:lang w:bidi="hi-IN"/>
        </w:rPr>
        <w:t>O</w:t>
      </w:r>
      <w:r>
        <w:rPr>
          <w:rFonts w:ascii="Arial" w:hAnsi="Arial" w:cs="Arial"/>
          <w:color w:val="000000"/>
          <w:sz w:val="36"/>
          <w:szCs w:val="36"/>
          <w:lang w:bidi="hi-IN"/>
        </w:rPr>
        <w:t># lakShmIH prac</w:t>
      </w:r>
      <w:r w:rsidR="00665208">
        <w:rPr>
          <w:rFonts w:ascii="Arial" w:hAnsi="Arial" w:cs="Arial"/>
          <w:color w:val="000000"/>
          <w:sz w:val="36"/>
          <w:szCs w:val="36"/>
          <w:lang w:bidi="hi-IN"/>
        </w:rPr>
        <w:t>O</w:t>
      </w:r>
      <w:r>
        <w:rPr>
          <w:rFonts w:ascii="Arial" w:hAnsi="Arial" w:cs="Arial"/>
          <w:color w:val="000000"/>
          <w:sz w:val="36"/>
          <w:szCs w:val="36"/>
          <w:lang w:bidi="hi-IN"/>
        </w:rPr>
        <w:t xml:space="preserve">qdayA$t | </w:t>
      </w:r>
      <w:r w:rsidR="00842E57">
        <w:rPr>
          <w:rFonts w:ascii="Arial" w:hAnsi="Arial" w:cs="Arial"/>
          <w:color w:val="000000"/>
          <w:sz w:val="36"/>
          <w:szCs w:val="36"/>
          <w:lang w:bidi="hi-IN"/>
        </w:rPr>
        <w:t>OM</w:t>
      </w:r>
      <w:r>
        <w:rPr>
          <w:rFonts w:ascii="Arial" w:hAnsi="Arial" w:cs="Arial"/>
          <w:color w:val="000000"/>
          <w:sz w:val="36"/>
          <w:szCs w:val="36"/>
          <w:lang w:bidi="hi-IN"/>
        </w:rPr>
        <w:t xml:space="preserve"> BUrBuvaqssuvaqr</w:t>
      </w:r>
      <w:r w:rsidR="00842E57">
        <w:rPr>
          <w:rFonts w:ascii="Arial" w:hAnsi="Arial" w:cs="Arial"/>
          <w:color w:val="000000"/>
          <w:sz w:val="36"/>
          <w:szCs w:val="36"/>
          <w:lang w:bidi="hi-IN"/>
        </w:rPr>
        <w:t>OM</w:t>
      </w:r>
      <w:r>
        <w:rPr>
          <w:rFonts w:ascii="Arial" w:hAnsi="Arial" w:cs="Arial"/>
          <w:color w:val="000000"/>
          <w:sz w:val="36"/>
          <w:szCs w:val="36"/>
          <w:lang w:bidi="hi-IN"/>
        </w:rPr>
        <w:t xml:space="preserve"> | </w:t>
      </w:r>
    </w:p>
    <w:p w14:paraId="55EDC17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asmin kuMB</w:t>
      </w:r>
      <w:r w:rsidR="00665208">
        <w:rPr>
          <w:rFonts w:ascii="Arial" w:hAnsi="Arial" w:cs="Arial"/>
          <w:color w:val="000000"/>
          <w:sz w:val="36"/>
          <w:szCs w:val="36"/>
          <w:lang w:bidi="hi-IN"/>
        </w:rPr>
        <w:t>E</w:t>
      </w:r>
      <w:r>
        <w:rPr>
          <w:rFonts w:ascii="Arial" w:hAnsi="Arial" w:cs="Arial"/>
          <w:color w:val="000000"/>
          <w:sz w:val="36"/>
          <w:szCs w:val="36"/>
          <w:lang w:bidi="hi-IN"/>
        </w:rPr>
        <w:t>/kalaS</w:t>
      </w:r>
      <w:r w:rsidR="00665208">
        <w:rPr>
          <w:rFonts w:ascii="Arial" w:hAnsi="Arial" w:cs="Arial"/>
          <w:color w:val="000000"/>
          <w:sz w:val="36"/>
          <w:szCs w:val="36"/>
          <w:lang w:bidi="hi-IN"/>
        </w:rPr>
        <w:t>E</w:t>
      </w:r>
      <w:r>
        <w:rPr>
          <w:rFonts w:ascii="Arial" w:hAnsi="Arial" w:cs="Arial"/>
          <w:color w:val="000000"/>
          <w:sz w:val="36"/>
          <w:szCs w:val="36"/>
          <w:lang w:bidi="hi-IN"/>
        </w:rPr>
        <w:t xml:space="preserve"> mahAlakShmIM dhyAyAmi | AvAhayAmi | </w:t>
      </w:r>
    </w:p>
    <w:p w14:paraId="2058B99A" w14:textId="77777777" w:rsidR="00083FC1" w:rsidRDefault="00083FC1" w:rsidP="00D91D60">
      <w:pPr>
        <w:autoSpaceDE w:val="0"/>
        <w:autoSpaceDN w:val="0"/>
        <w:adjustRightInd w:val="0"/>
        <w:spacing w:after="0" w:line="240" w:lineRule="auto"/>
        <w:rPr>
          <w:rFonts w:ascii="Arial" w:hAnsi="Arial" w:cs="Arial"/>
          <w:color w:val="000000"/>
          <w:sz w:val="36"/>
          <w:szCs w:val="36"/>
          <w:lang w:bidi="hi-IN"/>
        </w:rPr>
      </w:pPr>
    </w:p>
    <w:p w14:paraId="1D24630D" w14:textId="77777777" w:rsidR="00A1582D" w:rsidRDefault="00A1582D" w:rsidP="00D91D60">
      <w:pPr>
        <w:autoSpaceDE w:val="0"/>
        <w:autoSpaceDN w:val="0"/>
        <w:adjustRightInd w:val="0"/>
        <w:spacing w:after="0" w:line="240" w:lineRule="auto"/>
        <w:rPr>
          <w:rFonts w:ascii="Arial" w:hAnsi="Arial" w:cs="Arial"/>
          <w:color w:val="000000"/>
          <w:sz w:val="36"/>
          <w:szCs w:val="36"/>
          <w:lang w:bidi="hi-IN"/>
        </w:rPr>
      </w:pPr>
    </w:p>
    <w:p w14:paraId="17F8BB9F" w14:textId="6F3F9DDA" w:rsidR="00D91D60" w:rsidRPr="00083FC1" w:rsidRDefault="00D91D60" w:rsidP="00D91D60">
      <w:pPr>
        <w:autoSpaceDE w:val="0"/>
        <w:autoSpaceDN w:val="0"/>
        <w:adjustRightInd w:val="0"/>
        <w:spacing w:after="0" w:line="240" w:lineRule="auto"/>
        <w:rPr>
          <w:rFonts w:ascii="Arial" w:hAnsi="Arial" w:cs="Arial"/>
          <w:b/>
          <w:bCs/>
          <w:color w:val="000000"/>
          <w:sz w:val="36"/>
          <w:szCs w:val="36"/>
          <w:lang w:bidi="hi-IN"/>
        </w:rPr>
      </w:pPr>
      <w:r w:rsidRPr="00083FC1">
        <w:rPr>
          <w:rFonts w:ascii="Arial" w:hAnsi="Arial" w:cs="Arial"/>
          <w:b/>
          <w:bCs/>
          <w:color w:val="000000"/>
          <w:sz w:val="36"/>
          <w:szCs w:val="36"/>
          <w:lang w:bidi="hi-IN"/>
        </w:rPr>
        <w:t>1</w:t>
      </w:r>
      <w:r w:rsidR="009F5B2B" w:rsidRPr="00083FC1">
        <w:rPr>
          <w:rFonts w:ascii="Arial" w:hAnsi="Arial" w:cs="Arial"/>
          <w:b/>
          <w:bCs/>
          <w:color w:val="000000"/>
          <w:sz w:val="36"/>
          <w:szCs w:val="36"/>
          <w:lang w:bidi="hi-IN"/>
        </w:rPr>
        <w:t>2</w:t>
      </w:r>
      <w:r w:rsidRPr="00083FC1">
        <w:rPr>
          <w:rFonts w:ascii="Arial" w:hAnsi="Arial" w:cs="Arial"/>
          <w:b/>
          <w:bCs/>
          <w:color w:val="000000"/>
          <w:sz w:val="36"/>
          <w:szCs w:val="36"/>
          <w:lang w:bidi="hi-IN"/>
        </w:rPr>
        <w:t>.2.7</w:t>
      </w:r>
      <w:r w:rsidRPr="00083FC1">
        <w:rPr>
          <w:rFonts w:ascii="Arial" w:hAnsi="Arial" w:cs="Arial"/>
          <w:b/>
          <w:bCs/>
          <w:color w:val="000000"/>
          <w:sz w:val="36"/>
          <w:szCs w:val="36"/>
          <w:lang w:bidi="hi-IN"/>
        </w:rPr>
        <w:tab/>
        <w:t xml:space="preserve"> mahAsarasvatI AvAhanaM</w:t>
      </w:r>
    </w:p>
    <w:p w14:paraId="3C428AB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praN</w:t>
      </w:r>
      <w:r w:rsidR="00665208">
        <w:rPr>
          <w:rFonts w:ascii="Arial" w:hAnsi="Arial" w:cs="Arial"/>
          <w:color w:val="000000"/>
          <w:sz w:val="36"/>
          <w:szCs w:val="36"/>
          <w:lang w:bidi="hi-IN"/>
        </w:rPr>
        <w:t>O</w:t>
      </w:r>
      <w:r>
        <w:rPr>
          <w:rFonts w:ascii="Arial" w:hAnsi="Arial" w:cs="Arial"/>
          <w:color w:val="000000"/>
          <w:sz w:val="36"/>
          <w:szCs w:val="36"/>
          <w:lang w:bidi="hi-IN"/>
        </w:rPr>
        <w:t># d</w:t>
      </w:r>
      <w:r w:rsidR="00665208">
        <w:rPr>
          <w:rFonts w:ascii="Arial" w:hAnsi="Arial" w:cs="Arial"/>
          <w:color w:val="000000"/>
          <w:sz w:val="36"/>
          <w:szCs w:val="36"/>
          <w:lang w:bidi="hi-IN"/>
        </w:rPr>
        <w:t>E</w:t>
      </w:r>
      <w:r>
        <w:rPr>
          <w:rFonts w:ascii="Arial" w:hAnsi="Arial" w:cs="Arial"/>
          <w:color w:val="000000"/>
          <w:sz w:val="36"/>
          <w:szCs w:val="36"/>
          <w:lang w:bidi="hi-IN"/>
        </w:rPr>
        <w:t>qvI sara#svatIq vAj</w:t>
      </w:r>
      <w:r w:rsidR="00665208">
        <w:rPr>
          <w:rFonts w:ascii="Arial" w:hAnsi="Arial" w:cs="Arial"/>
          <w:color w:val="000000"/>
          <w:sz w:val="36"/>
          <w:szCs w:val="36"/>
          <w:lang w:bidi="hi-IN"/>
        </w:rPr>
        <w:t>E</w:t>
      </w:r>
      <w:r>
        <w:rPr>
          <w:rFonts w:ascii="Arial" w:hAnsi="Arial" w:cs="Arial"/>
          <w:color w:val="000000"/>
          <w:sz w:val="36"/>
          <w:szCs w:val="36"/>
          <w:lang w:bidi="hi-IN"/>
        </w:rPr>
        <w:t xml:space="preserve">#Bi rvAqjinI#vati | dhIqnAma# viqtrya#vatu || </w:t>
      </w:r>
    </w:p>
    <w:p w14:paraId="5FCF908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vAgd</w:t>
      </w:r>
      <w:r w:rsidR="00665208">
        <w:rPr>
          <w:rFonts w:ascii="Arial" w:hAnsi="Arial" w:cs="Arial"/>
          <w:color w:val="000000"/>
          <w:sz w:val="36"/>
          <w:szCs w:val="36"/>
          <w:lang w:bidi="hi-IN"/>
        </w:rPr>
        <w:t>E</w:t>
      </w:r>
      <w:r>
        <w:rPr>
          <w:rFonts w:ascii="Arial" w:hAnsi="Arial" w:cs="Arial"/>
          <w:color w:val="000000"/>
          <w:sz w:val="36"/>
          <w:szCs w:val="36"/>
          <w:lang w:bidi="hi-IN"/>
        </w:rPr>
        <w:t>vyai ca vidmah</w:t>
      </w:r>
      <w:r w:rsidR="00665208">
        <w:rPr>
          <w:rFonts w:ascii="Arial" w:hAnsi="Arial" w:cs="Arial"/>
          <w:color w:val="000000"/>
          <w:sz w:val="36"/>
          <w:szCs w:val="36"/>
          <w:lang w:bidi="hi-IN"/>
        </w:rPr>
        <w:t>E</w:t>
      </w:r>
      <w:r>
        <w:rPr>
          <w:rFonts w:ascii="Arial" w:hAnsi="Arial" w:cs="Arial"/>
          <w:color w:val="000000"/>
          <w:sz w:val="36"/>
          <w:szCs w:val="36"/>
          <w:lang w:bidi="hi-IN"/>
        </w:rPr>
        <w:t xml:space="preserve"> viri~jci patnyai ca dhImahi | tann</w:t>
      </w:r>
      <w:r w:rsidR="00665208">
        <w:rPr>
          <w:rFonts w:ascii="Arial" w:hAnsi="Arial" w:cs="Arial"/>
          <w:color w:val="000000"/>
          <w:sz w:val="36"/>
          <w:szCs w:val="36"/>
          <w:lang w:bidi="hi-IN"/>
        </w:rPr>
        <w:t>O</w:t>
      </w:r>
      <w:r>
        <w:rPr>
          <w:rFonts w:ascii="Arial" w:hAnsi="Arial" w:cs="Arial"/>
          <w:color w:val="000000"/>
          <w:sz w:val="36"/>
          <w:szCs w:val="36"/>
          <w:lang w:bidi="hi-IN"/>
        </w:rPr>
        <w:t xml:space="preserve"> vANI prac</w:t>
      </w:r>
      <w:r w:rsidR="00665208">
        <w:rPr>
          <w:rFonts w:ascii="Arial" w:hAnsi="Arial" w:cs="Arial"/>
          <w:color w:val="000000"/>
          <w:sz w:val="36"/>
          <w:szCs w:val="36"/>
          <w:lang w:bidi="hi-IN"/>
        </w:rPr>
        <w:t>O</w:t>
      </w:r>
      <w:r>
        <w:rPr>
          <w:rFonts w:ascii="Arial" w:hAnsi="Arial" w:cs="Arial"/>
          <w:color w:val="000000"/>
          <w:sz w:val="36"/>
          <w:szCs w:val="36"/>
          <w:lang w:bidi="hi-IN"/>
        </w:rPr>
        <w:t>dayA$t | asmin kuMB</w:t>
      </w:r>
      <w:r w:rsidR="00665208">
        <w:rPr>
          <w:rFonts w:ascii="Arial" w:hAnsi="Arial" w:cs="Arial"/>
          <w:color w:val="000000"/>
          <w:sz w:val="36"/>
          <w:szCs w:val="36"/>
          <w:lang w:bidi="hi-IN"/>
        </w:rPr>
        <w:t>E</w:t>
      </w:r>
      <w:r>
        <w:rPr>
          <w:rFonts w:ascii="Arial" w:hAnsi="Arial" w:cs="Arial"/>
          <w:color w:val="000000"/>
          <w:sz w:val="36"/>
          <w:szCs w:val="36"/>
          <w:lang w:bidi="hi-IN"/>
        </w:rPr>
        <w:t>/kalaS</w:t>
      </w:r>
      <w:r w:rsidR="00665208">
        <w:rPr>
          <w:rFonts w:ascii="Arial" w:hAnsi="Arial" w:cs="Arial"/>
          <w:color w:val="000000"/>
          <w:sz w:val="36"/>
          <w:szCs w:val="36"/>
          <w:lang w:bidi="hi-IN"/>
        </w:rPr>
        <w:t>E</w:t>
      </w:r>
      <w:r>
        <w:rPr>
          <w:rFonts w:ascii="Arial" w:hAnsi="Arial" w:cs="Arial"/>
          <w:color w:val="000000"/>
          <w:sz w:val="36"/>
          <w:szCs w:val="36"/>
          <w:lang w:bidi="hi-IN"/>
        </w:rPr>
        <w:t xml:space="preserve"> mahAsarasvataM dhyAyAmi | AvAhayAmi | </w:t>
      </w:r>
    </w:p>
    <w:p w14:paraId="38E857E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481BA26" w14:textId="35C5353B" w:rsidR="00D91D60" w:rsidRPr="00083FC1" w:rsidRDefault="00D91D60" w:rsidP="00D91D60">
      <w:pPr>
        <w:autoSpaceDE w:val="0"/>
        <w:autoSpaceDN w:val="0"/>
        <w:adjustRightInd w:val="0"/>
        <w:spacing w:after="0" w:line="240" w:lineRule="auto"/>
        <w:rPr>
          <w:rFonts w:ascii="Arial" w:hAnsi="Arial" w:cs="Arial"/>
          <w:b/>
          <w:bCs/>
          <w:color w:val="000000"/>
          <w:sz w:val="36"/>
          <w:szCs w:val="36"/>
          <w:lang w:bidi="hi-IN"/>
        </w:rPr>
      </w:pPr>
      <w:r w:rsidRPr="00083FC1">
        <w:rPr>
          <w:rFonts w:ascii="Arial" w:hAnsi="Arial" w:cs="Arial"/>
          <w:b/>
          <w:bCs/>
          <w:color w:val="000000"/>
          <w:sz w:val="36"/>
          <w:szCs w:val="36"/>
          <w:lang w:bidi="hi-IN"/>
        </w:rPr>
        <w:t>1</w:t>
      </w:r>
      <w:r w:rsidR="009F5B2B" w:rsidRPr="00083FC1">
        <w:rPr>
          <w:rFonts w:ascii="Arial" w:hAnsi="Arial" w:cs="Arial"/>
          <w:b/>
          <w:bCs/>
          <w:color w:val="000000"/>
          <w:sz w:val="36"/>
          <w:szCs w:val="36"/>
          <w:lang w:bidi="hi-IN"/>
        </w:rPr>
        <w:t>2</w:t>
      </w:r>
      <w:r w:rsidRPr="00083FC1">
        <w:rPr>
          <w:rFonts w:ascii="Arial" w:hAnsi="Arial" w:cs="Arial"/>
          <w:b/>
          <w:bCs/>
          <w:color w:val="000000"/>
          <w:sz w:val="36"/>
          <w:szCs w:val="36"/>
          <w:lang w:bidi="hi-IN"/>
        </w:rPr>
        <w:t>.2.8</w:t>
      </w:r>
      <w:r w:rsidRPr="00083FC1">
        <w:rPr>
          <w:rFonts w:ascii="Arial" w:hAnsi="Arial" w:cs="Arial"/>
          <w:b/>
          <w:bCs/>
          <w:color w:val="000000"/>
          <w:sz w:val="36"/>
          <w:szCs w:val="36"/>
          <w:lang w:bidi="hi-IN"/>
        </w:rPr>
        <w:tab/>
        <w:t xml:space="preserve"> sadguru AvAhanaM</w:t>
      </w:r>
    </w:p>
    <w:p w14:paraId="3FCF0D3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gurav</w:t>
      </w:r>
      <w:r w:rsidR="00665208">
        <w:rPr>
          <w:rFonts w:ascii="Arial" w:hAnsi="Arial" w:cs="Arial"/>
          <w:color w:val="000000"/>
          <w:sz w:val="36"/>
          <w:szCs w:val="36"/>
          <w:lang w:bidi="hi-IN"/>
        </w:rPr>
        <w:t>E</w:t>
      </w:r>
      <w:r>
        <w:rPr>
          <w:rFonts w:ascii="Arial" w:hAnsi="Arial" w:cs="Arial"/>
          <w:color w:val="000000"/>
          <w:sz w:val="36"/>
          <w:szCs w:val="36"/>
          <w:lang w:bidi="hi-IN"/>
        </w:rPr>
        <w:t xml:space="preserve"> sarval</w:t>
      </w:r>
      <w:r w:rsidR="00665208">
        <w:rPr>
          <w:rFonts w:ascii="Arial" w:hAnsi="Arial" w:cs="Arial"/>
          <w:color w:val="000000"/>
          <w:sz w:val="36"/>
          <w:szCs w:val="36"/>
          <w:lang w:bidi="hi-IN"/>
        </w:rPr>
        <w:t>O</w:t>
      </w:r>
      <w:r>
        <w:rPr>
          <w:rFonts w:ascii="Arial" w:hAnsi="Arial" w:cs="Arial"/>
          <w:color w:val="000000"/>
          <w:sz w:val="36"/>
          <w:szCs w:val="36"/>
          <w:lang w:bidi="hi-IN"/>
        </w:rPr>
        <w:t>kAnAM BiShaj</w:t>
      </w:r>
      <w:r w:rsidR="00665208">
        <w:rPr>
          <w:rFonts w:ascii="Arial" w:hAnsi="Arial" w:cs="Arial"/>
          <w:color w:val="000000"/>
          <w:sz w:val="36"/>
          <w:szCs w:val="36"/>
          <w:lang w:bidi="hi-IN"/>
        </w:rPr>
        <w:t>E</w:t>
      </w:r>
      <w:r>
        <w:rPr>
          <w:rFonts w:ascii="Arial" w:hAnsi="Arial" w:cs="Arial"/>
          <w:color w:val="000000"/>
          <w:sz w:val="36"/>
          <w:szCs w:val="36"/>
          <w:lang w:bidi="hi-IN"/>
        </w:rPr>
        <w:t xml:space="preserve"> Bavar</w:t>
      </w:r>
      <w:r w:rsidR="00665208">
        <w:rPr>
          <w:rFonts w:ascii="Arial" w:hAnsi="Arial" w:cs="Arial"/>
          <w:color w:val="000000"/>
          <w:sz w:val="36"/>
          <w:szCs w:val="36"/>
          <w:lang w:bidi="hi-IN"/>
        </w:rPr>
        <w:t>O</w:t>
      </w:r>
      <w:r>
        <w:rPr>
          <w:rFonts w:ascii="Arial" w:hAnsi="Arial" w:cs="Arial"/>
          <w:color w:val="000000"/>
          <w:sz w:val="36"/>
          <w:szCs w:val="36"/>
          <w:lang w:bidi="hi-IN"/>
        </w:rPr>
        <w:t>giNAM | nidhay</w:t>
      </w:r>
      <w:r w:rsidR="00665208">
        <w:rPr>
          <w:rFonts w:ascii="Arial" w:hAnsi="Arial" w:cs="Arial"/>
          <w:color w:val="000000"/>
          <w:sz w:val="36"/>
          <w:szCs w:val="36"/>
          <w:lang w:bidi="hi-IN"/>
        </w:rPr>
        <w:t>E</w:t>
      </w:r>
      <w:r>
        <w:rPr>
          <w:rFonts w:ascii="Arial" w:hAnsi="Arial" w:cs="Arial"/>
          <w:color w:val="000000"/>
          <w:sz w:val="36"/>
          <w:szCs w:val="36"/>
          <w:lang w:bidi="hi-IN"/>
        </w:rPr>
        <w:t xml:space="preserve"> sarva vidyAnAM | </w:t>
      </w:r>
    </w:p>
    <w:p w14:paraId="053B90F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SrI dakShiNA mUrttay</w:t>
      </w:r>
      <w:r w:rsidR="00665208">
        <w:rPr>
          <w:rFonts w:ascii="Arial" w:hAnsi="Arial" w:cs="Arial"/>
          <w:color w:val="000000"/>
          <w:sz w:val="36"/>
          <w:szCs w:val="36"/>
          <w:lang w:bidi="hi-IN"/>
        </w:rPr>
        <w:t>E</w:t>
      </w:r>
      <w:r>
        <w:rPr>
          <w:rFonts w:ascii="Arial" w:hAnsi="Arial" w:cs="Arial"/>
          <w:color w:val="000000"/>
          <w:sz w:val="36"/>
          <w:szCs w:val="36"/>
          <w:lang w:bidi="hi-IN"/>
        </w:rPr>
        <w:t xml:space="preserve"> namaH | </w:t>
      </w:r>
    </w:p>
    <w:p w14:paraId="59340E5E" w14:textId="3F1ADA28"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gururbrahmA gururviShNuH </w:t>
      </w:r>
      <w:r w:rsidR="009D4FF5">
        <w:rPr>
          <w:rFonts w:ascii="Arial" w:hAnsi="Arial" w:cs="Arial"/>
          <w:color w:val="000000"/>
          <w:sz w:val="36"/>
          <w:szCs w:val="36"/>
          <w:lang w:bidi="hi-IN"/>
        </w:rPr>
        <w:t xml:space="preserve">| </w:t>
      </w:r>
      <w:r>
        <w:rPr>
          <w:rFonts w:ascii="Arial" w:hAnsi="Arial" w:cs="Arial"/>
          <w:color w:val="000000"/>
          <w:sz w:val="36"/>
          <w:szCs w:val="36"/>
          <w:lang w:bidi="hi-IN"/>
        </w:rPr>
        <w:t>gururd</w:t>
      </w:r>
      <w:r w:rsidR="00665208">
        <w:rPr>
          <w:rFonts w:ascii="Arial" w:hAnsi="Arial" w:cs="Arial"/>
          <w:color w:val="000000"/>
          <w:sz w:val="36"/>
          <w:szCs w:val="36"/>
          <w:lang w:bidi="hi-IN"/>
        </w:rPr>
        <w:t>E</w:t>
      </w:r>
      <w:r>
        <w:rPr>
          <w:rFonts w:ascii="Arial" w:hAnsi="Arial" w:cs="Arial"/>
          <w:color w:val="000000"/>
          <w:sz w:val="36"/>
          <w:szCs w:val="36"/>
          <w:lang w:bidi="hi-IN"/>
        </w:rPr>
        <w:t>v</w:t>
      </w:r>
      <w:r w:rsidR="00665208">
        <w:rPr>
          <w:rFonts w:ascii="Arial" w:hAnsi="Arial" w:cs="Arial"/>
          <w:color w:val="000000"/>
          <w:sz w:val="36"/>
          <w:szCs w:val="36"/>
          <w:lang w:bidi="hi-IN"/>
        </w:rPr>
        <w:t>O</w:t>
      </w:r>
      <w:r>
        <w:rPr>
          <w:rFonts w:ascii="Arial" w:hAnsi="Arial" w:cs="Arial"/>
          <w:color w:val="000000"/>
          <w:sz w:val="36"/>
          <w:szCs w:val="36"/>
          <w:lang w:bidi="hi-IN"/>
        </w:rPr>
        <w:t xml:space="preserve"> mah</w:t>
      </w:r>
      <w:r w:rsidR="00665208">
        <w:rPr>
          <w:rFonts w:ascii="Arial" w:hAnsi="Arial" w:cs="Arial"/>
          <w:color w:val="000000"/>
          <w:sz w:val="36"/>
          <w:szCs w:val="36"/>
          <w:lang w:bidi="hi-IN"/>
        </w:rPr>
        <w:t>E</w:t>
      </w:r>
      <w:r>
        <w:rPr>
          <w:rFonts w:ascii="Arial" w:hAnsi="Arial" w:cs="Arial"/>
          <w:color w:val="000000"/>
          <w:sz w:val="36"/>
          <w:szCs w:val="36"/>
          <w:lang w:bidi="hi-IN"/>
        </w:rPr>
        <w:t xml:space="preserve">SvaraH | </w:t>
      </w:r>
    </w:p>
    <w:p w14:paraId="3D181B6B" w14:textId="6A015E9D"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guru</w:t>
      </w:r>
      <w:r w:rsidR="009D4FF5">
        <w:rPr>
          <w:rFonts w:ascii="Arial" w:hAnsi="Arial" w:cs="Arial"/>
          <w:color w:val="000000"/>
          <w:sz w:val="36"/>
          <w:szCs w:val="36"/>
          <w:lang w:bidi="hi-IN"/>
        </w:rPr>
        <w:t xml:space="preserve">H </w:t>
      </w:r>
      <w:r>
        <w:rPr>
          <w:rFonts w:ascii="Arial" w:hAnsi="Arial" w:cs="Arial"/>
          <w:color w:val="000000"/>
          <w:sz w:val="36"/>
          <w:szCs w:val="36"/>
          <w:lang w:bidi="hi-IN"/>
        </w:rPr>
        <w:t xml:space="preserve">sAkShAt paraM brahmA </w:t>
      </w:r>
      <w:r w:rsidR="009D4FF5">
        <w:rPr>
          <w:rFonts w:ascii="Arial" w:hAnsi="Arial" w:cs="Arial"/>
          <w:color w:val="000000"/>
          <w:sz w:val="36"/>
          <w:szCs w:val="36"/>
          <w:lang w:bidi="hi-IN"/>
        </w:rPr>
        <w:br/>
      </w:r>
      <w:r>
        <w:rPr>
          <w:rFonts w:ascii="Arial" w:hAnsi="Arial" w:cs="Arial"/>
          <w:color w:val="000000"/>
          <w:sz w:val="36"/>
          <w:szCs w:val="36"/>
          <w:lang w:bidi="hi-IN"/>
        </w:rPr>
        <w:t>tasmai SrI gurav</w:t>
      </w:r>
      <w:r w:rsidR="00665208">
        <w:rPr>
          <w:rFonts w:ascii="Arial" w:hAnsi="Arial" w:cs="Arial"/>
          <w:color w:val="000000"/>
          <w:sz w:val="36"/>
          <w:szCs w:val="36"/>
          <w:lang w:bidi="hi-IN"/>
        </w:rPr>
        <w:t>E</w:t>
      </w:r>
      <w:r>
        <w:rPr>
          <w:rFonts w:ascii="Arial" w:hAnsi="Arial" w:cs="Arial"/>
          <w:color w:val="000000"/>
          <w:sz w:val="36"/>
          <w:szCs w:val="36"/>
          <w:lang w:bidi="hi-IN"/>
        </w:rPr>
        <w:t xml:space="preserve"> namaH || </w:t>
      </w:r>
    </w:p>
    <w:p w14:paraId="60E0A798" w14:textId="5506BECF"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gurud</w:t>
      </w:r>
      <w:r w:rsidR="00665208">
        <w:rPr>
          <w:rFonts w:ascii="Arial" w:hAnsi="Arial" w:cs="Arial"/>
          <w:color w:val="000000"/>
          <w:sz w:val="36"/>
          <w:szCs w:val="36"/>
          <w:lang w:bidi="hi-IN"/>
        </w:rPr>
        <w:t>E</w:t>
      </w:r>
      <w:r w:rsidR="00D91D60">
        <w:rPr>
          <w:rFonts w:ascii="Arial" w:hAnsi="Arial" w:cs="Arial"/>
          <w:color w:val="000000"/>
          <w:sz w:val="36"/>
          <w:szCs w:val="36"/>
          <w:lang w:bidi="hi-IN"/>
        </w:rPr>
        <w:t>vAya vidmah</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 parabrahmaN</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 dhImahi | tann</w:t>
      </w:r>
      <w:r w:rsidR="00665208">
        <w:rPr>
          <w:rFonts w:ascii="Arial" w:hAnsi="Arial" w:cs="Arial"/>
          <w:color w:val="000000"/>
          <w:sz w:val="36"/>
          <w:szCs w:val="36"/>
          <w:lang w:bidi="hi-IN"/>
        </w:rPr>
        <w:t>O</w:t>
      </w:r>
      <w:r w:rsidR="00D91D60">
        <w:rPr>
          <w:rFonts w:ascii="Arial" w:hAnsi="Arial" w:cs="Arial"/>
          <w:color w:val="000000"/>
          <w:sz w:val="36"/>
          <w:szCs w:val="36"/>
          <w:lang w:bidi="hi-IN"/>
        </w:rPr>
        <w:t xml:space="preserve"> guruH prac</w:t>
      </w:r>
      <w:r w:rsidR="00665208">
        <w:rPr>
          <w:rFonts w:ascii="Arial" w:hAnsi="Arial" w:cs="Arial"/>
          <w:color w:val="000000"/>
          <w:sz w:val="36"/>
          <w:szCs w:val="36"/>
          <w:lang w:bidi="hi-IN"/>
        </w:rPr>
        <w:t>O</w:t>
      </w:r>
      <w:r w:rsidR="00D91D60">
        <w:rPr>
          <w:rFonts w:ascii="Arial" w:hAnsi="Arial" w:cs="Arial"/>
          <w:color w:val="000000"/>
          <w:sz w:val="36"/>
          <w:szCs w:val="36"/>
          <w:lang w:bidi="hi-IN"/>
        </w:rPr>
        <w:t xml:space="preserve">dayAt | </w:t>
      </w:r>
    </w:p>
    <w:p w14:paraId="258A5640" w14:textId="41FED3BA"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BUrBuvaqssuvaqr</w:t>
      </w:r>
      <w:r>
        <w:rPr>
          <w:rFonts w:ascii="Arial" w:hAnsi="Arial" w:cs="Arial"/>
          <w:color w:val="000000"/>
          <w:sz w:val="36"/>
          <w:szCs w:val="36"/>
          <w:lang w:bidi="hi-IN"/>
        </w:rPr>
        <w:t>OM</w:t>
      </w:r>
      <w:r w:rsidR="00D91D60">
        <w:rPr>
          <w:rFonts w:ascii="Arial" w:hAnsi="Arial" w:cs="Arial"/>
          <w:color w:val="000000"/>
          <w:sz w:val="36"/>
          <w:szCs w:val="36"/>
          <w:lang w:bidi="hi-IN"/>
        </w:rPr>
        <w:t xml:space="preserve"> | asmin kuMB</w:t>
      </w:r>
      <w:r w:rsidR="00665208">
        <w:rPr>
          <w:rFonts w:ascii="Arial" w:hAnsi="Arial" w:cs="Arial"/>
          <w:color w:val="000000"/>
          <w:sz w:val="36"/>
          <w:szCs w:val="36"/>
          <w:lang w:bidi="hi-IN"/>
        </w:rPr>
        <w:t>E</w:t>
      </w:r>
      <w:r w:rsidR="00D91D60">
        <w:rPr>
          <w:rFonts w:ascii="Arial" w:hAnsi="Arial" w:cs="Arial"/>
          <w:color w:val="000000"/>
          <w:sz w:val="36"/>
          <w:szCs w:val="36"/>
          <w:lang w:bidi="hi-IN"/>
        </w:rPr>
        <w:t>/kalaS</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 sadguruM dhyAyAmi | AvAhayAmi | </w:t>
      </w:r>
    </w:p>
    <w:p w14:paraId="471B9B8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92A98C9" w14:textId="067DEA5D" w:rsidR="00D91D60" w:rsidRPr="00083FC1" w:rsidRDefault="00D91D60" w:rsidP="00D91D60">
      <w:pPr>
        <w:autoSpaceDE w:val="0"/>
        <w:autoSpaceDN w:val="0"/>
        <w:adjustRightInd w:val="0"/>
        <w:spacing w:after="0" w:line="240" w:lineRule="auto"/>
        <w:rPr>
          <w:rFonts w:ascii="Arial" w:hAnsi="Arial" w:cs="Arial"/>
          <w:b/>
          <w:bCs/>
          <w:color w:val="000000"/>
          <w:sz w:val="36"/>
          <w:szCs w:val="36"/>
          <w:lang w:bidi="hi-IN"/>
        </w:rPr>
      </w:pPr>
      <w:r w:rsidRPr="00083FC1">
        <w:rPr>
          <w:rFonts w:ascii="Arial" w:hAnsi="Arial" w:cs="Arial"/>
          <w:b/>
          <w:bCs/>
          <w:color w:val="000000"/>
          <w:sz w:val="36"/>
          <w:szCs w:val="36"/>
          <w:lang w:bidi="hi-IN"/>
        </w:rPr>
        <w:t>1</w:t>
      </w:r>
      <w:r w:rsidR="009F5B2B" w:rsidRPr="00083FC1">
        <w:rPr>
          <w:rFonts w:ascii="Arial" w:hAnsi="Arial" w:cs="Arial"/>
          <w:b/>
          <w:bCs/>
          <w:color w:val="000000"/>
          <w:sz w:val="36"/>
          <w:szCs w:val="36"/>
          <w:lang w:bidi="hi-IN"/>
        </w:rPr>
        <w:t>2</w:t>
      </w:r>
      <w:r w:rsidRPr="00083FC1">
        <w:rPr>
          <w:rFonts w:ascii="Arial" w:hAnsi="Arial" w:cs="Arial"/>
          <w:b/>
          <w:bCs/>
          <w:color w:val="000000"/>
          <w:sz w:val="36"/>
          <w:szCs w:val="36"/>
          <w:lang w:bidi="hi-IN"/>
        </w:rPr>
        <w:t>.2.9</w:t>
      </w:r>
      <w:r w:rsidRPr="00083FC1">
        <w:rPr>
          <w:rFonts w:ascii="Arial" w:hAnsi="Arial" w:cs="Arial"/>
          <w:b/>
          <w:bCs/>
          <w:color w:val="000000"/>
          <w:sz w:val="36"/>
          <w:szCs w:val="36"/>
          <w:lang w:bidi="hi-IN"/>
        </w:rPr>
        <w:tab/>
        <w:t xml:space="preserve"> annapUrNi AvAhanaM</w:t>
      </w:r>
    </w:p>
    <w:p w14:paraId="42340B7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Aqva#hantI vitanvAqnA | kuqrvAqNA cIra#-mAqtmana#H | vAsA(gm)#siq mamaq gAvaSca# | aqnnaqpAqn</w:t>
      </w:r>
      <w:r w:rsidR="00665208">
        <w:rPr>
          <w:rFonts w:ascii="Arial" w:hAnsi="Arial" w:cs="Arial"/>
          <w:color w:val="000000"/>
          <w:sz w:val="36"/>
          <w:szCs w:val="36"/>
          <w:lang w:bidi="hi-IN"/>
        </w:rPr>
        <w:t>E</w:t>
      </w:r>
      <w:r>
        <w:rPr>
          <w:rFonts w:ascii="Arial" w:hAnsi="Arial" w:cs="Arial"/>
          <w:color w:val="000000"/>
          <w:sz w:val="36"/>
          <w:szCs w:val="36"/>
          <w:lang w:bidi="hi-IN"/>
        </w:rPr>
        <w:t xml:space="preserve"> ca# sarvaqqdA | tat</w:t>
      </w:r>
      <w:r w:rsidR="00665208">
        <w:rPr>
          <w:rFonts w:ascii="Arial" w:hAnsi="Arial" w:cs="Arial"/>
          <w:color w:val="000000"/>
          <w:sz w:val="36"/>
          <w:szCs w:val="36"/>
          <w:lang w:bidi="hi-IN"/>
        </w:rPr>
        <w:t>O</w:t>
      </w:r>
      <w:r>
        <w:rPr>
          <w:rFonts w:ascii="Arial" w:hAnsi="Arial" w:cs="Arial"/>
          <w:color w:val="000000"/>
          <w:sz w:val="36"/>
          <w:szCs w:val="36"/>
          <w:lang w:bidi="hi-IN"/>
        </w:rPr>
        <w:t># m</w:t>
      </w:r>
      <w:r w:rsidR="00665208">
        <w:rPr>
          <w:rFonts w:ascii="Arial" w:hAnsi="Arial" w:cs="Arial"/>
          <w:color w:val="000000"/>
          <w:sz w:val="36"/>
          <w:szCs w:val="36"/>
          <w:lang w:bidi="hi-IN"/>
        </w:rPr>
        <w:t>E</w:t>
      </w:r>
      <w:r>
        <w:rPr>
          <w:rFonts w:ascii="Arial" w:hAnsi="Arial" w:cs="Arial"/>
          <w:color w:val="000000"/>
          <w:sz w:val="36"/>
          <w:szCs w:val="36"/>
          <w:lang w:bidi="hi-IN"/>
        </w:rPr>
        <w:t xml:space="preserve">q SriyaqmAva#ha | </w:t>
      </w:r>
    </w:p>
    <w:p w14:paraId="61A8DA20" w14:textId="2A1AF6B6"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l</w:t>
      </w:r>
      <w:r w:rsidR="00665208">
        <w:rPr>
          <w:rFonts w:ascii="Arial" w:hAnsi="Arial" w:cs="Arial"/>
          <w:color w:val="000000"/>
          <w:sz w:val="36"/>
          <w:szCs w:val="36"/>
          <w:lang w:bidi="hi-IN"/>
        </w:rPr>
        <w:t>O</w:t>
      </w:r>
      <w:r>
        <w:rPr>
          <w:rFonts w:ascii="Arial" w:hAnsi="Arial" w:cs="Arial"/>
          <w:color w:val="000000"/>
          <w:sz w:val="36"/>
          <w:szCs w:val="36"/>
          <w:lang w:bidi="hi-IN"/>
        </w:rPr>
        <w:t>qmaqSAM paqSuBi#ssa</w:t>
      </w:r>
      <w:r w:rsidR="0074154E">
        <w:rPr>
          <w:rFonts w:ascii="Arial" w:hAnsi="Arial" w:cs="Arial"/>
          <w:color w:val="000000"/>
          <w:sz w:val="36"/>
          <w:szCs w:val="36"/>
          <w:lang w:bidi="hi-IN"/>
        </w:rPr>
        <w:t>q</w:t>
      </w:r>
      <w:r>
        <w:rPr>
          <w:rFonts w:ascii="Arial" w:hAnsi="Arial" w:cs="Arial"/>
          <w:color w:val="000000"/>
          <w:sz w:val="36"/>
          <w:szCs w:val="36"/>
          <w:lang w:bidi="hi-IN"/>
        </w:rPr>
        <w:t xml:space="preserve">ha svAhA$ | </w:t>
      </w:r>
    </w:p>
    <w:p w14:paraId="25C4EE2B" w14:textId="652CC2D2"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Bagavatyai ca vidmah</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 mAh</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Svaryai ca dhImahi | </w:t>
      </w:r>
    </w:p>
    <w:p w14:paraId="0EF1BAB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tann</w:t>
      </w:r>
      <w:r w:rsidR="00665208">
        <w:rPr>
          <w:rFonts w:ascii="Arial" w:hAnsi="Arial" w:cs="Arial"/>
          <w:color w:val="000000"/>
          <w:sz w:val="36"/>
          <w:szCs w:val="36"/>
          <w:lang w:bidi="hi-IN"/>
        </w:rPr>
        <w:t>O</w:t>
      </w:r>
      <w:r>
        <w:rPr>
          <w:rFonts w:ascii="Arial" w:hAnsi="Arial" w:cs="Arial"/>
          <w:color w:val="000000"/>
          <w:sz w:val="36"/>
          <w:szCs w:val="36"/>
          <w:lang w:bidi="hi-IN"/>
        </w:rPr>
        <w:t xml:space="preserve"> annapUrNI prac</w:t>
      </w:r>
      <w:r w:rsidR="00665208">
        <w:rPr>
          <w:rFonts w:ascii="Arial" w:hAnsi="Arial" w:cs="Arial"/>
          <w:color w:val="000000"/>
          <w:sz w:val="36"/>
          <w:szCs w:val="36"/>
          <w:lang w:bidi="hi-IN"/>
        </w:rPr>
        <w:t>O</w:t>
      </w:r>
      <w:r>
        <w:rPr>
          <w:rFonts w:ascii="Arial" w:hAnsi="Arial" w:cs="Arial"/>
          <w:color w:val="000000"/>
          <w:sz w:val="36"/>
          <w:szCs w:val="36"/>
          <w:lang w:bidi="hi-IN"/>
        </w:rPr>
        <w:t xml:space="preserve">dayAt | </w:t>
      </w:r>
    </w:p>
    <w:p w14:paraId="6A94E92D" w14:textId="3EDD94B9"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BUrBuvaqssuvaqr</w:t>
      </w:r>
      <w:r>
        <w:rPr>
          <w:rFonts w:ascii="Arial" w:hAnsi="Arial" w:cs="Arial"/>
          <w:color w:val="000000"/>
          <w:sz w:val="36"/>
          <w:szCs w:val="36"/>
          <w:lang w:bidi="hi-IN"/>
        </w:rPr>
        <w:t>OM</w:t>
      </w:r>
      <w:r w:rsidR="00D91D60">
        <w:rPr>
          <w:rFonts w:ascii="Arial" w:hAnsi="Arial" w:cs="Arial"/>
          <w:color w:val="000000"/>
          <w:sz w:val="36"/>
          <w:szCs w:val="36"/>
          <w:lang w:bidi="hi-IN"/>
        </w:rPr>
        <w:t xml:space="preserve"> | asmin kuMB</w:t>
      </w:r>
      <w:r w:rsidR="00665208">
        <w:rPr>
          <w:rFonts w:ascii="Arial" w:hAnsi="Arial" w:cs="Arial"/>
          <w:color w:val="000000"/>
          <w:sz w:val="36"/>
          <w:szCs w:val="36"/>
          <w:lang w:bidi="hi-IN"/>
        </w:rPr>
        <w:t>E</w:t>
      </w:r>
      <w:r w:rsidR="00D91D60">
        <w:rPr>
          <w:rFonts w:ascii="Arial" w:hAnsi="Arial" w:cs="Arial"/>
          <w:color w:val="000000"/>
          <w:sz w:val="36"/>
          <w:szCs w:val="36"/>
          <w:lang w:bidi="hi-IN"/>
        </w:rPr>
        <w:t>/kalaS</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 annapUrNIM dhyAyAmi | AvAhayAmi | </w:t>
      </w:r>
    </w:p>
    <w:p w14:paraId="1C29E3A6" w14:textId="77777777" w:rsidR="00083FC1" w:rsidRDefault="00083FC1" w:rsidP="00D91D60">
      <w:pPr>
        <w:autoSpaceDE w:val="0"/>
        <w:autoSpaceDN w:val="0"/>
        <w:adjustRightInd w:val="0"/>
        <w:spacing w:after="0" w:line="240" w:lineRule="auto"/>
        <w:rPr>
          <w:rFonts w:ascii="Arial" w:hAnsi="Arial" w:cs="Arial"/>
          <w:color w:val="000000"/>
          <w:sz w:val="36"/>
          <w:szCs w:val="36"/>
          <w:lang w:bidi="hi-IN"/>
        </w:rPr>
      </w:pPr>
    </w:p>
    <w:p w14:paraId="537800A8" w14:textId="0B195E16" w:rsidR="00D91D60" w:rsidRPr="00083FC1" w:rsidRDefault="00D91D60" w:rsidP="00D91D60">
      <w:pPr>
        <w:autoSpaceDE w:val="0"/>
        <w:autoSpaceDN w:val="0"/>
        <w:adjustRightInd w:val="0"/>
        <w:spacing w:after="0" w:line="240" w:lineRule="auto"/>
        <w:rPr>
          <w:rFonts w:ascii="Arial" w:hAnsi="Arial" w:cs="Arial"/>
          <w:b/>
          <w:bCs/>
          <w:color w:val="000000"/>
          <w:sz w:val="36"/>
          <w:szCs w:val="36"/>
          <w:lang w:bidi="hi-IN"/>
        </w:rPr>
      </w:pPr>
      <w:r w:rsidRPr="00083FC1">
        <w:rPr>
          <w:rFonts w:ascii="Arial" w:hAnsi="Arial" w:cs="Arial"/>
          <w:b/>
          <w:bCs/>
          <w:color w:val="000000"/>
          <w:sz w:val="36"/>
          <w:szCs w:val="36"/>
          <w:lang w:bidi="hi-IN"/>
        </w:rPr>
        <w:t>1</w:t>
      </w:r>
      <w:r w:rsidR="009F5B2B" w:rsidRPr="00083FC1">
        <w:rPr>
          <w:rFonts w:ascii="Arial" w:hAnsi="Arial" w:cs="Arial"/>
          <w:b/>
          <w:bCs/>
          <w:color w:val="000000"/>
          <w:sz w:val="36"/>
          <w:szCs w:val="36"/>
          <w:lang w:bidi="hi-IN"/>
        </w:rPr>
        <w:t>2</w:t>
      </w:r>
      <w:r w:rsidRPr="00083FC1">
        <w:rPr>
          <w:rFonts w:ascii="Arial" w:hAnsi="Arial" w:cs="Arial"/>
          <w:b/>
          <w:bCs/>
          <w:color w:val="000000"/>
          <w:sz w:val="36"/>
          <w:szCs w:val="36"/>
          <w:lang w:bidi="hi-IN"/>
        </w:rPr>
        <w:t>.2.10</w:t>
      </w:r>
      <w:r w:rsidRPr="00083FC1">
        <w:rPr>
          <w:rFonts w:ascii="Arial" w:hAnsi="Arial" w:cs="Arial"/>
          <w:b/>
          <w:bCs/>
          <w:color w:val="000000"/>
          <w:sz w:val="36"/>
          <w:szCs w:val="36"/>
          <w:lang w:bidi="hi-IN"/>
        </w:rPr>
        <w:tab/>
        <w:t>SAstA AvAhanaM</w:t>
      </w:r>
    </w:p>
    <w:p w14:paraId="3DBE02F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dhAqtA vi#dhAqtA pa#raqm</w:t>
      </w:r>
      <w:r w:rsidR="00665208">
        <w:rPr>
          <w:rFonts w:ascii="Arial" w:hAnsi="Arial" w:cs="Arial"/>
          <w:color w:val="000000"/>
          <w:sz w:val="36"/>
          <w:szCs w:val="36"/>
          <w:lang w:bidi="hi-IN"/>
        </w:rPr>
        <w:t>O</w:t>
      </w:r>
      <w:r>
        <w:rPr>
          <w:rFonts w:ascii="Arial" w:hAnsi="Arial" w:cs="Arial"/>
          <w:color w:val="000000"/>
          <w:sz w:val="36"/>
          <w:szCs w:val="36"/>
          <w:lang w:bidi="hi-IN"/>
        </w:rPr>
        <w:t>ta saqndRuk praqjApa#tiH param</w:t>
      </w:r>
      <w:r w:rsidR="00665208">
        <w:rPr>
          <w:rFonts w:ascii="Arial" w:hAnsi="Arial" w:cs="Arial"/>
          <w:color w:val="000000"/>
          <w:sz w:val="36"/>
          <w:szCs w:val="36"/>
          <w:lang w:bidi="hi-IN"/>
        </w:rPr>
        <w:t>E</w:t>
      </w:r>
      <w:r>
        <w:rPr>
          <w:rFonts w:ascii="Arial" w:hAnsi="Arial" w:cs="Arial"/>
          <w:color w:val="000000"/>
          <w:sz w:val="36"/>
          <w:szCs w:val="36"/>
          <w:lang w:bidi="hi-IN"/>
        </w:rPr>
        <w:t xml:space="preserve">qShThI viqrAjA$ | </w:t>
      </w:r>
    </w:p>
    <w:p w14:paraId="3D84F16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st</w:t>
      </w:r>
      <w:r w:rsidR="00665208">
        <w:rPr>
          <w:rFonts w:ascii="Arial" w:hAnsi="Arial" w:cs="Arial"/>
          <w:color w:val="000000"/>
          <w:sz w:val="36"/>
          <w:szCs w:val="36"/>
          <w:lang w:bidi="hi-IN"/>
        </w:rPr>
        <w:t>O</w:t>
      </w:r>
      <w:r>
        <w:rPr>
          <w:rFonts w:ascii="Arial" w:hAnsi="Arial" w:cs="Arial"/>
          <w:color w:val="000000"/>
          <w:sz w:val="36"/>
          <w:szCs w:val="36"/>
          <w:lang w:bidi="hi-IN"/>
        </w:rPr>
        <w:t>mAqScandA(gm)#si niqvid</w:t>
      </w:r>
      <w:r w:rsidR="00665208">
        <w:rPr>
          <w:rFonts w:ascii="Arial" w:hAnsi="Arial" w:cs="Arial"/>
          <w:color w:val="000000"/>
          <w:sz w:val="36"/>
          <w:szCs w:val="36"/>
          <w:lang w:bidi="hi-IN"/>
        </w:rPr>
        <w:t>O</w:t>
      </w:r>
      <w:r>
        <w:rPr>
          <w:rFonts w:ascii="Arial" w:hAnsi="Arial" w:cs="Arial"/>
          <w:color w:val="000000"/>
          <w:sz w:val="36"/>
          <w:szCs w:val="36"/>
          <w:lang w:bidi="hi-IN"/>
        </w:rPr>
        <w:t>#ma Ahur</w:t>
      </w:r>
      <w:r w:rsidR="00665208">
        <w:rPr>
          <w:rFonts w:ascii="Arial" w:hAnsi="Arial" w:cs="Arial"/>
          <w:color w:val="000000"/>
          <w:sz w:val="36"/>
          <w:szCs w:val="36"/>
          <w:lang w:bidi="hi-IN"/>
        </w:rPr>
        <w:t>E</w:t>
      </w:r>
      <w:r>
        <w:rPr>
          <w:rFonts w:ascii="Arial" w:hAnsi="Arial" w:cs="Arial"/>
          <w:color w:val="000000"/>
          <w:sz w:val="36"/>
          <w:szCs w:val="36"/>
          <w:lang w:bidi="hi-IN"/>
        </w:rPr>
        <w:t xml:space="preserve">qtasmai# rAqShTra-maqBisanna#mAma | </w:t>
      </w:r>
    </w:p>
    <w:p w14:paraId="302E12A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aqByAva#rttadhvaq-mupaqm</w:t>
      </w:r>
      <w:r w:rsidR="00665208">
        <w:rPr>
          <w:rFonts w:ascii="Arial" w:hAnsi="Arial" w:cs="Arial"/>
          <w:color w:val="000000"/>
          <w:sz w:val="36"/>
          <w:szCs w:val="36"/>
          <w:lang w:bidi="hi-IN"/>
        </w:rPr>
        <w:t>E</w:t>
      </w:r>
      <w:r>
        <w:rPr>
          <w:rFonts w:ascii="Arial" w:hAnsi="Arial" w:cs="Arial"/>
          <w:color w:val="000000"/>
          <w:sz w:val="36"/>
          <w:szCs w:val="36"/>
          <w:lang w:bidi="hi-IN"/>
        </w:rPr>
        <w:t>ta#sAqkamaqya(gm) SAqstA&amp;dhi#patirv</w:t>
      </w:r>
      <w:r w:rsidR="00665208">
        <w:rPr>
          <w:rFonts w:ascii="Arial" w:hAnsi="Arial" w:cs="Arial"/>
          <w:color w:val="000000"/>
          <w:sz w:val="36"/>
          <w:szCs w:val="36"/>
          <w:lang w:bidi="hi-IN"/>
        </w:rPr>
        <w:t>O</w:t>
      </w:r>
      <w:r>
        <w:rPr>
          <w:rFonts w:ascii="Arial" w:hAnsi="Arial" w:cs="Arial"/>
          <w:color w:val="000000"/>
          <w:sz w:val="36"/>
          <w:szCs w:val="36"/>
          <w:lang w:bidi="hi-IN"/>
        </w:rPr>
        <w:t xml:space="preserve"> astu | </w:t>
      </w:r>
    </w:p>
    <w:p w14:paraId="728E4B6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aqsya viqj~jAnaq-manaqsa(gm) ra#BadhvamiqmaM paqScAdanu#jIvAthaq sarv</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p>
    <w:p w14:paraId="57EFE49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9207E65" w14:textId="5D9330C1"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BUtanAthAya vidmah</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 BavaputrAya dhImahi | tannaH SAstA prac</w:t>
      </w:r>
      <w:r w:rsidR="00665208">
        <w:rPr>
          <w:rFonts w:ascii="Arial" w:hAnsi="Arial" w:cs="Arial"/>
          <w:color w:val="000000"/>
          <w:sz w:val="36"/>
          <w:szCs w:val="36"/>
          <w:lang w:bidi="hi-IN"/>
        </w:rPr>
        <w:t>O</w:t>
      </w:r>
      <w:r w:rsidR="00D91D60">
        <w:rPr>
          <w:rFonts w:ascii="Arial" w:hAnsi="Arial" w:cs="Arial"/>
          <w:color w:val="000000"/>
          <w:sz w:val="36"/>
          <w:szCs w:val="36"/>
          <w:lang w:bidi="hi-IN"/>
        </w:rPr>
        <w:t xml:space="preserve">dayAt | </w:t>
      </w:r>
    </w:p>
    <w:p w14:paraId="5E9DBBDC" w14:textId="75851520"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BUrBuvaqssuvaqr</w:t>
      </w:r>
      <w:r>
        <w:rPr>
          <w:rFonts w:ascii="Arial" w:hAnsi="Arial" w:cs="Arial"/>
          <w:color w:val="000000"/>
          <w:sz w:val="36"/>
          <w:szCs w:val="36"/>
          <w:lang w:bidi="hi-IN"/>
        </w:rPr>
        <w:t>OM</w:t>
      </w:r>
      <w:r w:rsidR="00D91D60">
        <w:rPr>
          <w:rFonts w:ascii="Arial" w:hAnsi="Arial" w:cs="Arial"/>
          <w:color w:val="000000"/>
          <w:sz w:val="36"/>
          <w:szCs w:val="36"/>
          <w:lang w:bidi="hi-IN"/>
        </w:rPr>
        <w:t xml:space="preserve"> | asmin kuMB</w:t>
      </w:r>
      <w:r w:rsidR="00665208">
        <w:rPr>
          <w:rFonts w:ascii="Arial" w:hAnsi="Arial" w:cs="Arial"/>
          <w:color w:val="000000"/>
          <w:sz w:val="36"/>
          <w:szCs w:val="36"/>
          <w:lang w:bidi="hi-IN"/>
        </w:rPr>
        <w:t>E</w:t>
      </w:r>
      <w:r w:rsidR="00D91D60">
        <w:rPr>
          <w:rFonts w:ascii="Arial" w:hAnsi="Arial" w:cs="Arial"/>
          <w:color w:val="000000"/>
          <w:sz w:val="36"/>
          <w:szCs w:val="36"/>
          <w:lang w:bidi="hi-IN"/>
        </w:rPr>
        <w:t>/kalaS</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 pUrNA-puShkalAMbA sam</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ta </w:t>
      </w:r>
    </w:p>
    <w:p w14:paraId="643CD89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SrI hariharaputra svAminaM dhyAyAmi | AvAhayAmi | </w:t>
      </w:r>
    </w:p>
    <w:p w14:paraId="0D4DE16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 </w:t>
      </w:r>
    </w:p>
    <w:p w14:paraId="7FCC6635" w14:textId="64107324" w:rsidR="00D91D60" w:rsidRPr="00083FC1" w:rsidRDefault="00D91D60" w:rsidP="00D91D60">
      <w:pPr>
        <w:autoSpaceDE w:val="0"/>
        <w:autoSpaceDN w:val="0"/>
        <w:adjustRightInd w:val="0"/>
        <w:spacing w:after="0" w:line="240" w:lineRule="auto"/>
        <w:rPr>
          <w:rFonts w:ascii="Arial" w:hAnsi="Arial" w:cs="Arial"/>
          <w:b/>
          <w:bCs/>
          <w:color w:val="000000"/>
          <w:sz w:val="36"/>
          <w:szCs w:val="36"/>
          <w:lang w:bidi="hi-IN"/>
        </w:rPr>
      </w:pPr>
      <w:r w:rsidRPr="00083FC1">
        <w:rPr>
          <w:rFonts w:ascii="Arial" w:hAnsi="Arial" w:cs="Arial"/>
          <w:b/>
          <w:bCs/>
          <w:color w:val="000000"/>
          <w:sz w:val="36"/>
          <w:szCs w:val="36"/>
          <w:lang w:bidi="hi-IN"/>
        </w:rPr>
        <w:t>1</w:t>
      </w:r>
      <w:r w:rsidR="009F5B2B" w:rsidRPr="00083FC1">
        <w:rPr>
          <w:rFonts w:ascii="Arial" w:hAnsi="Arial" w:cs="Arial"/>
          <w:b/>
          <w:bCs/>
          <w:color w:val="000000"/>
          <w:sz w:val="36"/>
          <w:szCs w:val="36"/>
          <w:lang w:bidi="hi-IN"/>
        </w:rPr>
        <w:t>2</w:t>
      </w:r>
      <w:r w:rsidRPr="00083FC1">
        <w:rPr>
          <w:rFonts w:ascii="Arial" w:hAnsi="Arial" w:cs="Arial"/>
          <w:b/>
          <w:bCs/>
          <w:color w:val="000000"/>
          <w:sz w:val="36"/>
          <w:szCs w:val="36"/>
          <w:lang w:bidi="hi-IN"/>
        </w:rPr>
        <w:t>.2.11</w:t>
      </w:r>
      <w:r w:rsidRPr="00083FC1">
        <w:rPr>
          <w:rFonts w:ascii="Arial" w:hAnsi="Arial" w:cs="Arial"/>
          <w:b/>
          <w:bCs/>
          <w:color w:val="000000"/>
          <w:sz w:val="36"/>
          <w:szCs w:val="36"/>
          <w:lang w:bidi="hi-IN"/>
        </w:rPr>
        <w:tab/>
        <w:t>ananta (sarppa rAjA) AvAhanaM</w:t>
      </w:r>
    </w:p>
    <w:p w14:paraId="5F79F7E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 astu saqrp</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 y</w:t>
      </w:r>
      <w:r w:rsidR="00665208">
        <w:rPr>
          <w:rFonts w:ascii="Arial" w:hAnsi="Arial" w:cs="Arial"/>
          <w:color w:val="000000"/>
          <w:sz w:val="36"/>
          <w:szCs w:val="36"/>
          <w:lang w:bidi="hi-IN"/>
        </w:rPr>
        <w:t>E</w:t>
      </w:r>
      <w:r>
        <w:rPr>
          <w:rFonts w:ascii="Arial" w:hAnsi="Arial" w:cs="Arial"/>
          <w:color w:val="000000"/>
          <w:sz w:val="36"/>
          <w:szCs w:val="36"/>
          <w:lang w:bidi="hi-IN"/>
        </w:rPr>
        <w:t xml:space="preserve"> k</w:t>
      </w:r>
      <w:r w:rsidR="00665208">
        <w:rPr>
          <w:rFonts w:ascii="Arial" w:hAnsi="Arial" w:cs="Arial"/>
          <w:color w:val="000000"/>
          <w:sz w:val="36"/>
          <w:szCs w:val="36"/>
          <w:lang w:bidi="hi-IN"/>
        </w:rPr>
        <w:t>E</w:t>
      </w:r>
      <w:r>
        <w:rPr>
          <w:rFonts w:ascii="Arial" w:hAnsi="Arial" w:cs="Arial"/>
          <w:color w:val="000000"/>
          <w:sz w:val="36"/>
          <w:szCs w:val="36"/>
          <w:lang w:bidi="hi-IN"/>
        </w:rPr>
        <w:t xml:space="preserve"> ca# pRuthiqvImanu# | </w:t>
      </w:r>
    </w:p>
    <w:p w14:paraId="6527AA6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w:t>
      </w:r>
      <w:r w:rsidR="00665208">
        <w:rPr>
          <w:rFonts w:ascii="Arial" w:hAnsi="Arial" w:cs="Arial"/>
          <w:color w:val="000000"/>
          <w:sz w:val="36"/>
          <w:szCs w:val="36"/>
          <w:lang w:bidi="hi-IN"/>
        </w:rPr>
        <w:t>E</w:t>
      </w:r>
      <w:r>
        <w:rPr>
          <w:rFonts w:ascii="Arial" w:hAnsi="Arial" w:cs="Arial"/>
          <w:color w:val="000000"/>
          <w:sz w:val="36"/>
          <w:szCs w:val="36"/>
          <w:lang w:bidi="hi-IN"/>
        </w:rPr>
        <w:t xml:space="preserve"> aqntari#kSh</w:t>
      </w:r>
      <w:r w:rsidR="00665208">
        <w:rPr>
          <w:rFonts w:ascii="Arial" w:hAnsi="Arial" w:cs="Arial"/>
          <w:color w:val="000000"/>
          <w:sz w:val="36"/>
          <w:szCs w:val="36"/>
          <w:lang w:bidi="hi-IN"/>
        </w:rPr>
        <w:t>E</w:t>
      </w:r>
      <w:r>
        <w:rPr>
          <w:rFonts w:ascii="Arial" w:hAnsi="Arial" w:cs="Arial"/>
          <w:color w:val="000000"/>
          <w:sz w:val="36"/>
          <w:szCs w:val="36"/>
          <w:lang w:bidi="hi-IN"/>
        </w:rPr>
        <w:t>q y</w:t>
      </w:r>
      <w:r w:rsidR="00665208">
        <w:rPr>
          <w:rFonts w:ascii="Arial" w:hAnsi="Arial" w:cs="Arial"/>
          <w:color w:val="000000"/>
          <w:sz w:val="36"/>
          <w:szCs w:val="36"/>
          <w:lang w:bidi="hi-IN"/>
        </w:rPr>
        <w:t>E</w:t>
      </w:r>
      <w:r>
        <w:rPr>
          <w:rFonts w:ascii="Arial" w:hAnsi="Arial" w:cs="Arial"/>
          <w:color w:val="000000"/>
          <w:sz w:val="36"/>
          <w:szCs w:val="36"/>
          <w:lang w:bidi="hi-IN"/>
        </w:rPr>
        <w:t xml:space="preserve"> diqvi t</w:t>
      </w:r>
      <w:r w:rsidR="00665208">
        <w:rPr>
          <w:rFonts w:ascii="Arial" w:hAnsi="Arial" w:cs="Arial"/>
          <w:color w:val="000000"/>
          <w:sz w:val="36"/>
          <w:szCs w:val="36"/>
          <w:lang w:bidi="hi-IN"/>
        </w:rPr>
        <w:t>E</w:t>
      </w:r>
      <w:r>
        <w:rPr>
          <w:rFonts w:ascii="Arial" w:hAnsi="Arial" w:cs="Arial"/>
          <w:color w:val="000000"/>
          <w:sz w:val="36"/>
          <w:szCs w:val="36"/>
          <w:lang w:bidi="hi-IN"/>
        </w:rPr>
        <w:t>Bya# ssaqrp</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 xml:space="preserve">q nama#H | </w:t>
      </w:r>
    </w:p>
    <w:p w14:paraId="3DC0798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w:t>
      </w:r>
      <w:r w:rsidR="00665208">
        <w:rPr>
          <w:rFonts w:ascii="Arial" w:hAnsi="Arial" w:cs="Arial"/>
          <w:color w:val="000000"/>
          <w:sz w:val="36"/>
          <w:szCs w:val="36"/>
          <w:lang w:bidi="hi-IN"/>
        </w:rPr>
        <w:t>E</w:t>
      </w:r>
      <w:r>
        <w:rPr>
          <w:rFonts w:ascii="Arial" w:hAnsi="Arial" w:cs="Arial"/>
          <w:color w:val="000000"/>
          <w:sz w:val="36"/>
          <w:szCs w:val="36"/>
          <w:lang w:bidi="hi-IN"/>
        </w:rPr>
        <w:t># d</w:t>
      </w:r>
      <w:r w:rsidR="00665208">
        <w:rPr>
          <w:rFonts w:ascii="Arial" w:hAnsi="Arial" w:cs="Arial"/>
          <w:color w:val="000000"/>
          <w:sz w:val="36"/>
          <w:szCs w:val="36"/>
          <w:lang w:bidi="hi-IN"/>
        </w:rPr>
        <w:t>O</w:t>
      </w:r>
      <w:r>
        <w:rPr>
          <w:rFonts w:ascii="Arial" w:hAnsi="Arial" w:cs="Arial"/>
          <w:color w:val="000000"/>
          <w:sz w:val="36"/>
          <w:szCs w:val="36"/>
          <w:lang w:bidi="hi-IN"/>
        </w:rPr>
        <w:t>&amp;r</w:t>
      </w:r>
      <w:r w:rsidR="00665208">
        <w:rPr>
          <w:rFonts w:ascii="Arial" w:hAnsi="Arial" w:cs="Arial"/>
          <w:color w:val="000000"/>
          <w:sz w:val="36"/>
          <w:szCs w:val="36"/>
          <w:lang w:bidi="hi-IN"/>
        </w:rPr>
        <w:t>O</w:t>
      </w:r>
      <w:r>
        <w:rPr>
          <w:rFonts w:ascii="Arial" w:hAnsi="Arial" w:cs="Arial"/>
          <w:color w:val="000000"/>
          <w:sz w:val="36"/>
          <w:szCs w:val="36"/>
          <w:lang w:bidi="hi-IN"/>
        </w:rPr>
        <w:t>#caqn</w:t>
      </w:r>
      <w:r w:rsidR="00665208">
        <w:rPr>
          <w:rFonts w:ascii="Arial" w:hAnsi="Arial" w:cs="Arial"/>
          <w:color w:val="000000"/>
          <w:sz w:val="36"/>
          <w:szCs w:val="36"/>
          <w:lang w:bidi="hi-IN"/>
        </w:rPr>
        <w:t>E</w:t>
      </w:r>
      <w:r>
        <w:rPr>
          <w:rFonts w:ascii="Arial" w:hAnsi="Arial" w:cs="Arial"/>
          <w:color w:val="000000"/>
          <w:sz w:val="36"/>
          <w:szCs w:val="36"/>
          <w:lang w:bidi="hi-IN"/>
        </w:rPr>
        <w:t xml:space="preserve"> diqv</w:t>
      </w:r>
      <w:r w:rsidR="00665208">
        <w:rPr>
          <w:rFonts w:ascii="Arial" w:hAnsi="Arial" w:cs="Arial"/>
          <w:color w:val="000000"/>
          <w:sz w:val="36"/>
          <w:szCs w:val="36"/>
          <w:lang w:bidi="hi-IN"/>
        </w:rPr>
        <w:t>O</w:t>
      </w:r>
      <w:r>
        <w:rPr>
          <w:rFonts w:ascii="Arial" w:hAnsi="Arial" w:cs="Arial"/>
          <w:color w:val="000000"/>
          <w:sz w:val="36"/>
          <w:szCs w:val="36"/>
          <w:lang w:bidi="hi-IN"/>
        </w:rPr>
        <w:t xml:space="preserve"> y</w:t>
      </w:r>
      <w:r w:rsidR="00665208">
        <w:rPr>
          <w:rFonts w:ascii="Arial" w:hAnsi="Arial" w:cs="Arial"/>
          <w:color w:val="000000"/>
          <w:sz w:val="36"/>
          <w:szCs w:val="36"/>
          <w:lang w:bidi="hi-IN"/>
        </w:rPr>
        <w:t>E</w:t>
      </w:r>
      <w:r>
        <w:rPr>
          <w:rFonts w:ascii="Arial" w:hAnsi="Arial" w:cs="Arial"/>
          <w:color w:val="000000"/>
          <w:sz w:val="36"/>
          <w:szCs w:val="36"/>
          <w:lang w:bidi="hi-IN"/>
        </w:rPr>
        <w:t>vAq sUrya#sya raqSmiShu# | y</w:t>
      </w:r>
      <w:r w:rsidR="00665208">
        <w:rPr>
          <w:rFonts w:ascii="Arial" w:hAnsi="Arial" w:cs="Arial"/>
          <w:color w:val="000000"/>
          <w:sz w:val="36"/>
          <w:szCs w:val="36"/>
          <w:lang w:bidi="hi-IN"/>
        </w:rPr>
        <w:t>E</w:t>
      </w:r>
      <w:r>
        <w:rPr>
          <w:rFonts w:ascii="Arial" w:hAnsi="Arial" w:cs="Arial"/>
          <w:color w:val="000000"/>
          <w:sz w:val="36"/>
          <w:szCs w:val="36"/>
          <w:lang w:bidi="hi-IN"/>
        </w:rPr>
        <w:t>#ShAmaqPsu sada#H kRuqtaM t</w:t>
      </w:r>
      <w:r w:rsidR="00665208">
        <w:rPr>
          <w:rFonts w:ascii="Arial" w:hAnsi="Arial" w:cs="Arial"/>
          <w:color w:val="000000"/>
          <w:sz w:val="36"/>
          <w:szCs w:val="36"/>
          <w:lang w:bidi="hi-IN"/>
        </w:rPr>
        <w:t>E</w:t>
      </w:r>
      <w:r>
        <w:rPr>
          <w:rFonts w:ascii="Arial" w:hAnsi="Arial" w:cs="Arial"/>
          <w:color w:val="000000"/>
          <w:sz w:val="36"/>
          <w:szCs w:val="36"/>
          <w:lang w:bidi="hi-IN"/>
        </w:rPr>
        <w:t>Bya# ssaqrp</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 nama#H | yA iSha#v</w:t>
      </w:r>
      <w:r w:rsidR="00665208">
        <w:rPr>
          <w:rFonts w:ascii="Arial" w:hAnsi="Arial" w:cs="Arial"/>
          <w:color w:val="000000"/>
          <w:sz w:val="36"/>
          <w:szCs w:val="36"/>
          <w:lang w:bidi="hi-IN"/>
        </w:rPr>
        <w:t>O</w:t>
      </w:r>
      <w:r>
        <w:rPr>
          <w:rFonts w:ascii="Arial" w:hAnsi="Arial" w:cs="Arial"/>
          <w:color w:val="000000"/>
          <w:sz w:val="36"/>
          <w:szCs w:val="36"/>
          <w:lang w:bidi="hi-IN"/>
        </w:rPr>
        <w:t xml:space="preserve"> yAtuq dhAnA#nAqM ~My</w:t>
      </w:r>
      <w:r w:rsidR="00665208">
        <w:rPr>
          <w:rFonts w:ascii="Arial" w:hAnsi="Arial" w:cs="Arial"/>
          <w:color w:val="000000"/>
          <w:sz w:val="36"/>
          <w:szCs w:val="36"/>
          <w:lang w:bidi="hi-IN"/>
        </w:rPr>
        <w:t>E</w:t>
      </w:r>
      <w:r>
        <w:rPr>
          <w:rFonts w:ascii="Arial" w:hAnsi="Arial" w:cs="Arial"/>
          <w:color w:val="000000"/>
          <w:sz w:val="36"/>
          <w:szCs w:val="36"/>
          <w:lang w:bidi="hi-IN"/>
        </w:rPr>
        <w:t xml:space="preserve">vAq vanaqspatIq(gm)q ranu# | </w:t>
      </w:r>
    </w:p>
    <w:p w14:paraId="1C02D03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y</w:t>
      </w:r>
      <w:r w:rsidR="00665208">
        <w:rPr>
          <w:rFonts w:ascii="Arial" w:hAnsi="Arial" w:cs="Arial"/>
          <w:color w:val="000000"/>
          <w:sz w:val="36"/>
          <w:szCs w:val="36"/>
          <w:lang w:bidi="hi-IN"/>
        </w:rPr>
        <w:t>E</w:t>
      </w:r>
      <w:r>
        <w:rPr>
          <w:rFonts w:ascii="Arial" w:hAnsi="Arial" w:cs="Arial"/>
          <w:color w:val="000000"/>
          <w:sz w:val="36"/>
          <w:szCs w:val="36"/>
          <w:lang w:bidi="hi-IN"/>
        </w:rPr>
        <w:t>vA#&amp;vaqT</w:t>
      </w:r>
      <w:r w:rsidR="00665208">
        <w:rPr>
          <w:rFonts w:ascii="Arial" w:hAnsi="Arial" w:cs="Arial"/>
          <w:color w:val="000000"/>
          <w:sz w:val="36"/>
          <w:szCs w:val="36"/>
          <w:lang w:bidi="hi-IN"/>
        </w:rPr>
        <w:t>E</w:t>
      </w:r>
      <w:r>
        <w:rPr>
          <w:rFonts w:ascii="Arial" w:hAnsi="Arial" w:cs="Arial"/>
          <w:color w:val="000000"/>
          <w:sz w:val="36"/>
          <w:szCs w:val="36"/>
          <w:lang w:bidi="hi-IN"/>
        </w:rPr>
        <w:t>Shuq S</w:t>
      </w:r>
      <w:r w:rsidR="00665208">
        <w:rPr>
          <w:rFonts w:ascii="Arial" w:hAnsi="Arial" w:cs="Arial"/>
          <w:color w:val="000000"/>
          <w:sz w:val="36"/>
          <w:szCs w:val="36"/>
          <w:lang w:bidi="hi-IN"/>
        </w:rPr>
        <w:t>E</w:t>
      </w:r>
      <w:r>
        <w:rPr>
          <w:rFonts w:ascii="Arial" w:hAnsi="Arial" w:cs="Arial"/>
          <w:color w:val="000000"/>
          <w:sz w:val="36"/>
          <w:szCs w:val="36"/>
          <w:lang w:bidi="hi-IN"/>
        </w:rPr>
        <w:t>ra#t</w:t>
      </w:r>
      <w:r w:rsidR="00665208">
        <w:rPr>
          <w:rFonts w:ascii="Arial" w:hAnsi="Arial" w:cs="Arial"/>
          <w:color w:val="000000"/>
          <w:sz w:val="36"/>
          <w:szCs w:val="36"/>
          <w:lang w:bidi="hi-IN"/>
        </w:rPr>
        <w:t>E</w:t>
      </w:r>
      <w:r>
        <w:rPr>
          <w:rFonts w:ascii="Arial" w:hAnsi="Arial" w:cs="Arial"/>
          <w:color w:val="000000"/>
          <w:sz w:val="36"/>
          <w:szCs w:val="36"/>
          <w:lang w:bidi="hi-IN"/>
        </w:rPr>
        <w:t>q t</w:t>
      </w:r>
      <w:r w:rsidR="00665208">
        <w:rPr>
          <w:rFonts w:ascii="Arial" w:hAnsi="Arial" w:cs="Arial"/>
          <w:color w:val="000000"/>
          <w:sz w:val="36"/>
          <w:szCs w:val="36"/>
          <w:lang w:bidi="hi-IN"/>
        </w:rPr>
        <w:t>E</w:t>
      </w:r>
      <w:r>
        <w:rPr>
          <w:rFonts w:ascii="Arial" w:hAnsi="Arial" w:cs="Arial"/>
          <w:color w:val="000000"/>
          <w:sz w:val="36"/>
          <w:szCs w:val="36"/>
          <w:lang w:bidi="hi-IN"/>
        </w:rPr>
        <w:t>Bya# ssaqrp</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 xml:space="preserve">q nama#H | </w:t>
      </w:r>
    </w:p>
    <w:p w14:paraId="32F9985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sarparAjAya vidmah</w:t>
      </w:r>
      <w:r w:rsidR="00665208">
        <w:rPr>
          <w:rFonts w:ascii="Arial" w:hAnsi="Arial" w:cs="Arial"/>
          <w:color w:val="000000"/>
          <w:sz w:val="36"/>
          <w:szCs w:val="36"/>
          <w:lang w:bidi="hi-IN"/>
        </w:rPr>
        <w:t>E</w:t>
      </w:r>
      <w:r>
        <w:rPr>
          <w:rFonts w:ascii="Arial" w:hAnsi="Arial" w:cs="Arial"/>
          <w:color w:val="000000"/>
          <w:sz w:val="36"/>
          <w:szCs w:val="36"/>
          <w:lang w:bidi="hi-IN"/>
        </w:rPr>
        <w:t xml:space="preserve"> sahasraPaNAya dhImahi | tann</w:t>
      </w:r>
      <w:r w:rsidR="00665208">
        <w:rPr>
          <w:rFonts w:ascii="Arial" w:hAnsi="Arial" w:cs="Arial"/>
          <w:color w:val="000000"/>
          <w:sz w:val="36"/>
          <w:szCs w:val="36"/>
          <w:lang w:bidi="hi-IN"/>
        </w:rPr>
        <w:t>O</w:t>
      </w:r>
      <w:r>
        <w:rPr>
          <w:rFonts w:ascii="Arial" w:hAnsi="Arial" w:cs="Arial"/>
          <w:color w:val="000000"/>
          <w:sz w:val="36"/>
          <w:szCs w:val="36"/>
          <w:lang w:bidi="hi-IN"/>
        </w:rPr>
        <w:t xml:space="preserve"> anantaH prac</w:t>
      </w:r>
      <w:r w:rsidR="00665208">
        <w:rPr>
          <w:rFonts w:ascii="Arial" w:hAnsi="Arial" w:cs="Arial"/>
          <w:color w:val="000000"/>
          <w:sz w:val="36"/>
          <w:szCs w:val="36"/>
          <w:lang w:bidi="hi-IN"/>
        </w:rPr>
        <w:t>O</w:t>
      </w:r>
      <w:r>
        <w:rPr>
          <w:rFonts w:ascii="Arial" w:hAnsi="Arial" w:cs="Arial"/>
          <w:color w:val="000000"/>
          <w:sz w:val="36"/>
          <w:szCs w:val="36"/>
          <w:lang w:bidi="hi-IN"/>
        </w:rPr>
        <w:t xml:space="preserve">dayAt | </w:t>
      </w:r>
    </w:p>
    <w:p w14:paraId="2C56A983" w14:textId="30587DDA"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BUrBuvaqssuvaqr</w:t>
      </w:r>
      <w:r>
        <w:rPr>
          <w:rFonts w:ascii="Arial" w:hAnsi="Arial" w:cs="Arial"/>
          <w:color w:val="000000"/>
          <w:sz w:val="36"/>
          <w:szCs w:val="36"/>
          <w:lang w:bidi="hi-IN"/>
        </w:rPr>
        <w:t>OM</w:t>
      </w:r>
      <w:r w:rsidR="00D91D60">
        <w:rPr>
          <w:rFonts w:ascii="Arial" w:hAnsi="Arial" w:cs="Arial"/>
          <w:color w:val="000000"/>
          <w:sz w:val="36"/>
          <w:szCs w:val="36"/>
          <w:lang w:bidi="hi-IN"/>
        </w:rPr>
        <w:t xml:space="preserve"> | asmin kuMB</w:t>
      </w:r>
      <w:r w:rsidR="00665208">
        <w:rPr>
          <w:rFonts w:ascii="Arial" w:hAnsi="Arial" w:cs="Arial"/>
          <w:color w:val="000000"/>
          <w:sz w:val="36"/>
          <w:szCs w:val="36"/>
          <w:lang w:bidi="hi-IN"/>
        </w:rPr>
        <w:t>E</w:t>
      </w:r>
      <w:r w:rsidR="00D91D60">
        <w:rPr>
          <w:rFonts w:ascii="Arial" w:hAnsi="Arial" w:cs="Arial"/>
          <w:color w:val="000000"/>
          <w:sz w:val="36"/>
          <w:szCs w:val="36"/>
          <w:lang w:bidi="hi-IN"/>
        </w:rPr>
        <w:t>/kalaS</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 sarparAjaM dhyAyAmi AvAhayAmi | </w:t>
      </w:r>
    </w:p>
    <w:p w14:paraId="13B1C0E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5418415" w14:textId="2D25A862" w:rsidR="00D91D60" w:rsidRPr="00083FC1" w:rsidRDefault="00D91D60" w:rsidP="00D91D60">
      <w:pPr>
        <w:autoSpaceDE w:val="0"/>
        <w:autoSpaceDN w:val="0"/>
        <w:adjustRightInd w:val="0"/>
        <w:spacing w:after="0" w:line="240" w:lineRule="auto"/>
        <w:rPr>
          <w:rFonts w:ascii="Arial" w:hAnsi="Arial" w:cs="Arial"/>
          <w:b/>
          <w:bCs/>
          <w:color w:val="000000"/>
          <w:sz w:val="36"/>
          <w:szCs w:val="36"/>
          <w:lang w:bidi="hi-IN"/>
        </w:rPr>
      </w:pPr>
      <w:r w:rsidRPr="00083FC1">
        <w:rPr>
          <w:rFonts w:ascii="Arial" w:hAnsi="Arial" w:cs="Arial"/>
          <w:b/>
          <w:bCs/>
          <w:color w:val="000000"/>
          <w:sz w:val="36"/>
          <w:szCs w:val="36"/>
          <w:lang w:bidi="hi-IN"/>
        </w:rPr>
        <w:t>1</w:t>
      </w:r>
      <w:r w:rsidR="009F5B2B" w:rsidRPr="00083FC1">
        <w:rPr>
          <w:rFonts w:ascii="Arial" w:hAnsi="Arial" w:cs="Arial"/>
          <w:b/>
          <w:bCs/>
          <w:color w:val="000000"/>
          <w:sz w:val="36"/>
          <w:szCs w:val="36"/>
          <w:lang w:bidi="hi-IN"/>
        </w:rPr>
        <w:t>2</w:t>
      </w:r>
      <w:r w:rsidRPr="00083FC1">
        <w:rPr>
          <w:rFonts w:ascii="Arial" w:hAnsi="Arial" w:cs="Arial"/>
          <w:b/>
          <w:bCs/>
          <w:color w:val="000000"/>
          <w:sz w:val="36"/>
          <w:szCs w:val="36"/>
          <w:lang w:bidi="hi-IN"/>
        </w:rPr>
        <w:t>.2.12</w:t>
      </w:r>
      <w:r w:rsidRPr="00083FC1">
        <w:rPr>
          <w:rFonts w:ascii="Arial" w:hAnsi="Arial" w:cs="Arial"/>
          <w:b/>
          <w:bCs/>
          <w:color w:val="000000"/>
          <w:sz w:val="36"/>
          <w:szCs w:val="36"/>
          <w:lang w:bidi="hi-IN"/>
        </w:rPr>
        <w:tab/>
        <w:t xml:space="preserve"> sUryanArAyaNa AvAhanaM</w:t>
      </w:r>
    </w:p>
    <w:p w14:paraId="5D74D545" w14:textId="49E4B7C2"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Asaqty</w:t>
      </w:r>
      <w:r w:rsidR="00665208">
        <w:rPr>
          <w:rFonts w:ascii="Arial" w:hAnsi="Arial" w:cs="Arial"/>
          <w:color w:val="000000"/>
          <w:sz w:val="36"/>
          <w:szCs w:val="36"/>
          <w:lang w:bidi="hi-IN"/>
        </w:rPr>
        <w:t>E</w:t>
      </w:r>
      <w:r w:rsidR="00D91D60">
        <w:rPr>
          <w:rFonts w:ascii="Arial" w:hAnsi="Arial" w:cs="Arial"/>
          <w:color w:val="000000"/>
          <w:sz w:val="36"/>
          <w:szCs w:val="36"/>
          <w:lang w:bidi="hi-IN"/>
        </w:rPr>
        <w:t>naq raja#sAq vartta#mAn</w:t>
      </w:r>
      <w:r w:rsidR="00665208">
        <w:rPr>
          <w:rFonts w:ascii="Arial" w:hAnsi="Arial" w:cs="Arial"/>
          <w:color w:val="000000"/>
          <w:sz w:val="36"/>
          <w:szCs w:val="36"/>
          <w:lang w:bidi="hi-IN"/>
        </w:rPr>
        <w:t>O</w:t>
      </w:r>
      <w:r w:rsidR="00D91D60">
        <w:rPr>
          <w:rFonts w:ascii="Arial" w:hAnsi="Arial" w:cs="Arial"/>
          <w:color w:val="000000"/>
          <w:sz w:val="36"/>
          <w:szCs w:val="36"/>
          <w:lang w:bidi="hi-IN"/>
        </w:rPr>
        <w:t xml:space="preserve"> niv</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qSaya#nnaqmRutaqM martya#M ca | </w:t>
      </w:r>
    </w:p>
    <w:p w14:paraId="6626A86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hiqraqNyay</w:t>
      </w:r>
      <w:r w:rsidR="00665208">
        <w:rPr>
          <w:rFonts w:ascii="Arial" w:hAnsi="Arial" w:cs="Arial"/>
          <w:color w:val="000000"/>
          <w:sz w:val="36"/>
          <w:szCs w:val="36"/>
          <w:lang w:bidi="hi-IN"/>
        </w:rPr>
        <w:t>E</w:t>
      </w:r>
      <w:r>
        <w:rPr>
          <w:rFonts w:ascii="Arial" w:hAnsi="Arial" w:cs="Arial"/>
          <w:color w:val="000000"/>
          <w:sz w:val="36"/>
          <w:szCs w:val="36"/>
          <w:lang w:bidi="hi-IN"/>
        </w:rPr>
        <w:t>#na saviqtA rath</w:t>
      </w:r>
      <w:r w:rsidR="00665208">
        <w:rPr>
          <w:rFonts w:ascii="Arial" w:hAnsi="Arial" w:cs="Arial"/>
          <w:color w:val="000000"/>
          <w:sz w:val="36"/>
          <w:szCs w:val="36"/>
          <w:lang w:bidi="hi-IN"/>
        </w:rPr>
        <w:t>E</w:t>
      </w:r>
      <w:r>
        <w:rPr>
          <w:rFonts w:ascii="Arial" w:hAnsi="Arial" w:cs="Arial"/>
          <w:color w:val="000000"/>
          <w:sz w:val="36"/>
          <w:szCs w:val="36"/>
          <w:lang w:bidi="hi-IN"/>
        </w:rPr>
        <w:t>qnA &amp;d</w:t>
      </w:r>
      <w:r w:rsidR="00665208">
        <w:rPr>
          <w:rFonts w:ascii="Arial" w:hAnsi="Arial" w:cs="Arial"/>
          <w:color w:val="000000"/>
          <w:sz w:val="36"/>
          <w:szCs w:val="36"/>
          <w:lang w:bidi="hi-IN"/>
        </w:rPr>
        <w:t>E</w:t>
      </w:r>
      <w:r>
        <w:rPr>
          <w:rFonts w:ascii="Arial" w:hAnsi="Arial" w:cs="Arial"/>
          <w:color w:val="000000"/>
          <w:sz w:val="36"/>
          <w:szCs w:val="36"/>
          <w:lang w:bidi="hi-IN"/>
        </w:rPr>
        <w:t>qv</w:t>
      </w:r>
      <w:r w:rsidR="00665208">
        <w:rPr>
          <w:rFonts w:ascii="Arial" w:hAnsi="Arial" w:cs="Arial"/>
          <w:color w:val="000000"/>
          <w:sz w:val="36"/>
          <w:szCs w:val="36"/>
          <w:lang w:bidi="hi-IN"/>
        </w:rPr>
        <w:t>O</w:t>
      </w:r>
      <w:r>
        <w:rPr>
          <w:rFonts w:ascii="Arial" w:hAnsi="Arial" w:cs="Arial"/>
          <w:color w:val="000000"/>
          <w:sz w:val="36"/>
          <w:szCs w:val="36"/>
          <w:lang w:bidi="hi-IN"/>
        </w:rPr>
        <w:t xml:space="preserve"> yA#tiq Bu#vanA viqpaSyann# | </w:t>
      </w:r>
    </w:p>
    <w:p w14:paraId="74169C27" w14:textId="486DEF29"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BAqskaqrAya# viqdmah</w:t>
      </w:r>
      <w:r w:rsidR="00665208">
        <w:rPr>
          <w:rFonts w:ascii="Arial" w:hAnsi="Arial" w:cs="Arial"/>
          <w:color w:val="000000"/>
          <w:sz w:val="36"/>
          <w:szCs w:val="36"/>
          <w:lang w:bidi="hi-IN"/>
        </w:rPr>
        <w:t>E</w:t>
      </w:r>
      <w:r>
        <w:rPr>
          <w:rFonts w:ascii="Arial" w:hAnsi="Arial" w:cs="Arial"/>
          <w:color w:val="000000"/>
          <w:sz w:val="36"/>
          <w:szCs w:val="36"/>
          <w:lang w:bidi="hi-IN"/>
        </w:rPr>
        <w:t># mahadyutiqkarAya# dhImahi | tann</w:t>
      </w:r>
      <w:r w:rsidR="00665208">
        <w:rPr>
          <w:rFonts w:ascii="Arial" w:hAnsi="Arial" w:cs="Arial"/>
          <w:color w:val="000000"/>
          <w:sz w:val="36"/>
          <w:szCs w:val="36"/>
          <w:lang w:bidi="hi-IN"/>
        </w:rPr>
        <w:t>O</w:t>
      </w:r>
      <w:r>
        <w:rPr>
          <w:rFonts w:ascii="Arial" w:hAnsi="Arial" w:cs="Arial"/>
          <w:color w:val="000000"/>
          <w:sz w:val="36"/>
          <w:szCs w:val="36"/>
          <w:lang w:bidi="hi-IN"/>
        </w:rPr>
        <w:t># Aditya</w:t>
      </w:r>
      <w:r w:rsidR="00830D7E">
        <w:rPr>
          <w:rFonts w:ascii="Arial" w:hAnsi="Arial" w:cs="Arial"/>
          <w:color w:val="000000"/>
          <w:sz w:val="36"/>
          <w:szCs w:val="36"/>
          <w:lang w:bidi="hi-IN"/>
        </w:rPr>
        <w:t>H</w:t>
      </w:r>
      <w:r>
        <w:rPr>
          <w:rFonts w:ascii="Arial" w:hAnsi="Arial" w:cs="Arial"/>
          <w:color w:val="000000"/>
          <w:sz w:val="36"/>
          <w:szCs w:val="36"/>
          <w:lang w:bidi="hi-IN"/>
        </w:rPr>
        <w:t xml:space="preserve"> prac</w:t>
      </w:r>
      <w:r w:rsidR="00665208">
        <w:rPr>
          <w:rFonts w:ascii="Arial" w:hAnsi="Arial" w:cs="Arial"/>
          <w:color w:val="000000"/>
          <w:sz w:val="36"/>
          <w:szCs w:val="36"/>
          <w:lang w:bidi="hi-IN"/>
        </w:rPr>
        <w:t>O</w:t>
      </w:r>
      <w:r>
        <w:rPr>
          <w:rFonts w:ascii="Arial" w:hAnsi="Arial" w:cs="Arial"/>
          <w:color w:val="000000"/>
          <w:sz w:val="36"/>
          <w:szCs w:val="36"/>
          <w:lang w:bidi="hi-IN"/>
        </w:rPr>
        <w:t xml:space="preserve">qdayA$t | </w:t>
      </w:r>
    </w:p>
    <w:p w14:paraId="22717B3B" w14:textId="4CE17DB2"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BUrBuvaqssuvaqr</w:t>
      </w:r>
      <w:r>
        <w:rPr>
          <w:rFonts w:ascii="Arial" w:hAnsi="Arial" w:cs="Arial"/>
          <w:color w:val="000000"/>
          <w:sz w:val="36"/>
          <w:szCs w:val="36"/>
          <w:lang w:bidi="hi-IN"/>
        </w:rPr>
        <w:t>OM</w:t>
      </w:r>
      <w:r w:rsidR="00D91D60">
        <w:rPr>
          <w:rFonts w:ascii="Arial" w:hAnsi="Arial" w:cs="Arial"/>
          <w:color w:val="000000"/>
          <w:sz w:val="36"/>
          <w:szCs w:val="36"/>
          <w:lang w:bidi="hi-IN"/>
        </w:rPr>
        <w:t xml:space="preserve"> | asmin kuMB</w:t>
      </w:r>
      <w:r w:rsidR="00665208">
        <w:rPr>
          <w:rFonts w:ascii="Arial" w:hAnsi="Arial" w:cs="Arial"/>
          <w:color w:val="000000"/>
          <w:sz w:val="36"/>
          <w:szCs w:val="36"/>
          <w:lang w:bidi="hi-IN"/>
        </w:rPr>
        <w:t>E</w:t>
      </w:r>
      <w:r w:rsidR="00D91D60">
        <w:rPr>
          <w:rFonts w:ascii="Arial" w:hAnsi="Arial" w:cs="Arial"/>
          <w:color w:val="000000"/>
          <w:sz w:val="36"/>
          <w:szCs w:val="36"/>
          <w:lang w:bidi="hi-IN"/>
        </w:rPr>
        <w:t>/kalaS</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 CAyA-suvarcCalAMbA sam</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ta SrI sUryanArAyaNaM dhyAyAmi | AvAhayAmi | </w:t>
      </w:r>
    </w:p>
    <w:p w14:paraId="7691520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00507AC" w14:textId="208C3F0E" w:rsidR="00D91D60" w:rsidRPr="00083FC1" w:rsidRDefault="00D91D60" w:rsidP="00D91D60">
      <w:pPr>
        <w:autoSpaceDE w:val="0"/>
        <w:autoSpaceDN w:val="0"/>
        <w:adjustRightInd w:val="0"/>
        <w:spacing w:after="0" w:line="240" w:lineRule="auto"/>
        <w:rPr>
          <w:rFonts w:ascii="Arial" w:hAnsi="Arial" w:cs="Arial"/>
          <w:b/>
          <w:bCs/>
          <w:color w:val="000000"/>
          <w:sz w:val="36"/>
          <w:szCs w:val="36"/>
          <w:lang w:bidi="hi-IN"/>
        </w:rPr>
      </w:pPr>
      <w:r w:rsidRPr="00083FC1">
        <w:rPr>
          <w:rFonts w:ascii="Arial" w:hAnsi="Arial" w:cs="Arial"/>
          <w:b/>
          <w:bCs/>
          <w:color w:val="000000"/>
          <w:sz w:val="36"/>
          <w:szCs w:val="36"/>
          <w:lang w:bidi="hi-IN"/>
        </w:rPr>
        <w:t>1</w:t>
      </w:r>
      <w:r w:rsidR="009F5B2B" w:rsidRPr="00083FC1">
        <w:rPr>
          <w:rFonts w:ascii="Arial" w:hAnsi="Arial" w:cs="Arial"/>
          <w:b/>
          <w:bCs/>
          <w:color w:val="000000"/>
          <w:sz w:val="36"/>
          <w:szCs w:val="36"/>
          <w:lang w:bidi="hi-IN"/>
        </w:rPr>
        <w:t>2</w:t>
      </w:r>
      <w:r w:rsidRPr="00083FC1">
        <w:rPr>
          <w:rFonts w:ascii="Arial" w:hAnsi="Arial" w:cs="Arial"/>
          <w:b/>
          <w:bCs/>
          <w:color w:val="000000"/>
          <w:sz w:val="36"/>
          <w:szCs w:val="36"/>
          <w:lang w:bidi="hi-IN"/>
        </w:rPr>
        <w:t>.2.13</w:t>
      </w:r>
      <w:r w:rsidRPr="00083FC1">
        <w:rPr>
          <w:rFonts w:ascii="Arial" w:hAnsi="Arial" w:cs="Arial"/>
          <w:b/>
          <w:bCs/>
          <w:color w:val="000000"/>
          <w:sz w:val="36"/>
          <w:szCs w:val="36"/>
          <w:lang w:bidi="hi-IN"/>
        </w:rPr>
        <w:tab/>
        <w:t>nakShatra d</w:t>
      </w:r>
      <w:r w:rsidR="00665208" w:rsidRPr="00083FC1">
        <w:rPr>
          <w:rFonts w:ascii="Arial" w:hAnsi="Arial" w:cs="Arial"/>
          <w:b/>
          <w:bCs/>
          <w:color w:val="000000"/>
          <w:sz w:val="36"/>
          <w:szCs w:val="36"/>
          <w:lang w:bidi="hi-IN"/>
        </w:rPr>
        <w:t>E</w:t>
      </w:r>
      <w:r w:rsidRPr="00083FC1">
        <w:rPr>
          <w:rFonts w:ascii="Arial" w:hAnsi="Arial" w:cs="Arial"/>
          <w:b/>
          <w:bCs/>
          <w:color w:val="000000"/>
          <w:sz w:val="36"/>
          <w:szCs w:val="36"/>
          <w:lang w:bidi="hi-IN"/>
        </w:rPr>
        <w:t>vatA AvAhanaM</w:t>
      </w:r>
    </w:p>
    <w:p w14:paraId="1C043A9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aqgnirna#H pAtuq kRutti#kAH | nakSha#traM d</w:t>
      </w:r>
      <w:r w:rsidR="00665208">
        <w:rPr>
          <w:rFonts w:ascii="Arial" w:hAnsi="Arial" w:cs="Arial"/>
          <w:color w:val="000000"/>
          <w:sz w:val="36"/>
          <w:szCs w:val="36"/>
          <w:lang w:bidi="hi-IN"/>
        </w:rPr>
        <w:t>E</w:t>
      </w:r>
      <w:r>
        <w:rPr>
          <w:rFonts w:ascii="Arial" w:hAnsi="Arial" w:cs="Arial"/>
          <w:color w:val="000000"/>
          <w:sz w:val="36"/>
          <w:szCs w:val="36"/>
          <w:lang w:bidi="hi-IN"/>
        </w:rPr>
        <w:t>qvami#ndriqyaM | iqdamA#sAM-~MvicakShaqNaM | haqvirAqsaM ju#h</w:t>
      </w:r>
      <w:r w:rsidR="00665208">
        <w:rPr>
          <w:rFonts w:ascii="Arial" w:hAnsi="Arial" w:cs="Arial"/>
          <w:color w:val="000000"/>
          <w:sz w:val="36"/>
          <w:szCs w:val="36"/>
          <w:lang w:bidi="hi-IN"/>
        </w:rPr>
        <w:t>O</w:t>
      </w:r>
      <w:r>
        <w:rPr>
          <w:rFonts w:ascii="Arial" w:hAnsi="Arial" w:cs="Arial"/>
          <w:color w:val="000000"/>
          <w:sz w:val="36"/>
          <w:szCs w:val="36"/>
          <w:lang w:bidi="hi-IN"/>
        </w:rPr>
        <w:t>tana | yasyaq BAnti# raqSmay</w:t>
      </w:r>
      <w:r w:rsidR="00665208">
        <w:rPr>
          <w:rFonts w:ascii="Arial" w:hAnsi="Arial" w:cs="Arial"/>
          <w:color w:val="000000"/>
          <w:sz w:val="36"/>
          <w:szCs w:val="36"/>
          <w:lang w:bidi="hi-IN"/>
        </w:rPr>
        <w:t>O</w:t>
      </w:r>
      <w:r>
        <w:rPr>
          <w:rFonts w:ascii="Arial" w:hAnsi="Arial" w:cs="Arial"/>
          <w:color w:val="000000"/>
          <w:sz w:val="36"/>
          <w:szCs w:val="36"/>
          <w:lang w:bidi="hi-IN"/>
        </w:rPr>
        <w:t>q yasya# k</w:t>
      </w:r>
      <w:r w:rsidR="00665208">
        <w:rPr>
          <w:rFonts w:ascii="Arial" w:hAnsi="Arial" w:cs="Arial"/>
          <w:color w:val="000000"/>
          <w:sz w:val="36"/>
          <w:szCs w:val="36"/>
          <w:lang w:bidi="hi-IN"/>
        </w:rPr>
        <w:t>E</w:t>
      </w:r>
      <w:r>
        <w:rPr>
          <w:rFonts w:ascii="Arial" w:hAnsi="Arial" w:cs="Arial"/>
          <w:color w:val="000000"/>
          <w:sz w:val="36"/>
          <w:szCs w:val="36"/>
          <w:lang w:bidi="hi-IN"/>
        </w:rPr>
        <w:t>qtava#H | yasy</w:t>
      </w:r>
      <w:r w:rsidR="00665208">
        <w:rPr>
          <w:rFonts w:ascii="Arial" w:hAnsi="Arial" w:cs="Arial"/>
          <w:color w:val="000000"/>
          <w:sz w:val="36"/>
          <w:szCs w:val="36"/>
          <w:lang w:bidi="hi-IN"/>
        </w:rPr>
        <w:t>E</w:t>
      </w:r>
      <w:r>
        <w:rPr>
          <w:rFonts w:ascii="Arial" w:hAnsi="Arial" w:cs="Arial"/>
          <w:color w:val="000000"/>
          <w:sz w:val="36"/>
          <w:szCs w:val="36"/>
          <w:lang w:bidi="hi-IN"/>
        </w:rPr>
        <w:t>qmA viSvAq Buva#nAniq sarvA$ | sa kRutti#kA-BiraqBi-saqm~MvasA#naH | aqgnirn</w:t>
      </w:r>
      <w:r w:rsidR="00665208">
        <w:rPr>
          <w:rFonts w:ascii="Arial" w:hAnsi="Arial" w:cs="Arial"/>
          <w:color w:val="000000"/>
          <w:sz w:val="36"/>
          <w:szCs w:val="36"/>
          <w:lang w:bidi="hi-IN"/>
        </w:rPr>
        <w:t>O</w:t>
      </w:r>
      <w:r>
        <w:rPr>
          <w:rFonts w:ascii="Arial" w:hAnsi="Arial" w:cs="Arial"/>
          <w:color w:val="000000"/>
          <w:sz w:val="36"/>
          <w:szCs w:val="36"/>
          <w:lang w:bidi="hi-IN"/>
        </w:rPr>
        <w:t># d</w:t>
      </w:r>
      <w:r w:rsidR="00665208">
        <w:rPr>
          <w:rFonts w:ascii="Arial" w:hAnsi="Arial" w:cs="Arial"/>
          <w:color w:val="000000"/>
          <w:sz w:val="36"/>
          <w:szCs w:val="36"/>
          <w:lang w:bidi="hi-IN"/>
        </w:rPr>
        <w:t>E</w:t>
      </w:r>
      <w:r>
        <w:rPr>
          <w:rFonts w:ascii="Arial" w:hAnsi="Arial" w:cs="Arial"/>
          <w:color w:val="000000"/>
          <w:sz w:val="36"/>
          <w:szCs w:val="36"/>
          <w:lang w:bidi="hi-IN"/>
        </w:rPr>
        <w:t>qvassu#viqt</w:t>
      </w:r>
      <w:r w:rsidR="00665208">
        <w:rPr>
          <w:rFonts w:ascii="Arial" w:hAnsi="Arial" w:cs="Arial"/>
          <w:color w:val="000000"/>
          <w:sz w:val="36"/>
          <w:szCs w:val="36"/>
          <w:lang w:bidi="hi-IN"/>
        </w:rPr>
        <w:t>E</w:t>
      </w:r>
      <w:r>
        <w:rPr>
          <w:rFonts w:ascii="Arial" w:hAnsi="Arial" w:cs="Arial"/>
          <w:color w:val="000000"/>
          <w:sz w:val="36"/>
          <w:szCs w:val="36"/>
          <w:lang w:bidi="hi-IN"/>
        </w:rPr>
        <w:t xml:space="preserve"> da#dhAtu || </w:t>
      </w:r>
    </w:p>
    <w:p w14:paraId="6949467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B2039B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(apa#pAqpmAnaqM Bara#NI rBarantu) | </w:t>
      </w:r>
    </w:p>
    <w:p w14:paraId="5E53D596" w14:textId="7660A85C"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BUrBuvaqssuvaqr</w:t>
      </w:r>
      <w:r>
        <w:rPr>
          <w:rFonts w:ascii="Arial" w:hAnsi="Arial" w:cs="Arial"/>
          <w:color w:val="000000"/>
          <w:sz w:val="36"/>
          <w:szCs w:val="36"/>
          <w:lang w:bidi="hi-IN"/>
        </w:rPr>
        <w:t>OM</w:t>
      </w:r>
      <w:r w:rsidR="00D91D60">
        <w:rPr>
          <w:rFonts w:ascii="Arial" w:hAnsi="Arial" w:cs="Arial"/>
          <w:color w:val="000000"/>
          <w:sz w:val="36"/>
          <w:szCs w:val="36"/>
          <w:lang w:bidi="hi-IN"/>
        </w:rPr>
        <w:t xml:space="preserve"> | asmin kuMB</w:t>
      </w:r>
      <w:r w:rsidR="00665208">
        <w:rPr>
          <w:rFonts w:ascii="Arial" w:hAnsi="Arial" w:cs="Arial"/>
          <w:color w:val="000000"/>
          <w:sz w:val="36"/>
          <w:szCs w:val="36"/>
          <w:lang w:bidi="hi-IN"/>
        </w:rPr>
        <w:t>E</w:t>
      </w:r>
      <w:r w:rsidR="00D91D60">
        <w:rPr>
          <w:rFonts w:ascii="Arial" w:hAnsi="Arial" w:cs="Arial"/>
          <w:color w:val="000000"/>
          <w:sz w:val="36"/>
          <w:szCs w:val="36"/>
          <w:lang w:bidi="hi-IN"/>
        </w:rPr>
        <w:t>/kalaS</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 nakShatrad</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vatAM dhyAyAmi | AvAhayAmi | </w:t>
      </w:r>
    </w:p>
    <w:p w14:paraId="5135B1B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3F055C3" w14:textId="3D9E5FA3" w:rsidR="00D91D60" w:rsidRPr="00083FC1" w:rsidRDefault="00D91D60" w:rsidP="00D91D60">
      <w:pPr>
        <w:autoSpaceDE w:val="0"/>
        <w:autoSpaceDN w:val="0"/>
        <w:adjustRightInd w:val="0"/>
        <w:spacing w:after="0" w:line="240" w:lineRule="auto"/>
        <w:rPr>
          <w:rFonts w:ascii="Arial" w:hAnsi="Arial" w:cs="Arial"/>
          <w:b/>
          <w:bCs/>
          <w:color w:val="000000"/>
          <w:sz w:val="36"/>
          <w:szCs w:val="36"/>
          <w:lang w:bidi="hi-IN"/>
        </w:rPr>
      </w:pPr>
      <w:r w:rsidRPr="00083FC1">
        <w:rPr>
          <w:rFonts w:ascii="Arial" w:hAnsi="Arial" w:cs="Arial"/>
          <w:b/>
          <w:bCs/>
          <w:color w:val="000000"/>
          <w:sz w:val="36"/>
          <w:szCs w:val="36"/>
          <w:lang w:bidi="hi-IN"/>
        </w:rPr>
        <w:t>1</w:t>
      </w:r>
      <w:r w:rsidR="009F5B2B" w:rsidRPr="00083FC1">
        <w:rPr>
          <w:rFonts w:ascii="Arial" w:hAnsi="Arial" w:cs="Arial"/>
          <w:b/>
          <w:bCs/>
          <w:color w:val="000000"/>
          <w:sz w:val="36"/>
          <w:szCs w:val="36"/>
          <w:lang w:bidi="hi-IN"/>
        </w:rPr>
        <w:t>2</w:t>
      </w:r>
      <w:r w:rsidRPr="00083FC1">
        <w:rPr>
          <w:rFonts w:ascii="Arial" w:hAnsi="Arial" w:cs="Arial"/>
          <w:b/>
          <w:bCs/>
          <w:color w:val="000000"/>
          <w:sz w:val="36"/>
          <w:szCs w:val="36"/>
          <w:lang w:bidi="hi-IN"/>
        </w:rPr>
        <w:t>.2.14</w:t>
      </w:r>
      <w:r w:rsidRPr="00083FC1">
        <w:rPr>
          <w:rFonts w:ascii="Arial" w:hAnsi="Arial" w:cs="Arial"/>
          <w:b/>
          <w:bCs/>
          <w:color w:val="000000"/>
          <w:sz w:val="36"/>
          <w:szCs w:val="36"/>
          <w:lang w:bidi="hi-IN"/>
        </w:rPr>
        <w:tab/>
        <w:t xml:space="preserve"> nandik</w:t>
      </w:r>
      <w:r w:rsidR="00665208" w:rsidRPr="00083FC1">
        <w:rPr>
          <w:rFonts w:ascii="Arial" w:hAnsi="Arial" w:cs="Arial"/>
          <w:b/>
          <w:bCs/>
          <w:color w:val="000000"/>
          <w:sz w:val="36"/>
          <w:szCs w:val="36"/>
          <w:lang w:bidi="hi-IN"/>
        </w:rPr>
        <w:t>E</w:t>
      </w:r>
      <w:r w:rsidRPr="00083FC1">
        <w:rPr>
          <w:rFonts w:ascii="Arial" w:hAnsi="Arial" w:cs="Arial"/>
          <w:b/>
          <w:bCs/>
          <w:color w:val="000000"/>
          <w:sz w:val="36"/>
          <w:szCs w:val="36"/>
          <w:lang w:bidi="hi-IN"/>
        </w:rPr>
        <w:t>Svara AvAhanaM</w:t>
      </w:r>
    </w:p>
    <w:p w14:paraId="0616D2D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SUlA~gkuSadharaM d</w:t>
      </w:r>
      <w:r w:rsidR="00665208">
        <w:rPr>
          <w:rFonts w:ascii="Arial" w:hAnsi="Arial" w:cs="Arial"/>
          <w:color w:val="000000"/>
          <w:sz w:val="36"/>
          <w:szCs w:val="36"/>
          <w:lang w:bidi="hi-IN"/>
        </w:rPr>
        <w:t>E</w:t>
      </w:r>
      <w:r>
        <w:rPr>
          <w:rFonts w:ascii="Arial" w:hAnsi="Arial" w:cs="Arial"/>
          <w:color w:val="000000"/>
          <w:sz w:val="36"/>
          <w:szCs w:val="36"/>
          <w:lang w:bidi="hi-IN"/>
        </w:rPr>
        <w:t>vaM mahAd</w:t>
      </w:r>
      <w:r w:rsidR="00665208">
        <w:rPr>
          <w:rFonts w:ascii="Arial" w:hAnsi="Arial" w:cs="Arial"/>
          <w:color w:val="000000"/>
          <w:sz w:val="36"/>
          <w:szCs w:val="36"/>
          <w:lang w:bidi="hi-IN"/>
        </w:rPr>
        <w:t>E</w:t>
      </w:r>
      <w:r>
        <w:rPr>
          <w:rFonts w:ascii="Arial" w:hAnsi="Arial" w:cs="Arial"/>
          <w:color w:val="000000"/>
          <w:sz w:val="36"/>
          <w:szCs w:val="36"/>
          <w:lang w:bidi="hi-IN"/>
        </w:rPr>
        <w:t xml:space="preserve">vasya vallaBaM | </w:t>
      </w:r>
    </w:p>
    <w:p w14:paraId="34A4248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SivakArya vidhAna~jcaM dhyAy</w:t>
      </w:r>
      <w:r w:rsidR="00665208">
        <w:rPr>
          <w:rFonts w:ascii="Arial" w:hAnsi="Arial" w:cs="Arial"/>
          <w:color w:val="000000"/>
          <w:sz w:val="36"/>
          <w:szCs w:val="36"/>
          <w:lang w:bidi="hi-IN"/>
        </w:rPr>
        <w:t>E</w:t>
      </w:r>
      <w:r>
        <w:rPr>
          <w:rFonts w:ascii="Arial" w:hAnsi="Arial" w:cs="Arial"/>
          <w:color w:val="000000"/>
          <w:sz w:val="36"/>
          <w:szCs w:val="36"/>
          <w:lang w:bidi="hi-IN"/>
        </w:rPr>
        <w:t>t tvAM nandik</w:t>
      </w:r>
      <w:r w:rsidR="00665208">
        <w:rPr>
          <w:rFonts w:ascii="Arial" w:hAnsi="Arial" w:cs="Arial"/>
          <w:color w:val="000000"/>
          <w:sz w:val="36"/>
          <w:szCs w:val="36"/>
          <w:lang w:bidi="hi-IN"/>
        </w:rPr>
        <w:t>E</w:t>
      </w:r>
      <w:r>
        <w:rPr>
          <w:rFonts w:ascii="Arial" w:hAnsi="Arial" w:cs="Arial"/>
          <w:color w:val="000000"/>
          <w:sz w:val="36"/>
          <w:szCs w:val="36"/>
          <w:lang w:bidi="hi-IN"/>
        </w:rPr>
        <w:t xml:space="preserve">SvaraM | </w:t>
      </w:r>
    </w:p>
    <w:p w14:paraId="181A2A6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tat puru#ShAya viqdhamah</w:t>
      </w:r>
      <w:r w:rsidR="00665208">
        <w:rPr>
          <w:rFonts w:ascii="Arial" w:hAnsi="Arial" w:cs="Arial"/>
          <w:color w:val="000000"/>
          <w:sz w:val="36"/>
          <w:szCs w:val="36"/>
          <w:lang w:bidi="hi-IN"/>
        </w:rPr>
        <w:t>E</w:t>
      </w:r>
      <w:r>
        <w:rPr>
          <w:rFonts w:ascii="Arial" w:hAnsi="Arial" w:cs="Arial"/>
          <w:color w:val="000000"/>
          <w:sz w:val="36"/>
          <w:szCs w:val="36"/>
          <w:lang w:bidi="hi-IN"/>
        </w:rPr>
        <w:t># cakratuqNDAya# dhImahi | tann</w:t>
      </w:r>
      <w:r w:rsidR="00665208">
        <w:rPr>
          <w:rFonts w:ascii="Arial" w:hAnsi="Arial" w:cs="Arial"/>
          <w:color w:val="000000"/>
          <w:sz w:val="36"/>
          <w:szCs w:val="36"/>
          <w:lang w:bidi="hi-IN"/>
        </w:rPr>
        <w:t>O</w:t>
      </w:r>
      <w:r>
        <w:rPr>
          <w:rFonts w:ascii="Arial" w:hAnsi="Arial" w:cs="Arial"/>
          <w:color w:val="000000"/>
          <w:sz w:val="36"/>
          <w:szCs w:val="36"/>
          <w:lang w:bidi="hi-IN"/>
        </w:rPr>
        <w:t># nandiH prac</w:t>
      </w:r>
      <w:r w:rsidR="00665208">
        <w:rPr>
          <w:rFonts w:ascii="Arial" w:hAnsi="Arial" w:cs="Arial"/>
          <w:color w:val="000000"/>
          <w:sz w:val="36"/>
          <w:szCs w:val="36"/>
          <w:lang w:bidi="hi-IN"/>
        </w:rPr>
        <w:t>O</w:t>
      </w:r>
      <w:r>
        <w:rPr>
          <w:rFonts w:ascii="Arial" w:hAnsi="Arial" w:cs="Arial"/>
          <w:color w:val="000000"/>
          <w:sz w:val="36"/>
          <w:szCs w:val="36"/>
          <w:lang w:bidi="hi-IN"/>
        </w:rPr>
        <w:t xml:space="preserve">qdayA$t | </w:t>
      </w:r>
    </w:p>
    <w:p w14:paraId="3ED8B530" w14:textId="1DD2FB3B"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BUrBuvaqssuvaqr</w:t>
      </w:r>
      <w:r>
        <w:rPr>
          <w:rFonts w:ascii="Arial" w:hAnsi="Arial" w:cs="Arial"/>
          <w:color w:val="000000"/>
          <w:sz w:val="36"/>
          <w:szCs w:val="36"/>
          <w:lang w:bidi="hi-IN"/>
        </w:rPr>
        <w:t>OM</w:t>
      </w:r>
      <w:r w:rsidR="00D91D60">
        <w:rPr>
          <w:rFonts w:ascii="Arial" w:hAnsi="Arial" w:cs="Arial"/>
          <w:color w:val="000000"/>
          <w:sz w:val="36"/>
          <w:szCs w:val="36"/>
          <w:lang w:bidi="hi-IN"/>
        </w:rPr>
        <w:t xml:space="preserve"> | asmin kuMB</w:t>
      </w:r>
      <w:r w:rsidR="00665208">
        <w:rPr>
          <w:rFonts w:ascii="Arial" w:hAnsi="Arial" w:cs="Arial"/>
          <w:color w:val="000000"/>
          <w:sz w:val="36"/>
          <w:szCs w:val="36"/>
          <w:lang w:bidi="hi-IN"/>
        </w:rPr>
        <w:t>E</w:t>
      </w:r>
      <w:r w:rsidR="00D91D60">
        <w:rPr>
          <w:rFonts w:ascii="Arial" w:hAnsi="Arial" w:cs="Arial"/>
          <w:color w:val="000000"/>
          <w:sz w:val="36"/>
          <w:szCs w:val="36"/>
          <w:lang w:bidi="hi-IN"/>
        </w:rPr>
        <w:t>/kalaS</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 nandik</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SvaraM dhyAyAmi | AvAhayAmi | </w:t>
      </w:r>
    </w:p>
    <w:p w14:paraId="1AABC62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ADCDC12" w14:textId="2E3D9128" w:rsidR="00D91D60" w:rsidRPr="00083FC1" w:rsidRDefault="00D91D60" w:rsidP="00D91D60">
      <w:pPr>
        <w:autoSpaceDE w:val="0"/>
        <w:autoSpaceDN w:val="0"/>
        <w:adjustRightInd w:val="0"/>
        <w:spacing w:after="0" w:line="240" w:lineRule="auto"/>
        <w:rPr>
          <w:rFonts w:ascii="Arial" w:hAnsi="Arial" w:cs="Arial"/>
          <w:b/>
          <w:bCs/>
          <w:color w:val="000000"/>
          <w:sz w:val="36"/>
          <w:szCs w:val="36"/>
          <w:lang w:bidi="hi-IN"/>
        </w:rPr>
      </w:pPr>
      <w:r w:rsidRPr="00083FC1">
        <w:rPr>
          <w:rFonts w:ascii="Arial" w:hAnsi="Arial" w:cs="Arial"/>
          <w:b/>
          <w:bCs/>
          <w:color w:val="000000"/>
          <w:sz w:val="36"/>
          <w:szCs w:val="36"/>
          <w:lang w:bidi="hi-IN"/>
        </w:rPr>
        <w:t>1</w:t>
      </w:r>
      <w:r w:rsidR="009F5B2B" w:rsidRPr="00083FC1">
        <w:rPr>
          <w:rFonts w:ascii="Arial" w:hAnsi="Arial" w:cs="Arial"/>
          <w:b/>
          <w:bCs/>
          <w:color w:val="000000"/>
          <w:sz w:val="36"/>
          <w:szCs w:val="36"/>
          <w:lang w:bidi="hi-IN"/>
        </w:rPr>
        <w:t>2</w:t>
      </w:r>
      <w:r w:rsidRPr="00083FC1">
        <w:rPr>
          <w:rFonts w:ascii="Arial" w:hAnsi="Arial" w:cs="Arial"/>
          <w:b/>
          <w:bCs/>
          <w:color w:val="000000"/>
          <w:sz w:val="36"/>
          <w:szCs w:val="36"/>
          <w:lang w:bidi="hi-IN"/>
        </w:rPr>
        <w:t>.2.15</w:t>
      </w:r>
      <w:r w:rsidRPr="00083FC1">
        <w:rPr>
          <w:rFonts w:ascii="Arial" w:hAnsi="Arial" w:cs="Arial"/>
          <w:b/>
          <w:bCs/>
          <w:color w:val="000000"/>
          <w:sz w:val="36"/>
          <w:szCs w:val="36"/>
          <w:lang w:bidi="hi-IN"/>
        </w:rPr>
        <w:tab/>
        <w:t xml:space="preserve"> Ayurd</w:t>
      </w:r>
      <w:r w:rsidR="00665208" w:rsidRPr="00083FC1">
        <w:rPr>
          <w:rFonts w:ascii="Arial" w:hAnsi="Arial" w:cs="Arial"/>
          <w:b/>
          <w:bCs/>
          <w:color w:val="000000"/>
          <w:sz w:val="36"/>
          <w:szCs w:val="36"/>
          <w:lang w:bidi="hi-IN"/>
        </w:rPr>
        <w:t>E</w:t>
      </w:r>
      <w:r w:rsidRPr="00083FC1">
        <w:rPr>
          <w:rFonts w:ascii="Arial" w:hAnsi="Arial" w:cs="Arial"/>
          <w:b/>
          <w:bCs/>
          <w:color w:val="000000"/>
          <w:sz w:val="36"/>
          <w:szCs w:val="36"/>
          <w:lang w:bidi="hi-IN"/>
        </w:rPr>
        <w:t>vatA AvAhanaM</w:t>
      </w:r>
    </w:p>
    <w:p w14:paraId="15F3709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Ayu#ShTh</w:t>
      </w:r>
      <w:r w:rsidR="00665208">
        <w:rPr>
          <w:rFonts w:ascii="Arial" w:hAnsi="Arial" w:cs="Arial"/>
          <w:color w:val="000000"/>
          <w:sz w:val="36"/>
          <w:szCs w:val="36"/>
          <w:lang w:bidi="hi-IN"/>
        </w:rPr>
        <w:t>E</w:t>
      </w:r>
      <w:r>
        <w:rPr>
          <w:rFonts w:ascii="Arial" w:hAnsi="Arial" w:cs="Arial"/>
          <w:color w:val="000000"/>
          <w:sz w:val="36"/>
          <w:szCs w:val="36"/>
          <w:lang w:bidi="hi-IN"/>
        </w:rPr>
        <w:t xml:space="preserve"> viqSvat</w:t>
      </w:r>
      <w:r w:rsidR="00665208">
        <w:rPr>
          <w:rFonts w:ascii="Arial" w:hAnsi="Arial" w:cs="Arial"/>
          <w:color w:val="000000"/>
          <w:sz w:val="36"/>
          <w:szCs w:val="36"/>
          <w:lang w:bidi="hi-IN"/>
        </w:rPr>
        <w:t>O</w:t>
      </w:r>
      <w:r>
        <w:rPr>
          <w:rFonts w:ascii="Arial" w:hAnsi="Arial" w:cs="Arial"/>
          <w:color w:val="000000"/>
          <w:sz w:val="36"/>
          <w:szCs w:val="36"/>
          <w:lang w:bidi="hi-IN"/>
        </w:rPr>
        <w:t># dadha daqya maqgni rvar</w:t>
      </w:r>
      <w:r w:rsidR="00665208">
        <w:rPr>
          <w:rFonts w:ascii="Arial" w:hAnsi="Arial" w:cs="Arial"/>
          <w:color w:val="000000"/>
          <w:sz w:val="36"/>
          <w:szCs w:val="36"/>
          <w:lang w:bidi="hi-IN"/>
        </w:rPr>
        <w:t>E</w:t>
      </w:r>
      <w:r>
        <w:rPr>
          <w:rFonts w:ascii="Arial" w:hAnsi="Arial" w:cs="Arial"/>
          <w:color w:val="000000"/>
          <w:sz w:val="36"/>
          <w:szCs w:val="36"/>
          <w:lang w:bidi="hi-IN"/>
        </w:rPr>
        <w:t>$NyaH | puna#st</w:t>
      </w:r>
      <w:r w:rsidR="00665208">
        <w:rPr>
          <w:rFonts w:ascii="Arial" w:hAnsi="Arial" w:cs="Arial"/>
          <w:color w:val="000000"/>
          <w:sz w:val="36"/>
          <w:szCs w:val="36"/>
          <w:lang w:bidi="hi-IN"/>
        </w:rPr>
        <w:t>E</w:t>
      </w:r>
      <w:r>
        <w:rPr>
          <w:rFonts w:ascii="Arial" w:hAnsi="Arial" w:cs="Arial"/>
          <w:color w:val="000000"/>
          <w:sz w:val="36"/>
          <w:szCs w:val="36"/>
          <w:lang w:bidi="hi-IN"/>
        </w:rPr>
        <w:t xml:space="preserve"> prAqNa Aya#tiq </w:t>
      </w:r>
    </w:p>
    <w:p w14:paraId="3733005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r w:rsidR="00665208">
        <w:rPr>
          <w:rFonts w:ascii="Arial" w:hAnsi="Arial" w:cs="Arial"/>
          <w:color w:val="000000"/>
          <w:sz w:val="36"/>
          <w:szCs w:val="36"/>
          <w:lang w:bidi="hi-IN"/>
        </w:rPr>
        <w:t>O</w:t>
      </w:r>
      <w:r>
        <w:rPr>
          <w:rFonts w:ascii="Arial" w:hAnsi="Arial" w:cs="Arial"/>
          <w:color w:val="000000"/>
          <w:sz w:val="36"/>
          <w:szCs w:val="36"/>
          <w:lang w:bidi="hi-IN"/>
        </w:rPr>
        <w:t>r AyA#tiq) parAqyakShma(gm)# suvAmit</w:t>
      </w:r>
      <w:r w:rsidR="00665208">
        <w:rPr>
          <w:rFonts w:ascii="Arial" w:hAnsi="Arial" w:cs="Arial"/>
          <w:color w:val="000000"/>
          <w:sz w:val="36"/>
          <w:szCs w:val="36"/>
          <w:lang w:bidi="hi-IN"/>
        </w:rPr>
        <w:t>E</w:t>
      </w:r>
      <w:r>
        <w:rPr>
          <w:rFonts w:ascii="Arial" w:hAnsi="Arial" w:cs="Arial"/>
          <w:color w:val="000000"/>
          <w:sz w:val="36"/>
          <w:szCs w:val="36"/>
          <w:lang w:bidi="hi-IN"/>
        </w:rPr>
        <w:t xml:space="preserve"> | AqyuqrddhA a#gn</w:t>
      </w:r>
      <w:r w:rsidR="00665208">
        <w:rPr>
          <w:rFonts w:ascii="Arial" w:hAnsi="Arial" w:cs="Arial"/>
          <w:color w:val="000000"/>
          <w:sz w:val="36"/>
          <w:szCs w:val="36"/>
          <w:lang w:bidi="hi-IN"/>
        </w:rPr>
        <w:t>E</w:t>
      </w:r>
      <w:r>
        <w:rPr>
          <w:rFonts w:ascii="Arial" w:hAnsi="Arial" w:cs="Arial"/>
          <w:color w:val="000000"/>
          <w:sz w:val="36"/>
          <w:szCs w:val="36"/>
          <w:lang w:bidi="hi-IN"/>
        </w:rPr>
        <w:t xml:space="preserve"> haqviShA# juShAqN</w:t>
      </w:r>
      <w:r w:rsidR="00665208">
        <w:rPr>
          <w:rFonts w:ascii="Arial" w:hAnsi="Arial" w:cs="Arial"/>
          <w:color w:val="000000"/>
          <w:sz w:val="36"/>
          <w:szCs w:val="36"/>
          <w:lang w:bidi="hi-IN"/>
        </w:rPr>
        <w:t>O</w:t>
      </w:r>
      <w:r>
        <w:rPr>
          <w:rFonts w:ascii="Arial" w:hAnsi="Arial" w:cs="Arial"/>
          <w:color w:val="000000"/>
          <w:sz w:val="36"/>
          <w:szCs w:val="36"/>
          <w:lang w:bidi="hi-IN"/>
        </w:rPr>
        <w:t xml:space="preserve"> </w:t>
      </w:r>
    </w:p>
    <w:p w14:paraId="3AA1A96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GRuqtapra#tIk</w:t>
      </w:r>
      <w:r w:rsidR="00665208">
        <w:rPr>
          <w:rFonts w:ascii="Arial" w:hAnsi="Arial" w:cs="Arial"/>
          <w:color w:val="000000"/>
          <w:sz w:val="36"/>
          <w:szCs w:val="36"/>
          <w:lang w:bidi="hi-IN"/>
        </w:rPr>
        <w:t>O</w:t>
      </w:r>
      <w:r>
        <w:rPr>
          <w:rFonts w:ascii="Arial" w:hAnsi="Arial" w:cs="Arial"/>
          <w:color w:val="000000"/>
          <w:sz w:val="36"/>
          <w:szCs w:val="36"/>
          <w:lang w:bidi="hi-IN"/>
        </w:rPr>
        <w:t xml:space="preserve"> GRuqtay</w:t>
      </w:r>
      <w:r w:rsidR="00665208">
        <w:rPr>
          <w:rFonts w:ascii="Arial" w:hAnsi="Arial" w:cs="Arial"/>
          <w:color w:val="000000"/>
          <w:sz w:val="36"/>
          <w:szCs w:val="36"/>
          <w:lang w:bidi="hi-IN"/>
        </w:rPr>
        <w:t>O</w:t>
      </w:r>
      <w:r>
        <w:rPr>
          <w:rFonts w:ascii="Arial" w:hAnsi="Arial" w:cs="Arial"/>
          <w:color w:val="000000"/>
          <w:sz w:val="36"/>
          <w:szCs w:val="36"/>
          <w:lang w:bidi="hi-IN"/>
        </w:rPr>
        <w:t># nir</w:t>
      </w:r>
      <w:r w:rsidR="00665208">
        <w:rPr>
          <w:rFonts w:ascii="Arial" w:hAnsi="Arial" w:cs="Arial"/>
          <w:color w:val="000000"/>
          <w:sz w:val="36"/>
          <w:szCs w:val="36"/>
          <w:lang w:bidi="hi-IN"/>
        </w:rPr>
        <w:t>E</w:t>
      </w:r>
      <w:r>
        <w:rPr>
          <w:rFonts w:ascii="Arial" w:hAnsi="Arial" w:cs="Arial"/>
          <w:color w:val="000000"/>
          <w:sz w:val="36"/>
          <w:szCs w:val="36"/>
          <w:lang w:bidi="hi-IN"/>
        </w:rPr>
        <w:t>dhi | GRuqtaM pIqtvA madhuq cAruq gavya#M piqt</w:t>
      </w:r>
      <w:r w:rsidR="00665208">
        <w:rPr>
          <w:rFonts w:ascii="Arial" w:hAnsi="Arial" w:cs="Arial"/>
          <w:color w:val="000000"/>
          <w:sz w:val="36"/>
          <w:szCs w:val="36"/>
          <w:lang w:bidi="hi-IN"/>
        </w:rPr>
        <w:t>E</w:t>
      </w:r>
      <w:r>
        <w:rPr>
          <w:rFonts w:ascii="Arial" w:hAnsi="Arial" w:cs="Arial"/>
          <w:color w:val="000000"/>
          <w:sz w:val="36"/>
          <w:szCs w:val="36"/>
          <w:lang w:bidi="hi-IN"/>
        </w:rPr>
        <w:t xml:space="preserve">va# </w:t>
      </w:r>
    </w:p>
    <w:p w14:paraId="66ECC86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puqtramaqBi-ra#kShatAdiqmaM | </w:t>
      </w:r>
    </w:p>
    <w:p w14:paraId="24D11E84" w14:textId="0736F8B2"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BUrBuvaqssuvaqr</w:t>
      </w:r>
      <w:r>
        <w:rPr>
          <w:rFonts w:ascii="Arial" w:hAnsi="Arial" w:cs="Arial"/>
          <w:color w:val="000000"/>
          <w:sz w:val="36"/>
          <w:szCs w:val="36"/>
          <w:lang w:bidi="hi-IN"/>
        </w:rPr>
        <w:t>OM</w:t>
      </w:r>
      <w:r w:rsidR="00D91D60">
        <w:rPr>
          <w:rFonts w:ascii="Arial" w:hAnsi="Arial" w:cs="Arial"/>
          <w:color w:val="000000"/>
          <w:sz w:val="36"/>
          <w:szCs w:val="36"/>
          <w:lang w:bidi="hi-IN"/>
        </w:rPr>
        <w:t xml:space="preserve"> | asmin kuMB</w:t>
      </w:r>
      <w:r w:rsidR="00665208">
        <w:rPr>
          <w:rFonts w:ascii="Arial" w:hAnsi="Arial" w:cs="Arial"/>
          <w:color w:val="000000"/>
          <w:sz w:val="36"/>
          <w:szCs w:val="36"/>
          <w:lang w:bidi="hi-IN"/>
        </w:rPr>
        <w:t>E</w:t>
      </w:r>
      <w:r w:rsidR="00D91D60">
        <w:rPr>
          <w:rFonts w:ascii="Arial" w:hAnsi="Arial" w:cs="Arial"/>
          <w:color w:val="000000"/>
          <w:sz w:val="36"/>
          <w:szCs w:val="36"/>
          <w:lang w:bidi="hi-IN"/>
        </w:rPr>
        <w:t>/kalaS</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 Ayurd</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vatAM dhyAyAmi | AvAhayAmi | </w:t>
      </w:r>
    </w:p>
    <w:p w14:paraId="058C748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85F89A7" w14:textId="2C5676FB" w:rsidR="00D91D60" w:rsidRPr="00083FC1" w:rsidRDefault="00D91D60" w:rsidP="00D91D60">
      <w:pPr>
        <w:autoSpaceDE w:val="0"/>
        <w:autoSpaceDN w:val="0"/>
        <w:adjustRightInd w:val="0"/>
        <w:spacing w:after="0" w:line="240" w:lineRule="auto"/>
        <w:rPr>
          <w:rFonts w:ascii="Arial" w:hAnsi="Arial" w:cs="Arial"/>
          <w:b/>
          <w:bCs/>
          <w:color w:val="000000"/>
          <w:sz w:val="36"/>
          <w:szCs w:val="36"/>
          <w:lang w:bidi="hi-IN"/>
        </w:rPr>
      </w:pPr>
      <w:r w:rsidRPr="00083FC1">
        <w:rPr>
          <w:rFonts w:ascii="Arial" w:hAnsi="Arial" w:cs="Arial"/>
          <w:b/>
          <w:bCs/>
          <w:color w:val="000000"/>
          <w:sz w:val="36"/>
          <w:szCs w:val="36"/>
          <w:lang w:bidi="hi-IN"/>
        </w:rPr>
        <w:t>1</w:t>
      </w:r>
      <w:r w:rsidR="009F5B2B" w:rsidRPr="00083FC1">
        <w:rPr>
          <w:rFonts w:ascii="Arial" w:hAnsi="Arial" w:cs="Arial"/>
          <w:b/>
          <w:bCs/>
          <w:color w:val="000000"/>
          <w:sz w:val="36"/>
          <w:szCs w:val="36"/>
          <w:lang w:bidi="hi-IN"/>
        </w:rPr>
        <w:t>2</w:t>
      </w:r>
      <w:r w:rsidRPr="00083FC1">
        <w:rPr>
          <w:rFonts w:ascii="Arial" w:hAnsi="Arial" w:cs="Arial"/>
          <w:b/>
          <w:bCs/>
          <w:color w:val="000000"/>
          <w:sz w:val="36"/>
          <w:szCs w:val="36"/>
          <w:lang w:bidi="hi-IN"/>
        </w:rPr>
        <w:t>.2.16</w:t>
      </w:r>
      <w:r w:rsidRPr="00083FC1">
        <w:rPr>
          <w:rFonts w:ascii="Arial" w:hAnsi="Arial" w:cs="Arial"/>
          <w:b/>
          <w:bCs/>
          <w:color w:val="000000"/>
          <w:sz w:val="36"/>
          <w:szCs w:val="36"/>
          <w:lang w:bidi="hi-IN"/>
        </w:rPr>
        <w:tab/>
        <w:t>SrI rAma AvAhanaM</w:t>
      </w:r>
    </w:p>
    <w:p w14:paraId="0430BC5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rAmAya rAmaBadrAya rAmacandrAya v</w:t>
      </w:r>
      <w:r w:rsidR="00665208">
        <w:rPr>
          <w:rFonts w:ascii="Arial" w:hAnsi="Arial" w:cs="Arial"/>
          <w:color w:val="000000"/>
          <w:sz w:val="36"/>
          <w:szCs w:val="36"/>
          <w:lang w:bidi="hi-IN"/>
        </w:rPr>
        <w:t>E</w:t>
      </w:r>
      <w:r>
        <w:rPr>
          <w:rFonts w:ascii="Arial" w:hAnsi="Arial" w:cs="Arial"/>
          <w:color w:val="000000"/>
          <w:sz w:val="36"/>
          <w:szCs w:val="36"/>
          <w:lang w:bidi="hi-IN"/>
        </w:rPr>
        <w:t>das</w:t>
      </w:r>
      <w:r w:rsidR="00665208">
        <w:rPr>
          <w:rFonts w:ascii="Arial" w:hAnsi="Arial" w:cs="Arial"/>
          <w:color w:val="000000"/>
          <w:sz w:val="36"/>
          <w:szCs w:val="36"/>
          <w:lang w:bidi="hi-IN"/>
        </w:rPr>
        <w:t>E</w:t>
      </w:r>
      <w:r>
        <w:rPr>
          <w:rFonts w:ascii="Arial" w:hAnsi="Arial" w:cs="Arial"/>
          <w:color w:val="000000"/>
          <w:sz w:val="36"/>
          <w:szCs w:val="36"/>
          <w:lang w:bidi="hi-IN"/>
        </w:rPr>
        <w:t xml:space="preserve"> | raGunAthAya nAthAya sItAyAH </w:t>
      </w:r>
    </w:p>
    <w:p w14:paraId="5CB6F67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patay</w:t>
      </w:r>
      <w:r w:rsidR="00665208">
        <w:rPr>
          <w:rFonts w:ascii="Arial" w:hAnsi="Arial" w:cs="Arial"/>
          <w:color w:val="000000"/>
          <w:sz w:val="36"/>
          <w:szCs w:val="36"/>
          <w:lang w:bidi="hi-IN"/>
        </w:rPr>
        <w:t>E</w:t>
      </w:r>
      <w:r>
        <w:rPr>
          <w:rFonts w:ascii="Arial" w:hAnsi="Arial" w:cs="Arial"/>
          <w:color w:val="000000"/>
          <w:sz w:val="36"/>
          <w:szCs w:val="36"/>
          <w:lang w:bidi="hi-IN"/>
        </w:rPr>
        <w:t xml:space="preserve"> namaH | </w:t>
      </w:r>
    </w:p>
    <w:p w14:paraId="7219A29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dASarathAya vidmah</w:t>
      </w:r>
      <w:r w:rsidR="00665208">
        <w:rPr>
          <w:rFonts w:ascii="Arial" w:hAnsi="Arial" w:cs="Arial"/>
          <w:color w:val="000000"/>
          <w:sz w:val="36"/>
          <w:szCs w:val="36"/>
          <w:lang w:bidi="hi-IN"/>
        </w:rPr>
        <w:t>E</w:t>
      </w:r>
      <w:r>
        <w:rPr>
          <w:rFonts w:ascii="Arial" w:hAnsi="Arial" w:cs="Arial"/>
          <w:color w:val="000000"/>
          <w:sz w:val="36"/>
          <w:szCs w:val="36"/>
          <w:lang w:bidi="hi-IN"/>
        </w:rPr>
        <w:t xml:space="preserve"> sItAvallaBAya dhImahi | </w:t>
      </w:r>
    </w:p>
    <w:p w14:paraId="5C7F94FB" w14:textId="53C4A0D6"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tann</w:t>
      </w:r>
      <w:r w:rsidR="00665208">
        <w:rPr>
          <w:rFonts w:ascii="Arial" w:hAnsi="Arial" w:cs="Arial"/>
          <w:color w:val="000000"/>
          <w:sz w:val="36"/>
          <w:szCs w:val="36"/>
          <w:lang w:bidi="hi-IN"/>
        </w:rPr>
        <w:t>O</w:t>
      </w:r>
      <w:r>
        <w:rPr>
          <w:rFonts w:ascii="Arial" w:hAnsi="Arial" w:cs="Arial"/>
          <w:color w:val="000000"/>
          <w:sz w:val="36"/>
          <w:szCs w:val="36"/>
          <w:lang w:bidi="hi-IN"/>
        </w:rPr>
        <w:t xml:space="preserve"> rAmaH prac</w:t>
      </w:r>
      <w:r w:rsidR="00665208">
        <w:rPr>
          <w:rFonts w:ascii="Arial" w:hAnsi="Arial" w:cs="Arial"/>
          <w:color w:val="000000"/>
          <w:sz w:val="36"/>
          <w:szCs w:val="36"/>
          <w:lang w:bidi="hi-IN"/>
        </w:rPr>
        <w:t>O</w:t>
      </w:r>
      <w:r>
        <w:rPr>
          <w:rFonts w:ascii="Arial" w:hAnsi="Arial" w:cs="Arial"/>
          <w:color w:val="000000"/>
          <w:sz w:val="36"/>
          <w:szCs w:val="36"/>
          <w:lang w:bidi="hi-IN"/>
        </w:rPr>
        <w:t xml:space="preserve">dayAt | </w:t>
      </w:r>
      <w:r w:rsidR="00842E57">
        <w:rPr>
          <w:rFonts w:ascii="Arial" w:hAnsi="Arial" w:cs="Arial"/>
          <w:color w:val="000000"/>
          <w:sz w:val="36"/>
          <w:szCs w:val="36"/>
          <w:lang w:bidi="hi-IN"/>
        </w:rPr>
        <w:t>OM</w:t>
      </w:r>
      <w:r>
        <w:rPr>
          <w:rFonts w:ascii="Arial" w:hAnsi="Arial" w:cs="Arial"/>
          <w:color w:val="000000"/>
          <w:sz w:val="36"/>
          <w:szCs w:val="36"/>
          <w:lang w:bidi="hi-IN"/>
        </w:rPr>
        <w:t xml:space="preserve"> BUrBuvaqssuvaqr</w:t>
      </w:r>
      <w:r w:rsidR="00842E57">
        <w:rPr>
          <w:rFonts w:ascii="Arial" w:hAnsi="Arial" w:cs="Arial"/>
          <w:color w:val="000000"/>
          <w:sz w:val="36"/>
          <w:szCs w:val="36"/>
          <w:lang w:bidi="hi-IN"/>
        </w:rPr>
        <w:t>OM</w:t>
      </w:r>
      <w:r>
        <w:rPr>
          <w:rFonts w:ascii="Arial" w:hAnsi="Arial" w:cs="Arial"/>
          <w:color w:val="000000"/>
          <w:sz w:val="36"/>
          <w:szCs w:val="36"/>
          <w:lang w:bidi="hi-IN"/>
        </w:rPr>
        <w:t xml:space="preserve"> | </w:t>
      </w:r>
    </w:p>
    <w:p w14:paraId="2583537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asmin kuMB</w:t>
      </w:r>
      <w:r w:rsidR="00665208">
        <w:rPr>
          <w:rFonts w:ascii="Arial" w:hAnsi="Arial" w:cs="Arial"/>
          <w:color w:val="000000"/>
          <w:sz w:val="36"/>
          <w:szCs w:val="36"/>
          <w:lang w:bidi="hi-IN"/>
        </w:rPr>
        <w:t>E</w:t>
      </w:r>
      <w:r>
        <w:rPr>
          <w:rFonts w:ascii="Arial" w:hAnsi="Arial" w:cs="Arial"/>
          <w:color w:val="000000"/>
          <w:sz w:val="36"/>
          <w:szCs w:val="36"/>
          <w:lang w:bidi="hi-IN"/>
        </w:rPr>
        <w:t>/kalaS</w:t>
      </w:r>
      <w:r w:rsidR="00665208">
        <w:rPr>
          <w:rFonts w:ascii="Arial" w:hAnsi="Arial" w:cs="Arial"/>
          <w:color w:val="000000"/>
          <w:sz w:val="36"/>
          <w:szCs w:val="36"/>
          <w:lang w:bidi="hi-IN"/>
        </w:rPr>
        <w:t>E</w:t>
      </w:r>
      <w:r>
        <w:rPr>
          <w:rFonts w:ascii="Arial" w:hAnsi="Arial" w:cs="Arial"/>
          <w:color w:val="000000"/>
          <w:sz w:val="36"/>
          <w:szCs w:val="36"/>
          <w:lang w:bidi="hi-IN"/>
        </w:rPr>
        <w:t xml:space="preserve"> sItA-lakShmaNa-Barata-SatruGna-hanumat sam</w:t>
      </w:r>
      <w:r w:rsidR="00665208">
        <w:rPr>
          <w:rFonts w:ascii="Arial" w:hAnsi="Arial" w:cs="Arial"/>
          <w:color w:val="000000"/>
          <w:sz w:val="36"/>
          <w:szCs w:val="36"/>
          <w:lang w:bidi="hi-IN"/>
        </w:rPr>
        <w:t>E</w:t>
      </w:r>
      <w:r>
        <w:rPr>
          <w:rFonts w:ascii="Arial" w:hAnsi="Arial" w:cs="Arial"/>
          <w:color w:val="000000"/>
          <w:sz w:val="36"/>
          <w:szCs w:val="36"/>
          <w:lang w:bidi="hi-IN"/>
        </w:rPr>
        <w:t xml:space="preserve">ta SrI rAmacandrasvAminaM dhyAyAmi | AvAhayAmi | </w:t>
      </w:r>
    </w:p>
    <w:p w14:paraId="3A253CB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1962AF1" w14:textId="27A36926" w:rsidR="00D91D60" w:rsidRPr="00083FC1" w:rsidRDefault="00D91D60" w:rsidP="00D91D60">
      <w:pPr>
        <w:autoSpaceDE w:val="0"/>
        <w:autoSpaceDN w:val="0"/>
        <w:adjustRightInd w:val="0"/>
        <w:spacing w:after="0" w:line="240" w:lineRule="auto"/>
        <w:rPr>
          <w:rFonts w:ascii="Arial" w:hAnsi="Arial" w:cs="Arial"/>
          <w:b/>
          <w:bCs/>
          <w:color w:val="000000"/>
          <w:sz w:val="36"/>
          <w:szCs w:val="36"/>
          <w:lang w:bidi="hi-IN"/>
        </w:rPr>
      </w:pPr>
      <w:r w:rsidRPr="00083FC1">
        <w:rPr>
          <w:rFonts w:ascii="Arial" w:hAnsi="Arial" w:cs="Arial"/>
          <w:b/>
          <w:bCs/>
          <w:color w:val="000000"/>
          <w:sz w:val="36"/>
          <w:szCs w:val="36"/>
          <w:lang w:bidi="hi-IN"/>
        </w:rPr>
        <w:t>1</w:t>
      </w:r>
      <w:r w:rsidR="009F5B2B" w:rsidRPr="00083FC1">
        <w:rPr>
          <w:rFonts w:ascii="Arial" w:hAnsi="Arial" w:cs="Arial"/>
          <w:b/>
          <w:bCs/>
          <w:color w:val="000000"/>
          <w:sz w:val="36"/>
          <w:szCs w:val="36"/>
          <w:lang w:bidi="hi-IN"/>
        </w:rPr>
        <w:t>2</w:t>
      </w:r>
      <w:r w:rsidRPr="00083FC1">
        <w:rPr>
          <w:rFonts w:ascii="Arial" w:hAnsi="Arial" w:cs="Arial"/>
          <w:b/>
          <w:bCs/>
          <w:color w:val="000000"/>
          <w:sz w:val="36"/>
          <w:szCs w:val="36"/>
          <w:lang w:bidi="hi-IN"/>
        </w:rPr>
        <w:t>.2.17</w:t>
      </w:r>
      <w:r w:rsidRPr="00083FC1">
        <w:rPr>
          <w:rFonts w:ascii="Arial" w:hAnsi="Arial" w:cs="Arial"/>
          <w:b/>
          <w:bCs/>
          <w:color w:val="000000"/>
          <w:sz w:val="36"/>
          <w:szCs w:val="36"/>
          <w:lang w:bidi="hi-IN"/>
        </w:rPr>
        <w:tab/>
        <w:t>SrIkRuShNa AvAhanaM</w:t>
      </w:r>
    </w:p>
    <w:p w14:paraId="38FA34D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kRuShNAya vAsud</w:t>
      </w:r>
      <w:r w:rsidR="00665208">
        <w:rPr>
          <w:rFonts w:ascii="Arial" w:hAnsi="Arial" w:cs="Arial"/>
          <w:color w:val="000000"/>
          <w:sz w:val="36"/>
          <w:szCs w:val="36"/>
          <w:lang w:bidi="hi-IN"/>
        </w:rPr>
        <w:t>E</w:t>
      </w:r>
      <w:r>
        <w:rPr>
          <w:rFonts w:ascii="Arial" w:hAnsi="Arial" w:cs="Arial"/>
          <w:color w:val="000000"/>
          <w:sz w:val="36"/>
          <w:szCs w:val="36"/>
          <w:lang w:bidi="hi-IN"/>
        </w:rPr>
        <w:t>vAya d</w:t>
      </w:r>
      <w:r w:rsidR="00665208">
        <w:rPr>
          <w:rFonts w:ascii="Arial" w:hAnsi="Arial" w:cs="Arial"/>
          <w:color w:val="000000"/>
          <w:sz w:val="36"/>
          <w:szCs w:val="36"/>
          <w:lang w:bidi="hi-IN"/>
        </w:rPr>
        <w:t>E</w:t>
      </w:r>
      <w:r>
        <w:rPr>
          <w:rFonts w:ascii="Arial" w:hAnsi="Arial" w:cs="Arial"/>
          <w:color w:val="000000"/>
          <w:sz w:val="36"/>
          <w:szCs w:val="36"/>
          <w:lang w:bidi="hi-IN"/>
        </w:rPr>
        <w:t>vakI nandanAya ca | nandag</w:t>
      </w:r>
      <w:r w:rsidR="00665208">
        <w:rPr>
          <w:rFonts w:ascii="Arial" w:hAnsi="Arial" w:cs="Arial"/>
          <w:color w:val="000000"/>
          <w:sz w:val="36"/>
          <w:szCs w:val="36"/>
          <w:lang w:bidi="hi-IN"/>
        </w:rPr>
        <w:t>O</w:t>
      </w:r>
      <w:r>
        <w:rPr>
          <w:rFonts w:ascii="Arial" w:hAnsi="Arial" w:cs="Arial"/>
          <w:color w:val="000000"/>
          <w:sz w:val="36"/>
          <w:szCs w:val="36"/>
          <w:lang w:bidi="hi-IN"/>
        </w:rPr>
        <w:t xml:space="preserve">pa kumArAya </w:t>
      </w:r>
    </w:p>
    <w:p w14:paraId="71C92AE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SrI g</w:t>
      </w:r>
      <w:r w:rsidR="00665208">
        <w:rPr>
          <w:rFonts w:ascii="Arial" w:hAnsi="Arial" w:cs="Arial"/>
          <w:color w:val="000000"/>
          <w:sz w:val="36"/>
          <w:szCs w:val="36"/>
          <w:lang w:bidi="hi-IN"/>
        </w:rPr>
        <w:t>O</w:t>
      </w:r>
      <w:r>
        <w:rPr>
          <w:rFonts w:ascii="Arial" w:hAnsi="Arial" w:cs="Arial"/>
          <w:color w:val="000000"/>
          <w:sz w:val="36"/>
          <w:szCs w:val="36"/>
          <w:lang w:bidi="hi-IN"/>
        </w:rPr>
        <w:t>vindAya nam</w:t>
      </w:r>
      <w:r w:rsidR="00665208">
        <w:rPr>
          <w:rFonts w:ascii="Arial" w:hAnsi="Arial" w:cs="Arial"/>
          <w:color w:val="000000"/>
          <w:sz w:val="36"/>
          <w:szCs w:val="36"/>
          <w:lang w:bidi="hi-IN"/>
        </w:rPr>
        <w:t>O</w:t>
      </w:r>
      <w:r>
        <w:rPr>
          <w:rFonts w:ascii="Arial" w:hAnsi="Arial" w:cs="Arial"/>
          <w:color w:val="000000"/>
          <w:sz w:val="36"/>
          <w:szCs w:val="36"/>
          <w:lang w:bidi="hi-IN"/>
        </w:rPr>
        <w:t xml:space="preserve"> namaH | d</w:t>
      </w:r>
      <w:r w:rsidR="00665208">
        <w:rPr>
          <w:rFonts w:ascii="Arial" w:hAnsi="Arial" w:cs="Arial"/>
          <w:color w:val="000000"/>
          <w:sz w:val="36"/>
          <w:szCs w:val="36"/>
          <w:lang w:bidi="hi-IN"/>
        </w:rPr>
        <w:t>E</w:t>
      </w:r>
      <w:r>
        <w:rPr>
          <w:rFonts w:ascii="Arial" w:hAnsi="Arial" w:cs="Arial"/>
          <w:color w:val="000000"/>
          <w:sz w:val="36"/>
          <w:szCs w:val="36"/>
          <w:lang w:bidi="hi-IN"/>
        </w:rPr>
        <w:t>vakInandanAya vidmah</w:t>
      </w:r>
      <w:r w:rsidR="00665208">
        <w:rPr>
          <w:rFonts w:ascii="Arial" w:hAnsi="Arial" w:cs="Arial"/>
          <w:color w:val="000000"/>
          <w:sz w:val="36"/>
          <w:szCs w:val="36"/>
          <w:lang w:bidi="hi-IN"/>
        </w:rPr>
        <w:t>E</w:t>
      </w:r>
      <w:r>
        <w:rPr>
          <w:rFonts w:ascii="Arial" w:hAnsi="Arial" w:cs="Arial"/>
          <w:color w:val="000000"/>
          <w:sz w:val="36"/>
          <w:szCs w:val="36"/>
          <w:lang w:bidi="hi-IN"/>
        </w:rPr>
        <w:t xml:space="preserve"> vAsud</w:t>
      </w:r>
      <w:r w:rsidR="00665208">
        <w:rPr>
          <w:rFonts w:ascii="Arial" w:hAnsi="Arial" w:cs="Arial"/>
          <w:color w:val="000000"/>
          <w:sz w:val="36"/>
          <w:szCs w:val="36"/>
          <w:lang w:bidi="hi-IN"/>
        </w:rPr>
        <w:t>E</w:t>
      </w:r>
      <w:r>
        <w:rPr>
          <w:rFonts w:ascii="Arial" w:hAnsi="Arial" w:cs="Arial"/>
          <w:color w:val="000000"/>
          <w:sz w:val="36"/>
          <w:szCs w:val="36"/>
          <w:lang w:bidi="hi-IN"/>
        </w:rPr>
        <w:t xml:space="preserve">vAya dhImahi | </w:t>
      </w:r>
    </w:p>
    <w:p w14:paraId="4D7F350F" w14:textId="0DC74BD2"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tann</w:t>
      </w:r>
      <w:r w:rsidR="00665208">
        <w:rPr>
          <w:rFonts w:ascii="Arial" w:hAnsi="Arial" w:cs="Arial"/>
          <w:color w:val="000000"/>
          <w:sz w:val="36"/>
          <w:szCs w:val="36"/>
          <w:lang w:bidi="hi-IN"/>
        </w:rPr>
        <w:t>O</w:t>
      </w:r>
      <w:r>
        <w:rPr>
          <w:rFonts w:ascii="Arial" w:hAnsi="Arial" w:cs="Arial"/>
          <w:color w:val="000000"/>
          <w:sz w:val="36"/>
          <w:szCs w:val="36"/>
          <w:lang w:bidi="hi-IN"/>
        </w:rPr>
        <w:t xml:space="preserve"> kRuShNaH prac</w:t>
      </w:r>
      <w:r w:rsidR="00665208">
        <w:rPr>
          <w:rFonts w:ascii="Arial" w:hAnsi="Arial" w:cs="Arial"/>
          <w:color w:val="000000"/>
          <w:sz w:val="36"/>
          <w:szCs w:val="36"/>
          <w:lang w:bidi="hi-IN"/>
        </w:rPr>
        <w:t>O</w:t>
      </w:r>
      <w:r>
        <w:rPr>
          <w:rFonts w:ascii="Arial" w:hAnsi="Arial" w:cs="Arial"/>
          <w:color w:val="000000"/>
          <w:sz w:val="36"/>
          <w:szCs w:val="36"/>
          <w:lang w:bidi="hi-IN"/>
        </w:rPr>
        <w:t xml:space="preserve">dayAt | </w:t>
      </w:r>
      <w:r w:rsidR="00842E57">
        <w:rPr>
          <w:rFonts w:ascii="Arial" w:hAnsi="Arial" w:cs="Arial"/>
          <w:color w:val="000000"/>
          <w:sz w:val="36"/>
          <w:szCs w:val="36"/>
          <w:lang w:bidi="hi-IN"/>
        </w:rPr>
        <w:t>OM</w:t>
      </w:r>
      <w:r>
        <w:rPr>
          <w:rFonts w:ascii="Arial" w:hAnsi="Arial" w:cs="Arial"/>
          <w:color w:val="000000"/>
          <w:sz w:val="36"/>
          <w:szCs w:val="36"/>
          <w:lang w:bidi="hi-IN"/>
        </w:rPr>
        <w:t xml:space="preserve"> BUrBuvaqssuvaqr</w:t>
      </w:r>
      <w:r w:rsidR="00842E57">
        <w:rPr>
          <w:rFonts w:ascii="Arial" w:hAnsi="Arial" w:cs="Arial"/>
          <w:color w:val="000000"/>
          <w:sz w:val="36"/>
          <w:szCs w:val="36"/>
          <w:lang w:bidi="hi-IN"/>
        </w:rPr>
        <w:t>OM</w:t>
      </w:r>
      <w:r>
        <w:rPr>
          <w:rFonts w:ascii="Arial" w:hAnsi="Arial" w:cs="Arial"/>
          <w:color w:val="000000"/>
          <w:sz w:val="36"/>
          <w:szCs w:val="36"/>
          <w:lang w:bidi="hi-IN"/>
        </w:rPr>
        <w:t xml:space="preserve"> | </w:t>
      </w:r>
    </w:p>
    <w:p w14:paraId="24235E3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asmin kuMB</w:t>
      </w:r>
      <w:r w:rsidR="00665208">
        <w:rPr>
          <w:rFonts w:ascii="Arial" w:hAnsi="Arial" w:cs="Arial"/>
          <w:color w:val="000000"/>
          <w:sz w:val="36"/>
          <w:szCs w:val="36"/>
          <w:lang w:bidi="hi-IN"/>
        </w:rPr>
        <w:t>E</w:t>
      </w:r>
      <w:r>
        <w:rPr>
          <w:rFonts w:ascii="Arial" w:hAnsi="Arial" w:cs="Arial"/>
          <w:color w:val="000000"/>
          <w:sz w:val="36"/>
          <w:szCs w:val="36"/>
          <w:lang w:bidi="hi-IN"/>
        </w:rPr>
        <w:t>/kalaS</w:t>
      </w:r>
      <w:r w:rsidR="00665208">
        <w:rPr>
          <w:rFonts w:ascii="Arial" w:hAnsi="Arial" w:cs="Arial"/>
          <w:color w:val="000000"/>
          <w:sz w:val="36"/>
          <w:szCs w:val="36"/>
          <w:lang w:bidi="hi-IN"/>
        </w:rPr>
        <w:t>E</w:t>
      </w:r>
      <w:r>
        <w:rPr>
          <w:rFonts w:ascii="Arial" w:hAnsi="Arial" w:cs="Arial"/>
          <w:color w:val="000000"/>
          <w:sz w:val="36"/>
          <w:szCs w:val="36"/>
          <w:lang w:bidi="hi-IN"/>
        </w:rPr>
        <w:t xml:space="preserve"> rukmaNI-satyaBAmA sam</w:t>
      </w:r>
      <w:r w:rsidR="00665208">
        <w:rPr>
          <w:rFonts w:ascii="Arial" w:hAnsi="Arial" w:cs="Arial"/>
          <w:color w:val="000000"/>
          <w:sz w:val="36"/>
          <w:szCs w:val="36"/>
          <w:lang w:bidi="hi-IN"/>
        </w:rPr>
        <w:t>E</w:t>
      </w:r>
      <w:r>
        <w:rPr>
          <w:rFonts w:ascii="Arial" w:hAnsi="Arial" w:cs="Arial"/>
          <w:color w:val="000000"/>
          <w:sz w:val="36"/>
          <w:szCs w:val="36"/>
          <w:lang w:bidi="hi-IN"/>
        </w:rPr>
        <w:t xml:space="preserve">ta SrI kRuShNasvAminaM dhyAyAmi | AvAhayAmi | </w:t>
      </w:r>
    </w:p>
    <w:p w14:paraId="7BE113D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4C2954B" w14:textId="49991B2B" w:rsidR="00D91D60" w:rsidRPr="00083FC1" w:rsidRDefault="00D91D60" w:rsidP="00D91D60">
      <w:pPr>
        <w:autoSpaceDE w:val="0"/>
        <w:autoSpaceDN w:val="0"/>
        <w:adjustRightInd w:val="0"/>
        <w:spacing w:after="0" w:line="240" w:lineRule="auto"/>
        <w:rPr>
          <w:rFonts w:ascii="Arial" w:hAnsi="Arial" w:cs="Arial"/>
          <w:b/>
          <w:bCs/>
          <w:color w:val="000000"/>
          <w:sz w:val="36"/>
          <w:szCs w:val="36"/>
          <w:lang w:bidi="hi-IN"/>
        </w:rPr>
      </w:pPr>
      <w:r w:rsidRPr="00083FC1">
        <w:rPr>
          <w:rFonts w:ascii="Arial" w:hAnsi="Arial" w:cs="Arial"/>
          <w:b/>
          <w:bCs/>
          <w:color w:val="000000"/>
          <w:sz w:val="36"/>
          <w:szCs w:val="36"/>
          <w:lang w:bidi="hi-IN"/>
        </w:rPr>
        <w:t>1</w:t>
      </w:r>
      <w:r w:rsidR="009F5B2B" w:rsidRPr="00083FC1">
        <w:rPr>
          <w:rFonts w:ascii="Arial" w:hAnsi="Arial" w:cs="Arial"/>
          <w:b/>
          <w:bCs/>
          <w:color w:val="000000"/>
          <w:sz w:val="36"/>
          <w:szCs w:val="36"/>
          <w:lang w:bidi="hi-IN"/>
        </w:rPr>
        <w:t>2</w:t>
      </w:r>
      <w:r w:rsidRPr="00083FC1">
        <w:rPr>
          <w:rFonts w:ascii="Arial" w:hAnsi="Arial" w:cs="Arial"/>
          <w:b/>
          <w:bCs/>
          <w:color w:val="000000"/>
          <w:sz w:val="36"/>
          <w:szCs w:val="36"/>
          <w:lang w:bidi="hi-IN"/>
        </w:rPr>
        <w:t>.2.18</w:t>
      </w:r>
      <w:r w:rsidRPr="00083FC1">
        <w:rPr>
          <w:rFonts w:ascii="Arial" w:hAnsi="Arial" w:cs="Arial"/>
          <w:b/>
          <w:bCs/>
          <w:color w:val="000000"/>
          <w:sz w:val="36"/>
          <w:szCs w:val="36"/>
          <w:lang w:bidi="hi-IN"/>
        </w:rPr>
        <w:tab/>
        <w:t>A~jcan</w:t>
      </w:r>
      <w:r w:rsidR="00665208" w:rsidRPr="00083FC1">
        <w:rPr>
          <w:rFonts w:ascii="Arial" w:hAnsi="Arial" w:cs="Arial"/>
          <w:b/>
          <w:bCs/>
          <w:color w:val="000000"/>
          <w:sz w:val="36"/>
          <w:szCs w:val="36"/>
          <w:lang w:bidi="hi-IN"/>
        </w:rPr>
        <w:t>E</w:t>
      </w:r>
      <w:r w:rsidRPr="00083FC1">
        <w:rPr>
          <w:rFonts w:ascii="Arial" w:hAnsi="Arial" w:cs="Arial"/>
          <w:b/>
          <w:bCs/>
          <w:color w:val="000000"/>
          <w:sz w:val="36"/>
          <w:szCs w:val="36"/>
          <w:lang w:bidi="hi-IN"/>
        </w:rPr>
        <w:t>ya AvAhanaM</w:t>
      </w:r>
    </w:p>
    <w:p w14:paraId="37E619A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buddhirbalaM yaS</w:t>
      </w:r>
      <w:r w:rsidR="00665208">
        <w:rPr>
          <w:rFonts w:ascii="Arial" w:hAnsi="Arial" w:cs="Arial"/>
          <w:color w:val="000000"/>
          <w:sz w:val="36"/>
          <w:szCs w:val="36"/>
          <w:lang w:bidi="hi-IN"/>
        </w:rPr>
        <w:t>O</w:t>
      </w:r>
      <w:r>
        <w:rPr>
          <w:rFonts w:ascii="Arial" w:hAnsi="Arial" w:cs="Arial"/>
          <w:color w:val="000000"/>
          <w:sz w:val="36"/>
          <w:szCs w:val="36"/>
          <w:lang w:bidi="hi-IN"/>
        </w:rPr>
        <w:t>dhairyaM nirBayatvaM ar</w:t>
      </w:r>
      <w:r w:rsidR="00665208">
        <w:rPr>
          <w:rFonts w:ascii="Arial" w:hAnsi="Arial" w:cs="Arial"/>
          <w:color w:val="000000"/>
          <w:sz w:val="36"/>
          <w:szCs w:val="36"/>
          <w:lang w:bidi="hi-IN"/>
        </w:rPr>
        <w:t>O</w:t>
      </w:r>
      <w:r>
        <w:rPr>
          <w:rFonts w:ascii="Arial" w:hAnsi="Arial" w:cs="Arial"/>
          <w:color w:val="000000"/>
          <w:sz w:val="36"/>
          <w:szCs w:val="36"/>
          <w:lang w:bidi="hi-IN"/>
        </w:rPr>
        <w:t xml:space="preserve">gatA | </w:t>
      </w:r>
    </w:p>
    <w:p w14:paraId="11736A2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ajATyaM vAkpaTutvaM ca hanumat smaraNAt Bav</w:t>
      </w:r>
      <w:r w:rsidR="00665208">
        <w:rPr>
          <w:rFonts w:ascii="Arial" w:hAnsi="Arial" w:cs="Arial"/>
          <w:color w:val="000000"/>
          <w:sz w:val="36"/>
          <w:szCs w:val="36"/>
          <w:lang w:bidi="hi-IN"/>
        </w:rPr>
        <w:t>E</w:t>
      </w:r>
      <w:r>
        <w:rPr>
          <w:rFonts w:ascii="Arial" w:hAnsi="Arial" w:cs="Arial"/>
          <w:color w:val="000000"/>
          <w:sz w:val="36"/>
          <w:szCs w:val="36"/>
          <w:lang w:bidi="hi-IN"/>
        </w:rPr>
        <w:t xml:space="preserve">t | </w:t>
      </w:r>
    </w:p>
    <w:p w14:paraId="13BCE48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SrI rAmadUtAya vidmah</w:t>
      </w:r>
      <w:r w:rsidR="00665208">
        <w:rPr>
          <w:rFonts w:ascii="Arial" w:hAnsi="Arial" w:cs="Arial"/>
          <w:color w:val="000000"/>
          <w:sz w:val="36"/>
          <w:szCs w:val="36"/>
          <w:lang w:bidi="hi-IN"/>
        </w:rPr>
        <w:t>E</w:t>
      </w:r>
      <w:r>
        <w:rPr>
          <w:rFonts w:ascii="Arial" w:hAnsi="Arial" w:cs="Arial"/>
          <w:color w:val="000000"/>
          <w:sz w:val="36"/>
          <w:szCs w:val="36"/>
          <w:lang w:bidi="hi-IN"/>
        </w:rPr>
        <w:t xml:space="preserve"> vAyuputrAya dhImahi | tann</w:t>
      </w:r>
      <w:r w:rsidR="00665208">
        <w:rPr>
          <w:rFonts w:ascii="Arial" w:hAnsi="Arial" w:cs="Arial"/>
          <w:color w:val="000000"/>
          <w:sz w:val="36"/>
          <w:szCs w:val="36"/>
          <w:lang w:bidi="hi-IN"/>
        </w:rPr>
        <w:t>O</w:t>
      </w:r>
      <w:r>
        <w:rPr>
          <w:rFonts w:ascii="Arial" w:hAnsi="Arial" w:cs="Arial"/>
          <w:color w:val="000000"/>
          <w:sz w:val="36"/>
          <w:szCs w:val="36"/>
          <w:lang w:bidi="hi-IN"/>
        </w:rPr>
        <w:t xml:space="preserve"> hanumantaH prac</w:t>
      </w:r>
      <w:r w:rsidR="00665208">
        <w:rPr>
          <w:rFonts w:ascii="Arial" w:hAnsi="Arial" w:cs="Arial"/>
          <w:color w:val="000000"/>
          <w:sz w:val="36"/>
          <w:szCs w:val="36"/>
          <w:lang w:bidi="hi-IN"/>
        </w:rPr>
        <w:t>O</w:t>
      </w:r>
      <w:r>
        <w:rPr>
          <w:rFonts w:ascii="Arial" w:hAnsi="Arial" w:cs="Arial"/>
          <w:color w:val="000000"/>
          <w:sz w:val="36"/>
          <w:szCs w:val="36"/>
          <w:lang w:bidi="hi-IN"/>
        </w:rPr>
        <w:t xml:space="preserve">dayAt | </w:t>
      </w:r>
    </w:p>
    <w:p w14:paraId="509851B5" w14:textId="2F11F59E" w:rsidR="00D91D60" w:rsidRDefault="00842E57" w:rsidP="0020424F">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BUrBuvaqssuvaqr</w:t>
      </w:r>
      <w:r>
        <w:rPr>
          <w:rFonts w:ascii="Arial" w:hAnsi="Arial" w:cs="Arial"/>
          <w:color w:val="000000"/>
          <w:sz w:val="36"/>
          <w:szCs w:val="36"/>
          <w:lang w:bidi="hi-IN"/>
        </w:rPr>
        <w:t>OM</w:t>
      </w:r>
      <w:r w:rsidR="00D91D60">
        <w:rPr>
          <w:rFonts w:ascii="Arial" w:hAnsi="Arial" w:cs="Arial"/>
          <w:color w:val="000000"/>
          <w:sz w:val="36"/>
          <w:szCs w:val="36"/>
          <w:lang w:bidi="hi-IN"/>
        </w:rPr>
        <w:t xml:space="preserve"> | asmin kuMB</w:t>
      </w:r>
      <w:r w:rsidR="00665208">
        <w:rPr>
          <w:rFonts w:ascii="Arial" w:hAnsi="Arial" w:cs="Arial"/>
          <w:color w:val="000000"/>
          <w:sz w:val="36"/>
          <w:szCs w:val="36"/>
          <w:lang w:bidi="hi-IN"/>
        </w:rPr>
        <w:t>E</w:t>
      </w:r>
      <w:r w:rsidR="00D91D60">
        <w:rPr>
          <w:rFonts w:ascii="Arial" w:hAnsi="Arial" w:cs="Arial"/>
          <w:color w:val="000000"/>
          <w:sz w:val="36"/>
          <w:szCs w:val="36"/>
          <w:lang w:bidi="hi-IN"/>
        </w:rPr>
        <w:t>/kalaS</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 v</w:t>
      </w:r>
      <w:r w:rsidR="00665208">
        <w:rPr>
          <w:rFonts w:ascii="Arial" w:hAnsi="Arial" w:cs="Arial"/>
          <w:color w:val="000000"/>
          <w:sz w:val="36"/>
          <w:szCs w:val="36"/>
          <w:lang w:bidi="hi-IN"/>
        </w:rPr>
        <w:t>E</w:t>
      </w:r>
      <w:r w:rsidR="00D91D60">
        <w:rPr>
          <w:rFonts w:ascii="Arial" w:hAnsi="Arial" w:cs="Arial"/>
          <w:color w:val="000000"/>
          <w:sz w:val="36"/>
          <w:szCs w:val="36"/>
          <w:lang w:bidi="hi-IN"/>
        </w:rPr>
        <w:t>daSAstra paNDita parama BAgavat</w:t>
      </w:r>
      <w:r w:rsidR="00665208">
        <w:rPr>
          <w:rFonts w:ascii="Arial" w:hAnsi="Arial" w:cs="Arial"/>
          <w:color w:val="000000"/>
          <w:sz w:val="36"/>
          <w:szCs w:val="36"/>
          <w:lang w:bidi="hi-IN"/>
        </w:rPr>
        <w:t>O</w:t>
      </w:r>
      <w:r w:rsidR="00D91D60">
        <w:rPr>
          <w:rFonts w:ascii="Arial" w:hAnsi="Arial" w:cs="Arial"/>
          <w:color w:val="000000"/>
          <w:sz w:val="36"/>
          <w:szCs w:val="36"/>
          <w:lang w:bidi="hi-IN"/>
        </w:rPr>
        <w:t>ttama SrI A~jcan</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yasvAminaM dhyAyAmi | AvAhayAmi | </w:t>
      </w:r>
    </w:p>
    <w:p w14:paraId="7E8362D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173ED5C" w14:textId="5A76A0AB" w:rsidR="00D91D60" w:rsidRPr="00083FC1" w:rsidRDefault="00D91D60" w:rsidP="00D91D60">
      <w:pPr>
        <w:autoSpaceDE w:val="0"/>
        <w:autoSpaceDN w:val="0"/>
        <w:adjustRightInd w:val="0"/>
        <w:spacing w:after="0" w:line="240" w:lineRule="auto"/>
        <w:rPr>
          <w:rFonts w:ascii="Arial" w:hAnsi="Arial" w:cs="Arial"/>
          <w:b/>
          <w:bCs/>
          <w:color w:val="000000"/>
          <w:sz w:val="36"/>
          <w:szCs w:val="36"/>
          <w:lang w:bidi="hi-IN"/>
        </w:rPr>
      </w:pPr>
      <w:r w:rsidRPr="00083FC1">
        <w:rPr>
          <w:rFonts w:ascii="Arial" w:hAnsi="Arial" w:cs="Arial"/>
          <w:b/>
          <w:bCs/>
          <w:color w:val="000000"/>
          <w:sz w:val="36"/>
          <w:szCs w:val="36"/>
          <w:lang w:bidi="hi-IN"/>
        </w:rPr>
        <w:t>1</w:t>
      </w:r>
      <w:r w:rsidR="00AD77E2" w:rsidRPr="00083FC1">
        <w:rPr>
          <w:rFonts w:ascii="Arial" w:hAnsi="Arial" w:cs="Arial"/>
          <w:b/>
          <w:bCs/>
          <w:color w:val="000000"/>
          <w:sz w:val="36"/>
          <w:szCs w:val="36"/>
          <w:lang w:bidi="hi-IN"/>
        </w:rPr>
        <w:t>2</w:t>
      </w:r>
      <w:r w:rsidRPr="00083FC1">
        <w:rPr>
          <w:rFonts w:ascii="Arial" w:hAnsi="Arial" w:cs="Arial"/>
          <w:b/>
          <w:bCs/>
          <w:color w:val="000000"/>
          <w:sz w:val="36"/>
          <w:szCs w:val="36"/>
          <w:lang w:bidi="hi-IN"/>
        </w:rPr>
        <w:t>.3</w:t>
      </w:r>
      <w:r w:rsidRPr="00083FC1">
        <w:rPr>
          <w:rFonts w:ascii="Arial" w:hAnsi="Arial" w:cs="Arial"/>
          <w:b/>
          <w:bCs/>
          <w:color w:val="000000"/>
          <w:sz w:val="36"/>
          <w:szCs w:val="36"/>
          <w:lang w:bidi="hi-IN"/>
        </w:rPr>
        <w:tab/>
        <w:t xml:space="preserve"> prANa pratiShThA</w:t>
      </w:r>
    </w:p>
    <w:p w14:paraId="2765A3B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AdityAtmaka-rudrasya, AvAhitAnAM sarvAsAM d</w:t>
      </w:r>
      <w:r w:rsidR="00665208">
        <w:rPr>
          <w:rFonts w:ascii="Arial" w:hAnsi="Arial" w:cs="Arial"/>
          <w:color w:val="000000"/>
          <w:sz w:val="36"/>
          <w:szCs w:val="36"/>
          <w:lang w:bidi="hi-IN"/>
        </w:rPr>
        <w:t>E</w:t>
      </w:r>
      <w:r>
        <w:rPr>
          <w:rFonts w:ascii="Arial" w:hAnsi="Arial" w:cs="Arial"/>
          <w:color w:val="000000"/>
          <w:sz w:val="36"/>
          <w:szCs w:val="36"/>
          <w:lang w:bidi="hi-IN"/>
        </w:rPr>
        <w:t>vatAnAM prANapratiShThA- mahAmantrasya brahma-viShNu-mah</w:t>
      </w:r>
      <w:r w:rsidR="00665208">
        <w:rPr>
          <w:rFonts w:ascii="Arial" w:hAnsi="Arial" w:cs="Arial"/>
          <w:color w:val="000000"/>
          <w:sz w:val="36"/>
          <w:szCs w:val="36"/>
          <w:lang w:bidi="hi-IN"/>
        </w:rPr>
        <w:t>E</w:t>
      </w:r>
      <w:r>
        <w:rPr>
          <w:rFonts w:ascii="Arial" w:hAnsi="Arial" w:cs="Arial"/>
          <w:color w:val="000000"/>
          <w:sz w:val="36"/>
          <w:szCs w:val="36"/>
          <w:lang w:bidi="hi-IN"/>
        </w:rPr>
        <w:t>SvarA RuShayaH | RugyajussAmAtharvANi CandAMsi | sakalajagat sRuShTi-sthiti-saMhAra kAriNI prANaSaktiH parAd</w:t>
      </w:r>
      <w:r w:rsidR="00665208">
        <w:rPr>
          <w:rFonts w:ascii="Arial" w:hAnsi="Arial" w:cs="Arial"/>
          <w:color w:val="000000"/>
          <w:sz w:val="36"/>
          <w:szCs w:val="36"/>
          <w:lang w:bidi="hi-IN"/>
        </w:rPr>
        <w:t>E</w:t>
      </w:r>
      <w:r>
        <w:rPr>
          <w:rFonts w:ascii="Arial" w:hAnsi="Arial" w:cs="Arial"/>
          <w:color w:val="000000"/>
          <w:sz w:val="36"/>
          <w:szCs w:val="36"/>
          <w:lang w:bidi="hi-IN"/>
        </w:rPr>
        <w:t xml:space="preserve">vatA | </w:t>
      </w:r>
    </w:p>
    <w:p w14:paraId="0145526F" w14:textId="61FE24C2"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AM bIjaM | hrIM SaktiH | kr</w:t>
      </w:r>
      <w:r w:rsidR="00842E57">
        <w:rPr>
          <w:rFonts w:ascii="Arial" w:hAnsi="Arial" w:cs="Arial"/>
          <w:color w:val="000000"/>
          <w:sz w:val="36"/>
          <w:szCs w:val="36"/>
          <w:lang w:bidi="hi-IN"/>
        </w:rPr>
        <w:t>OM</w:t>
      </w:r>
      <w:r>
        <w:rPr>
          <w:rFonts w:ascii="Arial" w:hAnsi="Arial" w:cs="Arial"/>
          <w:color w:val="000000"/>
          <w:sz w:val="36"/>
          <w:szCs w:val="36"/>
          <w:lang w:bidi="hi-IN"/>
        </w:rPr>
        <w:t xml:space="preserve"> kIlakaM | </w:t>
      </w:r>
    </w:p>
    <w:p w14:paraId="5B78285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AdityAtmaka-rudrasya AvAhitAnAM sarvAsAM d</w:t>
      </w:r>
      <w:r w:rsidR="00665208">
        <w:rPr>
          <w:rFonts w:ascii="Arial" w:hAnsi="Arial" w:cs="Arial"/>
          <w:color w:val="000000"/>
          <w:sz w:val="36"/>
          <w:szCs w:val="36"/>
          <w:lang w:bidi="hi-IN"/>
        </w:rPr>
        <w:t>E</w:t>
      </w:r>
      <w:r>
        <w:rPr>
          <w:rFonts w:ascii="Arial" w:hAnsi="Arial" w:cs="Arial"/>
          <w:color w:val="000000"/>
          <w:sz w:val="36"/>
          <w:szCs w:val="36"/>
          <w:lang w:bidi="hi-IN"/>
        </w:rPr>
        <w:t>vatAnAM prANapratiShThArth</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2BB07E6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jap</w:t>
      </w:r>
      <w:r w:rsidR="00665208">
        <w:rPr>
          <w:rFonts w:ascii="Arial" w:hAnsi="Arial" w:cs="Arial"/>
          <w:color w:val="000000"/>
          <w:sz w:val="36"/>
          <w:szCs w:val="36"/>
          <w:lang w:bidi="hi-IN"/>
        </w:rPr>
        <w:t>E</w:t>
      </w:r>
      <w:r>
        <w:rPr>
          <w:rFonts w:ascii="Arial" w:hAnsi="Arial" w:cs="Arial"/>
          <w:color w:val="000000"/>
          <w:sz w:val="36"/>
          <w:szCs w:val="36"/>
          <w:lang w:bidi="hi-IN"/>
        </w:rPr>
        <w:t xml:space="preserve"> viniy</w:t>
      </w:r>
      <w:r w:rsidR="00665208">
        <w:rPr>
          <w:rFonts w:ascii="Arial" w:hAnsi="Arial" w:cs="Arial"/>
          <w:color w:val="000000"/>
          <w:sz w:val="36"/>
          <w:szCs w:val="36"/>
          <w:lang w:bidi="hi-IN"/>
        </w:rPr>
        <w:t>O</w:t>
      </w:r>
      <w:r>
        <w:rPr>
          <w:rFonts w:ascii="Arial" w:hAnsi="Arial" w:cs="Arial"/>
          <w:color w:val="000000"/>
          <w:sz w:val="36"/>
          <w:szCs w:val="36"/>
          <w:lang w:bidi="hi-IN"/>
        </w:rPr>
        <w:t xml:space="preserve">gaH || </w:t>
      </w:r>
    </w:p>
    <w:p w14:paraId="2CEE10D5" w14:textId="21543FC3"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AM aguMShThAByAM namaH | hrIM tarjanIByAM namaH | kr</w:t>
      </w:r>
      <w:r w:rsidR="00842E57">
        <w:rPr>
          <w:rFonts w:ascii="Arial" w:hAnsi="Arial" w:cs="Arial"/>
          <w:color w:val="000000"/>
          <w:sz w:val="36"/>
          <w:szCs w:val="36"/>
          <w:lang w:bidi="hi-IN"/>
        </w:rPr>
        <w:t>OM</w:t>
      </w:r>
      <w:r>
        <w:rPr>
          <w:rFonts w:ascii="Arial" w:hAnsi="Arial" w:cs="Arial"/>
          <w:color w:val="000000"/>
          <w:sz w:val="36"/>
          <w:szCs w:val="36"/>
          <w:lang w:bidi="hi-IN"/>
        </w:rPr>
        <w:t xml:space="preserve"> maddhyamAByAM namaH | AM anAmikAByAM namaH | </w:t>
      </w:r>
    </w:p>
    <w:p w14:paraId="440885EF" w14:textId="128B1683"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hrIM kaniShThikAByAM namaH | kr</w:t>
      </w:r>
      <w:r w:rsidR="00842E57">
        <w:rPr>
          <w:rFonts w:ascii="Arial" w:hAnsi="Arial" w:cs="Arial"/>
          <w:color w:val="000000"/>
          <w:sz w:val="36"/>
          <w:szCs w:val="36"/>
          <w:lang w:bidi="hi-IN"/>
        </w:rPr>
        <w:t>OM</w:t>
      </w:r>
      <w:r>
        <w:rPr>
          <w:rFonts w:ascii="Arial" w:hAnsi="Arial" w:cs="Arial"/>
          <w:color w:val="000000"/>
          <w:sz w:val="36"/>
          <w:szCs w:val="36"/>
          <w:lang w:bidi="hi-IN"/>
        </w:rPr>
        <w:t xml:space="preserve"> karatalakarapRuShThAByAM namaH | </w:t>
      </w:r>
    </w:p>
    <w:p w14:paraId="1606F16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AM hRudayAya namaH | hrIM Siras</w:t>
      </w:r>
      <w:r w:rsidR="00665208">
        <w:rPr>
          <w:rFonts w:ascii="Arial" w:hAnsi="Arial" w:cs="Arial"/>
          <w:color w:val="000000"/>
          <w:sz w:val="36"/>
          <w:szCs w:val="36"/>
          <w:lang w:bidi="hi-IN"/>
        </w:rPr>
        <w:t>E</w:t>
      </w:r>
      <w:r>
        <w:rPr>
          <w:rFonts w:ascii="Arial" w:hAnsi="Arial" w:cs="Arial"/>
          <w:color w:val="000000"/>
          <w:sz w:val="36"/>
          <w:szCs w:val="36"/>
          <w:lang w:bidi="hi-IN"/>
        </w:rPr>
        <w:t xml:space="preserve"> svAhA | </w:t>
      </w:r>
    </w:p>
    <w:p w14:paraId="2367AC26" w14:textId="6D0C2BC2"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kr</w:t>
      </w:r>
      <w:r w:rsidR="00842E57">
        <w:rPr>
          <w:rFonts w:ascii="Arial" w:hAnsi="Arial" w:cs="Arial"/>
          <w:color w:val="000000"/>
          <w:sz w:val="36"/>
          <w:szCs w:val="36"/>
          <w:lang w:bidi="hi-IN"/>
        </w:rPr>
        <w:t>OM</w:t>
      </w:r>
      <w:r>
        <w:rPr>
          <w:rFonts w:ascii="Arial" w:hAnsi="Arial" w:cs="Arial"/>
          <w:color w:val="000000"/>
          <w:sz w:val="36"/>
          <w:szCs w:val="36"/>
          <w:lang w:bidi="hi-IN"/>
        </w:rPr>
        <w:t xml:space="preserve"> SiKAyai vaShaT | AM kavacAya huM | </w:t>
      </w:r>
    </w:p>
    <w:p w14:paraId="5B43FC54" w14:textId="6282EA58"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hrIM n</w:t>
      </w:r>
      <w:r w:rsidR="00665208">
        <w:rPr>
          <w:rFonts w:ascii="Arial" w:hAnsi="Arial" w:cs="Arial"/>
          <w:color w:val="000000"/>
          <w:sz w:val="36"/>
          <w:szCs w:val="36"/>
          <w:lang w:bidi="hi-IN"/>
        </w:rPr>
        <w:t>E</w:t>
      </w:r>
      <w:r>
        <w:rPr>
          <w:rFonts w:ascii="Arial" w:hAnsi="Arial" w:cs="Arial"/>
          <w:color w:val="000000"/>
          <w:sz w:val="36"/>
          <w:szCs w:val="36"/>
          <w:lang w:bidi="hi-IN"/>
        </w:rPr>
        <w:t>tratrayAya vauShaT | kr</w:t>
      </w:r>
      <w:r w:rsidR="00842E57">
        <w:rPr>
          <w:rFonts w:ascii="Arial" w:hAnsi="Arial" w:cs="Arial"/>
          <w:color w:val="000000"/>
          <w:sz w:val="36"/>
          <w:szCs w:val="36"/>
          <w:lang w:bidi="hi-IN"/>
        </w:rPr>
        <w:t>OM</w:t>
      </w:r>
      <w:r>
        <w:rPr>
          <w:rFonts w:ascii="Arial" w:hAnsi="Arial" w:cs="Arial"/>
          <w:color w:val="000000"/>
          <w:sz w:val="36"/>
          <w:szCs w:val="36"/>
          <w:lang w:bidi="hi-IN"/>
        </w:rPr>
        <w:t xml:space="preserve"> astrAya PaT || </w:t>
      </w:r>
    </w:p>
    <w:p w14:paraId="5A340A2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BUrBuvassuvar</w:t>
      </w:r>
      <w:r w:rsidR="00665208">
        <w:rPr>
          <w:rFonts w:ascii="Arial" w:hAnsi="Arial" w:cs="Arial"/>
          <w:color w:val="000000"/>
          <w:sz w:val="36"/>
          <w:szCs w:val="36"/>
          <w:lang w:bidi="hi-IN"/>
        </w:rPr>
        <w:t>O</w:t>
      </w:r>
      <w:r>
        <w:rPr>
          <w:rFonts w:ascii="Arial" w:hAnsi="Arial" w:cs="Arial"/>
          <w:color w:val="000000"/>
          <w:sz w:val="36"/>
          <w:szCs w:val="36"/>
          <w:lang w:bidi="hi-IN"/>
        </w:rPr>
        <w:t xml:space="preserve">miti digbandhaH | </w:t>
      </w:r>
    </w:p>
    <w:p w14:paraId="1975E8F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dhyAnaM</w:t>
      </w:r>
    </w:p>
    <w:p w14:paraId="5B75FB3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raktAMB</w:t>
      </w:r>
      <w:r w:rsidR="00665208">
        <w:rPr>
          <w:rFonts w:ascii="Arial" w:hAnsi="Arial" w:cs="Arial"/>
          <w:color w:val="000000"/>
          <w:sz w:val="36"/>
          <w:szCs w:val="36"/>
          <w:lang w:bidi="hi-IN"/>
        </w:rPr>
        <w:t>O</w:t>
      </w:r>
      <w:r>
        <w:rPr>
          <w:rFonts w:ascii="Arial" w:hAnsi="Arial" w:cs="Arial"/>
          <w:color w:val="000000"/>
          <w:sz w:val="36"/>
          <w:szCs w:val="36"/>
          <w:lang w:bidi="hi-IN"/>
        </w:rPr>
        <w:t>dhistha-p</w:t>
      </w:r>
      <w:r w:rsidR="00665208">
        <w:rPr>
          <w:rFonts w:ascii="Arial" w:hAnsi="Arial" w:cs="Arial"/>
          <w:color w:val="000000"/>
          <w:sz w:val="36"/>
          <w:szCs w:val="36"/>
          <w:lang w:bidi="hi-IN"/>
        </w:rPr>
        <w:t>O</w:t>
      </w:r>
      <w:r>
        <w:rPr>
          <w:rFonts w:ascii="Arial" w:hAnsi="Arial" w:cs="Arial"/>
          <w:color w:val="000000"/>
          <w:sz w:val="36"/>
          <w:szCs w:val="36"/>
          <w:lang w:bidi="hi-IN"/>
        </w:rPr>
        <w:t>t</w:t>
      </w:r>
      <w:r w:rsidR="00665208">
        <w:rPr>
          <w:rFonts w:ascii="Arial" w:hAnsi="Arial" w:cs="Arial"/>
          <w:color w:val="000000"/>
          <w:sz w:val="36"/>
          <w:szCs w:val="36"/>
          <w:lang w:bidi="hi-IN"/>
        </w:rPr>
        <w:t>O</w:t>
      </w:r>
      <w:r>
        <w:rPr>
          <w:rFonts w:ascii="Arial" w:hAnsi="Arial" w:cs="Arial"/>
          <w:color w:val="000000"/>
          <w:sz w:val="36"/>
          <w:szCs w:val="36"/>
          <w:lang w:bidi="hi-IN"/>
        </w:rPr>
        <w:t>llasadaruNa-sar</w:t>
      </w:r>
      <w:r w:rsidR="00665208">
        <w:rPr>
          <w:rFonts w:ascii="Arial" w:hAnsi="Arial" w:cs="Arial"/>
          <w:color w:val="000000"/>
          <w:sz w:val="36"/>
          <w:szCs w:val="36"/>
          <w:lang w:bidi="hi-IN"/>
        </w:rPr>
        <w:t>O</w:t>
      </w:r>
      <w:r>
        <w:rPr>
          <w:rFonts w:ascii="Arial" w:hAnsi="Arial" w:cs="Arial"/>
          <w:color w:val="000000"/>
          <w:sz w:val="36"/>
          <w:szCs w:val="36"/>
          <w:lang w:bidi="hi-IN"/>
        </w:rPr>
        <w:t xml:space="preserve">jA dhirUDhA-karAbjaiH | </w:t>
      </w:r>
    </w:p>
    <w:p w14:paraId="5832E6A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pASaM k</w:t>
      </w:r>
      <w:r w:rsidR="00665208">
        <w:rPr>
          <w:rFonts w:ascii="Arial" w:hAnsi="Arial" w:cs="Arial"/>
          <w:color w:val="000000"/>
          <w:sz w:val="36"/>
          <w:szCs w:val="36"/>
          <w:lang w:bidi="hi-IN"/>
        </w:rPr>
        <w:t>O</w:t>
      </w:r>
      <w:r>
        <w:rPr>
          <w:rFonts w:ascii="Arial" w:hAnsi="Arial" w:cs="Arial"/>
          <w:color w:val="000000"/>
          <w:sz w:val="36"/>
          <w:szCs w:val="36"/>
          <w:lang w:bidi="hi-IN"/>
        </w:rPr>
        <w:t xml:space="preserve">daNDamikShUd Bava maLiguNa-mapyaMkuSaM pa~jcabANAn | </w:t>
      </w:r>
    </w:p>
    <w:p w14:paraId="33C8BDE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biBrANA-sRukkapAlAM trinayana lasitA pIna-vakSh</w:t>
      </w:r>
      <w:r w:rsidR="00665208">
        <w:rPr>
          <w:rFonts w:ascii="Arial" w:hAnsi="Arial" w:cs="Arial"/>
          <w:color w:val="000000"/>
          <w:sz w:val="36"/>
          <w:szCs w:val="36"/>
          <w:lang w:bidi="hi-IN"/>
        </w:rPr>
        <w:t>O</w:t>
      </w:r>
      <w:r>
        <w:rPr>
          <w:rFonts w:ascii="Arial" w:hAnsi="Arial" w:cs="Arial"/>
          <w:color w:val="000000"/>
          <w:sz w:val="36"/>
          <w:szCs w:val="36"/>
          <w:lang w:bidi="hi-IN"/>
        </w:rPr>
        <w:t xml:space="preserve">ruhADhyA | </w:t>
      </w:r>
    </w:p>
    <w:p w14:paraId="3729800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 xml:space="preserve">vI bAlArkkavarNA Bavatu suKakarI prANASaktiH parA naH || </w:t>
      </w:r>
    </w:p>
    <w:p w14:paraId="4E21B98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ED83FB8" w14:textId="3578B05D"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AM hrIM kr</w:t>
      </w:r>
      <w:r w:rsidR="00842E57">
        <w:rPr>
          <w:rFonts w:ascii="Arial" w:hAnsi="Arial" w:cs="Arial"/>
          <w:color w:val="000000"/>
          <w:sz w:val="36"/>
          <w:szCs w:val="36"/>
          <w:lang w:bidi="hi-IN"/>
        </w:rPr>
        <w:t>OM</w:t>
      </w:r>
      <w:r>
        <w:rPr>
          <w:rFonts w:ascii="Arial" w:hAnsi="Arial" w:cs="Arial"/>
          <w:color w:val="000000"/>
          <w:sz w:val="36"/>
          <w:szCs w:val="36"/>
          <w:lang w:bidi="hi-IN"/>
        </w:rPr>
        <w:t xml:space="preserve"> | kr</w:t>
      </w:r>
      <w:r w:rsidR="00842E57">
        <w:rPr>
          <w:rFonts w:ascii="Arial" w:hAnsi="Arial" w:cs="Arial"/>
          <w:color w:val="000000"/>
          <w:sz w:val="36"/>
          <w:szCs w:val="36"/>
          <w:lang w:bidi="hi-IN"/>
        </w:rPr>
        <w:t>OM</w:t>
      </w:r>
      <w:r>
        <w:rPr>
          <w:rFonts w:ascii="Arial" w:hAnsi="Arial" w:cs="Arial"/>
          <w:color w:val="000000"/>
          <w:sz w:val="36"/>
          <w:szCs w:val="36"/>
          <w:lang w:bidi="hi-IN"/>
        </w:rPr>
        <w:t xml:space="preserve"> hrIM AM | ya ra la va Sa Sha sa h</w:t>
      </w:r>
      <w:r w:rsidR="00842E57">
        <w:rPr>
          <w:rFonts w:ascii="Arial" w:hAnsi="Arial" w:cs="Arial"/>
          <w:color w:val="000000"/>
          <w:sz w:val="36"/>
          <w:szCs w:val="36"/>
          <w:lang w:bidi="hi-IN"/>
        </w:rPr>
        <w:t>OM</w:t>
      </w:r>
      <w:r>
        <w:rPr>
          <w:rFonts w:ascii="Arial" w:hAnsi="Arial" w:cs="Arial"/>
          <w:color w:val="000000"/>
          <w:sz w:val="36"/>
          <w:szCs w:val="36"/>
          <w:lang w:bidi="hi-IN"/>
        </w:rPr>
        <w:t xml:space="preserve"> | </w:t>
      </w:r>
    </w:p>
    <w:p w14:paraId="49116C7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kShaM, haMsaHs</w:t>
      </w:r>
      <w:r w:rsidR="00665208">
        <w:rPr>
          <w:rFonts w:ascii="Arial" w:hAnsi="Arial" w:cs="Arial"/>
          <w:color w:val="000000"/>
          <w:sz w:val="36"/>
          <w:szCs w:val="36"/>
          <w:lang w:bidi="hi-IN"/>
        </w:rPr>
        <w:t>O</w:t>
      </w:r>
      <w:r>
        <w:rPr>
          <w:rFonts w:ascii="Arial" w:hAnsi="Arial" w:cs="Arial"/>
          <w:color w:val="000000"/>
          <w:sz w:val="36"/>
          <w:szCs w:val="36"/>
          <w:lang w:bidi="hi-IN"/>
        </w:rPr>
        <w:t>haM, s</w:t>
      </w:r>
      <w:r w:rsidR="00665208">
        <w:rPr>
          <w:rFonts w:ascii="Arial" w:hAnsi="Arial" w:cs="Arial"/>
          <w:color w:val="000000"/>
          <w:sz w:val="36"/>
          <w:szCs w:val="36"/>
          <w:lang w:bidi="hi-IN"/>
        </w:rPr>
        <w:t>O</w:t>
      </w:r>
      <w:r>
        <w:rPr>
          <w:rFonts w:ascii="Arial" w:hAnsi="Arial" w:cs="Arial"/>
          <w:color w:val="000000"/>
          <w:sz w:val="36"/>
          <w:szCs w:val="36"/>
          <w:lang w:bidi="hi-IN"/>
        </w:rPr>
        <w:t xml:space="preserve">haM haMsaH | </w:t>
      </w:r>
    </w:p>
    <w:p w14:paraId="3C7A8CA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AdityAtmaka-rudrasya, AvAhitAnAM sarvAsAM d</w:t>
      </w:r>
      <w:r w:rsidR="00665208">
        <w:rPr>
          <w:rFonts w:ascii="Arial" w:hAnsi="Arial" w:cs="Arial"/>
          <w:color w:val="000000"/>
          <w:sz w:val="36"/>
          <w:szCs w:val="36"/>
          <w:lang w:bidi="hi-IN"/>
        </w:rPr>
        <w:t>E</w:t>
      </w:r>
      <w:r>
        <w:rPr>
          <w:rFonts w:ascii="Arial" w:hAnsi="Arial" w:cs="Arial"/>
          <w:color w:val="000000"/>
          <w:sz w:val="36"/>
          <w:szCs w:val="36"/>
          <w:lang w:bidi="hi-IN"/>
        </w:rPr>
        <w:t xml:space="preserve">vatAnAM </w:t>
      </w:r>
    </w:p>
    <w:p w14:paraId="4473062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prANA iha prANAH | </w:t>
      </w:r>
    </w:p>
    <w:p w14:paraId="0BC039C6" w14:textId="060BF96D"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AM hrIM kr</w:t>
      </w:r>
      <w:r w:rsidR="00842E57">
        <w:rPr>
          <w:rFonts w:ascii="Arial" w:hAnsi="Arial" w:cs="Arial"/>
          <w:color w:val="000000"/>
          <w:sz w:val="36"/>
          <w:szCs w:val="36"/>
          <w:lang w:bidi="hi-IN"/>
        </w:rPr>
        <w:t>OM</w:t>
      </w:r>
      <w:r>
        <w:rPr>
          <w:rFonts w:ascii="Arial" w:hAnsi="Arial" w:cs="Arial"/>
          <w:color w:val="000000"/>
          <w:sz w:val="36"/>
          <w:szCs w:val="36"/>
          <w:lang w:bidi="hi-IN"/>
        </w:rPr>
        <w:t xml:space="preserve"> | kr</w:t>
      </w:r>
      <w:r w:rsidR="00842E57">
        <w:rPr>
          <w:rFonts w:ascii="Arial" w:hAnsi="Arial" w:cs="Arial"/>
          <w:color w:val="000000"/>
          <w:sz w:val="36"/>
          <w:szCs w:val="36"/>
          <w:lang w:bidi="hi-IN"/>
        </w:rPr>
        <w:t>OM</w:t>
      </w:r>
      <w:r>
        <w:rPr>
          <w:rFonts w:ascii="Arial" w:hAnsi="Arial" w:cs="Arial"/>
          <w:color w:val="000000"/>
          <w:sz w:val="36"/>
          <w:szCs w:val="36"/>
          <w:lang w:bidi="hi-IN"/>
        </w:rPr>
        <w:t xml:space="preserve"> hrIM AM | ya ra la va Sa Sha sa h</w:t>
      </w:r>
      <w:r w:rsidR="00842E57">
        <w:rPr>
          <w:rFonts w:ascii="Arial" w:hAnsi="Arial" w:cs="Arial"/>
          <w:color w:val="000000"/>
          <w:sz w:val="36"/>
          <w:szCs w:val="36"/>
          <w:lang w:bidi="hi-IN"/>
        </w:rPr>
        <w:t>OM</w:t>
      </w:r>
      <w:r>
        <w:rPr>
          <w:rFonts w:ascii="Arial" w:hAnsi="Arial" w:cs="Arial"/>
          <w:color w:val="000000"/>
          <w:sz w:val="36"/>
          <w:szCs w:val="36"/>
          <w:lang w:bidi="hi-IN"/>
        </w:rPr>
        <w:t xml:space="preserve"> | </w:t>
      </w:r>
    </w:p>
    <w:p w14:paraId="6875237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gramStart"/>
      <w:r>
        <w:rPr>
          <w:rFonts w:ascii="Arial" w:hAnsi="Arial" w:cs="Arial"/>
          <w:color w:val="000000"/>
          <w:sz w:val="36"/>
          <w:szCs w:val="36"/>
          <w:lang w:bidi="hi-IN"/>
        </w:rPr>
        <w:t>kShaM ,</w:t>
      </w:r>
      <w:proofErr w:type="gramEnd"/>
      <w:r>
        <w:rPr>
          <w:rFonts w:ascii="Arial" w:hAnsi="Arial" w:cs="Arial"/>
          <w:color w:val="000000"/>
          <w:sz w:val="36"/>
          <w:szCs w:val="36"/>
          <w:lang w:bidi="hi-IN"/>
        </w:rPr>
        <w:t xml:space="preserve"> haMsaH s</w:t>
      </w:r>
      <w:r w:rsidR="00665208">
        <w:rPr>
          <w:rFonts w:ascii="Arial" w:hAnsi="Arial" w:cs="Arial"/>
          <w:color w:val="000000"/>
          <w:sz w:val="36"/>
          <w:szCs w:val="36"/>
          <w:lang w:bidi="hi-IN"/>
        </w:rPr>
        <w:t>O</w:t>
      </w:r>
      <w:r>
        <w:rPr>
          <w:rFonts w:ascii="Arial" w:hAnsi="Arial" w:cs="Arial"/>
          <w:color w:val="000000"/>
          <w:sz w:val="36"/>
          <w:szCs w:val="36"/>
          <w:lang w:bidi="hi-IN"/>
        </w:rPr>
        <w:t>haM, s</w:t>
      </w:r>
      <w:r w:rsidR="00665208">
        <w:rPr>
          <w:rFonts w:ascii="Arial" w:hAnsi="Arial" w:cs="Arial"/>
          <w:color w:val="000000"/>
          <w:sz w:val="36"/>
          <w:szCs w:val="36"/>
          <w:lang w:bidi="hi-IN"/>
        </w:rPr>
        <w:t>O</w:t>
      </w:r>
      <w:r>
        <w:rPr>
          <w:rFonts w:ascii="Arial" w:hAnsi="Arial" w:cs="Arial"/>
          <w:color w:val="000000"/>
          <w:sz w:val="36"/>
          <w:szCs w:val="36"/>
          <w:lang w:bidi="hi-IN"/>
        </w:rPr>
        <w:t xml:space="preserve">haM haMsaH | </w:t>
      </w:r>
    </w:p>
    <w:p w14:paraId="70DE717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AdityAtmaka-rudrasya AvAhitAnAM sarvAsAM d</w:t>
      </w:r>
      <w:r w:rsidR="00665208">
        <w:rPr>
          <w:rFonts w:ascii="Arial" w:hAnsi="Arial" w:cs="Arial"/>
          <w:color w:val="000000"/>
          <w:sz w:val="36"/>
          <w:szCs w:val="36"/>
          <w:lang w:bidi="hi-IN"/>
        </w:rPr>
        <w:t>E</w:t>
      </w:r>
      <w:r>
        <w:rPr>
          <w:rFonts w:ascii="Arial" w:hAnsi="Arial" w:cs="Arial"/>
          <w:color w:val="000000"/>
          <w:sz w:val="36"/>
          <w:szCs w:val="36"/>
          <w:lang w:bidi="hi-IN"/>
        </w:rPr>
        <w:t xml:space="preserve">vatAnAM jIva iha sthitaH | </w:t>
      </w:r>
    </w:p>
    <w:p w14:paraId="20B37E8E" w14:textId="3C9AA021"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AM hrIM kr</w:t>
      </w:r>
      <w:r w:rsidR="00842E57">
        <w:rPr>
          <w:rFonts w:ascii="Arial" w:hAnsi="Arial" w:cs="Arial"/>
          <w:color w:val="000000"/>
          <w:sz w:val="36"/>
          <w:szCs w:val="36"/>
          <w:lang w:bidi="hi-IN"/>
        </w:rPr>
        <w:t>OM</w:t>
      </w:r>
      <w:r>
        <w:rPr>
          <w:rFonts w:ascii="Arial" w:hAnsi="Arial" w:cs="Arial"/>
          <w:color w:val="000000"/>
          <w:sz w:val="36"/>
          <w:szCs w:val="36"/>
          <w:lang w:bidi="hi-IN"/>
        </w:rPr>
        <w:t xml:space="preserve"> | kr</w:t>
      </w:r>
      <w:r w:rsidR="00842E57">
        <w:rPr>
          <w:rFonts w:ascii="Arial" w:hAnsi="Arial" w:cs="Arial"/>
          <w:color w:val="000000"/>
          <w:sz w:val="36"/>
          <w:szCs w:val="36"/>
          <w:lang w:bidi="hi-IN"/>
        </w:rPr>
        <w:t>OM</w:t>
      </w:r>
      <w:r>
        <w:rPr>
          <w:rFonts w:ascii="Arial" w:hAnsi="Arial" w:cs="Arial"/>
          <w:color w:val="000000"/>
          <w:sz w:val="36"/>
          <w:szCs w:val="36"/>
          <w:lang w:bidi="hi-IN"/>
        </w:rPr>
        <w:t xml:space="preserve"> hrIM AM | ya ra la va Sa Sha sa h</w:t>
      </w:r>
      <w:r w:rsidR="00842E57">
        <w:rPr>
          <w:rFonts w:ascii="Arial" w:hAnsi="Arial" w:cs="Arial"/>
          <w:color w:val="000000"/>
          <w:sz w:val="36"/>
          <w:szCs w:val="36"/>
          <w:lang w:bidi="hi-IN"/>
        </w:rPr>
        <w:t>OM</w:t>
      </w:r>
      <w:r>
        <w:rPr>
          <w:rFonts w:ascii="Arial" w:hAnsi="Arial" w:cs="Arial"/>
          <w:color w:val="000000"/>
          <w:sz w:val="36"/>
          <w:szCs w:val="36"/>
          <w:lang w:bidi="hi-IN"/>
        </w:rPr>
        <w:t xml:space="preserve"> | </w:t>
      </w:r>
    </w:p>
    <w:p w14:paraId="210ADA8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kShaM, haMsaH s</w:t>
      </w:r>
      <w:r w:rsidR="00665208">
        <w:rPr>
          <w:rFonts w:ascii="Arial" w:hAnsi="Arial" w:cs="Arial"/>
          <w:color w:val="000000"/>
          <w:sz w:val="36"/>
          <w:szCs w:val="36"/>
          <w:lang w:bidi="hi-IN"/>
        </w:rPr>
        <w:t>O</w:t>
      </w:r>
      <w:r>
        <w:rPr>
          <w:rFonts w:ascii="Arial" w:hAnsi="Arial" w:cs="Arial"/>
          <w:color w:val="000000"/>
          <w:sz w:val="36"/>
          <w:szCs w:val="36"/>
          <w:lang w:bidi="hi-IN"/>
        </w:rPr>
        <w:t>haM s</w:t>
      </w:r>
      <w:r w:rsidR="00665208">
        <w:rPr>
          <w:rFonts w:ascii="Arial" w:hAnsi="Arial" w:cs="Arial"/>
          <w:color w:val="000000"/>
          <w:sz w:val="36"/>
          <w:szCs w:val="36"/>
          <w:lang w:bidi="hi-IN"/>
        </w:rPr>
        <w:t>O</w:t>
      </w:r>
      <w:r>
        <w:rPr>
          <w:rFonts w:ascii="Arial" w:hAnsi="Arial" w:cs="Arial"/>
          <w:color w:val="000000"/>
          <w:sz w:val="36"/>
          <w:szCs w:val="36"/>
          <w:lang w:bidi="hi-IN"/>
        </w:rPr>
        <w:t xml:space="preserve">haM haMsaH | </w:t>
      </w:r>
    </w:p>
    <w:p w14:paraId="386EA88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AdityAtmaka-rudrasya, AvAhitAnAM sarvAsAM d</w:t>
      </w:r>
      <w:r w:rsidR="00665208">
        <w:rPr>
          <w:rFonts w:ascii="Arial" w:hAnsi="Arial" w:cs="Arial"/>
          <w:color w:val="000000"/>
          <w:sz w:val="36"/>
          <w:szCs w:val="36"/>
          <w:lang w:bidi="hi-IN"/>
        </w:rPr>
        <w:t>E</w:t>
      </w:r>
      <w:r>
        <w:rPr>
          <w:rFonts w:ascii="Arial" w:hAnsi="Arial" w:cs="Arial"/>
          <w:color w:val="000000"/>
          <w:sz w:val="36"/>
          <w:szCs w:val="36"/>
          <w:lang w:bidi="hi-IN"/>
        </w:rPr>
        <w:t>vatAnAM sarv</w:t>
      </w:r>
      <w:r w:rsidR="00665208">
        <w:rPr>
          <w:rFonts w:ascii="Arial" w:hAnsi="Arial" w:cs="Arial"/>
          <w:color w:val="000000"/>
          <w:sz w:val="36"/>
          <w:szCs w:val="36"/>
          <w:lang w:bidi="hi-IN"/>
        </w:rPr>
        <w:t>E</w:t>
      </w:r>
      <w:r>
        <w:rPr>
          <w:rFonts w:ascii="Arial" w:hAnsi="Arial" w:cs="Arial"/>
          <w:color w:val="000000"/>
          <w:sz w:val="36"/>
          <w:szCs w:val="36"/>
          <w:lang w:bidi="hi-IN"/>
        </w:rPr>
        <w:t>ndriyANi vA~gmanaScakShu-Sr</w:t>
      </w:r>
      <w:r w:rsidR="00665208">
        <w:rPr>
          <w:rFonts w:ascii="Arial" w:hAnsi="Arial" w:cs="Arial"/>
          <w:color w:val="000000"/>
          <w:sz w:val="36"/>
          <w:szCs w:val="36"/>
          <w:lang w:bidi="hi-IN"/>
        </w:rPr>
        <w:t>O</w:t>
      </w:r>
      <w:r>
        <w:rPr>
          <w:rFonts w:ascii="Arial" w:hAnsi="Arial" w:cs="Arial"/>
          <w:color w:val="000000"/>
          <w:sz w:val="36"/>
          <w:szCs w:val="36"/>
          <w:lang w:bidi="hi-IN"/>
        </w:rPr>
        <w:t>tra-jihvA-GrANa-prANApAna-vyAn</w:t>
      </w:r>
      <w:r w:rsidR="00665208">
        <w:rPr>
          <w:rFonts w:ascii="Arial" w:hAnsi="Arial" w:cs="Arial"/>
          <w:color w:val="000000"/>
          <w:sz w:val="36"/>
          <w:szCs w:val="36"/>
          <w:lang w:bidi="hi-IN"/>
        </w:rPr>
        <w:t>O</w:t>
      </w:r>
      <w:r>
        <w:rPr>
          <w:rFonts w:ascii="Arial" w:hAnsi="Arial" w:cs="Arial"/>
          <w:color w:val="000000"/>
          <w:sz w:val="36"/>
          <w:szCs w:val="36"/>
          <w:lang w:bidi="hi-IN"/>
        </w:rPr>
        <w:t xml:space="preserve">dAna-samAnA </w:t>
      </w:r>
    </w:p>
    <w:p w14:paraId="0843954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ihaivAgatya ihaivAsmin (</w:t>
      </w:r>
      <w:r w:rsidR="00665208">
        <w:rPr>
          <w:rFonts w:ascii="Arial" w:hAnsi="Arial" w:cs="Arial"/>
          <w:color w:val="000000"/>
          <w:sz w:val="36"/>
          <w:szCs w:val="36"/>
          <w:lang w:bidi="hi-IN"/>
        </w:rPr>
        <w:t>E</w:t>
      </w:r>
      <w:r>
        <w:rPr>
          <w:rFonts w:ascii="Arial" w:hAnsi="Arial" w:cs="Arial"/>
          <w:color w:val="000000"/>
          <w:sz w:val="36"/>
          <w:szCs w:val="36"/>
          <w:lang w:bidi="hi-IN"/>
        </w:rPr>
        <w:t>Shu kuMB</w:t>
      </w:r>
      <w:r w:rsidR="00665208">
        <w:rPr>
          <w:rFonts w:ascii="Arial" w:hAnsi="Arial" w:cs="Arial"/>
          <w:color w:val="000000"/>
          <w:sz w:val="36"/>
          <w:szCs w:val="36"/>
          <w:lang w:bidi="hi-IN"/>
        </w:rPr>
        <w:t>E</w:t>
      </w:r>
      <w:r>
        <w:rPr>
          <w:rFonts w:ascii="Arial" w:hAnsi="Arial" w:cs="Arial"/>
          <w:color w:val="000000"/>
          <w:sz w:val="36"/>
          <w:szCs w:val="36"/>
          <w:lang w:bidi="hi-IN"/>
        </w:rPr>
        <w:t>Shu/kalaS</w:t>
      </w:r>
      <w:r w:rsidR="00665208">
        <w:rPr>
          <w:rFonts w:ascii="Arial" w:hAnsi="Arial" w:cs="Arial"/>
          <w:color w:val="000000"/>
          <w:sz w:val="36"/>
          <w:szCs w:val="36"/>
          <w:lang w:bidi="hi-IN"/>
        </w:rPr>
        <w:t>E</w:t>
      </w:r>
      <w:r>
        <w:rPr>
          <w:rFonts w:ascii="Arial" w:hAnsi="Arial" w:cs="Arial"/>
          <w:color w:val="000000"/>
          <w:sz w:val="36"/>
          <w:szCs w:val="36"/>
          <w:lang w:bidi="hi-IN"/>
        </w:rPr>
        <w:t>Shu, asyAM pratimAyAM, asmin li~gg</w:t>
      </w:r>
      <w:r w:rsidR="00665208">
        <w:rPr>
          <w:rFonts w:ascii="Arial" w:hAnsi="Arial" w:cs="Arial"/>
          <w:color w:val="000000"/>
          <w:sz w:val="36"/>
          <w:szCs w:val="36"/>
          <w:lang w:bidi="hi-IN"/>
        </w:rPr>
        <w:t>E</w:t>
      </w:r>
      <w:r>
        <w:rPr>
          <w:rFonts w:ascii="Arial" w:hAnsi="Arial" w:cs="Arial"/>
          <w:color w:val="000000"/>
          <w:sz w:val="36"/>
          <w:szCs w:val="36"/>
          <w:lang w:bidi="hi-IN"/>
        </w:rPr>
        <w:t>, asmin sAlagrAm</w:t>
      </w:r>
      <w:r w:rsidR="00665208">
        <w:rPr>
          <w:rFonts w:ascii="Arial" w:hAnsi="Arial" w:cs="Arial"/>
          <w:color w:val="000000"/>
          <w:sz w:val="36"/>
          <w:szCs w:val="36"/>
          <w:lang w:bidi="hi-IN"/>
        </w:rPr>
        <w:t>E</w:t>
      </w:r>
      <w:r>
        <w:rPr>
          <w:rFonts w:ascii="Arial" w:hAnsi="Arial" w:cs="Arial"/>
          <w:color w:val="000000"/>
          <w:sz w:val="36"/>
          <w:szCs w:val="36"/>
          <w:lang w:bidi="hi-IN"/>
        </w:rPr>
        <w:t>, SilA cakr</w:t>
      </w:r>
      <w:r w:rsidR="00665208">
        <w:rPr>
          <w:rFonts w:ascii="Arial" w:hAnsi="Arial" w:cs="Arial"/>
          <w:color w:val="000000"/>
          <w:sz w:val="36"/>
          <w:szCs w:val="36"/>
          <w:lang w:bidi="hi-IN"/>
        </w:rPr>
        <w:t>E</w:t>
      </w:r>
      <w:r>
        <w:rPr>
          <w:rFonts w:ascii="Arial" w:hAnsi="Arial" w:cs="Arial"/>
          <w:color w:val="000000"/>
          <w:sz w:val="36"/>
          <w:szCs w:val="36"/>
          <w:lang w:bidi="hi-IN"/>
        </w:rPr>
        <w:t xml:space="preserve">) suKaM ciraM tiShThantu svAhA || </w:t>
      </w:r>
    </w:p>
    <w:p w14:paraId="23C205D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5676638" w14:textId="37D1E928"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asu#nIt</w:t>
      </w:r>
      <w:r w:rsidR="00665208">
        <w:rPr>
          <w:rFonts w:ascii="Arial" w:hAnsi="Arial" w:cs="Arial"/>
          <w:color w:val="000000"/>
          <w:sz w:val="36"/>
          <w:szCs w:val="36"/>
          <w:lang w:bidi="hi-IN"/>
        </w:rPr>
        <w:t>E</w:t>
      </w:r>
      <w:r>
        <w:rPr>
          <w:rFonts w:ascii="Arial" w:hAnsi="Arial" w:cs="Arial"/>
          <w:color w:val="000000"/>
          <w:sz w:val="36"/>
          <w:szCs w:val="36"/>
          <w:lang w:bidi="hi-IN"/>
        </w:rPr>
        <w:t>q puna#raqsmAsu# cakShuqH puna#H prAqN</w:t>
      </w:r>
      <w:r w:rsidR="00E4752E">
        <w:rPr>
          <w:rFonts w:ascii="Arial" w:hAnsi="Arial" w:cs="Arial"/>
          <w:color w:val="000000"/>
          <w:sz w:val="36"/>
          <w:szCs w:val="36"/>
          <w:lang w:bidi="hi-IN"/>
        </w:rPr>
        <w:t>a</w:t>
      </w:r>
      <w:r>
        <w:rPr>
          <w:rFonts w:ascii="Arial" w:hAnsi="Arial" w:cs="Arial"/>
          <w:color w:val="000000"/>
          <w:sz w:val="36"/>
          <w:szCs w:val="36"/>
          <w:lang w:bidi="hi-IN"/>
        </w:rPr>
        <w:t>miqha nA$ dh</w:t>
      </w:r>
      <w:r w:rsidR="00665208">
        <w:rPr>
          <w:rFonts w:ascii="Arial" w:hAnsi="Arial" w:cs="Arial"/>
          <w:color w:val="000000"/>
          <w:sz w:val="36"/>
          <w:szCs w:val="36"/>
          <w:lang w:bidi="hi-IN"/>
        </w:rPr>
        <w:t>E</w:t>
      </w:r>
      <w:r>
        <w:rPr>
          <w:rFonts w:ascii="Arial" w:hAnsi="Arial" w:cs="Arial"/>
          <w:color w:val="000000"/>
          <w:sz w:val="36"/>
          <w:szCs w:val="36"/>
          <w:lang w:bidi="hi-IN"/>
        </w:rPr>
        <w:t>hiq B</w:t>
      </w:r>
      <w:r w:rsidR="00665208">
        <w:rPr>
          <w:rFonts w:ascii="Arial" w:hAnsi="Arial" w:cs="Arial"/>
          <w:color w:val="000000"/>
          <w:sz w:val="36"/>
          <w:szCs w:val="36"/>
          <w:lang w:bidi="hi-IN"/>
        </w:rPr>
        <w:t>O</w:t>
      </w:r>
      <w:r>
        <w:rPr>
          <w:rFonts w:ascii="Arial" w:hAnsi="Arial" w:cs="Arial"/>
          <w:color w:val="000000"/>
          <w:sz w:val="36"/>
          <w:szCs w:val="36"/>
          <w:lang w:bidi="hi-IN"/>
        </w:rPr>
        <w:t xml:space="preserve">ga$M | </w:t>
      </w:r>
    </w:p>
    <w:p w14:paraId="4AC94D0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jy</w:t>
      </w:r>
      <w:r w:rsidR="00665208">
        <w:rPr>
          <w:rFonts w:ascii="Arial" w:hAnsi="Arial" w:cs="Arial"/>
          <w:color w:val="000000"/>
          <w:sz w:val="36"/>
          <w:szCs w:val="36"/>
          <w:lang w:bidi="hi-IN"/>
        </w:rPr>
        <w:t>O</w:t>
      </w:r>
      <w:r>
        <w:rPr>
          <w:rFonts w:ascii="Arial" w:hAnsi="Arial" w:cs="Arial"/>
          <w:color w:val="000000"/>
          <w:sz w:val="36"/>
          <w:szCs w:val="36"/>
          <w:lang w:bidi="hi-IN"/>
        </w:rPr>
        <w:t>k pa#Sy</w:t>
      </w:r>
      <w:r w:rsidR="00665208">
        <w:rPr>
          <w:rFonts w:ascii="Arial" w:hAnsi="Arial" w:cs="Arial"/>
          <w:color w:val="000000"/>
          <w:sz w:val="36"/>
          <w:szCs w:val="36"/>
          <w:lang w:bidi="hi-IN"/>
        </w:rPr>
        <w:t>E</w:t>
      </w:r>
      <w:r>
        <w:rPr>
          <w:rFonts w:ascii="Arial" w:hAnsi="Arial" w:cs="Arial"/>
          <w:color w:val="000000"/>
          <w:sz w:val="36"/>
          <w:szCs w:val="36"/>
          <w:lang w:bidi="hi-IN"/>
        </w:rPr>
        <w:t>maq sUrya#muqccara$ntaq-manu#mat</w:t>
      </w:r>
      <w:r w:rsidR="00665208">
        <w:rPr>
          <w:rFonts w:ascii="Arial" w:hAnsi="Arial" w:cs="Arial"/>
          <w:color w:val="000000"/>
          <w:sz w:val="36"/>
          <w:szCs w:val="36"/>
          <w:lang w:bidi="hi-IN"/>
        </w:rPr>
        <w:t>E</w:t>
      </w:r>
      <w:r>
        <w:rPr>
          <w:rFonts w:ascii="Arial" w:hAnsi="Arial" w:cs="Arial"/>
          <w:color w:val="000000"/>
          <w:sz w:val="36"/>
          <w:szCs w:val="36"/>
          <w:lang w:bidi="hi-IN"/>
        </w:rPr>
        <w:t xml:space="preserve"> mRuqDayA$ nassvaqsti || </w:t>
      </w:r>
    </w:p>
    <w:p w14:paraId="279C175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A379D9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AvAhit</w:t>
      </w:r>
      <w:r w:rsidR="00665208">
        <w:rPr>
          <w:rFonts w:ascii="Arial" w:hAnsi="Arial" w:cs="Arial"/>
          <w:color w:val="000000"/>
          <w:sz w:val="36"/>
          <w:szCs w:val="36"/>
          <w:lang w:bidi="hi-IN"/>
        </w:rPr>
        <w:t>O</w:t>
      </w:r>
      <w:r>
        <w:rPr>
          <w:rFonts w:ascii="Arial" w:hAnsi="Arial" w:cs="Arial"/>
          <w:color w:val="000000"/>
          <w:sz w:val="36"/>
          <w:szCs w:val="36"/>
          <w:lang w:bidi="hi-IN"/>
        </w:rPr>
        <w:t xml:space="preserve"> Bava | sthApit</w:t>
      </w:r>
      <w:r w:rsidR="00665208">
        <w:rPr>
          <w:rFonts w:ascii="Arial" w:hAnsi="Arial" w:cs="Arial"/>
          <w:color w:val="000000"/>
          <w:sz w:val="36"/>
          <w:szCs w:val="36"/>
          <w:lang w:bidi="hi-IN"/>
        </w:rPr>
        <w:t>O</w:t>
      </w:r>
      <w:r>
        <w:rPr>
          <w:rFonts w:ascii="Arial" w:hAnsi="Arial" w:cs="Arial"/>
          <w:color w:val="000000"/>
          <w:sz w:val="36"/>
          <w:szCs w:val="36"/>
          <w:lang w:bidi="hi-IN"/>
        </w:rPr>
        <w:t xml:space="preserve"> Bava | sannihit</w:t>
      </w:r>
      <w:r w:rsidR="00665208">
        <w:rPr>
          <w:rFonts w:ascii="Arial" w:hAnsi="Arial" w:cs="Arial"/>
          <w:color w:val="000000"/>
          <w:sz w:val="36"/>
          <w:szCs w:val="36"/>
          <w:lang w:bidi="hi-IN"/>
        </w:rPr>
        <w:t>O</w:t>
      </w:r>
      <w:r>
        <w:rPr>
          <w:rFonts w:ascii="Arial" w:hAnsi="Arial" w:cs="Arial"/>
          <w:color w:val="000000"/>
          <w:sz w:val="36"/>
          <w:szCs w:val="36"/>
          <w:lang w:bidi="hi-IN"/>
        </w:rPr>
        <w:t xml:space="preserve"> Bava | sanniruddh</w:t>
      </w:r>
      <w:r w:rsidR="00665208">
        <w:rPr>
          <w:rFonts w:ascii="Arial" w:hAnsi="Arial" w:cs="Arial"/>
          <w:color w:val="000000"/>
          <w:sz w:val="36"/>
          <w:szCs w:val="36"/>
          <w:lang w:bidi="hi-IN"/>
        </w:rPr>
        <w:t>O</w:t>
      </w:r>
      <w:r>
        <w:rPr>
          <w:rFonts w:ascii="Arial" w:hAnsi="Arial" w:cs="Arial"/>
          <w:color w:val="000000"/>
          <w:sz w:val="36"/>
          <w:szCs w:val="36"/>
          <w:lang w:bidi="hi-IN"/>
        </w:rPr>
        <w:t xml:space="preserve"> Bava | avakuNThit</w:t>
      </w:r>
      <w:r w:rsidR="00665208">
        <w:rPr>
          <w:rFonts w:ascii="Arial" w:hAnsi="Arial" w:cs="Arial"/>
          <w:color w:val="000000"/>
          <w:sz w:val="36"/>
          <w:szCs w:val="36"/>
          <w:lang w:bidi="hi-IN"/>
        </w:rPr>
        <w:t>O</w:t>
      </w:r>
      <w:r>
        <w:rPr>
          <w:rFonts w:ascii="Arial" w:hAnsi="Arial" w:cs="Arial"/>
          <w:color w:val="000000"/>
          <w:sz w:val="36"/>
          <w:szCs w:val="36"/>
          <w:lang w:bidi="hi-IN"/>
        </w:rPr>
        <w:t xml:space="preserve"> Bava | suprIt</w:t>
      </w:r>
      <w:r w:rsidR="00665208">
        <w:rPr>
          <w:rFonts w:ascii="Arial" w:hAnsi="Arial" w:cs="Arial"/>
          <w:color w:val="000000"/>
          <w:sz w:val="36"/>
          <w:szCs w:val="36"/>
          <w:lang w:bidi="hi-IN"/>
        </w:rPr>
        <w:t>O</w:t>
      </w:r>
      <w:r>
        <w:rPr>
          <w:rFonts w:ascii="Arial" w:hAnsi="Arial" w:cs="Arial"/>
          <w:color w:val="000000"/>
          <w:sz w:val="36"/>
          <w:szCs w:val="36"/>
          <w:lang w:bidi="hi-IN"/>
        </w:rPr>
        <w:t xml:space="preserve"> Bava | suprasann</w:t>
      </w:r>
      <w:r w:rsidR="00665208">
        <w:rPr>
          <w:rFonts w:ascii="Arial" w:hAnsi="Arial" w:cs="Arial"/>
          <w:color w:val="000000"/>
          <w:sz w:val="36"/>
          <w:szCs w:val="36"/>
          <w:lang w:bidi="hi-IN"/>
        </w:rPr>
        <w:t>O</w:t>
      </w:r>
      <w:r>
        <w:rPr>
          <w:rFonts w:ascii="Arial" w:hAnsi="Arial" w:cs="Arial"/>
          <w:color w:val="000000"/>
          <w:sz w:val="36"/>
          <w:szCs w:val="36"/>
          <w:lang w:bidi="hi-IN"/>
        </w:rPr>
        <w:t xml:space="preserve"> Bava | varad</w:t>
      </w:r>
      <w:r w:rsidR="00665208">
        <w:rPr>
          <w:rFonts w:ascii="Arial" w:hAnsi="Arial" w:cs="Arial"/>
          <w:color w:val="000000"/>
          <w:sz w:val="36"/>
          <w:szCs w:val="36"/>
          <w:lang w:bidi="hi-IN"/>
        </w:rPr>
        <w:t>O</w:t>
      </w:r>
      <w:r>
        <w:rPr>
          <w:rFonts w:ascii="Arial" w:hAnsi="Arial" w:cs="Arial"/>
          <w:color w:val="000000"/>
          <w:sz w:val="36"/>
          <w:szCs w:val="36"/>
          <w:lang w:bidi="hi-IN"/>
        </w:rPr>
        <w:t xml:space="preserve"> Bava | </w:t>
      </w:r>
    </w:p>
    <w:p w14:paraId="32A4E2C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prasIda prasIda || </w:t>
      </w:r>
    </w:p>
    <w:p w14:paraId="7A9BAB2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svAmin sarvajagannAtha yAvatpUjAvasAnakaM tAvat tvaM prItiBAv</w:t>
      </w:r>
      <w:r w:rsidR="00665208">
        <w:rPr>
          <w:rFonts w:ascii="Arial" w:hAnsi="Arial" w:cs="Arial"/>
          <w:color w:val="000000"/>
          <w:sz w:val="36"/>
          <w:szCs w:val="36"/>
          <w:lang w:bidi="hi-IN"/>
        </w:rPr>
        <w:t>E</w:t>
      </w:r>
      <w:r>
        <w:rPr>
          <w:rFonts w:ascii="Arial" w:hAnsi="Arial" w:cs="Arial"/>
          <w:color w:val="000000"/>
          <w:sz w:val="36"/>
          <w:szCs w:val="36"/>
          <w:lang w:bidi="hi-IN"/>
        </w:rPr>
        <w:t>na kuMB</w:t>
      </w:r>
      <w:r w:rsidR="00665208">
        <w:rPr>
          <w:rFonts w:ascii="Arial" w:hAnsi="Arial" w:cs="Arial"/>
          <w:color w:val="000000"/>
          <w:sz w:val="36"/>
          <w:szCs w:val="36"/>
          <w:lang w:bidi="hi-IN"/>
        </w:rPr>
        <w:t>E</w:t>
      </w:r>
      <w:r>
        <w:rPr>
          <w:rFonts w:ascii="Arial" w:hAnsi="Arial" w:cs="Arial"/>
          <w:color w:val="000000"/>
          <w:sz w:val="36"/>
          <w:szCs w:val="36"/>
          <w:lang w:bidi="hi-IN"/>
        </w:rPr>
        <w:t xml:space="preserve">&amp;smin sannidhiM kuru | </w:t>
      </w:r>
    </w:p>
    <w:p w14:paraId="4100E07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AdityAtmaka-rudrasya prANAn pratiShThApayAmi || </w:t>
      </w:r>
    </w:p>
    <w:p w14:paraId="59B0EA9C" w14:textId="77777777" w:rsidR="00D91D60" w:rsidRDefault="00D91D60" w:rsidP="0020424F">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gramStart"/>
      <w:r>
        <w:rPr>
          <w:rFonts w:ascii="Arial" w:hAnsi="Arial" w:cs="Arial"/>
          <w:color w:val="000000"/>
          <w:sz w:val="36"/>
          <w:szCs w:val="36"/>
          <w:lang w:bidi="hi-IN"/>
        </w:rPr>
        <w:t>pa~</w:t>
      </w:r>
      <w:proofErr w:type="gramEnd"/>
      <w:r>
        <w:rPr>
          <w:rFonts w:ascii="Arial" w:hAnsi="Arial" w:cs="Arial"/>
          <w:color w:val="000000"/>
          <w:sz w:val="36"/>
          <w:szCs w:val="36"/>
          <w:lang w:bidi="hi-IN"/>
        </w:rPr>
        <w:t>jc</w:t>
      </w:r>
      <w:r w:rsidR="00665208">
        <w:rPr>
          <w:rFonts w:ascii="Arial" w:hAnsi="Arial" w:cs="Arial"/>
          <w:color w:val="000000"/>
          <w:sz w:val="36"/>
          <w:szCs w:val="36"/>
          <w:lang w:bidi="hi-IN"/>
        </w:rPr>
        <w:t>O</w:t>
      </w:r>
      <w:r>
        <w:rPr>
          <w:rFonts w:ascii="Arial" w:hAnsi="Arial" w:cs="Arial"/>
          <w:color w:val="000000"/>
          <w:sz w:val="36"/>
          <w:szCs w:val="36"/>
          <w:lang w:bidi="hi-IN"/>
        </w:rPr>
        <w:t>pacAra pUjA, dhUpa, dIpa, naiv</w:t>
      </w:r>
      <w:r w:rsidR="00665208">
        <w:rPr>
          <w:rFonts w:ascii="Arial" w:hAnsi="Arial" w:cs="Arial"/>
          <w:color w:val="000000"/>
          <w:sz w:val="36"/>
          <w:szCs w:val="36"/>
          <w:lang w:bidi="hi-IN"/>
        </w:rPr>
        <w:t>E</w:t>
      </w:r>
      <w:r>
        <w:rPr>
          <w:rFonts w:ascii="Arial" w:hAnsi="Arial" w:cs="Arial"/>
          <w:color w:val="000000"/>
          <w:sz w:val="36"/>
          <w:szCs w:val="36"/>
          <w:lang w:bidi="hi-IN"/>
        </w:rPr>
        <w:t xml:space="preserve">dyaM,tAMbUlaM, nIrAjanaM) || </w:t>
      </w:r>
      <w:proofErr w:type="gramStart"/>
      <w:r>
        <w:rPr>
          <w:rFonts w:ascii="Arial" w:hAnsi="Arial" w:cs="Arial"/>
          <w:color w:val="000000"/>
          <w:sz w:val="36"/>
          <w:szCs w:val="36"/>
          <w:lang w:bidi="hi-IN"/>
        </w:rPr>
        <w:t>yatkiMcinniv</w:t>
      </w:r>
      <w:r w:rsidR="00665208">
        <w:rPr>
          <w:rFonts w:ascii="Arial" w:hAnsi="Arial" w:cs="Arial"/>
          <w:color w:val="000000"/>
          <w:sz w:val="36"/>
          <w:szCs w:val="36"/>
          <w:lang w:bidi="hi-IN"/>
        </w:rPr>
        <w:t>E</w:t>
      </w:r>
      <w:r>
        <w:rPr>
          <w:rFonts w:ascii="Arial" w:hAnsi="Arial" w:cs="Arial"/>
          <w:color w:val="000000"/>
          <w:sz w:val="36"/>
          <w:szCs w:val="36"/>
          <w:lang w:bidi="hi-IN"/>
        </w:rPr>
        <w:t>danaM</w:t>
      </w:r>
      <w:proofErr w:type="gramEnd"/>
      <w:r>
        <w:rPr>
          <w:rFonts w:ascii="Arial" w:hAnsi="Arial" w:cs="Arial"/>
          <w:color w:val="000000"/>
          <w:sz w:val="36"/>
          <w:szCs w:val="36"/>
          <w:lang w:bidi="hi-IN"/>
        </w:rPr>
        <w:t xml:space="preserve"> ||) </w:t>
      </w:r>
    </w:p>
    <w:p w14:paraId="73253C4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BAF1FA8" w14:textId="2D43543B" w:rsidR="00D91D60" w:rsidRPr="00083FC1" w:rsidRDefault="00D91D60" w:rsidP="00D91D60">
      <w:pPr>
        <w:autoSpaceDE w:val="0"/>
        <w:autoSpaceDN w:val="0"/>
        <w:adjustRightInd w:val="0"/>
        <w:spacing w:after="0" w:line="240" w:lineRule="auto"/>
        <w:rPr>
          <w:rFonts w:ascii="Arial" w:hAnsi="Arial" w:cs="Arial"/>
          <w:b/>
          <w:bCs/>
          <w:color w:val="000000"/>
          <w:sz w:val="36"/>
          <w:szCs w:val="36"/>
          <w:lang w:bidi="hi-IN"/>
        </w:rPr>
      </w:pPr>
      <w:r w:rsidRPr="00083FC1">
        <w:rPr>
          <w:rFonts w:ascii="Arial" w:hAnsi="Arial" w:cs="Arial"/>
          <w:b/>
          <w:bCs/>
          <w:color w:val="000000"/>
          <w:sz w:val="36"/>
          <w:szCs w:val="36"/>
          <w:lang w:bidi="hi-IN"/>
        </w:rPr>
        <w:t>1</w:t>
      </w:r>
      <w:r w:rsidR="00726A28" w:rsidRPr="00083FC1">
        <w:rPr>
          <w:rFonts w:ascii="Arial" w:hAnsi="Arial" w:cs="Arial"/>
          <w:b/>
          <w:bCs/>
          <w:color w:val="000000"/>
          <w:sz w:val="36"/>
          <w:szCs w:val="36"/>
          <w:lang w:bidi="hi-IN"/>
        </w:rPr>
        <w:t>2</w:t>
      </w:r>
      <w:r w:rsidRPr="00083FC1">
        <w:rPr>
          <w:rFonts w:ascii="Arial" w:hAnsi="Arial" w:cs="Arial"/>
          <w:b/>
          <w:bCs/>
          <w:color w:val="000000"/>
          <w:sz w:val="36"/>
          <w:szCs w:val="36"/>
          <w:lang w:bidi="hi-IN"/>
        </w:rPr>
        <w:t>.4</w:t>
      </w:r>
      <w:r w:rsidRPr="00083FC1">
        <w:rPr>
          <w:rFonts w:ascii="Arial" w:hAnsi="Arial" w:cs="Arial"/>
          <w:b/>
          <w:bCs/>
          <w:color w:val="000000"/>
          <w:sz w:val="36"/>
          <w:szCs w:val="36"/>
          <w:lang w:bidi="hi-IN"/>
        </w:rPr>
        <w:tab/>
        <w:t xml:space="preserve"> upacAraM</w:t>
      </w:r>
    </w:p>
    <w:p w14:paraId="185E4826" w14:textId="3105446F"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yA taq iShu#H Siqvata#mA SiqvaM baqBUva# t</w:t>
      </w:r>
      <w:r w:rsidR="00665208">
        <w:rPr>
          <w:rFonts w:ascii="Arial" w:hAnsi="Arial" w:cs="Arial"/>
          <w:color w:val="000000"/>
          <w:sz w:val="36"/>
          <w:szCs w:val="36"/>
          <w:lang w:bidi="hi-IN"/>
        </w:rPr>
        <w:t>E</w:t>
      </w:r>
      <w:r>
        <w:rPr>
          <w:rFonts w:ascii="Arial" w:hAnsi="Arial" w:cs="Arial"/>
          <w:color w:val="000000"/>
          <w:sz w:val="36"/>
          <w:szCs w:val="36"/>
          <w:lang w:bidi="hi-IN"/>
        </w:rPr>
        <w:t>q dhanu#H | SiqvA Sa#raqvyA# yA tavaq tayA# n</w:t>
      </w:r>
      <w:r w:rsidR="00665208">
        <w:rPr>
          <w:rFonts w:ascii="Arial" w:hAnsi="Arial" w:cs="Arial"/>
          <w:color w:val="000000"/>
          <w:sz w:val="36"/>
          <w:szCs w:val="36"/>
          <w:lang w:bidi="hi-IN"/>
        </w:rPr>
        <w:t>O</w:t>
      </w:r>
      <w:r>
        <w:rPr>
          <w:rFonts w:ascii="Arial" w:hAnsi="Arial" w:cs="Arial"/>
          <w:color w:val="000000"/>
          <w:sz w:val="36"/>
          <w:szCs w:val="36"/>
          <w:lang w:bidi="hi-IN"/>
        </w:rPr>
        <w:t xml:space="preserve"> rudra mRuDaya | </w:t>
      </w:r>
      <w:r w:rsidR="00842E57">
        <w:rPr>
          <w:rFonts w:ascii="Arial" w:hAnsi="Arial" w:cs="Arial"/>
          <w:color w:val="000000"/>
          <w:sz w:val="36"/>
          <w:szCs w:val="36"/>
          <w:lang w:bidi="hi-IN"/>
        </w:rPr>
        <w:t>OM</w:t>
      </w:r>
      <w:r>
        <w:rPr>
          <w:rFonts w:ascii="Arial" w:hAnsi="Arial" w:cs="Arial"/>
          <w:color w:val="000000"/>
          <w:sz w:val="36"/>
          <w:szCs w:val="36"/>
          <w:lang w:bidi="hi-IN"/>
        </w:rPr>
        <w:t xml:space="preserve"> hrIM nama#H SiqvAya# | saqdy</w:t>
      </w:r>
      <w:r w:rsidR="00665208">
        <w:rPr>
          <w:rFonts w:ascii="Arial" w:hAnsi="Arial" w:cs="Arial"/>
          <w:color w:val="000000"/>
          <w:sz w:val="36"/>
          <w:szCs w:val="36"/>
          <w:lang w:bidi="hi-IN"/>
        </w:rPr>
        <w:t>O</w:t>
      </w:r>
      <w:r>
        <w:rPr>
          <w:rFonts w:ascii="Arial" w:hAnsi="Arial" w:cs="Arial"/>
          <w:color w:val="000000"/>
          <w:sz w:val="36"/>
          <w:szCs w:val="36"/>
          <w:lang w:bidi="hi-IN"/>
        </w:rPr>
        <w:t xml:space="preserve"> jAqtAyaq vai nam</w:t>
      </w:r>
      <w:r w:rsidR="00665208">
        <w:rPr>
          <w:rFonts w:ascii="Arial" w:hAnsi="Arial" w:cs="Arial"/>
          <w:color w:val="000000"/>
          <w:sz w:val="36"/>
          <w:szCs w:val="36"/>
          <w:lang w:bidi="hi-IN"/>
        </w:rPr>
        <w:t>O</w:t>
      </w:r>
      <w:r>
        <w:rPr>
          <w:rFonts w:ascii="Arial" w:hAnsi="Arial" w:cs="Arial"/>
          <w:color w:val="000000"/>
          <w:sz w:val="36"/>
          <w:szCs w:val="36"/>
          <w:lang w:bidi="hi-IN"/>
        </w:rPr>
        <w:t xml:space="preserve">q nama#H | ratnasiMhAsanaM samarpayAmi || </w:t>
      </w:r>
    </w:p>
    <w:p w14:paraId="7402A4A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473AC7B" w14:textId="6D20BF9F"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yA t</w:t>
      </w:r>
      <w:r w:rsidR="00665208">
        <w:rPr>
          <w:rFonts w:ascii="Arial" w:hAnsi="Arial" w:cs="Arial"/>
          <w:color w:val="000000"/>
          <w:sz w:val="36"/>
          <w:szCs w:val="36"/>
          <w:lang w:bidi="hi-IN"/>
        </w:rPr>
        <w:t>E</w:t>
      </w:r>
      <w:r>
        <w:rPr>
          <w:rFonts w:ascii="Arial" w:hAnsi="Arial" w:cs="Arial"/>
          <w:color w:val="000000"/>
          <w:sz w:val="36"/>
          <w:szCs w:val="36"/>
          <w:lang w:bidi="hi-IN"/>
        </w:rPr>
        <w:t># rudra SiqvA taqnUraG</w:t>
      </w:r>
      <w:r w:rsidR="00665208">
        <w:rPr>
          <w:rFonts w:ascii="Arial" w:hAnsi="Arial" w:cs="Arial"/>
          <w:color w:val="000000"/>
          <w:sz w:val="36"/>
          <w:szCs w:val="36"/>
          <w:lang w:bidi="hi-IN"/>
        </w:rPr>
        <w:t>O</w:t>
      </w:r>
      <w:r>
        <w:rPr>
          <w:rFonts w:ascii="Arial" w:hAnsi="Arial" w:cs="Arial"/>
          <w:color w:val="000000"/>
          <w:sz w:val="36"/>
          <w:szCs w:val="36"/>
          <w:lang w:bidi="hi-IN"/>
        </w:rPr>
        <w:t xml:space="preserve">qrA&amp;pA#pa kASinI | tayA# nastaqnuvAq Santa#mayAq giri#SantAq-BicA#kaSIhi || </w:t>
      </w:r>
      <w:r w:rsidR="00842E57">
        <w:rPr>
          <w:rFonts w:ascii="Arial" w:hAnsi="Arial" w:cs="Arial"/>
          <w:color w:val="000000"/>
          <w:sz w:val="36"/>
          <w:szCs w:val="36"/>
          <w:lang w:bidi="hi-IN"/>
        </w:rPr>
        <w:t>OM</w:t>
      </w:r>
      <w:r>
        <w:rPr>
          <w:rFonts w:ascii="Arial" w:hAnsi="Arial" w:cs="Arial"/>
          <w:color w:val="000000"/>
          <w:sz w:val="36"/>
          <w:szCs w:val="36"/>
          <w:lang w:bidi="hi-IN"/>
        </w:rPr>
        <w:t xml:space="preserve"> hrIM nama#H SiqvAya# | </w:t>
      </w:r>
    </w:p>
    <w:p w14:paraId="04ACB07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Baqv</w:t>
      </w:r>
      <w:r w:rsidR="00665208">
        <w:rPr>
          <w:rFonts w:ascii="Arial" w:hAnsi="Arial" w:cs="Arial"/>
          <w:color w:val="000000"/>
          <w:sz w:val="36"/>
          <w:szCs w:val="36"/>
          <w:lang w:bidi="hi-IN"/>
        </w:rPr>
        <w:t>E</w:t>
      </w:r>
      <w:r>
        <w:rPr>
          <w:rFonts w:ascii="Arial" w:hAnsi="Arial" w:cs="Arial"/>
          <w:color w:val="000000"/>
          <w:sz w:val="36"/>
          <w:szCs w:val="36"/>
          <w:lang w:bidi="hi-IN"/>
        </w:rPr>
        <w:t xml:space="preserve"> Ba#v</w:t>
      </w:r>
      <w:r w:rsidR="00665208">
        <w:rPr>
          <w:rFonts w:ascii="Arial" w:hAnsi="Arial" w:cs="Arial"/>
          <w:color w:val="000000"/>
          <w:sz w:val="36"/>
          <w:szCs w:val="36"/>
          <w:lang w:bidi="hi-IN"/>
        </w:rPr>
        <w:t>E</w:t>
      </w:r>
      <w:r>
        <w:rPr>
          <w:rFonts w:ascii="Arial" w:hAnsi="Arial" w:cs="Arial"/>
          <w:color w:val="000000"/>
          <w:sz w:val="36"/>
          <w:szCs w:val="36"/>
          <w:lang w:bidi="hi-IN"/>
        </w:rPr>
        <w:t>q nAti#Bav</w:t>
      </w:r>
      <w:r w:rsidR="00665208">
        <w:rPr>
          <w:rFonts w:ascii="Arial" w:hAnsi="Arial" w:cs="Arial"/>
          <w:color w:val="000000"/>
          <w:sz w:val="36"/>
          <w:szCs w:val="36"/>
          <w:lang w:bidi="hi-IN"/>
        </w:rPr>
        <w:t>E</w:t>
      </w:r>
      <w:r>
        <w:rPr>
          <w:rFonts w:ascii="Arial" w:hAnsi="Arial" w:cs="Arial"/>
          <w:color w:val="000000"/>
          <w:sz w:val="36"/>
          <w:szCs w:val="36"/>
          <w:lang w:bidi="hi-IN"/>
        </w:rPr>
        <w:t xml:space="preserve"> Bavasvaq mAM | pAday</w:t>
      </w:r>
      <w:r w:rsidR="00665208">
        <w:rPr>
          <w:rFonts w:ascii="Arial" w:hAnsi="Arial" w:cs="Arial"/>
          <w:color w:val="000000"/>
          <w:sz w:val="36"/>
          <w:szCs w:val="36"/>
          <w:lang w:bidi="hi-IN"/>
        </w:rPr>
        <w:t>O</w:t>
      </w:r>
      <w:r>
        <w:rPr>
          <w:rFonts w:ascii="Arial" w:hAnsi="Arial" w:cs="Arial"/>
          <w:color w:val="000000"/>
          <w:sz w:val="36"/>
          <w:szCs w:val="36"/>
          <w:lang w:bidi="hi-IN"/>
        </w:rPr>
        <w:t xml:space="preserve">H pAdyaM samarpayAmi || </w:t>
      </w:r>
    </w:p>
    <w:p w14:paraId="6FF9BD0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AD4ED6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yAmiShu#M giriSantaq hast</w:t>
      </w:r>
      <w:r w:rsidR="00665208">
        <w:rPr>
          <w:rFonts w:ascii="Arial" w:hAnsi="Arial" w:cs="Arial"/>
          <w:color w:val="000000"/>
          <w:sz w:val="36"/>
          <w:szCs w:val="36"/>
          <w:lang w:bidi="hi-IN"/>
        </w:rPr>
        <w:t>E</w:t>
      </w:r>
      <w:r>
        <w:rPr>
          <w:rFonts w:ascii="Arial" w:hAnsi="Arial" w:cs="Arial"/>
          <w:color w:val="000000"/>
          <w:sz w:val="36"/>
          <w:szCs w:val="36"/>
          <w:lang w:bidi="hi-IN"/>
        </w:rPr>
        <w:t>q biBaqrShyasta#v</w:t>
      </w:r>
      <w:r w:rsidR="00665208">
        <w:rPr>
          <w:rFonts w:ascii="Arial" w:hAnsi="Arial" w:cs="Arial"/>
          <w:color w:val="000000"/>
          <w:sz w:val="36"/>
          <w:szCs w:val="36"/>
          <w:lang w:bidi="hi-IN"/>
        </w:rPr>
        <w:t>E</w:t>
      </w:r>
      <w:r>
        <w:rPr>
          <w:rFonts w:ascii="Arial" w:hAnsi="Arial" w:cs="Arial"/>
          <w:color w:val="000000"/>
          <w:sz w:val="36"/>
          <w:szCs w:val="36"/>
          <w:lang w:bidi="hi-IN"/>
        </w:rPr>
        <w:t xml:space="preserve"> | SiqvA~ggi#ritraq tA~gku#ruq mA </w:t>
      </w:r>
    </w:p>
    <w:p w14:paraId="35A3CBF4" w14:textId="4C2D2D03"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hi(gm)#sIqH puru#ShaqM jaga#t | </w:t>
      </w:r>
      <w:r w:rsidR="00842E57">
        <w:rPr>
          <w:rFonts w:ascii="Arial" w:hAnsi="Arial" w:cs="Arial"/>
          <w:color w:val="000000"/>
          <w:sz w:val="36"/>
          <w:szCs w:val="36"/>
          <w:lang w:bidi="hi-IN"/>
        </w:rPr>
        <w:t>OM</w:t>
      </w:r>
      <w:r>
        <w:rPr>
          <w:rFonts w:ascii="Arial" w:hAnsi="Arial" w:cs="Arial"/>
          <w:color w:val="000000"/>
          <w:sz w:val="36"/>
          <w:szCs w:val="36"/>
          <w:lang w:bidi="hi-IN"/>
        </w:rPr>
        <w:t xml:space="preserve"> hrIM nama#H SiqvAya# | </w:t>
      </w:r>
    </w:p>
    <w:p w14:paraId="67D4131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Baqv</w:t>
      </w:r>
      <w:r w:rsidR="00665208">
        <w:rPr>
          <w:rFonts w:ascii="Arial" w:hAnsi="Arial" w:cs="Arial"/>
          <w:color w:val="000000"/>
          <w:sz w:val="36"/>
          <w:szCs w:val="36"/>
          <w:lang w:bidi="hi-IN"/>
        </w:rPr>
        <w:t>O</w:t>
      </w:r>
      <w:r>
        <w:rPr>
          <w:rFonts w:ascii="Arial" w:hAnsi="Arial" w:cs="Arial"/>
          <w:color w:val="000000"/>
          <w:sz w:val="36"/>
          <w:szCs w:val="36"/>
          <w:lang w:bidi="hi-IN"/>
        </w:rPr>
        <w:t xml:space="preserve">dBa#vAyaq nama#H | arGyaM samarpayAmi || </w:t>
      </w:r>
    </w:p>
    <w:p w14:paraId="4DECAC0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B904025" w14:textId="23D65A75"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Siqv</w:t>
      </w:r>
      <w:r w:rsidR="00665208">
        <w:rPr>
          <w:rFonts w:ascii="Arial" w:hAnsi="Arial" w:cs="Arial"/>
          <w:color w:val="000000"/>
          <w:sz w:val="36"/>
          <w:szCs w:val="36"/>
          <w:lang w:bidi="hi-IN"/>
        </w:rPr>
        <w:t>E</w:t>
      </w:r>
      <w:r>
        <w:rPr>
          <w:rFonts w:ascii="Arial" w:hAnsi="Arial" w:cs="Arial"/>
          <w:color w:val="000000"/>
          <w:sz w:val="36"/>
          <w:szCs w:val="36"/>
          <w:lang w:bidi="hi-IN"/>
        </w:rPr>
        <w:t xml:space="preserve">naq vaca#sA tvAq giriqSAcCA# vadAmasi | yathA# naqssarvaqmijjaga#da yaqkShma(gm) suqmanAq asa#t | </w:t>
      </w:r>
      <w:r w:rsidR="00842E57">
        <w:rPr>
          <w:rFonts w:ascii="Arial" w:hAnsi="Arial" w:cs="Arial"/>
          <w:color w:val="000000"/>
          <w:sz w:val="36"/>
          <w:szCs w:val="36"/>
          <w:lang w:bidi="hi-IN"/>
        </w:rPr>
        <w:t>OM</w:t>
      </w:r>
      <w:r>
        <w:rPr>
          <w:rFonts w:ascii="Arial" w:hAnsi="Arial" w:cs="Arial"/>
          <w:color w:val="000000"/>
          <w:sz w:val="36"/>
          <w:szCs w:val="36"/>
          <w:lang w:bidi="hi-IN"/>
        </w:rPr>
        <w:t xml:space="preserve"> hrIM nama#H SiqvAya# | vAqmad</w:t>
      </w:r>
      <w:r w:rsidR="00665208">
        <w:rPr>
          <w:rFonts w:ascii="Arial" w:hAnsi="Arial" w:cs="Arial"/>
          <w:color w:val="000000"/>
          <w:sz w:val="36"/>
          <w:szCs w:val="36"/>
          <w:lang w:bidi="hi-IN"/>
        </w:rPr>
        <w:t>E</w:t>
      </w:r>
      <w:r>
        <w:rPr>
          <w:rFonts w:ascii="Arial" w:hAnsi="Arial" w:cs="Arial"/>
          <w:color w:val="000000"/>
          <w:sz w:val="36"/>
          <w:szCs w:val="36"/>
          <w:lang w:bidi="hi-IN"/>
        </w:rPr>
        <w:t xml:space="preserve">qvAyaq nama#H | AcamanIyaM samarpayAmi || </w:t>
      </w:r>
    </w:p>
    <w:p w14:paraId="37F9766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83F1DC8" w14:textId="7BFF043B"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addhya#v</w:t>
      </w:r>
      <w:r w:rsidR="00665208">
        <w:rPr>
          <w:rFonts w:ascii="Arial" w:hAnsi="Arial" w:cs="Arial"/>
          <w:color w:val="000000"/>
          <w:sz w:val="36"/>
          <w:szCs w:val="36"/>
          <w:lang w:bidi="hi-IN"/>
        </w:rPr>
        <w:t>O</w:t>
      </w:r>
      <w:r>
        <w:rPr>
          <w:rFonts w:ascii="Arial" w:hAnsi="Arial" w:cs="Arial"/>
          <w:color w:val="000000"/>
          <w:sz w:val="36"/>
          <w:szCs w:val="36"/>
          <w:lang w:bidi="hi-IN"/>
        </w:rPr>
        <w:t>ca-dadhivaqktA pra#thaqm</w:t>
      </w:r>
      <w:r w:rsidR="00665208">
        <w:rPr>
          <w:rFonts w:ascii="Arial" w:hAnsi="Arial" w:cs="Arial"/>
          <w:color w:val="000000"/>
          <w:sz w:val="36"/>
          <w:szCs w:val="36"/>
          <w:lang w:bidi="hi-IN"/>
        </w:rPr>
        <w:t>O</w:t>
      </w:r>
      <w:r>
        <w:rPr>
          <w:rFonts w:ascii="Arial" w:hAnsi="Arial" w:cs="Arial"/>
          <w:color w:val="000000"/>
          <w:sz w:val="36"/>
          <w:szCs w:val="36"/>
          <w:lang w:bidi="hi-IN"/>
        </w:rPr>
        <w:t xml:space="preserve"> daivy</w:t>
      </w:r>
      <w:r w:rsidR="00665208">
        <w:rPr>
          <w:rFonts w:ascii="Arial" w:hAnsi="Arial" w:cs="Arial"/>
          <w:color w:val="000000"/>
          <w:sz w:val="36"/>
          <w:szCs w:val="36"/>
          <w:lang w:bidi="hi-IN"/>
        </w:rPr>
        <w:t>O</w:t>
      </w:r>
      <w:r>
        <w:rPr>
          <w:rFonts w:ascii="Arial" w:hAnsi="Arial" w:cs="Arial"/>
          <w:color w:val="000000"/>
          <w:sz w:val="36"/>
          <w:szCs w:val="36"/>
          <w:lang w:bidi="hi-IN"/>
        </w:rPr>
        <w:t xml:space="preserve"># BiqShak | ahI(gg)#Scaq sarvA$n jaqBaMyaqn thsarvA$Sca yAtudhAqnya#H || </w:t>
      </w:r>
      <w:r w:rsidR="00842E57">
        <w:rPr>
          <w:rFonts w:ascii="Arial" w:hAnsi="Arial" w:cs="Arial"/>
          <w:color w:val="000000"/>
          <w:sz w:val="36"/>
          <w:szCs w:val="36"/>
          <w:lang w:bidi="hi-IN"/>
        </w:rPr>
        <w:t>OM</w:t>
      </w:r>
      <w:r>
        <w:rPr>
          <w:rFonts w:ascii="Arial" w:hAnsi="Arial" w:cs="Arial"/>
          <w:color w:val="000000"/>
          <w:sz w:val="36"/>
          <w:szCs w:val="36"/>
          <w:lang w:bidi="hi-IN"/>
        </w:rPr>
        <w:t xml:space="preserve"> hrIM nama#H SiqvAya# | </w:t>
      </w:r>
    </w:p>
    <w:p w14:paraId="28668AD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jy</w:t>
      </w:r>
      <w:r w:rsidR="00665208">
        <w:rPr>
          <w:rFonts w:ascii="Arial" w:hAnsi="Arial" w:cs="Arial"/>
          <w:color w:val="000000"/>
          <w:sz w:val="36"/>
          <w:szCs w:val="36"/>
          <w:lang w:bidi="hi-IN"/>
        </w:rPr>
        <w:t>E</w:t>
      </w:r>
      <w:r>
        <w:rPr>
          <w:rFonts w:ascii="Arial" w:hAnsi="Arial" w:cs="Arial"/>
          <w:color w:val="000000"/>
          <w:sz w:val="36"/>
          <w:szCs w:val="36"/>
          <w:lang w:bidi="hi-IN"/>
        </w:rPr>
        <w:t xml:space="preserve">qShThAyaq nama#H | madhuparkaM samarpayAmi || </w:t>
      </w:r>
    </w:p>
    <w:p w14:paraId="00E9972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C58715C" w14:textId="77777777" w:rsidR="0020424F"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aqsau yastAqmr</w:t>
      </w:r>
      <w:r w:rsidR="00665208">
        <w:rPr>
          <w:rFonts w:ascii="Arial" w:hAnsi="Arial" w:cs="Arial"/>
          <w:color w:val="000000"/>
          <w:sz w:val="36"/>
          <w:szCs w:val="36"/>
          <w:lang w:bidi="hi-IN"/>
        </w:rPr>
        <w:t>O</w:t>
      </w:r>
      <w:r>
        <w:rPr>
          <w:rFonts w:ascii="Arial" w:hAnsi="Arial" w:cs="Arial"/>
          <w:color w:val="000000"/>
          <w:sz w:val="36"/>
          <w:szCs w:val="36"/>
          <w:lang w:bidi="hi-IN"/>
        </w:rPr>
        <w:t xml:space="preserve"> a#ruqNa uqta aqBrussu#maq~ggala#H | y</w:t>
      </w:r>
      <w:r w:rsidR="00665208">
        <w:rPr>
          <w:rFonts w:ascii="Arial" w:hAnsi="Arial" w:cs="Arial"/>
          <w:color w:val="000000"/>
          <w:sz w:val="36"/>
          <w:szCs w:val="36"/>
          <w:lang w:bidi="hi-IN"/>
        </w:rPr>
        <w:t>E</w:t>
      </w:r>
      <w:r>
        <w:rPr>
          <w:rFonts w:ascii="Arial" w:hAnsi="Arial" w:cs="Arial"/>
          <w:color w:val="000000"/>
          <w:sz w:val="36"/>
          <w:szCs w:val="36"/>
          <w:lang w:bidi="hi-IN"/>
        </w:rPr>
        <w:t xml:space="preserve"> c</w:t>
      </w:r>
      <w:r w:rsidR="00665208">
        <w:rPr>
          <w:rFonts w:ascii="Arial" w:hAnsi="Arial" w:cs="Arial"/>
          <w:color w:val="000000"/>
          <w:sz w:val="36"/>
          <w:szCs w:val="36"/>
          <w:lang w:bidi="hi-IN"/>
        </w:rPr>
        <w:t>E</w:t>
      </w:r>
      <w:r>
        <w:rPr>
          <w:rFonts w:ascii="Arial" w:hAnsi="Arial" w:cs="Arial"/>
          <w:color w:val="000000"/>
          <w:sz w:val="36"/>
          <w:szCs w:val="36"/>
          <w:lang w:bidi="hi-IN"/>
        </w:rPr>
        <w:t>qmA(gm) ruqdrA aqBit</w:t>
      </w:r>
      <w:r w:rsidR="00665208">
        <w:rPr>
          <w:rFonts w:ascii="Arial" w:hAnsi="Arial" w:cs="Arial"/>
          <w:color w:val="000000"/>
          <w:sz w:val="36"/>
          <w:szCs w:val="36"/>
          <w:lang w:bidi="hi-IN"/>
        </w:rPr>
        <w:t>O</w:t>
      </w:r>
      <w:r>
        <w:rPr>
          <w:rFonts w:ascii="Arial" w:hAnsi="Arial" w:cs="Arial"/>
          <w:color w:val="000000"/>
          <w:sz w:val="36"/>
          <w:szCs w:val="36"/>
          <w:lang w:bidi="hi-IN"/>
        </w:rPr>
        <w:t># diqkShu SriqtAH sa#hasraqS</w:t>
      </w:r>
      <w:r w:rsidR="00665208">
        <w:rPr>
          <w:rFonts w:ascii="Arial" w:hAnsi="Arial" w:cs="Arial"/>
          <w:color w:val="000000"/>
          <w:sz w:val="36"/>
          <w:szCs w:val="36"/>
          <w:lang w:bidi="hi-IN"/>
        </w:rPr>
        <w:t>O</w:t>
      </w:r>
      <w:r>
        <w:rPr>
          <w:rFonts w:ascii="Arial" w:hAnsi="Arial" w:cs="Arial"/>
          <w:color w:val="000000"/>
          <w:sz w:val="36"/>
          <w:szCs w:val="36"/>
          <w:lang w:bidi="hi-IN"/>
        </w:rPr>
        <w:t xml:space="preserve"> &amp;vai#ShAq(gm)q h</w:t>
      </w:r>
      <w:r w:rsidR="00665208">
        <w:rPr>
          <w:rFonts w:ascii="Arial" w:hAnsi="Arial" w:cs="Arial"/>
          <w:color w:val="000000"/>
          <w:sz w:val="36"/>
          <w:szCs w:val="36"/>
          <w:lang w:bidi="hi-IN"/>
        </w:rPr>
        <w:t>E</w:t>
      </w:r>
      <w:r>
        <w:rPr>
          <w:rFonts w:ascii="Arial" w:hAnsi="Arial" w:cs="Arial"/>
          <w:color w:val="000000"/>
          <w:sz w:val="36"/>
          <w:szCs w:val="36"/>
          <w:lang w:bidi="hi-IN"/>
        </w:rPr>
        <w:t>Da# Imah</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p>
    <w:p w14:paraId="0801A720" w14:textId="4D157EFF"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hrIM nama#H SiqvAya# | </w:t>
      </w:r>
    </w:p>
    <w:p w14:paraId="4275274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Sr</w:t>
      </w:r>
      <w:r w:rsidR="00665208">
        <w:rPr>
          <w:rFonts w:ascii="Arial" w:hAnsi="Arial" w:cs="Arial"/>
          <w:color w:val="000000"/>
          <w:sz w:val="36"/>
          <w:szCs w:val="36"/>
          <w:lang w:bidi="hi-IN"/>
        </w:rPr>
        <w:t>E</w:t>
      </w:r>
      <w:r>
        <w:rPr>
          <w:rFonts w:ascii="Arial" w:hAnsi="Arial" w:cs="Arial"/>
          <w:color w:val="000000"/>
          <w:sz w:val="36"/>
          <w:szCs w:val="36"/>
          <w:lang w:bidi="hi-IN"/>
        </w:rPr>
        <w:t xml:space="preserve">qShThAyaq nama#H | snAnaM samarpayAmi | snAnAnantaraM AcamanIyaM samarpayAmi | </w:t>
      </w:r>
    </w:p>
    <w:p w14:paraId="23712DF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7FD4A6D" w14:textId="771D0183"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aqsau y</w:t>
      </w:r>
      <w:r w:rsidR="00665208">
        <w:rPr>
          <w:rFonts w:ascii="Arial" w:hAnsi="Arial" w:cs="Arial"/>
          <w:color w:val="000000"/>
          <w:sz w:val="36"/>
          <w:szCs w:val="36"/>
          <w:lang w:bidi="hi-IN"/>
        </w:rPr>
        <w:t>O</w:t>
      </w:r>
      <w:r>
        <w:rPr>
          <w:rFonts w:ascii="Arial" w:hAnsi="Arial" w:cs="Arial"/>
          <w:color w:val="000000"/>
          <w:sz w:val="36"/>
          <w:szCs w:val="36"/>
          <w:lang w:bidi="hi-IN"/>
        </w:rPr>
        <w:t>#&amp;vaqsarpa#tiq nIla#grIv</w:t>
      </w:r>
      <w:r w:rsidR="00665208">
        <w:rPr>
          <w:rFonts w:ascii="Arial" w:hAnsi="Arial" w:cs="Arial"/>
          <w:color w:val="000000"/>
          <w:sz w:val="36"/>
          <w:szCs w:val="36"/>
          <w:lang w:bidi="hi-IN"/>
        </w:rPr>
        <w:t>O</w:t>
      </w:r>
      <w:r>
        <w:rPr>
          <w:rFonts w:ascii="Arial" w:hAnsi="Arial" w:cs="Arial"/>
          <w:color w:val="000000"/>
          <w:sz w:val="36"/>
          <w:szCs w:val="36"/>
          <w:lang w:bidi="hi-IN"/>
        </w:rPr>
        <w:t>q vil</w:t>
      </w:r>
      <w:r w:rsidR="00665208">
        <w:rPr>
          <w:rFonts w:ascii="Arial" w:hAnsi="Arial" w:cs="Arial"/>
          <w:color w:val="000000"/>
          <w:sz w:val="36"/>
          <w:szCs w:val="36"/>
          <w:lang w:bidi="hi-IN"/>
        </w:rPr>
        <w:t>O</w:t>
      </w:r>
      <w:r>
        <w:rPr>
          <w:rFonts w:ascii="Arial" w:hAnsi="Arial" w:cs="Arial"/>
          <w:color w:val="000000"/>
          <w:sz w:val="36"/>
          <w:szCs w:val="36"/>
          <w:lang w:bidi="hi-IN"/>
        </w:rPr>
        <w:t>#hitaH | uqtaina#M g</w:t>
      </w:r>
      <w:r w:rsidR="00665208">
        <w:rPr>
          <w:rFonts w:ascii="Arial" w:hAnsi="Arial" w:cs="Arial"/>
          <w:color w:val="000000"/>
          <w:sz w:val="36"/>
          <w:szCs w:val="36"/>
          <w:lang w:bidi="hi-IN"/>
        </w:rPr>
        <w:t>O</w:t>
      </w:r>
      <w:r>
        <w:rPr>
          <w:rFonts w:ascii="Arial" w:hAnsi="Arial" w:cs="Arial"/>
          <w:color w:val="000000"/>
          <w:sz w:val="36"/>
          <w:szCs w:val="36"/>
          <w:lang w:bidi="hi-IN"/>
        </w:rPr>
        <w:t>qpA a#dRuSaqnnadRu#San udahAqrya#H | uqtainaqM-~MviSvA# BUqtAniq sa dRuqShT</w:t>
      </w:r>
      <w:r w:rsidR="00665208">
        <w:rPr>
          <w:rFonts w:ascii="Arial" w:hAnsi="Arial" w:cs="Arial"/>
          <w:color w:val="000000"/>
          <w:sz w:val="36"/>
          <w:szCs w:val="36"/>
          <w:lang w:bidi="hi-IN"/>
        </w:rPr>
        <w:t>O</w:t>
      </w:r>
      <w:r>
        <w:rPr>
          <w:rFonts w:ascii="Arial" w:hAnsi="Arial" w:cs="Arial"/>
          <w:color w:val="000000"/>
          <w:sz w:val="36"/>
          <w:szCs w:val="36"/>
          <w:lang w:bidi="hi-IN"/>
        </w:rPr>
        <w:t xml:space="preserve"> mRu#DayAti naH | </w:t>
      </w:r>
      <w:r w:rsidR="00842E57">
        <w:rPr>
          <w:rFonts w:ascii="Arial" w:hAnsi="Arial" w:cs="Arial"/>
          <w:color w:val="000000"/>
          <w:sz w:val="36"/>
          <w:szCs w:val="36"/>
          <w:lang w:bidi="hi-IN"/>
        </w:rPr>
        <w:t>OM</w:t>
      </w:r>
      <w:r>
        <w:rPr>
          <w:rFonts w:ascii="Arial" w:hAnsi="Arial" w:cs="Arial"/>
          <w:color w:val="000000"/>
          <w:sz w:val="36"/>
          <w:szCs w:val="36"/>
          <w:lang w:bidi="hi-IN"/>
        </w:rPr>
        <w:t xml:space="preserve"> hrIM nama#H SiqvAya# | ruqdrAyaq nama#H | vastr</w:t>
      </w:r>
      <w:r w:rsidR="00665208">
        <w:rPr>
          <w:rFonts w:ascii="Arial" w:hAnsi="Arial" w:cs="Arial"/>
          <w:color w:val="000000"/>
          <w:sz w:val="36"/>
          <w:szCs w:val="36"/>
          <w:lang w:bidi="hi-IN"/>
        </w:rPr>
        <w:t>O</w:t>
      </w:r>
      <w:r>
        <w:rPr>
          <w:rFonts w:ascii="Arial" w:hAnsi="Arial" w:cs="Arial"/>
          <w:color w:val="000000"/>
          <w:sz w:val="36"/>
          <w:szCs w:val="36"/>
          <w:lang w:bidi="hi-IN"/>
        </w:rPr>
        <w:t xml:space="preserve">ttarIyaM samarpayAmi | </w:t>
      </w:r>
    </w:p>
    <w:p w14:paraId="5B1D0E7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4BFCC89" w14:textId="7D65B85E"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nam</w:t>
      </w:r>
      <w:r w:rsidR="00665208">
        <w:rPr>
          <w:rFonts w:ascii="Arial" w:hAnsi="Arial" w:cs="Arial"/>
          <w:color w:val="000000"/>
          <w:sz w:val="36"/>
          <w:szCs w:val="36"/>
          <w:lang w:bidi="hi-IN"/>
        </w:rPr>
        <w:t>O</w:t>
      </w:r>
      <w:r>
        <w:rPr>
          <w:rFonts w:ascii="Arial" w:hAnsi="Arial" w:cs="Arial"/>
          <w:color w:val="000000"/>
          <w:sz w:val="36"/>
          <w:szCs w:val="36"/>
          <w:lang w:bidi="hi-IN"/>
        </w:rPr>
        <w:t># astuq nIla#grIvAya sahasrAqkShAya# mIqDhuSh</w:t>
      </w:r>
      <w:r w:rsidR="00665208">
        <w:rPr>
          <w:rFonts w:ascii="Arial" w:hAnsi="Arial" w:cs="Arial"/>
          <w:color w:val="000000"/>
          <w:sz w:val="36"/>
          <w:szCs w:val="36"/>
          <w:lang w:bidi="hi-IN"/>
        </w:rPr>
        <w:t>E</w:t>
      </w:r>
      <w:r>
        <w:rPr>
          <w:rFonts w:ascii="Arial" w:hAnsi="Arial" w:cs="Arial"/>
          <w:color w:val="000000"/>
          <w:sz w:val="36"/>
          <w:szCs w:val="36"/>
          <w:lang w:bidi="hi-IN"/>
        </w:rPr>
        <w:t>$ | ath</w:t>
      </w:r>
      <w:r w:rsidR="00665208">
        <w:rPr>
          <w:rFonts w:ascii="Arial" w:hAnsi="Arial" w:cs="Arial"/>
          <w:color w:val="000000"/>
          <w:sz w:val="36"/>
          <w:szCs w:val="36"/>
          <w:lang w:bidi="hi-IN"/>
        </w:rPr>
        <w:t>O</w:t>
      </w:r>
      <w:r>
        <w:rPr>
          <w:rFonts w:ascii="Arial" w:hAnsi="Arial" w:cs="Arial"/>
          <w:color w:val="000000"/>
          <w:sz w:val="36"/>
          <w:szCs w:val="36"/>
          <w:lang w:bidi="hi-IN"/>
        </w:rPr>
        <w:t>q y</w:t>
      </w:r>
      <w:r w:rsidR="00665208">
        <w:rPr>
          <w:rFonts w:ascii="Arial" w:hAnsi="Arial" w:cs="Arial"/>
          <w:color w:val="000000"/>
          <w:sz w:val="36"/>
          <w:szCs w:val="36"/>
          <w:lang w:bidi="hi-IN"/>
        </w:rPr>
        <w:t>E</w:t>
      </w:r>
      <w:r>
        <w:rPr>
          <w:rFonts w:ascii="Arial" w:hAnsi="Arial" w:cs="Arial"/>
          <w:color w:val="000000"/>
          <w:sz w:val="36"/>
          <w:szCs w:val="36"/>
          <w:lang w:bidi="hi-IN"/>
        </w:rPr>
        <w:t xml:space="preserve"> a#syaq satvA#n</w:t>
      </w:r>
      <w:r w:rsidR="00665208">
        <w:rPr>
          <w:rFonts w:ascii="Arial" w:hAnsi="Arial" w:cs="Arial"/>
          <w:color w:val="000000"/>
          <w:sz w:val="36"/>
          <w:szCs w:val="36"/>
          <w:lang w:bidi="hi-IN"/>
        </w:rPr>
        <w:t>O</w:t>
      </w:r>
      <w:r>
        <w:rPr>
          <w:rFonts w:ascii="Arial" w:hAnsi="Arial" w:cs="Arial"/>
          <w:color w:val="000000"/>
          <w:sz w:val="36"/>
          <w:szCs w:val="36"/>
          <w:lang w:bidi="hi-IN"/>
        </w:rPr>
        <w:t>q&amp;haM t</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 xml:space="preserve">#&amp;karaqnnama#H | </w:t>
      </w:r>
      <w:r w:rsidR="00842E57">
        <w:rPr>
          <w:rFonts w:ascii="Arial" w:hAnsi="Arial" w:cs="Arial"/>
          <w:color w:val="000000"/>
          <w:sz w:val="36"/>
          <w:szCs w:val="36"/>
          <w:lang w:bidi="hi-IN"/>
        </w:rPr>
        <w:t>OM</w:t>
      </w:r>
      <w:r>
        <w:rPr>
          <w:rFonts w:ascii="Arial" w:hAnsi="Arial" w:cs="Arial"/>
          <w:color w:val="000000"/>
          <w:sz w:val="36"/>
          <w:szCs w:val="36"/>
          <w:lang w:bidi="hi-IN"/>
        </w:rPr>
        <w:t xml:space="preserve"> hrIM nama#H SiqvAya# | </w:t>
      </w:r>
    </w:p>
    <w:p w14:paraId="4D16622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kAlA#yaq nama#H | yaj~j</w:t>
      </w:r>
      <w:r w:rsidR="00665208">
        <w:rPr>
          <w:rFonts w:ascii="Arial" w:hAnsi="Arial" w:cs="Arial"/>
          <w:color w:val="000000"/>
          <w:sz w:val="36"/>
          <w:szCs w:val="36"/>
          <w:lang w:bidi="hi-IN"/>
        </w:rPr>
        <w:t>O</w:t>
      </w:r>
      <w:r>
        <w:rPr>
          <w:rFonts w:ascii="Arial" w:hAnsi="Arial" w:cs="Arial"/>
          <w:color w:val="000000"/>
          <w:sz w:val="36"/>
          <w:szCs w:val="36"/>
          <w:lang w:bidi="hi-IN"/>
        </w:rPr>
        <w:t xml:space="preserve">pavItABaraNAni samarpayAmi | </w:t>
      </w:r>
    </w:p>
    <w:p w14:paraId="6EC18AA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1F1F461" w14:textId="4E8628E5"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pramu#Mcaq dhanva#naqH tvamuqBay</w:t>
      </w:r>
      <w:r w:rsidR="00665208">
        <w:rPr>
          <w:rFonts w:ascii="Arial" w:hAnsi="Arial" w:cs="Arial"/>
          <w:color w:val="000000"/>
          <w:sz w:val="36"/>
          <w:szCs w:val="36"/>
          <w:lang w:bidi="hi-IN"/>
        </w:rPr>
        <w:t>O</w:t>
      </w:r>
      <w:r>
        <w:rPr>
          <w:rFonts w:ascii="Arial" w:hAnsi="Arial" w:cs="Arial"/>
          <w:color w:val="000000"/>
          <w:sz w:val="36"/>
          <w:szCs w:val="36"/>
          <w:lang w:bidi="hi-IN"/>
        </w:rPr>
        <w:t>q-rArtni#y</w:t>
      </w:r>
      <w:r w:rsidR="00665208">
        <w:rPr>
          <w:rFonts w:ascii="Arial" w:hAnsi="Arial" w:cs="Arial"/>
          <w:color w:val="000000"/>
          <w:sz w:val="36"/>
          <w:szCs w:val="36"/>
          <w:lang w:bidi="hi-IN"/>
        </w:rPr>
        <w:t>O</w:t>
      </w:r>
      <w:r>
        <w:rPr>
          <w:rFonts w:ascii="Arial" w:hAnsi="Arial" w:cs="Arial"/>
          <w:color w:val="000000"/>
          <w:sz w:val="36"/>
          <w:szCs w:val="36"/>
          <w:lang w:bidi="hi-IN"/>
        </w:rPr>
        <w:t>q rjyAM | yASca# t</w:t>
      </w:r>
      <w:r w:rsidR="00665208">
        <w:rPr>
          <w:rFonts w:ascii="Arial" w:hAnsi="Arial" w:cs="Arial"/>
          <w:color w:val="000000"/>
          <w:sz w:val="36"/>
          <w:szCs w:val="36"/>
          <w:lang w:bidi="hi-IN"/>
        </w:rPr>
        <w:t>E</w:t>
      </w:r>
      <w:r>
        <w:rPr>
          <w:rFonts w:ascii="Arial" w:hAnsi="Arial" w:cs="Arial"/>
          <w:color w:val="000000"/>
          <w:sz w:val="36"/>
          <w:szCs w:val="36"/>
          <w:lang w:bidi="hi-IN"/>
        </w:rPr>
        <w:t>q hastaq iSha#vaqH parAq tA Ba#gav</w:t>
      </w:r>
      <w:r w:rsidR="00665208">
        <w:rPr>
          <w:rFonts w:ascii="Arial" w:hAnsi="Arial" w:cs="Arial"/>
          <w:color w:val="000000"/>
          <w:sz w:val="36"/>
          <w:szCs w:val="36"/>
          <w:lang w:bidi="hi-IN"/>
        </w:rPr>
        <w:t>O</w:t>
      </w:r>
      <w:r>
        <w:rPr>
          <w:rFonts w:ascii="Arial" w:hAnsi="Arial" w:cs="Arial"/>
          <w:color w:val="000000"/>
          <w:sz w:val="36"/>
          <w:szCs w:val="36"/>
          <w:lang w:bidi="hi-IN"/>
        </w:rPr>
        <w:t xml:space="preserve"> vapa | </w:t>
      </w:r>
      <w:r w:rsidR="00842E57">
        <w:rPr>
          <w:rFonts w:ascii="Arial" w:hAnsi="Arial" w:cs="Arial"/>
          <w:color w:val="000000"/>
          <w:sz w:val="36"/>
          <w:szCs w:val="36"/>
          <w:lang w:bidi="hi-IN"/>
        </w:rPr>
        <w:t>OM</w:t>
      </w:r>
      <w:r>
        <w:rPr>
          <w:rFonts w:ascii="Arial" w:hAnsi="Arial" w:cs="Arial"/>
          <w:color w:val="000000"/>
          <w:sz w:val="36"/>
          <w:szCs w:val="36"/>
          <w:lang w:bidi="hi-IN"/>
        </w:rPr>
        <w:t xml:space="preserve"> hrIM nama#H SiqvAya# | </w:t>
      </w:r>
    </w:p>
    <w:p w14:paraId="0A38E58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kala#vikaraNAyaq nama#H | gandhAn dhArayAmi | gandh</w:t>
      </w:r>
      <w:r w:rsidR="00665208">
        <w:rPr>
          <w:rFonts w:ascii="Arial" w:hAnsi="Arial" w:cs="Arial"/>
          <w:color w:val="000000"/>
          <w:sz w:val="36"/>
          <w:szCs w:val="36"/>
          <w:lang w:bidi="hi-IN"/>
        </w:rPr>
        <w:t>O</w:t>
      </w:r>
      <w:r>
        <w:rPr>
          <w:rFonts w:ascii="Arial" w:hAnsi="Arial" w:cs="Arial"/>
          <w:color w:val="000000"/>
          <w:sz w:val="36"/>
          <w:szCs w:val="36"/>
          <w:lang w:bidi="hi-IN"/>
        </w:rPr>
        <w:t xml:space="preserve">pari akShatAn samarpayAmi | </w:t>
      </w:r>
    </w:p>
    <w:p w14:paraId="43C995E0" w14:textId="04FD3C44"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aqvaqtatyaq dhanuqstva(gm) saha#srAkShaq Sat</w:t>
      </w:r>
      <w:r w:rsidR="00665208">
        <w:rPr>
          <w:rFonts w:ascii="Arial" w:hAnsi="Arial" w:cs="Arial"/>
          <w:color w:val="000000"/>
          <w:sz w:val="36"/>
          <w:szCs w:val="36"/>
          <w:lang w:bidi="hi-IN"/>
        </w:rPr>
        <w:t>E</w:t>
      </w:r>
      <w:r>
        <w:rPr>
          <w:rFonts w:ascii="Arial" w:hAnsi="Arial" w:cs="Arial"/>
          <w:color w:val="000000"/>
          <w:sz w:val="36"/>
          <w:szCs w:val="36"/>
          <w:lang w:bidi="hi-IN"/>
        </w:rPr>
        <w:t>#Shudh</w:t>
      </w:r>
      <w:r w:rsidR="00665208">
        <w:rPr>
          <w:rFonts w:ascii="Arial" w:hAnsi="Arial" w:cs="Arial"/>
          <w:color w:val="000000"/>
          <w:sz w:val="36"/>
          <w:szCs w:val="36"/>
          <w:lang w:bidi="hi-IN"/>
        </w:rPr>
        <w:t>E</w:t>
      </w:r>
      <w:r>
        <w:rPr>
          <w:rFonts w:ascii="Arial" w:hAnsi="Arial" w:cs="Arial"/>
          <w:color w:val="000000"/>
          <w:sz w:val="36"/>
          <w:szCs w:val="36"/>
          <w:lang w:bidi="hi-IN"/>
        </w:rPr>
        <w:t xml:space="preserve"> | niqSIrya# SaqlyAnAqM muKA# Siqv</w:t>
      </w:r>
      <w:r w:rsidR="00665208">
        <w:rPr>
          <w:rFonts w:ascii="Arial" w:hAnsi="Arial" w:cs="Arial"/>
          <w:color w:val="000000"/>
          <w:sz w:val="36"/>
          <w:szCs w:val="36"/>
          <w:lang w:bidi="hi-IN"/>
        </w:rPr>
        <w:t>O</w:t>
      </w:r>
      <w:r>
        <w:rPr>
          <w:rFonts w:ascii="Arial" w:hAnsi="Arial" w:cs="Arial"/>
          <w:color w:val="000000"/>
          <w:sz w:val="36"/>
          <w:szCs w:val="36"/>
          <w:lang w:bidi="hi-IN"/>
        </w:rPr>
        <w:t xml:space="preserve"> na#H suqmanA# Bava | </w:t>
      </w:r>
      <w:r w:rsidR="00842E57">
        <w:rPr>
          <w:rFonts w:ascii="Arial" w:hAnsi="Arial" w:cs="Arial"/>
          <w:color w:val="000000"/>
          <w:sz w:val="36"/>
          <w:szCs w:val="36"/>
          <w:lang w:bidi="hi-IN"/>
        </w:rPr>
        <w:t>OM</w:t>
      </w:r>
      <w:r>
        <w:rPr>
          <w:rFonts w:ascii="Arial" w:hAnsi="Arial" w:cs="Arial"/>
          <w:color w:val="000000"/>
          <w:sz w:val="36"/>
          <w:szCs w:val="36"/>
          <w:lang w:bidi="hi-IN"/>
        </w:rPr>
        <w:t xml:space="preserve"> hrIM nama#H SiqvAya# | </w:t>
      </w:r>
    </w:p>
    <w:p w14:paraId="2787909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bala#vikaraNAyaq nama#H | puShpANi sarppayAmi | </w:t>
      </w:r>
    </w:p>
    <w:p w14:paraId="0173A13F" w14:textId="7B799099" w:rsidR="008134A0" w:rsidRPr="008134A0" w:rsidRDefault="00842E57" w:rsidP="008134A0">
      <w:pPr>
        <w:pStyle w:val="ListParagraph"/>
        <w:numPr>
          <w:ilvl w:val="0"/>
          <w:numId w:val="3"/>
        </w:num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sidRPr="008134A0">
        <w:rPr>
          <w:rFonts w:ascii="Arial" w:hAnsi="Arial" w:cs="Arial"/>
          <w:color w:val="000000"/>
          <w:sz w:val="36"/>
          <w:szCs w:val="36"/>
          <w:lang w:bidi="hi-IN"/>
        </w:rPr>
        <w:t xml:space="preserve"> BavAya d</w:t>
      </w:r>
      <w:r w:rsidR="00665208" w:rsidRPr="008134A0">
        <w:rPr>
          <w:rFonts w:ascii="Arial" w:hAnsi="Arial" w:cs="Arial"/>
          <w:color w:val="000000"/>
          <w:sz w:val="36"/>
          <w:szCs w:val="36"/>
          <w:lang w:bidi="hi-IN"/>
        </w:rPr>
        <w:t>E</w:t>
      </w:r>
      <w:r w:rsidR="00D91D60" w:rsidRPr="008134A0">
        <w:rPr>
          <w:rFonts w:ascii="Arial" w:hAnsi="Arial" w:cs="Arial"/>
          <w:color w:val="000000"/>
          <w:sz w:val="36"/>
          <w:szCs w:val="36"/>
          <w:lang w:bidi="hi-IN"/>
        </w:rPr>
        <w:t xml:space="preserve">vAya namaH | </w:t>
      </w:r>
      <w:r w:rsidR="00D91D60" w:rsidRPr="008134A0">
        <w:rPr>
          <w:rFonts w:ascii="Arial" w:hAnsi="Arial" w:cs="Arial"/>
          <w:color w:val="000000"/>
          <w:sz w:val="36"/>
          <w:szCs w:val="36"/>
          <w:lang w:bidi="hi-IN"/>
        </w:rPr>
        <w:tab/>
      </w:r>
    </w:p>
    <w:p w14:paraId="7121BC48" w14:textId="6B22F38E" w:rsidR="008134A0" w:rsidRDefault="00842E57" w:rsidP="00D91D60">
      <w:pPr>
        <w:pStyle w:val="ListParagraph"/>
        <w:numPr>
          <w:ilvl w:val="0"/>
          <w:numId w:val="3"/>
        </w:num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sidRPr="008134A0">
        <w:rPr>
          <w:rFonts w:ascii="Arial" w:hAnsi="Arial" w:cs="Arial"/>
          <w:color w:val="000000"/>
          <w:sz w:val="36"/>
          <w:szCs w:val="36"/>
          <w:lang w:bidi="hi-IN"/>
        </w:rPr>
        <w:t xml:space="preserve"> SarvAya d</w:t>
      </w:r>
      <w:r w:rsidR="00665208" w:rsidRPr="008134A0">
        <w:rPr>
          <w:rFonts w:ascii="Arial" w:hAnsi="Arial" w:cs="Arial"/>
          <w:color w:val="000000"/>
          <w:sz w:val="36"/>
          <w:szCs w:val="36"/>
          <w:lang w:bidi="hi-IN"/>
        </w:rPr>
        <w:t>E</w:t>
      </w:r>
      <w:r w:rsidR="00D91D60" w:rsidRPr="008134A0">
        <w:rPr>
          <w:rFonts w:ascii="Arial" w:hAnsi="Arial" w:cs="Arial"/>
          <w:color w:val="000000"/>
          <w:sz w:val="36"/>
          <w:szCs w:val="36"/>
          <w:lang w:bidi="hi-IN"/>
        </w:rPr>
        <w:t xml:space="preserve">vAya namaH | </w:t>
      </w:r>
    </w:p>
    <w:p w14:paraId="3B0D2985" w14:textId="4506AF62" w:rsidR="008134A0" w:rsidRDefault="00D91D60" w:rsidP="00D91D60">
      <w:pPr>
        <w:pStyle w:val="ListParagraph"/>
        <w:numPr>
          <w:ilvl w:val="0"/>
          <w:numId w:val="3"/>
        </w:numPr>
        <w:autoSpaceDE w:val="0"/>
        <w:autoSpaceDN w:val="0"/>
        <w:adjustRightInd w:val="0"/>
        <w:spacing w:after="0" w:line="240" w:lineRule="auto"/>
        <w:rPr>
          <w:rFonts w:ascii="Arial" w:hAnsi="Arial" w:cs="Arial"/>
          <w:color w:val="000000"/>
          <w:sz w:val="36"/>
          <w:szCs w:val="36"/>
          <w:lang w:bidi="hi-IN"/>
        </w:rPr>
      </w:pPr>
      <w:r w:rsidRPr="008134A0">
        <w:rPr>
          <w:rFonts w:ascii="Arial" w:hAnsi="Arial" w:cs="Arial"/>
          <w:color w:val="000000"/>
          <w:sz w:val="36"/>
          <w:szCs w:val="36"/>
          <w:lang w:bidi="hi-IN"/>
        </w:rPr>
        <w:t>2.</w:t>
      </w:r>
      <w:r w:rsidRPr="008134A0">
        <w:rPr>
          <w:rFonts w:ascii="Arial" w:hAnsi="Arial" w:cs="Arial"/>
          <w:color w:val="000000"/>
          <w:sz w:val="36"/>
          <w:szCs w:val="36"/>
          <w:lang w:bidi="hi-IN"/>
        </w:rPr>
        <w:tab/>
      </w:r>
      <w:r w:rsidR="00842E57">
        <w:rPr>
          <w:rFonts w:ascii="Arial" w:hAnsi="Arial" w:cs="Arial"/>
          <w:color w:val="000000"/>
          <w:sz w:val="36"/>
          <w:szCs w:val="36"/>
          <w:lang w:bidi="hi-IN"/>
        </w:rPr>
        <w:t>OM</w:t>
      </w:r>
      <w:r w:rsidRPr="008134A0">
        <w:rPr>
          <w:rFonts w:ascii="Arial" w:hAnsi="Arial" w:cs="Arial"/>
          <w:color w:val="000000"/>
          <w:sz w:val="36"/>
          <w:szCs w:val="36"/>
          <w:lang w:bidi="hi-IN"/>
        </w:rPr>
        <w:t xml:space="preserve"> ISAnAya d</w:t>
      </w:r>
      <w:r w:rsidR="00665208" w:rsidRPr="008134A0">
        <w:rPr>
          <w:rFonts w:ascii="Arial" w:hAnsi="Arial" w:cs="Arial"/>
          <w:color w:val="000000"/>
          <w:sz w:val="36"/>
          <w:szCs w:val="36"/>
          <w:lang w:bidi="hi-IN"/>
        </w:rPr>
        <w:t>E</w:t>
      </w:r>
      <w:r w:rsidRPr="008134A0">
        <w:rPr>
          <w:rFonts w:ascii="Arial" w:hAnsi="Arial" w:cs="Arial"/>
          <w:color w:val="000000"/>
          <w:sz w:val="36"/>
          <w:szCs w:val="36"/>
          <w:lang w:bidi="hi-IN"/>
        </w:rPr>
        <w:t xml:space="preserve">vAya namaH | </w:t>
      </w:r>
      <w:r w:rsidRPr="008134A0">
        <w:rPr>
          <w:rFonts w:ascii="Arial" w:hAnsi="Arial" w:cs="Arial"/>
          <w:color w:val="000000"/>
          <w:sz w:val="36"/>
          <w:szCs w:val="36"/>
          <w:lang w:bidi="hi-IN"/>
        </w:rPr>
        <w:tab/>
      </w:r>
    </w:p>
    <w:p w14:paraId="3088B226" w14:textId="3E81FA3B" w:rsidR="008134A0" w:rsidRDefault="00842E57" w:rsidP="00D91D60">
      <w:pPr>
        <w:pStyle w:val="ListParagraph"/>
        <w:numPr>
          <w:ilvl w:val="0"/>
          <w:numId w:val="3"/>
        </w:num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sidRPr="008134A0">
        <w:rPr>
          <w:rFonts w:ascii="Arial" w:hAnsi="Arial" w:cs="Arial"/>
          <w:color w:val="000000"/>
          <w:sz w:val="36"/>
          <w:szCs w:val="36"/>
          <w:lang w:bidi="hi-IN"/>
        </w:rPr>
        <w:t xml:space="preserve"> paSupatay</w:t>
      </w:r>
      <w:r w:rsidR="00665208" w:rsidRPr="008134A0">
        <w:rPr>
          <w:rFonts w:ascii="Arial" w:hAnsi="Arial" w:cs="Arial"/>
          <w:color w:val="000000"/>
          <w:sz w:val="36"/>
          <w:szCs w:val="36"/>
          <w:lang w:bidi="hi-IN"/>
        </w:rPr>
        <w:t>E</w:t>
      </w:r>
      <w:r w:rsidR="00D91D60" w:rsidRPr="008134A0">
        <w:rPr>
          <w:rFonts w:ascii="Arial" w:hAnsi="Arial" w:cs="Arial"/>
          <w:color w:val="000000"/>
          <w:sz w:val="36"/>
          <w:szCs w:val="36"/>
          <w:lang w:bidi="hi-IN"/>
        </w:rPr>
        <w:t xml:space="preserve"> d</w:t>
      </w:r>
      <w:r w:rsidR="00665208" w:rsidRPr="008134A0">
        <w:rPr>
          <w:rFonts w:ascii="Arial" w:hAnsi="Arial" w:cs="Arial"/>
          <w:color w:val="000000"/>
          <w:sz w:val="36"/>
          <w:szCs w:val="36"/>
          <w:lang w:bidi="hi-IN"/>
        </w:rPr>
        <w:t>E</w:t>
      </w:r>
      <w:r w:rsidR="00D91D60" w:rsidRPr="008134A0">
        <w:rPr>
          <w:rFonts w:ascii="Arial" w:hAnsi="Arial" w:cs="Arial"/>
          <w:color w:val="000000"/>
          <w:sz w:val="36"/>
          <w:szCs w:val="36"/>
          <w:lang w:bidi="hi-IN"/>
        </w:rPr>
        <w:t xml:space="preserve">vAya namaH | </w:t>
      </w:r>
    </w:p>
    <w:p w14:paraId="504FDF8D" w14:textId="37B8DECE" w:rsidR="008134A0" w:rsidRDefault="00842E57" w:rsidP="00D91D60">
      <w:pPr>
        <w:pStyle w:val="ListParagraph"/>
        <w:numPr>
          <w:ilvl w:val="0"/>
          <w:numId w:val="3"/>
        </w:num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sidRPr="008134A0">
        <w:rPr>
          <w:rFonts w:ascii="Arial" w:hAnsi="Arial" w:cs="Arial"/>
          <w:color w:val="000000"/>
          <w:sz w:val="36"/>
          <w:szCs w:val="36"/>
          <w:lang w:bidi="hi-IN"/>
        </w:rPr>
        <w:t xml:space="preserve"> rudrAya d</w:t>
      </w:r>
      <w:r w:rsidR="00665208" w:rsidRPr="008134A0">
        <w:rPr>
          <w:rFonts w:ascii="Arial" w:hAnsi="Arial" w:cs="Arial"/>
          <w:color w:val="000000"/>
          <w:sz w:val="36"/>
          <w:szCs w:val="36"/>
          <w:lang w:bidi="hi-IN"/>
        </w:rPr>
        <w:t>E</w:t>
      </w:r>
      <w:r w:rsidR="00D91D60" w:rsidRPr="008134A0">
        <w:rPr>
          <w:rFonts w:ascii="Arial" w:hAnsi="Arial" w:cs="Arial"/>
          <w:color w:val="000000"/>
          <w:sz w:val="36"/>
          <w:szCs w:val="36"/>
          <w:lang w:bidi="hi-IN"/>
        </w:rPr>
        <w:t xml:space="preserve">vAya namaH | </w:t>
      </w:r>
      <w:r w:rsidR="00D91D60" w:rsidRPr="008134A0">
        <w:rPr>
          <w:rFonts w:ascii="Arial" w:hAnsi="Arial" w:cs="Arial"/>
          <w:color w:val="000000"/>
          <w:sz w:val="36"/>
          <w:szCs w:val="36"/>
          <w:lang w:bidi="hi-IN"/>
        </w:rPr>
        <w:tab/>
      </w:r>
    </w:p>
    <w:p w14:paraId="25F3916F" w14:textId="528DA53D" w:rsidR="008134A0" w:rsidRDefault="00842E57" w:rsidP="00D91D60">
      <w:pPr>
        <w:pStyle w:val="ListParagraph"/>
        <w:numPr>
          <w:ilvl w:val="0"/>
          <w:numId w:val="3"/>
        </w:num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sidRPr="008134A0">
        <w:rPr>
          <w:rFonts w:ascii="Arial" w:hAnsi="Arial" w:cs="Arial"/>
          <w:color w:val="000000"/>
          <w:sz w:val="36"/>
          <w:szCs w:val="36"/>
          <w:lang w:bidi="hi-IN"/>
        </w:rPr>
        <w:t xml:space="preserve"> ugrAya d</w:t>
      </w:r>
      <w:r w:rsidR="00665208" w:rsidRPr="008134A0">
        <w:rPr>
          <w:rFonts w:ascii="Arial" w:hAnsi="Arial" w:cs="Arial"/>
          <w:color w:val="000000"/>
          <w:sz w:val="36"/>
          <w:szCs w:val="36"/>
          <w:lang w:bidi="hi-IN"/>
        </w:rPr>
        <w:t>E</w:t>
      </w:r>
      <w:r w:rsidR="00D91D60" w:rsidRPr="008134A0">
        <w:rPr>
          <w:rFonts w:ascii="Arial" w:hAnsi="Arial" w:cs="Arial"/>
          <w:color w:val="000000"/>
          <w:sz w:val="36"/>
          <w:szCs w:val="36"/>
          <w:lang w:bidi="hi-IN"/>
        </w:rPr>
        <w:t xml:space="preserve">vAya namaH | </w:t>
      </w:r>
    </w:p>
    <w:p w14:paraId="62E658B5" w14:textId="35B9F9AE" w:rsidR="008134A0" w:rsidRDefault="00842E57" w:rsidP="00D91D60">
      <w:pPr>
        <w:pStyle w:val="ListParagraph"/>
        <w:numPr>
          <w:ilvl w:val="0"/>
          <w:numId w:val="3"/>
        </w:num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sidRPr="008134A0">
        <w:rPr>
          <w:rFonts w:ascii="Arial" w:hAnsi="Arial" w:cs="Arial"/>
          <w:color w:val="000000"/>
          <w:sz w:val="36"/>
          <w:szCs w:val="36"/>
          <w:lang w:bidi="hi-IN"/>
        </w:rPr>
        <w:t xml:space="preserve"> BImAya d</w:t>
      </w:r>
      <w:r w:rsidR="00665208" w:rsidRPr="008134A0">
        <w:rPr>
          <w:rFonts w:ascii="Arial" w:hAnsi="Arial" w:cs="Arial"/>
          <w:color w:val="000000"/>
          <w:sz w:val="36"/>
          <w:szCs w:val="36"/>
          <w:lang w:bidi="hi-IN"/>
        </w:rPr>
        <w:t>E</w:t>
      </w:r>
      <w:r w:rsidR="00D91D60" w:rsidRPr="008134A0">
        <w:rPr>
          <w:rFonts w:ascii="Arial" w:hAnsi="Arial" w:cs="Arial"/>
          <w:color w:val="000000"/>
          <w:sz w:val="36"/>
          <w:szCs w:val="36"/>
          <w:lang w:bidi="hi-IN"/>
        </w:rPr>
        <w:t xml:space="preserve">vAya namaH | </w:t>
      </w:r>
    </w:p>
    <w:p w14:paraId="3942F293" w14:textId="016887D7" w:rsidR="00D91D60" w:rsidRPr="008134A0" w:rsidRDefault="00842E57" w:rsidP="00D91D60">
      <w:pPr>
        <w:pStyle w:val="ListParagraph"/>
        <w:numPr>
          <w:ilvl w:val="0"/>
          <w:numId w:val="3"/>
        </w:num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sidRPr="008134A0">
        <w:rPr>
          <w:rFonts w:ascii="Arial" w:hAnsi="Arial" w:cs="Arial"/>
          <w:color w:val="000000"/>
          <w:sz w:val="36"/>
          <w:szCs w:val="36"/>
          <w:lang w:bidi="hi-IN"/>
        </w:rPr>
        <w:t xml:space="preserve"> mahat</w:t>
      </w:r>
      <w:r w:rsidR="00665208" w:rsidRPr="008134A0">
        <w:rPr>
          <w:rFonts w:ascii="Arial" w:hAnsi="Arial" w:cs="Arial"/>
          <w:color w:val="000000"/>
          <w:sz w:val="36"/>
          <w:szCs w:val="36"/>
          <w:lang w:bidi="hi-IN"/>
        </w:rPr>
        <w:t>E</w:t>
      </w:r>
      <w:r w:rsidR="00D91D60" w:rsidRPr="008134A0">
        <w:rPr>
          <w:rFonts w:ascii="Arial" w:hAnsi="Arial" w:cs="Arial"/>
          <w:color w:val="000000"/>
          <w:sz w:val="36"/>
          <w:szCs w:val="36"/>
          <w:lang w:bidi="hi-IN"/>
        </w:rPr>
        <w:t xml:space="preserve"> d</w:t>
      </w:r>
      <w:r w:rsidR="00665208" w:rsidRPr="008134A0">
        <w:rPr>
          <w:rFonts w:ascii="Arial" w:hAnsi="Arial" w:cs="Arial"/>
          <w:color w:val="000000"/>
          <w:sz w:val="36"/>
          <w:szCs w:val="36"/>
          <w:lang w:bidi="hi-IN"/>
        </w:rPr>
        <w:t>E</w:t>
      </w:r>
      <w:r w:rsidR="00D91D60" w:rsidRPr="008134A0">
        <w:rPr>
          <w:rFonts w:ascii="Arial" w:hAnsi="Arial" w:cs="Arial"/>
          <w:color w:val="000000"/>
          <w:sz w:val="36"/>
          <w:szCs w:val="36"/>
          <w:lang w:bidi="hi-IN"/>
        </w:rPr>
        <w:t xml:space="preserve">vAya namaH | </w:t>
      </w:r>
    </w:p>
    <w:p w14:paraId="5860D47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5C36B4B" w14:textId="24196F0E" w:rsidR="0020424F" w:rsidRPr="0020424F" w:rsidRDefault="00842E57" w:rsidP="0020424F">
      <w:pPr>
        <w:pStyle w:val="ListParagraph"/>
        <w:numPr>
          <w:ilvl w:val="0"/>
          <w:numId w:val="1"/>
        </w:num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sidRPr="0020424F">
        <w:rPr>
          <w:rFonts w:ascii="Arial" w:hAnsi="Arial" w:cs="Arial"/>
          <w:color w:val="000000"/>
          <w:sz w:val="36"/>
          <w:szCs w:val="36"/>
          <w:lang w:bidi="hi-IN"/>
        </w:rPr>
        <w:t xml:space="preserve"> Bavasya d</w:t>
      </w:r>
      <w:r w:rsidR="00665208" w:rsidRPr="0020424F">
        <w:rPr>
          <w:rFonts w:ascii="Arial" w:hAnsi="Arial" w:cs="Arial"/>
          <w:color w:val="000000"/>
          <w:sz w:val="36"/>
          <w:szCs w:val="36"/>
          <w:lang w:bidi="hi-IN"/>
        </w:rPr>
        <w:t>E</w:t>
      </w:r>
      <w:r w:rsidR="00D91D60" w:rsidRPr="0020424F">
        <w:rPr>
          <w:rFonts w:ascii="Arial" w:hAnsi="Arial" w:cs="Arial"/>
          <w:color w:val="000000"/>
          <w:sz w:val="36"/>
          <w:szCs w:val="36"/>
          <w:lang w:bidi="hi-IN"/>
        </w:rPr>
        <w:t xml:space="preserve">vasya patnyai namaH | </w:t>
      </w:r>
      <w:r w:rsidR="00D91D60" w:rsidRPr="0020424F">
        <w:rPr>
          <w:rFonts w:ascii="Arial" w:hAnsi="Arial" w:cs="Arial"/>
          <w:color w:val="000000"/>
          <w:sz w:val="36"/>
          <w:szCs w:val="36"/>
          <w:lang w:bidi="hi-IN"/>
        </w:rPr>
        <w:tab/>
      </w:r>
      <w:r w:rsidR="00D91D60" w:rsidRPr="0020424F">
        <w:rPr>
          <w:rFonts w:ascii="Arial" w:hAnsi="Arial" w:cs="Arial"/>
          <w:color w:val="000000"/>
          <w:sz w:val="36"/>
          <w:szCs w:val="36"/>
          <w:lang w:bidi="hi-IN"/>
        </w:rPr>
        <w:tab/>
      </w:r>
    </w:p>
    <w:p w14:paraId="04F7C71C" w14:textId="155A6F05" w:rsidR="00D91D60" w:rsidRPr="0020424F" w:rsidRDefault="00842E57" w:rsidP="0020424F">
      <w:pPr>
        <w:pStyle w:val="ListParagraph"/>
        <w:numPr>
          <w:ilvl w:val="0"/>
          <w:numId w:val="1"/>
        </w:num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sidRPr="0020424F">
        <w:rPr>
          <w:rFonts w:ascii="Arial" w:hAnsi="Arial" w:cs="Arial"/>
          <w:color w:val="000000"/>
          <w:sz w:val="36"/>
          <w:szCs w:val="36"/>
          <w:lang w:bidi="hi-IN"/>
        </w:rPr>
        <w:t xml:space="preserve"> Sarvasya d</w:t>
      </w:r>
      <w:r w:rsidR="00665208" w:rsidRPr="0020424F">
        <w:rPr>
          <w:rFonts w:ascii="Arial" w:hAnsi="Arial" w:cs="Arial"/>
          <w:color w:val="000000"/>
          <w:sz w:val="36"/>
          <w:szCs w:val="36"/>
          <w:lang w:bidi="hi-IN"/>
        </w:rPr>
        <w:t>E</w:t>
      </w:r>
      <w:r w:rsidR="00D91D60" w:rsidRPr="0020424F">
        <w:rPr>
          <w:rFonts w:ascii="Arial" w:hAnsi="Arial" w:cs="Arial"/>
          <w:color w:val="000000"/>
          <w:sz w:val="36"/>
          <w:szCs w:val="36"/>
          <w:lang w:bidi="hi-IN"/>
        </w:rPr>
        <w:t xml:space="preserve">vasya patnyai namaH | </w:t>
      </w:r>
    </w:p>
    <w:p w14:paraId="309E2CC1" w14:textId="4AA45304" w:rsidR="0020424F" w:rsidRPr="0020424F" w:rsidRDefault="00842E57" w:rsidP="0020424F">
      <w:pPr>
        <w:pStyle w:val="ListParagraph"/>
        <w:numPr>
          <w:ilvl w:val="0"/>
          <w:numId w:val="1"/>
        </w:num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sidRPr="0020424F">
        <w:rPr>
          <w:rFonts w:ascii="Arial" w:hAnsi="Arial" w:cs="Arial"/>
          <w:color w:val="000000"/>
          <w:sz w:val="36"/>
          <w:szCs w:val="36"/>
          <w:lang w:bidi="hi-IN"/>
        </w:rPr>
        <w:t xml:space="preserve"> ISAnasya d</w:t>
      </w:r>
      <w:r w:rsidR="00665208" w:rsidRPr="0020424F">
        <w:rPr>
          <w:rFonts w:ascii="Arial" w:hAnsi="Arial" w:cs="Arial"/>
          <w:color w:val="000000"/>
          <w:sz w:val="36"/>
          <w:szCs w:val="36"/>
          <w:lang w:bidi="hi-IN"/>
        </w:rPr>
        <w:t>E</w:t>
      </w:r>
      <w:r w:rsidR="00D91D60" w:rsidRPr="0020424F">
        <w:rPr>
          <w:rFonts w:ascii="Arial" w:hAnsi="Arial" w:cs="Arial"/>
          <w:color w:val="000000"/>
          <w:sz w:val="36"/>
          <w:szCs w:val="36"/>
          <w:lang w:bidi="hi-IN"/>
        </w:rPr>
        <w:t xml:space="preserve">vasya patnyai namaH | </w:t>
      </w:r>
      <w:r w:rsidR="00D91D60" w:rsidRPr="0020424F">
        <w:rPr>
          <w:rFonts w:ascii="Arial" w:hAnsi="Arial" w:cs="Arial"/>
          <w:color w:val="000000"/>
          <w:sz w:val="36"/>
          <w:szCs w:val="36"/>
          <w:lang w:bidi="hi-IN"/>
        </w:rPr>
        <w:tab/>
      </w:r>
    </w:p>
    <w:p w14:paraId="5517E44A" w14:textId="486734C3" w:rsidR="008134A0" w:rsidRDefault="00842E57" w:rsidP="00D91D60">
      <w:pPr>
        <w:pStyle w:val="ListParagraph"/>
        <w:numPr>
          <w:ilvl w:val="0"/>
          <w:numId w:val="1"/>
        </w:num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sidRPr="008134A0">
        <w:rPr>
          <w:rFonts w:ascii="Arial" w:hAnsi="Arial" w:cs="Arial"/>
          <w:color w:val="000000"/>
          <w:sz w:val="36"/>
          <w:szCs w:val="36"/>
          <w:lang w:bidi="hi-IN"/>
        </w:rPr>
        <w:t xml:space="preserve"> paSupat</w:t>
      </w:r>
      <w:r w:rsidR="00665208" w:rsidRPr="008134A0">
        <w:rPr>
          <w:rFonts w:ascii="Arial" w:hAnsi="Arial" w:cs="Arial"/>
          <w:color w:val="000000"/>
          <w:sz w:val="36"/>
          <w:szCs w:val="36"/>
          <w:lang w:bidi="hi-IN"/>
        </w:rPr>
        <w:t>E</w:t>
      </w:r>
      <w:r w:rsidR="00D91D60" w:rsidRPr="008134A0">
        <w:rPr>
          <w:rFonts w:ascii="Arial" w:hAnsi="Arial" w:cs="Arial"/>
          <w:color w:val="000000"/>
          <w:sz w:val="36"/>
          <w:szCs w:val="36"/>
          <w:lang w:bidi="hi-IN"/>
        </w:rPr>
        <w:t>rd</w:t>
      </w:r>
      <w:r w:rsidR="00665208" w:rsidRPr="008134A0">
        <w:rPr>
          <w:rFonts w:ascii="Arial" w:hAnsi="Arial" w:cs="Arial"/>
          <w:color w:val="000000"/>
          <w:sz w:val="36"/>
          <w:szCs w:val="36"/>
          <w:lang w:bidi="hi-IN"/>
        </w:rPr>
        <w:t>E</w:t>
      </w:r>
      <w:r w:rsidR="00D91D60" w:rsidRPr="008134A0">
        <w:rPr>
          <w:rFonts w:ascii="Arial" w:hAnsi="Arial" w:cs="Arial"/>
          <w:color w:val="000000"/>
          <w:sz w:val="36"/>
          <w:szCs w:val="36"/>
          <w:lang w:bidi="hi-IN"/>
        </w:rPr>
        <w:t xml:space="preserve">vasya patnyai namaH | </w:t>
      </w:r>
    </w:p>
    <w:p w14:paraId="1DE99301" w14:textId="0DE64A21" w:rsidR="008134A0" w:rsidRDefault="00842E57" w:rsidP="00D91D60">
      <w:pPr>
        <w:pStyle w:val="ListParagraph"/>
        <w:numPr>
          <w:ilvl w:val="0"/>
          <w:numId w:val="1"/>
        </w:num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sidRPr="008134A0">
        <w:rPr>
          <w:rFonts w:ascii="Arial" w:hAnsi="Arial" w:cs="Arial"/>
          <w:color w:val="000000"/>
          <w:sz w:val="36"/>
          <w:szCs w:val="36"/>
          <w:lang w:bidi="hi-IN"/>
        </w:rPr>
        <w:t xml:space="preserve"> rudrasya d</w:t>
      </w:r>
      <w:r w:rsidR="00665208" w:rsidRPr="008134A0">
        <w:rPr>
          <w:rFonts w:ascii="Arial" w:hAnsi="Arial" w:cs="Arial"/>
          <w:color w:val="000000"/>
          <w:sz w:val="36"/>
          <w:szCs w:val="36"/>
          <w:lang w:bidi="hi-IN"/>
        </w:rPr>
        <w:t>E</w:t>
      </w:r>
      <w:r w:rsidR="00D91D60" w:rsidRPr="008134A0">
        <w:rPr>
          <w:rFonts w:ascii="Arial" w:hAnsi="Arial" w:cs="Arial"/>
          <w:color w:val="000000"/>
          <w:sz w:val="36"/>
          <w:szCs w:val="36"/>
          <w:lang w:bidi="hi-IN"/>
        </w:rPr>
        <w:t xml:space="preserve">vasya patnyai namaH | </w:t>
      </w:r>
      <w:r w:rsidR="00D91D60" w:rsidRPr="008134A0">
        <w:rPr>
          <w:rFonts w:ascii="Arial" w:hAnsi="Arial" w:cs="Arial"/>
          <w:color w:val="000000"/>
          <w:sz w:val="36"/>
          <w:szCs w:val="36"/>
          <w:lang w:bidi="hi-IN"/>
        </w:rPr>
        <w:tab/>
      </w:r>
    </w:p>
    <w:p w14:paraId="1497944D" w14:textId="337D71A5" w:rsidR="00D91D60" w:rsidRPr="008134A0" w:rsidRDefault="00842E57" w:rsidP="00D91D60">
      <w:pPr>
        <w:pStyle w:val="ListParagraph"/>
        <w:numPr>
          <w:ilvl w:val="0"/>
          <w:numId w:val="1"/>
        </w:num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sidRPr="008134A0">
        <w:rPr>
          <w:rFonts w:ascii="Arial" w:hAnsi="Arial" w:cs="Arial"/>
          <w:color w:val="000000"/>
          <w:sz w:val="36"/>
          <w:szCs w:val="36"/>
          <w:lang w:bidi="hi-IN"/>
        </w:rPr>
        <w:t xml:space="preserve"> ugrasya d</w:t>
      </w:r>
      <w:r w:rsidR="00665208" w:rsidRPr="008134A0">
        <w:rPr>
          <w:rFonts w:ascii="Arial" w:hAnsi="Arial" w:cs="Arial"/>
          <w:color w:val="000000"/>
          <w:sz w:val="36"/>
          <w:szCs w:val="36"/>
          <w:lang w:bidi="hi-IN"/>
        </w:rPr>
        <w:t>E</w:t>
      </w:r>
      <w:r w:rsidR="00D91D60" w:rsidRPr="008134A0">
        <w:rPr>
          <w:rFonts w:ascii="Arial" w:hAnsi="Arial" w:cs="Arial"/>
          <w:color w:val="000000"/>
          <w:sz w:val="36"/>
          <w:szCs w:val="36"/>
          <w:lang w:bidi="hi-IN"/>
        </w:rPr>
        <w:t xml:space="preserve">vasya patnyai namaH | </w:t>
      </w:r>
    </w:p>
    <w:p w14:paraId="16211109" w14:textId="63407954" w:rsidR="0020424F" w:rsidRPr="0020424F" w:rsidRDefault="00842E57" w:rsidP="0020424F">
      <w:pPr>
        <w:pStyle w:val="ListParagraph"/>
        <w:numPr>
          <w:ilvl w:val="0"/>
          <w:numId w:val="1"/>
        </w:num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sidRPr="0020424F">
        <w:rPr>
          <w:rFonts w:ascii="Arial" w:hAnsi="Arial" w:cs="Arial"/>
          <w:color w:val="000000"/>
          <w:sz w:val="36"/>
          <w:szCs w:val="36"/>
          <w:lang w:bidi="hi-IN"/>
        </w:rPr>
        <w:t xml:space="preserve"> BImasya d</w:t>
      </w:r>
      <w:r w:rsidR="00665208" w:rsidRPr="0020424F">
        <w:rPr>
          <w:rFonts w:ascii="Arial" w:hAnsi="Arial" w:cs="Arial"/>
          <w:color w:val="000000"/>
          <w:sz w:val="36"/>
          <w:szCs w:val="36"/>
          <w:lang w:bidi="hi-IN"/>
        </w:rPr>
        <w:t>E</w:t>
      </w:r>
      <w:r w:rsidR="00D91D60" w:rsidRPr="0020424F">
        <w:rPr>
          <w:rFonts w:ascii="Arial" w:hAnsi="Arial" w:cs="Arial"/>
          <w:color w:val="000000"/>
          <w:sz w:val="36"/>
          <w:szCs w:val="36"/>
          <w:lang w:bidi="hi-IN"/>
        </w:rPr>
        <w:t xml:space="preserve">vasya patnyai namaH | </w:t>
      </w:r>
      <w:r w:rsidR="00D91D60" w:rsidRPr="0020424F">
        <w:rPr>
          <w:rFonts w:ascii="Arial" w:hAnsi="Arial" w:cs="Arial"/>
          <w:color w:val="000000"/>
          <w:sz w:val="36"/>
          <w:szCs w:val="36"/>
          <w:lang w:bidi="hi-IN"/>
        </w:rPr>
        <w:tab/>
      </w:r>
      <w:r w:rsidR="00D91D60" w:rsidRPr="0020424F">
        <w:rPr>
          <w:rFonts w:ascii="Arial" w:hAnsi="Arial" w:cs="Arial"/>
          <w:color w:val="000000"/>
          <w:sz w:val="36"/>
          <w:szCs w:val="36"/>
          <w:lang w:bidi="hi-IN"/>
        </w:rPr>
        <w:tab/>
      </w:r>
    </w:p>
    <w:p w14:paraId="0D974F8E" w14:textId="0A8707BB" w:rsidR="00D91D60" w:rsidRPr="0020424F" w:rsidRDefault="00842E57" w:rsidP="0020424F">
      <w:pPr>
        <w:pStyle w:val="ListParagraph"/>
        <w:numPr>
          <w:ilvl w:val="0"/>
          <w:numId w:val="1"/>
        </w:num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OM</w:t>
      </w:r>
      <w:r w:rsidR="00D91D60" w:rsidRPr="0020424F">
        <w:rPr>
          <w:rFonts w:ascii="Arial" w:hAnsi="Arial" w:cs="Arial"/>
          <w:color w:val="000000"/>
          <w:sz w:val="36"/>
          <w:szCs w:val="36"/>
          <w:lang w:bidi="hi-IN"/>
        </w:rPr>
        <w:t xml:space="preserve"> mahat</w:t>
      </w:r>
      <w:r w:rsidR="00665208" w:rsidRPr="0020424F">
        <w:rPr>
          <w:rFonts w:ascii="Arial" w:hAnsi="Arial" w:cs="Arial"/>
          <w:color w:val="000000"/>
          <w:sz w:val="36"/>
          <w:szCs w:val="36"/>
          <w:lang w:bidi="hi-IN"/>
        </w:rPr>
        <w:t>O</w:t>
      </w:r>
      <w:r w:rsidR="00D91D60" w:rsidRPr="0020424F">
        <w:rPr>
          <w:rFonts w:ascii="Arial" w:hAnsi="Arial" w:cs="Arial"/>
          <w:color w:val="000000"/>
          <w:sz w:val="36"/>
          <w:szCs w:val="36"/>
          <w:lang w:bidi="hi-IN"/>
        </w:rPr>
        <w:t xml:space="preserve"> d</w:t>
      </w:r>
      <w:r w:rsidR="00665208" w:rsidRPr="0020424F">
        <w:rPr>
          <w:rFonts w:ascii="Arial" w:hAnsi="Arial" w:cs="Arial"/>
          <w:color w:val="000000"/>
          <w:sz w:val="36"/>
          <w:szCs w:val="36"/>
          <w:lang w:bidi="hi-IN"/>
        </w:rPr>
        <w:t>E</w:t>
      </w:r>
      <w:r w:rsidR="00D91D60" w:rsidRPr="0020424F">
        <w:rPr>
          <w:rFonts w:ascii="Arial" w:hAnsi="Arial" w:cs="Arial"/>
          <w:color w:val="000000"/>
          <w:sz w:val="36"/>
          <w:szCs w:val="36"/>
          <w:lang w:bidi="hi-IN"/>
        </w:rPr>
        <w:t>vasya patnyai namaH</w:t>
      </w:r>
    </w:p>
    <w:p w14:paraId="00D3A06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nAnAvida parimaLa patra-puShpANi samarpayAmi || </w:t>
      </w:r>
    </w:p>
    <w:p w14:paraId="51BE450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B6ABF57" w14:textId="31EEFD6C"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vijyaqM dhanu#H kapaqrdin</w:t>
      </w:r>
      <w:r w:rsidR="00665208">
        <w:rPr>
          <w:rFonts w:ascii="Arial" w:hAnsi="Arial" w:cs="Arial"/>
          <w:color w:val="000000"/>
          <w:sz w:val="36"/>
          <w:szCs w:val="36"/>
          <w:lang w:bidi="hi-IN"/>
        </w:rPr>
        <w:t>O</w:t>
      </w:r>
      <w:r>
        <w:rPr>
          <w:rFonts w:ascii="Arial" w:hAnsi="Arial" w:cs="Arial"/>
          <w:color w:val="000000"/>
          <w:sz w:val="36"/>
          <w:szCs w:val="36"/>
          <w:lang w:bidi="hi-IN"/>
        </w:rPr>
        <w:t>q viSa#ly</w:t>
      </w:r>
      <w:r w:rsidR="00665208">
        <w:rPr>
          <w:rFonts w:ascii="Arial" w:hAnsi="Arial" w:cs="Arial"/>
          <w:color w:val="000000"/>
          <w:sz w:val="36"/>
          <w:szCs w:val="36"/>
          <w:lang w:bidi="hi-IN"/>
        </w:rPr>
        <w:t>O</w:t>
      </w:r>
      <w:r>
        <w:rPr>
          <w:rFonts w:ascii="Arial" w:hAnsi="Arial" w:cs="Arial"/>
          <w:color w:val="000000"/>
          <w:sz w:val="36"/>
          <w:szCs w:val="36"/>
          <w:lang w:bidi="hi-IN"/>
        </w:rPr>
        <w:t>q bANa#vA(gm) uqta | an</w:t>
      </w:r>
      <w:r w:rsidR="00665208">
        <w:rPr>
          <w:rFonts w:ascii="Arial" w:hAnsi="Arial" w:cs="Arial"/>
          <w:color w:val="000000"/>
          <w:sz w:val="36"/>
          <w:szCs w:val="36"/>
          <w:lang w:bidi="hi-IN"/>
        </w:rPr>
        <w:t>E</w:t>
      </w:r>
      <w:r>
        <w:rPr>
          <w:rFonts w:ascii="Arial" w:hAnsi="Arial" w:cs="Arial"/>
          <w:color w:val="000000"/>
          <w:sz w:val="36"/>
          <w:szCs w:val="36"/>
          <w:lang w:bidi="hi-IN"/>
        </w:rPr>
        <w:t>#Saqnnasy</w:t>
      </w:r>
      <w:r w:rsidR="00665208">
        <w:rPr>
          <w:rFonts w:ascii="Arial" w:hAnsi="Arial" w:cs="Arial"/>
          <w:color w:val="000000"/>
          <w:sz w:val="36"/>
          <w:szCs w:val="36"/>
          <w:lang w:bidi="hi-IN"/>
        </w:rPr>
        <w:t>E</w:t>
      </w:r>
      <w:r>
        <w:rPr>
          <w:rFonts w:ascii="Arial" w:hAnsi="Arial" w:cs="Arial"/>
          <w:color w:val="000000"/>
          <w:sz w:val="36"/>
          <w:szCs w:val="36"/>
          <w:lang w:bidi="hi-IN"/>
        </w:rPr>
        <w:t xml:space="preserve">Sha#va AqBura#sya niShaq~ggathi#H | </w:t>
      </w:r>
      <w:r w:rsidR="00842E57">
        <w:rPr>
          <w:rFonts w:ascii="Arial" w:hAnsi="Arial" w:cs="Arial"/>
          <w:color w:val="000000"/>
          <w:sz w:val="36"/>
          <w:szCs w:val="36"/>
          <w:lang w:bidi="hi-IN"/>
        </w:rPr>
        <w:t>OM</w:t>
      </w:r>
      <w:r>
        <w:rPr>
          <w:rFonts w:ascii="Arial" w:hAnsi="Arial" w:cs="Arial"/>
          <w:color w:val="000000"/>
          <w:sz w:val="36"/>
          <w:szCs w:val="36"/>
          <w:lang w:bidi="hi-IN"/>
        </w:rPr>
        <w:t xml:space="preserve"> hrIM nama#H SiqvAya# | </w:t>
      </w:r>
    </w:p>
    <w:p w14:paraId="193B287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balA#yaq nama#H | dhUpamAGrApayAmi | </w:t>
      </w:r>
    </w:p>
    <w:p w14:paraId="0D8C88D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369921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gramStart"/>
      <w:r>
        <w:rPr>
          <w:rFonts w:ascii="Arial" w:hAnsi="Arial" w:cs="Arial"/>
          <w:color w:val="000000"/>
          <w:sz w:val="36"/>
          <w:szCs w:val="36"/>
          <w:lang w:bidi="hi-IN"/>
        </w:rPr>
        <w:t>yA</w:t>
      </w:r>
      <w:proofErr w:type="gramEnd"/>
      <w:r>
        <w:rPr>
          <w:rFonts w:ascii="Arial" w:hAnsi="Arial" w:cs="Arial"/>
          <w:color w:val="000000"/>
          <w:sz w:val="36"/>
          <w:szCs w:val="36"/>
          <w:lang w:bidi="hi-IN"/>
        </w:rPr>
        <w:t xml:space="preserve"> t</w:t>
      </w:r>
      <w:r w:rsidR="00665208">
        <w:rPr>
          <w:rFonts w:ascii="Arial" w:hAnsi="Arial" w:cs="Arial"/>
          <w:color w:val="000000"/>
          <w:sz w:val="36"/>
          <w:szCs w:val="36"/>
          <w:lang w:bidi="hi-IN"/>
        </w:rPr>
        <w:t>E</w:t>
      </w:r>
      <w:r>
        <w:rPr>
          <w:rFonts w:ascii="Arial" w:hAnsi="Arial" w:cs="Arial"/>
          <w:color w:val="000000"/>
          <w:sz w:val="36"/>
          <w:szCs w:val="36"/>
          <w:lang w:bidi="hi-IN"/>
        </w:rPr>
        <w:t># h</w:t>
      </w:r>
      <w:r w:rsidR="00665208">
        <w:rPr>
          <w:rFonts w:ascii="Arial" w:hAnsi="Arial" w:cs="Arial"/>
          <w:color w:val="000000"/>
          <w:sz w:val="36"/>
          <w:szCs w:val="36"/>
          <w:lang w:bidi="hi-IN"/>
        </w:rPr>
        <w:t>E</w:t>
      </w:r>
      <w:r>
        <w:rPr>
          <w:rFonts w:ascii="Arial" w:hAnsi="Arial" w:cs="Arial"/>
          <w:color w:val="000000"/>
          <w:sz w:val="36"/>
          <w:szCs w:val="36"/>
          <w:lang w:bidi="hi-IN"/>
        </w:rPr>
        <w:t>qti rmI#DhuShTamaq hast</w:t>
      </w:r>
      <w:r w:rsidR="00665208">
        <w:rPr>
          <w:rFonts w:ascii="Arial" w:hAnsi="Arial" w:cs="Arial"/>
          <w:color w:val="000000"/>
          <w:sz w:val="36"/>
          <w:szCs w:val="36"/>
          <w:lang w:bidi="hi-IN"/>
        </w:rPr>
        <w:t>E</w:t>
      </w:r>
      <w:r>
        <w:rPr>
          <w:rFonts w:ascii="Arial" w:hAnsi="Arial" w:cs="Arial"/>
          <w:color w:val="000000"/>
          <w:sz w:val="36"/>
          <w:szCs w:val="36"/>
          <w:lang w:bidi="hi-IN"/>
        </w:rPr>
        <w:t># baqBUva# t</w:t>
      </w:r>
      <w:r w:rsidR="00665208">
        <w:rPr>
          <w:rFonts w:ascii="Arial" w:hAnsi="Arial" w:cs="Arial"/>
          <w:color w:val="000000"/>
          <w:sz w:val="36"/>
          <w:szCs w:val="36"/>
          <w:lang w:bidi="hi-IN"/>
        </w:rPr>
        <w:t>E</w:t>
      </w:r>
      <w:r>
        <w:rPr>
          <w:rFonts w:ascii="Arial" w:hAnsi="Arial" w:cs="Arial"/>
          <w:color w:val="000000"/>
          <w:sz w:val="36"/>
          <w:szCs w:val="36"/>
          <w:lang w:bidi="hi-IN"/>
        </w:rPr>
        <w:t xml:space="preserve">q dhanu#H | tayAq&amp;smAn viqSvataqH </w:t>
      </w:r>
    </w:p>
    <w:p w14:paraId="64175AB8" w14:textId="288E408C"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tvama#yaqkShmayAq pari#bBuja | </w:t>
      </w:r>
      <w:r w:rsidR="00842E57">
        <w:rPr>
          <w:rFonts w:ascii="Arial" w:hAnsi="Arial" w:cs="Arial"/>
          <w:color w:val="000000"/>
          <w:sz w:val="36"/>
          <w:szCs w:val="36"/>
          <w:lang w:bidi="hi-IN"/>
        </w:rPr>
        <w:t>OM</w:t>
      </w:r>
      <w:r>
        <w:rPr>
          <w:rFonts w:ascii="Arial" w:hAnsi="Arial" w:cs="Arial"/>
          <w:color w:val="000000"/>
          <w:sz w:val="36"/>
          <w:szCs w:val="36"/>
          <w:lang w:bidi="hi-IN"/>
        </w:rPr>
        <w:t xml:space="preserve"> hrIM nama#H SiqvAya# | bala#pramathanAyaq nama#H | </w:t>
      </w:r>
    </w:p>
    <w:p w14:paraId="6F002C2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dIpaM darSyAmi | dhUpa-dIpAnantaraM AcamanIyaM samarpayAmi | </w:t>
      </w:r>
    </w:p>
    <w:p w14:paraId="74AB59F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CA74BB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naiv</w:t>
      </w:r>
      <w:r w:rsidR="00665208">
        <w:rPr>
          <w:rFonts w:ascii="Arial" w:hAnsi="Arial" w:cs="Arial"/>
          <w:color w:val="000000"/>
          <w:sz w:val="36"/>
          <w:szCs w:val="36"/>
          <w:lang w:bidi="hi-IN"/>
        </w:rPr>
        <w:t>E</w:t>
      </w:r>
      <w:r>
        <w:rPr>
          <w:rFonts w:ascii="Arial" w:hAnsi="Arial" w:cs="Arial"/>
          <w:color w:val="000000"/>
          <w:sz w:val="36"/>
          <w:szCs w:val="36"/>
          <w:lang w:bidi="hi-IN"/>
        </w:rPr>
        <w:t xml:space="preserve">dyaM </w:t>
      </w:r>
    </w:p>
    <w:p w14:paraId="6911B155" w14:textId="160B4909"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BUrBuvaqssuva#H | tathsa#viqturvar</w:t>
      </w:r>
      <w:r w:rsidR="00665208">
        <w:rPr>
          <w:rFonts w:ascii="Arial" w:hAnsi="Arial" w:cs="Arial"/>
          <w:color w:val="000000"/>
          <w:sz w:val="36"/>
          <w:szCs w:val="36"/>
          <w:lang w:bidi="hi-IN"/>
        </w:rPr>
        <w:t>E</w:t>
      </w:r>
      <w:r w:rsidR="00D91D60">
        <w:rPr>
          <w:rFonts w:ascii="Arial" w:hAnsi="Arial" w:cs="Arial"/>
          <w:color w:val="000000"/>
          <w:sz w:val="36"/>
          <w:szCs w:val="36"/>
          <w:lang w:bidi="hi-IN"/>
        </w:rPr>
        <w:t>$NaqM Barg</w:t>
      </w:r>
      <w:r w:rsidR="00665208">
        <w:rPr>
          <w:rFonts w:ascii="Arial" w:hAnsi="Arial" w:cs="Arial"/>
          <w:color w:val="000000"/>
          <w:sz w:val="36"/>
          <w:szCs w:val="36"/>
          <w:lang w:bidi="hi-IN"/>
        </w:rPr>
        <w:t>O</w:t>
      </w:r>
      <w:r w:rsidR="00D91D60">
        <w:rPr>
          <w:rFonts w:ascii="Arial" w:hAnsi="Arial" w:cs="Arial"/>
          <w:color w:val="000000"/>
          <w:sz w:val="36"/>
          <w:szCs w:val="36"/>
          <w:lang w:bidi="hi-IN"/>
        </w:rPr>
        <w:t># d</w:t>
      </w:r>
      <w:r w:rsidR="00665208">
        <w:rPr>
          <w:rFonts w:ascii="Arial" w:hAnsi="Arial" w:cs="Arial"/>
          <w:color w:val="000000"/>
          <w:sz w:val="36"/>
          <w:szCs w:val="36"/>
          <w:lang w:bidi="hi-IN"/>
        </w:rPr>
        <w:t>E</w:t>
      </w:r>
      <w:r w:rsidR="00D91D60">
        <w:rPr>
          <w:rFonts w:ascii="Arial" w:hAnsi="Arial" w:cs="Arial"/>
          <w:color w:val="000000"/>
          <w:sz w:val="36"/>
          <w:szCs w:val="36"/>
          <w:lang w:bidi="hi-IN"/>
        </w:rPr>
        <w:t>qvasya# dhImahi | dhiy</w:t>
      </w:r>
      <w:r w:rsidR="00665208">
        <w:rPr>
          <w:rFonts w:ascii="Arial" w:hAnsi="Arial" w:cs="Arial"/>
          <w:color w:val="000000"/>
          <w:sz w:val="36"/>
          <w:szCs w:val="36"/>
          <w:lang w:bidi="hi-IN"/>
        </w:rPr>
        <w:t>O</w:t>
      </w:r>
      <w:r w:rsidR="00B541AA">
        <w:rPr>
          <w:rFonts w:ascii="Arial" w:hAnsi="Arial" w:cs="Arial"/>
          <w:color w:val="000000"/>
          <w:sz w:val="36"/>
          <w:szCs w:val="36"/>
          <w:lang w:bidi="hi-IN"/>
        </w:rPr>
        <w:t>q</w:t>
      </w:r>
      <w:r w:rsidR="00D91D60">
        <w:rPr>
          <w:rFonts w:ascii="Arial" w:hAnsi="Arial" w:cs="Arial"/>
          <w:color w:val="000000"/>
          <w:sz w:val="36"/>
          <w:szCs w:val="36"/>
          <w:lang w:bidi="hi-IN"/>
        </w:rPr>
        <w:t xml:space="preserve"> y</w:t>
      </w:r>
      <w:r w:rsidR="00665208">
        <w:rPr>
          <w:rFonts w:ascii="Arial" w:hAnsi="Arial" w:cs="Arial"/>
          <w:color w:val="000000"/>
          <w:sz w:val="36"/>
          <w:szCs w:val="36"/>
          <w:lang w:bidi="hi-IN"/>
        </w:rPr>
        <w:t>O</w:t>
      </w:r>
      <w:r w:rsidR="00D91D60">
        <w:rPr>
          <w:rFonts w:ascii="Arial" w:hAnsi="Arial" w:cs="Arial"/>
          <w:color w:val="000000"/>
          <w:sz w:val="36"/>
          <w:szCs w:val="36"/>
          <w:lang w:bidi="hi-IN"/>
        </w:rPr>
        <w:t xml:space="preserve"> na#H prac</w:t>
      </w:r>
      <w:r w:rsidR="00665208">
        <w:rPr>
          <w:rFonts w:ascii="Arial" w:hAnsi="Arial" w:cs="Arial"/>
          <w:color w:val="000000"/>
          <w:sz w:val="36"/>
          <w:szCs w:val="36"/>
          <w:lang w:bidi="hi-IN"/>
        </w:rPr>
        <w:t>O</w:t>
      </w:r>
      <w:r w:rsidR="00D91D60">
        <w:rPr>
          <w:rFonts w:ascii="Arial" w:hAnsi="Arial" w:cs="Arial"/>
          <w:color w:val="000000"/>
          <w:sz w:val="36"/>
          <w:szCs w:val="36"/>
          <w:lang w:bidi="hi-IN"/>
        </w:rPr>
        <w:t>qdayA$t | d</w:t>
      </w:r>
      <w:r w:rsidR="00665208">
        <w:rPr>
          <w:rFonts w:ascii="Arial" w:hAnsi="Arial" w:cs="Arial"/>
          <w:color w:val="000000"/>
          <w:sz w:val="36"/>
          <w:szCs w:val="36"/>
          <w:lang w:bidi="hi-IN"/>
        </w:rPr>
        <w:t>E</w:t>
      </w:r>
      <w:r w:rsidR="00D91D60">
        <w:rPr>
          <w:rFonts w:ascii="Arial" w:hAnsi="Arial" w:cs="Arial"/>
          <w:color w:val="000000"/>
          <w:sz w:val="36"/>
          <w:szCs w:val="36"/>
          <w:lang w:bidi="hi-IN"/>
        </w:rPr>
        <w:t>va savitaH prasuvaH | satyaM tvartt</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na pariShi~jjAmi | </w:t>
      </w:r>
    </w:p>
    <w:p w14:paraId="66CCE6B7" w14:textId="4D65E8E2"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AvAhitAByaH sarvABy</w:t>
      </w:r>
      <w:r w:rsidR="00665208">
        <w:rPr>
          <w:rFonts w:ascii="Arial" w:hAnsi="Arial" w:cs="Arial"/>
          <w:color w:val="000000"/>
          <w:sz w:val="36"/>
          <w:szCs w:val="36"/>
          <w:lang w:bidi="hi-IN"/>
        </w:rPr>
        <w:t>O</w:t>
      </w:r>
      <w:r>
        <w:rPr>
          <w:rFonts w:ascii="Arial" w:hAnsi="Arial" w:cs="Arial"/>
          <w:color w:val="000000"/>
          <w:sz w:val="36"/>
          <w:szCs w:val="36"/>
          <w:lang w:bidi="hi-IN"/>
        </w:rPr>
        <w:t xml:space="preserve"> d</w:t>
      </w:r>
      <w:r w:rsidR="00665208">
        <w:rPr>
          <w:rFonts w:ascii="Arial" w:hAnsi="Arial" w:cs="Arial"/>
          <w:color w:val="000000"/>
          <w:sz w:val="36"/>
          <w:szCs w:val="36"/>
          <w:lang w:bidi="hi-IN"/>
        </w:rPr>
        <w:t>E</w:t>
      </w:r>
      <w:r>
        <w:rPr>
          <w:rFonts w:ascii="Arial" w:hAnsi="Arial" w:cs="Arial"/>
          <w:color w:val="000000"/>
          <w:sz w:val="36"/>
          <w:szCs w:val="36"/>
          <w:lang w:bidi="hi-IN"/>
        </w:rPr>
        <w:t>vatABy</w:t>
      </w:r>
      <w:r w:rsidR="00665208">
        <w:rPr>
          <w:rFonts w:ascii="Arial" w:hAnsi="Arial" w:cs="Arial"/>
          <w:color w:val="000000"/>
          <w:sz w:val="36"/>
          <w:szCs w:val="36"/>
          <w:lang w:bidi="hi-IN"/>
        </w:rPr>
        <w:t>O</w:t>
      </w:r>
      <w:r>
        <w:rPr>
          <w:rFonts w:ascii="Arial" w:hAnsi="Arial" w:cs="Arial"/>
          <w:color w:val="000000"/>
          <w:sz w:val="36"/>
          <w:szCs w:val="36"/>
          <w:lang w:bidi="hi-IN"/>
        </w:rPr>
        <w:t xml:space="preserve"> namaH | amRutaM Bavatu | amRut</w:t>
      </w:r>
      <w:r w:rsidR="00665208">
        <w:rPr>
          <w:rFonts w:ascii="Arial" w:hAnsi="Arial" w:cs="Arial"/>
          <w:color w:val="000000"/>
          <w:sz w:val="36"/>
          <w:szCs w:val="36"/>
          <w:lang w:bidi="hi-IN"/>
        </w:rPr>
        <w:t>O</w:t>
      </w:r>
      <w:r>
        <w:rPr>
          <w:rFonts w:ascii="Arial" w:hAnsi="Arial" w:cs="Arial"/>
          <w:color w:val="000000"/>
          <w:sz w:val="36"/>
          <w:szCs w:val="36"/>
          <w:lang w:bidi="hi-IN"/>
        </w:rPr>
        <w:t xml:space="preserve">pastaraNamasi | </w:t>
      </w:r>
      <w:r w:rsidR="00842E57">
        <w:rPr>
          <w:rFonts w:ascii="Arial" w:hAnsi="Arial" w:cs="Arial"/>
          <w:color w:val="000000"/>
          <w:sz w:val="36"/>
          <w:szCs w:val="36"/>
          <w:lang w:bidi="hi-IN"/>
        </w:rPr>
        <w:t>OM</w:t>
      </w:r>
      <w:r>
        <w:rPr>
          <w:rFonts w:ascii="Arial" w:hAnsi="Arial" w:cs="Arial"/>
          <w:color w:val="000000"/>
          <w:sz w:val="36"/>
          <w:szCs w:val="36"/>
          <w:lang w:bidi="hi-IN"/>
        </w:rPr>
        <w:t xml:space="preserve"> prANAya svAhA | </w:t>
      </w:r>
      <w:r w:rsidR="00842E57">
        <w:rPr>
          <w:rFonts w:ascii="Arial" w:hAnsi="Arial" w:cs="Arial"/>
          <w:color w:val="000000"/>
          <w:sz w:val="36"/>
          <w:szCs w:val="36"/>
          <w:lang w:bidi="hi-IN"/>
        </w:rPr>
        <w:t>OM</w:t>
      </w:r>
      <w:r>
        <w:rPr>
          <w:rFonts w:ascii="Arial" w:hAnsi="Arial" w:cs="Arial"/>
          <w:color w:val="000000"/>
          <w:sz w:val="36"/>
          <w:szCs w:val="36"/>
          <w:lang w:bidi="hi-IN"/>
        </w:rPr>
        <w:t xml:space="preserve"> apAnAya svAhA | </w:t>
      </w:r>
      <w:r w:rsidR="00842E57">
        <w:rPr>
          <w:rFonts w:ascii="Arial" w:hAnsi="Arial" w:cs="Arial"/>
          <w:color w:val="000000"/>
          <w:sz w:val="36"/>
          <w:szCs w:val="36"/>
          <w:lang w:bidi="hi-IN"/>
        </w:rPr>
        <w:t>OM</w:t>
      </w:r>
      <w:r>
        <w:rPr>
          <w:rFonts w:ascii="Arial" w:hAnsi="Arial" w:cs="Arial"/>
          <w:color w:val="000000"/>
          <w:sz w:val="36"/>
          <w:szCs w:val="36"/>
          <w:lang w:bidi="hi-IN"/>
        </w:rPr>
        <w:t xml:space="preserve"> vyAnAya svAhA | </w:t>
      </w:r>
      <w:r w:rsidR="00842E57">
        <w:rPr>
          <w:rFonts w:ascii="Arial" w:hAnsi="Arial" w:cs="Arial"/>
          <w:color w:val="000000"/>
          <w:sz w:val="36"/>
          <w:szCs w:val="36"/>
          <w:lang w:bidi="hi-IN"/>
        </w:rPr>
        <w:t>OM</w:t>
      </w:r>
      <w:r>
        <w:rPr>
          <w:rFonts w:ascii="Arial" w:hAnsi="Arial" w:cs="Arial"/>
          <w:color w:val="000000"/>
          <w:sz w:val="36"/>
          <w:szCs w:val="36"/>
          <w:lang w:bidi="hi-IN"/>
        </w:rPr>
        <w:t xml:space="preserve"> udAnAya svAhA | </w:t>
      </w:r>
      <w:r w:rsidR="00842E57">
        <w:rPr>
          <w:rFonts w:ascii="Arial" w:hAnsi="Arial" w:cs="Arial"/>
          <w:color w:val="000000"/>
          <w:sz w:val="36"/>
          <w:szCs w:val="36"/>
          <w:lang w:bidi="hi-IN"/>
        </w:rPr>
        <w:t>OM</w:t>
      </w:r>
      <w:r>
        <w:rPr>
          <w:rFonts w:ascii="Arial" w:hAnsi="Arial" w:cs="Arial"/>
          <w:color w:val="000000"/>
          <w:sz w:val="36"/>
          <w:szCs w:val="36"/>
          <w:lang w:bidi="hi-IN"/>
        </w:rPr>
        <w:t xml:space="preserve"> samAnAya svAhA | </w:t>
      </w:r>
      <w:r w:rsidR="00842E57">
        <w:rPr>
          <w:rFonts w:ascii="Arial" w:hAnsi="Arial" w:cs="Arial"/>
          <w:color w:val="000000"/>
          <w:sz w:val="36"/>
          <w:szCs w:val="36"/>
          <w:lang w:bidi="hi-IN"/>
        </w:rPr>
        <w:t>OM</w:t>
      </w:r>
      <w:r>
        <w:rPr>
          <w:rFonts w:ascii="Arial" w:hAnsi="Arial" w:cs="Arial"/>
          <w:color w:val="000000"/>
          <w:sz w:val="36"/>
          <w:szCs w:val="36"/>
          <w:lang w:bidi="hi-IN"/>
        </w:rPr>
        <w:t xml:space="preserve"> brahmaN</w:t>
      </w:r>
      <w:r w:rsidR="00665208">
        <w:rPr>
          <w:rFonts w:ascii="Arial" w:hAnsi="Arial" w:cs="Arial"/>
          <w:color w:val="000000"/>
          <w:sz w:val="36"/>
          <w:szCs w:val="36"/>
          <w:lang w:bidi="hi-IN"/>
        </w:rPr>
        <w:t>E</w:t>
      </w:r>
      <w:r>
        <w:rPr>
          <w:rFonts w:ascii="Arial" w:hAnsi="Arial" w:cs="Arial"/>
          <w:color w:val="000000"/>
          <w:sz w:val="36"/>
          <w:szCs w:val="36"/>
          <w:lang w:bidi="hi-IN"/>
        </w:rPr>
        <w:t xml:space="preserve"> svAhA | </w:t>
      </w:r>
    </w:p>
    <w:p w14:paraId="5DBBD65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A1ABBF9" w14:textId="06A3CF70"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nama#st</w:t>
      </w:r>
      <w:r w:rsidR="00665208">
        <w:rPr>
          <w:rFonts w:ascii="Arial" w:hAnsi="Arial" w:cs="Arial"/>
          <w:color w:val="000000"/>
          <w:sz w:val="36"/>
          <w:szCs w:val="36"/>
          <w:lang w:bidi="hi-IN"/>
        </w:rPr>
        <w:t>E</w:t>
      </w:r>
      <w:r>
        <w:rPr>
          <w:rFonts w:ascii="Arial" w:hAnsi="Arial" w:cs="Arial"/>
          <w:color w:val="000000"/>
          <w:sz w:val="36"/>
          <w:szCs w:val="36"/>
          <w:lang w:bidi="hi-IN"/>
        </w:rPr>
        <w:t xml:space="preserve"> aqstvAyu#dhAqyAnA#tatAya dhRuqShNav</w:t>
      </w:r>
      <w:r w:rsidR="00665208">
        <w:rPr>
          <w:rFonts w:ascii="Arial" w:hAnsi="Arial" w:cs="Arial"/>
          <w:color w:val="000000"/>
          <w:sz w:val="36"/>
          <w:szCs w:val="36"/>
          <w:lang w:bidi="hi-IN"/>
        </w:rPr>
        <w:t>E</w:t>
      </w:r>
      <w:r>
        <w:rPr>
          <w:rFonts w:ascii="Arial" w:hAnsi="Arial" w:cs="Arial"/>
          <w:color w:val="000000"/>
          <w:sz w:val="36"/>
          <w:szCs w:val="36"/>
          <w:lang w:bidi="hi-IN"/>
        </w:rPr>
        <w:t>$ | uqBAByA#muqta t</w:t>
      </w:r>
      <w:r w:rsidR="00665208">
        <w:rPr>
          <w:rFonts w:ascii="Arial" w:hAnsi="Arial" w:cs="Arial"/>
          <w:color w:val="000000"/>
          <w:sz w:val="36"/>
          <w:szCs w:val="36"/>
          <w:lang w:bidi="hi-IN"/>
        </w:rPr>
        <w:t>E</w:t>
      </w:r>
      <w:r>
        <w:rPr>
          <w:rFonts w:ascii="Arial" w:hAnsi="Arial" w:cs="Arial"/>
          <w:color w:val="000000"/>
          <w:sz w:val="36"/>
          <w:szCs w:val="36"/>
          <w:lang w:bidi="hi-IN"/>
        </w:rPr>
        <w:t>q nam</w:t>
      </w:r>
      <w:r w:rsidR="00665208">
        <w:rPr>
          <w:rFonts w:ascii="Arial" w:hAnsi="Arial" w:cs="Arial"/>
          <w:color w:val="000000"/>
          <w:sz w:val="36"/>
          <w:szCs w:val="36"/>
          <w:lang w:bidi="hi-IN"/>
        </w:rPr>
        <w:t>O</w:t>
      </w:r>
      <w:r>
        <w:rPr>
          <w:rFonts w:ascii="Arial" w:hAnsi="Arial" w:cs="Arial"/>
          <w:color w:val="000000"/>
          <w:sz w:val="36"/>
          <w:szCs w:val="36"/>
          <w:lang w:bidi="hi-IN"/>
        </w:rPr>
        <w:t># bAqhuByAqM tavaq dhanva#n</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r w:rsidR="00842E57">
        <w:rPr>
          <w:rFonts w:ascii="Arial" w:hAnsi="Arial" w:cs="Arial"/>
          <w:color w:val="000000"/>
          <w:sz w:val="36"/>
          <w:szCs w:val="36"/>
          <w:lang w:bidi="hi-IN"/>
        </w:rPr>
        <w:t>OM</w:t>
      </w:r>
      <w:r>
        <w:rPr>
          <w:rFonts w:ascii="Arial" w:hAnsi="Arial" w:cs="Arial"/>
          <w:color w:val="000000"/>
          <w:sz w:val="36"/>
          <w:szCs w:val="36"/>
          <w:lang w:bidi="hi-IN"/>
        </w:rPr>
        <w:t xml:space="preserve"> hrIM nama#H SiqvAya# | sarva#BUtadamanAyaq nama#H | </w:t>
      </w:r>
    </w:p>
    <w:p w14:paraId="3EA9F64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95AE6A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mahAnaiv</w:t>
      </w:r>
      <w:r w:rsidR="00665208">
        <w:rPr>
          <w:rFonts w:ascii="Arial" w:hAnsi="Arial" w:cs="Arial"/>
          <w:color w:val="000000"/>
          <w:sz w:val="36"/>
          <w:szCs w:val="36"/>
          <w:lang w:bidi="hi-IN"/>
        </w:rPr>
        <w:t>E</w:t>
      </w:r>
      <w:r>
        <w:rPr>
          <w:rFonts w:ascii="Arial" w:hAnsi="Arial" w:cs="Arial"/>
          <w:color w:val="000000"/>
          <w:sz w:val="36"/>
          <w:szCs w:val="36"/>
          <w:lang w:bidi="hi-IN"/>
        </w:rPr>
        <w:t>dyaM niv</w:t>
      </w:r>
      <w:r w:rsidR="00665208">
        <w:rPr>
          <w:rFonts w:ascii="Arial" w:hAnsi="Arial" w:cs="Arial"/>
          <w:color w:val="000000"/>
          <w:sz w:val="36"/>
          <w:szCs w:val="36"/>
          <w:lang w:bidi="hi-IN"/>
        </w:rPr>
        <w:t>E</w:t>
      </w:r>
      <w:r>
        <w:rPr>
          <w:rFonts w:ascii="Arial" w:hAnsi="Arial" w:cs="Arial"/>
          <w:color w:val="000000"/>
          <w:sz w:val="36"/>
          <w:szCs w:val="36"/>
          <w:lang w:bidi="hi-IN"/>
        </w:rPr>
        <w:t>dayAmi | maddhy</w:t>
      </w:r>
      <w:r w:rsidR="00665208">
        <w:rPr>
          <w:rFonts w:ascii="Arial" w:hAnsi="Arial" w:cs="Arial"/>
          <w:color w:val="000000"/>
          <w:sz w:val="36"/>
          <w:szCs w:val="36"/>
          <w:lang w:bidi="hi-IN"/>
        </w:rPr>
        <w:t>E</w:t>
      </w:r>
      <w:r>
        <w:rPr>
          <w:rFonts w:ascii="Arial" w:hAnsi="Arial" w:cs="Arial"/>
          <w:color w:val="000000"/>
          <w:sz w:val="36"/>
          <w:szCs w:val="36"/>
          <w:lang w:bidi="hi-IN"/>
        </w:rPr>
        <w:t xml:space="preserve"> maddhy</w:t>
      </w:r>
      <w:r w:rsidR="00665208">
        <w:rPr>
          <w:rFonts w:ascii="Arial" w:hAnsi="Arial" w:cs="Arial"/>
          <w:color w:val="000000"/>
          <w:sz w:val="36"/>
          <w:szCs w:val="36"/>
          <w:lang w:bidi="hi-IN"/>
        </w:rPr>
        <w:t>E</w:t>
      </w:r>
      <w:r>
        <w:rPr>
          <w:rFonts w:ascii="Arial" w:hAnsi="Arial" w:cs="Arial"/>
          <w:color w:val="000000"/>
          <w:sz w:val="36"/>
          <w:szCs w:val="36"/>
          <w:lang w:bidi="hi-IN"/>
        </w:rPr>
        <w:t xml:space="preserve"> amRutapAnIyaM samarpayAmi | </w:t>
      </w:r>
      <w:r>
        <w:rPr>
          <w:rFonts w:ascii="Arial" w:hAnsi="Arial" w:cs="Arial"/>
          <w:color w:val="000000"/>
          <w:sz w:val="36"/>
          <w:szCs w:val="36"/>
          <w:lang w:bidi="hi-IN"/>
        </w:rPr>
        <w:lastRenderedPageBreak/>
        <w:t>amRutApidhAnamasi | hastaprakShALanaM samarpayAmi | pAdaprakShALanaM samarpayAmi | naiv</w:t>
      </w:r>
      <w:r w:rsidR="00665208">
        <w:rPr>
          <w:rFonts w:ascii="Arial" w:hAnsi="Arial" w:cs="Arial"/>
          <w:color w:val="000000"/>
          <w:sz w:val="36"/>
          <w:szCs w:val="36"/>
          <w:lang w:bidi="hi-IN"/>
        </w:rPr>
        <w:t>E</w:t>
      </w:r>
      <w:r>
        <w:rPr>
          <w:rFonts w:ascii="Arial" w:hAnsi="Arial" w:cs="Arial"/>
          <w:color w:val="000000"/>
          <w:sz w:val="36"/>
          <w:szCs w:val="36"/>
          <w:lang w:bidi="hi-IN"/>
        </w:rPr>
        <w:t xml:space="preserve">dyAnantaraM AcamanIyaM samarpayAmi | </w:t>
      </w:r>
    </w:p>
    <w:p w14:paraId="4F505A9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8B0CB6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pari# t</w:t>
      </w:r>
      <w:r w:rsidR="00665208">
        <w:rPr>
          <w:rFonts w:ascii="Arial" w:hAnsi="Arial" w:cs="Arial"/>
          <w:color w:val="000000"/>
          <w:sz w:val="36"/>
          <w:szCs w:val="36"/>
          <w:lang w:bidi="hi-IN"/>
        </w:rPr>
        <w:t>E</w:t>
      </w:r>
      <w:r>
        <w:rPr>
          <w:rFonts w:ascii="Arial" w:hAnsi="Arial" w:cs="Arial"/>
          <w:color w:val="000000"/>
          <w:sz w:val="36"/>
          <w:szCs w:val="36"/>
          <w:lang w:bidi="hi-IN"/>
        </w:rPr>
        <w:t>q dhanva#n</w:t>
      </w:r>
      <w:r w:rsidR="00665208">
        <w:rPr>
          <w:rFonts w:ascii="Arial" w:hAnsi="Arial" w:cs="Arial"/>
          <w:color w:val="000000"/>
          <w:sz w:val="36"/>
          <w:szCs w:val="36"/>
          <w:lang w:bidi="hi-IN"/>
        </w:rPr>
        <w:t>O</w:t>
      </w:r>
      <w:r>
        <w:rPr>
          <w:rFonts w:ascii="Arial" w:hAnsi="Arial" w:cs="Arial"/>
          <w:color w:val="000000"/>
          <w:sz w:val="36"/>
          <w:szCs w:val="36"/>
          <w:lang w:bidi="hi-IN"/>
        </w:rPr>
        <w:t xml:space="preserve"> h</w:t>
      </w:r>
      <w:r w:rsidR="00665208">
        <w:rPr>
          <w:rFonts w:ascii="Arial" w:hAnsi="Arial" w:cs="Arial"/>
          <w:color w:val="000000"/>
          <w:sz w:val="36"/>
          <w:szCs w:val="36"/>
          <w:lang w:bidi="hi-IN"/>
        </w:rPr>
        <w:t>E</w:t>
      </w:r>
      <w:r>
        <w:rPr>
          <w:rFonts w:ascii="Arial" w:hAnsi="Arial" w:cs="Arial"/>
          <w:color w:val="000000"/>
          <w:sz w:val="36"/>
          <w:szCs w:val="36"/>
          <w:lang w:bidi="hi-IN"/>
        </w:rPr>
        <w:t>qtiraqsmAn vRu#Naktu viqSvata#H | ath</w:t>
      </w:r>
      <w:r w:rsidR="00665208">
        <w:rPr>
          <w:rFonts w:ascii="Arial" w:hAnsi="Arial" w:cs="Arial"/>
          <w:color w:val="000000"/>
          <w:sz w:val="36"/>
          <w:szCs w:val="36"/>
          <w:lang w:bidi="hi-IN"/>
        </w:rPr>
        <w:t>O</w:t>
      </w:r>
      <w:r>
        <w:rPr>
          <w:rFonts w:ascii="Arial" w:hAnsi="Arial" w:cs="Arial"/>
          <w:color w:val="000000"/>
          <w:sz w:val="36"/>
          <w:szCs w:val="36"/>
          <w:lang w:bidi="hi-IN"/>
        </w:rPr>
        <w:t>q ya i#ShuqdhistavAqr</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1177A86D" w14:textId="6D28C9D9"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aqsmannidh</w:t>
      </w:r>
      <w:r w:rsidR="00665208">
        <w:rPr>
          <w:rFonts w:ascii="Arial" w:hAnsi="Arial" w:cs="Arial"/>
          <w:color w:val="000000"/>
          <w:sz w:val="36"/>
          <w:szCs w:val="36"/>
          <w:lang w:bidi="hi-IN"/>
        </w:rPr>
        <w:t>E</w:t>
      </w:r>
      <w:r>
        <w:rPr>
          <w:rFonts w:ascii="Arial" w:hAnsi="Arial" w:cs="Arial"/>
          <w:color w:val="000000"/>
          <w:sz w:val="36"/>
          <w:szCs w:val="36"/>
          <w:lang w:bidi="hi-IN"/>
        </w:rPr>
        <w:t xml:space="preserve">#hiqtaM || </w:t>
      </w:r>
      <w:r w:rsidR="00842E57">
        <w:rPr>
          <w:rFonts w:ascii="Arial" w:hAnsi="Arial" w:cs="Arial"/>
          <w:color w:val="000000"/>
          <w:sz w:val="36"/>
          <w:szCs w:val="36"/>
          <w:lang w:bidi="hi-IN"/>
        </w:rPr>
        <w:t>OM</w:t>
      </w:r>
      <w:r>
        <w:rPr>
          <w:rFonts w:ascii="Arial" w:hAnsi="Arial" w:cs="Arial"/>
          <w:color w:val="000000"/>
          <w:sz w:val="36"/>
          <w:szCs w:val="36"/>
          <w:lang w:bidi="hi-IN"/>
        </w:rPr>
        <w:t xml:space="preserve"> hrIM nama#H SiqvAya# | </w:t>
      </w:r>
    </w:p>
    <w:p w14:paraId="3685230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maqn</w:t>
      </w:r>
      <w:r w:rsidR="00665208">
        <w:rPr>
          <w:rFonts w:ascii="Arial" w:hAnsi="Arial" w:cs="Arial"/>
          <w:color w:val="000000"/>
          <w:sz w:val="36"/>
          <w:szCs w:val="36"/>
          <w:lang w:bidi="hi-IN"/>
        </w:rPr>
        <w:t>O</w:t>
      </w:r>
      <w:r>
        <w:rPr>
          <w:rFonts w:ascii="Arial" w:hAnsi="Arial" w:cs="Arial"/>
          <w:color w:val="000000"/>
          <w:sz w:val="36"/>
          <w:szCs w:val="36"/>
          <w:lang w:bidi="hi-IN"/>
        </w:rPr>
        <w:t>nma#nAyaq nama#H | karpUratAMbUlaM niv</w:t>
      </w:r>
      <w:r w:rsidR="00665208">
        <w:rPr>
          <w:rFonts w:ascii="Arial" w:hAnsi="Arial" w:cs="Arial"/>
          <w:color w:val="000000"/>
          <w:sz w:val="36"/>
          <w:szCs w:val="36"/>
          <w:lang w:bidi="hi-IN"/>
        </w:rPr>
        <w:t>E</w:t>
      </w:r>
      <w:r>
        <w:rPr>
          <w:rFonts w:ascii="Arial" w:hAnsi="Arial" w:cs="Arial"/>
          <w:color w:val="000000"/>
          <w:sz w:val="36"/>
          <w:szCs w:val="36"/>
          <w:lang w:bidi="hi-IN"/>
        </w:rPr>
        <w:t xml:space="preserve">dayAmi | </w:t>
      </w:r>
    </w:p>
    <w:p w14:paraId="2C9EB88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01A418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nama#st</w:t>
      </w:r>
      <w:r w:rsidR="00665208">
        <w:rPr>
          <w:rFonts w:ascii="Arial" w:hAnsi="Arial" w:cs="Arial"/>
          <w:color w:val="000000"/>
          <w:sz w:val="36"/>
          <w:szCs w:val="36"/>
          <w:lang w:bidi="hi-IN"/>
        </w:rPr>
        <w:t>E</w:t>
      </w:r>
      <w:r>
        <w:rPr>
          <w:rFonts w:ascii="Arial" w:hAnsi="Arial" w:cs="Arial"/>
          <w:color w:val="000000"/>
          <w:sz w:val="36"/>
          <w:szCs w:val="36"/>
          <w:lang w:bidi="hi-IN"/>
        </w:rPr>
        <w:t xml:space="preserve"> astu Bagavan viSv</w:t>
      </w:r>
      <w:r w:rsidR="00665208">
        <w:rPr>
          <w:rFonts w:ascii="Arial" w:hAnsi="Arial" w:cs="Arial"/>
          <w:color w:val="000000"/>
          <w:sz w:val="36"/>
          <w:szCs w:val="36"/>
          <w:lang w:bidi="hi-IN"/>
        </w:rPr>
        <w:t>E</w:t>
      </w:r>
      <w:r>
        <w:rPr>
          <w:rFonts w:ascii="Arial" w:hAnsi="Arial" w:cs="Arial"/>
          <w:color w:val="000000"/>
          <w:sz w:val="36"/>
          <w:szCs w:val="36"/>
          <w:lang w:bidi="hi-IN"/>
        </w:rPr>
        <w:t>SvaqrAya# mahAd</w:t>
      </w:r>
      <w:r w:rsidR="00665208">
        <w:rPr>
          <w:rFonts w:ascii="Arial" w:hAnsi="Arial" w:cs="Arial"/>
          <w:color w:val="000000"/>
          <w:sz w:val="36"/>
          <w:szCs w:val="36"/>
          <w:lang w:bidi="hi-IN"/>
        </w:rPr>
        <w:t>E</w:t>
      </w:r>
      <w:r>
        <w:rPr>
          <w:rFonts w:ascii="Arial" w:hAnsi="Arial" w:cs="Arial"/>
          <w:color w:val="000000"/>
          <w:sz w:val="36"/>
          <w:szCs w:val="36"/>
          <w:lang w:bidi="hi-IN"/>
        </w:rPr>
        <w:t>qvAya# tryaMbaqkAya# tripurAntaqkAya# trikAgnikAqlAya# kAlAgniruqdrAya# nIlakaqNThAya# mRutyu~jjaqyAya# sarv</w:t>
      </w:r>
      <w:r w:rsidR="00665208">
        <w:rPr>
          <w:rFonts w:ascii="Arial" w:hAnsi="Arial" w:cs="Arial"/>
          <w:color w:val="000000"/>
          <w:sz w:val="36"/>
          <w:szCs w:val="36"/>
          <w:lang w:bidi="hi-IN"/>
        </w:rPr>
        <w:t>E</w:t>
      </w:r>
      <w:r>
        <w:rPr>
          <w:rFonts w:ascii="Arial" w:hAnsi="Arial" w:cs="Arial"/>
          <w:color w:val="000000"/>
          <w:sz w:val="36"/>
          <w:szCs w:val="36"/>
          <w:lang w:bidi="hi-IN"/>
        </w:rPr>
        <w:t>SvaqrAya# sadASiqvAya# Sa~gkaqrAya# SrIman^^mahAd</w:t>
      </w:r>
      <w:r w:rsidR="00665208">
        <w:rPr>
          <w:rFonts w:ascii="Arial" w:hAnsi="Arial" w:cs="Arial"/>
          <w:color w:val="000000"/>
          <w:sz w:val="36"/>
          <w:szCs w:val="36"/>
          <w:lang w:bidi="hi-IN"/>
        </w:rPr>
        <w:t>E</w:t>
      </w:r>
      <w:r>
        <w:rPr>
          <w:rFonts w:ascii="Arial" w:hAnsi="Arial" w:cs="Arial"/>
          <w:color w:val="000000"/>
          <w:sz w:val="36"/>
          <w:szCs w:val="36"/>
          <w:lang w:bidi="hi-IN"/>
        </w:rPr>
        <w:t xml:space="preserve">qvAyaq nama#H || </w:t>
      </w:r>
    </w:p>
    <w:p w14:paraId="6A5199A2" w14:textId="046730F4"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mahAd</w:t>
      </w:r>
      <w:r w:rsidR="00665208">
        <w:rPr>
          <w:rFonts w:ascii="Arial" w:hAnsi="Arial" w:cs="Arial"/>
          <w:color w:val="000000"/>
          <w:sz w:val="36"/>
          <w:szCs w:val="36"/>
          <w:lang w:bidi="hi-IN"/>
        </w:rPr>
        <w:t>E</w:t>
      </w:r>
      <w:r w:rsidR="00D91D60">
        <w:rPr>
          <w:rFonts w:ascii="Arial" w:hAnsi="Arial" w:cs="Arial"/>
          <w:color w:val="000000"/>
          <w:sz w:val="36"/>
          <w:szCs w:val="36"/>
          <w:lang w:bidi="hi-IN"/>
        </w:rPr>
        <w:t>vAdiBy</w:t>
      </w:r>
      <w:r w:rsidR="00665208">
        <w:rPr>
          <w:rFonts w:ascii="Arial" w:hAnsi="Arial" w:cs="Arial"/>
          <w:color w:val="000000"/>
          <w:sz w:val="36"/>
          <w:szCs w:val="36"/>
          <w:lang w:bidi="hi-IN"/>
        </w:rPr>
        <w:t>O</w:t>
      </w:r>
      <w:r w:rsidR="00D91D60">
        <w:rPr>
          <w:rFonts w:ascii="Arial" w:hAnsi="Arial" w:cs="Arial"/>
          <w:color w:val="000000"/>
          <w:sz w:val="36"/>
          <w:szCs w:val="36"/>
          <w:lang w:bidi="hi-IN"/>
        </w:rPr>
        <w:t xml:space="preserve"> rudr</w:t>
      </w:r>
      <w:r w:rsidR="00665208">
        <w:rPr>
          <w:rFonts w:ascii="Arial" w:hAnsi="Arial" w:cs="Arial"/>
          <w:color w:val="000000"/>
          <w:sz w:val="36"/>
          <w:szCs w:val="36"/>
          <w:lang w:bidi="hi-IN"/>
        </w:rPr>
        <w:t>E</w:t>
      </w:r>
      <w:r w:rsidR="00D91D60">
        <w:rPr>
          <w:rFonts w:ascii="Arial" w:hAnsi="Arial" w:cs="Arial"/>
          <w:color w:val="000000"/>
          <w:sz w:val="36"/>
          <w:szCs w:val="36"/>
          <w:lang w:bidi="hi-IN"/>
        </w:rPr>
        <w:t>By</w:t>
      </w:r>
      <w:r w:rsidR="00665208">
        <w:rPr>
          <w:rFonts w:ascii="Arial" w:hAnsi="Arial" w:cs="Arial"/>
          <w:color w:val="000000"/>
          <w:sz w:val="36"/>
          <w:szCs w:val="36"/>
          <w:lang w:bidi="hi-IN"/>
        </w:rPr>
        <w:t>O</w:t>
      </w:r>
      <w:r w:rsidR="00D91D60">
        <w:rPr>
          <w:rFonts w:ascii="Arial" w:hAnsi="Arial" w:cs="Arial"/>
          <w:color w:val="000000"/>
          <w:sz w:val="36"/>
          <w:szCs w:val="36"/>
          <w:lang w:bidi="hi-IN"/>
        </w:rPr>
        <w:t xml:space="preserve"> namaH | </w:t>
      </w:r>
    </w:p>
    <w:p w14:paraId="577FCCC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sarv</w:t>
      </w:r>
      <w:r w:rsidR="00665208">
        <w:rPr>
          <w:rFonts w:ascii="Arial" w:hAnsi="Arial" w:cs="Arial"/>
          <w:color w:val="000000"/>
          <w:sz w:val="36"/>
          <w:szCs w:val="36"/>
          <w:lang w:bidi="hi-IN"/>
        </w:rPr>
        <w:t>O</w:t>
      </w:r>
      <w:r>
        <w:rPr>
          <w:rFonts w:ascii="Arial" w:hAnsi="Arial" w:cs="Arial"/>
          <w:color w:val="000000"/>
          <w:sz w:val="36"/>
          <w:szCs w:val="36"/>
          <w:lang w:bidi="hi-IN"/>
        </w:rPr>
        <w:t>pacArArth</w:t>
      </w:r>
      <w:r w:rsidR="00665208">
        <w:rPr>
          <w:rFonts w:ascii="Arial" w:hAnsi="Arial" w:cs="Arial"/>
          <w:color w:val="000000"/>
          <w:sz w:val="36"/>
          <w:szCs w:val="36"/>
          <w:lang w:bidi="hi-IN"/>
        </w:rPr>
        <w:t>E</w:t>
      </w:r>
      <w:r>
        <w:rPr>
          <w:rFonts w:ascii="Arial" w:hAnsi="Arial" w:cs="Arial"/>
          <w:color w:val="000000"/>
          <w:sz w:val="36"/>
          <w:szCs w:val="36"/>
          <w:lang w:bidi="hi-IN"/>
        </w:rPr>
        <w:t xml:space="preserve"> karpUranIrAjanadIpaM pradarSayAmi | </w:t>
      </w:r>
    </w:p>
    <w:p w14:paraId="5CDF712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nIrAjanAnantaraM AcamanIyaM samarpayAmi | </w:t>
      </w:r>
    </w:p>
    <w:p w14:paraId="0304482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6518E8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bRuqhathsAma# kShatraqBRud vRuqddhavRu#ShNiyaM triqShTuBauja#SSuBiqta-muqgravI#raM | </w:t>
      </w:r>
    </w:p>
    <w:p w14:paraId="11D4F8D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indraqst</w:t>
      </w:r>
      <w:r w:rsidR="00665208">
        <w:rPr>
          <w:rFonts w:ascii="Arial" w:hAnsi="Arial" w:cs="Arial"/>
          <w:color w:val="000000"/>
          <w:sz w:val="36"/>
          <w:szCs w:val="36"/>
          <w:lang w:bidi="hi-IN"/>
        </w:rPr>
        <w:t>O</w:t>
      </w:r>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#na pa~jcadaqS</w:t>
      </w:r>
      <w:r w:rsidR="00665208">
        <w:rPr>
          <w:rFonts w:ascii="Arial" w:hAnsi="Arial" w:cs="Arial"/>
          <w:color w:val="000000"/>
          <w:sz w:val="36"/>
          <w:szCs w:val="36"/>
          <w:lang w:bidi="hi-IN"/>
        </w:rPr>
        <w:t>E</w:t>
      </w:r>
      <w:r>
        <w:rPr>
          <w:rFonts w:ascii="Arial" w:hAnsi="Arial" w:cs="Arial"/>
          <w:color w:val="000000"/>
          <w:sz w:val="36"/>
          <w:szCs w:val="36"/>
          <w:lang w:bidi="hi-IN"/>
        </w:rPr>
        <w:t>naq maddhya#miqdaM ~MvAt</w:t>
      </w:r>
      <w:r w:rsidR="00665208">
        <w:rPr>
          <w:rFonts w:ascii="Arial" w:hAnsi="Arial" w:cs="Arial"/>
          <w:color w:val="000000"/>
          <w:sz w:val="36"/>
          <w:szCs w:val="36"/>
          <w:lang w:bidi="hi-IN"/>
        </w:rPr>
        <w:t>E</w:t>
      </w:r>
      <w:r>
        <w:rPr>
          <w:rFonts w:ascii="Arial" w:hAnsi="Arial" w:cs="Arial"/>
          <w:color w:val="000000"/>
          <w:sz w:val="36"/>
          <w:szCs w:val="36"/>
          <w:lang w:bidi="hi-IN"/>
        </w:rPr>
        <w:t>#naq saga#r</w:t>
      </w:r>
      <w:r w:rsidR="00665208">
        <w:rPr>
          <w:rFonts w:ascii="Arial" w:hAnsi="Arial" w:cs="Arial"/>
          <w:color w:val="000000"/>
          <w:sz w:val="36"/>
          <w:szCs w:val="36"/>
          <w:lang w:bidi="hi-IN"/>
        </w:rPr>
        <w:t>E</w:t>
      </w:r>
      <w:r>
        <w:rPr>
          <w:rFonts w:ascii="Arial" w:hAnsi="Arial" w:cs="Arial"/>
          <w:color w:val="000000"/>
          <w:sz w:val="36"/>
          <w:szCs w:val="36"/>
          <w:lang w:bidi="hi-IN"/>
        </w:rPr>
        <w:t xml:space="preserve">Na rakSha | </w:t>
      </w:r>
    </w:p>
    <w:p w14:paraId="325BBC0E" w14:textId="70953665"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rakShAM dhArayAmi | </w:t>
      </w:r>
      <w:r w:rsidR="00842E57">
        <w:rPr>
          <w:rFonts w:ascii="Arial" w:hAnsi="Arial" w:cs="Arial"/>
          <w:color w:val="000000"/>
          <w:sz w:val="36"/>
          <w:szCs w:val="36"/>
          <w:lang w:bidi="hi-IN"/>
        </w:rPr>
        <w:t>OM</w:t>
      </w:r>
      <w:r>
        <w:rPr>
          <w:rFonts w:ascii="Arial" w:hAnsi="Arial" w:cs="Arial"/>
          <w:color w:val="000000"/>
          <w:sz w:val="36"/>
          <w:szCs w:val="36"/>
          <w:lang w:bidi="hi-IN"/>
        </w:rPr>
        <w:t xml:space="preserve"> hara, </w:t>
      </w:r>
      <w:r w:rsidR="00842E57">
        <w:rPr>
          <w:rFonts w:ascii="Arial" w:hAnsi="Arial" w:cs="Arial"/>
          <w:color w:val="000000"/>
          <w:sz w:val="36"/>
          <w:szCs w:val="36"/>
          <w:lang w:bidi="hi-IN"/>
        </w:rPr>
        <w:t>OM</w:t>
      </w:r>
      <w:r>
        <w:rPr>
          <w:rFonts w:ascii="Arial" w:hAnsi="Arial" w:cs="Arial"/>
          <w:color w:val="000000"/>
          <w:sz w:val="36"/>
          <w:szCs w:val="36"/>
          <w:lang w:bidi="hi-IN"/>
        </w:rPr>
        <w:t xml:space="preserve"> hara, </w:t>
      </w:r>
      <w:r w:rsidR="00842E57">
        <w:rPr>
          <w:rFonts w:ascii="Arial" w:hAnsi="Arial" w:cs="Arial"/>
          <w:color w:val="000000"/>
          <w:sz w:val="36"/>
          <w:szCs w:val="36"/>
          <w:lang w:bidi="hi-IN"/>
        </w:rPr>
        <w:t>OM</w:t>
      </w:r>
      <w:r>
        <w:rPr>
          <w:rFonts w:ascii="Arial" w:hAnsi="Arial" w:cs="Arial"/>
          <w:color w:val="000000"/>
          <w:sz w:val="36"/>
          <w:szCs w:val="36"/>
          <w:lang w:bidi="hi-IN"/>
        </w:rPr>
        <w:t xml:space="preserve"> hara | </w:t>
      </w:r>
    </w:p>
    <w:p w14:paraId="044A3E68" w14:textId="77777777" w:rsidR="00D91D60" w:rsidRDefault="00D91D60" w:rsidP="0020424F">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AvAhitAByaH sarvABy</w:t>
      </w:r>
      <w:r w:rsidR="00665208">
        <w:rPr>
          <w:rFonts w:ascii="Arial" w:hAnsi="Arial" w:cs="Arial"/>
          <w:color w:val="000000"/>
          <w:sz w:val="36"/>
          <w:szCs w:val="36"/>
          <w:lang w:bidi="hi-IN"/>
        </w:rPr>
        <w:t>O</w:t>
      </w:r>
      <w:r>
        <w:rPr>
          <w:rFonts w:ascii="Arial" w:hAnsi="Arial" w:cs="Arial"/>
          <w:color w:val="000000"/>
          <w:sz w:val="36"/>
          <w:szCs w:val="36"/>
          <w:lang w:bidi="hi-IN"/>
        </w:rPr>
        <w:t xml:space="preserve"> d</w:t>
      </w:r>
      <w:r w:rsidR="00665208">
        <w:rPr>
          <w:rFonts w:ascii="Arial" w:hAnsi="Arial" w:cs="Arial"/>
          <w:color w:val="000000"/>
          <w:sz w:val="36"/>
          <w:szCs w:val="36"/>
          <w:lang w:bidi="hi-IN"/>
        </w:rPr>
        <w:t>E</w:t>
      </w:r>
      <w:r>
        <w:rPr>
          <w:rFonts w:ascii="Arial" w:hAnsi="Arial" w:cs="Arial"/>
          <w:color w:val="000000"/>
          <w:sz w:val="36"/>
          <w:szCs w:val="36"/>
          <w:lang w:bidi="hi-IN"/>
        </w:rPr>
        <w:t>v</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 xml:space="preserve"> namaH | sarv</w:t>
      </w:r>
      <w:r w:rsidR="00665208">
        <w:rPr>
          <w:rFonts w:ascii="Arial" w:hAnsi="Arial" w:cs="Arial"/>
          <w:color w:val="000000"/>
          <w:sz w:val="36"/>
          <w:szCs w:val="36"/>
          <w:lang w:bidi="hi-IN"/>
        </w:rPr>
        <w:t>O</w:t>
      </w:r>
      <w:r>
        <w:rPr>
          <w:rFonts w:ascii="Arial" w:hAnsi="Arial" w:cs="Arial"/>
          <w:color w:val="000000"/>
          <w:sz w:val="36"/>
          <w:szCs w:val="36"/>
          <w:lang w:bidi="hi-IN"/>
        </w:rPr>
        <w:t xml:space="preserve">pacArAn samarpayAmi | </w:t>
      </w:r>
    </w:p>
    <w:p w14:paraId="2F48BCA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4DD9DE3" w14:textId="77777777" w:rsidR="00B6540E" w:rsidRDefault="00B6540E" w:rsidP="00D91D60">
      <w:pPr>
        <w:autoSpaceDE w:val="0"/>
        <w:autoSpaceDN w:val="0"/>
        <w:adjustRightInd w:val="0"/>
        <w:spacing w:after="0" w:line="240" w:lineRule="auto"/>
        <w:rPr>
          <w:rFonts w:ascii="Arial" w:hAnsi="Arial" w:cs="Arial"/>
          <w:color w:val="000000"/>
          <w:sz w:val="36"/>
          <w:szCs w:val="36"/>
          <w:lang w:bidi="hi-IN"/>
        </w:rPr>
      </w:pPr>
    </w:p>
    <w:p w14:paraId="5488EFA6" w14:textId="77777777" w:rsidR="00B6540E" w:rsidRDefault="00B6540E" w:rsidP="00D91D60">
      <w:pPr>
        <w:autoSpaceDE w:val="0"/>
        <w:autoSpaceDN w:val="0"/>
        <w:adjustRightInd w:val="0"/>
        <w:spacing w:after="0" w:line="240" w:lineRule="auto"/>
        <w:rPr>
          <w:rFonts w:ascii="Arial" w:hAnsi="Arial" w:cs="Arial"/>
          <w:color w:val="000000"/>
          <w:sz w:val="36"/>
          <w:szCs w:val="36"/>
          <w:lang w:bidi="hi-IN"/>
        </w:rPr>
      </w:pPr>
    </w:p>
    <w:p w14:paraId="5DD1CE26" w14:textId="77777777" w:rsidR="00B6540E" w:rsidRDefault="00B6540E" w:rsidP="00D91D60">
      <w:pPr>
        <w:autoSpaceDE w:val="0"/>
        <w:autoSpaceDN w:val="0"/>
        <w:adjustRightInd w:val="0"/>
        <w:spacing w:after="0" w:line="240" w:lineRule="auto"/>
        <w:rPr>
          <w:rFonts w:ascii="Arial" w:hAnsi="Arial" w:cs="Arial"/>
          <w:color w:val="000000"/>
          <w:sz w:val="36"/>
          <w:szCs w:val="36"/>
          <w:lang w:bidi="hi-IN"/>
        </w:rPr>
      </w:pPr>
    </w:p>
    <w:p w14:paraId="76E6B3F9" w14:textId="77777777" w:rsidR="00B6540E" w:rsidRDefault="00B6540E" w:rsidP="00D91D60">
      <w:pPr>
        <w:autoSpaceDE w:val="0"/>
        <w:autoSpaceDN w:val="0"/>
        <w:adjustRightInd w:val="0"/>
        <w:spacing w:after="0" w:line="240" w:lineRule="auto"/>
        <w:rPr>
          <w:rFonts w:ascii="Arial" w:hAnsi="Arial" w:cs="Arial"/>
          <w:color w:val="000000"/>
          <w:sz w:val="36"/>
          <w:szCs w:val="36"/>
          <w:lang w:bidi="hi-IN"/>
        </w:rPr>
      </w:pPr>
    </w:p>
    <w:p w14:paraId="147B08B9" w14:textId="6AC3EBE2" w:rsidR="00D91D60" w:rsidRPr="00083FC1" w:rsidRDefault="00D91D60" w:rsidP="00D91D60">
      <w:pPr>
        <w:autoSpaceDE w:val="0"/>
        <w:autoSpaceDN w:val="0"/>
        <w:adjustRightInd w:val="0"/>
        <w:spacing w:after="0" w:line="240" w:lineRule="auto"/>
        <w:rPr>
          <w:rFonts w:ascii="Arial" w:hAnsi="Arial" w:cs="Arial"/>
          <w:b/>
          <w:bCs/>
          <w:color w:val="000000"/>
          <w:sz w:val="40"/>
          <w:szCs w:val="40"/>
          <w:lang w:bidi="hi-IN"/>
        </w:rPr>
      </w:pPr>
      <w:r w:rsidRPr="00083FC1">
        <w:rPr>
          <w:rFonts w:ascii="Arial" w:hAnsi="Arial" w:cs="Arial"/>
          <w:b/>
          <w:bCs/>
          <w:color w:val="000000"/>
          <w:sz w:val="40"/>
          <w:szCs w:val="40"/>
          <w:lang w:bidi="hi-IN"/>
        </w:rPr>
        <w:lastRenderedPageBreak/>
        <w:t>1</w:t>
      </w:r>
      <w:r w:rsidR="003D5AC1" w:rsidRPr="00083FC1">
        <w:rPr>
          <w:rFonts w:ascii="Arial" w:hAnsi="Arial" w:cs="Arial"/>
          <w:b/>
          <w:bCs/>
          <w:color w:val="000000"/>
          <w:sz w:val="40"/>
          <w:szCs w:val="40"/>
          <w:lang w:bidi="hi-IN"/>
        </w:rPr>
        <w:t>2</w:t>
      </w:r>
      <w:r w:rsidRPr="00083FC1">
        <w:rPr>
          <w:rFonts w:ascii="Arial" w:hAnsi="Arial" w:cs="Arial"/>
          <w:b/>
          <w:bCs/>
          <w:color w:val="000000"/>
          <w:sz w:val="40"/>
          <w:szCs w:val="40"/>
          <w:lang w:bidi="hi-IN"/>
        </w:rPr>
        <w:t>.5</w:t>
      </w:r>
      <w:r w:rsidRPr="00083FC1">
        <w:rPr>
          <w:rFonts w:ascii="Arial" w:hAnsi="Arial" w:cs="Arial"/>
          <w:b/>
          <w:bCs/>
          <w:color w:val="000000"/>
          <w:sz w:val="40"/>
          <w:szCs w:val="40"/>
          <w:lang w:bidi="hi-IN"/>
        </w:rPr>
        <w:tab/>
        <w:t xml:space="preserve"> triSati</w:t>
      </w:r>
    </w:p>
    <w:p w14:paraId="4F0A6CC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"praNav</w:t>
      </w:r>
      <w:r w:rsidR="00665208">
        <w:rPr>
          <w:rFonts w:ascii="Arial" w:hAnsi="Arial" w:cs="Arial"/>
          <w:color w:val="000000"/>
          <w:sz w:val="36"/>
          <w:szCs w:val="36"/>
          <w:lang w:bidi="hi-IN"/>
        </w:rPr>
        <w:t>E</w:t>
      </w:r>
      <w:r>
        <w:rPr>
          <w:rFonts w:ascii="Arial" w:hAnsi="Arial" w:cs="Arial"/>
          <w:color w:val="000000"/>
          <w:sz w:val="36"/>
          <w:szCs w:val="36"/>
          <w:lang w:bidi="hi-IN"/>
        </w:rPr>
        <w:t>na vihIn</w:t>
      </w:r>
      <w:r w:rsidR="00665208">
        <w:rPr>
          <w:rFonts w:ascii="Arial" w:hAnsi="Arial" w:cs="Arial"/>
          <w:color w:val="000000"/>
          <w:sz w:val="36"/>
          <w:szCs w:val="36"/>
          <w:lang w:bidi="hi-IN"/>
        </w:rPr>
        <w:t>O</w:t>
      </w:r>
      <w:r>
        <w:rPr>
          <w:rFonts w:ascii="Arial" w:hAnsi="Arial" w:cs="Arial"/>
          <w:color w:val="000000"/>
          <w:sz w:val="36"/>
          <w:szCs w:val="36"/>
          <w:lang w:bidi="hi-IN"/>
        </w:rPr>
        <w:t xml:space="preserve"> yaH mantraH prANahInakaH</w:t>
      </w:r>
    </w:p>
    <w:p w14:paraId="5DFD259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sarva mantr</w:t>
      </w:r>
      <w:r w:rsidR="00665208">
        <w:rPr>
          <w:rFonts w:ascii="Arial" w:hAnsi="Arial" w:cs="Arial"/>
          <w:color w:val="000000"/>
          <w:sz w:val="36"/>
          <w:szCs w:val="36"/>
          <w:lang w:bidi="hi-IN"/>
        </w:rPr>
        <w:t>E</w:t>
      </w:r>
      <w:r>
        <w:rPr>
          <w:rFonts w:ascii="Arial" w:hAnsi="Arial" w:cs="Arial"/>
          <w:color w:val="000000"/>
          <w:sz w:val="36"/>
          <w:szCs w:val="36"/>
          <w:lang w:bidi="hi-IN"/>
        </w:rPr>
        <w:t>Shu mantrANaM prANaH praNava ucyat</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p>
    <w:p w14:paraId="53986E12" w14:textId="79ACA09B"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Acc</w:t>
      </w:r>
      <w:r w:rsidR="00665208">
        <w:rPr>
          <w:rFonts w:ascii="Arial" w:hAnsi="Arial" w:cs="Arial"/>
          <w:color w:val="000000"/>
          <w:sz w:val="36"/>
          <w:szCs w:val="36"/>
          <w:lang w:bidi="hi-IN"/>
        </w:rPr>
        <w:t>O</w:t>
      </w:r>
      <w:r>
        <w:rPr>
          <w:rFonts w:ascii="Arial" w:hAnsi="Arial" w:cs="Arial"/>
          <w:color w:val="000000"/>
          <w:sz w:val="36"/>
          <w:szCs w:val="36"/>
          <w:lang w:bidi="hi-IN"/>
        </w:rPr>
        <w:t>rding</w:t>
      </w:r>
      <w:r w:rsidR="00083FC1">
        <w:rPr>
          <w:rFonts w:ascii="Arial" w:hAnsi="Arial" w:cs="Arial"/>
          <w:color w:val="000000"/>
          <w:sz w:val="36"/>
          <w:szCs w:val="36"/>
          <w:lang w:bidi="hi-IN"/>
        </w:rPr>
        <w:t xml:space="preserve"> to</w:t>
      </w:r>
      <w:r>
        <w:rPr>
          <w:rFonts w:ascii="Arial" w:hAnsi="Arial" w:cs="Arial"/>
          <w:color w:val="000000"/>
          <w:sz w:val="36"/>
          <w:szCs w:val="36"/>
          <w:lang w:bidi="hi-IN"/>
        </w:rPr>
        <w:t xml:space="preserve"> th</w:t>
      </w:r>
      <w:r w:rsidR="00665208">
        <w:rPr>
          <w:rFonts w:ascii="Arial" w:hAnsi="Arial" w:cs="Arial"/>
          <w:color w:val="000000"/>
          <w:sz w:val="36"/>
          <w:szCs w:val="36"/>
          <w:lang w:bidi="hi-IN"/>
        </w:rPr>
        <w:t>E</w:t>
      </w:r>
      <w:r>
        <w:rPr>
          <w:rFonts w:ascii="Arial" w:hAnsi="Arial" w:cs="Arial"/>
          <w:color w:val="000000"/>
          <w:sz w:val="36"/>
          <w:szCs w:val="36"/>
          <w:lang w:bidi="hi-IN"/>
        </w:rPr>
        <w:t xml:space="preserve"> ab</w:t>
      </w:r>
      <w:r w:rsidR="00665208">
        <w:rPr>
          <w:rFonts w:ascii="Arial" w:hAnsi="Arial" w:cs="Arial"/>
          <w:color w:val="000000"/>
          <w:sz w:val="36"/>
          <w:szCs w:val="36"/>
          <w:lang w:bidi="hi-IN"/>
        </w:rPr>
        <w:t>O</w:t>
      </w:r>
      <w:r>
        <w:rPr>
          <w:rFonts w:ascii="Arial" w:hAnsi="Arial" w:cs="Arial"/>
          <w:color w:val="000000"/>
          <w:sz w:val="36"/>
          <w:szCs w:val="36"/>
          <w:lang w:bidi="hi-IN"/>
        </w:rPr>
        <w:t>v</w:t>
      </w:r>
      <w:r w:rsidR="00665208">
        <w:rPr>
          <w:rFonts w:ascii="Arial" w:hAnsi="Arial" w:cs="Arial"/>
          <w:color w:val="000000"/>
          <w:sz w:val="36"/>
          <w:szCs w:val="36"/>
          <w:lang w:bidi="hi-IN"/>
        </w:rPr>
        <w:t>E</w:t>
      </w:r>
      <w:r>
        <w:rPr>
          <w:rFonts w:ascii="Arial" w:hAnsi="Arial" w:cs="Arial"/>
          <w:color w:val="000000"/>
          <w:sz w:val="36"/>
          <w:szCs w:val="36"/>
          <w:lang w:bidi="hi-IN"/>
        </w:rPr>
        <w:t xml:space="preserve"> sl</w:t>
      </w:r>
      <w:r w:rsidR="00665208">
        <w:rPr>
          <w:rFonts w:ascii="Arial" w:hAnsi="Arial" w:cs="Arial"/>
          <w:color w:val="000000"/>
          <w:sz w:val="36"/>
          <w:szCs w:val="36"/>
          <w:lang w:bidi="hi-IN"/>
        </w:rPr>
        <w:t>O</w:t>
      </w:r>
      <w:r>
        <w:rPr>
          <w:rFonts w:ascii="Arial" w:hAnsi="Arial" w:cs="Arial"/>
          <w:color w:val="000000"/>
          <w:sz w:val="36"/>
          <w:szCs w:val="36"/>
          <w:lang w:bidi="hi-IN"/>
        </w:rPr>
        <w:t>ka "</w:t>
      </w:r>
      <w:r w:rsidR="00842E57">
        <w:rPr>
          <w:rFonts w:ascii="Arial" w:hAnsi="Arial" w:cs="Arial"/>
          <w:color w:val="000000"/>
          <w:sz w:val="36"/>
          <w:szCs w:val="36"/>
          <w:lang w:bidi="hi-IN"/>
        </w:rPr>
        <w:t>OM</w:t>
      </w:r>
      <w:r>
        <w:rPr>
          <w:rFonts w:ascii="Arial" w:hAnsi="Arial" w:cs="Arial"/>
          <w:color w:val="000000"/>
          <w:sz w:val="36"/>
          <w:szCs w:val="36"/>
          <w:lang w:bidi="hi-IN"/>
        </w:rPr>
        <w:t>" has</w:t>
      </w:r>
      <w:r w:rsidR="00083FC1">
        <w:rPr>
          <w:rFonts w:ascii="Arial" w:hAnsi="Arial" w:cs="Arial"/>
          <w:color w:val="000000"/>
          <w:sz w:val="36"/>
          <w:szCs w:val="36"/>
          <w:lang w:bidi="hi-IN"/>
        </w:rPr>
        <w:t xml:space="preserve"> to</w:t>
      </w:r>
      <w:r>
        <w:rPr>
          <w:rFonts w:ascii="Arial" w:hAnsi="Arial" w:cs="Arial"/>
          <w:color w:val="000000"/>
          <w:sz w:val="36"/>
          <w:szCs w:val="36"/>
          <w:lang w:bidi="hi-IN"/>
        </w:rPr>
        <w:t xml:space="preserve"> b</w:t>
      </w:r>
      <w:r w:rsidR="00665208">
        <w:rPr>
          <w:rFonts w:ascii="Arial" w:hAnsi="Arial" w:cs="Arial"/>
          <w:color w:val="000000"/>
          <w:sz w:val="36"/>
          <w:szCs w:val="36"/>
          <w:lang w:bidi="hi-IN"/>
        </w:rPr>
        <w:t>E</w:t>
      </w:r>
      <w:r>
        <w:rPr>
          <w:rFonts w:ascii="Arial" w:hAnsi="Arial" w:cs="Arial"/>
          <w:color w:val="000000"/>
          <w:sz w:val="36"/>
          <w:szCs w:val="36"/>
          <w:lang w:bidi="hi-IN"/>
        </w:rPr>
        <w:t xml:space="preserve"> add</w:t>
      </w:r>
      <w:r w:rsidR="00665208">
        <w:rPr>
          <w:rFonts w:ascii="Arial" w:hAnsi="Arial" w:cs="Arial"/>
          <w:color w:val="000000"/>
          <w:sz w:val="36"/>
          <w:szCs w:val="36"/>
          <w:lang w:bidi="hi-IN"/>
        </w:rPr>
        <w:t>E</w:t>
      </w:r>
      <w:r>
        <w:rPr>
          <w:rFonts w:ascii="Arial" w:hAnsi="Arial" w:cs="Arial"/>
          <w:color w:val="000000"/>
          <w:sz w:val="36"/>
          <w:szCs w:val="36"/>
          <w:lang w:bidi="hi-IN"/>
        </w:rPr>
        <w:t>d b</w:t>
      </w:r>
      <w:r w:rsidR="00665208">
        <w:rPr>
          <w:rFonts w:ascii="Arial" w:hAnsi="Arial" w:cs="Arial"/>
          <w:color w:val="000000"/>
          <w:sz w:val="36"/>
          <w:szCs w:val="36"/>
          <w:lang w:bidi="hi-IN"/>
        </w:rPr>
        <w:t>E</w:t>
      </w:r>
      <w:r w:rsidR="00083FC1">
        <w:rPr>
          <w:rFonts w:ascii="Arial" w:hAnsi="Arial" w:cs="Arial"/>
          <w:color w:val="000000"/>
          <w:sz w:val="36"/>
          <w:szCs w:val="36"/>
          <w:lang w:bidi="hi-IN"/>
        </w:rPr>
        <w:t>for</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roofErr w:type="gramStart"/>
      <w:r w:rsidR="00665208">
        <w:rPr>
          <w:rFonts w:ascii="Arial" w:hAnsi="Arial" w:cs="Arial"/>
          <w:color w:val="000000"/>
          <w:sz w:val="36"/>
          <w:szCs w:val="36"/>
          <w:lang w:bidi="hi-IN"/>
        </w:rPr>
        <w:t>E</w:t>
      </w:r>
      <w:r>
        <w:rPr>
          <w:rFonts w:ascii="Arial" w:hAnsi="Arial" w:cs="Arial"/>
          <w:color w:val="000000"/>
          <w:sz w:val="36"/>
          <w:szCs w:val="36"/>
          <w:lang w:bidi="hi-IN"/>
        </w:rPr>
        <w:t>ach</w:t>
      </w:r>
      <w:proofErr w:type="gramEnd"/>
      <w:r>
        <w:rPr>
          <w:rFonts w:ascii="Arial" w:hAnsi="Arial" w:cs="Arial"/>
          <w:color w:val="000000"/>
          <w:sz w:val="36"/>
          <w:szCs w:val="36"/>
          <w:lang w:bidi="hi-IN"/>
        </w:rPr>
        <w:t xml:space="preserve"> naama archana. )</w:t>
      </w:r>
    </w:p>
    <w:p w14:paraId="19C37C50" w14:textId="33EAF59D"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w:t>
      </w:r>
      <w:r w:rsidR="00665208">
        <w:rPr>
          <w:rFonts w:ascii="Arial" w:hAnsi="Arial" w:cs="Arial"/>
          <w:color w:val="000000"/>
          <w:sz w:val="36"/>
          <w:szCs w:val="36"/>
          <w:lang w:bidi="hi-IN"/>
        </w:rPr>
        <w:t>O</w:t>
      </w:r>
      <w:r>
        <w:rPr>
          <w:rFonts w:ascii="Arial" w:hAnsi="Arial" w:cs="Arial"/>
          <w:color w:val="000000"/>
          <w:sz w:val="36"/>
          <w:szCs w:val="36"/>
          <w:lang w:bidi="hi-IN"/>
        </w:rPr>
        <w:t>q hira#NyabAhav</w:t>
      </w:r>
      <w:r w:rsidR="00665208">
        <w:rPr>
          <w:rFonts w:ascii="Arial" w:hAnsi="Arial" w:cs="Arial"/>
          <w:color w:val="000000"/>
          <w:sz w:val="36"/>
          <w:szCs w:val="36"/>
          <w:lang w:bidi="hi-IN"/>
        </w:rPr>
        <w:t>E</w:t>
      </w:r>
      <w:r>
        <w:rPr>
          <w:rFonts w:ascii="Arial" w:hAnsi="Arial" w:cs="Arial"/>
          <w:color w:val="000000"/>
          <w:sz w:val="36"/>
          <w:szCs w:val="36"/>
          <w:lang w:bidi="hi-IN"/>
        </w:rPr>
        <w:t xml:space="preserve">q nama#H | </w:t>
      </w:r>
    </w:p>
    <w:p w14:paraId="7B84BF62" w14:textId="62F52090"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s</w:t>
      </w:r>
      <w:r w:rsidR="00665208">
        <w:rPr>
          <w:rFonts w:ascii="Arial" w:hAnsi="Arial" w:cs="Arial"/>
          <w:color w:val="000000"/>
          <w:sz w:val="36"/>
          <w:szCs w:val="36"/>
          <w:lang w:bidi="hi-IN"/>
        </w:rPr>
        <w:t>E</w:t>
      </w:r>
      <w:r>
        <w:rPr>
          <w:rFonts w:ascii="Arial" w:hAnsi="Arial" w:cs="Arial"/>
          <w:color w:val="000000"/>
          <w:sz w:val="36"/>
          <w:szCs w:val="36"/>
          <w:lang w:bidi="hi-IN"/>
        </w:rPr>
        <w:t>qnAqny</w:t>
      </w:r>
      <w:r w:rsidR="00665208">
        <w:rPr>
          <w:rFonts w:ascii="Arial" w:hAnsi="Arial" w:cs="Arial"/>
          <w:color w:val="000000"/>
          <w:sz w:val="36"/>
          <w:szCs w:val="36"/>
          <w:lang w:bidi="hi-IN"/>
        </w:rPr>
        <w:t>E</w:t>
      </w:r>
      <w:r>
        <w:rPr>
          <w:rFonts w:ascii="Arial" w:hAnsi="Arial" w:cs="Arial"/>
          <w:color w:val="000000"/>
          <w:sz w:val="36"/>
          <w:szCs w:val="36"/>
          <w:lang w:bidi="hi-IN"/>
        </w:rPr>
        <w:t xml:space="preserve"># nama#H | </w:t>
      </w:r>
    </w:p>
    <w:p w14:paraId="2EAF06E4" w14:textId="2065E42B"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diqSAM caq pata#y</w:t>
      </w:r>
      <w:r w:rsidR="00665208">
        <w:rPr>
          <w:rFonts w:ascii="Arial" w:hAnsi="Arial" w:cs="Arial"/>
          <w:color w:val="000000"/>
          <w:sz w:val="36"/>
          <w:szCs w:val="36"/>
          <w:lang w:bidi="hi-IN"/>
        </w:rPr>
        <w:t>E</w:t>
      </w:r>
      <w:r>
        <w:rPr>
          <w:rFonts w:ascii="Arial" w:hAnsi="Arial" w:cs="Arial"/>
          <w:color w:val="000000"/>
          <w:sz w:val="36"/>
          <w:szCs w:val="36"/>
          <w:lang w:bidi="hi-IN"/>
        </w:rPr>
        <w:t xml:space="preserve">q nama#H | </w:t>
      </w:r>
    </w:p>
    <w:p w14:paraId="0BA82F13" w14:textId="0DD705C2"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4.</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w:t>
      </w:r>
      <w:r w:rsidR="00665208">
        <w:rPr>
          <w:rFonts w:ascii="Arial" w:hAnsi="Arial" w:cs="Arial"/>
          <w:color w:val="000000"/>
          <w:sz w:val="36"/>
          <w:szCs w:val="36"/>
          <w:lang w:bidi="hi-IN"/>
        </w:rPr>
        <w:t>O</w:t>
      </w:r>
      <w:r>
        <w:rPr>
          <w:rFonts w:ascii="Arial" w:hAnsi="Arial" w:cs="Arial"/>
          <w:color w:val="000000"/>
          <w:sz w:val="36"/>
          <w:szCs w:val="36"/>
          <w:lang w:bidi="hi-IN"/>
        </w:rPr>
        <w:t># vRuqkSh</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 xml:space="preserve">q nama#H | </w:t>
      </w:r>
    </w:p>
    <w:p w14:paraId="4E22A200" w14:textId="041460D5"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5.</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hari#k</w:t>
      </w:r>
      <w:r w:rsidR="00665208">
        <w:rPr>
          <w:rFonts w:ascii="Arial" w:hAnsi="Arial" w:cs="Arial"/>
          <w:color w:val="000000"/>
          <w:sz w:val="36"/>
          <w:szCs w:val="36"/>
          <w:lang w:bidi="hi-IN"/>
        </w:rPr>
        <w:t>E</w:t>
      </w:r>
      <w:r>
        <w:rPr>
          <w:rFonts w:ascii="Arial" w:hAnsi="Arial" w:cs="Arial"/>
          <w:color w:val="000000"/>
          <w:sz w:val="36"/>
          <w:szCs w:val="36"/>
          <w:lang w:bidi="hi-IN"/>
        </w:rPr>
        <w:t>S</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 xml:space="preserve">q nama#H | </w:t>
      </w:r>
    </w:p>
    <w:p w14:paraId="21ADB963" w14:textId="7B1D8D8D"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6.</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paqSUqnAM pata#y</w:t>
      </w:r>
      <w:r w:rsidR="00665208">
        <w:rPr>
          <w:rFonts w:ascii="Arial" w:hAnsi="Arial" w:cs="Arial"/>
          <w:color w:val="000000"/>
          <w:sz w:val="36"/>
          <w:szCs w:val="36"/>
          <w:lang w:bidi="hi-IN"/>
        </w:rPr>
        <w:t>E</w:t>
      </w:r>
      <w:r>
        <w:rPr>
          <w:rFonts w:ascii="Arial" w:hAnsi="Arial" w:cs="Arial"/>
          <w:color w:val="000000"/>
          <w:sz w:val="36"/>
          <w:szCs w:val="36"/>
          <w:lang w:bidi="hi-IN"/>
        </w:rPr>
        <w:t xml:space="preserve">q nama#H | </w:t>
      </w:r>
    </w:p>
    <w:p w14:paraId="20ADC736" w14:textId="35B5D958"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7.</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nama#H saqspi~jja#rAyaq nama#H | </w:t>
      </w:r>
    </w:p>
    <w:p w14:paraId="45C01797" w14:textId="25ED919F"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8.</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tviShI#mat</w:t>
      </w:r>
      <w:r w:rsidR="00665208">
        <w:rPr>
          <w:rFonts w:ascii="Arial" w:hAnsi="Arial" w:cs="Arial"/>
          <w:color w:val="000000"/>
          <w:sz w:val="36"/>
          <w:szCs w:val="36"/>
          <w:lang w:bidi="hi-IN"/>
        </w:rPr>
        <w:t>E</w:t>
      </w:r>
      <w:r>
        <w:rPr>
          <w:rFonts w:ascii="Arial" w:hAnsi="Arial" w:cs="Arial"/>
          <w:color w:val="000000"/>
          <w:sz w:val="36"/>
          <w:szCs w:val="36"/>
          <w:lang w:bidi="hi-IN"/>
        </w:rPr>
        <w:t xml:space="preserve">q nama#H | </w:t>
      </w:r>
    </w:p>
    <w:p w14:paraId="7555E5CD" w14:textId="41AA8F49"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9.</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paqthIqnAM pata#y</w:t>
      </w:r>
      <w:r w:rsidR="00665208">
        <w:rPr>
          <w:rFonts w:ascii="Arial" w:hAnsi="Arial" w:cs="Arial"/>
          <w:color w:val="000000"/>
          <w:sz w:val="36"/>
          <w:szCs w:val="36"/>
          <w:lang w:bidi="hi-IN"/>
        </w:rPr>
        <w:t>E</w:t>
      </w:r>
      <w:r>
        <w:rPr>
          <w:rFonts w:ascii="Arial" w:hAnsi="Arial" w:cs="Arial"/>
          <w:color w:val="000000"/>
          <w:sz w:val="36"/>
          <w:szCs w:val="36"/>
          <w:lang w:bidi="hi-IN"/>
        </w:rPr>
        <w:t xml:space="preserve">q nama#H | </w:t>
      </w:r>
    </w:p>
    <w:p w14:paraId="7B5DE387" w14:textId="242FFB81"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10.</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w:t>
      </w:r>
      <w:r w:rsidR="00665208">
        <w:rPr>
          <w:rFonts w:ascii="Arial" w:hAnsi="Arial" w:cs="Arial"/>
          <w:color w:val="000000"/>
          <w:sz w:val="36"/>
          <w:szCs w:val="36"/>
          <w:lang w:bidi="hi-IN"/>
        </w:rPr>
        <w:t>O</w:t>
      </w:r>
      <w:r>
        <w:rPr>
          <w:rFonts w:ascii="Arial" w:hAnsi="Arial" w:cs="Arial"/>
          <w:color w:val="000000"/>
          <w:sz w:val="36"/>
          <w:szCs w:val="36"/>
          <w:lang w:bidi="hi-IN"/>
        </w:rPr>
        <w:t xml:space="preserve"># baBluqSAyaq nama#H | </w:t>
      </w:r>
    </w:p>
    <w:p w14:paraId="5BEEAE33" w14:textId="546319B2"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11.</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viqvyAqdhin</w:t>
      </w:r>
      <w:r w:rsidR="00665208">
        <w:rPr>
          <w:rFonts w:ascii="Arial" w:hAnsi="Arial" w:cs="Arial"/>
          <w:color w:val="000000"/>
          <w:sz w:val="36"/>
          <w:szCs w:val="36"/>
          <w:lang w:bidi="hi-IN"/>
        </w:rPr>
        <w:t>E</w:t>
      </w:r>
      <w:r>
        <w:rPr>
          <w:rFonts w:ascii="Arial" w:hAnsi="Arial" w:cs="Arial"/>
          <w:color w:val="000000"/>
          <w:sz w:val="36"/>
          <w:szCs w:val="36"/>
          <w:lang w:bidi="hi-IN"/>
        </w:rPr>
        <w:t xml:space="preserve">q nama#H | </w:t>
      </w:r>
    </w:p>
    <w:p w14:paraId="6E9DB39D" w14:textId="6A10851C"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12.</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annA#nAqM pata#y</w:t>
      </w:r>
      <w:r w:rsidR="00665208">
        <w:rPr>
          <w:rFonts w:ascii="Arial" w:hAnsi="Arial" w:cs="Arial"/>
          <w:color w:val="000000"/>
          <w:sz w:val="36"/>
          <w:szCs w:val="36"/>
          <w:lang w:bidi="hi-IN"/>
        </w:rPr>
        <w:t>E</w:t>
      </w:r>
      <w:r>
        <w:rPr>
          <w:rFonts w:ascii="Arial" w:hAnsi="Arial" w:cs="Arial"/>
          <w:color w:val="000000"/>
          <w:sz w:val="36"/>
          <w:szCs w:val="36"/>
          <w:lang w:bidi="hi-IN"/>
        </w:rPr>
        <w:t xml:space="preserve">qq nama#H | </w:t>
      </w:r>
    </w:p>
    <w:p w14:paraId="33008D1D" w14:textId="2E2FB6BE"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13.</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w:t>
      </w:r>
      <w:r w:rsidR="00665208">
        <w:rPr>
          <w:rFonts w:ascii="Arial" w:hAnsi="Arial" w:cs="Arial"/>
          <w:color w:val="000000"/>
          <w:sz w:val="36"/>
          <w:szCs w:val="36"/>
          <w:lang w:bidi="hi-IN"/>
        </w:rPr>
        <w:t>O</w:t>
      </w:r>
      <w:r>
        <w:rPr>
          <w:rFonts w:ascii="Arial" w:hAnsi="Arial" w:cs="Arial"/>
          <w:color w:val="000000"/>
          <w:sz w:val="36"/>
          <w:szCs w:val="36"/>
          <w:lang w:bidi="hi-IN"/>
        </w:rPr>
        <w:t>q hari#k</w:t>
      </w:r>
      <w:r w:rsidR="00665208">
        <w:rPr>
          <w:rFonts w:ascii="Arial" w:hAnsi="Arial" w:cs="Arial"/>
          <w:color w:val="000000"/>
          <w:sz w:val="36"/>
          <w:szCs w:val="36"/>
          <w:lang w:bidi="hi-IN"/>
        </w:rPr>
        <w:t>E</w:t>
      </w:r>
      <w:r>
        <w:rPr>
          <w:rFonts w:ascii="Arial" w:hAnsi="Arial" w:cs="Arial"/>
          <w:color w:val="000000"/>
          <w:sz w:val="36"/>
          <w:szCs w:val="36"/>
          <w:lang w:bidi="hi-IN"/>
        </w:rPr>
        <w:t xml:space="preserve">SAyaq nama#H | </w:t>
      </w:r>
    </w:p>
    <w:p w14:paraId="37326DC6" w14:textId="616D28C0"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14.</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uqpaqvIqtin</w:t>
      </w:r>
      <w:r w:rsidR="00665208">
        <w:rPr>
          <w:rFonts w:ascii="Arial" w:hAnsi="Arial" w:cs="Arial"/>
          <w:color w:val="000000"/>
          <w:sz w:val="36"/>
          <w:szCs w:val="36"/>
          <w:lang w:bidi="hi-IN"/>
        </w:rPr>
        <w:t>E</w:t>
      </w:r>
      <w:r>
        <w:rPr>
          <w:rFonts w:ascii="Arial" w:hAnsi="Arial" w:cs="Arial"/>
          <w:color w:val="000000"/>
          <w:sz w:val="36"/>
          <w:szCs w:val="36"/>
          <w:lang w:bidi="hi-IN"/>
        </w:rPr>
        <w:t xml:space="preserve">q nama#H | </w:t>
      </w:r>
    </w:p>
    <w:p w14:paraId="24AA0F69" w14:textId="15CD89DF"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15.</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puqShTAnAqMq pata#y</w:t>
      </w:r>
      <w:r w:rsidR="00665208">
        <w:rPr>
          <w:rFonts w:ascii="Arial" w:hAnsi="Arial" w:cs="Arial"/>
          <w:color w:val="000000"/>
          <w:sz w:val="36"/>
          <w:szCs w:val="36"/>
          <w:lang w:bidi="hi-IN"/>
        </w:rPr>
        <w:t>E</w:t>
      </w:r>
      <w:r>
        <w:rPr>
          <w:rFonts w:ascii="Arial" w:hAnsi="Arial" w:cs="Arial"/>
          <w:color w:val="000000"/>
          <w:sz w:val="36"/>
          <w:szCs w:val="36"/>
          <w:lang w:bidi="hi-IN"/>
        </w:rPr>
        <w:t xml:space="preserve">qq nama#H | </w:t>
      </w:r>
    </w:p>
    <w:p w14:paraId="2B1DF7C0" w14:textId="6AA5985E"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16.</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w:t>
      </w:r>
      <w:r w:rsidR="00665208">
        <w:rPr>
          <w:rFonts w:ascii="Arial" w:hAnsi="Arial" w:cs="Arial"/>
          <w:color w:val="000000"/>
          <w:sz w:val="36"/>
          <w:szCs w:val="36"/>
          <w:lang w:bidi="hi-IN"/>
        </w:rPr>
        <w:t>O</w:t>
      </w:r>
      <w:r>
        <w:rPr>
          <w:rFonts w:ascii="Arial" w:hAnsi="Arial" w:cs="Arial"/>
          <w:color w:val="000000"/>
          <w:sz w:val="36"/>
          <w:szCs w:val="36"/>
          <w:lang w:bidi="hi-IN"/>
        </w:rPr>
        <w:t># Baqvasya# h</w:t>
      </w:r>
      <w:r w:rsidR="00665208">
        <w:rPr>
          <w:rFonts w:ascii="Arial" w:hAnsi="Arial" w:cs="Arial"/>
          <w:color w:val="000000"/>
          <w:sz w:val="36"/>
          <w:szCs w:val="36"/>
          <w:lang w:bidi="hi-IN"/>
        </w:rPr>
        <w:t>E</w:t>
      </w:r>
      <w:r>
        <w:rPr>
          <w:rFonts w:ascii="Arial" w:hAnsi="Arial" w:cs="Arial"/>
          <w:color w:val="000000"/>
          <w:sz w:val="36"/>
          <w:szCs w:val="36"/>
          <w:lang w:bidi="hi-IN"/>
        </w:rPr>
        <w:t xml:space="preserve">qtyai nama#H | </w:t>
      </w:r>
    </w:p>
    <w:p w14:paraId="37B65AF7" w14:textId="5C9A3993"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17.</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jaga#tAqM pata#y</w:t>
      </w:r>
      <w:r w:rsidR="00665208">
        <w:rPr>
          <w:rFonts w:ascii="Arial" w:hAnsi="Arial" w:cs="Arial"/>
          <w:color w:val="000000"/>
          <w:sz w:val="36"/>
          <w:szCs w:val="36"/>
          <w:lang w:bidi="hi-IN"/>
        </w:rPr>
        <w:t>E</w:t>
      </w:r>
      <w:r>
        <w:rPr>
          <w:rFonts w:ascii="Arial" w:hAnsi="Arial" w:cs="Arial"/>
          <w:color w:val="000000"/>
          <w:sz w:val="36"/>
          <w:szCs w:val="36"/>
          <w:lang w:bidi="hi-IN"/>
        </w:rPr>
        <w:t xml:space="preserve">q nama#H | </w:t>
      </w:r>
    </w:p>
    <w:p w14:paraId="69CC83E1" w14:textId="3FD471D9"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18.</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w:t>
      </w:r>
      <w:r w:rsidR="00665208">
        <w:rPr>
          <w:rFonts w:ascii="Arial" w:hAnsi="Arial" w:cs="Arial"/>
          <w:color w:val="000000"/>
          <w:sz w:val="36"/>
          <w:szCs w:val="36"/>
          <w:lang w:bidi="hi-IN"/>
        </w:rPr>
        <w:t>O</w:t>
      </w:r>
      <w:r>
        <w:rPr>
          <w:rFonts w:ascii="Arial" w:hAnsi="Arial" w:cs="Arial"/>
          <w:color w:val="000000"/>
          <w:sz w:val="36"/>
          <w:szCs w:val="36"/>
          <w:lang w:bidi="hi-IN"/>
        </w:rPr>
        <w:t xml:space="preserve"># ruqdrAyaq nama#H | </w:t>
      </w:r>
    </w:p>
    <w:p w14:paraId="65EC39E2" w14:textId="77C75A12"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19.</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AqtaqtAqvin</w:t>
      </w:r>
      <w:r w:rsidR="00665208">
        <w:rPr>
          <w:rFonts w:ascii="Arial" w:hAnsi="Arial" w:cs="Arial"/>
          <w:color w:val="000000"/>
          <w:sz w:val="36"/>
          <w:szCs w:val="36"/>
          <w:lang w:bidi="hi-IN"/>
        </w:rPr>
        <w:t>E</w:t>
      </w:r>
      <w:r>
        <w:rPr>
          <w:rFonts w:ascii="Arial" w:hAnsi="Arial" w:cs="Arial"/>
          <w:color w:val="000000"/>
          <w:sz w:val="36"/>
          <w:szCs w:val="36"/>
          <w:lang w:bidi="hi-IN"/>
        </w:rPr>
        <w:t xml:space="preserve">q nama#H | </w:t>
      </w:r>
    </w:p>
    <w:p w14:paraId="32758990" w14:textId="23351F4A"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20.</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kSh</w:t>
      </w:r>
      <w:r w:rsidR="00665208">
        <w:rPr>
          <w:rFonts w:ascii="Arial" w:hAnsi="Arial" w:cs="Arial"/>
          <w:color w:val="000000"/>
          <w:sz w:val="36"/>
          <w:szCs w:val="36"/>
          <w:lang w:bidi="hi-IN"/>
        </w:rPr>
        <w:t>E</w:t>
      </w:r>
      <w:r>
        <w:rPr>
          <w:rFonts w:ascii="Arial" w:hAnsi="Arial" w:cs="Arial"/>
          <w:color w:val="000000"/>
          <w:sz w:val="36"/>
          <w:szCs w:val="36"/>
          <w:lang w:bidi="hi-IN"/>
        </w:rPr>
        <w:t>trA#NAqM pata#y</w:t>
      </w:r>
      <w:r w:rsidR="00665208">
        <w:rPr>
          <w:rFonts w:ascii="Arial" w:hAnsi="Arial" w:cs="Arial"/>
          <w:color w:val="000000"/>
          <w:sz w:val="36"/>
          <w:szCs w:val="36"/>
          <w:lang w:bidi="hi-IN"/>
        </w:rPr>
        <w:t>E</w:t>
      </w:r>
      <w:r>
        <w:rPr>
          <w:rFonts w:ascii="Arial" w:hAnsi="Arial" w:cs="Arial"/>
          <w:color w:val="000000"/>
          <w:sz w:val="36"/>
          <w:szCs w:val="36"/>
          <w:lang w:bidi="hi-IN"/>
        </w:rPr>
        <w:t xml:space="preserve">q nama#H | </w:t>
      </w:r>
    </w:p>
    <w:p w14:paraId="622B39D2" w14:textId="7BC5CC63"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21.</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nama#H sUqtAyaq nama#H | </w:t>
      </w:r>
    </w:p>
    <w:p w14:paraId="2F560555" w14:textId="7FEB8CA5"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22.</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aha#ntyAyaq nama#H | </w:t>
      </w:r>
    </w:p>
    <w:p w14:paraId="121751C4" w14:textId="588AFF66"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23.</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vanA#nAqM pata#y</w:t>
      </w:r>
      <w:r w:rsidR="00665208">
        <w:rPr>
          <w:rFonts w:ascii="Arial" w:hAnsi="Arial" w:cs="Arial"/>
          <w:color w:val="000000"/>
          <w:sz w:val="36"/>
          <w:szCs w:val="36"/>
          <w:lang w:bidi="hi-IN"/>
        </w:rPr>
        <w:t>E</w:t>
      </w:r>
      <w:r>
        <w:rPr>
          <w:rFonts w:ascii="Arial" w:hAnsi="Arial" w:cs="Arial"/>
          <w:color w:val="000000"/>
          <w:sz w:val="36"/>
          <w:szCs w:val="36"/>
          <w:lang w:bidi="hi-IN"/>
        </w:rPr>
        <w:t xml:space="preserve">q nama#H | </w:t>
      </w:r>
    </w:p>
    <w:p w14:paraId="23A89569" w14:textId="0745C371"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24.</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w:t>
      </w:r>
      <w:r w:rsidR="00665208">
        <w:rPr>
          <w:rFonts w:ascii="Arial" w:hAnsi="Arial" w:cs="Arial"/>
          <w:color w:val="000000"/>
          <w:sz w:val="36"/>
          <w:szCs w:val="36"/>
          <w:lang w:bidi="hi-IN"/>
        </w:rPr>
        <w:t>O</w:t>
      </w:r>
      <w:r>
        <w:rPr>
          <w:rFonts w:ascii="Arial" w:hAnsi="Arial" w:cs="Arial"/>
          <w:color w:val="000000"/>
          <w:sz w:val="36"/>
          <w:szCs w:val="36"/>
          <w:lang w:bidi="hi-IN"/>
        </w:rPr>
        <w:t>q r</w:t>
      </w:r>
      <w:r w:rsidR="00665208">
        <w:rPr>
          <w:rFonts w:ascii="Arial" w:hAnsi="Arial" w:cs="Arial"/>
          <w:color w:val="000000"/>
          <w:sz w:val="36"/>
          <w:szCs w:val="36"/>
          <w:lang w:bidi="hi-IN"/>
        </w:rPr>
        <w:t>O</w:t>
      </w:r>
      <w:r>
        <w:rPr>
          <w:rFonts w:ascii="Arial" w:hAnsi="Arial" w:cs="Arial"/>
          <w:color w:val="000000"/>
          <w:sz w:val="36"/>
          <w:szCs w:val="36"/>
          <w:lang w:bidi="hi-IN"/>
        </w:rPr>
        <w:t xml:space="preserve">hi#tAyaq nama#H | </w:t>
      </w:r>
    </w:p>
    <w:p w14:paraId="1578A262" w14:textId="10AACAD4"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25.</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sthaqpata#y</w:t>
      </w:r>
      <w:r w:rsidR="00665208">
        <w:rPr>
          <w:rFonts w:ascii="Arial" w:hAnsi="Arial" w:cs="Arial"/>
          <w:color w:val="000000"/>
          <w:sz w:val="36"/>
          <w:szCs w:val="36"/>
          <w:lang w:bidi="hi-IN"/>
        </w:rPr>
        <w:t>E</w:t>
      </w:r>
      <w:r>
        <w:rPr>
          <w:rFonts w:ascii="Arial" w:hAnsi="Arial" w:cs="Arial"/>
          <w:color w:val="000000"/>
          <w:sz w:val="36"/>
          <w:szCs w:val="36"/>
          <w:lang w:bidi="hi-IN"/>
        </w:rPr>
        <w:t xml:space="preserve">qq nama#H | </w:t>
      </w:r>
    </w:p>
    <w:p w14:paraId="4FFA36C8" w14:textId="772C8720"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26.</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vRuqkShANAqM pata#y</w:t>
      </w:r>
      <w:r w:rsidR="00665208">
        <w:rPr>
          <w:rFonts w:ascii="Arial" w:hAnsi="Arial" w:cs="Arial"/>
          <w:color w:val="000000"/>
          <w:sz w:val="36"/>
          <w:szCs w:val="36"/>
          <w:lang w:bidi="hi-IN"/>
        </w:rPr>
        <w:t>E</w:t>
      </w:r>
      <w:r>
        <w:rPr>
          <w:rFonts w:ascii="Arial" w:hAnsi="Arial" w:cs="Arial"/>
          <w:color w:val="000000"/>
          <w:sz w:val="36"/>
          <w:szCs w:val="36"/>
          <w:lang w:bidi="hi-IN"/>
        </w:rPr>
        <w:t xml:space="preserve">q nama#H | </w:t>
      </w:r>
    </w:p>
    <w:p w14:paraId="4D1484CD" w14:textId="3BDCF481"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27.</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w:t>
      </w:r>
      <w:r w:rsidR="00665208">
        <w:rPr>
          <w:rFonts w:ascii="Arial" w:hAnsi="Arial" w:cs="Arial"/>
          <w:color w:val="000000"/>
          <w:sz w:val="36"/>
          <w:szCs w:val="36"/>
          <w:lang w:bidi="hi-IN"/>
        </w:rPr>
        <w:t>O</w:t>
      </w:r>
      <w:r>
        <w:rPr>
          <w:rFonts w:ascii="Arial" w:hAnsi="Arial" w:cs="Arial"/>
          <w:color w:val="000000"/>
          <w:sz w:val="36"/>
          <w:szCs w:val="36"/>
          <w:lang w:bidi="hi-IN"/>
        </w:rPr>
        <w:t># maqntriN</w:t>
      </w:r>
      <w:r w:rsidR="00665208">
        <w:rPr>
          <w:rFonts w:ascii="Arial" w:hAnsi="Arial" w:cs="Arial"/>
          <w:color w:val="000000"/>
          <w:sz w:val="36"/>
          <w:szCs w:val="36"/>
          <w:lang w:bidi="hi-IN"/>
        </w:rPr>
        <w:t>E</w:t>
      </w:r>
      <w:r>
        <w:rPr>
          <w:rFonts w:ascii="Arial" w:hAnsi="Arial" w:cs="Arial"/>
          <w:color w:val="000000"/>
          <w:sz w:val="36"/>
          <w:szCs w:val="36"/>
          <w:lang w:bidi="hi-IN"/>
        </w:rPr>
        <w:t xml:space="preserve">q nama#H | </w:t>
      </w:r>
    </w:p>
    <w:p w14:paraId="273786C3" w14:textId="67FBDB32"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28.</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vAqNiqjAyaq nama#H | </w:t>
      </w:r>
    </w:p>
    <w:p w14:paraId="1839BBF6" w14:textId="72C64DD3"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29.</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kakShA#NAqM pata#y</w:t>
      </w:r>
      <w:r w:rsidR="00665208">
        <w:rPr>
          <w:rFonts w:ascii="Arial" w:hAnsi="Arial" w:cs="Arial"/>
          <w:color w:val="000000"/>
          <w:sz w:val="36"/>
          <w:szCs w:val="36"/>
          <w:lang w:bidi="hi-IN"/>
        </w:rPr>
        <w:t>E</w:t>
      </w:r>
      <w:r>
        <w:rPr>
          <w:rFonts w:ascii="Arial" w:hAnsi="Arial" w:cs="Arial"/>
          <w:color w:val="000000"/>
          <w:sz w:val="36"/>
          <w:szCs w:val="36"/>
          <w:lang w:bidi="hi-IN"/>
        </w:rPr>
        <w:t xml:space="preserve">q nama#H | </w:t>
      </w:r>
    </w:p>
    <w:p w14:paraId="79EC8D07" w14:textId="0DC4E7F4"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30.</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w:t>
      </w:r>
      <w:r w:rsidR="00665208">
        <w:rPr>
          <w:rFonts w:ascii="Arial" w:hAnsi="Arial" w:cs="Arial"/>
          <w:color w:val="000000"/>
          <w:sz w:val="36"/>
          <w:szCs w:val="36"/>
          <w:lang w:bidi="hi-IN"/>
        </w:rPr>
        <w:t>O</w:t>
      </w:r>
      <w:r>
        <w:rPr>
          <w:rFonts w:ascii="Arial" w:hAnsi="Arial" w:cs="Arial"/>
          <w:color w:val="000000"/>
          <w:sz w:val="36"/>
          <w:szCs w:val="36"/>
          <w:lang w:bidi="hi-IN"/>
        </w:rPr>
        <w:t># Buvaqntay</w:t>
      </w:r>
      <w:r w:rsidR="00665208">
        <w:rPr>
          <w:rFonts w:ascii="Arial" w:hAnsi="Arial" w:cs="Arial"/>
          <w:color w:val="000000"/>
          <w:sz w:val="36"/>
          <w:szCs w:val="36"/>
          <w:lang w:bidi="hi-IN"/>
        </w:rPr>
        <w:t>E</w:t>
      </w:r>
      <w:r>
        <w:rPr>
          <w:rFonts w:ascii="Arial" w:hAnsi="Arial" w:cs="Arial"/>
          <w:color w:val="000000"/>
          <w:sz w:val="36"/>
          <w:szCs w:val="36"/>
          <w:lang w:bidi="hi-IN"/>
        </w:rPr>
        <w:t xml:space="preserve">q nama#H | </w:t>
      </w:r>
    </w:p>
    <w:p w14:paraId="02EB3C62" w14:textId="51D1D37A"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31.</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vAqriqvaqskRuqtAyaq nama#H | </w:t>
      </w:r>
    </w:p>
    <w:p w14:paraId="15783261" w14:textId="291C0E3F"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32.</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w:t>
      </w:r>
      <w:r w:rsidR="00665208">
        <w:rPr>
          <w:rFonts w:ascii="Arial" w:hAnsi="Arial" w:cs="Arial"/>
          <w:color w:val="000000"/>
          <w:sz w:val="36"/>
          <w:szCs w:val="36"/>
          <w:lang w:bidi="hi-IN"/>
        </w:rPr>
        <w:t>O</w:t>
      </w:r>
      <w:r>
        <w:rPr>
          <w:rFonts w:ascii="Arial" w:hAnsi="Arial" w:cs="Arial"/>
          <w:color w:val="000000"/>
          <w:sz w:val="36"/>
          <w:szCs w:val="36"/>
          <w:lang w:bidi="hi-IN"/>
        </w:rPr>
        <w:t>Sha#dhInAqM pata#y</w:t>
      </w:r>
      <w:r w:rsidR="00665208">
        <w:rPr>
          <w:rFonts w:ascii="Arial" w:hAnsi="Arial" w:cs="Arial"/>
          <w:color w:val="000000"/>
          <w:sz w:val="36"/>
          <w:szCs w:val="36"/>
          <w:lang w:bidi="hi-IN"/>
        </w:rPr>
        <w:t>E</w:t>
      </w:r>
      <w:r>
        <w:rPr>
          <w:rFonts w:ascii="Arial" w:hAnsi="Arial" w:cs="Arial"/>
          <w:color w:val="000000"/>
          <w:sz w:val="36"/>
          <w:szCs w:val="36"/>
          <w:lang w:bidi="hi-IN"/>
        </w:rPr>
        <w:t xml:space="preserve">q nama#H | </w:t>
      </w:r>
    </w:p>
    <w:p w14:paraId="3F315E40" w14:textId="302D5628"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33.</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 uqccairG</w:t>
      </w:r>
      <w:r w:rsidR="00665208">
        <w:rPr>
          <w:rFonts w:ascii="Arial" w:hAnsi="Arial" w:cs="Arial"/>
          <w:color w:val="000000"/>
          <w:sz w:val="36"/>
          <w:szCs w:val="36"/>
          <w:lang w:bidi="hi-IN"/>
        </w:rPr>
        <w:t>O</w:t>
      </w:r>
      <w:r>
        <w:rPr>
          <w:rFonts w:ascii="Arial" w:hAnsi="Arial" w:cs="Arial"/>
          <w:color w:val="000000"/>
          <w:sz w:val="36"/>
          <w:szCs w:val="36"/>
          <w:lang w:bidi="hi-IN"/>
        </w:rPr>
        <w:t xml:space="preserve">#ShAyaq nama#H | </w:t>
      </w:r>
    </w:p>
    <w:p w14:paraId="63F991C4" w14:textId="3381878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34.</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Aqkraqndaya#t</w:t>
      </w:r>
      <w:r w:rsidR="00665208">
        <w:rPr>
          <w:rFonts w:ascii="Arial" w:hAnsi="Arial" w:cs="Arial"/>
          <w:color w:val="000000"/>
          <w:sz w:val="36"/>
          <w:szCs w:val="36"/>
          <w:lang w:bidi="hi-IN"/>
        </w:rPr>
        <w:t>E</w:t>
      </w:r>
      <w:r>
        <w:rPr>
          <w:rFonts w:ascii="Arial" w:hAnsi="Arial" w:cs="Arial"/>
          <w:color w:val="000000"/>
          <w:sz w:val="36"/>
          <w:szCs w:val="36"/>
          <w:lang w:bidi="hi-IN"/>
        </w:rPr>
        <w:t xml:space="preserve">q nama#H | </w:t>
      </w:r>
    </w:p>
    <w:p w14:paraId="785A0835" w14:textId="2A3B2AC2"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35.</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paqttIqnAM pata#y</w:t>
      </w:r>
      <w:r w:rsidR="00665208">
        <w:rPr>
          <w:rFonts w:ascii="Arial" w:hAnsi="Arial" w:cs="Arial"/>
          <w:color w:val="000000"/>
          <w:sz w:val="36"/>
          <w:szCs w:val="36"/>
          <w:lang w:bidi="hi-IN"/>
        </w:rPr>
        <w:t>E</w:t>
      </w:r>
      <w:r>
        <w:rPr>
          <w:rFonts w:ascii="Arial" w:hAnsi="Arial" w:cs="Arial"/>
          <w:color w:val="000000"/>
          <w:sz w:val="36"/>
          <w:szCs w:val="36"/>
          <w:lang w:bidi="hi-IN"/>
        </w:rPr>
        <w:t xml:space="preserve">q nama#H | </w:t>
      </w:r>
    </w:p>
    <w:p w14:paraId="30F9CAB2" w14:textId="5AF4D796"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36.</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nama#H kRuthsnavIqtAyaq nama#H | </w:t>
      </w:r>
    </w:p>
    <w:p w14:paraId="79E1E8CD" w14:textId="4B08A56E"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37.</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dhAva#t</w:t>
      </w:r>
      <w:r w:rsidR="00665208">
        <w:rPr>
          <w:rFonts w:ascii="Arial" w:hAnsi="Arial" w:cs="Arial"/>
          <w:color w:val="000000"/>
          <w:sz w:val="36"/>
          <w:szCs w:val="36"/>
          <w:lang w:bidi="hi-IN"/>
        </w:rPr>
        <w:t>E</w:t>
      </w:r>
      <w:r>
        <w:rPr>
          <w:rFonts w:ascii="Arial" w:hAnsi="Arial" w:cs="Arial"/>
          <w:color w:val="000000"/>
          <w:sz w:val="36"/>
          <w:szCs w:val="36"/>
          <w:lang w:bidi="hi-IN"/>
        </w:rPr>
        <w:t xml:space="preserve">q nama#H | </w:t>
      </w:r>
    </w:p>
    <w:p w14:paraId="6AACEE04" w14:textId="37426A2E"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38.</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satva#nAqM pata#y</w:t>
      </w:r>
      <w:r w:rsidR="00665208">
        <w:rPr>
          <w:rFonts w:ascii="Arial" w:hAnsi="Arial" w:cs="Arial"/>
          <w:color w:val="000000"/>
          <w:sz w:val="36"/>
          <w:szCs w:val="36"/>
          <w:lang w:bidi="hi-IN"/>
        </w:rPr>
        <w:t>E</w:t>
      </w:r>
      <w:r>
        <w:rPr>
          <w:rFonts w:ascii="Arial" w:hAnsi="Arial" w:cs="Arial"/>
          <w:color w:val="000000"/>
          <w:sz w:val="36"/>
          <w:szCs w:val="36"/>
          <w:lang w:bidi="hi-IN"/>
        </w:rPr>
        <w:t xml:space="preserve">q nama#H | </w:t>
      </w:r>
    </w:p>
    <w:p w14:paraId="0733FEE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0C58EAB" w14:textId="5D629B80"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39.</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namaqH saha#mAnAyaq nama#H | </w:t>
      </w:r>
    </w:p>
    <w:p w14:paraId="65FF3845" w14:textId="7EE946AF"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40.</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niqvyAqdhin</w:t>
      </w:r>
      <w:r w:rsidR="00665208">
        <w:rPr>
          <w:rFonts w:ascii="Arial" w:hAnsi="Arial" w:cs="Arial"/>
          <w:color w:val="000000"/>
          <w:sz w:val="36"/>
          <w:szCs w:val="36"/>
          <w:lang w:bidi="hi-IN"/>
        </w:rPr>
        <w:t>E</w:t>
      </w:r>
      <w:r>
        <w:rPr>
          <w:rFonts w:ascii="Arial" w:hAnsi="Arial" w:cs="Arial"/>
          <w:color w:val="000000"/>
          <w:sz w:val="36"/>
          <w:szCs w:val="36"/>
          <w:lang w:bidi="hi-IN"/>
        </w:rPr>
        <w:t xml:space="preserve">q nama#H | </w:t>
      </w:r>
    </w:p>
    <w:p w14:paraId="0B1E9C8A" w14:textId="5F9732FE"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41.</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AqvyAqdhinI#nAqM pata#y</w:t>
      </w:r>
      <w:r w:rsidR="00665208">
        <w:rPr>
          <w:rFonts w:ascii="Arial" w:hAnsi="Arial" w:cs="Arial"/>
          <w:color w:val="000000"/>
          <w:sz w:val="36"/>
          <w:szCs w:val="36"/>
          <w:lang w:bidi="hi-IN"/>
        </w:rPr>
        <w:t>E</w:t>
      </w:r>
      <w:r>
        <w:rPr>
          <w:rFonts w:ascii="Arial" w:hAnsi="Arial" w:cs="Arial"/>
          <w:color w:val="000000"/>
          <w:sz w:val="36"/>
          <w:szCs w:val="36"/>
          <w:lang w:bidi="hi-IN"/>
        </w:rPr>
        <w:t xml:space="preserve">q nama#H | </w:t>
      </w:r>
    </w:p>
    <w:p w14:paraId="30681C12" w14:textId="071D4C03"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42.</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nama#H kakuqBAyaq nama#H | </w:t>
      </w:r>
    </w:p>
    <w:p w14:paraId="2509B263" w14:textId="4E989B9D"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43.</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niqShaq~ggiN</w:t>
      </w:r>
      <w:r w:rsidR="00665208">
        <w:rPr>
          <w:rFonts w:ascii="Arial" w:hAnsi="Arial" w:cs="Arial"/>
          <w:color w:val="000000"/>
          <w:sz w:val="36"/>
          <w:szCs w:val="36"/>
          <w:lang w:bidi="hi-IN"/>
        </w:rPr>
        <w:t>E</w:t>
      </w:r>
      <w:r>
        <w:rPr>
          <w:rFonts w:ascii="Arial" w:hAnsi="Arial" w:cs="Arial"/>
          <w:color w:val="000000"/>
          <w:sz w:val="36"/>
          <w:szCs w:val="36"/>
          <w:lang w:bidi="hi-IN"/>
        </w:rPr>
        <w:t xml:space="preserve">q nama#H | </w:t>
      </w:r>
    </w:p>
    <w:p w14:paraId="000D3D43" w14:textId="63505143"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44.</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st</w:t>
      </w:r>
      <w:r w:rsidR="00665208">
        <w:rPr>
          <w:rFonts w:ascii="Arial" w:hAnsi="Arial" w:cs="Arial"/>
          <w:color w:val="000000"/>
          <w:sz w:val="36"/>
          <w:szCs w:val="36"/>
          <w:lang w:bidi="hi-IN"/>
        </w:rPr>
        <w:t>E</w:t>
      </w:r>
      <w:r>
        <w:rPr>
          <w:rFonts w:ascii="Arial" w:hAnsi="Arial" w:cs="Arial"/>
          <w:color w:val="000000"/>
          <w:sz w:val="36"/>
          <w:szCs w:val="36"/>
          <w:lang w:bidi="hi-IN"/>
        </w:rPr>
        <w:t>qnAnAqM pata#y</w:t>
      </w:r>
      <w:r w:rsidR="00665208">
        <w:rPr>
          <w:rFonts w:ascii="Arial" w:hAnsi="Arial" w:cs="Arial"/>
          <w:color w:val="000000"/>
          <w:sz w:val="36"/>
          <w:szCs w:val="36"/>
          <w:lang w:bidi="hi-IN"/>
        </w:rPr>
        <w:t>E</w:t>
      </w:r>
      <w:r>
        <w:rPr>
          <w:rFonts w:ascii="Arial" w:hAnsi="Arial" w:cs="Arial"/>
          <w:color w:val="000000"/>
          <w:sz w:val="36"/>
          <w:szCs w:val="36"/>
          <w:lang w:bidi="hi-IN"/>
        </w:rPr>
        <w:t xml:space="preserve">q nama#H | </w:t>
      </w:r>
    </w:p>
    <w:p w14:paraId="16F3D6C9" w14:textId="0D2D427B"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45.</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w:t>
      </w:r>
      <w:r w:rsidR="00665208">
        <w:rPr>
          <w:rFonts w:ascii="Arial" w:hAnsi="Arial" w:cs="Arial"/>
          <w:color w:val="000000"/>
          <w:sz w:val="36"/>
          <w:szCs w:val="36"/>
          <w:lang w:bidi="hi-IN"/>
        </w:rPr>
        <w:t>O</w:t>
      </w:r>
      <w:r>
        <w:rPr>
          <w:rFonts w:ascii="Arial" w:hAnsi="Arial" w:cs="Arial"/>
          <w:color w:val="000000"/>
          <w:sz w:val="36"/>
          <w:szCs w:val="36"/>
          <w:lang w:bidi="hi-IN"/>
        </w:rPr>
        <w:t># niShaq~ggiN</w:t>
      </w:r>
      <w:r w:rsidR="00665208">
        <w:rPr>
          <w:rFonts w:ascii="Arial" w:hAnsi="Arial" w:cs="Arial"/>
          <w:color w:val="000000"/>
          <w:sz w:val="36"/>
          <w:szCs w:val="36"/>
          <w:lang w:bidi="hi-IN"/>
        </w:rPr>
        <w:t>E</w:t>
      </w:r>
      <w:r>
        <w:rPr>
          <w:rFonts w:ascii="Arial" w:hAnsi="Arial" w:cs="Arial"/>
          <w:color w:val="000000"/>
          <w:sz w:val="36"/>
          <w:szCs w:val="36"/>
          <w:lang w:bidi="hi-IN"/>
        </w:rPr>
        <w:t xml:space="preserve">q nama#H | </w:t>
      </w:r>
    </w:p>
    <w:p w14:paraId="23838D47" w14:textId="160CF2EC"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46.</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iqShuqdhiqmat</w:t>
      </w:r>
      <w:r w:rsidR="00665208">
        <w:rPr>
          <w:rFonts w:ascii="Arial" w:hAnsi="Arial" w:cs="Arial"/>
          <w:color w:val="000000"/>
          <w:sz w:val="36"/>
          <w:szCs w:val="36"/>
          <w:lang w:bidi="hi-IN"/>
        </w:rPr>
        <w:t>E</w:t>
      </w:r>
      <w:r>
        <w:rPr>
          <w:rFonts w:ascii="Arial" w:hAnsi="Arial" w:cs="Arial"/>
          <w:color w:val="000000"/>
          <w:sz w:val="36"/>
          <w:szCs w:val="36"/>
          <w:lang w:bidi="hi-IN"/>
        </w:rPr>
        <w:t xml:space="preserve">q nama#H | </w:t>
      </w:r>
    </w:p>
    <w:p w14:paraId="08CF9D07" w14:textId="0AD6B8F0"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47.</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taska#rANAqM pata#y</w:t>
      </w:r>
      <w:r w:rsidR="00665208">
        <w:rPr>
          <w:rFonts w:ascii="Arial" w:hAnsi="Arial" w:cs="Arial"/>
          <w:color w:val="000000"/>
          <w:sz w:val="36"/>
          <w:szCs w:val="36"/>
          <w:lang w:bidi="hi-IN"/>
        </w:rPr>
        <w:t>E</w:t>
      </w:r>
      <w:r>
        <w:rPr>
          <w:rFonts w:ascii="Arial" w:hAnsi="Arial" w:cs="Arial"/>
          <w:color w:val="000000"/>
          <w:sz w:val="36"/>
          <w:szCs w:val="36"/>
          <w:lang w:bidi="hi-IN"/>
        </w:rPr>
        <w:t xml:space="preserve">q nama#H | </w:t>
      </w:r>
    </w:p>
    <w:p w14:paraId="1FC7DAB4" w14:textId="0883C2A5"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48.</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w:t>
      </w:r>
      <w:r w:rsidR="00665208">
        <w:rPr>
          <w:rFonts w:ascii="Arial" w:hAnsi="Arial" w:cs="Arial"/>
          <w:color w:val="000000"/>
          <w:sz w:val="36"/>
          <w:szCs w:val="36"/>
          <w:lang w:bidi="hi-IN"/>
        </w:rPr>
        <w:t>O</w:t>
      </w:r>
      <w:r>
        <w:rPr>
          <w:rFonts w:ascii="Arial" w:hAnsi="Arial" w:cs="Arial"/>
          <w:color w:val="000000"/>
          <w:sz w:val="36"/>
          <w:szCs w:val="36"/>
          <w:lang w:bidi="hi-IN"/>
        </w:rPr>
        <w:t>q va~jca#t</w:t>
      </w:r>
      <w:r w:rsidR="00665208">
        <w:rPr>
          <w:rFonts w:ascii="Arial" w:hAnsi="Arial" w:cs="Arial"/>
          <w:color w:val="000000"/>
          <w:sz w:val="36"/>
          <w:szCs w:val="36"/>
          <w:lang w:bidi="hi-IN"/>
        </w:rPr>
        <w:t>E</w:t>
      </w:r>
      <w:r>
        <w:rPr>
          <w:rFonts w:ascii="Arial" w:hAnsi="Arial" w:cs="Arial"/>
          <w:color w:val="000000"/>
          <w:sz w:val="36"/>
          <w:szCs w:val="36"/>
          <w:lang w:bidi="hi-IN"/>
        </w:rPr>
        <w:t xml:space="preserve">q nama#H | </w:t>
      </w:r>
    </w:p>
    <w:p w14:paraId="511DF7F7" w14:textId="3A17DF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49.</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paqriqva~jca#t</w:t>
      </w:r>
      <w:r w:rsidR="00665208">
        <w:rPr>
          <w:rFonts w:ascii="Arial" w:hAnsi="Arial" w:cs="Arial"/>
          <w:color w:val="000000"/>
          <w:sz w:val="36"/>
          <w:szCs w:val="36"/>
          <w:lang w:bidi="hi-IN"/>
        </w:rPr>
        <w:t>E</w:t>
      </w:r>
      <w:r>
        <w:rPr>
          <w:rFonts w:ascii="Arial" w:hAnsi="Arial" w:cs="Arial"/>
          <w:color w:val="000000"/>
          <w:sz w:val="36"/>
          <w:szCs w:val="36"/>
          <w:lang w:bidi="hi-IN"/>
        </w:rPr>
        <w:t xml:space="preserve">q nama#H | </w:t>
      </w:r>
    </w:p>
    <w:p w14:paraId="05BEB100" w14:textId="20371239"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50.</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stAqyUqnAM pata#y</w:t>
      </w:r>
      <w:r w:rsidR="00665208">
        <w:rPr>
          <w:rFonts w:ascii="Arial" w:hAnsi="Arial" w:cs="Arial"/>
          <w:color w:val="000000"/>
          <w:sz w:val="36"/>
          <w:szCs w:val="36"/>
          <w:lang w:bidi="hi-IN"/>
        </w:rPr>
        <w:t>E</w:t>
      </w:r>
      <w:r>
        <w:rPr>
          <w:rFonts w:ascii="Arial" w:hAnsi="Arial" w:cs="Arial"/>
          <w:color w:val="000000"/>
          <w:sz w:val="36"/>
          <w:szCs w:val="36"/>
          <w:lang w:bidi="hi-IN"/>
        </w:rPr>
        <w:t xml:space="preserve">q nama#H | </w:t>
      </w:r>
    </w:p>
    <w:p w14:paraId="7F99008C" w14:textId="7C5B0FAA"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51.</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w:t>
      </w:r>
      <w:r w:rsidR="00665208">
        <w:rPr>
          <w:rFonts w:ascii="Arial" w:hAnsi="Arial" w:cs="Arial"/>
          <w:color w:val="000000"/>
          <w:sz w:val="36"/>
          <w:szCs w:val="36"/>
          <w:lang w:bidi="hi-IN"/>
        </w:rPr>
        <w:t>O</w:t>
      </w:r>
      <w:r>
        <w:rPr>
          <w:rFonts w:ascii="Arial" w:hAnsi="Arial" w:cs="Arial"/>
          <w:color w:val="000000"/>
          <w:sz w:val="36"/>
          <w:szCs w:val="36"/>
          <w:lang w:bidi="hi-IN"/>
        </w:rPr>
        <w:t># nic</w:t>
      </w:r>
      <w:r w:rsidR="00665208">
        <w:rPr>
          <w:rFonts w:ascii="Arial" w:hAnsi="Arial" w:cs="Arial"/>
          <w:color w:val="000000"/>
          <w:sz w:val="36"/>
          <w:szCs w:val="36"/>
          <w:lang w:bidi="hi-IN"/>
        </w:rPr>
        <w:t>E</w:t>
      </w:r>
      <w:r>
        <w:rPr>
          <w:rFonts w:ascii="Arial" w:hAnsi="Arial" w:cs="Arial"/>
          <w:color w:val="000000"/>
          <w:sz w:val="36"/>
          <w:szCs w:val="36"/>
          <w:lang w:bidi="hi-IN"/>
        </w:rPr>
        <w:t>qrav</w:t>
      </w:r>
      <w:r w:rsidR="00665208">
        <w:rPr>
          <w:rFonts w:ascii="Arial" w:hAnsi="Arial" w:cs="Arial"/>
          <w:color w:val="000000"/>
          <w:sz w:val="36"/>
          <w:szCs w:val="36"/>
          <w:lang w:bidi="hi-IN"/>
        </w:rPr>
        <w:t>E</w:t>
      </w:r>
      <w:r>
        <w:rPr>
          <w:rFonts w:ascii="Arial" w:hAnsi="Arial" w:cs="Arial"/>
          <w:color w:val="000000"/>
          <w:sz w:val="36"/>
          <w:szCs w:val="36"/>
          <w:lang w:bidi="hi-IN"/>
        </w:rPr>
        <w:t xml:space="preserve">q nama#H | </w:t>
      </w:r>
    </w:p>
    <w:p w14:paraId="2BB6F9DD" w14:textId="39B6CD84"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52.</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paqriqcaqrAyaq nama#H | </w:t>
      </w:r>
    </w:p>
    <w:p w14:paraId="259C68A1" w14:textId="0553205D"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53.</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ara#NyAnAqM pata#y</w:t>
      </w:r>
      <w:r w:rsidR="00665208">
        <w:rPr>
          <w:rFonts w:ascii="Arial" w:hAnsi="Arial" w:cs="Arial"/>
          <w:color w:val="000000"/>
          <w:sz w:val="36"/>
          <w:szCs w:val="36"/>
          <w:lang w:bidi="hi-IN"/>
        </w:rPr>
        <w:t>E</w:t>
      </w:r>
      <w:r>
        <w:rPr>
          <w:rFonts w:ascii="Arial" w:hAnsi="Arial" w:cs="Arial"/>
          <w:color w:val="000000"/>
          <w:sz w:val="36"/>
          <w:szCs w:val="36"/>
          <w:lang w:bidi="hi-IN"/>
        </w:rPr>
        <w:t xml:space="preserve">q nama#H | </w:t>
      </w:r>
    </w:p>
    <w:p w14:paraId="7C66BE0E" w14:textId="55334F00"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54.</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nama#H sRukAqviBy</w:t>
      </w:r>
      <w:r w:rsidR="00665208">
        <w:rPr>
          <w:rFonts w:ascii="Arial" w:hAnsi="Arial" w:cs="Arial"/>
          <w:color w:val="000000"/>
          <w:sz w:val="36"/>
          <w:szCs w:val="36"/>
          <w:lang w:bidi="hi-IN"/>
        </w:rPr>
        <w:t>O</w:t>
      </w:r>
      <w:r>
        <w:rPr>
          <w:rFonts w:ascii="Arial" w:hAnsi="Arial" w:cs="Arial"/>
          <w:color w:val="000000"/>
          <w:sz w:val="36"/>
          <w:szCs w:val="36"/>
          <w:lang w:bidi="hi-IN"/>
        </w:rPr>
        <w:t xml:space="preserve">q nama#H | </w:t>
      </w:r>
    </w:p>
    <w:p w14:paraId="0C960990" w14:textId="12729A33"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55.</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jiGA(gm)#sadBy</w:t>
      </w:r>
      <w:r w:rsidR="00665208">
        <w:rPr>
          <w:rFonts w:ascii="Arial" w:hAnsi="Arial" w:cs="Arial"/>
          <w:color w:val="000000"/>
          <w:sz w:val="36"/>
          <w:szCs w:val="36"/>
          <w:lang w:bidi="hi-IN"/>
        </w:rPr>
        <w:t>O</w:t>
      </w:r>
      <w:r>
        <w:rPr>
          <w:rFonts w:ascii="Arial" w:hAnsi="Arial" w:cs="Arial"/>
          <w:color w:val="000000"/>
          <w:sz w:val="36"/>
          <w:szCs w:val="36"/>
          <w:lang w:bidi="hi-IN"/>
        </w:rPr>
        <w:t xml:space="preserve">q nama#H | </w:t>
      </w:r>
    </w:p>
    <w:p w14:paraId="72F99122" w14:textId="72F48821"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56.</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muqShNaqtAM pata#y</w:t>
      </w:r>
      <w:r w:rsidR="00665208">
        <w:rPr>
          <w:rFonts w:ascii="Arial" w:hAnsi="Arial" w:cs="Arial"/>
          <w:color w:val="000000"/>
          <w:sz w:val="36"/>
          <w:szCs w:val="36"/>
          <w:lang w:bidi="hi-IN"/>
        </w:rPr>
        <w:t>E</w:t>
      </w:r>
      <w:r>
        <w:rPr>
          <w:rFonts w:ascii="Arial" w:hAnsi="Arial" w:cs="Arial"/>
          <w:color w:val="000000"/>
          <w:sz w:val="36"/>
          <w:szCs w:val="36"/>
          <w:lang w:bidi="hi-IN"/>
        </w:rPr>
        <w:t xml:space="preserve">q nama#H | </w:t>
      </w:r>
    </w:p>
    <w:p w14:paraId="6B41AB8D" w14:textId="5B2E4F84"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57.</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w:t>
      </w:r>
      <w:r w:rsidR="00665208">
        <w:rPr>
          <w:rFonts w:ascii="Arial" w:hAnsi="Arial" w:cs="Arial"/>
          <w:color w:val="000000"/>
          <w:sz w:val="36"/>
          <w:szCs w:val="36"/>
          <w:lang w:bidi="hi-IN"/>
        </w:rPr>
        <w:t>O</w:t>
      </w:r>
      <w:r>
        <w:rPr>
          <w:rFonts w:ascii="Arial" w:hAnsi="Arial" w:cs="Arial"/>
          <w:color w:val="000000"/>
          <w:sz w:val="36"/>
          <w:szCs w:val="36"/>
          <w:lang w:bidi="hi-IN"/>
        </w:rPr>
        <w:t>#&amp;siqmadBy</w:t>
      </w:r>
      <w:r w:rsidR="00665208">
        <w:rPr>
          <w:rFonts w:ascii="Arial" w:hAnsi="Arial" w:cs="Arial"/>
          <w:color w:val="000000"/>
          <w:sz w:val="36"/>
          <w:szCs w:val="36"/>
          <w:lang w:bidi="hi-IN"/>
        </w:rPr>
        <w:t>O</w:t>
      </w:r>
      <w:r>
        <w:rPr>
          <w:rFonts w:ascii="Arial" w:hAnsi="Arial" w:cs="Arial"/>
          <w:color w:val="000000"/>
          <w:sz w:val="36"/>
          <w:szCs w:val="36"/>
          <w:lang w:bidi="hi-IN"/>
        </w:rPr>
        <w:t xml:space="preserve">q nama#H | </w:t>
      </w:r>
    </w:p>
    <w:p w14:paraId="515F3722" w14:textId="0A46B722"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58.</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naktaqMcara#dBy</w:t>
      </w:r>
      <w:r w:rsidR="00665208">
        <w:rPr>
          <w:rFonts w:ascii="Arial" w:hAnsi="Arial" w:cs="Arial"/>
          <w:color w:val="000000"/>
          <w:sz w:val="36"/>
          <w:szCs w:val="36"/>
          <w:lang w:bidi="hi-IN"/>
        </w:rPr>
        <w:t>O</w:t>
      </w:r>
      <w:r>
        <w:rPr>
          <w:rFonts w:ascii="Arial" w:hAnsi="Arial" w:cs="Arial"/>
          <w:color w:val="000000"/>
          <w:sz w:val="36"/>
          <w:szCs w:val="36"/>
          <w:lang w:bidi="hi-IN"/>
        </w:rPr>
        <w:t xml:space="preserve">q nama#H | </w:t>
      </w:r>
    </w:p>
    <w:p w14:paraId="4CD2F761" w14:textId="6399EDDE"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59.</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praqkRuqntAnAqM pata#y</w:t>
      </w:r>
      <w:r w:rsidR="00665208">
        <w:rPr>
          <w:rFonts w:ascii="Arial" w:hAnsi="Arial" w:cs="Arial"/>
          <w:color w:val="000000"/>
          <w:sz w:val="36"/>
          <w:szCs w:val="36"/>
          <w:lang w:bidi="hi-IN"/>
        </w:rPr>
        <w:t>E</w:t>
      </w:r>
      <w:r>
        <w:rPr>
          <w:rFonts w:ascii="Arial" w:hAnsi="Arial" w:cs="Arial"/>
          <w:color w:val="000000"/>
          <w:sz w:val="36"/>
          <w:szCs w:val="36"/>
          <w:lang w:bidi="hi-IN"/>
        </w:rPr>
        <w:t xml:space="preserve">q nama#H | </w:t>
      </w:r>
    </w:p>
    <w:p w14:paraId="546930E2" w14:textId="01B1FF59"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60.</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 uShNIqShiN</w:t>
      </w:r>
      <w:r w:rsidR="00665208">
        <w:rPr>
          <w:rFonts w:ascii="Arial" w:hAnsi="Arial" w:cs="Arial"/>
          <w:color w:val="000000"/>
          <w:sz w:val="36"/>
          <w:szCs w:val="36"/>
          <w:lang w:bidi="hi-IN"/>
        </w:rPr>
        <w:t>E</w:t>
      </w:r>
      <w:r>
        <w:rPr>
          <w:rFonts w:ascii="Arial" w:hAnsi="Arial" w:cs="Arial"/>
          <w:color w:val="000000"/>
          <w:sz w:val="36"/>
          <w:szCs w:val="36"/>
          <w:lang w:bidi="hi-IN"/>
        </w:rPr>
        <w:t xml:space="preserve">q nama#H | </w:t>
      </w:r>
    </w:p>
    <w:p w14:paraId="6285367A" w14:textId="50D8A8EA"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61.</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giqriqcaqrAyaq nama#H | </w:t>
      </w:r>
    </w:p>
    <w:p w14:paraId="2B87C123" w14:textId="6046EB8D"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62.</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kuqluq~jcAnAqM pata#y</w:t>
      </w:r>
      <w:r w:rsidR="00665208">
        <w:rPr>
          <w:rFonts w:ascii="Arial" w:hAnsi="Arial" w:cs="Arial"/>
          <w:color w:val="000000"/>
          <w:sz w:val="36"/>
          <w:szCs w:val="36"/>
          <w:lang w:bidi="hi-IN"/>
        </w:rPr>
        <w:t>E</w:t>
      </w:r>
      <w:r>
        <w:rPr>
          <w:rFonts w:ascii="Arial" w:hAnsi="Arial" w:cs="Arial"/>
          <w:color w:val="000000"/>
          <w:sz w:val="36"/>
          <w:szCs w:val="36"/>
          <w:lang w:bidi="hi-IN"/>
        </w:rPr>
        <w:t xml:space="preserve">q nama#H | </w:t>
      </w:r>
    </w:p>
    <w:p w14:paraId="120914E3" w14:textId="4D3542B0"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63.</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namaq iShu#madBy</w:t>
      </w:r>
      <w:r w:rsidR="00665208">
        <w:rPr>
          <w:rFonts w:ascii="Arial" w:hAnsi="Arial" w:cs="Arial"/>
          <w:color w:val="000000"/>
          <w:sz w:val="36"/>
          <w:szCs w:val="36"/>
          <w:lang w:bidi="hi-IN"/>
        </w:rPr>
        <w:t>O</w:t>
      </w:r>
      <w:r>
        <w:rPr>
          <w:rFonts w:ascii="Arial" w:hAnsi="Arial" w:cs="Arial"/>
          <w:color w:val="000000"/>
          <w:sz w:val="36"/>
          <w:szCs w:val="36"/>
          <w:lang w:bidi="hi-IN"/>
        </w:rPr>
        <w:t xml:space="preserve">q nama#H | </w:t>
      </w:r>
    </w:p>
    <w:p w14:paraId="017312A6" w14:textId="780C7ABD"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64.</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dhaqnvAqviBya#Scaq nama#H | </w:t>
      </w:r>
    </w:p>
    <w:p w14:paraId="369F170A" w14:textId="19C47DD4"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65.</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v</w:t>
      </w:r>
      <w:r w:rsidR="00665208">
        <w:rPr>
          <w:rFonts w:ascii="Arial" w:hAnsi="Arial" w:cs="Arial"/>
          <w:color w:val="000000"/>
          <w:sz w:val="36"/>
          <w:szCs w:val="36"/>
          <w:lang w:bidi="hi-IN"/>
        </w:rPr>
        <w:t>O</w:t>
      </w:r>
      <w:r>
        <w:rPr>
          <w:rFonts w:ascii="Arial" w:hAnsi="Arial" w:cs="Arial"/>
          <w:color w:val="000000"/>
          <w:sz w:val="36"/>
          <w:szCs w:val="36"/>
          <w:lang w:bidi="hi-IN"/>
        </w:rPr>
        <w:t xml:space="preserve">q nama#H | </w:t>
      </w:r>
    </w:p>
    <w:p w14:paraId="10439EF9" w14:textId="22BA8F8B"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66.</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 AtanvAqn</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 xml:space="preserve">q nama#H | </w:t>
      </w:r>
    </w:p>
    <w:p w14:paraId="0D366836" w14:textId="22D3447C"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67.</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praqtiqdadhA#n</w:t>
      </w:r>
      <w:r w:rsidR="00665208">
        <w:rPr>
          <w:rFonts w:ascii="Arial" w:hAnsi="Arial" w:cs="Arial"/>
          <w:color w:val="000000"/>
          <w:sz w:val="36"/>
          <w:szCs w:val="36"/>
          <w:lang w:bidi="hi-IN"/>
        </w:rPr>
        <w:t>E</w:t>
      </w:r>
      <w:r>
        <w:rPr>
          <w:rFonts w:ascii="Arial" w:hAnsi="Arial" w:cs="Arial"/>
          <w:color w:val="000000"/>
          <w:sz w:val="36"/>
          <w:szCs w:val="36"/>
          <w:lang w:bidi="hi-IN"/>
        </w:rPr>
        <w:t xml:space="preserve">ByaScaq nama#H | </w:t>
      </w:r>
    </w:p>
    <w:p w14:paraId="7B48AA78" w14:textId="27341300"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68.</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v</w:t>
      </w:r>
      <w:r w:rsidR="00665208">
        <w:rPr>
          <w:rFonts w:ascii="Arial" w:hAnsi="Arial" w:cs="Arial"/>
          <w:color w:val="000000"/>
          <w:sz w:val="36"/>
          <w:szCs w:val="36"/>
          <w:lang w:bidi="hi-IN"/>
        </w:rPr>
        <w:t>O</w:t>
      </w:r>
      <w:r>
        <w:rPr>
          <w:rFonts w:ascii="Arial" w:hAnsi="Arial" w:cs="Arial"/>
          <w:color w:val="000000"/>
          <w:sz w:val="36"/>
          <w:szCs w:val="36"/>
          <w:lang w:bidi="hi-IN"/>
        </w:rPr>
        <w:t xml:space="preserve">q nama#H | </w:t>
      </w:r>
    </w:p>
    <w:p w14:paraId="2DC0A90B" w14:textId="3B3D4934"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69.</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 AqyacCa#dBy</w:t>
      </w:r>
      <w:r w:rsidR="00665208">
        <w:rPr>
          <w:rFonts w:ascii="Arial" w:hAnsi="Arial" w:cs="Arial"/>
          <w:color w:val="000000"/>
          <w:sz w:val="36"/>
          <w:szCs w:val="36"/>
          <w:lang w:bidi="hi-IN"/>
        </w:rPr>
        <w:t>O</w:t>
      </w:r>
      <w:r>
        <w:rPr>
          <w:rFonts w:ascii="Arial" w:hAnsi="Arial" w:cs="Arial"/>
          <w:color w:val="000000"/>
          <w:sz w:val="36"/>
          <w:szCs w:val="36"/>
          <w:lang w:bidi="hi-IN"/>
        </w:rPr>
        <w:t xml:space="preserve">q nama#H | </w:t>
      </w:r>
    </w:p>
    <w:p w14:paraId="5321D0C1" w14:textId="3B8AD68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70.</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viqsRuqjadBya#Scaq nama#H | </w:t>
      </w:r>
    </w:p>
    <w:p w14:paraId="53525A13" w14:textId="48D1DDC8"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71.</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v</w:t>
      </w:r>
      <w:r w:rsidR="00665208">
        <w:rPr>
          <w:rFonts w:ascii="Arial" w:hAnsi="Arial" w:cs="Arial"/>
          <w:color w:val="000000"/>
          <w:sz w:val="36"/>
          <w:szCs w:val="36"/>
          <w:lang w:bidi="hi-IN"/>
        </w:rPr>
        <w:t>O</w:t>
      </w:r>
      <w:r>
        <w:rPr>
          <w:rFonts w:ascii="Arial" w:hAnsi="Arial" w:cs="Arial"/>
          <w:color w:val="000000"/>
          <w:sz w:val="36"/>
          <w:szCs w:val="36"/>
          <w:lang w:bidi="hi-IN"/>
        </w:rPr>
        <w:t xml:space="preserve">q nama#H | </w:t>
      </w:r>
    </w:p>
    <w:p w14:paraId="19565C34" w14:textId="569E33BA"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72.</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w:t>
      </w:r>
      <w:r w:rsidR="00665208">
        <w:rPr>
          <w:rFonts w:ascii="Arial" w:hAnsi="Arial" w:cs="Arial"/>
          <w:color w:val="000000"/>
          <w:sz w:val="36"/>
          <w:szCs w:val="36"/>
          <w:lang w:bidi="hi-IN"/>
        </w:rPr>
        <w:t>O</w:t>
      </w:r>
      <w:r>
        <w:rPr>
          <w:rFonts w:ascii="Arial" w:hAnsi="Arial" w:cs="Arial"/>
          <w:color w:val="000000"/>
          <w:sz w:val="36"/>
          <w:szCs w:val="36"/>
          <w:lang w:bidi="hi-IN"/>
        </w:rPr>
        <w:t>&amp;sya#dBy</w:t>
      </w:r>
      <w:r w:rsidR="00665208">
        <w:rPr>
          <w:rFonts w:ascii="Arial" w:hAnsi="Arial" w:cs="Arial"/>
          <w:color w:val="000000"/>
          <w:sz w:val="36"/>
          <w:szCs w:val="36"/>
          <w:lang w:bidi="hi-IN"/>
        </w:rPr>
        <w:t>O</w:t>
      </w:r>
      <w:r>
        <w:rPr>
          <w:rFonts w:ascii="Arial" w:hAnsi="Arial" w:cs="Arial"/>
          <w:color w:val="000000"/>
          <w:sz w:val="36"/>
          <w:szCs w:val="36"/>
          <w:lang w:bidi="hi-IN"/>
        </w:rPr>
        <w:t xml:space="preserve">q nama#H | </w:t>
      </w:r>
    </w:p>
    <w:p w14:paraId="211BED71" w14:textId="61FB0E21"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73.</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viddhya#dByaScaq nama#H | </w:t>
      </w:r>
    </w:p>
    <w:p w14:paraId="4770C485" w14:textId="52134754"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74.</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v</w:t>
      </w:r>
      <w:r w:rsidR="00665208">
        <w:rPr>
          <w:rFonts w:ascii="Arial" w:hAnsi="Arial" w:cs="Arial"/>
          <w:color w:val="000000"/>
          <w:sz w:val="36"/>
          <w:szCs w:val="36"/>
          <w:lang w:bidi="hi-IN"/>
        </w:rPr>
        <w:t>O</w:t>
      </w:r>
      <w:r>
        <w:rPr>
          <w:rFonts w:ascii="Arial" w:hAnsi="Arial" w:cs="Arial"/>
          <w:color w:val="000000"/>
          <w:sz w:val="36"/>
          <w:szCs w:val="36"/>
          <w:lang w:bidi="hi-IN"/>
        </w:rPr>
        <w:t xml:space="preserve">q nama#H | </w:t>
      </w:r>
    </w:p>
    <w:p w14:paraId="4C2FEC32" w14:textId="605A9A29"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75.</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namaq AsI#n</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 xml:space="preserve">q nama#H | </w:t>
      </w:r>
    </w:p>
    <w:p w14:paraId="658517BF" w14:textId="33D1AB62"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76.</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SayA#n</w:t>
      </w:r>
      <w:r w:rsidR="00665208">
        <w:rPr>
          <w:rFonts w:ascii="Arial" w:hAnsi="Arial" w:cs="Arial"/>
          <w:color w:val="000000"/>
          <w:sz w:val="36"/>
          <w:szCs w:val="36"/>
          <w:lang w:bidi="hi-IN"/>
        </w:rPr>
        <w:t>E</w:t>
      </w:r>
      <w:r>
        <w:rPr>
          <w:rFonts w:ascii="Arial" w:hAnsi="Arial" w:cs="Arial"/>
          <w:color w:val="000000"/>
          <w:sz w:val="36"/>
          <w:szCs w:val="36"/>
          <w:lang w:bidi="hi-IN"/>
        </w:rPr>
        <w:t xml:space="preserve">ByaScaq nama#H | </w:t>
      </w:r>
    </w:p>
    <w:p w14:paraId="3DECF592" w14:textId="19671354"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77.</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v</w:t>
      </w:r>
      <w:r w:rsidR="00665208">
        <w:rPr>
          <w:rFonts w:ascii="Arial" w:hAnsi="Arial" w:cs="Arial"/>
          <w:color w:val="000000"/>
          <w:sz w:val="36"/>
          <w:szCs w:val="36"/>
          <w:lang w:bidi="hi-IN"/>
        </w:rPr>
        <w:t>O</w:t>
      </w:r>
      <w:r>
        <w:rPr>
          <w:rFonts w:ascii="Arial" w:hAnsi="Arial" w:cs="Arial"/>
          <w:color w:val="000000"/>
          <w:sz w:val="36"/>
          <w:szCs w:val="36"/>
          <w:lang w:bidi="hi-IN"/>
        </w:rPr>
        <w:t xml:space="preserve">q nama#H | </w:t>
      </w:r>
    </w:p>
    <w:p w14:paraId="4695AD31" w14:textId="70C21D2D"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78.</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nama#H svaqpadBy</w:t>
      </w:r>
      <w:r w:rsidR="00665208">
        <w:rPr>
          <w:rFonts w:ascii="Arial" w:hAnsi="Arial" w:cs="Arial"/>
          <w:color w:val="000000"/>
          <w:sz w:val="36"/>
          <w:szCs w:val="36"/>
          <w:lang w:bidi="hi-IN"/>
        </w:rPr>
        <w:t>O</w:t>
      </w:r>
      <w:r>
        <w:rPr>
          <w:rFonts w:ascii="Arial" w:hAnsi="Arial" w:cs="Arial"/>
          <w:color w:val="000000"/>
          <w:sz w:val="36"/>
          <w:szCs w:val="36"/>
          <w:lang w:bidi="hi-IN"/>
        </w:rPr>
        <w:t xml:space="preserve">q nama#H | </w:t>
      </w:r>
    </w:p>
    <w:p w14:paraId="772211C1" w14:textId="5B3F735D"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79.</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jAgra#dByaScaq nama#H | </w:t>
      </w:r>
    </w:p>
    <w:p w14:paraId="71101AF6" w14:textId="3981E3DF"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80.</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v</w:t>
      </w:r>
      <w:r w:rsidR="00665208">
        <w:rPr>
          <w:rFonts w:ascii="Arial" w:hAnsi="Arial" w:cs="Arial"/>
          <w:color w:val="000000"/>
          <w:sz w:val="36"/>
          <w:szCs w:val="36"/>
          <w:lang w:bidi="hi-IN"/>
        </w:rPr>
        <w:t>O</w:t>
      </w:r>
      <w:r>
        <w:rPr>
          <w:rFonts w:ascii="Arial" w:hAnsi="Arial" w:cs="Arial"/>
          <w:color w:val="000000"/>
          <w:sz w:val="36"/>
          <w:szCs w:val="36"/>
          <w:lang w:bidi="hi-IN"/>
        </w:rPr>
        <w:t xml:space="preserve">q nama#H | </w:t>
      </w:r>
    </w:p>
    <w:p w14:paraId="11E74755" w14:textId="4250043D"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81.</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namaqstiShTha#dBy</w:t>
      </w:r>
      <w:r w:rsidR="00665208">
        <w:rPr>
          <w:rFonts w:ascii="Arial" w:hAnsi="Arial" w:cs="Arial"/>
          <w:color w:val="000000"/>
          <w:sz w:val="36"/>
          <w:szCs w:val="36"/>
          <w:lang w:bidi="hi-IN"/>
        </w:rPr>
        <w:t>O</w:t>
      </w:r>
      <w:r>
        <w:rPr>
          <w:rFonts w:ascii="Arial" w:hAnsi="Arial" w:cs="Arial"/>
          <w:color w:val="000000"/>
          <w:sz w:val="36"/>
          <w:szCs w:val="36"/>
          <w:lang w:bidi="hi-IN"/>
        </w:rPr>
        <w:t xml:space="preserve">q nama#H | </w:t>
      </w:r>
    </w:p>
    <w:p w14:paraId="70A83402" w14:textId="5382B2D2"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82.</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dhAva#dByaScaq nama#H | </w:t>
      </w:r>
    </w:p>
    <w:p w14:paraId="7FE03067" w14:textId="6C9E614D"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83.</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v</w:t>
      </w:r>
      <w:r w:rsidR="00665208">
        <w:rPr>
          <w:rFonts w:ascii="Arial" w:hAnsi="Arial" w:cs="Arial"/>
          <w:color w:val="000000"/>
          <w:sz w:val="36"/>
          <w:szCs w:val="36"/>
          <w:lang w:bidi="hi-IN"/>
        </w:rPr>
        <w:t>O</w:t>
      </w:r>
      <w:r>
        <w:rPr>
          <w:rFonts w:ascii="Arial" w:hAnsi="Arial" w:cs="Arial"/>
          <w:color w:val="000000"/>
          <w:sz w:val="36"/>
          <w:szCs w:val="36"/>
          <w:lang w:bidi="hi-IN"/>
        </w:rPr>
        <w:t xml:space="preserve">q nama#H | </w:t>
      </w:r>
    </w:p>
    <w:p w14:paraId="56ADCD09" w14:textId="2CCFB6C1"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84.</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nama#ssaqBABy</w:t>
      </w:r>
      <w:r w:rsidR="00665208">
        <w:rPr>
          <w:rFonts w:ascii="Arial" w:hAnsi="Arial" w:cs="Arial"/>
          <w:color w:val="000000"/>
          <w:sz w:val="36"/>
          <w:szCs w:val="36"/>
          <w:lang w:bidi="hi-IN"/>
        </w:rPr>
        <w:t>O</w:t>
      </w:r>
      <w:r>
        <w:rPr>
          <w:rFonts w:ascii="Arial" w:hAnsi="Arial" w:cs="Arial"/>
          <w:color w:val="000000"/>
          <w:sz w:val="36"/>
          <w:szCs w:val="36"/>
          <w:lang w:bidi="hi-IN"/>
        </w:rPr>
        <w:t xml:space="preserve">q nama#H | </w:t>
      </w:r>
    </w:p>
    <w:p w14:paraId="649FC894" w14:textId="7BDC9E2B"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85.</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saqBApa#tiByaScaq nama#H | </w:t>
      </w:r>
    </w:p>
    <w:p w14:paraId="60DECEB3" w14:textId="54990594"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86.</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v</w:t>
      </w:r>
      <w:r w:rsidR="00665208">
        <w:rPr>
          <w:rFonts w:ascii="Arial" w:hAnsi="Arial" w:cs="Arial"/>
          <w:color w:val="000000"/>
          <w:sz w:val="36"/>
          <w:szCs w:val="36"/>
          <w:lang w:bidi="hi-IN"/>
        </w:rPr>
        <w:t>O</w:t>
      </w:r>
      <w:r>
        <w:rPr>
          <w:rFonts w:ascii="Arial" w:hAnsi="Arial" w:cs="Arial"/>
          <w:color w:val="000000"/>
          <w:sz w:val="36"/>
          <w:szCs w:val="36"/>
          <w:lang w:bidi="hi-IN"/>
        </w:rPr>
        <w:t xml:space="preserve">q nama#H | </w:t>
      </w:r>
    </w:p>
    <w:p w14:paraId="5EAC894F" w14:textId="488FB18F"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87.</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w:t>
      </w:r>
      <w:r w:rsidR="00665208">
        <w:rPr>
          <w:rFonts w:ascii="Arial" w:hAnsi="Arial" w:cs="Arial"/>
          <w:color w:val="000000"/>
          <w:sz w:val="36"/>
          <w:szCs w:val="36"/>
          <w:lang w:bidi="hi-IN"/>
        </w:rPr>
        <w:t>O</w:t>
      </w:r>
      <w:r>
        <w:rPr>
          <w:rFonts w:ascii="Arial" w:hAnsi="Arial" w:cs="Arial"/>
          <w:color w:val="000000"/>
          <w:sz w:val="36"/>
          <w:szCs w:val="36"/>
          <w:lang w:bidi="hi-IN"/>
        </w:rPr>
        <w:t>q aSv</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 xml:space="preserve">q nama#H | </w:t>
      </w:r>
    </w:p>
    <w:p w14:paraId="1C1C8533" w14:textId="2C31A95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88.</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aSva#patiByaScaq nama#H | </w:t>
      </w:r>
    </w:p>
    <w:p w14:paraId="0D2EC5C7" w14:textId="3AC9DF53"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89.</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v</w:t>
      </w:r>
      <w:r w:rsidR="00665208">
        <w:rPr>
          <w:rFonts w:ascii="Arial" w:hAnsi="Arial" w:cs="Arial"/>
          <w:color w:val="000000"/>
          <w:sz w:val="36"/>
          <w:szCs w:val="36"/>
          <w:lang w:bidi="hi-IN"/>
        </w:rPr>
        <w:t>O</w:t>
      </w:r>
      <w:r>
        <w:rPr>
          <w:rFonts w:ascii="Arial" w:hAnsi="Arial" w:cs="Arial"/>
          <w:color w:val="000000"/>
          <w:sz w:val="36"/>
          <w:szCs w:val="36"/>
          <w:lang w:bidi="hi-IN"/>
        </w:rPr>
        <w:t xml:space="preserve">q nama#H | </w:t>
      </w:r>
    </w:p>
    <w:p w14:paraId="56662B5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89AD1AD" w14:textId="47AEDA32"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90.</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 AvyAqdhinI$By</w:t>
      </w:r>
      <w:r w:rsidR="00665208">
        <w:rPr>
          <w:rFonts w:ascii="Arial" w:hAnsi="Arial" w:cs="Arial"/>
          <w:color w:val="000000"/>
          <w:sz w:val="36"/>
          <w:szCs w:val="36"/>
          <w:lang w:bidi="hi-IN"/>
        </w:rPr>
        <w:t>O</w:t>
      </w:r>
      <w:r>
        <w:rPr>
          <w:rFonts w:ascii="Arial" w:hAnsi="Arial" w:cs="Arial"/>
          <w:color w:val="000000"/>
          <w:sz w:val="36"/>
          <w:szCs w:val="36"/>
          <w:lang w:bidi="hi-IN"/>
        </w:rPr>
        <w:t xml:space="preserve">q nama#H | </w:t>
      </w:r>
    </w:p>
    <w:p w14:paraId="566A9E7B" w14:textId="7B04224F"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91.</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viqviddhya#ntIByaScaq nama#H | </w:t>
      </w:r>
    </w:p>
    <w:p w14:paraId="534EBD35" w14:textId="2388A8B8"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92.</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v</w:t>
      </w:r>
      <w:r w:rsidR="00665208">
        <w:rPr>
          <w:rFonts w:ascii="Arial" w:hAnsi="Arial" w:cs="Arial"/>
          <w:color w:val="000000"/>
          <w:sz w:val="36"/>
          <w:szCs w:val="36"/>
          <w:lang w:bidi="hi-IN"/>
        </w:rPr>
        <w:t>O</w:t>
      </w:r>
      <w:r>
        <w:rPr>
          <w:rFonts w:ascii="Arial" w:hAnsi="Arial" w:cs="Arial"/>
          <w:color w:val="000000"/>
          <w:sz w:val="36"/>
          <w:szCs w:val="36"/>
          <w:lang w:bidi="hi-IN"/>
        </w:rPr>
        <w:t xml:space="preserve">q nama#H | </w:t>
      </w:r>
    </w:p>
    <w:p w14:paraId="0EBD8302" w14:textId="196923D0"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93.</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namaq uga#NABy</w:t>
      </w:r>
      <w:r w:rsidR="00665208">
        <w:rPr>
          <w:rFonts w:ascii="Arial" w:hAnsi="Arial" w:cs="Arial"/>
          <w:color w:val="000000"/>
          <w:sz w:val="36"/>
          <w:szCs w:val="36"/>
          <w:lang w:bidi="hi-IN"/>
        </w:rPr>
        <w:t>O</w:t>
      </w:r>
      <w:r>
        <w:rPr>
          <w:rFonts w:ascii="Arial" w:hAnsi="Arial" w:cs="Arial"/>
          <w:color w:val="000000"/>
          <w:sz w:val="36"/>
          <w:szCs w:val="36"/>
          <w:lang w:bidi="hi-IN"/>
        </w:rPr>
        <w:t xml:space="preserve">q nama#H | </w:t>
      </w:r>
    </w:p>
    <w:p w14:paraId="175794A8" w14:textId="2CE06AC8"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94.</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tRuq(gm)qhaqtIBya#Scaq nama#H | </w:t>
      </w:r>
    </w:p>
    <w:p w14:paraId="15EEBBF6" w14:textId="50E2D0C3"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95.</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v</w:t>
      </w:r>
      <w:r w:rsidR="00665208">
        <w:rPr>
          <w:rFonts w:ascii="Arial" w:hAnsi="Arial" w:cs="Arial"/>
          <w:color w:val="000000"/>
          <w:sz w:val="36"/>
          <w:szCs w:val="36"/>
          <w:lang w:bidi="hi-IN"/>
        </w:rPr>
        <w:t>O</w:t>
      </w:r>
      <w:r>
        <w:rPr>
          <w:rFonts w:ascii="Arial" w:hAnsi="Arial" w:cs="Arial"/>
          <w:color w:val="000000"/>
          <w:sz w:val="36"/>
          <w:szCs w:val="36"/>
          <w:lang w:bidi="hi-IN"/>
        </w:rPr>
        <w:t xml:space="preserve">q nama#H | </w:t>
      </w:r>
    </w:p>
    <w:p w14:paraId="02AD986C" w14:textId="5F8CAA30"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96.</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w:t>
      </w:r>
      <w:r w:rsidR="00665208">
        <w:rPr>
          <w:rFonts w:ascii="Arial" w:hAnsi="Arial" w:cs="Arial"/>
          <w:color w:val="000000"/>
          <w:sz w:val="36"/>
          <w:szCs w:val="36"/>
          <w:lang w:bidi="hi-IN"/>
        </w:rPr>
        <w:t>O</w:t>
      </w:r>
      <w:r>
        <w:rPr>
          <w:rFonts w:ascii="Arial" w:hAnsi="Arial" w:cs="Arial"/>
          <w:color w:val="000000"/>
          <w:sz w:val="36"/>
          <w:szCs w:val="36"/>
          <w:lang w:bidi="hi-IN"/>
        </w:rPr>
        <w:t># gRuqths</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 xml:space="preserve">q nama#H | </w:t>
      </w:r>
    </w:p>
    <w:p w14:paraId="58BD28B8" w14:textId="248F7971"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97.</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gRuqthsapa#tiByaScaq nama#H | </w:t>
      </w:r>
    </w:p>
    <w:p w14:paraId="6BD0119B" w14:textId="485B291F"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98.</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v</w:t>
      </w:r>
      <w:r w:rsidR="00665208">
        <w:rPr>
          <w:rFonts w:ascii="Arial" w:hAnsi="Arial" w:cs="Arial"/>
          <w:color w:val="000000"/>
          <w:sz w:val="36"/>
          <w:szCs w:val="36"/>
          <w:lang w:bidi="hi-IN"/>
        </w:rPr>
        <w:t>O</w:t>
      </w:r>
      <w:r>
        <w:rPr>
          <w:rFonts w:ascii="Arial" w:hAnsi="Arial" w:cs="Arial"/>
          <w:color w:val="000000"/>
          <w:sz w:val="36"/>
          <w:szCs w:val="36"/>
          <w:lang w:bidi="hi-IN"/>
        </w:rPr>
        <w:t xml:space="preserve">q nama#H | </w:t>
      </w:r>
    </w:p>
    <w:p w14:paraId="28405455" w14:textId="3D184B60"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99.</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w:t>
      </w:r>
      <w:r w:rsidR="00665208">
        <w:rPr>
          <w:rFonts w:ascii="Arial" w:hAnsi="Arial" w:cs="Arial"/>
          <w:color w:val="000000"/>
          <w:sz w:val="36"/>
          <w:szCs w:val="36"/>
          <w:lang w:bidi="hi-IN"/>
        </w:rPr>
        <w:t>O</w:t>
      </w:r>
      <w:r>
        <w:rPr>
          <w:rFonts w:ascii="Arial" w:hAnsi="Arial" w:cs="Arial"/>
          <w:color w:val="000000"/>
          <w:sz w:val="36"/>
          <w:szCs w:val="36"/>
          <w:lang w:bidi="hi-IN"/>
        </w:rPr>
        <w:t>q vrAt</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 xml:space="preserve">q nama#H | </w:t>
      </w:r>
    </w:p>
    <w:p w14:paraId="46EFFF72" w14:textId="5C91DFB3"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100.</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vrAta#patiByaScaq nama#H | </w:t>
      </w:r>
    </w:p>
    <w:p w14:paraId="00278598" w14:textId="21FC3344"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101.</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v</w:t>
      </w:r>
      <w:r w:rsidR="00665208">
        <w:rPr>
          <w:rFonts w:ascii="Arial" w:hAnsi="Arial" w:cs="Arial"/>
          <w:color w:val="000000"/>
          <w:sz w:val="36"/>
          <w:szCs w:val="36"/>
          <w:lang w:bidi="hi-IN"/>
        </w:rPr>
        <w:t>O</w:t>
      </w:r>
      <w:r>
        <w:rPr>
          <w:rFonts w:ascii="Arial" w:hAnsi="Arial" w:cs="Arial"/>
          <w:color w:val="000000"/>
          <w:sz w:val="36"/>
          <w:szCs w:val="36"/>
          <w:lang w:bidi="hi-IN"/>
        </w:rPr>
        <w:t xml:space="preserve">q nama#H | </w:t>
      </w:r>
    </w:p>
    <w:p w14:paraId="073CCF25" w14:textId="46660FB1"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102.</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w:t>
      </w:r>
      <w:r w:rsidR="00665208">
        <w:rPr>
          <w:rFonts w:ascii="Arial" w:hAnsi="Arial" w:cs="Arial"/>
          <w:color w:val="000000"/>
          <w:sz w:val="36"/>
          <w:szCs w:val="36"/>
          <w:lang w:bidi="hi-IN"/>
        </w:rPr>
        <w:t>O</w:t>
      </w:r>
      <w:r>
        <w:rPr>
          <w:rFonts w:ascii="Arial" w:hAnsi="Arial" w:cs="Arial"/>
          <w:color w:val="000000"/>
          <w:sz w:val="36"/>
          <w:szCs w:val="36"/>
          <w:lang w:bidi="hi-IN"/>
        </w:rPr>
        <w:t># gaqN</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 xml:space="preserve">q nama#H | </w:t>
      </w:r>
    </w:p>
    <w:p w14:paraId="42E37763" w14:textId="22560C6C"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103.</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gaqNapa#tiByaScaq nama#H | </w:t>
      </w:r>
    </w:p>
    <w:p w14:paraId="2B67FAFB" w14:textId="3207767A"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104.</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v</w:t>
      </w:r>
      <w:r w:rsidR="00665208">
        <w:rPr>
          <w:rFonts w:ascii="Arial" w:hAnsi="Arial" w:cs="Arial"/>
          <w:color w:val="000000"/>
          <w:sz w:val="36"/>
          <w:szCs w:val="36"/>
          <w:lang w:bidi="hi-IN"/>
        </w:rPr>
        <w:t>O</w:t>
      </w:r>
      <w:r>
        <w:rPr>
          <w:rFonts w:ascii="Arial" w:hAnsi="Arial" w:cs="Arial"/>
          <w:color w:val="000000"/>
          <w:sz w:val="36"/>
          <w:szCs w:val="36"/>
          <w:lang w:bidi="hi-IN"/>
        </w:rPr>
        <w:t xml:space="preserve">q nama#H | </w:t>
      </w:r>
    </w:p>
    <w:p w14:paraId="4F143A90" w14:textId="6490E2CB"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105.</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w:t>
      </w:r>
      <w:r w:rsidR="00665208">
        <w:rPr>
          <w:rFonts w:ascii="Arial" w:hAnsi="Arial" w:cs="Arial"/>
          <w:color w:val="000000"/>
          <w:sz w:val="36"/>
          <w:szCs w:val="36"/>
          <w:lang w:bidi="hi-IN"/>
        </w:rPr>
        <w:t>O</w:t>
      </w:r>
      <w:r>
        <w:rPr>
          <w:rFonts w:ascii="Arial" w:hAnsi="Arial" w:cs="Arial"/>
          <w:color w:val="000000"/>
          <w:sz w:val="36"/>
          <w:szCs w:val="36"/>
          <w:lang w:bidi="hi-IN"/>
        </w:rPr>
        <w:t>q virU#p</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 xml:space="preserve">q nama#H | </w:t>
      </w:r>
    </w:p>
    <w:p w14:paraId="561775CF" w14:textId="74E21F0D"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106.</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viqSvaru#p</w:t>
      </w:r>
      <w:r w:rsidR="00665208">
        <w:rPr>
          <w:rFonts w:ascii="Arial" w:hAnsi="Arial" w:cs="Arial"/>
          <w:color w:val="000000"/>
          <w:sz w:val="36"/>
          <w:szCs w:val="36"/>
          <w:lang w:bidi="hi-IN"/>
        </w:rPr>
        <w:t>E</w:t>
      </w:r>
      <w:r>
        <w:rPr>
          <w:rFonts w:ascii="Arial" w:hAnsi="Arial" w:cs="Arial"/>
          <w:color w:val="000000"/>
          <w:sz w:val="36"/>
          <w:szCs w:val="36"/>
          <w:lang w:bidi="hi-IN"/>
        </w:rPr>
        <w:t xml:space="preserve">ByaScaq nama#H | </w:t>
      </w:r>
    </w:p>
    <w:p w14:paraId="5D0F7BAF" w14:textId="7F1FD508"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107.</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v</w:t>
      </w:r>
      <w:r w:rsidR="00665208">
        <w:rPr>
          <w:rFonts w:ascii="Arial" w:hAnsi="Arial" w:cs="Arial"/>
          <w:color w:val="000000"/>
          <w:sz w:val="36"/>
          <w:szCs w:val="36"/>
          <w:lang w:bidi="hi-IN"/>
        </w:rPr>
        <w:t>O</w:t>
      </w:r>
      <w:r>
        <w:rPr>
          <w:rFonts w:ascii="Arial" w:hAnsi="Arial" w:cs="Arial"/>
          <w:color w:val="000000"/>
          <w:sz w:val="36"/>
          <w:szCs w:val="36"/>
          <w:lang w:bidi="hi-IN"/>
        </w:rPr>
        <w:t xml:space="preserve">q nama#H | </w:t>
      </w:r>
    </w:p>
    <w:p w14:paraId="3608E196" w14:textId="441F3DF5"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108.</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w:t>
      </w:r>
      <w:r w:rsidR="00665208">
        <w:rPr>
          <w:rFonts w:ascii="Arial" w:hAnsi="Arial" w:cs="Arial"/>
          <w:color w:val="000000"/>
          <w:sz w:val="36"/>
          <w:szCs w:val="36"/>
          <w:lang w:bidi="hi-IN"/>
        </w:rPr>
        <w:t>O</w:t>
      </w:r>
      <w:r>
        <w:rPr>
          <w:rFonts w:ascii="Arial" w:hAnsi="Arial" w:cs="Arial"/>
          <w:color w:val="000000"/>
          <w:sz w:val="36"/>
          <w:szCs w:val="36"/>
          <w:lang w:bidi="hi-IN"/>
        </w:rPr>
        <w:t># maqhadBy</w:t>
      </w:r>
      <w:r w:rsidR="00665208">
        <w:rPr>
          <w:rFonts w:ascii="Arial" w:hAnsi="Arial" w:cs="Arial"/>
          <w:color w:val="000000"/>
          <w:sz w:val="36"/>
          <w:szCs w:val="36"/>
          <w:lang w:bidi="hi-IN"/>
        </w:rPr>
        <w:t>O</w:t>
      </w:r>
      <w:r>
        <w:rPr>
          <w:rFonts w:ascii="Arial" w:hAnsi="Arial" w:cs="Arial"/>
          <w:color w:val="000000"/>
          <w:sz w:val="36"/>
          <w:szCs w:val="36"/>
          <w:lang w:bidi="hi-IN"/>
        </w:rPr>
        <w:t xml:space="preserve">q nama#H | </w:t>
      </w:r>
    </w:p>
    <w:p w14:paraId="0DC2F862" w14:textId="692C847A"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109.</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kShuqllaqk</w:t>
      </w:r>
      <w:r w:rsidR="00665208">
        <w:rPr>
          <w:rFonts w:ascii="Arial" w:hAnsi="Arial" w:cs="Arial"/>
          <w:color w:val="000000"/>
          <w:sz w:val="36"/>
          <w:szCs w:val="36"/>
          <w:lang w:bidi="hi-IN"/>
        </w:rPr>
        <w:t>E</w:t>
      </w:r>
      <w:r>
        <w:rPr>
          <w:rFonts w:ascii="Arial" w:hAnsi="Arial" w:cs="Arial"/>
          <w:color w:val="000000"/>
          <w:sz w:val="36"/>
          <w:szCs w:val="36"/>
          <w:lang w:bidi="hi-IN"/>
        </w:rPr>
        <w:t xml:space="preserve">Bya#Scaq nama#H | </w:t>
      </w:r>
    </w:p>
    <w:p w14:paraId="0BBF869F" w14:textId="025FEE5D"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110.</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v</w:t>
      </w:r>
      <w:r w:rsidR="00665208">
        <w:rPr>
          <w:rFonts w:ascii="Arial" w:hAnsi="Arial" w:cs="Arial"/>
          <w:color w:val="000000"/>
          <w:sz w:val="36"/>
          <w:szCs w:val="36"/>
          <w:lang w:bidi="hi-IN"/>
        </w:rPr>
        <w:t>O</w:t>
      </w:r>
      <w:r>
        <w:rPr>
          <w:rFonts w:ascii="Arial" w:hAnsi="Arial" w:cs="Arial"/>
          <w:color w:val="000000"/>
          <w:sz w:val="36"/>
          <w:szCs w:val="36"/>
          <w:lang w:bidi="hi-IN"/>
        </w:rPr>
        <w:t xml:space="preserve">q nama#H | </w:t>
      </w:r>
    </w:p>
    <w:p w14:paraId="4D9C2C05" w14:textId="290C7BE1"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111.</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w:t>
      </w:r>
      <w:r w:rsidR="00665208">
        <w:rPr>
          <w:rFonts w:ascii="Arial" w:hAnsi="Arial" w:cs="Arial"/>
          <w:color w:val="000000"/>
          <w:sz w:val="36"/>
          <w:szCs w:val="36"/>
          <w:lang w:bidi="hi-IN"/>
        </w:rPr>
        <w:t>O</w:t>
      </w:r>
      <w:r>
        <w:rPr>
          <w:rFonts w:ascii="Arial" w:hAnsi="Arial" w:cs="Arial"/>
          <w:color w:val="000000"/>
          <w:sz w:val="36"/>
          <w:szCs w:val="36"/>
          <w:lang w:bidi="hi-IN"/>
        </w:rPr>
        <w:t># raqthiBy</w:t>
      </w:r>
      <w:r w:rsidR="00665208">
        <w:rPr>
          <w:rFonts w:ascii="Arial" w:hAnsi="Arial" w:cs="Arial"/>
          <w:color w:val="000000"/>
          <w:sz w:val="36"/>
          <w:szCs w:val="36"/>
          <w:lang w:bidi="hi-IN"/>
        </w:rPr>
        <w:t>O</w:t>
      </w:r>
      <w:r>
        <w:rPr>
          <w:rFonts w:ascii="Arial" w:hAnsi="Arial" w:cs="Arial"/>
          <w:color w:val="000000"/>
          <w:sz w:val="36"/>
          <w:szCs w:val="36"/>
          <w:lang w:bidi="hi-IN"/>
        </w:rPr>
        <w:t xml:space="preserve">q nama#H | </w:t>
      </w:r>
    </w:p>
    <w:p w14:paraId="7B51A6BC" w14:textId="18F3392D"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112.</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aqraqth</w:t>
      </w:r>
      <w:r w:rsidR="00665208">
        <w:rPr>
          <w:rFonts w:ascii="Arial" w:hAnsi="Arial" w:cs="Arial"/>
          <w:color w:val="000000"/>
          <w:sz w:val="36"/>
          <w:szCs w:val="36"/>
          <w:lang w:bidi="hi-IN"/>
        </w:rPr>
        <w:t>E</w:t>
      </w:r>
      <w:r>
        <w:rPr>
          <w:rFonts w:ascii="Arial" w:hAnsi="Arial" w:cs="Arial"/>
          <w:color w:val="000000"/>
          <w:sz w:val="36"/>
          <w:szCs w:val="36"/>
          <w:lang w:bidi="hi-IN"/>
        </w:rPr>
        <w:t xml:space="preserve">Bya#Scaq nama#H | </w:t>
      </w:r>
    </w:p>
    <w:p w14:paraId="06768238" w14:textId="0528C625"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113.</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v</w:t>
      </w:r>
      <w:r w:rsidR="00665208">
        <w:rPr>
          <w:rFonts w:ascii="Arial" w:hAnsi="Arial" w:cs="Arial"/>
          <w:color w:val="000000"/>
          <w:sz w:val="36"/>
          <w:szCs w:val="36"/>
          <w:lang w:bidi="hi-IN"/>
        </w:rPr>
        <w:t>O</w:t>
      </w:r>
      <w:r>
        <w:rPr>
          <w:rFonts w:ascii="Arial" w:hAnsi="Arial" w:cs="Arial"/>
          <w:color w:val="000000"/>
          <w:sz w:val="36"/>
          <w:szCs w:val="36"/>
          <w:lang w:bidi="hi-IN"/>
        </w:rPr>
        <w:t xml:space="preserve">q nama#H | </w:t>
      </w:r>
    </w:p>
    <w:p w14:paraId="0B6E6501" w14:textId="06A36BA4"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114.</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w:t>
      </w:r>
      <w:r w:rsidR="00665208">
        <w:rPr>
          <w:rFonts w:ascii="Arial" w:hAnsi="Arial" w:cs="Arial"/>
          <w:color w:val="000000"/>
          <w:sz w:val="36"/>
          <w:szCs w:val="36"/>
          <w:lang w:bidi="hi-IN"/>
        </w:rPr>
        <w:t>O</w:t>
      </w:r>
      <w:r>
        <w:rPr>
          <w:rFonts w:ascii="Arial" w:hAnsi="Arial" w:cs="Arial"/>
          <w:color w:val="000000"/>
          <w:sz w:val="36"/>
          <w:szCs w:val="36"/>
          <w:lang w:bidi="hi-IN"/>
        </w:rPr>
        <w:t>q rath</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 xml:space="preserve">q nama#H | </w:t>
      </w:r>
    </w:p>
    <w:p w14:paraId="252595DB" w14:textId="3420B9DA"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115.</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ratha#patiByaScaq nama#H | </w:t>
      </w:r>
    </w:p>
    <w:p w14:paraId="2DF2B8C5" w14:textId="55AACA55"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116.</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v</w:t>
      </w:r>
      <w:r w:rsidR="00665208">
        <w:rPr>
          <w:rFonts w:ascii="Arial" w:hAnsi="Arial" w:cs="Arial"/>
          <w:color w:val="000000"/>
          <w:sz w:val="36"/>
          <w:szCs w:val="36"/>
          <w:lang w:bidi="hi-IN"/>
        </w:rPr>
        <w:t>O</w:t>
      </w:r>
      <w:r>
        <w:rPr>
          <w:rFonts w:ascii="Arial" w:hAnsi="Arial" w:cs="Arial"/>
          <w:color w:val="000000"/>
          <w:sz w:val="36"/>
          <w:szCs w:val="36"/>
          <w:lang w:bidi="hi-IN"/>
        </w:rPr>
        <w:t xml:space="preserve">q nama#H | </w:t>
      </w:r>
    </w:p>
    <w:p w14:paraId="53A7189C" w14:textId="53EEEE9B"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117.</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namaqss</w:t>
      </w:r>
      <w:r w:rsidR="00665208">
        <w:rPr>
          <w:rFonts w:ascii="Arial" w:hAnsi="Arial" w:cs="Arial"/>
          <w:color w:val="000000"/>
          <w:sz w:val="36"/>
          <w:szCs w:val="36"/>
          <w:lang w:bidi="hi-IN"/>
        </w:rPr>
        <w:t>E</w:t>
      </w:r>
      <w:r>
        <w:rPr>
          <w:rFonts w:ascii="Arial" w:hAnsi="Arial" w:cs="Arial"/>
          <w:color w:val="000000"/>
          <w:sz w:val="36"/>
          <w:szCs w:val="36"/>
          <w:lang w:bidi="hi-IN"/>
        </w:rPr>
        <w:t>nA$By</w:t>
      </w:r>
      <w:r w:rsidR="00665208">
        <w:rPr>
          <w:rFonts w:ascii="Arial" w:hAnsi="Arial" w:cs="Arial"/>
          <w:color w:val="000000"/>
          <w:sz w:val="36"/>
          <w:szCs w:val="36"/>
          <w:lang w:bidi="hi-IN"/>
        </w:rPr>
        <w:t>O</w:t>
      </w:r>
      <w:r>
        <w:rPr>
          <w:rFonts w:ascii="Arial" w:hAnsi="Arial" w:cs="Arial"/>
          <w:color w:val="000000"/>
          <w:sz w:val="36"/>
          <w:szCs w:val="36"/>
          <w:lang w:bidi="hi-IN"/>
        </w:rPr>
        <w:t xml:space="preserve">q nama#H | </w:t>
      </w:r>
    </w:p>
    <w:p w14:paraId="4C67F79B" w14:textId="2F9D0F2D"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118.</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s</w:t>
      </w:r>
      <w:r w:rsidR="00665208">
        <w:rPr>
          <w:rFonts w:ascii="Arial" w:hAnsi="Arial" w:cs="Arial"/>
          <w:color w:val="000000"/>
          <w:sz w:val="36"/>
          <w:szCs w:val="36"/>
          <w:lang w:bidi="hi-IN"/>
        </w:rPr>
        <w:t>E</w:t>
      </w:r>
      <w:r>
        <w:rPr>
          <w:rFonts w:ascii="Arial" w:hAnsi="Arial" w:cs="Arial"/>
          <w:color w:val="000000"/>
          <w:sz w:val="36"/>
          <w:szCs w:val="36"/>
          <w:lang w:bidi="hi-IN"/>
        </w:rPr>
        <w:t xml:space="preserve">qnAqniBya#Scaq nama#H | </w:t>
      </w:r>
    </w:p>
    <w:p w14:paraId="4B92D478" w14:textId="61681F22"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119.</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v</w:t>
      </w:r>
      <w:r w:rsidR="00665208">
        <w:rPr>
          <w:rFonts w:ascii="Arial" w:hAnsi="Arial" w:cs="Arial"/>
          <w:color w:val="000000"/>
          <w:sz w:val="36"/>
          <w:szCs w:val="36"/>
          <w:lang w:bidi="hi-IN"/>
        </w:rPr>
        <w:t>O</w:t>
      </w:r>
      <w:r>
        <w:rPr>
          <w:rFonts w:ascii="Arial" w:hAnsi="Arial" w:cs="Arial"/>
          <w:color w:val="000000"/>
          <w:sz w:val="36"/>
          <w:szCs w:val="36"/>
          <w:lang w:bidi="hi-IN"/>
        </w:rPr>
        <w:t xml:space="preserve">q nama#H | </w:t>
      </w:r>
    </w:p>
    <w:p w14:paraId="5AEDCD4B" w14:textId="18222834"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120.</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nama#H kShaqttRuBy</w:t>
      </w:r>
      <w:r w:rsidR="00665208">
        <w:rPr>
          <w:rFonts w:ascii="Arial" w:hAnsi="Arial" w:cs="Arial"/>
          <w:color w:val="000000"/>
          <w:sz w:val="36"/>
          <w:szCs w:val="36"/>
          <w:lang w:bidi="hi-IN"/>
        </w:rPr>
        <w:t>O</w:t>
      </w:r>
      <w:r>
        <w:rPr>
          <w:rFonts w:ascii="Arial" w:hAnsi="Arial" w:cs="Arial"/>
          <w:color w:val="000000"/>
          <w:sz w:val="36"/>
          <w:szCs w:val="36"/>
          <w:lang w:bidi="hi-IN"/>
        </w:rPr>
        <w:t xml:space="preserve">q nama#H | </w:t>
      </w:r>
    </w:p>
    <w:p w14:paraId="6FE99DF2" w14:textId="019C732A"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121.</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saqMgraqhIqtRuBya#Scaq nama#H | </w:t>
      </w:r>
    </w:p>
    <w:p w14:paraId="705D35BC" w14:textId="55AB8185"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122.</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v</w:t>
      </w:r>
      <w:r w:rsidR="00665208">
        <w:rPr>
          <w:rFonts w:ascii="Arial" w:hAnsi="Arial" w:cs="Arial"/>
          <w:color w:val="000000"/>
          <w:sz w:val="36"/>
          <w:szCs w:val="36"/>
          <w:lang w:bidi="hi-IN"/>
        </w:rPr>
        <w:t>O</w:t>
      </w:r>
      <w:r>
        <w:rPr>
          <w:rFonts w:ascii="Arial" w:hAnsi="Arial" w:cs="Arial"/>
          <w:color w:val="000000"/>
          <w:sz w:val="36"/>
          <w:szCs w:val="36"/>
          <w:lang w:bidi="hi-IN"/>
        </w:rPr>
        <w:t xml:space="preserve">q nama#H | </w:t>
      </w:r>
    </w:p>
    <w:p w14:paraId="42E371FF" w14:textId="753A5992"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123.</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namaqstakSha#By</w:t>
      </w:r>
      <w:r w:rsidR="00665208">
        <w:rPr>
          <w:rFonts w:ascii="Arial" w:hAnsi="Arial" w:cs="Arial"/>
          <w:color w:val="000000"/>
          <w:sz w:val="36"/>
          <w:szCs w:val="36"/>
          <w:lang w:bidi="hi-IN"/>
        </w:rPr>
        <w:t>O</w:t>
      </w:r>
      <w:r>
        <w:rPr>
          <w:rFonts w:ascii="Arial" w:hAnsi="Arial" w:cs="Arial"/>
          <w:color w:val="000000"/>
          <w:sz w:val="36"/>
          <w:szCs w:val="36"/>
          <w:lang w:bidi="hi-IN"/>
        </w:rPr>
        <w:t xml:space="preserve">q nama#H | </w:t>
      </w:r>
    </w:p>
    <w:p w14:paraId="2A99117D" w14:textId="27AA3159"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124.</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raqthaqkAqr</w:t>
      </w:r>
      <w:r w:rsidR="00665208">
        <w:rPr>
          <w:rFonts w:ascii="Arial" w:hAnsi="Arial" w:cs="Arial"/>
          <w:color w:val="000000"/>
          <w:sz w:val="36"/>
          <w:szCs w:val="36"/>
          <w:lang w:bidi="hi-IN"/>
        </w:rPr>
        <w:t>E</w:t>
      </w:r>
      <w:r>
        <w:rPr>
          <w:rFonts w:ascii="Arial" w:hAnsi="Arial" w:cs="Arial"/>
          <w:color w:val="000000"/>
          <w:sz w:val="36"/>
          <w:szCs w:val="36"/>
          <w:lang w:bidi="hi-IN"/>
        </w:rPr>
        <w:t xml:space="preserve">Bya#Scaq nama#H | </w:t>
      </w:r>
    </w:p>
    <w:p w14:paraId="4D40B7AF" w14:textId="2C03A684"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125.</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v</w:t>
      </w:r>
      <w:r w:rsidR="00665208">
        <w:rPr>
          <w:rFonts w:ascii="Arial" w:hAnsi="Arial" w:cs="Arial"/>
          <w:color w:val="000000"/>
          <w:sz w:val="36"/>
          <w:szCs w:val="36"/>
          <w:lang w:bidi="hi-IN"/>
        </w:rPr>
        <w:t>O</w:t>
      </w:r>
      <w:r>
        <w:rPr>
          <w:rFonts w:ascii="Arial" w:hAnsi="Arial" w:cs="Arial"/>
          <w:color w:val="000000"/>
          <w:sz w:val="36"/>
          <w:szCs w:val="36"/>
          <w:lang w:bidi="hi-IN"/>
        </w:rPr>
        <w:t xml:space="preserve">q nama#H | </w:t>
      </w:r>
    </w:p>
    <w:p w14:paraId="46D39528" w14:textId="68B5EC26"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126.</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namaqH kulA#l</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 xml:space="preserve">q nama#H | </w:t>
      </w:r>
    </w:p>
    <w:p w14:paraId="3E0DFE8A" w14:textId="4E22D941"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127.</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kaqrmAr</w:t>
      </w:r>
      <w:r w:rsidR="00665208">
        <w:rPr>
          <w:rFonts w:ascii="Arial" w:hAnsi="Arial" w:cs="Arial"/>
          <w:color w:val="000000"/>
          <w:sz w:val="36"/>
          <w:szCs w:val="36"/>
          <w:lang w:bidi="hi-IN"/>
        </w:rPr>
        <w:t>E</w:t>
      </w:r>
      <w:r>
        <w:rPr>
          <w:rFonts w:ascii="Arial" w:hAnsi="Arial" w:cs="Arial"/>
          <w:color w:val="000000"/>
          <w:sz w:val="36"/>
          <w:szCs w:val="36"/>
          <w:lang w:bidi="hi-IN"/>
        </w:rPr>
        <w:t xml:space="preserve">$ByaScaq nama#H | </w:t>
      </w:r>
    </w:p>
    <w:p w14:paraId="39EADA43" w14:textId="4AC6A7DA"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128.</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v</w:t>
      </w:r>
      <w:r w:rsidR="00665208">
        <w:rPr>
          <w:rFonts w:ascii="Arial" w:hAnsi="Arial" w:cs="Arial"/>
          <w:color w:val="000000"/>
          <w:sz w:val="36"/>
          <w:szCs w:val="36"/>
          <w:lang w:bidi="hi-IN"/>
        </w:rPr>
        <w:t>O</w:t>
      </w:r>
      <w:r>
        <w:rPr>
          <w:rFonts w:ascii="Arial" w:hAnsi="Arial" w:cs="Arial"/>
          <w:color w:val="000000"/>
          <w:sz w:val="36"/>
          <w:szCs w:val="36"/>
          <w:lang w:bidi="hi-IN"/>
        </w:rPr>
        <w:t xml:space="preserve">q nama#H | </w:t>
      </w:r>
    </w:p>
    <w:p w14:paraId="01C405EC" w14:textId="336BC886"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129.</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nama#H puqMjiShT</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 xml:space="preserve">q nama#H | </w:t>
      </w:r>
    </w:p>
    <w:p w14:paraId="5823F072" w14:textId="7F7D4E7B"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130.</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niqShAqd</w:t>
      </w:r>
      <w:r w:rsidR="00665208">
        <w:rPr>
          <w:rFonts w:ascii="Arial" w:hAnsi="Arial" w:cs="Arial"/>
          <w:color w:val="000000"/>
          <w:sz w:val="36"/>
          <w:szCs w:val="36"/>
          <w:lang w:bidi="hi-IN"/>
        </w:rPr>
        <w:t>E</w:t>
      </w:r>
      <w:r>
        <w:rPr>
          <w:rFonts w:ascii="Arial" w:hAnsi="Arial" w:cs="Arial"/>
          <w:color w:val="000000"/>
          <w:sz w:val="36"/>
          <w:szCs w:val="36"/>
          <w:lang w:bidi="hi-IN"/>
        </w:rPr>
        <w:t xml:space="preserve">Bya#Scaq nama#H | </w:t>
      </w:r>
    </w:p>
    <w:p w14:paraId="75CC2AB7" w14:textId="6F75984F"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131.</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v</w:t>
      </w:r>
      <w:r w:rsidR="00665208">
        <w:rPr>
          <w:rFonts w:ascii="Arial" w:hAnsi="Arial" w:cs="Arial"/>
          <w:color w:val="000000"/>
          <w:sz w:val="36"/>
          <w:szCs w:val="36"/>
          <w:lang w:bidi="hi-IN"/>
        </w:rPr>
        <w:t>O</w:t>
      </w:r>
      <w:r>
        <w:rPr>
          <w:rFonts w:ascii="Arial" w:hAnsi="Arial" w:cs="Arial"/>
          <w:color w:val="000000"/>
          <w:sz w:val="36"/>
          <w:szCs w:val="36"/>
          <w:lang w:bidi="hi-IN"/>
        </w:rPr>
        <w:t xml:space="preserve">q nama#H | </w:t>
      </w:r>
    </w:p>
    <w:p w14:paraId="348FB581" w14:textId="5C2FCC26"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132.</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 iShuqkRudBy</w:t>
      </w:r>
      <w:r w:rsidR="00665208">
        <w:rPr>
          <w:rFonts w:ascii="Arial" w:hAnsi="Arial" w:cs="Arial"/>
          <w:color w:val="000000"/>
          <w:sz w:val="36"/>
          <w:szCs w:val="36"/>
          <w:lang w:bidi="hi-IN"/>
        </w:rPr>
        <w:t>O</w:t>
      </w:r>
      <w:r>
        <w:rPr>
          <w:rFonts w:ascii="Arial" w:hAnsi="Arial" w:cs="Arial"/>
          <w:color w:val="000000"/>
          <w:sz w:val="36"/>
          <w:szCs w:val="36"/>
          <w:lang w:bidi="hi-IN"/>
        </w:rPr>
        <w:t xml:space="preserve">q nama#H | </w:t>
      </w:r>
    </w:p>
    <w:p w14:paraId="0832D5A2" w14:textId="121FC5AD"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133.</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dhaqnvaqkRudBya#Scaq nama#H | </w:t>
      </w:r>
    </w:p>
    <w:p w14:paraId="213A4B12" w14:textId="5DC87462"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134.</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v</w:t>
      </w:r>
      <w:r w:rsidR="00665208">
        <w:rPr>
          <w:rFonts w:ascii="Arial" w:hAnsi="Arial" w:cs="Arial"/>
          <w:color w:val="000000"/>
          <w:sz w:val="36"/>
          <w:szCs w:val="36"/>
          <w:lang w:bidi="hi-IN"/>
        </w:rPr>
        <w:t>O</w:t>
      </w:r>
      <w:r>
        <w:rPr>
          <w:rFonts w:ascii="Arial" w:hAnsi="Arial" w:cs="Arial"/>
          <w:color w:val="000000"/>
          <w:sz w:val="36"/>
          <w:szCs w:val="36"/>
          <w:lang w:bidi="hi-IN"/>
        </w:rPr>
        <w:t xml:space="preserve">q nama#H | </w:t>
      </w:r>
    </w:p>
    <w:p w14:paraId="545EB340" w14:textId="39F99181"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135.</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w:t>
      </w:r>
      <w:r w:rsidR="00665208">
        <w:rPr>
          <w:rFonts w:ascii="Arial" w:hAnsi="Arial" w:cs="Arial"/>
          <w:color w:val="000000"/>
          <w:sz w:val="36"/>
          <w:szCs w:val="36"/>
          <w:lang w:bidi="hi-IN"/>
        </w:rPr>
        <w:t>O</w:t>
      </w:r>
      <w:r>
        <w:rPr>
          <w:rFonts w:ascii="Arial" w:hAnsi="Arial" w:cs="Arial"/>
          <w:color w:val="000000"/>
          <w:sz w:val="36"/>
          <w:szCs w:val="36"/>
          <w:lang w:bidi="hi-IN"/>
        </w:rPr>
        <w:t># mRugaqyuBy</w:t>
      </w:r>
      <w:r w:rsidR="00665208">
        <w:rPr>
          <w:rFonts w:ascii="Arial" w:hAnsi="Arial" w:cs="Arial"/>
          <w:color w:val="000000"/>
          <w:sz w:val="36"/>
          <w:szCs w:val="36"/>
          <w:lang w:bidi="hi-IN"/>
        </w:rPr>
        <w:t>O</w:t>
      </w:r>
      <w:r>
        <w:rPr>
          <w:rFonts w:ascii="Arial" w:hAnsi="Arial" w:cs="Arial"/>
          <w:color w:val="000000"/>
          <w:sz w:val="36"/>
          <w:szCs w:val="36"/>
          <w:lang w:bidi="hi-IN"/>
        </w:rPr>
        <w:t xml:space="preserve">q nama#H | </w:t>
      </w:r>
    </w:p>
    <w:p w14:paraId="500F838D" w14:textId="2E4535BD"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136.</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SvaqniBya#Scaq nama#H | </w:t>
      </w:r>
    </w:p>
    <w:p w14:paraId="7E36A83D" w14:textId="0CF21ABA"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137.</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v</w:t>
      </w:r>
      <w:r w:rsidR="00665208">
        <w:rPr>
          <w:rFonts w:ascii="Arial" w:hAnsi="Arial" w:cs="Arial"/>
          <w:color w:val="000000"/>
          <w:sz w:val="36"/>
          <w:szCs w:val="36"/>
          <w:lang w:bidi="hi-IN"/>
        </w:rPr>
        <w:t>O</w:t>
      </w:r>
      <w:r>
        <w:rPr>
          <w:rFonts w:ascii="Arial" w:hAnsi="Arial" w:cs="Arial"/>
          <w:color w:val="000000"/>
          <w:sz w:val="36"/>
          <w:szCs w:val="36"/>
          <w:lang w:bidi="hi-IN"/>
        </w:rPr>
        <w:t xml:space="preserve">q nama#H | </w:t>
      </w:r>
    </w:p>
    <w:p w14:paraId="11E11B35" w14:textId="4D7E9CAB"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138.</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namaqH SvaBy</w:t>
      </w:r>
      <w:r w:rsidR="00665208">
        <w:rPr>
          <w:rFonts w:ascii="Arial" w:hAnsi="Arial" w:cs="Arial"/>
          <w:color w:val="000000"/>
          <w:sz w:val="36"/>
          <w:szCs w:val="36"/>
          <w:lang w:bidi="hi-IN"/>
        </w:rPr>
        <w:t>O</w:t>
      </w:r>
      <w:r>
        <w:rPr>
          <w:rFonts w:ascii="Arial" w:hAnsi="Arial" w:cs="Arial"/>
          <w:color w:val="000000"/>
          <w:sz w:val="36"/>
          <w:szCs w:val="36"/>
          <w:lang w:bidi="hi-IN"/>
        </w:rPr>
        <w:t xml:space="preserve">q nama#H | </w:t>
      </w:r>
    </w:p>
    <w:p w14:paraId="03DD7B3A" w14:textId="622F31A0"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139.</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Svapa#tiByaScaq nama#H | </w:t>
      </w:r>
    </w:p>
    <w:p w14:paraId="62CD11AC" w14:textId="6F8E8DD3"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140.</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v</w:t>
      </w:r>
      <w:r w:rsidR="00665208">
        <w:rPr>
          <w:rFonts w:ascii="Arial" w:hAnsi="Arial" w:cs="Arial"/>
          <w:color w:val="000000"/>
          <w:sz w:val="36"/>
          <w:szCs w:val="36"/>
          <w:lang w:bidi="hi-IN"/>
        </w:rPr>
        <w:t>O</w:t>
      </w:r>
      <w:r>
        <w:rPr>
          <w:rFonts w:ascii="Arial" w:hAnsi="Arial" w:cs="Arial"/>
          <w:color w:val="000000"/>
          <w:sz w:val="36"/>
          <w:szCs w:val="36"/>
          <w:lang w:bidi="hi-IN"/>
        </w:rPr>
        <w:t xml:space="preserve">q nama#H || </w:t>
      </w:r>
    </w:p>
    <w:p w14:paraId="702BD6C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CDAEA87" w14:textId="2289368C"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141.</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w:t>
      </w:r>
      <w:r w:rsidR="00665208">
        <w:rPr>
          <w:rFonts w:ascii="Arial" w:hAnsi="Arial" w:cs="Arial"/>
          <w:color w:val="000000"/>
          <w:sz w:val="36"/>
          <w:szCs w:val="36"/>
          <w:lang w:bidi="hi-IN"/>
        </w:rPr>
        <w:t>O</w:t>
      </w:r>
      <w:r>
        <w:rPr>
          <w:rFonts w:ascii="Arial" w:hAnsi="Arial" w:cs="Arial"/>
          <w:color w:val="000000"/>
          <w:sz w:val="36"/>
          <w:szCs w:val="36"/>
          <w:lang w:bidi="hi-IN"/>
        </w:rPr>
        <w:t xml:space="preserve"># BaqvAya# caq nama#H | </w:t>
      </w:r>
    </w:p>
    <w:p w14:paraId="55642844" w14:textId="2EEDC0EF"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142.</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ruqdrAya# caq nama#H | </w:t>
      </w:r>
    </w:p>
    <w:p w14:paraId="7E698FC4" w14:textId="55422481"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143.</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nama#SSaqrvAya# caq nama#H | </w:t>
      </w:r>
    </w:p>
    <w:p w14:paraId="32BD54F4" w14:textId="61819EC8"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144.</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paqSuqpata#y</w:t>
      </w:r>
      <w:r w:rsidR="00665208">
        <w:rPr>
          <w:rFonts w:ascii="Arial" w:hAnsi="Arial" w:cs="Arial"/>
          <w:color w:val="000000"/>
          <w:sz w:val="36"/>
          <w:szCs w:val="36"/>
          <w:lang w:bidi="hi-IN"/>
        </w:rPr>
        <w:t>E</w:t>
      </w:r>
      <w:r>
        <w:rPr>
          <w:rFonts w:ascii="Arial" w:hAnsi="Arial" w:cs="Arial"/>
          <w:color w:val="000000"/>
          <w:sz w:val="36"/>
          <w:szCs w:val="36"/>
          <w:lang w:bidi="hi-IN"/>
        </w:rPr>
        <w:t xml:space="preserve"> caq nama#H | </w:t>
      </w:r>
    </w:p>
    <w:p w14:paraId="2470ED22" w14:textId="785EE522"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145.</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w:t>
      </w:r>
      <w:r w:rsidR="00665208">
        <w:rPr>
          <w:rFonts w:ascii="Arial" w:hAnsi="Arial" w:cs="Arial"/>
          <w:color w:val="000000"/>
          <w:sz w:val="36"/>
          <w:szCs w:val="36"/>
          <w:lang w:bidi="hi-IN"/>
        </w:rPr>
        <w:t>O</w:t>
      </w:r>
      <w:r>
        <w:rPr>
          <w:rFonts w:ascii="Arial" w:hAnsi="Arial" w:cs="Arial"/>
          <w:color w:val="000000"/>
          <w:sz w:val="36"/>
          <w:szCs w:val="36"/>
          <w:lang w:bidi="hi-IN"/>
        </w:rPr>
        <w:t xml:space="preserve">q nIla#grIvAya caq nama#H | </w:t>
      </w:r>
    </w:p>
    <w:p w14:paraId="1B45F8B0" w14:textId="09BE4208"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146.</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SiqtiqkaNThA#ya caq nama#H | </w:t>
      </w:r>
    </w:p>
    <w:p w14:paraId="6662286A" w14:textId="595F6D2C"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147.</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nama#H kapaqrdin</w:t>
      </w:r>
      <w:r w:rsidR="00665208">
        <w:rPr>
          <w:rFonts w:ascii="Arial" w:hAnsi="Arial" w:cs="Arial"/>
          <w:color w:val="000000"/>
          <w:sz w:val="36"/>
          <w:szCs w:val="36"/>
          <w:lang w:bidi="hi-IN"/>
        </w:rPr>
        <w:t>E</w:t>
      </w:r>
      <w:r>
        <w:rPr>
          <w:rFonts w:ascii="Arial" w:hAnsi="Arial" w:cs="Arial"/>
          <w:color w:val="000000"/>
          <w:sz w:val="36"/>
          <w:szCs w:val="36"/>
          <w:lang w:bidi="hi-IN"/>
        </w:rPr>
        <w:t xml:space="preserve"># caq nama#H | </w:t>
      </w:r>
    </w:p>
    <w:p w14:paraId="5EB5585A" w14:textId="45AA5ADC"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148.</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vyu#ptak</w:t>
      </w:r>
      <w:r w:rsidR="00665208">
        <w:rPr>
          <w:rFonts w:ascii="Arial" w:hAnsi="Arial" w:cs="Arial"/>
          <w:color w:val="000000"/>
          <w:sz w:val="36"/>
          <w:szCs w:val="36"/>
          <w:lang w:bidi="hi-IN"/>
        </w:rPr>
        <w:t>E</w:t>
      </w:r>
      <w:r>
        <w:rPr>
          <w:rFonts w:ascii="Arial" w:hAnsi="Arial" w:cs="Arial"/>
          <w:color w:val="000000"/>
          <w:sz w:val="36"/>
          <w:szCs w:val="36"/>
          <w:lang w:bidi="hi-IN"/>
        </w:rPr>
        <w:t xml:space="preserve">SAya caq nama#H | </w:t>
      </w:r>
    </w:p>
    <w:p w14:paraId="6E0B5979" w14:textId="657A9C56"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149.</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nama#ssahasrAqkShAya# caq nama#H | </w:t>
      </w:r>
    </w:p>
    <w:p w14:paraId="44745C8F" w14:textId="5FE1AE85"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150.</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Saqtadha#nvan</w:t>
      </w:r>
      <w:r w:rsidR="00665208">
        <w:rPr>
          <w:rFonts w:ascii="Arial" w:hAnsi="Arial" w:cs="Arial"/>
          <w:color w:val="000000"/>
          <w:sz w:val="36"/>
          <w:szCs w:val="36"/>
          <w:lang w:bidi="hi-IN"/>
        </w:rPr>
        <w:t>E</w:t>
      </w:r>
      <w:r>
        <w:rPr>
          <w:rFonts w:ascii="Arial" w:hAnsi="Arial" w:cs="Arial"/>
          <w:color w:val="000000"/>
          <w:sz w:val="36"/>
          <w:szCs w:val="36"/>
          <w:lang w:bidi="hi-IN"/>
        </w:rPr>
        <w:t xml:space="preserve"> caq nama#H | </w:t>
      </w:r>
    </w:p>
    <w:p w14:paraId="3F0FBF7A" w14:textId="0B1998CB"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151.</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w:t>
      </w:r>
      <w:r w:rsidR="00665208">
        <w:rPr>
          <w:rFonts w:ascii="Arial" w:hAnsi="Arial" w:cs="Arial"/>
          <w:color w:val="000000"/>
          <w:sz w:val="36"/>
          <w:szCs w:val="36"/>
          <w:lang w:bidi="hi-IN"/>
        </w:rPr>
        <w:t>O</w:t>
      </w:r>
      <w:r>
        <w:rPr>
          <w:rFonts w:ascii="Arial" w:hAnsi="Arial" w:cs="Arial"/>
          <w:color w:val="000000"/>
          <w:sz w:val="36"/>
          <w:szCs w:val="36"/>
          <w:lang w:bidi="hi-IN"/>
        </w:rPr>
        <w:t xml:space="preserve"># giriqSAya# caq nama#H | </w:t>
      </w:r>
    </w:p>
    <w:p w14:paraId="5A3189E1" w14:textId="6578EE11"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152.</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SiqpiqviqShTAya# caq nama#H | </w:t>
      </w:r>
    </w:p>
    <w:p w14:paraId="39835F6B" w14:textId="3FEDC60E"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153.</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w:t>
      </w:r>
      <w:r w:rsidR="00665208">
        <w:rPr>
          <w:rFonts w:ascii="Arial" w:hAnsi="Arial" w:cs="Arial"/>
          <w:color w:val="000000"/>
          <w:sz w:val="36"/>
          <w:szCs w:val="36"/>
          <w:lang w:bidi="hi-IN"/>
        </w:rPr>
        <w:t>O</w:t>
      </w:r>
      <w:r>
        <w:rPr>
          <w:rFonts w:ascii="Arial" w:hAnsi="Arial" w:cs="Arial"/>
          <w:color w:val="000000"/>
          <w:sz w:val="36"/>
          <w:szCs w:val="36"/>
          <w:lang w:bidi="hi-IN"/>
        </w:rPr>
        <w:t xml:space="preserve"># mIqDhuShTa#mAya caq nama#H | </w:t>
      </w:r>
    </w:p>
    <w:p w14:paraId="7FF06E2C" w14:textId="1D54C230"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154.</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iShu#mat</w:t>
      </w:r>
      <w:r w:rsidR="00665208">
        <w:rPr>
          <w:rFonts w:ascii="Arial" w:hAnsi="Arial" w:cs="Arial"/>
          <w:color w:val="000000"/>
          <w:sz w:val="36"/>
          <w:szCs w:val="36"/>
          <w:lang w:bidi="hi-IN"/>
        </w:rPr>
        <w:t>E</w:t>
      </w:r>
      <w:r>
        <w:rPr>
          <w:rFonts w:ascii="Arial" w:hAnsi="Arial" w:cs="Arial"/>
          <w:color w:val="000000"/>
          <w:sz w:val="36"/>
          <w:szCs w:val="36"/>
          <w:lang w:bidi="hi-IN"/>
        </w:rPr>
        <w:t xml:space="preserve"> caq nama#H | </w:t>
      </w:r>
    </w:p>
    <w:p w14:paraId="45BF9A2D" w14:textId="3FC2B4C4"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155.</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w:t>
      </w:r>
      <w:r w:rsidR="00665208">
        <w:rPr>
          <w:rFonts w:ascii="Arial" w:hAnsi="Arial" w:cs="Arial"/>
          <w:color w:val="000000"/>
          <w:sz w:val="36"/>
          <w:szCs w:val="36"/>
          <w:lang w:bidi="hi-IN"/>
        </w:rPr>
        <w:t>O</w:t>
      </w:r>
      <w:r>
        <w:rPr>
          <w:rFonts w:ascii="Arial" w:hAnsi="Arial" w:cs="Arial"/>
          <w:color w:val="000000"/>
          <w:sz w:val="36"/>
          <w:szCs w:val="36"/>
          <w:lang w:bidi="hi-IN"/>
        </w:rPr>
        <w:t xml:space="preserve">$ hraqsvAya# caq nama#H | </w:t>
      </w:r>
    </w:p>
    <w:p w14:paraId="628A847E" w14:textId="556E2565"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156.</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vAqmaqnAya# caq nama#H | </w:t>
      </w:r>
    </w:p>
    <w:p w14:paraId="7709AEEF" w14:textId="1E59EB3B"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157.</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w:t>
      </w:r>
      <w:r w:rsidR="00665208">
        <w:rPr>
          <w:rFonts w:ascii="Arial" w:hAnsi="Arial" w:cs="Arial"/>
          <w:color w:val="000000"/>
          <w:sz w:val="36"/>
          <w:szCs w:val="36"/>
          <w:lang w:bidi="hi-IN"/>
        </w:rPr>
        <w:t>O</w:t>
      </w:r>
      <w:r>
        <w:rPr>
          <w:rFonts w:ascii="Arial" w:hAnsi="Arial" w:cs="Arial"/>
          <w:color w:val="000000"/>
          <w:sz w:val="36"/>
          <w:szCs w:val="36"/>
          <w:lang w:bidi="hi-IN"/>
        </w:rPr>
        <w:t># bRuhaqt</w:t>
      </w:r>
      <w:r w:rsidR="00665208">
        <w:rPr>
          <w:rFonts w:ascii="Arial" w:hAnsi="Arial" w:cs="Arial"/>
          <w:color w:val="000000"/>
          <w:sz w:val="36"/>
          <w:szCs w:val="36"/>
          <w:lang w:bidi="hi-IN"/>
        </w:rPr>
        <w:t>E</w:t>
      </w:r>
      <w:r>
        <w:rPr>
          <w:rFonts w:ascii="Arial" w:hAnsi="Arial" w:cs="Arial"/>
          <w:color w:val="000000"/>
          <w:sz w:val="36"/>
          <w:szCs w:val="36"/>
          <w:lang w:bidi="hi-IN"/>
        </w:rPr>
        <w:t xml:space="preserve"> caq nama#H | </w:t>
      </w:r>
    </w:p>
    <w:p w14:paraId="49890CDF" w14:textId="34A232C3"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158.</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varShI#yas</w:t>
      </w:r>
      <w:r w:rsidR="00665208">
        <w:rPr>
          <w:rFonts w:ascii="Arial" w:hAnsi="Arial" w:cs="Arial"/>
          <w:color w:val="000000"/>
          <w:sz w:val="36"/>
          <w:szCs w:val="36"/>
          <w:lang w:bidi="hi-IN"/>
        </w:rPr>
        <w:t>E</w:t>
      </w:r>
      <w:r>
        <w:rPr>
          <w:rFonts w:ascii="Arial" w:hAnsi="Arial" w:cs="Arial"/>
          <w:color w:val="000000"/>
          <w:sz w:val="36"/>
          <w:szCs w:val="36"/>
          <w:lang w:bidi="hi-IN"/>
        </w:rPr>
        <w:t xml:space="preserve"> caq nama#H | </w:t>
      </w:r>
    </w:p>
    <w:p w14:paraId="29BF9F34" w14:textId="14765DE4"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159.</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w:t>
      </w:r>
      <w:r w:rsidR="00665208">
        <w:rPr>
          <w:rFonts w:ascii="Arial" w:hAnsi="Arial" w:cs="Arial"/>
          <w:color w:val="000000"/>
          <w:sz w:val="36"/>
          <w:szCs w:val="36"/>
          <w:lang w:bidi="hi-IN"/>
        </w:rPr>
        <w:t>O</w:t>
      </w:r>
      <w:r>
        <w:rPr>
          <w:rFonts w:ascii="Arial" w:hAnsi="Arial" w:cs="Arial"/>
          <w:color w:val="000000"/>
          <w:sz w:val="36"/>
          <w:szCs w:val="36"/>
          <w:lang w:bidi="hi-IN"/>
        </w:rPr>
        <w:t xml:space="preserve"># vRuqddhAya# caq nama#H | </w:t>
      </w:r>
    </w:p>
    <w:p w14:paraId="374B5FB7" w14:textId="48CD5470"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160.</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saqMvRudhva#n</w:t>
      </w:r>
      <w:r w:rsidR="00665208">
        <w:rPr>
          <w:rFonts w:ascii="Arial" w:hAnsi="Arial" w:cs="Arial"/>
          <w:color w:val="000000"/>
          <w:sz w:val="36"/>
          <w:szCs w:val="36"/>
          <w:lang w:bidi="hi-IN"/>
        </w:rPr>
        <w:t>E</w:t>
      </w:r>
      <w:r>
        <w:rPr>
          <w:rFonts w:ascii="Arial" w:hAnsi="Arial" w:cs="Arial"/>
          <w:color w:val="000000"/>
          <w:sz w:val="36"/>
          <w:szCs w:val="36"/>
          <w:lang w:bidi="hi-IN"/>
        </w:rPr>
        <w:t xml:space="preserve"> caq nama#H | </w:t>
      </w:r>
    </w:p>
    <w:p w14:paraId="61A3B071" w14:textId="44BEF6A6"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161.</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w:t>
      </w:r>
      <w:r w:rsidR="00665208">
        <w:rPr>
          <w:rFonts w:ascii="Arial" w:hAnsi="Arial" w:cs="Arial"/>
          <w:color w:val="000000"/>
          <w:sz w:val="36"/>
          <w:szCs w:val="36"/>
          <w:lang w:bidi="hi-IN"/>
        </w:rPr>
        <w:t>O</w:t>
      </w:r>
      <w:r>
        <w:rPr>
          <w:rFonts w:ascii="Arial" w:hAnsi="Arial" w:cs="Arial"/>
          <w:color w:val="000000"/>
          <w:sz w:val="36"/>
          <w:szCs w:val="36"/>
          <w:lang w:bidi="hi-IN"/>
        </w:rPr>
        <w:t xml:space="preserve">q agri#yAya caq nama#H | </w:t>
      </w:r>
    </w:p>
    <w:p w14:paraId="5FB4CB65" w14:textId="1209C871"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162.</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praqthaqmAya# caq nama#H | </w:t>
      </w:r>
    </w:p>
    <w:p w14:paraId="35EBD48F" w14:textId="77ED5031"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163.</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 AqSav</w:t>
      </w:r>
      <w:r w:rsidR="00665208">
        <w:rPr>
          <w:rFonts w:ascii="Arial" w:hAnsi="Arial" w:cs="Arial"/>
          <w:color w:val="000000"/>
          <w:sz w:val="36"/>
          <w:szCs w:val="36"/>
          <w:lang w:bidi="hi-IN"/>
        </w:rPr>
        <w:t>E</w:t>
      </w:r>
      <w:r>
        <w:rPr>
          <w:rFonts w:ascii="Arial" w:hAnsi="Arial" w:cs="Arial"/>
          <w:color w:val="000000"/>
          <w:sz w:val="36"/>
          <w:szCs w:val="36"/>
          <w:lang w:bidi="hi-IN"/>
        </w:rPr>
        <w:t xml:space="preserve"># caq nama#H | </w:t>
      </w:r>
    </w:p>
    <w:p w14:paraId="334636E2" w14:textId="01CE182B"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164.</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aqjiqrAya# caq nama#H | </w:t>
      </w:r>
    </w:p>
    <w:p w14:paraId="27B45A23" w14:textId="43E92FCC"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165.</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namaqH SIGri#yAya caq nama#H | </w:t>
      </w:r>
    </w:p>
    <w:p w14:paraId="4CF2C8FB" w14:textId="7873ACFF"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166.</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SIByA#ya caq nama#H | </w:t>
      </w:r>
    </w:p>
    <w:p w14:paraId="19151DFA" w14:textId="61384F45"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167.</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 UqrmyA#ya caq nama#H | </w:t>
      </w:r>
    </w:p>
    <w:p w14:paraId="5A2BBCA9" w14:textId="3BF1B0B4"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168.</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aqvaqsvaqnyA#ya caq nama#H | </w:t>
      </w:r>
    </w:p>
    <w:p w14:paraId="5AF18C1D" w14:textId="322AD941"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169.</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nama#H sr</w:t>
      </w:r>
      <w:r w:rsidR="00665208">
        <w:rPr>
          <w:rFonts w:ascii="Arial" w:hAnsi="Arial" w:cs="Arial"/>
          <w:color w:val="000000"/>
          <w:sz w:val="36"/>
          <w:szCs w:val="36"/>
          <w:lang w:bidi="hi-IN"/>
        </w:rPr>
        <w:t>O</w:t>
      </w:r>
      <w:r>
        <w:rPr>
          <w:rFonts w:ascii="Arial" w:hAnsi="Arial" w:cs="Arial"/>
          <w:color w:val="000000"/>
          <w:sz w:val="36"/>
          <w:szCs w:val="36"/>
          <w:lang w:bidi="hi-IN"/>
        </w:rPr>
        <w:t xml:space="preserve">taqsyA#ya caq nama#H | </w:t>
      </w:r>
    </w:p>
    <w:p w14:paraId="7F9923E0" w14:textId="3588BE80"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170.</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dvIpyA#ya caq nama#H | </w:t>
      </w:r>
    </w:p>
    <w:p w14:paraId="3102456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F2E6CF2" w14:textId="7439E0AA"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171.</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w:t>
      </w:r>
      <w:r w:rsidR="00665208">
        <w:rPr>
          <w:rFonts w:ascii="Arial" w:hAnsi="Arial" w:cs="Arial"/>
          <w:color w:val="000000"/>
          <w:sz w:val="36"/>
          <w:szCs w:val="36"/>
          <w:lang w:bidi="hi-IN"/>
        </w:rPr>
        <w:t>O</w:t>
      </w:r>
      <w:r>
        <w:rPr>
          <w:rFonts w:ascii="Arial" w:hAnsi="Arial" w:cs="Arial"/>
          <w:color w:val="000000"/>
          <w:sz w:val="36"/>
          <w:szCs w:val="36"/>
          <w:lang w:bidi="hi-IN"/>
        </w:rPr>
        <w:t>$ jy</w:t>
      </w:r>
      <w:r w:rsidR="00665208">
        <w:rPr>
          <w:rFonts w:ascii="Arial" w:hAnsi="Arial" w:cs="Arial"/>
          <w:color w:val="000000"/>
          <w:sz w:val="36"/>
          <w:szCs w:val="36"/>
          <w:lang w:bidi="hi-IN"/>
        </w:rPr>
        <w:t>E</w:t>
      </w:r>
      <w:r>
        <w:rPr>
          <w:rFonts w:ascii="Arial" w:hAnsi="Arial" w:cs="Arial"/>
          <w:color w:val="000000"/>
          <w:sz w:val="36"/>
          <w:szCs w:val="36"/>
          <w:lang w:bidi="hi-IN"/>
        </w:rPr>
        <w:t xml:space="preserve">qShThAya# caq nama#H | </w:t>
      </w:r>
    </w:p>
    <w:p w14:paraId="73164D89" w14:textId="48A23352"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172.</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kaqniqShThAya# caq nama#H | </w:t>
      </w:r>
    </w:p>
    <w:p w14:paraId="39A987DE" w14:textId="0206B956"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173.</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nama#H pUrvaqjAya# caq nama#H | </w:t>
      </w:r>
    </w:p>
    <w:p w14:paraId="37CE164F" w14:textId="5637D0A3"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174.</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aqpaqraqjAya# caq nama#H | </w:t>
      </w:r>
    </w:p>
    <w:p w14:paraId="783A9330" w14:textId="15F92C19"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175.</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w:t>
      </w:r>
      <w:r w:rsidR="00665208">
        <w:rPr>
          <w:rFonts w:ascii="Arial" w:hAnsi="Arial" w:cs="Arial"/>
          <w:color w:val="000000"/>
          <w:sz w:val="36"/>
          <w:szCs w:val="36"/>
          <w:lang w:bidi="hi-IN"/>
        </w:rPr>
        <w:t>O</w:t>
      </w:r>
      <w:r>
        <w:rPr>
          <w:rFonts w:ascii="Arial" w:hAnsi="Arial" w:cs="Arial"/>
          <w:color w:val="000000"/>
          <w:sz w:val="36"/>
          <w:szCs w:val="36"/>
          <w:lang w:bidi="hi-IN"/>
        </w:rPr>
        <w:t xml:space="preserve"># maddhyaqmAya# caq nama#H | </w:t>
      </w:r>
    </w:p>
    <w:p w14:paraId="7A2D8501" w14:textId="6C9A04F0"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176.</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aqpaqgaqlBAya# caq nama#H | </w:t>
      </w:r>
    </w:p>
    <w:p w14:paraId="3F547F35" w14:textId="317186B3"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177.</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w:t>
      </w:r>
      <w:r w:rsidR="00665208">
        <w:rPr>
          <w:rFonts w:ascii="Arial" w:hAnsi="Arial" w:cs="Arial"/>
          <w:color w:val="000000"/>
          <w:sz w:val="36"/>
          <w:szCs w:val="36"/>
          <w:lang w:bidi="hi-IN"/>
        </w:rPr>
        <w:t>O</w:t>
      </w:r>
      <w:r>
        <w:rPr>
          <w:rFonts w:ascii="Arial" w:hAnsi="Arial" w:cs="Arial"/>
          <w:color w:val="000000"/>
          <w:sz w:val="36"/>
          <w:szCs w:val="36"/>
          <w:lang w:bidi="hi-IN"/>
        </w:rPr>
        <w:t xml:space="preserve"># jaGaqnyA#ya caq nama#H | </w:t>
      </w:r>
    </w:p>
    <w:p w14:paraId="27A0FA3C" w14:textId="7915BDF9"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178.</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budhni#yAya caq nama#H | </w:t>
      </w:r>
    </w:p>
    <w:p w14:paraId="65AC8B70" w14:textId="127241FA"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179.</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nama#H s</w:t>
      </w:r>
      <w:r w:rsidR="00665208">
        <w:rPr>
          <w:rFonts w:ascii="Arial" w:hAnsi="Arial" w:cs="Arial"/>
          <w:color w:val="000000"/>
          <w:sz w:val="36"/>
          <w:szCs w:val="36"/>
          <w:lang w:bidi="hi-IN"/>
        </w:rPr>
        <w:t>O</w:t>
      </w:r>
      <w:r>
        <w:rPr>
          <w:rFonts w:ascii="Arial" w:hAnsi="Arial" w:cs="Arial"/>
          <w:color w:val="000000"/>
          <w:sz w:val="36"/>
          <w:szCs w:val="36"/>
          <w:lang w:bidi="hi-IN"/>
        </w:rPr>
        <w:t xml:space="preserve">qByA#ya caq nama#H | </w:t>
      </w:r>
    </w:p>
    <w:p w14:paraId="276E3802" w14:textId="44B80F5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180.</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praqtiqsaqryA#ya caq nama#H | </w:t>
      </w:r>
    </w:p>
    <w:p w14:paraId="4A6762EB" w14:textId="53528AA5"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181.</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w:t>
      </w:r>
      <w:r w:rsidR="00665208">
        <w:rPr>
          <w:rFonts w:ascii="Arial" w:hAnsi="Arial" w:cs="Arial"/>
          <w:color w:val="000000"/>
          <w:sz w:val="36"/>
          <w:szCs w:val="36"/>
          <w:lang w:bidi="hi-IN"/>
        </w:rPr>
        <w:t>O</w:t>
      </w:r>
      <w:r>
        <w:rPr>
          <w:rFonts w:ascii="Arial" w:hAnsi="Arial" w:cs="Arial"/>
          <w:color w:val="000000"/>
          <w:sz w:val="36"/>
          <w:szCs w:val="36"/>
          <w:lang w:bidi="hi-IN"/>
        </w:rPr>
        <w:t xml:space="preserve">q yAmyA#ya caq nama#H | </w:t>
      </w:r>
    </w:p>
    <w:p w14:paraId="7B4AA211" w14:textId="60D1831B"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182.</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kSh</w:t>
      </w:r>
      <w:r w:rsidR="00665208">
        <w:rPr>
          <w:rFonts w:ascii="Arial" w:hAnsi="Arial" w:cs="Arial"/>
          <w:color w:val="000000"/>
          <w:sz w:val="36"/>
          <w:szCs w:val="36"/>
          <w:lang w:bidi="hi-IN"/>
        </w:rPr>
        <w:t>E</w:t>
      </w:r>
      <w:r>
        <w:rPr>
          <w:rFonts w:ascii="Arial" w:hAnsi="Arial" w:cs="Arial"/>
          <w:color w:val="000000"/>
          <w:sz w:val="36"/>
          <w:szCs w:val="36"/>
          <w:lang w:bidi="hi-IN"/>
        </w:rPr>
        <w:t xml:space="preserve">myA#ya caq nama#H | </w:t>
      </w:r>
    </w:p>
    <w:p w14:paraId="79385810" w14:textId="64D37791"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183.</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 urvaqryA#ya caq nama#H | </w:t>
      </w:r>
    </w:p>
    <w:p w14:paraId="0197619E" w14:textId="2B076711"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184.</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KalyA#ya caq nama#H | </w:t>
      </w:r>
    </w:p>
    <w:p w14:paraId="27888AFE" w14:textId="4E03E1E6"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185.</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namaqH Sl</w:t>
      </w:r>
      <w:r w:rsidR="00665208">
        <w:rPr>
          <w:rFonts w:ascii="Arial" w:hAnsi="Arial" w:cs="Arial"/>
          <w:color w:val="000000"/>
          <w:sz w:val="36"/>
          <w:szCs w:val="36"/>
          <w:lang w:bidi="hi-IN"/>
        </w:rPr>
        <w:t>O</w:t>
      </w:r>
      <w:r>
        <w:rPr>
          <w:rFonts w:ascii="Arial" w:hAnsi="Arial" w:cs="Arial"/>
          <w:color w:val="000000"/>
          <w:sz w:val="36"/>
          <w:szCs w:val="36"/>
          <w:lang w:bidi="hi-IN"/>
        </w:rPr>
        <w:t xml:space="preserve">kyA#ya caq nama#H | </w:t>
      </w:r>
    </w:p>
    <w:p w14:paraId="3C490CA4" w14:textId="7CAC3F2E"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186.</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aqvaqsAqnyA#ya caq nama#H | </w:t>
      </w:r>
    </w:p>
    <w:p w14:paraId="5976B0CD" w14:textId="75A2FAED"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187.</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w:t>
      </w:r>
      <w:r w:rsidR="00665208">
        <w:rPr>
          <w:rFonts w:ascii="Arial" w:hAnsi="Arial" w:cs="Arial"/>
          <w:color w:val="000000"/>
          <w:sz w:val="36"/>
          <w:szCs w:val="36"/>
          <w:lang w:bidi="hi-IN"/>
        </w:rPr>
        <w:t>O</w:t>
      </w:r>
      <w:r>
        <w:rPr>
          <w:rFonts w:ascii="Arial" w:hAnsi="Arial" w:cs="Arial"/>
          <w:color w:val="000000"/>
          <w:sz w:val="36"/>
          <w:szCs w:val="36"/>
          <w:lang w:bidi="hi-IN"/>
        </w:rPr>
        <w:t xml:space="preserve">q vanyA#ya caq nama#H | </w:t>
      </w:r>
    </w:p>
    <w:p w14:paraId="39699A11" w14:textId="617A4084"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188.</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kakShyA#ya caq nama#H | </w:t>
      </w:r>
    </w:p>
    <w:p w14:paraId="23483FBD" w14:textId="5A6F802A"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189.</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nama#H SraqvAya# caq nama#H | </w:t>
      </w:r>
    </w:p>
    <w:p w14:paraId="25C20D07" w14:textId="1C99D5BB"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190.</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praqtiqSraqvAya# caq nama#H | </w:t>
      </w:r>
    </w:p>
    <w:p w14:paraId="207A9771" w14:textId="766436F2"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191.</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 AqSuSh</w:t>
      </w:r>
      <w:r w:rsidR="00665208">
        <w:rPr>
          <w:rFonts w:ascii="Arial" w:hAnsi="Arial" w:cs="Arial"/>
          <w:color w:val="000000"/>
          <w:sz w:val="36"/>
          <w:szCs w:val="36"/>
          <w:lang w:bidi="hi-IN"/>
        </w:rPr>
        <w:t>E</w:t>
      </w:r>
      <w:r>
        <w:rPr>
          <w:rFonts w:ascii="Arial" w:hAnsi="Arial" w:cs="Arial"/>
          <w:color w:val="000000"/>
          <w:sz w:val="36"/>
          <w:szCs w:val="36"/>
          <w:lang w:bidi="hi-IN"/>
        </w:rPr>
        <w:t xml:space="preserve">#NAya caq nama#H | </w:t>
      </w:r>
    </w:p>
    <w:p w14:paraId="1A1091FC" w14:textId="05CC73F6"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192.</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AqSura#thAya caq nama#H | </w:t>
      </w:r>
    </w:p>
    <w:p w14:paraId="08BD326A" w14:textId="2271D15A"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193.</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namaqH SUrA#ya caq nama#H | </w:t>
      </w:r>
    </w:p>
    <w:p w14:paraId="5D43B305" w14:textId="5935A916"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194.</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aqvaqBiqndaqt</w:t>
      </w:r>
      <w:r w:rsidR="00665208">
        <w:rPr>
          <w:rFonts w:ascii="Arial" w:hAnsi="Arial" w:cs="Arial"/>
          <w:color w:val="000000"/>
          <w:sz w:val="36"/>
          <w:szCs w:val="36"/>
          <w:lang w:bidi="hi-IN"/>
        </w:rPr>
        <w:t>E</w:t>
      </w:r>
      <w:r>
        <w:rPr>
          <w:rFonts w:ascii="Arial" w:hAnsi="Arial" w:cs="Arial"/>
          <w:color w:val="000000"/>
          <w:sz w:val="36"/>
          <w:szCs w:val="36"/>
          <w:lang w:bidi="hi-IN"/>
        </w:rPr>
        <w:t xml:space="preserve"> caq nama#H | </w:t>
      </w:r>
    </w:p>
    <w:p w14:paraId="0937AE99" w14:textId="15A85C78"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195.</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w:t>
      </w:r>
      <w:r w:rsidR="00665208">
        <w:rPr>
          <w:rFonts w:ascii="Arial" w:hAnsi="Arial" w:cs="Arial"/>
          <w:color w:val="000000"/>
          <w:sz w:val="36"/>
          <w:szCs w:val="36"/>
          <w:lang w:bidi="hi-IN"/>
        </w:rPr>
        <w:t>O</w:t>
      </w:r>
      <w:r>
        <w:rPr>
          <w:rFonts w:ascii="Arial" w:hAnsi="Arial" w:cs="Arial"/>
          <w:color w:val="000000"/>
          <w:sz w:val="36"/>
          <w:szCs w:val="36"/>
          <w:lang w:bidi="hi-IN"/>
        </w:rPr>
        <w:t># vaqrmiN</w:t>
      </w:r>
      <w:r w:rsidR="00665208">
        <w:rPr>
          <w:rFonts w:ascii="Arial" w:hAnsi="Arial" w:cs="Arial"/>
          <w:color w:val="000000"/>
          <w:sz w:val="36"/>
          <w:szCs w:val="36"/>
          <w:lang w:bidi="hi-IN"/>
        </w:rPr>
        <w:t>E</w:t>
      </w:r>
      <w:r>
        <w:rPr>
          <w:rFonts w:ascii="Arial" w:hAnsi="Arial" w:cs="Arial"/>
          <w:color w:val="000000"/>
          <w:sz w:val="36"/>
          <w:szCs w:val="36"/>
          <w:lang w:bidi="hi-IN"/>
        </w:rPr>
        <w:t xml:space="preserve"># caq nama#H | </w:t>
      </w:r>
    </w:p>
    <w:p w14:paraId="3831C6A6" w14:textId="73655D8E"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196.</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vaqrUqthin</w:t>
      </w:r>
      <w:r w:rsidR="00665208">
        <w:rPr>
          <w:rFonts w:ascii="Arial" w:hAnsi="Arial" w:cs="Arial"/>
          <w:color w:val="000000"/>
          <w:sz w:val="36"/>
          <w:szCs w:val="36"/>
          <w:lang w:bidi="hi-IN"/>
        </w:rPr>
        <w:t>E</w:t>
      </w:r>
      <w:r>
        <w:rPr>
          <w:rFonts w:ascii="Arial" w:hAnsi="Arial" w:cs="Arial"/>
          <w:color w:val="000000"/>
          <w:sz w:val="36"/>
          <w:szCs w:val="36"/>
          <w:lang w:bidi="hi-IN"/>
        </w:rPr>
        <w:t xml:space="preserve"># caq nama#H | </w:t>
      </w:r>
    </w:p>
    <w:p w14:paraId="689EA871" w14:textId="5E06828C"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197.</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w:t>
      </w:r>
      <w:r w:rsidR="00665208">
        <w:rPr>
          <w:rFonts w:ascii="Arial" w:hAnsi="Arial" w:cs="Arial"/>
          <w:color w:val="000000"/>
          <w:sz w:val="36"/>
          <w:szCs w:val="36"/>
          <w:lang w:bidi="hi-IN"/>
        </w:rPr>
        <w:t>O</w:t>
      </w:r>
      <w:r>
        <w:rPr>
          <w:rFonts w:ascii="Arial" w:hAnsi="Arial" w:cs="Arial"/>
          <w:color w:val="000000"/>
          <w:sz w:val="36"/>
          <w:szCs w:val="36"/>
          <w:lang w:bidi="hi-IN"/>
        </w:rPr>
        <w:t># biqlmin</w:t>
      </w:r>
      <w:r w:rsidR="00665208">
        <w:rPr>
          <w:rFonts w:ascii="Arial" w:hAnsi="Arial" w:cs="Arial"/>
          <w:color w:val="000000"/>
          <w:sz w:val="36"/>
          <w:szCs w:val="36"/>
          <w:lang w:bidi="hi-IN"/>
        </w:rPr>
        <w:t>E</w:t>
      </w:r>
      <w:r>
        <w:rPr>
          <w:rFonts w:ascii="Arial" w:hAnsi="Arial" w:cs="Arial"/>
          <w:color w:val="000000"/>
          <w:sz w:val="36"/>
          <w:szCs w:val="36"/>
          <w:lang w:bidi="hi-IN"/>
        </w:rPr>
        <w:t xml:space="preserve"># caq nama#H | </w:t>
      </w:r>
    </w:p>
    <w:p w14:paraId="29B0E499" w14:textId="1AAC5E74"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198.</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kaqvaqcin</w:t>
      </w:r>
      <w:r w:rsidR="00665208">
        <w:rPr>
          <w:rFonts w:ascii="Arial" w:hAnsi="Arial" w:cs="Arial"/>
          <w:color w:val="000000"/>
          <w:sz w:val="36"/>
          <w:szCs w:val="36"/>
          <w:lang w:bidi="hi-IN"/>
        </w:rPr>
        <w:t>E</w:t>
      </w:r>
      <w:r>
        <w:rPr>
          <w:rFonts w:ascii="Arial" w:hAnsi="Arial" w:cs="Arial"/>
          <w:color w:val="000000"/>
          <w:sz w:val="36"/>
          <w:szCs w:val="36"/>
          <w:lang w:bidi="hi-IN"/>
        </w:rPr>
        <w:t xml:space="preserve"># caq nama#H | </w:t>
      </w:r>
    </w:p>
    <w:p w14:paraId="023E8A7E" w14:textId="4184473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199.</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nama#SSruqtAya# caq nama#H | </w:t>
      </w:r>
    </w:p>
    <w:p w14:paraId="3453AD23" w14:textId="2738706F"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200.</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Sruqtaqs</w:t>
      </w:r>
      <w:r w:rsidR="00665208">
        <w:rPr>
          <w:rFonts w:ascii="Arial" w:hAnsi="Arial" w:cs="Arial"/>
          <w:color w:val="000000"/>
          <w:sz w:val="36"/>
          <w:szCs w:val="36"/>
          <w:lang w:bidi="hi-IN"/>
        </w:rPr>
        <w:t>E</w:t>
      </w:r>
      <w:r>
        <w:rPr>
          <w:rFonts w:ascii="Arial" w:hAnsi="Arial" w:cs="Arial"/>
          <w:color w:val="000000"/>
          <w:sz w:val="36"/>
          <w:szCs w:val="36"/>
          <w:lang w:bidi="hi-IN"/>
        </w:rPr>
        <w:t xml:space="preserve">qnAya# caq nama#H | </w:t>
      </w:r>
    </w:p>
    <w:p w14:paraId="0925D56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B77EDE4" w14:textId="59DB0851"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201.</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w:t>
      </w:r>
      <w:r w:rsidR="00665208">
        <w:rPr>
          <w:rFonts w:ascii="Arial" w:hAnsi="Arial" w:cs="Arial"/>
          <w:color w:val="000000"/>
          <w:sz w:val="36"/>
          <w:szCs w:val="36"/>
          <w:lang w:bidi="hi-IN"/>
        </w:rPr>
        <w:t>O</w:t>
      </w:r>
      <w:r>
        <w:rPr>
          <w:rFonts w:ascii="Arial" w:hAnsi="Arial" w:cs="Arial"/>
          <w:color w:val="000000"/>
          <w:sz w:val="36"/>
          <w:szCs w:val="36"/>
          <w:lang w:bidi="hi-IN"/>
        </w:rPr>
        <w:t xml:space="preserve"># dunduqByA#ya caq nama#H | </w:t>
      </w:r>
    </w:p>
    <w:p w14:paraId="12EDFCC7" w14:textId="6709A04A"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202.</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AqhaqnaqnyA#ya caq nama#H | </w:t>
      </w:r>
    </w:p>
    <w:p w14:paraId="4F071391" w14:textId="655C9605"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203.</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w:t>
      </w:r>
      <w:r w:rsidR="00665208">
        <w:rPr>
          <w:rFonts w:ascii="Arial" w:hAnsi="Arial" w:cs="Arial"/>
          <w:color w:val="000000"/>
          <w:sz w:val="36"/>
          <w:szCs w:val="36"/>
          <w:lang w:bidi="hi-IN"/>
        </w:rPr>
        <w:t>O</w:t>
      </w:r>
      <w:r>
        <w:rPr>
          <w:rFonts w:ascii="Arial" w:hAnsi="Arial" w:cs="Arial"/>
          <w:color w:val="000000"/>
          <w:sz w:val="36"/>
          <w:szCs w:val="36"/>
          <w:lang w:bidi="hi-IN"/>
        </w:rPr>
        <w:t># dhRuqShNav</w:t>
      </w:r>
      <w:r w:rsidR="00665208">
        <w:rPr>
          <w:rFonts w:ascii="Arial" w:hAnsi="Arial" w:cs="Arial"/>
          <w:color w:val="000000"/>
          <w:sz w:val="36"/>
          <w:szCs w:val="36"/>
          <w:lang w:bidi="hi-IN"/>
        </w:rPr>
        <w:t>E</w:t>
      </w:r>
      <w:r>
        <w:rPr>
          <w:rFonts w:ascii="Arial" w:hAnsi="Arial" w:cs="Arial"/>
          <w:color w:val="000000"/>
          <w:sz w:val="36"/>
          <w:szCs w:val="36"/>
          <w:lang w:bidi="hi-IN"/>
        </w:rPr>
        <w:t xml:space="preserve"># caq nama#H | </w:t>
      </w:r>
    </w:p>
    <w:p w14:paraId="5D868122" w14:textId="506440DF"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204.</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praqmRuqSAya# caq nama#H | </w:t>
      </w:r>
    </w:p>
    <w:p w14:paraId="0C14DEEE" w14:textId="3D2118D0"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205.</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w:t>
      </w:r>
      <w:r w:rsidR="00665208">
        <w:rPr>
          <w:rFonts w:ascii="Arial" w:hAnsi="Arial" w:cs="Arial"/>
          <w:color w:val="000000"/>
          <w:sz w:val="36"/>
          <w:szCs w:val="36"/>
          <w:lang w:bidi="hi-IN"/>
        </w:rPr>
        <w:t>O</w:t>
      </w:r>
      <w:r>
        <w:rPr>
          <w:rFonts w:ascii="Arial" w:hAnsi="Arial" w:cs="Arial"/>
          <w:color w:val="000000"/>
          <w:sz w:val="36"/>
          <w:szCs w:val="36"/>
          <w:lang w:bidi="hi-IN"/>
        </w:rPr>
        <w:t xml:space="preserve"># dUqtAya# caq nama#H | </w:t>
      </w:r>
    </w:p>
    <w:p w14:paraId="17B90151" w14:textId="58976992"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206.</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prahi#tAya caq nama#H | </w:t>
      </w:r>
    </w:p>
    <w:p w14:paraId="2F744463" w14:textId="5004A76C"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207.</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w:t>
      </w:r>
      <w:r w:rsidR="00665208">
        <w:rPr>
          <w:rFonts w:ascii="Arial" w:hAnsi="Arial" w:cs="Arial"/>
          <w:color w:val="000000"/>
          <w:sz w:val="36"/>
          <w:szCs w:val="36"/>
          <w:lang w:bidi="hi-IN"/>
        </w:rPr>
        <w:t>O</w:t>
      </w:r>
      <w:r>
        <w:rPr>
          <w:rFonts w:ascii="Arial" w:hAnsi="Arial" w:cs="Arial"/>
          <w:color w:val="000000"/>
          <w:sz w:val="36"/>
          <w:szCs w:val="36"/>
          <w:lang w:bidi="hi-IN"/>
        </w:rPr>
        <w:t># niShaq~ggiN</w:t>
      </w:r>
      <w:r w:rsidR="00665208">
        <w:rPr>
          <w:rFonts w:ascii="Arial" w:hAnsi="Arial" w:cs="Arial"/>
          <w:color w:val="000000"/>
          <w:sz w:val="36"/>
          <w:szCs w:val="36"/>
          <w:lang w:bidi="hi-IN"/>
        </w:rPr>
        <w:t>E</w:t>
      </w:r>
      <w:r>
        <w:rPr>
          <w:rFonts w:ascii="Arial" w:hAnsi="Arial" w:cs="Arial"/>
          <w:color w:val="000000"/>
          <w:sz w:val="36"/>
          <w:szCs w:val="36"/>
          <w:lang w:bidi="hi-IN"/>
        </w:rPr>
        <w:t xml:space="preserve"># caq nama#H | </w:t>
      </w:r>
    </w:p>
    <w:p w14:paraId="1A705A24" w14:textId="216AFCFD"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208.</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iqShuqdhiqmat</w:t>
      </w:r>
      <w:r w:rsidR="00665208">
        <w:rPr>
          <w:rFonts w:ascii="Arial" w:hAnsi="Arial" w:cs="Arial"/>
          <w:color w:val="000000"/>
          <w:sz w:val="36"/>
          <w:szCs w:val="36"/>
          <w:lang w:bidi="hi-IN"/>
        </w:rPr>
        <w:t>E</w:t>
      </w:r>
      <w:r>
        <w:rPr>
          <w:rFonts w:ascii="Arial" w:hAnsi="Arial" w:cs="Arial"/>
          <w:color w:val="000000"/>
          <w:sz w:val="36"/>
          <w:szCs w:val="36"/>
          <w:lang w:bidi="hi-IN"/>
        </w:rPr>
        <w:t xml:space="preserve"># caq nama#H | </w:t>
      </w:r>
    </w:p>
    <w:p w14:paraId="633ED830" w14:textId="3F06338C"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209.</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nama#stIqkShN</w:t>
      </w:r>
      <w:r w:rsidR="00665208">
        <w:rPr>
          <w:rFonts w:ascii="Arial" w:hAnsi="Arial" w:cs="Arial"/>
          <w:color w:val="000000"/>
          <w:sz w:val="36"/>
          <w:szCs w:val="36"/>
          <w:lang w:bidi="hi-IN"/>
        </w:rPr>
        <w:t>E</w:t>
      </w:r>
      <w:r>
        <w:rPr>
          <w:rFonts w:ascii="Arial" w:hAnsi="Arial" w:cs="Arial"/>
          <w:color w:val="000000"/>
          <w:sz w:val="36"/>
          <w:szCs w:val="36"/>
          <w:lang w:bidi="hi-IN"/>
        </w:rPr>
        <w:t>Sha#v</w:t>
      </w:r>
      <w:r w:rsidR="00665208">
        <w:rPr>
          <w:rFonts w:ascii="Arial" w:hAnsi="Arial" w:cs="Arial"/>
          <w:color w:val="000000"/>
          <w:sz w:val="36"/>
          <w:szCs w:val="36"/>
          <w:lang w:bidi="hi-IN"/>
        </w:rPr>
        <w:t>E</w:t>
      </w:r>
      <w:r>
        <w:rPr>
          <w:rFonts w:ascii="Arial" w:hAnsi="Arial" w:cs="Arial"/>
          <w:color w:val="000000"/>
          <w:sz w:val="36"/>
          <w:szCs w:val="36"/>
          <w:lang w:bidi="hi-IN"/>
        </w:rPr>
        <w:t xml:space="preserve"> caq nama#H | </w:t>
      </w:r>
    </w:p>
    <w:p w14:paraId="7CF8A3B8" w14:textId="194929E0"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210.</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Aqyuqdhin</w:t>
      </w:r>
      <w:r w:rsidR="00665208">
        <w:rPr>
          <w:rFonts w:ascii="Arial" w:hAnsi="Arial" w:cs="Arial"/>
          <w:color w:val="000000"/>
          <w:sz w:val="36"/>
          <w:szCs w:val="36"/>
          <w:lang w:bidi="hi-IN"/>
        </w:rPr>
        <w:t>E</w:t>
      </w:r>
      <w:r>
        <w:rPr>
          <w:rFonts w:ascii="Arial" w:hAnsi="Arial" w:cs="Arial"/>
          <w:color w:val="000000"/>
          <w:sz w:val="36"/>
          <w:szCs w:val="36"/>
          <w:lang w:bidi="hi-IN"/>
        </w:rPr>
        <w:t xml:space="preserve"># caq nama#H | </w:t>
      </w:r>
    </w:p>
    <w:p w14:paraId="69ADB477" w14:textId="4CCD6D3F"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211.</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nama#H svAyuqdhAya# caq nama#H | </w:t>
      </w:r>
    </w:p>
    <w:p w14:paraId="47F1255A" w14:textId="0D8ACB05"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212.</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suqdhanva#n</w:t>
      </w:r>
      <w:r w:rsidR="00665208">
        <w:rPr>
          <w:rFonts w:ascii="Arial" w:hAnsi="Arial" w:cs="Arial"/>
          <w:color w:val="000000"/>
          <w:sz w:val="36"/>
          <w:szCs w:val="36"/>
          <w:lang w:bidi="hi-IN"/>
        </w:rPr>
        <w:t>E</w:t>
      </w:r>
      <w:r>
        <w:rPr>
          <w:rFonts w:ascii="Arial" w:hAnsi="Arial" w:cs="Arial"/>
          <w:color w:val="000000"/>
          <w:sz w:val="36"/>
          <w:szCs w:val="36"/>
          <w:lang w:bidi="hi-IN"/>
        </w:rPr>
        <w:t xml:space="preserve"> caq nama#H | </w:t>
      </w:r>
    </w:p>
    <w:p w14:paraId="0932CBA9" w14:textId="7B3BCC0E"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213.</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namaqH srutyA#ya caq nama#H | </w:t>
      </w:r>
    </w:p>
    <w:p w14:paraId="7CBBBD53" w14:textId="48327121"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214.</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pathyA#ya caq nama#H | </w:t>
      </w:r>
    </w:p>
    <w:p w14:paraId="495B1C6D" w14:textId="531A542D"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215.</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nama#H kAqTyA#ya caq nama#H | </w:t>
      </w:r>
    </w:p>
    <w:p w14:paraId="475E646E" w14:textId="3541514F"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216.</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nIqpyA#ya caq nama#H | </w:t>
      </w:r>
    </w:p>
    <w:p w14:paraId="0B3F99D8" w14:textId="143DF518"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217.</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namaqH sUdyA#ya caq nama#H | </w:t>
      </w:r>
    </w:p>
    <w:p w14:paraId="21FDAAB1" w14:textId="49EADC08"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218.</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saqraqsyA#ya caq nama#H | </w:t>
      </w:r>
    </w:p>
    <w:p w14:paraId="1B8A1D1F" w14:textId="18E6D1A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219.</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w:t>
      </w:r>
      <w:r w:rsidR="00665208">
        <w:rPr>
          <w:rFonts w:ascii="Arial" w:hAnsi="Arial" w:cs="Arial"/>
          <w:color w:val="000000"/>
          <w:sz w:val="36"/>
          <w:szCs w:val="36"/>
          <w:lang w:bidi="hi-IN"/>
        </w:rPr>
        <w:t>O</w:t>
      </w:r>
      <w:r>
        <w:rPr>
          <w:rFonts w:ascii="Arial" w:hAnsi="Arial" w:cs="Arial"/>
          <w:color w:val="000000"/>
          <w:sz w:val="36"/>
          <w:szCs w:val="36"/>
          <w:lang w:bidi="hi-IN"/>
        </w:rPr>
        <w:t xml:space="preserve"># nAqdyAya# caq nama#H | </w:t>
      </w:r>
    </w:p>
    <w:p w14:paraId="1C8BF96B" w14:textId="790C040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220.</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vaiqSaqntAya# caq nama#H | </w:t>
      </w:r>
    </w:p>
    <w:p w14:paraId="40EC3877" w14:textId="6A88CFE4"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221.</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namaqH kUpyA#ya caq nama#H | </w:t>
      </w:r>
    </w:p>
    <w:p w14:paraId="413F08B8" w14:textId="12EFC929"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222.</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aqvaqTyA#ya caq nama#H | </w:t>
      </w:r>
    </w:p>
    <w:p w14:paraId="2A3E4C5E" w14:textId="1890C3FD"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223.</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w:t>
      </w:r>
      <w:r w:rsidR="00665208">
        <w:rPr>
          <w:rFonts w:ascii="Arial" w:hAnsi="Arial" w:cs="Arial"/>
          <w:color w:val="000000"/>
          <w:sz w:val="36"/>
          <w:szCs w:val="36"/>
          <w:lang w:bidi="hi-IN"/>
        </w:rPr>
        <w:t>O</w:t>
      </w:r>
      <w:r>
        <w:rPr>
          <w:rFonts w:ascii="Arial" w:hAnsi="Arial" w:cs="Arial"/>
          <w:color w:val="000000"/>
          <w:sz w:val="36"/>
          <w:szCs w:val="36"/>
          <w:lang w:bidi="hi-IN"/>
        </w:rPr>
        <w:t xml:space="preserve">q varShyA#ya caq nama#H | </w:t>
      </w:r>
    </w:p>
    <w:p w14:paraId="33047D9A" w14:textId="2A01C262"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224.</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aqvaqrShyAya# caq nama#H | </w:t>
      </w:r>
    </w:p>
    <w:p w14:paraId="4E535369" w14:textId="0E74CA38"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225.</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w:t>
      </w:r>
      <w:r w:rsidR="00665208">
        <w:rPr>
          <w:rFonts w:ascii="Arial" w:hAnsi="Arial" w:cs="Arial"/>
          <w:color w:val="000000"/>
          <w:sz w:val="36"/>
          <w:szCs w:val="36"/>
          <w:lang w:bidi="hi-IN"/>
        </w:rPr>
        <w:t>O</w:t>
      </w:r>
      <w:r>
        <w:rPr>
          <w:rFonts w:ascii="Arial" w:hAnsi="Arial" w:cs="Arial"/>
          <w:color w:val="000000"/>
          <w:sz w:val="36"/>
          <w:szCs w:val="36"/>
          <w:lang w:bidi="hi-IN"/>
        </w:rPr>
        <w:t># m</w:t>
      </w:r>
      <w:r w:rsidR="00665208">
        <w:rPr>
          <w:rFonts w:ascii="Arial" w:hAnsi="Arial" w:cs="Arial"/>
          <w:color w:val="000000"/>
          <w:sz w:val="36"/>
          <w:szCs w:val="36"/>
          <w:lang w:bidi="hi-IN"/>
        </w:rPr>
        <w:t>E</w:t>
      </w:r>
      <w:r>
        <w:rPr>
          <w:rFonts w:ascii="Arial" w:hAnsi="Arial" w:cs="Arial"/>
          <w:color w:val="000000"/>
          <w:sz w:val="36"/>
          <w:szCs w:val="36"/>
          <w:lang w:bidi="hi-IN"/>
        </w:rPr>
        <w:t xml:space="preserve">qGyA#ya caq nama#H | </w:t>
      </w:r>
    </w:p>
    <w:p w14:paraId="6DB3D482" w14:textId="5E16C7CF"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226.</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viqdyuqtyA#ya caq nama#H | </w:t>
      </w:r>
    </w:p>
    <w:p w14:paraId="26EC789D" w14:textId="2B43C100"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227.</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 IqdhriyA#ya caq nama#H | </w:t>
      </w:r>
    </w:p>
    <w:p w14:paraId="58DBDC66" w14:textId="4F25BCAC"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228.</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AqtaqpyA#ya caq nama#H | </w:t>
      </w:r>
    </w:p>
    <w:p w14:paraId="05A32C32" w14:textId="77DDE2DD"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229.</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w:t>
      </w:r>
      <w:r w:rsidR="00665208">
        <w:rPr>
          <w:rFonts w:ascii="Arial" w:hAnsi="Arial" w:cs="Arial"/>
          <w:color w:val="000000"/>
          <w:sz w:val="36"/>
          <w:szCs w:val="36"/>
          <w:lang w:bidi="hi-IN"/>
        </w:rPr>
        <w:t>O</w:t>
      </w:r>
      <w:r>
        <w:rPr>
          <w:rFonts w:ascii="Arial" w:hAnsi="Arial" w:cs="Arial"/>
          <w:color w:val="000000"/>
          <w:sz w:val="36"/>
          <w:szCs w:val="36"/>
          <w:lang w:bidi="hi-IN"/>
        </w:rPr>
        <w:t xml:space="preserve">q vAtyA#ya caq nama#H | </w:t>
      </w:r>
    </w:p>
    <w:p w14:paraId="5FE3264C" w14:textId="5F6D5942"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230.</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r</w:t>
      </w:r>
      <w:r w:rsidR="00665208">
        <w:rPr>
          <w:rFonts w:ascii="Arial" w:hAnsi="Arial" w:cs="Arial"/>
          <w:color w:val="000000"/>
          <w:sz w:val="36"/>
          <w:szCs w:val="36"/>
          <w:lang w:bidi="hi-IN"/>
        </w:rPr>
        <w:t>E</w:t>
      </w:r>
      <w:r>
        <w:rPr>
          <w:rFonts w:ascii="Arial" w:hAnsi="Arial" w:cs="Arial"/>
          <w:color w:val="000000"/>
          <w:sz w:val="36"/>
          <w:szCs w:val="36"/>
          <w:lang w:bidi="hi-IN"/>
        </w:rPr>
        <w:t xml:space="preserve">Shmi#yAya caq nama#H | </w:t>
      </w:r>
    </w:p>
    <w:p w14:paraId="28410AED" w14:textId="62B33A96"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231.</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w:t>
      </w:r>
      <w:r w:rsidR="00665208">
        <w:rPr>
          <w:rFonts w:ascii="Arial" w:hAnsi="Arial" w:cs="Arial"/>
          <w:color w:val="000000"/>
          <w:sz w:val="36"/>
          <w:szCs w:val="36"/>
          <w:lang w:bidi="hi-IN"/>
        </w:rPr>
        <w:t>O</w:t>
      </w:r>
      <w:r>
        <w:rPr>
          <w:rFonts w:ascii="Arial" w:hAnsi="Arial" w:cs="Arial"/>
          <w:color w:val="000000"/>
          <w:sz w:val="36"/>
          <w:szCs w:val="36"/>
          <w:lang w:bidi="hi-IN"/>
        </w:rPr>
        <w:t xml:space="preserve"># vAstaqvyA#ya caq nama#H | </w:t>
      </w:r>
    </w:p>
    <w:p w14:paraId="624CED5A" w14:textId="4D13FAF4"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232.</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vAqstuqpAya# caq nama#H | </w:t>
      </w:r>
    </w:p>
    <w:p w14:paraId="3C3A8BE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D171B6E" w14:textId="1BA89104"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233.</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namaqH s</w:t>
      </w:r>
      <w:r w:rsidR="00665208">
        <w:rPr>
          <w:rFonts w:ascii="Arial" w:hAnsi="Arial" w:cs="Arial"/>
          <w:color w:val="000000"/>
          <w:sz w:val="36"/>
          <w:szCs w:val="36"/>
          <w:lang w:bidi="hi-IN"/>
        </w:rPr>
        <w:t>O</w:t>
      </w:r>
      <w:r>
        <w:rPr>
          <w:rFonts w:ascii="Arial" w:hAnsi="Arial" w:cs="Arial"/>
          <w:color w:val="000000"/>
          <w:sz w:val="36"/>
          <w:szCs w:val="36"/>
          <w:lang w:bidi="hi-IN"/>
        </w:rPr>
        <w:t xml:space="preserve">mA#ya caq nama#H | </w:t>
      </w:r>
    </w:p>
    <w:p w14:paraId="6A840900" w14:textId="40DF3AB4"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234.</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ruqdrAya# caq nama#H | </w:t>
      </w:r>
    </w:p>
    <w:p w14:paraId="665A2E1F" w14:textId="6499DE3E"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235.</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nama#stAqmrAya# caq nama#H | </w:t>
      </w:r>
    </w:p>
    <w:p w14:paraId="2CA85565" w14:textId="75A5C743"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236.</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aqruqNAya# caq nama#H | </w:t>
      </w:r>
    </w:p>
    <w:p w14:paraId="50E0E061" w14:textId="179823B3"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237.</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nama#H Saq~ggAya# caq nama#H | </w:t>
      </w:r>
    </w:p>
    <w:p w14:paraId="5E0CB72A" w14:textId="4A8ADC78"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238.</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paqSuqpata#y</w:t>
      </w:r>
      <w:r w:rsidR="00665208">
        <w:rPr>
          <w:rFonts w:ascii="Arial" w:hAnsi="Arial" w:cs="Arial"/>
          <w:color w:val="000000"/>
          <w:sz w:val="36"/>
          <w:szCs w:val="36"/>
          <w:lang w:bidi="hi-IN"/>
        </w:rPr>
        <w:t>E</w:t>
      </w:r>
      <w:r>
        <w:rPr>
          <w:rFonts w:ascii="Arial" w:hAnsi="Arial" w:cs="Arial"/>
          <w:color w:val="000000"/>
          <w:sz w:val="36"/>
          <w:szCs w:val="36"/>
          <w:lang w:bidi="hi-IN"/>
        </w:rPr>
        <w:t xml:space="preserve"> caq nama#H | </w:t>
      </w:r>
    </w:p>
    <w:p w14:paraId="28DB9C81" w14:textId="36D4E2D8"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239.</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 uqgrAya# caq nama#H | </w:t>
      </w:r>
    </w:p>
    <w:p w14:paraId="0C0FB6F7" w14:textId="05C17ECA"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240.</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BIqmAya# caq nama#H | </w:t>
      </w:r>
    </w:p>
    <w:p w14:paraId="51EADAC0" w14:textId="3D467BAE"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241.</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w:t>
      </w:r>
      <w:r w:rsidR="00665208">
        <w:rPr>
          <w:rFonts w:ascii="Arial" w:hAnsi="Arial" w:cs="Arial"/>
          <w:color w:val="000000"/>
          <w:sz w:val="36"/>
          <w:szCs w:val="36"/>
          <w:lang w:bidi="hi-IN"/>
        </w:rPr>
        <w:t>O</w:t>
      </w:r>
      <w:r>
        <w:rPr>
          <w:rFonts w:ascii="Arial" w:hAnsi="Arial" w:cs="Arial"/>
          <w:color w:val="000000"/>
          <w:sz w:val="36"/>
          <w:szCs w:val="36"/>
          <w:lang w:bidi="hi-IN"/>
        </w:rPr>
        <w:t># agr</w:t>
      </w:r>
      <w:r w:rsidR="00665208">
        <w:rPr>
          <w:rFonts w:ascii="Arial" w:hAnsi="Arial" w:cs="Arial"/>
          <w:color w:val="000000"/>
          <w:sz w:val="36"/>
          <w:szCs w:val="36"/>
          <w:lang w:bidi="hi-IN"/>
        </w:rPr>
        <w:t>E</w:t>
      </w:r>
      <w:r>
        <w:rPr>
          <w:rFonts w:ascii="Arial" w:hAnsi="Arial" w:cs="Arial"/>
          <w:color w:val="000000"/>
          <w:sz w:val="36"/>
          <w:szCs w:val="36"/>
          <w:lang w:bidi="hi-IN"/>
        </w:rPr>
        <w:t xml:space="preserve">vaqdhAya# caq nama#H | </w:t>
      </w:r>
    </w:p>
    <w:p w14:paraId="39D6DA5B" w14:textId="26561520"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242.</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dUqr</w:t>
      </w:r>
      <w:r w:rsidR="00665208">
        <w:rPr>
          <w:rFonts w:ascii="Arial" w:hAnsi="Arial" w:cs="Arial"/>
          <w:color w:val="000000"/>
          <w:sz w:val="36"/>
          <w:szCs w:val="36"/>
          <w:lang w:bidi="hi-IN"/>
        </w:rPr>
        <w:t>E</w:t>
      </w:r>
      <w:r>
        <w:rPr>
          <w:rFonts w:ascii="Arial" w:hAnsi="Arial" w:cs="Arial"/>
          <w:color w:val="000000"/>
          <w:sz w:val="36"/>
          <w:szCs w:val="36"/>
          <w:lang w:bidi="hi-IN"/>
        </w:rPr>
        <w:t xml:space="preserve">qvaqdhAya# caq nama#H | </w:t>
      </w:r>
    </w:p>
    <w:p w14:paraId="0283B066" w14:textId="5E377644"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243.</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w:t>
      </w:r>
      <w:r w:rsidR="00665208">
        <w:rPr>
          <w:rFonts w:ascii="Arial" w:hAnsi="Arial" w:cs="Arial"/>
          <w:color w:val="000000"/>
          <w:sz w:val="36"/>
          <w:szCs w:val="36"/>
          <w:lang w:bidi="hi-IN"/>
        </w:rPr>
        <w:t>O</w:t>
      </w:r>
      <w:r>
        <w:rPr>
          <w:rFonts w:ascii="Arial" w:hAnsi="Arial" w:cs="Arial"/>
          <w:color w:val="000000"/>
          <w:sz w:val="36"/>
          <w:szCs w:val="36"/>
          <w:lang w:bidi="hi-IN"/>
        </w:rPr>
        <w:t># haqntr</w:t>
      </w:r>
      <w:r w:rsidR="00665208">
        <w:rPr>
          <w:rFonts w:ascii="Arial" w:hAnsi="Arial" w:cs="Arial"/>
          <w:color w:val="000000"/>
          <w:sz w:val="36"/>
          <w:szCs w:val="36"/>
          <w:lang w:bidi="hi-IN"/>
        </w:rPr>
        <w:t>E</w:t>
      </w:r>
      <w:r>
        <w:rPr>
          <w:rFonts w:ascii="Arial" w:hAnsi="Arial" w:cs="Arial"/>
          <w:color w:val="000000"/>
          <w:sz w:val="36"/>
          <w:szCs w:val="36"/>
          <w:lang w:bidi="hi-IN"/>
        </w:rPr>
        <w:t xml:space="preserve"> caq nama#H | </w:t>
      </w:r>
    </w:p>
    <w:p w14:paraId="1112FCA5" w14:textId="57B0BF9C"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244.</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hanI#yas</w:t>
      </w:r>
      <w:r w:rsidR="00665208">
        <w:rPr>
          <w:rFonts w:ascii="Arial" w:hAnsi="Arial" w:cs="Arial"/>
          <w:color w:val="000000"/>
          <w:sz w:val="36"/>
          <w:szCs w:val="36"/>
          <w:lang w:bidi="hi-IN"/>
        </w:rPr>
        <w:t>E</w:t>
      </w:r>
      <w:r>
        <w:rPr>
          <w:rFonts w:ascii="Arial" w:hAnsi="Arial" w:cs="Arial"/>
          <w:color w:val="000000"/>
          <w:sz w:val="36"/>
          <w:szCs w:val="36"/>
          <w:lang w:bidi="hi-IN"/>
        </w:rPr>
        <w:t xml:space="preserve"> caq nama#H | </w:t>
      </w:r>
    </w:p>
    <w:p w14:paraId="2072F347" w14:textId="31802750"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245.</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w:t>
      </w:r>
      <w:r w:rsidR="00665208">
        <w:rPr>
          <w:rFonts w:ascii="Arial" w:hAnsi="Arial" w:cs="Arial"/>
          <w:color w:val="000000"/>
          <w:sz w:val="36"/>
          <w:szCs w:val="36"/>
          <w:lang w:bidi="hi-IN"/>
        </w:rPr>
        <w:t>O</w:t>
      </w:r>
      <w:r>
        <w:rPr>
          <w:rFonts w:ascii="Arial" w:hAnsi="Arial" w:cs="Arial"/>
          <w:color w:val="000000"/>
          <w:sz w:val="36"/>
          <w:szCs w:val="36"/>
          <w:lang w:bidi="hi-IN"/>
        </w:rPr>
        <w:t># vRuqkSh</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 xml:space="preserve">q nama#H | </w:t>
      </w:r>
    </w:p>
    <w:p w14:paraId="74EBB126" w14:textId="34016802"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246.</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hari#k</w:t>
      </w:r>
      <w:r w:rsidR="00665208">
        <w:rPr>
          <w:rFonts w:ascii="Arial" w:hAnsi="Arial" w:cs="Arial"/>
          <w:color w:val="000000"/>
          <w:sz w:val="36"/>
          <w:szCs w:val="36"/>
          <w:lang w:bidi="hi-IN"/>
        </w:rPr>
        <w:t>E</w:t>
      </w:r>
      <w:r>
        <w:rPr>
          <w:rFonts w:ascii="Arial" w:hAnsi="Arial" w:cs="Arial"/>
          <w:color w:val="000000"/>
          <w:sz w:val="36"/>
          <w:szCs w:val="36"/>
          <w:lang w:bidi="hi-IN"/>
        </w:rPr>
        <w:t>S</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 xml:space="preserve">q nama#H | </w:t>
      </w:r>
    </w:p>
    <w:p w14:paraId="10F7EE27" w14:textId="58115220"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247.</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nama#stAqrAyaq nama#H | </w:t>
      </w:r>
    </w:p>
    <w:p w14:paraId="1277FEA6" w14:textId="2CB2F3B2"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248.</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nama#SSaqMBav</w:t>
      </w:r>
      <w:r w:rsidR="00665208">
        <w:rPr>
          <w:rFonts w:ascii="Arial" w:hAnsi="Arial" w:cs="Arial"/>
          <w:color w:val="000000"/>
          <w:sz w:val="36"/>
          <w:szCs w:val="36"/>
          <w:lang w:bidi="hi-IN"/>
        </w:rPr>
        <w:t>E</w:t>
      </w:r>
      <w:r>
        <w:rPr>
          <w:rFonts w:ascii="Arial" w:hAnsi="Arial" w:cs="Arial"/>
          <w:color w:val="000000"/>
          <w:sz w:val="36"/>
          <w:szCs w:val="36"/>
          <w:lang w:bidi="hi-IN"/>
        </w:rPr>
        <w:t xml:space="preserve"># caq nama#H | </w:t>
      </w:r>
    </w:p>
    <w:p w14:paraId="2070EDCA" w14:textId="58506AA8"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249.</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maqy</w:t>
      </w:r>
      <w:r w:rsidR="00665208">
        <w:rPr>
          <w:rFonts w:ascii="Arial" w:hAnsi="Arial" w:cs="Arial"/>
          <w:color w:val="000000"/>
          <w:sz w:val="36"/>
          <w:szCs w:val="36"/>
          <w:lang w:bidi="hi-IN"/>
        </w:rPr>
        <w:t>O</w:t>
      </w:r>
      <w:r>
        <w:rPr>
          <w:rFonts w:ascii="Arial" w:hAnsi="Arial" w:cs="Arial"/>
          <w:color w:val="000000"/>
          <w:sz w:val="36"/>
          <w:szCs w:val="36"/>
          <w:lang w:bidi="hi-IN"/>
        </w:rPr>
        <w:t>qBav</w:t>
      </w:r>
      <w:r w:rsidR="00665208">
        <w:rPr>
          <w:rFonts w:ascii="Arial" w:hAnsi="Arial" w:cs="Arial"/>
          <w:color w:val="000000"/>
          <w:sz w:val="36"/>
          <w:szCs w:val="36"/>
          <w:lang w:bidi="hi-IN"/>
        </w:rPr>
        <w:t>E</w:t>
      </w:r>
      <w:r>
        <w:rPr>
          <w:rFonts w:ascii="Arial" w:hAnsi="Arial" w:cs="Arial"/>
          <w:color w:val="000000"/>
          <w:sz w:val="36"/>
          <w:szCs w:val="36"/>
          <w:lang w:bidi="hi-IN"/>
        </w:rPr>
        <w:t xml:space="preserve"># caq nama#H | </w:t>
      </w:r>
    </w:p>
    <w:p w14:paraId="275F1CCD" w14:textId="699515AE"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250.</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nama#SSaMkaqrAya# caq nama#H | </w:t>
      </w:r>
    </w:p>
    <w:p w14:paraId="06E0A3B7" w14:textId="63F7777A"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251.</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maqyaqskaqrAya# caq nama#H | </w:t>
      </w:r>
    </w:p>
    <w:p w14:paraId="72F562A4" w14:textId="0D7EC09B"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252.</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nama#H SiqvAya# caq nama#H | </w:t>
      </w:r>
    </w:p>
    <w:p w14:paraId="4AD63280" w14:textId="37CA93C8"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253.</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Siqvata#rAya caq nama#H | </w:t>
      </w:r>
    </w:p>
    <w:p w14:paraId="165C3B55" w14:textId="5ACB38B5"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254.</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namaqstIrtthyA#ya caq nama#H | </w:t>
      </w:r>
    </w:p>
    <w:p w14:paraId="6B5CF5C2" w14:textId="061AD121"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255.</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kUlyA#ya caq nama#H | </w:t>
      </w:r>
    </w:p>
    <w:p w14:paraId="684CF10F" w14:textId="164C664D"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256.</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nama#H pAqryA#ya caq nama#H | </w:t>
      </w:r>
    </w:p>
    <w:p w14:paraId="6AC8C7B4" w14:textId="104CC08E"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257.</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aqvAqryA#ya caq nama#H | </w:t>
      </w:r>
    </w:p>
    <w:p w14:paraId="33A23CE0" w14:textId="38475F80"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258.</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nama#H praqtara#NAya caq nama#H | </w:t>
      </w:r>
    </w:p>
    <w:p w14:paraId="72063A35" w14:textId="7A2D4DDC"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259.</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uqttara#NAya caq nama#H | </w:t>
      </w:r>
    </w:p>
    <w:p w14:paraId="73F4057A" w14:textId="1E21FFD8"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260.</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 AtAqryA#ya caq nama#H | </w:t>
      </w:r>
    </w:p>
    <w:p w14:paraId="73830DD5" w14:textId="2E0D5975"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261.</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AqlAqdyA#ya caq nama#H | </w:t>
      </w:r>
    </w:p>
    <w:p w14:paraId="05B68F9B" w14:textId="6130248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262.</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namaqH SaShpyA#ya caq nama#H | </w:t>
      </w:r>
    </w:p>
    <w:p w14:paraId="47AFDE16" w14:textId="17A773F4"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263.</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P</w:t>
      </w:r>
      <w:r w:rsidR="00665208">
        <w:rPr>
          <w:rFonts w:ascii="Arial" w:hAnsi="Arial" w:cs="Arial"/>
          <w:color w:val="000000"/>
          <w:sz w:val="36"/>
          <w:szCs w:val="36"/>
          <w:lang w:bidi="hi-IN"/>
        </w:rPr>
        <w:t>E</w:t>
      </w:r>
      <w:r>
        <w:rPr>
          <w:rFonts w:ascii="Arial" w:hAnsi="Arial" w:cs="Arial"/>
          <w:color w:val="000000"/>
          <w:sz w:val="36"/>
          <w:szCs w:val="36"/>
          <w:lang w:bidi="hi-IN"/>
        </w:rPr>
        <w:t xml:space="preserve">nyA#ya caq nama#H | </w:t>
      </w:r>
    </w:p>
    <w:p w14:paraId="40E7D559" w14:textId="4CC5602E"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264.</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nama#H sikaqtyA#ya caq nama#H | </w:t>
      </w:r>
    </w:p>
    <w:p w14:paraId="18F08BA1" w14:textId="7F882B50"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265.</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praqvAqhyA#ya caq nama#H | </w:t>
      </w:r>
    </w:p>
    <w:p w14:paraId="5F29603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15D6883" w14:textId="65B561CB"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266.</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 iriqNyA#ya caq nama#H | </w:t>
      </w:r>
    </w:p>
    <w:p w14:paraId="077F4275" w14:textId="0B2D8E80"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267.</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praqpaqthyA#ya caq nama#H | </w:t>
      </w:r>
    </w:p>
    <w:p w14:paraId="38254651" w14:textId="0DB02D83"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268.</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nama#H ki(gm)SiqlAya# caq nama#H | </w:t>
      </w:r>
    </w:p>
    <w:p w14:paraId="090753AB" w14:textId="246625F5"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269.</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kShaya#NAya caq nama#H | </w:t>
      </w:r>
    </w:p>
    <w:p w14:paraId="79216A1C" w14:textId="6A7B0D8B"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270.</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nama#H kapaqrdin</w:t>
      </w:r>
      <w:r w:rsidR="00665208">
        <w:rPr>
          <w:rFonts w:ascii="Arial" w:hAnsi="Arial" w:cs="Arial"/>
          <w:color w:val="000000"/>
          <w:sz w:val="36"/>
          <w:szCs w:val="36"/>
          <w:lang w:bidi="hi-IN"/>
        </w:rPr>
        <w:t>E</w:t>
      </w:r>
      <w:r>
        <w:rPr>
          <w:rFonts w:ascii="Arial" w:hAnsi="Arial" w:cs="Arial"/>
          <w:color w:val="000000"/>
          <w:sz w:val="36"/>
          <w:szCs w:val="36"/>
          <w:lang w:bidi="hi-IN"/>
        </w:rPr>
        <w:t xml:space="preserve"># caq nama#H | </w:t>
      </w:r>
    </w:p>
    <w:p w14:paraId="11F0ADB5" w14:textId="1F28FFD8"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271.</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puqlaqstay</w:t>
      </w:r>
      <w:r w:rsidR="00665208">
        <w:rPr>
          <w:rFonts w:ascii="Arial" w:hAnsi="Arial" w:cs="Arial"/>
          <w:color w:val="000000"/>
          <w:sz w:val="36"/>
          <w:szCs w:val="36"/>
          <w:lang w:bidi="hi-IN"/>
        </w:rPr>
        <w:t>E</w:t>
      </w:r>
      <w:r>
        <w:rPr>
          <w:rFonts w:ascii="Arial" w:hAnsi="Arial" w:cs="Arial"/>
          <w:color w:val="000000"/>
          <w:sz w:val="36"/>
          <w:szCs w:val="36"/>
          <w:lang w:bidi="hi-IN"/>
        </w:rPr>
        <w:t xml:space="preserve"># caq nama#H | </w:t>
      </w:r>
    </w:p>
    <w:p w14:paraId="5944C435" w14:textId="29892291"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272.</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w:t>
      </w:r>
      <w:r w:rsidR="00665208">
        <w:rPr>
          <w:rFonts w:ascii="Arial" w:hAnsi="Arial" w:cs="Arial"/>
          <w:color w:val="000000"/>
          <w:sz w:val="36"/>
          <w:szCs w:val="36"/>
          <w:lang w:bidi="hi-IN"/>
        </w:rPr>
        <w:t>O</w:t>
      </w:r>
      <w:r>
        <w:rPr>
          <w:rFonts w:ascii="Arial" w:hAnsi="Arial" w:cs="Arial"/>
          <w:color w:val="000000"/>
          <w:sz w:val="36"/>
          <w:szCs w:val="36"/>
          <w:lang w:bidi="hi-IN"/>
        </w:rPr>
        <w:t>q g</w:t>
      </w:r>
      <w:r w:rsidR="00665208">
        <w:rPr>
          <w:rFonts w:ascii="Arial" w:hAnsi="Arial" w:cs="Arial"/>
          <w:color w:val="000000"/>
          <w:sz w:val="36"/>
          <w:szCs w:val="36"/>
          <w:lang w:bidi="hi-IN"/>
        </w:rPr>
        <w:t>O</w:t>
      </w:r>
      <w:r>
        <w:rPr>
          <w:rFonts w:ascii="Arial" w:hAnsi="Arial" w:cs="Arial"/>
          <w:color w:val="000000"/>
          <w:sz w:val="36"/>
          <w:szCs w:val="36"/>
          <w:lang w:bidi="hi-IN"/>
        </w:rPr>
        <w:t xml:space="preserve">ShThyA#ya caq nama#H | </w:t>
      </w:r>
    </w:p>
    <w:p w14:paraId="3E27FBB9" w14:textId="50AAAF6C"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273.</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gRuhyA#ya caq nama#H | </w:t>
      </w:r>
    </w:p>
    <w:p w14:paraId="1EF0B336" w14:textId="2E7BB2D3"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274.</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namaqstalpyA#ya caq nama#H | </w:t>
      </w:r>
    </w:p>
    <w:p w14:paraId="1317F1A4" w14:textId="32E535DA"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275.</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g</w:t>
      </w:r>
      <w:r w:rsidR="00665208">
        <w:rPr>
          <w:rFonts w:ascii="Arial" w:hAnsi="Arial" w:cs="Arial"/>
          <w:color w:val="000000"/>
          <w:sz w:val="36"/>
          <w:szCs w:val="36"/>
          <w:lang w:bidi="hi-IN"/>
        </w:rPr>
        <w:t>E</w:t>
      </w:r>
      <w:r>
        <w:rPr>
          <w:rFonts w:ascii="Arial" w:hAnsi="Arial" w:cs="Arial"/>
          <w:color w:val="000000"/>
          <w:sz w:val="36"/>
          <w:szCs w:val="36"/>
          <w:lang w:bidi="hi-IN"/>
        </w:rPr>
        <w:t xml:space="preserve">hyA#ya caq nama#H | </w:t>
      </w:r>
    </w:p>
    <w:p w14:paraId="189DDDF2" w14:textId="7541FAE1"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276.</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nama#H kAqTyA#ya caq nama#H | </w:t>
      </w:r>
    </w:p>
    <w:p w14:paraId="7B585DAF" w14:textId="34656EE3"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277.</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gaqhvaqr</w:t>
      </w:r>
      <w:r w:rsidR="00665208">
        <w:rPr>
          <w:rFonts w:ascii="Arial" w:hAnsi="Arial" w:cs="Arial"/>
          <w:color w:val="000000"/>
          <w:sz w:val="36"/>
          <w:szCs w:val="36"/>
          <w:lang w:bidi="hi-IN"/>
        </w:rPr>
        <w:t>E</w:t>
      </w:r>
      <w:r>
        <w:rPr>
          <w:rFonts w:ascii="Arial" w:hAnsi="Arial" w:cs="Arial"/>
          <w:color w:val="000000"/>
          <w:sz w:val="36"/>
          <w:szCs w:val="36"/>
          <w:lang w:bidi="hi-IN"/>
        </w:rPr>
        <w:t xml:space="preserve">qShThAya# caq nama#H | </w:t>
      </w:r>
    </w:p>
    <w:p w14:paraId="080EFB70" w14:textId="0454AF65"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278.</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w:t>
      </w:r>
      <w:r w:rsidR="00665208">
        <w:rPr>
          <w:rFonts w:ascii="Arial" w:hAnsi="Arial" w:cs="Arial"/>
          <w:color w:val="000000"/>
          <w:sz w:val="36"/>
          <w:szCs w:val="36"/>
          <w:lang w:bidi="hi-IN"/>
        </w:rPr>
        <w:t>O</w:t>
      </w:r>
      <w:r>
        <w:rPr>
          <w:rFonts w:ascii="Arial" w:hAnsi="Arial" w:cs="Arial"/>
          <w:color w:val="000000"/>
          <w:sz w:val="36"/>
          <w:szCs w:val="36"/>
          <w:lang w:bidi="hi-IN"/>
        </w:rPr>
        <w:t xml:space="preserve">$ hradaqyyA#ya caq nama#H | </w:t>
      </w:r>
    </w:p>
    <w:p w14:paraId="41D0AAB7" w14:textId="14BB103E"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279.</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niqv</w:t>
      </w:r>
      <w:r w:rsidR="00665208">
        <w:rPr>
          <w:rFonts w:ascii="Arial" w:hAnsi="Arial" w:cs="Arial"/>
          <w:color w:val="000000"/>
          <w:sz w:val="36"/>
          <w:szCs w:val="36"/>
          <w:lang w:bidi="hi-IN"/>
        </w:rPr>
        <w:t>E</w:t>
      </w:r>
      <w:r>
        <w:rPr>
          <w:rFonts w:ascii="Arial" w:hAnsi="Arial" w:cs="Arial"/>
          <w:color w:val="000000"/>
          <w:sz w:val="36"/>
          <w:szCs w:val="36"/>
          <w:lang w:bidi="hi-IN"/>
        </w:rPr>
        <w:t xml:space="preserve">qShpyA#ya caq nama#H | </w:t>
      </w:r>
    </w:p>
    <w:p w14:paraId="7D31FCB4" w14:textId="07792729"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280.</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nama#H pA(gm)saqvyA#ya caq nama#H | </w:t>
      </w:r>
    </w:p>
    <w:p w14:paraId="01B87783" w14:textId="2364826A"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281.</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raqjaqsyA#ya caq nama#H | </w:t>
      </w:r>
    </w:p>
    <w:p w14:paraId="1CCD8248" w14:textId="301DB6A2"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282.</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namaqH SuShkyA#ya caq nama#H | </w:t>
      </w:r>
    </w:p>
    <w:p w14:paraId="130BC5A6" w14:textId="7783C718"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283.</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haqriqtyA#ya caq nama#H | </w:t>
      </w:r>
    </w:p>
    <w:p w14:paraId="45AA3258" w14:textId="01041CA8"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284.</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w:t>
      </w:r>
      <w:r w:rsidR="00665208">
        <w:rPr>
          <w:rFonts w:ascii="Arial" w:hAnsi="Arial" w:cs="Arial"/>
          <w:color w:val="000000"/>
          <w:sz w:val="36"/>
          <w:szCs w:val="36"/>
          <w:lang w:bidi="hi-IN"/>
        </w:rPr>
        <w:t>O</w:t>
      </w:r>
      <w:r>
        <w:rPr>
          <w:rFonts w:ascii="Arial" w:hAnsi="Arial" w:cs="Arial"/>
          <w:color w:val="000000"/>
          <w:sz w:val="36"/>
          <w:szCs w:val="36"/>
          <w:lang w:bidi="hi-IN"/>
        </w:rPr>
        <w:t>q l</w:t>
      </w:r>
      <w:r w:rsidR="00665208">
        <w:rPr>
          <w:rFonts w:ascii="Arial" w:hAnsi="Arial" w:cs="Arial"/>
          <w:color w:val="000000"/>
          <w:sz w:val="36"/>
          <w:szCs w:val="36"/>
          <w:lang w:bidi="hi-IN"/>
        </w:rPr>
        <w:t>O</w:t>
      </w:r>
      <w:r>
        <w:rPr>
          <w:rFonts w:ascii="Arial" w:hAnsi="Arial" w:cs="Arial"/>
          <w:color w:val="000000"/>
          <w:sz w:val="36"/>
          <w:szCs w:val="36"/>
          <w:lang w:bidi="hi-IN"/>
        </w:rPr>
        <w:t xml:space="preserve">pyA#ya caq nama#H | </w:t>
      </w:r>
    </w:p>
    <w:p w14:paraId="2D5A26EC" w14:textId="50114883"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285.</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uqlaqpyA#ya caq nama#H | </w:t>
      </w:r>
    </w:p>
    <w:p w14:paraId="7693F41D" w14:textId="1FB336DC"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286.</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 UqrvyA#ya caq nama#H | </w:t>
      </w:r>
    </w:p>
    <w:p w14:paraId="2508E836" w14:textId="4320AC41"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287.</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sUqrmyA#ya caq nama#H | </w:t>
      </w:r>
    </w:p>
    <w:p w14:paraId="61C113D7" w14:textId="75B90B4A"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288.</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nama#H paqrNyA#ya caq nama#H | </w:t>
      </w:r>
    </w:p>
    <w:p w14:paraId="47231019" w14:textId="4732D546"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289.</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paqrNaqSaqdyA#ya caq nama#H | </w:t>
      </w:r>
    </w:p>
    <w:p w14:paraId="272D65A0" w14:textId="417DEE0F"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290.</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w:t>
      </w:r>
      <w:r w:rsidR="00665208">
        <w:rPr>
          <w:rFonts w:ascii="Arial" w:hAnsi="Arial" w:cs="Arial"/>
          <w:color w:val="000000"/>
          <w:sz w:val="36"/>
          <w:szCs w:val="36"/>
          <w:lang w:bidi="hi-IN"/>
        </w:rPr>
        <w:t>O</w:t>
      </w:r>
      <w:r>
        <w:rPr>
          <w:rFonts w:ascii="Arial" w:hAnsi="Arial" w:cs="Arial"/>
          <w:color w:val="000000"/>
          <w:sz w:val="36"/>
          <w:szCs w:val="36"/>
          <w:lang w:bidi="hi-IN"/>
        </w:rPr>
        <w:t xml:space="preserve">#&amp;paguqramA#NAya caq nama#H | </w:t>
      </w:r>
    </w:p>
    <w:p w14:paraId="13A07D19" w14:textId="242D7811"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291.</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aqBiqGnaqt</w:t>
      </w:r>
      <w:r w:rsidR="00665208">
        <w:rPr>
          <w:rFonts w:ascii="Arial" w:hAnsi="Arial" w:cs="Arial"/>
          <w:color w:val="000000"/>
          <w:sz w:val="36"/>
          <w:szCs w:val="36"/>
          <w:lang w:bidi="hi-IN"/>
        </w:rPr>
        <w:t>E</w:t>
      </w:r>
      <w:r>
        <w:rPr>
          <w:rFonts w:ascii="Arial" w:hAnsi="Arial" w:cs="Arial"/>
          <w:color w:val="000000"/>
          <w:sz w:val="36"/>
          <w:szCs w:val="36"/>
          <w:lang w:bidi="hi-IN"/>
        </w:rPr>
        <w:t xml:space="preserve"> caq nama#H | </w:t>
      </w:r>
    </w:p>
    <w:p w14:paraId="0EEBF6FC" w14:textId="34D64D85"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292.</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 AkKidaqt</w:t>
      </w:r>
      <w:r w:rsidR="00665208">
        <w:rPr>
          <w:rFonts w:ascii="Arial" w:hAnsi="Arial" w:cs="Arial"/>
          <w:color w:val="000000"/>
          <w:sz w:val="36"/>
          <w:szCs w:val="36"/>
          <w:lang w:bidi="hi-IN"/>
        </w:rPr>
        <w:t>E</w:t>
      </w:r>
      <w:r>
        <w:rPr>
          <w:rFonts w:ascii="Arial" w:hAnsi="Arial" w:cs="Arial"/>
          <w:color w:val="000000"/>
          <w:sz w:val="36"/>
          <w:szCs w:val="36"/>
          <w:lang w:bidi="hi-IN"/>
        </w:rPr>
        <w:t xml:space="preserve"> caq nama#H | </w:t>
      </w:r>
    </w:p>
    <w:p w14:paraId="0D6EDF4B" w14:textId="7AACE2DB"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293.</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praqkKiqdaqt</w:t>
      </w:r>
      <w:r w:rsidR="00665208">
        <w:rPr>
          <w:rFonts w:ascii="Arial" w:hAnsi="Arial" w:cs="Arial"/>
          <w:color w:val="000000"/>
          <w:sz w:val="36"/>
          <w:szCs w:val="36"/>
          <w:lang w:bidi="hi-IN"/>
        </w:rPr>
        <w:t>E</w:t>
      </w:r>
      <w:r>
        <w:rPr>
          <w:rFonts w:ascii="Arial" w:hAnsi="Arial" w:cs="Arial"/>
          <w:color w:val="000000"/>
          <w:sz w:val="36"/>
          <w:szCs w:val="36"/>
          <w:lang w:bidi="hi-IN"/>
        </w:rPr>
        <w:t xml:space="preserve"> caq nama#H | </w:t>
      </w:r>
    </w:p>
    <w:p w14:paraId="7178E722" w14:textId="56F151AD"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294.</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w:t>
      </w:r>
      <w:r w:rsidR="00665208">
        <w:rPr>
          <w:rFonts w:ascii="Arial" w:hAnsi="Arial" w:cs="Arial"/>
          <w:color w:val="000000"/>
          <w:sz w:val="36"/>
          <w:szCs w:val="36"/>
          <w:lang w:bidi="hi-IN"/>
        </w:rPr>
        <w:t>O</w:t>
      </w:r>
      <w:r>
        <w:rPr>
          <w:rFonts w:ascii="Arial" w:hAnsi="Arial" w:cs="Arial"/>
          <w:color w:val="000000"/>
          <w:sz w:val="36"/>
          <w:szCs w:val="36"/>
          <w:lang w:bidi="hi-IN"/>
        </w:rPr>
        <w:t># v</w:t>
      </w:r>
      <w:r w:rsidR="00665208">
        <w:rPr>
          <w:rFonts w:ascii="Arial" w:hAnsi="Arial" w:cs="Arial"/>
          <w:color w:val="000000"/>
          <w:sz w:val="36"/>
          <w:szCs w:val="36"/>
          <w:lang w:bidi="hi-IN"/>
        </w:rPr>
        <w:t>O</w:t>
      </w:r>
      <w:r>
        <w:rPr>
          <w:rFonts w:ascii="Arial" w:hAnsi="Arial" w:cs="Arial"/>
          <w:color w:val="000000"/>
          <w:sz w:val="36"/>
          <w:szCs w:val="36"/>
          <w:lang w:bidi="hi-IN"/>
        </w:rPr>
        <w:t xml:space="preserve">q nama#H | </w:t>
      </w:r>
    </w:p>
    <w:p w14:paraId="4647E79B" w14:textId="179B7972"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295.</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kiqriqk</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 xml:space="preserve">q nama#H | </w:t>
      </w:r>
    </w:p>
    <w:p w14:paraId="4F8D00A5" w14:textId="79AA55E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296.</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d</w:t>
      </w:r>
      <w:r w:rsidR="00665208">
        <w:rPr>
          <w:rFonts w:ascii="Arial" w:hAnsi="Arial" w:cs="Arial"/>
          <w:color w:val="000000"/>
          <w:sz w:val="36"/>
          <w:szCs w:val="36"/>
          <w:lang w:bidi="hi-IN"/>
        </w:rPr>
        <w:t>E</w:t>
      </w:r>
      <w:r>
        <w:rPr>
          <w:rFonts w:ascii="Arial" w:hAnsi="Arial" w:cs="Arial"/>
          <w:color w:val="000000"/>
          <w:sz w:val="36"/>
          <w:szCs w:val="36"/>
          <w:lang w:bidi="hi-IN"/>
        </w:rPr>
        <w:t>qvAnAq(gm)q hRuda#y</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 xml:space="preserve">q nama#H | </w:t>
      </w:r>
    </w:p>
    <w:p w14:paraId="6F5EA3E3" w14:textId="40E207E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297.</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w:t>
      </w:r>
      <w:r w:rsidR="00665208">
        <w:rPr>
          <w:rFonts w:ascii="Arial" w:hAnsi="Arial" w:cs="Arial"/>
          <w:color w:val="000000"/>
          <w:sz w:val="36"/>
          <w:szCs w:val="36"/>
          <w:lang w:bidi="hi-IN"/>
        </w:rPr>
        <w:t>O</w:t>
      </w:r>
      <w:r>
        <w:rPr>
          <w:rFonts w:ascii="Arial" w:hAnsi="Arial" w:cs="Arial"/>
          <w:color w:val="000000"/>
          <w:sz w:val="36"/>
          <w:szCs w:val="36"/>
          <w:lang w:bidi="hi-IN"/>
        </w:rPr>
        <w:t># vikShINaqk</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 xml:space="preserve">q nama#H | </w:t>
      </w:r>
    </w:p>
    <w:p w14:paraId="1CC23587" w14:textId="1175357D"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298.</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w:t>
      </w:r>
      <w:r w:rsidR="00665208">
        <w:rPr>
          <w:rFonts w:ascii="Arial" w:hAnsi="Arial" w:cs="Arial"/>
          <w:color w:val="000000"/>
          <w:sz w:val="36"/>
          <w:szCs w:val="36"/>
          <w:lang w:bidi="hi-IN"/>
        </w:rPr>
        <w:t>O</w:t>
      </w:r>
      <w:r>
        <w:rPr>
          <w:rFonts w:ascii="Arial" w:hAnsi="Arial" w:cs="Arial"/>
          <w:color w:val="000000"/>
          <w:sz w:val="36"/>
          <w:szCs w:val="36"/>
          <w:lang w:bidi="hi-IN"/>
        </w:rPr>
        <w:t># vicin vaqtk</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 xml:space="preserve">q nama#H | </w:t>
      </w:r>
    </w:p>
    <w:p w14:paraId="618C2B79" w14:textId="66E1D6F9"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299.</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 Anirhaqt</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 xml:space="preserve">q nama#H | </w:t>
      </w:r>
    </w:p>
    <w:p w14:paraId="596C99F8" w14:textId="1DA27D57" w:rsidR="00D91D60" w:rsidRDefault="00D91D60" w:rsidP="0020424F">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300.</w:t>
      </w:r>
      <w:r>
        <w:rPr>
          <w:rFonts w:ascii="Arial" w:hAnsi="Arial" w:cs="Arial"/>
          <w:color w:val="000000"/>
          <w:sz w:val="36"/>
          <w:szCs w:val="36"/>
          <w:lang w:bidi="hi-IN"/>
        </w:rPr>
        <w:tab/>
      </w:r>
      <w:r w:rsidR="00842E57">
        <w:rPr>
          <w:rFonts w:ascii="Arial" w:hAnsi="Arial" w:cs="Arial"/>
          <w:color w:val="000000"/>
          <w:sz w:val="36"/>
          <w:szCs w:val="36"/>
          <w:lang w:bidi="hi-IN"/>
        </w:rPr>
        <w:t>OM</w:t>
      </w:r>
      <w:r>
        <w:rPr>
          <w:rFonts w:ascii="Arial" w:hAnsi="Arial" w:cs="Arial"/>
          <w:color w:val="000000"/>
          <w:sz w:val="36"/>
          <w:szCs w:val="36"/>
          <w:lang w:bidi="hi-IN"/>
        </w:rPr>
        <w:t xml:space="preserve"> nama# AmIvaqtk</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 xml:space="preserve">q nama#H | </w:t>
      </w:r>
    </w:p>
    <w:p w14:paraId="365BB73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790263F" w14:textId="51C55B6F" w:rsidR="00D91D60" w:rsidRPr="00083FC1" w:rsidRDefault="00D91D60" w:rsidP="00D91D60">
      <w:pPr>
        <w:autoSpaceDE w:val="0"/>
        <w:autoSpaceDN w:val="0"/>
        <w:adjustRightInd w:val="0"/>
        <w:spacing w:after="0" w:line="240" w:lineRule="auto"/>
        <w:rPr>
          <w:rFonts w:ascii="Arial" w:hAnsi="Arial" w:cs="Arial"/>
          <w:b/>
          <w:bCs/>
          <w:color w:val="000000"/>
          <w:sz w:val="36"/>
          <w:szCs w:val="36"/>
          <w:lang w:bidi="hi-IN"/>
        </w:rPr>
      </w:pPr>
      <w:r w:rsidRPr="00083FC1">
        <w:rPr>
          <w:rFonts w:ascii="Arial" w:hAnsi="Arial" w:cs="Arial"/>
          <w:b/>
          <w:bCs/>
          <w:color w:val="000000"/>
          <w:sz w:val="36"/>
          <w:szCs w:val="36"/>
          <w:lang w:bidi="hi-IN"/>
        </w:rPr>
        <w:t>1</w:t>
      </w:r>
      <w:r w:rsidR="006155DE" w:rsidRPr="00083FC1">
        <w:rPr>
          <w:rFonts w:ascii="Arial" w:hAnsi="Arial" w:cs="Arial"/>
          <w:b/>
          <w:bCs/>
          <w:color w:val="000000"/>
          <w:sz w:val="36"/>
          <w:szCs w:val="36"/>
          <w:lang w:bidi="hi-IN"/>
        </w:rPr>
        <w:t>2</w:t>
      </w:r>
      <w:r w:rsidRPr="00083FC1">
        <w:rPr>
          <w:rFonts w:ascii="Arial" w:hAnsi="Arial" w:cs="Arial"/>
          <w:b/>
          <w:bCs/>
          <w:color w:val="000000"/>
          <w:sz w:val="36"/>
          <w:szCs w:val="36"/>
          <w:lang w:bidi="hi-IN"/>
        </w:rPr>
        <w:t>.6</w:t>
      </w:r>
      <w:r w:rsidRPr="00083FC1">
        <w:rPr>
          <w:rFonts w:ascii="Arial" w:hAnsi="Arial" w:cs="Arial"/>
          <w:b/>
          <w:bCs/>
          <w:color w:val="000000"/>
          <w:sz w:val="36"/>
          <w:szCs w:val="36"/>
          <w:lang w:bidi="hi-IN"/>
        </w:rPr>
        <w:tab/>
        <w:t xml:space="preserve"> pradakShiNaM</w:t>
      </w:r>
    </w:p>
    <w:p w14:paraId="70182F5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drAp</w:t>
      </w:r>
      <w:r w:rsidR="00665208">
        <w:rPr>
          <w:rFonts w:ascii="Arial" w:hAnsi="Arial" w:cs="Arial"/>
          <w:color w:val="000000"/>
          <w:sz w:val="36"/>
          <w:szCs w:val="36"/>
          <w:lang w:bidi="hi-IN"/>
        </w:rPr>
        <w:t>E</w:t>
      </w:r>
      <w:r>
        <w:rPr>
          <w:rFonts w:ascii="Arial" w:hAnsi="Arial" w:cs="Arial"/>
          <w:color w:val="000000"/>
          <w:sz w:val="36"/>
          <w:szCs w:val="36"/>
          <w:lang w:bidi="hi-IN"/>
        </w:rPr>
        <w:t>q andha#saspat</w:t>
      </w:r>
      <w:r w:rsidR="00665208">
        <w:rPr>
          <w:rFonts w:ascii="Arial" w:hAnsi="Arial" w:cs="Arial"/>
          <w:color w:val="000000"/>
          <w:sz w:val="36"/>
          <w:szCs w:val="36"/>
          <w:lang w:bidi="hi-IN"/>
        </w:rPr>
        <w:t>E</w:t>
      </w:r>
      <w:r>
        <w:rPr>
          <w:rFonts w:ascii="Arial" w:hAnsi="Arial" w:cs="Arial"/>
          <w:color w:val="000000"/>
          <w:sz w:val="36"/>
          <w:szCs w:val="36"/>
          <w:lang w:bidi="hi-IN"/>
        </w:rPr>
        <w:t>q dari#draqnnI-la#l</w:t>
      </w:r>
      <w:r w:rsidR="00665208">
        <w:rPr>
          <w:rFonts w:ascii="Arial" w:hAnsi="Arial" w:cs="Arial"/>
          <w:color w:val="000000"/>
          <w:sz w:val="36"/>
          <w:szCs w:val="36"/>
          <w:lang w:bidi="hi-IN"/>
        </w:rPr>
        <w:t>O</w:t>
      </w:r>
      <w:r>
        <w:rPr>
          <w:rFonts w:ascii="Arial" w:hAnsi="Arial" w:cs="Arial"/>
          <w:color w:val="000000"/>
          <w:sz w:val="36"/>
          <w:szCs w:val="36"/>
          <w:lang w:bidi="hi-IN"/>
        </w:rPr>
        <w:t xml:space="preserve">hita | </w:t>
      </w:r>
    </w:p>
    <w:p w14:paraId="6ADD8242"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E</w:t>
      </w:r>
      <w:r w:rsidR="00D91D60">
        <w:rPr>
          <w:rFonts w:ascii="Arial" w:hAnsi="Arial" w:cs="Arial"/>
          <w:color w:val="000000"/>
          <w:sz w:val="36"/>
          <w:szCs w:val="36"/>
          <w:lang w:bidi="hi-IN"/>
        </w:rPr>
        <w:t>qShAM puru#ShANAm</w:t>
      </w:r>
      <w:r>
        <w:rPr>
          <w:rFonts w:ascii="Arial" w:hAnsi="Arial" w:cs="Arial"/>
          <w:color w:val="000000"/>
          <w:sz w:val="36"/>
          <w:szCs w:val="36"/>
          <w:lang w:bidi="hi-IN"/>
        </w:rPr>
        <w:t>E</w:t>
      </w:r>
      <w:r w:rsidR="00D91D60">
        <w:rPr>
          <w:rFonts w:ascii="Arial" w:hAnsi="Arial" w:cs="Arial"/>
          <w:color w:val="000000"/>
          <w:sz w:val="36"/>
          <w:szCs w:val="36"/>
          <w:lang w:bidi="hi-IN"/>
        </w:rPr>
        <w:t>qShAM pa#SUqnAM mA B</w:t>
      </w:r>
      <w:r>
        <w:rPr>
          <w:rFonts w:ascii="Arial" w:hAnsi="Arial" w:cs="Arial"/>
          <w:color w:val="000000"/>
          <w:sz w:val="36"/>
          <w:szCs w:val="36"/>
          <w:lang w:bidi="hi-IN"/>
        </w:rPr>
        <w:t>E</w:t>
      </w:r>
      <w:r w:rsidR="00D91D60">
        <w:rPr>
          <w:rFonts w:ascii="Arial" w:hAnsi="Arial" w:cs="Arial"/>
          <w:color w:val="000000"/>
          <w:sz w:val="36"/>
          <w:szCs w:val="36"/>
          <w:lang w:bidi="hi-IN"/>
        </w:rPr>
        <w:t>rmA&amp;r</w:t>
      </w:r>
      <w:r>
        <w:rPr>
          <w:rFonts w:ascii="Arial" w:hAnsi="Arial" w:cs="Arial"/>
          <w:color w:val="000000"/>
          <w:sz w:val="36"/>
          <w:szCs w:val="36"/>
          <w:lang w:bidi="hi-IN"/>
        </w:rPr>
        <w:t>O</w:t>
      </w:r>
      <w:r w:rsidR="00D91D60">
        <w:rPr>
          <w:rFonts w:ascii="Arial" w:hAnsi="Arial" w:cs="Arial"/>
          <w:color w:val="000000"/>
          <w:sz w:val="36"/>
          <w:szCs w:val="36"/>
          <w:lang w:bidi="hi-IN"/>
        </w:rPr>
        <w:t>q m</w:t>
      </w:r>
      <w:r>
        <w:rPr>
          <w:rFonts w:ascii="Arial" w:hAnsi="Arial" w:cs="Arial"/>
          <w:color w:val="000000"/>
          <w:sz w:val="36"/>
          <w:szCs w:val="36"/>
          <w:lang w:bidi="hi-IN"/>
        </w:rPr>
        <w:t>O</w:t>
      </w:r>
      <w:r w:rsidR="00D91D60">
        <w:rPr>
          <w:rFonts w:ascii="Arial" w:hAnsi="Arial" w:cs="Arial"/>
          <w:color w:val="000000"/>
          <w:sz w:val="36"/>
          <w:szCs w:val="36"/>
          <w:lang w:bidi="hi-IN"/>
        </w:rPr>
        <w:t xml:space="preserve"> </w:t>
      </w:r>
      <w:r>
        <w:rPr>
          <w:rFonts w:ascii="Arial" w:hAnsi="Arial" w:cs="Arial"/>
          <w:color w:val="000000"/>
          <w:sz w:val="36"/>
          <w:szCs w:val="36"/>
          <w:lang w:bidi="hi-IN"/>
        </w:rPr>
        <w:t>E</w:t>
      </w:r>
      <w:r w:rsidR="00D91D60">
        <w:rPr>
          <w:rFonts w:ascii="Arial" w:hAnsi="Arial" w:cs="Arial"/>
          <w:color w:val="000000"/>
          <w:sz w:val="36"/>
          <w:szCs w:val="36"/>
          <w:lang w:bidi="hi-IN"/>
        </w:rPr>
        <w:t xml:space="preserve">#ShAqM ki~jcaq nAma#mat | </w:t>
      </w:r>
      <w:r w:rsidR="00D91D60">
        <w:rPr>
          <w:rFonts w:ascii="Arial" w:hAnsi="Arial" w:cs="Arial"/>
          <w:color w:val="000000"/>
          <w:sz w:val="36"/>
          <w:szCs w:val="36"/>
          <w:lang w:bidi="hi-IN"/>
        </w:rPr>
        <w:tab/>
        <w:t>1</w:t>
      </w:r>
      <w:r w:rsidR="00D91D60">
        <w:rPr>
          <w:rFonts w:ascii="Arial" w:hAnsi="Arial" w:cs="Arial"/>
          <w:color w:val="000000"/>
          <w:sz w:val="36"/>
          <w:szCs w:val="36"/>
          <w:lang w:bidi="hi-IN"/>
        </w:rPr>
        <w:tab/>
      </w:r>
    </w:p>
    <w:p w14:paraId="4EDB13D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yA t</w:t>
      </w:r>
      <w:r w:rsidR="00665208">
        <w:rPr>
          <w:rFonts w:ascii="Arial" w:hAnsi="Arial" w:cs="Arial"/>
          <w:color w:val="000000"/>
          <w:sz w:val="36"/>
          <w:szCs w:val="36"/>
          <w:lang w:bidi="hi-IN"/>
        </w:rPr>
        <w:t>E</w:t>
      </w:r>
      <w:r>
        <w:rPr>
          <w:rFonts w:ascii="Arial" w:hAnsi="Arial" w:cs="Arial"/>
          <w:color w:val="000000"/>
          <w:sz w:val="36"/>
          <w:szCs w:val="36"/>
          <w:lang w:bidi="hi-IN"/>
        </w:rPr>
        <w:t># rudra SiqvA taqnUSSiqvA viqSvAha#B</w:t>
      </w:r>
      <w:r w:rsidR="00665208">
        <w:rPr>
          <w:rFonts w:ascii="Arial" w:hAnsi="Arial" w:cs="Arial"/>
          <w:color w:val="000000"/>
          <w:sz w:val="36"/>
          <w:szCs w:val="36"/>
          <w:lang w:bidi="hi-IN"/>
        </w:rPr>
        <w:t>E</w:t>
      </w:r>
      <w:r>
        <w:rPr>
          <w:rFonts w:ascii="Arial" w:hAnsi="Arial" w:cs="Arial"/>
          <w:color w:val="000000"/>
          <w:sz w:val="36"/>
          <w:szCs w:val="36"/>
          <w:lang w:bidi="hi-IN"/>
        </w:rPr>
        <w:t xml:space="preserve">ShajI | </w:t>
      </w:r>
    </w:p>
    <w:p w14:paraId="4594EE4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SiqvA ruqdrasya# B</w:t>
      </w:r>
      <w:r w:rsidR="00665208">
        <w:rPr>
          <w:rFonts w:ascii="Arial" w:hAnsi="Arial" w:cs="Arial"/>
          <w:color w:val="000000"/>
          <w:sz w:val="36"/>
          <w:szCs w:val="36"/>
          <w:lang w:bidi="hi-IN"/>
        </w:rPr>
        <w:t>E</w:t>
      </w:r>
      <w:r>
        <w:rPr>
          <w:rFonts w:ascii="Arial" w:hAnsi="Arial" w:cs="Arial"/>
          <w:color w:val="000000"/>
          <w:sz w:val="36"/>
          <w:szCs w:val="36"/>
          <w:lang w:bidi="hi-IN"/>
        </w:rPr>
        <w:t>ShaqjI tayA# n</w:t>
      </w:r>
      <w:r w:rsidR="00665208">
        <w:rPr>
          <w:rFonts w:ascii="Arial" w:hAnsi="Arial" w:cs="Arial"/>
          <w:color w:val="000000"/>
          <w:sz w:val="36"/>
          <w:szCs w:val="36"/>
          <w:lang w:bidi="hi-IN"/>
        </w:rPr>
        <w:t>O</w:t>
      </w:r>
      <w:r>
        <w:rPr>
          <w:rFonts w:ascii="Arial" w:hAnsi="Arial" w:cs="Arial"/>
          <w:color w:val="000000"/>
          <w:sz w:val="36"/>
          <w:szCs w:val="36"/>
          <w:lang w:bidi="hi-IN"/>
        </w:rPr>
        <w:t xml:space="preserve"> mRuDa jIqvas</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r>
        <w:rPr>
          <w:rFonts w:ascii="Arial" w:hAnsi="Arial" w:cs="Arial"/>
          <w:color w:val="000000"/>
          <w:sz w:val="36"/>
          <w:szCs w:val="36"/>
          <w:lang w:bidi="hi-IN"/>
        </w:rPr>
        <w:tab/>
        <w:t>2</w:t>
      </w:r>
      <w:r>
        <w:rPr>
          <w:rFonts w:ascii="Arial" w:hAnsi="Arial" w:cs="Arial"/>
          <w:color w:val="000000"/>
          <w:sz w:val="36"/>
          <w:szCs w:val="36"/>
          <w:lang w:bidi="hi-IN"/>
        </w:rPr>
        <w:tab/>
      </w:r>
      <w:r>
        <w:rPr>
          <w:rFonts w:ascii="Arial" w:hAnsi="Arial" w:cs="Arial"/>
          <w:color w:val="000000"/>
          <w:sz w:val="36"/>
          <w:szCs w:val="36"/>
          <w:lang w:bidi="hi-IN"/>
        </w:rPr>
        <w:tab/>
      </w:r>
    </w:p>
    <w:p w14:paraId="7D86FFF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F15F06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iqmA(gm) ruqdrAya# taqvas</w:t>
      </w:r>
      <w:r w:rsidR="00665208">
        <w:rPr>
          <w:rFonts w:ascii="Arial" w:hAnsi="Arial" w:cs="Arial"/>
          <w:color w:val="000000"/>
          <w:sz w:val="36"/>
          <w:szCs w:val="36"/>
          <w:lang w:bidi="hi-IN"/>
        </w:rPr>
        <w:t>E</w:t>
      </w:r>
      <w:r>
        <w:rPr>
          <w:rFonts w:ascii="Arial" w:hAnsi="Arial" w:cs="Arial"/>
          <w:color w:val="000000"/>
          <w:sz w:val="36"/>
          <w:szCs w:val="36"/>
          <w:lang w:bidi="hi-IN"/>
        </w:rPr>
        <w:t># kapaqrdin</w:t>
      </w:r>
      <w:r w:rsidR="00665208">
        <w:rPr>
          <w:rFonts w:ascii="Arial" w:hAnsi="Arial" w:cs="Arial"/>
          <w:color w:val="000000"/>
          <w:sz w:val="36"/>
          <w:szCs w:val="36"/>
          <w:lang w:bidi="hi-IN"/>
        </w:rPr>
        <w:t>E</w:t>
      </w:r>
      <w:r>
        <w:rPr>
          <w:rFonts w:ascii="Arial" w:hAnsi="Arial" w:cs="Arial"/>
          <w:color w:val="000000"/>
          <w:sz w:val="36"/>
          <w:szCs w:val="36"/>
          <w:lang w:bidi="hi-IN"/>
        </w:rPr>
        <w:t>$ kShaqyadvI#rAyaq praBa#rAmah</w:t>
      </w:r>
      <w:r w:rsidR="00665208">
        <w:rPr>
          <w:rFonts w:ascii="Arial" w:hAnsi="Arial" w:cs="Arial"/>
          <w:color w:val="000000"/>
          <w:sz w:val="36"/>
          <w:szCs w:val="36"/>
          <w:lang w:bidi="hi-IN"/>
        </w:rPr>
        <w:t>E</w:t>
      </w:r>
      <w:r>
        <w:rPr>
          <w:rFonts w:ascii="Arial" w:hAnsi="Arial" w:cs="Arial"/>
          <w:color w:val="000000"/>
          <w:sz w:val="36"/>
          <w:szCs w:val="36"/>
          <w:lang w:bidi="hi-IN"/>
        </w:rPr>
        <w:t xml:space="preserve"> maqtiM | </w:t>
      </w:r>
    </w:p>
    <w:p w14:paraId="47B4AB9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yathA# naqH Samasa#d-dviqpad</w:t>
      </w:r>
      <w:r w:rsidR="00665208">
        <w:rPr>
          <w:rFonts w:ascii="Arial" w:hAnsi="Arial" w:cs="Arial"/>
          <w:color w:val="000000"/>
          <w:sz w:val="36"/>
          <w:szCs w:val="36"/>
          <w:lang w:bidi="hi-IN"/>
        </w:rPr>
        <w:t>E</w:t>
      </w:r>
      <w:r>
        <w:rPr>
          <w:rFonts w:ascii="Arial" w:hAnsi="Arial" w:cs="Arial"/>
          <w:color w:val="000000"/>
          <w:sz w:val="36"/>
          <w:szCs w:val="36"/>
          <w:lang w:bidi="hi-IN"/>
        </w:rPr>
        <w:t>q catu#Shpad</w:t>
      </w:r>
      <w:r w:rsidR="00665208">
        <w:rPr>
          <w:rFonts w:ascii="Arial" w:hAnsi="Arial" w:cs="Arial"/>
          <w:color w:val="000000"/>
          <w:sz w:val="36"/>
          <w:szCs w:val="36"/>
          <w:lang w:bidi="hi-IN"/>
        </w:rPr>
        <w:t>E</w:t>
      </w:r>
      <w:r>
        <w:rPr>
          <w:rFonts w:ascii="Arial" w:hAnsi="Arial" w:cs="Arial"/>
          <w:color w:val="000000"/>
          <w:sz w:val="36"/>
          <w:szCs w:val="36"/>
          <w:lang w:bidi="hi-IN"/>
        </w:rPr>
        <w:t>q viSva#M puqShTaM grAm</w:t>
      </w:r>
      <w:r w:rsidR="00665208">
        <w:rPr>
          <w:rFonts w:ascii="Arial" w:hAnsi="Arial" w:cs="Arial"/>
          <w:color w:val="000000"/>
          <w:sz w:val="36"/>
          <w:szCs w:val="36"/>
          <w:lang w:bidi="hi-IN"/>
        </w:rPr>
        <w:t>E</w:t>
      </w:r>
      <w:r>
        <w:rPr>
          <w:rFonts w:ascii="Arial" w:hAnsi="Arial" w:cs="Arial"/>
          <w:color w:val="000000"/>
          <w:sz w:val="36"/>
          <w:szCs w:val="36"/>
          <w:lang w:bidi="hi-IN"/>
        </w:rPr>
        <w:t># aqsmi-nnanA#turaM | 3</w:t>
      </w:r>
    </w:p>
    <w:p w14:paraId="792853B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mRuqDA n</w:t>
      </w:r>
      <w:r w:rsidR="00665208">
        <w:rPr>
          <w:rFonts w:ascii="Arial" w:hAnsi="Arial" w:cs="Arial"/>
          <w:color w:val="000000"/>
          <w:sz w:val="36"/>
          <w:szCs w:val="36"/>
          <w:lang w:bidi="hi-IN"/>
        </w:rPr>
        <w:t>O</w:t>
      </w:r>
      <w:r>
        <w:rPr>
          <w:rFonts w:ascii="Arial" w:hAnsi="Arial" w:cs="Arial"/>
          <w:color w:val="000000"/>
          <w:sz w:val="36"/>
          <w:szCs w:val="36"/>
          <w:lang w:bidi="hi-IN"/>
        </w:rPr>
        <w:t># rudr</w:t>
      </w:r>
      <w:r w:rsidR="00665208">
        <w:rPr>
          <w:rFonts w:ascii="Arial" w:hAnsi="Arial" w:cs="Arial"/>
          <w:color w:val="000000"/>
          <w:sz w:val="36"/>
          <w:szCs w:val="36"/>
          <w:lang w:bidi="hi-IN"/>
        </w:rPr>
        <w:t>O</w:t>
      </w:r>
      <w:r>
        <w:rPr>
          <w:rFonts w:ascii="Arial" w:hAnsi="Arial" w:cs="Arial"/>
          <w:color w:val="000000"/>
          <w:sz w:val="36"/>
          <w:szCs w:val="36"/>
          <w:lang w:bidi="hi-IN"/>
        </w:rPr>
        <w:t>q tan</w:t>
      </w:r>
      <w:r w:rsidR="00665208">
        <w:rPr>
          <w:rFonts w:ascii="Arial" w:hAnsi="Arial" w:cs="Arial"/>
          <w:color w:val="000000"/>
          <w:sz w:val="36"/>
          <w:szCs w:val="36"/>
          <w:lang w:bidi="hi-IN"/>
        </w:rPr>
        <w:t>O</w:t>
      </w:r>
      <w:r>
        <w:rPr>
          <w:rFonts w:ascii="Arial" w:hAnsi="Arial" w:cs="Arial"/>
          <w:color w:val="000000"/>
          <w:sz w:val="36"/>
          <w:szCs w:val="36"/>
          <w:lang w:bidi="hi-IN"/>
        </w:rPr>
        <w:t>q maya#skRudhi kShaqyadvI#rAyaq nama#sA vidh</w:t>
      </w:r>
      <w:r w:rsidR="00665208">
        <w:rPr>
          <w:rFonts w:ascii="Arial" w:hAnsi="Arial" w:cs="Arial"/>
          <w:color w:val="000000"/>
          <w:sz w:val="36"/>
          <w:szCs w:val="36"/>
          <w:lang w:bidi="hi-IN"/>
        </w:rPr>
        <w:t>E</w:t>
      </w:r>
      <w:r>
        <w:rPr>
          <w:rFonts w:ascii="Arial" w:hAnsi="Arial" w:cs="Arial"/>
          <w:color w:val="000000"/>
          <w:sz w:val="36"/>
          <w:szCs w:val="36"/>
          <w:lang w:bidi="hi-IN"/>
        </w:rPr>
        <w:t>ma t</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p>
    <w:p w14:paraId="1B21723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yacCa~jcaq y</w:t>
      </w:r>
      <w:r w:rsidR="00665208">
        <w:rPr>
          <w:rFonts w:ascii="Arial" w:hAnsi="Arial" w:cs="Arial"/>
          <w:color w:val="000000"/>
          <w:sz w:val="36"/>
          <w:szCs w:val="36"/>
          <w:lang w:bidi="hi-IN"/>
        </w:rPr>
        <w:t>O</w:t>
      </w:r>
      <w:r>
        <w:rPr>
          <w:rFonts w:ascii="Arial" w:hAnsi="Arial" w:cs="Arial"/>
          <w:color w:val="000000"/>
          <w:sz w:val="36"/>
          <w:szCs w:val="36"/>
          <w:lang w:bidi="hi-IN"/>
        </w:rPr>
        <w:t>Scaq manu#rAyaqj</w:t>
      </w:r>
      <w:r w:rsidR="00665208">
        <w:rPr>
          <w:rFonts w:ascii="Arial" w:hAnsi="Arial" w:cs="Arial"/>
          <w:color w:val="000000"/>
          <w:sz w:val="36"/>
          <w:szCs w:val="36"/>
          <w:lang w:bidi="hi-IN"/>
        </w:rPr>
        <w:t>E</w:t>
      </w:r>
      <w:r>
        <w:rPr>
          <w:rFonts w:ascii="Arial" w:hAnsi="Arial" w:cs="Arial"/>
          <w:color w:val="000000"/>
          <w:sz w:val="36"/>
          <w:szCs w:val="36"/>
          <w:lang w:bidi="hi-IN"/>
        </w:rPr>
        <w:t xml:space="preserve"> piqtA tada#SyAmaq tava# rudraq praNI#tau | 4</w:t>
      </w:r>
    </w:p>
    <w:p w14:paraId="6D27B23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 n</w:t>
      </w:r>
      <w:r w:rsidR="00665208">
        <w:rPr>
          <w:rFonts w:ascii="Arial" w:hAnsi="Arial" w:cs="Arial"/>
          <w:color w:val="000000"/>
          <w:sz w:val="36"/>
          <w:szCs w:val="36"/>
          <w:lang w:bidi="hi-IN"/>
        </w:rPr>
        <w:t>O</w:t>
      </w:r>
      <w:r>
        <w:rPr>
          <w:rFonts w:ascii="Arial" w:hAnsi="Arial" w:cs="Arial"/>
          <w:color w:val="000000"/>
          <w:sz w:val="36"/>
          <w:szCs w:val="36"/>
          <w:lang w:bidi="hi-IN"/>
        </w:rPr>
        <w:t># maqhAnta#muqta mA n</w:t>
      </w:r>
      <w:r w:rsidR="00665208">
        <w:rPr>
          <w:rFonts w:ascii="Arial" w:hAnsi="Arial" w:cs="Arial"/>
          <w:color w:val="000000"/>
          <w:sz w:val="36"/>
          <w:szCs w:val="36"/>
          <w:lang w:bidi="hi-IN"/>
        </w:rPr>
        <w:t>O</w:t>
      </w:r>
      <w:r>
        <w:rPr>
          <w:rFonts w:ascii="Arial" w:hAnsi="Arial" w:cs="Arial"/>
          <w:color w:val="000000"/>
          <w:sz w:val="36"/>
          <w:szCs w:val="36"/>
          <w:lang w:bidi="hi-IN"/>
        </w:rPr>
        <w:t xml:space="preserve"># arBaqkaM mA naq ukSha#ntamuqta mA na# ukShiqtaM | </w:t>
      </w:r>
    </w:p>
    <w:p w14:paraId="26ED136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 n</w:t>
      </w:r>
      <w:r w:rsidR="00665208">
        <w:rPr>
          <w:rFonts w:ascii="Arial" w:hAnsi="Arial" w:cs="Arial"/>
          <w:color w:val="000000"/>
          <w:sz w:val="36"/>
          <w:szCs w:val="36"/>
          <w:lang w:bidi="hi-IN"/>
        </w:rPr>
        <w:t>O</w:t>
      </w:r>
      <w:r>
        <w:rPr>
          <w:rFonts w:ascii="Arial" w:hAnsi="Arial" w:cs="Arial"/>
          <w:color w:val="000000"/>
          <w:sz w:val="36"/>
          <w:szCs w:val="36"/>
          <w:lang w:bidi="hi-IN"/>
        </w:rPr>
        <w:t># vadhIH piqtaraqM m</w:t>
      </w:r>
      <w:r w:rsidR="00665208">
        <w:rPr>
          <w:rFonts w:ascii="Arial" w:hAnsi="Arial" w:cs="Arial"/>
          <w:color w:val="000000"/>
          <w:sz w:val="36"/>
          <w:szCs w:val="36"/>
          <w:lang w:bidi="hi-IN"/>
        </w:rPr>
        <w:t>O</w:t>
      </w:r>
      <w:r>
        <w:rPr>
          <w:rFonts w:ascii="Arial" w:hAnsi="Arial" w:cs="Arial"/>
          <w:color w:val="000000"/>
          <w:sz w:val="36"/>
          <w:szCs w:val="36"/>
          <w:lang w:bidi="hi-IN"/>
        </w:rPr>
        <w:t>ta mAqtara#M priqyA mA na#staqnuv</w:t>
      </w:r>
      <w:r w:rsidR="00665208">
        <w:rPr>
          <w:rFonts w:ascii="Arial" w:hAnsi="Arial" w:cs="Arial"/>
          <w:color w:val="000000"/>
          <w:sz w:val="36"/>
          <w:szCs w:val="36"/>
          <w:lang w:bidi="hi-IN"/>
        </w:rPr>
        <w:t>O</w:t>
      </w:r>
      <w:r>
        <w:rPr>
          <w:rFonts w:ascii="Arial" w:hAnsi="Arial" w:cs="Arial"/>
          <w:color w:val="000000"/>
          <w:sz w:val="36"/>
          <w:szCs w:val="36"/>
          <w:lang w:bidi="hi-IN"/>
        </w:rPr>
        <w:t># rudra rIriShaH | 5</w:t>
      </w:r>
    </w:p>
    <w:p w14:paraId="700EBA1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00737B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 na#st</w:t>
      </w:r>
      <w:r w:rsidR="00665208">
        <w:rPr>
          <w:rFonts w:ascii="Arial" w:hAnsi="Arial" w:cs="Arial"/>
          <w:color w:val="000000"/>
          <w:sz w:val="36"/>
          <w:szCs w:val="36"/>
          <w:lang w:bidi="hi-IN"/>
        </w:rPr>
        <w:t>O</w:t>
      </w:r>
      <w:r>
        <w:rPr>
          <w:rFonts w:ascii="Arial" w:hAnsi="Arial" w:cs="Arial"/>
          <w:color w:val="000000"/>
          <w:sz w:val="36"/>
          <w:szCs w:val="36"/>
          <w:lang w:bidi="hi-IN"/>
        </w:rPr>
        <w:t>qk</w:t>
      </w:r>
      <w:r w:rsidR="00665208">
        <w:rPr>
          <w:rFonts w:ascii="Arial" w:hAnsi="Arial" w:cs="Arial"/>
          <w:color w:val="000000"/>
          <w:sz w:val="36"/>
          <w:szCs w:val="36"/>
          <w:lang w:bidi="hi-IN"/>
        </w:rPr>
        <w:t>E</w:t>
      </w:r>
      <w:r>
        <w:rPr>
          <w:rFonts w:ascii="Arial" w:hAnsi="Arial" w:cs="Arial"/>
          <w:color w:val="000000"/>
          <w:sz w:val="36"/>
          <w:szCs w:val="36"/>
          <w:lang w:bidi="hi-IN"/>
        </w:rPr>
        <w:t xml:space="preserve"> tana#y</w:t>
      </w:r>
      <w:r w:rsidR="00665208">
        <w:rPr>
          <w:rFonts w:ascii="Arial" w:hAnsi="Arial" w:cs="Arial"/>
          <w:color w:val="000000"/>
          <w:sz w:val="36"/>
          <w:szCs w:val="36"/>
          <w:lang w:bidi="hi-IN"/>
        </w:rPr>
        <w:t>E</w:t>
      </w:r>
      <w:r>
        <w:rPr>
          <w:rFonts w:ascii="Arial" w:hAnsi="Arial" w:cs="Arial"/>
          <w:color w:val="000000"/>
          <w:sz w:val="36"/>
          <w:szCs w:val="36"/>
          <w:lang w:bidi="hi-IN"/>
        </w:rPr>
        <w:t>q mA naq Ayu#Shiq mA n</w:t>
      </w:r>
      <w:r w:rsidR="00665208">
        <w:rPr>
          <w:rFonts w:ascii="Arial" w:hAnsi="Arial" w:cs="Arial"/>
          <w:color w:val="000000"/>
          <w:sz w:val="36"/>
          <w:szCs w:val="36"/>
          <w:lang w:bidi="hi-IN"/>
        </w:rPr>
        <w:t>O</w:t>
      </w:r>
      <w:r>
        <w:rPr>
          <w:rFonts w:ascii="Arial" w:hAnsi="Arial" w:cs="Arial"/>
          <w:color w:val="000000"/>
          <w:sz w:val="36"/>
          <w:szCs w:val="36"/>
          <w:lang w:bidi="hi-IN"/>
        </w:rPr>
        <w:t>q g</w:t>
      </w:r>
      <w:r w:rsidR="00665208">
        <w:rPr>
          <w:rFonts w:ascii="Arial" w:hAnsi="Arial" w:cs="Arial"/>
          <w:color w:val="000000"/>
          <w:sz w:val="36"/>
          <w:szCs w:val="36"/>
          <w:lang w:bidi="hi-IN"/>
        </w:rPr>
        <w:t>O</w:t>
      </w:r>
      <w:r>
        <w:rPr>
          <w:rFonts w:ascii="Arial" w:hAnsi="Arial" w:cs="Arial"/>
          <w:color w:val="000000"/>
          <w:sz w:val="36"/>
          <w:szCs w:val="36"/>
          <w:lang w:bidi="hi-IN"/>
        </w:rPr>
        <w:t>Shuq mA n</w:t>
      </w:r>
      <w:r w:rsidR="00665208">
        <w:rPr>
          <w:rFonts w:ascii="Arial" w:hAnsi="Arial" w:cs="Arial"/>
          <w:color w:val="000000"/>
          <w:sz w:val="36"/>
          <w:szCs w:val="36"/>
          <w:lang w:bidi="hi-IN"/>
        </w:rPr>
        <w:t>O</w:t>
      </w:r>
      <w:r>
        <w:rPr>
          <w:rFonts w:ascii="Arial" w:hAnsi="Arial" w:cs="Arial"/>
          <w:color w:val="000000"/>
          <w:sz w:val="36"/>
          <w:szCs w:val="36"/>
          <w:lang w:bidi="hi-IN"/>
        </w:rPr>
        <w:t>q aSv</w:t>
      </w:r>
      <w:r w:rsidR="00665208">
        <w:rPr>
          <w:rFonts w:ascii="Arial" w:hAnsi="Arial" w:cs="Arial"/>
          <w:color w:val="000000"/>
          <w:sz w:val="36"/>
          <w:szCs w:val="36"/>
          <w:lang w:bidi="hi-IN"/>
        </w:rPr>
        <w:t>E</w:t>
      </w:r>
      <w:r>
        <w:rPr>
          <w:rFonts w:ascii="Arial" w:hAnsi="Arial" w:cs="Arial"/>
          <w:color w:val="000000"/>
          <w:sz w:val="36"/>
          <w:szCs w:val="36"/>
          <w:lang w:bidi="hi-IN"/>
        </w:rPr>
        <w:t xml:space="preserve">#Shu rIriShaH | </w:t>
      </w:r>
    </w:p>
    <w:p w14:paraId="2FF041A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vIqrAnmAn</w:t>
      </w:r>
      <w:r w:rsidR="00665208">
        <w:rPr>
          <w:rFonts w:ascii="Arial" w:hAnsi="Arial" w:cs="Arial"/>
          <w:color w:val="000000"/>
          <w:sz w:val="36"/>
          <w:szCs w:val="36"/>
          <w:lang w:bidi="hi-IN"/>
        </w:rPr>
        <w:t>O</w:t>
      </w:r>
      <w:r>
        <w:rPr>
          <w:rFonts w:ascii="Arial" w:hAnsi="Arial" w:cs="Arial"/>
          <w:color w:val="000000"/>
          <w:sz w:val="36"/>
          <w:szCs w:val="36"/>
          <w:lang w:bidi="hi-IN"/>
        </w:rPr>
        <w:t># rudra BAmiqt</w:t>
      </w:r>
      <w:r w:rsidR="00665208">
        <w:rPr>
          <w:rFonts w:ascii="Arial" w:hAnsi="Arial" w:cs="Arial"/>
          <w:color w:val="000000"/>
          <w:sz w:val="36"/>
          <w:szCs w:val="36"/>
          <w:lang w:bidi="hi-IN"/>
        </w:rPr>
        <w:t>O</w:t>
      </w:r>
      <w:r>
        <w:rPr>
          <w:rFonts w:ascii="Arial" w:hAnsi="Arial" w:cs="Arial"/>
          <w:color w:val="000000"/>
          <w:sz w:val="36"/>
          <w:szCs w:val="36"/>
          <w:lang w:bidi="hi-IN"/>
        </w:rPr>
        <w:t xml:space="preserve"> va#dhI rhaqviShma#nt</w:t>
      </w:r>
      <w:r w:rsidR="00665208">
        <w:rPr>
          <w:rFonts w:ascii="Arial" w:hAnsi="Arial" w:cs="Arial"/>
          <w:color w:val="000000"/>
          <w:sz w:val="36"/>
          <w:szCs w:val="36"/>
          <w:lang w:bidi="hi-IN"/>
        </w:rPr>
        <w:t>O</w:t>
      </w:r>
      <w:r>
        <w:rPr>
          <w:rFonts w:ascii="Arial" w:hAnsi="Arial" w:cs="Arial"/>
          <w:color w:val="000000"/>
          <w:sz w:val="36"/>
          <w:szCs w:val="36"/>
          <w:lang w:bidi="hi-IN"/>
        </w:rPr>
        <w:t>q nama#sA vidh</w:t>
      </w:r>
      <w:r w:rsidR="00665208">
        <w:rPr>
          <w:rFonts w:ascii="Arial" w:hAnsi="Arial" w:cs="Arial"/>
          <w:color w:val="000000"/>
          <w:sz w:val="36"/>
          <w:szCs w:val="36"/>
          <w:lang w:bidi="hi-IN"/>
        </w:rPr>
        <w:t>E</w:t>
      </w:r>
      <w:r>
        <w:rPr>
          <w:rFonts w:ascii="Arial" w:hAnsi="Arial" w:cs="Arial"/>
          <w:color w:val="000000"/>
          <w:sz w:val="36"/>
          <w:szCs w:val="36"/>
          <w:lang w:bidi="hi-IN"/>
        </w:rPr>
        <w:t>ma t</w:t>
      </w:r>
      <w:r w:rsidR="00665208">
        <w:rPr>
          <w:rFonts w:ascii="Arial" w:hAnsi="Arial" w:cs="Arial"/>
          <w:color w:val="000000"/>
          <w:sz w:val="36"/>
          <w:szCs w:val="36"/>
          <w:lang w:bidi="hi-IN"/>
        </w:rPr>
        <w:t>E</w:t>
      </w:r>
      <w:r>
        <w:rPr>
          <w:rFonts w:ascii="Arial" w:hAnsi="Arial" w:cs="Arial"/>
          <w:color w:val="000000"/>
          <w:sz w:val="36"/>
          <w:szCs w:val="36"/>
          <w:lang w:bidi="hi-IN"/>
        </w:rPr>
        <w:t xml:space="preserve"> | 6</w:t>
      </w:r>
    </w:p>
    <w:p w14:paraId="2F13F1B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AqrAtt</w:t>
      </w:r>
      <w:r w:rsidR="00665208">
        <w:rPr>
          <w:rFonts w:ascii="Arial" w:hAnsi="Arial" w:cs="Arial"/>
          <w:color w:val="000000"/>
          <w:sz w:val="36"/>
          <w:szCs w:val="36"/>
          <w:lang w:bidi="hi-IN"/>
        </w:rPr>
        <w:t>E</w:t>
      </w:r>
      <w:r>
        <w:rPr>
          <w:rFonts w:ascii="Arial" w:hAnsi="Arial" w:cs="Arial"/>
          <w:color w:val="000000"/>
          <w:sz w:val="36"/>
          <w:szCs w:val="36"/>
          <w:lang w:bidi="hi-IN"/>
        </w:rPr>
        <w:t># g</w:t>
      </w:r>
      <w:r w:rsidR="00665208">
        <w:rPr>
          <w:rFonts w:ascii="Arial" w:hAnsi="Arial" w:cs="Arial"/>
          <w:color w:val="000000"/>
          <w:sz w:val="36"/>
          <w:szCs w:val="36"/>
          <w:lang w:bidi="hi-IN"/>
        </w:rPr>
        <w:t>O</w:t>
      </w:r>
      <w:r>
        <w:rPr>
          <w:rFonts w:ascii="Arial" w:hAnsi="Arial" w:cs="Arial"/>
          <w:color w:val="000000"/>
          <w:sz w:val="36"/>
          <w:szCs w:val="36"/>
          <w:lang w:bidi="hi-IN"/>
        </w:rPr>
        <w:t>qGna uqta pU#ruShaqGn</w:t>
      </w:r>
      <w:r w:rsidR="00665208">
        <w:rPr>
          <w:rFonts w:ascii="Arial" w:hAnsi="Arial" w:cs="Arial"/>
          <w:color w:val="000000"/>
          <w:sz w:val="36"/>
          <w:szCs w:val="36"/>
          <w:lang w:bidi="hi-IN"/>
        </w:rPr>
        <w:t>E</w:t>
      </w:r>
      <w:r>
        <w:rPr>
          <w:rFonts w:ascii="Arial" w:hAnsi="Arial" w:cs="Arial"/>
          <w:color w:val="000000"/>
          <w:sz w:val="36"/>
          <w:szCs w:val="36"/>
          <w:lang w:bidi="hi-IN"/>
        </w:rPr>
        <w:t xml:space="preserve"> kShaqyadvI#rAya suqmna-maqsm</w:t>
      </w:r>
      <w:r w:rsidR="00665208">
        <w:rPr>
          <w:rFonts w:ascii="Arial" w:hAnsi="Arial" w:cs="Arial"/>
          <w:color w:val="000000"/>
          <w:sz w:val="36"/>
          <w:szCs w:val="36"/>
          <w:lang w:bidi="hi-IN"/>
        </w:rPr>
        <w:t>E</w:t>
      </w:r>
      <w:r>
        <w:rPr>
          <w:rFonts w:ascii="Arial" w:hAnsi="Arial" w:cs="Arial"/>
          <w:color w:val="000000"/>
          <w:sz w:val="36"/>
          <w:szCs w:val="36"/>
          <w:lang w:bidi="hi-IN"/>
        </w:rPr>
        <w:t xml:space="preserve"> t</w:t>
      </w:r>
      <w:r w:rsidR="00665208">
        <w:rPr>
          <w:rFonts w:ascii="Arial" w:hAnsi="Arial" w:cs="Arial"/>
          <w:color w:val="000000"/>
          <w:sz w:val="36"/>
          <w:szCs w:val="36"/>
          <w:lang w:bidi="hi-IN"/>
        </w:rPr>
        <w:t>E</w:t>
      </w:r>
      <w:r>
        <w:rPr>
          <w:rFonts w:ascii="Arial" w:hAnsi="Arial" w:cs="Arial"/>
          <w:color w:val="000000"/>
          <w:sz w:val="36"/>
          <w:szCs w:val="36"/>
          <w:lang w:bidi="hi-IN"/>
        </w:rPr>
        <w:t xml:space="preserve"># astu | </w:t>
      </w:r>
    </w:p>
    <w:p w14:paraId="2B2D1AF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rakShA# ca n</w:t>
      </w:r>
      <w:r w:rsidR="00665208">
        <w:rPr>
          <w:rFonts w:ascii="Arial" w:hAnsi="Arial" w:cs="Arial"/>
          <w:color w:val="000000"/>
          <w:sz w:val="36"/>
          <w:szCs w:val="36"/>
          <w:lang w:bidi="hi-IN"/>
        </w:rPr>
        <w:t>O</w:t>
      </w:r>
      <w:r>
        <w:rPr>
          <w:rFonts w:ascii="Arial" w:hAnsi="Arial" w:cs="Arial"/>
          <w:color w:val="000000"/>
          <w:sz w:val="36"/>
          <w:szCs w:val="36"/>
          <w:lang w:bidi="hi-IN"/>
        </w:rPr>
        <w:t>q adhi# ca d</w:t>
      </w:r>
      <w:r w:rsidR="00665208">
        <w:rPr>
          <w:rFonts w:ascii="Arial" w:hAnsi="Arial" w:cs="Arial"/>
          <w:color w:val="000000"/>
          <w:sz w:val="36"/>
          <w:szCs w:val="36"/>
          <w:lang w:bidi="hi-IN"/>
        </w:rPr>
        <w:t>E</w:t>
      </w:r>
      <w:r>
        <w:rPr>
          <w:rFonts w:ascii="Arial" w:hAnsi="Arial" w:cs="Arial"/>
          <w:color w:val="000000"/>
          <w:sz w:val="36"/>
          <w:szCs w:val="36"/>
          <w:lang w:bidi="hi-IN"/>
        </w:rPr>
        <w:t>va brUqhyadhA# ca naqH Sarma# yacCadviqbarhA$H | 7</w:t>
      </w:r>
    </w:p>
    <w:p w14:paraId="7C6FC6D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stuqhi SruqtaM ga#rttaqsadaqM ~MyuvA#naM mRuqganna BIqma-mu#pahaqtnu-muqgraM | </w:t>
      </w:r>
    </w:p>
    <w:p w14:paraId="672B71B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mRuqDA ja#riqtr</w:t>
      </w:r>
      <w:r w:rsidR="00665208">
        <w:rPr>
          <w:rFonts w:ascii="Arial" w:hAnsi="Arial" w:cs="Arial"/>
          <w:color w:val="000000"/>
          <w:sz w:val="36"/>
          <w:szCs w:val="36"/>
          <w:lang w:bidi="hi-IN"/>
        </w:rPr>
        <w:t>E</w:t>
      </w:r>
      <w:r>
        <w:rPr>
          <w:rFonts w:ascii="Arial" w:hAnsi="Arial" w:cs="Arial"/>
          <w:color w:val="000000"/>
          <w:sz w:val="36"/>
          <w:szCs w:val="36"/>
          <w:lang w:bidi="hi-IN"/>
        </w:rPr>
        <w:t xml:space="preserve"> ru#draq stavA#n</w:t>
      </w:r>
      <w:r w:rsidR="00665208">
        <w:rPr>
          <w:rFonts w:ascii="Arial" w:hAnsi="Arial" w:cs="Arial"/>
          <w:color w:val="000000"/>
          <w:sz w:val="36"/>
          <w:szCs w:val="36"/>
          <w:lang w:bidi="hi-IN"/>
        </w:rPr>
        <w:t>O</w:t>
      </w:r>
      <w:r>
        <w:rPr>
          <w:rFonts w:ascii="Arial" w:hAnsi="Arial" w:cs="Arial"/>
          <w:color w:val="000000"/>
          <w:sz w:val="36"/>
          <w:szCs w:val="36"/>
          <w:lang w:bidi="hi-IN"/>
        </w:rPr>
        <w:t xml:space="preserve"> aqnyant</w:t>
      </w:r>
      <w:r w:rsidR="00665208">
        <w:rPr>
          <w:rFonts w:ascii="Arial" w:hAnsi="Arial" w:cs="Arial"/>
          <w:color w:val="000000"/>
          <w:sz w:val="36"/>
          <w:szCs w:val="36"/>
          <w:lang w:bidi="hi-IN"/>
        </w:rPr>
        <w:t>E</w:t>
      </w:r>
      <w:r>
        <w:rPr>
          <w:rFonts w:ascii="Arial" w:hAnsi="Arial" w:cs="Arial"/>
          <w:color w:val="000000"/>
          <w:sz w:val="36"/>
          <w:szCs w:val="36"/>
          <w:lang w:bidi="hi-IN"/>
        </w:rPr>
        <w:t># aqsmanniva#pantuq s</w:t>
      </w:r>
      <w:r w:rsidR="00665208">
        <w:rPr>
          <w:rFonts w:ascii="Arial" w:hAnsi="Arial" w:cs="Arial"/>
          <w:color w:val="000000"/>
          <w:sz w:val="36"/>
          <w:szCs w:val="36"/>
          <w:lang w:bidi="hi-IN"/>
        </w:rPr>
        <w:t>E</w:t>
      </w:r>
      <w:r>
        <w:rPr>
          <w:rFonts w:ascii="Arial" w:hAnsi="Arial" w:cs="Arial"/>
          <w:color w:val="000000"/>
          <w:sz w:val="36"/>
          <w:szCs w:val="36"/>
          <w:lang w:bidi="hi-IN"/>
        </w:rPr>
        <w:t xml:space="preserve">nA$H | </w:t>
      </w:r>
      <w:r>
        <w:rPr>
          <w:rFonts w:ascii="Arial" w:hAnsi="Arial" w:cs="Arial"/>
          <w:color w:val="000000"/>
          <w:sz w:val="36"/>
          <w:szCs w:val="36"/>
          <w:lang w:bidi="hi-IN"/>
        </w:rPr>
        <w:tab/>
        <w:t>8</w:t>
      </w:r>
    </w:p>
    <w:p w14:paraId="08B6EE2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pari#N</w:t>
      </w:r>
      <w:r w:rsidR="00665208">
        <w:rPr>
          <w:rFonts w:ascii="Arial" w:hAnsi="Arial" w:cs="Arial"/>
          <w:color w:val="000000"/>
          <w:sz w:val="36"/>
          <w:szCs w:val="36"/>
          <w:lang w:bidi="hi-IN"/>
        </w:rPr>
        <w:t>O</w:t>
      </w:r>
      <w:r>
        <w:rPr>
          <w:rFonts w:ascii="Arial" w:hAnsi="Arial" w:cs="Arial"/>
          <w:color w:val="000000"/>
          <w:sz w:val="36"/>
          <w:szCs w:val="36"/>
          <w:lang w:bidi="hi-IN"/>
        </w:rPr>
        <w:t xml:space="preserve"> ruqdrasya# h</w:t>
      </w:r>
      <w:r w:rsidR="00665208">
        <w:rPr>
          <w:rFonts w:ascii="Arial" w:hAnsi="Arial" w:cs="Arial"/>
          <w:color w:val="000000"/>
          <w:sz w:val="36"/>
          <w:szCs w:val="36"/>
          <w:lang w:bidi="hi-IN"/>
        </w:rPr>
        <w:t>E</w:t>
      </w:r>
      <w:r>
        <w:rPr>
          <w:rFonts w:ascii="Arial" w:hAnsi="Arial" w:cs="Arial"/>
          <w:color w:val="000000"/>
          <w:sz w:val="36"/>
          <w:szCs w:val="36"/>
          <w:lang w:bidi="hi-IN"/>
        </w:rPr>
        <w:t>qti rvRu#Naktuq pari#tv</w:t>
      </w:r>
      <w:r w:rsidR="00665208">
        <w:rPr>
          <w:rFonts w:ascii="Arial" w:hAnsi="Arial" w:cs="Arial"/>
          <w:color w:val="000000"/>
          <w:sz w:val="36"/>
          <w:szCs w:val="36"/>
          <w:lang w:bidi="hi-IN"/>
        </w:rPr>
        <w:t>E</w:t>
      </w:r>
      <w:r>
        <w:rPr>
          <w:rFonts w:ascii="Arial" w:hAnsi="Arial" w:cs="Arial"/>
          <w:color w:val="000000"/>
          <w:sz w:val="36"/>
          <w:szCs w:val="36"/>
          <w:lang w:bidi="hi-IN"/>
        </w:rPr>
        <w:t>qShasya# durmaqtira#GAqy</w:t>
      </w:r>
      <w:r w:rsidR="00665208">
        <w:rPr>
          <w:rFonts w:ascii="Arial" w:hAnsi="Arial" w:cs="Arial"/>
          <w:color w:val="000000"/>
          <w:sz w:val="36"/>
          <w:szCs w:val="36"/>
          <w:lang w:bidi="hi-IN"/>
        </w:rPr>
        <w:t>O</w:t>
      </w:r>
      <w:r>
        <w:rPr>
          <w:rFonts w:ascii="Arial" w:hAnsi="Arial" w:cs="Arial"/>
          <w:color w:val="000000"/>
          <w:sz w:val="36"/>
          <w:szCs w:val="36"/>
          <w:lang w:bidi="hi-IN"/>
        </w:rPr>
        <w:t xml:space="preserve">H | </w:t>
      </w:r>
    </w:p>
    <w:p w14:paraId="6CD9F74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ava# sthiqrA maqGava#dBya-stanuShvaq mIDhva#st</w:t>
      </w:r>
      <w:r w:rsidR="00665208">
        <w:rPr>
          <w:rFonts w:ascii="Arial" w:hAnsi="Arial" w:cs="Arial"/>
          <w:color w:val="000000"/>
          <w:sz w:val="36"/>
          <w:szCs w:val="36"/>
          <w:lang w:bidi="hi-IN"/>
        </w:rPr>
        <w:t>O</w:t>
      </w:r>
      <w:r>
        <w:rPr>
          <w:rFonts w:ascii="Arial" w:hAnsi="Arial" w:cs="Arial"/>
          <w:color w:val="000000"/>
          <w:sz w:val="36"/>
          <w:szCs w:val="36"/>
          <w:lang w:bidi="hi-IN"/>
        </w:rPr>
        <w:t xml:space="preserve">qkAyaq tana#yAya mRuDaya | </w:t>
      </w:r>
      <w:r>
        <w:rPr>
          <w:rFonts w:ascii="Arial" w:hAnsi="Arial" w:cs="Arial"/>
          <w:color w:val="000000"/>
          <w:sz w:val="36"/>
          <w:szCs w:val="36"/>
          <w:lang w:bidi="hi-IN"/>
        </w:rPr>
        <w:tab/>
        <w:t>9</w:t>
      </w:r>
    </w:p>
    <w:p w14:paraId="00F0145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54A2F3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mIDhu#ShTamaq Siva#tama Siqv</w:t>
      </w:r>
      <w:r w:rsidR="00665208">
        <w:rPr>
          <w:rFonts w:ascii="Arial" w:hAnsi="Arial" w:cs="Arial"/>
          <w:color w:val="000000"/>
          <w:sz w:val="36"/>
          <w:szCs w:val="36"/>
          <w:lang w:bidi="hi-IN"/>
        </w:rPr>
        <w:t>O</w:t>
      </w:r>
      <w:r>
        <w:rPr>
          <w:rFonts w:ascii="Arial" w:hAnsi="Arial" w:cs="Arial"/>
          <w:color w:val="000000"/>
          <w:sz w:val="36"/>
          <w:szCs w:val="36"/>
          <w:lang w:bidi="hi-IN"/>
        </w:rPr>
        <w:t xml:space="preserve"> na#ssuqmanA# Bava | paqraqm</w:t>
      </w:r>
      <w:r w:rsidR="00665208">
        <w:rPr>
          <w:rFonts w:ascii="Arial" w:hAnsi="Arial" w:cs="Arial"/>
          <w:color w:val="000000"/>
          <w:sz w:val="36"/>
          <w:szCs w:val="36"/>
          <w:lang w:bidi="hi-IN"/>
        </w:rPr>
        <w:t>E</w:t>
      </w:r>
      <w:r>
        <w:rPr>
          <w:rFonts w:ascii="Arial" w:hAnsi="Arial" w:cs="Arial"/>
          <w:color w:val="000000"/>
          <w:sz w:val="36"/>
          <w:szCs w:val="36"/>
          <w:lang w:bidi="hi-IN"/>
        </w:rPr>
        <w:t xml:space="preserve"> vRuqkSha Ayu#dhanniqdhAyaq kRuttiqM ~MvasA#naq Aca#raq pinA#kaqM biBraqdAga#hi | 10 </w:t>
      </w:r>
    </w:p>
    <w:p w14:paraId="5A014AD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viki#ridaq vil</w:t>
      </w:r>
      <w:r w:rsidR="00665208">
        <w:rPr>
          <w:rFonts w:ascii="Arial" w:hAnsi="Arial" w:cs="Arial"/>
          <w:color w:val="000000"/>
          <w:sz w:val="36"/>
          <w:szCs w:val="36"/>
          <w:lang w:bidi="hi-IN"/>
        </w:rPr>
        <w:t>O</w:t>
      </w:r>
      <w:r>
        <w:rPr>
          <w:rFonts w:ascii="Arial" w:hAnsi="Arial" w:cs="Arial"/>
          <w:color w:val="000000"/>
          <w:sz w:val="36"/>
          <w:szCs w:val="36"/>
          <w:lang w:bidi="hi-IN"/>
        </w:rPr>
        <w:t>#hitaq nama#st</w:t>
      </w:r>
      <w:r w:rsidR="00665208">
        <w:rPr>
          <w:rFonts w:ascii="Arial" w:hAnsi="Arial" w:cs="Arial"/>
          <w:color w:val="000000"/>
          <w:sz w:val="36"/>
          <w:szCs w:val="36"/>
          <w:lang w:bidi="hi-IN"/>
        </w:rPr>
        <w:t>E</w:t>
      </w:r>
      <w:r>
        <w:rPr>
          <w:rFonts w:ascii="Arial" w:hAnsi="Arial" w:cs="Arial"/>
          <w:color w:val="000000"/>
          <w:sz w:val="36"/>
          <w:szCs w:val="36"/>
          <w:lang w:bidi="hi-IN"/>
        </w:rPr>
        <w:t xml:space="preserve"> astu BagavaH | </w:t>
      </w:r>
    </w:p>
    <w:p w14:paraId="7EA1BA0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yAst</w:t>
      </w:r>
      <w:r w:rsidR="00665208">
        <w:rPr>
          <w:rFonts w:ascii="Arial" w:hAnsi="Arial" w:cs="Arial"/>
          <w:color w:val="000000"/>
          <w:sz w:val="36"/>
          <w:szCs w:val="36"/>
          <w:lang w:bidi="hi-IN"/>
        </w:rPr>
        <w:t>E</w:t>
      </w:r>
      <w:r>
        <w:rPr>
          <w:rFonts w:ascii="Arial" w:hAnsi="Arial" w:cs="Arial"/>
          <w:color w:val="000000"/>
          <w:sz w:val="36"/>
          <w:szCs w:val="36"/>
          <w:lang w:bidi="hi-IN"/>
        </w:rPr>
        <w:t># saqhasra(gm)# h</w:t>
      </w:r>
      <w:r w:rsidR="00665208">
        <w:rPr>
          <w:rFonts w:ascii="Arial" w:hAnsi="Arial" w:cs="Arial"/>
          <w:color w:val="000000"/>
          <w:sz w:val="36"/>
          <w:szCs w:val="36"/>
          <w:lang w:bidi="hi-IN"/>
        </w:rPr>
        <w:t>E</w:t>
      </w:r>
      <w:r>
        <w:rPr>
          <w:rFonts w:ascii="Arial" w:hAnsi="Arial" w:cs="Arial"/>
          <w:color w:val="000000"/>
          <w:sz w:val="36"/>
          <w:szCs w:val="36"/>
          <w:lang w:bidi="hi-IN"/>
        </w:rPr>
        <w:t>qtay</w:t>
      </w:r>
      <w:r w:rsidR="00665208">
        <w:rPr>
          <w:rFonts w:ascii="Arial" w:hAnsi="Arial" w:cs="Arial"/>
          <w:color w:val="000000"/>
          <w:sz w:val="36"/>
          <w:szCs w:val="36"/>
          <w:lang w:bidi="hi-IN"/>
        </w:rPr>
        <w:t>O</w:t>
      </w:r>
      <w:r>
        <w:rPr>
          <w:rFonts w:ascii="Arial" w:hAnsi="Arial" w:cs="Arial"/>
          <w:color w:val="000000"/>
          <w:sz w:val="36"/>
          <w:szCs w:val="36"/>
          <w:lang w:bidi="hi-IN"/>
        </w:rPr>
        <w:t xml:space="preserve">q&amp;nya-maqsmanniva#pantaq tAH | 11 </w:t>
      </w:r>
    </w:p>
    <w:p w14:paraId="1D6A16C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 </w:t>
      </w:r>
    </w:p>
    <w:p w14:paraId="09F7A1C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saqhasrA#Ni sahasraqdhA bA#huqv</w:t>
      </w:r>
      <w:r w:rsidR="00665208">
        <w:rPr>
          <w:rFonts w:ascii="Arial" w:hAnsi="Arial" w:cs="Arial"/>
          <w:color w:val="000000"/>
          <w:sz w:val="36"/>
          <w:szCs w:val="36"/>
          <w:lang w:bidi="hi-IN"/>
        </w:rPr>
        <w:t>O</w:t>
      </w:r>
      <w:r>
        <w:rPr>
          <w:rFonts w:ascii="Arial" w:hAnsi="Arial" w:cs="Arial"/>
          <w:color w:val="000000"/>
          <w:sz w:val="36"/>
          <w:szCs w:val="36"/>
          <w:lang w:bidi="hi-IN"/>
        </w:rPr>
        <w:t>stava# h</w:t>
      </w:r>
      <w:r w:rsidR="00665208">
        <w:rPr>
          <w:rFonts w:ascii="Arial" w:hAnsi="Arial" w:cs="Arial"/>
          <w:color w:val="000000"/>
          <w:sz w:val="36"/>
          <w:szCs w:val="36"/>
          <w:lang w:bidi="hi-IN"/>
        </w:rPr>
        <w:t>E</w:t>
      </w:r>
      <w:r>
        <w:rPr>
          <w:rFonts w:ascii="Arial" w:hAnsi="Arial" w:cs="Arial"/>
          <w:color w:val="000000"/>
          <w:sz w:val="36"/>
          <w:szCs w:val="36"/>
          <w:lang w:bidi="hi-IN"/>
        </w:rPr>
        <w:t xml:space="preserve">qtaya#H | </w:t>
      </w:r>
    </w:p>
    <w:p w14:paraId="7C067448" w14:textId="77777777" w:rsidR="00D91D60" w:rsidRDefault="00D91D60" w:rsidP="0020424F">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tAsAqmISA#n</w:t>
      </w:r>
      <w:r w:rsidR="00665208">
        <w:rPr>
          <w:rFonts w:ascii="Arial" w:hAnsi="Arial" w:cs="Arial"/>
          <w:color w:val="000000"/>
          <w:sz w:val="36"/>
          <w:szCs w:val="36"/>
          <w:lang w:bidi="hi-IN"/>
        </w:rPr>
        <w:t>O</w:t>
      </w:r>
      <w:r>
        <w:rPr>
          <w:rFonts w:ascii="Arial" w:hAnsi="Arial" w:cs="Arial"/>
          <w:color w:val="000000"/>
          <w:sz w:val="36"/>
          <w:szCs w:val="36"/>
          <w:lang w:bidi="hi-IN"/>
        </w:rPr>
        <w:t xml:space="preserve"> BagavaH parAqcInAq muKA# kRudhi | 12</w:t>
      </w:r>
    </w:p>
    <w:p w14:paraId="13A98604" w14:textId="77777777" w:rsidR="0035649A" w:rsidRDefault="0035649A" w:rsidP="00D91D60">
      <w:pPr>
        <w:autoSpaceDE w:val="0"/>
        <w:autoSpaceDN w:val="0"/>
        <w:adjustRightInd w:val="0"/>
        <w:spacing w:after="0" w:line="240" w:lineRule="auto"/>
        <w:rPr>
          <w:rFonts w:ascii="Arial" w:hAnsi="Arial" w:cs="Arial"/>
          <w:b/>
          <w:bCs/>
          <w:color w:val="000000"/>
          <w:sz w:val="36"/>
          <w:szCs w:val="36"/>
          <w:lang w:bidi="hi-IN"/>
        </w:rPr>
      </w:pPr>
    </w:p>
    <w:p w14:paraId="1EA7ED50" w14:textId="40A1A0FB" w:rsidR="00D91D60" w:rsidRPr="00083FC1" w:rsidRDefault="00D91D60" w:rsidP="00D91D60">
      <w:pPr>
        <w:autoSpaceDE w:val="0"/>
        <w:autoSpaceDN w:val="0"/>
        <w:adjustRightInd w:val="0"/>
        <w:spacing w:after="0" w:line="240" w:lineRule="auto"/>
        <w:rPr>
          <w:rFonts w:ascii="Arial" w:hAnsi="Arial" w:cs="Arial"/>
          <w:b/>
          <w:bCs/>
          <w:color w:val="000000"/>
          <w:sz w:val="36"/>
          <w:szCs w:val="36"/>
          <w:lang w:bidi="hi-IN"/>
        </w:rPr>
      </w:pPr>
      <w:r w:rsidRPr="00083FC1">
        <w:rPr>
          <w:rFonts w:ascii="Arial" w:hAnsi="Arial" w:cs="Arial"/>
          <w:b/>
          <w:bCs/>
          <w:color w:val="000000"/>
          <w:sz w:val="36"/>
          <w:szCs w:val="36"/>
          <w:lang w:bidi="hi-IN"/>
        </w:rPr>
        <w:t>1</w:t>
      </w:r>
      <w:r w:rsidR="00A95E5B" w:rsidRPr="00083FC1">
        <w:rPr>
          <w:rFonts w:ascii="Arial" w:hAnsi="Arial" w:cs="Arial"/>
          <w:b/>
          <w:bCs/>
          <w:color w:val="000000"/>
          <w:sz w:val="36"/>
          <w:szCs w:val="36"/>
          <w:lang w:bidi="hi-IN"/>
        </w:rPr>
        <w:t>2</w:t>
      </w:r>
      <w:r w:rsidRPr="00083FC1">
        <w:rPr>
          <w:rFonts w:ascii="Arial" w:hAnsi="Arial" w:cs="Arial"/>
          <w:b/>
          <w:bCs/>
          <w:color w:val="000000"/>
          <w:sz w:val="36"/>
          <w:szCs w:val="36"/>
          <w:lang w:bidi="hi-IN"/>
        </w:rPr>
        <w:t>.7</w:t>
      </w:r>
      <w:r w:rsidRPr="00083FC1">
        <w:rPr>
          <w:rFonts w:ascii="Arial" w:hAnsi="Arial" w:cs="Arial"/>
          <w:b/>
          <w:bCs/>
          <w:color w:val="000000"/>
          <w:sz w:val="36"/>
          <w:szCs w:val="36"/>
          <w:lang w:bidi="hi-IN"/>
        </w:rPr>
        <w:tab/>
        <w:t xml:space="preserve"> namaskAraH</w:t>
      </w:r>
    </w:p>
    <w:p w14:paraId="2B47D2F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saqhasrA#Ni sahasraqS</w:t>
      </w:r>
      <w:r w:rsidR="00665208">
        <w:rPr>
          <w:rFonts w:ascii="Arial" w:hAnsi="Arial" w:cs="Arial"/>
          <w:color w:val="000000"/>
          <w:sz w:val="36"/>
          <w:szCs w:val="36"/>
          <w:lang w:bidi="hi-IN"/>
        </w:rPr>
        <w:t>O</w:t>
      </w:r>
      <w:r>
        <w:rPr>
          <w:rFonts w:ascii="Arial" w:hAnsi="Arial" w:cs="Arial"/>
          <w:color w:val="000000"/>
          <w:sz w:val="36"/>
          <w:szCs w:val="36"/>
          <w:lang w:bidi="hi-IN"/>
        </w:rPr>
        <w:t xml:space="preserve"> y</w:t>
      </w:r>
      <w:r w:rsidR="00665208">
        <w:rPr>
          <w:rFonts w:ascii="Arial" w:hAnsi="Arial" w:cs="Arial"/>
          <w:color w:val="000000"/>
          <w:sz w:val="36"/>
          <w:szCs w:val="36"/>
          <w:lang w:bidi="hi-IN"/>
        </w:rPr>
        <w:t>E</w:t>
      </w:r>
      <w:r>
        <w:rPr>
          <w:rFonts w:ascii="Arial" w:hAnsi="Arial" w:cs="Arial"/>
          <w:color w:val="000000"/>
          <w:sz w:val="36"/>
          <w:szCs w:val="36"/>
          <w:lang w:bidi="hi-IN"/>
        </w:rPr>
        <w:t xml:space="preserve"> ruqdrA adhiq BUmyA$M | </w:t>
      </w:r>
    </w:p>
    <w:p w14:paraId="7D75B48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ShA(gm)# sahasray</w:t>
      </w:r>
      <w:r w:rsidR="00665208">
        <w:rPr>
          <w:rFonts w:ascii="Arial" w:hAnsi="Arial" w:cs="Arial"/>
          <w:color w:val="000000"/>
          <w:sz w:val="36"/>
          <w:szCs w:val="36"/>
          <w:lang w:bidi="hi-IN"/>
        </w:rPr>
        <w:t>O</w:t>
      </w:r>
      <w:r>
        <w:rPr>
          <w:rFonts w:ascii="Arial" w:hAnsi="Arial" w:cs="Arial"/>
          <w:color w:val="000000"/>
          <w:sz w:val="36"/>
          <w:szCs w:val="36"/>
          <w:lang w:bidi="hi-IN"/>
        </w:rPr>
        <w:t>jaqn</w:t>
      </w:r>
      <w:r w:rsidR="00665208">
        <w:rPr>
          <w:rFonts w:ascii="Arial" w:hAnsi="Arial" w:cs="Arial"/>
          <w:color w:val="000000"/>
          <w:sz w:val="36"/>
          <w:szCs w:val="36"/>
          <w:lang w:bidi="hi-IN"/>
        </w:rPr>
        <w:t>E</w:t>
      </w:r>
      <w:r>
        <w:rPr>
          <w:rFonts w:ascii="Arial" w:hAnsi="Arial" w:cs="Arial"/>
          <w:color w:val="000000"/>
          <w:sz w:val="36"/>
          <w:szCs w:val="36"/>
          <w:lang w:bidi="hi-IN"/>
        </w:rPr>
        <w:t xml:space="preserve"> &amp;vaqdhanvA#ni tanmasi | </w:t>
      </w:r>
      <w:r>
        <w:rPr>
          <w:rFonts w:ascii="Arial" w:hAnsi="Arial" w:cs="Arial"/>
          <w:color w:val="000000"/>
          <w:sz w:val="36"/>
          <w:szCs w:val="36"/>
          <w:lang w:bidi="hi-IN"/>
        </w:rPr>
        <w:tab/>
      </w:r>
      <w:r>
        <w:rPr>
          <w:rFonts w:ascii="Arial" w:hAnsi="Arial" w:cs="Arial"/>
          <w:color w:val="000000"/>
          <w:sz w:val="36"/>
          <w:szCs w:val="36"/>
          <w:lang w:bidi="hi-IN"/>
        </w:rPr>
        <w:tab/>
        <w:t>1</w:t>
      </w:r>
      <w:r>
        <w:rPr>
          <w:rFonts w:ascii="Arial" w:hAnsi="Arial" w:cs="Arial"/>
          <w:color w:val="000000"/>
          <w:sz w:val="36"/>
          <w:szCs w:val="36"/>
          <w:lang w:bidi="hi-IN"/>
        </w:rPr>
        <w:tab/>
      </w:r>
      <w:r>
        <w:rPr>
          <w:rFonts w:ascii="Arial" w:hAnsi="Arial" w:cs="Arial"/>
          <w:color w:val="000000"/>
          <w:sz w:val="36"/>
          <w:szCs w:val="36"/>
          <w:lang w:bidi="hi-IN"/>
        </w:rPr>
        <w:tab/>
      </w:r>
    </w:p>
    <w:p w14:paraId="279ACA7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mahAd</w:t>
      </w:r>
      <w:r w:rsidR="00665208">
        <w:rPr>
          <w:rFonts w:ascii="Arial" w:hAnsi="Arial" w:cs="Arial"/>
          <w:color w:val="000000"/>
          <w:sz w:val="36"/>
          <w:szCs w:val="36"/>
          <w:lang w:bidi="hi-IN"/>
        </w:rPr>
        <w:t>E</w:t>
      </w:r>
      <w:r>
        <w:rPr>
          <w:rFonts w:ascii="Arial" w:hAnsi="Arial" w:cs="Arial"/>
          <w:color w:val="000000"/>
          <w:sz w:val="36"/>
          <w:szCs w:val="36"/>
          <w:lang w:bidi="hi-IN"/>
        </w:rPr>
        <w:t>vAdiBy</w:t>
      </w:r>
      <w:r w:rsidR="00665208">
        <w:rPr>
          <w:rFonts w:ascii="Arial" w:hAnsi="Arial" w:cs="Arial"/>
          <w:color w:val="000000"/>
          <w:sz w:val="36"/>
          <w:szCs w:val="36"/>
          <w:lang w:bidi="hi-IN"/>
        </w:rPr>
        <w:t>O</w:t>
      </w:r>
      <w:r>
        <w:rPr>
          <w:rFonts w:ascii="Arial" w:hAnsi="Arial" w:cs="Arial"/>
          <w:color w:val="000000"/>
          <w:sz w:val="36"/>
          <w:szCs w:val="36"/>
          <w:lang w:bidi="hi-IN"/>
        </w:rPr>
        <w:t xml:space="preserve"> rudr</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 xml:space="preserve"> namaH | </w:t>
      </w:r>
    </w:p>
    <w:p w14:paraId="785574E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1733EB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aqsmin-ma#haqtya#rNaqv</w:t>
      </w:r>
      <w:r w:rsidR="00665208">
        <w:rPr>
          <w:rFonts w:ascii="Arial" w:hAnsi="Arial" w:cs="Arial"/>
          <w:color w:val="000000"/>
          <w:sz w:val="36"/>
          <w:szCs w:val="36"/>
          <w:lang w:bidi="hi-IN"/>
        </w:rPr>
        <w:t>E</w:t>
      </w:r>
      <w:r>
        <w:rPr>
          <w:rFonts w:ascii="Arial" w:hAnsi="Arial" w:cs="Arial"/>
          <w:color w:val="000000"/>
          <w:sz w:val="36"/>
          <w:szCs w:val="36"/>
          <w:lang w:bidi="hi-IN"/>
        </w:rPr>
        <w:t>$-&amp;ntari#kSh</w:t>
      </w:r>
      <w:r w:rsidR="00665208">
        <w:rPr>
          <w:rFonts w:ascii="Arial" w:hAnsi="Arial" w:cs="Arial"/>
          <w:color w:val="000000"/>
          <w:sz w:val="36"/>
          <w:szCs w:val="36"/>
          <w:lang w:bidi="hi-IN"/>
        </w:rPr>
        <w:t>E</w:t>
      </w:r>
      <w:r>
        <w:rPr>
          <w:rFonts w:ascii="Arial" w:hAnsi="Arial" w:cs="Arial"/>
          <w:color w:val="000000"/>
          <w:sz w:val="36"/>
          <w:szCs w:val="36"/>
          <w:lang w:bidi="hi-IN"/>
        </w:rPr>
        <w:t xml:space="preserve"> BaqvA adhi# | </w:t>
      </w:r>
      <w:r>
        <w:rPr>
          <w:rFonts w:ascii="Arial" w:hAnsi="Arial" w:cs="Arial"/>
          <w:color w:val="000000"/>
          <w:sz w:val="36"/>
          <w:szCs w:val="36"/>
          <w:lang w:bidi="hi-IN"/>
        </w:rPr>
        <w:tab/>
      </w:r>
    </w:p>
    <w:p w14:paraId="3D3A3A0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ShA(gm)# sahasray</w:t>
      </w:r>
      <w:r w:rsidR="00665208">
        <w:rPr>
          <w:rFonts w:ascii="Arial" w:hAnsi="Arial" w:cs="Arial"/>
          <w:color w:val="000000"/>
          <w:sz w:val="36"/>
          <w:szCs w:val="36"/>
          <w:lang w:bidi="hi-IN"/>
        </w:rPr>
        <w:t>O</w:t>
      </w:r>
      <w:r>
        <w:rPr>
          <w:rFonts w:ascii="Arial" w:hAnsi="Arial" w:cs="Arial"/>
          <w:color w:val="000000"/>
          <w:sz w:val="36"/>
          <w:szCs w:val="36"/>
          <w:lang w:bidi="hi-IN"/>
        </w:rPr>
        <w:t>jaqn</w:t>
      </w:r>
      <w:r w:rsidR="00665208">
        <w:rPr>
          <w:rFonts w:ascii="Arial" w:hAnsi="Arial" w:cs="Arial"/>
          <w:color w:val="000000"/>
          <w:sz w:val="36"/>
          <w:szCs w:val="36"/>
          <w:lang w:bidi="hi-IN"/>
        </w:rPr>
        <w:t>E</w:t>
      </w:r>
      <w:r>
        <w:rPr>
          <w:rFonts w:ascii="Arial" w:hAnsi="Arial" w:cs="Arial"/>
          <w:color w:val="000000"/>
          <w:sz w:val="36"/>
          <w:szCs w:val="36"/>
          <w:lang w:bidi="hi-IN"/>
        </w:rPr>
        <w:t xml:space="preserve"> &amp;vaqdhanvA#ni tanmasi | </w:t>
      </w:r>
      <w:r>
        <w:rPr>
          <w:rFonts w:ascii="Arial" w:hAnsi="Arial" w:cs="Arial"/>
          <w:color w:val="000000"/>
          <w:sz w:val="36"/>
          <w:szCs w:val="36"/>
          <w:lang w:bidi="hi-IN"/>
        </w:rPr>
        <w:tab/>
      </w:r>
      <w:r>
        <w:rPr>
          <w:rFonts w:ascii="Arial" w:hAnsi="Arial" w:cs="Arial"/>
          <w:color w:val="000000"/>
          <w:sz w:val="36"/>
          <w:szCs w:val="36"/>
          <w:lang w:bidi="hi-IN"/>
        </w:rPr>
        <w:tab/>
        <w:t>2</w:t>
      </w:r>
      <w:r w:rsidR="0020424F">
        <w:rPr>
          <w:rFonts w:ascii="Arial" w:hAnsi="Arial" w:cs="Arial"/>
          <w:color w:val="000000"/>
          <w:sz w:val="36"/>
          <w:szCs w:val="36"/>
          <w:lang w:bidi="hi-IN"/>
        </w:rPr>
        <w:t xml:space="preserve"> </w:t>
      </w:r>
      <w:r>
        <w:rPr>
          <w:rFonts w:ascii="Arial" w:hAnsi="Arial" w:cs="Arial"/>
          <w:color w:val="000000"/>
          <w:sz w:val="36"/>
          <w:szCs w:val="36"/>
          <w:lang w:bidi="hi-IN"/>
        </w:rPr>
        <w:t>mahAd</w:t>
      </w:r>
      <w:r w:rsidR="00665208">
        <w:rPr>
          <w:rFonts w:ascii="Arial" w:hAnsi="Arial" w:cs="Arial"/>
          <w:color w:val="000000"/>
          <w:sz w:val="36"/>
          <w:szCs w:val="36"/>
          <w:lang w:bidi="hi-IN"/>
        </w:rPr>
        <w:t>E</w:t>
      </w:r>
      <w:r>
        <w:rPr>
          <w:rFonts w:ascii="Arial" w:hAnsi="Arial" w:cs="Arial"/>
          <w:color w:val="000000"/>
          <w:sz w:val="36"/>
          <w:szCs w:val="36"/>
          <w:lang w:bidi="hi-IN"/>
        </w:rPr>
        <w:t>vAdiBy</w:t>
      </w:r>
      <w:r w:rsidR="00665208">
        <w:rPr>
          <w:rFonts w:ascii="Arial" w:hAnsi="Arial" w:cs="Arial"/>
          <w:color w:val="000000"/>
          <w:sz w:val="36"/>
          <w:szCs w:val="36"/>
          <w:lang w:bidi="hi-IN"/>
        </w:rPr>
        <w:t>O</w:t>
      </w:r>
      <w:r>
        <w:rPr>
          <w:rFonts w:ascii="Arial" w:hAnsi="Arial" w:cs="Arial"/>
          <w:color w:val="000000"/>
          <w:sz w:val="36"/>
          <w:szCs w:val="36"/>
          <w:lang w:bidi="hi-IN"/>
        </w:rPr>
        <w:t xml:space="preserve"> rudr</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 xml:space="preserve"> namaH | </w:t>
      </w:r>
    </w:p>
    <w:p w14:paraId="7DD07A2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1EA1EA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nIla#grIvAH SitiqkaNThA$H SaqrvA aqdhaH kSha#mAcaqrAH | t</w:t>
      </w:r>
      <w:r w:rsidR="00665208">
        <w:rPr>
          <w:rFonts w:ascii="Arial" w:hAnsi="Arial" w:cs="Arial"/>
          <w:color w:val="000000"/>
          <w:sz w:val="36"/>
          <w:szCs w:val="36"/>
          <w:lang w:bidi="hi-IN"/>
        </w:rPr>
        <w:t>E</w:t>
      </w:r>
      <w:r>
        <w:rPr>
          <w:rFonts w:ascii="Arial" w:hAnsi="Arial" w:cs="Arial"/>
          <w:color w:val="000000"/>
          <w:sz w:val="36"/>
          <w:szCs w:val="36"/>
          <w:lang w:bidi="hi-IN"/>
        </w:rPr>
        <w:t>ShA(gm)# sahasray</w:t>
      </w:r>
      <w:r w:rsidR="00665208">
        <w:rPr>
          <w:rFonts w:ascii="Arial" w:hAnsi="Arial" w:cs="Arial"/>
          <w:color w:val="000000"/>
          <w:sz w:val="36"/>
          <w:szCs w:val="36"/>
          <w:lang w:bidi="hi-IN"/>
        </w:rPr>
        <w:t>O</w:t>
      </w:r>
      <w:r>
        <w:rPr>
          <w:rFonts w:ascii="Arial" w:hAnsi="Arial" w:cs="Arial"/>
          <w:color w:val="000000"/>
          <w:sz w:val="36"/>
          <w:szCs w:val="36"/>
          <w:lang w:bidi="hi-IN"/>
        </w:rPr>
        <w:t>jaqn</w:t>
      </w:r>
      <w:r w:rsidR="00665208">
        <w:rPr>
          <w:rFonts w:ascii="Arial" w:hAnsi="Arial" w:cs="Arial"/>
          <w:color w:val="000000"/>
          <w:sz w:val="36"/>
          <w:szCs w:val="36"/>
          <w:lang w:bidi="hi-IN"/>
        </w:rPr>
        <w:t>E</w:t>
      </w:r>
      <w:r>
        <w:rPr>
          <w:rFonts w:ascii="Arial" w:hAnsi="Arial" w:cs="Arial"/>
          <w:color w:val="000000"/>
          <w:sz w:val="36"/>
          <w:szCs w:val="36"/>
          <w:lang w:bidi="hi-IN"/>
        </w:rPr>
        <w:t xml:space="preserve"> &amp;vaqdhanvA#ni tanmasi |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3</w:t>
      </w:r>
      <w:r>
        <w:rPr>
          <w:rFonts w:ascii="Arial" w:hAnsi="Arial" w:cs="Arial"/>
          <w:color w:val="000000"/>
          <w:sz w:val="36"/>
          <w:szCs w:val="36"/>
          <w:lang w:bidi="hi-IN"/>
        </w:rPr>
        <w:tab/>
      </w:r>
      <w:r>
        <w:rPr>
          <w:rFonts w:ascii="Arial" w:hAnsi="Arial" w:cs="Arial"/>
          <w:color w:val="000000"/>
          <w:sz w:val="36"/>
          <w:szCs w:val="36"/>
          <w:lang w:bidi="hi-IN"/>
        </w:rPr>
        <w:tab/>
      </w:r>
    </w:p>
    <w:p w14:paraId="4DA6BE6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mahAd</w:t>
      </w:r>
      <w:r w:rsidR="00665208">
        <w:rPr>
          <w:rFonts w:ascii="Arial" w:hAnsi="Arial" w:cs="Arial"/>
          <w:color w:val="000000"/>
          <w:sz w:val="36"/>
          <w:szCs w:val="36"/>
          <w:lang w:bidi="hi-IN"/>
        </w:rPr>
        <w:t>E</w:t>
      </w:r>
      <w:r>
        <w:rPr>
          <w:rFonts w:ascii="Arial" w:hAnsi="Arial" w:cs="Arial"/>
          <w:color w:val="000000"/>
          <w:sz w:val="36"/>
          <w:szCs w:val="36"/>
          <w:lang w:bidi="hi-IN"/>
        </w:rPr>
        <w:t>vAdiBy</w:t>
      </w:r>
      <w:r w:rsidR="00665208">
        <w:rPr>
          <w:rFonts w:ascii="Arial" w:hAnsi="Arial" w:cs="Arial"/>
          <w:color w:val="000000"/>
          <w:sz w:val="36"/>
          <w:szCs w:val="36"/>
          <w:lang w:bidi="hi-IN"/>
        </w:rPr>
        <w:t>O</w:t>
      </w:r>
      <w:r>
        <w:rPr>
          <w:rFonts w:ascii="Arial" w:hAnsi="Arial" w:cs="Arial"/>
          <w:color w:val="000000"/>
          <w:sz w:val="36"/>
          <w:szCs w:val="36"/>
          <w:lang w:bidi="hi-IN"/>
        </w:rPr>
        <w:t xml:space="preserve"> rudr</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 xml:space="preserve"> namaH | </w:t>
      </w:r>
    </w:p>
    <w:p w14:paraId="10E3C8D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D9DB6C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nIla#grIvA-SSitiqkaNThAq diva(gm)# ruqdrA upa#SritAH | </w:t>
      </w:r>
      <w:r>
        <w:rPr>
          <w:rFonts w:ascii="Arial" w:hAnsi="Arial" w:cs="Arial"/>
          <w:color w:val="000000"/>
          <w:sz w:val="36"/>
          <w:szCs w:val="36"/>
          <w:lang w:bidi="hi-IN"/>
        </w:rPr>
        <w:tab/>
      </w:r>
    </w:p>
    <w:p w14:paraId="7678D63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ShA(gm)# sahasray</w:t>
      </w:r>
      <w:r w:rsidR="00665208">
        <w:rPr>
          <w:rFonts w:ascii="Arial" w:hAnsi="Arial" w:cs="Arial"/>
          <w:color w:val="000000"/>
          <w:sz w:val="36"/>
          <w:szCs w:val="36"/>
          <w:lang w:bidi="hi-IN"/>
        </w:rPr>
        <w:t>O</w:t>
      </w:r>
      <w:r>
        <w:rPr>
          <w:rFonts w:ascii="Arial" w:hAnsi="Arial" w:cs="Arial"/>
          <w:color w:val="000000"/>
          <w:sz w:val="36"/>
          <w:szCs w:val="36"/>
          <w:lang w:bidi="hi-IN"/>
        </w:rPr>
        <w:t>jaqn</w:t>
      </w:r>
      <w:r w:rsidR="00665208">
        <w:rPr>
          <w:rFonts w:ascii="Arial" w:hAnsi="Arial" w:cs="Arial"/>
          <w:color w:val="000000"/>
          <w:sz w:val="36"/>
          <w:szCs w:val="36"/>
          <w:lang w:bidi="hi-IN"/>
        </w:rPr>
        <w:t>E</w:t>
      </w:r>
      <w:r>
        <w:rPr>
          <w:rFonts w:ascii="Arial" w:hAnsi="Arial" w:cs="Arial"/>
          <w:color w:val="000000"/>
          <w:sz w:val="36"/>
          <w:szCs w:val="36"/>
          <w:lang w:bidi="hi-IN"/>
        </w:rPr>
        <w:t xml:space="preserve"> &amp;vaqdhanvA#ni tanmasi | </w:t>
      </w:r>
      <w:r>
        <w:rPr>
          <w:rFonts w:ascii="Arial" w:hAnsi="Arial" w:cs="Arial"/>
          <w:color w:val="000000"/>
          <w:sz w:val="36"/>
          <w:szCs w:val="36"/>
          <w:lang w:bidi="hi-IN"/>
        </w:rPr>
        <w:tab/>
      </w:r>
      <w:r>
        <w:rPr>
          <w:rFonts w:ascii="Arial" w:hAnsi="Arial" w:cs="Arial"/>
          <w:color w:val="000000"/>
          <w:sz w:val="36"/>
          <w:szCs w:val="36"/>
          <w:lang w:bidi="hi-IN"/>
        </w:rPr>
        <w:tab/>
        <w:t>4</w:t>
      </w:r>
      <w:r>
        <w:rPr>
          <w:rFonts w:ascii="Arial" w:hAnsi="Arial" w:cs="Arial"/>
          <w:color w:val="000000"/>
          <w:sz w:val="36"/>
          <w:szCs w:val="36"/>
          <w:lang w:bidi="hi-IN"/>
        </w:rPr>
        <w:tab/>
      </w:r>
    </w:p>
    <w:p w14:paraId="14BFD0F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mahAd</w:t>
      </w:r>
      <w:r w:rsidR="00665208">
        <w:rPr>
          <w:rFonts w:ascii="Arial" w:hAnsi="Arial" w:cs="Arial"/>
          <w:color w:val="000000"/>
          <w:sz w:val="36"/>
          <w:szCs w:val="36"/>
          <w:lang w:bidi="hi-IN"/>
        </w:rPr>
        <w:t>E</w:t>
      </w:r>
      <w:r>
        <w:rPr>
          <w:rFonts w:ascii="Arial" w:hAnsi="Arial" w:cs="Arial"/>
          <w:color w:val="000000"/>
          <w:sz w:val="36"/>
          <w:szCs w:val="36"/>
          <w:lang w:bidi="hi-IN"/>
        </w:rPr>
        <w:t>vAdiBy</w:t>
      </w:r>
      <w:r w:rsidR="00665208">
        <w:rPr>
          <w:rFonts w:ascii="Arial" w:hAnsi="Arial" w:cs="Arial"/>
          <w:color w:val="000000"/>
          <w:sz w:val="36"/>
          <w:szCs w:val="36"/>
          <w:lang w:bidi="hi-IN"/>
        </w:rPr>
        <w:t>O</w:t>
      </w:r>
      <w:r>
        <w:rPr>
          <w:rFonts w:ascii="Arial" w:hAnsi="Arial" w:cs="Arial"/>
          <w:color w:val="000000"/>
          <w:sz w:val="36"/>
          <w:szCs w:val="36"/>
          <w:lang w:bidi="hi-IN"/>
        </w:rPr>
        <w:t xml:space="preserve"> rudr</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 xml:space="preserve"> namaH | </w:t>
      </w:r>
    </w:p>
    <w:p w14:paraId="1DC0F98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F31DA2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w:t>
      </w:r>
      <w:r w:rsidR="00665208">
        <w:rPr>
          <w:rFonts w:ascii="Arial" w:hAnsi="Arial" w:cs="Arial"/>
          <w:color w:val="000000"/>
          <w:sz w:val="36"/>
          <w:szCs w:val="36"/>
          <w:lang w:bidi="hi-IN"/>
        </w:rPr>
        <w:t>E</w:t>
      </w:r>
      <w:r>
        <w:rPr>
          <w:rFonts w:ascii="Arial" w:hAnsi="Arial" w:cs="Arial"/>
          <w:color w:val="000000"/>
          <w:sz w:val="36"/>
          <w:szCs w:val="36"/>
          <w:lang w:bidi="hi-IN"/>
        </w:rPr>
        <w:t xml:space="preserve"> vRuqkSh</w:t>
      </w:r>
      <w:r w:rsidR="00665208">
        <w:rPr>
          <w:rFonts w:ascii="Arial" w:hAnsi="Arial" w:cs="Arial"/>
          <w:color w:val="000000"/>
          <w:sz w:val="36"/>
          <w:szCs w:val="36"/>
          <w:lang w:bidi="hi-IN"/>
        </w:rPr>
        <w:t>E</w:t>
      </w:r>
      <w:r>
        <w:rPr>
          <w:rFonts w:ascii="Arial" w:hAnsi="Arial" w:cs="Arial"/>
          <w:color w:val="000000"/>
          <w:sz w:val="36"/>
          <w:szCs w:val="36"/>
          <w:lang w:bidi="hi-IN"/>
        </w:rPr>
        <w:t>Shu# saqspi~jja#rAq nIla#grIvAq vil</w:t>
      </w:r>
      <w:r w:rsidR="00665208">
        <w:rPr>
          <w:rFonts w:ascii="Arial" w:hAnsi="Arial" w:cs="Arial"/>
          <w:color w:val="000000"/>
          <w:sz w:val="36"/>
          <w:szCs w:val="36"/>
          <w:lang w:bidi="hi-IN"/>
        </w:rPr>
        <w:t>O</w:t>
      </w:r>
      <w:r>
        <w:rPr>
          <w:rFonts w:ascii="Arial" w:hAnsi="Arial" w:cs="Arial"/>
          <w:color w:val="000000"/>
          <w:sz w:val="36"/>
          <w:szCs w:val="36"/>
          <w:lang w:bidi="hi-IN"/>
        </w:rPr>
        <w:t>#hitAH | t</w:t>
      </w:r>
      <w:r w:rsidR="00665208">
        <w:rPr>
          <w:rFonts w:ascii="Arial" w:hAnsi="Arial" w:cs="Arial"/>
          <w:color w:val="000000"/>
          <w:sz w:val="36"/>
          <w:szCs w:val="36"/>
          <w:lang w:bidi="hi-IN"/>
        </w:rPr>
        <w:t>E</w:t>
      </w:r>
      <w:r>
        <w:rPr>
          <w:rFonts w:ascii="Arial" w:hAnsi="Arial" w:cs="Arial"/>
          <w:color w:val="000000"/>
          <w:sz w:val="36"/>
          <w:szCs w:val="36"/>
          <w:lang w:bidi="hi-IN"/>
        </w:rPr>
        <w:t>ShA(gm)# sahasray</w:t>
      </w:r>
      <w:r w:rsidR="00665208">
        <w:rPr>
          <w:rFonts w:ascii="Arial" w:hAnsi="Arial" w:cs="Arial"/>
          <w:color w:val="000000"/>
          <w:sz w:val="36"/>
          <w:szCs w:val="36"/>
          <w:lang w:bidi="hi-IN"/>
        </w:rPr>
        <w:t>O</w:t>
      </w:r>
      <w:r>
        <w:rPr>
          <w:rFonts w:ascii="Arial" w:hAnsi="Arial" w:cs="Arial"/>
          <w:color w:val="000000"/>
          <w:sz w:val="36"/>
          <w:szCs w:val="36"/>
          <w:lang w:bidi="hi-IN"/>
        </w:rPr>
        <w:t>jaqn</w:t>
      </w:r>
      <w:r w:rsidR="00665208">
        <w:rPr>
          <w:rFonts w:ascii="Arial" w:hAnsi="Arial" w:cs="Arial"/>
          <w:color w:val="000000"/>
          <w:sz w:val="36"/>
          <w:szCs w:val="36"/>
          <w:lang w:bidi="hi-IN"/>
        </w:rPr>
        <w:t>E</w:t>
      </w:r>
      <w:r>
        <w:rPr>
          <w:rFonts w:ascii="Arial" w:hAnsi="Arial" w:cs="Arial"/>
          <w:color w:val="000000"/>
          <w:sz w:val="36"/>
          <w:szCs w:val="36"/>
          <w:lang w:bidi="hi-IN"/>
        </w:rPr>
        <w:t xml:space="preserve"> &amp;vaqdhanvA#ni tanmasi | </w:t>
      </w:r>
      <w:r>
        <w:rPr>
          <w:rFonts w:ascii="Arial" w:hAnsi="Arial" w:cs="Arial"/>
          <w:color w:val="000000"/>
          <w:sz w:val="36"/>
          <w:szCs w:val="36"/>
          <w:lang w:bidi="hi-IN"/>
        </w:rPr>
        <w:tab/>
      </w:r>
      <w:r>
        <w:rPr>
          <w:rFonts w:ascii="Arial" w:hAnsi="Arial" w:cs="Arial"/>
          <w:color w:val="000000"/>
          <w:sz w:val="36"/>
          <w:szCs w:val="36"/>
          <w:lang w:bidi="hi-IN"/>
        </w:rPr>
        <w:tab/>
        <w:t>5</w:t>
      </w:r>
      <w:r>
        <w:rPr>
          <w:rFonts w:ascii="Arial" w:hAnsi="Arial" w:cs="Arial"/>
          <w:color w:val="000000"/>
          <w:sz w:val="36"/>
          <w:szCs w:val="36"/>
          <w:lang w:bidi="hi-IN"/>
        </w:rPr>
        <w:tab/>
      </w:r>
      <w:r>
        <w:rPr>
          <w:rFonts w:ascii="Arial" w:hAnsi="Arial" w:cs="Arial"/>
          <w:color w:val="000000"/>
          <w:sz w:val="36"/>
          <w:szCs w:val="36"/>
          <w:lang w:bidi="hi-IN"/>
        </w:rPr>
        <w:tab/>
      </w:r>
    </w:p>
    <w:p w14:paraId="068A0A4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mahAd</w:t>
      </w:r>
      <w:r w:rsidR="00665208">
        <w:rPr>
          <w:rFonts w:ascii="Arial" w:hAnsi="Arial" w:cs="Arial"/>
          <w:color w:val="000000"/>
          <w:sz w:val="36"/>
          <w:szCs w:val="36"/>
          <w:lang w:bidi="hi-IN"/>
        </w:rPr>
        <w:t>E</w:t>
      </w:r>
      <w:r>
        <w:rPr>
          <w:rFonts w:ascii="Arial" w:hAnsi="Arial" w:cs="Arial"/>
          <w:color w:val="000000"/>
          <w:sz w:val="36"/>
          <w:szCs w:val="36"/>
          <w:lang w:bidi="hi-IN"/>
        </w:rPr>
        <w:t>vAdiBy</w:t>
      </w:r>
      <w:r w:rsidR="00665208">
        <w:rPr>
          <w:rFonts w:ascii="Arial" w:hAnsi="Arial" w:cs="Arial"/>
          <w:color w:val="000000"/>
          <w:sz w:val="36"/>
          <w:szCs w:val="36"/>
          <w:lang w:bidi="hi-IN"/>
        </w:rPr>
        <w:t>O</w:t>
      </w:r>
      <w:r>
        <w:rPr>
          <w:rFonts w:ascii="Arial" w:hAnsi="Arial" w:cs="Arial"/>
          <w:color w:val="000000"/>
          <w:sz w:val="36"/>
          <w:szCs w:val="36"/>
          <w:lang w:bidi="hi-IN"/>
        </w:rPr>
        <w:t xml:space="preserve"> rudr</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 xml:space="preserve"> namaH | </w:t>
      </w:r>
    </w:p>
    <w:p w14:paraId="78B8AA3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F67062D" w14:textId="2E90B82E"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w:t>
      </w:r>
      <w:r w:rsidR="00665208">
        <w:rPr>
          <w:rFonts w:ascii="Arial" w:hAnsi="Arial" w:cs="Arial"/>
          <w:color w:val="000000"/>
          <w:sz w:val="36"/>
          <w:szCs w:val="36"/>
          <w:lang w:bidi="hi-IN"/>
        </w:rPr>
        <w:t>E</w:t>
      </w:r>
      <w:r>
        <w:rPr>
          <w:rFonts w:ascii="Arial" w:hAnsi="Arial" w:cs="Arial"/>
          <w:color w:val="000000"/>
          <w:sz w:val="36"/>
          <w:szCs w:val="36"/>
          <w:lang w:bidi="hi-IN"/>
        </w:rPr>
        <w:t xml:space="preserve"> BUqtAnAq-madhi#patay</w:t>
      </w:r>
      <w:r w:rsidR="00665208">
        <w:rPr>
          <w:rFonts w:ascii="Arial" w:hAnsi="Arial" w:cs="Arial"/>
          <w:color w:val="000000"/>
          <w:sz w:val="36"/>
          <w:szCs w:val="36"/>
          <w:lang w:bidi="hi-IN"/>
        </w:rPr>
        <w:t>O</w:t>
      </w:r>
      <w:r>
        <w:rPr>
          <w:rFonts w:ascii="Arial" w:hAnsi="Arial" w:cs="Arial"/>
          <w:color w:val="000000"/>
          <w:sz w:val="36"/>
          <w:szCs w:val="36"/>
          <w:lang w:bidi="hi-IN"/>
        </w:rPr>
        <w:t xml:space="preserve"> viSiqKAsa#H kapaqrdina</w:t>
      </w:r>
      <w:r w:rsidR="0020598E">
        <w:rPr>
          <w:rFonts w:ascii="Arial" w:hAnsi="Arial" w:cs="Arial"/>
          <w:color w:val="000000"/>
          <w:sz w:val="36"/>
          <w:szCs w:val="36"/>
          <w:lang w:bidi="hi-IN"/>
        </w:rPr>
        <w:t>#</w:t>
      </w:r>
      <w:r>
        <w:rPr>
          <w:rFonts w:ascii="Arial" w:hAnsi="Arial" w:cs="Arial"/>
          <w:color w:val="000000"/>
          <w:sz w:val="36"/>
          <w:szCs w:val="36"/>
          <w:lang w:bidi="hi-IN"/>
        </w:rPr>
        <w:t xml:space="preserve">H | </w:t>
      </w:r>
      <w:r>
        <w:rPr>
          <w:rFonts w:ascii="Arial" w:hAnsi="Arial" w:cs="Arial"/>
          <w:color w:val="000000"/>
          <w:sz w:val="36"/>
          <w:szCs w:val="36"/>
          <w:lang w:bidi="hi-IN"/>
        </w:rPr>
        <w:tab/>
        <w:t>t</w:t>
      </w:r>
      <w:r w:rsidR="00665208">
        <w:rPr>
          <w:rFonts w:ascii="Arial" w:hAnsi="Arial" w:cs="Arial"/>
          <w:color w:val="000000"/>
          <w:sz w:val="36"/>
          <w:szCs w:val="36"/>
          <w:lang w:bidi="hi-IN"/>
        </w:rPr>
        <w:t>E</w:t>
      </w:r>
      <w:r>
        <w:rPr>
          <w:rFonts w:ascii="Arial" w:hAnsi="Arial" w:cs="Arial"/>
          <w:color w:val="000000"/>
          <w:sz w:val="36"/>
          <w:szCs w:val="36"/>
          <w:lang w:bidi="hi-IN"/>
        </w:rPr>
        <w:t>ShA(gm)# sahasray</w:t>
      </w:r>
      <w:r w:rsidR="00665208">
        <w:rPr>
          <w:rFonts w:ascii="Arial" w:hAnsi="Arial" w:cs="Arial"/>
          <w:color w:val="000000"/>
          <w:sz w:val="36"/>
          <w:szCs w:val="36"/>
          <w:lang w:bidi="hi-IN"/>
        </w:rPr>
        <w:t>O</w:t>
      </w:r>
      <w:r>
        <w:rPr>
          <w:rFonts w:ascii="Arial" w:hAnsi="Arial" w:cs="Arial"/>
          <w:color w:val="000000"/>
          <w:sz w:val="36"/>
          <w:szCs w:val="36"/>
          <w:lang w:bidi="hi-IN"/>
        </w:rPr>
        <w:t>jaqn</w:t>
      </w:r>
      <w:r w:rsidR="00665208">
        <w:rPr>
          <w:rFonts w:ascii="Arial" w:hAnsi="Arial" w:cs="Arial"/>
          <w:color w:val="000000"/>
          <w:sz w:val="36"/>
          <w:szCs w:val="36"/>
          <w:lang w:bidi="hi-IN"/>
        </w:rPr>
        <w:t>E</w:t>
      </w:r>
      <w:r>
        <w:rPr>
          <w:rFonts w:ascii="Arial" w:hAnsi="Arial" w:cs="Arial"/>
          <w:color w:val="000000"/>
          <w:sz w:val="36"/>
          <w:szCs w:val="36"/>
          <w:lang w:bidi="hi-IN"/>
        </w:rPr>
        <w:t xml:space="preserve"> &amp;vaqdhanvA#ni tanmasi | </w:t>
      </w:r>
      <w:r>
        <w:rPr>
          <w:rFonts w:ascii="Arial" w:hAnsi="Arial" w:cs="Arial"/>
          <w:color w:val="000000"/>
          <w:sz w:val="36"/>
          <w:szCs w:val="36"/>
          <w:lang w:bidi="hi-IN"/>
        </w:rPr>
        <w:tab/>
      </w:r>
      <w:r>
        <w:rPr>
          <w:rFonts w:ascii="Arial" w:hAnsi="Arial" w:cs="Arial"/>
          <w:color w:val="000000"/>
          <w:sz w:val="36"/>
          <w:szCs w:val="36"/>
          <w:lang w:bidi="hi-IN"/>
        </w:rPr>
        <w:tab/>
        <w:t>6</w:t>
      </w:r>
      <w:r>
        <w:rPr>
          <w:rFonts w:ascii="Arial" w:hAnsi="Arial" w:cs="Arial"/>
          <w:color w:val="000000"/>
          <w:sz w:val="36"/>
          <w:szCs w:val="36"/>
          <w:lang w:bidi="hi-IN"/>
        </w:rPr>
        <w:tab/>
      </w:r>
      <w:r>
        <w:rPr>
          <w:rFonts w:ascii="Arial" w:hAnsi="Arial" w:cs="Arial"/>
          <w:color w:val="000000"/>
          <w:sz w:val="36"/>
          <w:szCs w:val="36"/>
          <w:lang w:bidi="hi-IN"/>
        </w:rPr>
        <w:tab/>
      </w:r>
    </w:p>
    <w:p w14:paraId="0E64D27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mahAd</w:t>
      </w:r>
      <w:r w:rsidR="00665208">
        <w:rPr>
          <w:rFonts w:ascii="Arial" w:hAnsi="Arial" w:cs="Arial"/>
          <w:color w:val="000000"/>
          <w:sz w:val="36"/>
          <w:szCs w:val="36"/>
          <w:lang w:bidi="hi-IN"/>
        </w:rPr>
        <w:t>E</w:t>
      </w:r>
      <w:r>
        <w:rPr>
          <w:rFonts w:ascii="Arial" w:hAnsi="Arial" w:cs="Arial"/>
          <w:color w:val="000000"/>
          <w:sz w:val="36"/>
          <w:szCs w:val="36"/>
          <w:lang w:bidi="hi-IN"/>
        </w:rPr>
        <w:t>vAdiBy</w:t>
      </w:r>
      <w:r w:rsidR="00665208">
        <w:rPr>
          <w:rFonts w:ascii="Arial" w:hAnsi="Arial" w:cs="Arial"/>
          <w:color w:val="000000"/>
          <w:sz w:val="36"/>
          <w:szCs w:val="36"/>
          <w:lang w:bidi="hi-IN"/>
        </w:rPr>
        <w:t>O</w:t>
      </w:r>
      <w:r>
        <w:rPr>
          <w:rFonts w:ascii="Arial" w:hAnsi="Arial" w:cs="Arial"/>
          <w:color w:val="000000"/>
          <w:sz w:val="36"/>
          <w:szCs w:val="36"/>
          <w:lang w:bidi="hi-IN"/>
        </w:rPr>
        <w:t xml:space="preserve"> rudr</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 xml:space="preserve"> namaH | </w:t>
      </w:r>
    </w:p>
    <w:p w14:paraId="4CEB5BE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C316EA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w:t>
      </w:r>
      <w:r w:rsidR="00665208">
        <w:rPr>
          <w:rFonts w:ascii="Arial" w:hAnsi="Arial" w:cs="Arial"/>
          <w:color w:val="000000"/>
          <w:sz w:val="36"/>
          <w:szCs w:val="36"/>
          <w:lang w:bidi="hi-IN"/>
        </w:rPr>
        <w:t>E</w:t>
      </w:r>
      <w:r>
        <w:rPr>
          <w:rFonts w:ascii="Arial" w:hAnsi="Arial" w:cs="Arial"/>
          <w:color w:val="000000"/>
          <w:sz w:val="36"/>
          <w:szCs w:val="36"/>
          <w:lang w:bidi="hi-IN"/>
        </w:rPr>
        <w:t xml:space="preserve"> ann</w:t>
      </w:r>
      <w:r w:rsidR="00665208">
        <w:rPr>
          <w:rFonts w:ascii="Arial" w:hAnsi="Arial" w:cs="Arial"/>
          <w:color w:val="000000"/>
          <w:sz w:val="36"/>
          <w:szCs w:val="36"/>
          <w:lang w:bidi="hi-IN"/>
        </w:rPr>
        <w:t>E</w:t>
      </w:r>
      <w:r>
        <w:rPr>
          <w:rFonts w:ascii="Arial" w:hAnsi="Arial" w:cs="Arial"/>
          <w:color w:val="000000"/>
          <w:sz w:val="36"/>
          <w:szCs w:val="36"/>
          <w:lang w:bidi="hi-IN"/>
        </w:rPr>
        <w:t>#Shu viqviddhya#ntiq pAtr</w:t>
      </w:r>
      <w:r w:rsidR="00665208">
        <w:rPr>
          <w:rFonts w:ascii="Arial" w:hAnsi="Arial" w:cs="Arial"/>
          <w:color w:val="000000"/>
          <w:sz w:val="36"/>
          <w:szCs w:val="36"/>
          <w:lang w:bidi="hi-IN"/>
        </w:rPr>
        <w:t>E</w:t>
      </w:r>
      <w:r>
        <w:rPr>
          <w:rFonts w:ascii="Arial" w:hAnsi="Arial" w:cs="Arial"/>
          <w:color w:val="000000"/>
          <w:sz w:val="36"/>
          <w:szCs w:val="36"/>
          <w:lang w:bidi="hi-IN"/>
        </w:rPr>
        <w:t>#Shuq piba#t</w:t>
      </w:r>
      <w:r w:rsidR="00665208">
        <w:rPr>
          <w:rFonts w:ascii="Arial" w:hAnsi="Arial" w:cs="Arial"/>
          <w:color w:val="000000"/>
          <w:sz w:val="36"/>
          <w:szCs w:val="36"/>
          <w:lang w:bidi="hi-IN"/>
        </w:rPr>
        <w:t>O</w:t>
      </w:r>
      <w:r w:rsidR="0020424F">
        <w:rPr>
          <w:rFonts w:ascii="Arial" w:hAnsi="Arial" w:cs="Arial"/>
          <w:color w:val="000000"/>
          <w:sz w:val="36"/>
          <w:szCs w:val="36"/>
          <w:lang w:bidi="hi-IN"/>
        </w:rPr>
        <w:t xml:space="preserve">q janAn# | </w:t>
      </w:r>
      <w:r w:rsidR="0020424F">
        <w:rPr>
          <w:rFonts w:ascii="Arial" w:hAnsi="Arial" w:cs="Arial"/>
          <w:color w:val="000000"/>
          <w:sz w:val="36"/>
          <w:szCs w:val="36"/>
          <w:lang w:bidi="hi-IN"/>
        </w:rPr>
        <w:tab/>
      </w:r>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ShA(gm)# sahasray</w:t>
      </w:r>
      <w:r w:rsidR="00665208">
        <w:rPr>
          <w:rFonts w:ascii="Arial" w:hAnsi="Arial" w:cs="Arial"/>
          <w:color w:val="000000"/>
          <w:sz w:val="36"/>
          <w:szCs w:val="36"/>
          <w:lang w:bidi="hi-IN"/>
        </w:rPr>
        <w:t>O</w:t>
      </w:r>
      <w:r>
        <w:rPr>
          <w:rFonts w:ascii="Arial" w:hAnsi="Arial" w:cs="Arial"/>
          <w:color w:val="000000"/>
          <w:sz w:val="36"/>
          <w:szCs w:val="36"/>
          <w:lang w:bidi="hi-IN"/>
        </w:rPr>
        <w:t>jaqn</w:t>
      </w:r>
      <w:r w:rsidR="00665208">
        <w:rPr>
          <w:rFonts w:ascii="Arial" w:hAnsi="Arial" w:cs="Arial"/>
          <w:color w:val="000000"/>
          <w:sz w:val="36"/>
          <w:szCs w:val="36"/>
          <w:lang w:bidi="hi-IN"/>
        </w:rPr>
        <w:t>E</w:t>
      </w:r>
      <w:r>
        <w:rPr>
          <w:rFonts w:ascii="Arial" w:hAnsi="Arial" w:cs="Arial"/>
          <w:color w:val="000000"/>
          <w:sz w:val="36"/>
          <w:szCs w:val="36"/>
          <w:lang w:bidi="hi-IN"/>
        </w:rPr>
        <w:t xml:space="preserve"> &amp;vaqdhanvA#ni tanmasi | </w:t>
      </w:r>
      <w:r>
        <w:rPr>
          <w:rFonts w:ascii="Arial" w:hAnsi="Arial" w:cs="Arial"/>
          <w:color w:val="000000"/>
          <w:sz w:val="36"/>
          <w:szCs w:val="36"/>
          <w:lang w:bidi="hi-IN"/>
        </w:rPr>
        <w:tab/>
      </w:r>
      <w:r>
        <w:rPr>
          <w:rFonts w:ascii="Arial" w:hAnsi="Arial" w:cs="Arial"/>
          <w:color w:val="000000"/>
          <w:sz w:val="36"/>
          <w:szCs w:val="36"/>
          <w:lang w:bidi="hi-IN"/>
        </w:rPr>
        <w:tab/>
        <w:t>7</w:t>
      </w:r>
      <w:r>
        <w:rPr>
          <w:rFonts w:ascii="Arial" w:hAnsi="Arial" w:cs="Arial"/>
          <w:color w:val="000000"/>
          <w:sz w:val="36"/>
          <w:szCs w:val="36"/>
          <w:lang w:bidi="hi-IN"/>
        </w:rPr>
        <w:tab/>
      </w:r>
      <w:r>
        <w:rPr>
          <w:rFonts w:ascii="Arial" w:hAnsi="Arial" w:cs="Arial"/>
          <w:color w:val="000000"/>
          <w:sz w:val="36"/>
          <w:szCs w:val="36"/>
          <w:lang w:bidi="hi-IN"/>
        </w:rPr>
        <w:tab/>
      </w:r>
    </w:p>
    <w:p w14:paraId="0F6DFBC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mahAd</w:t>
      </w:r>
      <w:r w:rsidR="00665208">
        <w:rPr>
          <w:rFonts w:ascii="Arial" w:hAnsi="Arial" w:cs="Arial"/>
          <w:color w:val="000000"/>
          <w:sz w:val="36"/>
          <w:szCs w:val="36"/>
          <w:lang w:bidi="hi-IN"/>
        </w:rPr>
        <w:t>E</w:t>
      </w:r>
      <w:r>
        <w:rPr>
          <w:rFonts w:ascii="Arial" w:hAnsi="Arial" w:cs="Arial"/>
          <w:color w:val="000000"/>
          <w:sz w:val="36"/>
          <w:szCs w:val="36"/>
          <w:lang w:bidi="hi-IN"/>
        </w:rPr>
        <w:t>vAdiBy</w:t>
      </w:r>
      <w:r w:rsidR="00665208">
        <w:rPr>
          <w:rFonts w:ascii="Arial" w:hAnsi="Arial" w:cs="Arial"/>
          <w:color w:val="000000"/>
          <w:sz w:val="36"/>
          <w:szCs w:val="36"/>
          <w:lang w:bidi="hi-IN"/>
        </w:rPr>
        <w:t>O</w:t>
      </w:r>
      <w:r>
        <w:rPr>
          <w:rFonts w:ascii="Arial" w:hAnsi="Arial" w:cs="Arial"/>
          <w:color w:val="000000"/>
          <w:sz w:val="36"/>
          <w:szCs w:val="36"/>
          <w:lang w:bidi="hi-IN"/>
        </w:rPr>
        <w:t xml:space="preserve"> rudr</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 xml:space="preserve"> namaH | </w:t>
      </w:r>
    </w:p>
    <w:p w14:paraId="0961646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8558C1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w:t>
      </w:r>
      <w:r w:rsidR="00665208">
        <w:rPr>
          <w:rFonts w:ascii="Arial" w:hAnsi="Arial" w:cs="Arial"/>
          <w:color w:val="000000"/>
          <w:sz w:val="36"/>
          <w:szCs w:val="36"/>
          <w:lang w:bidi="hi-IN"/>
        </w:rPr>
        <w:t>E</w:t>
      </w:r>
      <w:r>
        <w:rPr>
          <w:rFonts w:ascii="Arial" w:hAnsi="Arial" w:cs="Arial"/>
          <w:color w:val="000000"/>
          <w:sz w:val="36"/>
          <w:szCs w:val="36"/>
          <w:lang w:bidi="hi-IN"/>
        </w:rPr>
        <w:t xml:space="preserve"> paqthAM pa#thiqrakSha#ya ailabRuqdA yaqvyudha#H | </w:t>
      </w:r>
      <w:r>
        <w:rPr>
          <w:rFonts w:ascii="Arial" w:hAnsi="Arial" w:cs="Arial"/>
          <w:color w:val="000000"/>
          <w:sz w:val="36"/>
          <w:szCs w:val="36"/>
          <w:lang w:bidi="hi-IN"/>
        </w:rPr>
        <w:tab/>
        <w:t>t</w:t>
      </w:r>
      <w:r w:rsidR="00665208">
        <w:rPr>
          <w:rFonts w:ascii="Arial" w:hAnsi="Arial" w:cs="Arial"/>
          <w:color w:val="000000"/>
          <w:sz w:val="36"/>
          <w:szCs w:val="36"/>
          <w:lang w:bidi="hi-IN"/>
        </w:rPr>
        <w:t>E</w:t>
      </w:r>
      <w:r>
        <w:rPr>
          <w:rFonts w:ascii="Arial" w:hAnsi="Arial" w:cs="Arial"/>
          <w:color w:val="000000"/>
          <w:sz w:val="36"/>
          <w:szCs w:val="36"/>
          <w:lang w:bidi="hi-IN"/>
        </w:rPr>
        <w:t>ShA(gm)# sahasray</w:t>
      </w:r>
      <w:r w:rsidR="00665208">
        <w:rPr>
          <w:rFonts w:ascii="Arial" w:hAnsi="Arial" w:cs="Arial"/>
          <w:color w:val="000000"/>
          <w:sz w:val="36"/>
          <w:szCs w:val="36"/>
          <w:lang w:bidi="hi-IN"/>
        </w:rPr>
        <w:t>O</w:t>
      </w:r>
      <w:r>
        <w:rPr>
          <w:rFonts w:ascii="Arial" w:hAnsi="Arial" w:cs="Arial"/>
          <w:color w:val="000000"/>
          <w:sz w:val="36"/>
          <w:szCs w:val="36"/>
          <w:lang w:bidi="hi-IN"/>
        </w:rPr>
        <w:t>jaqn</w:t>
      </w:r>
      <w:r w:rsidR="00665208">
        <w:rPr>
          <w:rFonts w:ascii="Arial" w:hAnsi="Arial" w:cs="Arial"/>
          <w:color w:val="000000"/>
          <w:sz w:val="36"/>
          <w:szCs w:val="36"/>
          <w:lang w:bidi="hi-IN"/>
        </w:rPr>
        <w:t>E</w:t>
      </w:r>
      <w:r>
        <w:rPr>
          <w:rFonts w:ascii="Arial" w:hAnsi="Arial" w:cs="Arial"/>
          <w:color w:val="000000"/>
          <w:sz w:val="36"/>
          <w:szCs w:val="36"/>
          <w:lang w:bidi="hi-IN"/>
        </w:rPr>
        <w:t xml:space="preserve"> &amp;vaqdhanvA#ni tanmasi | </w:t>
      </w:r>
      <w:r>
        <w:rPr>
          <w:rFonts w:ascii="Arial" w:hAnsi="Arial" w:cs="Arial"/>
          <w:color w:val="000000"/>
          <w:sz w:val="36"/>
          <w:szCs w:val="36"/>
          <w:lang w:bidi="hi-IN"/>
        </w:rPr>
        <w:tab/>
      </w:r>
      <w:r>
        <w:rPr>
          <w:rFonts w:ascii="Arial" w:hAnsi="Arial" w:cs="Arial"/>
          <w:color w:val="000000"/>
          <w:sz w:val="36"/>
          <w:szCs w:val="36"/>
          <w:lang w:bidi="hi-IN"/>
        </w:rPr>
        <w:tab/>
        <w:t>8</w:t>
      </w:r>
      <w:r>
        <w:rPr>
          <w:rFonts w:ascii="Arial" w:hAnsi="Arial" w:cs="Arial"/>
          <w:color w:val="000000"/>
          <w:sz w:val="36"/>
          <w:szCs w:val="36"/>
          <w:lang w:bidi="hi-IN"/>
        </w:rPr>
        <w:tab/>
      </w:r>
      <w:r>
        <w:rPr>
          <w:rFonts w:ascii="Arial" w:hAnsi="Arial" w:cs="Arial"/>
          <w:color w:val="000000"/>
          <w:sz w:val="36"/>
          <w:szCs w:val="36"/>
          <w:lang w:bidi="hi-IN"/>
        </w:rPr>
        <w:tab/>
      </w:r>
    </w:p>
    <w:p w14:paraId="04EC7C4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mahAd</w:t>
      </w:r>
      <w:r w:rsidR="00665208">
        <w:rPr>
          <w:rFonts w:ascii="Arial" w:hAnsi="Arial" w:cs="Arial"/>
          <w:color w:val="000000"/>
          <w:sz w:val="36"/>
          <w:szCs w:val="36"/>
          <w:lang w:bidi="hi-IN"/>
        </w:rPr>
        <w:t>E</w:t>
      </w:r>
      <w:r>
        <w:rPr>
          <w:rFonts w:ascii="Arial" w:hAnsi="Arial" w:cs="Arial"/>
          <w:color w:val="000000"/>
          <w:sz w:val="36"/>
          <w:szCs w:val="36"/>
          <w:lang w:bidi="hi-IN"/>
        </w:rPr>
        <w:t>vAdiBy</w:t>
      </w:r>
      <w:r w:rsidR="00665208">
        <w:rPr>
          <w:rFonts w:ascii="Arial" w:hAnsi="Arial" w:cs="Arial"/>
          <w:color w:val="000000"/>
          <w:sz w:val="36"/>
          <w:szCs w:val="36"/>
          <w:lang w:bidi="hi-IN"/>
        </w:rPr>
        <w:t>O</w:t>
      </w:r>
      <w:r>
        <w:rPr>
          <w:rFonts w:ascii="Arial" w:hAnsi="Arial" w:cs="Arial"/>
          <w:color w:val="000000"/>
          <w:sz w:val="36"/>
          <w:szCs w:val="36"/>
          <w:lang w:bidi="hi-IN"/>
        </w:rPr>
        <w:t xml:space="preserve"> rudr</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 xml:space="preserve"> namaH | </w:t>
      </w:r>
    </w:p>
    <w:p w14:paraId="7F6806C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4D9FF5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y</w:t>
      </w:r>
      <w:r w:rsidR="00665208">
        <w:rPr>
          <w:rFonts w:ascii="Arial" w:hAnsi="Arial" w:cs="Arial"/>
          <w:color w:val="000000"/>
          <w:sz w:val="36"/>
          <w:szCs w:val="36"/>
          <w:lang w:bidi="hi-IN"/>
        </w:rPr>
        <w:t>E</w:t>
      </w:r>
      <w:r>
        <w:rPr>
          <w:rFonts w:ascii="Arial" w:hAnsi="Arial" w:cs="Arial"/>
          <w:color w:val="000000"/>
          <w:sz w:val="36"/>
          <w:szCs w:val="36"/>
          <w:lang w:bidi="hi-IN"/>
        </w:rPr>
        <w:t xml:space="preserve"> tIqrthAni# praqcara#nti sRuqkAva#nt</w:t>
      </w:r>
      <w:r w:rsidR="00665208">
        <w:rPr>
          <w:rFonts w:ascii="Arial" w:hAnsi="Arial" w:cs="Arial"/>
          <w:color w:val="000000"/>
          <w:sz w:val="36"/>
          <w:szCs w:val="36"/>
          <w:lang w:bidi="hi-IN"/>
        </w:rPr>
        <w:t>O</w:t>
      </w:r>
      <w:r>
        <w:rPr>
          <w:rFonts w:ascii="Arial" w:hAnsi="Arial" w:cs="Arial"/>
          <w:color w:val="000000"/>
          <w:sz w:val="36"/>
          <w:szCs w:val="36"/>
          <w:lang w:bidi="hi-IN"/>
        </w:rPr>
        <w:t xml:space="preserve"> niShaq~ggiNa#H | t</w:t>
      </w:r>
      <w:r w:rsidR="00665208">
        <w:rPr>
          <w:rFonts w:ascii="Arial" w:hAnsi="Arial" w:cs="Arial"/>
          <w:color w:val="000000"/>
          <w:sz w:val="36"/>
          <w:szCs w:val="36"/>
          <w:lang w:bidi="hi-IN"/>
        </w:rPr>
        <w:t>E</w:t>
      </w:r>
      <w:r>
        <w:rPr>
          <w:rFonts w:ascii="Arial" w:hAnsi="Arial" w:cs="Arial"/>
          <w:color w:val="000000"/>
          <w:sz w:val="36"/>
          <w:szCs w:val="36"/>
          <w:lang w:bidi="hi-IN"/>
        </w:rPr>
        <w:t>ShA(gm)# sahasray</w:t>
      </w:r>
      <w:r w:rsidR="00665208">
        <w:rPr>
          <w:rFonts w:ascii="Arial" w:hAnsi="Arial" w:cs="Arial"/>
          <w:color w:val="000000"/>
          <w:sz w:val="36"/>
          <w:szCs w:val="36"/>
          <w:lang w:bidi="hi-IN"/>
        </w:rPr>
        <w:t>O</w:t>
      </w:r>
      <w:r>
        <w:rPr>
          <w:rFonts w:ascii="Arial" w:hAnsi="Arial" w:cs="Arial"/>
          <w:color w:val="000000"/>
          <w:sz w:val="36"/>
          <w:szCs w:val="36"/>
          <w:lang w:bidi="hi-IN"/>
        </w:rPr>
        <w:t>jaqn</w:t>
      </w:r>
      <w:r w:rsidR="00665208">
        <w:rPr>
          <w:rFonts w:ascii="Arial" w:hAnsi="Arial" w:cs="Arial"/>
          <w:color w:val="000000"/>
          <w:sz w:val="36"/>
          <w:szCs w:val="36"/>
          <w:lang w:bidi="hi-IN"/>
        </w:rPr>
        <w:t>E</w:t>
      </w:r>
      <w:r>
        <w:rPr>
          <w:rFonts w:ascii="Arial" w:hAnsi="Arial" w:cs="Arial"/>
          <w:color w:val="000000"/>
          <w:sz w:val="36"/>
          <w:szCs w:val="36"/>
          <w:lang w:bidi="hi-IN"/>
        </w:rPr>
        <w:t xml:space="preserve"> &amp;vaqdhanvA#ni tanmasi | </w:t>
      </w:r>
      <w:r>
        <w:rPr>
          <w:rFonts w:ascii="Arial" w:hAnsi="Arial" w:cs="Arial"/>
          <w:color w:val="000000"/>
          <w:sz w:val="36"/>
          <w:szCs w:val="36"/>
          <w:lang w:bidi="hi-IN"/>
        </w:rPr>
        <w:tab/>
      </w:r>
      <w:r>
        <w:rPr>
          <w:rFonts w:ascii="Arial" w:hAnsi="Arial" w:cs="Arial"/>
          <w:color w:val="000000"/>
          <w:sz w:val="36"/>
          <w:szCs w:val="36"/>
          <w:lang w:bidi="hi-IN"/>
        </w:rPr>
        <w:tab/>
        <w:t>9</w:t>
      </w:r>
      <w:r>
        <w:rPr>
          <w:rFonts w:ascii="Arial" w:hAnsi="Arial" w:cs="Arial"/>
          <w:color w:val="000000"/>
          <w:sz w:val="36"/>
          <w:szCs w:val="36"/>
          <w:lang w:bidi="hi-IN"/>
        </w:rPr>
        <w:tab/>
      </w:r>
      <w:r>
        <w:rPr>
          <w:rFonts w:ascii="Arial" w:hAnsi="Arial" w:cs="Arial"/>
          <w:color w:val="000000"/>
          <w:sz w:val="36"/>
          <w:szCs w:val="36"/>
          <w:lang w:bidi="hi-IN"/>
        </w:rPr>
        <w:tab/>
      </w:r>
    </w:p>
    <w:p w14:paraId="4A2501F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mahAd</w:t>
      </w:r>
      <w:r w:rsidR="00665208">
        <w:rPr>
          <w:rFonts w:ascii="Arial" w:hAnsi="Arial" w:cs="Arial"/>
          <w:color w:val="000000"/>
          <w:sz w:val="36"/>
          <w:szCs w:val="36"/>
          <w:lang w:bidi="hi-IN"/>
        </w:rPr>
        <w:t>E</w:t>
      </w:r>
      <w:r>
        <w:rPr>
          <w:rFonts w:ascii="Arial" w:hAnsi="Arial" w:cs="Arial"/>
          <w:color w:val="000000"/>
          <w:sz w:val="36"/>
          <w:szCs w:val="36"/>
          <w:lang w:bidi="hi-IN"/>
        </w:rPr>
        <w:t>vAdiBy</w:t>
      </w:r>
      <w:r w:rsidR="00665208">
        <w:rPr>
          <w:rFonts w:ascii="Arial" w:hAnsi="Arial" w:cs="Arial"/>
          <w:color w:val="000000"/>
          <w:sz w:val="36"/>
          <w:szCs w:val="36"/>
          <w:lang w:bidi="hi-IN"/>
        </w:rPr>
        <w:t>O</w:t>
      </w:r>
      <w:r>
        <w:rPr>
          <w:rFonts w:ascii="Arial" w:hAnsi="Arial" w:cs="Arial"/>
          <w:color w:val="000000"/>
          <w:sz w:val="36"/>
          <w:szCs w:val="36"/>
          <w:lang w:bidi="hi-IN"/>
        </w:rPr>
        <w:t xml:space="preserve"> rudr</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 xml:space="preserve"> namaH | </w:t>
      </w:r>
    </w:p>
    <w:p w14:paraId="08C979B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44FF7B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ya </w:t>
      </w:r>
      <w:r w:rsidR="00665208">
        <w:rPr>
          <w:rFonts w:ascii="Arial" w:hAnsi="Arial" w:cs="Arial"/>
          <w:color w:val="000000"/>
          <w:sz w:val="36"/>
          <w:szCs w:val="36"/>
          <w:lang w:bidi="hi-IN"/>
        </w:rPr>
        <w:t>E</w:t>
      </w:r>
      <w:r>
        <w:rPr>
          <w:rFonts w:ascii="Arial" w:hAnsi="Arial" w:cs="Arial"/>
          <w:color w:val="000000"/>
          <w:sz w:val="36"/>
          <w:szCs w:val="36"/>
          <w:lang w:bidi="hi-IN"/>
        </w:rPr>
        <w:t>qtAva#ntaScaq BUyA(gm)#saScaq diS</w:t>
      </w:r>
      <w:r w:rsidR="00665208">
        <w:rPr>
          <w:rFonts w:ascii="Arial" w:hAnsi="Arial" w:cs="Arial"/>
          <w:color w:val="000000"/>
          <w:sz w:val="36"/>
          <w:szCs w:val="36"/>
          <w:lang w:bidi="hi-IN"/>
        </w:rPr>
        <w:t>O</w:t>
      </w:r>
      <w:r>
        <w:rPr>
          <w:rFonts w:ascii="Arial" w:hAnsi="Arial" w:cs="Arial"/>
          <w:color w:val="000000"/>
          <w:sz w:val="36"/>
          <w:szCs w:val="36"/>
          <w:lang w:bidi="hi-IN"/>
        </w:rPr>
        <w:t># ruqdrA vi#tasthiqr</w:t>
      </w:r>
      <w:r w:rsidR="00665208">
        <w:rPr>
          <w:rFonts w:ascii="Arial" w:hAnsi="Arial" w:cs="Arial"/>
          <w:color w:val="000000"/>
          <w:sz w:val="36"/>
          <w:szCs w:val="36"/>
          <w:lang w:bidi="hi-IN"/>
        </w:rPr>
        <w:t>E</w:t>
      </w:r>
      <w:r>
        <w:rPr>
          <w:rFonts w:ascii="Arial" w:hAnsi="Arial" w:cs="Arial"/>
          <w:color w:val="000000"/>
          <w:sz w:val="36"/>
          <w:szCs w:val="36"/>
          <w:lang w:bidi="hi-IN"/>
        </w:rPr>
        <w:t xml:space="preserve"> | t</w:t>
      </w:r>
      <w:r w:rsidR="00665208">
        <w:rPr>
          <w:rFonts w:ascii="Arial" w:hAnsi="Arial" w:cs="Arial"/>
          <w:color w:val="000000"/>
          <w:sz w:val="36"/>
          <w:szCs w:val="36"/>
          <w:lang w:bidi="hi-IN"/>
        </w:rPr>
        <w:t>E</w:t>
      </w:r>
      <w:r>
        <w:rPr>
          <w:rFonts w:ascii="Arial" w:hAnsi="Arial" w:cs="Arial"/>
          <w:color w:val="000000"/>
          <w:sz w:val="36"/>
          <w:szCs w:val="36"/>
          <w:lang w:bidi="hi-IN"/>
        </w:rPr>
        <w:t>ShA(gm)# sahasray</w:t>
      </w:r>
      <w:r w:rsidR="00665208">
        <w:rPr>
          <w:rFonts w:ascii="Arial" w:hAnsi="Arial" w:cs="Arial"/>
          <w:color w:val="000000"/>
          <w:sz w:val="36"/>
          <w:szCs w:val="36"/>
          <w:lang w:bidi="hi-IN"/>
        </w:rPr>
        <w:t>O</w:t>
      </w:r>
      <w:r>
        <w:rPr>
          <w:rFonts w:ascii="Arial" w:hAnsi="Arial" w:cs="Arial"/>
          <w:color w:val="000000"/>
          <w:sz w:val="36"/>
          <w:szCs w:val="36"/>
          <w:lang w:bidi="hi-IN"/>
        </w:rPr>
        <w:t>jaqn</w:t>
      </w:r>
      <w:r w:rsidR="00665208">
        <w:rPr>
          <w:rFonts w:ascii="Arial" w:hAnsi="Arial" w:cs="Arial"/>
          <w:color w:val="000000"/>
          <w:sz w:val="36"/>
          <w:szCs w:val="36"/>
          <w:lang w:bidi="hi-IN"/>
        </w:rPr>
        <w:t>E</w:t>
      </w:r>
      <w:r>
        <w:rPr>
          <w:rFonts w:ascii="Arial" w:hAnsi="Arial" w:cs="Arial"/>
          <w:color w:val="000000"/>
          <w:sz w:val="36"/>
          <w:szCs w:val="36"/>
          <w:lang w:bidi="hi-IN"/>
        </w:rPr>
        <w:t xml:space="preserve"> &amp;vaqdhanvA#ni tanmasi | </w:t>
      </w:r>
      <w:r>
        <w:rPr>
          <w:rFonts w:ascii="Arial" w:hAnsi="Arial" w:cs="Arial"/>
          <w:color w:val="000000"/>
          <w:sz w:val="36"/>
          <w:szCs w:val="36"/>
          <w:lang w:bidi="hi-IN"/>
        </w:rPr>
        <w:tab/>
      </w:r>
      <w:r>
        <w:rPr>
          <w:rFonts w:ascii="Arial" w:hAnsi="Arial" w:cs="Arial"/>
          <w:color w:val="000000"/>
          <w:sz w:val="36"/>
          <w:szCs w:val="36"/>
          <w:lang w:bidi="hi-IN"/>
        </w:rPr>
        <w:tab/>
        <w:t>10</w:t>
      </w:r>
      <w:r>
        <w:rPr>
          <w:rFonts w:ascii="Arial" w:hAnsi="Arial" w:cs="Arial"/>
          <w:color w:val="000000"/>
          <w:sz w:val="36"/>
          <w:szCs w:val="36"/>
          <w:lang w:bidi="hi-IN"/>
        </w:rPr>
        <w:tab/>
      </w:r>
      <w:r>
        <w:rPr>
          <w:rFonts w:ascii="Arial" w:hAnsi="Arial" w:cs="Arial"/>
          <w:color w:val="000000"/>
          <w:sz w:val="36"/>
          <w:szCs w:val="36"/>
          <w:lang w:bidi="hi-IN"/>
        </w:rPr>
        <w:tab/>
      </w:r>
    </w:p>
    <w:p w14:paraId="7ADE055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mahAd</w:t>
      </w:r>
      <w:r w:rsidR="00665208">
        <w:rPr>
          <w:rFonts w:ascii="Arial" w:hAnsi="Arial" w:cs="Arial"/>
          <w:color w:val="000000"/>
          <w:sz w:val="36"/>
          <w:szCs w:val="36"/>
          <w:lang w:bidi="hi-IN"/>
        </w:rPr>
        <w:t>E</w:t>
      </w:r>
      <w:r>
        <w:rPr>
          <w:rFonts w:ascii="Arial" w:hAnsi="Arial" w:cs="Arial"/>
          <w:color w:val="000000"/>
          <w:sz w:val="36"/>
          <w:szCs w:val="36"/>
          <w:lang w:bidi="hi-IN"/>
        </w:rPr>
        <w:t>vAdiBy</w:t>
      </w:r>
      <w:r w:rsidR="00665208">
        <w:rPr>
          <w:rFonts w:ascii="Arial" w:hAnsi="Arial" w:cs="Arial"/>
          <w:color w:val="000000"/>
          <w:sz w:val="36"/>
          <w:szCs w:val="36"/>
          <w:lang w:bidi="hi-IN"/>
        </w:rPr>
        <w:t>O</w:t>
      </w:r>
      <w:r>
        <w:rPr>
          <w:rFonts w:ascii="Arial" w:hAnsi="Arial" w:cs="Arial"/>
          <w:color w:val="000000"/>
          <w:sz w:val="36"/>
          <w:szCs w:val="36"/>
          <w:lang w:bidi="hi-IN"/>
        </w:rPr>
        <w:t xml:space="preserve"> rudr</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 xml:space="preserve"> namaH | </w:t>
      </w:r>
    </w:p>
    <w:p w14:paraId="327F8B6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213120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 ruqdr</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 y</w:t>
      </w:r>
      <w:r w:rsidR="00665208">
        <w:rPr>
          <w:rFonts w:ascii="Arial" w:hAnsi="Arial" w:cs="Arial"/>
          <w:color w:val="000000"/>
          <w:sz w:val="36"/>
          <w:szCs w:val="36"/>
          <w:lang w:bidi="hi-IN"/>
        </w:rPr>
        <w:t>E</w:t>
      </w:r>
      <w:r>
        <w:rPr>
          <w:rFonts w:ascii="Arial" w:hAnsi="Arial" w:cs="Arial"/>
          <w:color w:val="000000"/>
          <w:sz w:val="36"/>
          <w:szCs w:val="36"/>
          <w:lang w:bidi="hi-IN"/>
        </w:rPr>
        <w:t xml:space="preserve"> pRu#thiqvyAM ~My</w:t>
      </w:r>
      <w:r w:rsidR="00665208">
        <w:rPr>
          <w:rFonts w:ascii="Arial" w:hAnsi="Arial" w:cs="Arial"/>
          <w:color w:val="000000"/>
          <w:sz w:val="36"/>
          <w:szCs w:val="36"/>
          <w:lang w:bidi="hi-IN"/>
        </w:rPr>
        <w:t>E</w:t>
      </w:r>
      <w:r>
        <w:rPr>
          <w:rFonts w:ascii="Arial" w:hAnsi="Arial" w:cs="Arial"/>
          <w:color w:val="000000"/>
          <w:sz w:val="36"/>
          <w:szCs w:val="36"/>
          <w:lang w:bidi="hi-IN"/>
        </w:rPr>
        <w:t>ShAqmannaqqmiSha#vaq-st</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 xml:space="preserve">q daSaq prAcIq </w:t>
      </w:r>
    </w:p>
    <w:p w14:paraId="10A7982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rdaSa#dakShiqNA daSa#praqtIcIq rdaS</w:t>
      </w:r>
      <w:r w:rsidR="00665208">
        <w:rPr>
          <w:rFonts w:ascii="Arial" w:hAnsi="Arial" w:cs="Arial"/>
          <w:color w:val="000000"/>
          <w:sz w:val="36"/>
          <w:szCs w:val="36"/>
          <w:lang w:bidi="hi-IN"/>
        </w:rPr>
        <w:t>O</w:t>
      </w:r>
      <w:r>
        <w:rPr>
          <w:rFonts w:ascii="Arial" w:hAnsi="Arial" w:cs="Arial"/>
          <w:color w:val="000000"/>
          <w:sz w:val="36"/>
          <w:szCs w:val="36"/>
          <w:lang w:bidi="hi-IN"/>
        </w:rPr>
        <w:t>dI#cIq rdaS</w:t>
      </w:r>
      <w:r w:rsidR="00665208">
        <w:rPr>
          <w:rFonts w:ascii="Arial" w:hAnsi="Arial" w:cs="Arial"/>
          <w:color w:val="000000"/>
          <w:sz w:val="36"/>
          <w:szCs w:val="36"/>
          <w:lang w:bidi="hi-IN"/>
        </w:rPr>
        <w:t>O</w:t>
      </w:r>
      <w:r>
        <w:rPr>
          <w:rFonts w:ascii="Arial" w:hAnsi="Arial" w:cs="Arial"/>
          <w:color w:val="000000"/>
          <w:sz w:val="36"/>
          <w:szCs w:val="36"/>
          <w:lang w:bidi="hi-IN"/>
        </w:rPr>
        <w:t>qrdhvA-st</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 namaqst</w:t>
      </w:r>
      <w:r w:rsidR="00665208">
        <w:rPr>
          <w:rFonts w:ascii="Arial" w:hAnsi="Arial" w:cs="Arial"/>
          <w:color w:val="000000"/>
          <w:sz w:val="36"/>
          <w:szCs w:val="36"/>
          <w:lang w:bidi="hi-IN"/>
        </w:rPr>
        <w:t>E</w:t>
      </w:r>
      <w:r>
        <w:rPr>
          <w:rFonts w:ascii="Arial" w:hAnsi="Arial" w:cs="Arial"/>
          <w:color w:val="000000"/>
          <w:sz w:val="36"/>
          <w:szCs w:val="36"/>
          <w:lang w:bidi="hi-IN"/>
        </w:rPr>
        <w:t xml:space="preserve"> n</w:t>
      </w:r>
      <w:r w:rsidR="00665208">
        <w:rPr>
          <w:rFonts w:ascii="Arial" w:hAnsi="Arial" w:cs="Arial"/>
          <w:color w:val="000000"/>
          <w:sz w:val="36"/>
          <w:szCs w:val="36"/>
          <w:lang w:bidi="hi-IN"/>
        </w:rPr>
        <w:t>O</w:t>
      </w:r>
      <w:r>
        <w:rPr>
          <w:rFonts w:ascii="Arial" w:hAnsi="Arial" w:cs="Arial"/>
          <w:color w:val="000000"/>
          <w:sz w:val="36"/>
          <w:szCs w:val="36"/>
          <w:lang w:bidi="hi-IN"/>
        </w:rPr>
        <w:t># mRuDayantuq t</w:t>
      </w:r>
      <w:r w:rsidR="00665208">
        <w:rPr>
          <w:rFonts w:ascii="Arial" w:hAnsi="Arial" w:cs="Arial"/>
          <w:color w:val="000000"/>
          <w:sz w:val="36"/>
          <w:szCs w:val="36"/>
          <w:lang w:bidi="hi-IN"/>
        </w:rPr>
        <w:t>E</w:t>
      </w:r>
      <w:r>
        <w:rPr>
          <w:rFonts w:ascii="Arial" w:hAnsi="Arial" w:cs="Arial"/>
          <w:color w:val="000000"/>
          <w:sz w:val="36"/>
          <w:szCs w:val="36"/>
          <w:lang w:bidi="hi-IN"/>
        </w:rPr>
        <w:t xml:space="preserve"> yaM dviqShm</w:t>
      </w:r>
      <w:r w:rsidR="00665208">
        <w:rPr>
          <w:rFonts w:ascii="Arial" w:hAnsi="Arial" w:cs="Arial"/>
          <w:color w:val="000000"/>
          <w:sz w:val="36"/>
          <w:szCs w:val="36"/>
          <w:lang w:bidi="hi-IN"/>
        </w:rPr>
        <w:t>O</w:t>
      </w:r>
      <w:r>
        <w:rPr>
          <w:rFonts w:ascii="Arial" w:hAnsi="Arial" w:cs="Arial"/>
          <w:color w:val="000000"/>
          <w:sz w:val="36"/>
          <w:szCs w:val="36"/>
          <w:lang w:bidi="hi-IN"/>
        </w:rPr>
        <w:t xml:space="preserve"> yaSca# n</w:t>
      </w:r>
      <w:r w:rsidR="00665208">
        <w:rPr>
          <w:rFonts w:ascii="Arial" w:hAnsi="Arial" w:cs="Arial"/>
          <w:color w:val="000000"/>
          <w:sz w:val="36"/>
          <w:szCs w:val="36"/>
          <w:lang w:bidi="hi-IN"/>
        </w:rPr>
        <w:t>O</w:t>
      </w:r>
      <w:r>
        <w:rPr>
          <w:rFonts w:ascii="Arial" w:hAnsi="Arial" w:cs="Arial"/>
          <w:color w:val="000000"/>
          <w:sz w:val="36"/>
          <w:szCs w:val="36"/>
          <w:lang w:bidi="hi-IN"/>
        </w:rPr>
        <w:t>q dv</w:t>
      </w:r>
      <w:r w:rsidR="00665208">
        <w:rPr>
          <w:rFonts w:ascii="Arial" w:hAnsi="Arial" w:cs="Arial"/>
          <w:color w:val="000000"/>
          <w:sz w:val="36"/>
          <w:szCs w:val="36"/>
          <w:lang w:bidi="hi-IN"/>
        </w:rPr>
        <w:t>E</w:t>
      </w:r>
      <w:r>
        <w:rPr>
          <w:rFonts w:ascii="Arial" w:hAnsi="Arial" w:cs="Arial"/>
          <w:color w:val="000000"/>
          <w:sz w:val="36"/>
          <w:szCs w:val="36"/>
          <w:lang w:bidi="hi-IN"/>
        </w:rPr>
        <w:t>ShTiq taM ~Mv</w:t>
      </w:r>
      <w:r w:rsidR="00665208">
        <w:rPr>
          <w:rFonts w:ascii="Arial" w:hAnsi="Arial" w:cs="Arial"/>
          <w:color w:val="000000"/>
          <w:sz w:val="36"/>
          <w:szCs w:val="36"/>
          <w:lang w:bidi="hi-IN"/>
        </w:rPr>
        <w:t>O</w:t>
      </w:r>
      <w:r>
        <w:rPr>
          <w:rFonts w:ascii="Arial" w:hAnsi="Arial" w:cs="Arial"/>
          <w:color w:val="000000"/>
          <w:sz w:val="36"/>
          <w:szCs w:val="36"/>
          <w:lang w:bidi="hi-IN"/>
        </w:rPr>
        <w:t>q jaMB</w:t>
      </w:r>
      <w:r w:rsidR="00665208">
        <w:rPr>
          <w:rFonts w:ascii="Arial" w:hAnsi="Arial" w:cs="Arial"/>
          <w:color w:val="000000"/>
          <w:sz w:val="36"/>
          <w:szCs w:val="36"/>
          <w:lang w:bidi="hi-IN"/>
        </w:rPr>
        <w:t>E</w:t>
      </w:r>
      <w:r>
        <w:rPr>
          <w:rFonts w:ascii="Arial" w:hAnsi="Arial" w:cs="Arial"/>
          <w:color w:val="000000"/>
          <w:sz w:val="36"/>
          <w:szCs w:val="36"/>
          <w:lang w:bidi="hi-IN"/>
        </w:rPr>
        <w:t xml:space="preserve"># dadhAmi || 11 </w:t>
      </w:r>
    </w:p>
    <w:p w14:paraId="08858C9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mahAd</w:t>
      </w:r>
      <w:r w:rsidR="00665208">
        <w:rPr>
          <w:rFonts w:ascii="Arial" w:hAnsi="Arial" w:cs="Arial"/>
          <w:color w:val="000000"/>
          <w:sz w:val="36"/>
          <w:szCs w:val="36"/>
          <w:lang w:bidi="hi-IN"/>
        </w:rPr>
        <w:t>E</w:t>
      </w:r>
      <w:r>
        <w:rPr>
          <w:rFonts w:ascii="Arial" w:hAnsi="Arial" w:cs="Arial"/>
          <w:color w:val="000000"/>
          <w:sz w:val="36"/>
          <w:szCs w:val="36"/>
          <w:lang w:bidi="hi-IN"/>
        </w:rPr>
        <w:t>vAdiBy</w:t>
      </w:r>
      <w:r w:rsidR="00665208">
        <w:rPr>
          <w:rFonts w:ascii="Arial" w:hAnsi="Arial" w:cs="Arial"/>
          <w:color w:val="000000"/>
          <w:sz w:val="36"/>
          <w:szCs w:val="36"/>
          <w:lang w:bidi="hi-IN"/>
        </w:rPr>
        <w:t>O</w:t>
      </w:r>
      <w:r>
        <w:rPr>
          <w:rFonts w:ascii="Arial" w:hAnsi="Arial" w:cs="Arial"/>
          <w:color w:val="000000"/>
          <w:sz w:val="36"/>
          <w:szCs w:val="36"/>
          <w:lang w:bidi="hi-IN"/>
        </w:rPr>
        <w:t xml:space="preserve"> rudr</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 xml:space="preserve"> namaH | </w:t>
      </w:r>
    </w:p>
    <w:p w14:paraId="066FC7C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94F593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 ruqdr</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 y</w:t>
      </w:r>
      <w:r w:rsidR="00665208">
        <w:rPr>
          <w:rFonts w:ascii="Arial" w:hAnsi="Arial" w:cs="Arial"/>
          <w:color w:val="000000"/>
          <w:sz w:val="36"/>
          <w:szCs w:val="36"/>
          <w:lang w:bidi="hi-IN"/>
        </w:rPr>
        <w:t>E</w:t>
      </w:r>
      <w:r>
        <w:rPr>
          <w:rFonts w:ascii="Arial" w:hAnsi="Arial" w:cs="Arial"/>
          <w:color w:val="000000"/>
          <w:sz w:val="36"/>
          <w:szCs w:val="36"/>
          <w:lang w:bidi="hi-IN"/>
        </w:rPr>
        <w:t>$&amp;ntari#kSh</w:t>
      </w:r>
      <w:r w:rsidR="00665208">
        <w:rPr>
          <w:rFonts w:ascii="Arial" w:hAnsi="Arial" w:cs="Arial"/>
          <w:color w:val="000000"/>
          <w:sz w:val="36"/>
          <w:szCs w:val="36"/>
          <w:lang w:bidi="hi-IN"/>
        </w:rPr>
        <w:t>E</w:t>
      </w:r>
      <w:r>
        <w:rPr>
          <w:rFonts w:ascii="Arial" w:hAnsi="Arial" w:cs="Arial"/>
          <w:color w:val="000000"/>
          <w:sz w:val="36"/>
          <w:szCs w:val="36"/>
          <w:lang w:bidi="hi-IN"/>
        </w:rPr>
        <w:t>q y</w:t>
      </w:r>
      <w:r w:rsidR="00665208">
        <w:rPr>
          <w:rFonts w:ascii="Arial" w:hAnsi="Arial" w:cs="Arial"/>
          <w:color w:val="000000"/>
          <w:sz w:val="36"/>
          <w:szCs w:val="36"/>
          <w:lang w:bidi="hi-IN"/>
        </w:rPr>
        <w:t>E</w:t>
      </w:r>
      <w:r>
        <w:rPr>
          <w:rFonts w:ascii="Arial" w:hAnsi="Arial" w:cs="Arial"/>
          <w:color w:val="000000"/>
          <w:sz w:val="36"/>
          <w:szCs w:val="36"/>
          <w:lang w:bidi="hi-IN"/>
        </w:rPr>
        <w:t>ShAqM ~MvAtaq iSha#vaq-st</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 xml:space="preserve">q daSaq prAcIq </w:t>
      </w:r>
    </w:p>
    <w:p w14:paraId="441D35A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rdaSa#dakShiqNA daSa#praqtIcIq rdaS</w:t>
      </w:r>
      <w:r w:rsidR="00665208">
        <w:rPr>
          <w:rFonts w:ascii="Arial" w:hAnsi="Arial" w:cs="Arial"/>
          <w:color w:val="000000"/>
          <w:sz w:val="36"/>
          <w:szCs w:val="36"/>
          <w:lang w:bidi="hi-IN"/>
        </w:rPr>
        <w:t>O</w:t>
      </w:r>
      <w:r>
        <w:rPr>
          <w:rFonts w:ascii="Arial" w:hAnsi="Arial" w:cs="Arial"/>
          <w:color w:val="000000"/>
          <w:sz w:val="36"/>
          <w:szCs w:val="36"/>
          <w:lang w:bidi="hi-IN"/>
        </w:rPr>
        <w:t>dI#cIq rdaS</w:t>
      </w:r>
      <w:r w:rsidR="00665208">
        <w:rPr>
          <w:rFonts w:ascii="Arial" w:hAnsi="Arial" w:cs="Arial"/>
          <w:color w:val="000000"/>
          <w:sz w:val="36"/>
          <w:szCs w:val="36"/>
          <w:lang w:bidi="hi-IN"/>
        </w:rPr>
        <w:t>O</w:t>
      </w:r>
      <w:r>
        <w:rPr>
          <w:rFonts w:ascii="Arial" w:hAnsi="Arial" w:cs="Arial"/>
          <w:color w:val="000000"/>
          <w:sz w:val="36"/>
          <w:szCs w:val="36"/>
          <w:lang w:bidi="hi-IN"/>
        </w:rPr>
        <w:t>qrdhvA-st</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 namaqst</w:t>
      </w:r>
      <w:r w:rsidR="00665208">
        <w:rPr>
          <w:rFonts w:ascii="Arial" w:hAnsi="Arial" w:cs="Arial"/>
          <w:color w:val="000000"/>
          <w:sz w:val="36"/>
          <w:szCs w:val="36"/>
          <w:lang w:bidi="hi-IN"/>
        </w:rPr>
        <w:t>E</w:t>
      </w:r>
      <w:r>
        <w:rPr>
          <w:rFonts w:ascii="Arial" w:hAnsi="Arial" w:cs="Arial"/>
          <w:color w:val="000000"/>
          <w:sz w:val="36"/>
          <w:szCs w:val="36"/>
          <w:lang w:bidi="hi-IN"/>
        </w:rPr>
        <w:t xml:space="preserve"> n</w:t>
      </w:r>
      <w:r w:rsidR="00665208">
        <w:rPr>
          <w:rFonts w:ascii="Arial" w:hAnsi="Arial" w:cs="Arial"/>
          <w:color w:val="000000"/>
          <w:sz w:val="36"/>
          <w:szCs w:val="36"/>
          <w:lang w:bidi="hi-IN"/>
        </w:rPr>
        <w:t>O</w:t>
      </w:r>
      <w:r>
        <w:rPr>
          <w:rFonts w:ascii="Arial" w:hAnsi="Arial" w:cs="Arial"/>
          <w:color w:val="000000"/>
          <w:sz w:val="36"/>
          <w:szCs w:val="36"/>
          <w:lang w:bidi="hi-IN"/>
        </w:rPr>
        <w:t># mRuDayantuq t</w:t>
      </w:r>
      <w:r w:rsidR="00665208">
        <w:rPr>
          <w:rFonts w:ascii="Arial" w:hAnsi="Arial" w:cs="Arial"/>
          <w:color w:val="000000"/>
          <w:sz w:val="36"/>
          <w:szCs w:val="36"/>
          <w:lang w:bidi="hi-IN"/>
        </w:rPr>
        <w:t>E</w:t>
      </w:r>
      <w:r>
        <w:rPr>
          <w:rFonts w:ascii="Arial" w:hAnsi="Arial" w:cs="Arial"/>
          <w:color w:val="000000"/>
          <w:sz w:val="36"/>
          <w:szCs w:val="36"/>
          <w:lang w:bidi="hi-IN"/>
        </w:rPr>
        <w:t xml:space="preserve"> yaM dviqShm</w:t>
      </w:r>
      <w:r w:rsidR="00665208">
        <w:rPr>
          <w:rFonts w:ascii="Arial" w:hAnsi="Arial" w:cs="Arial"/>
          <w:color w:val="000000"/>
          <w:sz w:val="36"/>
          <w:szCs w:val="36"/>
          <w:lang w:bidi="hi-IN"/>
        </w:rPr>
        <w:t>O</w:t>
      </w:r>
      <w:r>
        <w:rPr>
          <w:rFonts w:ascii="Arial" w:hAnsi="Arial" w:cs="Arial"/>
          <w:color w:val="000000"/>
          <w:sz w:val="36"/>
          <w:szCs w:val="36"/>
          <w:lang w:bidi="hi-IN"/>
        </w:rPr>
        <w:t xml:space="preserve"> yaSca# n</w:t>
      </w:r>
      <w:r w:rsidR="00665208">
        <w:rPr>
          <w:rFonts w:ascii="Arial" w:hAnsi="Arial" w:cs="Arial"/>
          <w:color w:val="000000"/>
          <w:sz w:val="36"/>
          <w:szCs w:val="36"/>
          <w:lang w:bidi="hi-IN"/>
        </w:rPr>
        <w:t>O</w:t>
      </w:r>
      <w:r>
        <w:rPr>
          <w:rFonts w:ascii="Arial" w:hAnsi="Arial" w:cs="Arial"/>
          <w:color w:val="000000"/>
          <w:sz w:val="36"/>
          <w:szCs w:val="36"/>
          <w:lang w:bidi="hi-IN"/>
        </w:rPr>
        <w:t>q dv</w:t>
      </w:r>
      <w:r w:rsidR="00665208">
        <w:rPr>
          <w:rFonts w:ascii="Arial" w:hAnsi="Arial" w:cs="Arial"/>
          <w:color w:val="000000"/>
          <w:sz w:val="36"/>
          <w:szCs w:val="36"/>
          <w:lang w:bidi="hi-IN"/>
        </w:rPr>
        <w:t>E</w:t>
      </w:r>
      <w:r>
        <w:rPr>
          <w:rFonts w:ascii="Arial" w:hAnsi="Arial" w:cs="Arial"/>
          <w:color w:val="000000"/>
          <w:sz w:val="36"/>
          <w:szCs w:val="36"/>
          <w:lang w:bidi="hi-IN"/>
        </w:rPr>
        <w:t>ShTiq taM ~Mv</w:t>
      </w:r>
      <w:r w:rsidR="00665208">
        <w:rPr>
          <w:rFonts w:ascii="Arial" w:hAnsi="Arial" w:cs="Arial"/>
          <w:color w:val="000000"/>
          <w:sz w:val="36"/>
          <w:szCs w:val="36"/>
          <w:lang w:bidi="hi-IN"/>
        </w:rPr>
        <w:t>O</w:t>
      </w:r>
      <w:r>
        <w:rPr>
          <w:rFonts w:ascii="Arial" w:hAnsi="Arial" w:cs="Arial"/>
          <w:color w:val="000000"/>
          <w:sz w:val="36"/>
          <w:szCs w:val="36"/>
          <w:lang w:bidi="hi-IN"/>
        </w:rPr>
        <w:t>q jaMB</w:t>
      </w:r>
      <w:r w:rsidR="00665208">
        <w:rPr>
          <w:rFonts w:ascii="Arial" w:hAnsi="Arial" w:cs="Arial"/>
          <w:color w:val="000000"/>
          <w:sz w:val="36"/>
          <w:szCs w:val="36"/>
          <w:lang w:bidi="hi-IN"/>
        </w:rPr>
        <w:t>E</w:t>
      </w:r>
      <w:r>
        <w:rPr>
          <w:rFonts w:ascii="Arial" w:hAnsi="Arial" w:cs="Arial"/>
          <w:color w:val="000000"/>
          <w:sz w:val="36"/>
          <w:szCs w:val="36"/>
          <w:lang w:bidi="hi-IN"/>
        </w:rPr>
        <w:t xml:space="preserve"># dadhAmi || 12 </w:t>
      </w:r>
    </w:p>
    <w:p w14:paraId="2F9FBF0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mahAd</w:t>
      </w:r>
      <w:r w:rsidR="00665208">
        <w:rPr>
          <w:rFonts w:ascii="Arial" w:hAnsi="Arial" w:cs="Arial"/>
          <w:color w:val="000000"/>
          <w:sz w:val="36"/>
          <w:szCs w:val="36"/>
          <w:lang w:bidi="hi-IN"/>
        </w:rPr>
        <w:t>E</w:t>
      </w:r>
      <w:r>
        <w:rPr>
          <w:rFonts w:ascii="Arial" w:hAnsi="Arial" w:cs="Arial"/>
          <w:color w:val="000000"/>
          <w:sz w:val="36"/>
          <w:szCs w:val="36"/>
          <w:lang w:bidi="hi-IN"/>
        </w:rPr>
        <w:t>vAdiBy</w:t>
      </w:r>
      <w:r w:rsidR="00665208">
        <w:rPr>
          <w:rFonts w:ascii="Arial" w:hAnsi="Arial" w:cs="Arial"/>
          <w:color w:val="000000"/>
          <w:sz w:val="36"/>
          <w:szCs w:val="36"/>
          <w:lang w:bidi="hi-IN"/>
        </w:rPr>
        <w:t>O</w:t>
      </w:r>
      <w:r>
        <w:rPr>
          <w:rFonts w:ascii="Arial" w:hAnsi="Arial" w:cs="Arial"/>
          <w:color w:val="000000"/>
          <w:sz w:val="36"/>
          <w:szCs w:val="36"/>
          <w:lang w:bidi="hi-IN"/>
        </w:rPr>
        <w:t xml:space="preserve"> rudr</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 xml:space="preserve"> namaH | </w:t>
      </w:r>
    </w:p>
    <w:p w14:paraId="1E7133D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7DE519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 ruqdr</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 y</w:t>
      </w:r>
      <w:r w:rsidR="00665208">
        <w:rPr>
          <w:rFonts w:ascii="Arial" w:hAnsi="Arial" w:cs="Arial"/>
          <w:color w:val="000000"/>
          <w:sz w:val="36"/>
          <w:szCs w:val="36"/>
          <w:lang w:bidi="hi-IN"/>
        </w:rPr>
        <w:t>E</w:t>
      </w:r>
      <w:r>
        <w:rPr>
          <w:rFonts w:ascii="Arial" w:hAnsi="Arial" w:cs="Arial"/>
          <w:color w:val="000000"/>
          <w:sz w:val="36"/>
          <w:szCs w:val="36"/>
          <w:lang w:bidi="hi-IN"/>
        </w:rPr>
        <w:t xml:space="preserve"> diqvi y</w:t>
      </w:r>
      <w:r w:rsidR="00665208">
        <w:rPr>
          <w:rFonts w:ascii="Arial" w:hAnsi="Arial" w:cs="Arial"/>
          <w:color w:val="000000"/>
          <w:sz w:val="36"/>
          <w:szCs w:val="36"/>
          <w:lang w:bidi="hi-IN"/>
        </w:rPr>
        <w:t>E</w:t>
      </w:r>
      <w:r>
        <w:rPr>
          <w:rFonts w:ascii="Arial" w:hAnsi="Arial" w:cs="Arial"/>
          <w:color w:val="000000"/>
          <w:sz w:val="36"/>
          <w:szCs w:val="36"/>
          <w:lang w:bidi="hi-IN"/>
        </w:rPr>
        <w:t>ShA$M ~Mvar.ShaqmiSha#vaq-st</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 xml:space="preserve">q daSaq </w:t>
      </w:r>
    </w:p>
    <w:p w14:paraId="26EDC8B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prAcIq rdaSa#dakShiqNA daSa#praqtIcIq rdaS</w:t>
      </w:r>
      <w:r w:rsidR="00665208">
        <w:rPr>
          <w:rFonts w:ascii="Arial" w:hAnsi="Arial" w:cs="Arial"/>
          <w:color w:val="000000"/>
          <w:sz w:val="36"/>
          <w:szCs w:val="36"/>
          <w:lang w:bidi="hi-IN"/>
        </w:rPr>
        <w:t>O</w:t>
      </w:r>
      <w:r>
        <w:rPr>
          <w:rFonts w:ascii="Arial" w:hAnsi="Arial" w:cs="Arial"/>
          <w:color w:val="000000"/>
          <w:sz w:val="36"/>
          <w:szCs w:val="36"/>
          <w:lang w:bidi="hi-IN"/>
        </w:rPr>
        <w:t>dI#cIq rdaS</w:t>
      </w:r>
      <w:r w:rsidR="00665208">
        <w:rPr>
          <w:rFonts w:ascii="Arial" w:hAnsi="Arial" w:cs="Arial"/>
          <w:color w:val="000000"/>
          <w:sz w:val="36"/>
          <w:szCs w:val="36"/>
          <w:lang w:bidi="hi-IN"/>
        </w:rPr>
        <w:t>O</w:t>
      </w:r>
      <w:r>
        <w:rPr>
          <w:rFonts w:ascii="Arial" w:hAnsi="Arial" w:cs="Arial"/>
          <w:color w:val="000000"/>
          <w:sz w:val="36"/>
          <w:szCs w:val="36"/>
          <w:lang w:bidi="hi-IN"/>
        </w:rPr>
        <w:t>qrdhvA-st</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 namaqst</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0B39852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n</w:t>
      </w:r>
      <w:r w:rsidR="00665208">
        <w:rPr>
          <w:rFonts w:ascii="Arial" w:hAnsi="Arial" w:cs="Arial"/>
          <w:color w:val="000000"/>
          <w:sz w:val="36"/>
          <w:szCs w:val="36"/>
          <w:lang w:bidi="hi-IN"/>
        </w:rPr>
        <w:t>O</w:t>
      </w:r>
      <w:r>
        <w:rPr>
          <w:rFonts w:ascii="Arial" w:hAnsi="Arial" w:cs="Arial"/>
          <w:color w:val="000000"/>
          <w:sz w:val="36"/>
          <w:szCs w:val="36"/>
          <w:lang w:bidi="hi-IN"/>
        </w:rPr>
        <w:t># mRuDayantuq t</w:t>
      </w:r>
      <w:r w:rsidR="00665208">
        <w:rPr>
          <w:rFonts w:ascii="Arial" w:hAnsi="Arial" w:cs="Arial"/>
          <w:color w:val="000000"/>
          <w:sz w:val="36"/>
          <w:szCs w:val="36"/>
          <w:lang w:bidi="hi-IN"/>
        </w:rPr>
        <w:t>E</w:t>
      </w:r>
      <w:r>
        <w:rPr>
          <w:rFonts w:ascii="Arial" w:hAnsi="Arial" w:cs="Arial"/>
          <w:color w:val="000000"/>
          <w:sz w:val="36"/>
          <w:szCs w:val="36"/>
          <w:lang w:bidi="hi-IN"/>
        </w:rPr>
        <w:t xml:space="preserve"> yaM dviqShm</w:t>
      </w:r>
      <w:r w:rsidR="00665208">
        <w:rPr>
          <w:rFonts w:ascii="Arial" w:hAnsi="Arial" w:cs="Arial"/>
          <w:color w:val="000000"/>
          <w:sz w:val="36"/>
          <w:szCs w:val="36"/>
          <w:lang w:bidi="hi-IN"/>
        </w:rPr>
        <w:t>O</w:t>
      </w:r>
      <w:r>
        <w:rPr>
          <w:rFonts w:ascii="Arial" w:hAnsi="Arial" w:cs="Arial"/>
          <w:color w:val="000000"/>
          <w:sz w:val="36"/>
          <w:szCs w:val="36"/>
          <w:lang w:bidi="hi-IN"/>
        </w:rPr>
        <w:t xml:space="preserve"> yaSca# n</w:t>
      </w:r>
      <w:r w:rsidR="00665208">
        <w:rPr>
          <w:rFonts w:ascii="Arial" w:hAnsi="Arial" w:cs="Arial"/>
          <w:color w:val="000000"/>
          <w:sz w:val="36"/>
          <w:szCs w:val="36"/>
          <w:lang w:bidi="hi-IN"/>
        </w:rPr>
        <w:t>O</w:t>
      </w:r>
      <w:r>
        <w:rPr>
          <w:rFonts w:ascii="Arial" w:hAnsi="Arial" w:cs="Arial"/>
          <w:color w:val="000000"/>
          <w:sz w:val="36"/>
          <w:szCs w:val="36"/>
          <w:lang w:bidi="hi-IN"/>
        </w:rPr>
        <w:t>q dv</w:t>
      </w:r>
      <w:r w:rsidR="00665208">
        <w:rPr>
          <w:rFonts w:ascii="Arial" w:hAnsi="Arial" w:cs="Arial"/>
          <w:color w:val="000000"/>
          <w:sz w:val="36"/>
          <w:szCs w:val="36"/>
          <w:lang w:bidi="hi-IN"/>
        </w:rPr>
        <w:t>E</w:t>
      </w:r>
      <w:r>
        <w:rPr>
          <w:rFonts w:ascii="Arial" w:hAnsi="Arial" w:cs="Arial"/>
          <w:color w:val="000000"/>
          <w:sz w:val="36"/>
          <w:szCs w:val="36"/>
          <w:lang w:bidi="hi-IN"/>
        </w:rPr>
        <w:t>ShTiq taM ~Mv</w:t>
      </w:r>
      <w:r w:rsidR="00665208">
        <w:rPr>
          <w:rFonts w:ascii="Arial" w:hAnsi="Arial" w:cs="Arial"/>
          <w:color w:val="000000"/>
          <w:sz w:val="36"/>
          <w:szCs w:val="36"/>
          <w:lang w:bidi="hi-IN"/>
        </w:rPr>
        <w:t>O</w:t>
      </w:r>
      <w:r>
        <w:rPr>
          <w:rFonts w:ascii="Arial" w:hAnsi="Arial" w:cs="Arial"/>
          <w:color w:val="000000"/>
          <w:sz w:val="36"/>
          <w:szCs w:val="36"/>
          <w:lang w:bidi="hi-IN"/>
        </w:rPr>
        <w:t>q jaMB</w:t>
      </w:r>
      <w:r w:rsidR="00665208">
        <w:rPr>
          <w:rFonts w:ascii="Arial" w:hAnsi="Arial" w:cs="Arial"/>
          <w:color w:val="000000"/>
          <w:sz w:val="36"/>
          <w:szCs w:val="36"/>
          <w:lang w:bidi="hi-IN"/>
        </w:rPr>
        <w:t>E</w:t>
      </w:r>
      <w:r>
        <w:rPr>
          <w:rFonts w:ascii="Arial" w:hAnsi="Arial" w:cs="Arial"/>
          <w:color w:val="000000"/>
          <w:sz w:val="36"/>
          <w:szCs w:val="36"/>
          <w:lang w:bidi="hi-IN"/>
        </w:rPr>
        <w:t xml:space="preserve"># dadhAmi || 13 </w:t>
      </w:r>
      <w:r>
        <w:rPr>
          <w:rFonts w:ascii="Arial" w:hAnsi="Arial" w:cs="Arial"/>
          <w:color w:val="000000"/>
          <w:sz w:val="36"/>
          <w:szCs w:val="36"/>
          <w:lang w:bidi="hi-IN"/>
        </w:rPr>
        <w:tab/>
      </w:r>
    </w:p>
    <w:p w14:paraId="38B4C70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mahAd</w:t>
      </w:r>
      <w:r w:rsidR="00665208">
        <w:rPr>
          <w:rFonts w:ascii="Arial" w:hAnsi="Arial" w:cs="Arial"/>
          <w:color w:val="000000"/>
          <w:sz w:val="36"/>
          <w:szCs w:val="36"/>
          <w:lang w:bidi="hi-IN"/>
        </w:rPr>
        <w:t>E</w:t>
      </w:r>
      <w:r>
        <w:rPr>
          <w:rFonts w:ascii="Arial" w:hAnsi="Arial" w:cs="Arial"/>
          <w:color w:val="000000"/>
          <w:sz w:val="36"/>
          <w:szCs w:val="36"/>
          <w:lang w:bidi="hi-IN"/>
        </w:rPr>
        <w:t>vAdiBy</w:t>
      </w:r>
      <w:r w:rsidR="00665208">
        <w:rPr>
          <w:rFonts w:ascii="Arial" w:hAnsi="Arial" w:cs="Arial"/>
          <w:color w:val="000000"/>
          <w:sz w:val="36"/>
          <w:szCs w:val="36"/>
          <w:lang w:bidi="hi-IN"/>
        </w:rPr>
        <w:t>O</w:t>
      </w:r>
      <w:r>
        <w:rPr>
          <w:rFonts w:ascii="Arial" w:hAnsi="Arial" w:cs="Arial"/>
          <w:color w:val="000000"/>
          <w:sz w:val="36"/>
          <w:szCs w:val="36"/>
          <w:lang w:bidi="hi-IN"/>
        </w:rPr>
        <w:t xml:space="preserve"> rudr</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 xml:space="preserve"> namaH | </w:t>
      </w:r>
    </w:p>
    <w:p w14:paraId="0A4476C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F8D1684" w14:textId="1D7D45D2" w:rsidR="00D91D60" w:rsidRPr="00E93BD2" w:rsidRDefault="00D91D60" w:rsidP="00D91D60">
      <w:pPr>
        <w:autoSpaceDE w:val="0"/>
        <w:autoSpaceDN w:val="0"/>
        <w:adjustRightInd w:val="0"/>
        <w:spacing w:after="0" w:line="240" w:lineRule="auto"/>
        <w:rPr>
          <w:rFonts w:ascii="Arial" w:hAnsi="Arial" w:cs="Arial"/>
          <w:b/>
          <w:bCs/>
          <w:color w:val="000000"/>
          <w:sz w:val="36"/>
          <w:szCs w:val="36"/>
          <w:lang w:bidi="hi-IN"/>
        </w:rPr>
      </w:pPr>
      <w:r w:rsidRPr="00E93BD2">
        <w:rPr>
          <w:rFonts w:ascii="Arial" w:hAnsi="Arial" w:cs="Arial"/>
          <w:b/>
          <w:bCs/>
          <w:color w:val="000000"/>
          <w:sz w:val="36"/>
          <w:szCs w:val="36"/>
          <w:lang w:bidi="hi-IN"/>
        </w:rPr>
        <w:t>1</w:t>
      </w:r>
      <w:r w:rsidR="00E93BD2" w:rsidRPr="00E93BD2">
        <w:rPr>
          <w:rFonts w:ascii="Arial" w:hAnsi="Arial" w:cs="Arial"/>
          <w:b/>
          <w:bCs/>
          <w:color w:val="000000"/>
          <w:sz w:val="36"/>
          <w:szCs w:val="36"/>
          <w:lang w:bidi="hi-IN"/>
        </w:rPr>
        <w:t>2</w:t>
      </w:r>
      <w:r w:rsidRPr="00E93BD2">
        <w:rPr>
          <w:rFonts w:ascii="Arial" w:hAnsi="Arial" w:cs="Arial"/>
          <w:b/>
          <w:bCs/>
          <w:color w:val="000000"/>
          <w:sz w:val="36"/>
          <w:szCs w:val="36"/>
          <w:lang w:bidi="hi-IN"/>
        </w:rPr>
        <w:t>.8</w:t>
      </w:r>
      <w:r w:rsidRPr="00E93BD2">
        <w:rPr>
          <w:rFonts w:ascii="Arial" w:hAnsi="Arial" w:cs="Arial"/>
          <w:b/>
          <w:bCs/>
          <w:color w:val="000000"/>
          <w:sz w:val="36"/>
          <w:szCs w:val="36"/>
          <w:lang w:bidi="hi-IN"/>
        </w:rPr>
        <w:tab/>
        <w:t xml:space="preserve"> camaka prArthanA</w:t>
      </w:r>
    </w:p>
    <w:p w14:paraId="62A5B39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pratham</w:t>
      </w:r>
      <w:r w:rsidR="00665208">
        <w:rPr>
          <w:rFonts w:ascii="Arial" w:hAnsi="Arial" w:cs="Arial"/>
          <w:color w:val="000000"/>
          <w:sz w:val="36"/>
          <w:szCs w:val="36"/>
          <w:lang w:bidi="hi-IN"/>
        </w:rPr>
        <w:t>O</w:t>
      </w:r>
      <w:r>
        <w:rPr>
          <w:rFonts w:ascii="Arial" w:hAnsi="Arial" w:cs="Arial"/>
          <w:color w:val="000000"/>
          <w:sz w:val="36"/>
          <w:szCs w:val="36"/>
          <w:lang w:bidi="hi-IN"/>
        </w:rPr>
        <w:t xml:space="preserve"> &amp;nuvAkaH </w:t>
      </w:r>
    </w:p>
    <w:p w14:paraId="09E6DE5B" w14:textId="45F292AB"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agnA#viShNU saqj</w:t>
      </w:r>
      <w:r w:rsidR="00665208">
        <w:rPr>
          <w:rFonts w:ascii="Arial" w:hAnsi="Arial" w:cs="Arial"/>
          <w:color w:val="000000"/>
          <w:sz w:val="36"/>
          <w:szCs w:val="36"/>
          <w:lang w:bidi="hi-IN"/>
        </w:rPr>
        <w:t>O</w:t>
      </w:r>
      <w:r w:rsidR="00D91D60">
        <w:rPr>
          <w:rFonts w:ascii="Arial" w:hAnsi="Arial" w:cs="Arial"/>
          <w:color w:val="000000"/>
          <w:sz w:val="36"/>
          <w:szCs w:val="36"/>
          <w:lang w:bidi="hi-IN"/>
        </w:rPr>
        <w:t>Sha#s</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qmA va#rddhantu vAq~ggira#H | </w:t>
      </w:r>
    </w:p>
    <w:p w14:paraId="78ECF54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dyuqnaiM rvAj</w:t>
      </w:r>
      <w:r w:rsidR="00665208">
        <w:rPr>
          <w:rFonts w:ascii="Arial" w:hAnsi="Arial" w:cs="Arial"/>
          <w:color w:val="000000"/>
          <w:sz w:val="36"/>
          <w:szCs w:val="36"/>
          <w:lang w:bidi="hi-IN"/>
        </w:rPr>
        <w:t>E</w:t>
      </w:r>
      <w:r>
        <w:rPr>
          <w:rFonts w:ascii="Arial" w:hAnsi="Arial" w:cs="Arial"/>
          <w:color w:val="000000"/>
          <w:sz w:val="36"/>
          <w:szCs w:val="36"/>
          <w:lang w:bidi="hi-IN"/>
        </w:rPr>
        <w:t xml:space="preserve">#-BiqrAga#taM || </w:t>
      </w:r>
    </w:p>
    <w:p w14:paraId="358A11F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vAja#Sca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prasaqvaSca#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p>
    <w:p w14:paraId="0CE0DA20" w14:textId="723695D6"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praya#tiSca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t>prasi#tiSca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291CAE7B" w14:textId="147FD1C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gramStart"/>
      <w:r>
        <w:rPr>
          <w:rFonts w:ascii="Arial" w:hAnsi="Arial" w:cs="Arial"/>
          <w:color w:val="000000"/>
          <w:sz w:val="36"/>
          <w:szCs w:val="36"/>
          <w:lang w:bidi="hi-IN"/>
        </w:rPr>
        <w:t>dhIqtiSca</w:t>
      </w:r>
      <w:proofErr w:type="gramEnd"/>
      <w:r>
        <w:rPr>
          <w:rFonts w:ascii="Arial" w:hAnsi="Arial" w:cs="Arial"/>
          <w:color w:val="000000"/>
          <w:sz w:val="36"/>
          <w:szCs w:val="36"/>
          <w:lang w:bidi="hi-IN"/>
        </w:rPr>
        <w:t>#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t>kratu#Sca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t xml:space="preserve"> </w:t>
      </w:r>
    </w:p>
    <w:p w14:paraId="4C5E68A5" w14:textId="06A06850"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svara#Sca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t xml:space="preserve"> </w:t>
      </w:r>
      <w:r>
        <w:rPr>
          <w:rFonts w:ascii="Arial" w:hAnsi="Arial" w:cs="Arial"/>
          <w:color w:val="000000"/>
          <w:sz w:val="36"/>
          <w:szCs w:val="36"/>
          <w:lang w:bidi="hi-IN"/>
        </w:rPr>
        <w:tab/>
        <w:t>Sl</w:t>
      </w:r>
      <w:r w:rsidR="00665208">
        <w:rPr>
          <w:rFonts w:ascii="Arial" w:hAnsi="Arial" w:cs="Arial"/>
          <w:color w:val="000000"/>
          <w:sz w:val="36"/>
          <w:szCs w:val="36"/>
          <w:lang w:bidi="hi-IN"/>
        </w:rPr>
        <w:t>O</w:t>
      </w:r>
      <w:r>
        <w:rPr>
          <w:rFonts w:ascii="Arial" w:hAnsi="Arial" w:cs="Arial"/>
          <w:color w:val="000000"/>
          <w:sz w:val="36"/>
          <w:szCs w:val="36"/>
          <w:lang w:bidi="hi-IN"/>
        </w:rPr>
        <w:t>ka#Sca m</w:t>
      </w:r>
      <w:r w:rsidR="00665208">
        <w:rPr>
          <w:rFonts w:ascii="Arial" w:hAnsi="Arial" w:cs="Arial"/>
          <w:color w:val="000000"/>
          <w:sz w:val="36"/>
          <w:szCs w:val="36"/>
          <w:lang w:bidi="hi-IN"/>
        </w:rPr>
        <w:t>E</w:t>
      </w:r>
      <w:r>
        <w:rPr>
          <w:rFonts w:ascii="Arial" w:hAnsi="Arial" w:cs="Arial"/>
          <w:color w:val="000000"/>
          <w:sz w:val="36"/>
          <w:szCs w:val="36"/>
          <w:lang w:bidi="hi-IN"/>
        </w:rPr>
        <w:t>,</w:t>
      </w:r>
    </w:p>
    <w:p w14:paraId="5CE1521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 </w:t>
      </w:r>
    </w:p>
    <w:p w14:paraId="4B180A0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SrAqvaSca#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 Sruti#Sca m</w:t>
      </w:r>
      <w:r w:rsidR="00665208">
        <w:rPr>
          <w:rFonts w:ascii="Arial" w:hAnsi="Arial" w:cs="Arial"/>
          <w:color w:val="000000"/>
          <w:sz w:val="36"/>
          <w:szCs w:val="36"/>
          <w:lang w:bidi="hi-IN"/>
        </w:rPr>
        <w:t>E</w:t>
      </w:r>
      <w:proofErr w:type="gramStart"/>
      <w:r>
        <w:rPr>
          <w:rFonts w:ascii="Arial" w:hAnsi="Arial" w:cs="Arial"/>
          <w:color w:val="000000"/>
          <w:sz w:val="36"/>
          <w:szCs w:val="36"/>
          <w:lang w:bidi="hi-IN"/>
        </w:rPr>
        <w:t>,q</w:t>
      </w:r>
      <w:proofErr w:type="gramEnd"/>
      <w:r>
        <w:rPr>
          <w:rFonts w:ascii="Arial" w:hAnsi="Arial" w:cs="Arial"/>
          <w:color w:val="000000"/>
          <w:sz w:val="36"/>
          <w:szCs w:val="36"/>
          <w:lang w:bidi="hi-IN"/>
        </w:rPr>
        <w:t xml:space="preserve"> </w:t>
      </w:r>
      <w:r>
        <w:rPr>
          <w:rFonts w:ascii="Arial" w:hAnsi="Arial" w:cs="Arial"/>
          <w:color w:val="000000"/>
          <w:sz w:val="36"/>
          <w:szCs w:val="36"/>
          <w:lang w:bidi="hi-IN"/>
        </w:rPr>
        <w:tab/>
        <w:t xml:space="preserve"> </w:t>
      </w:r>
    </w:p>
    <w:p w14:paraId="7444E90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jy</w:t>
      </w:r>
      <w:r w:rsidR="00665208">
        <w:rPr>
          <w:rFonts w:ascii="Arial" w:hAnsi="Arial" w:cs="Arial"/>
          <w:color w:val="000000"/>
          <w:sz w:val="36"/>
          <w:szCs w:val="36"/>
          <w:lang w:bidi="hi-IN"/>
        </w:rPr>
        <w:t>O</w:t>
      </w:r>
      <w:r>
        <w:rPr>
          <w:rFonts w:ascii="Arial" w:hAnsi="Arial" w:cs="Arial"/>
          <w:color w:val="000000"/>
          <w:sz w:val="36"/>
          <w:szCs w:val="36"/>
          <w:lang w:bidi="hi-IN"/>
        </w:rPr>
        <w:t>ti#Sca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 suva#Sca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12ABDC5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prAqNaSca#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 &amp;pAqnaSca#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t xml:space="preserve"> </w:t>
      </w:r>
    </w:p>
    <w:p w14:paraId="66312E7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vyAqnaScaq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 &amp;su#Sca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07CFF61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02114B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gramStart"/>
      <w:r>
        <w:rPr>
          <w:rFonts w:ascii="Arial" w:hAnsi="Arial" w:cs="Arial"/>
          <w:color w:val="000000"/>
          <w:sz w:val="36"/>
          <w:szCs w:val="36"/>
          <w:lang w:bidi="hi-IN"/>
        </w:rPr>
        <w:t>ciqttaM</w:t>
      </w:r>
      <w:proofErr w:type="gramEnd"/>
      <w:r>
        <w:rPr>
          <w:rFonts w:ascii="Arial" w:hAnsi="Arial" w:cs="Arial"/>
          <w:color w:val="000000"/>
          <w:sz w:val="36"/>
          <w:szCs w:val="36"/>
          <w:lang w:bidi="hi-IN"/>
        </w:rPr>
        <w:t xml:space="preserve"> ca# maq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 AdhI#taM ca m</w:t>
      </w:r>
      <w:r w:rsidR="00665208">
        <w:rPr>
          <w:rFonts w:ascii="Arial" w:hAnsi="Arial" w:cs="Arial"/>
          <w:color w:val="000000"/>
          <w:sz w:val="36"/>
          <w:szCs w:val="36"/>
          <w:lang w:bidi="hi-IN"/>
        </w:rPr>
        <w:t>E</w:t>
      </w:r>
      <w:r>
        <w:rPr>
          <w:rFonts w:ascii="Arial" w:hAnsi="Arial" w:cs="Arial"/>
          <w:color w:val="000000"/>
          <w:sz w:val="36"/>
          <w:szCs w:val="36"/>
          <w:lang w:bidi="hi-IN"/>
        </w:rPr>
        <w:t>q,</w:t>
      </w:r>
      <w:r>
        <w:rPr>
          <w:rFonts w:ascii="Arial" w:hAnsi="Arial" w:cs="Arial"/>
          <w:color w:val="000000"/>
          <w:sz w:val="36"/>
          <w:szCs w:val="36"/>
          <w:lang w:bidi="hi-IN"/>
        </w:rPr>
        <w:tab/>
      </w:r>
    </w:p>
    <w:p w14:paraId="202599F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vAkca#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 mana#Sca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p>
    <w:p w14:paraId="5D8F48A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gramStart"/>
      <w:r>
        <w:rPr>
          <w:rFonts w:ascii="Arial" w:hAnsi="Arial" w:cs="Arial"/>
          <w:color w:val="000000"/>
          <w:sz w:val="36"/>
          <w:szCs w:val="36"/>
          <w:lang w:bidi="hi-IN"/>
        </w:rPr>
        <w:t>cakShu#</w:t>
      </w:r>
      <w:proofErr w:type="gramEnd"/>
      <w:r>
        <w:rPr>
          <w:rFonts w:ascii="Arial" w:hAnsi="Arial" w:cs="Arial"/>
          <w:color w:val="000000"/>
          <w:sz w:val="36"/>
          <w:szCs w:val="36"/>
          <w:lang w:bidi="hi-IN"/>
        </w:rPr>
        <w:t>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 Sr</w:t>
      </w:r>
      <w:r w:rsidR="00665208">
        <w:rPr>
          <w:rFonts w:ascii="Arial" w:hAnsi="Arial" w:cs="Arial"/>
          <w:color w:val="000000"/>
          <w:sz w:val="36"/>
          <w:szCs w:val="36"/>
          <w:lang w:bidi="hi-IN"/>
        </w:rPr>
        <w:t>O</w:t>
      </w:r>
      <w:r>
        <w:rPr>
          <w:rFonts w:ascii="Arial" w:hAnsi="Arial" w:cs="Arial"/>
          <w:color w:val="000000"/>
          <w:sz w:val="36"/>
          <w:szCs w:val="36"/>
          <w:lang w:bidi="hi-IN"/>
        </w:rPr>
        <w:t>tra#M 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p>
    <w:p w14:paraId="5CE31EE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dakSha#Sca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 bala#M ca maq, </w:t>
      </w:r>
    </w:p>
    <w:p w14:paraId="1025AE3C"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O</w:t>
      </w:r>
      <w:r w:rsidR="00D91D60">
        <w:rPr>
          <w:rFonts w:ascii="Arial" w:hAnsi="Arial" w:cs="Arial"/>
          <w:color w:val="000000"/>
          <w:sz w:val="36"/>
          <w:szCs w:val="36"/>
          <w:lang w:bidi="hi-IN"/>
        </w:rPr>
        <w:t xml:space="preserve">ja#Sca </w:t>
      </w:r>
      <w:proofErr w:type="gramStart"/>
      <w:r w:rsidR="00D91D60">
        <w:rPr>
          <w:rFonts w:ascii="Arial" w:hAnsi="Arial" w:cs="Arial"/>
          <w:color w:val="000000"/>
          <w:sz w:val="36"/>
          <w:szCs w:val="36"/>
          <w:lang w:bidi="hi-IN"/>
        </w:rPr>
        <w:t>m</w:t>
      </w:r>
      <w:r>
        <w:rPr>
          <w:rFonts w:ascii="Arial" w:hAnsi="Arial" w:cs="Arial"/>
          <w:color w:val="000000"/>
          <w:sz w:val="36"/>
          <w:szCs w:val="36"/>
          <w:lang w:bidi="hi-IN"/>
        </w:rPr>
        <w:t>E</w:t>
      </w:r>
      <w:r w:rsidR="00D91D60">
        <w:rPr>
          <w:rFonts w:ascii="Arial" w:hAnsi="Arial" w:cs="Arial"/>
          <w:color w:val="000000"/>
          <w:sz w:val="36"/>
          <w:szCs w:val="36"/>
          <w:lang w:bidi="hi-IN"/>
        </w:rPr>
        <w:t>q ,</w:t>
      </w:r>
      <w:proofErr w:type="gramEnd"/>
      <w:r w:rsidR="00D91D60">
        <w:rPr>
          <w:rFonts w:ascii="Arial" w:hAnsi="Arial" w:cs="Arial"/>
          <w:color w:val="000000"/>
          <w:sz w:val="36"/>
          <w:szCs w:val="36"/>
          <w:lang w:bidi="hi-IN"/>
        </w:rPr>
        <w:t xml:space="preserve"> </w:t>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t xml:space="preserve"> saha#Sca maq, </w:t>
      </w:r>
      <w:r w:rsidR="00D91D60">
        <w:rPr>
          <w:rFonts w:ascii="Arial" w:hAnsi="Arial" w:cs="Arial"/>
          <w:color w:val="000000"/>
          <w:sz w:val="36"/>
          <w:szCs w:val="36"/>
          <w:lang w:bidi="hi-IN"/>
        </w:rPr>
        <w:tab/>
      </w:r>
    </w:p>
    <w:p w14:paraId="1099E24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Ayu#Sca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 jaqrA ca# ma, </w:t>
      </w:r>
    </w:p>
    <w:p w14:paraId="7A89A2C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AqtmA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 taqnUSca#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t xml:space="preserve"> </w:t>
      </w:r>
    </w:p>
    <w:p w14:paraId="0D361A2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Sarma# 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 varma# caq m</w:t>
      </w:r>
      <w:r w:rsidR="00665208">
        <w:rPr>
          <w:rFonts w:ascii="Arial" w:hAnsi="Arial" w:cs="Arial"/>
          <w:color w:val="000000"/>
          <w:sz w:val="36"/>
          <w:szCs w:val="36"/>
          <w:lang w:bidi="hi-IN"/>
        </w:rPr>
        <w:t>E</w:t>
      </w:r>
      <w:r>
        <w:rPr>
          <w:rFonts w:ascii="Arial" w:hAnsi="Arial" w:cs="Arial"/>
          <w:color w:val="000000"/>
          <w:sz w:val="36"/>
          <w:szCs w:val="36"/>
          <w:lang w:bidi="hi-IN"/>
        </w:rPr>
        <w:t>,</w:t>
      </w:r>
    </w:p>
    <w:p w14:paraId="6F96728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9B4AAD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&amp;~ggA#ni ca m</w:t>
      </w:r>
      <w:r w:rsidR="00665208">
        <w:rPr>
          <w:rFonts w:ascii="Arial" w:hAnsi="Arial" w:cs="Arial"/>
          <w:color w:val="000000"/>
          <w:sz w:val="36"/>
          <w:szCs w:val="36"/>
          <w:lang w:bidi="hi-IN"/>
        </w:rPr>
        <w:t>E</w:t>
      </w:r>
      <w:r>
        <w:rPr>
          <w:rFonts w:ascii="Arial" w:hAnsi="Arial" w:cs="Arial"/>
          <w:color w:val="000000"/>
          <w:sz w:val="36"/>
          <w:szCs w:val="36"/>
          <w:lang w:bidi="hi-IN"/>
        </w:rPr>
        <w:t>q,</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&amp;sthAni# 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p>
    <w:p w14:paraId="230BCA0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parU(gm)#Shi 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SarI#rANi ca m</w:t>
      </w:r>
      <w:r w:rsidR="00665208">
        <w:rPr>
          <w:rFonts w:ascii="Arial" w:hAnsi="Arial" w:cs="Arial"/>
          <w:color w:val="000000"/>
          <w:sz w:val="36"/>
          <w:szCs w:val="36"/>
          <w:lang w:bidi="hi-IN"/>
        </w:rPr>
        <w:t>E</w:t>
      </w:r>
      <w:r>
        <w:rPr>
          <w:rFonts w:ascii="Arial" w:hAnsi="Arial" w:cs="Arial"/>
          <w:color w:val="000000"/>
          <w:sz w:val="36"/>
          <w:szCs w:val="36"/>
          <w:lang w:bidi="hi-IN"/>
        </w:rPr>
        <w:t xml:space="preserve"> || 1 (36)</w:t>
      </w:r>
    </w:p>
    <w:p w14:paraId="165193F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2A5E0B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dvitIy</w:t>
      </w:r>
      <w:r w:rsidR="00665208">
        <w:rPr>
          <w:rFonts w:ascii="Arial" w:hAnsi="Arial" w:cs="Arial"/>
          <w:color w:val="000000"/>
          <w:sz w:val="36"/>
          <w:szCs w:val="36"/>
          <w:lang w:bidi="hi-IN"/>
        </w:rPr>
        <w:t>O</w:t>
      </w:r>
      <w:r>
        <w:rPr>
          <w:rFonts w:ascii="Arial" w:hAnsi="Arial" w:cs="Arial"/>
          <w:color w:val="000000"/>
          <w:sz w:val="36"/>
          <w:szCs w:val="36"/>
          <w:lang w:bidi="hi-IN"/>
        </w:rPr>
        <w:t xml:space="preserve"> &amp;nuvAkaH </w:t>
      </w:r>
    </w:p>
    <w:p w14:paraId="40A9B31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jyaiShThya#M ca maq, </w:t>
      </w:r>
      <w:r>
        <w:rPr>
          <w:rFonts w:ascii="Arial" w:hAnsi="Arial" w:cs="Arial"/>
          <w:color w:val="000000"/>
          <w:sz w:val="36"/>
          <w:szCs w:val="36"/>
          <w:lang w:bidi="hi-IN"/>
        </w:rPr>
        <w:tab/>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Adhi#patyaM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p>
    <w:p w14:paraId="4948CD4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maqnyuSca#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BAma#Scaq m</w:t>
      </w:r>
      <w:r w:rsidR="00665208">
        <w:rPr>
          <w:rFonts w:ascii="Arial" w:hAnsi="Arial" w:cs="Arial"/>
          <w:color w:val="000000"/>
          <w:sz w:val="36"/>
          <w:szCs w:val="36"/>
          <w:lang w:bidi="hi-IN"/>
        </w:rPr>
        <w:t>E</w:t>
      </w:r>
      <w:r>
        <w:rPr>
          <w:rFonts w:ascii="Arial" w:hAnsi="Arial" w:cs="Arial"/>
          <w:color w:val="000000"/>
          <w:sz w:val="36"/>
          <w:szCs w:val="36"/>
          <w:lang w:bidi="hi-IN"/>
        </w:rPr>
        <w:t>,</w:t>
      </w:r>
    </w:p>
    <w:p w14:paraId="08F7042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&amp;ma#Scaq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&amp;Ba#MSca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 </w:t>
      </w:r>
    </w:p>
    <w:p w14:paraId="0767990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j</w:t>
      </w:r>
      <w:r w:rsidR="00665208">
        <w:rPr>
          <w:rFonts w:ascii="Arial" w:hAnsi="Arial" w:cs="Arial"/>
          <w:color w:val="000000"/>
          <w:sz w:val="36"/>
          <w:szCs w:val="36"/>
          <w:lang w:bidi="hi-IN"/>
        </w:rPr>
        <w:t>E</w:t>
      </w:r>
      <w:r>
        <w:rPr>
          <w:rFonts w:ascii="Arial" w:hAnsi="Arial" w:cs="Arial"/>
          <w:color w:val="000000"/>
          <w:sz w:val="36"/>
          <w:szCs w:val="36"/>
          <w:lang w:bidi="hi-IN"/>
        </w:rPr>
        <w:t>qmA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mahiqmA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2C6645E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A93CC9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variqmA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prathiqmA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p>
    <w:p w14:paraId="431D70E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vaqrShmA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drAGuqyA ca# m</w:t>
      </w:r>
      <w:r w:rsidR="00665208">
        <w:rPr>
          <w:rFonts w:ascii="Arial" w:hAnsi="Arial" w:cs="Arial"/>
          <w:color w:val="000000"/>
          <w:sz w:val="36"/>
          <w:szCs w:val="36"/>
          <w:lang w:bidi="hi-IN"/>
        </w:rPr>
        <w:t>E</w:t>
      </w:r>
      <w:r>
        <w:rPr>
          <w:rFonts w:ascii="Arial" w:hAnsi="Arial" w:cs="Arial"/>
          <w:color w:val="000000"/>
          <w:sz w:val="36"/>
          <w:szCs w:val="36"/>
          <w:lang w:bidi="hi-IN"/>
        </w:rPr>
        <w:t>,</w:t>
      </w:r>
    </w:p>
    <w:p w14:paraId="5B8083B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vRuqddhaM 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vRuddhi#Sca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t xml:space="preserve"> </w:t>
      </w:r>
    </w:p>
    <w:p w14:paraId="6C4ACA3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saqtyaM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SraqddhA ca# m</w:t>
      </w:r>
      <w:r w:rsidR="00665208">
        <w:rPr>
          <w:rFonts w:ascii="Arial" w:hAnsi="Arial" w:cs="Arial"/>
          <w:color w:val="000000"/>
          <w:sz w:val="36"/>
          <w:szCs w:val="36"/>
          <w:lang w:bidi="hi-IN"/>
        </w:rPr>
        <w:t>E</w:t>
      </w:r>
      <w:r>
        <w:rPr>
          <w:rFonts w:ascii="Arial" w:hAnsi="Arial" w:cs="Arial"/>
          <w:color w:val="000000"/>
          <w:sz w:val="36"/>
          <w:szCs w:val="36"/>
          <w:lang w:bidi="hi-IN"/>
        </w:rPr>
        <w:t>q,</w:t>
      </w:r>
    </w:p>
    <w:p w14:paraId="0C3D8B8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01EC68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jaga#cca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dhana#M 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27B33F5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vaSa#Sca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tviShi#Sca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2292216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krIqDA ca# m</w:t>
      </w:r>
      <w:r w:rsidR="00665208">
        <w:rPr>
          <w:rFonts w:ascii="Arial" w:hAnsi="Arial" w:cs="Arial"/>
          <w:color w:val="000000"/>
          <w:sz w:val="36"/>
          <w:szCs w:val="36"/>
          <w:lang w:bidi="hi-IN"/>
        </w:rPr>
        <w:t>E</w:t>
      </w:r>
      <w:r>
        <w:rPr>
          <w:rFonts w:ascii="Arial" w:hAnsi="Arial" w:cs="Arial"/>
          <w:color w:val="000000"/>
          <w:sz w:val="36"/>
          <w:szCs w:val="36"/>
          <w:lang w:bidi="hi-IN"/>
        </w:rPr>
        <w:t>q,</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m</w:t>
      </w:r>
      <w:r w:rsidR="00665208">
        <w:rPr>
          <w:rFonts w:ascii="Arial" w:hAnsi="Arial" w:cs="Arial"/>
          <w:color w:val="000000"/>
          <w:sz w:val="36"/>
          <w:szCs w:val="36"/>
          <w:lang w:bidi="hi-IN"/>
        </w:rPr>
        <w:t>O</w:t>
      </w:r>
      <w:r>
        <w:rPr>
          <w:rFonts w:ascii="Arial" w:hAnsi="Arial" w:cs="Arial"/>
          <w:color w:val="000000"/>
          <w:sz w:val="36"/>
          <w:szCs w:val="36"/>
          <w:lang w:bidi="hi-IN"/>
        </w:rPr>
        <w:t>da#Sca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5B18781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jAqtaM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janiqShyamA#NaM ca m</w:t>
      </w:r>
      <w:r w:rsidR="00665208">
        <w:rPr>
          <w:rFonts w:ascii="Arial" w:hAnsi="Arial" w:cs="Arial"/>
          <w:color w:val="000000"/>
          <w:sz w:val="36"/>
          <w:szCs w:val="36"/>
          <w:lang w:bidi="hi-IN"/>
        </w:rPr>
        <w:t>E</w:t>
      </w:r>
      <w:r>
        <w:rPr>
          <w:rFonts w:ascii="Arial" w:hAnsi="Arial" w:cs="Arial"/>
          <w:color w:val="000000"/>
          <w:sz w:val="36"/>
          <w:szCs w:val="36"/>
          <w:lang w:bidi="hi-IN"/>
        </w:rPr>
        <w:t>,</w:t>
      </w:r>
    </w:p>
    <w:p w14:paraId="54C3ADA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 </w:t>
      </w:r>
    </w:p>
    <w:p w14:paraId="71E981F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sUqktaM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sukRuqtaM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p>
    <w:p w14:paraId="262C81B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viqttaM 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v</w:t>
      </w:r>
      <w:r w:rsidR="00665208">
        <w:rPr>
          <w:rFonts w:ascii="Arial" w:hAnsi="Arial" w:cs="Arial"/>
          <w:color w:val="000000"/>
          <w:sz w:val="36"/>
          <w:szCs w:val="36"/>
          <w:lang w:bidi="hi-IN"/>
        </w:rPr>
        <w:t>E</w:t>
      </w:r>
      <w:r>
        <w:rPr>
          <w:rFonts w:ascii="Arial" w:hAnsi="Arial" w:cs="Arial"/>
          <w:color w:val="000000"/>
          <w:sz w:val="36"/>
          <w:szCs w:val="36"/>
          <w:lang w:bidi="hi-IN"/>
        </w:rPr>
        <w:t>dya#M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1479AD0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BUqtaM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BaviqShyacca#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p>
    <w:p w14:paraId="1AF024C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suqgaM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suqpatha#M ca ma,</w:t>
      </w:r>
    </w:p>
    <w:p w14:paraId="09BF154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2A0D0E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RuqddhaM ca# maq,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Ruddhi#Sca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6E7A6AD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klRuqptaM 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klRupti#Sca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69623DF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maqtiSca#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sumaqtiSca# m</w:t>
      </w:r>
      <w:r w:rsidR="00665208">
        <w:rPr>
          <w:rFonts w:ascii="Arial" w:hAnsi="Arial" w:cs="Arial"/>
          <w:color w:val="000000"/>
          <w:sz w:val="36"/>
          <w:szCs w:val="36"/>
          <w:lang w:bidi="hi-IN"/>
        </w:rPr>
        <w:t>E</w:t>
      </w:r>
      <w:r>
        <w:rPr>
          <w:rFonts w:ascii="Arial" w:hAnsi="Arial" w:cs="Arial"/>
          <w:color w:val="000000"/>
          <w:sz w:val="36"/>
          <w:szCs w:val="36"/>
          <w:lang w:bidi="hi-IN"/>
        </w:rPr>
        <w:t xml:space="preserve"> || 2 (38)</w:t>
      </w:r>
    </w:p>
    <w:p w14:paraId="78EFCE3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2C741F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tRutIy</w:t>
      </w:r>
      <w:r w:rsidR="00665208">
        <w:rPr>
          <w:rFonts w:ascii="Arial" w:hAnsi="Arial" w:cs="Arial"/>
          <w:color w:val="000000"/>
          <w:sz w:val="36"/>
          <w:szCs w:val="36"/>
          <w:lang w:bidi="hi-IN"/>
        </w:rPr>
        <w:t>O</w:t>
      </w:r>
      <w:r>
        <w:rPr>
          <w:rFonts w:ascii="Arial" w:hAnsi="Arial" w:cs="Arial"/>
          <w:color w:val="000000"/>
          <w:sz w:val="36"/>
          <w:szCs w:val="36"/>
          <w:lang w:bidi="hi-IN"/>
        </w:rPr>
        <w:t xml:space="preserve"> &amp;nuvAkaH </w:t>
      </w:r>
    </w:p>
    <w:p w14:paraId="513A71E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SaM 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maya#Sca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4A2F93B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priqyaM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&amp;nukAqmaSca#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p>
    <w:p w14:paraId="1E42983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kAma#Sca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saumanaqsaSca#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7BD558E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BaqdraM 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Sr</w:t>
      </w:r>
      <w:r w:rsidR="00665208">
        <w:rPr>
          <w:rFonts w:ascii="Arial" w:hAnsi="Arial" w:cs="Arial"/>
          <w:color w:val="000000"/>
          <w:sz w:val="36"/>
          <w:szCs w:val="36"/>
          <w:lang w:bidi="hi-IN"/>
        </w:rPr>
        <w:t>E</w:t>
      </w:r>
      <w:r>
        <w:rPr>
          <w:rFonts w:ascii="Arial" w:hAnsi="Arial" w:cs="Arial"/>
          <w:color w:val="000000"/>
          <w:sz w:val="36"/>
          <w:szCs w:val="36"/>
          <w:lang w:bidi="hi-IN"/>
        </w:rPr>
        <w:t>ya#Sca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p>
    <w:p w14:paraId="42C1871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568551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vasya#Sca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yaSa#Sca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p>
    <w:p w14:paraId="5E956E7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Baga#Sca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dravi#NaM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25BB583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yaqntA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dhaqrtA 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p>
    <w:p w14:paraId="1F3339E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kSh</w:t>
      </w:r>
      <w:r w:rsidR="00665208">
        <w:rPr>
          <w:rFonts w:ascii="Arial" w:hAnsi="Arial" w:cs="Arial"/>
          <w:color w:val="000000"/>
          <w:sz w:val="36"/>
          <w:szCs w:val="36"/>
          <w:lang w:bidi="hi-IN"/>
        </w:rPr>
        <w:t>E</w:t>
      </w:r>
      <w:r>
        <w:rPr>
          <w:rFonts w:ascii="Arial" w:hAnsi="Arial" w:cs="Arial"/>
          <w:color w:val="000000"/>
          <w:sz w:val="36"/>
          <w:szCs w:val="36"/>
          <w:lang w:bidi="hi-IN"/>
        </w:rPr>
        <w:t>ma#Sca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dhRuti#Sca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p>
    <w:p w14:paraId="0B410E3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9CA14E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viSva#M ca m</w:t>
      </w:r>
      <w:r w:rsidR="00665208">
        <w:rPr>
          <w:rFonts w:ascii="Arial" w:hAnsi="Arial" w:cs="Arial"/>
          <w:color w:val="000000"/>
          <w:sz w:val="36"/>
          <w:szCs w:val="36"/>
          <w:lang w:bidi="hi-IN"/>
        </w:rPr>
        <w:t>E</w:t>
      </w:r>
      <w:r>
        <w:rPr>
          <w:rFonts w:ascii="Arial" w:hAnsi="Arial" w:cs="Arial"/>
          <w:color w:val="000000"/>
          <w:sz w:val="36"/>
          <w:szCs w:val="36"/>
          <w:lang w:bidi="hi-IN"/>
        </w:rPr>
        <w:t>q,</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maha#Sca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389127C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saqM~Mvicca#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j~jAtra#M ca m</w:t>
      </w:r>
      <w:r w:rsidR="00665208">
        <w:rPr>
          <w:rFonts w:ascii="Arial" w:hAnsi="Arial" w:cs="Arial"/>
          <w:color w:val="000000"/>
          <w:sz w:val="36"/>
          <w:szCs w:val="36"/>
          <w:lang w:bidi="hi-IN"/>
        </w:rPr>
        <w:t>E</w:t>
      </w:r>
      <w:r>
        <w:rPr>
          <w:rFonts w:ascii="Arial" w:hAnsi="Arial" w:cs="Arial"/>
          <w:color w:val="000000"/>
          <w:sz w:val="36"/>
          <w:szCs w:val="36"/>
          <w:lang w:bidi="hi-IN"/>
        </w:rPr>
        <w:t>q,</w:t>
      </w:r>
    </w:p>
    <w:p w14:paraId="33B0D8A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sUSca#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praqsUSca#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p>
    <w:p w14:paraId="2274A88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gramStart"/>
      <w:r>
        <w:rPr>
          <w:rFonts w:ascii="Arial" w:hAnsi="Arial" w:cs="Arial"/>
          <w:color w:val="000000"/>
          <w:sz w:val="36"/>
          <w:szCs w:val="36"/>
          <w:lang w:bidi="hi-IN"/>
        </w:rPr>
        <w:t>sIra#</w:t>
      </w:r>
      <w:proofErr w:type="gramEnd"/>
      <w:r>
        <w:rPr>
          <w:rFonts w:ascii="Arial" w:hAnsi="Arial" w:cs="Arial"/>
          <w:color w:val="000000"/>
          <w:sz w:val="36"/>
          <w:szCs w:val="36"/>
          <w:lang w:bidi="hi-IN"/>
        </w:rPr>
        <w:t>M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laqyaSca# ma ,</w:t>
      </w:r>
    </w:p>
    <w:p w14:paraId="70723AC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945C82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RuqtaM ca# m</w:t>
      </w:r>
      <w:r w:rsidR="00665208">
        <w:rPr>
          <w:rFonts w:ascii="Arial" w:hAnsi="Arial" w:cs="Arial"/>
          <w:color w:val="000000"/>
          <w:sz w:val="36"/>
          <w:szCs w:val="36"/>
          <w:lang w:bidi="hi-IN"/>
        </w:rPr>
        <w:t>E</w:t>
      </w:r>
      <w:r>
        <w:rPr>
          <w:rFonts w:ascii="Arial" w:hAnsi="Arial" w:cs="Arial"/>
          <w:color w:val="000000"/>
          <w:sz w:val="36"/>
          <w:szCs w:val="36"/>
          <w:lang w:bidi="hi-IN"/>
        </w:rPr>
        <w:t>q,</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&amp;mRuta#M ca m</w:t>
      </w:r>
      <w:r w:rsidR="00665208">
        <w:rPr>
          <w:rFonts w:ascii="Arial" w:hAnsi="Arial" w:cs="Arial"/>
          <w:color w:val="000000"/>
          <w:sz w:val="36"/>
          <w:szCs w:val="36"/>
          <w:lang w:bidi="hi-IN"/>
        </w:rPr>
        <w:t>E</w:t>
      </w:r>
      <w:r>
        <w:rPr>
          <w:rFonts w:ascii="Arial" w:hAnsi="Arial" w:cs="Arial"/>
          <w:color w:val="000000"/>
          <w:sz w:val="36"/>
          <w:szCs w:val="36"/>
          <w:lang w:bidi="hi-IN"/>
        </w:rPr>
        <w:t>,</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351D1EC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&amp;yaqkShmaM caq m</w:t>
      </w:r>
      <w:r w:rsidR="00665208">
        <w:rPr>
          <w:rFonts w:ascii="Arial" w:hAnsi="Arial" w:cs="Arial"/>
          <w:color w:val="000000"/>
          <w:sz w:val="36"/>
          <w:szCs w:val="36"/>
          <w:lang w:bidi="hi-IN"/>
        </w:rPr>
        <w:t>E</w:t>
      </w:r>
      <w:r>
        <w:rPr>
          <w:rFonts w:ascii="Arial" w:hAnsi="Arial" w:cs="Arial"/>
          <w:color w:val="000000"/>
          <w:sz w:val="36"/>
          <w:szCs w:val="36"/>
          <w:lang w:bidi="hi-IN"/>
        </w:rPr>
        <w:t>,</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&amp;nA#mayacca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39323CC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jIqvAtu#Sca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dIrGAyuqtvaM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5752E75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&amp;namiqtraM caq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&amp;Ba#yaM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2281421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3D1CF5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suqgaM 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Saya#naM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p>
    <w:p w14:paraId="330B112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sUqShA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suqdina#M ca m</w:t>
      </w:r>
      <w:r w:rsidR="00665208">
        <w:rPr>
          <w:rFonts w:ascii="Arial" w:hAnsi="Arial" w:cs="Arial"/>
          <w:color w:val="000000"/>
          <w:sz w:val="36"/>
          <w:szCs w:val="36"/>
          <w:lang w:bidi="hi-IN"/>
        </w:rPr>
        <w:t>E</w:t>
      </w:r>
      <w:r>
        <w:rPr>
          <w:rFonts w:ascii="Arial" w:hAnsi="Arial" w:cs="Arial"/>
          <w:color w:val="000000"/>
          <w:sz w:val="36"/>
          <w:szCs w:val="36"/>
          <w:lang w:bidi="hi-IN"/>
        </w:rPr>
        <w:t xml:space="preserve"> || 3 (36)</w:t>
      </w:r>
    </w:p>
    <w:p w14:paraId="4A9E880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ED5FDA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caturth</w:t>
      </w:r>
      <w:r w:rsidR="00665208">
        <w:rPr>
          <w:rFonts w:ascii="Arial" w:hAnsi="Arial" w:cs="Arial"/>
          <w:color w:val="000000"/>
          <w:sz w:val="36"/>
          <w:szCs w:val="36"/>
          <w:lang w:bidi="hi-IN"/>
        </w:rPr>
        <w:t>O</w:t>
      </w:r>
      <w:r>
        <w:rPr>
          <w:rFonts w:ascii="Arial" w:hAnsi="Arial" w:cs="Arial"/>
          <w:color w:val="000000"/>
          <w:sz w:val="36"/>
          <w:szCs w:val="36"/>
          <w:lang w:bidi="hi-IN"/>
        </w:rPr>
        <w:t xml:space="preserve"> &amp;uvAkaH </w:t>
      </w:r>
    </w:p>
    <w:p w14:paraId="327048C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Urkca#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sUqnRutA# ca m</w:t>
      </w:r>
      <w:r w:rsidR="00665208">
        <w:rPr>
          <w:rFonts w:ascii="Arial" w:hAnsi="Arial" w:cs="Arial"/>
          <w:color w:val="000000"/>
          <w:sz w:val="36"/>
          <w:szCs w:val="36"/>
          <w:lang w:bidi="hi-IN"/>
        </w:rPr>
        <w:t>E</w:t>
      </w:r>
      <w:r>
        <w:rPr>
          <w:rFonts w:ascii="Arial" w:hAnsi="Arial" w:cs="Arial"/>
          <w:color w:val="000000"/>
          <w:sz w:val="36"/>
          <w:szCs w:val="36"/>
          <w:lang w:bidi="hi-IN"/>
        </w:rPr>
        <w:t>q,</w:t>
      </w:r>
      <w:r>
        <w:rPr>
          <w:rFonts w:ascii="Arial" w:hAnsi="Arial" w:cs="Arial"/>
          <w:color w:val="000000"/>
          <w:sz w:val="36"/>
          <w:szCs w:val="36"/>
          <w:lang w:bidi="hi-IN"/>
        </w:rPr>
        <w:tab/>
      </w:r>
    </w:p>
    <w:p w14:paraId="18A4F01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paya#Sca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rasa#Sca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0A9B1DC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GRuqtaM 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madhu# ca </w:t>
      </w:r>
      <w:proofErr w:type="gram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 ,</w:t>
      </w:r>
      <w:proofErr w:type="gramEnd"/>
      <w:r>
        <w:rPr>
          <w:rFonts w:ascii="Arial" w:hAnsi="Arial" w:cs="Arial"/>
          <w:color w:val="000000"/>
          <w:sz w:val="36"/>
          <w:szCs w:val="36"/>
          <w:lang w:bidi="hi-IN"/>
        </w:rPr>
        <w:t xml:space="preserve"> </w:t>
      </w:r>
      <w:r>
        <w:rPr>
          <w:rFonts w:ascii="Arial" w:hAnsi="Arial" w:cs="Arial"/>
          <w:color w:val="000000"/>
          <w:sz w:val="36"/>
          <w:szCs w:val="36"/>
          <w:lang w:bidi="hi-IN"/>
        </w:rPr>
        <w:tab/>
      </w:r>
    </w:p>
    <w:p w14:paraId="7BD27EC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sagdhi#Sca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sapI#tiSca m</w:t>
      </w:r>
      <w:r w:rsidR="00665208">
        <w:rPr>
          <w:rFonts w:ascii="Arial" w:hAnsi="Arial" w:cs="Arial"/>
          <w:color w:val="000000"/>
          <w:sz w:val="36"/>
          <w:szCs w:val="36"/>
          <w:lang w:bidi="hi-IN"/>
        </w:rPr>
        <w:t>E</w:t>
      </w:r>
      <w:r>
        <w:rPr>
          <w:rFonts w:ascii="Arial" w:hAnsi="Arial" w:cs="Arial"/>
          <w:color w:val="000000"/>
          <w:sz w:val="36"/>
          <w:szCs w:val="36"/>
          <w:lang w:bidi="hi-IN"/>
        </w:rPr>
        <w:t>,</w:t>
      </w:r>
    </w:p>
    <w:p w14:paraId="5556CBE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DD8F92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 </w:t>
      </w:r>
    </w:p>
    <w:p w14:paraId="07DBAC7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kRuqShiSca#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vRuShTi#Sca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p>
    <w:p w14:paraId="1173C31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gramStart"/>
      <w:r>
        <w:rPr>
          <w:rFonts w:ascii="Arial" w:hAnsi="Arial" w:cs="Arial"/>
          <w:color w:val="000000"/>
          <w:sz w:val="36"/>
          <w:szCs w:val="36"/>
          <w:lang w:bidi="hi-IN"/>
        </w:rPr>
        <w:t>jaitra#</w:t>
      </w:r>
      <w:proofErr w:type="gramEnd"/>
      <w:r>
        <w:rPr>
          <w:rFonts w:ascii="Arial" w:hAnsi="Arial" w:cs="Arial"/>
          <w:color w:val="000000"/>
          <w:sz w:val="36"/>
          <w:szCs w:val="36"/>
          <w:lang w:bidi="hi-IN"/>
        </w:rPr>
        <w:t xml:space="preserve">M ca maq,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audBi#dyaM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210F56B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gramStart"/>
      <w:r>
        <w:rPr>
          <w:rFonts w:ascii="Arial" w:hAnsi="Arial" w:cs="Arial"/>
          <w:color w:val="000000"/>
          <w:sz w:val="36"/>
          <w:szCs w:val="36"/>
          <w:lang w:bidi="hi-IN"/>
        </w:rPr>
        <w:t>raqyiSca</w:t>
      </w:r>
      <w:proofErr w:type="gramEnd"/>
      <w:r>
        <w:rPr>
          <w:rFonts w:ascii="Arial" w:hAnsi="Arial" w:cs="Arial"/>
          <w:color w:val="000000"/>
          <w:sz w:val="36"/>
          <w:szCs w:val="36"/>
          <w:lang w:bidi="hi-IN"/>
        </w:rPr>
        <w:t>#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rAya#Sca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r>
        <w:rPr>
          <w:rFonts w:ascii="Arial" w:hAnsi="Arial" w:cs="Arial"/>
          <w:color w:val="000000"/>
          <w:sz w:val="36"/>
          <w:szCs w:val="36"/>
          <w:lang w:bidi="hi-IN"/>
        </w:rPr>
        <w:tab/>
      </w:r>
      <w:r>
        <w:rPr>
          <w:rFonts w:ascii="Arial" w:hAnsi="Arial" w:cs="Arial"/>
          <w:color w:val="000000"/>
          <w:sz w:val="36"/>
          <w:szCs w:val="36"/>
          <w:lang w:bidi="hi-IN"/>
        </w:rPr>
        <w:tab/>
      </w:r>
    </w:p>
    <w:p w14:paraId="647E87C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puqShTaM 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puShTi#Sca m</w:t>
      </w:r>
      <w:r w:rsidR="00665208">
        <w:rPr>
          <w:rFonts w:ascii="Arial" w:hAnsi="Arial" w:cs="Arial"/>
          <w:color w:val="000000"/>
          <w:sz w:val="36"/>
          <w:szCs w:val="36"/>
          <w:lang w:bidi="hi-IN"/>
        </w:rPr>
        <w:t>E</w:t>
      </w:r>
      <w:r>
        <w:rPr>
          <w:rFonts w:ascii="Arial" w:hAnsi="Arial" w:cs="Arial"/>
          <w:color w:val="000000"/>
          <w:sz w:val="36"/>
          <w:szCs w:val="36"/>
          <w:lang w:bidi="hi-IN"/>
        </w:rPr>
        <w:t>,</w:t>
      </w:r>
    </w:p>
    <w:p w14:paraId="652B498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8B0023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viqBu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praqBu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p>
    <w:p w14:paraId="23524A8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baqhu 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BUya#Sca m</w:t>
      </w:r>
      <w:r w:rsidR="00665208">
        <w:rPr>
          <w:rFonts w:ascii="Arial" w:hAnsi="Arial" w:cs="Arial"/>
          <w:color w:val="000000"/>
          <w:sz w:val="36"/>
          <w:szCs w:val="36"/>
          <w:lang w:bidi="hi-IN"/>
        </w:rPr>
        <w:t>E</w:t>
      </w:r>
      <w:r>
        <w:rPr>
          <w:rFonts w:ascii="Arial" w:hAnsi="Arial" w:cs="Arial"/>
          <w:color w:val="000000"/>
          <w:sz w:val="36"/>
          <w:szCs w:val="36"/>
          <w:lang w:bidi="hi-IN"/>
        </w:rPr>
        <w:t>,</w:t>
      </w:r>
    </w:p>
    <w:p w14:paraId="2702069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pUqrNaM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pUqrNata#raM caq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13C4B29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&amp;kShi#tiSca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kUya#vAScaq m</w:t>
      </w:r>
      <w:r w:rsidR="00665208">
        <w:rPr>
          <w:rFonts w:ascii="Arial" w:hAnsi="Arial" w:cs="Arial"/>
          <w:color w:val="000000"/>
          <w:sz w:val="36"/>
          <w:szCs w:val="36"/>
          <w:lang w:bidi="hi-IN"/>
        </w:rPr>
        <w:t>E</w:t>
      </w:r>
      <w:r>
        <w:rPr>
          <w:rFonts w:ascii="Arial" w:hAnsi="Arial" w:cs="Arial"/>
          <w:color w:val="000000"/>
          <w:sz w:val="36"/>
          <w:szCs w:val="36"/>
          <w:lang w:bidi="hi-IN"/>
        </w:rPr>
        <w:t>,</w:t>
      </w:r>
    </w:p>
    <w:p w14:paraId="7C051B5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AF7689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&amp;nna#M caq m</w:t>
      </w:r>
      <w:r w:rsidR="00665208">
        <w:rPr>
          <w:rFonts w:ascii="Arial" w:hAnsi="Arial" w:cs="Arial"/>
          <w:color w:val="000000"/>
          <w:sz w:val="36"/>
          <w:szCs w:val="36"/>
          <w:lang w:bidi="hi-IN"/>
        </w:rPr>
        <w:t>E</w:t>
      </w:r>
      <w:r>
        <w:rPr>
          <w:rFonts w:ascii="Arial" w:hAnsi="Arial" w:cs="Arial"/>
          <w:color w:val="000000"/>
          <w:sz w:val="36"/>
          <w:szCs w:val="36"/>
          <w:lang w:bidi="hi-IN"/>
        </w:rPr>
        <w:t>,</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&amp;kShu#cca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p>
    <w:p w14:paraId="307476D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vrIqhaya#Sca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yavA$Sca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p>
    <w:p w14:paraId="7F001E6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mAShA$Sca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tilA$Sca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p>
    <w:p w14:paraId="429B186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muqdgASca#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KaqlvA$Sca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5304103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DEFF8C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g</w:t>
      </w:r>
      <w:r w:rsidR="00665208">
        <w:rPr>
          <w:rFonts w:ascii="Arial" w:hAnsi="Arial" w:cs="Arial"/>
          <w:color w:val="000000"/>
          <w:sz w:val="36"/>
          <w:szCs w:val="36"/>
          <w:lang w:bidi="hi-IN"/>
        </w:rPr>
        <w:t>O</w:t>
      </w:r>
      <w:r>
        <w:rPr>
          <w:rFonts w:ascii="Arial" w:hAnsi="Arial" w:cs="Arial"/>
          <w:color w:val="000000"/>
          <w:sz w:val="36"/>
          <w:szCs w:val="36"/>
          <w:lang w:bidi="hi-IN"/>
        </w:rPr>
        <w:t>qdhUmA$Sca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maqsurA$Sca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p>
    <w:p w14:paraId="5A27FDD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priqyaMga#vaScaq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&amp;Na#vaSca m</w:t>
      </w:r>
      <w:r w:rsidR="00665208">
        <w:rPr>
          <w:rFonts w:ascii="Arial" w:hAnsi="Arial" w:cs="Arial"/>
          <w:color w:val="000000"/>
          <w:sz w:val="36"/>
          <w:szCs w:val="36"/>
          <w:lang w:bidi="hi-IN"/>
        </w:rPr>
        <w:t>E</w:t>
      </w:r>
      <w:r>
        <w:rPr>
          <w:rFonts w:ascii="Arial" w:hAnsi="Arial" w:cs="Arial"/>
          <w:color w:val="000000"/>
          <w:sz w:val="36"/>
          <w:szCs w:val="36"/>
          <w:lang w:bidi="hi-IN"/>
        </w:rPr>
        <w:t>,</w:t>
      </w:r>
    </w:p>
    <w:p w14:paraId="4B417A7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SyAqmAkA$Sca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nIqvArA$Sca m</w:t>
      </w:r>
      <w:r w:rsidR="00665208">
        <w:rPr>
          <w:rFonts w:ascii="Arial" w:hAnsi="Arial" w:cs="Arial"/>
          <w:color w:val="000000"/>
          <w:sz w:val="36"/>
          <w:szCs w:val="36"/>
          <w:lang w:bidi="hi-IN"/>
        </w:rPr>
        <w:t>E</w:t>
      </w:r>
      <w:r>
        <w:rPr>
          <w:rFonts w:ascii="Arial" w:hAnsi="Arial" w:cs="Arial"/>
          <w:color w:val="000000"/>
          <w:sz w:val="36"/>
          <w:szCs w:val="36"/>
          <w:lang w:bidi="hi-IN"/>
        </w:rPr>
        <w:tab/>
        <w:t xml:space="preserve"> || 4 (38)</w:t>
      </w:r>
    </w:p>
    <w:p w14:paraId="2A03256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5BDDC6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pa~jcam</w:t>
      </w:r>
      <w:r w:rsidR="00665208">
        <w:rPr>
          <w:rFonts w:ascii="Arial" w:hAnsi="Arial" w:cs="Arial"/>
          <w:color w:val="000000"/>
          <w:sz w:val="36"/>
          <w:szCs w:val="36"/>
          <w:lang w:bidi="hi-IN"/>
        </w:rPr>
        <w:t>O</w:t>
      </w:r>
      <w:r>
        <w:rPr>
          <w:rFonts w:ascii="Arial" w:hAnsi="Arial" w:cs="Arial"/>
          <w:color w:val="000000"/>
          <w:sz w:val="36"/>
          <w:szCs w:val="36"/>
          <w:lang w:bidi="hi-IN"/>
        </w:rPr>
        <w:t xml:space="preserve"> &amp;nuvAkaH </w:t>
      </w:r>
    </w:p>
    <w:p w14:paraId="6FBCE69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aSmA# 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mRutti#kA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p>
    <w:p w14:paraId="3CE6BE7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giqraya#Sca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parva#tASca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p>
    <w:p w14:paraId="7B24C67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sika#tASca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vanaqspata#yaSca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p>
    <w:p w14:paraId="4CDFE0F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hira#NyaM caq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&amp;ya#Sca m</w:t>
      </w:r>
      <w:r w:rsidR="00665208">
        <w:rPr>
          <w:rFonts w:ascii="Arial" w:hAnsi="Arial" w:cs="Arial"/>
          <w:color w:val="000000"/>
          <w:sz w:val="36"/>
          <w:szCs w:val="36"/>
          <w:lang w:bidi="hi-IN"/>
        </w:rPr>
        <w:t>E</w:t>
      </w:r>
      <w:r>
        <w:rPr>
          <w:rFonts w:ascii="Arial" w:hAnsi="Arial" w:cs="Arial"/>
          <w:color w:val="000000"/>
          <w:sz w:val="36"/>
          <w:szCs w:val="36"/>
          <w:lang w:bidi="hi-IN"/>
        </w:rPr>
        <w:t>q,</w:t>
      </w:r>
    </w:p>
    <w:p w14:paraId="43C6FE4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4160F1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sIsa#M 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trapu#Sca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1D4D8D4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SyAqmaM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l</w:t>
      </w:r>
      <w:r w:rsidR="00665208">
        <w:rPr>
          <w:rFonts w:ascii="Arial" w:hAnsi="Arial" w:cs="Arial"/>
          <w:color w:val="000000"/>
          <w:sz w:val="36"/>
          <w:szCs w:val="36"/>
          <w:lang w:bidi="hi-IN"/>
        </w:rPr>
        <w:t>O</w:t>
      </w:r>
      <w:r>
        <w:rPr>
          <w:rFonts w:ascii="Arial" w:hAnsi="Arial" w:cs="Arial"/>
          <w:color w:val="000000"/>
          <w:sz w:val="36"/>
          <w:szCs w:val="36"/>
          <w:lang w:bidi="hi-IN"/>
        </w:rPr>
        <w:t>qhaM ca# m</w:t>
      </w:r>
      <w:r w:rsidR="00665208">
        <w:rPr>
          <w:rFonts w:ascii="Arial" w:hAnsi="Arial" w:cs="Arial"/>
          <w:color w:val="000000"/>
          <w:sz w:val="36"/>
          <w:szCs w:val="36"/>
          <w:lang w:bidi="hi-IN"/>
        </w:rPr>
        <w:t>E</w:t>
      </w:r>
      <w:r>
        <w:rPr>
          <w:rFonts w:ascii="Arial" w:hAnsi="Arial" w:cs="Arial"/>
          <w:color w:val="000000"/>
          <w:sz w:val="36"/>
          <w:szCs w:val="36"/>
          <w:lang w:bidi="hi-IN"/>
        </w:rPr>
        <w:t>q,</w:t>
      </w:r>
    </w:p>
    <w:p w14:paraId="433248F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&amp;gniSca# maq,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Apa#Sca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7B2619F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vIqrudha#Sca maq,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sidR="00665208">
        <w:rPr>
          <w:rFonts w:ascii="Arial" w:hAnsi="Arial" w:cs="Arial"/>
          <w:color w:val="000000"/>
          <w:sz w:val="36"/>
          <w:szCs w:val="36"/>
          <w:lang w:bidi="hi-IN"/>
        </w:rPr>
        <w:t>O</w:t>
      </w:r>
      <w:r>
        <w:rPr>
          <w:rFonts w:ascii="Arial" w:hAnsi="Arial" w:cs="Arial"/>
          <w:color w:val="000000"/>
          <w:sz w:val="36"/>
          <w:szCs w:val="36"/>
          <w:lang w:bidi="hi-IN"/>
        </w:rPr>
        <w:t>Sha#dhayaSca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7FBE608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58A38E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kRuShTapaqcyaM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&amp;kRuShTapaqcyaM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62B65E6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gramStart"/>
      <w:r>
        <w:rPr>
          <w:rFonts w:ascii="Arial" w:hAnsi="Arial" w:cs="Arial"/>
          <w:color w:val="000000"/>
          <w:sz w:val="36"/>
          <w:szCs w:val="36"/>
          <w:lang w:bidi="hi-IN"/>
        </w:rPr>
        <w:t>grAqmyASca</w:t>
      </w:r>
      <w:proofErr w:type="gramEnd"/>
      <w:r>
        <w:rPr>
          <w:rFonts w:ascii="Arial" w:hAnsi="Arial" w:cs="Arial"/>
          <w:color w:val="000000"/>
          <w:sz w:val="36"/>
          <w:szCs w:val="36"/>
          <w:lang w:bidi="hi-IN"/>
        </w:rPr>
        <w:t>#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paqSava# AraqNyASca# yaqj~j</w:t>
      </w:r>
      <w:r w:rsidR="00665208">
        <w:rPr>
          <w:rFonts w:ascii="Arial" w:hAnsi="Arial" w:cs="Arial"/>
          <w:color w:val="000000"/>
          <w:sz w:val="36"/>
          <w:szCs w:val="36"/>
          <w:lang w:bidi="hi-IN"/>
        </w:rPr>
        <w:t>E</w:t>
      </w:r>
      <w:r>
        <w:rPr>
          <w:rFonts w:ascii="Arial" w:hAnsi="Arial" w:cs="Arial"/>
          <w:color w:val="000000"/>
          <w:sz w:val="36"/>
          <w:szCs w:val="36"/>
          <w:lang w:bidi="hi-IN"/>
        </w:rPr>
        <w:t xml:space="preserve">na# kalpantAM , </w:t>
      </w:r>
    </w:p>
    <w:p w14:paraId="095120E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868760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A845C7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~MviqttaM 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vitti#Sca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32DBC8A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BUqtaM ca# m</w:t>
      </w:r>
      <w:r w:rsidR="00665208">
        <w:rPr>
          <w:rFonts w:ascii="Arial" w:hAnsi="Arial" w:cs="Arial"/>
          <w:color w:val="000000"/>
          <w:sz w:val="36"/>
          <w:szCs w:val="36"/>
          <w:lang w:bidi="hi-IN"/>
        </w:rPr>
        <w:t>E</w:t>
      </w:r>
      <w:proofErr w:type="gramStart"/>
      <w:r>
        <w:rPr>
          <w:rFonts w:ascii="Arial" w:hAnsi="Arial" w:cs="Arial"/>
          <w:color w:val="000000"/>
          <w:sz w:val="36"/>
          <w:szCs w:val="36"/>
          <w:lang w:bidi="hi-IN"/>
        </w:rPr>
        <w:t>,q</w:t>
      </w:r>
      <w:proofErr w:type="gram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BUti#Sca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p>
    <w:p w14:paraId="34AD617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vasu#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vasaqtiSca#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p>
    <w:p w14:paraId="7A81184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karma# 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Sakti#Sca m</w:t>
      </w:r>
      <w:r w:rsidR="00665208">
        <w:rPr>
          <w:rFonts w:ascii="Arial" w:hAnsi="Arial" w:cs="Arial"/>
          <w:color w:val="000000"/>
          <w:sz w:val="36"/>
          <w:szCs w:val="36"/>
          <w:lang w:bidi="hi-IN"/>
        </w:rPr>
        <w:t>E</w:t>
      </w:r>
      <w:r>
        <w:rPr>
          <w:rFonts w:ascii="Arial" w:hAnsi="Arial" w:cs="Arial"/>
          <w:color w:val="000000"/>
          <w:sz w:val="36"/>
          <w:szCs w:val="36"/>
          <w:lang w:bidi="hi-IN"/>
        </w:rPr>
        <w:t>q,</w:t>
      </w:r>
    </w:p>
    <w:p w14:paraId="458D33E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50D3C7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&amp;rtha#Sca maq,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sidR="00665208">
        <w:rPr>
          <w:rFonts w:ascii="Arial" w:hAnsi="Arial" w:cs="Arial"/>
          <w:color w:val="000000"/>
          <w:sz w:val="36"/>
          <w:szCs w:val="36"/>
          <w:lang w:bidi="hi-IN"/>
        </w:rPr>
        <w:t>E</w:t>
      </w:r>
      <w:r>
        <w:rPr>
          <w:rFonts w:ascii="Arial" w:hAnsi="Arial" w:cs="Arial"/>
          <w:color w:val="000000"/>
          <w:sz w:val="36"/>
          <w:szCs w:val="36"/>
          <w:lang w:bidi="hi-IN"/>
        </w:rPr>
        <w:t>ma#Sca maq,</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77D6BF9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iti#Sca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gati#Sca m</w:t>
      </w:r>
      <w:r w:rsidR="00665208">
        <w:rPr>
          <w:rFonts w:ascii="Arial" w:hAnsi="Arial" w:cs="Arial"/>
          <w:color w:val="000000"/>
          <w:sz w:val="36"/>
          <w:szCs w:val="36"/>
          <w:lang w:bidi="hi-IN"/>
        </w:rPr>
        <w:t>E</w:t>
      </w:r>
      <w:r>
        <w:rPr>
          <w:rFonts w:ascii="Arial" w:hAnsi="Arial" w:cs="Arial"/>
          <w:color w:val="000000"/>
          <w:sz w:val="36"/>
          <w:szCs w:val="36"/>
          <w:lang w:bidi="hi-IN"/>
        </w:rPr>
        <w:t xml:space="preserve"> || 5 (32)</w:t>
      </w:r>
    </w:p>
    <w:p w14:paraId="0480A31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ShaShThaH anuvAkaH</w:t>
      </w:r>
    </w:p>
    <w:p w14:paraId="55FDEC8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aqgniSca# maq indra#Sca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s</w:t>
      </w:r>
      <w:r w:rsidR="00665208">
        <w:rPr>
          <w:rFonts w:ascii="Arial" w:hAnsi="Arial" w:cs="Arial"/>
          <w:color w:val="000000"/>
          <w:sz w:val="36"/>
          <w:szCs w:val="36"/>
          <w:lang w:bidi="hi-IN"/>
        </w:rPr>
        <w:t>O</w:t>
      </w:r>
      <w:r>
        <w:rPr>
          <w:rFonts w:ascii="Arial" w:hAnsi="Arial" w:cs="Arial"/>
          <w:color w:val="000000"/>
          <w:sz w:val="36"/>
          <w:szCs w:val="36"/>
          <w:lang w:bidi="hi-IN"/>
        </w:rPr>
        <w:t>ma#Sca maq indra#Sca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0968710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saviqtA ca# maq indra#Sca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sara#svatI ca maq indra#Sca m</w:t>
      </w:r>
      <w:r w:rsidR="00665208">
        <w:rPr>
          <w:rFonts w:ascii="Arial" w:hAnsi="Arial" w:cs="Arial"/>
          <w:color w:val="000000"/>
          <w:sz w:val="36"/>
          <w:szCs w:val="36"/>
          <w:lang w:bidi="hi-IN"/>
        </w:rPr>
        <w:t>E</w:t>
      </w:r>
      <w:r>
        <w:rPr>
          <w:rFonts w:ascii="Arial" w:hAnsi="Arial" w:cs="Arial"/>
          <w:color w:val="000000"/>
          <w:sz w:val="36"/>
          <w:szCs w:val="36"/>
          <w:lang w:bidi="hi-IN"/>
        </w:rPr>
        <w:t>,</w:t>
      </w:r>
    </w:p>
    <w:p w14:paraId="06C40B6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9F658A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pUqShA ca# maq indra#Sca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bRuhaqspati#Sca maq indra#Sca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6AB4615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miqtraSca# maq indra#Sca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varu#NaSca maq indra#Sca m</w:t>
      </w:r>
      <w:r w:rsidR="00665208">
        <w:rPr>
          <w:rFonts w:ascii="Arial" w:hAnsi="Arial" w:cs="Arial"/>
          <w:color w:val="000000"/>
          <w:sz w:val="36"/>
          <w:szCs w:val="36"/>
          <w:lang w:bidi="hi-IN"/>
        </w:rPr>
        <w:t>E</w:t>
      </w:r>
      <w:r>
        <w:rPr>
          <w:rFonts w:ascii="Arial" w:hAnsi="Arial" w:cs="Arial"/>
          <w:color w:val="000000"/>
          <w:sz w:val="36"/>
          <w:szCs w:val="36"/>
          <w:lang w:bidi="hi-IN"/>
        </w:rPr>
        <w:t>q,</w:t>
      </w:r>
    </w:p>
    <w:p w14:paraId="250698C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91ED14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tvaShTA# ca maq indra#Sca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dhAqtA ca# maq indra#Sca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p>
    <w:p w14:paraId="7E50186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gramStart"/>
      <w:r>
        <w:rPr>
          <w:rFonts w:ascii="Arial" w:hAnsi="Arial" w:cs="Arial"/>
          <w:color w:val="000000"/>
          <w:sz w:val="36"/>
          <w:szCs w:val="36"/>
          <w:lang w:bidi="hi-IN"/>
        </w:rPr>
        <w:t>viShNu#</w:t>
      </w:r>
      <w:proofErr w:type="gramEnd"/>
      <w:r>
        <w:rPr>
          <w:rFonts w:ascii="Arial" w:hAnsi="Arial" w:cs="Arial"/>
          <w:color w:val="000000"/>
          <w:sz w:val="36"/>
          <w:szCs w:val="36"/>
          <w:lang w:bidi="hi-IN"/>
        </w:rPr>
        <w:t>Sca maq indra#Sca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&amp;Svinau# ca maq indra#Sca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61C48E9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CA0189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maqruta#Sca maq indra#Sca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viSv</w:t>
      </w:r>
      <w:r w:rsidR="00665208">
        <w:rPr>
          <w:rFonts w:ascii="Arial" w:hAnsi="Arial" w:cs="Arial"/>
          <w:color w:val="000000"/>
          <w:sz w:val="36"/>
          <w:szCs w:val="36"/>
          <w:lang w:bidi="hi-IN"/>
        </w:rPr>
        <w:t>E</w:t>
      </w:r>
      <w:r>
        <w:rPr>
          <w:rFonts w:ascii="Arial" w:hAnsi="Arial" w:cs="Arial"/>
          <w:color w:val="000000"/>
          <w:sz w:val="36"/>
          <w:szCs w:val="36"/>
          <w:lang w:bidi="hi-IN"/>
        </w:rPr>
        <w:t># ca m</w:t>
      </w:r>
      <w:r w:rsidR="00665208">
        <w:rPr>
          <w:rFonts w:ascii="Arial" w:hAnsi="Arial" w:cs="Arial"/>
          <w:color w:val="000000"/>
          <w:sz w:val="36"/>
          <w:szCs w:val="36"/>
          <w:lang w:bidi="hi-IN"/>
        </w:rPr>
        <w:t>E</w:t>
      </w:r>
      <w:r>
        <w:rPr>
          <w:rFonts w:ascii="Arial" w:hAnsi="Arial" w:cs="Arial"/>
          <w:color w:val="000000"/>
          <w:sz w:val="36"/>
          <w:szCs w:val="36"/>
          <w:lang w:bidi="hi-IN"/>
        </w:rPr>
        <w:t>, d</w:t>
      </w:r>
      <w:r w:rsidR="00665208">
        <w:rPr>
          <w:rFonts w:ascii="Arial" w:hAnsi="Arial" w:cs="Arial"/>
          <w:color w:val="000000"/>
          <w:sz w:val="36"/>
          <w:szCs w:val="36"/>
          <w:lang w:bidi="hi-IN"/>
        </w:rPr>
        <w:t>E</w:t>
      </w:r>
      <w:r>
        <w:rPr>
          <w:rFonts w:ascii="Arial" w:hAnsi="Arial" w:cs="Arial"/>
          <w:color w:val="000000"/>
          <w:sz w:val="36"/>
          <w:szCs w:val="36"/>
          <w:lang w:bidi="hi-IN"/>
        </w:rPr>
        <w:t>qvA indra#Sca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34DC46D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pRuthiqvI ca# maq indra#Sca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t xml:space="preserve"> &amp;ntari#kShaM ca maq indra#Sca m</w:t>
      </w:r>
      <w:r w:rsidR="00665208">
        <w:rPr>
          <w:rFonts w:ascii="Arial" w:hAnsi="Arial" w:cs="Arial"/>
          <w:color w:val="000000"/>
          <w:sz w:val="36"/>
          <w:szCs w:val="36"/>
          <w:lang w:bidi="hi-IN"/>
        </w:rPr>
        <w:t>E</w:t>
      </w:r>
      <w:r>
        <w:rPr>
          <w:rFonts w:ascii="Arial" w:hAnsi="Arial" w:cs="Arial"/>
          <w:color w:val="000000"/>
          <w:sz w:val="36"/>
          <w:szCs w:val="36"/>
          <w:lang w:bidi="hi-IN"/>
        </w:rPr>
        <w:t>q,</w:t>
      </w:r>
    </w:p>
    <w:p w14:paraId="0196E58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4F1093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dyauSca# maq indra#Sca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diSa#Sca maq indra#Sca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7DFB8F9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mUqrdhA ca# maq indra#Sca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praqjApa#tiSca maq indra#Sca m</w:t>
      </w:r>
      <w:r w:rsidR="00665208">
        <w:rPr>
          <w:rFonts w:ascii="Arial" w:hAnsi="Arial" w:cs="Arial"/>
          <w:color w:val="000000"/>
          <w:sz w:val="36"/>
          <w:szCs w:val="36"/>
          <w:lang w:bidi="hi-IN"/>
        </w:rPr>
        <w:t>E</w:t>
      </w:r>
      <w:r>
        <w:rPr>
          <w:rFonts w:ascii="Arial" w:hAnsi="Arial" w:cs="Arial"/>
          <w:color w:val="000000"/>
          <w:sz w:val="36"/>
          <w:szCs w:val="36"/>
          <w:lang w:bidi="hi-IN"/>
        </w:rPr>
        <w:tab/>
        <w:t xml:space="preserve"> || 6 (21)</w:t>
      </w:r>
    </w:p>
    <w:p w14:paraId="36C1A9C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E9B25D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saptam</w:t>
      </w:r>
      <w:r w:rsidR="00665208">
        <w:rPr>
          <w:rFonts w:ascii="Arial" w:hAnsi="Arial" w:cs="Arial"/>
          <w:color w:val="000000"/>
          <w:sz w:val="36"/>
          <w:szCs w:val="36"/>
          <w:lang w:bidi="hi-IN"/>
        </w:rPr>
        <w:t>O</w:t>
      </w:r>
      <w:r>
        <w:rPr>
          <w:rFonts w:ascii="Arial" w:hAnsi="Arial" w:cs="Arial"/>
          <w:color w:val="000000"/>
          <w:sz w:val="36"/>
          <w:szCs w:val="36"/>
          <w:lang w:bidi="hi-IN"/>
        </w:rPr>
        <w:t xml:space="preserve"> &amp;nuvAkaH</w:t>
      </w:r>
    </w:p>
    <w:p w14:paraId="6106735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aq(gm)qSuSca#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raqSmiScaqm</w:t>
      </w:r>
      <w:r w:rsidR="00665208">
        <w:rPr>
          <w:rFonts w:ascii="Arial" w:hAnsi="Arial" w:cs="Arial"/>
          <w:color w:val="000000"/>
          <w:sz w:val="36"/>
          <w:szCs w:val="36"/>
          <w:lang w:bidi="hi-IN"/>
        </w:rPr>
        <w:t>E</w:t>
      </w:r>
      <w:r>
        <w:rPr>
          <w:rFonts w:ascii="Arial" w:hAnsi="Arial" w:cs="Arial"/>
          <w:color w:val="000000"/>
          <w:sz w:val="36"/>
          <w:szCs w:val="36"/>
          <w:lang w:bidi="hi-IN"/>
        </w:rPr>
        <w:t>,</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 </w:t>
      </w:r>
    </w:p>
    <w:p w14:paraId="4F83446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&amp;dA$ByaScaq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&amp;dhi#patiSca ma,</w:t>
      </w:r>
    </w:p>
    <w:p w14:paraId="79E3993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upAq(gm)qSuSca#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&amp;ntaryAqmaSca# ma, </w:t>
      </w:r>
      <w:r>
        <w:rPr>
          <w:rFonts w:ascii="Arial" w:hAnsi="Arial" w:cs="Arial"/>
          <w:color w:val="000000"/>
          <w:sz w:val="36"/>
          <w:szCs w:val="36"/>
          <w:lang w:bidi="hi-IN"/>
        </w:rPr>
        <w:tab/>
      </w:r>
      <w:r>
        <w:rPr>
          <w:rFonts w:ascii="Arial" w:hAnsi="Arial" w:cs="Arial"/>
          <w:color w:val="000000"/>
          <w:sz w:val="36"/>
          <w:szCs w:val="36"/>
          <w:lang w:bidi="hi-IN"/>
        </w:rPr>
        <w:tab/>
        <w:t xml:space="preserve"> </w:t>
      </w:r>
    </w:p>
    <w:p w14:paraId="2B7A2B4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aindravAyaqvaSca#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maitrAvaruqNaSca# ma,</w:t>
      </w:r>
    </w:p>
    <w:p w14:paraId="08DBEBB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7EF5F1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ASviqnaSca#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pratipraqsthAna#Sca m</w:t>
      </w:r>
      <w:r w:rsidR="00665208">
        <w:rPr>
          <w:rFonts w:ascii="Arial" w:hAnsi="Arial" w:cs="Arial"/>
          <w:color w:val="000000"/>
          <w:sz w:val="36"/>
          <w:szCs w:val="36"/>
          <w:lang w:bidi="hi-IN"/>
        </w:rPr>
        <w:t>E</w:t>
      </w:r>
      <w:r>
        <w:rPr>
          <w:rFonts w:ascii="Arial" w:hAnsi="Arial" w:cs="Arial"/>
          <w:color w:val="000000"/>
          <w:sz w:val="36"/>
          <w:szCs w:val="36"/>
          <w:lang w:bidi="hi-IN"/>
        </w:rPr>
        <w:t>,</w:t>
      </w:r>
      <w:r>
        <w:rPr>
          <w:rFonts w:ascii="Arial" w:hAnsi="Arial" w:cs="Arial"/>
          <w:color w:val="000000"/>
          <w:sz w:val="36"/>
          <w:szCs w:val="36"/>
          <w:lang w:bidi="hi-IN"/>
        </w:rPr>
        <w:tab/>
      </w:r>
    </w:p>
    <w:p w14:paraId="351EEBD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SuqkraSca#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maqnthI ca# ma,</w:t>
      </w:r>
    </w:p>
    <w:p w14:paraId="7E4B4B4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AgrayaqNaSca#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vaiSvad</w:t>
      </w:r>
      <w:r w:rsidR="00665208">
        <w:rPr>
          <w:rFonts w:ascii="Arial" w:hAnsi="Arial" w:cs="Arial"/>
          <w:color w:val="000000"/>
          <w:sz w:val="36"/>
          <w:szCs w:val="36"/>
          <w:lang w:bidi="hi-IN"/>
        </w:rPr>
        <w:t>E</w:t>
      </w:r>
      <w:r>
        <w:rPr>
          <w:rFonts w:ascii="Arial" w:hAnsi="Arial" w:cs="Arial"/>
          <w:color w:val="000000"/>
          <w:sz w:val="36"/>
          <w:szCs w:val="36"/>
          <w:lang w:bidi="hi-IN"/>
        </w:rPr>
        <w:t>qvaSca#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29940CB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dhruqvaSca#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vaiSvAnaqraSca# ma,</w:t>
      </w:r>
    </w:p>
    <w:p w14:paraId="2FB93A4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FFD6F2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RutugraqhASca#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&amp;tigrAqhyA$Sca ma, </w:t>
      </w:r>
      <w:r>
        <w:rPr>
          <w:rFonts w:ascii="Arial" w:hAnsi="Arial" w:cs="Arial"/>
          <w:color w:val="000000"/>
          <w:sz w:val="36"/>
          <w:szCs w:val="36"/>
          <w:lang w:bidi="hi-IN"/>
        </w:rPr>
        <w:tab/>
      </w:r>
      <w:r>
        <w:rPr>
          <w:rFonts w:ascii="Arial" w:hAnsi="Arial" w:cs="Arial"/>
          <w:color w:val="000000"/>
          <w:sz w:val="36"/>
          <w:szCs w:val="36"/>
          <w:lang w:bidi="hi-IN"/>
        </w:rPr>
        <w:tab/>
      </w:r>
    </w:p>
    <w:p w14:paraId="689F638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aindrAqgnaSca#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vaiSvad</w:t>
      </w:r>
      <w:r w:rsidR="00665208">
        <w:rPr>
          <w:rFonts w:ascii="Arial" w:hAnsi="Arial" w:cs="Arial"/>
          <w:color w:val="000000"/>
          <w:sz w:val="36"/>
          <w:szCs w:val="36"/>
          <w:lang w:bidi="hi-IN"/>
        </w:rPr>
        <w:t>E</w:t>
      </w:r>
      <w:r>
        <w:rPr>
          <w:rFonts w:ascii="Arial" w:hAnsi="Arial" w:cs="Arial"/>
          <w:color w:val="000000"/>
          <w:sz w:val="36"/>
          <w:szCs w:val="36"/>
          <w:lang w:bidi="hi-IN"/>
        </w:rPr>
        <w:t>qvaSca# m</w:t>
      </w:r>
      <w:r w:rsidR="00665208">
        <w:rPr>
          <w:rFonts w:ascii="Arial" w:hAnsi="Arial" w:cs="Arial"/>
          <w:color w:val="000000"/>
          <w:sz w:val="36"/>
          <w:szCs w:val="36"/>
          <w:lang w:bidi="hi-IN"/>
        </w:rPr>
        <w:t>E</w:t>
      </w:r>
      <w:r>
        <w:rPr>
          <w:rFonts w:ascii="Arial" w:hAnsi="Arial" w:cs="Arial"/>
          <w:color w:val="000000"/>
          <w:sz w:val="36"/>
          <w:szCs w:val="36"/>
          <w:lang w:bidi="hi-IN"/>
        </w:rPr>
        <w:t>,</w:t>
      </w:r>
    </w:p>
    <w:p w14:paraId="45B9D27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marutvaqtIyA$Sca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mAh</w:t>
      </w:r>
      <w:r w:rsidR="00665208">
        <w:rPr>
          <w:rFonts w:ascii="Arial" w:hAnsi="Arial" w:cs="Arial"/>
          <w:color w:val="000000"/>
          <w:sz w:val="36"/>
          <w:szCs w:val="36"/>
          <w:lang w:bidi="hi-IN"/>
        </w:rPr>
        <w:t>E</w:t>
      </w:r>
      <w:r>
        <w:rPr>
          <w:rFonts w:ascii="Arial" w:hAnsi="Arial" w:cs="Arial"/>
          <w:color w:val="000000"/>
          <w:sz w:val="36"/>
          <w:szCs w:val="36"/>
          <w:lang w:bidi="hi-IN"/>
        </w:rPr>
        <w:t xml:space="preserve">qndraSca# ma,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04CCD1D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AdiqtyaSca#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sAviqtraSca# m</w:t>
      </w:r>
      <w:r w:rsidR="00665208">
        <w:rPr>
          <w:rFonts w:ascii="Arial" w:hAnsi="Arial" w:cs="Arial"/>
          <w:color w:val="000000"/>
          <w:sz w:val="36"/>
          <w:szCs w:val="36"/>
          <w:lang w:bidi="hi-IN"/>
        </w:rPr>
        <w:t>E</w:t>
      </w:r>
      <w:r>
        <w:rPr>
          <w:rFonts w:ascii="Arial" w:hAnsi="Arial" w:cs="Arial"/>
          <w:color w:val="000000"/>
          <w:sz w:val="36"/>
          <w:szCs w:val="36"/>
          <w:lang w:bidi="hi-IN"/>
        </w:rPr>
        <w:t>,</w:t>
      </w:r>
    </w:p>
    <w:p w14:paraId="409AE31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1060BB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sArasvaqtaSca#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pauqShNaSca#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2FFB838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pAtnIvaqtaSca#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hAriy</w:t>
      </w:r>
      <w:r w:rsidR="00665208">
        <w:rPr>
          <w:rFonts w:ascii="Arial" w:hAnsi="Arial" w:cs="Arial"/>
          <w:color w:val="000000"/>
          <w:sz w:val="36"/>
          <w:szCs w:val="36"/>
          <w:lang w:bidi="hi-IN"/>
        </w:rPr>
        <w:t>O</w:t>
      </w:r>
      <w:r>
        <w:rPr>
          <w:rFonts w:ascii="Arial" w:hAnsi="Arial" w:cs="Arial"/>
          <w:color w:val="000000"/>
          <w:sz w:val="36"/>
          <w:szCs w:val="36"/>
          <w:lang w:bidi="hi-IN"/>
        </w:rPr>
        <w:t>jaqnaSca#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 7 (28)</w:t>
      </w:r>
    </w:p>
    <w:p w14:paraId="5EF2BAE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0F8DB0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aShTham</w:t>
      </w:r>
      <w:r w:rsidR="00665208">
        <w:rPr>
          <w:rFonts w:ascii="Arial" w:hAnsi="Arial" w:cs="Arial"/>
          <w:color w:val="000000"/>
          <w:sz w:val="36"/>
          <w:szCs w:val="36"/>
          <w:lang w:bidi="hi-IN"/>
        </w:rPr>
        <w:t>O</w:t>
      </w:r>
      <w:r>
        <w:rPr>
          <w:rFonts w:ascii="Arial" w:hAnsi="Arial" w:cs="Arial"/>
          <w:color w:val="000000"/>
          <w:sz w:val="36"/>
          <w:szCs w:val="36"/>
          <w:lang w:bidi="hi-IN"/>
        </w:rPr>
        <w:t xml:space="preserve"> &amp;nuvAkaH</w:t>
      </w:r>
    </w:p>
    <w:p w14:paraId="05F679D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iqddhmaSca#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baqrhiSca#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5BAD546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v</w:t>
      </w:r>
      <w:r w:rsidR="00665208">
        <w:rPr>
          <w:rFonts w:ascii="Arial" w:hAnsi="Arial" w:cs="Arial"/>
          <w:color w:val="000000"/>
          <w:sz w:val="36"/>
          <w:szCs w:val="36"/>
          <w:lang w:bidi="hi-IN"/>
        </w:rPr>
        <w:t>E</w:t>
      </w:r>
      <w:r>
        <w:rPr>
          <w:rFonts w:ascii="Arial" w:hAnsi="Arial" w:cs="Arial"/>
          <w:color w:val="000000"/>
          <w:sz w:val="36"/>
          <w:szCs w:val="36"/>
          <w:lang w:bidi="hi-IN"/>
        </w:rPr>
        <w:t>di#Sca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dhiShNi#yASca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p>
    <w:p w14:paraId="238C7DD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sruca#Sca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camaqsASca#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p>
    <w:p w14:paraId="5FC55DD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grAvA#NaSca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svara#vaSca ma,</w:t>
      </w:r>
    </w:p>
    <w:p w14:paraId="31AD5FF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3483BC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uparaqvASca#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&amp;dhiqShava#N</w:t>
      </w:r>
      <w:r w:rsidR="00665208">
        <w:rPr>
          <w:rFonts w:ascii="Arial" w:hAnsi="Arial" w:cs="Arial"/>
          <w:color w:val="000000"/>
          <w:sz w:val="36"/>
          <w:szCs w:val="36"/>
          <w:lang w:bidi="hi-IN"/>
        </w:rPr>
        <w:t>E</w:t>
      </w:r>
      <w:r>
        <w:rPr>
          <w:rFonts w:ascii="Arial" w:hAnsi="Arial" w:cs="Arial"/>
          <w:color w:val="000000"/>
          <w:sz w:val="36"/>
          <w:szCs w:val="36"/>
          <w:lang w:bidi="hi-IN"/>
        </w:rPr>
        <w:t xml:space="preserve">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652B584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dr</w:t>
      </w:r>
      <w:r w:rsidR="00665208">
        <w:rPr>
          <w:rFonts w:ascii="Arial" w:hAnsi="Arial" w:cs="Arial"/>
          <w:color w:val="000000"/>
          <w:sz w:val="36"/>
          <w:szCs w:val="36"/>
          <w:lang w:bidi="hi-IN"/>
        </w:rPr>
        <w:t>O</w:t>
      </w:r>
      <w:r>
        <w:rPr>
          <w:rFonts w:ascii="Arial" w:hAnsi="Arial" w:cs="Arial"/>
          <w:color w:val="000000"/>
          <w:sz w:val="36"/>
          <w:szCs w:val="36"/>
          <w:lang w:bidi="hi-IN"/>
        </w:rPr>
        <w:t>NakalaqSaSca#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vAyaqvyA#ni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4AE7759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pUtaqBRucca# ma,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AdhavaqnIya#Sca maq, </w:t>
      </w:r>
    </w:p>
    <w:p w14:paraId="2C96DFB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AgnI$dhraM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haviqrdhAna#M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33127D9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7684C6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gRuqhASca#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sada#Sca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t xml:space="preserve"> </w:t>
      </w:r>
    </w:p>
    <w:p w14:paraId="27485A7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pur</w:t>
      </w:r>
      <w:r w:rsidR="00665208">
        <w:rPr>
          <w:rFonts w:ascii="Arial" w:hAnsi="Arial" w:cs="Arial"/>
          <w:color w:val="000000"/>
          <w:sz w:val="36"/>
          <w:szCs w:val="36"/>
          <w:lang w:bidi="hi-IN"/>
        </w:rPr>
        <w:t>O</w:t>
      </w:r>
      <w:r>
        <w:rPr>
          <w:rFonts w:ascii="Arial" w:hAnsi="Arial" w:cs="Arial"/>
          <w:color w:val="000000"/>
          <w:sz w:val="36"/>
          <w:szCs w:val="36"/>
          <w:lang w:bidi="hi-IN"/>
        </w:rPr>
        <w:t>qDASA$Sca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pacaqtASca# m</w:t>
      </w:r>
      <w:r w:rsidR="00665208">
        <w:rPr>
          <w:rFonts w:ascii="Arial" w:hAnsi="Arial" w:cs="Arial"/>
          <w:color w:val="000000"/>
          <w:sz w:val="36"/>
          <w:szCs w:val="36"/>
          <w:lang w:bidi="hi-IN"/>
        </w:rPr>
        <w:t>E</w:t>
      </w:r>
      <w:r>
        <w:rPr>
          <w:rFonts w:ascii="Arial" w:hAnsi="Arial" w:cs="Arial"/>
          <w:color w:val="000000"/>
          <w:sz w:val="36"/>
          <w:szCs w:val="36"/>
          <w:lang w:bidi="hi-IN"/>
        </w:rPr>
        <w:t>,</w:t>
      </w:r>
    </w:p>
    <w:p w14:paraId="1DC29C6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&amp;vaBRuqthaSca#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svagAkAqraSca#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 8 (22)</w:t>
      </w:r>
    </w:p>
    <w:p w14:paraId="4DF634B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950430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navam</w:t>
      </w:r>
      <w:r w:rsidR="00665208">
        <w:rPr>
          <w:rFonts w:ascii="Arial" w:hAnsi="Arial" w:cs="Arial"/>
          <w:color w:val="000000"/>
          <w:sz w:val="36"/>
          <w:szCs w:val="36"/>
          <w:lang w:bidi="hi-IN"/>
        </w:rPr>
        <w:t>O</w:t>
      </w:r>
      <w:r>
        <w:rPr>
          <w:rFonts w:ascii="Arial" w:hAnsi="Arial" w:cs="Arial"/>
          <w:color w:val="000000"/>
          <w:sz w:val="36"/>
          <w:szCs w:val="36"/>
          <w:lang w:bidi="hi-IN"/>
        </w:rPr>
        <w:t xml:space="preserve"> &amp;nuvAkaH</w:t>
      </w:r>
    </w:p>
    <w:p w14:paraId="1727CCB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aqgniSca#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GaqrmaSca# m</w:t>
      </w:r>
      <w:r w:rsidR="00665208">
        <w:rPr>
          <w:rFonts w:ascii="Arial" w:hAnsi="Arial" w:cs="Arial"/>
          <w:color w:val="000000"/>
          <w:sz w:val="36"/>
          <w:szCs w:val="36"/>
          <w:lang w:bidi="hi-IN"/>
        </w:rPr>
        <w:t>E</w:t>
      </w:r>
      <w:r>
        <w:rPr>
          <w:rFonts w:ascii="Arial" w:hAnsi="Arial" w:cs="Arial"/>
          <w:color w:val="000000"/>
          <w:sz w:val="36"/>
          <w:szCs w:val="36"/>
          <w:lang w:bidi="hi-IN"/>
        </w:rPr>
        <w:t>q</w:t>
      </w:r>
      <w:r>
        <w:rPr>
          <w:rFonts w:ascii="Arial" w:hAnsi="Arial" w:cs="Arial"/>
          <w:color w:val="000000"/>
          <w:sz w:val="36"/>
          <w:szCs w:val="36"/>
          <w:lang w:bidi="hi-IN"/>
        </w:rPr>
        <w:tab/>
        <w:t xml:space="preserve"> </w:t>
      </w:r>
    </w:p>
    <w:p w14:paraId="6CE46CD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&amp;rkaSca#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sUrya#Sca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1230DD2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prAqNaSca#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&amp;Svam</w:t>
      </w:r>
      <w:r w:rsidR="00665208">
        <w:rPr>
          <w:rFonts w:ascii="Arial" w:hAnsi="Arial" w:cs="Arial"/>
          <w:color w:val="000000"/>
          <w:sz w:val="36"/>
          <w:szCs w:val="36"/>
          <w:lang w:bidi="hi-IN"/>
        </w:rPr>
        <w:t>E</w:t>
      </w:r>
      <w:r>
        <w:rPr>
          <w:rFonts w:ascii="Arial" w:hAnsi="Arial" w:cs="Arial"/>
          <w:color w:val="000000"/>
          <w:sz w:val="36"/>
          <w:szCs w:val="36"/>
          <w:lang w:bidi="hi-IN"/>
        </w:rPr>
        <w:t>qdhaSca#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p>
    <w:p w14:paraId="77A0379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pRuthiqvI caq m</w:t>
      </w:r>
      <w:r w:rsidR="00665208">
        <w:rPr>
          <w:rFonts w:ascii="Arial" w:hAnsi="Arial" w:cs="Arial"/>
          <w:color w:val="000000"/>
          <w:sz w:val="36"/>
          <w:szCs w:val="36"/>
          <w:lang w:bidi="hi-IN"/>
        </w:rPr>
        <w:t>E</w:t>
      </w:r>
      <w:r>
        <w:rPr>
          <w:rFonts w:ascii="Arial" w:hAnsi="Arial" w:cs="Arial"/>
          <w:color w:val="000000"/>
          <w:sz w:val="36"/>
          <w:szCs w:val="36"/>
          <w:lang w:bidi="hi-IN"/>
        </w:rPr>
        <w:t>,</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&amp;di#tiSca m</w:t>
      </w:r>
      <w:r w:rsidR="00665208">
        <w:rPr>
          <w:rFonts w:ascii="Arial" w:hAnsi="Arial" w:cs="Arial"/>
          <w:color w:val="000000"/>
          <w:sz w:val="36"/>
          <w:szCs w:val="36"/>
          <w:lang w:bidi="hi-IN"/>
        </w:rPr>
        <w:t>E</w:t>
      </w:r>
      <w:r>
        <w:rPr>
          <w:rFonts w:ascii="Arial" w:hAnsi="Arial" w:cs="Arial"/>
          <w:color w:val="000000"/>
          <w:sz w:val="36"/>
          <w:szCs w:val="36"/>
          <w:lang w:bidi="hi-IN"/>
        </w:rPr>
        <w:t>q,</w:t>
      </w:r>
    </w:p>
    <w:p w14:paraId="58819EA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 </w:t>
      </w:r>
    </w:p>
    <w:p w14:paraId="7FB158B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diti#Sca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dyauSca# m</w:t>
      </w:r>
      <w:r w:rsidR="00665208">
        <w:rPr>
          <w:rFonts w:ascii="Arial" w:hAnsi="Arial" w:cs="Arial"/>
          <w:color w:val="000000"/>
          <w:sz w:val="36"/>
          <w:szCs w:val="36"/>
          <w:lang w:bidi="hi-IN"/>
        </w:rPr>
        <w:t>E</w:t>
      </w:r>
      <w:r>
        <w:rPr>
          <w:rFonts w:ascii="Arial" w:hAnsi="Arial" w:cs="Arial"/>
          <w:color w:val="000000"/>
          <w:sz w:val="36"/>
          <w:szCs w:val="36"/>
          <w:lang w:bidi="hi-IN"/>
        </w:rPr>
        <w:t>q,</w:t>
      </w:r>
    </w:p>
    <w:p w14:paraId="51A6619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Sakva#rIraq~ggula#y</w:t>
      </w:r>
      <w:r w:rsidR="00665208">
        <w:rPr>
          <w:rFonts w:ascii="Arial" w:hAnsi="Arial" w:cs="Arial"/>
          <w:color w:val="000000"/>
          <w:sz w:val="36"/>
          <w:szCs w:val="36"/>
          <w:lang w:bidi="hi-IN"/>
        </w:rPr>
        <w:t>O</w:t>
      </w:r>
      <w:r>
        <w:rPr>
          <w:rFonts w:ascii="Arial" w:hAnsi="Arial" w:cs="Arial"/>
          <w:color w:val="000000"/>
          <w:sz w:val="36"/>
          <w:szCs w:val="36"/>
          <w:lang w:bidi="hi-IN"/>
        </w:rPr>
        <w:t>q diSa#Sca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t>yaqj~j</w:t>
      </w:r>
      <w:r w:rsidR="00665208">
        <w:rPr>
          <w:rFonts w:ascii="Arial" w:hAnsi="Arial" w:cs="Arial"/>
          <w:color w:val="000000"/>
          <w:sz w:val="36"/>
          <w:szCs w:val="36"/>
          <w:lang w:bidi="hi-IN"/>
        </w:rPr>
        <w:t>E</w:t>
      </w:r>
      <w:r>
        <w:rPr>
          <w:rFonts w:ascii="Arial" w:hAnsi="Arial" w:cs="Arial"/>
          <w:color w:val="000000"/>
          <w:sz w:val="36"/>
          <w:szCs w:val="36"/>
          <w:lang w:bidi="hi-IN"/>
        </w:rPr>
        <w:t>na# kalpantAq-mRukca#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76F9CAE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sAma# 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st</w:t>
      </w:r>
      <w:r w:rsidR="00665208">
        <w:rPr>
          <w:rFonts w:ascii="Arial" w:hAnsi="Arial" w:cs="Arial"/>
          <w:color w:val="000000"/>
          <w:sz w:val="36"/>
          <w:szCs w:val="36"/>
          <w:lang w:bidi="hi-IN"/>
        </w:rPr>
        <w:t>O</w:t>
      </w:r>
      <w:r>
        <w:rPr>
          <w:rFonts w:ascii="Arial" w:hAnsi="Arial" w:cs="Arial"/>
          <w:color w:val="000000"/>
          <w:sz w:val="36"/>
          <w:szCs w:val="36"/>
          <w:lang w:bidi="hi-IN"/>
        </w:rPr>
        <w:t>ma#Sca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p>
    <w:p w14:paraId="67EA920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CF01B4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yaju#Sca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dIqkShA ca# m</w:t>
      </w:r>
      <w:r w:rsidR="00665208">
        <w:rPr>
          <w:rFonts w:ascii="Arial" w:hAnsi="Arial" w:cs="Arial"/>
          <w:color w:val="000000"/>
          <w:sz w:val="36"/>
          <w:szCs w:val="36"/>
          <w:lang w:bidi="hi-IN"/>
        </w:rPr>
        <w:t>E</w:t>
      </w:r>
      <w:r>
        <w:rPr>
          <w:rFonts w:ascii="Arial" w:hAnsi="Arial" w:cs="Arial"/>
          <w:color w:val="000000"/>
          <w:sz w:val="36"/>
          <w:szCs w:val="36"/>
          <w:lang w:bidi="hi-IN"/>
        </w:rPr>
        <w:t>q,</w:t>
      </w:r>
    </w:p>
    <w:p w14:paraId="1253A11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gramStart"/>
      <w:r>
        <w:rPr>
          <w:rFonts w:ascii="Arial" w:hAnsi="Arial" w:cs="Arial"/>
          <w:color w:val="000000"/>
          <w:sz w:val="36"/>
          <w:szCs w:val="36"/>
          <w:lang w:bidi="hi-IN"/>
        </w:rPr>
        <w:t>tapa#</w:t>
      </w:r>
      <w:proofErr w:type="gramEnd"/>
      <w:r>
        <w:rPr>
          <w:rFonts w:ascii="Arial" w:hAnsi="Arial" w:cs="Arial"/>
          <w:color w:val="000000"/>
          <w:sz w:val="36"/>
          <w:szCs w:val="36"/>
          <w:lang w:bidi="hi-IN"/>
        </w:rPr>
        <w:t xml:space="preserve">Sca ma,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RuqtuSca# m</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r>
        <w:rPr>
          <w:rFonts w:ascii="Arial" w:hAnsi="Arial" w:cs="Arial"/>
          <w:color w:val="000000"/>
          <w:sz w:val="36"/>
          <w:szCs w:val="36"/>
          <w:lang w:bidi="hi-IN"/>
        </w:rPr>
        <w:tab/>
      </w:r>
      <w:r>
        <w:rPr>
          <w:rFonts w:ascii="Arial" w:hAnsi="Arial" w:cs="Arial"/>
          <w:color w:val="000000"/>
          <w:sz w:val="36"/>
          <w:szCs w:val="36"/>
          <w:lang w:bidi="hi-IN"/>
        </w:rPr>
        <w:tab/>
      </w:r>
    </w:p>
    <w:p w14:paraId="2D5742C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vraqtaM ca# m</w:t>
      </w:r>
      <w:r w:rsidR="00665208">
        <w:rPr>
          <w:rFonts w:ascii="Arial" w:hAnsi="Arial" w:cs="Arial"/>
          <w:color w:val="000000"/>
          <w:sz w:val="36"/>
          <w:szCs w:val="36"/>
          <w:lang w:bidi="hi-IN"/>
        </w:rPr>
        <w:t>E</w:t>
      </w:r>
      <w:r>
        <w:rPr>
          <w:rFonts w:ascii="Arial" w:hAnsi="Arial" w:cs="Arial"/>
          <w:color w:val="000000"/>
          <w:sz w:val="36"/>
          <w:szCs w:val="36"/>
          <w:lang w:bidi="hi-IN"/>
        </w:rPr>
        <w:t>,</w:t>
      </w:r>
      <w:r>
        <w:rPr>
          <w:rFonts w:ascii="Arial" w:hAnsi="Arial" w:cs="Arial"/>
          <w:color w:val="000000"/>
          <w:sz w:val="36"/>
          <w:szCs w:val="36"/>
          <w:lang w:bidi="hi-IN"/>
        </w:rPr>
        <w:tab/>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&amp;h</w:t>
      </w:r>
      <w:r w:rsidR="00665208">
        <w:rPr>
          <w:rFonts w:ascii="Arial" w:hAnsi="Arial" w:cs="Arial"/>
          <w:color w:val="000000"/>
          <w:sz w:val="36"/>
          <w:szCs w:val="36"/>
          <w:lang w:bidi="hi-IN"/>
        </w:rPr>
        <w:t>O</w:t>
      </w:r>
      <w:r>
        <w:rPr>
          <w:rFonts w:ascii="Arial" w:hAnsi="Arial" w:cs="Arial"/>
          <w:color w:val="000000"/>
          <w:sz w:val="36"/>
          <w:szCs w:val="36"/>
          <w:lang w:bidi="hi-IN"/>
        </w:rPr>
        <w:t>rAqtray</w:t>
      </w:r>
      <w:r w:rsidR="00665208">
        <w:rPr>
          <w:rFonts w:ascii="Arial" w:hAnsi="Arial" w:cs="Arial"/>
          <w:color w:val="000000"/>
          <w:sz w:val="36"/>
          <w:szCs w:val="36"/>
          <w:lang w:bidi="hi-IN"/>
        </w:rPr>
        <w:t>O</w:t>
      </w:r>
      <w:r>
        <w:rPr>
          <w:rFonts w:ascii="Arial" w:hAnsi="Arial" w:cs="Arial"/>
          <w:color w:val="000000"/>
          <w:sz w:val="36"/>
          <w:szCs w:val="36"/>
          <w:lang w:bidi="hi-IN"/>
        </w:rPr>
        <w:t xml:space="preserve">$ rvRuqShTyA, </w:t>
      </w:r>
    </w:p>
    <w:p w14:paraId="07A97CD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bRu#hadrathantaqr</w:t>
      </w:r>
      <w:r w:rsidR="00665208">
        <w:rPr>
          <w:rFonts w:ascii="Arial" w:hAnsi="Arial" w:cs="Arial"/>
          <w:color w:val="000000"/>
          <w:sz w:val="36"/>
          <w:szCs w:val="36"/>
          <w:lang w:bidi="hi-IN"/>
        </w:rPr>
        <w:t>E</w:t>
      </w:r>
      <w:r>
        <w:rPr>
          <w:rFonts w:ascii="Arial" w:hAnsi="Arial" w:cs="Arial"/>
          <w:color w:val="000000"/>
          <w:sz w:val="36"/>
          <w:szCs w:val="36"/>
          <w:lang w:bidi="hi-IN"/>
        </w:rPr>
        <w:t xml:space="preserve">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yaqj~j</w:t>
      </w:r>
      <w:r w:rsidR="00665208">
        <w:rPr>
          <w:rFonts w:ascii="Arial" w:hAnsi="Arial" w:cs="Arial"/>
          <w:color w:val="000000"/>
          <w:sz w:val="36"/>
          <w:szCs w:val="36"/>
          <w:lang w:bidi="hi-IN"/>
        </w:rPr>
        <w:t>E</w:t>
      </w:r>
      <w:r>
        <w:rPr>
          <w:rFonts w:ascii="Arial" w:hAnsi="Arial" w:cs="Arial"/>
          <w:color w:val="000000"/>
          <w:sz w:val="36"/>
          <w:szCs w:val="36"/>
          <w:lang w:bidi="hi-IN"/>
        </w:rPr>
        <w:t>na# kalp</w:t>
      </w:r>
      <w:r w:rsidR="00665208">
        <w:rPr>
          <w:rFonts w:ascii="Arial" w:hAnsi="Arial" w:cs="Arial"/>
          <w:color w:val="000000"/>
          <w:sz w:val="36"/>
          <w:szCs w:val="36"/>
          <w:lang w:bidi="hi-IN"/>
        </w:rPr>
        <w:t>E</w:t>
      </w:r>
      <w:r>
        <w:rPr>
          <w:rFonts w:ascii="Arial" w:hAnsi="Arial" w:cs="Arial"/>
          <w:color w:val="000000"/>
          <w:sz w:val="36"/>
          <w:szCs w:val="36"/>
          <w:lang w:bidi="hi-IN"/>
        </w:rPr>
        <w:t>tAM || 9 (21)</w:t>
      </w:r>
    </w:p>
    <w:p w14:paraId="0C275F4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D7F2DD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daSam</w:t>
      </w:r>
      <w:r w:rsidR="00665208">
        <w:rPr>
          <w:rFonts w:ascii="Arial" w:hAnsi="Arial" w:cs="Arial"/>
          <w:color w:val="000000"/>
          <w:sz w:val="36"/>
          <w:szCs w:val="36"/>
          <w:lang w:bidi="hi-IN"/>
        </w:rPr>
        <w:t>O</w:t>
      </w:r>
      <w:r>
        <w:rPr>
          <w:rFonts w:ascii="Arial" w:hAnsi="Arial" w:cs="Arial"/>
          <w:color w:val="000000"/>
          <w:sz w:val="36"/>
          <w:szCs w:val="36"/>
          <w:lang w:bidi="hi-IN"/>
        </w:rPr>
        <w:t xml:space="preserve"> &amp;nuvAkaH</w:t>
      </w:r>
    </w:p>
    <w:p w14:paraId="730D6A8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garBA$Sca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vaqthsASca#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t xml:space="preserve"> </w:t>
      </w:r>
    </w:p>
    <w:p w14:paraId="64BD122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gramStart"/>
      <w:r>
        <w:rPr>
          <w:rFonts w:ascii="Arial" w:hAnsi="Arial" w:cs="Arial"/>
          <w:color w:val="000000"/>
          <w:sz w:val="36"/>
          <w:szCs w:val="36"/>
          <w:lang w:bidi="hi-IN"/>
        </w:rPr>
        <w:t>trvi#</w:t>
      </w:r>
      <w:proofErr w:type="gramEnd"/>
      <w:r>
        <w:rPr>
          <w:rFonts w:ascii="Arial" w:hAnsi="Arial" w:cs="Arial"/>
          <w:color w:val="000000"/>
          <w:sz w:val="36"/>
          <w:szCs w:val="36"/>
          <w:lang w:bidi="hi-IN"/>
        </w:rPr>
        <w:t>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trvIqca#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446DB90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dityaqvAT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dityauqhI 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p>
    <w:p w14:paraId="40604C7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pa~jcA#viSca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pa~jcAqvI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49621B9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3C8553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trivaqthsaSca#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trivaqthsA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4779895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turyaqvAT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turyauqhI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1C96226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paShThaqvAT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paShThauqhI ca# ma, </w:t>
      </w:r>
    </w:p>
    <w:p w14:paraId="46B2767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uqkShA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vaqSA ca# ma, </w:t>
      </w:r>
    </w:p>
    <w:p w14:paraId="4776F9F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A611B1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RuShaqBaSca#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v</w:t>
      </w:r>
      <w:r w:rsidR="00665208">
        <w:rPr>
          <w:rFonts w:ascii="Arial" w:hAnsi="Arial" w:cs="Arial"/>
          <w:color w:val="000000"/>
          <w:sz w:val="36"/>
          <w:szCs w:val="36"/>
          <w:lang w:bidi="hi-IN"/>
        </w:rPr>
        <w:t>E</w:t>
      </w:r>
      <w:r>
        <w:rPr>
          <w:rFonts w:ascii="Arial" w:hAnsi="Arial" w:cs="Arial"/>
          <w:color w:val="000000"/>
          <w:sz w:val="36"/>
          <w:szCs w:val="36"/>
          <w:lang w:bidi="hi-IN"/>
        </w:rPr>
        <w:t>qhacca#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3A58A2A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&amp;naqDvAn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dh</w:t>
      </w:r>
      <w:r w:rsidR="00665208">
        <w:rPr>
          <w:rFonts w:ascii="Arial" w:hAnsi="Arial" w:cs="Arial"/>
          <w:color w:val="000000"/>
          <w:sz w:val="36"/>
          <w:szCs w:val="36"/>
          <w:lang w:bidi="hi-IN"/>
        </w:rPr>
        <w:t>E</w:t>
      </w:r>
      <w:r>
        <w:rPr>
          <w:rFonts w:ascii="Arial" w:hAnsi="Arial" w:cs="Arial"/>
          <w:color w:val="000000"/>
          <w:sz w:val="36"/>
          <w:szCs w:val="36"/>
          <w:lang w:bidi="hi-IN"/>
        </w:rPr>
        <w:t xml:space="preserve">qnuSca# maq, </w:t>
      </w:r>
    </w:p>
    <w:p w14:paraId="75640EE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A9D470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Ayu#ryaqj~j</w:t>
      </w:r>
      <w:r w:rsidR="00665208">
        <w:rPr>
          <w:rFonts w:ascii="Arial" w:hAnsi="Arial" w:cs="Arial"/>
          <w:color w:val="000000"/>
          <w:sz w:val="36"/>
          <w:szCs w:val="36"/>
          <w:lang w:bidi="hi-IN"/>
        </w:rPr>
        <w:t>E</w:t>
      </w:r>
      <w:r>
        <w:rPr>
          <w:rFonts w:ascii="Arial" w:hAnsi="Arial" w:cs="Arial"/>
          <w:color w:val="000000"/>
          <w:sz w:val="36"/>
          <w:szCs w:val="36"/>
          <w:lang w:bidi="hi-IN"/>
        </w:rPr>
        <w:t xml:space="preserve">na# kalpatAM,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prAqN</w:t>
      </w:r>
      <w:r w:rsidR="00665208">
        <w:rPr>
          <w:rFonts w:ascii="Arial" w:hAnsi="Arial" w:cs="Arial"/>
          <w:color w:val="000000"/>
          <w:sz w:val="36"/>
          <w:szCs w:val="36"/>
          <w:lang w:bidi="hi-IN"/>
        </w:rPr>
        <w:t>O</w:t>
      </w:r>
      <w:r>
        <w:rPr>
          <w:rFonts w:ascii="Arial" w:hAnsi="Arial" w:cs="Arial"/>
          <w:color w:val="000000"/>
          <w:sz w:val="36"/>
          <w:szCs w:val="36"/>
          <w:lang w:bidi="hi-IN"/>
        </w:rPr>
        <w:t xml:space="preserve"> yaqj~j</w:t>
      </w:r>
      <w:r w:rsidR="00665208">
        <w:rPr>
          <w:rFonts w:ascii="Arial" w:hAnsi="Arial" w:cs="Arial"/>
          <w:color w:val="000000"/>
          <w:sz w:val="36"/>
          <w:szCs w:val="36"/>
          <w:lang w:bidi="hi-IN"/>
        </w:rPr>
        <w:t>E</w:t>
      </w:r>
      <w:r>
        <w:rPr>
          <w:rFonts w:ascii="Arial" w:hAnsi="Arial" w:cs="Arial"/>
          <w:color w:val="000000"/>
          <w:sz w:val="36"/>
          <w:szCs w:val="36"/>
          <w:lang w:bidi="hi-IN"/>
        </w:rPr>
        <w:t>na# kalpatA-</w:t>
      </w:r>
    </w:p>
    <w:p w14:paraId="1EBBBD5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gramStart"/>
      <w:r>
        <w:rPr>
          <w:rFonts w:ascii="Arial" w:hAnsi="Arial" w:cs="Arial"/>
          <w:color w:val="000000"/>
          <w:sz w:val="36"/>
          <w:szCs w:val="36"/>
          <w:lang w:bidi="hi-IN"/>
        </w:rPr>
        <w:t>mapAqn</w:t>
      </w:r>
      <w:r w:rsidR="00665208">
        <w:rPr>
          <w:rFonts w:ascii="Arial" w:hAnsi="Arial" w:cs="Arial"/>
          <w:color w:val="000000"/>
          <w:sz w:val="36"/>
          <w:szCs w:val="36"/>
          <w:lang w:bidi="hi-IN"/>
        </w:rPr>
        <w:t>O</w:t>
      </w:r>
      <w:proofErr w:type="gramEnd"/>
      <w:r>
        <w:rPr>
          <w:rFonts w:ascii="Arial" w:hAnsi="Arial" w:cs="Arial"/>
          <w:color w:val="000000"/>
          <w:sz w:val="36"/>
          <w:szCs w:val="36"/>
          <w:lang w:bidi="hi-IN"/>
        </w:rPr>
        <w:t xml:space="preserve"> yaqj~j</w:t>
      </w:r>
      <w:r w:rsidR="00665208">
        <w:rPr>
          <w:rFonts w:ascii="Arial" w:hAnsi="Arial" w:cs="Arial"/>
          <w:color w:val="000000"/>
          <w:sz w:val="36"/>
          <w:szCs w:val="36"/>
          <w:lang w:bidi="hi-IN"/>
        </w:rPr>
        <w:t>E</w:t>
      </w:r>
      <w:r>
        <w:rPr>
          <w:rFonts w:ascii="Arial" w:hAnsi="Arial" w:cs="Arial"/>
          <w:color w:val="000000"/>
          <w:sz w:val="36"/>
          <w:szCs w:val="36"/>
          <w:lang w:bidi="hi-IN"/>
        </w:rPr>
        <w:t xml:space="preserve">na# kalpatAM ,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~MvyAqn</w:t>
      </w:r>
      <w:r w:rsidR="00665208">
        <w:rPr>
          <w:rFonts w:ascii="Arial" w:hAnsi="Arial" w:cs="Arial"/>
          <w:color w:val="000000"/>
          <w:sz w:val="36"/>
          <w:szCs w:val="36"/>
          <w:lang w:bidi="hi-IN"/>
        </w:rPr>
        <w:t>O</w:t>
      </w:r>
      <w:r>
        <w:rPr>
          <w:rFonts w:ascii="Arial" w:hAnsi="Arial" w:cs="Arial"/>
          <w:color w:val="000000"/>
          <w:sz w:val="36"/>
          <w:szCs w:val="36"/>
          <w:lang w:bidi="hi-IN"/>
        </w:rPr>
        <w:t xml:space="preserve"> yaqj~j</w:t>
      </w:r>
      <w:r w:rsidR="00665208">
        <w:rPr>
          <w:rFonts w:ascii="Arial" w:hAnsi="Arial" w:cs="Arial"/>
          <w:color w:val="000000"/>
          <w:sz w:val="36"/>
          <w:szCs w:val="36"/>
          <w:lang w:bidi="hi-IN"/>
        </w:rPr>
        <w:t>E</w:t>
      </w:r>
      <w:r>
        <w:rPr>
          <w:rFonts w:ascii="Arial" w:hAnsi="Arial" w:cs="Arial"/>
          <w:color w:val="000000"/>
          <w:sz w:val="36"/>
          <w:szCs w:val="36"/>
          <w:lang w:bidi="hi-IN"/>
        </w:rPr>
        <w:t>na# kalpatAqM</w:t>
      </w:r>
    </w:p>
    <w:p w14:paraId="235AFFC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cakShu#ryaqj~j</w:t>
      </w:r>
      <w:r w:rsidR="00665208">
        <w:rPr>
          <w:rFonts w:ascii="Arial" w:hAnsi="Arial" w:cs="Arial"/>
          <w:color w:val="000000"/>
          <w:sz w:val="36"/>
          <w:szCs w:val="36"/>
          <w:lang w:bidi="hi-IN"/>
        </w:rPr>
        <w:t>E</w:t>
      </w:r>
      <w:r>
        <w:rPr>
          <w:rFonts w:ascii="Arial" w:hAnsi="Arial" w:cs="Arial"/>
          <w:color w:val="000000"/>
          <w:sz w:val="36"/>
          <w:szCs w:val="36"/>
          <w:lang w:bidi="hi-IN"/>
        </w:rPr>
        <w:t xml:space="preserve">na# kalpatAq(gg)q,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Sr</w:t>
      </w:r>
      <w:r w:rsidR="00665208">
        <w:rPr>
          <w:rFonts w:ascii="Arial" w:hAnsi="Arial" w:cs="Arial"/>
          <w:color w:val="000000"/>
          <w:sz w:val="36"/>
          <w:szCs w:val="36"/>
          <w:lang w:bidi="hi-IN"/>
        </w:rPr>
        <w:t>O</w:t>
      </w:r>
      <w:r>
        <w:rPr>
          <w:rFonts w:ascii="Arial" w:hAnsi="Arial" w:cs="Arial"/>
          <w:color w:val="000000"/>
          <w:sz w:val="36"/>
          <w:szCs w:val="36"/>
          <w:lang w:bidi="hi-IN"/>
        </w:rPr>
        <w:t>tra#M ~Myaqj~j</w:t>
      </w:r>
      <w:r w:rsidR="00665208">
        <w:rPr>
          <w:rFonts w:ascii="Arial" w:hAnsi="Arial" w:cs="Arial"/>
          <w:color w:val="000000"/>
          <w:sz w:val="36"/>
          <w:szCs w:val="36"/>
          <w:lang w:bidi="hi-IN"/>
        </w:rPr>
        <w:t>E</w:t>
      </w:r>
      <w:r>
        <w:rPr>
          <w:rFonts w:ascii="Arial" w:hAnsi="Arial" w:cs="Arial"/>
          <w:color w:val="000000"/>
          <w:sz w:val="36"/>
          <w:szCs w:val="36"/>
          <w:lang w:bidi="hi-IN"/>
        </w:rPr>
        <w:t xml:space="preserve">na# kalpatAqM </w:t>
      </w:r>
    </w:p>
    <w:p w14:paraId="751455D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gramStart"/>
      <w:r>
        <w:rPr>
          <w:rFonts w:ascii="Arial" w:hAnsi="Arial" w:cs="Arial"/>
          <w:color w:val="000000"/>
          <w:sz w:val="36"/>
          <w:szCs w:val="36"/>
          <w:lang w:bidi="hi-IN"/>
        </w:rPr>
        <w:t>man</w:t>
      </w:r>
      <w:r w:rsidR="00665208">
        <w:rPr>
          <w:rFonts w:ascii="Arial" w:hAnsi="Arial" w:cs="Arial"/>
          <w:color w:val="000000"/>
          <w:sz w:val="36"/>
          <w:szCs w:val="36"/>
          <w:lang w:bidi="hi-IN"/>
        </w:rPr>
        <w:t>O</w:t>
      </w:r>
      <w:proofErr w:type="gramEnd"/>
      <w:r>
        <w:rPr>
          <w:rFonts w:ascii="Arial" w:hAnsi="Arial" w:cs="Arial"/>
          <w:color w:val="000000"/>
          <w:sz w:val="36"/>
          <w:szCs w:val="36"/>
          <w:lang w:bidi="hi-IN"/>
        </w:rPr>
        <w:t># yaqj~j</w:t>
      </w:r>
      <w:r w:rsidR="00665208">
        <w:rPr>
          <w:rFonts w:ascii="Arial" w:hAnsi="Arial" w:cs="Arial"/>
          <w:color w:val="000000"/>
          <w:sz w:val="36"/>
          <w:szCs w:val="36"/>
          <w:lang w:bidi="hi-IN"/>
        </w:rPr>
        <w:t>E</w:t>
      </w:r>
      <w:r>
        <w:rPr>
          <w:rFonts w:ascii="Arial" w:hAnsi="Arial" w:cs="Arial"/>
          <w:color w:val="000000"/>
          <w:sz w:val="36"/>
          <w:szCs w:val="36"/>
          <w:lang w:bidi="hi-IN"/>
        </w:rPr>
        <w:t xml:space="preserve">na# kalpatAqM ,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~MvAgyaqj~j</w:t>
      </w:r>
      <w:r w:rsidR="00665208">
        <w:rPr>
          <w:rFonts w:ascii="Arial" w:hAnsi="Arial" w:cs="Arial"/>
          <w:color w:val="000000"/>
          <w:sz w:val="36"/>
          <w:szCs w:val="36"/>
          <w:lang w:bidi="hi-IN"/>
        </w:rPr>
        <w:t>E</w:t>
      </w:r>
      <w:r>
        <w:rPr>
          <w:rFonts w:ascii="Arial" w:hAnsi="Arial" w:cs="Arial"/>
          <w:color w:val="000000"/>
          <w:sz w:val="36"/>
          <w:szCs w:val="36"/>
          <w:lang w:bidi="hi-IN"/>
        </w:rPr>
        <w:t>na# kalpatA-</w:t>
      </w:r>
    </w:p>
    <w:p w14:paraId="282D979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gramStart"/>
      <w:r>
        <w:rPr>
          <w:rFonts w:ascii="Arial" w:hAnsi="Arial" w:cs="Arial"/>
          <w:color w:val="000000"/>
          <w:sz w:val="36"/>
          <w:szCs w:val="36"/>
          <w:lang w:bidi="hi-IN"/>
        </w:rPr>
        <w:t>mAqtmA</w:t>
      </w:r>
      <w:proofErr w:type="gramEnd"/>
      <w:r>
        <w:rPr>
          <w:rFonts w:ascii="Arial" w:hAnsi="Arial" w:cs="Arial"/>
          <w:color w:val="000000"/>
          <w:sz w:val="36"/>
          <w:szCs w:val="36"/>
          <w:lang w:bidi="hi-IN"/>
        </w:rPr>
        <w:t xml:space="preserve"> yaqj~j</w:t>
      </w:r>
      <w:r w:rsidR="00665208">
        <w:rPr>
          <w:rFonts w:ascii="Arial" w:hAnsi="Arial" w:cs="Arial"/>
          <w:color w:val="000000"/>
          <w:sz w:val="36"/>
          <w:szCs w:val="36"/>
          <w:lang w:bidi="hi-IN"/>
        </w:rPr>
        <w:t>E</w:t>
      </w:r>
      <w:r>
        <w:rPr>
          <w:rFonts w:ascii="Arial" w:hAnsi="Arial" w:cs="Arial"/>
          <w:color w:val="000000"/>
          <w:sz w:val="36"/>
          <w:szCs w:val="36"/>
          <w:lang w:bidi="hi-IN"/>
        </w:rPr>
        <w:t>na# kalpatAM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 </w:t>
      </w:r>
      <w:r>
        <w:rPr>
          <w:rFonts w:ascii="Arial" w:hAnsi="Arial" w:cs="Arial"/>
          <w:color w:val="000000"/>
          <w:sz w:val="36"/>
          <w:szCs w:val="36"/>
          <w:lang w:bidi="hi-IN"/>
        </w:rPr>
        <w:tab/>
      </w:r>
      <w:r>
        <w:rPr>
          <w:rFonts w:ascii="Arial" w:hAnsi="Arial" w:cs="Arial"/>
          <w:color w:val="000000"/>
          <w:sz w:val="36"/>
          <w:szCs w:val="36"/>
          <w:lang w:bidi="hi-IN"/>
        </w:rPr>
        <w:tab/>
        <w:t>~Myaqj~j</w:t>
      </w:r>
      <w:r w:rsidR="00665208">
        <w:rPr>
          <w:rFonts w:ascii="Arial" w:hAnsi="Arial" w:cs="Arial"/>
          <w:color w:val="000000"/>
          <w:sz w:val="36"/>
          <w:szCs w:val="36"/>
          <w:lang w:bidi="hi-IN"/>
        </w:rPr>
        <w:t>O</w:t>
      </w:r>
      <w:r>
        <w:rPr>
          <w:rFonts w:ascii="Arial" w:hAnsi="Arial" w:cs="Arial"/>
          <w:color w:val="000000"/>
          <w:sz w:val="36"/>
          <w:szCs w:val="36"/>
          <w:lang w:bidi="hi-IN"/>
        </w:rPr>
        <w:t xml:space="preserve"> yaqj~j</w:t>
      </w:r>
      <w:r w:rsidR="00665208">
        <w:rPr>
          <w:rFonts w:ascii="Arial" w:hAnsi="Arial" w:cs="Arial"/>
          <w:color w:val="000000"/>
          <w:sz w:val="36"/>
          <w:szCs w:val="36"/>
          <w:lang w:bidi="hi-IN"/>
        </w:rPr>
        <w:t>E</w:t>
      </w:r>
      <w:r>
        <w:rPr>
          <w:rFonts w:ascii="Arial" w:hAnsi="Arial" w:cs="Arial"/>
          <w:color w:val="000000"/>
          <w:sz w:val="36"/>
          <w:szCs w:val="36"/>
          <w:lang w:bidi="hi-IN"/>
        </w:rPr>
        <w:t>na# kalpatAM || 10 (29)</w:t>
      </w:r>
    </w:p>
    <w:p w14:paraId="781DFD3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188BE2A"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E</w:t>
      </w:r>
      <w:r w:rsidR="00D91D60">
        <w:rPr>
          <w:rFonts w:ascii="Arial" w:hAnsi="Arial" w:cs="Arial"/>
          <w:color w:val="000000"/>
          <w:sz w:val="36"/>
          <w:szCs w:val="36"/>
          <w:lang w:bidi="hi-IN"/>
        </w:rPr>
        <w:t>kAdaS</w:t>
      </w:r>
      <w:r>
        <w:rPr>
          <w:rFonts w:ascii="Arial" w:hAnsi="Arial" w:cs="Arial"/>
          <w:color w:val="000000"/>
          <w:sz w:val="36"/>
          <w:szCs w:val="36"/>
          <w:lang w:bidi="hi-IN"/>
        </w:rPr>
        <w:t>O</w:t>
      </w:r>
      <w:r w:rsidR="00D91D60">
        <w:rPr>
          <w:rFonts w:ascii="Arial" w:hAnsi="Arial" w:cs="Arial"/>
          <w:color w:val="000000"/>
          <w:sz w:val="36"/>
          <w:szCs w:val="36"/>
          <w:lang w:bidi="hi-IN"/>
        </w:rPr>
        <w:t xml:space="preserve"> &amp;nuvAkaH</w:t>
      </w:r>
    </w:p>
    <w:p w14:paraId="65F4234D"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E</w:t>
      </w:r>
      <w:r w:rsidR="00D91D60">
        <w:rPr>
          <w:rFonts w:ascii="Arial" w:hAnsi="Arial" w:cs="Arial"/>
          <w:color w:val="000000"/>
          <w:sz w:val="36"/>
          <w:szCs w:val="36"/>
          <w:lang w:bidi="hi-IN"/>
        </w:rPr>
        <w:t>kA# ca m</w:t>
      </w:r>
      <w:r>
        <w:rPr>
          <w:rFonts w:ascii="Arial" w:hAnsi="Arial" w:cs="Arial"/>
          <w:color w:val="000000"/>
          <w:sz w:val="36"/>
          <w:szCs w:val="36"/>
          <w:lang w:bidi="hi-IN"/>
        </w:rPr>
        <w:t>E</w:t>
      </w:r>
      <w:r w:rsidR="00D91D60">
        <w:rPr>
          <w:rFonts w:ascii="Arial" w:hAnsi="Arial" w:cs="Arial"/>
          <w:color w:val="000000"/>
          <w:sz w:val="36"/>
          <w:szCs w:val="36"/>
          <w:lang w:bidi="hi-IN"/>
        </w:rPr>
        <w:t xml:space="preserve">, </w:t>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t>tiqsraSca# m</w:t>
      </w:r>
      <w:r>
        <w:rPr>
          <w:rFonts w:ascii="Arial" w:hAnsi="Arial" w:cs="Arial"/>
          <w:color w:val="000000"/>
          <w:sz w:val="36"/>
          <w:szCs w:val="36"/>
          <w:lang w:bidi="hi-IN"/>
        </w:rPr>
        <w:t>E</w:t>
      </w:r>
      <w:r w:rsidR="00D91D60">
        <w:rPr>
          <w:rFonts w:ascii="Arial" w:hAnsi="Arial" w:cs="Arial"/>
          <w:color w:val="000000"/>
          <w:sz w:val="36"/>
          <w:szCs w:val="36"/>
          <w:lang w:bidi="hi-IN"/>
        </w:rPr>
        <w:t xml:space="preserve">q, </w:t>
      </w:r>
      <w:r w:rsidR="00D91D60">
        <w:rPr>
          <w:rFonts w:ascii="Arial" w:hAnsi="Arial" w:cs="Arial"/>
          <w:color w:val="000000"/>
          <w:sz w:val="36"/>
          <w:szCs w:val="36"/>
          <w:lang w:bidi="hi-IN"/>
        </w:rPr>
        <w:tab/>
        <w:t xml:space="preserve"> </w:t>
      </w:r>
    </w:p>
    <w:p w14:paraId="61FB3D3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pa~jca#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saqpta 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p>
    <w:p w14:paraId="7E67D3D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nava# ca maq, </w:t>
      </w:r>
      <w:r>
        <w:rPr>
          <w:rFonts w:ascii="Arial" w:hAnsi="Arial" w:cs="Arial"/>
          <w:color w:val="000000"/>
          <w:sz w:val="36"/>
          <w:szCs w:val="36"/>
          <w:lang w:bidi="hi-IN"/>
        </w:rPr>
        <w:tab/>
      </w:r>
      <w:r>
        <w:rPr>
          <w:rFonts w:ascii="Arial" w:hAnsi="Arial" w:cs="Arial"/>
          <w:color w:val="000000"/>
          <w:sz w:val="36"/>
          <w:szCs w:val="36"/>
          <w:lang w:bidi="hi-IN"/>
        </w:rPr>
        <w:tab/>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sidR="00665208">
        <w:rPr>
          <w:rFonts w:ascii="Arial" w:hAnsi="Arial" w:cs="Arial"/>
          <w:color w:val="000000"/>
          <w:sz w:val="36"/>
          <w:szCs w:val="36"/>
          <w:lang w:bidi="hi-IN"/>
        </w:rPr>
        <w:t>E</w:t>
      </w:r>
      <w:r>
        <w:rPr>
          <w:rFonts w:ascii="Arial" w:hAnsi="Arial" w:cs="Arial"/>
          <w:color w:val="000000"/>
          <w:sz w:val="36"/>
          <w:szCs w:val="36"/>
          <w:lang w:bidi="hi-IN"/>
        </w:rPr>
        <w:t>kA#daSa 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p>
    <w:p w14:paraId="7038060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tray</w:t>
      </w:r>
      <w:r w:rsidR="00665208">
        <w:rPr>
          <w:rFonts w:ascii="Arial" w:hAnsi="Arial" w:cs="Arial"/>
          <w:color w:val="000000"/>
          <w:sz w:val="36"/>
          <w:szCs w:val="36"/>
          <w:lang w:bidi="hi-IN"/>
        </w:rPr>
        <w:t>O</w:t>
      </w:r>
      <w:r>
        <w:rPr>
          <w:rFonts w:ascii="Arial" w:hAnsi="Arial" w:cs="Arial"/>
          <w:color w:val="000000"/>
          <w:sz w:val="36"/>
          <w:szCs w:val="36"/>
          <w:lang w:bidi="hi-IN"/>
        </w:rPr>
        <w:t>#daSa 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pa~jca#daSa ca m</w:t>
      </w:r>
      <w:r w:rsidR="00665208">
        <w:rPr>
          <w:rFonts w:ascii="Arial" w:hAnsi="Arial" w:cs="Arial"/>
          <w:color w:val="000000"/>
          <w:sz w:val="36"/>
          <w:szCs w:val="36"/>
          <w:lang w:bidi="hi-IN"/>
        </w:rPr>
        <w:t>E</w:t>
      </w:r>
      <w:r>
        <w:rPr>
          <w:rFonts w:ascii="Arial" w:hAnsi="Arial" w:cs="Arial"/>
          <w:color w:val="000000"/>
          <w:sz w:val="36"/>
          <w:szCs w:val="36"/>
          <w:lang w:bidi="hi-IN"/>
        </w:rPr>
        <w:t>,</w:t>
      </w:r>
    </w:p>
    <w:p w14:paraId="304B0EB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 </w:t>
      </w:r>
    </w:p>
    <w:p w14:paraId="4A8108F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saqptada#Sa 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nava#daSa ca maq, </w:t>
      </w:r>
    </w:p>
    <w:p w14:paraId="53415D7E"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E</w:t>
      </w:r>
      <w:r w:rsidR="00D91D60">
        <w:rPr>
          <w:rFonts w:ascii="Arial" w:hAnsi="Arial" w:cs="Arial"/>
          <w:color w:val="000000"/>
          <w:sz w:val="36"/>
          <w:szCs w:val="36"/>
          <w:lang w:bidi="hi-IN"/>
        </w:rPr>
        <w:t>ka#vi(gm)SatiSca m</w:t>
      </w:r>
      <w:r>
        <w:rPr>
          <w:rFonts w:ascii="Arial" w:hAnsi="Arial" w:cs="Arial"/>
          <w:color w:val="000000"/>
          <w:sz w:val="36"/>
          <w:szCs w:val="36"/>
          <w:lang w:bidi="hi-IN"/>
        </w:rPr>
        <w:t>E</w:t>
      </w:r>
      <w:r w:rsidR="00D91D60">
        <w:rPr>
          <w:rFonts w:ascii="Arial" w:hAnsi="Arial" w:cs="Arial"/>
          <w:color w:val="000000"/>
          <w:sz w:val="36"/>
          <w:szCs w:val="36"/>
          <w:lang w:bidi="hi-IN"/>
        </w:rPr>
        <w:t xml:space="preserve">q, </w:t>
      </w:r>
      <w:r w:rsidR="00D91D60">
        <w:rPr>
          <w:rFonts w:ascii="Arial" w:hAnsi="Arial" w:cs="Arial"/>
          <w:color w:val="000000"/>
          <w:sz w:val="36"/>
          <w:szCs w:val="36"/>
          <w:lang w:bidi="hi-IN"/>
        </w:rPr>
        <w:tab/>
      </w:r>
      <w:r w:rsidR="00D91D60">
        <w:rPr>
          <w:rFonts w:ascii="Arial" w:hAnsi="Arial" w:cs="Arial"/>
          <w:color w:val="000000"/>
          <w:sz w:val="36"/>
          <w:szCs w:val="36"/>
          <w:lang w:bidi="hi-IN"/>
        </w:rPr>
        <w:tab/>
        <w:t xml:space="preserve"> </w:t>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t>tray</w:t>
      </w:r>
      <w:r>
        <w:rPr>
          <w:rFonts w:ascii="Arial" w:hAnsi="Arial" w:cs="Arial"/>
          <w:color w:val="000000"/>
          <w:sz w:val="36"/>
          <w:szCs w:val="36"/>
          <w:lang w:bidi="hi-IN"/>
        </w:rPr>
        <w:t>O</w:t>
      </w:r>
      <w:r w:rsidR="00D91D60">
        <w:rPr>
          <w:rFonts w:ascii="Arial" w:hAnsi="Arial" w:cs="Arial"/>
          <w:color w:val="000000"/>
          <w:sz w:val="36"/>
          <w:szCs w:val="36"/>
          <w:lang w:bidi="hi-IN"/>
        </w:rPr>
        <w:t>#vi(gm)SatiSca m</w:t>
      </w:r>
      <w:r>
        <w:rPr>
          <w:rFonts w:ascii="Arial" w:hAnsi="Arial" w:cs="Arial"/>
          <w:color w:val="000000"/>
          <w:sz w:val="36"/>
          <w:szCs w:val="36"/>
          <w:lang w:bidi="hi-IN"/>
        </w:rPr>
        <w:t>E</w:t>
      </w:r>
      <w:r w:rsidR="00D91D60">
        <w:rPr>
          <w:rFonts w:ascii="Arial" w:hAnsi="Arial" w:cs="Arial"/>
          <w:color w:val="000000"/>
          <w:sz w:val="36"/>
          <w:szCs w:val="36"/>
          <w:lang w:bidi="hi-IN"/>
        </w:rPr>
        <w:t xml:space="preserve">q, </w:t>
      </w:r>
    </w:p>
    <w:p w14:paraId="0DAC975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pa~jca#vi(gm)SatiSca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saqptavi(gm)#SatiSca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p>
    <w:p w14:paraId="3136EC6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nava#vi(gm)SatiSca maq,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 </w:t>
      </w:r>
      <w:r>
        <w:rPr>
          <w:rFonts w:ascii="Arial" w:hAnsi="Arial" w:cs="Arial"/>
          <w:color w:val="000000"/>
          <w:sz w:val="36"/>
          <w:szCs w:val="36"/>
          <w:lang w:bidi="hi-IN"/>
        </w:rPr>
        <w:tab/>
      </w:r>
      <w:r>
        <w:rPr>
          <w:rFonts w:ascii="Arial" w:hAnsi="Arial" w:cs="Arial"/>
          <w:color w:val="000000"/>
          <w:sz w:val="36"/>
          <w:szCs w:val="36"/>
          <w:lang w:bidi="hi-IN"/>
        </w:rPr>
        <w:tab/>
      </w:r>
      <w:r w:rsidR="00665208">
        <w:rPr>
          <w:rFonts w:ascii="Arial" w:hAnsi="Arial" w:cs="Arial"/>
          <w:color w:val="000000"/>
          <w:sz w:val="36"/>
          <w:szCs w:val="36"/>
          <w:lang w:bidi="hi-IN"/>
        </w:rPr>
        <w:t>E</w:t>
      </w:r>
      <w:r>
        <w:rPr>
          <w:rFonts w:ascii="Arial" w:hAnsi="Arial" w:cs="Arial"/>
          <w:color w:val="000000"/>
          <w:sz w:val="36"/>
          <w:szCs w:val="36"/>
          <w:lang w:bidi="hi-IN"/>
        </w:rPr>
        <w:t>ka#tri(gm)Sacca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p>
    <w:p w14:paraId="2316FDD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413CD5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traya#stri(gm)Sacca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cata#sraSca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p>
    <w:p w14:paraId="46BA101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&amp;ShTau 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dvAda#Sa 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p>
    <w:p w14:paraId="6B095CF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Sh</w:t>
      </w:r>
      <w:r w:rsidR="00665208">
        <w:rPr>
          <w:rFonts w:ascii="Arial" w:hAnsi="Arial" w:cs="Arial"/>
          <w:color w:val="000000"/>
          <w:sz w:val="36"/>
          <w:szCs w:val="36"/>
          <w:lang w:bidi="hi-IN"/>
        </w:rPr>
        <w:t>O</w:t>
      </w:r>
      <w:r>
        <w:rPr>
          <w:rFonts w:ascii="Arial" w:hAnsi="Arial" w:cs="Arial"/>
          <w:color w:val="000000"/>
          <w:sz w:val="36"/>
          <w:szCs w:val="36"/>
          <w:lang w:bidi="hi-IN"/>
        </w:rPr>
        <w:t>Da#Sa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vi(gm)SaqtiSca#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p>
    <w:p w14:paraId="6140323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catu#rvi(gm)SatiSca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&amp;ShTAvi(gm)#SatiSca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p>
    <w:p w14:paraId="76D2602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FBEEC7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dvAtri(gm)#Sacca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ShaTtri(gm)#Sacca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5A83663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gramStart"/>
      <w:r>
        <w:rPr>
          <w:rFonts w:ascii="Arial" w:hAnsi="Arial" w:cs="Arial"/>
          <w:color w:val="000000"/>
          <w:sz w:val="36"/>
          <w:szCs w:val="36"/>
          <w:lang w:bidi="hi-IN"/>
        </w:rPr>
        <w:t>catvAriq(</w:t>
      </w:r>
      <w:proofErr w:type="gramEnd"/>
      <w:r>
        <w:rPr>
          <w:rFonts w:ascii="Arial" w:hAnsi="Arial" w:cs="Arial"/>
          <w:color w:val="000000"/>
          <w:sz w:val="36"/>
          <w:szCs w:val="36"/>
          <w:lang w:bidi="hi-IN"/>
        </w:rPr>
        <w:t>gm)qSacca#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catu#ScatvAri(gm)Sacca m</w:t>
      </w:r>
      <w:r w:rsidR="00665208">
        <w:rPr>
          <w:rFonts w:ascii="Arial" w:hAnsi="Arial" w:cs="Arial"/>
          <w:color w:val="000000"/>
          <w:sz w:val="36"/>
          <w:szCs w:val="36"/>
          <w:lang w:bidi="hi-IN"/>
        </w:rPr>
        <w:t>E</w:t>
      </w:r>
      <w:r>
        <w:rPr>
          <w:rFonts w:ascii="Arial" w:hAnsi="Arial" w:cs="Arial"/>
          <w:color w:val="000000"/>
          <w:sz w:val="36"/>
          <w:szCs w:val="36"/>
          <w:lang w:bidi="hi-IN"/>
        </w:rPr>
        <w:t>q ,</w:t>
      </w:r>
    </w:p>
    <w:p w14:paraId="7DF5B1C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&amp;ShTAca#tvAri(gm)Sacca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p>
    <w:p w14:paraId="55B2496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vAja#Sca prasaqvaScA#-piqjaScaq kratu#Scaq suva#Sca mUqrdhA caq vyaS~ji#ya-</w:t>
      </w:r>
    </w:p>
    <w:p w14:paraId="33B5F4A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ScAntyAyaqna-ScAntya#Sca BauvaqnaScaq Buva#naqScA-dhi#patiSca || 11 (41) </w:t>
      </w:r>
    </w:p>
    <w:p w14:paraId="6678033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520063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iDA# d</w:t>
      </w:r>
      <w:r w:rsidR="00665208">
        <w:rPr>
          <w:rFonts w:ascii="Arial" w:hAnsi="Arial" w:cs="Arial"/>
          <w:color w:val="000000"/>
          <w:sz w:val="36"/>
          <w:szCs w:val="36"/>
          <w:lang w:bidi="hi-IN"/>
        </w:rPr>
        <w:t>E</w:t>
      </w:r>
      <w:r>
        <w:rPr>
          <w:rFonts w:ascii="Arial" w:hAnsi="Arial" w:cs="Arial"/>
          <w:color w:val="000000"/>
          <w:sz w:val="36"/>
          <w:szCs w:val="36"/>
          <w:lang w:bidi="hi-IN"/>
        </w:rPr>
        <w:t xml:space="preserve">vaqhU rmanu# ryaj~jaqnIr bRuhaqspati#-rukthAmaqdAni# </w:t>
      </w:r>
    </w:p>
    <w:p w14:paraId="589B060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Sa(gm)siShaqd-viSv</w:t>
      </w:r>
      <w:r w:rsidR="00665208">
        <w:rPr>
          <w:rFonts w:ascii="Arial" w:hAnsi="Arial" w:cs="Arial"/>
          <w:color w:val="000000"/>
          <w:sz w:val="36"/>
          <w:szCs w:val="36"/>
          <w:lang w:bidi="hi-IN"/>
        </w:rPr>
        <w:t>E</w:t>
      </w:r>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 xml:space="preserve">qvAH sU$ktaqvAcaqH pRuthi#vimAtaq rmA mA# hisIq </w:t>
      </w:r>
    </w:p>
    <w:p w14:paraId="4E44290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rmadhu# maniShy</w:t>
      </w:r>
      <w:r w:rsidR="00665208">
        <w:rPr>
          <w:rFonts w:ascii="Arial" w:hAnsi="Arial" w:cs="Arial"/>
          <w:color w:val="000000"/>
          <w:sz w:val="36"/>
          <w:szCs w:val="36"/>
          <w:lang w:bidi="hi-IN"/>
        </w:rPr>
        <w:t>E</w:t>
      </w:r>
      <w:r>
        <w:rPr>
          <w:rFonts w:ascii="Arial" w:hAnsi="Arial" w:cs="Arial"/>
          <w:color w:val="000000"/>
          <w:sz w:val="36"/>
          <w:szCs w:val="36"/>
          <w:lang w:bidi="hi-IN"/>
        </w:rPr>
        <w:t>q madhu# janiShy</w:t>
      </w:r>
      <w:r w:rsidR="00665208">
        <w:rPr>
          <w:rFonts w:ascii="Arial" w:hAnsi="Arial" w:cs="Arial"/>
          <w:color w:val="000000"/>
          <w:sz w:val="36"/>
          <w:szCs w:val="36"/>
          <w:lang w:bidi="hi-IN"/>
        </w:rPr>
        <w:t>E</w:t>
      </w:r>
      <w:r>
        <w:rPr>
          <w:rFonts w:ascii="Arial" w:hAnsi="Arial" w:cs="Arial"/>
          <w:color w:val="000000"/>
          <w:sz w:val="36"/>
          <w:szCs w:val="36"/>
          <w:lang w:bidi="hi-IN"/>
        </w:rPr>
        <w:t>q madhu# vakShyAmiq madhu# vadiShyAmiq madhu#matIM d</w:t>
      </w:r>
      <w:r w:rsidR="00665208">
        <w:rPr>
          <w:rFonts w:ascii="Arial" w:hAnsi="Arial" w:cs="Arial"/>
          <w:color w:val="000000"/>
          <w:sz w:val="36"/>
          <w:szCs w:val="36"/>
          <w:lang w:bidi="hi-IN"/>
        </w:rPr>
        <w:t>E</w:t>
      </w:r>
      <w:r>
        <w:rPr>
          <w:rFonts w:ascii="Arial" w:hAnsi="Arial" w:cs="Arial"/>
          <w:color w:val="000000"/>
          <w:sz w:val="36"/>
          <w:szCs w:val="36"/>
          <w:lang w:bidi="hi-IN"/>
        </w:rPr>
        <w:t>qv</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 vAca#mudyAsa(gm) SuSrUqSh</w:t>
      </w:r>
      <w:r w:rsidR="00665208">
        <w:rPr>
          <w:rFonts w:ascii="Arial" w:hAnsi="Arial" w:cs="Arial"/>
          <w:color w:val="000000"/>
          <w:sz w:val="36"/>
          <w:szCs w:val="36"/>
          <w:lang w:bidi="hi-IN"/>
        </w:rPr>
        <w:t>E</w:t>
      </w:r>
      <w:r>
        <w:rPr>
          <w:rFonts w:ascii="Arial" w:hAnsi="Arial" w:cs="Arial"/>
          <w:color w:val="000000"/>
          <w:sz w:val="36"/>
          <w:szCs w:val="36"/>
          <w:lang w:bidi="hi-IN"/>
        </w:rPr>
        <w:t>NyA$M manuqShy</w:t>
      </w:r>
      <w:r w:rsidR="00665208">
        <w:rPr>
          <w:rFonts w:ascii="Arial" w:hAnsi="Arial" w:cs="Arial"/>
          <w:color w:val="000000"/>
          <w:sz w:val="36"/>
          <w:szCs w:val="36"/>
          <w:lang w:bidi="hi-IN"/>
        </w:rPr>
        <w:t>E</w:t>
      </w:r>
      <w:r>
        <w:rPr>
          <w:rFonts w:ascii="Arial" w:hAnsi="Arial" w:cs="Arial"/>
          <w:color w:val="000000"/>
          <w:sz w:val="36"/>
          <w:szCs w:val="36"/>
          <w:lang w:bidi="hi-IN"/>
        </w:rPr>
        <w:t>$ByaqstaM mA# d</w:t>
      </w:r>
      <w:r w:rsidR="00665208">
        <w:rPr>
          <w:rFonts w:ascii="Arial" w:hAnsi="Arial" w:cs="Arial"/>
          <w:color w:val="000000"/>
          <w:sz w:val="36"/>
          <w:szCs w:val="36"/>
          <w:lang w:bidi="hi-IN"/>
        </w:rPr>
        <w:t>E</w:t>
      </w:r>
      <w:r>
        <w:rPr>
          <w:rFonts w:ascii="Arial" w:hAnsi="Arial" w:cs="Arial"/>
          <w:color w:val="000000"/>
          <w:sz w:val="36"/>
          <w:szCs w:val="36"/>
          <w:lang w:bidi="hi-IN"/>
        </w:rPr>
        <w:t>qvA a#vantu S</w:t>
      </w:r>
      <w:r w:rsidR="00665208">
        <w:rPr>
          <w:rFonts w:ascii="Arial" w:hAnsi="Arial" w:cs="Arial"/>
          <w:color w:val="000000"/>
          <w:sz w:val="36"/>
          <w:szCs w:val="36"/>
          <w:lang w:bidi="hi-IN"/>
        </w:rPr>
        <w:t>O</w:t>
      </w:r>
      <w:r>
        <w:rPr>
          <w:rFonts w:ascii="Arial" w:hAnsi="Arial" w:cs="Arial"/>
          <w:color w:val="000000"/>
          <w:sz w:val="36"/>
          <w:szCs w:val="36"/>
          <w:lang w:bidi="hi-IN"/>
        </w:rPr>
        <w:t>qBAyai# piqtar</w:t>
      </w:r>
      <w:r w:rsidR="00665208">
        <w:rPr>
          <w:rFonts w:ascii="Arial" w:hAnsi="Arial" w:cs="Arial"/>
          <w:color w:val="000000"/>
          <w:sz w:val="36"/>
          <w:szCs w:val="36"/>
          <w:lang w:bidi="hi-IN"/>
        </w:rPr>
        <w:t>O</w:t>
      </w:r>
      <w:r>
        <w:rPr>
          <w:rFonts w:ascii="Arial" w:hAnsi="Arial" w:cs="Arial"/>
          <w:color w:val="000000"/>
          <w:sz w:val="36"/>
          <w:szCs w:val="36"/>
          <w:lang w:bidi="hi-IN"/>
        </w:rPr>
        <w:t xml:space="preserve"> &amp;nu#madantu || </w:t>
      </w:r>
    </w:p>
    <w:p w14:paraId="27E667CE" w14:textId="1F5A2F48" w:rsidR="00D91D60" w:rsidRDefault="00842E57" w:rsidP="0035649A">
      <w:pPr>
        <w:pBdr>
          <w:bottom w:val="single" w:sz="4" w:space="1" w:color="auto"/>
        </w:pBdr>
        <w:autoSpaceDE w:val="0"/>
        <w:autoSpaceDN w:val="0"/>
        <w:adjustRightInd w:val="0"/>
        <w:spacing w:after="0" w:line="240" w:lineRule="auto"/>
        <w:jc w:val="center"/>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SAntiqH SAntiqH SAnti#H ||</w:t>
      </w:r>
    </w:p>
    <w:p w14:paraId="57DBC1D1" w14:textId="77777777" w:rsidR="0035649A" w:rsidRDefault="0035649A" w:rsidP="00D91D60">
      <w:pPr>
        <w:autoSpaceDE w:val="0"/>
        <w:autoSpaceDN w:val="0"/>
        <w:adjustRightInd w:val="0"/>
        <w:spacing w:after="0" w:line="240" w:lineRule="auto"/>
        <w:rPr>
          <w:rFonts w:ascii="Arial" w:hAnsi="Arial" w:cs="Arial"/>
          <w:color w:val="000000"/>
          <w:sz w:val="36"/>
          <w:szCs w:val="36"/>
          <w:lang w:bidi="hi-IN"/>
        </w:rPr>
      </w:pPr>
    </w:p>
    <w:p w14:paraId="3AC3DE21" w14:textId="50314959" w:rsidR="00D91D60" w:rsidRPr="0035649A" w:rsidRDefault="00D91D60" w:rsidP="00D91D60">
      <w:pPr>
        <w:autoSpaceDE w:val="0"/>
        <w:autoSpaceDN w:val="0"/>
        <w:adjustRightInd w:val="0"/>
        <w:spacing w:after="0" w:line="240" w:lineRule="auto"/>
        <w:rPr>
          <w:rFonts w:ascii="Arial" w:hAnsi="Arial" w:cs="Arial"/>
          <w:b/>
          <w:bCs/>
          <w:color w:val="000000"/>
          <w:sz w:val="36"/>
          <w:szCs w:val="36"/>
          <w:lang w:bidi="hi-IN"/>
        </w:rPr>
      </w:pPr>
      <w:r w:rsidRPr="0035649A">
        <w:rPr>
          <w:rFonts w:ascii="Arial" w:hAnsi="Arial" w:cs="Arial"/>
          <w:b/>
          <w:bCs/>
          <w:color w:val="000000"/>
          <w:sz w:val="36"/>
          <w:szCs w:val="36"/>
          <w:lang w:bidi="hi-IN"/>
        </w:rPr>
        <w:t>1</w:t>
      </w:r>
      <w:r w:rsidR="00E93BD2" w:rsidRPr="0035649A">
        <w:rPr>
          <w:rFonts w:ascii="Arial" w:hAnsi="Arial" w:cs="Arial"/>
          <w:b/>
          <w:bCs/>
          <w:color w:val="000000"/>
          <w:sz w:val="36"/>
          <w:szCs w:val="36"/>
          <w:lang w:bidi="hi-IN"/>
        </w:rPr>
        <w:t>2</w:t>
      </w:r>
      <w:r w:rsidRPr="0035649A">
        <w:rPr>
          <w:rFonts w:ascii="Arial" w:hAnsi="Arial" w:cs="Arial"/>
          <w:b/>
          <w:bCs/>
          <w:color w:val="000000"/>
          <w:sz w:val="36"/>
          <w:szCs w:val="36"/>
          <w:lang w:bidi="hi-IN"/>
        </w:rPr>
        <w:t>.9</w:t>
      </w:r>
      <w:r w:rsidRPr="0035649A">
        <w:rPr>
          <w:rFonts w:ascii="Arial" w:hAnsi="Arial" w:cs="Arial"/>
          <w:b/>
          <w:bCs/>
          <w:color w:val="000000"/>
          <w:sz w:val="36"/>
          <w:szCs w:val="36"/>
          <w:lang w:bidi="hi-IN"/>
        </w:rPr>
        <w:tab/>
      </w:r>
      <w:r w:rsidR="00E93BD2" w:rsidRPr="0035649A">
        <w:rPr>
          <w:rFonts w:ascii="Arial" w:hAnsi="Arial" w:cs="Arial"/>
          <w:b/>
          <w:bCs/>
          <w:color w:val="000000"/>
          <w:sz w:val="36"/>
          <w:szCs w:val="36"/>
          <w:lang w:bidi="hi-IN"/>
        </w:rPr>
        <w:t xml:space="preserve"> </w:t>
      </w:r>
      <w:r w:rsidRPr="0035649A">
        <w:rPr>
          <w:rFonts w:ascii="Arial" w:hAnsi="Arial" w:cs="Arial"/>
          <w:b/>
          <w:bCs/>
          <w:color w:val="000000"/>
          <w:sz w:val="36"/>
          <w:szCs w:val="36"/>
          <w:lang w:bidi="hi-IN"/>
        </w:rPr>
        <w:t>aG</w:t>
      </w:r>
      <w:r w:rsidR="00665208" w:rsidRPr="0035649A">
        <w:rPr>
          <w:rFonts w:ascii="Arial" w:hAnsi="Arial" w:cs="Arial"/>
          <w:b/>
          <w:bCs/>
          <w:color w:val="000000"/>
          <w:sz w:val="36"/>
          <w:szCs w:val="36"/>
          <w:lang w:bidi="hi-IN"/>
        </w:rPr>
        <w:t>O</w:t>
      </w:r>
      <w:r w:rsidRPr="0035649A">
        <w:rPr>
          <w:rFonts w:ascii="Arial" w:hAnsi="Arial" w:cs="Arial"/>
          <w:b/>
          <w:bCs/>
          <w:color w:val="000000"/>
          <w:sz w:val="36"/>
          <w:szCs w:val="36"/>
          <w:lang w:bidi="hi-IN"/>
        </w:rPr>
        <w:t>r</w:t>
      </w:r>
      <w:r w:rsidR="00665208" w:rsidRPr="0035649A">
        <w:rPr>
          <w:rFonts w:ascii="Arial" w:hAnsi="Arial" w:cs="Arial"/>
          <w:b/>
          <w:bCs/>
          <w:color w:val="000000"/>
          <w:sz w:val="36"/>
          <w:szCs w:val="36"/>
          <w:lang w:bidi="hi-IN"/>
        </w:rPr>
        <w:t>E</w:t>
      </w:r>
      <w:r w:rsidRPr="0035649A">
        <w:rPr>
          <w:rFonts w:ascii="Arial" w:hAnsi="Arial" w:cs="Arial"/>
          <w:b/>
          <w:bCs/>
          <w:color w:val="000000"/>
          <w:sz w:val="36"/>
          <w:szCs w:val="36"/>
          <w:lang w:bidi="hi-IN"/>
        </w:rPr>
        <w:t>By</w:t>
      </w:r>
      <w:r w:rsidR="00665208" w:rsidRPr="0035649A">
        <w:rPr>
          <w:rFonts w:ascii="Arial" w:hAnsi="Arial" w:cs="Arial"/>
          <w:b/>
          <w:bCs/>
          <w:color w:val="000000"/>
          <w:sz w:val="36"/>
          <w:szCs w:val="36"/>
          <w:lang w:bidi="hi-IN"/>
        </w:rPr>
        <w:t>O</w:t>
      </w:r>
      <w:r w:rsidRPr="0035649A">
        <w:rPr>
          <w:rFonts w:ascii="Arial" w:hAnsi="Arial" w:cs="Arial"/>
          <w:b/>
          <w:bCs/>
          <w:color w:val="000000"/>
          <w:sz w:val="36"/>
          <w:szCs w:val="36"/>
          <w:lang w:bidi="hi-IN"/>
        </w:rPr>
        <w:t xml:space="preserve"> &amp;thaG</w:t>
      </w:r>
      <w:r w:rsidR="00665208" w:rsidRPr="0035649A">
        <w:rPr>
          <w:rFonts w:ascii="Arial" w:hAnsi="Arial" w:cs="Arial"/>
          <w:b/>
          <w:bCs/>
          <w:color w:val="000000"/>
          <w:sz w:val="36"/>
          <w:szCs w:val="36"/>
          <w:lang w:bidi="hi-IN"/>
        </w:rPr>
        <w:t>O</w:t>
      </w:r>
      <w:r w:rsidRPr="0035649A">
        <w:rPr>
          <w:rFonts w:ascii="Arial" w:hAnsi="Arial" w:cs="Arial"/>
          <w:b/>
          <w:bCs/>
          <w:color w:val="000000"/>
          <w:sz w:val="36"/>
          <w:szCs w:val="36"/>
          <w:lang w:bidi="hi-IN"/>
        </w:rPr>
        <w:t>r</w:t>
      </w:r>
      <w:r w:rsidR="00665208" w:rsidRPr="0035649A">
        <w:rPr>
          <w:rFonts w:ascii="Arial" w:hAnsi="Arial" w:cs="Arial"/>
          <w:b/>
          <w:bCs/>
          <w:color w:val="000000"/>
          <w:sz w:val="36"/>
          <w:szCs w:val="36"/>
          <w:lang w:bidi="hi-IN"/>
        </w:rPr>
        <w:t>E</w:t>
      </w:r>
      <w:r w:rsidRPr="0035649A">
        <w:rPr>
          <w:rFonts w:ascii="Arial" w:hAnsi="Arial" w:cs="Arial"/>
          <w:b/>
          <w:bCs/>
          <w:color w:val="000000"/>
          <w:sz w:val="36"/>
          <w:szCs w:val="36"/>
          <w:lang w:bidi="hi-IN"/>
        </w:rPr>
        <w:t>By</w:t>
      </w:r>
      <w:r w:rsidR="00665208" w:rsidRPr="0035649A">
        <w:rPr>
          <w:rFonts w:ascii="Arial" w:hAnsi="Arial" w:cs="Arial"/>
          <w:b/>
          <w:bCs/>
          <w:color w:val="000000"/>
          <w:sz w:val="36"/>
          <w:szCs w:val="36"/>
          <w:lang w:bidi="hi-IN"/>
        </w:rPr>
        <w:t>O</w:t>
      </w:r>
    </w:p>
    <w:p w14:paraId="072D670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aqG</w:t>
      </w:r>
      <w:r w:rsidR="00665208">
        <w:rPr>
          <w:rFonts w:ascii="Arial" w:hAnsi="Arial" w:cs="Arial"/>
          <w:color w:val="000000"/>
          <w:sz w:val="36"/>
          <w:szCs w:val="36"/>
          <w:lang w:bidi="hi-IN"/>
        </w:rPr>
        <w:t>O</w:t>
      </w:r>
      <w:r>
        <w:rPr>
          <w:rFonts w:ascii="Arial" w:hAnsi="Arial" w:cs="Arial"/>
          <w:color w:val="000000"/>
          <w:sz w:val="36"/>
          <w:szCs w:val="36"/>
          <w:lang w:bidi="hi-IN"/>
        </w:rPr>
        <w:t>r</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 xml:space="preserve"> &amp;thaqG</w:t>
      </w:r>
      <w:r w:rsidR="00665208">
        <w:rPr>
          <w:rFonts w:ascii="Arial" w:hAnsi="Arial" w:cs="Arial"/>
          <w:color w:val="000000"/>
          <w:sz w:val="36"/>
          <w:szCs w:val="36"/>
          <w:lang w:bidi="hi-IN"/>
        </w:rPr>
        <w:t>O</w:t>
      </w:r>
      <w:r>
        <w:rPr>
          <w:rFonts w:ascii="Arial" w:hAnsi="Arial" w:cs="Arial"/>
          <w:color w:val="000000"/>
          <w:sz w:val="36"/>
          <w:szCs w:val="36"/>
          <w:lang w:bidi="hi-IN"/>
        </w:rPr>
        <w:t>r</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 G</w:t>
      </w:r>
      <w:r w:rsidR="00665208">
        <w:rPr>
          <w:rFonts w:ascii="Arial" w:hAnsi="Arial" w:cs="Arial"/>
          <w:color w:val="000000"/>
          <w:sz w:val="36"/>
          <w:szCs w:val="36"/>
          <w:lang w:bidi="hi-IN"/>
        </w:rPr>
        <w:t>O</w:t>
      </w:r>
      <w:r>
        <w:rPr>
          <w:rFonts w:ascii="Arial" w:hAnsi="Arial" w:cs="Arial"/>
          <w:color w:val="000000"/>
          <w:sz w:val="36"/>
          <w:szCs w:val="36"/>
          <w:lang w:bidi="hi-IN"/>
        </w:rPr>
        <w:t>raqG</w:t>
      </w:r>
      <w:r w:rsidR="00665208">
        <w:rPr>
          <w:rFonts w:ascii="Arial" w:hAnsi="Arial" w:cs="Arial"/>
          <w:color w:val="000000"/>
          <w:sz w:val="36"/>
          <w:szCs w:val="36"/>
          <w:lang w:bidi="hi-IN"/>
        </w:rPr>
        <w:t>O</w:t>
      </w:r>
      <w:r>
        <w:rPr>
          <w:rFonts w:ascii="Arial" w:hAnsi="Arial" w:cs="Arial"/>
          <w:color w:val="000000"/>
          <w:sz w:val="36"/>
          <w:szCs w:val="36"/>
          <w:lang w:bidi="hi-IN"/>
        </w:rPr>
        <w:t>ra#tar</w:t>
      </w:r>
      <w:r w:rsidR="00665208">
        <w:rPr>
          <w:rFonts w:ascii="Arial" w:hAnsi="Arial" w:cs="Arial"/>
          <w:color w:val="000000"/>
          <w:sz w:val="36"/>
          <w:szCs w:val="36"/>
          <w:lang w:bidi="hi-IN"/>
        </w:rPr>
        <w:t>E</w:t>
      </w:r>
      <w:r>
        <w:rPr>
          <w:rFonts w:ascii="Arial" w:hAnsi="Arial" w:cs="Arial"/>
          <w:color w:val="000000"/>
          <w:sz w:val="36"/>
          <w:szCs w:val="36"/>
          <w:lang w:bidi="hi-IN"/>
        </w:rPr>
        <w:t xml:space="preserve">ByaH | </w:t>
      </w:r>
    </w:p>
    <w:p w14:paraId="73D6B64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sarv</w:t>
      </w:r>
      <w:r w:rsidR="00665208">
        <w:rPr>
          <w:rFonts w:ascii="Arial" w:hAnsi="Arial" w:cs="Arial"/>
          <w:color w:val="000000"/>
          <w:sz w:val="36"/>
          <w:szCs w:val="36"/>
          <w:lang w:bidi="hi-IN"/>
        </w:rPr>
        <w:t>E</w:t>
      </w:r>
      <w:r>
        <w:rPr>
          <w:rFonts w:ascii="Arial" w:hAnsi="Arial" w:cs="Arial"/>
          <w:color w:val="000000"/>
          <w:sz w:val="36"/>
          <w:szCs w:val="36"/>
          <w:lang w:bidi="hi-IN"/>
        </w:rPr>
        <w:t>$ByaH sarvaqSarv</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 nama#st</w:t>
      </w:r>
      <w:r w:rsidR="00665208">
        <w:rPr>
          <w:rFonts w:ascii="Arial" w:hAnsi="Arial" w:cs="Arial"/>
          <w:color w:val="000000"/>
          <w:sz w:val="36"/>
          <w:szCs w:val="36"/>
          <w:lang w:bidi="hi-IN"/>
        </w:rPr>
        <w:t>E</w:t>
      </w:r>
      <w:r>
        <w:rPr>
          <w:rFonts w:ascii="Arial" w:hAnsi="Arial" w:cs="Arial"/>
          <w:color w:val="000000"/>
          <w:sz w:val="36"/>
          <w:szCs w:val="36"/>
          <w:lang w:bidi="hi-IN"/>
        </w:rPr>
        <w:t xml:space="preserve"> astu ruqdrarU#p</w:t>
      </w:r>
      <w:r w:rsidR="00665208">
        <w:rPr>
          <w:rFonts w:ascii="Arial" w:hAnsi="Arial" w:cs="Arial"/>
          <w:color w:val="000000"/>
          <w:sz w:val="36"/>
          <w:szCs w:val="36"/>
          <w:lang w:bidi="hi-IN"/>
        </w:rPr>
        <w:t>E</w:t>
      </w:r>
      <w:r>
        <w:rPr>
          <w:rFonts w:ascii="Arial" w:hAnsi="Arial" w:cs="Arial"/>
          <w:color w:val="000000"/>
          <w:sz w:val="36"/>
          <w:szCs w:val="36"/>
          <w:lang w:bidi="hi-IN"/>
        </w:rPr>
        <w:t xml:space="preserve">ByaH || </w:t>
      </w:r>
    </w:p>
    <w:p w14:paraId="0F1CE01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tatpuru#ShAya viqqdmah</w:t>
      </w:r>
      <w:r w:rsidR="00665208">
        <w:rPr>
          <w:rFonts w:ascii="Arial" w:hAnsi="Arial" w:cs="Arial"/>
          <w:color w:val="000000"/>
          <w:sz w:val="36"/>
          <w:szCs w:val="36"/>
          <w:lang w:bidi="hi-IN"/>
        </w:rPr>
        <w:t>E</w:t>
      </w:r>
      <w:r>
        <w:rPr>
          <w:rFonts w:ascii="Arial" w:hAnsi="Arial" w:cs="Arial"/>
          <w:color w:val="000000"/>
          <w:sz w:val="36"/>
          <w:szCs w:val="36"/>
          <w:lang w:bidi="hi-IN"/>
        </w:rPr>
        <w:t># mahAd</w:t>
      </w:r>
      <w:r w:rsidR="00665208">
        <w:rPr>
          <w:rFonts w:ascii="Arial" w:hAnsi="Arial" w:cs="Arial"/>
          <w:color w:val="000000"/>
          <w:sz w:val="36"/>
          <w:szCs w:val="36"/>
          <w:lang w:bidi="hi-IN"/>
        </w:rPr>
        <w:t>E</w:t>
      </w:r>
      <w:r>
        <w:rPr>
          <w:rFonts w:ascii="Arial" w:hAnsi="Arial" w:cs="Arial"/>
          <w:color w:val="000000"/>
          <w:sz w:val="36"/>
          <w:szCs w:val="36"/>
          <w:lang w:bidi="hi-IN"/>
        </w:rPr>
        <w:t>qvAya# dhImahi | tann</w:t>
      </w:r>
      <w:r w:rsidR="00665208">
        <w:rPr>
          <w:rFonts w:ascii="Arial" w:hAnsi="Arial" w:cs="Arial"/>
          <w:color w:val="000000"/>
          <w:sz w:val="36"/>
          <w:szCs w:val="36"/>
          <w:lang w:bidi="hi-IN"/>
        </w:rPr>
        <w:t>O</w:t>
      </w:r>
      <w:r>
        <w:rPr>
          <w:rFonts w:ascii="Arial" w:hAnsi="Arial" w:cs="Arial"/>
          <w:color w:val="000000"/>
          <w:sz w:val="36"/>
          <w:szCs w:val="36"/>
          <w:lang w:bidi="hi-IN"/>
        </w:rPr>
        <w:t># rudraH prac</w:t>
      </w:r>
      <w:r w:rsidR="00665208">
        <w:rPr>
          <w:rFonts w:ascii="Arial" w:hAnsi="Arial" w:cs="Arial"/>
          <w:color w:val="000000"/>
          <w:sz w:val="36"/>
          <w:szCs w:val="36"/>
          <w:lang w:bidi="hi-IN"/>
        </w:rPr>
        <w:t>O</w:t>
      </w:r>
      <w:r>
        <w:rPr>
          <w:rFonts w:ascii="Arial" w:hAnsi="Arial" w:cs="Arial"/>
          <w:color w:val="000000"/>
          <w:sz w:val="36"/>
          <w:szCs w:val="36"/>
          <w:lang w:bidi="hi-IN"/>
        </w:rPr>
        <w:t xml:space="preserve">qdayA$t || </w:t>
      </w:r>
    </w:p>
    <w:p w14:paraId="61CCF79E" w14:textId="33362318"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ISAnaH sarva#vidyAqnAq-mISvaraH sarva#BUtAqnAqM brahmAdhi#patiq rbrahmaqN</w:t>
      </w:r>
      <w:r w:rsidR="00665208">
        <w:rPr>
          <w:rFonts w:ascii="Arial" w:hAnsi="Arial" w:cs="Arial"/>
          <w:color w:val="000000"/>
          <w:sz w:val="36"/>
          <w:szCs w:val="36"/>
          <w:lang w:bidi="hi-IN"/>
        </w:rPr>
        <w:t>O</w:t>
      </w:r>
      <w:r>
        <w:rPr>
          <w:rFonts w:ascii="Arial" w:hAnsi="Arial" w:cs="Arial"/>
          <w:color w:val="000000"/>
          <w:sz w:val="36"/>
          <w:szCs w:val="36"/>
          <w:lang w:bidi="hi-IN"/>
        </w:rPr>
        <w:t>&amp;dhi#patiq rbrahmA# Siqv</w:t>
      </w:r>
      <w:r w:rsidR="00665208">
        <w:rPr>
          <w:rFonts w:ascii="Arial" w:hAnsi="Arial" w:cs="Arial"/>
          <w:color w:val="000000"/>
          <w:sz w:val="36"/>
          <w:szCs w:val="36"/>
          <w:lang w:bidi="hi-IN"/>
        </w:rPr>
        <w:t>O</w:t>
      </w:r>
      <w:r>
        <w:rPr>
          <w:rFonts w:ascii="Arial" w:hAnsi="Arial" w:cs="Arial"/>
          <w:color w:val="000000"/>
          <w:sz w:val="36"/>
          <w:szCs w:val="36"/>
          <w:lang w:bidi="hi-IN"/>
        </w:rPr>
        <w:t xml:space="preserve"> m</w:t>
      </w:r>
      <w:r w:rsidR="00665208">
        <w:rPr>
          <w:rFonts w:ascii="Arial" w:hAnsi="Arial" w:cs="Arial"/>
          <w:color w:val="000000"/>
          <w:sz w:val="36"/>
          <w:szCs w:val="36"/>
          <w:lang w:bidi="hi-IN"/>
        </w:rPr>
        <w:t>E</w:t>
      </w:r>
      <w:r>
        <w:rPr>
          <w:rFonts w:ascii="Arial" w:hAnsi="Arial" w:cs="Arial"/>
          <w:color w:val="000000"/>
          <w:sz w:val="36"/>
          <w:szCs w:val="36"/>
          <w:lang w:bidi="hi-IN"/>
        </w:rPr>
        <w:t># astu sadASiv</w:t>
      </w:r>
      <w:r w:rsidR="00842E57">
        <w:rPr>
          <w:rFonts w:ascii="Arial" w:hAnsi="Arial" w:cs="Arial"/>
          <w:color w:val="000000"/>
          <w:sz w:val="36"/>
          <w:szCs w:val="36"/>
          <w:lang w:bidi="hi-IN"/>
        </w:rPr>
        <w:t>OM</w:t>
      </w:r>
      <w:r>
        <w:rPr>
          <w:rFonts w:ascii="Arial" w:hAnsi="Arial" w:cs="Arial"/>
          <w:color w:val="000000"/>
          <w:sz w:val="36"/>
          <w:szCs w:val="36"/>
          <w:lang w:bidi="hi-IN"/>
        </w:rPr>
        <w:t xml:space="preserve"> || </w:t>
      </w:r>
    </w:p>
    <w:p w14:paraId="0F444384" w14:textId="77777777" w:rsidR="00D91D60" w:rsidRDefault="00D91D60" w:rsidP="0020424F">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gram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gramEnd"/>
      <w:r>
        <w:rPr>
          <w:rFonts w:ascii="Arial" w:hAnsi="Arial" w:cs="Arial"/>
          <w:color w:val="000000"/>
          <w:sz w:val="36"/>
          <w:szCs w:val="36"/>
          <w:lang w:bidi="hi-IN"/>
        </w:rPr>
        <w:t xml:space="preserve"> hiraNyabAhav</w:t>
      </w:r>
      <w:r w:rsidR="00665208">
        <w:rPr>
          <w:rFonts w:ascii="Arial" w:hAnsi="Arial" w:cs="Arial"/>
          <w:color w:val="000000"/>
          <w:sz w:val="36"/>
          <w:szCs w:val="36"/>
          <w:lang w:bidi="hi-IN"/>
        </w:rPr>
        <w:t>E</w:t>
      </w:r>
      <w:r>
        <w:rPr>
          <w:rFonts w:ascii="Arial" w:hAnsi="Arial" w:cs="Arial"/>
          <w:color w:val="000000"/>
          <w:sz w:val="36"/>
          <w:szCs w:val="36"/>
          <w:lang w:bidi="hi-IN"/>
        </w:rPr>
        <w:t xml:space="preserve"> hiraNyavarNAya hiraNyarUpAya hiraNyapatay</w:t>
      </w:r>
      <w:r w:rsidR="00665208">
        <w:rPr>
          <w:rFonts w:ascii="Arial" w:hAnsi="Arial" w:cs="Arial"/>
          <w:color w:val="000000"/>
          <w:sz w:val="36"/>
          <w:szCs w:val="36"/>
          <w:lang w:bidi="hi-IN"/>
        </w:rPr>
        <w:t>E</w:t>
      </w:r>
      <w:r>
        <w:rPr>
          <w:rFonts w:ascii="Arial" w:hAnsi="Arial" w:cs="Arial"/>
          <w:color w:val="000000"/>
          <w:sz w:val="36"/>
          <w:szCs w:val="36"/>
          <w:lang w:bidi="hi-IN"/>
        </w:rPr>
        <w:t xml:space="preserve"> &amp;biMkApataya umApatay</w:t>
      </w:r>
      <w:r w:rsidR="00665208">
        <w:rPr>
          <w:rFonts w:ascii="Arial" w:hAnsi="Arial" w:cs="Arial"/>
          <w:color w:val="000000"/>
          <w:sz w:val="36"/>
          <w:szCs w:val="36"/>
          <w:lang w:bidi="hi-IN"/>
        </w:rPr>
        <w:t>E</w:t>
      </w:r>
      <w:r>
        <w:rPr>
          <w:rFonts w:ascii="Arial" w:hAnsi="Arial" w:cs="Arial"/>
          <w:color w:val="000000"/>
          <w:sz w:val="36"/>
          <w:szCs w:val="36"/>
          <w:lang w:bidi="hi-IN"/>
        </w:rPr>
        <w:t xml:space="preserve"> paSupatay</w:t>
      </w:r>
      <w:r w:rsidR="00665208">
        <w:rPr>
          <w:rFonts w:ascii="Arial" w:hAnsi="Arial" w:cs="Arial"/>
          <w:color w:val="000000"/>
          <w:sz w:val="36"/>
          <w:szCs w:val="36"/>
          <w:lang w:bidi="hi-IN"/>
        </w:rPr>
        <w:t>E</w:t>
      </w:r>
      <w:r>
        <w:rPr>
          <w:rFonts w:ascii="Arial" w:hAnsi="Arial" w:cs="Arial"/>
          <w:color w:val="000000"/>
          <w:sz w:val="36"/>
          <w:szCs w:val="36"/>
          <w:lang w:bidi="hi-IN"/>
        </w:rPr>
        <w:t># nam</w:t>
      </w:r>
      <w:r w:rsidR="00665208">
        <w:rPr>
          <w:rFonts w:ascii="Arial" w:hAnsi="Arial" w:cs="Arial"/>
          <w:color w:val="000000"/>
          <w:sz w:val="36"/>
          <w:szCs w:val="36"/>
          <w:lang w:bidi="hi-IN"/>
        </w:rPr>
        <w:t>O</w:t>
      </w:r>
      <w:r>
        <w:rPr>
          <w:rFonts w:ascii="Arial" w:hAnsi="Arial" w:cs="Arial"/>
          <w:color w:val="000000"/>
          <w:sz w:val="36"/>
          <w:szCs w:val="36"/>
          <w:lang w:bidi="hi-IN"/>
        </w:rPr>
        <w:t>q namaH || ))</w:t>
      </w:r>
    </w:p>
    <w:p w14:paraId="48DECDA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6839FE9" w14:textId="51EC2261" w:rsidR="00D91D60" w:rsidRPr="0035649A" w:rsidRDefault="00D91D60" w:rsidP="00D91D60">
      <w:pPr>
        <w:autoSpaceDE w:val="0"/>
        <w:autoSpaceDN w:val="0"/>
        <w:adjustRightInd w:val="0"/>
        <w:spacing w:after="0" w:line="240" w:lineRule="auto"/>
        <w:rPr>
          <w:rFonts w:ascii="Arial" w:hAnsi="Arial" w:cs="Arial"/>
          <w:b/>
          <w:bCs/>
          <w:color w:val="000000"/>
          <w:sz w:val="36"/>
          <w:szCs w:val="36"/>
          <w:lang w:bidi="hi-IN"/>
        </w:rPr>
      </w:pPr>
      <w:r w:rsidRPr="0035649A">
        <w:rPr>
          <w:rFonts w:ascii="Arial" w:hAnsi="Arial" w:cs="Arial"/>
          <w:b/>
          <w:bCs/>
          <w:color w:val="000000"/>
          <w:sz w:val="36"/>
          <w:szCs w:val="36"/>
          <w:lang w:bidi="hi-IN"/>
        </w:rPr>
        <w:t>1</w:t>
      </w:r>
      <w:r w:rsidR="00271BF4" w:rsidRPr="0035649A">
        <w:rPr>
          <w:rFonts w:ascii="Arial" w:hAnsi="Arial" w:cs="Arial"/>
          <w:b/>
          <w:bCs/>
          <w:color w:val="000000"/>
          <w:sz w:val="36"/>
          <w:szCs w:val="36"/>
          <w:lang w:bidi="hi-IN"/>
        </w:rPr>
        <w:t>2</w:t>
      </w:r>
      <w:r w:rsidRPr="0035649A">
        <w:rPr>
          <w:rFonts w:ascii="Arial" w:hAnsi="Arial" w:cs="Arial"/>
          <w:b/>
          <w:bCs/>
          <w:color w:val="000000"/>
          <w:sz w:val="36"/>
          <w:szCs w:val="36"/>
          <w:lang w:bidi="hi-IN"/>
        </w:rPr>
        <w:t>.10</w:t>
      </w:r>
      <w:r w:rsidRPr="0035649A">
        <w:rPr>
          <w:rFonts w:ascii="Arial" w:hAnsi="Arial" w:cs="Arial"/>
          <w:b/>
          <w:bCs/>
          <w:color w:val="000000"/>
          <w:sz w:val="36"/>
          <w:szCs w:val="36"/>
          <w:lang w:bidi="hi-IN"/>
        </w:rPr>
        <w:tab/>
        <w:t xml:space="preserve"> SrI rudrasya RuShicCand</w:t>
      </w:r>
      <w:r w:rsidR="00665208" w:rsidRPr="0035649A">
        <w:rPr>
          <w:rFonts w:ascii="Arial" w:hAnsi="Arial" w:cs="Arial"/>
          <w:b/>
          <w:bCs/>
          <w:color w:val="000000"/>
          <w:sz w:val="36"/>
          <w:szCs w:val="36"/>
          <w:lang w:bidi="hi-IN"/>
        </w:rPr>
        <w:t>O</w:t>
      </w:r>
      <w:r w:rsidRPr="0035649A">
        <w:rPr>
          <w:rFonts w:ascii="Arial" w:hAnsi="Arial" w:cs="Arial"/>
          <w:b/>
          <w:bCs/>
          <w:color w:val="000000"/>
          <w:sz w:val="36"/>
          <w:szCs w:val="36"/>
          <w:lang w:bidi="hi-IN"/>
        </w:rPr>
        <w:t xml:space="preserve"> d</w:t>
      </w:r>
      <w:r w:rsidR="00665208" w:rsidRPr="0035649A">
        <w:rPr>
          <w:rFonts w:ascii="Arial" w:hAnsi="Arial" w:cs="Arial"/>
          <w:b/>
          <w:bCs/>
          <w:color w:val="000000"/>
          <w:sz w:val="36"/>
          <w:szCs w:val="36"/>
          <w:lang w:bidi="hi-IN"/>
        </w:rPr>
        <w:t>E</w:t>
      </w:r>
      <w:r w:rsidRPr="0035649A">
        <w:rPr>
          <w:rFonts w:ascii="Arial" w:hAnsi="Arial" w:cs="Arial"/>
          <w:b/>
          <w:bCs/>
          <w:color w:val="000000"/>
          <w:sz w:val="36"/>
          <w:szCs w:val="36"/>
          <w:lang w:bidi="hi-IN"/>
        </w:rPr>
        <w:t>vatA dhyAnaM</w:t>
      </w:r>
    </w:p>
    <w:p w14:paraId="229A823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asya SrI rudrAddhyAya praSna mahAmantrasya </w:t>
      </w:r>
    </w:p>
    <w:p w14:paraId="1C833AC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aG</w:t>
      </w:r>
      <w:r w:rsidR="00665208">
        <w:rPr>
          <w:rFonts w:ascii="Arial" w:hAnsi="Arial" w:cs="Arial"/>
          <w:color w:val="000000"/>
          <w:sz w:val="36"/>
          <w:szCs w:val="36"/>
          <w:lang w:bidi="hi-IN"/>
        </w:rPr>
        <w:t>O</w:t>
      </w:r>
      <w:r>
        <w:rPr>
          <w:rFonts w:ascii="Arial" w:hAnsi="Arial" w:cs="Arial"/>
          <w:color w:val="000000"/>
          <w:sz w:val="36"/>
          <w:szCs w:val="36"/>
          <w:lang w:bidi="hi-IN"/>
        </w:rPr>
        <w:t>ra RuShiH, anuShTup candaH, saMkar.ShaNamUrtti svarUp</w:t>
      </w:r>
      <w:r w:rsidR="00665208">
        <w:rPr>
          <w:rFonts w:ascii="Arial" w:hAnsi="Arial" w:cs="Arial"/>
          <w:color w:val="000000"/>
          <w:sz w:val="36"/>
          <w:szCs w:val="36"/>
          <w:lang w:bidi="hi-IN"/>
        </w:rPr>
        <w:t>O</w:t>
      </w:r>
      <w:r>
        <w:rPr>
          <w:rFonts w:ascii="Arial" w:hAnsi="Arial" w:cs="Arial"/>
          <w:color w:val="000000"/>
          <w:sz w:val="36"/>
          <w:szCs w:val="36"/>
          <w:lang w:bidi="hi-IN"/>
        </w:rPr>
        <w:t xml:space="preserve"> y</w:t>
      </w:r>
      <w:r w:rsidR="00665208">
        <w:rPr>
          <w:rFonts w:ascii="Arial" w:hAnsi="Arial" w:cs="Arial"/>
          <w:color w:val="000000"/>
          <w:sz w:val="36"/>
          <w:szCs w:val="36"/>
          <w:lang w:bidi="hi-IN"/>
        </w:rPr>
        <w:t>O</w:t>
      </w:r>
      <w:r>
        <w:rPr>
          <w:rFonts w:ascii="Arial" w:hAnsi="Arial" w:cs="Arial"/>
          <w:color w:val="000000"/>
          <w:sz w:val="36"/>
          <w:szCs w:val="36"/>
          <w:lang w:bidi="hi-IN"/>
        </w:rPr>
        <w:t xml:space="preserve">&amp;sAvAditya sa </w:t>
      </w:r>
      <w:r w:rsidR="00665208">
        <w:rPr>
          <w:rFonts w:ascii="Arial" w:hAnsi="Arial" w:cs="Arial"/>
          <w:color w:val="000000"/>
          <w:sz w:val="36"/>
          <w:szCs w:val="36"/>
          <w:lang w:bidi="hi-IN"/>
        </w:rPr>
        <w:t>E</w:t>
      </w:r>
      <w:r>
        <w:rPr>
          <w:rFonts w:ascii="Arial" w:hAnsi="Arial" w:cs="Arial"/>
          <w:color w:val="000000"/>
          <w:sz w:val="36"/>
          <w:szCs w:val="36"/>
          <w:lang w:bidi="hi-IN"/>
        </w:rPr>
        <w:t>Sha mRutyuMjayarudr</w:t>
      </w:r>
      <w:r w:rsidR="00665208">
        <w:rPr>
          <w:rFonts w:ascii="Arial" w:hAnsi="Arial" w:cs="Arial"/>
          <w:color w:val="000000"/>
          <w:sz w:val="36"/>
          <w:szCs w:val="36"/>
          <w:lang w:bidi="hi-IN"/>
        </w:rPr>
        <w:t>O</w:t>
      </w:r>
      <w:r>
        <w:rPr>
          <w:rFonts w:ascii="Arial" w:hAnsi="Arial" w:cs="Arial"/>
          <w:color w:val="000000"/>
          <w:sz w:val="36"/>
          <w:szCs w:val="36"/>
          <w:lang w:bidi="hi-IN"/>
        </w:rPr>
        <w:t xml:space="preserve"> d</w:t>
      </w:r>
      <w:r w:rsidR="00665208">
        <w:rPr>
          <w:rFonts w:ascii="Arial" w:hAnsi="Arial" w:cs="Arial"/>
          <w:color w:val="000000"/>
          <w:sz w:val="36"/>
          <w:szCs w:val="36"/>
          <w:lang w:bidi="hi-IN"/>
        </w:rPr>
        <w:t>E</w:t>
      </w:r>
      <w:r>
        <w:rPr>
          <w:rFonts w:ascii="Arial" w:hAnsi="Arial" w:cs="Arial"/>
          <w:color w:val="000000"/>
          <w:sz w:val="36"/>
          <w:szCs w:val="36"/>
          <w:lang w:bidi="hi-IN"/>
        </w:rPr>
        <w:t xml:space="preserve">vatA | </w:t>
      </w:r>
    </w:p>
    <w:p w14:paraId="717284E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namaH SivAy</w:t>
      </w:r>
      <w:r w:rsidR="00665208">
        <w:rPr>
          <w:rFonts w:ascii="Arial" w:hAnsi="Arial" w:cs="Arial"/>
          <w:color w:val="000000"/>
          <w:sz w:val="36"/>
          <w:szCs w:val="36"/>
          <w:lang w:bidi="hi-IN"/>
        </w:rPr>
        <w:t>E</w:t>
      </w:r>
      <w:r>
        <w:rPr>
          <w:rFonts w:ascii="Arial" w:hAnsi="Arial" w:cs="Arial"/>
          <w:color w:val="000000"/>
          <w:sz w:val="36"/>
          <w:szCs w:val="36"/>
          <w:lang w:bidi="hi-IN"/>
        </w:rPr>
        <w:t>ti bIjaM, SivatarAy</w:t>
      </w:r>
      <w:r w:rsidR="00665208">
        <w:rPr>
          <w:rFonts w:ascii="Arial" w:hAnsi="Arial" w:cs="Arial"/>
          <w:color w:val="000000"/>
          <w:sz w:val="36"/>
          <w:szCs w:val="36"/>
          <w:lang w:bidi="hi-IN"/>
        </w:rPr>
        <w:t>E</w:t>
      </w:r>
      <w:r>
        <w:rPr>
          <w:rFonts w:ascii="Arial" w:hAnsi="Arial" w:cs="Arial"/>
          <w:color w:val="000000"/>
          <w:sz w:val="36"/>
          <w:szCs w:val="36"/>
          <w:lang w:bidi="hi-IN"/>
        </w:rPr>
        <w:t xml:space="preserve">ti SaktiH, </w:t>
      </w:r>
    </w:p>
    <w:p w14:paraId="5160D2D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namaH s</w:t>
      </w:r>
      <w:r w:rsidR="00665208">
        <w:rPr>
          <w:rFonts w:ascii="Arial" w:hAnsi="Arial" w:cs="Arial"/>
          <w:color w:val="000000"/>
          <w:sz w:val="36"/>
          <w:szCs w:val="36"/>
          <w:lang w:bidi="hi-IN"/>
        </w:rPr>
        <w:t>O</w:t>
      </w:r>
      <w:r>
        <w:rPr>
          <w:rFonts w:ascii="Arial" w:hAnsi="Arial" w:cs="Arial"/>
          <w:color w:val="000000"/>
          <w:sz w:val="36"/>
          <w:szCs w:val="36"/>
          <w:lang w:bidi="hi-IN"/>
        </w:rPr>
        <w:t>mAy</w:t>
      </w:r>
      <w:r w:rsidR="00665208">
        <w:rPr>
          <w:rFonts w:ascii="Arial" w:hAnsi="Arial" w:cs="Arial"/>
          <w:color w:val="000000"/>
          <w:sz w:val="36"/>
          <w:szCs w:val="36"/>
          <w:lang w:bidi="hi-IN"/>
        </w:rPr>
        <w:t>E</w:t>
      </w:r>
      <w:r>
        <w:rPr>
          <w:rFonts w:ascii="Arial" w:hAnsi="Arial" w:cs="Arial"/>
          <w:color w:val="000000"/>
          <w:sz w:val="36"/>
          <w:szCs w:val="36"/>
          <w:lang w:bidi="hi-IN"/>
        </w:rPr>
        <w:t>ti (mahAd</w:t>
      </w:r>
      <w:r w:rsidR="00665208">
        <w:rPr>
          <w:rFonts w:ascii="Arial" w:hAnsi="Arial" w:cs="Arial"/>
          <w:color w:val="000000"/>
          <w:sz w:val="36"/>
          <w:szCs w:val="36"/>
          <w:lang w:bidi="hi-IN"/>
        </w:rPr>
        <w:t>E</w:t>
      </w:r>
      <w:r>
        <w:rPr>
          <w:rFonts w:ascii="Arial" w:hAnsi="Arial" w:cs="Arial"/>
          <w:color w:val="000000"/>
          <w:sz w:val="36"/>
          <w:szCs w:val="36"/>
          <w:lang w:bidi="hi-IN"/>
        </w:rPr>
        <w:t>vAy</w:t>
      </w:r>
      <w:r w:rsidR="00665208">
        <w:rPr>
          <w:rFonts w:ascii="Arial" w:hAnsi="Arial" w:cs="Arial"/>
          <w:color w:val="000000"/>
          <w:sz w:val="36"/>
          <w:szCs w:val="36"/>
          <w:lang w:bidi="hi-IN"/>
        </w:rPr>
        <w:t>E</w:t>
      </w:r>
      <w:r>
        <w:rPr>
          <w:rFonts w:ascii="Arial" w:hAnsi="Arial" w:cs="Arial"/>
          <w:color w:val="000000"/>
          <w:sz w:val="36"/>
          <w:szCs w:val="36"/>
          <w:lang w:bidi="hi-IN"/>
        </w:rPr>
        <w:t>ti) kIlakaM, (SrI sAmba sadASiva)</w:t>
      </w:r>
    </w:p>
    <w:p w14:paraId="0A84EB4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w:t>
      </w:r>
      <w:r w:rsidR="00665208">
        <w:rPr>
          <w:rFonts w:ascii="Arial" w:hAnsi="Arial" w:cs="Arial"/>
          <w:color w:val="000000"/>
          <w:sz w:val="36"/>
          <w:szCs w:val="36"/>
          <w:lang w:bidi="hi-IN"/>
        </w:rPr>
        <w:t>O</w:t>
      </w:r>
      <w:r>
        <w:rPr>
          <w:rFonts w:ascii="Arial" w:hAnsi="Arial" w:cs="Arial"/>
          <w:color w:val="000000"/>
          <w:sz w:val="36"/>
          <w:szCs w:val="36"/>
          <w:lang w:bidi="hi-IN"/>
        </w:rPr>
        <w:t>mAskanda-param</w:t>
      </w:r>
      <w:r w:rsidR="00665208">
        <w:rPr>
          <w:rFonts w:ascii="Arial" w:hAnsi="Arial" w:cs="Arial"/>
          <w:color w:val="000000"/>
          <w:sz w:val="36"/>
          <w:szCs w:val="36"/>
          <w:lang w:bidi="hi-IN"/>
        </w:rPr>
        <w:t>E</w:t>
      </w:r>
      <w:r>
        <w:rPr>
          <w:rFonts w:ascii="Arial" w:hAnsi="Arial" w:cs="Arial"/>
          <w:color w:val="000000"/>
          <w:sz w:val="36"/>
          <w:szCs w:val="36"/>
          <w:lang w:bidi="hi-IN"/>
        </w:rPr>
        <w:t>svara prasAda siddhyarth</w:t>
      </w:r>
      <w:r w:rsidR="00665208">
        <w:rPr>
          <w:rFonts w:ascii="Arial" w:hAnsi="Arial" w:cs="Arial"/>
          <w:color w:val="000000"/>
          <w:sz w:val="36"/>
          <w:szCs w:val="36"/>
          <w:lang w:bidi="hi-IN"/>
        </w:rPr>
        <w:t>E</w:t>
      </w:r>
      <w:r>
        <w:rPr>
          <w:rFonts w:ascii="Arial" w:hAnsi="Arial" w:cs="Arial"/>
          <w:color w:val="000000"/>
          <w:sz w:val="36"/>
          <w:szCs w:val="36"/>
          <w:lang w:bidi="hi-IN"/>
        </w:rPr>
        <w:t xml:space="preserve"> jap</w:t>
      </w:r>
      <w:r w:rsidR="00665208">
        <w:rPr>
          <w:rFonts w:ascii="Arial" w:hAnsi="Arial" w:cs="Arial"/>
          <w:color w:val="000000"/>
          <w:sz w:val="36"/>
          <w:szCs w:val="36"/>
          <w:lang w:bidi="hi-IN"/>
        </w:rPr>
        <w:t>E</w:t>
      </w:r>
      <w:r>
        <w:rPr>
          <w:rFonts w:ascii="Arial" w:hAnsi="Arial" w:cs="Arial"/>
          <w:color w:val="000000"/>
          <w:sz w:val="36"/>
          <w:szCs w:val="36"/>
          <w:lang w:bidi="hi-IN"/>
        </w:rPr>
        <w:t xml:space="preserve"> viniy</w:t>
      </w:r>
      <w:r w:rsidR="00665208">
        <w:rPr>
          <w:rFonts w:ascii="Arial" w:hAnsi="Arial" w:cs="Arial"/>
          <w:color w:val="000000"/>
          <w:sz w:val="36"/>
          <w:szCs w:val="36"/>
          <w:lang w:bidi="hi-IN"/>
        </w:rPr>
        <w:t>O</w:t>
      </w:r>
      <w:r>
        <w:rPr>
          <w:rFonts w:ascii="Arial" w:hAnsi="Arial" w:cs="Arial"/>
          <w:color w:val="000000"/>
          <w:sz w:val="36"/>
          <w:szCs w:val="36"/>
          <w:lang w:bidi="hi-IN"/>
        </w:rPr>
        <w:t xml:space="preserve">gaH | </w:t>
      </w:r>
    </w:p>
    <w:p w14:paraId="2841E71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karanyAsaH</w:t>
      </w:r>
    </w:p>
    <w:p w14:paraId="034B4C5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agnih</w:t>
      </w:r>
      <w:r w:rsidR="00665208">
        <w:rPr>
          <w:rFonts w:ascii="Arial" w:hAnsi="Arial" w:cs="Arial"/>
          <w:color w:val="000000"/>
          <w:sz w:val="36"/>
          <w:szCs w:val="36"/>
          <w:lang w:bidi="hi-IN"/>
        </w:rPr>
        <w:t>O</w:t>
      </w:r>
      <w:r>
        <w:rPr>
          <w:rFonts w:ascii="Arial" w:hAnsi="Arial" w:cs="Arial"/>
          <w:color w:val="000000"/>
          <w:sz w:val="36"/>
          <w:szCs w:val="36"/>
          <w:lang w:bidi="hi-IN"/>
        </w:rPr>
        <w:t>trAtman</w:t>
      </w:r>
      <w:r w:rsidR="00665208">
        <w:rPr>
          <w:rFonts w:ascii="Arial" w:hAnsi="Arial" w:cs="Arial"/>
          <w:color w:val="000000"/>
          <w:sz w:val="36"/>
          <w:szCs w:val="36"/>
          <w:lang w:bidi="hi-IN"/>
        </w:rPr>
        <w:t>E</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aguMShThAByAM namaH</w:t>
      </w:r>
    </w:p>
    <w:p w14:paraId="7ABBE65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darSapurNamAsAtman</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tarjjanIByAM namaH</w:t>
      </w:r>
    </w:p>
    <w:p w14:paraId="1581724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cAturmAsyAtman</w:t>
      </w:r>
      <w:r w:rsidR="00665208">
        <w:rPr>
          <w:rFonts w:ascii="Arial" w:hAnsi="Arial" w:cs="Arial"/>
          <w:color w:val="000000"/>
          <w:sz w:val="36"/>
          <w:szCs w:val="36"/>
          <w:lang w:bidi="hi-IN"/>
        </w:rPr>
        <w:t>E</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maddhyamAByAM</w:t>
      </w:r>
      <w:r>
        <w:rPr>
          <w:rFonts w:ascii="Arial" w:hAnsi="Arial" w:cs="Arial"/>
          <w:color w:val="000000"/>
          <w:sz w:val="36"/>
          <w:szCs w:val="36"/>
          <w:lang w:bidi="hi-IN"/>
        </w:rPr>
        <w:tab/>
        <w:t>namaH</w:t>
      </w:r>
    </w:p>
    <w:p w14:paraId="220ACFC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nirUDhapaSubandhAtman</w:t>
      </w:r>
      <w:r w:rsidR="00665208">
        <w:rPr>
          <w:rFonts w:ascii="Arial" w:hAnsi="Arial" w:cs="Arial"/>
          <w:color w:val="000000"/>
          <w:sz w:val="36"/>
          <w:szCs w:val="36"/>
          <w:lang w:bidi="hi-IN"/>
        </w:rPr>
        <w:t>E</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anAmikAByAM namaH</w:t>
      </w:r>
    </w:p>
    <w:p w14:paraId="13D132E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jy</w:t>
      </w:r>
      <w:r w:rsidR="00665208">
        <w:rPr>
          <w:rFonts w:ascii="Arial" w:hAnsi="Arial" w:cs="Arial"/>
          <w:color w:val="000000"/>
          <w:sz w:val="36"/>
          <w:szCs w:val="36"/>
          <w:lang w:bidi="hi-IN"/>
        </w:rPr>
        <w:t>O</w:t>
      </w:r>
      <w:r>
        <w:rPr>
          <w:rFonts w:ascii="Arial" w:hAnsi="Arial" w:cs="Arial"/>
          <w:color w:val="000000"/>
          <w:sz w:val="36"/>
          <w:szCs w:val="36"/>
          <w:lang w:bidi="hi-IN"/>
        </w:rPr>
        <w:t>tiShT</w:t>
      </w:r>
      <w:r w:rsidR="00665208">
        <w:rPr>
          <w:rFonts w:ascii="Arial" w:hAnsi="Arial" w:cs="Arial"/>
          <w:color w:val="000000"/>
          <w:sz w:val="36"/>
          <w:szCs w:val="36"/>
          <w:lang w:bidi="hi-IN"/>
        </w:rPr>
        <w:t>O</w:t>
      </w:r>
      <w:r>
        <w:rPr>
          <w:rFonts w:ascii="Arial" w:hAnsi="Arial" w:cs="Arial"/>
          <w:color w:val="000000"/>
          <w:sz w:val="36"/>
          <w:szCs w:val="36"/>
          <w:lang w:bidi="hi-IN"/>
        </w:rPr>
        <w:t>mAtman</w:t>
      </w:r>
      <w:r w:rsidR="00665208">
        <w:rPr>
          <w:rFonts w:ascii="Arial" w:hAnsi="Arial" w:cs="Arial"/>
          <w:color w:val="000000"/>
          <w:sz w:val="36"/>
          <w:szCs w:val="36"/>
          <w:lang w:bidi="hi-IN"/>
        </w:rPr>
        <w:t>E</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kaniShThikAByAM</w:t>
      </w:r>
      <w:r>
        <w:rPr>
          <w:rFonts w:ascii="Arial" w:hAnsi="Arial" w:cs="Arial"/>
          <w:color w:val="000000"/>
          <w:sz w:val="36"/>
          <w:szCs w:val="36"/>
          <w:lang w:bidi="hi-IN"/>
        </w:rPr>
        <w:tab/>
        <w:t>namaH</w:t>
      </w:r>
    </w:p>
    <w:p w14:paraId="5B997658" w14:textId="51E92ED2"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sarvakratvAtman</w:t>
      </w:r>
      <w:r w:rsidR="00665208">
        <w:rPr>
          <w:rFonts w:ascii="Arial" w:hAnsi="Arial" w:cs="Arial"/>
          <w:color w:val="000000"/>
          <w:sz w:val="36"/>
          <w:szCs w:val="36"/>
          <w:lang w:bidi="hi-IN"/>
        </w:rPr>
        <w:t>E</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sidR="001708E1">
        <w:rPr>
          <w:rFonts w:ascii="Arial" w:hAnsi="Arial" w:cs="Arial"/>
          <w:color w:val="000000"/>
          <w:sz w:val="36"/>
          <w:szCs w:val="36"/>
          <w:lang w:bidi="hi-IN"/>
        </w:rPr>
        <w:br/>
      </w:r>
      <w:r>
        <w:rPr>
          <w:rFonts w:ascii="Arial" w:hAnsi="Arial" w:cs="Arial"/>
          <w:color w:val="000000"/>
          <w:sz w:val="36"/>
          <w:szCs w:val="36"/>
          <w:lang w:bidi="hi-IN"/>
        </w:rPr>
        <w:t>karatala-karapRuShThAByAM namaH</w:t>
      </w:r>
    </w:p>
    <w:p w14:paraId="295DE5F0" w14:textId="169053F3"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w:t>
      </w:r>
      <w:r w:rsidR="001708E1">
        <w:rPr>
          <w:rFonts w:ascii="Arial" w:hAnsi="Arial" w:cs="Arial"/>
          <w:color w:val="000000"/>
          <w:sz w:val="36"/>
          <w:szCs w:val="36"/>
          <w:lang w:bidi="hi-IN"/>
        </w:rPr>
        <w:t>~g</w:t>
      </w:r>
      <w:r>
        <w:rPr>
          <w:rFonts w:ascii="Arial" w:hAnsi="Arial" w:cs="Arial"/>
          <w:color w:val="000000"/>
          <w:sz w:val="36"/>
          <w:szCs w:val="36"/>
          <w:lang w:bidi="hi-IN"/>
        </w:rPr>
        <w:t>ganyAsaH</w:t>
      </w:r>
    </w:p>
    <w:p w14:paraId="124AE51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agnih</w:t>
      </w:r>
      <w:r w:rsidR="00665208">
        <w:rPr>
          <w:rFonts w:ascii="Arial" w:hAnsi="Arial" w:cs="Arial"/>
          <w:color w:val="000000"/>
          <w:sz w:val="36"/>
          <w:szCs w:val="36"/>
          <w:lang w:bidi="hi-IN"/>
        </w:rPr>
        <w:t>O</w:t>
      </w:r>
      <w:r>
        <w:rPr>
          <w:rFonts w:ascii="Arial" w:hAnsi="Arial" w:cs="Arial"/>
          <w:color w:val="000000"/>
          <w:sz w:val="36"/>
          <w:szCs w:val="36"/>
          <w:lang w:bidi="hi-IN"/>
        </w:rPr>
        <w:t>trAtman</w:t>
      </w:r>
      <w:r w:rsidR="00665208">
        <w:rPr>
          <w:rFonts w:ascii="Arial" w:hAnsi="Arial" w:cs="Arial"/>
          <w:color w:val="000000"/>
          <w:sz w:val="36"/>
          <w:szCs w:val="36"/>
          <w:lang w:bidi="hi-IN"/>
        </w:rPr>
        <w:t>E</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hRudayAya namaH</w:t>
      </w:r>
    </w:p>
    <w:p w14:paraId="5E440A2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darSapurNamAsAtman</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Siras</w:t>
      </w:r>
      <w:r w:rsidR="00665208">
        <w:rPr>
          <w:rFonts w:ascii="Arial" w:hAnsi="Arial" w:cs="Arial"/>
          <w:color w:val="000000"/>
          <w:sz w:val="36"/>
          <w:szCs w:val="36"/>
          <w:lang w:bidi="hi-IN"/>
        </w:rPr>
        <w:t>E</w:t>
      </w:r>
      <w:r>
        <w:rPr>
          <w:rFonts w:ascii="Arial" w:hAnsi="Arial" w:cs="Arial"/>
          <w:color w:val="000000"/>
          <w:sz w:val="36"/>
          <w:szCs w:val="36"/>
          <w:lang w:bidi="hi-IN"/>
        </w:rPr>
        <w:t xml:space="preserve"> svAhA</w:t>
      </w:r>
    </w:p>
    <w:p w14:paraId="7345A59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cAturmAsyAtman</w:t>
      </w:r>
      <w:r w:rsidR="00665208">
        <w:rPr>
          <w:rFonts w:ascii="Arial" w:hAnsi="Arial" w:cs="Arial"/>
          <w:color w:val="000000"/>
          <w:sz w:val="36"/>
          <w:szCs w:val="36"/>
          <w:lang w:bidi="hi-IN"/>
        </w:rPr>
        <w:t>E</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SiKAyai vaShaT</w:t>
      </w:r>
    </w:p>
    <w:p w14:paraId="51EDCF7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nirUDhapaSubandhAtman</w:t>
      </w:r>
      <w:r w:rsidR="00665208">
        <w:rPr>
          <w:rFonts w:ascii="Arial" w:hAnsi="Arial" w:cs="Arial"/>
          <w:color w:val="000000"/>
          <w:sz w:val="36"/>
          <w:szCs w:val="36"/>
          <w:lang w:bidi="hi-IN"/>
        </w:rPr>
        <w:t>E</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kavacAya huM</w:t>
      </w:r>
    </w:p>
    <w:p w14:paraId="2B3D0B2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jy</w:t>
      </w:r>
      <w:r w:rsidR="00665208">
        <w:rPr>
          <w:rFonts w:ascii="Arial" w:hAnsi="Arial" w:cs="Arial"/>
          <w:color w:val="000000"/>
          <w:sz w:val="36"/>
          <w:szCs w:val="36"/>
          <w:lang w:bidi="hi-IN"/>
        </w:rPr>
        <w:t>O</w:t>
      </w:r>
      <w:r>
        <w:rPr>
          <w:rFonts w:ascii="Arial" w:hAnsi="Arial" w:cs="Arial"/>
          <w:color w:val="000000"/>
          <w:sz w:val="36"/>
          <w:szCs w:val="36"/>
          <w:lang w:bidi="hi-IN"/>
        </w:rPr>
        <w:t>tiShT</w:t>
      </w:r>
      <w:r w:rsidR="00665208">
        <w:rPr>
          <w:rFonts w:ascii="Arial" w:hAnsi="Arial" w:cs="Arial"/>
          <w:color w:val="000000"/>
          <w:sz w:val="36"/>
          <w:szCs w:val="36"/>
          <w:lang w:bidi="hi-IN"/>
        </w:rPr>
        <w:t>O</w:t>
      </w:r>
      <w:r>
        <w:rPr>
          <w:rFonts w:ascii="Arial" w:hAnsi="Arial" w:cs="Arial"/>
          <w:color w:val="000000"/>
          <w:sz w:val="36"/>
          <w:szCs w:val="36"/>
          <w:lang w:bidi="hi-IN"/>
        </w:rPr>
        <w:t>mAtman</w:t>
      </w:r>
      <w:r w:rsidR="00665208">
        <w:rPr>
          <w:rFonts w:ascii="Arial" w:hAnsi="Arial" w:cs="Arial"/>
          <w:color w:val="000000"/>
          <w:sz w:val="36"/>
          <w:szCs w:val="36"/>
          <w:lang w:bidi="hi-IN"/>
        </w:rPr>
        <w:t>E</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n</w:t>
      </w:r>
      <w:r w:rsidR="00665208">
        <w:rPr>
          <w:rFonts w:ascii="Arial" w:hAnsi="Arial" w:cs="Arial"/>
          <w:color w:val="000000"/>
          <w:sz w:val="36"/>
          <w:szCs w:val="36"/>
          <w:lang w:bidi="hi-IN"/>
        </w:rPr>
        <w:t>E</w:t>
      </w:r>
      <w:r>
        <w:rPr>
          <w:rFonts w:ascii="Arial" w:hAnsi="Arial" w:cs="Arial"/>
          <w:color w:val="000000"/>
          <w:sz w:val="36"/>
          <w:szCs w:val="36"/>
          <w:lang w:bidi="hi-IN"/>
        </w:rPr>
        <w:t>tratrayAya vauShaT</w:t>
      </w:r>
    </w:p>
    <w:p w14:paraId="5FE0D75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sarvakratvAtman</w:t>
      </w:r>
      <w:r w:rsidR="00665208">
        <w:rPr>
          <w:rFonts w:ascii="Arial" w:hAnsi="Arial" w:cs="Arial"/>
          <w:color w:val="000000"/>
          <w:sz w:val="36"/>
          <w:szCs w:val="36"/>
          <w:lang w:bidi="hi-IN"/>
        </w:rPr>
        <w:t>E</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astrAya PaT</w:t>
      </w:r>
    </w:p>
    <w:p w14:paraId="4FB20317" w14:textId="285DC748"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BUrBuvassuvar</w:t>
      </w:r>
      <w:r w:rsidR="00842E57">
        <w:rPr>
          <w:rFonts w:ascii="Arial" w:hAnsi="Arial" w:cs="Arial"/>
          <w:color w:val="000000"/>
          <w:sz w:val="36"/>
          <w:szCs w:val="36"/>
          <w:lang w:bidi="hi-IN"/>
        </w:rPr>
        <w:t>OM</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iti digbandhaH</w:t>
      </w:r>
    </w:p>
    <w:p w14:paraId="7B2D651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dhyAnaM</w:t>
      </w:r>
    </w:p>
    <w:p w14:paraId="178B239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ApAtALa-naBasthalAntaBuvana</w:t>
      </w:r>
      <w:r>
        <w:rPr>
          <w:rFonts w:ascii="Arial" w:hAnsi="Arial" w:cs="Arial"/>
          <w:color w:val="000000"/>
          <w:sz w:val="36"/>
          <w:szCs w:val="36"/>
          <w:lang w:bidi="hi-IN"/>
        </w:rPr>
        <w:tab/>
        <w:t>brahmANDa-mAvisPurat-</w:t>
      </w:r>
    </w:p>
    <w:p w14:paraId="4FE1B07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jy</w:t>
      </w:r>
      <w:r w:rsidR="00665208">
        <w:rPr>
          <w:rFonts w:ascii="Arial" w:hAnsi="Arial" w:cs="Arial"/>
          <w:color w:val="000000"/>
          <w:sz w:val="36"/>
          <w:szCs w:val="36"/>
          <w:lang w:bidi="hi-IN"/>
        </w:rPr>
        <w:t>O</w:t>
      </w:r>
      <w:r>
        <w:rPr>
          <w:rFonts w:ascii="Arial" w:hAnsi="Arial" w:cs="Arial"/>
          <w:color w:val="000000"/>
          <w:sz w:val="36"/>
          <w:szCs w:val="36"/>
          <w:lang w:bidi="hi-IN"/>
        </w:rPr>
        <w:t>ti-sPATika-liMgamauLi-vilasat</w:t>
      </w:r>
      <w:r>
        <w:rPr>
          <w:rFonts w:ascii="Arial" w:hAnsi="Arial" w:cs="Arial"/>
          <w:color w:val="000000"/>
          <w:sz w:val="36"/>
          <w:szCs w:val="36"/>
          <w:lang w:bidi="hi-IN"/>
        </w:rPr>
        <w:tab/>
        <w:t>pUrNN</w:t>
      </w:r>
      <w:r w:rsidR="00665208">
        <w:rPr>
          <w:rFonts w:ascii="Arial" w:hAnsi="Arial" w:cs="Arial"/>
          <w:color w:val="000000"/>
          <w:sz w:val="36"/>
          <w:szCs w:val="36"/>
          <w:lang w:bidi="hi-IN"/>
        </w:rPr>
        <w:t>E</w:t>
      </w:r>
      <w:r>
        <w:rPr>
          <w:rFonts w:ascii="Arial" w:hAnsi="Arial" w:cs="Arial"/>
          <w:color w:val="000000"/>
          <w:sz w:val="36"/>
          <w:szCs w:val="36"/>
          <w:lang w:bidi="hi-IN"/>
        </w:rPr>
        <w:t xml:space="preserve">nduvAntAmRutaiH | </w:t>
      </w:r>
    </w:p>
    <w:p w14:paraId="203BF08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ast</w:t>
      </w:r>
      <w:r w:rsidR="00665208">
        <w:rPr>
          <w:rFonts w:ascii="Arial" w:hAnsi="Arial" w:cs="Arial"/>
          <w:color w:val="000000"/>
          <w:sz w:val="36"/>
          <w:szCs w:val="36"/>
          <w:lang w:bidi="hi-IN"/>
        </w:rPr>
        <w:t>O</w:t>
      </w:r>
      <w:r>
        <w:rPr>
          <w:rFonts w:ascii="Arial" w:hAnsi="Arial" w:cs="Arial"/>
          <w:color w:val="000000"/>
          <w:sz w:val="36"/>
          <w:szCs w:val="36"/>
          <w:lang w:bidi="hi-IN"/>
        </w:rPr>
        <w:t>kAplutam</w:t>
      </w:r>
      <w:r w:rsidR="00665208">
        <w:rPr>
          <w:rFonts w:ascii="Arial" w:hAnsi="Arial" w:cs="Arial"/>
          <w:color w:val="000000"/>
          <w:sz w:val="36"/>
          <w:szCs w:val="36"/>
          <w:lang w:bidi="hi-IN"/>
        </w:rPr>
        <w:t>E</w:t>
      </w:r>
      <w:r>
        <w:rPr>
          <w:rFonts w:ascii="Arial" w:hAnsi="Arial" w:cs="Arial"/>
          <w:color w:val="000000"/>
          <w:sz w:val="36"/>
          <w:szCs w:val="36"/>
          <w:lang w:bidi="hi-IN"/>
        </w:rPr>
        <w:t>ka-mISamaniSaM</w:t>
      </w:r>
      <w:r>
        <w:rPr>
          <w:rFonts w:ascii="Arial" w:hAnsi="Arial" w:cs="Arial"/>
          <w:color w:val="000000"/>
          <w:sz w:val="36"/>
          <w:szCs w:val="36"/>
          <w:lang w:bidi="hi-IN"/>
        </w:rPr>
        <w:tab/>
        <w:t>rudrAnuvAkAn japan-</w:t>
      </w:r>
    </w:p>
    <w:p w14:paraId="3686DAA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dhyAy</w:t>
      </w:r>
      <w:r w:rsidR="00665208">
        <w:rPr>
          <w:rFonts w:ascii="Arial" w:hAnsi="Arial" w:cs="Arial"/>
          <w:color w:val="000000"/>
          <w:sz w:val="36"/>
          <w:szCs w:val="36"/>
          <w:lang w:bidi="hi-IN"/>
        </w:rPr>
        <w:t>E</w:t>
      </w:r>
      <w:r>
        <w:rPr>
          <w:rFonts w:ascii="Arial" w:hAnsi="Arial" w:cs="Arial"/>
          <w:color w:val="000000"/>
          <w:sz w:val="36"/>
          <w:szCs w:val="36"/>
          <w:lang w:bidi="hi-IN"/>
        </w:rPr>
        <w:t>t-dIPsitasiddhay</w:t>
      </w:r>
      <w:r w:rsidR="00665208">
        <w:rPr>
          <w:rFonts w:ascii="Arial" w:hAnsi="Arial" w:cs="Arial"/>
          <w:color w:val="000000"/>
          <w:sz w:val="36"/>
          <w:szCs w:val="36"/>
          <w:lang w:bidi="hi-IN"/>
        </w:rPr>
        <w:t>E</w:t>
      </w:r>
      <w:r>
        <w:rPr>
          <w:rFonts w:ascii="Arial" w:hAnsi="Arial" w:cs="Arial"/>
          <w:color w:val="000000"/>
          <w:sz w:val="36"/>
          <w:szCs w:val="36"/>
          <w:lang w:bidi="hi-IN"/>
        </w:rPr>
        <w:t xml:space="preserve"> &amp;druvapadaM</w:t>
      </w:r>
      <w:r>
        <w:rPr>
          <w:rFonts w:ascii="Arial" w:hAnsi="Arial" w:cs="Arial"/>
          <w:color w:val="000000"/>
          <w:sz w:val="36"/>
          <w:szCs w:val="36"/>
          <w:lang w:bidi="hi-IN"/>
        </w:rPr>
        <w:tab/>
        <w:t>vipr</w:t>
      </w:r>
      <w:r w:rsidR="00665208">
        <w:rPr>
          <w:rFonts w:ascii="Arial" w:hAnsi="Arial" w:cs="Arial"/>
          <w:color w:val="000000"/>
          <w:sz w:val="36"/>
          <w:szCs w:val="36"/>
          <w:lang w:bidi="hi-IN"/>
        </w:rPr>
        <w:t>O</w:t>
      </w:r>
      <w:r>
        <w:rPr>
          <w:rFonts w:ascii="Arial" w:hAnsi="Arial" w:cs="Arial"/>
          <w:color w:val="000000"/>
          <w:sz w:val="36"/>
          <w:szCs w:val="36"/>
          <w:lang w:bidi="hi-IN"/>
        </w:rPr>
        <w:t>-&amp;BiShi~jc</w:t>
      </w:r>
      <w:r w:rsidR="00665208">
        <w:rPr>
          <w:rFonts w:ascii="Arial" w:hAnsi="Arial" w:cs="Arial"/>
          <w:color w:val="000000"/>
          <w:sz w:val="36"/>
          <w:szCs w:val="36"/>
          <w:lang w:bidi="hi-IN"/>
        </w:rPr>
        <w:t>E</w:t>
      </w:r>
      <w:r>
        <w:rPr>
          <w:rFonts w:ascii="Arial" w:hAnsi="Arial" w:cs="Arial"/>
          <w:color w:val="000000"/>
          <w:sz w:val="36"/>
          <w:szCs w:val="36"/>
          <w:lang w:bidi="hi-IN"/>
        </w:rPr>
        <w:t>cCivaM || 1</w:t>
      </w:r>
    </w:p>
    <w:p w14:paraId="6E7E5B2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07BF35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pIThaM yasya dharitrI jaladharakalaSaM</w:t>
      </w:r>
      <w:r>
        <w:rPr>
          <w:rFonts w:ascii="Arial" w:hAnsi="Arial" w:cs="Arial"/>
          <w:color w:val="000000"/>
          <w:sz w:val="36"/>
          <w:szCs w:val="36"/>
          <w:lang w:bidi="hi-IN"/>
        </w:rPr>
        <w:tab/>
        <w:t xml:space="preserve"> liMgamAkASa mUrttiM</w:t>
      </w:r>
    </w:p>
    <w:p w14:paraId="2E33E49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nakShatraM puShpamAlyaM grahakaNakusumaM candra-vahnyarka-n</w:t>
      </w:r>
      <w:r w:rsidR="00665208">
        <w:rPr>
          <w:rFonts w:ascii="Arial" w:hAnsi="Arial" w:cs="Arial"/>
          <w:color w:val="000000"/>
          <w:sz w:val="36"/>
          <w:szCs w:val="36"/>
          <w:lang w:bidi="hi-IN"/>
        </w:rPr>
        <w:t>E</w:t>
      </w:r>
      <w:r>
        <w:rPr>
          <w:rFonts w:ascii="Arial" w:hAnsi="Arial" w:cs="Arial"/>
          <w:color w:val="000000"/>
          <w:sz w:val="36"/>
          <w:szCs w:val="36"/>
          <w:lang w:bidi="hi-IN"/>
        </w:rPr>
        <w:t>traM</w:t>
      </w:r>
    </w:p>
    <w:p w14:paraId="17D467D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kukShiH saptasamudraM Bujagiri-SiKaraM sapta pAtALapAdaM</w:t>
      </w:r>
    </w:p>
    <w:p w14:paraId="4AA08E4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w:t>
      </w:r>
      <w:r w:rsidR="00665208">
        <w:rPr>
          <w:rFonts w:ascii="Arial" w:hAnsi="Arial" w:cs="Arial"/>
          <w:color w:val="000000"/>
          <w:sz w:val="36"/>
          <w:szCs w:val="36"/>
          <w:lang w:bidi="hi-IN"/>
        </w:rPr>
        <w:t>E</w:t>
      </w:r>
      <w:r>
        <w:rPr>
          <w:rFonts w:ascii="Arial" w:hAnsi="Arial" w:cs="Arial"/>
          <w:color w:val="000000"/>
          <w:sz w:val="36"/>
          <w:szCs w:val="36"/>
          <w:lang w:bidi="hi-IN"/>
        </w:rPr>
        <w:t>daM vaktraM ShaDaMgaM daSadiSi vasanaM</w:t>
      </w:r>
      <w:r>
        <w:rPr>
          <w:rFonts w:ascii="Arial" w:hAnsi="Arial" w:cs="Arial"/>
          <w:color w:val="000000"/>
          <w:sz w:val="36"/>
          <w:szCs w:val="36"/>
          <w:lang w:bidi="hi-IN"/>
        </w:rPr>
        <w:tab/>
        <w:t>divyaliMgaM namAmi || 2</w:t>
      </w:r>
    </w:p>
    <w:p w14:paraId="0C7F93A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550128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brahmANDa-vyAptad</w:t>
      </w:r>
      <w:r w:rsidR="00665208">
        <w:rPr>
          <w:rFonts w:ascii="Arial" w:hAnsi="Arial" w:cs="Arial"/>
          <w:color w:val="000000"/>
          <w:sz w:val="36"/>
          <w:szCs w:val="36"/>
          <w:lang w:bidi="hi-IN"/>
        </w:rPr>
        <w:t>E</w:t>
      </w:r>
      <w:r>
        <w:rPr>
          <w:rFonts w:ascii="Arial" w:hAnsi="Arial" w:cs="Arial"/>
          <w:color w:val="000000"/>
          <w:sz w:val="36"/>
          <w:szCs w:val="36"/>
          <w:lang w:bidi="hi-IN"/>
        </w:rPr>
        <w:t>hA Basitahima rucA BAsamAnA BujaMgaiH</w:t>
      </w:r>
    </w:p>
    <w:p w14:paraId="3BE3D35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kaNTh</w:t>
      </w:r>
      <w:r w:rsidR="00665208">
        <w:rPr>
          <w:rFonts w:ascii="Arial" w:hAnsi="Arial" w:cs="Arial"/>
          <w:color w:val="000000"/>
          <w:sz w:val="36"/>
          <w:szCs w:val="36"/>
          <w:lang w:bidi="hi-IN"/>
        </w:rPr>
        <w:t>E</w:t>
      </w:r>
      <w:r>
        <w:rPr>
          <w:rFonts w:ascii="Arial" w:hAnsi="Arial" w:cs="Arial"/>
          <w:color w:val="000000"/>
          <w:sz w:val="36"/>
          <w:szCs w:val="36"/>
          <w:lang w:bidi="hi-IN"/>
        </w:rPr>
        <w:t xml:space="preserve"> kAlAH kaparddA-kalita SaSikalA ScaNDa k</w:t>
      </w:r>
      <w:r w:rsidR="00665208">
        <w:rPr>
          <w:rFonts w:ascii="Arial" w:hAnsi="Arial" w:cs="Arial"/>
          <w:color w:val="000000"/>
          <w:sz w:val="36"/>
          <w:szCs w:val="36"/>
          <w:lang w:bidi="hi-IN"/>
        </w:rPr>
        <w:t>O</w:t>
      </w:r>
      <w:r>
        <w:rPr>
          <w:rFonts w:ascii="Arial" w:hAnsi="Arial" w:cs="Arial"/>
          <w:color w:val="000000"/>
          <w:sz w:val="36"/>
          <w:szCs w:val="36"/>
          <w:lang w:bidi="hi-IN"/>
        </w:rPr>
        <w:t>daNDahastAH</w:t>
      </w:r>
    </w:p>
    <w:p w14:paraId="2E2F3B3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500B1C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tryakShA rudrAkShamAlA praNata BayaharA: (prakaTitaviBavAH) SAMBavA mUrttiB</w:t>
      </w:r>
      <w:r w:rsidR="00665208">
        <w:rPr>
          <w:rFonts w:ascii="Arial" w:hAnsi="Arial" w:cs="Arial"/>
          <w:color w:val="000000"/>
          <w:sz w:val="36"/>
          <w:szCs w:val="36"/>
          <w:lang w:bidi="hi-IN"/>
        </w:rPr>
        <w:t>E</w:t>
      </w:r>
      <w:r>
        <w:rPr>
          <w:rFonts w:ascii="Arial" w:hAnsi="Arial" w:cs="Arial"/>
          <w:color w:val="000000"/>
          <w:sz w:val="36"/>
          <w:szCs w:val="36"/>
          <w:lang w:bidi="hi-IN"/>
        </w:rPr>
        <w:t>dAH</w:t>
      </w:r>
    </w:p>
    <w:p w14:paraId="66B133F3" w14:textId="04489EA6"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rudrAH SrIrudra-sUkta prakaTitaviBavAH naH prayacCantu sauKyaM || 3</w:t>
      </w:r>
    </w:p>
    <w:p w14:paraId="3722D98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5B511B1" w14:textId="77777777" w:rsidR="00B6540E" w:rsidRDefault="00B6540E" w:rsidP="00D91D60">
      <w:pPr>
        <w:autoSpaceDE w:val="0"/>
        <w:autoSpaceDN w:val="0"/>
        <w:adjustRightInd w:val="0"/>
        <w:spacing w:after="0" w:line="240" w:lineRule="auto"/>
        <w:rPr>
          <w:rFonts w:ascii="Arial" w:hAnsi="Arial" w:cs="Arial"/>
          <w:color w:val="000000"/>
          <w:sz w:val="36"/>
          <w:szCs w:val="36"/>
          <w:lang w:bidi="hi-IN"/>
        </w:rPr>
      </w:pPr>
    </w:p>
    <w:p w14:paraId="4EFEF6BD" w14:textId="0E09ADD7" w:rsidR="00D91D60" w:rsidRPr="0035649A" w:rsidRDefault="00D91D60" w:rsidP="00D91D60">
      <w:pPr>
        <w:autoSpaceDE w:val="0"/>
        <w:autoSpaceDN w:val="0"/>
        <w:adjustRightInd w:val="0"/>
        <w:spacing w:after="0" w:line="240" w:lineRule="auto"/>
        <w:rPr>
          <w:rFonts w:ascii="Arial" w:hAnsi="Arial" w:cs="Arial"/>
          <w:b/>
          <w:bCs/>
          <w:color w:val="000000"/>
          <w:sz w:val="36"/>
          <w:szCs w:val="36"/>
          <w:lang w:bidi="hi-IN"/>
        </w:rPr>
      </w:pPr>
      <w:r w:rsidRPr="0035649A">
        <w:rPr>
          <w:rFonts w:ascii="Arial" w:hAnsi="Arial" w:cs="Arial"/>
          <w:b/>
          <w:bCs/>
          <w:color w:val="000000"/>
          <w:sz w:val="36"/>
          <w:szCs w:val="36"/>
          <w:lang w:bidi="hi-IN"/>
        </w:rPr>
        <w:lastRenderedPageBreak/>
        <w:t>1</w:t>
      </w:r>
      <w:r w:rsidR="00271BF4" w:rsidRPr="0035649A">
        <w:rPr>
          <w:rFonts w:ascii="Arial" w:hAnsi="Arial" w:cs="Arial"/>
          <w:b/>
          <w:bCs/>
          <w:color w:val="000000"/>
          <w:sz w:val="36"/>
          <w:szCs w:val="36"/>
          <w:lang w:bidi="hi-IN"/>
        </w:rPr>
        <w:t>2</w:t>
      </w:r>
      <w:r w:rsidRPr="0035649A">
        <w:rPr>
          <w:rFonts w:ascii="Arial" w:hAnsi="Arial" w:cs="Arial"/>
          <w:b/>
          <w:bCs/>
          <w:color w:val="000000"/>
          <w:sz w:val="36"/>
          <w:szCs w:val="36"/>
          <w:lang w:bidi="hi-IN"/>
        </w:rPr>
        <w:t>.11</w:t>
      </w:r>
      <w:r w:rsidRPr="0035649A">
        <w:rPr>
          <w:rFonts w:ascii="Arial" w:hAnsi="Arial" w:cs="Arial"/>
          <w:b/>
          <w:bCs/>
          <w:color w:val="000000"/>
          <w:sz w:val="36"/>
          <w:szCs w:val="36"/>
          <w:lang w:bidi="hi-IN"/>
        </w:rPr>
        <w:tab/>
        <w:t xml:space="preserve"> gaNAnAM tvA</w:t>
      </w:r>
    </w:p>
    <w:p w14:paraId="264C9870" w14:textId="5A3FCD0D"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gaqNAnA$M tvA gaqNapa#ti(gm) havAmah</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 kaqviM ka#vIqnA-mu#paqmaSra#vastamaM | </w:t>
      </w:r>
    </w:p>
    <w:p w14:paraId="6380CA1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j</w:t>
      </w:r>
      <w:r w:rsidR="00665208">
        <w:rPr>
          <w:rFonts w:ascii="Arial" w:hAnsi="Arial" w:cs="Arial"/>
          <w:color w:val="000000"/>
          <w:sz w:val="36"/>
          <w:szCs w:val="36"/>
          <w:lang w:bidi="hi-IN"/>
        </w:rPr>
        <w:t>E</w:t>
      </w:r>
      <w:r>
        <w:rPr>
          <w:rFonts w:ascii="Arial" w:hAnsi="Arial" w:cs="Arial"/>
          <w:color w:val="000000"/>
          <w:sz w:val="36"/>
          <w:szCs w:val="36"/>
          <w:lang w:bidi="hi-IN"/>
        </w:rPr>
        <w:t xml:space="preserve">qShThaqrAjaqM brahma#NAM brahmaNaspataq A na#H SRuqNvannUqtiBi#H sIdaq sAda#naM | </w:t>
      </w:r>
    </w:p>
    <w:p w14:paraId="5ED6BB0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SrI mahA gaNapatay</w:t>
      </w:r>
      <w:r w:rsidR="00665208">
        <w:rPr>
          <w:rFonts w:ascii="Arial" w:hAnsi="Arial" w:cs="Arial"/>
          <w:color w:val="000000"/>
          <w:sz w:val="36"/>
          <w:szCs w:val="36"/>
          <w:lang w:bidi="hi-IN"/>
        </w:rPr>
        <w:t>E</w:t>
      </w:r>
      <w:r>
        <w:rPr>
          <w:rFonts w:ascii="Arial" w:hAnsi="Arial" w:cs="Arial"/>
          <w:color w:val="000000"/>
          <w:sz w:val="36"/>
          <w:szCs w:val="36"/>
          <w:lang w:bidi="hi-IN"/>
        </w:rPr>
        <w:t xml:space="preserve"> namaH | </w:t>
      </w:r>
    </w:p>
    <w:p w14:paraId="11675BD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53ACA2D" w14:textId="64B94201" w:rsidR="00D91D60" w:rsidRPr="0035649A" w:rsidRDefault="00D91D60" w:rsidP="00D91D60">
      <w:pPr>
        <w:autoSpaceDE w:val="0"/>
        <w:autoSpaceDN w:val="0"/>
        <w:adjustRightInd w:val="0"/>
        <w:spacing w:after="0" w:line="240" w:lineRule="auto"/>
        <w:rPr>
          <w:rFonts w:ascii="Arial" w:hAnsi="Arial" w:cs="Arial"/>
          <w:b/>
          <w:bCs/>
          <w:color w:val="000000"/>
          <w:sz w:val="36"/>
          <w:szCs w:val="36"/>
          <w:lang w:bidi="hi-IN"/>
        </w:rPr>
      </w:pPr>
      <w:r w:rsidRPr="0035649A">
        <w:rPr>
          <w:rFonts w:ascii="Arial" w:hAnsi="Arial" w:cs="Arial"/>
          <w:b/>
          <w:bCs/>
          <w:color w:val="000000"/>
          <w:sz w:val="36"/>
          <w:szCs w:val="36"/>
          <w:lang w:bidi="hi-IN"/>
        </w:rPr>
        <w:t>1</w:t>
      </w:r>
      <w:r w:rsidR="00271BF4" w:rsidRPr="0035649A">
        <w:rPr>
          <w:rFonts w:ascii="Arial" w:hAnsi="Arial" w:cs="Arial"/>
          <w:b/>
          <w:bCs/>
          <w:color w:val="000000"/>
          <w:sz w:val="36"/>
          <w:szCs w:val="36"/>
          <w:lang w:bidi="hi-IN"/>
        </w:rPr>
        <w:t>2</w:t>
      </w:r>
      <w:r w:rsidRPr="0035649A">
        <w:rPr>
          <w:rFonts w:ascii="Arial" w:hAnsi="Arial" w:cs="Arial"/>
          <w:b/>
          <w:bCs/>
          <w:color w:val="000000"/>
          <w:sz w:val="36"/>
          <w:szCs w:val="36"/>
          <w:lang w:bidi="hi-IN"/>
        </w:rPr>
        <w:t>.12</w:t>
      </w:r>
      <w:r w:rsidRPr="0035649A">
        <w:rPr>
          <w:rFonts w:ascii="Arial" w:hAnsi="Arial" w:cs="Arial"/>
          <w:b/>
          <w:bCs/>
          <w:color w:val="000000"/>
          <w:sz w:val="36"/>
          <w:szCs w:val="36"/>
          <w:lang w:bidi="hi-IN"/>
        </w:rPr>
        <w:tab/>
        <w:t xml:space="preserve"> SaM ca m</w:t>
      </w:r>
      <w:r w:rsidR="00665208" w:rsidRPr="0035649A">
        <w:rPr>
          <w:rFonts w:ascii="Arial" w:hAnsi="Arial" w:cs="Arial"/>
          <w:b/>
          <w:bCs/>
          <w:color w:val="000000"/>
          <w:sz w:val="36"/>
          <w:szCs w:val="36"/>
          <w:lang w:bidi="hi-IN"/>
        </w:rPr>
        <w:t>E</w:t>
      </w:r>
      <w:r w:rsidRPr="0035649A">
        <w:rPr>
          <w:rFonts w:ascii="Arial" w:hAnsi="Arial" w:cs="Arial"/>
          <w:b/>
          <w:bCs/>
          <w:color w:val="000000"/>
          <w:sz w:val="36"/>
          <w:szCs w:val="36"/>
          <w:lang w:bidi="hi-IN"/>
        </w:rPr>
        <w:t xml:space="preserve"> </w:t>
      </w:r>
    </w:p>
    <w:p w14:paraId="7B6B0B5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SaM 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maya#Sca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549F177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priqyaM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&amp;nukAqmaSca#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p>
    <w:p w14:paraId="7655259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kAma#Sca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saumanaqsaSca#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3B903CD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BaqdraM 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Sr</w:t>
      </w:r>
      <w:r w:rsidR="00665208">
        <w:rPr>
          <w:rFonts w:ascii="Arial" w:hAnsi="Arial" w:cs="Arial"/>
          <w:color w:val="000000"/>
          <w:sz w:val="36"/>
          <w:szCs w:val="36"/>
          <w:lang w:bidi="hi-IN"/>
        </w:rPr>
        <w:t>E</w:t>
      </w:r>
      <w:r>
        <w:rPr>
          <w:rFonts w:ascii="Arial" w:hAnsi="Arial" w:cs="Arial"/>
          <w:color w:val="000000"/>
          <w:sz w:val="36"/>
          <w:szCs w:val="36"/>
          <w:lang w:bidi="hi-IN"/>
        </w:rPr>
        <w:t>ya#Sca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p>
    <w:p w14:paraId="277AF16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vasya#Sca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yaSa#Sca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p>
    <w:p w14:paraId="328CBCF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Baga#Sca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dravi#NaM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5C3A057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yaqntA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dhaqrtA 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p>
    <w:p w14:paraId="38F0160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kSh</w:t>
      </w:r>
      <w:r w:rsidR="00665208">
        <w:rPr>
          <w:rFonts w:ascii="Arial" w:hAnsi="Arial" w:cs="Arial"/>
          <w:color w:val="000000"/>
          <w:sz w:val="36"/>
          <w:szCs w:val="36"/>
          <w:lang w:bidi="hi-IN"/>
        </w:rPr>
        <w:t>E</w:t>
      </w:r>
      <w:r>
        <w:rPr>
          <w:rFonts w:ascii="Arial" w:hAnsi="Arial" w:cs="Arial"/>
          <w:color w:val="000000"/>
          <w:sz w:val="36"/>
          <w:szCs w:val="36"/>
          <w:lang w:bidi="hi-IN"/>
        </w:rPr>
        <w:t>ma#Sca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dhRuti#Sca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p>
    <w:p w14:paraId="6D8A9B3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97119B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viSva#M ca m</w:t>
      </w:r>
      <w:r w:rsidR="00665208">
        <w:rPr>
          <w:rFonts w:ascii="Arial" w:hAnsi="Arial" w:cs="Arial"/>
          <w:color w:val="000000"/>
          <w:sz w:val="36"/>
          <w:szCs w:val="36"/>
          <w:lang w:bidi="hi-IN"/>
        </w:rPr>
        <w:t>E</w:t>
      </w:r>
      <w:r>
        <w:rPr>
          <w:rFonts w:ascii="Arial" w:hAnsi="Arial" w:cs="Arial"/>
          <w:color w:val="000000"/>
          <w:sz w:val="36"/>
          <w:szCs w:val="36"/>
          <w:lang w:bidi="hi-IN"/>
        </w:rPr>
        <w:t>q,</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maha#Sca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02F47D3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saqM~Mvicca#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j~jAtra#M ca m</w:t>
      </w:r>
      <w:r w:rsidR="00665208">
        <w:rPr>
          <w:rFonts w:ascii="Arial" w:hAnsi="Arial" w:cs="Arial"/>
          <w:color w:val="000000"/>
          <w:sz w:val="36"/>
          <w:szCs w:val="36"/>
          <w:lang w:bidi="hi-IN"/>
        </w:rPr>
        <w:t>E</w:t>
      </w:r>
      <w:r>
        <w:rPr>
          <w:rFonts w:ascii="Arial" w:hAnsi="Arial" w:cs="Arial"/>
          <w:color w:val="000000"/>
          <w:sz w:val="36"/>
          <w:szCs w:val="36"/>
          <w:lang w:bidi="hi-IN"/>
        </w:rPr>
        <w:t>q,</w:t>
      </w:r>
    </w:p>
    <w:p w14:paraId="7873701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sUSca#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praqsUSca#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p>
    <w:p w14:paraId="7F9FA0B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gramStart"/>
      <w:r>
        <w:rPr>
          <w:rFonts w:ascii="Arial" w:hAnsi="Arial" w:cs="Arial"/>
          <w:color w:val="000000"/>
          <w:sz w:val="36"/>
          <w:szCs w:val="36"/>
          <w:lang w:bidi="hi-IN"/>
        </w:rPr>
        <w:lastRenderedPageBreak/>
        <w:t>sIra#</w:t>
      </w:r>
      <w:proofErr w:type="gramEnd"/>
      <w:r>
        <w:rPr>
          <w:rFonts w:ascii="Arial" w:hAnsi="Arial" w:cs="Arial"/>
          <w:color w:val="000000"/>
          <w:sz w:val="36"/>
          <w:szCs w:val="36"/>
          <w:lang w:bidi="hi-IN"/>
        </w:rPr>
        <w:t>M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laqyaSca# ma ,</w:t>
      </w:r>
    </w:p>
    <w:p w14:paraId="29E530D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88EC5E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RuqtaM ca# m</w:t>
      </w:r>
      <w:r w:rsidR="00665208">
        <w:rPr>
          <w:rFonts w:ascii="Arial" w:hAnsi="Arial" w:cs="Arial"/>
          <w:color w:val="000000"/>
          <w:sz w:val="36"/>
          <w:szCs w:val="36"/>
          <w:lang w:bidi="hi-IN"/>
        </w:rPr>
        <w:t>E</w:t>
      </w:r>
      <w:r>
        <w:rPr>
          <w:rFonts w:ascii="Arial" w:hAnsi="Arial" w:cs="Arial"/>
          <w:color w:val="000000"/>
          <w:sz w:val="36"/>
          <w:szCs w:val="36"/>
          <w:lang w:bidi="hi-IN"/>
        </w:rPr>
        <w:t>q,</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&amp;mRuta#M ca m</w:t>
      </w:r>
      <w:r w:rsidR="00665208">
        <w:rPr>
          <w:rFonts w:ascii="Arial" w:hAnsi="Arial" w:cs="Arial"/>
          <w:color w:val="000000"/>
          <w:sz w:val="36"/>
          <w:szCs w:val="36"/>
          <w:lang w:bidi="hi-IN"/>
        </w:rPr>
        <w:t>E</w:t>
      </w:r>
      <w:r>
        <w:rPr>
          <w:rFonts w:ascii="Arial" w:hAnsi="Arial" w:cs="Arial"/>
          <w:color w:val="000000"/>
          <w:sz w:val="36"/>
          <w:szCs w:val="36"/>
          <w:lang w:bidi="hi-IN"/>
        </w:rPr>
        <w:t>,</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7849F73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&amp;yaqkShmaM caq m</w:t>
      </w:r>
      <w:r w:rsidR="00665208">
        <w:rPr>
          <w:rFonts w:ascii="Arial" w:hAnsi="Arial" w:cs="Arial"/>
          <w:color w:val="000000"/>
          <w:sz w:val="36"/>
          <w:szCs w:val="36"/>
          <w:lang w:bidi="hi-IN"/>
        </w:rPr>
        <w:t>E</w:t>
      </w:r>
      <w:r>
        <w:rPr>
          <w:rFonts w:ascii="Arial" w:hAnsi="Arial" w:cs="Arial"/>
          <w:color w:val="000000"/>
          <w:sz w:val="36"/>
          <w:szCs w:val="36"/>
          <w:lang w:bidi="hi-IN"/>
        </w:rPr>
        <w:t>,</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&amp;nA#mayacca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489D045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jIqvAtu#Sca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dIrGAyuqtvaM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4ABB787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&amp;namiqtraM caq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&amp;Ba#yaM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150902F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5C364C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suqgaM 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Saya#naM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p>
    <w:p w14:paraId="03FDA56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sUqShA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suqdina#M ca m</w:t>
      </w:r>
      <w:r w:rsidR="00665208">
        <w:rPr>
          <w:rFonts w:ascii="Arial" w:hAnsi="Arial" w:cs="Arial"/>
          <w:color w:val="000000"/>
          <w:sz w:val="36"/>
          <w:szCs w:val="36"/>
          <w:lang w:bidi="hi-IN"/>
        </w:rPr>
        <w:t>E</w:t>
      </w:r>
      <w:r>
        <w:rPr>
          <w:rFonts w:ascii="Arial" w:hAnsi="Arial" w:cs="Arial"/>
          <w:color w:val="000000"/>
          <w:sz w:val="36"/>
          <w:szCs w:val="36"/>
          <w:lang w:bidi="hi-IN"/>
        </w:rPr>
        <w:t xml:space="preserve"> || 3 (36)</w:t>
      </w:r>
    </w:p>
    <w:p w14:paraId="34BEE6A3" w14:textId="0C946778"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SAntiqH SAntiqH SAnti#H |</w:t>
      </w:r>
    </w:p>
    <w:p w14:paraId="1AA2D7F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
    <w:p w14:paraId="744466B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F254C99" w14:textId="25AE98A6" w:rsidR="00D91D60" w:rsidRPr="0035649A" w:rsidRDefault="00D91D60" w:rsidP="00D91D60">
      <w:pPr>
        <w:autoSpaceDE w:val="0"/>
        <w:autoSpaceDN w:val="0"/>
        <w:adjustRightInd w:val="0"/>
        <w:spacing w:after="0" w:line="240" w:lineRule="auto"/>
        <w:rPr>
          <w:rFonts w:ascii="Arial" w:hAnsi="Arial" w:cs="Arial"/>
          <w:b/>
          <w:bCs/>
          <w:color w:val="000000"/>
          <w:sz w:val="36"/>
          <w:szCs w:val="36"/>
          <w:lang w:bidi="hi-IN"/>
        </w:rPr>
      </w:pPr>
      <w:r w:rsidRPr="0035649A">
        <w:rPr>
          <w:rFonts w:ascii="Arial" w:hAnsi="Arial" w:cs="Arial"/>
          <w:b/>
          <w:bCs/>
          <w:color w:val="000000"/>
          <w:sz w:val="36"/>
          <w:szCs w:val="36"/>
          <w:lang w:bidi="hi-IN"/>
        </w:rPr>
        <w:t>1</w:t>
      </w:r>
      <w:r w:rsidR="00974B30" w:rsidRPr="0035649A">
        <w:rPr>
          <w:rFonts w:ascii="Arial" w:hAnsi="Arial" w:cs="Arial"/>
          <w:b/>
          <w:bCs/>
          <w:color w:val="000000"/>
          <w:sz w:val="36"/>
          <w:szCs w:val="36"/>
          <w:lang w:bidi="hi-IN"/>
        </w:rPr>
        <w:t>2</w:t>
      </w:r>
      <w:r w:rsidRPr="0035649A">
        <w:rPr>
          <w:rFonts w:ascii="Arial" w:hAnsi="Arial" w:cs="Arial"/>
          <w:b/>
          <w:bCs/>
          <w:color w:val="000000"/>
          <w:sz w:val="36"/>
          <w:szCs w:val="36"/>
          <w:lang w:bidi="hi-IN"/>
        </w:rPr>
        <w:t>.13</w:t>
      </w:r>
      <w:r w:rsidRPr="0035649A">
        <w:rPr>
          <w:rFonts w:ascii="Arial" w:hAnsi="Arial" w:cs="Arial"/>
          <w:b/>
          <w:bCs/>
          <w:color w:val="000000"/>
          <w:sz w:val="36"/>
          <w:szCs w:val="36"/>
          <w:lang w:bidi="hi-IN"/>
        </w:rPr>
        <w:tab/>
        <w:t>SrI rudra daSAkSharI mahAmantraH</w:t>
      </w:r>
    </w:p>
    <w:p w14:paraId="54F88CC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asya SrI rudra daSAkSharI mahAmantrasya, b</w:t>
      </w:r>
      <w:r w:rsidR="00665208">
        <w:rPr>
          <w:rFonts w:ascii="Arial" w:hAnsi="Arial" w:cs="Arial"/>
          <w:color w:val="000000"/>
          <w:sz w:val="36"/>
          <w:szCs w:val="36"/>
          <w:lang w:bidi="hi-IN"/>
        </w:rPr>
        <w:t>O</w:t>
      </w:r>
      <w:r>
        <w:rPr>
          <w:rFonts w:ascii="Arial" w:hAnsi="Arial" w:cs="Arial"/>
          <w:color w:val="000000"/>
          <w:sz w:val="36"/>
          <w:szCs w:val="36"/>
          <w:lang w:bidi="hi-IN"/>
        </w:rPr>
        <w:t>dhAyana RuShiH, pa~gktiH CandaH, sadASiva rudr</w:t>
      </w:r>
      <w:r w:rsidR="00665208">
        <w:rPr>
          <w:rFonts w:ascii="Arial" w:hAnsi="Arial" w:cs="Arial"/>
          <w:color w:val="000000"/>
          <w:sz w:val="36"/>
          <w:szCs w:val="36"/>
          <w:lang w:bidi="hi-IN"/>
        </w:rPr>
        <w:t>O</w:t>
      </w:r>
      <w:r>
        <w:rPr>
          <w:rFonts w:ascii="Arial" w:hAnsi="Arial" w:cs="Arial"/>
          <w:color w:val="000000"/>
          <w:sz w:val="36"/>
          <w:szCs w:val="36"/>
          <w:lang w:bidi="hi-IN"/>
        </w:rPr>
        <w:t xml:space="preserve"> d</w:t>
      </w:r>
      <w:r w:rsidR="00665208">
        <w:rPr>
          <w:rFonts w:ascii="Arial" w:hAnsi="Arial" w:cs="Arial"/>
          <w:color w:val="000000"/>
          <w:sz w:val="36"/>
          <w:szCs w:val="36"/>
          <w:lang w:bidi="hi-IN"/>
        </w:rPr>
        <w:t>E</w:t>
      </w:r>
      <w:r>
        <w:rPr>
          <w:rFonts w:ascii="Arial" w:hAnsi="Arial" w:cs="Arial"/>
          <w:color w:val="000000"/>
          <w:sz w:val="36"/>
          <w:szCs w:val="36"/>
          <w:lang w:bidi="hi-IN"/>
        </w:rPr>
        <w:t xml:space="preserve">vatA | </w:t>
      </w:r>
    </w:p>
    <w:p w14:paraId="5E3DB09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dhyAnaM</w:t>
      </w:r>
    </w:p>
    <w:p w14:paraId="7FAC8C2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kailAsAcala-sanniBA trinayanaM pa~jcAsyamaMbAyutaM</w:t>
      </w:r>
    </w:p>
    <w:p w14:paraId="198AE68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nIlagrIva-mahISa-BUShaNadharaM vyAGratvacA prAvRutaM </w:t>
      </w:r>
    </w:p>
    <w:p w14:paraId="00BAA1D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akShasragvara-kuNDikA-BayakaraM cAndrIM kalAM biBrataM</w:t>
      </w:r>
    </w:p>
    <w:p w14:paraId="12DF4B9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gaMgAB</w:t>
      </w:r>
      <w:r w:rsidR="00665208">
        <w:rPr>
          <w:rFonts w:ascii="Arial" w:hAnsi="Arial" w:cs="Arial"/>
          <w:color w:val="000000"/>
          <w:sz w:val="36"/>
          <w:szCs w:val="36"/>
          <w:lang w:bidi="hi-IN"/>
        </w:rPr>
        <w:t>O</w:t>
      </w:r>
      <w:r>
        <w:rPr>
          <w:rFonts w:ascii="Arial" w:hAnsi="Arial" w:cs="Arial"/>
          <w:color w:val="000000"/>
          <w:sz w:val="36"/>
          <w:szCs w:val="36"/>
          <w:lang w:bidi="hi-IN"/>
        </w:rPr>
        <w:t>vilasajjaTaM daSaBujaM vand</w:t>
      </w:r>
      <w:r w:rsidR="00665208">
        <w:rPr>
          <w:rFonts w:ascii="Arial" w:hAnsi="Arial" w:cs="Arial"/>
          <w:color w:val="000000"/>
          <w:sz w:val="36"/>
          <w:szCs w:val="36"/>
          <w:lang w:bidi="hi-IN"/>
        </w:rPr>
        <w:t>E</w:t>
      </w:r>
      <w:r>
        <w:rPr>
          <w:rFonts w:ascii="Arial" w:hAnsi="Arial" w:cs="Arial"/>
          <w:color w:val="000000"/>
          <w:sz w:val="36"/>
          <w:szCs w:val="36"/>
          <w:lang w:bidi="hi-IN"/>
        </w:rPr>
        <w:t xml:space="preserve"> mah</w:t>
      </w:r>
      <w:r w:rsidR="00665208">
        <w:rPr>
          <w:rFonts w:ascii="Arial" w:hAnsi="Arial" w:cs="Arial"/>
          <w:color w:val="000000"/>
          <w:sz w:val="36"/>
          <w:szCs w:val="36"/>
          <w:lang w:bidi="hi-IN"/>
        </w:rPr>
        <w:t>E</w:t>
      </w:r>
      <w:r>
        <w:rPr>
          <w:rFonts w:ascii="Arial" w:hAnsi="Arial" w:cs="Arial"/>
          <w:color w:val="000000"/>
          <w:sz w:val="36"/>
          <w:szCs w:val="36"/>
          <w:lang w:bidi="hi-IN"/>
        </w:rPr>
        <w:t xml:space="preserve">SaM paraM || </w:t>
      </w:r>
    </w:p>
    <w:p w14:paraId="1B637FD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mUlamantraH</w:t>
      </w:r>
    </w:p>
    <w:p w14:paraId="532CA2AD" w14:textId="4D4EAFBE"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w:t>
      </w:r>
      <w:r w:rsidR="00842E57">
        <w:rPr>
          <w:rFonts w:ascii="Arial" w:hAnsi="Arial" w:cs="Arial"/>
          <w:color w:val="000000"/>
          <w:sz w:val="36"/>
          <w:szCs w:val="36"/>
          <w:lang w:bidi="hi-IN"/>
        </w:rPr>
        <w:t>OM</w:t>
      </w:r>
      <w:r>
        <w:rPr>
          <w:rFonts w:ascii="Arial" w:hAnsi="Arial" w:cs="Arial"/>
          <w:color w:val="000000"/>
          <w:sz w:val="36"/>
          <w:szCs w:val="36"/>
          <w:lang w:bidi="hi-IN"/>
        </w:rPr>
        <w:t xml:space="preserve"> nam</w:t>
      </w:r>
      <w:r w:rsidR="00665208">
        <w:rPr>
          <w:rFonts w:ascii="Arial" w:hAnsi="Arial" w:cs="Arial"/>
          <w:color w:val="000000"/>
          <w:sz w:val="36"/>
          <w:szCs w:val="36"/>
          <w:lang w:bidi="hi-IN"/>
        </w:rPr>
        <w:t>O</w:t>
      </w:r>
      <w:r>
        <w:rPr>
          <w:rFonts w:ascii="Arial" w:hAnsi="Arial" w:cs="Arial"/>
          <w:color w:val="000000"/>
          <w:sz w:val="36"/>
          <w:szCs w:val="36"/>
          <w:lang w:bidi="hi-IN"/>
        </w:rPr>
        <w:t xml:space="preserve"> Bagavat</w:t>
      </w:r>
      <w:r w:rsidR="00665208">
        <w:rPr>
          <w:rFonts w:ascii="Arial" w:hAnsi="Arial" w:cs="Arial"/>
          <w:color w:val="000000"/>
          <w:sz w:val="36"/>
          <w:szCs w:val="36"/>
          <w:lang w:bidi="hi-IN"/>
        </w:rPr>
        <w:t>E</w:t>
      </w:r>
      <w:r>
        <w:rPr>
          <w:rFonts w:ascii="Arial" w:hAnsi="Arial" w:cs="Arial"/>
          <w:color w:val="000000"/>
          <w:sz w:val="36"/>
          <w:szCs w:val="36"/>
          <w:lang w:bidi="hi-IN"/>
        </w:rPr>
        <w:t xml:space="preserve"> rudrAya"</w:t>
      </w:r>
    </w:p>
    <w:p w14:paraId="7269AC2F"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&lt;lang=eng&gt;</w:t>
      </w:r>
    </w:p>
    <w:p w14:paraId="5AFF8DC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It is cust</w:t>
      </w:r>
      <w:r w:rsidR="00AB55EA">
        <w:rPr>
          <w:rFonts w:ascii="Arial" w:hAnsi="Arial" w:cs="Arial"/>
          <w:color w:val="000000"/>
          <w:sz w:val="36"/>
          <w:szCs w:val="36"/>
          <w:lang w:bidi="hi-IN"/>
        </w:rPr>
        <w:t>o</w:t>
      </w:r>
      <w:r>
        <w:rPr>
          <w:rFonts w:ascii="Arial" w:hAnsi="Arial" w:cs="Arial"/>
          <w:color w:val="000000"/>
          <w:sz w:val="36"/>
          <w:szCs w:val="36"/>
          <w:lang w:bidi="hi-IN"/>
        </w:rPr>
        <w:t>mary t</w:t>
      </w:r>
      <w:r w:rsidR="00AB55EA">
        <w:rPr>
          <w:rFonts w:ascii="Arial" w:hAnsi="Arial" w:cs="Arial"/>
          <w:color w:val="000000"/>
          <w:sz w:val="36"/>
          <w:szCs w:val="36"/>
          <w:lang w:bidi="hi-IN"/>
        </w:rPr>
        <w:t>o</w:t>
      </w:r>
      <w:r>
        <w:rPr>
          <w:rFonts w:ascii="Arial" w:hAnsi="Arial" w:cs="Arial"/>
          <w:color w:val="000000"/>
          <w:sz w:val="36"/>
          <w:szCs w:val="36"/>
          <w:lang w:bidi="hi-IN"/>
        </w:rPr>
        <w:t xml:space="preserve"> chant "Shr</w:t>
      </w:r>
      <w:r w:rsidR="00AB55EA">
        <w:rPr>
          <w:rFonts w:ascii="Arial" w:hAnsi="Arial" w:cs="Arial"/>
          <w:color w:val="000000"/>
          <w:sz w:val="36"/>
          <w:szCs w:val="36"/>
          <w:lang w:bidi="hi-IN"/>
        </w:rPr>
        <w:t>I</w:t>
      </w:r>
      <w:r>
        <w:rPr>
          <w:rFonts w:ascii="Arial" w:hAnsi="Arial" w:cs="Arial"/>
          <w:color w:val="000000"/>
          <w:sz w:val="36"/>
          <w:szCs w:val="36"/>
          <w:lang w:bidi="hi-IN"/>
        </w:rPr>
        <w:t xml:space="preserve"> Rudram" aft</w:t>
      </w:r>
      <w:r w:rsidR="00AB55EA">
        <w:rPr>
          <w:rFonts w:ascii="Arial" w:hAnsi="Arial" w:cs="Arial"/>
          <w:color w:val="000000"/>
          <w:sz w:val="36"/>
          <w:szCs w:val="36"/>
          <w:lang w:bidi="hi-IN"/>
        </w:rPr>
        <w:t>e</w:t>
      </w:r>
      <w:r>
        <w:rPr>
          <w:rFonts w:ascii="Arial" w:hAnsi="Arial" w:cs="Arial"/>
          <w:color w:val="000000"/>
          <w:sz w:val="36"/>
          <w:szCs w:val="36"/>
          <w:lang w:bidi="hi-IN"/>
        </w:rPr>
        <w:t>r this Dyanam and M</w:t>
      </w:r>
      <w:r w:rsidR="00AB55EA">
        <w:rPr>
          <w:rFonts w:ascii="Arial" w:hAnsi="Arial" w:cs="Arial"/>
          <w:color w:val="000000"/>
          <w:sz w:val="36"/>
          <w:szCs w:val="36"/>
          <w:lang w:bidi="hi-IN"/>
        </w:rPr>
        <w:t>oo</w:t>
      </w:r>
      <w:r>
        <w:rPr>
          <w:rFonts w:ascii="Arial" w:hAnsi="Arial" w:cs="Arial"/>
          <w:color w:val="000000"/>
          <w:sz w:val="36"/>
          <w:szCs w:val="36"/>
          <w:lang w:bidi="hi-IN"/>
        </w:rPr>
        <w:t>la Mantram.</w:t>
      </w:r>
    </w:p>
    <w:p w14:paraId="18EF955E"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&lt;lang=def&gt;</w:t>
      </w:r>
    </w:p>
    <w:p w14:paraId="04250F02" w14:textId="77777777" w:rsidR="00733292" w:rsidRDefault="00733292" w:rsidP="00D91D60">
      <w:pPr>
        <w:autoSpaceDE w:val="0"/>
        <w:autoSpaceDN w:val="0"/>
        <w:adjustRightInd w:val="0"/>
        <w:spacing w:after="0" w:line="240" w:lineRule="auto"/>
        <w:rPr>
          <w:rFonts w:ascii="Arial" w:hAnsi="Arial" w:cs="Arial"/>
          <w:color w:val="000000"/>
          <w:sz w:val="36"/>
          <w:szCs w:val="36"/>
          <w:lang w:bidi="hi-IN"/>
        </w:rPr>
      </w:pPr>
    </w:p>
    <w:p w14:paraId="3A41EADA" w14:textId="42B3907D" w:rsidR="00D91D60" w:rsidRPr="0035649A" w:rsidRDefault="00D91D60" w:rsidP="00D91D60">
      <w:pPr>
        <w:autoSpaceDE w:val="0"/>
        <w:autoSpaceDN w:val="0"/>
        <w:adjustRightInd w:val="0"/>
        <w:spacing w:after="0" w:line="240" w:lineRule="auto"/>
        <w:rPr>
          <w:rFonts w:ascii="Arial" w:hAnsi="Arial" w:cs="Arial"/>
          <w:b/>
          <w:bCs/>
          <w:color w:val="000000"/>
          <w:sz w:val="36"/>
          <w:szCs w:val="36"/>
          <w:lang w:bidi="hi-IN"/>
        </w:rPr>
      </w:pPr>
      <w:r w:rsidRPr="0035649A">
        <w:rPr>
          <w:rFonts w:ascii="Arial" w:hAnsi="Arial" w:cs="Arial"/>
          <w:b/>
          <w:bCs/>
          <w:color w:val="000000"/>
          <w:sz w:val="36"/>
          <w:szCs w:val="36"/>
          <w:lang w:bidi="hi-IN"/>
        </w:rPr>
        <w:t>1</w:t>
      </w:r>
      <w:r w:rsidR="00733292" w:rsidRPr="0035649A">
        <w:rPr>
          <w:rFonts w:ascii="Arial" w:hAnsi="Arial" w:cs="Arial"/>
          <w:b/>
          <w:bCs/>
          <w:color w:val="000000"/>
          <w:sz w:val="36"/>
          <w:szCs w:val="36"/>
          <w:lang w:bidi="hi-IN"/>
        </w:rPr>
        <w:t>2</w:t>
      </w:r>
      <w:r w:rsidRPr="0035649A">
        <w:rPr>
          <w:rFonts w:ascii="Arial" w:hAnsi="Arial" w:cs="Arial"/>
          <w:b/>
          <w:bCs/>
          <w:color w:val="000000"/>
          <w:sz w:val="36"/>
          <w:szCs w:val="36"/>
          <w:lang w:bidi="hi-IN"/>
        </w:rPr>
        <w:t>.14</w:t>
      </w:r>
      <w:r w:rsidRPr="0035649A">
        <w:rPr>
          <w:rFonts w:ascii="Arial" w:hAnsi="Arial" w:cs="Arial"/>
          <w:b/>
          <w:bCs/>
          <w:color w:val="000000"/>
          <w:sz w:val="36"/>
          <w:szCs w:val="36"/>
          <w:lang w:bidi="hi-IN"/>
        </w:rPr>
        <w:tab/>
        <w:t xml:space="preserve"> SrI rudraM</w:t>
      </w:r>
    </w:p>
    <w:p w14:paraId="0DDB6D6A" w14:textId="5B5B9336" w:rsidR="00D91D60" w:rsidRPr="0035649A" w:rsidRDefault="00D91D60" w:rsidP="00D91D60">
      <w:pPr>
        <w:autoSpaceDE w:val="0"/>
        <w:autoSpaceDN w:val="0"/>
        <w:adjustRightInd w:val="0"/>
        <w:spacing w:after="0" w:line="240" w:lineRule="auto"/>
        <w:rPr>
          <w:rFonts w:ascii="Arial" w:hAnsi="Arial" w:cs="Arial"/>
          <w:b/>
          <w:bCs/>
          <w:color w:val="000000"/>
          <w:sz w:val="36"/>
          <w:szCs w:val="36"/>
          <w:lang w:bidi="hi-IN"/>
        </w:rPr>
      </w:pPr>
      <w:proofErr w:type="gramStart"/>
      <w:r w:rsidRPr="0035649A">
        <w:rPr>
          <w:rFonts w:ascii="Arial" w:hAnsi="Arial" w:cs="Arial"/>
          <w:b/>
          <w:bCs/>
          <w:color w:val="000000"/>
          <w:sz w:val="36"/>
          <w:szCs w:val="36"/>
          <w:lang w:bidi="hi-IN"/>
        </w:rPr>
        <w:t>p</w:t>
      </w:r>
      <w:ins w:id="61" w:author="Microsoft account" w:date="2026-09-20T15:35:00Z">
        <w:r w:rsidR="00026D2F">
          <w:rPr>
            <w:rFonts w:ascii="Arial" w:hAnsi="Arial" w:cs="Arial"/>
            <w:b/>
            <w:bCs/>
            <w:color w:val="000000"/>
            <w:sz w:val="36"/>
            <w:szCs w:val="36"/>
            <w:lang w:bidi="hi-IN"/>
          </w:rPr>
          <w:t>r</w:t>
        </w:r>
      </w:ins>
      <w:bookmarkStart w:id="62" w:name="_GoBack"/>
      <w:bookmarkEnd w:id="62"/>
      <w:r w:rsidRPr="0035649A">
        <w:rPr>
          <w:rFonts w:ascii="Arial" w:hAnsi="Arial" w:cs="Arial"/>
          <w:b/>
          <w:bCs/>
          <w:color w:val="000000"/>
          <w:sz w:val="36"/>
          <w:szCs w:val="36"/>
          <w:lang w:bidi="hi-IN"/>
        </w:rPr>
        <w:t>atham</w:t>
      </w:r>
      <w:r w:rsidR="00665208" w:rsidRPr="0035649A">
        <w:rPr>
          <w:rFonts w:ascii="Arial" w:hAnsi="Arial" w:cs="Arial"/>
          <w:b/>
          <w:bCs/>
          <w:color w:val="000000"/>
          <w:sz w:val="36"/>
          <w:szCs w:val="36"/>
          <w:lang w:bidi="hi-IN"/>
        </w:rPr>
        <w:t>O</w:t>
      </w:r>
      <w:proofErr w:type="gramEnd"/>
      <w:r w:rsidRPr="0035649A">
        <w:rPr>
          <w:rFonts w:ascii="Arial" w:hAnsi="Arial" w:cs="Arial"/>
          <w:b/>
          <w:bCs/>
          <w:color w:val="000000"/>
          <w:sz w:val="36"/>
          <w:szCs w:val="36"/>
          <w:lang w:bidi="hi-IN"/>
        </w:rPr>
        <w:t xml:space="preserve"> &amp;nuvAkaH</w:t>
      </w:r>
    </w:p>
    <w:p w14:paraId="3601222C" w14:textId="79E37816"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nam</w:t>
      </w:r>
      <w:r w:rsidR="00665208">
        <w:rPr>
          <w:rFonts w:ascii="Arial" w:hAnsi="Arial" w:cs="Arial"/>
          <w:color w:val="000000"/>
          <w:sz w:val="36"/>
          <w:szCs w:val="36"/>
          <w:lang w:bidi="hi-IN"/>
        </w:rPr>
        <w:t>O</w:t>
      </w:r>
      <w:r w:rsidR="00D91D60">
        <w:rPr>
          <w:rFonts w:ascii="Arial" w:hAnsi="Arial" w:cs="Arial"/>
          <w:color w:val="000000"/>
          <w:sz w:val="36"/>
          <w:szCs w:val="36"/>
          <w:lang w:bidi="hi-IN"/>
        </w:rPr>
        <w:t xml:space="preserve"> Bagavat</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 rudrAqya || </w:t>
      </w:r>
    </w:p>
    <w:p w14:paraId="6488C155" w14:textId="06B86112"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nama#st</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 rudra maqnyava# uqt</w:t>
      </w:r>
      <w:r w:rsidR="00665208">
        <w:rPr>
          <w:rFonts w:ascii="Arial" w:hAnsi="Arial" w:cs="Arial"/>
          <w:color w:val="000000"/>
          <w:sz w:val="36"/>
          <w:szCs w:val="36"/>
          <w:lang w:bidi="hi-IN"/>
        </w:rPr>
        <w:t>O</w:t>
      </w:r>
      <w:r w:rsidR="00D91D60">
        <w:rPr>
          <w:rFonts w:ascii="Arial" w:hAnsi="Arial" w:cs="Arial"/>
          <w:color w:val="000000"/>
          <w:sz w:val="36"/>
          <w:szCs w:val="36"/>
          <w:lang w:bidi="hi-IN"/>
        </w:rPr>
        <w:t>taq iSha#v</w:t>
      </w:r>
      <w:r w:rsidR="00665208">
        <w:rPr>
          <w:rFonts w:ascii="Arial" w:hAnsi="Arial" w:cs="Arial"/>
          <w:color w:val="000000"/>
          <w:sz w:val="36"/>
          <w:szCs w:val="36"/>
          <w:lang w:bidi="hi-IN"/>
        </w:rPr>
        <w:t>E</w:t>
      </w:r>
      <w:r w:rsidR="00D91D60">
        <w:rPr>
          <w:rFonts w:ascii="Arial" w:hAnsi="Arial" w:cs="Arial"/>
          <w:color w:val="000000"/>
          <w:sz w:val="36"/>
          <w:szCs w:val="36"/>
          <w:lang w:bidi="hi-IN"/>
        </w:rPr>
        <w:t>q nama#H | nama#st</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 astuq dhanva#n</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 bAqhuByA#muqta t</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q nama#H | </w:t>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t>1.1</w:t>
      </w:r>
    </w:p>
    <w:p w14:paraId="6D6DC16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6A273D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yA taq iShu#H Siqvata#mA SiqvaM baqBUva# t</w:t>
      </w:r>
      <w:r w:rsidR="00665208">
        <w:rPr>
          <w:rFonts w:ascii="Arial" w:hAnsi="Arial" w:cs="Arial"/>
          <w:color w:val="000000"/>
          <w:sz w:val="36"/>
          <w:szCs w:val="36"/>
          <w:lang w:bidi="hi-IN"/>
        </w:rPr>
        <w:t>E</w:t>
      </w:r>
      <w:r>
        <w:rPr>
          <w:rFonts w:ascii="Arial" w:hAnsi="Arial" w:cs="Arial"/>
          <w:color w:val="000000"/>
          <w:sz w:val="36"/>
          <w:szCs w:val="36"/>
          <w:lang w:bidi="hi-IN"/>
        </w:rPr>
        <w:t>q dhanu#H | SiqvA Sa#raqvyA# yA tavaq tayA# n</w:t>
      </w:r>
      <w:r w:rsidR="00665208">
        <w:rPr>
          <w:rFonts w:ascii="Arial" w:hAnsi="Arial" w:cs="Arial"/>
          <w:color w:val="000000"/>
          <w:sz w:val="36"/>
          <w:szCs w:val="36"/>
          <w:lang w:bidi="hi-IN"/>
        </w:rPr>
        <w:t>O</w:t>
      </w:r>
      <w:r>
        <w:rPr>
          <w:rFonts w:ascii="Arial" w:hAnsi="Arial" w:cs="Arial"/>
          <w:color w:val="000000"/>
          <w:sz w:val="36"/>
          <w:szCs w:val="36"/>
          <w:lang w:bidi="hi-IN"/>
        </w:rPr>
        <w:t xml:space="preserve"> rudra mRuDaya |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1.2</w:t>
      </w:r>
    </w:p>
    <w:p w14:paraId="4143326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9F1B32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yA t</w:t>
      </w:r>
      <w:r w:rsidR="00665208">
        <w:rPr>
          <w:rFonts w:ascii="Arial" w:hAnsi="Arial" w:cs="Arial"/>
          <w:color w:val="000000"/>
          <w:sz w:val="36"/>
          <w:szCs w:val="36"/>
          <w:lang w:bidi="hi-IN"/>
        </w:rPr>
        <w:t>E</w:t>
      </w:r>
      <w:r>
        <w:rPr>
          <w:rFonts w:ascii="Arial" w:hAnsi="Arial" w:cs="Arial"/>
          <w:color w:val="000000"/>
          <w:sz w:val="36"/>
          <w:szCs w:val="36"/>
          <w:lang w:bidi="hi-IN"/>
        </w:rPr>
        <w:t># rudra SiqvA taqnUraG</w:t>
      </w:r>
      <w:r w:rsidR="00665208">
        <w:rPr>
          <w:rFonts w:ascii="Arial" w:hAnsi="Arial" w:cs="Arial"/>
          <w:color w:val="000000"/>
          <w:sz w:val="36"/>
          <w:szCs w:val="36"/>
          <w:lang w:bidi="hi-IN"/>
        </w:rPr>
        <w:t>O</w:t>
      </w:r>
      <w:r>
        <w:rPr>
          <w:rFonts w:ascii="Arial" w:hAnsi="Arial" w:cs="Arial"/>
          <w:color w:val="000000"/>
          <w:sz w:val="36"/>
          <w:szCs w:val="36"/>
          <w:lang w:bidi="hi-IN"/>
        </w:rPr>
        <w:t xml:space="preserve">qrA &amp;pA#pakASinI | </w:t>
      </w:r>
    </w:p>
    <w:p w14:paraId="58736E5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tayA# nastaqnuvAq Santa#mayAq giri#SantAq BicA#kaSIhi | </w:t>
      </w:r>
      <w:r>
        <w:rPr>
          <w:rFonts w:ascii="Arial" w:hAnsi="Arial" w:cs="Arial"/>
          <w:color w:val="000000"/>
          <w:sz w:val="36"/>
          <w:szCs w:val="36"/>
          <w:lang w:bidi="hi-IN"/>
        </w:rPr>
        <w:tab/>
        <w:t xml:space="preserve"> </w:t>
      </w:r>
      <w:r>
        <w:rPr>
          <w:rFonts w:ascii="Arial" w:hAnsi="Arial" w:cs="Arial"/>
          <w:color w:val="000000"/>
          <w:sz w:val="36"/>
          <w:szCs w:val="36"/>
          <w:lang w:bidi="hi-IN"/>
        </w:rPr>
        <w:tab/>
      </w:r>
      <w:r>
        <w:rPr>
          <w:rFonts w:ascii="Arial" w:hAnsi="Arial" w:cs="Arial"/>
          <w:color w:val="000000"/>
          <w:sz w:val="36"/>
          <w:szCs w:val="36"/>
          <w:lang w:bidi="hi-IN"/>
        </w:rPr>
        <w:tab/>
        <w:t>1.3</w:t>
      </w:r>
    </w:p>
    <w:p w14:paraId="5F5C9A6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E9D48D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yAmiShu#M giriSantaq hast</w:t>
      </w:r>
      <w:r w:rsidR="00665208">
        <w:rPr>
          <w:rFonts w:ascii="Arial" w:hAnsi="Arial" w:cs="Arial"/>
          <w:color w:val="000000"/>
          <w:sz w:val="36"/>
          <w:szCs w:val="36"/>
          <w:lang w:bidi="hi-IN"/>
        </w:rPr>
        <w:t>E</w:t>
      </w:r>
      <w:r>
        <w:rPr>
          <w:rFonts w:ascii="Arial" w:hAnsi="Arial" w:cs="Arial"/>
          <w:color w:val="000000"/>
          <w:sz w:val="36"/>
          <w:szCs w:val="36"/>
          <w:lang w:bidi="hi-IN"/>
        </w:rPr>
        <w:t>q biBaqrShyasta#v</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p>
    <w:p w14:paraId="7300935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SiqvA~g-gi#ritraq tA~gku#ruq mA hi(gm)#sIqqH puru#ShaqM jaga#t |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1.4</w:t>
      </w:r>
    </w:p>
    <w:p w14:paraId="7821104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77B2D8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Siqv</w:t>
      </w:r>
      <w:r w:rsidR="00665208">
        <w:rPr>
          <w:rFonts w:ascii="Arial" w:hAnsi="Arial" w:cs="Arial"/>
          <w:color w:val="000000"/>
          <w:sz w:val="36"/>
          <w:szCs w:val="36"/>
          <w:lang w:bidi="hi-IN"/>
        </w:rPr>
        <w:t>E</w:t>
      </w:r>
      <w:r>
        <w:rPr>
          <w:rFonts w:ascii="Arial" w:hAnsi="Arial" w:cs="Arial"/>
          <w:color w:val="000000"/>
          <w:sz w:val="36"/>
          <w:szCs w:val="36"/>
          <w:lang w:bidi="hi-IN"/>
        </w:rPr>
        <w:t xml:space="preserve">naq vaca#sA tvAq giriqSAcCA# vadAmasi | </w:t>
      </w:r>
    </w:p>
    <w:p w14:paraId="3B8E0F2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yathA# naqssarvaqmi-jjaga#da yaqkShma(gm) suqmanAq asa#t |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1.5</w:t>
      </w:r>
    </w:p>
    <w:p w14:paraId="53E8EC3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9BBD78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addhya#v</w:t>
      </w:r>
      <w:r w:rsidR="00665208">
        <w:rPr>
          <w:rFonts w:ascii="Arial" w:hAnsi="Arial" w:cs="Arial"/>
          <w:color w:val="000000"/>
          <w:sz w:val="36"/>
          <w:szCs w:val="36"/>
          <w:lang w:bidi="hi-IN"/>
        </w:rPr>
        <w:t>O</w:t>
      </w:r>
      <w:r>
        <w:rPr>
          <w:rFonts w:ascii="Arial" w:hAnsi="Arial" w:cs="Arial"/>
          <w:color w:val="000000"/>
          <w:sz w:val="36"/>
          <w:szCs w:val="36"/>
          <w:lang w:bidi="hi-IN"/>
        </w:rPr>
        <w:t>ca-dadhivaqktA pra#thaqm</w:t>
      </w:r>
      <w:r w:rsidR="00665208">
        <w:rPr>
          <w:rFonts w:ascii="Arial" w:hAnsi="Arial" w:cs="Arial"/>
          <w:color w:val="000000"/>
          <w:sz w:val="36"/>
          <w:szCs w:val="36"/>
          <w:lang w:bidi="hi-IN"/>
        </w:rPr>
        <w:t>O</w:t>
      </w:r>
      <w:r>
        <w:rPr>
          <w:rFonts w:ascii="Arial" w:hAnsi="Arial" w:cs="Arial"/>
          <w:color w:val="000000"/>
          <w:sz w:val="36"/>
          <w:szCs w:val="36"/>
          <w:lang w:bidi="hi-IN"/>
        </w:rPr>
        <w:t xml:space="preserve"> daivy</w:t>
      </w:r>
      <w:r w:rsidR="00665208">
        <w:rPr>
          <w:rFonts w:ascii="Arial" w:hAnsi="Arial" w:cs="Arial"/>
          <w:color w:val="000000"/>
          <w:sz w:val="36"/>
          <w:szCs w:val="36"/>
          <w:lang w:bidi="hi-IN"/>
        </w:rPr>
        <w:t>O</w:t>
      </w:r>
      <w:r>
        <w:rPr>
          <w:rFonts w:ascii="Arial" w:hAnsi="Arial" w:cs="Arial"/>
          <w:color w:val="000000"/>
          <w:sz w:val="36"/>
          <w:szCs w:val="36"/>
          <w:lang w:bidi="hi-IN"/>
        </w:rPr>
        <w:t xml:space="preserve"># BiqShak | </w:t>
      </w:r>
    </w:p>
    <w:p w14:paraId="2647F0B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 xml:space="preserve">ahI(gg)#Scaq sarvA$n jaqBaMyaqn thsarvA$Sca yAtu dhAqnya#H |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1.6</w:t>
      </w:r>
    </w:p>
    <w:p w14:paraId="30EA8FC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19B4D7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aqsau yastAqmr</w:t>
      </w:r>
      <w:r w:rsidR="00665208">
        <w:rPr>
          <w:rFonts w:ascii="Arial" w:hAnsi="Arial" w:cs="Arial"/>
          <w:color w:val="000000"/>
          <w:sz w:val="36"/>
          <w:szCs w:val="36"/>
          <w:lang w:bidi="hi-IN"/>
        </w:rPr>
        <w:t>O</w:t>
      </w:r>
      <w:r>
        <w:rPr>
          <w:rFonts w:ascii="Arial" w:hAnsi="Arial" w:cs="Arial"/>
          <w:color w:val="000000"/>
          <w:sz w:val="36"/>
          <w:szCs w:val="36"/>
          <w:lang w:bidi="hi-IN"/>
        </w:rPr>
        <w:t xml:space="preserve"> a#ruqNa uqta aqBrussu#maq~ggala#H | y</w:t>
      </w:r>
      <w:r w:rsidR="00665208">
        <w:rPr>
          <w:rFonts w:ascii="Arial" w:hAnsi="Arial" w:cs="Arial"/>
          <w:color w:val="000000"/>
          <w:sz w:val="36"/>
          <w:szCs w:val="36"/>
          <w:lang w:bidi="hi-IN"/>
        </w:rPr>
        <w:t>E</w:t>
      </w:r>
      <w:r>
        <w:rPr>
          <w:rFonts w:ascii="Arial" w:hAnsi="Arial" w:cs="Arial"/>
          <w:color w:val="000000"/>
          <w:sz w:val="36"/>
          <w:szCs w:val="36"/>
          <w:lang w:bidi="hi-IN"/>
        </w:rPr>
        <w:t xml:space="preserve"> c</w:t>
      </w:r>
      <w:r w:rsidR="00665208">
        <w:rPr>
          <w:rFonts w:ascii="Arial" w:hAnsi="Arial" w:cs="Arial"/>
          <w:color w:val="000000"/>
          <w:sz w:val="36"/>
          <w:szCs w:val="36"/>
          <w:lang w:bidi="hi-IN"/>
        </w:rPr>
        <w:t>E</w:t>
      </w:r>
      <w:r>
        <w:rPr>
          <w:rFonts w:ascii="Arial" w:hAnsi="Arial" w:cs="Arial"/>
          <w:color w:val="000000"/>
          <w:sz w:val="36"/>
          <w:szCs w:val="36"/>
          <w:lang w:bidi="hi-IN"/>
        </w:rPr>
        <w:t>qmA(gm) ruqdrA aqBit</w:t>
      </w:r>
      <w:r w:rsidR="00665208">
        <w:rPr>
          <w:rFonts w:ascii="Arial" w:hAnsi="Arial" w:cs="Arial"/>
          <w:color w:val="000000"/>
          <w:sz w:val="36"/>
          <w:szCs w:val="36"/>
          <w:lang w:bidi="hi-IN"/>
        </w:rPr>
        <w:t>O</w:t>
      </w:r>
      <w:r>
        <w:rPr>
          <w:rFonts w:ascii="Arial" w:hAnsi="Arial" w:cs="Arial"/>
          <w:color w:val="000000"/>
          <w:sz w:val="36"/>
          <w:szCs w:val="36"/>
          <w:lang w:bidi="hi-IN"/>
        </w:rPr>
        <w:t># diqkShu SriqtAH sa#hasraqS</w:t>
      </w:r>
      <w:r w:rsidR="00665208">
        <w:rPr>
          <w:rFonts w:ascii="Arial" w:hAnsi="Arial" w:cs="Arial"/>
          <w:color w:val="000000"/>
          <w:sz w:val="36"/>
          <w:szCs w:val="36"/>
          <w:lang w:bidi="hi-IN"/>
        </w:rPr>
        <w:t>O</w:t>
      </w:r>
      <w:r>
        <w:rPr>
          <w:rFonts w:ascii="Arial" w:hAnsi="Arial" w:cs="Arial"/>
          <w:color w:val="000000"/>
          <w:sz w:val="36"/>
          <w:szCs w:val="36"/>
          <w:lang w:bidi="hi-IN"/>
        </w:rPr>
        <w:t xml:space="preserve"> &amp;vai#ShAq(gm)q h</w:t>
      </w:r>
      <w:r w:rsidR="00665208">
        <w:rPr>
          <w:rFonts w:ascii="Arial" w:hAnsi="Arial" w:cs="Arial"/>
          <w:color w:val="000000"/>
          <w:sz w:val="36"/>
          <w:szCs w:val="36"/>
          <w:lang w:bidi="hi-IN"/>
        </w:rPr>
        <w:t>E</w:t>
      </w:r>
      <w:r>
        <w:rPr>
          <w:rFonts w:ascii="Arial" w:hAnsi="Arial" w:cs="Arial"/>
          <w:color w:val="000000"/>
          <w:sz w:val="36"/>
          <w:szCs w:val="36"/>
          <w:lang w:bidi="hi-IN"/>
        </w:rPr>
        <w:t>Da# Imah</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r>
        <w:rPr>
          <w:rFonts w:ascii="Arial" w:hAnsi="Arial" w:cs="Arial"/>
          <w:color w:val="000000"/>
          <w:sz w:val="36"/>
          <w:szCs w:val="36"/>
          <w:lang w:bidi="hi-IN"/>
        </w:rPr>
        <w:tab/>
        <w:t xml:space="preserve"> </w:t>
      </w:r>
      <w:r>
        <w:rPr>
          <w:rFonts w:ascii="Arial" w:hAnsi="Arial" w:cs="Arial"/>
          <w:color w:val="000000"/>
          <w:sz w:val="36"/>
          <w:szCs w:val="36"/>
          <w:lang w:bidi="hi-IN"/>
        </w:rPr>
        <w:tab/>
      </w:r>
      <w:r>
        <w:rPr>
          <w:rFonts w:ascii="Arial" w:hAnsi="Arial" w:cs="Arial"/>
          <w:color w:val="000000"/>
          <w:sz w:val="36"/>
          <w:szCs w:val="36"/>
          <w:lang w:bidi="hi-IN"/>
        </w:rPr>
        <w:tab/>
        <w:t>1.7</w:t>
      </w:r>
    </w:p>
    <w:p w14:paraId="2DF8A01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622202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aqsau y</w:t>
      </w:r>
      <w:r w:rsidR="00665208">
        <w:rPr>
          <w:rFonts w:ascii="Arial" w:hAnsi="Arial" w:cs="Arial"/>
          <w:color w:val="000000"/>
          <w:sz w:val="36"/>
          <w:szCs w:val="36"/>
          <w:lang w:bidi="hi-IN"/>
        </w:rPr>
        <w:t>O</w:t>
      </w:r>
      <w:r>
        <w:rPr>
          <w:rFonts w:ascii="Arial" w:hAnsi="Arial" w:cs="Arial"/>
          <w:color w:val="000000"/>
          <w:sz w:val="36"/>
          <w:szCs w:val="36"/>
          <w:lang w:bidi="hi-IN"/>
        </w:rPr>
        <w:t># &amp;vaqsarpa#tiq nIla#grIv</w:t>
      </w:r>
      <w:r w:rsidR="00665208">
        <w:rPr>
          <w:rFonts w:ascii="Arial" w:hAnsi="Arial" w:cs="Arial"/>
          <w:color w:val="000000"/>
          <w:sz w:val="36"/>
          <w:szCs w:val="36"/>
          <w:lang w:bidi="hi-IN"/>
        </w:rPr>
        <w:t>O</w:t>
      </w:r>
      <w:r>
        <w:rPr>
          <w:rFonts w:ascii="Arial" w:hAnsi="Arial" w:cs="Arial"/>
          <w:color w:val="000000"/>
          <w:sz w:val="36"/>
          <w:szCs w:val="36"/>
          <w:lang w:bidi="hi-IN"/>
        </w:rPr>
        <w:t>q vil</w:t>
      </w:r>
      <w:r w:rsidR="00665208">
        <w:rPr>
          <w:rFonts w:ascii="Arial" w:hAnsi="Arial" w:cs="Arial"/>
          <w:color w:val="000000"/>
          <w:sz w:val="36"/>
          <w:szCs w:val="36"/>
          <w:lang w:bidi="hi-IN"/>
        </w:rPr>
        <w:t>O</w:t>
      </w:r>
      <w:r>
        <w:rPr>
          <w:rFonts w:ascii="Arial" w:hAnsi="Arial" w:cs="Arial"/>
          <w:color w:val="000000"/>
          <w:sz w:val="36"/>
          <w:szCs w:val="36"/>
          <w:lang w:bidi="hi-IN"/>
        </w:rPr>
        <w:t xml:space="preserve">#hitaH | </w:t>
      </w:r>
    </w:p>
    <w:p w14:paraId="5637EF1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uqtaina#M g</w:t>
      </w:r>
      <w:r w:rsidR="00665208">
        <w:rPr>
          <w:rFonts w:ascii="Arial" w:hAnsi="Arial" w:cs="Arial"/>
          <w:color w:val="000000"/>
          <w:sz w:val="36"/>
          <w:szCs w:val="36"/>
          <w:lang w:bidi="hi-IN"/>
        </w:rPr>
        <w:t>O</w:t>
      </w:r>
      <w:r>
        <w:rPr>
          <w:rFonts w:ascii="Arial" w:hAnsi="Arial" w:cs="Arial"/>
          <w:color w:val="000000"/>
          <w:sz w:val="36"/>
          <w:szCs w:val="36"/>
          <w:lang w:bidi="hi-IN"/>
        </w:rPr>
        <w:t>qpA a#dRuSaqn-nadRu#San-nudahAqrya#H | uqtainaqM ~MviSvA# BUqtAniq sa dRuqShT</w:t>
      </w:r>
      <w:r w:rsidR="00665208">
        <w:rPr>
          <w:rFonts w:ascii="Arial" w:hAnsi="Arial" w:cs="Arial"/>
          <w:color w:val="000000"/>
          <w:sz w:val="36"/>
          <w:szCs w:val="36"/>
          <w:lang w:bidi="hi-IN"/>
        </w:rPr>
        <w:t>O</w:t>
      </w:r>
      <w:r>
        <w:rPr>
          <w:rFonts w:ascii="Arial" w:hAnsi="Arial" w:cs="Arial"/>
          <w:color w:val="000000"/>
          <w:sz w:val="36"/>
          <w:szCs w:val="36"/>
          <w:lang w:bidi="hi-IN"/>
        </w:rPr>
        <w:t xml:space="preserve"> mRu#DayAti naH |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1.8</w:t>
      </w:r>
    </w:p>
    <w:p w14:paraId="3B046AC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 astuq nIla#grIvAya sahasrAqkShAya# mIqDhuSh</w:t>
      </w:r>
      <w:r w:rsidR="00665208">
        <w:rPr>
          <w:rFonts w:ascii="Arial" w:hAnsi="Arial" w:cs="Arial"/>
          <w:color w:val="000000"/>
          <w:sz w:val="36"/>
          <w:szCs w:val="36"/>
          <w:lang w:bidi="hi-IN"/>
        </w:rPr>
        <w:t>E</w:t>
      </w:r>
      <w:r>
        <w:rPr>
          <w:rFonts w:ascii="Arial" w:hAnsi="Arial" w:cs="Arial"/>
          <w:color w:val="000000"/>
          <w:sz w:val="36"/>
          <w:szCs w:val="36"/>
          <w:lang w:bidi="hi-IN"/>
        </w:rPr>
        <w:t>$ | ath</w:t>
      </w:r>
      <w:r w:rsidR="00665208">
        <w:rPr>
          <w:rFonts w:ascii="Arial" w:hAnsi="Arial" w:cs="Arial"/>
          <w:color w:val="000000"/>
          <w:sz w:val="36"/>
          <w:szCs w:val="36"/>
          <w:lang w:bidi="hi-IN"/>
        </w:rPr>
        <w:t>O</w:t>
      </w:r>
      <w:r>
        <w:rPr>
          <w:rFonts w:ascii="Arial" w:hAnsi="Arial" w:cs="Arial"/>
          <w:color w:val="000000"/>
          <w:sz w:val="36"/>
          <w:szCs w:val="36"/>
          <w:lang w:bidi="hi-IN"/>
        </w:rPr>
        <w:t>q y</w:t>
      </w:r>
      <w:r w:rsidR="00665208">
        <w:rPr>
          <w:rFonts w:ascii="Arial" w:hAnsi="Arial" w:cs="Arial"/>
          <w:color w:val="000000"/>
          <w:sz w:val="36"/>
          <w:szCs w:val="36"/>
          <w:lang w:bidi="hi-IN"/>
        </w:rPr>
        <w:t>E</w:t>
      </w:r>
      <w:r>
        <w:rPr>
          <w:rFonts w:ascii="Arial" w:hAnsi="Arial" w:cs="Arial"/>
          <w:color w:val="000000"/>
          <w:sz w:val="36"/>
          <w:szCs w:val="36"/>
          <w:lang w:bidi="hi-IN"/>
        </w:rPr>
        <w:t xml:space="preserve"> a#syaq satvA#n</w:t>
      </w:r>
      <w:r w:rsidR="00665208">
        <w:rPr>
          <w:rFonts w:ascii="Arial" w:hAnsi="Arial" w:cs="Arial"/>
          <w:color w:val="000000"/>
          <w:sz w:val="36"/>
          <w:szCs w:val="36"/>
          <w:lang w:bidi="hi-IN"/>
        </w:rPr>
        <w:t>O</w:t>
      </w:r>
      <w:r>
        <w:rPr>
          <w:rFonts w:ascii="Arial" w:hAnsi="Arial" w:cs="Arial"/>
          <w:color w:val="000000"/>
          <w:sz w:val="36"/>
          <w:szCs w:val="36"/>
          <w:lang w:bidi="hi-IN"/>
        </w:rPr>
        <w:t>q&amp;haM t</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 xml:space="preserve"># &amp;karaqnnama#H |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1.9</w:t>
      </w:r>
    </w:p>
    <w:p w14:paraId="3380D9F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137914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pramu#~jcaq dhanva#naq-stvamuqBay</w:t>
      </w:r>
      <w:r w:rsidR="00665208">
        <w:rPr>
          <w:rFonts w:ascii="Arial" w:hAnsi="Arial" w:cs="Arial"/>
          <w:color w:val="000000"/>
          <w:sz w:val="36"/>
          <w:szCs w:val="36"/>
          <w:lang w:bidi="hi-IN"/>
        </w:rPr>
        <w:t>O</w:t>
      </w:r>
      <w:r>
        <w:rPr>
          <w:rFonts w:ascii="Arial" w:hAnsi="Arial" w:cs="Arial"/>
          <w:color w:val="000000"/>
          <w:sz w:val="36"/>
          <w:szCs w:val="36"/>
          <w:lang w:bidi="hi-IN"/>
        </w:rPr>
        <w:t>q-rArtni#y</w:t>
      </w:r>
      <w:r w:rsidR="00665208">
        <w:rPr>
          <w:rFonts w:ascii="Arial" w:hAnsi="Arial" w:cs="Arial"/>
          <w:color w:val="000000"/>
          <w:sz w:val="36"/>
          <w:szCs w:val="36"/>
          <w:lang w:bidi="hi-IN"/>
        </w:rPr>
        <w:t>O</w:t>
      </w:r>
      <w:r>
        <w:rPr>
          <w:rFonts w:ascii="Arial" w:hAnsi="Arial" w:cs="Arial"/>
          <w:color w:val="000000"/>
          <w:sz w:val="36"/>
          <w:szCs w:val="36"/>
          <w:lang w:bidi="hi-IN"/>
        </w:rPr>
        <w:t>qrjyAM | yASca# t</w:t>
      </w:r>
      <w:r w:rsidR="00665208">
        <w:rPr>
          <w:rFonts w:ascii="Arial" w:hAnsi="Arial" w:cs="Arial"/>
          <w:color w:val="000000"/>
          <w:sz w:val="36"/>
          <w:szCs w:val="36"/>
          <w:lang w:bidi="hi-IN"/>
        </w:rPr>
        <w:t>E</w:t>
      </w:r>
      <w:r>
        <w:rPr>
          <w:rFonts w:ascii="Arial" w:hAnsi="Arial" w:cs="Arial"/>
          <w:color w:val="000000"/>
          <w:sz w:val="36"/>
          <w:szCs w:val="36"/>
          <w:lang w:bidi="hi-IN"/>
        </w:rPr>
        <w:t>q hastaq iSha#vaqH parAq tA Ba#gav</w:t>
      </w:r>
      <w:r w:rsidR="00665208">
        <w:rPr>
          <w:rFonts w:ascii="Arial" w:hAnsi="Arial" w:cs="Arial"/>
          <w:color w:val="000000"/>
          <w:sz w:val="36"/>
          <w:szCs w:val="36"/>
          <w:lang w:bidi="hi-IN"/>
        </w:rPr>
        <w:t>O</w:t>
      </w:r>
      <w:r>
        <w:rPr>
          <w:rFonts w:ascii="Arial" w:hAnsi="Arial" w:cs="Arial"/>
          <w:color w:val="000000"/>
          <w:sz w:val="36"/>
          <w:szCs w:val="36"/>
          <w:lang w:bidi="hi-IN"/>
        </w:rPr>
        <w:t xml:space="preserve"> vapa |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1.10</w:t>
      </w:r>
    </w:p>
    <w:p w14:paraId="7BCC5C5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9FFDEB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aqvaqtatyaq dhanuqstva(gm) saha#srAkShaq Sat</w:t>
      </w:r>
      <w:r w:rsidR="00665208">
        <w:rPr>
          <w:rFonts w:ascii="Arial" w:hAnsi="Arial" w:cs="Arial"/>
          <w:color w:val="000000"/>
          <w:sz w:val="36"/>
          <w:szCs w:val="36"/>
          <w:lang w:bidi="hi-IN"/>
        </w:rPr>
        <w:t>E</w:t>
      </w:r>
      <w:r>
        <w:rPr>
          <w:rFonts w:ascii="Arial" w:hAnsi="Arial" w:cs="Arial"/>
          <w:color w:val="000000"/>
          <w:sz w:val="36"/>
          <w:szCs w:val="36"/>
          <w:lang w:bidi="hi-IN"/>
        </w:rPr>
        <w:t>#Shudh</w:t>
      </w:r>
      <w:r w:rsidR="00665208">
        <w:rPr>
          <w:rFonts w:ascii="Arial" w:hAnsi="Arial" w:cs="Arial"/>
          <w:color w:val="000000"/>
          <w:sz w:val="36"/>
          <w:szCs w:val="36"/>
          <w:lang w:bidi="hi-IN"/>
        </w:rPr>
        <w:t>E</w:t>
      </w:r>
      <w:r>
        <w:rPr>
          <w:rFonts w:ascii="Arial" w:hAnsi="Arial" w:cs="Arial"/>
          <w:color w:val="000000"/>
          <w:sz w:val="36"/>
          <w:szCs w:val="36"/>
          <w:lang w:bidi="hi-IN"/>
        </w:rPr>
        <w:t xml:space="preserve"> | niqSIrya# SaqlyAnAqM muKA# Siqv</w:t>
      </w:r>
      <w:r w:rsidR="00665208">
        <w:rPr>
          <w:rFonts w:ascii="Arial" w:hAnsi="Arial" w:cs="Arial"/>
          <w:color w:val="000000"/>
          <w:sz w:val="36"/>
          <w:szCs w:val="36"/>
          <w:lang w:bidi="hi-IN"/>
        </w:rPr>
        <w:t>O</w:t>
      </w:r>
      <w:r>
        <w:rPr>
          <w:rFonts w:ascii="Arial" w:hAnsi="Arial" w:cs="Arial"/>
          <w:color w:val="000000"/>
          <w:sz w:val="36"/>
          <w:szCs w:val="36"/>
          <w:lang w:bidi="hi-IN"/>
        </w:rPr>
        <w:t xml:space="preserve"> na#H suqmanA# Bava |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1.11</w:t>
      </w:r>
    </w:p>
    <w:p w14:paraId="180FA2E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AE8D63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vijyaqM dhanu#H kapaqrdin</w:t>
      </w:r>
      <w:r w:rsidR="00665208">
        <w:rPr>
          <w:rFonts w:ascii="Arial" w:hAnsi="Arial" w:cs="Arial"/>
          <w:color w:val="000000"/>
          <w:sz w:val="36"/>
          <w:szCs w:val="36"/>
          <w:lang w:bidi="hi-IN"/>
        </w:rPr>
        <w:t>O</w:t>
      </w:r>
      <w:r>
        <w:rPr>
          <w:rFonts w:ascii="Arial" w:hAnsi="Arial" w:cs="Arial"/>
          <w:color w:val="000000"/>
          <w:sz w:val="36"/>
          <w:szCs w:val="36"/>
          <w:lang w:bidi="hi-IN"/>
        </w:rPr>
        <w:t>q viSa#ly</w:t>
      </w:r>
      <w:r w:rsidR="00665208">
        <w:rPr>
          <w:rFonts w:ascii="Arial" w:hAnsi="Arial" w:cs="Arial"/>
          <w:color w:val="000000"/>
          <w:sz w:val="36"/>
          <w:szCs w:val="36"/>
          <w:lang w:bidi="hi-IN"/>
        </w:rPr>
        <w:t>O</w:t>
      </w:r>
      <w:r>
        <w:rPr>
          <w:rFonts w:ascii="Arial" w:hAnsi="Arial" w:cs="Arial"/>
          <w:color w:val="000000"/>
          <w:sz w:val="36"/>
          <w:szCs w:val="36"/>
          <w:lang w:bidi="hi-IN"/>
        </w:rPr>
        <w:t>q bANa#vA(gm) uqta | an</w:t>
      </w:r>
      <w:r w:rsidR="00665208">
        <w:rPr>
          <w:rFonts w:ascii="Arial" w:hAnsi="Arial" w:cs="Arial"/>
          <w:color w:val="000000"/>
          <w:sz w:val="36"/>
          <w:szCs w:val="36"/>
          <w:lang w:bidi="hi-IN"/>
        </w:rPr>
        <w:t>E</w:t>
      </w:r>
      <w:r>
        <w:rPr>
          <w:rFonts w:ascii="Arial" w:hAnsi="Arial" w:cs="Arial"/>
          <w:color w:val="000000"/>
          <w:sz w:val="36"/>
          <w:szCs w:val="36"/>
          <w:lang w:bidi="hi-IN"/>
        </w:rPr>
        <w:t>#Sannaqsy</w:t>
      </w:r>
      <w:r w:rsidR="00665208">
        <w:rPr>
          <w:rFonts w:ascii="Arial" w:hAnsi="Arial" w:cs="Arial"/>
          <w:color w:val="000000"/>
          <w:sz w:val="36"/>
          <w:szCs w:val="36"/>
          <w:lang w:bidi="hi-IN"/>
        </w:rPr>
        <w:t>E</w:t>
      </w:r>
      <w:r>
        <w:rPr>
          <w:rFonts w:ascii="Arial" w:hAnsi="Arial" w:cs="Arial"/>
          <w:color w:val="000000"/>
          <w:sz w:val="36"/>
          <w:szCs w:val="36"/>
          <w:lang w:bidi="hi-IN"/>
        </w:rPr>
        <w:t xml:space="preserve">Sha#va AqBura#sya niShaq~ggathi#H |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1.12</w:t>
      </w:r>
    </w:p>
    <w:p w14:paraId="416E466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E8FE27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yA t</w:t>
      </w:r>
      <w:r w:rsidR="00665208">
        <w:rPr>
          <w:rFonts w:ascii="Arial" w:hAnsi="Arial" w:cs="Arial"/>
          <w:color w:val="000000"/>
          <w:sz w:val="36"/>
          <w:szCs w:val="36"/>
          <w:lang w:bidi="hi-IN"/>
        </w:rPr>
        <w:t>E</w:t>
      </w:r>
      <w:r>
        <w:rPr>
          <w:rFonts w:ascii="Arial" w:hAnsi="Arial" w:cs="Arial"/>
          <w:color w:val="000000"/>
          <w:sz w:val="36"/>
          <w:szCs w:val="36"/>
          <w:lang w:bidi="hi-IN"/>
        </w:rPr>
        <w:t># h</w:t>
      </w:r>
      <w:r w:rsidR="00665208">
        <w:rPr>
          <w:rFonts w:ascii="Arial" w:hAnsi="Arial" w:cs="Arial"/>
          <w:color w:val="000000"/>
          <w:sz w:val="36"/>
          <w:szCs w:val="36"/>
          <w:lang w:bidi="hi-IN"/>
        </w:rPr>
        <w:t>E</w:t>
      </w:r>
      <w:r>
        <w:rPr>
          <w:rFonts w:ascii="Arial" w:hAnsi="Arial" w:cs="Arial"/>
          <w:color w:val="000000"/>
          <w:sz w:val="36"/>
          <w:szCs w:val="36"/>
          <w:lang w:bidi="hi-IN"/>
        </w:rPr>
        <w:t>qti rmI#DhuShTamaq hast</w:t>
      </w:r>
      <w:r w:rsidR="00665208">
        <w:rPr>
          <w:rFonts w:ascii="Arial" w:hAnsi="Arial" w:cs="Arial"/>
          <w:color w:val="000000"/>
          <w:sz w:val="36"/>
          <w:szCs w:val="36"/>
          <w:lang w:bidi="hi-IN"/>
        </w:rPr>
        <w:t>E</w:t>
      </w:r>
      <w:r>
        <w:rPr>
          <w:rFonts w:ascii="Arial" w:hAnsi="Arial" w:cs="Arial"/>
          <w:color w:val="000000"/>
          <w:sz w:val="36"/>
          <w:szCs w:val="36"/>
          <w:lang w:bidi="hi-IN"/>
        </w:rPr>
        <w:t># baqBUva# t</w:t>
      </w:r>
      <w:r w:rsidR="00665208">
        <w:rPr>
          <w:rFonts w:ascii="Arial" w:hAnsi="Arial" w:cs="Arial"/>
          <w:color w:val="000000"/>
          <w:sz w:val="36"/>
          <w:szCs w:val="36"/>
          <w:lang w:bidi="hi-IN"/>
        </w:rPr>
        <w:t>E</w:t>
      </w:r>
      <w:r>
        <w:rPr>
          <w:rFonts w:ascii="Arial" w:hAnsi="Arial" w:cs="Arial"/>
          <w:color w:val="000000"/>
          <w:sz w:val="36"/>
          <w:szCs w:val="36"/>
          <w:lang w:bidi="hi-IN"/>
        </w:rPr>
        <w:t xml:space="preserve">q dhanu#H | tayAq&amp;smAn. viqSvataq stvama#yaqkShmayAq pari#bBuja |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1.13</w:t>
      </w:r>
    </w:p>
    <w:p w14:paraId="30F0C60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FE9D49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nama#st</w:t>
      </w:r>
      <w:r w:rsidR="00665208">
        <w:rPr>
          <w:rFonts w:ascii="Arial" w:hAnsi="Arial" w:cs="Arial"/>
          <w:color w:val="000000"/>
          <w:sz w:val="36"/>
          <w:szCs w:val="36"/>
          <w:lang w:bidi="hi-IN"/>
        </w:rPr>
        <w:t>E</w:t>
      </w:r>
      <w:r>
        <w:rPr>
          <w:rFonts w:ascii="Arial" w:hAnsi="Arial" w:cs="Arial"/>
          <w:color w:val="000000"/>
          <w:sz w:val="36"/>
          <w:szCs w:val="36"/>
          <w:lang w:bidi="hi-IN"/>
        </w:rPr>
        <w:t xml:space="preserve"> aqstvAyu#dhAqyA-nA#tatAya dhRuqShNav</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p>
    <w:p w14:paraId="688E24E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uqBAByA#muqta t</w:t>
      </w:r>
      <w:r w:rsidR="00665208">
        <w:rPr>
          <w:rFonts w:ascii="Arial" w:hAnsi="Arial" w:cs="Arial"/>
          <w:color w:val="000000"/>
          <w:sz w:val="36"/>
          <w:szCs w:val="36"/>
          <w:lang w:bidi="hi-IN"/>
        </w:rPr>
        <w:t>E</w:t>
      </w:r>
      <w:r>
        <w:rPr>
          <w:rFonts w:ascii="Arial" w:hAnsi="Arial" w:cs="Arial"/>
          <w:color w:val="000000"/>
          <w:sz w:val="36"/>
          <w:szCs w:val="36"/>
          <w:lang w:bidi="hi-IN"/>
        </w:rPr>
        <w:t>q nam</w:t>
      </w:r>
      <w:r w:rsidR="00665208">
        <w:rPr>
          <w:rFonts w:ascii="Arial" w:hAnsi="Arial" w:cs="Arial"/>
          <w:color w:val="000000"/>
          <w:sz w:val="36"/>
          <w:szCs w:val="36"/>
          <w:lang w:bidi="hi-IN"/>
        </w:rPr>
        <w:t>O</w:t>
      </w:r>
      <w:r>
        <w:rPr>
          <w:rFonts w:ascii="Arial" w:hAnsi="Arial" w:cs="Arial"/>
          <w:color w:val="000000"/>
          <w:sz w:val="36"/>
          <w:szCs w:val="36"/>
          <w:lang w:bidi="hi-IN"/>
        </w:rPr>
        <w:t># bAqhuByAqM tavaq dhanva#n</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1.14</w:t>
      </w:r>
    </w:p>
    <w:p w14:paraId="3029E57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255E21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pari# t</w:t>
      </w:r>
      <w:r w:rsidR="00665208">
        <w:rPr>
          <w:rFonts w:ascii="Arial" w:hAnsi="Arial" w:cs="Arial"/>
          <w:color w:val="000000"/>
          <w:sz w:val="36"/>
          <w:szCs w:val="36"/>
          <w:lang w:bidi="hi-IN"/>
        </w:rPr>
        <w:t>E</w:t>
      </w:r>
      <w:r>
        <w:rPr>
          <w:rFonts w:ascii="Arial" w:hAnsi="Arial" w:cs="Arial"/>
          <w:color w:val="000000"/>
          <w:sz w:val="36"/>
          <w:szCs w:val="36"/>
          <w:lang w:bidi="hi-IN"/>
        </w:rPr>
        <w:t>q dhanva#n</w:t>
      </w:r>
      <w:r w:rsidR="00665208">
        <w:rPr>
          <w:rFonts w:ascii="Arial" w:hAnsi="Arial" w:cs="Arial"/>
          <w:color w:val="000000"/>
          <w:sz w:val="36"/>
          <w:szCs w:val="36"/>
          <w:lang w:bidi="hi-IN"/>
        </w:rPr>
        <w:t>O</w:t>
      </w:r>
      <w:r>
        <w:rPr>
          <w:rFonts w:ascii="Arial" w:hAnsi="Arial" w:cs="Arial"/>
          <w:color w:val="000000"/>
          <w:sz w:val="36"/>
          <w:szCs w:val="36"/>
          <w:lang w:bidi="hi-IN"/>
        </w:rPr>
        <w:t xml:space="preserve"> h</w:t>
      </w:r>
      <w:r w:rsidR="00665208">
        <w:rPr>
          <w:rFonts w:ascii="Arial" w:hAnsi="Arial" w:cs="Arial"/>
          <w:color w:val="000000"/>
          <w:sz w:val="36"/>
          <w:szCs w:val="36"/>
          <w:lang w:bidi="hi-IN"/>
        </w:rPr>
        <w:t>E</w:t>
      </w:r>
      <w:r>
        <w:rPr>
          <w:rFonts w:ascii="Arial" w:hAnsi="Arial" w:cs="Arial"/>
          <w:color w:val="000000"/>
          <w:sz w:val="36"/>
          <w:szCs w:val="36"/>
          <w:lang w:bidi="hi-IN"/>
        </w:rPr>
        <w:t>qtiraqsmAn vRu#Naktu viqSvata#H | ath</w:t>
      </w:r>
      <w:r w:rsidR="00665208">
        <w:rPr>
          <w:rFonts w:ascii="Arial" w:hAnsi="Arial" w:cs="Arial"/>
          <w:color w:val="000000"/>
          <w:sz w:val="36"/>
          <w:szCs w:val="36"/>
          <w:lang w:bidi="hi-IN"/>
        </w:rPr>
        <w:t>O</w:t>
      </w:r>
      <w:r>
        <w:rPr>
          <w:rFonts w:ascii="Arial" w:hAnsi="Arial" w:cs="Arial"/>
          <w:color w:val="000000"/>
          <w:sz w:val="36"/>
          <w:szCs w:val="36"/>
          <w:lang w:bidi="hi-IN"/>
        </w:rPr>
        <w:t>q ya i#ShuqdhistavAqr</w:t>
      </w:r>
      <w:r w:rsidR="00665208">
        <w:rPr>
          <w:rFonts w:ascii="Arial" w:hAnsi="Arial" w:cs="Arial"/>
          <w:color w:val="000000"/>
          <w:sz w:val="36"/>
          <w:szCs w:val="36"/>
          <w:lang w:bidi="hi-IN"/>
        </w:rPr>
        <w:t>E</w:t>
      </w:r>
      <w:r>
        <w:rPr>
          <w:rFonts w:ascii="Arial" w:hAnsi="Arial" w:cs="Arial"/>
          <w:color w:val="000000"/>
          <w:sz w:val="36"/>
          <w:szCs w:val="36"/>
          <w:lang w:bidi="hi-IN"/>
        </w:rPr>
        <w:t xml:space="preserve"> aqsmannidh</w:t>
      </w:r>
      <w:r w:rsidR="00665208">
        <w:rPr>
          <w:rFonts w:ascii="Arial" w:hAnsi="Arial" w:cs="Arial"/>
          <w:color w:val="000000"/>
          <w:sz w:val="36"/>
          <w:szCs w:val="36"/>
          <w:lang w:bidi="hi-IN"/>
        </w:rPr>
        <w:t>E</w:t>
      </w:r>
      <w:r>
        <w:rPr>
          <w:rFonts w:ascii="Arial" w:hAnsi="Arial" w:cs="Arial"/>
          <w:color w:val="000000"/>
          <w:sz w:val="36"/>
          <w:szCs w:val="36"/>
          <w:lang w:bidi="hi-IN"/>
        </w:rPr>
        <w:t xml:space="preserve">#hiq taM ||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1.15</w:t>
      </w:r>
    </w:p>
    <w:p w14:paraId="43D0A6D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69C547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nama#st</w:t>
      </w:r>
      <w:r w:rsidR="00665208">
        <w:rPr>
          <w:rFonts w:ascii="Arial" w:hAnsi="Arial" w:cs="Arial"/>
          <w:color w:val="000000"/>
          <w:sz w:val="36"/>
          <w:szCs w:val="36"/>
          <w:lang w:bidi="hi-IN"/>
        </w:rPr>
        <w:t>E</w:t>
      </w:r>
      <w:r>
        <w:rPr>
          <w:rFonts w:ascii="Arial" w:hAnsi="Arial" w:cs="Arial"/>
          <w:color w:val="000000"/>
          <w:sz w:val="36"/>
          <w:szCs w:val="36"/>
          <w:lang w:bidi="hi-IN"/>
        </w:rPr>
        <w:t xml:space="preserve"> astu Bagavan viSv</w:t>
      </w:r>
      <w:r w:rsidR="00665208">
        <w:rPr>
          <w:rFonts w:ascii="Arial" w:hAnsi="Arial" w:cs="Arial"/>
          <w:color w:val="000000"/>
          <w:sz w:val="36"/>
          <w:szCs w:val="36"/>
          <w:lang w:bidi="hi-IN"/>
        </w:rPr>
        <w:t>E</w:t>
      </w:r>
      <w:r>
        <w:rPr>
          <w:rFonts w:ascii="Arial" w:hAnsi="Arial" w:cs="Arial"/>
          <w:color w:val="000000"/>
          <w:sz w:val="36"/>
          <w:szCs w:val="36"/>
          <w:lang w:bidi="hi-IN"/>
        </w:rPr>
        <w:t>SvaqrAya# mahAd</w:t>
      </w:r>
      <w:r w:rsidR="00665208">
        <w:rPr>
          <w:rFonts w:ascii="Arial" w:hAnsi="Arial" w:cs="Arial"/>
          <w:color w:val="000000"/>
          <w:sz w:val="36"/>
          <w:szCs w:val="36"/>
          <w:lang w:bidi="hi-IN"/>
        </w:rPr>
        <w:t>E</w:t>
      </w:r>
      <w:r>
        <w:rPr>
          <w:rFonts w:ascii="Arial" w:hAnsi="Arial" w:cs="Arial"/>
          <w:color w:val="000000"/>
          <w:sz w:val="36"/>
          <w:szCs w:val="36"/>
          <w:lang w:bidi="hi-IN"/>
        </w:rPr>
        <w:t xml:space="preserve">qvAya# tryaMbaqkAya# tripurAntaqkAya# trikAgnikAqlAya# kAlAgniruqdrAya# </w:t>
      </w:r>
    </w:p>
    <w:p w14:paraId="2660A64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nIlakaqNThAya# mRutyu~jjaqyAya# sarv</w:t>
      </w:r>
      <w:r w:rsidR="00665208">
        <w:rPr>
          <w:rFonts w:ascii="Arial" w:hAnsi="Arial" w:cs="Arial"/>
          <w:color w:val="000000"/>
          <w:sz w:val="36"/>
          <w:szCs w:val="36"/>
          <w:lang w:bidi="hi-IN"/>
        </w:rPr>
        <w:t>E</w:t>
      </w:r>
      <w:r>
        <w:rPr>
          <w:rFonts w:ascii="Arial" w:hAnsi="Arial" w:cs="Arial"/>
          <w:color w:val="000000"/>
          <w:sz w:val="36"/>
          <w:szCs w:val="36"/>
          <w:lang w:bidi="hi-IN"/>
        </w:rPr>
        <w:t>SvaqrAya# sadASiqvAya# Sa~gkaqrAya# SrIman-mahAd</w:t>
      </w:r>
      <w:r w:rsidR="00665208">
        <w:rPr>
          <w:rFonts w:ascii="Arial" w:hAnsi="Arial" w:cs="Arial"/>
          <w:color w:val="000000"/>
          <w:sz w:val="36"/>
          <w:szCs w:val="36"/>
          <w:lang w:bidi="hi-IN"/>
        </w:rPr>
        <w:t>E</w:t>
      </w:r>
      <w:r>
        <w:rPr>
          <w:rFonts w:ascii="Arial" w:hAnsi="Arial" w:cs="Arial"/>
          <w:color w:val="000000"/>
          <w:sz w:val="36"/>
          <w:szCs w:val="36"/>
          <w:lang w:bidi="hi-IN"/>
        </w:rPr>
        <w:t xml:space="preserve">qvAyaq nama#H || </w:t>
      </w:r>
    </w:p>
    <w:p w14:paraId="64D7DE3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A734217" w14:textId="77777777" w:rsidR="0035649A" w:rsidRPr="0035649A" w:rsidRDefault="00D91D60" w:rsidP="00D91D60">
      <w:pPr>
        <w:autoSpaceDE w:val="0"/>
        <w:autoSpaceDN w:val="0"/>
        <w:adjustRightInd w:val="0"/>
        <w:spacing w:after="0" w:line="240" w:lineRule="auto"/>
        <w:rPr>
          <w:rFonts w:ascii="Arial" w:hAnsi="Arial" w:cs="Arial"/>
          <w:b/>
          <w:bCs/>
          <w:color w:val="000000"/>
          <w:sz w:val="36"/>
          <w:szCs w:val="36"/>
          <w:lang w:bidi="hi-IN"/>
        </w:rPr>
      </w:pPr>
      <w:r w:rsidRPr="0035649A">
        <w:rPr>
          <w:rFonts w:ascii="Arial" w:hAnsi="Arial" w:cs="Arial"/>
          <w:b/>
          <w:bCs/>
          <w:color w:val="000000"/>
          <w:sz w:val="36"/>
          <w:szCs w:val="36"/>
          <w:lang w:bidi="hi-IN"/>
        </w:rPr>
        <w:t>dvitIy</w:t>
      </w:r>
      <w:r w:rsidR="00665208" w:rsidRPr="0035649A">
        <w:rPr>
          <w:rFonts w:ascii="Arial" w:hAnsi="Arial" w:cs="Arial"/>
          <w:b/>
          <w:bCs/>
          <w:color w:val="000000"/>
          <w:sz w:val="36"/>
          <w:szCs w:val="36"/>
          <w:lang w:bidi="hi-IN"/>
        </w:rPr>
        <w:t>O</w:t>
      </w:r>
      <w:r w:rsidRPr="0035649A">
        <w:rPr>
          <w:rFonts w:ascii="Arial" w:hAnsi="Arial" w:cs="Arial"/>
          <w:b/>
          <w:bCs/>
          <w:color w:val="000000"/>
          <w:sz w:val="36"/>
          <w:szCs w:val="36"/>
          <w:lang w:bidi="hi-IN"/>
        </w:rPr>
        <w:t xml:space="preserve"> &amp;nuvAkaH</w:t>
      </w:r>
      <w:r w:rsidR="0020424F" w:rsidRPr="0035649A">
        <w:rPr>
          <w:rFonts w:ascii="Arial" w:hAnsi="Arial" w:cs="Arial"/>
          <w:b/>
          <w:bCs/>
          <w:color w:val="000000"/>
          <w:sz w:val="36"/>
          <w:szCs w:val="36"/>
          <w:lang w:bidi="hi-IN"/>
        </w:rPr>
        <w:t xml:space="preserve"> </w:t>
      </w:r>
    </w:p>
    <w:p w14:paraId="4874B773" w14:textId="44CCA8C4"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 hira#NyabAhav</w:t>
      </w:r>
      <w:r w:rsidR="00665208">
        <w:rPr>
          <w:rFonts w:ascii="Arial" w:hAnsi="Arial" w:cs="Arial"/>
          <w:color w:val="000000"/>
          <w:sz w:val="36"/>
          <w:szCs w:val="36"/>
          <w:lang w:bidi="hi-IN"/>
        </w:rPr>
        <w:t>E</w:t>
      </w:r>
      <w:r>
        <w:rPr>
          <w:rFonts w:ascii="Arial" w:hAnsi="Arial" w:cs="Arial"/>
          <w:color w:val="000000"/>
          <w:sz w:val="36"/>
          <w:szCs w:val="36"/>
          <w:lang w:bidi="hi-IN"/>
        </w:rPr>
        <w:t xml:space="preserve"> s</w:t>
      </w:r>
      <w:r w:rsidR="00665208">
        <w:rPr>
          <w:rFonts w:ascii="Arial" w:hAnsi="Arial" w:cs="Arial"/>
          <w:color w:val="000000"/>
          <w:sz w:val="36"/>
          <w:szCs w:val="36"/>
          <w:lang w:bidi="hi-IN"/>
        </w:rPr>
        <w:t>E</w:t>
      </w:r>
      <w:r>
        <w:rPr>
          <w:rFonts w:ascii="Arial" w:hAnsi="Arial" w:cs="Arial"/>
          <w:color w:val="000000"/>
          <w:sz w:val="36"/>
          <w:szCs w:val="36"/>
          <w:lang w:bidi="hi-IN"/>
        </w:rPr>
        <w:t>nAqny</w:t>
      </w:r>
      <w:r w:rsidR="00665208">
        <w:rPr>
          <w:rFonts w:ascii="Arial" w:hAnsi="Arial" w:cs="Arial"/>
          <w:color w:val="000000"/>
          <w:sz w:val="36"/>
          <w:szCs w:val="36"/>
          <w:lang w:bidi="hi-IN"/>
        </w:rPr>
        <w:t>E</w:t>
      </w:r>
      <w:r>
        <w:rPr>
          <w:rFonts w:ascii="Arial" w:hAnsi="Arial" w:cs="Arial"/>
          <w:color w:val="000000"/>
          <w:sz w:val="36"/>
          <w:szCs w:val="36"/>
          <w:lang w:bidi="hi-IN"/>
        </w:rPr>
        <w:t># diqSAMcaq pata#y</w:t>
      </w:r>
      <w:r w:rsidR="00665208">
        <w:rPr>
          <w:rFonts w:ascii="Arial" w:hAnsi="Arial" w:cs="Arial"/>
          <w:color w:val="000000"/>
          <w:sz w:val="36"/>
          <w:szCs w:val="36"/>
          <w:lang w:bidi="hi-IN"/>
        </w:rPr>
        <w:t>E</w:t>
      </w:r>
      <w:r>
        <w:rPr>
          <w:rFonts w:ascii="Arial" w:hAnsi="Arial" w:cs="Arial"/>
          <w:color w:val="000000"/>
          <w:sz w:val="36"/>
          <w:szCs w:val="36"/>
          <w:lang w:bidi="hi-IN"/>
        </w:rPr>
        <w:t>q nam</w:t>
      </w:r>
      <w:r w:rsidR="00665208">
        <w:rPr>
          <w:rFonts w:ascii="Arial" w:hAnsi="Arial" w:cs="Arial"/>
          <w:color w:val="000000"/>
          <w:sz w:val="36"/>
          <w:szCs w:val="36"/>
          <w:lang w:bidi="hi-IN"/>
        </w:rPr>
        <w:t>O</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2.1</w:t>
      </w:r>
    </w:p>
    <w:p w14:paraId="40AE9DF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 vRuqkSh</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 hari#k</w:t>
      </w:r>
      <w:r w:rsidR="00665208">
        <w:rPr>
          <w:rFonts w:ascii="Arial" w:hAnsi="Arial" w:cs="Arial"/>
          <w:color w:val="000000"/>
          <w:sz w:val="36"/>
          <w:szCs w:val="36"/>
          <w:lang w:bidi="hi-IN"/>
        </w:rPr>
        <w:t>E</w:t>
      </w:r>
      <w:r>
        <w:rPr>
          <w:rFonts w:ascii="Arial" w:hAnsi="Arial" w:cs="Arial"/>
          <w:color w:val="000000"/>
          <w:sz w:val="36"/>
          <w:szCs w:val="36"/>
          <w:lang w:bidi="hi-IN"/>
        </w:rPr>
        <w:t>S</w:t>
      </w:r>
      <w:r w:rsidR="00665208">
        <w:rPr>
          <w:rFonts w:ascii="Arial" w:hAnsi="Arial" w:cs="Arial"/>
          <w:color w:val="000000"/>
          <w:sz w:val="36"/>
          <w:szCs w:val="36"/>
          <w:lang w:bidi="hi-IN"/>
        </w:rPr>
        <w:t>E</w:t>
      </w:r>
      <w:r>
        <w:rPr>
          <w:rFonts w:ascii="Arial" w:hAnsi="Arial" w:cs="Arial"/>
          <w:color w:val="000000"/>
          <w:sz w:val="36"/>
          <w:szCs w:val="36"/>
          <w:lang w:bidi="hi-IN"/>
        </w:rPr>
        <w:t>ByaH paSUqnAM pata#y</w:t>
      </w:r>
      <w:r w:rsidR="00665208">
        <w:rPr>
          <w:rFonts w:ascii="Arial" w:hAnsi="Arial" w:cs="Arial"/>
          <w:color w:val="000000"/>
          <w:sz w:val="36"/>
          <w:szCs w:val="36"/>
          <w:lang w:bidi="hi-IN"/>
        </w:rPr>
        <w:t>E</w:t>
      </w:r>
      <w:r>
        <w:rPr>
          <w:rFonts w:ascii="Arial" w:hAnsi="Arial" w:cs="Arial"/>
          <w:color w:val="000000"/>
          <w:sz w:val="36"/>
          <w:szCs w:val="36"/>
          <w:lang w:bidi="hi-IN"/>
        </w:rPr>
        <w:t>q nam</w:t>
      </w:r>
      <w:r w:rsidR="00665208">
        <w:rPr>
          <w:rFonts w:ascii="Arial" w:hAnsi="Arial" w:cs="Arial"/>
          <w:color w:val="000000"/>
          <w:sz w:val="36"/>
          <w:szCs w:val="36"/>
          <w:lang w:bidi="hi-IN"/>
        </w:rPr>
        <w:t>O</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2.2</w:t>
      </w:r>
    </w:p>
    <w:p w14:paraId="05EE780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nama# ssaqspi~jja#rAyaq tviShI#mat</w:t>
      </w:r>
      <w:r w:rsidR="00665208">
        <w:rPr>
          <w:rFonts w:ascii="Arial" w:hAnsi="Arial" w:cs="Arial"/>
          <w:color w:val="000000"/>
          <w:sz w:val="36"/>
          <w:szCs w:val="36"/>
          <w:lang w:bidi="hi-IN"/>
        </w:rPr>
        <w:t>E</w:t>
      </w:r>
      <w:r>
        <w:rPr>
          <w:rFonts w:ascii="Arial" w:hAnsi="Arial" w:cs="Arial"/>
          <w:color w:val="000000"/>
          <w:sz w:val="36"/>
          <w:szCs w:val="36"/>
          <w:lang w:bidi="hi-IN"/>
        </w:rPr>
        <w:t xml:space="preserve"> pathIqnAM pata#y</w:t>
      </w:r>
      <w:r w:rsidR="00665208">
        <w:rPr>
          <w:rFonts w:ascii="Arial" w:hAnsi="Arial" w:cs="Arial"/>
          <w:color w:val="000000"/>
          <w:sz w:val="36"/>
          <w:szCs w:val="36"/>
          <w:lang w:bidi="hi-IN"/>
        </w:rPr>
        <w:t>E</w:t>
      </w:r>
      <w:r>
        <w:rPr>
          <w:rFonts w:ascii="Arial" w:hAnsi="Arial" w:cs="Arial"/>
          <w:color w:val="000000"/>
          <w:sz w:val="36"/>
          <w:szCs w:val="36"/>
          <w:lang w:bidi="hi-IN"/>
        </w:rPr>
        <w:t>q nam</w:t>
      </w:r>
      <w:r w:rsidR="00665208">
        <w:rPr>
          <w:rFonts w:ascii="Arial" w:hAnsi="Arial" w:cs="Arial"/>
          <w:color w:val="000000"/>
          <w:sz w:val="36"/>
          <w:szCs w:val="36"/>
          <w:lang w:bidi="hi-IN"/>
        </w:rPr>
        <w:t>O</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2.3</w:t>
      </w:r>
    </w:p>
    <w:p w14:paraId="28805F7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 baBluqSAya# vivyAqdhin</w:t>
      </w:r>
      <w:r w:rsidR="00665208">
        <w:rPr>
          <w:rFonts w:ascii="Arial" w:hAnsi="Arial" w:cs="Arial"/>
          <w:color w:val="000000"/>
          <w:sz w:val="36"/>
          <w:szCs w:val="36"/>
          <w:lang w:bidi="hi-IN"/>
        </w:rPr>
        <w:t>E</w:t>
      </w:r>
      <w:r>
        <w:rPr>
          <w:rFonts w:ascii="Arial" w:hAnsi="Arial" w:cs="Arial"/>
          <w:color w:val="000000"/>
          <w:sz w:val="36"/>
          <w:szCs w:val="36"/>
          <w:lang w:bidi="hi-IN"/>
        </w:rPr>
        <w:t>-&amp;nnA#nAqM pata#y</w:t>
      </w:r>
      <w:r w:rsidR="00665208">
        <w:rPr>
          <w:rFonts w:ascii="Arial" w:hAnsi="Arial" w:cs="Arial"/>
          <w:color w:val="000000"/>
          <w:sz w:val="36"/>
          <w:szCs w:val="36"/>
          <w:lang w:bidi="hi-IN"/>
        </w:rPr>
        <w:t>E</w:t>
      </w:r>
      <w:r>
        <w:rPr>
          <w:rFonts w:ascii="Arial" w:hAnsi="Arial" w:cs="Arial"/>
          <w:color w:val="000000"/>
          <w:sz w:val="36"/>
          <w:szCs w:val="36"/>
          <w:lang w:bidi="hi-IN"/>
        </w:rPr>
        <w:t>q nam</w:t>
      </w:r>
      <w:r w:rsidR="00665208">
        <w:rPr>
          <w:rFonts w:ascii="Arial" w:hAnsi="Arial" w:cs="Arial"/>
          <w:color w:val="000000"/>
          <w:sz w:val="36"/>
          <w:szCs w:val="36"/>
          <w:lang w:bidi="hi-IN"/>
        </w:rPr>
        <w:t>O</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2.4 </w:t>
      </w:r>
    </w:p>
    <w:p w14:paraId="5FDB42C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 hari#k</w:t>
      </w:r>
      <w:r w:rsidR="00665208">
        <w:rPr>
          <w:rFonts w:ascii="Arial" w:hAnsi="Arial" w:cs="Arial"/>
          <w:color w:val="000000"/>
          <w:sz w:val="36"/>
          <w:szCs w:val="36"/>
          <w:lang w:bidi="hi-IN"/>
        </w:rPr>
        <w:t>E</w:t>
      </w:r>
      <w:r>
        <w:rPr>
          <w:rFonts w:ascii="Arial" w:hAnsi="Arial" w:cs="Arial"/>
          <w:color w:val="000000"/>
          <w:sz w:val="36"/>
          <w:szCs w:val="36"/>
          <w:lang w:bidi="hi-IN"/>
        </w:rPr>
        <w:t>SAy</w:t>
      </w:r>
      <w:r w:rsidR="00665208">
        <w:rPr>
          <w:rFonts w:ascii="Arial" w:hAnsi="Arial" w:cs="Arial"/>
          <w:color w:val="000000"/>
          <w:sz w:val="36"/>
          <w:szCs w:val="36"/>
          <w:lang w:bidi="hi-IN"/>
        </w:rPr>
        <w:t>O</w:t>
      </w:r>
      <w:r>
        <w:rPr>
          <w:rFonts w:ascii="Arial" w:hAnsi="Arial" w:cs="Arial"/>
          <w:color w:val="000000"/>
          <w:sz w:val="36"/>
          <w:szCs w:val="36"/>
          <w:lang w:bidi="hi-IN"/>
        </w:rPr>
        <w:t>pavIqtin</w:t>
      </w:r>
      <w:r w:rsidR="00665208">
        <w:rPr>
          <w:rFonts w:ascii="Arial" w:hAnsi="Arial" w:cs="Arial"/>
          <w:color w:val="000000"/>
          <w:sz w:val="36"/>
          <w:szCs w:val="36"/>
          <w:lang w:bidi="hi-IN"/>
        </w:rPr>
        <w:t>E</w:t>
      </w:r>
      <w:r>
        <w:rPr>
          <w:rFonts w:ascii="Arial" w:hAnsi="Arial" w:cs="Arial"/>
          <w:color w:val="000000"/>
          <w:sz w:val="36"/>
          <w:szCs w:val="36"/>
          <w:lang w:bidi="hi-IN"/>
        </w:rPr>
        <w:t># puqShTAnAqM pata#y</w:t>
      </w:r>
      <w:r w:rsidR="00665208">
        <w:rPr>
          <w:rFonts w:ascii="Arial" w:hAnsi="Arial" w:cs="Arial"/>
          <w:color w:val="000000"/>
          <w:sz w:val="36"/>
          <w:szCs w:val="36"/>
          <w:lang w:bidi="hi-IN"/>
        </w:rPr>
        <w:t>E</w:t>
      </w:r>
      <w:r>
        <w:rPr>
          <w:rFonts w:ascii="Arial" w:hAnsi="Arial" w:cs="Arial"/>
          <w:color w:val="000000"/>
          <w:sz w:val="36"/>
          <w:szCs w:val="36"/>
          <w:lang w:bidi="hi-IN"/>
        </w:rPr>
        <w:t>q nam</w:t>
      </w:r>
      <w:r w:rsidR="00665208">
        <w:rPr>
          <w:rFonts w:ascii="Arial" w:hAnsi="Arial" w:cs="Arial"/>
          <w:color w:val="000000"/>
          <w:sz w:val="36"/>
          <w:szCs w:val="36"/>
          <w:lang w:bidi="hi-IN"/>
        </w:rPr>
        <w:t>O</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2.5</w:t>
      </w:r>
    </w:p>
    <w:p w14:paraId="799DB15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 Baqvasya# h</w:t>
      </w:r>
      <w:r w:rsidR="00665208">
        <w:rPr>
          <w:rFonts w:ascii="Arial" w:hAnsi="Arial" w:cs="Arial"/>
          <w:color w:val="000000"/>
          <w:sz w:val="36"/>
          <w:szCs w:val="36"/>
          <w:lang w:bidi="hi-IN"/>
        </w:rPr>
        <w:t>E</w:t>
      </w:r>
      <w:r>
        <w:rPr>
          <w:rFonts w:ascii="Arial" w:hAnsi="Arial" w:cs="Arial"/>
          <w:color w:val="000000"/>
          <w:sz w:val="36"/>
          <w:szCs w:val="36"/>
          <w:lang w:bidi="hi-IN"/>
        </w:rPr>
        <w:t>qtyai jaga#tAqM pata#y</w:t>
      </w:r>
      <w:r w:rsidR="00665208">
        <w:rPr>
          <w:rFonts w:ascii="Arial" w:hAnsi="Arial" w:cs="Arial"/>
          <w:color w:val="000000"/>
          <w:sz w:val="36"/>
          <w:szCs w:val="36"/>
          <w:lang w:bidi="hi-IN"/>
        </w:rPr>
        <w:t>E</w:t>
      </w:r>
      <w:r>
        <w:rPr>
          <w:rFonts w:ascii="Arial" w:hAnsi="Arial" w:cs="Arial"/>
          <w:color w:val="000000"/>
          <w:sz w:val="36"/>
          <w:szCs w:val="36"/>
          <w:lang w:bidi="hi-IN"/>
        </w:rPr>
        <w:t>q nam</w:t>
      </w:r>
      <w:r w:rsidR="00665208">
        <w:rPr>
          <w:rFonts w:ascii="Arial" w:hAnsi="Arial" w:cs="Arial"/>
          <w:color w:val="000000"/>
          <w:sz w:val="36"/>
          <w:szCs w:val="36"/>
          <w:lang w:bidi="hi-IN"/>
        </w:rPr>
        <w:t>O</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2.6</w:t>
      </w:r>
    </w:p>
    <w:p w14:paraId="31AA64A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 ruqdrAyA#-tatAqvin</w:t>
      </w:r>
      <w:r w:rsidR="00665208">
        <w:rPr>
          <w:rFonts w:ascii="Arial" w:hAnsi="Arial" w:cs="Arial"/>
          <w:color w:val="000000"/>
          <w:sz w:val="36"/>
          <w:szCs w:val="36"/>
          <w:lang w:bidi="hi-IN"/>
        </w:rPr>
        <w:t>E</w:t>
      </w:r>
      <w:r>
        <w:rPr>
          <w:rFonts w:ascii="Arial" w:hAnsi="Arial" w:cs="Arial"/>
          <w:color w:val="000000"/>
          <w:sz w:val="36"/>
          <w:szCs w:val="36"/>
          <w:lang w:bidi="hi-IN"/>
        </w:rPr>
        <w:t>q kSh</w:t>
      </w:r>
      <w:r w:rsidR="00665208">
        <w:rPr>
          <w:rFonts w:ascii="Arial" w:hAnsi="Arial" w:cs="Arial"/>
          <w:color w:val="000000"/>
          <w:sz w:val="36"/>
          <w:szCs w:val="36"/>
          <w:lang w:bidi="hi-IN"/>
        </w:rPr>
        <w:t>E</w:t>
      </w:r>
      <w:r>
        <w:rPr>
          <w:rFonts w:ascii="Arial" w:hAnsi="Arial" w:cs="Arial"/>
          <w:color w:val="000000"/>
          <w:sz w:val="36"/>
          <w:szCs w:val="36"/>
          <w:lang w:bidi="hi-IN"/>
        </w:rPr>
        <w:t>trA#NAqM pata#y</w:t>
      </w:r>
      <w:r w:rsidR="00665208">
        <w:rPr>
          <w:rFonts w:ascii="Arial" w:hAnsi="Arial" w:cs="Arial"/>
          <w:color w:val="000000"/>
          <w:sz w:val="36"/>
          <w:szCs w:val="36"/>
          <w:lang w:bidi="hi-IN"/>
        </w:rPr>
        <w:t>E</w:t>
      </w:r>
      <w:r>
        <w:rPr>
          <w:rFonts w:ascii="Arial" w:hAnsi="Arial" w:cs="Arial"/>
          <w:color w:val="000000"/>
          <w:sz w:val="36"/>
          <w:szCs w:val="36"/>
          <w:lang w:bidi="hi-IN"/>
        </w:rPr>
        <w:t>q nam</w:t>
      </w:r>
      <w:r w:rsidR="00665208">
        <w:rPr>
          <w:rFonts w:ascii="Arial" w:hAnsi="Arial" w:cs="Arial"/>
          <w:color w:val="000000"/>
          <w:sz w:val="36"/>
          <w:szCs w:val="36"/>
          <w:lang w:bidi="hi-IN"/>
        </w:rPr>
        <w:t>O</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2.7</w:t>
      </w:r>
    </w:p>
    <w:p w14:paraId="70E3232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nama#H sUqtAyA-ha#ntyAyaq vanA#nAqM pata#y</w:t>
      </w:r>
      <w:r w:rsidR="00665208">
        <w:rPr>
          <w:rFonts w:ascii="Arial" w:hAnsi="Arial" w:cs="Arial"/>
          <w:color w:val="000000"/>
          <w:sz w:val="36"/>
          <w:szCs w:val="36"/>
          <w:lang w:bidi="hi-IN"/>
        </w:rPr>
        <w:t>E</w:t>
      </w:r>
      <w:r>
        <w:rPr>
          <w:rFonts w:ascii="Arial" w:hAnsi="Arial" w:cs="Arial"/>
          <w:color w:val="000000"/>
          <w:sz w:val="36"/>
          <w:szCs w:val="36"/>
          <w:lang w:bidi="hi-IN"/>
        </w:rPr>
        <w:t>q nam</w:t>
      </w:r>
      <w:r w:rsidR="00665208">
        <w:rPr>
          <w:rFonts w:ascii="Arial" w:hAnsi="Arial" w:cs="Arial"/>
          <w:color w:val="000000"/>
          <w:sz w:val="36"/>
          <w:szCs w:val="36"/>
          <w:lang w:bidi="hi-IN"/>
        </w:rPr>
        <w:t>O</w:t>
      </w:r>
      <w:r>
        <w:rPr>
          <w:rFonts w:ascii="Arial" w:hAnsi="Arial" w:cs="Arial"/>
          <w:color w:val="000000"/>
          <w:sz w:val="36"/>
          <w:szCs w:val="36"/>
          <w:lang w:bidi="hi-IN"/>
        </w:rPr>
        <w:t>q</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2.8</w:t>
      </w:r>
    </w:p>
    <w:p w14:paraId="54C908A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 r</w:t>
      </w:r>
      <w:r w:rsidR="00665208">
        <w:rPr>
          <w:rFonts w:ascii="Arial" w:hAnsi="Arial" w:cs="Arial"/>
          <w:color w:val="000000"/>
          <w:sz w:val="36"/>
          <w:szCs w:val="36"/>
          <w:lang w:bidi="hi-IN"/>
        </w:rPr>
        <w:t>O</w:t>
      </w:r>
      <w:r>
        <w:rPr>
          <w:rFonts w:ascii="Arial" w:hAnsi="Arial" w:cs="Arial"/>
          <w:color w:val="000000"/>
          <w:sz w:val="36"/>
          <w:szCs w:val="36"/>
          <w:lang w:bidi="hi-IN"/>
        </w:rPr>
        <w:t>hi#tAya sthaqpata#y</w:t>
      </w:r>
      <w:r w:rsidR="00665208">
        <w:rPr>
          <w:rFonts w:ascii="Arial" w:hAnsi="Arial" w:cs="Arial"/>
          <w:color w:val="000000"/>
          <w:sz w:val="36"/>
          <w:szCs w:val="36"/>
          <w:lang w:bidi="hi-IN"/>
        </w:rPr>
        <w:t>E</w:t>
      </w:r>
      <w:r>
        <w:rPr>
          <w:rFonts w:ascii="Arial" w:hAnsi="Arial" w:cs="Arial"/>
          <w:color w:val="000000"/>
          <w:sz w:val="36"/>
          <w:szCs w:val="36"/>
          <w:lang w:bidi="hi-IN"/>
        </w:rPr>
        <w:t xml:space="preserve"> vRuqkShANAqM pata#y</w:t>
      </w:r>
      <w:r w:rsidR="00665208">
        <w:rPr>
          <w:rFonts w:ascii="Arial" w:hAnsi="Arial" w:cs="Arial"/>
          <w:color w:val="000000"/>
          <w:sz w:val="36"/>
          <w:szCs w:val="36"/>
          <w:lang w:bidi="hi-IN"/>
        </w:rPr>
        <w:t>E</w:t>
      </w:r>
      <w:r>
        <w:rPr>
          <w:rFonts w:ascii="Arial" w:hAnsi="Arial" w:cs="Arial"/>
          <w:color w:val="000000"/>
          <w:sz w:val="36"/>
          <w:szCs w:val="36"/>
          <w:lang w:bidi="hi-IN"/>
        </w:rPr>
        <w:t>q nam</w:t>
      </w:r>
      <w:r w:rsidR="00665208">
        <w:rPr>
          <w:rFonts w:ascii="Arial" w:hAnsi="Arial" w:cs="Arial"/>
          <w:color w:val="000000"/>
          <w:sz w:val="36"/>
          <w:szCs w:val="36"/>
          <w:lang w:bidi="hi-IN"/>
        </w:rPr>
        <w:t>O</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2.9</w:t>
      </w:r>
    </w:p>
    <w:p w14:paraId="3F5ECFF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 maqntriN</w:t>
      </w:r>
      <w:r w:rsidR="00665208">
        <w:rPr>
          <w:rFonts w:ascii="Arial" w:hAnsi="Arial" w:cs="Arial"/>
          <w:color w:val="000000"/>
          <w:sz w:val="36"/>
          <w:szCs w:val="36"/>
          <w:lang w:bidi="hi-IN"/>
        </w:rPr>
        <w:t>E</w:t>
      </w:r>
      <w:r>
        <w:rPr>
          <w:rFonts w:ascii="Arial" w:hAnsi="Arial" w:cs="Arial"/>
          <w:color w:val="000000"/>
          <w:sz w:val="36"/>
          <w:szCs w:val="36"/>
          <w:lang w:bidi="hi-IN"/>
        </w:rPr>
        <w:t># vANiqjAyaq kakShA#NAqM pata#y</w:t>
      </w:r>
      <w:r w:rsidR="00665208">
        <w:rPr>
          <w:rFonts w:ascii="Arial" w:hAnsi="Arial" w:cs="Arial"/>
          <w:color w:val="000000"/>
          <w:sz w:val="36"/>
          <w:szCs w:val="36"/>
          <w:lang w:bidi="hi-IN"/>
        </w:rPr>
        <w:t>E</w:t>
      </w:r>
      <w:r>
        <w:rPr>
          <w:rFonts w:ascii="Arial" w:hAnsi="Arial" w:cs="Arial"/>
          <w:color w:val="000000"/>
          <w:sz w:val="36"/>
          <w:szCs w:val="36"/>
          <w:lang w:bidi="hi-IN"/>
        </w:rPr>
        <w:t>q nam</w:t>
      </w:r>
      <w:r w:rsidR="00665208">
        <w:rPr>
          <w:rFonts w:ascii="Arial" w:hAnsi="Arial" w:cs="Arial"/>
          <w:color w:val="000000"/>
          <w:sz w:val="36"/>
          <w:szCs w:val="36"/>
          <w:lang w:bidi="hi-IN"/>
        </w:rPr>
        <w:t>O</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2.10</w:t>
      </w:r>
    </w:p>
    <w:p w14:paraId="335CAE3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 Buvaqntay</w:t>
      </w:r>
      <w:r w:rsidR="00665208">
        <w:rPr>
          <w:rFonts w:ascii="Arial" w:hAnsi="Arial" w:cs="Arial"/>
          <w:color w:val="000000"/>
          <w:sz w:val="36"/>
          <w:szCs w:val="36"/>
          <w:lang w:bidi="hi-IN"/>
        </w:rPr>
        <w:t>E</w:t>
      </w:r>
      <w:r>
        <w:rPr>
          <w:rFonts w:ascii="Arial" w:hAnsi="Arial" w:cs="Arial"/>
          <w:color w:val="000000"/>
          <w:sz w:val="36"/>
          <w:szCs w:val="36"/>
          <w:lang w:bidi="hi-IN"/>
        </w:rPr>
        <w:t># vArivaskRuqtA-yauSha#dhInAqM pata#y</w:t>
      </w:r>
      <w:r w:rsidR="00665208">
        <w:rPr>
          <w:rFonts w:ascii="Arial" w:hAnsi="Arial" w:cs="Arial"/>
          <w:color w:val="000000"/>
          <w:sz w:val="36"/>
          <w:szCs w:val="36"/>
          <w:lang w:bidi="hi-IN"/>
        </w:rPr>
        <w:t>E</w:t>
      </w:r>
      <w:r>
        <w:rPr>
          <w:rFonts w:ascii="Arial" w:hAnsi="Arial" w:cs="Arial"/>
          <w:color w:val="000000"/>
          <w:sz w:val="36"/>
          <w:szCs w:val="36"/>
          <w:lang w:bidi="hi-IN"/>
        </w:rPr>
        <w:t>q nam</w:t>
      </w:r>
      <w:r w:rsidR="00665208">
        <w:rPr>
          <w:rFonts w:ascii="Arial" w:hAnsi="Arial" w:cs="Arial"/>
          <w:color w:val="000000"/>
          <w:sz w:val="36"/>
          <w:szCs w:val="36"/>
          <w:lang w:bidi="hi-IN"/>
        </w:rPr>
        <w:t>O</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2.11</w:t>
      </w:r>
    </w:p>
    <w:p w14:paraId="05934C8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nama# uqccai rG</w:t>
      </w:r>
      <w:r w:rsidR="00665208">
        <w:rPr>
          <w:rFonts w:ascii="Arial" w:hAnsi="Arial" w:cs="Arial"/>
          <w:color w:val="000000"/>
          <w:sz w:val="36"/>
          <w:szCs w:val="36"/>
          <w:lang w:bidi="hi-IN"/>
        </w:rPr>
        <w:t>O</w:t>
      </w:r>
      <w:r>
        <w:rPr>
          <w:rFonts w:ascii="Arial" w:hAnsi="Arial" w:cs="Arial"/>
          <w:color w:val="000000"/>
          <w:sz w:val="36"/>
          <w:szCs w:val="36"/>
          <w:lang w:bidi="hi-IN"/>
        </w:rPr>
        <w:t>#ShAyAkraqndaya#t</w:t>
      </w:r>
      <w:r w:rsidR="00665208">
        <w:rPr>
          <w:rFonts w:ascii="Arial" w:hAnsi="Arial" w:cs="Arial"/>
          <w:color w:val="000000"/>
          <w:sz w:val="36"/>
          <w:szCs w:val="36"/>
          <w:lang w:bidi="hi-IN"/>
        </w:rPr>
        <w:t>E</w:t>
      </w:r>
      <w:r>
        <w:rPr>
          <w:rFonts w:ascii="Arial" w:hAnsi="Arial" w:cs="Arial"/>
          <w:color w:val="000000"/>
          <w:sz w:val="36"/>
          <w:szCs w:val="36"/>
          <w:lang w:bidi="hi-IN"/>
        </w:rPr>
        <w:t xml:space="preserve"> pattIqnAM pata#y</w:t>
      </w:r>
      <w:r w:rsidR="00665208">
        <w:rPr>
          <w:rFonts w:ascii="Arial" w:hAnsi="Arial" w:cs="Arial"/>
          <w:color w:val="000000"/>
          <w:sz w:val="36"/>
          <w:szCs w:val="36"/>
          <w:lang w:bidi="hi-IN"/>
        </w:rPr>
        <w:t>E</w:t>
      </w:r>
      <w:r>
        <w:rPr>
          <w:rFonts w:ascii="Arial" w:hAnsi="Arial" w:cs="Arial"/>
          <w:color w:val="000000"/>
          <w:sz w:val="36"/>
          <w:szCs w:val="36"/>
          <w:lang w:bidi="hi-IN"/>
        </w:rPr>
        <w:t>q nam</w:t>
      </w:r>
      <w:r w:rsidR="00665208">
        <w:rPr>
          <w:rFonts w:ascii="Arial" w:hAnsi="Arial" w:cs="Arial"/>
          <w:color w:val="000000"/>
          <w:sz w:val="36"/>
          <w:szCs w:val="36"/>
          <w:lang w:bidi="hi-IN"/>
        </w:rPr>
        <w:t>O</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2.12</w:t>
      </w:r>
    </w:p>
    <w:p w14:paraId="7EEB3F1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nama#H kRutsnavIqtAyaq dhAva#t</w:t>
      </w:r>
      <w:r w:rsidR="00665208">
        <w:rPr>
          <w:rFonts w:ascii="Arial" w:hAnsi="Arial" w:cs="Arial"/>
          <w:color w:val="000000"/>
          <w:sz w:val="36"/>
          <w:szCs w:val="36"/>
          <w:lang w:bidi="hi-IN"/>
        </w:rPr>
        <w:t>E</w:t>
      </w:r>
      <w:r>
        <w:rPr>
          <w:rFonts w:ascii="Arial" w:hAnsi="Arial" w:cs="Arial"/>
          <w:color w:val="000000"/>
          <w:sz w:val="36"/>
          <w:szCs w:val="36"/>
          <w:lang w:bidi="hi-IN"/>
        </w:rPr>
        <w:t>q sattva#nAqM pata#y</w:t>
      </w:r>
      <w:r w:rsidR="00665208">
        <w:rPr>
          <w:rFonts w:ascii="Arial" w:hAnsi="Arial" w:cs="Arial"/>
          <w:color w:val="000000"/>
          <w:sz w:val="36"/>
          <w:szCs w:val="36"/>
          <w:lang w:bidi="hi-IN"/>
        </w:rPr>
        <w:t>E</w:t>
      </w:r>
      <w:r>
        <w:rPr>
          <w:rFonts w:ascii="Arial" w:hAnsi="Arial" w:cs="Arial"/>
          <w:color w:val="000000"/>
          <w:sz w:val="36"/>
          <w:szCs w:val="36"/>
          <w:lang w:bidi="hi-IN"/>
        </w:rPr>
        <w:t xml:space="preserve">q nama#H ||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2.13</w:t>
      </w:r>
    </w:p>
    <w:p w14:paraId="0D48F87B" w14:textId="77777777" w:rsidR="00D91D60" w:rsidRPr="0035649A" w:rsidRDefault="00D91D60" w:rsidP="00D91D60">
      <w:pPr>
        <w:autoSpaceDE w:val="0"/>
        <w:autoSpaceDN w:val="0"/>
        <w:adjustRightInd w:val="0"/>
        <w:spacing w:after="0" w:line="240" w:lineRule="auto"/>
        <w:rPr>
          <w:rFonts w:ascii="Arial" w:hAnsi="Arial" w:cs="Arial"/>
          <w:b/>
          <w:bCs/>
          <w:color w:val="000000"/>
          <w:sz w:val="36"/>
          <w:szCs w:val="36"/>
          <w:lang w:bidi="hi-IN"/>
        </w:rPr>
      </w:pPr>
      <w:r w:rsidRPr="0035649A">
        <w:rPr>
          <w:rFonts w:ascii="Arial" w:hAnsi="Arial" w:cs="Arial"/>
          <w:b/>
          <w:bCs/>
          <w:color w:val="000000"/>
          <w:sz w:val="36"/>
          <w:szCs w:val="36"/>
          <w:lang w:bidi="hi-IN"/>
        </w:rPr>
        <w:t>tRutIy</w:t>
      </w:r>
      <w:r w:rsidR="00665208" w:rsidRPr="0035649A">
        <w:rPr>
          <w:rFonts w:ascii="Arial" w:hAnsi="Arial" w:cs="Arial"/>
          <w:b/>
          <w:bCs/>
          <w:color w:val="000000"/>
          <w:sz w:val="36"/>
          <w:szCs w:val="36"/>
          <w:lang w:bidi="hi-IN"/>
        </w:rPr>
        <w:t>O</w:t>
      </w:r>
      <w:r w:rsidRPr="0035649A">
        <w:rPr>
          <w:rFonts w:ascii="Arial" w:hAnsi="Arial" w:cs="Arial"/>
          <w:b/>
          <w:bCs/>
          <w:color w:val="000000"/>
          <w:sz w:val="36"/>
          <w:szCs w:val="36"/>
          <w:lang w:bidi="hi-IN"/>
        </w:rPr>
        <w:t xml:space="preserve"> &amp;nuvAkaH</w:t>
      </w:r>
    </w:p>
    <w:p w14:paraId="43713BE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namaqssaha#mAnAya nivyAqdhina# AvyAqdhinI#nAqM pata#y</w:t>
      </w:r>
      <w:r w:rsidR="00665208">
        <w:rPr>
          <w:rFonts w:ascii="Arial" w:hAnsi="Arial" w:cs="Arial"/>
          <w:color w:val="000000"/>
          <w:sz w:val="36"/>
          <w:szCs w:val="36"/>
          <w:lang w:bidi="hi-IN"/>
        </w:rPr>
        <w:t>E</w:t>
      </w:r>
      <w:r>
        <w:rPr>
          <w:rFonts w:ascii="Arial" w:hAnsi="Arial" w:cs="Arial"/>
          <w:color w:val="000000"/>
          <w:sz w:val="36"/>
          <w:szCs w:val="36"/>
          <w:lang w:bidi="hi-IN"/>
        </w:rPr>
        <w:t>q nam</w:t>
      </w:r>
      <w:r w:rsidR="00665208">
        <w:rPr>
          <w:rFonts w:ascii="Arial" w:hAnsi="Arial" w:cs="Arial"/>
          <w:color w:val="000000"/>
          <w:sz w:val="36"/>
          <w:szCs w:val="36"/>
          <w:lang w:bidi="hi-IN"/>
        </w:rPr>
        <w:t>O</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3.1</w:t>
      </w:r>
    </w:p>
    <w:p w14:paraId="6A13259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nama#H kakuqBAya# niShaq~ggiN</w:t>
      </w:r>
      <w:r w:rsidR="00665208">
        <w:rPr>
          <w:rFonts w:ascii="Arial" w:hAnsi="Arial" w:cs="Arial"/>
          <w:color w:val="000000"/>
          <w:sz w:val="36"/>
          <w:szCs w:val="36"/>
          <w:lang w:bidi="hi-IN"/>
        </w:rPr>
        <w:t>E</w:t>
      </w:r>
      <w:r>
        <w:rPr>
          <w:rFonts w:ascii="Arial" w:hAnsi="Arial" w:cs="Arial"/>
          <w:color w:val="000000"/>
          <w:sz w:val="36"/>
          <w:szCs w:val="36"/>
          <w:lang w:bidi="hi-IN"/>
        </w:rPr>
        <w:t>$ st</w:t>
      </w:r>
      <w:r w:rsidR="00665208">
        <w:rPr>
          <w:rFonts w:ascii="Arial" w:hAnsi="Arial" w:cs="Arial"/>
          <w:color w:val="000000"/>
          <w:sz w:val="36"/>
          <w:szCs w:val="36"/>
          <w:lang w:bidi="hi-IN"/>
        </w:rPr>
        <w:t>E</w:t>
      </w:r>
      <w:r>
        <w:rPr>
          <w:rFonts w:ascii="Arial" w:hAnsi="Arial" w:cs="Arial"/>
          <w:color w:val="000000"/>
          <w:sz w:val="36"/>
          <w:szCs w:val="36"/>
          <w:lang w:bidi="hi-IN"/>
        </w:rPr>
        <w:t>qnAnAqM pata#y</w:t>
      </w:r>
      <w:r w:rsidR="00665208">
        <w:rPr>
          <w:rFonts w:ascii="Arial" w:hAnsi="Arial" w:cs="Arial"/>
          <w:color w:val="000000"/>
          <w:sz w:val="36"/>
          <w:szCs w:val="36"/>
          <w:lang w:bidi="hi-IN"/>
        </w:rPr>
        <w:t>E</w:t>
      </w:r>
      <w:r>
        <w:rPr>
          <w:rFonts w:ascii="Arial" w:hAnsi="Arial" w:cs="Arial"/>
          <w:color w:val="000000"/>
          <w:sz w:val="36"/>
          <w:szCs w:val="36"/>
          <w:lang w:bidi="hi-IN"/>
        </w:rPr>
        <w:t>q nam</w:t>
      </w:r>
      <w:r w:rsidR="00665208">
        <w:rPr>
          <w:rFonts w:ascii="Arial" w:hAnsi="Arial" w:cs="Arial"/>
          <w:color w:val="000000"/>
          <w:sz w:val="36"/>
          <w:szCs w:val="36"/>
          <w:lang w:bidi="hi-IN"/>
        </w:rPr>
        <w:t>O</w:t>
      </w:r>
      <w:r>
        <w:rPr>
          <w:rFonts w:ascii="Arial" w:hAnsi="Arial" w:cs="Arial"/>
          <w:color w:val="000000"/>
          <w:sz w:val="36"/>
          <w:szCs w:val="36"/>
          <w:lang w:bidi="hi-IN"/>
        </w:rPr>
        <w:t>q</w:t>
      </w:r>
      <w:r>
        <w:rPr>
          <w:rFonts w:ascii="Arial" w:hAnsi="Arial" w:cs="Arial"/>
          <w:color w:val="000000"/>
          <w:sz w:val="36"/>
          <w:szCs w:val="36"/>
          <w:lang w:bidi="hi-IN"/>
        </w:rPr>
        <w:tab/>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3.2</w:t>
      </w:r>
    </w:p>
    <w:p w14:paraId="7B95FF8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 niShaq~ggiNa# iShudhiqmat</w:t>
      </w:r>
      <w:r w:rsidR="00665208">
        <w:rPr>
          <w:rFonts w:ascii="Arial" w:hAnsi="Arial" w:cs="Arial"/>
          <w:color w:val="000000"/>
          <w:sz w:val="36"/>
          <w:szCs w:val="36"/>
          <w:lang w:bidi="hi-IN"/>
        </w:rPr>
        <w:t>E</w:t>
      </w:r>
      <w:r>
        <w:rPr>
          <w:rFonts w:ascii="Arial" w:hAnsi="Arial" w:cs="Arial"/>
          <w:color w:val="000000"/>
          <w:sz w:val="36"/>
          <w:szCs w:val="36"/>
          <w:lang w:bidi="hi-IN"/>
        </w:rPr>
        <w:t>q taska#rANAqM pata#y</w:t>
      </w:r>
      <w:r w:rsidR="00665208">
        <w:rPr>
          <w:rFonts w:ascii="Arial" w:hAnsi="Arial" w:cs="Arial"/>
          <w:color w:val="000000"/>
          <w:sz w:val="36"/>
          <w:szCs w:val="36"/>
          <w:lang w:bidi="hi-IN"/>
        </w:rPr>
        <w:t>E</w:t>
      </w:r>
      <w:r>
        <w:rPr>
          <w:rFonts w:ascii="Arial" w:hAnsi="Arial" w:cs="Arial"/>
          <w:color w:val="000000"/>
          <w:sz w:val="36"/>
          <w:szCs w:val="36"/>
          <w:lang w:bidi="hi-IN"/>
        </w:rPr>
        <w:t>q nam</w:t>
      </w:r>
      <w:r w:rsidR="00665208">
        <w:rPr>
          <w:rFonts w:ascii="Arial" w:hAnsi="Arial" w:cs="Arial"/>
          <w:color w:val="000000"/>
          <w:sz w:val="36"/>
          <w:szCs w:val="36"/>
          <w:lang w:bidi="hi-IN"/>
        </w:rPr>
        <w:t>O</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3.3</w:t>
      </w:r>
    </w:p>
    <w:p w14:paraId="44799B1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 va~jca#t</w:t>
      </w:r>
      <w:r w:rsidR="00665208">
        <w:rPr>
          <w:rFonts w:ascii="Arial" w:hAnsi="Arial" w:cs="Arial"/>
          <w:color w:val="000000"/>
          <w:sz w:val="36"/>
          <w:szCs w:val="36"/>
          <w:lang w:bidi="hi-IN"/>
        </w:rPr>
        <w:t>E</w:t>
      </w:r>
      <w:r>
        <w:rPr>
          <w:rFonts w:ascii="Arial" w:hAnsi="Arial" w:cs="Arial"/>
          <w:color w:val="000000"/>
          <w:sz w:val="36"/>
          <w:szCs w:val="36"/>
          <w:lang w:bidi="hi-IN"/>
        </w:rPr>
        <w:t xml:space="preserve"> pariqva~jca#t</w:t>
      </w:r>
      <w:r w:rsidR="00665208">
        <w:rPr>
          <w:rFonts w:ascii="Arial" w:hAnsi="Arial" w:cs="Arial"/>
          <w:color w:val="000000"/>
          <w:sz w:val="36"/>
          <w:szCs w:val="36"/>
          <w:lang w:bidi="hi-IN"/>
        </w:rPr>
        <w:t>E</w:t>
      </w:r>
      <w:r>
        <w:rPr>
          <w:rFonts w:ascii="Arial" w:hAnsi="Arial" w:cs="Arial"/>
          <w:color w:val="000000"/>
          <w:sz w:val="36"/>
          <w:szCs w:val="36"/>
          <w:lang w:bidi="hi-IN"/>
        </w:rPr>
        <w:t xml:space="preserve"> stAyUqnAM pata#y</w:t>
      </w:r>
      <w:r w:rsidR="00665208">
        <w:rPr>
          <w:rFonts w:ascii="Arial" w:hAnsi="Arial" w:cs="Arial"/>
          <w:color w:val="000000"/>
          <w:sz w:val="36"/>
          <w:szCs w:val="36"/>
          <w:lang w:bidi="hi-IN"/>
        </w:rPr>
        <w:t>E</w:t>
      </w:r>
      <w:r>
        <w:rPr>
          <w:rFonts w:ascii="Arial" w:hAnsi="Arial" w:cs="Arial"/>
          <w:color w:val="000000"/>
          <w:sz w:val="36"/>
          <w:szCs w:val="36"/>
          <w:lang w:bidi="hi-IN"/>
        </w:rPr>
        <w:t>q nam</w:t>
      </w:r>
      <w:r w:rsidR="00665208">
        <w:rPr>
          <w:rFonts w:ascii="Arial" w:hAnsi="Arial" w:cs="Arial"/>
          <w:color w:val="000000"/>
          <w:sz w:val="36"/>
          <w:szCs w:val="36"/>
          <w:lang w:bidi="hi-IN"/>
        </w:rPr>
        <w:t>O</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3.4</w:t>
      </w:r>
    </w:p>
    <w:p w14:paraId="083EA2B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 nic</w:t>
      </w:r>
      <w:r w:rsidR="00665208">
        <w:rPr>
          <w:rFonts w:ascii="Arial" w:hAnsi="Arial" w:cs="Arial"/>
          <w:color w:val="000000"/>
          <w:sz w:val="36"/>
          <w:szCs w:val="36"/>
          <w:lang w:bidi="hi-IN"/>
        </w:rPr>
        <w:t>E</w:t>
      </w:r>
      <w:r>
        <w:rPr>
          <w:rFonts w:ascii="Arial" w:hAnsi="Arial" w:cs="Arial"/>
          <w:color w:val="000000"/>
          <w:sz w:val="36"/>
          <w:szCs w:val="36"/>
          <w:lang w:bidi="hi-IN"/>
        </w:rPr>
        <w:t>qrav</w:t>
      </w:r>
      <w:r w:rsidR="00665208">
        <w:rPr>
          <w:rFonts w:ascii="Arial" w:hAnsi="Arial" w:cs="Arial"/>
          <w:color w:val="000000"/>
          <w:sz w:val="36"/>
          <w:szCs w:val="36"/>
          <w:lang w:bidi="hi-IN"/>
        </w:rPr>
        <w:t>E</w:t>
      </w:r>
      <w:r>
        <w:rPr>
          <w:rFonts w:ascii="Arial" w:hAnsi="Arial" w:cs="Arial"/>
          <w:color w:val="000000"/>
          <w:sz w:val="36"/>
          <w:szCs w:val="36"/>
          <w:lang w:bidi="hi-IN"/>
        </w:rPr>
        <w:t># paricaqrAyA-ra#NyAnAqM pata#y</w:t>
      </w:r>
      <w:r w:rsidR="00665208">
        <w:rPr>
          <w:rFonts w:ascii="Arial" w:hAnsi="Arial" w:cs="Arial"/>
          <w:color w:val="000000"/>
          <w:sz w:val="36"/>
          <w:szCs w:val="36"/>
          <w:lang w:bidi="hi-IN"/>
        </w:rPr>
        <w:t>E</w:t>
      </w:r>
      <w:r>
        <w:rPr>
          <w:rFonts w:ascii="Arial" w:hAnsi="Arial" w:cs="Arial"/>
          <w:color w:val="000000"/>
          <w:sz w:val="36"/>
          <w:szCs w:val="36"/>
          <w:lang w:bidi="hi-IN"/>
        </w:rPr>
        <w:t>q nam</w:t>
      </w:r>
      <w:r w:rsidR="00665208">
        <w:rPr>
          <w:rFonts w:ascii="Arial" w:hAnsi="Arial" w:cs="Arial"/>
          <w:color w:val="000000"/>
          <w:sz w:val="36"/>
          <w:szCs w:val="36"/>
          <w:lang w:bidi="hi-IN"/>
        </w:rPr>
        <w:t>O</w:t>
      </w:r>
      <w:r>
        <w:rPr>
          <w:rFonts w:ascii="Arial" w:hAnsi="Arial" w:cs="Arial"/>
          <w:color w:val="000000"/>
          <w:sz w:val="36"/>
          <w:szCs w:val="36"/>
          <w:lang w:bidi="hi-IN"/>
        </w:rPr>
        <w:t>q</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3.5</w:t>
      </w:r>
    </w:p>
    <w:p w14:paraId="65F5CBA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nama#H sRukAqviBy</w:t>
      </w:r>
      <w:r w:rsidR="00665208">
        <w:rPr>
          <w:rFonts w:ascii="Arial" w:hAnsi="Arial" w:cs="Arial"/>
          <w:color w:val="000000"/>
          <w:sz w:val="36"/>
          <w:szCs w:val="36"/>
          <w:lang w:bidi="hi-IN"/>
        </w:rPr>
        <w:t>O</w:t>
      </w:r>
      <w:r>
        <w:rPr>
          <w:rFonts w:ascii="Arial" w:hAnsi="Arial" w:cs="Arial"/>
          <w:color w:val="000000"/>
          <w:sz w:val="36"/>
          <w:szCs w:val="36"/>
          <w:lang w:bidi="hi-IN"/>
        </w:rPr>
        <w:t>q jiGA(gm)#sadBy</w:t>
      </w:r>
      <w:r w:rsidR="00665208">
        <w:rPr>
          <w:rFonts w:ascii="Arial" w:hAnsi="Arial" w:cs="Arial"/>
          <w:color w:val="000000"/>
          <w:sz w:val="36"/>
          <w:szCs w:val="36"/>
          <w:lang w:bidi="hi-IN"/>
        </w:rPr>
        <w:t>O</w:t>
      </w:r>
      <w:r>
        <w:rPr>
          <w:rFonts w:ascii="Arial" w:hAnsi="Arial" w:cs="Arial"/>
          <w:color w:val="000000"/>
          <w:sz w:val="36"/>
          <w:szCs w:val="36"/>
          <w:lang w:bidi="hi-IN"/>
        </w:rPr>
        <w:t xml:space="preserve"> muShNaqtAM pata#y</w:t>
      </w:r>
      <w:r w:rsidR="00665208">
        <w:rPr>
          <w:rFonts w:ascii="Arial" w:hAnsi="Arial" w:cs="Arial"/>
          <w:color w:val="000000"/>
          <w:sz w:val="36"/>
          <w:szCs w:val="36"/>
          <w:lang w:bidi="hi-IN"/>
        </w:rPr>
        <w:t>E</w:t>
      </w:r>
      <w:r>
        <w:rPr>
          <w:rFonts w:ascii="Arial" w:hAnsi="Arial" w:cs="Arial"/>
          <w:color w:val="000000"/>
          <w:sz w:val="36"/>
          <w:szCs w:val="36"/>
          <w:lang w:bidi="hi-IN"/>
        </w:rPr>
        <w:t>q nam</w:t>
      </w:r>
      <w:r w:rsidR="00665208">
        <w:rPr>
          <w:rFonts w:ascii="Arial" w:hAnsi="Arial" w:cs="Arial"/>
          <w:color w:val="000000"/>
          <w:sz w:val="36"/>
          <w:szCs w:val="36"/>
          <w:lang w:bidi="hi-IN"/>
        </w:rPr>
        <w:t>O</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t>3.6</w:t>
      </w:r>
    </w:p>
    <w:p w14:paraId="2193B3B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 &amp;siqmadBy</w:t>
      </w:r>
      <w:r w:rsidR="00665208">
        <w:rPr>
          <w:rFonts w:ascii="Arial" w:hAnsi="Arial" w:cs="Arial"/>
          <w:color w:val="000000"/>
          <w:sz w:val="36"/>
          <w:szCs w:val="36"/>
          <w:lang w:bidi="hi-IN"/>
        </w:rPr>
        <w:t>O</w:t>
      </w:r>
      <w:r>
        <w:rPr>
          <w:rFonts w:ascii="Arial" w:hAnsi="Arial" w:cs="Arial"/>
          <w:color w:val="000000"/>
          <w:sz w:val="36"/>
          <w:szCs w:val="36"/>
          <w:lang w:bidi="hi-IN"/>
        </w:rPr>
        <w:t>q naktaqM cara#dByaH prakRuqntAnAqM pata#y</w:t>
      </w:r>
      <w:r w:rsidR="00665208">
        <w:rPr>
          <w:rFonts w:ascii="Arial" w:hAnsi="Arial" w:cs="Arial"/>
          <w:color w:val="000000"/>
          <w:sz w:val="36"/>
          <w:szCs w:val="36"/>
          <w:lang w:bidi="hi-IN"/>
        </w:rPr>
        <w:t>E</w:t>
      </w:r>
      <w:r>
        <w:rPr>
          <w:rFonts w:ascii="Arial" w:hAnsi="Arial" w:cs="Arial"/>
          <w:color w:val="000000"/>
          <w:sz w:val="36"/>
          <w:szCs w:val="36"/>
          <w:lang w:bidi="hi-IN"/>
        </w:rPr>
        <w:t>q nam</w:t>
      </w:r>
      <w:r w:rsidR="00665208">
        <w:rPr>
          <w:rFonts w:ascii="Arial" w:hAnsi="Arial" w:cs="Arial"/>
          <w:color w:val="000000"/>
          <w:sz w:val="36"/>
          <w:szCs w:val="36"/>
          <w:lang w:bidi="hi-IN"/>
        </w:rPr>
        <w:t>O</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t>3.7</w:t>
      </w:r>
    </w:p>
    <w:p w14:paraId="3A61733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nama# uShNIqShiN</w:t>
      </w:r>
      <w:r w:rsidR="00665208">
        <w:rPr>
          <w:rFonts w:ascii="Arial" w:hAnsi="Arial" w:cs="Arial"/>
          <w:color w:val="000000"/>
          <w:sz w:val="36"/>
          <w:szCs w:val="36"/>
          <w:lang w:bidi="hi-IN"/>
        </w:rPr>
        <w:t>E</w:t>
      </w:r>
      <w:r>
        <w:rPr>
          <w:rFonts w:ascii="Arial" w:hAnsi="Arial" w:cs="Arial"/>
          <w:color w:val="000000"/>
          <w:sz w:val="36"/>
          <w:szCs w:val="36"/>
          <w:lang w:bidi="hi-IN"/>
        </w:rPr>
        <w:t># giricaqrAya# kuluq~jcAnAqM pata#y</w:t>
      </w:r>
      <w:r w:rsidR="00665208">
        <w:rPr>
          <w:rFonts w:ascii="Arial" w:hAnsi="Arial" w:cs="Arial"/>
          <w:color w:val="000000"/>
          <w:sz w:val="36"/>
          <w:szCs w:val="36"/>
          <w:lang w:bidi="hi-IN"/>
        </w:rPr>
        <w:t>E</w:t>
      </w:r>
      <w:r>
        <w:rPr>
          <w:rFonts w:ascii="Arial" w:hAnsi="Arial" w:cs="Arial"/>
          <w:color w:val="000000"/>
          <w:sz w:val="36"/>
          <w:szCs w:val="36"/>
          <w:lang w:bidi="hi-IN"/>
        </w:rPr>
        <w:t>q nam</w:t>
      </w:r>
      <w:r w:rsidR="00665208">
        <w:rPr>
          <w:rFonts w:ascii="Arial" w:hAnsi="Arial" w:cs="Arial"/>
          <w:color w:val="000000"/>
          <w:sz w:val="36"/>
          <w:szCs w:val="36"/>
          <w:lang w:bidi="hi-IN"/>
        </w:rPr>
        <w:t>O</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3.8</w:t>
      </w:r>
    </w:p>
    <w:p w14:paraId="478D6CE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namaq iShu#madBy</w:t>
      </w:r>
      <w:r w:rsidR="00665208">
        <w:rPr>
          <w:rFonts w:ascii="Arial" w:hAnsi="Arial" w:cs="Arial"/>
          <w:color w:val="000000"/>
          <w:sz w:val="36"/>
          <w:szCs w:val="36"/>
          <w:lang w:bidi="hi-IN"/>
        </w:rPr>
        <w:t>O</w:t>
      </w:r>
      <w:r>
        <w:rPr>
          <w:rFonts w:ascii="Arial" w:hAnsi="Arial" w:cs="Arial"/>
          <w:color w:val="000000"/>
          <w:sz w:val="36"/>
          <w:szCs w:val="36"/>
          <w:lang w:bidi="hi-IN"/>
        </w:rPr>
        <w:t xml:space="preserve"> dhanvAqviBya#Sca v</w:t>
      </w:r>
      <w:r w:rsidR="00665208">
        <w:rPr>
          <w:rFonts w:ascii="Arial" w:hAnsi="Arial" w:cs="Arial"/>
          <w:color w:val="000000"/>
          <w:sz w:val="36"/>
          <w:szCs w:val="36"/>
          <w:lang w:bidi="hi-IN"/>
        </w:rPr>
        <w:t>O</w:t>
      </w:r>
      <w:r>
        <w:rPr>
          <w:rFonts w:ascii="Arial" w:hAnsi="Arial" w:cs="Arial"/>
          <w:color w:val="000000"/>
          <w:sz w:val="36"/>
          <w:szCs w:val="36"/>
          <w:lang w:bidi="hi-IN"/>
        </w:rPr>
        <w:t>q nam</w:t>
      </w:r>
      <w:r w:rsidR="00665208">
        <w:rPr>
          <w:rFonts w:ascii="Arial" w:hAnsi="Arial" w:cs="Arial"/>
          <w:color w:val="000000"/>
          <w:sz w:val="36"/>
          <w:szCs w:val="36"/>
          <w:lang w:bidi="hi-IN"/>
        </w:rPr>
        <w:t>O</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3.9</w:t>
      </w:r>
    </w:p>
    <w:p w14:paraId="1798B48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nama# AtanvAqn</w:t>
      </w:r>
      <w:r w:rsidR="00665208">
        <w:rPr>
          <w:rFonts w:ascii="Arial" w:hAnsi="Arial" w:cs="Arial"/>
          <w:color w:val="000000"/>
          <w:sz w:val="36"/>
          <w:szCs w:val="36"/>
          <w:lang w:bidi="hi-IN"/>
        </w:rPr>
        <w:t>E</w:t>
      </w:r>
      <w:r>
        <w:rPr>
          <w:rFonts w:ascii="Arial" w:hAnsi="Arial" w:cs="Arial"/>
          <w:color w:val="000000"/>
          <w:sz w:val="36"/>
          <w:szCs w:val="36"/>
          <w:lang w:bidi="hi-IN"/>
        </w:rPr>
        <w:t>Bya#H pratiqdadhA#n</w:t>
      </w:r>
      <w:r w:rsidR="00665208">
        <w:rPr>
          <w:rFonts w:ascii="Arial" w:hAnsi="Arial" w:cs="Arial"/>
          <w:color w:val="000000"/>
          <w:sz w:val="36"/>
          <w:szCs w:val="36"/>
          <w:lang w:bidi="hi-IN"/>
        </w:rPr>
        <w:t>E</w:t>
      </w:r>
      <w:r>
        <w:rPr>
          <w:rFonts w:ascii="Arial" w:hAnsi="Arial" w:cs="Arial"/>
          <w:color w:val="000000"/>
          <w:sz w:val="36"/>
          <w:szCs w:val="36"/>
          <w:lang w:bidi="hi-IN"/>
        </w:rPr>
        <w:t>ByaSca v</w:t>
      </w:r>
      <w:r w:rsidR="00665208">
        <w:rPr>
          <w:rFonts w:ascii="Arial" w:hAnsi="Arial" w:cs="Arial"/>
          <w:color w:val="000000"/>
          <w:sz w:val="36"/>
          <w:szCs w:val="36"/>
          <w:lang w:bidi="hi-IN"/>
        </w:rPr>
        <w:t>O</w:t>
      </w:r>
      <w:r>
        <w:rPr>
          <w:rFonts w:ascii="Arial" w:hAnsi="Arial" w:cs="Arial"/>
          <w:color w:val="000000"/>
          <w:sz w:val="36"/>
          <w:szCs w:val="36"/>
          <w:lang w:bidi="hi-IN"/>
        </w:rPr>
        <w:t>q nam</w:t>
      </w:r>
      <w:r w:rsidR="00665208">
        <w:rPr>
          <w:rFonts w:ascii="Arial" w:hAnsi="Arial" w:cs="Arial"/>
          <w:color w:val="000000"/>
          <w:sz w:val="36"/>
          <w:szCs w:val="36"/>
          <w:lang w:bidi="hi-IN"/>
        </w:rPr>
        <w:t>O</w:t>
      </w:r>
      <w:r>
        <w:rPr>
          <w:rFonts w:ascii="Arial" w:hAnsi="Arial" w:cs="Arial"/>
          <w:color w:val="000000"/>
          <w:sz w:val="36"/>
          <w:szCs w:val="36"/>
          <w:lang w:bidi="hi-IN"/>
        </w:rPr>
        <w:t>q</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3.10</w:t>
      </w:r>
    </w:p>
    <w:p w14:paraId="5852CFF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nama# AqyacCa#dBy</w:t>
      </w:r>
      <w:r w:rsidR="00665208">
        <w:rPr>
          <w:rFonts w:ascii="Arial" w:hAnsi="Arial" w:cs="Arial"/>
          <w:color w:val="000000"/>
          <w:sz w:val="36"/>
          <w:szCs w:val="36"/>
          <w:lang w:bidi="hi-IN"/>
        </w:rPr>
        <w:t>O</w:t>
      </w:r>
      <w:r>
        <w:rPr>
          <w:rFonts w:ascii="Arial" w:hAnsi="Arial" w:cs="Arial"/>
          <w:color w:val="000000"/>
          <w:sz w:val="36"/>
          <w:szCs w:val="36"/>
          <w:lang w:bidi="hi-IN"/>
        </w:rPr>
        <w:t xml:space="preserve"> visRuqjadBya#Sca v</w:t>
      </w:r>
      <w:r w:rsidR="00665208">
        <w:rPr>
          <w:rFonts w:ascii="Arial" w:hAnsi="Arial" w:cs="Arial"/>
          <w:color w:val="000000"/>
          <w:sz w:val="36"/>
          <w:szCs w:val="36"/>
          <w:lang w:bidi="hi-IN"/>
        </w:rPr>
        <w:t>O</w:t>
      </w:r>
      <w:r>
        <w:rPr>
          <w:rFonts w:ascii="Arial" w:hAnsi="Arial" w:cs="Arial"/>
          <w:color w:val="000000"/>
          <w:sz w:val="36"/>
          <w:szCs w:val="36"/>
          <w:lang w:bidi="hi-IN"/>
        </w:rPr>
        <w:t>q nam</w:t>
      </w:r>
      <w:r w:rsidR="00665208">
        <w:rPr>
          <w:rFonts w:ascii="Arial" w:hAnsi="Arial" w:cs="Arial"/>
          <w:color w:val="000000"/>
          <w:sz w:val="36"/>
          <w:szCs w:val="36"/>
          <w:lang w:bidi="hi-IN"/>
        </w:rPr>
        <w:t>O</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3.11</w:t>
      </w:r>
    </w:p>
    <w:p w14:paraId="7C00717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&amp;sya#dBy</w:t>
      </w:r>
      <w:r w:rsidR="00665208">
        <w:rPr>
          <w:rFonts w:ascii="Arial" w:hAnsi="Arial" w:cs="Arial"/>
          <w:color w:val="000000"/>
          <w:sz w:val="36"/>
          <w:szCs w:val="36"/>
          <w:lang w:bidi="hi-IN"/>
        </w:rPr>
        <w:t>O</w:t>
      </w:r>
      <w:r>
        <w:rPr>
          <w:rFonts w:ascii="Arial" w:hAnsi="Arial" w:cs="Arial"/>
          <w:color w:val="000000"/>
          <w:sz w:val="36"/>
          <w:szCs w:val="36"/>
          <w:lang w:bidi="hi-IN"/>
        </w:rPr>
        <w:t>q viddhya#ByaSca v</w:t>
      </w:r>
      <w:r w:rsidR="00665208">
        <w:rPr>
          <w:rFonts w:ascii="Arial" w:hAnsi="Arial" w:cs="Arial"/>
          <w:color w:val="000000"/>
          <w:sz w:val="36"/>
          <w:szCs w:val="36"/>
          <w:lang w:bidi="hi-IN"/>
        </w:rPr>
        <w:t>O</w:t>
      </w:r>
      <w:r>
        <w:rPr>
          <w:rFonts w:ascii="Arial" w:hAnsi="Arial" w:cs="Arial"/>
          <w:color w:val="000000"/>
          <w:sz w:val="36"/>
          <w:szCs w:val="36"/>
          <w:lang w:bidi="hi-IN"/>
        </w:rPr>
        <w:t>q nam</w:t>
      </w:r>
      <w:r w:rsidR="00665208">
        <w:rPr>
          <w:rFonts w:ascii="Arial" w:hAnsi="Arial" w:cs="Arial"/>
          <w:color w:val="000000"/>
          <w:sz w:val="36"/>
          <w:szCs w:val="36"/>
          <w:lang w:bidi="hi-IN"/>
        </w:rPr>
        <w:t>O</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3.12</w:t>
      </w:r>
    </w:p>
    <w:p w14:paraId="380EF54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namaq AsI#n</w:t>
      </w:r>
      <w:r w:rsidR="00665208">
        <w:rPr>
          <w:rFonts w:ascii="Arial" w:hAnsi="Arial" w:cs="Arial"/>
          <w:color w:val="000000"/>
          <w:sz w:val="36"/>
          <w:szCs w:val="36"/>
          <w:lang w:bidi="hi-IN"/>
        </w:rPr>
        <w:t>E</w:t>
      </w:r>
      <w:r>
        <w:rPr>
          <w:rFonts w:ascii="Arial" w:hAnsi="Arial" w:cs="Arial"/>
          <w:color w:val="000000"/>
          <w:sz w:val="36"/>
          <w:szCs w:val="36"/>
          <w:lang w:bidi="hi-IN"/>
        </w:rPr>
        <w:t>ByaqH SayA#n</w:t>
      </w:r>
      <w:r w:rsidR="00665208">
        <w:rPr>
          <w:rFonts w:ascii="Arial" w:hAnsi="Arial" w:cs="Arial"/>
          <w:color w:val="000000"/>
          <w:sz w:val="36"/>
          <w:szCs w:val="36"/>
          <w:lang w:bidi="hi-IN"/>
        </w:rPr>
        <w:t>E</w:t>
      </w:r>
      <w:r>
        <w:rPr>
          <w:rFonts w:ascii="Arial" w:hAnsi="Arial" w:cs="Arial"/>
          <w:color w:val="000000"/>
          <w:sz w:val="36"/>
          <w:szCs w:val="36"/>
          <w:lang w:bidi="hi-IN"/>
        </w:rPr>
        <w:t>ByaSca v</w:t>
      </w:r>
      <w:r w:rsidR="00665208">
        <w:rPr>
          <w:rFonts w:ascii="Arial" w:hAnsi="Arial" w:cs="Arial"/>
          <w:color w:val="000000"/>
          <w:sz w:val="36"/>
          <w:szCs w:val="36"/>
          <w:lang w:bidi="hi-IN"/>
        </w:rPr>
        <w:t>O</w:t>
      </w:r>
      <w:r>
        <w:rPr>
          <w:rFonts w:ascii="Arial" w:hAnsi="Arial" w:cs="Arial"/>
          <w:color w:val="000000"/>
          <w:sz w:val="36"/>
          <w:szCs w:val="36"/>
          <w:lang w:bidi="hi-IN"/>
        </w:rPr>
        <w:t>q nam</w:t>
      </w:r>
      <w:r w:rsidR="00665208">
        <w:rPr>
          <w:rFonts w:ascii="Arial" w:hAnsi="Arial" w:cs="Arial"/>
          <w:color w:val="000000"/>
          <w:sz w:val="36"/>
          <w:szCs w:val="36"/>
          <w:lang w:bidi="hi-IN"/>
        </w:rPr>
        <w:t>O</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3.13</w:t>
      </w:r>
    </w:p>
    <w:p w14:paraId="30E433B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nama#ssvaqpadBy</w:t>
      </w:r>
      <w:r w:rsidR="00665208">
        <w:rPr>
          <w:rFonts w:ascii="Arial" w:hAnsi="Arial" w:cs="Arial"/>
          <w:color w:val="000000"/>
          <w:sz w:val="36"/>
          <w:szCs w:val="36"/>
          <w:lang w:bidi="hi-IN"/>
        </w:rPr>
        <w:t>O</w:t>
      </w:r>
      <w:r>
        <w:rPr>
          <w:rFonts w:ascii="Arial" w:hAnsi="Arial" w:cs="Arial"/>
          <w:color w:val="000000"/>
          <w:sz w:val="36"/>
          <w:szCs w:val="36"/>
          <w:lang w:bidi="hi-IN"/>
        </w:rPr>
        <w:t>q jAgra#dByaSca v</w:t>
      </w:r>
      <w:r w:rsidR="00665208">
        <w:rPr>
          <w:rFonts w:ascii="Arial" w:hAnsi="Arial" w:cs="Arial"/>
          <w:color w:val="000000"/>
          <w:sz w:val="36"/>
          <w:szCs w:val="36"/>
          <w:lang w:bidi="hi-IN"/>
        </w:rPr>
        <w:t>O</w:t>
      </w:r>
      <w:r>
        <w:rPr>
          <w:rFonts w:ascii="Arial" w:hAnsi="Arial" w:cs="Arial"/>
          <w:color w:val="000000"/>
          <w:sz w:val="36"/>
          <w:szCs w:val="36"/>
          <w:lang w:bidi="hi-IN"/>
        </w:rPr>
        <w:t>q nam</w:t>
      </w:r>
      <w:r w:rsidR="00665208">
        <w:rPr>
          <w:rFonts w:ascii="Arial" w:hAnsi="Arial" w:cs="Arial"/>
          <w:color w:val="000000"/>
          <w:sz w:val="36"/>
          <w:szCs w:val="36"/>
          <w:lang w:bidi="hi-IN"/>
        </w:rPr>
        <w:t>O</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3.14</w:t>
      </w:r>
    </w:p>
    <w:p w14:paraId="3DA05FD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namaqstiShTha#dBy</w:t>
      </w:r>
      <w:r w:rsidR="00665208">
        <w:rPr>
          <w:rFonts w:ascii="Arial" w:hAnsi="Arial" w:cs="Arial"/>
          <w:color w:val="000000"/>
          <w:sz w:val="36"/>
          <w:szCs w:val="36"/>
          <w:lang w:bidi="hi-IN"/>
        </w:rPr>
        <w:t>O</w:t>
      </w:r>
      <w:r>
        <w:rPr>
          <w:rFonts w:ascii="Arial" w:hAnsi="Arial" w:cs="Arial"/>
          <w:color w:val="000000"/>
          <w:sz w:val="36"/>
          <w:szCs w:val="36"/>
          <w:lang w:bidi="hi-IN"/>
        </w:rPr>
        <w:t>q dhAva#dByaSca v</w:t>
      </w:r>
      <w:r w:rsidR="00665208">
        <w:rPr>
          <w:rFonts w:ascii="Arial" w:hAnsi="Arial" w:cs="Arial"/>
          <w:color w:val="000000"/>
          <w:sz w:val="36"/>
          <w:szCs w:val="36"/>
          <w:lang w:bidi="hi-IN"/>
        </w:rPr>
        <w:t>O</w:t>
      </w:r>
      <w:r>
        <w:rPr>
          <w:rFonts w:ascii="Arial" w:hAnsi="Arial" w:cs="Arial"/>
          <w:color w:val="000000"/>
          <w:sz w:val="36"/>
          <w:szCs w:val="36"/>
          <w:lang w:bidi="hi-IN"/>
        </w:rPr>
        <w:t>q nam</w:t>
      </w:r>
      <w:r w:rsidR="00665208">
        <w:rPr>
          <w:rFonts w:ascii="Arial" w:hAnsi="Arial" w:cs="Arial"/>
          <w:color w:val="000000"/>
          <w:sz w:val="36"/>
          <w:szCs w:val="36"/>
          <w:lang w:bidi="hi-IN"/>
        </w:rPr>
        <w:t>O</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3.15</w:t>
      </w:r>
    </w:p>
    <w:p w14:paraId="4C89F16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nama#ssaqBABya#-ssaqBApa#tiByaSca v</w:t>
      </w:r>
      <w:r w:rsidR="00665208">
        <w:rPr>
          <w:rFonts w:ascii="Arial" w:hAnsi="Arial" w:cs="Arial"/>
          <w:color w:val="000000"/>
          <w:sz w:val="36"/>
          <w:szCs w:val="36"/>
          <w:lang w:bidi="hi-IN"/>
        </w:rPr>
        <w:t>O</w:t>
      </w:r>
      <w:r>
        <w:rPr>
          <w:rFonts w:ascii="Arial" w:hAnsi="Arial" w:cs="Arial"/>
          <w:color w:val="000000"/>
          <w:sz w:val="36"/>
          <w:szCs w:val="36"/>
          <w:lang w:bidi="hi-IN"/>
        </w:rPr>
        <w:t>q nam</w:t>
      </w:r>
      <w:r w:rsidR="00665208">
        <w:rPr>
          <w:rFonts w:ascii="Arial" w:hAnsi="Arial" w:cs="Arial"/>
          <w:color w:val="000000"/>
          <w:sz w:val="36"/>
          <w:szCs w:val="36"/>
          <w:lang w:bidi="hi-IN"/>
        </w:rPr>
        <w:t>O</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3.16</w:t>
      </w:r>
    </w:p>
    <w:p w14:paraId="62FEF9F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 aSv</w:t>
      </w:r>
      <w:r w:rsidR="00665208">
        <w:rPr>
          <w:rFonts w:ascii="Arial" w:hAnsi="Arial" w:cs="Arial"/>
          <w:color w:val="000000"/>
          <w:sz w:val="36"/>
          <w:szCs w:val="36"/>
          <w:lang w:bidi="hi-IN"/>
        </w:rPr>
        <w:t>E</w:t>
      </w:r>
      <w:r>
        <w:rPr>
          <w:rFonts w:ascii="Arial" w:hAnsi="Arial" w:cs="Arial"/>
          <w:color w:val="000000"/>
          <w:sz w:val="36"/>
          <w:szCs w:val="36"/>
          <w:lang w:bidi="hi-IN"/>
        </w:rPr>
        <w:t>qBy</w:t>
      </w:r>
      <w:r w:rsidR="00665208">
        <w:rPr>
          <w:rFonts w:ascii="Arial" w:hAnsi="Arial" w:cs="Arial"/>
          <w:color w:val="000000"/>
          <w:sz w:val="36"/>
          <w:szCs w:val="36"/>
          <w:lang w:bidi="hi-IN"/>
        </w:rPr>
        <w:t>O</w:t>
      </w:r>
      <w:r>
        <w:rPr>
          <w:rFonts w:ascii="Arial" w:hAnsi="Arial" w:cs="Arial"/>
          <w:color w:val="000000"/>
          <w:sz w:val="36"/>
          <w:szCs w:val="36"/>
          <w:lang w:bidi="hi-IN"/>
        </w:rPr>
        <w:t xml:space="preserve"> &amp;Sva#patiByaSca v</w:t>
      </w:r>
      <w:r w:rsidR="00665208">
        <w:rPr>
          <w:rFonts w:ascii="Arial" w:hAnsi="Arial" w:cs="Arial"/>
          <w:color w:val="000000"/>
          <w:sz w:val="36"/>
          <w:szCs w:val="36"/>
          <w:lang w:bidi="hi-IN"/>
        </w:rPr>
        <w:t>O</w:t>
      </w:r>
      <w:r>
        <w:rPr>
          <w:rFonts w:ascii="Arial" w:hAnsi="Arial" w:cs="Arial"/>
          <w:color w:val="000000"/>
          <w:sz w:val="36"/>
          <w:szCs w:val="36"/>
          <w:lang w:bidi="hi-IN"/>
        </w:rPr>
        <w:t xml:space="preserve">q nama#H ||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3.17</w:t>
      </w:r>
    </w:p>
    <w:p w14:paraId="6AC995F5" w14:textId="77777777" w:rsidR="00D91D60" w:rsidRPr="005F1551" w:rsidRDefault="00D91D60" w:rsidP="00D91D60">
      <w:pPr>
        <w:autoSpaceDE w:val="0"/>
        <w:autoSpaceDN w:val="0"/>
        <w:adjustRightInd w:val="0"/>
        <w:spacing w:after="0" w:line="240" w:lineRule="auto"/>
        <w:rPr>
          <w:rFonts w:ascii="Arial" w:hAnsi="Arial" w:cs="Arial"/>
          <w:b/>
          <w:bCs/>
          <w:color w:val="000000"/>
          <w:sz w:val="36"/>
          <w:szCs w:val="36"/>
          <w:lang w:bidi="hi-IN"/>
        </w:rPr>
      </w:pPr>
      <w:r w:rsidRPr="005F1551">
        <w:rPr>
          <w:rFonts w:ascii="Arial" w:hAnsi="Arial" w:cs="Arial"/>
          <w:b/>
          <w:bCs/>
          <w:color w:val="000000"/>
          <w:sz w:val="36"/>
          <w:szCs w:val="36"/>
          <w:lang w:bidi="hi-IN"/>
        </w:rPr>
        <w:t>caturth</w:t>
      </w:r>
      <w:r w:rsidR="00665208" w:rsidRPr="005F1551">
        <w:rPr>
          <w:rFonts w:ascii="Arial" w:hAnsi="Arial" w:cs="Arial"/>
          <w:b/>
          <w:bCs/>
          <w:color w:val="000000"/>
          <w:sz w:val="36"/>
          <w:szCs w:val="36"/>
          <w:lang w:bidi="hi-IN"/>
        </w:rPr>
        <w:t>O</w:t>
      </w:r>
      <w:r w:rsidRPr="005F1551">
        <w:rPr>
          <w:rFonts w:ascii="Arial" w:hAnsi="Arial" w:cs="Arial"/>
          <w:b/>
          <w:bCs/>
          <w:color w:val="000000"/>
          <w:sz w:val="36"/>
          <w:szCs w:val="36"/>
          <w:lang w:bidi="hi-IN"/>
        </w:rPr>
        <w:t xml:space="preserve"> &amp;nuvAkaH</w:t>
      </w:r>
    </w:p>
    <w:p w14:paraId="528ACE8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nama# AvyAqdhinI$By</w:t>
      </w:r>
      <w:r w:rsidR="00665208">
        <w:rPr>
          <w:rFonts w:ascii="Arial" w:hAnsi="Arial" w:cs="Arial"/>
          <w:color w:val="000000"/>
          <w:sz w:val="36"/>
          <w:szCs w:val="36"/>
          <w:lang w:bidi="hi-IN"/>
        </w:rPr>
        <w:t>O</w:t>
      </w:r>
      <w:r>
        <w:rPr>
          <w:rFonts w:ascii="Arial" w:hAnsi="Arial" w:cs="Arial"/>
          <w:color w:val="000000"/>
          <w:sz w:val="36"/>
          <w:szCs w:val="36"/>
          <w:lang w:bidi="hi-IN"/>
        </w:rPr>
        <w:t xml:space="preserve"> viqviddhya#ntIByaSca v</w:t>
      </w:r>
      <w:r w:rsidR="00665208">
        <w:rPr>
          <w:rFonts w:ascii="Arial" w:hAnsi="Arial" w:cs="Arial"/>
          <w:color w:val="000000"/>
          <w:sz w:val="36"/>
          <w:szCs w:val="36"/>
          <w:lang w:bidi="hi-IN"/>
        </w:rPr>
        <w:t>O</w:t>
      </w:r>
      <w:r>
        <w:rPr>
          <w:rFonts w:ascii="Arial" w:hAnsi="Arial" w:cs="Arial"/>
          <w:color w:val="000000"/>
          <w:sz w:val="36"/>
          <w:szCs w:val="36"/>
          <w:lang w:bidi="hi-IN"/>
        </w:rPr>
        <w:t>q nam</w:t>
      </w:r>
      <w:r w:rsidR="00665208">
        <w:rPr>
          <w:rFonts w:ascii="Arial" w:hAnsi="Arial" w:cs="Arial"/>
          <w:color w:val="000000"/>
          <w:sz w:val="36"/>
          <w:szCs w:val="36"/>
          <w:lang w:bidi="hi-IN"/>
        </w:rPr>
        <w:t>O</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4.1</w:t>
      </w:r>
    </w:p>
    <w:p w14:paraId="32226BC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namaq uga#NABya stRu(gm)haqtIBya#Sca v</w:t>
      </w:r>
      <w:r w:rsidR="00665208">
        <w:rPr>
          <w:rFonts w:ascii="Arial" w:hAnsi="Arial" w:cs="Arial"/>
          <w:color w:val="000000"/>
          <w:sz w:val="36"/>
          <w:szCs w:val="36"/>
          <w:lang w:bidi="hi-IN"/>
        </w:rPr>
        <w:t>O</w:t>
      </w:r>
      <w:r>
        <w:rPr>
          <w:rFonts w:ascii="Arial" w:hAnsi="Arial" w:cs="Arial"/>
          <w:color w:val="000000"/>
          <w:sz w:val="36"/>
          <w:szCs w:val="36"/>
          <w:lang w:bidi="hi-IN"/>
        </w:rPr>
        <w:t>q nam</w:t>
      </w:r>
      <w:r w:rsidR="00665208">
        <w:rPr>
          <w:rFonts w:ascii="Arial" w:hAnsi="Arial" w:cs="Arial"/>
          <w:color w:val="000000"/>
          <w:sz w:val="36"/>
          <w:szCs w:val="36"/>
          <w:lang w:bidi="hi-IN"/>
        </w:rPr>
        <w:t>O</w:t>
      </w:r>
      <w:r>
        <w:rPr>
          <w:rFonts w:ascii="Arial" w:hAnsi="Arial" w:cs="Arial"/>
          <w:color w:val="000000"/>
          <w:sz w:val="36"/>
          <w:szCs w:val="36"/>
          <w:lang w:bidi="hi-IN"/>
        </w:rPr>
        <w:t>q</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4.2</w:t>
      </w:r>
    </w:p>
    <w:p w14:paraId="6D8CD35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 gRuqths</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 gRuqthsapa#tiByaSca v</w:t>
      </w:r>
      <w:r w:rsidR="00665208">
        <w:rPr>
          <w:rFonts w:ascii="Arial" w:hAnsi="Arial" w:cs="Arial"/>
          <w:color w:val="000000"/>
          <w:sz w:val="36"/>
          <w:szCs w:val="36"/>
          <w:lang w:bidi="hi-IN"/>
        </w:rPr>
        <w:t>O</w:t>
      </w:r>
      <w:r>
        <w:rPr>
          <w:rFonts w:ascii="Arial" w:hAnsi="Arial" w:cs="Arial"/>
          <w:color w:val="000000"/>
          <w:sz w:val="36"/>
          <w:szCs w:val="36"/>
          <w:lang w:bidi="hi-IN"/>
        </w:rPr>
        <w:t>q nam</w:t>
      </w:r>
      <w:r w:rsidR="00665208">
        <w:rPr>
          <w:rFonts w:ascii="Arial" w:hAnsi="Arial" w:cs="Arial"/>
          <w:color w:val="000000"/>
          <w:sz w:val="36"/>
          <w:szCs w:val="36"/>
          <w:lang w:bidi="hi-IN"/>
        </w:rPr>
        <w:t>O</w:t>
      </w:r>
      <w:r>
        <w:rPr>
          <w:rFonts w:ascii="Arial" w:hAnsi="Arial" w:cs="Arial"/>
          <w:color w:val="000000"/>
          <w:sz w:val="36"/>
          <w:szCs w:val="36"/>
          <w:lang w:bidi="hi-IN"/>
        </w:rPr>
        <w:t>q</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4.3</w:t>
      </w:r>
    </w:p>
    <w:p w14:paraId="4E94464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 vrAt</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 vrAta#patiByaSca v</w:t>
      </w:r>
      <w:r w:rsidR="00665208">
        <w:rPr>
          <w:rFonts w:ascii="Arial" w:hAnsi="Arial" w:cs="Arial"/>
          <w:color w:val="000000"/>
          <w:sz w:val="36"/>
          <w:szCs w:val="36"/>
          <w:lang w:bidi="hi-IN"/>
        </w:rPr>
        <w:t>O</w:t>
      </w:r>
      <w:r>
        <w:rPr>
          <w:rFonts w:ascii="Arial" w:hAnsi="Arial" w:cs="Arial"/>
          <w:color w:val="000000"/>
          <w:sz w:val="36"/>
          <w:szCs w:val="36"/>
          <w:lang w:bidi="hi-IN"/>
        </w:rPr>
        <w:t>q nam</w:t>
      </w:r>
      <w:r w:rsidR="00665208">
        <w:rPr>
          <w:rFonts w:ascii="Arial" w:hAnsi="Arial" w:cs="Arial"/>
          <w:color w:val="000000"/>
          <w:sz w:val="36"/>
          <w:szCs w:val="36"/>
          <w:lang w:bidi="hi-IN"/>
        </w:rPr>
        <w:t>O</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4.4</w:t>
      </w:r>
    </w:p>
    <w:p w14:paraId="29583ED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 gaqN</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 gaqNapa#tiByaSca v</w:t>
      </w:r>
      <w:r w:rsidR="00665208">
        <w:rPr>
          <w:rFonts w:ascii="Arial" w:hAnsi="Arial" w:cs="Arial"/>
          <w:color w:val="000000"/>
          <w:sz w:val="36"/>
          <w:szCs w:val="36"/>
          <w:lang w:bidi="hi-IN"/>
        </w:rPr>
        <w:t>O</w:t>
      </w:r>
      <w:r>
        <w:rPr>
          <w:rFonts w:ascii="Arial" w:hAnsi="Arial" w:cs="Arial"/>
          <w:color w:val="000000"/>
          <w:sz w:val="36"/>
          <w:szCs w:val="36"/>
          <w:lang w:bidi="hi-IN"/>
        </w:rPr>
        <w:t>q nam</w:t>
      </w:r>
      <w:r w:rsidR="00665208">
        <w:rPr>
          <w:rFonts w:ascii="Arial" w:hAnsi="Arial" w:cs="Arial"/>
          <w:color w:val="000000"/>
          <w:sz w:val="36"/>
          <w:szCs w:val="36"/>
          <w:lang w:bidi="hi-IN"/>
        </w:rPr>
        <w:t>O</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4.5</w:t>
      </w:r>
    </w:p>
    <w:p w14:paraId="396FE1C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 virU#p</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 xml:space="preserve"> viqSvarU#p</w:t>
      </w:r>
      <w:r w:rsidR="00665208">
        <w:rPr>
          <w:rFonts w:ascii="Arial" w:hAnsi="Arial" w:cs="Arial"/>
          <w:color w:val="000000"/>
          <w:sz w:val="36"/>
          <w:szCs w:val="36"/>
          <w:lang w:bidi="hi-IN"/>
        </w:rPr>
        <w:t>E</w:t>
      </w:r>
      <w:r>
        <w:rPr>
          <w:rFonts w:ascii="Arial" w:hAnsi="Arial" w:cs="Arial"/>
          <w:color w:val="000000"/>
          <w:sz w:val="36"/>
          <w:szCs w:val="36"/>
          <w:lang w:bidi="hi-IN"/>
        </w:rPr>
        <w:t>ByaSca v</w:t>
      </w:r>
      <w:r w:rsidR="00665208">
        <w:rPr>
          <w:rFonts w:ascii="Arial" w:hAnsi="Arial" w:cs="Arial"/>
          <w:color w:val="000000"/>
          <w:sz w:val="36"/>
          <w:szCs w:val="36"/>
          <w:lang w:bidi="hi-IN"/>
        </w:rPr>
        <w:t>O</w:t>
      </w:r>
      <w:r>
        <w:rPr>
          <w:rFonts w:ascii="Arial" w:hAnsi="Arial" w:cs="Arial"/>
          <w:color w:val="000000"/>
          <w:sz w:val="36"/>
          <w:szCs w:val="36"/>
          <w:lang w:bidi="hi-IN"/>
        </w:rPr>
        <w:t>q nam</w:t>
      </w:r>
      <w:r w:rsidR="00665208">
        <w:rPr>
          <w:rFonts w:ascii="Arial" w:hAnsi="Arial" w:cs="Arial"/>
          <w:color w:val="000000"/>
          <w:sz w:val="36"/>
          <w:szCs w:val="36"/>
          <w:lang w:bidi="hi-IN"/>
        </w:rPr>
        <w:t>O</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4.6</w:t>
      </w:r>
    </w:p>
    <w:p w14:paraId="1434513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 maqhadBya#H kShullaqk</w:t>
      </w:r>
      <w:r w:rsidR="00665208">
        <w:rPr>
          <w:rFonts w:ascii="Arial" w:hAnsi="Arial" w:cs="Arial"/>
          <w:color w:val="000000"/>
          <w:sz w:val="36"/>
          <w:szCs w:val="36"/>
          <w:lang w:bidi="hi-IN"/>
        </w:rPr>
        <w:t>E</w:t>
      </w:r>
      <w:r>
        <w:rPr>
          <w:rFonts w:ascii="Arial" w:hAnsi="Arial" w:cs="Arial"/>
          <w:color w:val="000000"/>
          <w:sz w:val="36"/>
          <w:szCs w:val="36"/>
          <w:lang w:bidi="hi-IN"/>
        </w:rPr>
        <w:t>Bya#Sca v</w:t>
      </w:r>
      <w:r w:rsidR="00665208">
        <w:rPr>
          <w:rFonts w:ascii="Arial" w:hAnsi="Arial" w:cs="Arial"/>
          <w:color w:val="000000"/>
          <w:sz w:val="36"/>
          <w:szCs w:val="36"/>
          <w:lang w:bidi="hi-IN"/>
        </w:rPr>
        <w:t>O</w:t>
      </w:r>
      <w:r>
        <w:rPr>
          <w:rFonts w:ascii="Arial" w:hAnsi="Arial" w:cs="Arial"/>
          <w:color w:val="000000"/>
          <w:sz w:val="36"/>
          <w:szCs w:val="36"/>
          <w:lang w:bidi="hi-IN"/>
        </w:rPr>
        <w:t>q nam</w:t>
      </w:r>
      <w:r w:rsidR="00665208">
        <w:rPr>
          <w:rFonts w:ascii="Arial" w:hAnsi="Arial" w:cs="Arial"/>
          <w:color w:val="000000"/>
          <w:sz w:val="36"/>
          <w:szCs w:val="36"/>
          <w:lang w:bidi="hi-IN"/>
        </w:rPr>
        <w:t>O</w:t>
      </w:r>
      <w:r>
        <w:rPr>
          <w:rFonts w:ascii="Arial" w:hAnsi="Arial" w:cs="Arial"/>
          <w:color w:val="000000"/>
          <w:sz w:val="36"/>
          <w:szCs w:val="36"/>
          <w:lang w:bidi="hi-IN"/>
        </w:rPr>
        <w:t>q</w:t>
      </w:r>
      <w:r>
        <w:rPr>
          <w:rFonts w:ascii="Arial" w:hAnsi="Arial" w:cs="Arial"/>
          <w:color w:val="000000"/>
          <w:sz w:val="36"/>
          <w:szCs w:val="36"/>
          <w:lang w:bidi="hi-IN"/>
        </w:rPr>
        <w:tab/>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4.7</w:t>
      </w:r>
    </w:p>
    <w:p w14:paraId="361BF23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nam</w:t>
      </w:r>
      <w:r w:rsidR="00665208">
        <w:rPr>
          <w:rFonts w:ascii="Arial" w:hAnsi="Arial" w:cs="Arial"/>
          <w:color w:val="000000"/>
          <w:sz w:val="36"/>
          <w:szCs w:val="36"/>
          <w:lang w:bidi="hi-IN"/>
        </w:rPr>
        <w:t>O</w:t>
      </w:r>
      <w:r>
        <w:rPr>
          <w:rFonts w:ascii="Arial" w:hAnsi="Arial" w:cs="Arial"/>
          <w:color w:val="000000"/>
          <w:sz w:val="36"/>
          <w:szCs w:val="36"/>
          <w:lang w:bidi="hi-IN"/>
        </w:rPr>
        <w:t># raqthiBy</w:t>
      </w:r>
      <w:r w:rsidR="00665208">
        <w:rPr>
          <w:rFonts w:ascii="Arial" w:hAnsi="Arial" w:cs="Arial"/>
          <w:color w:val="000000"/>
          <w:sz w:val="36"/>
          <w:szCs w:val="36"/>
          <w:lang w:bidi="hi-IN"/>
        </w:rPr>
        <w:t>O</w:t>
      </w:r>
      <w:r>
        <w:rPr>
          <w:rFonts w:ascii="Arial" w:hAnsi="Arial" w:cs="Arial"/>
          <w:color w:val="000000"/>
          <w:sz w:val="36"/>
          <w:szCs w:val="36"/>
          <w:lang w:bidi="hi-IN"/>
        </w:rPr>
        <w:t>#-&amp;raqth</w:t>
      </w:r>
      <w:r w:rsidR="00665208">
        <w:rPr>
          <w:rFonts w:ascii="Arial" w:hAnsi="Arial" w:cs="Arial"/>
          <w:color w:val="000000"/>
          <w:sz w:val="36"/>
          <w:szCs w:val="36"/>
          <w:lang w:bidi="hi-IN"/>
        </w:rPr>
        <w:t>E</w:t>
      </w:r>
      <w:r>
        <w:rPr>
          <w:rFonts w:ascii="Arial" w:hAnsi="Arial" w:cs="Arial"/>
          <w:color w:val="000000"/>
          <w:sz w:val="36"/>
          <w:szCs w:val="36"/>
          <w:lang w:bidi="hi-IN"/>
        </w:rPr>
        <w:t>Bya#Sca v</w:t>
      </w:r>
      <w:r w:rsidR="00665208">
        <w:rPr>
          <w:rFonts w:ascii="Arial" w:hAnsi="Arial" w:cs="Arial"/>
          <w:color w:val="000000"/>
          <w:sz w:val="36"/>
          <w:szCs w:val="36"/>
          <w:lang w:bidi="hi-IN"/>
        </w:rPr>
        <w:t>O</w:t>
      </w:r>
      <w:r>
        <w:rPr>
          <w:rFonts w:ascii="Arial" w:hAnsi="Arial" w:cs="Arial"/>
          <w:color w:val="000000"/>
          <w:sz w:val="36"/>
          <w:szCs w:val="36"/>
          <w:lang w:bidi="hi-IN"/>
        </w:rPr>
        <w:t>q nam</w:t>
      </w:r>
      <w:r w:rsidR="00665208">
        <w:rPr>
          <w:rFonts w:ascii="Arial" w:hAnsi="Arial" w:cs="Arial"/>
          <w:color w:val="000000"/>
          <w:sz w:val="36"/>
          <w:szCs w:val="36"/>
          <w:lang w:bidi="hi-IN"/>
        </w:rPr>
        <w:t>O</w:t>
      </w:r>
      <w:r>
        <w:rPr>
          <w:rFonts w:ascii="Arial" w:hAnsi="Arial" w:cs="Arial"/>
          <w:color w:val="000000"/>
          <w:sz w:val="36"/>
          <w:szCs w:val="36"/>
          <w:lang w:bidi="hi-IN"/>
        </w:rPr>
        <w:t>q</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4.8</w:t>
      </w:r>
    </w:p>
    <w:p w14:paraId="6926DB0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 rath</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 ratha#patiByaSca v</w:t>
      </w:r>
      <w:r w:rsidR="00665208">
        <w:rPr>
          <w:rFonts w:ascii="Arial" w:hAnsi="Arial" w:cs="Arial"/>
          <w:color w:val="000000"/>
          <w:sz w:val="36"/>
          <w:szCs w:val="36"/>
          <w:lang w:bidi="hi-IN"/>
        </w:rPr>
        <w:t>O</w:t>
      </w:r>
      <w:r>
        <w:rPr>
          <w:rFonts w:ascii="Arial" w:hAnsi="Arial" w:cs="Arial"/>
          <w:color w:val="000000"/>
          <w:sz w:val="36"/>
          <w:szCs w:val="36"/>
          <w:lang w:bidi="hi-IN"/>
        </w:rPr>
        <w:t>q nam</w:t>
      </w:r>
      <w:r w:rsidR="00665208">
        <w:rPr>
          <w:rFonts w:ascii="Arial" w:hAnsi="Arial" w:cs="Arial"/>
          <w:color w:val="000000"/>
          <w:sz w:val="36"/>
          <w:szCs w:val="36"/>
          <w:lang w:bidi="hi-IN"/>
        </w:rPr>
        <w:t>O</w:t>
      </w:r>
      <w:r>
        <w:rPr>
          <w:rFonts w:ascii="Arial" w:hAnsi="Arial" w:cs="Arial"/>
          <w:color w:val="000000"/>
          <w:sz w:val="36"/>
          <w:szCs w:val="36"/>
          <w:lang w:bidi="hi-IN"/>
        </w:rPr>
        <w:t>q</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4.9</w:t>
      </w:r>
    </w:p>
    <w:p w14:paraId="12AE63B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namaqH s</w:t>
      </w:r>
      <w:r w:rsidR="00665208">
        <w:rPr>
          <w:rFonts w:ascii="Arial" w:hAnsi="Arial" w:cs="Arial"/>
          <w:color w:val="000000"/>
          <w:sz w:val="36"/>
          <w:szCs w:val="36"/>
          <w:lang w:bidi="hi-IN"/>
        </w:rPr>
        <w:t>E</w:t>
      </w:r>
      <w:r>
        <w:rPr>
          <w:rFonts w:ascii="Arial" w:hAnsi="Arial" w:cs="Arial"/>
          <w:color w:val="000000"/>
          <w:sz w:val="36"/>
          <w:szCs w:val="36"/>
          <w:lang w:bidi="hi-IN"/>
        </w:rPr>
        <w:t>nA$Bya-ss</w:t>
      </w:r>
      <w:r w:rsidR="00665208">
        <w:rPr>
          <w:rFonts w:ascii="Arial" w:hAnsi="Arial" w:cs="Arial"/>
          <w:color w:val="000000"/>
          <w:sz w:val="36"/>
          <w:szCs w:val="36"/>
          <w:lang w:bidi="hi-IN"/>
        </w:rPr>
        <w:t>E</w:t>
      </w:r>
      <w:r>
        <w:rPr>
          <w:rFonts w:ascii="Arial" w:hAnsi="Arial" w:cs="Arial"/>
          <w:color w:val="000000"/>
          <w:sz w:val="36"/>
          <w:szCs w:val="36"/>
          <w:lang w:bidi="hi-IN"/>
        </w:rPr>
        <w:t>nAqniBya#Sca v</w:t>
      </w:r>
      <w:r w:rsidR="00665208">
        <w:rPr>
          <w:rFonts w:ascii="Arial" w:hAnsi="Arial" w:cs="Arial"/>
          <w:color w:val="000000"/>
          <w:sz w:val="36"/>
          <w:szCs w:val="36"/>
          <w:lang w:bidi="hi-IN"/>
        </w:rPr>
        <w:t>O</w:t>
      </w:r>
      <w:r>
        <w:rPr>
          <w:rFonts w:ascii="Arial" w:hAnsi="Arial" w:cs="Arial"/>
          <w:color w:val="000000"/>
          <w:sz w:val="36"/>
          <w:szCs w:val="36"/>
          <w:lang w:bidi="hi-IN"/>
        </w:rPr>
        <w:t>q nam</w:t>
      </w:r>
      <w:r w:rsidR="00665208">
        <w:rPr>
          <w:rFonts w:ascii="Arial" w:hAnsi="Arial" w:cs="Arial"/>
          <w:color w:val="000000"/>
          <w:sz w:val="36"/>
          <w:szCs w:val="36"/>
          <w:lang w:bidi="hi-IN"/>
        </w:rPr>
        <w:t>O</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4.10</w:t>
      </w:r>
    </w:p>
    <w:p w14:paraId="4734C6E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nama#H kShaqttRuBya#-ssaMgrahIqtRuBya#Sca v</w:t>
      </w:r>
      <w:r w:rsidR="00665208">
        <w:rPr>
          <w:rFonts w:ascii="Arial" w:hAnsi="Arial" w:cs="Arial"/>
          <w:color w:val="000000"/>
          <w:sz w:val="36"/>
          <w:szCs w:val="36"/>
          <w:lang w:bidi="hi-IN"/>
        </w:rPr>
        <w:t>O</w:t>
      </w:r>
      <w:r>
        <w:rPr>
          <w:rFonts w:ascii="Arial" w:hAnsi="Arial" w:cs="Arial"/>
          <w:color w:val="000000"/>
          <w:sz w:val="36"/>
          <w:szCs w:val="36"/>
          <w:lang w:bidi="hi-IN"/>
        </w:rPr>
        <w:t>q nam</w:t>
      </w:r>
      <w:r w:rsidR="00665208">
        <w:rPr>
          <w:rFonts w:ascii="Arial" w:hAnsi="Arial" w:cs="Arial"/>
          <w:color w:val="000000"/>
          <w:sz w:val="36"/>
          <w:szCs w:val="36"/>
          <w:lang w:bidi="hi-IN"/>
        </w:rPr>
        <w:t>O</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4.11</w:t>
      </w:r>
    </w:p>
    <w:p w14:paraId="4EBED70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namaqstakSha#By</w:t>
      </w:r>
      <w:r w:rsidR="00665208">
        <w:rPr>
          <w:rFonts w:ascii="Arial" w:hAnsi="Arial" w:cs="Arial"/>
          <w:color w:val="000000"/>
          <w:sz w:val="36"/>
          <w:szCs w:val="36"/>
          <w:lang w:bidi="hi-IN"/>
        </w:rPr>
        <w:t>O</w:t>
      </w:r>
      <w:r>
        <w:rPr>
          <w:rFonts w:ascii="Arial" w:hAnsi="Arial" w:cs="Arial"/>
          <w:color w:val="000000"/>
          <w:sz w:val="36"/>
          <w:szCs w:val="36"/>
          <w:lang w:bidi="hi-IN"/>
        </w:rPr>
        <w:t xml:space="preserve"> rathakAqr</w:t>
      </w:r>
      <w:r w:rsidR="00665208">
        <w:rPr>
          <w:rFonts w:ascii="Arial" w:hAnsi="Arial" w:cs="Arial"/>
          <w:color w:val="000000"/>
          <w:sz w:val="36"/>
          <w:szCs w:val="36"/>
          <w:lang w:bidi="hi-IN"/>
        </w:rPr>
        <w:t>E</w:t>
      </w:r>
      <w:r>
        <w:rPr>
          <w:rFonts w:ascii="Arial" w:hAnsi="Arial" w:cs="Arial"/>
          <w:color w:val="000000"/>
          <w:sz w:val="36"/>
          <w:szCs w:val="36"/>
          <w:lang w:bidi="hi-IN"/>
        </w:rPr>
        <w:t>Bya#Sca v</w:t>
      </w:r>
      <w:r w:rsidR="00665208">
        <w:rPr>
          <w:rFonts w:ascii="Arial" w:hAnsi="Arial" w:cs="Arial"/>
          <w:color w:val="000000"/>
          <w:sz w:val="36"/>
          <w:szCs w:val="36"/>
          <w:lang w:bidi="hi-IN"/>
        </w:rPr>
        <w:t>O</w:t>
      </w:r>
      <w:r>
        <w:rPr>
          <w:rFonts w:ascii="Arial" w:hAnsi="Arial" w:cs="Arial"/>
          <w:color w:val="000000"/>
          <w:sz w:val="36"/>
          <w:szCs w:val="36"/>
          <w:lang w:bidi="hi-IN"/>
        </w:rPr>
        <w:t>q nam</w:t>
      </w:r>
      <w:r w:rsidR="00665208">
        <w:rPr>
          <w:rFonts w:ascii="Arial" w:hAnsi="Arial" w:cs="Arial"/>
          <w:color w:val="000000"/>
          <w:sz w:val="36"/>
          <w:szCs w:val="36"/>
          <w:lang w:bidi="hi-IN"/>
        </w:rPr>
        <w:t>O</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4.12</w:t>
      </w:r>
    </w:p>
    <w:p w14:paraId="0A4BAB8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namaqH kulA#l</w:t>
      </w:r>
      <w:r w:rsidR="00665208">
        <w:rPr>
          <w:rFonts w:ascii="Arial" w:hAnsi="Arial" w:cs="Arial"/>
          <w:color w:val="000000"/>
          <w:sz w:val="36"/>
          <w:szCs w:val="36"/>
          <w:lang w:bidi="hi-IN"/>
        </w:rPr>
        <w:t>E</w:t>
      </w:r>
      <w:r>
        <w:rPr>
          <w:rFonts w:ascii="Arial" w:hAnsi="Arial" w:cs="Arial"/>
          <w:color w:val="000000"/>
          <w:sz w:val="36"/>
          <w:szCs w:val="36"/>
          <w:lang w:bidi="hi-IN"/>
        </w:rPr>
        <w:t>ByaH kaqrmAr</w:t>
      </w:r>
      <w:r w:rsidR="00665208">
        <w:rPr>
          <w:rFonts w:ascii="Arial" w:hAnsi="Arial" w:cs="Arial"/>
          <w:color w:val="000000"/>
          <w:sz w:val="36"/>
          <w:szCs w:val="36"/>
          <w:lang w:bidi="hi-IN"/>
        </w:rPr>
        <w:t>E</w:t>
      </w:r>
      <w:r>
        <w:rPr>
          <w:rFonts w:ascii="Arial" w:hAnsi="Arial" w:cs="Arial"/>
          <w:color w:val="000000"/>
          <w:sz w:val="36"/>
          <w:szCs w:val="36"/>
          <w:lang w:bidi="hi-IN"/>
        </w:rPr>
        <w:t>$ByaSca v</w:t>
      </w:r>
      <w:r w:rsidR="00665208">
        <w:rPr>
          <w:rFonts w:ascii="Arial" w:hAnsi="Arial" w:cs="Arial"/>
          <w:color w:val="000000"/>
          <w:sz w:val="36"/>
          <w:szCs w:val="36"/>
          <w:lang w:bidi="hi-IN"/>
        </w:rPr>
        <w:t>O</w:t>
      </w:r>
      <w:r>
        <w:rPr>
          <w:rFonts w:ascii="Arial" w:hAnsi="Arial" w:cs="Arial"/>
          <w:color w:val="000000"/>
          <w:sz w:val="36"/>
          <w:szCs w:val="36"/>
          <w:lang w:bidi="hi-IN"/>
        </w:rPr>
        <w:t>q nam</w:t>
      </w:r>
      <w:r w:rsidR="00665208">
        <w:rPr>
          <w:rFonts w:ascii="Arial" w:hAnsi="Arial" w:cs="Arial"/>
          <w:color w:val="000000"/>
          <w:sz w:val="36"/>
          <w:szCs w:val="36"/>
          <w:lang w:bidi="hi-IN"/>
        </w:rPr>
        <w:t>O</w:t>
      </w:r>
      <w:r>
        <w:rPr>
          <w:rFonts w:ascii="Arial" w:hAnsi="Arial" w:cs="Arial"/>
          <w:color w:val="000000"/>
          <w:sz w:val="36"/>
          <w:szCs w:val="36"/>
          <w:lang w:bidi="hi-IN"/>
        </w:rPr>
        <w:t>q</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4.13</w:t>
      </w:r>
    </w:p>
    <w:p w14:paraId="13FFB27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nama#H puq~jjiShT</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 xml:space="preserve"> niShAqd</w:t>
      </w:r>
      <w:r w:rsidR="00665208">
        <w:rPr>
          <w:rFonts w:ascii="Arial" w:hAnsi="Arial" w:cs="Arial"/>
          <w:color w:val="000000"/>
          <w:sz w:val="36"/>
          <w:szCs w:val="36"/>
          <w:lang w:bidi="hi-IN"/>
        </w:rPr>
        <w:t>E</w:t>
      </w:r>
      <w:r>
        <w:rPr>
          <w:rFonts w:ascii="Arial" w:hAnsi="Arial" w:cs="Arial"/>
          <w:color w:val="000000"/>
          <w:sz w:val="36"/>
          <w:szCs w:val="36"/>
          <w:lang w:bidi="hi-IN"/>
        </w:rPr>
        <w:t>Bya#Sca v</w:t>
      </w:r>
      <w:r w:rsidR="00665208">
        <w:rPr>
          <w:rFonts w:ascii="Arial" w:hAnsi="Arial" w:cs="Arial"/>
          <w:color w:val="000000"/>
          <w:sz w:val="36"/>
          <w:szCs w:val="36"/>
          <w:lang w:bidi="hi-IN"/>
        </w:rPr>
        <w:t>O</w:t>
      </w:r>
      <w:r>
        <w:rPr>
          <w:rFonts w:ascii="Arial" w:hAnsi="Arial" w:cs="Arial"/>
          <w:color w:val="000000"/>
          <w:sz w:val="36"/>
          <w:szCs w:val="36"/>
          <w:lang w:bidi="hi-IN"/>
        </w:rPr>
        <w:t>q nam</w:t>
      </w:r>
      <w:r w:rsidR="00665208">
        <w:rPr>
          <w:rFonts w:ascii="Arial" w:hAnsi="Arial" w:cs="Arial"/>
          <w:color w:val="000000"/>
          <w:sz w:val="36"/>
          <w:szCs w:val="36"/>
          <w:lang w:bidi="hi-IN"/>
        </w:rPr>
        <w:t>O</w:t>
      </w:r>
      <w:r>
        <w:rPr>
          <w:rFonts w:ascii="Arial" w:hAnsi="Arial" w:cs="Arial"/>
          <w:color w:val="000000"/>
          <w:sz w:val="36"/>
          <w:szCs w:val="36"/>
          <w:lang w:bidi="hi-IN"/>
        </w:rPr>
        <w:t>q</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4.14</w:t>
      </w:r>
    </w:p>
    <w:p w14:paraId="536EF61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nama# iShuqkRudBy</w:t>
      </w:r>
      <w:r w:rsidR="00665208">
        <w:rPr>
          <w:rFonts w:ascii="Arial" w:hAnsi="Arial" w:cs="Arial"/>
          <w:color w:val="000000"/>
          <w:sz w:val="36"/>
          <w:szCs w:val="36"/>
          <w:lang w:bidi="hi-IN"/>
        </w:rPr>
        <w:t>O</w:t>
      </w:r>
      <w:r>
        <w:rPr>
          <w:rFonts w:ascii="Arial" w:hAnsi="Arial" w:cs="Arial"/>
          <w:color w:val="000000"/>
          <w:sz w:val="36"/>
          <w:szCs w:val="36"/>
          <w:lang w:bidi="hi-IN"/>
        </w:rPr>
        <w:t># dhanvaqkRudBya#Sca v</w:t>
      </w:r>
      <w:r w:rsidR="00665208">
        <w:rPr>
          <w:rFonts w:ascii="Arial" w:hAnsi="Arial" w:cs="Arial"/>
          <w:color w:val="000000"/>
          <w:sz w:val="36"/>
          <w:szCs w:val="36"/>
          <w:lang w:bidi="hi-IN"/>
        </w:rPr>
        <w:t>O</w:t>
      </w:r>
      <w:r>
        <w:rPr>
          <w:rFonts w:ascii="Arial" w:hAnsi="Arial" w:cs="Arial"/>
          <w:color w:val="000000"/>
          <w:sz w:val="36"/>
          <w:szCs w:val="36"/>
          <w:lang w:bidi="hi-IN"/>
        </w:rPr>
        <w:t>q nam</w:t>
      </w:r>
      <w:r w:rsidR="00665208">
        <w:rPr>
          <w:rFonts w:ascii="Arial" w:hAnsi="Arial" w:cs="Arial"/>
          <w:color w:val="000000"/>
          <w:sz w:val="36"/>
          <w:szCs w:val="36"/>
          <w:lang w:bidi="hi-IN"/>
        </w:rPr>
        <w:t>O</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4.15</w:t>
      </w:r>
    </w:p>
    <w:p w14:paraId="62E4CA2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 mRugaqyuBya#H SvaqniBya#Sca v</w:t>
      </w:r>
      <w:r w:rsidR="00665208">
        <w:rPr>
          <w:rFonts w:ascii="Arial" w:hAnsi="Arial" w:cs="Arial"/>
          <w:color w:val="000000"/>
          <w:sz w:val="36"/>
          <w:szCs w:val="36"/>
          <w:lang w:bidi="hi-IN"/>
        </w:rPr>
        <w:t>O</w:t>
      </w:r>
      <w:r>
        <w:rPr>
          <w:rFonts w:ascii="Arial" w:hAnsi="Arial" w:cs="Arial"/>
          <w:color w:val="000000"/>
          <w:sz w:val="36"/>
          <w:szCs w:val="36"/>
          <w:lang w:bidi="hi-IN"/>
        </w:rPr>
        <w:t>q nam</w:t>
      </w:r>
      <w:r w:rsidR="00665208">
        <w:rPr>
          <w:rFonts w:ascii="Arial" w:hAnsi="Arial" w:cs="Arial"/>
          <w:color w:val="000000"/>
          <w:sz w:val="36"/>
          <w:szCs w:val="36"/>
          <w:lang w:bidi="hi-IN"/>
        </w:rPr>
        <w:t>O</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4.16</w:t>
      </w:r>
    </w:p>
    <w:p w14:paraId="7E2BC0D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namaqH SvaByaqH Svapa#tiByaSca v</w:t>
      </w:r>
      <w:r w:rsidR="00665208">
        <w:rPr>
          <w:rFonts w:ascii="Arial" w:hAnsi="Arial" w:cs="Arial"/>
          <w:color w:val="000000"/>
          <w:sz w:val="36"/>
          <w:szCs w:val="36"/>
          <w:lang w:bidi="hi-IN"/>
        </w:rPr>
        <w:t>O</w:t>
      </w:r>
      <w:r>
        <w:rPr>
          <w:rFonts w:ascii="Arial" w:hAnsi="Arial" w:cs="Arial"/>
          <w:color w:val="000000"/>
          <w:sz w:val="36"/>
          <w:szCs w:val="36"/>
          <w:lang w:bidi="hi-IN"/>
        </w:rPr>
        <w:t xml:space="preserve">q nama#H ||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4.17</w:t>
      </w:r>
    </w:p>
    <w:p w14:paraId="6F91B1F3" w14:textId="77777777" w:rsidR="00D91D60" w:rsidRPr="005F1551" w:rsidRDefault="00D91D60" w:rsidP="00D91D60">
      <w:pPr>
        <w:autoSpaceDE w:val="0"/>
        <w:autoSpaceDN w:val="0"/>
        <w:adjustRightInd w:val="0"/>
        <w:spacing w:after="0" w:line="240" w:lineRule="auto"/>
        <w:rPr>
          <w:rFonts w:ascii="Arial" w:hAnsi="Arial" w:cs="Arial"/>
          <w:b/>
          <w:bCs/>
          <w:color w:val="000000"/>
          <w:sz w:val="36"/>
          <w:szCs w:val="36"/>
          <w:lang w:bidi="hi-IN"/>
        </w:rPr>
      </w:pPr>
      <w:r w:rsidRPr="005F1551">
        <w:rPr>
          <w:rFonts w:ascii="Arial" w:hAnsi="Arial" w:cs="Arial"/>
          <w:b/>
          <w:bCs/>
          <w:color w:val="000000"/>
          <w:sz w:val="36"/>
          <w:szCs w:val="36"/>
          <w:lang w:bidi="hi-IN"/>
        </w:rPr>
        <w:t>pa~jcam</w:t>
      </w:r>
      <w:r w:rsidR="00665208" w:rsidRPr="005F1551">
        <w:rPr>
          <w:rFonts w:ascii="Arial" w:hAnsi="Arial" w:cs="Arial"/>
          <w:b/>
          <w:bCs/>
          <w:color w:val="000000"/>
          <w:sz w:val="36"/>
          <w:szCs w:val="36"/>
          <w:lang w:bidi="hi-IN"/>
        </w:rPr>
        <w:t>O</w:t>
      </w:r>
      <w:r w:rsidRPr="005F1551">
        <w:rPr>
          <w:rFonts w:ascii="Arial" w:hAnsi="Arial" w:cs="Arial"/>
          <w:b/>
          <w:bCs/>
          <w:color w:val="000000"/>
          <w:sz w:val="36"/>
          <w:szCs w:val="36"/>
          <w:lang w:bidi="hi-IN"/>
        </w:rPr>
        <w:t xml:space="preserve"> &amp;nuvAkaH</w:t>
      </w:r>
    </w:p>
    <w:p w14:paraId="436499C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 BaqvAya# ca ruqdrAya# caq nama#SSaqrvAya# ca paSuqpata#y</w:t>
      </w:r>
      <w:r w:rsidR="00665208">
        <w:rPr>
          <w:rFonts w:ascii="Arial" w:hAnsi="Arial" w:cs="Arial"/>
          <w:color w:val="000000"/>
          <w:sz w:val="36"/>
          <w:szCs w:val="36"/>
          <w:lang w:bidi="hi-IN"/>
        </w:rPr>
        <w:t>E</w:t>
      </w:r>
      <w:r>
        <w:rPr>
          <w:rFonts w:ascii="Arial" w:hAnsi="Arial" w:cs="Arial"/>
          <w:color w:val="000000"/>
          <w:sz w:val="36"/>
          <w:szCs w:val="36"/>
          <w:lang w:bidi="hi-IN"/>
        </w:rPr>
        <w:t xml:space="preserve"> caq </w:t>
      </w:r>
    </w:p>
    <w:p w14:paraId="056D6EA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 nIla#grIvAya ca SitiqkaNThA#ya caq nama#H kapaqrdin</w:t>
      </w:r>
      <w:r w:rsidR="00665208">
        <w:rPr>
          <w:rFonts w:ascii="Arial" w:hAnsi="Arial" w:cs="Arial"/>
          <w:color w:val="000000"/>
          <w:sz w:val="36"/>
          <w:szCs w:val="36"/>
          <w:lang w:bidi="hi-IN"/>
        </w:rPr>
        <w:t>E</w:t>
      </w:r>
      <w:r>
        <w:rPr>
          <w:rFonts w:ascii="Arial" w:hAnsi="Arial" w:cs="Arial"/>
          <w:color w:val="000000"/>
          <w:sz w:val="36"/>
          <w:szCs w:val="36"/>
          <w:lang w:bidi="hi-IN"/>
        </w:rPr>
        <w:t># caq vyu#ptak</w:t>
      </w:r>
      <w:r w:rsidR="00665208">
        <w:rPr>
          <w:rFonts w:ascii="Arial" w:hAnsi="Arial" w:cs="Arial"/>
          <w:color w:val="000000"/>
          <w:sz w:val="36"/>
          <w:szCs w:val="36"/>
          <w:lang w:bidi="hi-IN"/>
        </w:rPr>
        <w:t>E</w:t>
      </w:r>
      <w:r>
        <w:rPr>
          <w:rFonts w:ascii="Arial" w:hAnsi="Arial" w:cs="Arial"/>
          <w:color w:val="000000"/>
          <w:sz w:val="36"/>
          <w:szCs w:val="36"/>
          <w:lang w:bidi="hi-IN"/>
        </w:rPr>
        <w:t xml:space="preserve">SAya caq </w:t>
      </w:r>
    </w:p>
    <w:p w14:paraId="523A7E9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nama#-ssahasrAqkShAya# ca Saqtadha#nvan</w:t>
      </w:r>
      <w:r w:rsidR="00665208">
        <w:rPr>
          <w:rFonts w:ascii="Arial" w:hAnsi="Arial" w:cs="Arial"/>
          <w:color w:val="000000"/>
          <w:sz w:val="36"/>
          <w:szCs w:val="36"/>
          <w:lang w:bidi="hi-IN"/>
        </w:rPr>
        <w:t>E</w:t>
      </w:r>
      <w:r>
        <w:rPr>
          <w:rFonts w:ascii="Arial" w:hAnsi="Arial" w:cs="Arial"/>
          <w:color w:val="000000"/>
          <w:sz w:val="36"/>
          <w:szCs w:val="36"/>
          <w:lang w:bidi="hi-IN"/>
        </w:rPr>
        <w:t xml:space="preserve"> caq nam</w:t>
      </w:r>
      <w:r w:rsidR="00665208">
        <w:rPr>
          <w:rFonts w:ascii="Arial" w:hAnsi="Arial" w:cs="Arial"/>
          <w:color w:val="000000"/>
          <w:sz w:val="36"/>
          <w:szCs w:val="36"/>
          <w:lang w:bidi="hi-IN"/>
        </w:rPr>
        <w:t>O</w:t>
      </w:r>
      <w:r>
        <w:rPr>
          <w:rFonts w:ascii="Arial" w:hAnsi="Arial" w:cs="Arial"/>
          <w:color w:val="000000"/>
          <w:sz w:val="36"/>
          <w:szCs w:val="36"/>
          <w:lang w:bidi="hi-IN"/>
        </w:rPr>
        <w:t xml:space="preserve"># giriqSAya# ca SipiviqShTAya# caq </w:t>
      </w:r>
    </w:p>
    <w:p w14:paraId="2918429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 mIqDhuShTa#mAyaq c</w:t>
      </w:r>
      <w:r w:rsidR="00665208">
        <w:rPr>
          <w:rFonts w:ascii="Arial" w:hAnsi="Arial" w:cs="Arial"/>
          <w:color w:val="000000"/>
          <w:sz w:val="36"/>
          <w:szCs w:val="36"/>
          <w:lang w:bidi="hi-IN"/>
        </w:rPr>
        <w:t>E</w:t>
      </w:r>
      <w:r>
        <w:rPr>
          <w:rFonts w:ascii="Arial" w:hAnsi="Arial" w:cs="Arial"/>
          <w:color w:val="000000"/>
          <w:sz w:val="36"/>
          <w:szCs w:val="36"/>
          <w:lang w:bidi="hi-IN"/>
        </w:rPr>
        <w:t>Shu#mat</w:t>
      </w:r>
      <w:r w:rsidR="00665208">
        <w:rPr>
          <w:rFonts w:ascii="Arial" w:hAnsi="Arial" w:cs="Arial"/>
          <w:color w:val="000000"/>
          <w:sz w:val="36"/>
          <w:szCs w:val="36"/>
          <w:lang w:bidi="hi-IN"/>
        </w:rPr>
        <w:t>E</w:t>
      </w:r>
      <w:r>
        <w:rPr>
          <w:rFonts w:ascii="Arial" w:hAnsi="Arial" w:cs="Arial"/>
          <w:color w:val="000000"/>
          <w:sz w:val="36"/>
          <w:szCs w:val="36"/>
          <w:lang w:bidi="hi-IN"/>
        </w:rPr>
        <w:t xml:space="preserve"> caq nam</w:t>
      </w:r>
      <w:r w:rsidR="00665208">
        <w:rPr>
          <w:rFonts w:ascii="Arial" w:hAnsi="Arial" w:cs="Arial"/>
          <w:color w:val="000000"/>
          <w:sz w:val="36"/>
          <w:szCs w:val="36"/>
          <w:lang w:bidi="hi-IN"/>
        </w:rPr>
        <w:t>O</w:t>
      </w:r>
      <w:r>
        <w:rPr>
          <w:rFonts w:ascii="Arial" w:hAnsi="Arial" w:cs="Arial"/>
          <w:color w:val="000000"/>
          <w:sz w:val="36"/>
          <w:szCs w:val="36"/>
          <w:lang w:bidi="hi-IN"/>
        </w:rPr>
        <w:t xml:space="preserve">$ hraqsvAya# ca vAmaqnAya# caq </w:t>
      </w:r>
    </w:p>
    <w:p w14:paraId="22BFC13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 bRuhaqt</w:t>
      </w:r>
      <w:r w:rsidR="00665208">
        <w:rPr>
          <w:rFonts w:ascii="Arial" w:hAnsi="Arial" w:cs="Arial"/>
          <w:color w:val="000000"/>
          <w:sz w:val="36"/>
          <w:szCs w:val="36"/>
          <w:lang w:bidi="hi-IN"/>
        </w:rPr>
        <w:t>E</w:t>
      </w:r>
      <w:r>
        <w:rPr>
          <w:rFonts w:ascii="Arial" w:hAnsi="Arial" w:cs="Arial"/>
          <w:color w:val="000000"/>
          <w:sz w:val="36"/>
          <w:szCs w:val="36"/>
          <w:lang w:bidi="hi-IN"/>
        </w:rPr>
        <w:t xml:space="preserve"> caq varShI#yas</w:t>
      </w:r>
      <w:r w:rsidR="00665208">
        <w:rPr>
          <w:rFonts w:ascii="Arial" w:hAnsi="Arial" w:cs="Arial"/>
          <w:color w:val="000000"/>
          <w:sz w:val="36"/>
          <w:szCs w:val="36"/>
          <w:lang w:bidi="hi-IN"/>
        </w:rPr>
        <w:t>E</w:t>
      </w:r>
      <w:r>
        <w:rPr>
          <w:rFonts w:ascii="Arial" w:hAnsi="Arial" w:cs="Arial"/>
          <w:color w:val="000000"/>
          <w:sz w:val="36"/>
          <w:szCs w:val="36"/>
          <w:lang w:bidi="hi-IN"/>
        </w:rPr>
        <w:t xml:space="preserve"> caq nam</w:t>
      </w:r>
      <w:r w:rsidR="00665208">
        <w:rPr>
          <w:rFonts w:ascii="Arial" w:hAnsi="Arial" w:cs="Arial"/>
          <w:color w:val="000000"/>
          <w:sz w:val="36"/>
          <w:szCs w:val="36"/>
          <w:lang w:bidi="hi-IN"/>
        </w:rPr>
        <w:t>O</w:t>
      </w:r>
      <w:r>
        <w:rPr>
          <w:rFonts w:ascii="Arial" w:hAnsi="Arial" w:cs="Arial"/>
          <w:color w:val="000000"/>
          <w:sz w:val="36"/>
          <w:szCs w:val="36"/>
          <w:lang w:bidi="hi-IN"/>
        </w:rPr>
        <w:t># vRuqddhAya# ca saqm~MvRudhva#n</w:t>
      </w:r>
      <w:r w:rsidR="00665208">
        <w:rPr>
          <w:rFonts w:ascii="Arial" w:hAnsi="Arial" w:cs="Arial"/>
          <w:color w:val="000000"/>
          <w:sz w:val="36"/>
          <w:szCs w:val="36"/>
          <w:lang w:bidi="hi-IN"/>
        </w:rPr>
        <w:t>E</w:t>
      </w:r>
      <w:r>
        <w:rPr>
          <w:rFonts w:ascii="Arial" w:hAnsi="Arial" w:cs="Arial"/>
          <w:color w:val="000000"/>
          <w:sz w:val="36"/>
          <w:szCs w:val="36"/>
          <w:lang w:bidi="hi-IN"/>
        </w:rPr>
        <w:t xml:space="preserve"> caq </w:t>
      </w:r>
    </w:p>
    <w:p w14:paraId="31637E4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nam</w:t>
      </w:r>
      <w:r w:rsidR="00665208">
        <w:rPr>
          <w:rFonts w:ascii="Arial" w:hAnsi="Arial" w:cs="Arial"/>
          <w:color w:val="000000"/>
          <w:sz w:val="36"/>
          <w:szCs w:val="36"/>
          <w:lang w:bidi="hi-IN"/>
        </w:rPr>
        <w:t>O</w:t>
      </w:r>
      <w:r>
        <w:rPr>
          <w:rFonts w:ascii="Arial" w:hAnsi="Arial" w:cs="Arial"/>
          <w:color w:val="000000"/>
          <w:sz w:val="36"/>
          <w:szCs w:val="36"/>
          <w:lang w:bidi="hi-IN"/>
        </w:rPr>
        <w:t>q agri#yAya ca prathaqmAya# caq nama# AqSav</w:t>
      </w:r>
      <w:r w:rsidR="00665208">
        <w:rPr>
          <w:rFonts w:ascii="Arial" w:hAnsi="Arial" w:cs="Arial"/>
          <w:color w:val="000000"/>
          <w:sz w:val="36"/>
          <w:szCs w:val="36"/>
          <w:lang w:bidi="hi-IN"/>
        </w:rPr>
        <w:t>E</w:t>
      </w:r>
      <w:r>
        <w:rPr>
          <w:rFonts w:ascii="Arial" w:hAnsi="Arial" w:cs="Arial"/>
          <w:color w:val="000000"/>
          <w:sz w:val="36"/>
          <w:szCs w:val="36"/>
          <w:lang w:bidi="hi-IN"/>
        </w:rPr>
        <w:t xml:space="preserve"># cAjiqrAya# caq </w:t>
      </w:r>
    </w:p>
    <w:p w14:paraId="50F0E8F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namaqH SIGri#yAya caq SIByA#ya caq nama# UqrmyA#ya cAvasvaqnyA#ya caq </w:t>
      </w:r>
    </w:p>
    <w:p w14:paraId="4527721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nama#H sr</w:t>
      </w:r>
      <w:r w:rsidR="00665208">
        <w:rPr>
          <w:rFonts w:ascii="Arial" w:hAnsi="Arial" w:cs="Arial"/>
          <w:color w:val="000000"/>
          <w:sz w:val="36"/>
          <w:szCs w:val="36"/>
          <w:lang w:bidi="hi-IN"/>
        </w:rPr>
        <w:t>O</w:t>
      </w:r>
      <w:r>
        <w:rPr>
          <w:rFonts w:ascii="Arial" w:hAnsi="Arial" w:cs="Arial"/>
          <w:color w:val="000000"/>
          <w:sz w:val="36"/>
          <w:szCs w:val="36"/>
          <w:lang w:bidi="hi-IN"/>
        </w:rPr>
        <w:t>taqsyA#ya caq dvIpyA#ya ca || 5</w:t>
      </w:r>
    </w:p>
    <w:p w14:paraId="4E42CF41" w14:textId="77777777" w:rsidR="005F1551" w:rsidRDefault="005F1551" w:rsidP="00D91D60">
      <w:pPr>
        <w:autoSpaceDE w:val="0"/>
        <w:autoSpaceDN w:val="0"/>
        <w:adjustRightInd w:val="0"/>
        <w:spacing w:after="0" w:line="240" w:lineRule="auto"/>
        <w:rPr>
          <w:rFonts w:ascii="Arial" w:hAnsi="Arial" w:cs="Arial"/>
          <w:color w:val="000000"/>
          <w:sz w:val="36"/>
          <w:szCs w:val="36"/>
          <w:lang w:bidi="hi-IN"/>
        </w:rPr>
      </w:pPr>
    </w:p>
    <w:p w14:paraId="155125C4" w14:textId="1E29EFCA" w:rsidR="00D91D60" w:rsidRPr="005F1551" w:rsidRDefault="00D91D60" w:rsidP="00D91D60">
      <w:pPr>
        <w:autoSpaceDE w:val="0"/>
        <w:autoSpaceDN w:val="0"/>
        <w:adjustRightInd w:val="0"/>
        <w:spacing w:after="0" w:line="240" w:lineRule="auto"/>
        <w:rPr>
          <w:rFonts w:ascii="Arial" w:hAnsi="Arial" w:cs="Arial"/>
          <w:b/>
          <w:bCs/>
          <w:color w:val="000000"/>
          <w:sz w:val="36"/>
          <w:szCs w:val="36"/>
          <w:lang w:bidi="hi-IN"/>
        </w:rPr>
      </w:pPr>
      <w:r w:rsidRPr="005F1551">
        <w:rPr>
          <w:rFonts w:ascii="Arial" w:hAnsi="Arial" w:cs="Arial"/>
          <w:b/>
          <w:bCs/>
          <w:color w:val="000000"/>
          <w:sz w:val="36"/>
          <w:szCs w:val="36"/>
          <w:lang w:bidi="hi-IN"/>
        </w:rPr>
        <w:t>ShaShTh</w:t>
      </w:r>
      <w:r w:rsidR="005F1551">
        <w:rPr>
          <w:rFonts w:ascii="Arial" w:hAnsi="Arial" w:cs="Arial"/>
          <w:b/>
          <w:bCs/>
          <w:color w:val="000000"/>
          <w:sz w:val="36"/>
          <w:szCs w:val="36"/>
          <w:lang w:bidi="hi-IN"/>
        </w:rPr>
        <w:t>O</w:t>
      </w:r>
      <w:r w:rsidRPr="005F1551">
        <w:rPr>
          <w:rFonts w:ascii="Arial" w:hAnsi="Arial" w:cs="Arial"/>
          <w:b/>
          <w:bCs/>
          <w:color w:val="000000"/>
          <w:sz w:val="36"/>
          <w:szCs w:val="36"/>
          <w:lang w:bidi="hi-IN"/>
        </w:rPr>
        <w:t xml:space="preserve"> </w:t>
      </w:r>
      <w:r w:rsidR="005F1551">
        <w:rPr>
          <w:rFonts w:ascii="Arial" w:hAnsi="Arial" w:cs="Arial"/>
          <w:b/>
          <w:bCs/>
          <w:color w:val="000000"/>
          <w:sz w:val="36"/>
          <w:szCs w:val="36"/>
          <w:lang w:bidi="hi-IN"/>
        </w:rPr>
        <w:t>&amp;</w:t>
      </w:r>
      <w:r w:rsidRPr="005F1551">
        <w:rPr>
          <w:rFonts w:ascii="Arial" w:hAnsi="Arial" w:cs="Arial"/>
          <w:b/>
          <w:bCs/>
          <w:color w:val="000000"/>
          <w:sz w:val="36"/>
          <w:szCs w:val="36"/>
          <w:lang w:bidi="hi-IN"/>
        </w:rPr>
        <w:t>nuvAkaH</w:t>
      </w:r>
    </w:p>
    <w:p w14:paraId="65228D4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 jy</w:t>
      </w:r>
      <w:r w:rsidR="00665208">
        <w:rPr>
          <w:rFonts w:ascii="Arial" w:hAnsi="Arial" w:cs="Arial"/>
          <w:color w:val="000000"/>
          <w:sz w:val="36"/>
          <w:szCs w:val="36"/>
          <w:lang w:bidi="hi-IN"/>
        </w:rPr>
        <w:t>E</w:t>
      </w:r>
      <w:r>
        <w:rPr>
          <w:rFonts w:ascii="Arial" w:hAnsi="Arial" w:cs="Arial"/>
          <w:color w:val="000000"/>
          <w:sz w:val="36"/>
          <w:szCs w:val="36"/>
          <w:lang w:bidi="hi-IN"/>
        </w:rPr>
        <w:t xml:space="preserve">qShThAya# ca kaniqShThAya# caq nama#H pUrvaqjAya# cAparaqjAya# caq </w:t>
      </w:r>
    </w:p>
    <w:p w14:paraId="79926B5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 maddhyaqmAya# cApagaqlBAya# caq nam</w:t>
      </w:r>
      <w:r w:rsidR="00665208">
        <w:rPr>
          <w:rFonts w:ascii="Arial" w:hAnsi="Arial" w:cs="Arial"/>
          <w:color w:val="000000"/>
          <w:sz w:val="36"/>
          <w:szCs w:val="36"/>
          <w:lang w:bidi="hi-IN"/>
        </w:rPr>
        <w:t>O</w:t>
      </w:r>
      <w:r>
        <w:rPr>
          <w:rFonts w:ascii="Arial" w:hAnsi="Arial" w:cs="Arial"/>
          <w:color w:val="000000"/>
          <w:sz w:val="36"/>
          <w:szCs w:val="36"/>
          <w:lang w:bidi="hi-IN"/>
        </w:rPr>
        <w:t># jaGaqnyA#ya caq budhni#yAya caq</w:t>
      </w:r>
    </w:p>
    <w:p w14:paraId="012C588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nama#ss</w:t>
      </w:r>
      <w:r w:rsidR="00665208">
        <w:rPr>
          <w:rFonts w:ascii="Arial" w:hAnsi="Arial" w:cs="Arial"/>
          <w:color w:val="000000"/>
          <w:sz w:val="36"/>
          <w:szCs w:val="36"/>
          <w:lang w:bidi="hi-IN"/>
        </w:rPr>
        <w:t>O</w:t>
      </w:r>
      <w:r>
        <w:rPr>
          <w:rFonts w:ascii="Arial" w:hAnsi="Arial" w:cs="Arial"/>
          <w:color w:val="000000"/>
          <w:sz w:val="36"/>
          <w:szCs w:val="36"/>
          <w:lang w:bidi="hi-IN"/>
        </w:rPr>
        <w:t>qByA#ya ca pratisaqryA#ya caq nam</w:t>
      </w:r>
      <w:r w:rsidR="00665208">
        <w:rPr>
          <w:rFonts w:ascii="Arial" w:hAnsi="Arial" w:cs="Arial"/>
          <w:color w:val="000000"/>
          <w:sz w:val="36"/>
          <w:szCs w:val="36"/>
          <w:lang w:bidi="hi-IN"/>
        </w:rPr>
        <w:t>O</w:t>
      </w:r>
      <w:r>
        <w:rPr>
          <w:rFonts w:ascii="Arial" w:hAnsi="Arial" w:cs="Arial"/>
          <w:color w:val="000000"/>
          <w:sz w:val="36"/>
          <w:szCs w:val="36"/>
          <w:lang w:bidi="hi-IN"/>
        </w:rPr>
        <w:t>q yAmyA#ya caq kSh</w:t>
      </w:r>
      <w:r w:rsidR="00665208">
        <w:rPr>
          <w:rFonts w:ascii="Arial" w:hAnsi="Arial" w:cs="Arial"/>
          <w:color w:val="000000"/>
          <w:sz w:val="36"/>
          <w:szCs w:val="36"/>
          <w:lang w:bidi="hi-IN"/>
        </w:rPr>
        <w:t>E</w:t>
      </w:r>
      <w:r>
        <w:rPr>
          <w:rFonts w:ascii="Arial" w:hAnsi="Arial" w:cs="Arial"/>
          <w:color w:val="000000"/>
          <w:sz w:val="36"/>
          <w:szCs w:val="36"/>
          <w:lang w:bidi="hi-IN"/>
        </w:rPr>
        <w:t xml:space="preserve">myA#ya caq </w:t>
      </w:r>
    </w:p>
    <w:p w14:paraId="1D4BD80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nama# urvaqryA#ya caq KalyA#ya caq nama qSl</w:t>
      </w:r>
      <w:r w:rsidR="00665208">
        <w:rPr>
          <w:rFonts w:ascii="Arial" w:hAnsi="Arial" w:cs="Arial"/>
          <w:color w:val="000000"/>
          <w:sz w:val="36"/>
          <w:szCs w:val="36"/>
          <w:lang w:bidi="hi-IN"/>
        </w:rPr>
        <w:t>O</w:t>
      </w:r>
      <w:r>
        <w:rPr>
          <w:rFonts w:ascii="Arial" w:hAnsi="Arial" w:cs="Arial"/>
          <w:color w:val="000000"/>
          <w:sz w:val="36"/>
          <w:szCs w:val="36"/>
          <w:lang w:bidi="hi-IN"/>
        </w:rPr>
        <w:t xml:space="preserve">kyA#ya cAvasAqnyA#ya caq </w:t>
      </w:r>
    </w:p>
    <w:p w14:paraId="01AB60D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 xml:space="preserve">q vanyA#ya caq kakShyA#ya caq nama#SSraqvAya# ca pratiSraqvAya# caq </w:t>
      </w:r>
    </w:p>
    <w:p w14:paraId="26AF8E8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nama# AqSuSh</w:t>
      </w:r>
      <w:r w:rsidR="00665208">
        <w:rPr>
          <w:rFonts w:ascii="Arial" w:hAnsi="Arial" w:cs="Arial"/>
          <w:color w:val="000000"/>
          <w:sz w:val="36"/>
          <w:szCs w:val="36"/>
          <w:lang w:bidi="hi-IN"/>
        </w:rPr>
        <w:t>E</w:t>
      </w:r>
      <w:r>
        <w:rPr>
          <w:rFonts w:ascii="Arial" w:hAnsi="Arial" w:cs="Arial"/>
          <w:color w:val="000000"/>
          <w:sz w:val="36"/>
          <w:szCs w:val="36"/>
          <w:lang w:bidi="hi-IN"/>
        </w:rPr>
        <w:t>#NAya cAqSura#thAya caq namaqH SUrA#ya cAvaBindaqt</w:t>
      </w:r>
      <w:r w:rsidR="00665208">
        <w:rPr>
          <w:rFonts w:ascii="Arial" w:hAnsi="Arial" w:cs="Arial"/>
          <w:color w:val="000000"/>
          <w:sz w:val="36"/>
          <w:szCs w:val="36"/>
          <w:lang w:bidi="hi-IN"/>
        </w:rPr>
        <w:t>E</w:t>
      </w:r>
      <w:r>
        <w:rPr>
          <w:rFonts w:ascii="Arial" w:hAnsi="Arial" w:cs="Arial"/>
          <w:color w:val="000000"/>
          <w:sz w:val="36"/>
          <w:szCs w:val="36"/>
          <w:lang w:bidi="hi-IN"/>
        </w:rPr>
        <w:t xml:space="preserve"> caq </w:t>
      </w:r>
    </w:p>
    <w:p w14:paraId="37FAE45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 vaqrmiN</w:t>
      </w:r>
      <w:r w:rsidR="00665208">
        <w:rPr>
          <w:rFonts w:ascii="Arial" w:hAnsi="Arial" w:cs="Arial"/>
          <w:color w:val="000000"/>
          <w:sz w:val="36"/>
          <w:szCs w:val="36"/>
          <w:lang w:bidi="hi-IN"/>
        </w:rPr>
        <w:t>E</w:t>
      </w:r>
      <w:r>
        <w:rPr>
          <w:rFonts w:ascii="Arial" w:hAnsi="Arial" w:cs="Arial"/>
          <w:color w:val="000000"/>
          <w:sz w:val="36"/>
          <w:szCs w:val="36"/>
          <w:lang w:bidi="hi-IN"/>
        </w:rPr>
        <w:t># ca varUqthin</w:t>
      </w:r>
      <w:r w:rsidR="00665208">
        <w:rPr>
          <w:rFonts w:ascii="Arial" w:hAnsi="Arial" w:cs="Arial"/>
          <w:color w:val="000000"/>
          <w:sz w:val="36"/>
          <w:szCs w:val="36"/>
          <w:lang w:bidi="hi-IN"/>
        </w:rPr>
        <w:t>E</w:t>
      </w:r>
      <w:r>
        <w:rPr>
          <w:rFonts w:ascii="Arial" w:hAnsi="Arial" w:cs="Arial"/>
          <w:color w:val="000000"/>
          <w:sz w:val="36"/>
          <w:szCs w:val="36"/>
          <w:lang w:bidi="hi-IN"/>
        </w:rPr>
        <w:t># caq nam</w:t>
      </w:r>
      <w:r w:rsidR="00665208">
        <w:rPr>
          <w:rFonts w:ascii="Arial" w:hAnsi="Arial" w:cs="Arial"/>
          <w:color w:val="000000"/>
          <w:sz w:val="36"/>
          <w:szCs w:val="36"/>
          <w:lang w:bidi="hi-IN"/>
        </w:rPr>
        <w:t>O</w:t>
      </w:r>
      <w:r>
        <w:rPr>
          <w:rFonts w:ascii="Arial" w:hAnsi="Arial" w:cs="Arial"/>
          <w:color w:val="000000"/>
          <w:sz w:val="36"/>
          <w:szCs w:val="36"/>
          <w:lang w:bidi="hi-IN"/>
        </w:rPr>
        <w:t># biqlmin</w:t>
      </w:r>
      <w:r w:rsidR="00665208">
        <w:rPr>
          <w:rFonts w:ascii="Arial" w:hAnsi="Arial" w:cs="Arial"/>
          <w:color w:val="000000"/>
          <w:sz w:val="36"/>
          <w:szCs w:val="36"/>
          <w:lang w:bidi="hi-IN"/>
        </w:rPr>
        <w:t>E</w:t>
      </w:r>
      <w:r>
        <w:rPr>
          <w:rFonts w:ascii="Arial" w:hAnsi="Arial" w:cs="Arial"/>
          <w:color w:val="000000"/>
          <w:sz w:val="36"/>
          <w:szCs w:val="36"/>
          <w:lang w:bidi="hi-IN"/>
        </w:rPr>
        <w:t># ca kavaqcin</w:t>
      </w:r>
      <w:r w:rsidR="00665208">
        <w:rPr>
          <w:rFonts w:ascii="Arial" w:hAnsi="Arial" w:cs="Arial"/>
          <w:color w:val="000000"/>
          <w:sz w:val="36"/>
          <w:szCs w:val="36"/>
          <w:lang w:bidi="hi-IN"/>
        </w:rPr>
        <w:t>E</w:t>
      </w:r>
      <w:r>
        <w:rPr>
          <w:rFonts w:ascii="Arial" w:hAnsi="Arial" w:cs="Arial"/>
          <w:color w:val="000000"/>
          <w:sz w:val="36"/>
          <w:szCs w:val="36"/>
          <w:lang w:bidi="hi-IN"/>
        </w:rPr>
        <w:t xml:space="preserve"># caq </w:t>
      </w:r>
    </w:p>
    <w:p w14:paraId="2F178F6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nama#H SruqtAya# ca Srutas</w:t>
      </w:r>
      <w:r w:rsidR="00665208">
        <w:rPr>
          <w:rFonts w:ascii="Arial" w:hAnsi="Arial" w:cs="Arial"/>
          <w:color w:val="000000"/>
          <w:sz w:val="36"/>
          <w:szCs w:val="36"/>
          <w:lang w:bidi="hi-IN"/>
        </w:rPr>
        <w:t>E</w:t>
      </w:r>
      <w:r>
        <w:rPr>
          <w:rFonts w:ascii="Arial" w:hAnsi="Arial" w:cs="Arial"/>
          <w:color w:val="000000"/>
          <w:sz w:val="36"/>
          <w:szCs w:val="36"/>
          <w:lang w:bidi="hi-IN"/>
        </w:rPr>
        <w:t>qnAya# ca || 6</w:t>
      </w:r>
    </w:p>
    <w:p w14:paraId="35E61D4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7FD9D48" w14:textId="77777777" w:rsidR="00D91D60" w:rsidRPr="005F1551" w:rsidRDefault="00D91D60" w:rsidP="00D91D60">
      <w:pPr>
        <w:autoSpaceDE w:val="0"/>
        <w:autoSpaceDN w:val="0"/>
        <w:adjustRightInd w:val="0"/>
        <w:spacing w:after="0" w:line="240" w:lineRule="auto"/>
        <w:rPr>
          <w:rFonts w:ascii="Arial" w:hAnsi="Arial" w:cs="Arial"/>
          <w:b/>
          <w:bCs/>
          <w:color w:val="000000"/>
          <w:sz w:val="36"/>
          <w:szCs w:val="36"/>
          <w:lang w:bidi="hi-IN"/>
        </w:rPr>
      </w:pPr>
      <w:r w:rsidRPr="005F1551">
        <w:rPr>
          <w:rFonts w:ascii="Arial" w:hAnsi="Arial" w:cs="Arial"/>
          <w:b/>
          <w:bCs/>
          <w:color w:val="000000"/>
          <w:sz w:val="36"/>
          <w:szCs w:val="36"/>
          <w:lang w:bidi="hi-IN"/>
        </w:rPr>
        <w:t>saptam</w:t>
      </w:r>
      <w:r w:rsidR="00665208" w:rsidRPr="005F1551">
        <w:rPr>
          <w:rFonts w:ascii="Arial" w:hAnsi="Arial" w:cs="Arial"/>
          <w:b/>
          <w:bCs/>
          <w:color w:val="000000"/>
          <w:sz w:val="36"/>
          <w:szCs w:val="36"/>
          <w:lang w:bidi="hi-IN"/>
        </w:rPr>
        <w:t>O</w:t>
      </w:r>
      <w:r w:rsidRPr="005F1551">
        <w:rPr>
          <w:rFonts w:ascii="Arial" w:hAnsi="Arial" w:cs="Arial"/>
          <w:b/>
          <w:bCs/>
          <w:color w:val="000000"/>
          <w:sz w:val="36"/>
          <w:szCs w:val="36"/>
          <w:lang w:bidi="hi-IN"/>
        </w:rPr>
        <w:t xml:space="preserve"> &amp;nuvAkaH</w:t>
      </w:r>
    </w:p>
    <w:p w14:paraId="3787BC5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 dunduqByA#ya cAhanaqnyA#ya caq nam</w:t>
      </w:r>
      <w:r w:rsidR="00665208">
        <w:rPr>
          <w:rFonts w:ascii="Arial" w:hAnsi="Arial" w:cs="Arial"/>
          <w:color w:val="000000"/>
          <w:sz w:val="36"/>
          <w:szCs w:val="36"/>
          <w:lang w:bidi="hi-IN"/>
        </w:rPr>
        <w:t>O</w:t>
      </w:r>
      <w:r>
        <w:rPr>
          <w:rFonts w:ascii="Arial" w:hAnsi="Arial" w:cs="Arial"/>
          <w:color w:val="000000"/>
          <w:sz w:val="36"/>
          <w:szCs w:val="36"/>
          <w:lang w:bidi="hi-IN"/>
        </w:rPr>
        <w:t># dhRuqShNav</w:t>
      </w:r>
      <w:r w:rsidR="00665208">
        <w:rPr>
          <w:rFonts w:ascii="Arial" w:hAnsi="Arial" w:cs="Arial"/>
          <w:color w:val="000000"/>
          <w:sz w:val="36"/>
          <w:szCs w:val="36"/>
          <w:lang w:bidi="hi-IN"/>
        </w:rPr>
        <w:t>E</w:t>
      </w:r>
      <w:r>
        <w:rPr>
          <w:rFonts w:ascii="Arial" w:hAnsi="Arial" w:cs="Arial"/>
          <w:color w:val="000000"/>
          <w:sz w:val="36"/>
          <w:szCs w:val="36"/>
          <w:lang w:bidi="hi-IN"/>
        </w:rPr>
        <w:t xml:space="preserve"># ca pramRuqSAya# caq </w:t>
      </w:r>
    </w:p>
    <w:p w14:paraId="6D51C9C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 dUqtAya# caq prahi#tAya caq nam</w:t>
      </w:r>
      <w:r w:rsidR="00665208">
        <w:rPr>
          <w:rFonts w:ascii="Arial" w:hAnsi="Arial" w:cs="Arial"/>
          <w:color w:val="000000"/>
          <w:sz w:val="36"/>
          <w:szCs w:val="36"/>
          <w:lang w:bidi="hi-IN"/>
        </w:rPr>
        <w:t>O</w:t>
      </w:r>
      <w:r>
        <w:rPr>
          <w:rFonts w:ascii="Arial" w:hAnsi="Arial" w:cs="Arial"/>
          <w:color w:val="000000"/>
          <w:sz w:val="36"/>
          <w:szCs w:val="36"/>
          <w:lang w:bidi="hi-IN"/>
        </w:rPr>
        <w:t># niShaq~ggiN</w:t>
      </w:r>
      <w:r w:rsidR="00665208">
        <w:rPr>
          <w:rFonts w:ascii="Arial" w:hAnsi="Arial" w:cs="Arial"/>
          <w:color w:val="000000"/>
          <w:sz w:val="36"/>
          <w:szCs w:val="36"/>
          <w:lang w:bidi="hi-IN"/>
        </w:rPr>
        <w:t>E</w:t>
      </w:r>
      <w:r>
        <w:rPr>
          <w:rFonts w:ascii="Arial" w:hAnsi="Arial" w:cs="Arial"/>
          <w:color w:val="000000"/>
          <w:sz w:val="36"/>
          <w:szCs w:val="36"/>
          <w:lang w:bidi="hi-IN"/>
        </w:rPr>
        <w:t># c</w:t>
      </w:r>
      <w:r w:rsidR="00665208">
        <w:rPr>
          <w:rFonts w:ascii="Arial" w:hAnsi="Arial" w:cs="Arial"/>
          <w:color w:val="000000"/>
          <w:sz w:val="36"/>
          <w:szCs w:val="36"/>
          <w:lang w:bidi="hi-IN"/>
        </w:rPr>
        <w:t>E</w:t>
      </w:r>
      <w:r>
        <w:rPr>
          <w:rFonts w:ascii="Arial" w:hAnsi="Arial" w:cs="Arial"/>
          <w:color w:val="000000"/>
          <w:sz w:val="36"/>
          <w:szCs w:val="36"/>
          <w:lang w:bidi="hi-IN"/>
        </w:rPr>
        <w:t>Shudhiqmat</w:t>
      </w:r>
      <w:r w:rsidR="00665208">
        <w:rPr>
          <w:rFonts w:ascii="Arial" w:hAnsi="Arial" w:cs="Arial"/>
          <w:color w:val="000000"/>
          <w:sz w:val="36"/>
          <w:szCs w:val="36"/>
          <w:lang w:bidi="hi-IN"/>
        </w:rPr>
        <w:t>E</w:t>
      </w:r>
      <w:r>
        <w:rPr>
          <w:rFonts w:ascii="Arial" w:hAnsi="Arial" w:cs="Arial"/>
          <w:color w:val="000000"/>
          <w:sz w:val="36"/>
          <w:szCs w:val="36"/>
          <w:lang w:bidi="hi-IN"/>
        </w:rPr>
        <w:t xml:space="preserve"># caq </w:t>
      </w:r>
    </w:p>
    <w:p w14:paraId="75B76FA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nama# stIqkShN</w:t>
      </w:r>
      <w:r w:rsidR="00665208">
        <w:rPr>
          <w:rFonts w:ascii="Arial" w:hAnsi="Arial" w:cs="Arial"/>
          <w:color w:val="000000"/>
          <w:sz w:val="36"/>
          <w:szCs w:val="36"/>
          <w:lang w:bidi="hi-IN"/>
        </w:rPr>
        <w:t>E</w:t>
      </w:r>
      <w:r>
        <w:rPr>
          <w:rFonts w:ascii="Arial" w:hAnsi="Arial" w:cs="Arial"/>
          <w:color w:val="000000"/>
          <w:sz w:val="36"/>
          <w:szCs w:val="36"/>
          <w:lang w:bidi="hi-IN"/>
        </w:rPr>
        <w:t>Sha#v</w:t>
      </w:r>
      <w:r w:rsidR="00665208">
        <w:rPr>
          <w:rFonts w:ascii="Arial" w:hAnsi="Arial" w:cs="Arial"/>
          <w:color w:val="000000"/>
          <w:sz w:val="36"/>
          <w:szCs w:val="36"/>
          <w:lang w:bidi="hi-IN"/>
        </w:rPr>
        <w:t>E</w:t>
      </w:r>
      <w:r>
        <w:rPr>
          <w:rFonts w:ascii="Arial" w:hAnsi="Arial" w:cs="Arial"/>
          <w:color w:val="000000"/>
          <w:sz w:val="36"/>
          <w:szCs w:val="36"/>
          <w:lang w:bidi="hi-IN"/>
        </w:rPr>
        <w:t xml:space="preserve"> cAyuqdhin</w:t>
      </w:r>
      <w:r w:rsidR="00665208">
        <w:rPr>
          <w:rFonts w:ascii="Arial" w:hAnsi="Arial" w:cs="Arial"/>
          <w:color w:val="000000"/>
          <w:sz w:val="36"/>
          <w:szCs w:val="36"/>
          <w:lang w:bidi="hi-IN"/>
        </w:rPr>
        <w:t>E</w:t>
      </w:r>
      <w:r>
        <w:rPr>
          <w:rFonts w:ascii="Arial" w:hAnsi="Arial" w:cs="Arial"/>
          <w:color w:val="000000"/>
          <w:sz w:val="36"/>
          <w:szCs w:val="36"/>
          <w:lang w:bidi="hi-IN"/>
        </w:rPr>
        <w:t># caq nama#H svAyuqdhAya# ca suqdhanva#n</w:t>
      </w:r>
      <w:r w:rsidR="00665208">
        <w:rPr>
          <w:rFonts w:ascii="Arial" w:hAnsi="Arial" w:cs="Arial"/>
          <w:color w:val="000000"/>
          <w:sz w:val="36"/>
          <w:szCs w:val="36"/>
          <w:lang w:bidi="hi-IN"/>
        </w:rPr>
        <w:t>E</w:t>
      </w:r>
      <w:r>
        <w:rPr>
          <w:rFonts w:ascii="Arial" w:hAnsi="Arial" w:cs="Arial"/>
          <w:color w:val="000000"/>
          <w:sz w:val="36"/>
          <w:szCs w:val="36"/>
          <w:lang w:bidi="hi-IN"/>
        </w:rPr>
        <w:t xml:space="preserve"> caq </w:t>
      </w:r>
    </w:p>
    <w:p w14:paraId="19440E4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 xml:space="preserve">namaqssrutyA#ya caq pathyA#ya caq nama#H kAqTyA#ya ca nIqpyA#ya caq </w:t>
      </w:r>
    </w:p>
    <w:p w14:paraId="62E55A5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namaqH sUdyA#ya ca saraqsyA#ya caq nam</w:t>
      </w:r>
      <w:r w:rsidR="00665208">
        <w:rPr>
          <w:rFonts w:ascii="Arial" w:hAnsi="Arial" w:cs="Arial"/>
          <w:color w:val="000000"/>
          <w:sz w:val="36"/>
          <w:szCs w:val="36"/>
          <w:lang w:bidi="hi-IN"/>
        </w:rPr>
        <w:t>O</w:t>
      </w:r>
      <w:r>
        <w:rPr>
          <w:rFonts w:ascii="Arial" w:hAnsi="Arial" w:cs="Arial"/>
          <w:color w:val="000000"/>
          <w:sz w:val="36"/>
          <w:szCs w:val="36"/>
          <w:lang w:bidi="hi-IN"/>
        </w:rPr>
        <w:t xml:space="preserve"># nAqdyAya# ca vaiSaqntAya# caq </w:t>
      </w:r>
    </w:p>
    <w:p w14:paraId="13C7A88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namaqH kUpyA#ya cAvaqTyA#ya caq nam</w:t>
      </w:r>
      <w:r w:rsidR="00665208">
        <w:rPr>
          <w:rFonts w:ascii="Arial" w:hAnsi="Arial" w:cs="Arial"/>
          <w:color w:val="000000"/>
          <w:sz w:val="36"/>
          <w:szCs w:val="36"/>
          <w:lang w:bidi="hi-IN"/>
        </w:rPr>
        <w:t>O</w:t>
      </w:r>
      <w:r>
        <w:rPr>
          <w:rFonts w:ascii="Arial" w:hAnsi="Arial" w:cs="Arial"/>
          <w:color w:val="000000"/>
          <w:sz w:val="36"/>
          <w:szCs w:val="36"/>
          <w:lang w:bidi="hi-IN"/>
        </w:rPr>
        <w:t xml:space="preserve">q varShyA#ya cAvaqrShyAya# caq </w:t>
      </w:r>
    </w:p>
    <w:p w14:paraId="6D9A071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90F878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 m</w:t>
      </w:r>
      <w:r w:rsidR="00665208">
        <w:rPr>
          <w:rFonts w:ascii="Arial" w:hAnsi="Arial" w:cs="Arial"/>
          <w:color w:val="000000"/>
          <w:sz w:val="36"/>
          <w:szCs w:val="36"/>
          <w:lang w:bidi="hi-IN"/>
        </w:rPr>
        <w:t>E</w:t>
      </w:r>
      <w:r>
        <w:rPr>
          <w:rFonts w:ascii="Arial" w:hAnsi="Arial" w:cs="Arial"/>
          <w:color w:val="000000"/>
          <w:sz w:val="36"/>
          <w:szCs w:val="36"/>
          <w:lang w:bidi="hi-IN"/>
        </w:rPr>
        <w:t xml:space="preserve">qGyA#ya ca vidyuqtyA#ya caq nama# IqdhriyA#ya cAtaqpyA#ya caq </w:t>
      </w:r>
    </w:p>
    <w:p w14:paraId="73CE1A8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q vAtyA#ya caq r</w:t>
      </w:r>
      <w:r w:rsidR="00665208">
        <w:rPr>
          <w:rFonts w:ascii="Arial" w:hAnsi="Arial" w:cs="Arial"/>
          <w:color w:val="000000"/>
          <w:sz w:val="36"/>
          <w:szCs w:val="36"/>
          <w:lang w:bidi="hi-IN"/>
        </w:rPr>
        <w:t>E</w:t>
      </w:r>
      <w:r>
        <w:rPr>
          <w:rFonts w:ascii="Arial" w:hAnsi="Arial" w:cs="Arial"/>
          <w:color w:val="000000"/>
          <w:sz w:val="36"/>
          <w:szCs w:val="36"/>
          <w:lang w:bidi="hi-IN"/>
        </w:rPr>
        <w:t>Shmi#yAya caq nam</w:t>
      </w:r>
      <w:r w:rsidR="00665208">
        <w:rPr>
          <w:rFonts w:ascii="Arial" w:hAnsi="Arial" w:cs="Arial"/>
          <w:color w:val="000000"/>
          <w:sz w:val="36"/>
          <w:szCs w:val="36"/>
          <w:lang w:bidi="hi-IN"/>
        </w:rPr>
        <w:t>O</w:t>
      </w:r>
      <w:r>
        <w:rPr>
          <w:rFonts w:ascii="Arial" w:hAnsi="Arial" w:cs="Arial"/>
          <w:color w:val="000000"/>
          <w:sz w:val="36"/>
          <w:szCs w:val="36"/>
          <w:lang w:bidi="hi-IN"/>
        </w:rPr>
        <w:t xml:space="preserve"># vAstaqvyA#ya ca vAstuqpAya# ca || 7 </w:t>
      </w:r>
    </w:p>
    <w:p w14:paraId="44DCB5D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239ACD6" w14:textId="77777777" w:rsidR="00D91D60" w:rsidRPr="005F1551" w:rsidRDefault="00D91D60" w:rsidP="00D91D60">
      <w:pPr>
        <w:autoSpaceDE w:val="0"/>
        <w:autoSpaceDN w:val="0"/>
        <w:adjustRightInd w:val="0"/>
        <w:spacing w:after="0" w:line="240" w:lineRule="auto"/>
        <w:rPr>
          <w:rFonts w:ascii="Arial" w:hAnsi="Arial" w:cs="Arial"/>
          <w:b/>
          <w:bCs/>
          <w:color w:val="000000"/>
          <w:sz w:val="36"/>
          <w:szCs w:val="36"/>
          <w:lang w:bidi="hi-IN"/>
        </w:rPr>
      </w:pPr>
      <w:r w:rsidRPr="005F1551">
        <w:rPr>
          <w:rFonts w:ascii="Arial" w:hAnsi="Arial" w:cs="Arial"/>
          <w:b/>
          <w:bCs/>
          <w:color w:val="000000"/>
          <w:sz w:val="36"/>
          <w:szCs w:val="36"/>
          <w:lang w:bidi="hi-IN"/>
        </w:rPr>
        <w:t>aShTam</w:t>
      </w:r>
      <w:r w:rsidR="00665208" w:rsidRPr="005F1551">
        <w:rPr>
          <w:rFonts w:ascii="Arial" w:hAnsi="Arial" w:cs="Arial"/>
          <w:b/>
          <w:bCs/>
          <w:color w:val="000000"/>
          <w:sz w:val="36"/>
          <w:szCs w:val="36"/>
          <w:lang w:bidi="hi-IN"/>
        </w:rPr>
        <w:t>O</w:t>
      </w:r>
      <w:r w:rsidRPr="005F1551">
        <w:rPr>
          <w:rFonts w:ascii="Arial" w:hAnsi="Arial" w:cs="Arial"/>
          <w:b/>
          <w:bCs/>
          <w:color w:val="000000"/>
          <w:sz w:val="36"/>
          <w:szCs w:val="36"/>
          <w:lang w:bidi="hi-IN"/>
        </w:rPr>
        <w:t xml:space="preserve"> &amp;nuvAkaH</w:t>
      </w:r>
    </w:p>
    <w:p w14:paraId="59A8678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namaqH s</w:t>
      </w:r>
      <w:r w:rsidR="00665208">
        <w:rPr>
          <w:rFonts w:ascii="Arial" w:hAnsi="Arial" w:cs="Arial"/>
          <w:color w:val="000000"/>
          <w:sz w:val="36"/>
          <w:szCs w:val="36"/>
          <w:lang w:bidi="hi-IN"/>
        </w:rPr>
        <w:t>O</w:t>
      </w:r>
      <w:r>
        <w:rPr>
          <w:rFonts w:ascii="Arial" w:hAnsi="Arial" w:cs="Arial"/>
          <w:color w:val="000000"/>
          <w:sz w:val="36"/>
          <w:szCs w:val="36"/>
          <w:lang w:bidi="hi-IN"/>
        </w:rPr>
        <w:t xml:space="preserve">mA#ya ca ruqdrAya# caq nama#stAqmrAya# cAruqNAya# caq </w:t>
      </w:r>
    </w:p>
    <w:p w14:paraId="2C97B0E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nama#SSaq~ggAya# ca paSuqpata#y</w:t>
      </w:r>
      <w:r w:rsidR="00665208">
        <w:rPr>
          <w:rFonts w:ascii="Arial" w:hAnsi="Arial" w:cs="Arial"/>
          <w:color w:val="000000"/>
          <w:sz w:val="36"/>
          <w:szCs w:val="36"/>
          <w:lang w:bidi="hi-IN"/>
        </w:rPr>
        <w:t>E</w:t>
      </w:r>
      <w:r>
        <w:rPr>
          <w:rFonts w:ascii="Arial" w:hAnsi="Arial" w:cs="Arial"/>
          <w:color w:val="000000"/>
          <w:sz w:val="36"/>
          <w:szCs w:val="36"/>
          <w:lang w:bidi="hi-IN"/>
        </w:rPr>
        <w:t xml:space="preserve"> caq nama# uqgrAya# ca BIqmAya# caq </w:t>
      </w:r>
    </w:p>
    <w:p w14:paraId="526B77F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 agr</w:t>
      </w:r>
      <w:r w:rsidR="00665208">
        <w:rPr>
          <w:rFonts w:ascii="Arial" w:hAnsi="Arial" w:cs="Arial"/>
          <w:color w:val="000000"/>
          <w:sz w:val="36"/>
          <w:szCs w:val="36"/>
          <w:lang w:bidi="hi-IN"/>
        </w:rPr>
        <w:t>E</w:t>
      </w:r>
      <w:r>
        <w:rPr>
          <w:rFonts w:ascii="Arial" w:hAnsi="Arial" w:cs="Arial"/>
          <w:color w:val="000000"/>
          <w:sz w:val="36"/>
          <w:szCs w:val="36"/>
          <w:lang w:bidi="hi-IN"/>
        </w:rPr>
        <w:t>vaqdhAya# ca dUr</w:t>
      </w:r>
      <w:r w:rsidR="00665208">
        <w:rPr>
          <w:rFonts w:ascii="Arial" w:hAnsi="Arial" w:cs="Arial"/>
          <w:color w:val="000000"/>
          <w:sz w:val="36"/>
          <w:szCs w:val="36"/>
          <w:lang w:bidi="hi-IN"/>
        </w:rPr>
        <w:t>E</w:t>
      </w:r>
      <w:r>
        <w:rPr>
          <w:rFonts w:ascii="Arial" w:hAnsi="Arial" w:cs="Arial"/>
          <w:color w:val="000000"/>
          <w:sz w:val="36"/>
          <w:szCs w:val="36"/>
          <w:lang w:bidi="hi-IN"/>
        </w:rPr>
        <w:t>vaqdhAya# caq nam</w:t>
      </w:r>
      <w:r w:rsidR="00665208">
        <w:rPr>
          <w:rFonts w:ascii="Arial" w:hAnsi="Arial" w:cs="Arial"/>
          <w:color w:val="000000"/>
          <w:sz w:val="36"/>
          <w:szCs w:val="36"/>
          <w:lang w:bidi="hi-IN"/>
        </w:rPr>
        <w:t>O</w:t>
      </w:r>
      <w:r>
        <w:rPr>
          <w:rFonts w:ascii="Arial" w:hAnsi="Arial" w:cs="Arial"/>
          <w:color w:val="000000"/>
          <w:sz w:val="36"/>
          <w:szCs w:val="36"/>
          <w:lang w:bidi="hi-IN"/>
        </w:rPr>
        <w:t># haqntr</w:t>
      </w:r>
      <w:r w:rsidR="00665208">
        <w:rPr>
          <w:rFonts w:ascii="Arial" w:hAnsi="Arial" w:cs="Arial"/>
          <w:color w:val="000000"/>
          <w:sz w:val="36"/>
          <w:szCs w:val="36"/>
          <w:lang w:bidi="hi-IN"/>
        </w:rPr>
        <w:t>E</w:t>
      </w:r>
      <w:r>
        <w:rPr>
          <w:rFonts w:ascii="Arial" w:hAnsi="Arial" w:cs="Arial"/>
          <w:color w:val="000000"/>
          <w:sz w:val="36"/>
          <w:szCs w:val="36"/>
          <w:lang w:bidi="hi-IN"/>
        </w:rPr>
        <w:t xml:space="preserve"> caq hanI#yas</w:t>
      </w:r>
      <w:r w:rsidR="00665208">
        <w:rPr>
          <w:rFonts w:ascii="Arial" w:hAnsi="Arial" w:cs="Arial"/>
          <w:color w:val="000000"/>
          <w:sz w:val="36"/>
          <w:szCs w:val="36"/>
          <w:lang w:bidi="hi-IN"/>
        </w:rPr>
        <w:t>E</w:t>
      </w:r>
      <w:r>
        <w:rPr>
          <w:rFonts w:ascii="Arial" w:hAnsi="Arial" w:cs="Arial"/>
          <w:color w:val="000000"/>
          <w:sz w:val="36"/>
          <w:szCs w:val="36"/>
          <w:lang w:bidi="hi-IN"/>
        </w:rPr>
        <w:t xml:space="preserve"> caq </w:t>
      </w:r>
    </w:p>
    <w:p w14:paraId="7FE6594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 vRuqkSh</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 hari#k</w:t>
      </w:r>
      <w:r w:rsidR="00665208">
        <w:rPr>
          <w:rFonts w:ascii="Arial" w:hAnsi="Arial" w:cs="Arial"/>
          <w:color w:val="000000"/>
          <w:sz w:val="36"/>
          <w:szCs w:val="36"/>
          <w:lang w:bidi="hi-IN"/>
        </w:rPr>
        <w:t>E</w:t>
      </w:r>
      <w:r>
        <w:rPr>
          <w:rFonts w:ascii="Arial" w:hAnsi="Arial" w:cs="Arial"/>
          <w:color w:val="000000"/>
          <w:sz w:val="36"/>
          <w:szCs w:val="36"/>
          <w:lang w:bidi="hi-IN"/>
        </w:rPr>
        <w:t>S</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 xml:space="preserve">q </w:t>
      </w:r>
    </w:p>
    <w:p w14:paraId="42FCFAF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nama#stAqrAyaq </w:t>
      </w:r>
    </w:p>
    <w:p w14:paraId="7E35033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nama#SSaqBaMv</w:t>
      </w:r>
      <w:r w:rsidR="00665208">
        <w:rPr>
          <w:rFonts w:ascii="Arial" w:hAnsi="Arial" w:cs="Arial"/>
          <w:color w:val="000000"/>
          <w:sz w:val="36"/>
          <w:szCs w:val="36"/>
          <w:lang w:bidi="hi-IN"/>
        </w:rPr>
        <w:t>E</w:t>
      </w:r>
      <w:r>
        <w:rPr>
          <w:rFonts w:ascii="Arial" w:hAnsi="Arial" w:cs="Arial"/>
          <w:color w:val="000000"/>
          <w:sz w:val="36"/>
          <w:szCs w:val="36"/>
          <w:lang w:bidi="hi-IN"/>
        </w:rPr>
        <w:t># ca may</w:t>
      </w:r>
      <w:r w:rsidR="00665208">
        <w:rPr>
          <w:rFonts w:ascii="Arial" w:hAnsi="Arial" w:cs="Arial"/>
          <w:color w:val="000000"/>
          <w:sz w:val="36"/>
          <w:szCs w:val="36"/>
          <w:lang w:bidi="hi-IN"/>
        </w:rPr>
        <w:t>O</w:t>
      </w:r>
      <w:r>
        <w:rPr>
          <w:rFonts w:ascii="Arial" w:hAnsi="Arial" w:cs="Arial"/>
          <w:color w:val="000000"/>
          <w:sz w:val="36"/>
          <w:szCs w:val="36"/>
          <w:lang w:bidi="hi-IN"/>
        </w:rPr>
        <w:t>qBav</w:t>
      </w:r>
      <w:r w:rsidR="00665208">
        <w:rPr>
          <w:rFonts w:ascii="Arial" w:hAnsi="Arial" w:cs="Arial"/>
          <w:color w:val="000000"/>
          <w:sz w:val="36"/>
          <w:szCs w:val="36"/>
          <w:lang w:bidi="hi-IN"/>
        </w:rPr>
        <w:t>E</w:t>
      </w:r>
      <w:r>
        <w:rPr>
          <w:rFonts w:ascii="Arial" w:hAnsi="Arial" w:cs="Arial"/>
          <w:color w:val="000000"/>
          <w:sz w:val="36"/>
          <w:szCs w:val="36"/>
          <w:lang w:bidi="hi-IN"/>
        </w:rPr>
        <w:t xml:space="preserve"># caq nama#SSa~gkaqrAya# ca mayaskaqrAya# caq </w:t>
      </w:r>
    </w:p>
    <w:p w14:paraId="52C8356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nama#SSiqvAya# ca Siqvata#rAya caq namaqstIrthyA#ya caq kUlyA#ya caq </w:t>
      </w:r>
    </w:p>
    <w:p w14:paraId="65B4CEA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nama#H pAqryA#ya cAvAqryA#ya caq nama#H praqtara#NAya c</w:t>
      </w:r>
      <w:r w:rsidR="00665208">
        <w:rPr>
          <w:rFonts w:ascii="Arial" w:hAnsi="Arial" w:cs="Arial"/>
          <w:color w:val="000000"/>
          <w:sz w:val="36"/>
          <w:szCs w:val="36"/>
          <w:lang w:bidi="hi-IN"/>
        </w:rPr>
        <w:t>O</w:t>
      </w:r>
      <w:r>
        <w:rPr>
          <w:rFonts w:ascii="Arial" w:hAnsi="Arial" w:cs="Arial"/>
          <w:color w:val="000000"/>
          <w:sz w:val="36"/>
          <w:szCs w:val="36"/>
          <w:lang w:bidi="hi-IN"/>
        </w:rPr>
        <w:t xml:space="preserve">qttara#NAya caq </w:t>
      </w:r>
    </w:p>
    <w:p w14:paraId="64681B7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nama# AtAqryA#ya cAlAqdyA#ya caq namaqSSaShpyA#ya caq P</w:t>
      </w:r>
      <w:r w:rsidR="00665208">
        <w:rPr>
          <w:rFonts w:ascii="Arial" w:hAnsi="Arial" w:cs="Arial"/>
          <w:color w:val="000000"/>
          <w:sz w:val="36"/>
          <w:szCs w:val="36"/>
          <w:lang w:bidi="hi-IN"/>
        </w:rPr>
        <w:t>E</w:t>
      </w:r>
      <w:r>
        <w:rPr>
          <w:rFonts w:ascii="Arial" w:hAnsi="Arial" w:cs="Arial"/>
          <w:color w:val="000000"/>
          <w:sz w:val="36"/>
          <w:szCs w:val="36"/>
          <w:lang w:bidi="hi-IN"/>
        </w:rPr>
        <w:t xml:space="preserve">nyA#ya caq </w:t>
      </w:r>
    </w:p>
    <w:p w14:paraId="08F3167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nama#H sikaqtyA#ya ca pravAqhyA#ya ca || 8 </w:t>
      </w:r>
    </w:p>
    <w:p w14:paraId="70B2032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830289D" w14:textId="77777777" w:rsidR="00D91D60" w:rsidRPr="005F1551" w:rsidRDefault="00D91D60" w:rsidP="00D91D60">
      <w:pPr>
        <w:autoSpaceDE w:val="0"/>
        <w:autoSpaceDN w:val="0"/>
        <w:adjustRightInd w:val="0"/>
        <w:spacing w:after="0" w:line="240" w:lineRule="auto"/>
        <w:rPr>
          <w:rFonts w:ascii="Arial" w:hAnsi="Arial" w:cs="Arial"/>
          <w:b/>
          <w:bCs/>
          <w:color w:val="000000"/>
          <w:sz w:val="36"/>
          <w:szCs w:val="36"/>
          <w:lang w:bidi="hi-IN"/>
        </w:rPr>
      </w:pPr>
      <w:r w:rsidRPr="005F1551">
        <w:rPr>
          <w:rFonts w:ascii="Arial" w:hAnsi="Arial" w:cs="Arial"/>
          <w:b/>
          <w:bCs/>
          <w:color w:val="000000"/>
          <w:sz w:val="36"/>
          <w:szCs w:val="36"/>
          <w:lang w:bidi="hi-IN"/>
        </w:rPr>
        <w:lastRenderedPageBreak/>
        <w:t>navam</w:t>
      </w:r>
      <w:r w:rsidR="00665208" w:rsidRPr="005F1551">
        <w:rPr>
          <w:rFonts w:ascii="Arial" w:hAnsi="Arial" w:cs="Arial"/>
          <w:b/>
          <w:bCs/>
          <w:color w:val="000000"/>
          <w:sz w:val="36"/>
          <w:szCs w:val="36"/>
          <w:lang w:bidi="hi-IN"/>
        </w:rPr>
        <w:t>O</w:t>
      </w:r>
      <w:r w:rsidRPr="005F1551">
        <w:rPr>
          <w:rFonts w:ascii="Arial" w:hAnsi="Arial" w:cs="Arial"/>
          <w:b/>
          <w:bCs/>
          <w:color w:val="000000"/>
          <w:sz w:val="36"/>
          <w:szCs w:val="36"/>
          <w:lang w:bidi="hi-IN"/>
        </w:rPr>
        <w:t xml:space="preserve"> &amp;nuvAkaH</w:t>
      </w:r>
    </w:p>
    <w:p w14:paraId="6A92FE7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nama# iriqNyA#ya ca prapaqthyA#ya caq nama#H ki(gm)SiqlAya# caq kShaya#NAya caq </w:t>
      </w:r>
    </w:p>
    <w:p w14:paraId="243885E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nama#H kapaqrdin</w:t>
      </w:r>
      <w:r w:rsidR="00665208">
        <w:rPr>
          <w:rFonts w:ascii="Arial" w:hAnsi="Arial" w:cs="Arial"/>
          <w:color w:val="000000"/>
          <w:sz w:val="36"/>
          <w:szCs w:val="36"/>
          <w:lang w:bidi="hi-IN"/>
        </w:rPr>
        <w:t>E</w:t>
      </w:r>
      <w:r>
        <w:rPr>
          <w:rFonts w:ascii="Arial" w:hAnsi="Arial" w:cs="Arial"/>
          <w:color w:val="000000"/>
          <w:sz w:val="36"/>
          <w:szCs w:val="36"/>
          <w:lang w:bidi="hi-IN"/>
        </w:rPr>
        <w:t># ca pulaqstay</w:t>
      </w:r>
      <w:r w:rsidR="00665208">
        <w:rPr>
          <w:rFonts w:ascii="Arial" w:hAnsi="Arial" w:cs="Arial"/>
          <w:color w:val="000000"/>
          <w:sz w:val="36"/>
          <w:szCs w:val="36"/>
          <w:lang w:bidi="hi-IN"/>
        </w:rPr>
        <w:t>E</w:t>
      </w:r>
      <w:r>
        <w:rPr>
          <w:rFonts w:ascii="Arial" w:hAnsi="Arial" w:cs="Arial"/>
          <w:color w:val="000000"/>
          <w:sz w:val="36"/>
          <w:szCs w:val="36"/>
          <w:lang w:bidi="hi-IN"/>
        </w:rPr>
        <w:t># caq nam</w:t>
      </w:r>
      <w:r w:rsidR="00665208">
        <w:rPr>
          <w:rFonts w:ascii="Arial" w:hAnsi="Arial" w:cs="Arial"/>
          <w:color w:val="000000"/>
          <w:sz w:val="36"/>
          <w:szCs w:val="36"/>
          <w:lang w:bidi="hi-IN"/>
        </w:rPr>
        <w:t>O</w:t>
      </w:r>
      <w:r>
        <w:rPr>
          <w:rFonts w:ascii="Arial" w:hAnsi="Arial" w:cs="Arial"/>
          <w:color w:val="000000"/>
          <w:sz w:val="36"/>
          <w:szCs w:val="36"/>
          <w:lang w:bidi="hi-IN"/>
        </w:rPr>
        <w:t>q g</w:t>
      </w:r>
      <w:r w:rsidR="00665208">
        <w:rPr>
          <w:rFonts w:ascii="Arial" w:hAnsi="Arial" w:cs="Arial"/>
          <w:color w:val="000000"/>
          <w:sz w:val="36"/>
          <w:szCs w:val="36"/>
          <w:lang w:bidi="hi-IN"/>
        </w:rPr>
        <w:t>O</w:t>
      </w:r>
      <w:r>
        <w:rPr>
          <w:rFonts w:ascii="Arial" w:hAnsi="Arial" w:cs="Arial"/>
          <w:color w:val="000000"/>
          <w:sz w:val="36"/>
          <w:szCs w:val="36"/>
          <w:lang w:bidi="hi-IN"/>
        </w:rPr>
        <w:t xml:space="preserve">ShThyA#ya caq gRuhyA#ya caq </w:t>
      </w:r>
    </w:p>
    <w:p w14:paraId="2774C52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namaq-stalpyA#ya caq g</w:t>
      </w:r>
      <w:r w:rsidR="00665208">
        <w:rPr>
          <w:rFonts w:ascii="Arial" w:hAnsi="Arial" w:cs="Arial"/>
          <w:color w:val="000000"/>
          <w:sz w:val="36"/>
          <w:szCs w:val="36"/>
          <w:lang w:bidi="hi-IN"/>
        </w:rPr>
        <w:t>E</w:t>
      </w:r>
      <w:r>
        <w:rPr>
          <w:rFonts w:ascii="Arial" w:hAnsi="Arial" w:cs="Arial"/>
          <w:color w:val="000000"/>
          <w:sz w:val="36"/>
          <w:szCs w:val="36"/>
          <w:lang w:bidi="hi-IN"/>
        </w:rPr>
        <w:t>hyA#ya caq nama#H kAqTyA#ya ca gahvar</w:t>
      </w:r>
      <w:r w:rsidR="00665208">
        <w:rPr>
          <w:rFonts w:ascii="Arial" w:hAnsi="Arial" w:cs="Arial"/>
          <w:color w:val="000000"/>
          <w:sz w:val="36"/>
          <w:szCs w:val="36"/>
          <w:lang w:bidi="hi-IN"/>
        </w:rPr>
        <w:t>E</w:t>
      </w:r>
      <w:r>
        <w:rPr>
          <w:rFonts w:ascii="Arial" w:hAnsi="Arial" w:cs="Arial"/>
          <w:color w:val="000000"/>
          <w:sz w:val="36"/>
          <w:szCs w:val="36"/>
          <w:lang w:bidi="hi-IN"/>
        </w:rPr>
        <w:t>qShThAya# caq</w:t>
      </w:r>
    </w:p>
    <w:p w14:paraId="45BB6C4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 hradaqyyA#ya ca niv</w:t>
      </w:r>
      <w:r w:rsidR="00665208">
        <w:rPr>
          <w:rFonts w:ascii="Arial" w:hAnsi="Arial" w:cs="Arial"/>
          <w:color w:val="000000"/>
          <w:sz w:val="36"/>
          <w:szCs w:val="36"/>
          <w:lang w:bidi="hi-IN"/>
        </w:rPr>
        <w:t>E</w:t>
      </w:r>
      <w:r>
        <w:rPr>
          <w:rFonts w:ascii="Arial" w:hAnsi="Arial" w:cs="Arial"/>
          <w:color w:val="000000"/>
          <w:sz w:val="36"/>
          <w:szCs w:val="36"/>
          <w:lang w:bidi="hi-IN"/>
        </w:rPr>
        <w:t xml:space="preserve">qShpyA#ya caq nama#H pA(gm)saqvyA#ya ca rajaqsyA#ya caq </w:t>
      </w:r>
    </w:p>
    <w:p w14:paraId="4235280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namaqH SuShkyA#ya ca hariqtyA#ya caq nam</w:t>
      </w:r>
      <w:r w:rsidR="00665208">
        <w:rPr>
          <w:rFonts w:ascii="Arial" w:hAnsi="Arial" w:cs="Arial"/>
          <w:color w:val="000000"/>
          <w:sz w:val="36"/>
          <w:szCs w:val="36"/>
          <w:lang w:bidi="hi-IN"/>
        </w:rPr>
        <w:t>O</w:t>
      </w:r>
      <w:r>
        <w:rPr>
          <w:rFonts w:ascii="Arial" w:hAnsi="Arial" w:cs="Arial"/>
          <w:color w:val="000000"/>
          <w:sz w:val="36"/>
          <w:szCs w:val="36"/>
          <w:lang w:bidi="hi-IN"/>
        </w:rPr>
        <w:t>q l</w:t>
      </w:r>
      <w:r w:rsidR="00665208">
        <w:rPr>
          <w:rFonts w:ascii="Arial" w:hAnsi="Arial" w:cs="Arial"/>
          <w:color w:val="000000"/>
          <w:sz w:val="36"/>
          <w:szCs w:val="36"/>
          <w:lang w:bidi="hi-IN"/>
        </w:rPr>
        <w:t>O</w:t>
      </w:r>
      <w:r>
        <w:rPr>
          <w:rFonts w:ascii="Arial" w:hAnsi="Arial" w:cs="Arial"/>
          <w:color w:val="000000"/>
          <w:sz w:val="36"/>
          <w:szCs w:val="36"/>
          <w:lang w:bidi="hi-IN"/>
        </w:rPr>
        <w:t>pyA#ya c</w:t>
      </w:r>
      <w:r w:rsidR="00665208">
        <w:rPr>
          <w:rFonts w:ascii="Arial" w:hAnsi="Arial" w:cs="Arial"/>
          <w:color w:val="000000"/>
          <w:sz w:val="36"/>
          <w:szCs w:val="36"/>
          <w:lang w:bidi="hi-IN"/>
        </w:rPr>
        <w:t>O</w:t>
      </w:r>
      <w:r>
        <w:rPr>
          <w:rFonts w:ascii="Arial" w:hAnsi="Arial" w:cs="Arial"/>
          <w:color w:val="000000"/>
          <w:sz w:val="36"/>
          <w:szCs w:val="36"/>
          <w:lang w:bidi="hi-IN"/>
        </w:rPr>
        <w:t xml:space="preserve">laqpyA#ya caq </w:t>
      </w:r>
    </w:p>
    <w:p w14:paraId="0C4E28C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nama# UqrvyA#ya ca sUqrmyA#ya caq nama#H paqrNyA#ya ca parNaSaqdyA#ya caq </w:t>
      </w:r>
    </w:p>
    <w:p w14:paraId="2D80358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#&amp;paguqramA#NAya cABiGnaqt</w:t>
      </w:r>
      <w:r w:rsidR="00665208">
        <w:rPr>
          <w:rFonts w:ascii="Arial" w:hAnsi="Arial" w:cs="Arial"/>
          <w:color w:val="000000"/>
          <w:sz w:val="36"/>
          <w:szCs w:val="36"/>
          <w:lang w:bidi="hi-IN"/>
        </w:rPr>
        <w:t>E</w:t>
      </w:r>
      <w:r>
        <w:rPr>
          <w:rFonts w:ascii="Arial" w:hAnsi="Arial" w:cs="Arial"/>
          <w:color w:val="000000"/>
          <w:sz w:val="36"/>
          <w:szCs w:val="36"/>
          <w:lang w:bidi="hi-IN"/>
        </w:rPr>
        <w:t xml:space="preserve"> caq nama# AkKidaqt</w:t>
      </w:r>
      <w:r w:rsidR="00665208">
        <w:rPr>
          <w:rFonts w:ascii="Arial" w:hAnsi="Arial" w:cs="Arial"/>
          <w:color w:val="000000"/>
          <w:sz w:val="36"/>
          <w:szCs w:val="36"/>
          <w:lang w:bidi="hi-IN"/>
        </w:rPr>
        <w:t>E</w:t>
      </w:r>
      <w:r>
        <w:rPr>
          <w:rFonts w:ascii="Arial" w:hAnsi="Arial" w:cs="Arial"/>
          <w:color w:val="000000"/>
          <w:sz w:val="36"/>
          <w:szCs w:val="36"/>
          <w:lang w:bidi="hi-IN"/>
        </w:rPr>
        <w:t xml:space="preserve"> ca# prakKidaqt</w:t>
      </w:r>
      <w:r w:rsidR="00665208">
        <w:rPr>
          <w:rFonts w:ascii="Arial" w:hAnsi="Arial" w:cs="Arial"/>
          <w:color w:val="000000"/>
          <w:sz w:val="36"/>
          <w:szCs w:val="36"/>
          <w:lang w:bidi="hi-IN"/>
        </w:rPr>
        <w:t>E</w:t>
      </w:r>
      <w:r>
        <w:rPr>
          <w:rFonts w:ascii="Arial" w:hAnsi="Arial" w:cs="Arial"/>
          <w:color w:val="000000"/>
          <w:sz w:val="36"/>
          <w:szCs w:val="36"/>
          <w:lang w:bidi="hi-IN"/>
        </w:rPr>
        <w:t xml:space="preserve"> caq </w:t>
      </w:r>
    </w:p>
    <w:p w14:paraId="2A91B1C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 vaH kiriqk</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 d</w:t>
      </w:r>
      <w:r w:rsidR="00665208">
        <w:rPr>
          <w:rFonts w:ascii="Arial" w:hAnsi="Arial" w:cs="Arial"/>
          <w:color w:val="000000"/>
          <w:sz w:val="36"/>
          <w:szCs w:val="36"/>
          <w:lang w:bidi="hi-IN"/>
        </w:rPr>
        <w:t>E</w:t>
      </w:r>
      <w:r>
        <w:rPr>
          <w:rFonts w:ascii="Arial" w:hAnsi="Arial" w:cs="Arial"/>
          <w:color w:val="000000"/>
          <w:sz w:val="36"/>
          <w:szCs w:val="36"/>
          <w:lang w:bidi="hi-IN"/>
        </w:rPr>
        <w:t>qvAnAq(gm)q hRuda#y</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 nam</w:t>
      </w:r>
      <w:r w:rsidR="00665208">
        <w:rPr>
          <w:rFonts w:ascii="Arial" w:hAnsi="Arial" w:cs="Arial"/>
          <w:color w:val="000000"/>
          <w:sz w:val="36"/>
          <w:szCs w:val="36"/>
          <w:lang w:bidi="hi-IN"/>
        </w:rPr>
        <w:t>O</w:t>
      </w:r>
      <w:r>
        <w:rPr>
          <w:rFonts w:ascii="Arial" w:hAnsi="Arial" w:cs="Arial"/>
          <w:color w:val="000000"/>
          <w:sz w:val="36"/>
          <w:szCs w:val="36"/>
          <w:lang w:bidi="hi-IN"/>
        </w:rPr>
        <w:t># vikShINaqk</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 xml:space="preserve">q </w:t>
      </w:r>
    </w:p>
    <w:p w14:paraId="325E6C0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 vicinvaqtk</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 nama# Anirhaqt</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 nama# AmIvaqtk</w:t>
      </w:r>
      <w:r w:rsidR="00665208">
        <w:rPr>
          <w:rFonts w:ascii="Arial" w:hAnsi="Arial" w:cs="Arial"/>
          <w:color w:val="000000"/>
          <w:sz w:val="36"/>
          <w:szCs w:val="36"/>
          <w:lang w:bidi="hi-IN"/>
        </w:rPr>
        <w:t>E</w:t>
      </w:r>
      <w:r>
        <w:rPr>
          <w:rFonts w:ascii="Arial" w:hAnsi="Arial" w:cs="Arial"/>
          <w:color w:val="000000"/>
          <w:sz w:val="36"/>
          <w:szCs w:val="36"/>
          <w:lang w:bidi="hi-IN"/>
        </w:rPr>
        <w:t xml:space="preserve">Bya#H || 9 </w:t>
      </w:r>
    </w:p>
    <w:p w14:paraId="6B61F8C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8915CF5" w14:textId="77777777" w:rsidR="00D91D60" w:rsidRPr="005F1551" w:rsidRDefault="00D91D60" w:rsidP="00D91D60">
      <w:pPr>
        <w:autoSpaceDE w:val="0"/>
        <w:autoSpaceDN w:val="0"/>
        <w:adjustRightInd w:val="0"/>
        <w:spacing w:after="0" w:line="240" w:lineRule="auto"/>
        <w:rPr>
          <w:rFonts w:ascii="Arial" w:hAnsi="Arial" w:cs="Arial"/>
          <w:b/>
          <w:bCs/>
          <w:color w:val="000000"/>
          <w:sz w:val="36"/>
          <w:szCs w:val="36"/>
          <w:lang w:bidi="hi-IN"/>
        </w:rPr>
      </w:pPr>
      <w:r w:rsidRPr="005F1551">
        <w:rPr>
          <w:rFonts w:ascii="Arial" w:hAnsi="Arial" w:cs="Arial"/>
          <w:b/>
          <w:bCs/>
          <w:color w:val="000000"/>
          <w:sz w:val="36"/>
          <w:szCs w:val="36"/>
          <w:lang w:bidi="hi-IN"/>
        </w:rPr>
        <w:t>daSam</w:t>
      </w:r>
      <w:r w:rsidR="00665208" w:rsidRPr="005F1551">
        <w:rPr>
          <w:rFonts w:ascii="Arial" w:hAnsi="Arial" w:cs="Arial"/>
          <w:b/>
          <w:bCs/>
          <w:color w:val="000000"/>
          <w:sz w:val="36"/>
          <w:szCs w:val="36"/>
          <w:lang w:bidi="hi-IN"/>
        </w:rPr>
        <w:t>O</w:t>
      </w:r>
      <w:r w:rsidRPr="005F1551">
        <w:rPr>
          <w:rFonts w:ascii="Arial" w:hAnsi="Arial" w:cs="Arial"/>
          <w:b/>
          <w:bCs/>
          <w:color w:val="000000"/>
          <w:sz w:val="36"/>
          <w:szCs w:val="36"/>
          <w:lang w:bidi="hi-IN"/>
        </w:rPr>
        <w:t xml:space="preserve"> &amp;nuvAkaH</w:t>
      </w:r>
    </w:p>
    <w:p w14:paraId="6BA7F04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drAp</w:t>
      </w:r>
      <w:r w:rsidR="00665208">
        <w:rPr>
          <w:rFonts w:ascii="Arial" w:hAnsi="Arial" w:cs="Arial"/>
          <w:color w:val="000000"/>
          <w:sz w:val="36"/>
          <w:szCs w:val="36"/>
          <w:lang w:bidi="hi-IN"/>
        </w:rPr>
        <w:t>E</w:t>
      </w:r>
      <w:r>
        <w:rPr>
          <w:rFonts w:ascii="Arial" w:hAnsi="Arial" w:cs="Arial"/>
          <w:color w:val="000000"/>
          <w:sz w:val="36"/>
          <w:szCs w:val="36"/>
          <w:lang w:bidi="hi-IN"/>
        </w:rPr>
        <w:t>q andha#saspat</w:t>
      </w:r>
      <w:r w:rsidR="00665208">
        <w:rPr>
          <w:rFonts w:ascii="Arial" w:hAnsi="Arial" w:cs="Arial"/>
          <w:color w:val="000000"/>
          <w:sz w:val="36"/>
          <w:szCs w:val="36"/>
          <w:lang w:bidi="hi-IN"/>
        </w:rPr>
        <w:t>E</w:t>
      </w:r>
      <w:r>
        <w:rPr>
          <w:rFonts w:ascii="Arial" w:hAnsi="Arial" w:cs="Arial"/>
          <w:color w:val="000000"/>
          <w:sz w:val="36"/>
          <w:szCs w:val="36"/>
          <w:lang w:bidi="hi-IN"/>
        </w:rPr>
        <w:t>q dari#draq-nnIla#l</w:t>
      </w:r>
      <w:r w:rsidR="00665208">
        <w:rPr>
          <w:rFonts w:ascii="Arial" w:hAnsi="Arial" w:cs="Arial"/>
          <w:color w:val="000000"/>
          <w:sz w:val="36"/>
          <w:szCs w:val="36"/>
          <w:lang w:bidi="hi-IN"/>
        </w:rPr>
        <w:t>O</w:t>
      </w:r>
      <w:r>
        <w:rPr>
          <w:rFonts w:ascii="Arial" w:hAnsi="Arial" w:cs="Arial"/>
          <w:color w:val="000000"/>
          <w:sz w:val="36"/>
          <w:szCs w:val="36"/>
          <w:lang w:bidi="hi-IN"/>
        </w:rPr>
        <w:t xml:space="preserve">hita | </w:t>
      </w:r>
    </w:p>
    <w:p w14:paraId="24B8D1DF"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E</w:t>
      </w:r>
      <w:r w:rsidR="00D91D60">
        <w:rPr>
          <w:rFonts w:ascii="Arial" w:hAnsi="Arial" w:cs="Arial"/>
          <w:color w:val="000000"/>
          <w:sz w:val="36"/>
          <w:szCs w:val="36"/>
          <w:lang w:bidi="hi-IN"/>
        </w:rPr>
        <w:t>qShAM puru#ShANAm</w:t>
      </w:r>
      <w:r>
        <w:rPr>
          <w:rFonts w:ascii="Arial" w:hAnsi="Arial" w:cs="Arial"/>
          <w:color w:val="000000"/>
          <w:sz w:val="36"/>
          <w:szCs w:val="36"/>
          <w:lang w:bidi="hi-IN"/>
        </w:rPr>
        <w:t>E</w:t>
      </w:r>
      <w:r w:rsidR="00D91D60">
        <w:rPr>
          <w:rFonts w:ascii="Arial" w:hAnsi="Arial" w:cs="Arial"/>
          <w:color w:val="000000"/>
          <w:sz w:val="36"/>
          <w:szCs w:val="36"/>
          <w:lang w:bidi="hi-IN"/>
        </w:rPr>
        <w:t>qShAM pa#SUqnAM mA B</w:t>
      </w:r>
      <w:r>
        <w:rPr>
          <w:rFonts w:ascii="Arial" w:hAnsi="Arial" w:cs="Arial"/>
          <w:color w:val="000000"/>
          <w:sz w:val="36"/>
          <w:szCs w:val="36"/>
          <w:lang w:bidi="hi-IN"/>
        </w:rPr>
        <w:t>E</w:t>
      </w:r>
      <w:r w:rsidR="00D91D60">
        <w:rPr>
          <w:rFonts w:ascii="Arial" w:hAnsi="Arial" w:cs="Arial"/>
          <w:color w:val="000000"/>
          <w:sz w:val="36"/>
          <w:szCs w:val="36"/>
          <w:lang w:bidi="hi-IN"/>
        </w:rPr>
        <w:t xml:space="preserve"> rmA&amp;r</w:t>
      </w:r>
      <w:r>
        <w:rPr>
          <w:rFonts w:ascii="Arial" w:hAnsi="Arial" w:cs="Arial"/>
          <w:color w:val="000000"/>
          <w:sz w:val="36"/>
          <w:szCs w:val="36"/>
          <w:lang w:bidi="hi-IN"/>
        </w:rPr>
        <w:t>O</w:t>
      </w:r>
      <w:r w:rsidR="00D91D60">
        <w:rPr>
          <w:rFonts w:ascii="Arial" w:hAnsi="Arial" w:cs="Arial"/>
          <w:color w:val="000000"/>
          <w:sz w:val="36"/>
          <w:szCs w:val="36"/>
          <w:lang w:bidi="hi-IN"/>
        </w:rPr>
        <w:t>q m</w:t>
      </w:r>
      <w:r>
        <w:rPr>
          <w:rFonts w:ascii="Arial" w:hAnsi="Arial" w:cs="Arial"/>
          <w:color w:val="000000"/>
          <w:sz w:val="36"/>
          <w:szCs w:val="36"/>
          <w:lang w:bidi="hi-IN"/>
        </w:rPr>
        <w:t>O</w:t>
      </w:r>
      <w:r w:rsidR="00D91D60">
        <w:rPr>
          <w:rFonts w:ascii="Arial" w:hAnsi="Arial" w:cs="Arial"/>
          <w:color w:val="000000"/>
          <w:sz w:val="36"/>
          <w:szCs w:val="36"/>
          <w:lang w:bidi="hi-IN"/>
        </w:rPr>
        <w:t xml:space="preserve"> </w:t>
      </w:r>
      <w:r>
        <w:rPr>
          <w:rFonts w:ascii="Arial" w:hAnsi="Arial" w:cs="Arial"/>
          <w:color w:val="000000"/>
          <w:sz w:val="36"/>
          <w:szCs w:val="36"/>
          <w:lang w:bidi="hi-IN"/>
        </w:rPr>
        <w:t>E</w:t>
      </w:r>
      <w:r w:rsidR="00D91D60">
        <w:rPr>
          <w:rFonts w:ascii="Arial" w:hAnsi="Arial" w:cs="Arial"/>
          <w:color w:val="000000"/>
          <w:sz w:val="36"/>
          <w:szCs w:val="36"/>
          <w:lang w:bidi="hi-IN"/>
        </w:rPr>
        <w:t>#ShAqM ki~jcaq nAma#mat | 10.1</w:t>
      </w:r>
    </w:p>
    <w:p w14:paraId="61580CF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9F7098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yA t</w:t>
      </w:r>
      <w:r w:rsidR="00665208">
        <w:rPr>
          <w:rFonts w:ascii="Arial" w:hAnsi="Arial" w:cs="Arial"/>
          <w:color w:val="000000"/>
          <w:sz w:val="36"/>
          <w:szCs w:val="36"/>
          <w:lang w:bidi="hi-IN"/>
        </w:rPr>
        <w:t>E</w:t>
      </w:r>
      <w:r>
        <w:rPr>
          <w:rFonts w:ascii="Arial" w:hAnsi="Arial" w:cs="Arial"/>
          <w:color w:val="000000"/>
          <w:sz w:val="36"/>
          <w:szCs w:val="36"/>
          <w:lang w:bidi="hi-IN"/>
        </w:rPr>
        <w:t># rudra SiqvA taqnUSSiqvA viqSvAha#B</w:t>
      </w:r>
      <w:r w:rsidR="00665208">
        <w:rPr>
          <w:rFonts w:ascii="Arial" w:hAnsi="Arial" w:cs="Arial"/>
          <w:color w:val="000000"/>
          <w:sz w:val="36"/>
          <w:szCs w:val="36"/>
          <w:lang w:bidi="hi-IN"/>
        </w:rPr>
        <w:t>E</w:t>
      </w:r>
      <w:r>
        <w:rPr>
          <w:rFonts w:ascii="Arial" w:hAnsi="Arial" w:cs="Arial"/>
          <w:color w:val="000000"/>
          <w:sz w:val="36"/>
          <w:szCs w:val="36"/>
          <w:lang w:bidi="hi-IN"/>
        </w:rPr>
        <w:t xml:space="preserve">ShajI | </w:t>
      </w:r>
    </w:p>
    <w:p w14:paraId="653420D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SiqvA ruqdrasya# B</w:t>
      </w:r>
      <w:r w:rsidR="00665208">
        <w:rPr>
          <w:rFonts w:ascii="Arial" w:hAnsi="Arial" w:cs="Arial"/>
          <w:color w:val="000000"/>
          <w:sz w:val="36"/>
          <w:szCs w:val="36"/>
          <w:lang w:bidi="hi-IN"/>
        </w:rPr>
        <w:t>E</w:t>
      </w:r>
      <w:r>
        <w:rPr>
          <w:rFonts w:ascii="Arial" w:hAnsi="Arial" w:cs="Arial"/>
          <w:color w:val="000000"/>
          <w:sz w:val="36"/>
          <w:szCs w:val="36"/>
          <w:lang w:bidi="hi-IN"/>
        </w:rPr>
        <w:t>ShaqjI tayA# n</w:t>
      </w:r>
      <w:r w:rsidR="00665208">
        <w:rPr>
          <w:rFonts w:ascii="Arial" w:hAnsi="Arial" w:cs="Arial"/>
          <w:color w:val="000000"/>
          <w:sz w:val="36"/>
          <w:szCs w:val="36"/>
          <w:lang w:bidi="hi-IN"/>
        </w:rPr>
        <w:t>O</w:t>
      </w:r>
      <w:r>
        <w:rPr>
          <w:rFonts w:ascii="Arial" w:hAnsi="Arial" w:cs="Arial"/>
          <w:color w:val="000000"/>
          <w:sz w:val="36"/>
          <w:szCs w:val="36"/>
          <w:lang w:bidi="hi-IN"/>
        </w:rPr>
        <w:t xml:space="preserve"> mRuDa jIqvas</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r>
        <w:rPr>
          <w:rFonts w:ascii="Arial" w:hAnsi="Arial" w:cs="Arial"/>
          <w:color w:val="000000"/>
          <w:sz w:val="36"/>
          <w:szCs w:val="36"/>
          <w:lang w:bidi="hi-IN"/>
        </w:rPr>
        <w:tab/>
      </w:r>
      <w:r>
        <w:rPr>
          <w:rFonts w:ascii="Arial" w:hAnsi="Arial" w:cs="Arial"/>
          <w:color w:val="000000"/>
          <w:sz w:val="36"/>
          <w:szCs w:val="36"/>
          <w:lang w:bidi="hi-IN"/>
        </w:rPr>
        <w:tab/>
        <w:t>10.2</w:t>
      </w:r>
    </w:p>
    <w:p w14:paraId="1BDC611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085CE2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iqmA(gm) ruqdrAya# taqvas</w:t>
      </w:r>
      <w:r w:rsidR="00665208">
        <w:rPr>
          <w:rFonts w:ascii="Arial" w:hAnsi="Arial" w:cs="Arial"/>
          <w:color w:val="000000"/>
          <w:sz w:val="36"/>
          <w:szCs w:val="36"/>
          <w:lang w:bidi="hi-IN"/>
        </w:rPr>
        <w:t>E</w:t>
      </w:r>
      <w:r>
        <w:rPr>
          <w:rFonts w:ascii="Arial" w:hAnsi="Arial" w:cs="Arial"/>
          <w:color w:val="000000"/>
          <w:sz w:val="36"/>
          <w:szCs w:val="36"/>
          <w:lang w:bidi="hi-IN"/>
        </w:rPr>
        <w:t># kapaqrdin</w:t>
      </w:r>
      <w:r w:rsidR="00665208">
        <w:rPr>
          <w:rFonts w:ascii="Arial" w:hAnsi="Arial" w:cs="Arial"/>
          <w:color w:val="000000"/>
          <w:sz w:val="36"/>
          <w:szCs w:val="36"/>
          <w:lang w:bidi="hi-IN"/>
        </w:rPr>
        <w:t>E</w:t>
      </w:r>
      <w:r>
        <w:rPr>
          <w:rFonts w:ascii="Arial" w:hAnsi="Arial" w:cs="Arial"/>
          <w:color w:val="000000"/>
          <w:sz w:val="36"/>
          <w:szCs w:val="36"/>
          <w:lang w:bidi="hi-IN"/>
        </w:rPr>
        <w:t>$ kShaqyadvI#rAyaq praBa#rAmah</w:t>
      </w:r>
      <w:r w:rsidR="00665208">
        <w:rPr>
          <w:rFonts w:ascii="Arial" w:hAnsi="Arial" w:cs="Arial"/>
          <w:color w:val="000000"/>
          <w:sz w:val="36"/>
          <w:szCs w:val="36"/>
          <w:lang w:bidi="hi-IN"/>
        </w:rPr>
        <w:t>E</w:t>
      </w:r>
      <w:r>
        <w:rPr>
          <w:rFonts w:ascii="Arial" w:hAnsi="Arial" w:cs="Arial"/>
          <w:color w:val="000000"/>
          <w:sz w:val="36"/>
          <w:szCs w:val="36"/>
          <w:lang w:bidi="hi-IN"/>
        </w:rPr>
        <w:t xml:space="preserve"> maqtiM | </w:t>
      </w:r>
    </w:p>
    <w:p w14:paraId="58419DD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yathA# naqH Samasa#d-dviqpad</w:t>
      </w:r>
      <w:r w:rsidR="00665208">
        <w:rPr>
          <w:rFonts w:ascii="Arial" w:hAnsi="Arial" w:cs="Arial"/>
          <w:color w:val="000000"/>
          <w:sz w:val="36"/>
          <w:szCs w:val="36"/>
          <w:lang w:bidi="hi-IN"/>
        </w:rPr>
        <w:t>E</w:t>
      </w:r>
      <w:r>
        <w:rPr>
          <w:rFonts w:ascii="Arial" w:hAnsi="Arial" w:cs="Arial"/>
          <w:color w:val="000000"/>
          <w:sz w:val="36"/>
          <w:szCs w:val="36"/>
          <w:lang w:bidi="hi-IN"/>
        </w:rPr>
        <w:t>q catu#Shpad</w:t>
      </w:r>
      <w:r w:rsidR="00665208">
        <w:rPr>
          <w:rFonts w:ascii="Arial" w:hAnsi="Arial" w:cs="Arial"/>
          <w:color w:val="000000"/>
          <w:sz w:val="36"/>
          <w:szCs w:val="36"/>
          <w:lang w:bidi="hi-IN"/>
        </w:rPr>
        <w:t>E</w:t>
      </w:r>
      <w:r>
        <w:rPr>
          <w:rFonts w:ascii="Arial" w:hAnsi="Arial" w:cs="Arial"/>
          <w:color w:val="000000"/>
          <w:sz w:val="36"/>
          <w:szCs w:val="36"/>
          <w:lang w:bidi="hi-IN"/>
        </w:rPr>
        <w:t>q viSva#M puqShTaM grAm</w:t>
      </w:r>
      <w:r w:rsidR="00665208">
        <w:rPr>
          <w:rFonts w:ascii="Arial" w:hAnsi="Arial" w:cs="Arial"/>
          <w:color w:val="000000"/>
          <w:sz w:val="36"/>
          <w:szCs w:val="36"/>
          <w:lang w:bidi="hi-IN"/>
        </w:rPr>
        <w:t>E</w:t>
      </w:r>
      <w:r>
        <w:rPr>
          <w:rFonts w:ascii="Arial" w:hAnsi="Arial" w:cs="Arial"/>
          <w:color w:val="000000"/>
          <w:sz w:val="36"/>
          <w:szCs w:val="36"/>
          <w:lang w:bidi="hi-IN"/>
        </w:rPr>
        <w:t># aqsmi-nnanA#turaM | 10.3</w:t>
      </w:r>
    </w:p>
    <w:p w14:paraId="6851BAB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273F3D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mRuqDA n</w:t>
      </w:r>
      <w:r w:rsidR="00665208">
        <w:rPr>
          <w:rFonts w:ascii="Arial" w:hAnsi="Arial" w:cs="Arial"/>
          <w:color w:val="000000"/>
          <w:sz w:val="36"/>
          <w:szCs w:val="36"/>
          <w:lang w:bidi="hi-IN"/>
        </w:rPr>
        <w:t>O</w:t>
      </w:r>
      <w:r>
        <w:rPr>
          <w:rFonts w:ascii="Arial" w:hAnsi="Arial" w:cs="Arial"/>
          <w:color w:val="000000"/>
          <w:sz w:val="36"/>
          <w:szCs w:val="36"/>
          <w:lang w:bidi="hi-IN"/>
        </w:rPr>
        <w:t># rudr</w:t>
      </w:r>
      <w:r w:rsidR="00665208">
        <w:rPr>
          <w:rFonts w:ascii="Arial" w:hAnsi="Arial" w:cs="Arial"/>
          <w:color w:val="000000"/>
          <w:sz w:val="36"/>
          <w:szCs w:val="36"/>
          <w:lang w:bidi="hi-IN"/>
        </w:rPr>
        <w:t>O</w:t>
      </w:r>
      <w:r>
        <w:rPr>
          <w:rFonts w:ascii="Arial" w:hAnsi="Arial" w:cs="Arial"/>
          <w:color w:val="000000"/>
          <w:sz w:val="36"/>
          <w:szCs w:val="36"/>
          <w:lang w:bidi="hi-IN"/>
        </w:rPr>
        <w:t>q tan</w:t>
      </w:r>
      <w:r w:rsidR="00665208">
        <w:rPr>
          <w:rFonts w:ascii="Arial" w:hAnsi="Arial" w:cs="Arial"/>
          <w:color w:val="000000"/>
          <w:sz w:val="36"/>
          <w:szCs w:val="36"/>
          <w:lang w:bidi="hi-IN"/>
        </w:rPr>
        <w:t>O</w:t>
      </w:r>
      <w:r>
        <w:rPr>
          <w:rFonts w:ascii="Arial" w:hAnsi="Arial" w:cs="Arial"/>
          <w:color w:val="000000"/>
          <w:sz w:val="36"/>
          <w:szCs w:val="36"/>
          <w:lang w:bidi="hi-IN"/>
        </w:rPr>
        <w:t>q maya#skRudhi kShaqyadvI#rAyaq nama#sA vidh</w:t>
      </w:r>
      <w:r w:rsidR="00665208">
        <w:rPr>
          <w:rFonts w:ascii="Arial" w:hAnsi="Arial" w:cs="Arial"/>
          <w:color w:val="000000"/>
          <w:sz w:val="36"/>
          <w:szCs w:val="36"/>
          <w:lang w:bidi="hi-IN"/>
        </w:rPr>
        <w:t>E</w:t>
      </w:r>
      <w:r>
        <w:rPr>
          <w:rFonts w:ascii="Arial" w:hAnsi="Arial" w:cs="Arial"/>
          <w:color w:val="000000"/>
          <w:sz w:val="36"/>
          <w:szCs w:val="36"/>
          <w:lang w:bidi="hi-IN"/>
        </w:rPr>
        <w:t>ma t</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p>
    <w:p w14:paraId="555F3DC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yacCa~jcaq y</w:t>
      </w:r>
      <w:r w:rsidR="00665208">
        <w:rPr>
          <w:rFonts w:ascii="Arial" w:hAnsi="Arial" w:cs="Arial"/>
          <w:color w:val="000000"/>
          <w:sz w:val="36"/>
          <w:szCs w:val="36"/>
          <w:lang w:bidi="hi-IN"/>
        </w:rPr>
        <w:t>O</w:t>
      </w:r>
      <w:r>
        <w:rPr>
          <w:rFonts w:ascii="Arial" w:hAnsi="Arial" w:cs="Arial"/>
          <w:color w:val="000000"/>
          <w:sz w:val="36"/>
          <w:szCs w:val="36"/>
          <w:lang w:bidi="hi-IN"/>
        </w:rPr>
        <w:t>Scaq manu#rAyaqj</w:t>
      </w:r>
      <w:r w:rsidR="00665208">
        <w:rPr>
          <w:rFonts w:ascii="Arial" w:hAnsi="Arial" w:cs="Arial"/>
          <w:color w:val="000000"/>
          <w:sz w:val="36"/>
          <w:szCs w:val="36"/>
          <w:lang w:bidi="hi-IN"/>
        </w:rPr>
        <w:t>E</w:t>
      </w:r>
      <w:r>
        <w:rPr>
          <w:rFonts w:ascii="Arial" w:hAnsi="Arial" w:cs="Arial"/>
          <w:color w:val="000000"/>
          <w:sz w:val="36"/>
          <w:szCs w:val="36"/>
          <w:lang w:bidi="hi-IN"/>
        </w:rPr>
        <w:t xml:space="preserve"> piqtA tada#SyAmaq tava# rudraq praNI#tau | 10.4</w:t>
      </w:r>
    </w:p>
    <w:p w14:paraId="41D1C2A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7244AF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65CD39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22D932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 n</w:t>
      </w:r>
      <w:r w:rsidR="00665208">
        <w:rPr>
          <w:rFonts w:ascii="Arial" w:hAnsi="Arial" w:cs="Arial"/>
          <w:color w:val="000000"/>
          <w:sz w:val="36"/>
          <w:szCs w:val="36"/>
          <w:lang w:bidi="hi-IN"/>
        </w:rPr>
        <w:t>O</w:t>
      </w:r>
      <w:r>
        <w:rPr>
          <w:rFonts w:ascii="Arial" w:hAnsi="Arial" w:cs="Arial"/>
          <w:color w:val="000000"/>
          <w:sz w:val="36"/>
          <w:szCs w:val="36"/>
          <w:lang w:bidi="hi-IN"/>
        </w:rPr>
        <w:t># maqhAnta#muqta mA n</w:t>
      </w:r>
      <w:r w:rsidR="00665208">
        <w:rPr>
          <w:rFonts w:ascii="Arial" w:hAnsi="Arial" w:cs="Arial"/>
          <w:color w:val="000000"/>
          <w:sz w:val="36"/>
          <w:szCs w:val="36"/>
          <w:lang w:bidi="hi-IN"/>
        </w:rPr>
        <w:t>O</w:t>
      </w:r>
      <w:r>
        <w:rPr>
          <w:rFonts w:ascii="Arial" w:hAnsi="Arial" w:cs="Arial"/>
          <w:color w:val="000000"/>
          <w:sz w:val="36"/>
          <w:szCs w:val="36"/>
          <w:lang w:bidi="hi-IN"/>
        </w:rPr>
        <w:t xml:space="preserve"># arBaqkaM mA naq ukSha#ntamuqta mA na# ukShiqtaM | </w:t>
      </w:r>
    </w:p>
    <w:p w14:paraId="4974315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 n</w:t>
      </w:r>
      <w:r w:rsidR="00665208">
        <w:rPr>
          <w:rFonts w:ascii="Arial" w:hAnsi="Arial" w:cs="Arial"/>
          <w:color w:val="000000"/>
          <w:sz w:val="36"/>
          <w:szCs w:val="36"/>
          <w:lang w:bidi="hi-IN"/>
        </w:rPr>
        <w:t>O</w:t>
      </w:r>
      <w:r>
        <w:rPr>
          <w:rFonts w:ascii="Arial" w:hAnsi="Arial" w:cs="Arial"/>
          <w:color w:val="000000"/>
          <w:sz w:val="36"/>
          <w:szCs w:val="36"/>
          <w:lang w:bidi="hi-IN"/>
        </w:rPr>
        <w:t># vadhIH piqtaraqM m</w:t>
      </w:r>
      <w:r w:rsidR="00665208">
        <w:rPr>
          <w:rFonts w:ascii="Arial" w:hAnsi="Arial" w:cs="Arial"/>
          <w:color w:val="000000"/>
          <w:sz w:val="36"/>
          <w:szCs w:val="36"/>
          <w:lang w:bidi="hi-IN"/>
        </w:rPr>
        <w:t>O</w:t>
      </w:r>
      <w:r>
        <w:rPr>
          <w:rFonts w:ascii="Arial" w:hAnsi="Arial" w:cs="Arial"/>
          <w:color w:val="000000"/>
          <w:sz w:val="36"/>
          <w:szCs w:val="36"/>
          <w:lang w:bidi="hi-IN"/>
        </w:rPr>
        <w:t>ta mAqtara#M priqyA mA na#staqnuv</w:t>
      </w:r>
      <w:r w:rsidR="00665208">
        <w:rPr>
          <w:rFonts w:ascii="Arial" w:hAnsi="Arial" w:cs="Arial"/>
          <w:color w:val="000000"/>
          <w:sz w:val="36"/>
          <w:szCs w:val="36"/>
          <w:lang w:bidi="hi-IN"/>
        </w:rPr>
        <w:t>O</w:t>
      </w:r>
      <w:r>
        <w:rPr>
          <w:rFonts w:ascii="Arial" w:hAnsi="Arial" w:cs="Arial"/>
          <w:color w:val="000000"/>
          <w:sz w:val="36"/>
          <w:szCs w:val="36"/>
          <w:lang w:bidi="hi-IN"/>
        </w:rPr>
        <w:t># rudra rIriShaH | 10.5</w:t>
      </w:r>
    </w:p>
    <w:p w14:paraId="0994AF9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821126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 na#st</w:t>
      </w:r>
      <w:r w:rsidR="00665208">
        <w:rPr>
          <w:rFonts w:ascii="Arial" w:hAnsi="Arial" w:cs="Arial"/>
          <w:color w:val="000000"/>
          <w:sz w:val="36"/>
          <w:szCs w:val="36"/>
          <w:lang w:bidi="hi-IN"/>
        </w:rPr>
        <w:t>O</w:t>
      </w:r>
      <w:r>
        <w:rPr>
          <w:rFonts w:ascii="Arial" w:hAnsi="Arial" w:cs="Arial"/>
          <w:color w:val="000000"/>
          <w:sz w:val="36"/>
          <w:szCs w:val="36"/>
          <w:lang w:bidi="hi-IN"/>
        </w:rPr>
        <w:t>qk</w:t>
      </w:r>
      <w:r w:rsidR="00665208">
        <w:rPr>
          <w:rFonts w:ascii="Arial" w:hAnsi="Arial" w:cs="Arial"/>
          <w:color w:val="000000"/>
          <w:sz w:val="36"/>
          <w:szCs w:val="36"/>
          <w:lang w:bidi="hi-IN"/>
        </w:rPr>
        <w:t>E</w:t>
      </w:r>
      <w:r>
        <w:rPr>
          <w:rFonts w:ascii="Arial" w:hAnsi="Arial" w:cs="Arial"/>
          <w:color w:val="000000"/>
          <w:sz w:val="36"/>
          <w:szCs w:val="36"/>
          <w:lang w:bidi="hi-IN"/>
        </w:rPr>
        <w:t xml:space="preserve"> tana#y</w:t>
      </w:r>
      <w:r w:rsidR="00665208">
        <w:rPr>
          <w:rFonts w:ascii="Arial" w:hAnsi="Arial" w:cs="Arial"/>
          <w:color w:val="000000"/>
          <w:sz w:val="36"/>
          <w:szCs w:val="36"/>
          <w:lang w:bidi="hi-IN"/>
        </w:rPr>
        <w:t>E</w:t>
      </w:r>
      <w:r>
        <w:rPr>
          <w:rFonts w:ascii="Arial" w:hAnsi="Arial" w:cs="Arial"/>
          <w:color w:val="000000"/>
          <w:sz w:val="36"/>
          <w:szCs w:val="36"/>
          <w:lang w:bidi="hi-IN"/>
        </w:rPr>
        <w:t>q mA naq Ayu#Shiq mA n</w:t>
      </w:r>
      <w:r w:rsidR="00665208">
        <w:rPr>
          <w:rFonts w:ascii="Arial" w:hAnsi="Arial" w:cs="Arial"/>
          <w:color w:val="000000"/>
          <w:sz w:val="36"/>
          <w:szCs w:val="36"/>
          <w:lang w:bidi="hi-IN"/>
        </w:rPr>
        <w:t>O</w:t>
      </w:r>
      <w:r>
        <w:rPr>
          <w:rFonts w:ascii="Arial" w:hAnsi="Arial" w:cs="Arial"/>
          <w:color w:val="000000"/>
          <w:sz w:val="36"/>
          <w:szCs w:val="36"/>
          <w:lang w:bidi="hi-IN"/>
        </w:rPr>
        <w:t>q g</w:t>
      </w:r>
      <w:r w:rsidR="00665208">
        <w:rPr>
          <w:rFonts w:ascii="Arial" w:hAnsi="Arial" w:cs="Arial"/>
          <w:color w:val="000000"/>
          <w:sz w:val="36"/>
          <w:szCs w:val="36"/>
          <w:lang w:bidi="hi-IN"/>
        </w:rPr>
        <w:t>O</w:t>
      </w:r>
      <w:r>
        <w:rPr>
          <w:rFonts w:ascii="Arial" w:hAnsi="Arial" w:cs="Arial"/>
          <w:color w:val="000000"/>
          <w:sz w:val="36"/>
          <w:szCs w:val="36"/>
          <w:lang w:bidi="hi-IN"/>
        </w:rPr>
        <w:t>Shuq mA n</w:t>
      </w:r>
      <w:r w:rsidR="00665208">
        <w:rPr>
          <w:rFonts w:ascii="Arial" w:hAnsi="Arial" w:cs="Arial"/>
          <w:color w:val="000000"/>
          <w:sz w:val="36"/>
          <w:szCs w:val="36"/>
          <w:lang w:bidi="hi-IN"/>
        </w:rPr>
        <w:t>O</w:t>
      </w:r>
      <w:r>
        <w:rPr>
          <w:rFonts w:ascii="Arial" w:hAnsi="Arial" w:cs="Arial"/>
          <w:color w:val="000000"/>
          <w:sz w:val="36"/>
          <w:szCs w:val="36"/>
          <w:lang w:bidi="hi-IN"/>
        </w:rPr>
        <w:t>q aSv</w:t>
      </w:r>
      <w:r w:rsidR="00665208">
        <w:rPr>
          <w:rFonts w:ascii="Arial" w:hAnsi="Arial" w:cs="Arial"/>
          <w:color w:val="000000"/>
          <w:sz w:val="36"/>
          <w:szCs w:val="36"/>
          <w:lang w:bidi="hi-IN"/>
        </w:rPr>
        <w:t>E</w:t>
      </w:r>
      <w:r>
        <w:rPr>
          <w:rFonts w:ascii="Arial" w:hAnsi="Arial" w:cs="Arial"/>
          <w:color w:val="000000"/>
          <w:sz w:val="36"/>
          <w:szCs w:val="36"/>
          <w:lang w:bidi="hi-IN"/>
        </w:rPr>
        <w:t xml:space="preserve">#Shu rIriShaH | </w:t>
      </w:r>
    </w:p>
    <w:p w14:paraId="17CC4F3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vIqrAnmAn</w:t>
      </w:r>
      <w:r w:rsidR="00665208">
        <w:rPr>
          <w:rFonts w:ascii="Arial" w:hAnsi="Arial" w:cs="Arial"/>
          <w:color w:val="000000"/>
          <w:sz w:val="36"/>
          <w:szCs w:val="36"/>
          <w:lang w:bidi="hi-IN"/>
        </w:rPr>
        <w:t>O</w:t>
      </w:r>
      <w:r>
        <w:rPr>
          <w:rFonts w:ascii="Arial" w:hAnsi="Arial" w:cs="Arial"/>
          <w:color w:val="000000"/>
          <w:sz w:val="36"/>
          <w:szCs w:val="36"/>
          <w:lang w:bidi="hi-IN"/>
        </w:rPr>
        <w:t># rudra BAmiqt</w:t>
      </w:r>
      <w:r w:rsidR="00665208">
        <w:rPr>
          <w:rFonts w:ascii="Arial" w:hAnsi="Arial" w:cs="Arial"/>
          <w:color w:val="000000"/>
          <w:sz w:val="36"/>
          <w:szCs w:val="36"/>
          <w:lang w:bidi="hi-IN"/>
        </w:rPr>
        <w:t>O</w:t>
      </w:r>
      <w:r>
        <w:rPr>
          <w:rFonts w:ascii="Arial" w:hAnsi="Arial" w:cs="Arial"/>
          <w:color w:val="000000"/>
          <w:sz w:val="36"/>
          <w:szCs w:val="36"/>
          <w:lang w:bidi="hi-IN"/>
        </w:rPr>
        <w:t xml:space="preserve"> va#dhI rhaqviShma#nt</w:t>
      </w:r>
      <w:r w:rsidR="00665208">
        <w:rPr>
          <w:rFonts w:ascii="Arial" w:hAnsi="Arial" w:cs="Arial"/>
          <w:color w:val="000000"/>
          <w:sz w:val="36"/>
          <w:szCs w:val="36"/>
          <w:lang w:bidi="hi-IN"/>
        </w:rPr>
        <w:t>O</w:t>
      </w:r>
      <w:r>
        <w:rPr>
          <w:rFonts w:ascii="Arial" w:hAnsi="Arial" w:cs="Arial"/>
          <w:color w:val="000000"/>
          <w:sz w:val="36"/>
          <w:szCs w:val="36"/>
          <w:lang w:bidi="hi-IN"/>
        </w:rPr>
        <w:t>q nama#sA vidh</w:t>
      </w:r>
      <w:r w:rsidR="00665208">
        <w:rPr>
          <w:rFonts w:ascii="Arial" w:hAnsi="Arial" w:cs="Arial"/>
          <w:color w:val="000000"/>
          <w:sz w:val="36"/>
          <w:szCs w:val="36"/>
          <w:lang w:bidi="hi-IN"/>
        </w:rPr>
        <w:t>E</w:t>
      </w:r>
      <w:r>
        <w:rPr>
          <w:rFonts w:ascii="Arial" w:hAnsi="Arial" w:cs="Arial"/>
          <w:color w:val="000000"/>
          <w:sz w:val="36"/>
          <w:szCs w:val="36"/>
          <w:lang w:bidi="hi-IN"/>
        </w:rPr>
        <w:t>ma t</w:t>
      </w:r>
      <w:r w:rsidR="00665208">
        <w:rPr>
          <w:rFonts w:ascii="Arial" w:hAnsi="Arial" w:cs="Arial"/>
          <w:color w:val="000000"/>
          <w:sz w:val="36"/>
          <w:szCs w:val="36"/>
          <w:lang w:bidi="hi-IN"/>
        </w:rPr>
        <w:t>E</w:t>
      </w:r>
      <w:r>
        <w:rPr>
          <w:rFonts w:ascii="Arial" w:hAnsi="Arial" w:cs="Arial"/>
          <w:color w:val="000000"/>
          <w:sz w:val="36"/>
          <w:szCs w:val="36"/>
          <w:lang w:bidi="hi-IN"/>
        </w:rPr>
        <w:t xml:space="preserve"> | 10.6</w:t>
      </w:r>
    </w:p>
    <w:p w14:paraId="1406C6B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3034CD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AqrAtt</w:t>
      </w:r>
      <w:r w:rsidR="00665208">
        <w:rPr>
          <w:rFonts w:ascii="Arial" w:hAnsi="Arial" w:cs="Arial"/>
          <w:color w:val="000000"/>
          <w:sz w:val="36"/>
          <w:szCs w:val="36"/>
          <w:lang w:bidi="hi-IN"/>
        </w:rPr>
        <w:t>E</w:t>
      </w:r>
      <w:r>
        <w:rPr>
          <w:rFonts w:ascii="Arial" w:hAnsi="Arial" w:cs="Arial"/>
          <w:color w:val="000000"/>
          <w:sz w:val="36"/>
          <w:szCs w:val="36"/>
          <w:lang w:bidi="hi-IN"/>
        </w:rPr>
        <w:t># g</w:t>
      </w:r>
      <w:r w:rsidR="00665208">
        <w:rPr>
          <w:rFonts w:ascii="Arial" w:hAnsi="Arial" w:cs="Arial"/>
          <w:color w:val="000000"/>
          <w:sz w:val="36"/>
          <w:szCs w:val="36"/>
          <w:lang w:bidi="hi-IN"/>
        </w:rPr>
        <w:t>O</w:t>
      </w:r>
      <w:r>
        <w:rPr>
          <w:rFonts w:ascii="Arial" w:hAnsi="Arial" w:cs="Arial"/>
          <w:color w:val="000000"/>
          <w:sz w:val="36"/>
          <w:szCs w:val="36"/>
          <w:lang w:bidi="hi-IN"/>
        </w:rPr>
        <w:t>qGna uqta pU#ruShaqGn</w:t>
      </w:r>
      <w:r w:rsidR="00665208">
        <w:rPr>
          <w:rFonts w:ascii="Arial" w:hAnsi="Arial" w:cs="Arial"/>
          <w:color w:val="000000"/>
          <w:sz w:val="36"/>
          <w:szCs w:val="36"/>
          <w:lang w:bidi="hi-IN"/>
        </w:rPr>
        <w:t>E</w:t>
      </w:r>
      <w:r>
        <w:rPr>
          <w:rFonts w:ascii="Arial" w:hAnsi="Arial" w:cs="Arial"/>
          <w:color w:val="000000"/>
          <w:sz w:val="36"/>
          <w:szCs w:val="36"/>
          <w:lang w:bidi="hi-IN"/>
        </w:rPr>
        <w:t xml:space="preserve"> kShaqyadvI#rAya suqmna-maqsm</w:t>
      </w:r>
      <w:r w:rsidR="00665208">
        <w:rPr>
          <w:rFonts w:ascii="Arial" w:hAnsi="Arial" w:cs="Arial"/>
          <w:color w:val="000000"/>
          <w:sz w:val="36"/>
          <w:szCs w:val="36"/>
          <w:lang w:bidi="hi-IN"/>
        </w:rPr>
        <w:t>E</w:t>
      </w:r>
      <w:r>
        <w:rPr>
          <w:rFonts w:ascii="Arial" w:hAnsi="Arial" w:cs="Arial"/>
          <w:color w:val="000000"/>
          <w:sz w:val="36"/>
          <w:szCs w:val="36"/>
          <w:lang w:bidi="hi-IN"/>
        </w:rPr>
        <w:t xml:space="preserve"> t</w:t>
      </w:r>
      <w:r w:rsidR="00665208">
        <w:rPr>
          <w:rFonts w:ascii="Arial" w:hAnsi="Arial" w:cs="Arial"/>
          <w:color w:val="000000"/>
          <w:sz w:val="36"/>
          <w:szCs w:val="36"/>
          <w:lang w:bidi="hi-IN"/>
        </w:rPr>
        <w:t>E</w:t>
      </w:r>
      <w:r>
        <w:rPr>
          <w:rFonts w:ascii="Arial" w:hAnsi="Arial" w:cs="Arial"/>
          <w:color w:val="000000"/>
          <w:sz w:val="36"/>
          <w:szCs w:val="36"/>
          <w:lang w:bidi="hi-IN"/>
        </w:rPr>
        <w:t xml:space="preserve"># astu | </w:t>
      </w:r>
    </w:p>
    <w:p w14:paraId="10A81B4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rakShA# ca n</w:t>
      </w:r>
      <w:r w:rsidR="00665208">
        <w:rPr>
          <w:rFonts w:ascii="Arial" w:hAnsi="Arial" w:cs="Arial"/>
          <w:color w:val="000000"/>
          <w:sz w:val="36"/>
          <w:szCs w:val="36"/>
          <w:lang w:bidi="hi-IN"/>
        </w:rPr>
        <w:t>O</w:t>
      </w:r>
      <w:r>
        <w:rPr>
          <w:rFonts w:ascii="Arial" w:hAnsi="Arial" w:cs="Arial"/>
          <w:color w:val="000000"/>
          <w:sz w:val="36"/>
          <w:szCs w:val="36"/>
          <w:lang w:bidi="hi-IN"/>
        </w:rPr>
        <w:t>q adhi# ca d</w:t>
      </w:r>
      <w:r w:rsidR="00665208">
        <w:rPr>
          <w:rFonts w:ascii="Arial" w:hAnsi="Arial" w:cs="Arial"/>
          <w:color w:val="000000"/>
          <w:sz w:val="36"/>
          <w:szCs w:val="36"/>
          <w:lang w:bidi="hi-IN"/>
        </w:rPr>
        <w:t>E</w:t>
      </w:r>
      <w:r>
        <w:rPr>
          <w:rFonts w:ascii="Arial" w:hAnsi="Arial" w:cs="Arial"/>
          <w:color w:val="000000"/>
          <w:sz w:val="36"/>
          <w:szCs w:val="36"/>
          <w:lang w:bidi="hi-IN"/>
        </w:rPr>
        <w:t>va brUqhyadhA# ca naqH Sarma# yacCadviqbarhA$H | 10.7</w:t>
      </w:r>
    </w:p>
    <w:p w14:paraId="1C2AD1E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1C3485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stuqhi SruqtaM ga#rttaqsadaqM ~MyuvA#naM mRuqganna BIqma-mu#pahaqtnu-muqgraM | </w:t>
      </w:r>
    </w:p>
    <w:p w14:paraId="2BBBC92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mRuqDA ja#riqtr</w:t>
      </w:r>
      <w:r w:rsidR="00665208">
        <w:rPr>
          <w:rFonts w:ascii="Arial" w:hAnsi="Arial" w:cs="Arial"/>
          <w:color w:val="000000"/>
          <w:sz w:val="36"/>
          <w:szCs w:val="36"/>
          <w:lang w:bidi="hi-IN"/>
        </w:rPr>
        <w:t>E</w:t>
      </w:r>
      <w:r>
        <w:rPr>
          <w:rFonts w:ascii="Arial" w:hAnsi="Arial" w:cs="Arial"/>
          <w:color w:val="000000"/>
          <w:sz w:val="36"/>
          <w:szCs w:val="36"/>
          <w:lang w:bidi="hi-IN"/>
        </w:rPr>
        <w:t xml:space="preserve"> ru#draq stavA#n</w:t>
      </w:r>
      <w:r w:rsidR="00665208">
        <w:rPr>
          <w:rFonts w:ascii="Arial" w:hAnsi="Arial" w:cs="Arial"/>
          <w:color w:val="000000"/>
          <w:sz w:val="36"/>
          <w:szCs w:val="36"/>
          <w:lang w:bidi="hi-IN"/>
        </w:rPr>
        <w:t>O</w:t>
      </w:r>
      <w:r>
        <w:rPr>
          <w:rFonts w:ascii="Arial" w:hAnsi="Arial" w:cs="Arial"/>
          <w:color w:val="000000"/>
          <w:sz w:val="36"/>
          <w:szCs w:val="36"/>
          <w:lang w:bidi="hi-IN"/>
        </w:rPr>
        <w:t xml:space="preserve"> aqnyant</w:t>
      </w:r>
      <w:r w:rsidR="00665208">
        <w:rPr>
          <w:rFonts w:ascii="Arial" w:hAnsi="Arial" w:cs="Arial"/>
          <w:color w:val="000000"/>
          <w:sz w:val="36"/>
          <w:szCs w:val="36"/>
          <w:lang w:bidi="hi-IN"/>
        </w:rPr>
        <w:t>E</w:t>
      </w:r>
      <w:r>
        <w:rPr>
          <w:rFonts w:ascii="Arial" w:hAnsi="Arial" w:cs="Arial"/>
          <w:color w:val="000000"/>
          <w:sz w:val="36"/>
          <w:szCs w:val="36"/>
          <w:lang w:bidi="hi-IN"/>
        </w:rPr>
        <w:t># aqsmanniva#pantuq s</w:t>
      </w:r>
      <w:r w:rsidR="00665208">
        <w:rPr>
          <w:rFonts w:ascii="Arial" w:hAnsi="Arial" w:cs="Arial"/>
          <w:color w:val="000000"/>
          <w:sz w:val="36"/>
          <w:szCs w:val="36"/>
          <w:lang w:bidi="hi-IN"/>
        </w:rPr>
        <w:t>E</w:t>
      </w:r>
      <w:r>
        <w:rPr>
          <w:rFonts w:ascii="Arial" w:hAnsi="Arial" w:cs="Arial"/>
          <w:color w:val="000000"/>
          <w:sz w:val="36"/>
          <w:szCs w:val="36"/>
          <w:lang w:bidi="hi-IN"/>
        </w:rPr>
        <w:t>nA$H | 10.8</w:t>
      </w:r>
    </w:p>
    <w:p w14:paraId="5E211EA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7A1068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pari#N</w:t>
      </w:r>
      <w:r w:rsidR="00665208">
        <w:rPr>
          <w:rFonts w:ascii="Arial" w:hAnsi="Arial" w:cs="Arial"/>
          <w:color w:val="000000"/>
          <w:sz w:val="36"/>
          <w:szCs w:val="36"/>
          <w:lang w:bidi="hi-IN"/>
        </w:rPr>
        <w:t>O</w:t>
      </w:r>
      <w:r>
        <w:rPr>
          <w:rFonts w:ascii="Arial" w:hAnsi="Arial" w:cs="Arial"/>
          <w:color w:val="000000"/>
          <w:sz w:val="36"/>
          <w:szCs w:val="36"/>
          <w:lang w:bidi="hi-IN"/>
        </w:rPr>
        <w:t xml:space="preserve"> ruqdrasya# h</w:t>
      </w:r>
      <w:r w:rsidR="00665208">
        <w:rPr>
          <w:rFonts w:ascii="Arial" w:hAnsi="Arial" w:cs="Arial"/>
          <w:color w:val="000000"/>
          <w:sz w:val="36"/>
          <w:szCs w:val="36"/>
          <w:lang w:bidi="hi-IN"/>
        </w:rPr>
        <w:t>E</w:t>
      </w:r>
      <w:r>
        <w:rPr>
          <w:rFonts w:ascii="Arial" w:hAnsi="Arial" w:cs="Arial"/>
          <w:color w:val="000000"/>
          <w:sz w:val="36"/>
          <w:szCs w:val="36"/>
          <w:lang w:bidi="hi-IN"/>
        </w:rPr>
        <w:t>qti rvRu#Naktuq pari#tv</w:t>
      </w:r>
      <w:r w:rsidR="00665208">
        <w:rPr>
          <w:rFonts w:ascii="Arial" w:hAnsi="Arial" w:cs="Arial"/>
          <w:color w:val="000000"/>
          <w:sz w:val="36"/>
          <w:szCs w:val="36"/>
          <w:lang w:bidi="hi-IN"/>
        </w:rPr>
        <w:t>E</w:t>
      </w:r>
      <w:r>
        <w:rPr>
          <w:rFonts w:ascii="Arial" w:hAnsi="Arial" w:cs="Arial"/>
          <w:color w:val="000000"/>
          <w:sz w:val="36"/>
          <w:szCs w:val="36"/>
          <w:lang w:bidi="hi-IN"/>
        </w:rPr>
        <w:t>qShasya# durmaqtira#GAqy</w:t>
      </w:r>
      <w:r w:rsidR="00665208">
        <w:rPr>
          <w:rFonts w:ascii="Arial" w:hAnsi="Arial" w:cs="Arial"/>
          <w:color w:val="000000"/>
          <w:sz w:val="36"/>
          <w:szCs w:val="36"/>
          <w:lang w:bidi="hi-IN"/>
        </w:rPr>
        <w:t>O</w:t>
      </w:r>
      <w:r>
        <w:rPr>
          <w:rFonts w:ascii="Arial" w:hAnsi="Arial" w:cs="Arial"/>
          <w:color w:val="000000"/>
          <w:sz w:val="36"/>
          <w:szCs w:val="36"/>
          <w:lang w:bidi="hi-IN"/>
        </w:rPr>
        <w:t xml:space="preserve">H | </w:t>
      </w:r>
    </w:p>
    <w:p w14:paraId="3784C63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ava# sthiqrA maqGava#dBya-stanuShvaq mIDhva#st</w:t>
      </w:r>
      <w:r w:rsidR="00665208">
        <w:rPr>
          <w:rFonts w:ascii="Arial" w:hAnsi="Arial" w:cs="Arial"/>
          <w:color w:val="000000"/>
          <w:sz w:val="36"/>
          <w:szCs w:val="36"/>
          <w:lang w:bidi="hi-IN"/>
        </w:rPr>
        <w:t>O</w:t>
      </w:r>
      <w:r>
        <w:rPr>
          <w:rFonts w:ascii="Arial" w:hAnsi="Arial" w:cs="Arial"/>
          <w:color w:val="000000"/>
          <w:sz w:val="36"/>
          <w:szCs w:val="36"/>
          <w:lang w:bidi="hi-IN"/>
        </w:rPr>
        <w:t>qkAyaq tana#yAya mRuDaya | 10.9</w:t>
      </w:r>
    </w:p>
    <w:p w14:paraId="7BB5A71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2D704A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mIDhu#ShTamaq Siva#tama Siqv</w:t>
      </w:r>
      <w:r w:rsidR="00665208">
        <w:rPr>
          <w:rFonts w:ascii="Arial" w:hAnsi="Arial" w:cs="Arial"/>
          <w:color w:val="000000"/>
          <w:sz w:val="36"/>
          <w:szCs w:val="36"/>
          <w:lang w:bidi="hi-IN"/>
        </w:rPr>
        <w:t>O</w:t>
      </w:r>
      <w:r>
        <w:rPr>
          <w:rFonts w:ascii="Arial" w:hAnsi="Arial" w:cs="Arial"/>
          <w:color w:val="000000"/>
          <w:sz w:val="36"/>
          <w:szCs w:val="36"/>
          <w:lang w:bidi="hi-IN"/>
        </w:rPr>
        <w:t xml:space="preserve"> na#ssuqmanA# Bava | </w:t>
      </w:r>
    </w:p>
    <w:p w14:paraId="0DDA4D9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paqraqm</w:t>
      </w:r>
      <w:r w:rsidR="00665208">
        <w:rPr>
          <w:rFonts w:ascii="Arial" w:hAnsi="Arial" w:cs="Arial"/>
          <w:color w:val="000000"/>
          <w:sz w:val="36"/>
          <w:szCs w:val="36"/>
          <w:lang w:bidi="hi-IN"/>
        </w:rPr>
        <w:t>E</w:t>
      </w:r>
      <w:r>
        <w:rPr>
          <w:rFonts w:ascii="Arial" w:hAnsi="Arial" w:cs="Arial"/>
          <w:color w:val="000000"/>
          <w:sz w:val="36"/>
          <w:szCs w:val="36"/>
          <w:lang w:bidi="hi-IN"/>
        </w:rPr>
        <w:t xml:space="preserve"> vRuqkSha Ayu#dhanniqdhAyaq kRuttiqM ~MvasA#naq Aca#raq pinA#kaqM biBraqdAga#hi | 10.10</w:t>
      </w:r>
    </w:p>
    <w:p w14:paraId="0AE05CC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C54EA0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viki#ridaq vil</w:t>
      </w:r>
      <w:r w:rsidR="00665208">
        <w:rPr>
          <w:rFonts w:ascii="Arial" w:hAnsi="Arial" w:cs="Arial"/>
          <w:color w:val="000000"/>
          <w:sz w:val="36"/>
          <w:szCs w:val="36"/>
          <w:lang w:bidi="hi-IN"/>
        </w:rPr>
        <w:t>O</w:t>
      </w:r>
      <w:r>
        <w:rPr>
          <w:rFonts w:ascii="Arial" w:hAnsi="Arial" w:cs="Arial"/>
          <w:color w:val="000000"/>
          <w:sz w:val="36"/>
          <w:szCs w:val="36"/>
          <w:lang w:bidi="hi-IN"/>
        </w:rPr>
        <w:t>#hitaq nama#st</w:t>
      </w:r>
      <w:r w:rsidR="00665208">
        <w:rPr>
          <w:rFonts w:ascii="Arial" w:hAnsi="Arial" w:cs="Arial"/>
          <w:color w:val="000000"/>
          <w:sz w:val="36"/>
          <w:szCs w:val="36"/>
          <w:lang w:bidi="hi-IN"/>
        </w:rPr>
        <w:t>E</w:t>
      </w:r>
      <w:r>
        <w:rPr>
          <w:rFonts w:ascii="Arial" w:hAnsi="Arial" w:cs="Arial"/>
          <w:color w:val="000000"/>
          <w:sz w:val="36"/>
          <w:szCs w:val="36"/>
          <w:lang w:bidi="hi-IN"/>
        </w:rPr>
        <w:t xml:space="preserve"> astu BagavaH | </w:t>
      </w:r>
    </w:p>
    <w:p w14:paraId="40A217C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yAst</w:t>
      </w:r>
      <w:r w:rsidR="00665208">
        <w:rPr>
          <w:rFonts w:ascii="Arial" w:hAnsi="Arial" w:cs="Arial"/>
          <w:color w:val="000000"/>
          <w:sz w:val="36"/>
          <w:szCs w:val="36"/>
          <w:lang w:bidi="hi-IN"/>
        </w:rPr>
        <w:t>E</w:t>
      </w:r>
      <w:r>
        <w:rPr>
          <w:rFonts w:ascii="Arial" w:hAnsi="Arial" w:cs="Arial"/>
          <w:color w:val="000000"/>
          <w:sz w:val="36"/>
          <w:szCs w:val="36"/>
          <w:lang w:bidi="hi-IN"/>
        </w:rPr>
        <w:t># saqhasra(gm)# h</w:t>
      </w:r>
      <w:r w:rsidR="00665208">
        <w:rPr>
          <w:rFonts w:ascii="Arial" w:hAnsi="Arial" w:cs="Arial"/>
          <w:color w:val="000000"/>
          <w:sz w:val="36"/>
          <w:szCs w:val="36"/>
          <w:lang w:bidi="hi-IN"/>
        </w:rPr>
        <w:t>E</w:t>
      </w:r>
      <w:r>
        <w:rPr>
          <w:rFonts w:ascii="Arial" w:hAnsi="Arial" w:cs="Arial"/>
          <w:color w:val="000000"/>
          <w:sz w:val="36"/>
          <w:szCs w:val="36"/>
          <w:lang w:bidi="hi-IN"/>
        </w:rPr>
        <w:t>qtay</w:t>
      </w:r>
      <w:r w:rsidR="00665208">
        <w:rPr>
          <w:rFonts w:ascii="Arial" w:hAnsi="Arial" w:cs="Arial"/>
          <w:color w:val="000000"/>
          <w:sz w:val="36"/>
          <w:szCs w:val="36"/>
          <w:lang w:bidi="hi-IN"/>
        </w:rPr>
        <w:t>O</w:t>
      </w:r>
      <w:r>
        <w:rPr>
          <w:rFonts w:ascii="Arial" w:hAnsi="Arial" w:cs="Arial"/>
          <w:color w:val="000000"/>
          <w:sz w:val="36"/>
          <w:szCs w:val="36"/>
          <w:lang w:bidi="hi-IN"/>
        </w:rPr>
        <w:t xml:space="preserve">q&amp;nya-maqsmanniva#pantaq tAH | </w:t>
      </w:r>
      <w:r>
        <w:rPr>
          <w:rFonts w:ascii="Arial" w:hAnsi="Arial" w:cs="Arial"/>
          <w:color w:val="000000"/>
          <w:sz w:val="36"/>
          <w:szCs w:val="36"/>
          <w:lang w:bidi="hi-IN"/>
        </w:rPr>
        <w:tab/>
      </w:r>
      <w:r>
        <w:rPr>
          <w:rFonts w:ascii="Arial" w:hAnsi="Arial" w:cs="Arial"/>
          <w:color w:val="000000"/>
          <w:sz w:val="36"/>
          <w:szCs w:val="36"/>
          <w:lang w:bidi="hi-IN"/>
        </w:rPr>
        <w:tab/>
        <w:t>10.11</w:t>
      </w:r>
    </w:p>
    <w:p w14:paraId="2577315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saqhasrA#Ni sahasraqdhA bA#huqv</w:t>
      </w:r>
      <w:r w:rsidR="00665208">
        <w:rPr>
          <w:rFonts w:ascii="Arial" w:hAnsi="Arial" w:cs="Arial"/>
          <w:color w:val="000000"/>
          <w:sz w:val="36"/>
          <w:szCs w:val="36"/>
          <w:lang w:bidi="hi-IN"/>
        </w:rPr>
        <w:t>O</w:t>
      </w:r>
      <w:r>
        <w:rPr>
          <w:rFonts w:ascii="Arial" w:hAnsi="Arial" w:cs="Arial"/>
          <w:color w:val="000000"/>
          <w:sz w:val="36"/>
          <w:szCs w:val="36"/>
          <w:lang w:bidi="hi-IN"/>
        </w:rPr>
        <w:t>stava# h</w:t>
      </w:r>
      <w:r w:rsidR="00665208">
        <w:rPr>
          <w:rFonts w:ascii="Arial" w:hAnsi="Arial" w:cs="Arial"/>
          <w:color w:val="000000"/>
          <w:sz w:val="36"/>
          <w:szCs w:val="36"/>
          <w:lang w:bidi="hi-IN"/>
        </w:rPr>
        <w:t>E</w:t>
      </w:r>
      <w:r>
        <w:rPr>
          <w:rFonts w:ascii="Arial" w:hAnsi="Arial" w:cs="Arial"/>
          <w:color w:val="000000"/>
          <w:sz w:val="36"/>
          <w:szCs w:val="36"/>
          <w:lang w:bidi="hi-IN"/>
        </w:rPr>
        <w:t xml:space="preserve">qtaya#H | </w:t>
      </w:r>
    </w:p>
    <w:p w14:paraId="68ABCC3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tAsAqmISA#n</w:t>
      </w:r>
      <w:r w:rsidR="00665208">
        <w:rPr>
          <w:rFonts w:ascii="Arial" w:hAnsi="Arial" w:cs="Arial"/>
          <w:color w:val="000000"/>
          <w:sz w:val="36"/>
          <w:szCs w:val="36"/>
          <w:lang w:bidi="hi-IN"/>
        </w:rPr>
        <w:t>O</w:t>
      </w:r>
      <w:r>
        <w:rPr>
          <w:rFonts w:ascii="Arial" w:hAnsi="Arial" w:cs="Arial"/>
          <w:color w:val="000000"/>
          <w:sz w:val="36"/>
          <w:szCs w:val="36"/>
          <w:lang w:bidi="hi-IN"/>
        </w:rPr>
        <w:t xml:space="preserve"> BagavaH parAqcInAq muKA# kRudhi |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10.12</w:t>
      </w:r>
    </w:p>
    <w:p w14:paraId="21C6210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8ED516C"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E</w:t>
      </w:r>
      <w:r w:rsidR="00D91D60">
        <w:rPr>
          <w:rFonts w:ascii="Arial" w:hAnsi="Arial" w:cs="Arial"/>
          <w:color w:val="000000"/>
          <w:sz w:val="36"/>
          <w:szCs w:val="36"/>
          <w:lang w:bidi="hi-IN"/>
        </w:rPr>
        <w:t>kAdaS</w:t>
      </w:r>
      <w:r>
        <w:rPr>
          <w:rFonts w:ascii="Arial" w:hAnsi="Arial" w:cs="Arial"/>
          <w:color w:val="000000"/>
          <w:sz w:val="36"/>
          <w:szCs w:val="36"/>
          <w:lang w:bidi="hi-IN"/>
        </w:rPr>
        <w:t>O</w:t>
      </w:r>
      <w:r w:rsidR="00D91D60">
        <w:rPr>
          <w:rFonts w:ascii="Arial" w:hAnsi="Arial" w:cs="Arial"/>
          <w:color w:val="000000"/>
          <w:sz w:val="36"/>
          <w:szCs w:val="36"/>
          <w:lang w:bidi="hi-IN"/>
        </w:rPr>
        <w:t xml:space="preserve"> &amp;nuvAkaH</w:t>
      </w:r>
    </w:p>
    <w:p w14:paraId="5359743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saqhasrA#Ni sahasraqS</w:t>
      </w:r>
      <w:r w:rsidR="00665208">
        <w:rPr>
          <w:rFonts w:ascii="Arial" w:hAnsi="Arial" w:cs="Arial"/>
          <w:color w:val="000000"/>
          <w:sz w:val="36"/>
          <w:szCs w:val="36"/>
          <w:lang w:bidi="hi-IN"/>
        </w:rPr>
        <w:t>O</w:t>
      </w:r>
      <w:r>
        <w:rPr>
          <w:rFonts w:ascii="Arial" w:hAnsi="Arial" w:cs="Arial"/>
          <w:color w:val="000000"/>
          <w:sz w:val="36"/>
          <w:szCs w:val="36"/>
          <w:lang w:bidi="hi-IN"/>
        </w:rPr>
        <w:t xml:space="preserve"> y</w:t>
      </w:r>
      <w:r w:rsidR="00665208">
        <w:rPr>
          <w:rFonts w:ascii="Arial" w:hAnsi="Arial" w:cs="Arial"/>
          <w:color w:val="000000"/>
          <w:sz w:val="36"/>
          <w:szCs w:val="36"/>
          <w:lang w:bidi="hi-IN"/>
        </w:rPr>
        <w:t>E</w:t>
      </w:r>
      <w:r>
        <w:rPr>
          <w:rFonts w:ascii="Arial" w:hAnsi="Arial" w:cs="Arial"/>
          <w:color w:val="000000"/>
          <w:sz w:val="36"/>
          <w:szCs w:val="36"/>
          <w:lang w:bidi="hi-IN"/>
        </w:rPr>
        <w:t xml:space="preserve"> ruqdrA adhiq BUmyA$M | </w:t>
      </w:r>
    </w:p>
    <w:p w14:paraId="29CBABC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ShA(gm)# sahasray</w:t>
      </w:r>
      <w:r w:rsidR="00665208">
        <w:rPr>
          <w:rFonts w:ascii="Arial" w:hAnsi="Arial" w:cs="Arial"/>
          <w:color w:val="000000"/>
          <w:sz w:val="36"/>
          <w:szCs w:val="36"/>
          <w:lang w:bidi="hi-IN"/>
        </w:rPr>
        <w:t>O</w:t>
      </w:r>
      <w:r>
        <w:rPr>
          <w:rFonts w:ascii="Arial" w:hAnsi="Arial" w:cs="Arial"/>
          <w:color w:val="000000"/>
          <w:sz w:val="36"/>
          <w:szCs w:val="36"/>
          <w:lang w:bidi="hi-IN"/>
        </w:rPr>
        <w:t>jaqn</w:t>
      </w:r>
      <w:r w:rsidR="00665208">
        <w:rPr>
          <w:rFonts w:ascii="Arial" w:hAnsi="Arial" w:cs="Arial"/>
          <w:color w:val="000000"/>
          <w:sz w:val="36"/>
          <w:szCs w:val="36"/>
          <w:lang w:bidi="hi-IN"/>
        </w:rPr>
        <w:t>E</w:t>
      </w:r>
      <w:r>
        <w:rPr>
          <w:rFonts w:ascii="Arial" w:hAnsi="Arial" w:cs="Arial"/>
          <w:color w:val="000000"/>
          <w:sz w:val="36"/>
          <w:szCs w:val="36"/>
          <w:lang w:bidi="hi-IN"/>
        </w:rPr>
        <w:t xml:space="preserve"> &amp;vaqdhanvA#ni tanmasi |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11.1</w:t>
      </w:r>
    </w:p>
    <w:p w14:paraId="058AF18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aqsmin-ma#haqtya#rNaqv</w:t>
      </w:r>
      <w:r w:rsidR="00665208">
        <w:rPr>
          <w:rFonts w:ascii="Arial" w:hAnsi="Arial" w:cs="Arial"/>
          <w:color w:val="000000"/>
          <w:sz w:val="36"/>
          <w:szCs w:val="36"/>
          <w:lang w:bidi="hi-IN"/>
        </w:rPr>
        <w:t>E</w:t>
      </w:r>
      <w:r>
        <w:rPr>
          <w:rFonts w:ascii="Arial" w:hAnsi="Arial" w:cs="Arial"/>
          <w:color w:val="000000"/>
          <w:sz w:val="36"/>
          <w:szCs w:val="36"/>
          <w:lang w:bidi="hi-IN"/>
        </w:rPr>
        <w:t>$-&amp;ntari#kSh</w:t>
      </w:r>
      <w:r w:rsidR="00665208">
        <w:rPr>
          <w:rFonts w:ascii="Arial" w:hAnsi="Arial" w:cs="Arial"/>
          <w:color w:val="000000"/>
          <w:sz w:val="36"/>
          <w:szCs w:val="36"/>
          <w:lang w:bidi="hi-IN"/>
        </w:rPr>
        <w:t>E</w:t>
      </w:r>
      <w:r>
        <w:rPr>
          <w:rFonts w:ascii="Arial" w:hAnsi="Arial" w:cs="Arial"/>
          <w:color w:val="000000"/>
          <w:sz w:val="36"/>
          <w:szCs w:val="36"/>
          <w:lang w:bidi="hi-IN"/>
        </w:rPr>
        <w:t xml:space="preserve"> BaqvA adhi# |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11.2</w:t>
      </w:r>
    </w:p>
    <w:p w14:paraId="3E608CE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nIla#grIvAH SitiqkaNThA$H SaqrvA aqdhaH kSha#mAcaqrAH |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11.3</w:t>
      </w:r>
    </w:p>
    <w:p w14:paraId="190A50F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nIla#grIvA-SSitiqkaNThAq diva(gm)# ruqdrA upa#SritAH |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11.4</w:t>
      </w:r>
    </w:p>
    <w:p w14:paraId="3BD1AFE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w:t>
      </w:r>
      <w:r w:rsidR="00665208">
        <w:rPr>
          <w:rFonts w:ascii="Arial" w:hAnsi="Arial" w:cs="Arial"/>
          <w:color w:val="000000"/>
          <w:sz w:val="36"/>
          <w:szCs w:val="36"/>
          <w:lang w:bidi="hi-IN"/>
        </w:rPr>
        <w:t>E</w:t>
      </w:r>
      <w:r>
        <w:rPr>
          <w:rFonts w:ascii="Arial" w:hAnsi="Arial" w:cs="Arial"/>
          <w:color w:val="000000"/>
          <w:sz w:val="36"/>
          <w:szCs w:val="36"/>
          <w:lang w:bidi="hi-IN"/>
        </w:rPr>
        <w:t xml:space="preserve"> vRuqkSh</w:t>
      </w:r>
      <w:r w:rsidR="00665208">
        <w:rPr>
          <w:rFonts w:ascii="Arial" w:hAnsi="Arial" w:cs="Arial"/>
          <w:color w:val="000000"/>
          <w:sz w:val="36"/>
          <w:szCs w:val="36"/>
          <w:lang w:bidi="hi-IN"/>
        </w:rPr>
        <w:t>E</w:t>
      </w:r>
      <w:r>
        <w:rPr>
          <w:rFonts w:ascii="Arial" w:hAnsi="Arial" w:cs="Arial"/>
          <w:color w:val="000000"/>
          <w:sz w:val="36"/>
          <w:szCs w:val="36"/>
          <w:lang w:bidi="hi-IN"/>
        </w:rPr>
        <w:t>Shu# saqspi~jja#rAq nIla#grIvAq vil</w:t>
      </w:r>
      <w:r w:rsidR="00665208">
        <w:rPr>
          <w:rFonts w:ascii="Arial" w:hAnsi="Arial" w:cs="Arial"/>
          <w:color w:val="000000"/>
          <w:sz w:val="36"/>
          <w:szCs w:val="36"/>
          <w:lang w:bidi="hi-IN"/>
        </w:rPr>
        <w:t>O</w:t>
      </w:r>
      <w:r>
        <w:rPr>
          <w:rFonts w:ascii="Arial" w:hAnsi="Arial" w:cs="Arial"/>
          <w:color w:val="000000"/>
          <w:sz w:val="36"/>
          <w:szCs w:val="36"/>
          <w:lang w:bidi="hi-IN"/>
        </w:rPr>
        <w:t xml:space="preserve">#hitAH |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11.5</w:t>
      </w:r>
    </w:p>
    <w:p w14:paraId="76573C3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w:t>
      </w:r>
      <w:r w:rsidR="00665208">
        <w:rPr>
          <w:rFonts w:ascii="Arial" w:hAnsi="Arial" w:cs="Arial"/>
          <w:color w:val="000000"/>
          <w:sz w:val="36"/>
          <w:szCs w:val="36"/>
          <w:lang w:bidi="hi-IN"/>
        </w:rPr>
        <w:t>E</w:t>
      </w:r>
      <w:r>
        <w:rPr>
          <w:rFonts w:ascii="Arial" w:hAnsi="Arial" w:cs="Arial"/>
          <w:color w:val="000000"/>
          <w:sz w:val="36"/>
          <w:szCs w:val="36"/>
          <w:lang w:bidi="hi-IN"/>
        </w:rPr>
        <w:t xml:space="preserve"> BUqtAnAq-madhi#patay</w:t>
      </w:r>
      <w:r w:rsidR="00665208">
        <w:rPr>
          <w:rFonts w:ascii="Arial" w:hAnsi="Arial" w:cs="Arial"/>
          <w:color w:val="000000"/>
          <w:sz w:val="36"/>
          <w:szCs w:val="36"/>
          <w:lang w:bidi="hi-IN"/>
        </w:rPr>
        <w:t>O</w:t>
      </w:r>
      <w:r>
        <w:rPr>
          <w:rFonts w:ascii="Arial" w:hAnsi="Arial" w:cs="Arial"/>
          <w:color w:val="000000"/>
          <w:sz w:val="36"/>
          <w:szCs w:val="36"/>
          <w:lang w:bidi="hi-IN"/>
        </w:rPr>
        <w:t xml:space="preserve"> viSiqKAsa#H kapaqrdi#naH |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11.6</w:t>
      </w:r>
    </w:p>
    <w:p w14:paraId="0BAED6E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y</w:t>
      </w:r>
      <w:r w:rsidR="00665208">
        <w:rPr>
          <w:rFonts w:ascii="Arial" w:hAnsi="Arial" w:cs="Arial"/>
          <w:color w:val="000000"/>
          <w:sz w:val="36"/>
          <w:szCs w:val="36"/>
          <w:lang w:bidi="hi-IN"/>
        </w:rPr>
        <w:t>E</w:t>
      </w:r>
      <w:r>
        <w:rPr>
          <w:rFonts w:ascii="Arial" w:hAnsi="Arial" w:cs="Arial"/>
          <w:color w:val="000000"/>
          <w:sz w:val="36"/>
          <w:szCs w:val="36"/>
          <w:lang w:bidi="hi-IN"/>
        </w:rPr>
        <w:t xml:space="preserve"> ann</w:t>
      </w:r>
      <w:r w:rsidR="00665208">
        <w:rPr>
          <w:rFonts w:ascii="Arial" w:hAnsi="Arial" w:cs="Arial"/>
          <w:color w:val="000000"/>
          <w:sz w:val="36"/>
          <w:szCs w:val="36"/>
          <w:lang w:bidi="hi-IN"/>
        </w:rPr>
        <w:t>E</w:t>
      </w:r>
      <w:r>
        <w:rPr>
          <w:rFonts w:ascii="Arial" w:hAnsi="Arial" w:cs="Arial"/>
          <w:color w:val="000000"/>
          <w:sz w:val="36"/>
          <w:szCs w:val="36"/>
          <w:lang w:bidi="hi-IN"/>
        </w:rPr>
        <w:t>#Shu viqviddhya#ntiq pAtr</w:t>
      </w:r>
      <w:r w:rsidR="00665208">
        <w:rPr>
          <w:rFonts w:ascii="Arial" w:hAnsi="Arial" w:cs="Arial"/>
          <w:color w:val="000000"/>
          <w:sz w:val="36"/>
          <w:szCs w:val="36"/>
          <w:lang w:bidi="hi-IN"/>
        </w:rPr>
        <w:t>E</w:t>
      </w:r>
      <w:r>
        <w:rPr>
          <w:rFonts w:ascii="Arial" w:hAnsi="Arial" w:cs="Arial"/>
          <w:color w:val="000000"/>
          <w:sz w:val="36"/>
          <w:szCs w:val="36"/>
          <w:lang w:bidi="hi-IN"/>
        </w:rPr>
        <w:t>#Shuq piba#t</w:t>
      </w:r>
      <w:r w:rsidR="00665208">
        <w:rPr>
          <w:rFonts w:ascii="Arial" w:hAnsi="Arial" w:cs="Arial"/>
          <w:color w:val="000000"/>
          <w:sz w:val="36"/>
          <w:szCs w:val="36"/>
          <w:lang w:bidi="hi-IN"/>
        </w:rPr>
        <w:t>O</w:t>
      </w:r>
      <w:r>
        <w:rPr>
          <w:rFonts w:ascii="Arial" w:hAnsi="Arial" w:cs="Arial"/>
          <w:color w:val="000000"/>
          <w:sz w:val="36"/>
          <w:szCs w:val="36"/>
          <w:lang w:bidi="hi-IN"/>
        </w:rPr>
        <w:t xml:space="preserve">q janAn# |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11.7</w:t>
      </w:r>
    </w:p>
    <w:p w14:paraId="4D769D8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w:t>
      </w:r>
      <w:r w:rsidR="00665208">
        <w:rPr>
          <w:rFonts w:ascii="Arial" w:hAnsi="Arial" w:cs="Arial"/>
          <w:color w:val="000000"/>
          <w:sz w:val="36"/>
          <w:szCs w:val="36"/>
          <w:lang w:bidi="hi-IN"/>
        </w:rPr>
        <w:t>E</w:t>
      </w:r>
      <w:r>
        <w:rPr>
          <w:rFonts w:ascii="Arial" w:hAnsi="Arial" w:cs="Arial"/>
          <w:color w:val="000000"/>
          <w:sz w:val="36"/>
          <w:szCs w:val="36"/>
          <w:lang w:bidi="hi-IN"/>
        </w:rPr>
        <w:t xml:space="preserve"> paqthAM pa#thiqrakSha#ya ailabRuqdA yaqvyudha#H |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11.8</w:t>
      </w:r>
    </w:p>
    <w:p w14:paraId="5A852BF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w:t>
      </w:r>
      <w:r w:rsidR="00665208">
        <w:rPr>
          <w:rFonts w:ascii="Arial" w:hAnsi="Arial" w:cs="Arial"/>
          <w:color w:val="000000"/>
          <w:sz w:val="36"/>
          <w:szCs w:val="36"/>
          <w:lang w:bidi="hi-IN"/>
        </w:rPr>
        <w:t>E</w:t>
      </w:r>
      <w:r>
        <w:rPr>
          <w:rFonts w:ascii="Arial" w:hAnsi="Arial" w:cs="Arial"/>
          <w:color w:val="000000"/>
          <w:sz w:val="36"/>
          <w:szCs w:val="36"/>
          <w:lang w:bidi="hi-IN"/>
        </w:rPr>
        <w:t xml:space="preserve"> tIqrthAni# praqcara#nti sRuqkAva#nt</w:t>
      </w:r>
      <w:r w:rsidR="00665208">
        <w:rPr>
          <w:rFonts w:ascii="Arial" w:hAnsi="Arial" w:cs="Arial"/>
          <w:color w:val="000000"/>
          <w:sz w:val="36"/>
          <w:szCs w:val="36"/>
          <w:lang w:bidi="hi-IN"/>
        </w:rPr>
        <w:t>O</w:t>
      </w:r>
      <w:r>
        <w:rPr>
          <w:rFonts w:ascii="Arial" w:hAnsi="Arial" w:cs="Arial"/>
          <w:color w:val="000000"/>
          <w:sz w:val="36"/>
          <w:szCs w:val="36"/>
          <w:lang w:bidi="hi-IN"/>
        </w:rPr>
        <w:t xml:space="preserve"> niShaq~ggiNa#H |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11.9</w:t>
      </w:r>
    </w:p>
    <w:p w14:paraId="41F37A5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ya </w:t>
      </w:r>
      <w:r w:rsidR="00665208">
        <w:rPr>
          <w:rFonts w:ascii="Arial" w:hAnsi="Arial" w:cs="Arial"/>
          <w:color w:val="000000"/>
          <w:sz w:val="36"/>
          <w:szCs w:val="36"/>
          <w:lang w:bidi="hi-IN"/>
        </w:rPr>
        <w:t>E</w:t>
      </w:r>
      <w:r>
        <w:rPr>
          <w:rFonts w:ascii="Arial" w:hAnsi="Arial" w:cs="Arial"/>
          <w:color w:val="000000"/>
          <w:sz w:val="36"/>
          <w:szCs w:val="36"/>
          <w:lang w:bidi="hi-IN"/>
        </w:rPr>
        <w:t>qtAva#ntaScaq BUyA(gm)#saScaq diS</w:t>
      </w:r>
      <w:r w:rsidR="00665208">
        <w:rPr>
          <w:rFonts w:ascii="Arial" w:hAnsi="Arial" w:cs="Arial"/>
          <w:color w:val="000000"/>
          <w:sz w:val="36"/>
          <w:szCs w:val="36"/>
          <w:lang w:bidi="hi-IN"/>
        </w:rPr>
        <w:t>O</w:t>
      </w:r>
      <w:r>
        <w:rPr>
          <w:rFonts w:ascii="Arial" w:hAnsi="Arial" w:cs="Arial"/>
          <w:color w:val="000000"/>
          <w:sz w:val="36"/>
          <w:szCs w:val="36"/>
          <w:lang w:bidi="hi-IN"/>
        </w:rPr>
        <w:t># ruqdrA vi#tasthiqr</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p>
    <w:p w14:paraId="34AA3C5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ShA(gm)# sahasray</w:t>
      </w:r>
      <w:r w:rsidR="00665208">
        <w:rPr>
          <w:rFonts w:ascii="Arial" w:hAnsi="Arial" w:cs="Arial"/>
          <w:color w:val="000000"/>
          <w:sz w:val="36"/>
          <w:szCs w:val="36"/>
          <w:lang w:bidi="hi-IN"/>
        </w:rPr>
        <w:t>O</w:t>
      </w:r>
      <w:r>
        <w:rPr>
          <w:rFonts w:ascii="Arial" w:hAnsi="Arial" w:cs="Arial"/>
          <w:color w:val="000000"/>
          <w:sz w:val="36"/>
          <w:szCs w:val="36"/>
          <w:lang w:bidi="hi-IN"/>
        </w:rPr>
        <w:t>jaqn</w:t>
      </w:r>
      <w:r w:rsidR="00665208">
        <w:rPr>
          <w:rFonts w:ascii="Arial" w:hAnsi="Arial" w:cs="Arial"/>
          <w:color w:val="000000"/>
          <w:sz w:val="36"/>
          <w:szCs w:val="36"/>
          <w:lang w:bidi="hi-IN"/>
        </w:rPr>
        <w:t>E</w:t>
      </w:r>
      <w:r>
        <w:rPr>
          <w:rFonts w:ascii="Arial" w:hAnsi="Arial" w:cs="Arial"/>
          <w:color w:val="000000"/>
          <w:sz w:val="36"/>
          <w:szCs w:val="36"/>
          <w:lang w:bidi="hi-IN"/>
        </w:rPr>
        <w:t xml:space="preserve"> &amp;vaqdhanvA#ni tanmasi |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11.10</w:t>
      </w:r>
    </w:p>
    <w:p w14:paraId="01DAC24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05C1FB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 ruqdr</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 y</w:t>
      </w:r>
      <w:r w:rsidR="00665208">
        <w:rPr>
          <w:rFonts w:ascii="Arial" w:hAnsi="Arial" w:cs="Arial"/>
          <w:color w:val="000000"/>
          <w:sz w:val="36"/>
          <w:szCs w:val="36"/>
          <w:lang w:bidi="hi-IN"/>
        </w:rPr>
        <w:t>E</w:t>
      </w:r>
      <w:r>
        <w:rPr>
          <w:rFonts w:ascii="Arial" w:hAnsi="Arial" w:cs="Arial"/>
          <w:color w:val="000000"/>
          <w:sz w:val="36"/>
          <w:szCs w:val="36"/>
          <w:lang w:bidi="hi-IN"/>
        </w:rPr>
        <w:t xml:space="preserve"> pRu#thiqvyAM ~My</w:t>
      </w:r>
      <w:r w:rsidR="00665208">
        <w:rPr>
          <w:rFonts w:ascii="Arial" w:hAnsi="Arial" w:cs="Arial"/>
          <w:color w:val="000000"/>
          <w:sz w:val="36"/>
          <w:szCs w:val="36"/>
          <w:lang w:bidi="hi-IN"/>
        </w:rPr>
        <w:t>E</w:t>
      </w:r>
      <w:r>
        <w:rPr>
          <w:rFonts w:ascii="Arial" w:hAnsi="Arial" w:cs="Arial"/>
          <w:color w:val="000000"/>
          <w:sz w:val="36"/>
          <w:szCs w:val="36"/>
          <w:lang w:bidi="hi-IN"/>
        </w:rPr>
        <w:t>$&amp;ntari#kSh</w:t>
      </w:r>
      <w:r w:rsidR="00665208">
        <w:rPr>
          <w:rFonts w:ascii="Arial" w:hAnsi="Arial" w:cs="Arial"/>
          <w:color w:val="000000"/>
          <w:sz w:val="36"/>
          <w:szCs w:val="36"/>
          <w:lang w:bidi="hi-IN"/>
        </w:rPr>
        <w:t>E</w:t>
      </w:r>
      <w:r>
        <w:rPr>
          <w:rFonts w:ascii="Arial" w:hAnsi="Arial" w:cs="Arial"/>
          <w:color w:val="000000"/>
          <w:sz w:val="36"/>
          <w:szCs w:val="36"/>
          <w:lang w:bidi="hi-IN"/>
        </w:rPr>
        <w:t>q y</w:t>
      </w:r>
      <w:r w:rsidR="00665208">
        <w:rPr>
          <w:rFonts w:ascii="Arial" w:hAnsi="Arial" w:cs="Arial"/>
          <w:color w:val="000000"/>
          <w:sz w:val="36"/>
          <w:szCs w:val="36"/>
          <w:lang w:bidi="hi-IN"/>
        </w:rPr>
        <w:t>E</w:t>
      </w:r>
      <w:r>
        <w:rPr>
          <w:rFonts w:ascii="Arial" w:hAnsi="Arial" w:cs="Arial"/>
          <w:color w:val="000000"/>
          <w:sz w:val="36"/>
          <w:szCs w:val="36"/>
          <w:lang w:bidi="hi-IN"/>
        </w:rPr>
        <w:t xml:space="preserve"> diqvi y</w:t>
      </w:r>
      <w:r w:rsidR="00665208">
        <w:rPr>
          <w:rFonts w:ascii="Arial" w:hAnsi="Arial" w:cs="Arial"/>
          <w:color w:val="000000"/>
          <w:sz w:val="36"/>
          <w:szCs w:val="36"/>
          <w:lang w:bidi="hi-IN"/>
        </w:rPr>
        <w:t>E</w:t>
      </w:r>
      <w:r>
        <w:rPr>
          <w:rFonts w:ascii="Arial" w:hAnsi="Arial" w:cs="Arial"/>
          <w:color w:val="000000"/>
          <w:sz w:val="36"/>
          <w:szCs w:val="36"/>
          <w:lang w:bidi="hi-IN"/>
        </w:rPr>
        <w:t>ShAqmannaqM ~MvAt</w:t>
      </w:r>
      <w:r w:rsidR="00665208">
        <w:rPr>
          <w:rFonts w:ascii="Arial" w:hAnsi="Arial" w:cs="Arial"/>
          <w:color w:val="000000"/>
          <w:sz w:val="36"/>
          <w:szCs w:val="36"/>
          <w:lang w:bidi="hi-IN"/>
        </w:rPr>
        <w:t>O</w:t>
      </w:r>
      <w:r>
        <w:rPr>
          <w:rFonts w:ascii="Arial" w:hAnsi="Arial" w:cs="Arial"/>
          <w:color w:val="000000"/>
          <w:sz w:val="36"/>
          <w:szCs w:val="36"/>
          <w:lang w:bidi="hi-IN"/>
        </w:rPr>
        <w:t xml:space="preserve"># </w:t>
      </w:r>
    </w:p>
    <w:p w14:paraId="2939AE5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vaqr.ShamiSha#vaq-st</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 xml:space="preserve">q daSaq prAcIq rdaSa#dakShiqNA daSa#praqtIcIq </w:t>
      </w:r>
    </w:p>
    <w:p w14:paraId="24E1F79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rdaS</w:t>
      </w:r>
      <w:r w:rsidR="00665208">
        <w:rPr>
          <w:rFonts w:ascii="Arial" w:hAnsi="Arial" w:cs="Arial"/>
          <w:color w:val="000000"/>
          <w:sz w:val="36"/>
          <w:szCs w:val="36"/>
          <w:lang w:bidi="hi-IN"/>
        </w:rPr>
        <w:t>O</w:t>
      </w:r>
      <w:r>
        <w:rPr>
          <w:rFonts w:ascii="Arial" w:hAnsi="Arial" w:cs="Arial"/>
          <w:color w:val="000000"/>
          <w:sz w:val="36"/>
          <w:szCs w:val="36"/>
          <w:lang w:bidi="hi-IN"/>
        </w:rPr>
        <w:t>dI#cIq rdaS</w:t>
      </w:r>
      <w:r w:rsidR="00665208">
        <w:rPr>
          <w:rFonts w:ascii="Arial" w:hAnsi="Arial" w:cs="Arial"/>
          <w:color w:val="000000"/>
          <w:sz w:val="36"/>
          <w:szCs w:val="36"/>
          <w:lang w:bidi="hi-IN"/>
        </w:rPr>
        <w:t>O</w:t>
      </w:r>
      <w:r>
        <w:rPr>
          <w:rFonts w:ascii="Arial" w:hAnsi="Arial" w:cs="Arial"/>
          <w:color w:val="000000"/>
          <w:sz w:val="36"/>
          <w:szCs w:val="36"/>
          <w:lang w:bidi="hi-IN"/>
        </w:rPr>
        <w:t>qrdhvA-st</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 namaqst</w:t>
      </w:r>
      <w:r w:rsidR="00665208">
        <w:rPr>
          <w:rFonts w:ascii="Arial" w:hAnsi="Arial" w:cs="Arial"/>
          <w:color w:val="000000"/>
          <w:sz w:val="36"/>
          <w:szCs w:val="36"/>
          <w:lang w:bidi="hi-IN"/>
        </w:rPr>
        <w:t>E</w:t>
      </w:r>
      <w:r>
        <w:rPr>
          <w:rFonts w:ascii="Arial" w:hAnsi="Arial" w:cs="Arial"/>
          <w:color w:val="000000"/>
          <w:sz w:val="36"/>
          <w:szCs w:val="36"/>
          <w:lang w:bidi="hi-IN"/>
        </w:rPr>
        <w:t xml:space="preserve"> n</w:t>
      </w:r>
      <w:r w:rsidR="00665208">
        <w:rPr>
          <w:rFonts w:ascii="Arial" w:hAnsi="Arial" w:cs="Arial"/>
          <w:color w:val="000000"/>
          <w:sz w:val="36"/>
          <w:szCs w:val="36"/>
          <w:lang w:bidi="hi-IN"/>
        </w:rPr>
        <w:t>O</w:t>
      </w:r>
      <w:r>
        <w:rPr>
          <w:rFonts w:ascii="Arial" w:hAnsi="Arial" w:cs="Arial"/>
          <w:color w:val="000000"/>
          <w:sz w:val="36"/>
          <w:szCs w:val="36"/>
          <w:lang w:bidi="hi-IN"/>
        </w:rPr>
        <w:t># mRuDayantuq t</w:t>
      </w:r>
      <w:r w:rsidR="00665208">
        <w:rPr>
          <w:rFonts w:ascii="Arial" w:hAnsi="Arial" w:cs="Arial"/>
          <w:color w:val="000000"/>
          <w:sz w:val="36"/>
          <w:szCs w:val="36"/>
          <w:lang w:bidi="hi-IN"/>
        </w:rPr>
        <w:t>E</w:t>
      </w:r>
      <w:r>
        <w:rPr>
          <w:rFonts w:ascii="Arial" w:hAnsi="Arial" w:cs="Arial"/>
          <w:color w:val="000000"/>
          <w:sz w:val="36"/>
          <w:szCs w:val="36"/>
          <w:lang w:bidi="hi-IN"/>
        </w:rPr>
        <w:t xml:space="preserve"> yaM dviqShm</w:t>
      </w:r>
      <w:r w:rsidR="00665208">
        <w:rPr>
          <w:rFonts w:ascii="Arial" w:hAnsi="Arial" w:cs="Arial"/>
          <w:color w:val="000000"/>
          <w:sz w:val="36"/>
          <w:szCs w:val="36"/>
          <w:lang w:bidi="hi-IN"/>
        </w:rPr>
        <w:t>O</w:t>
      </w:r>
      <w:r>
        <w:rPr>
          <w:rFonts w:ascii="Arial" w:hAnsi="Arial" w:cs="Arial"/>
          <w:color w:val="000000"/>
          <w:sz w:val="36"/>
          <w:szCs w:val="36"/>
          <w:lang w:bidi="hi-IN"/>
        </w:rPr>
        <w:t xml:space="preserve"> </w:t>
      </w:r>
    </w:p>
    <w:p w14:paraId="0BE3B68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yaSca# n</w:t>
      </w:r>
      <w:r w:rsidR="00665208">
        <w:rPr>
          <w:rFonts w:ascii="Arial" w:hAnsi="Arial" w:cs="Arial"/>
          <w:color w:val="000000"/>
          <w:sz w:val="36"/>
          <w:szCs w:val="36"/>
          <w:lang w:bidi="hi-IN"/>
        </w:rPr>
        <w:t>O</w:t>
      </w:r>
      <w:r>
        <w:rPr>
          <w:rFonts w:ascii="Arial" w:hAnsi="Arial" w:cs="Arial"/>
          <w:color w:val="000000"/>
          <w:sz w:val="36"/>
          <w:szCs w:val="36"/>
          <w:lang w:bidi="hi-IN"/>
        </w:rPr>
        <w:t>q dv</w:t>
      </w:r>
      <w:r w:rsidR="00665208">
        <w:rPr>
          <w:rFonts w:ascii="Arial" w:hAnsi="Arial" w:cs="Arial"/>
          <w:color w:val="000000"/>
          <w:sz w:val="36"/>
          <w:szCs w:val="36"/>
          <w:lang w:bidi="hi-IN"/>
        </w:rPr>
        <w:t>E</w:t>
      </w:r>
      <w:r>
        <w:rPr>
          <w:rFonts w:ascii="Arial" w:hAnsi="Arial" w:cs="Arial"/>
          <w:color w:val="000000"/>
          <w:sz w:val="36"/>
          <w:szCs w:val="36"/>
          <w:lang w:bidi="hi-IN"/>
        </w:rPr>
        <w:t>ShTiq taM ~Mv</w:t>
      </w:r>
      <w:r w:rsidR="00665208">
        <w:rPr>
          <w:rFonts w:ascii="Arial" w:hAnsi="Arial" w:cs="Arial"/>
          <w:color w:val="000000"/>
          <w:sz w:val="36"/>
          <w:szCs w:val="36"/>
          <w:lang w:bidi="hi-IN"/>
        </w:rPr>
        <w:t>O</w:t>
      </w:r>
      <w:r>
        <w:rPr>
          <w:rFonts w:ascii="Arial" w:hAnsi="Arial" w:cs="Arial"/>
          <w:color w:val="000000"/>
          <w:sz w:val="36"/>
          <w:szCs w:val="36"/>
          <w:lang w:bidi="hi-IN"/>
        </w:rPr>
        <w:t>q jaMB</w:t>
      </w:r>
      <w:r w:rsidR="00665208">
        <w:rPr>
          <w:rFonts w:ascii="Arial" w:hAnsi="Arial" w:cs="Arial"/>
          <w:color w:val="000000"/>
          <w:sz w:val="36"/>
          <w:szCs w:val="36"/>
          <w:lang w:bidi="hi-IN"/>
        </w:rPr>
        <w:t>E</w:t>
      </w:r>
      <w:r>
        <w:rPr>
          <w:rFonts w:ascii="Arial" w:hAnsi="Arial" w:cs="Arial"/>
          <w:color w:val="000000"/>
          <w:sz w:val="36"/>
          <w:szCs w:val="36"/>
          <w:lang w:bidi="hi-IN"/>
        </w:rPr>
        <w:t xml:space="preserve"># dadhAmi || 11.11 </w:t>
      </w:r>
    </w:p>
    <w:p w14:paraId="39DEBAC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0B12F2D" w14:textId="77777777" w:rsidR="00D91D60" w:rsidRPr="005F1551" w:rsidRDefault="00D91D60" w:rsidP="00D91D60">
      <w:pPr>
        <w:autoSpaceDE w:val="0"/>
        <w:autoSpaceDN w:val="0"/>
        <w:adjustRightInd w:val="0"/>
        <w:spacing w:after="0" w:line="240" w:lineRule="auto"/>
        <w:rPr>
          <w:rFonts w:ascii="Arial" w:hAnsi="Arial" w:cs="Arial"/>
          <w:b/>
          <w:bCs/>
          <w:color w:val="000000"/>
          <w:sz w:val="36"/>
          <w:szCs w:val="36"/>
          <w:lang w:bidi="hi-IN"/>
        </w:rPr>
      </w:pPr>
      <w:r w:rsidRPr="005F1551">
        <w:rPr>
          <w:rFonts w:ascii="Arial" w:hAnsi="Arial" w:cs="Arial"/>
          <w:b/>
          <w:bCs/>
          <w:color w:val="000000"/>
          <w:sz w:val="36"/>
          <w:szCs w:val="36"/>
          <w:lang w:bidi="hi-IN"/>
        </w:rPr>
        <w:t>tryaMbakAdi mahAmantraH</w:t>
      </w:r>
    </w:p>
    <w:p w14:paraId="186BAFF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trya#MbakaM ~MyajAmah</w:t>
      </w:r>
      <w:r w:rsidR="00665208">
        <w:rPr>
          <w:rFonts w:ascii="Arial" w:hAnsi="Arial" w:cs="Arial"/>
          <w:color w:val="000000"/>
          <w:sz w:val="36"/>
          <w:szCs w:val="36"/>
          <w:lang w:bidi="hi-IN"/>
        </w:rPr>
        <w:t>E</w:t>
      </w:r>
      <w:r>
        <w:rPr>
          <w:rFonts w:ascii="Arial" w:hAnsi="Arial" w:cs="Arial"/>
          <w:color w:val="000000"/>
          <w:sz w:val="36"/>
          <w:szCs w:val="36"/>
          <w:lang w:bidi="hi-IN"/>
        </w:rPr>
        <w:t xml:space="preserve"> sugaqndhiM pu#ShTiqvardha#naM | </w:t>
      </w:r>
    </w:p>
    <w:p w14:paraId="764B19D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uqrvAqruqkami#vaq bandha#nAn mRuqty</w:t>
      </w:r>
      <w:r w:rsidR="00665208">
        <w:rPr>
          <w:rFonts w:ascii="Arial" w:hAnsi="Arial" w:cs="Arial"/>
          <w:color w:val="000000"/>
          <w:sz w:val="36"/>
          <w:szCs w:val="36"/>
          <w:lang w:bidi="hi-IN"/>
        </w:rPr>
        <w:t>O</w:t>
      </w:r>
      <w:r>
        <w:rPr>
          <w:rFonts w:ascii="Arial" w:hAnsi="Arial" w:cs="Arial"/>
          <w:color w:val="000000"/>
          <w:sz w:val="36"/>
          <w:szCs w:val="36"/>
          <w:lang w:bidi="hi-IN"/>
        </w:rPr>
        <w:t xml:space="preserve"> rmu#kShIyaq mA&amp;mRutA$t | 1</w:t>
      </w:r>
    </w:p>
    <w:p w14:paraId="3A2ADE9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9A9209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w:t>
      </w:r>
      <w:r w:rsidR="00665208">
        <w:rPr>
          <w:rFonts w:ascii="Arial" w:hAnsi="Arial" w:cs="Arial"/>
          <w:color w:val="000000"/>
          <w:sz w:val="36"/>
          <w:szCs w:val="36"/>
          <w:lang w:bidi="hi-IN"/>
        </w:rPr>
        <w:t>O</w:t>
      </w:r>
      <w:r>
        <w:rPr>
          <w:rFonts w:ascii="Arial" w:hAnsi="Arial" w:cs="Arial"/>
          <w:color w:val="000000"/>
          <w:sz w:val="36"/>
          <w:szCs w:val="36"/>
          <w:lang w:bidi="hi-IN"/>
        </w:rPr>
        <w:t xml:space="preserve"> ruqdr</w:t>
      </w:r>
      <w:r w:rsidR="00665208">
        <w:rPr>
          <w:rFonts w:ascii="Arial" w:hAnsi="Arial" w:cs="Arial"/>
          <w:color w:val="000000"/>
          <w:sz w:val="36"/>
          <w:szCs w:val="36"/>
          <w:lang w:bidi="hi-IN"/>
        </w:rPr>
        <w:t>O</w:t>
      </w:r>
      <w:r>
        <w:rPr>
          <w:rFonts w:ascii="Arial" w:hAnsi="Arial" w:cs="Arial"/>
          <w:color w:val="000000"/>
          <w:sz w:val="36"/>
          <w:szCs w:val="36"/>
          <w:lang w:bidi="hi-IN"/>
        </w:rPr>
        <w:t xml:space="preserve"> aqgnau y</w:t>
      </w:r>
      <w:r w:rsidR="00665208">
        <w:rPr>
          <w:rFonts w:ascii="Arial" w:hAnsi="Arial" w:cs="Arial"/>
          <w:color w:val="000000"/>
          <w:sz w:val="36"/>
          <w:szCs w:val="36"/>
          <w:lang w:bidi="hi-IN"/>
        </w:rPr>
        <w:t>O</w:t>
      </w:r>
      <w:r>
        <w:rPr>
          <w:rFonts w:ascii="Arial" w:hAnsi="Arial" w:cs="Arial"/>
          <w:color w:val="000000"/>
          <w:sz w:val="36"/>
          <w:szCs w:val="36"/>
          <w:lang w:bidi="hi-IN"/>
        </w:rPr>
        <w:t xml:space="preserve"> aqPsu ya </w:t>
      </w:r>
      <w:r w:rsidR="00665208">
        <w:rPr>
          <w:rFonts w:ascii="Arial" w:hAnsi="Arial" w:cs="Arial"/>
          <w:color w:val="000000"/>
          <w:sz w:val="36"/>
          <w:szCs w:val="36"/>
          <w:lang w:bidi="hi-IN"/>
        </w:rPr>
        <w:t>O</w:t>
      </w:r>
      <w:r>
        <w:rPr>
          <w:rFonts w:ascii="Arial" w:hAnsi="Arial" w:cs="Arial"/>
          <w:color w:val="000000"/>
          <w:sz w:val="36"/>
          <w:szCs w:val="36"/>
          <w:lang w:bidi="hi-IN"/>
        </w:rPr>
        <w:t>Sha#dhIShuq y</w:t>
      </w:r>
      <w:r w:rsidR="00665208">
        <w:rPr>
          <w:rFonts w:ascii="Arial" w:hAnsi="Arial" w:cs="Arial"/>
          <w:color w:val="000000"/>
          <w:sz w:val="36"/>
          <w:szCs w:val="36"/>
          <w:lang w:bidi="hi-IN"/>
        </w:rPr>
        <w:t>O</w:t>
      </w:r>
      <w:r>
        <w:rPr>
          <w:rFonts w:ascii="Arial" w:hAnsi="Arial" w:cs="Arial"/>
          <w:color w:val="000000"/>
          <w:sz w:val="36"/>
          <w:szCs w:val="36"/>
          <w:lang w:bidi="hi-IN"/>
        </w:rPr>
        <w:t xml:space="preserve"> ruqdr</w:t>
      </w:r>
      <w:r w:rsidR="00665208">
        <w:rPr>
          <w:rFonts w:ascii="Arial" w:hAnsi="Arial" w:cs="Arial"/>
          <w:color w:val="000000"/>
          <w:sz w:val="36"/>
          <w:szCs w:val="36"/>
          <w:lang w:bidi="hi-IN"/>
        </w:rPr>
        <w:t>O</w:t>
      </w:r>
      <w:r>
        <w:rPr>
          <w:rFonts w:ascii="Arial" w:hAnsi="Arial" w:cs="Arial"/>
          <w:color w:val="000000"/>
          <w:sz w:val="36"/>
          <w:szCs w:val="36"/>
          <w:lang w:bidi="hi-IN"/>
        </w:rPr>
        <w:t xml:space="preserve"> viSvAq </w:t>
      </w:r>
    </w:p>
    <w:p w14:paraId="0854186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Buva#nA &amp;&amp;viqv</w:t>
      </w:r>
      <w:r w:rsidR="00665208">
        <w:rPr>
          <w:rFonts w:ascii="Arial" w:hAnsi="Arial" w:cs="Arial"/>
          <w:color w:val="000000"/>
          <w:sz w:val="36"/>
          <w:szCs w:val="36"/>
          <w:lang w:bidi="hi-IN"/>
        </w:rPr>
        <w:t>E</w:t>
      </w:r>
      <w:r>
        <w:rPr>
          <w:rFonts w:ascii="Arial" w:hAnsi="Arial" w:cs="Arial"/>
          <w:color w:val="000000"/>
          <w:sz w:val="36"/>
          <w:szCs w:val="36"/>
          <w:lang w:bidi="hi-IN"/>
        </w:rPr>
        <w:t>Saq tasmai# ruqdrAyaq nam</w:t>
      </w:r>
      <w:r w:rsidR="00665208">
        <w:rPr>
          <w:rFonts w:ascii="Arial" w:hAnsi="Arial" w:cs="Arial"/>
          <w:color w:val="000000"/>
          <w:sz w:val="36"/>
          <w:szCs w:val="36"/>
          <w:lang w:bidi="hi-IN"/>
        </w:rPr>
        <w:t>O</w:t>
      </w:r>
      <w:r>
        <w:rPr>
          <w:rFonts w:ascii="Arial" w:hAnsi="Arial" w:cs="Arial"/>
          <w:color w:val="000000"/>
          <w:sz w:val="36"/>
          <w:szCs w:val="36"/>
          <w:lang w:bidi="hi-IN"/>
        </w:rPr>
        <w:t># astu | 2</w:t>
      </w:r>
    </w:p>
    <w:p w14:paraId="1D37D45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1DA1A0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tamu#ShTuqhi yaH sviqShuH suqdhanvAq y</w:t>
      </w:r>
      <w:r w:rsidR="00665208">
        <w:rPr>
          <w:rFonts w:ascii="Arial" w:hAnsi="Arial" w:cs="Arial"/>
          <w:color w:val="000000"/>
          <w:sz w:val="36"/>
          <w:szCs w:val="36"/>
          <w:lang w:bidi="hi-IN"/>
        </w:rPr>
        <w:t>O</w:t>
      </w:r>
      <w:r>
        <w:rPr>
          <w:rFonts w:ascii="Arial" w:hAnsi="Arial" w:cs="Arial"/>
          <w:color w:val="000000"/>
          <w:sz w:val="36"/>
          <w:szCs w:val="36"/>
          <w:lang w:bidi="hi-IN"/>
        </w:rPr>
        <w:t xml:space="preserve"> viSva#syaq kShaya#ti B</w:t>
      </w:r>
      <w:r w:rsidR="00665208">
        <w:rPr>
          <w:rFonts w:ascii="Arial" w:hAnsi="Arial" w:cs="Arial"/>
          <w:color w:val="000000"/>
          <w:sz w:val="36"/>
          <w:szCs w:val="36"/>
          <w:lang w:bidi="hi-IN"/>
        </w:rPr>
        <w:t>E</w:t>
      </w:r>
      <w:r>
        <w:rPr>
          <w:rFonts w:ascii="Arial" w:hAnsi="Arial" w:cs="Arial"/>
          <w:color w:val="000000"/>
          <w:sz w:val="36"/>
          <w:szCs w:val="36"/>
          <w:lang w:bidi="hi-IN"/>
        </w:rPr>
        <w:t xml:space="preserve">Shaqjasya# | </w:t>
      </w:r>
    </w:p>
    <w:p w14:paraId="27251AC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yakShvA$maqh</w:t>
      </w:r>
      <w:r w:rsidR="00665208">
        <w:rPr>
          <w:rFonts w:ascii="Arial" w:hAnsi="Arial" w:cs="Arial"/>
          <w:color w:val="000000"/>
          <w:sz w:val="36"/>
          <w:szCs w:val="36"/>
          <w:lang w:bidi="hi-IN"/>
        </w:rPr>
        <w:t>E</w:t>
      </w:r>
      <w:r>
        <w:rPr>
          <w:rFonts w:ascii="Arial" w:hAnsi="Arial" w:cs="Arial"/>
          <w:color w:val="000000"/>
          <w:sz w:val="36"/>
          <w:szCs w:val="36"/>
          <w:lang w:bidi="hi-IN"/>
        </w:rPr>
        <w:t xml:space="preserve"> sau$manaqsAya# ruqdraM nam</w:t>
      </w:r>
      <w:r w:rsidR="00665208">
        <w:rPr>
          <w:rFonts w:ascii="Arial" w:hAnsi="Arial" w:cs="Arial"/>
          <w:color w:val="000000"/>
          <w:sz w:val="36"/>
          <w:szCs w:val="36"/>
          <w:lang w:bidi="hi-IN"/>
        </w:rPr>
        <w:t>O</w:t>
      </w:r>
      <w:r>
        <w:rPr>
          <w:rFonts w:ascii="Arial" w:hAnsi="Arial" w:cs="Arial"/>
          <w:color w:val="000000"/>
          <w:sz w:val="36"/>
          <w:szCs w:val="36"/>
          <w:lang w:bidi="hi-IN"/>
        </w:rPr>
        <w:t>$Bi rd</w:t>
      </w:r>
      <w:r w:rsidR="00665208">
        <w:rPr>
          <w:rFonts w:ascii="Arial" w:hAnsi="Arial" w:cs="Arial"/>
          <w:color w:val="000000"/>
          <w:sz w:val="36"/>
          <w:szCs w:val="36"/>
          <w:lang w:bidi="hi-IN"/>
        </w:rPr>
        <w:t>E</w:t>
      </w:r>
      <w:r>
        <w:rPr>
          <w:rFonts w:ascii="Arial" w:hAnsi="Arial" w:cs="Arial"/>
          <w:color w:val="000000"/>
          <w:sz w:val="36"/>
          <w:szCs w:val="36"/>
          <w:lang w:bidi="hi-IN"/>
        </w:rPr>
        <w:t>qvamasu#raM duvasya | 3</w:t>
      </w:r>
    </w:p>
    <w:p w14:paraId="5581A39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96D60B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aqyaM m</w:t>
      </w:r>
      <w:r w:rsidR="00665208">
        <w:rPr>
          <w:rFonts w:ascii="Arial" w:hAnsi="Arial" w:cs="Arial"/>
          <w:color w:val="000000"/>
          <w:sz w:val="36"/>
          <w:szCs w:val="36"/>
          <w:lang w:bidi="hi-IN"/>
        </w:rPr>
        <w:t>E</w:t>
      </w:r>
      <w:r>
        <w:rPr>
          <w:rFonts w:ascii="Arial" w:hAnsi="Arial" w:cs="Arial"/>
          <w:color w:val="000000"/>
          <w:sz w:val="36"/>
          <w:szCs w:val="36"/>
          <w:lang w:bidi="hi-IN"/>
        </w:rPr>
        <w:t>q hast</w:t>
      </w:r>
      <w:r w:rsidR="00665208">
        <w:rPr>
          <w:rFonts w:ascii="Arial" w:hAnsi="Arial" w:cs="Arial"/>
          <w:color w:val="000000"/>
          <w:sz w:val="36"/>
          <w:szCs w:val="36"/>
          <w:lang w:bidi="hi-IN"/>
        </w:rPr>
        <w:t>O</w:t>
      </w:r>
      <w:r>
        <w:rPr>
          <w:rFonts w:ascii="Arial" w:hAnsi="Arial" w:cs="Arial"/>
          <w:color w:val="000000"/>
          <w:sz w:val="36"/>
          <w:szCs w:val="36"/>
          <w:lang w:bidi="hi-IN"/>
        </w:rPr>
        <w:t>q Baga#vAnaqyaM m</w:t>
      </w:r>
      <w:r w:rsidR="00665208">
        <w:rPr>
          <w:rFonts w:ascii="Arial" w:hAnsi="Arial" w:cs="Arial"/>
          <w:color w:val="000000"/>
          <w:sz w:val="36"/>
          <w:szCs w:val="36"/>
          <w:lang w:bidi="hi-IN"/>
        </w:rPr>
        <w:t>E</w:t>
      </w:r>
      <w:r>
        <w:rPr>
          <w:rFonts w:ascii="Arial" w:hAnsi="Arial" w:cs="Arial"/>
          <w:color w:val="000000"/>
          <w:sz w:val="36"/>
          <w:szCs w:val="36"/>
          <w:lang w:bidi="hi-IN"/>
        </w:rPr>
        <w:t xml:space="preserve">q Baga#vattaraH | </w:t>
      </w:r>
    </w:p>
    <w:p w14:paraId="2423772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aqyaM m</w:t>
      </w:r>
      <w:r w:rsidR="00665208">
        <w:rPr>
          <w:rFonts w:ascii="Arial" w:hAnsi="Arial" w:cs="Arial"/>
          <w:color w:val="000000"/>
          <w:sz w:val="36"/>
          <w:szCs w:val="36"/>
          <w:lang w:bidi="hi-IN"/>
        </w:rPr>
        <w:t>E</w:t>
      </w:r>
      <w:r>
        <w:rPr>
          <w:rFonts w:ascii="Arial" w:hAnsi="Arial" w:cs="Arial"/>
          <w:color w:val="000000"/>
          <w:sz w:val="36"/>
          <w:szCs w:val="36"/>
          <w:lang w:bidi="hi-IN"/>
        </w:rPr>
        <w:t>$ viqSva-B</w:t>
      </w:r>
      <w:r w:rsidR="00665208">
        <w:rPr>
          <w:rFonts w:ascii="Arial" w:hAnsi="Arial" w:cs="Arial"/>
          <w:color w:val="000000"/>
          <w:sz w:val="36"/>
          <w:szCs w:val="36"/>
          <w:lang w:bidi="hi-IN"/>
        </w:rPr>
        <w:t>E</w:t>
      </w:r>
      <w:r>
        <w:rPr>
          <w:rFonts w:ascii="Arial" w:hAnsi="Arial" w:cs="Arial"/>
          <w:color w:val="000000"/>
          <w:sz w:val="36"/>
          <w:szCs w:val="36"/>
          <w:lang w:bidi="hi-IN"/>
        </w:rPr>
        <w:t>$Shaj</w:t>
      </w:r>
      <w:r w:rsidR="00665208">
        <w:rPr>
          <w:rFonts w:ascii="Arial" w:hAnsi="Arial" w:cs="Arial"/>
          <w:color w:val="000000"/>
          <w:sz w:val="36"/>
          <w:szCs w:val="36"/>
          <w:lang w:bidi="hi-IN"/>
        </w:rPr>
        <w:t>O</w:t>
      </w:r>
      <w:r>
        <w:rPr>
          <w:rFonts w:ascii="Arial" w:hAnsi="Arial" w:cs="Arial"/>
          <w:color w:val="000000"/>
          <w:sz w:val="36"/>
          <w:szCs w:val="36"/>
          <w:lang w:bidi="hi-IN"/>
        </w:rPr>
        <w:t>qya(gm) SiqvABi#marSanaH | 4</w:t>
      </w:r>
    </w:p>
    <w:p w14:paraId="7F9E57D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89C18E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w:t>
      </w:r>
      <w:r w:rsidR="00665208">
        <w:rPr>
          <w:rFonts w:ascii="Arial" w:hAnsi="Arial" w:cs="Arial"/>
          <w:color w:val="000000"/>
          <w:sz w:val="36"/>
          <w:szCs w:val="36"/>
          <w:lang w:bidi="hi-IN"/>
        </w:rPr>
        <w:t>E</w:t>
      </w:r>
      <w:r>
        <w:rPr>
          <w:rFonts w:ascii="Arial" w:hAnsi="Arial" w:cs="Arial"/>
          <w:color w:val="000000"/>
          <w:sz w:val="36"/>
          <w:szCs w:val="36"/>
          <w:lang w:bidi="hi-IN"/>
        </w:rPr>
        <w:t xml:space="preserve"> t</w:t>
      </w:r>
      <w:r w:rsidR="00665208">
        <w:rPr>
          <w:rFonts w:ascii="Arial" w:hAnsi="Arial" w:cs="Arial"/>
          <w:color w:val="000000"/>
          <w:sz w:val="36"/>
          <w:szCs w:val="36"/>
          <w:lang w:bidi="hi-IN"/>
        </w:rPr>
        <w:t>E</w:t>
      </w:r>
      <w:r>
        <w:rPr>
          <w:rFonts w:ascii="Arial" w:hAnsi="Arial" w:cs="Arial"/>
          <w:color w:val="000000"/>
          <w:sz w:val="36"/>
          <w:szCs w:val="36"/>
          <w:lang w:bidi="hi-IN"/>
        </w:rPr>
        <w:t># saqhasra#maqyutaqM pASAq mRuty</w:t>
      </w:r>
      <w:r w:rsidR="00665208">
        <w:rPr>
          <w:rFonts w:ascii="Arial" w:hAnsi="Arial" w:cs="Arial"/>
          <w:color w:val="000000"/>
          <w:sz w:val="36"/>
          <w:szCs w:val="36"/>
          <w:lang w:bidi="hi-IN"/>
        </w:rPr>
        <w:t>O</w:t>
      </w:r>
      <w:r>
        <w:rPr>
          <w:rFonts w:ascii="Arial" w:hAnsi="Arial" w:cs="Arial"/>
          <w:color w:val="000000"/>
          <w:sz w:val="36"/>
          <w:szCs w:val="36"/>
          <w:lang w:bidi="hi-IN"/>
        </w:rPr>
        <w:t>q martyA#yaq hanta#v</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p>
    <w:p w14:paraId="1773913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tAn yaqj~jasya# mAqyayAq sarvAqnava# yajAmah</w:t>
      </w:r>
      <w:r w:rsidR="00665208">
        <w:rPr>
          <w:rFonts w:ascii="Arial" w:hAnsi="Arial" w:cs="Arial"/>
          <w:color w:val="000000"/>
          <w:sz w:val="36"/>
          <w:szCs w:val="36"/>
          <w:lang w:bidi="hi-IN"/>
        </w:rPr>
        <w:t>E</w:t>
      </w:r>
      <w:r>
        <w:rPr>
          <w:rFonts w:ascii="Arial" w:hAnsi="Arial" w:cs="Arial"/>
          <w:color w:val="000000"/>
          <w:sz w:val="36"/>
          <w:szCs w:val="36"/>
          <w:lang w:bidi="hi-IN"/>
        </w:rPr>
        <w:t xml:space="preserve"> | 5</w:t>
      </w:r>
    </w:p>
    <w:p w14:paraId="479688E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50DE56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mRuqtyav</w:t>
      </w:r>
      <w:r w:rsidR="00665208">
        <w:rPr>
          <w:rFonts w:ascii="Arial" w:hAnsi="Arial" w:cs="Arial"/>
          <w:color w:val="000000"/>
          <w:sz w:val="36"/>
          <w:szCs w:val="36"/>
          <w:lang w:bidi="hi-IN"/>
        </w:rPr>
        <w:t>E</w:t>
      </w:r>
      <w:r>
        <w:rPr>
          <w:rFonts w:ascii="Arial" w:hAnsi="Arial" w:cs="Arial"/>
          <w:color w:val="000000"/>
          <w:sz w:val="36"/>
          <w:szCs w:val="36"/>
          <w:lang w:bidi="hi-IN"/>
        </w:rPr>
        <w:t>q svAhA# mRuqtyav</w:t>
      </w:r>
      <w:r w:rsidR="00665208">
        <w:rPr>
          <w:rFonts w:ascii="Arial" w:hAnsi="Arial" w:cs="Arial"/>
          <w:color w:val="000000"/>
          <w:sz w:val="36"/>
          <w:szCs w:val="36"/>
          <w:lang w:bidi="hi-IN"/>
        </w:rPr>
        <w:t>E</w:t>
      </w:r>
      <w:r>
        <w:rPr>
          <w:rFonts w:ascii="Arial" w:hAnsi="Arial" w:cs="Arial"/>
          <w:color w:val="000000"/>
          <w:sz w:val="36"/>
          <w:szCs w:val="36"/>
          <w:lang w:bidi="hi-IN"/>
        </w:rPr>
        <w:t>q svAhA$ | 6</w:t>
      </w:r>
    </w:p>
    <w:p w14:paraId="3127373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87E8190" w14:textId="7D0E0EED"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nam</w:t>
      </w:r>
      <w:r w:rsidR="00665208">
        <w:rPr>
          <w:rFonts w:ascii="Arial" w:hAnsi="Arial" w:cs="Arial"/>
          <w:color w:val="000000"/>
          <w:sz w:val="36"/>
          <w:szCs w:val="36"/>
          <w:lang w:bidi="hi-IN"/>
        </w:rPr>
        <w:t>O</w:t>
      </w:r>
      <w:r w:rsidR="00D91D60">
        <w:rPr>
          <w:rFonts w:ascii="Arial" w:hAnsi="Arial" w:cs="Arial"/>
          <w:color w:val="000000"/>
          <w:sz w:val="36"/>
          <w:szCs w:val="36"/>
          <w:lang w:bidi="hi-IN"/>
        </w:rPr>
        <w:t xml:space="preserve"> Bagavat</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 rudrAya viShNav</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 mRutyu#rm</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 pAqhi || </w:t>
      </w:r>
    </w:p>
    <w:p w14:paraId="383D54D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prANAnAM granthirasi rudr</w:t>
      </w:r>
      <w:r w:rsidR="00665208">
        <w:rPr>
          <w:rFonts w:ascii="Arial" w:hAnsi="Arial" w:cs="Arial"/>
          <w:color w:val="000000"/>
          <w:sz w:val="36"/>
          <w:szCs w:val="36"/>
          <w:lang w:bidi="hi-IN"/>
        </w:rPr>
        <w:t>O</w:t>
      </w:r>
      <w:r>
        <w:rPr>
          <w:rFonts w:ascii="Arial" w:hAnsi="Arial" w:cs="Arial"/>
          <w:color w:val="000000"/>
          <w:sz w:val="36"/>
          <w:szCs w:val="36"/>
          <w:lang w:bidi="hi-IN"/>
        </w:rPr>
        <w:t xml:space="preserve"> mA# viSAqntakaH | t</w:t>
      </w:r>
      <w:r w:rsidR="00665208">
        <w:rPr>
          <w:rFonts w:ascii="Arial" w:hAnsi="Arial" w:cs="Arial"/>
          <w:color w:val="000000"/>
          <w:sz w:val="36"/>
          <w:szCs w:val="36"/>
          <w:lang w:bidi="hi-IN"/>
        </w:rPr>
        <w:t>E</w:t>
      </w:r>
      <w:r>
        <w:rPr>
          <w:rFonts w:ascii="Arial" w:hAnsi="Arial" w:cs="Arial"/>
          <w:color w:val="000000"/>
          <w:sz w:val="36"/>
          <w:szCs w:val="36"/>
          <w:lang w:bidi="hi-IN"/>
        </w:rPr>
        <w:t>nAnn</w:t>
      </w:r>
      <w:r w:rsidR="00665208">
        <w:rPr>
          <w:rFonts w:ascii="Arial" w:hAnsi="Arial" w:cs="Arial"/>
          <w:color w:val="000000"/>
          <w:sz w:val="36"/>
          <w:szCs w:val="36"/>
          <w:lang w:bidi="hi-IN"/>
        </w:rPr>
        <w:t>E</w:t>
      </w:r>
      <w:r>
        <w:rPr>
          <w:rFonts w:ascii="Arial" w:hAnsi="Arial" w:cs="Arial"/>
          <w:color w:val="000000"/>
          <w:sz w:val="36"/>
          <w:szCs w:val="36"/>
          <w:lang w:bidi="hi-IN"/>
        </w:rPr>
        <w:t>nA$pyAyaqsva || 7</w:t>
      </w:r>
    </w:p>
    <w:p w14:paraId="23EBB82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504B56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 xml:space="preserve"> rudrAya viShNav</w:t>
      </w:r>
      <w:r w:rsidR="00665208">
        <w:rPr>
          <w:rFonts w:ascii="Arial" w:hAnsi="Arial" w:cs="Arial"/>
          <w:color w:val="000000"/>
          <w:sz w:val="36"/>
          <w:szCs w:val="36"/>
          <w:lang w:bidi="hi-IN"/>
        </w:rPr>
        <w:t>E</w:t>
      </w:r>
      <w:r>
        <w:rPr>
          <w:rFonts w:ascii="Arial" w:hAnsi="Arial" w:cs="Arial"/>
          <w:color w:val="000000"/>
          <w:sz w:val="36"/>
          <w:szCs w:val="36"/>
          <w:lang w:bidi="hi-IN"/>
        </w:rPr>
        <w:t xml:space="preserve"> mRutyu#rm</w:t>
      </w:r>
      <w:r w:rsidR="00665208">
        <w:rPr>
          <w:rFonts w:ascii="Arial" w:hAnsi="Arial" w:cs="Arial"/>
          <w:color w:val="000000"/>
          <w:sz w:val="36"/>
          <w:szCs w:val="36"/>
          <w:lang w:bidi="hi-IN"/>
        </w:rPr>
        <w:t>E</w:t>
      </w:r>
      <w:r>
        <w:rPr>
          <w:rFonts w:ascii="Arial" w:hAnsi="Arial" w:cs="Arial"/>
          <w:color w:val="000000"/>
          <w:sz w:val="36"/>
          <w:szCs w:val="36"/>
          <w:lang w:bidi="hi-IN"/>
        </w:rPr>
        <w:t xml:space="preserve"> pAqhi || </w:t>
      </w:r>
    </w:p>
    <w:p w14:paraId="40AF9585" w14:textId="2F8486C1" w:rsidR="00D91D60" w:rsidRDefault="00842E57" w:rsidP="0020424F">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SAntiqH SAntiqH SAnti#H || </w:t>
      </w:r>
    </w:p>
    <w:p w14:paraId="2B07E124" w14:textId="42635A54" w:rsidR="00D91D60" w:rsidRDefault="002D35B5"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&lt;lang=eng&gt;</w:t>
      </w:r>
    </w:p>
    <w:p w14:paraId="6854E30A" w14:textId="57716015" w:rsidR="00D91D60" w:rsidRPr="00690566" w:rsidRDefault="00D91D60" w:rsidP="00690566">
      <w:pPr>
        <w:pStyle w:val="Heading1"/>
        <w:numPr>
          <w:ilvl w:val="0"/>
          <w:numId w:val="0"/>
        </w:numPr>
        <w:ind w:left="432"/>
        <w:rPr>
          <w:rFonts w:ascii="Arial" w:hAnsi="Arial" w:cs="Arial"/>
        </w:rPr>
      </w:pPr>
      <w:r w:rsidRPr="00690566">
        <w:rPr>
          <w:rFonts w:ascii="Arial" w:hAnsi="Arial" w:cs="Arial"/>
        </w:rPr>
        <w:t>1</w:t>
      </w:r>
      <w:r w:rsidR="00C0513B" w:rsidRPr="00690566">
        <w:rPr>
          <w:rFonts w:ascii="Arial" w:hAnsi="Arial" w:cs="Arial"/>
        </w:rPr>
        <w:t>3</w:t>
      </w:r>
      <w:r w:rsidRPr="00690566">
        <w:rPr>
          <w:rFonts w:ascii="Arial" w:hAnsi="Arial" w:cs="Arial"/>
        </w:rPr>
        <w:t>.</w:t>
      </w:r>
      <w:r w:rsidRPr="00690566">
        <w:rPr>
          <w:rFonts w:ascii="Arial" w:hAnsi="Arial" w:cs="Arial"/>
        </w:rPr>
        <w:tab/>
        <w:t>D</w:t>
      </w:r>
      <w:r w:rsidR="00665208" w:rsidRPr="00690566">
        <w:rPr>
          <w:rFonts w:ascii="Arial" w:hAnsi="Arial" w:cs="Arial"/>
        </w:rPr>
        <w:t>E</w:t>
      </w:r>
      <w:r w:rsidRPr="00690566">
        <w:rPr>
          <w:rFonts w:ascii="Arial" w:hAnsi="Arial" w:cs="Arial"/>
        </w:rPr>
        <w:t xml:space="preserve">tails </w:t>
      </w:r>
      <w:r w:rsidR="00665208" w:rsidRPr="00690566">
        <w:rPr>
          <w:rFonts w:ascii="Arial" w:hAnsi="Arial" w:cs="Arial"/>
        </w:rPr>
        <w:t>O</w:t>
      </w:r>
      <w:r w:rsidRPr="00690566">
        <w:rPr>
          <w:rFonts w:ascii="Arial" w:hAnsi="Arial" w:cs="Arial"/>
        </w:rPr>
        <w:t>f “Dravya sampradaayam” in Rudraikaadasini</w:t>
      </w:r>
    </w:p>
    <w:p w14:paraId="0D290255" w14:textId="2A80183F" w:rsidR="00E20008" w:rsidRDefault="002D35B5"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&lt;lang=def&gt;</w:t>
      </w:r>
    </w:p>
    <w:p w14:paraId="1B96E2FB" w14:textId="51D901DB"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prathamaM gandhatailaM ca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dvitIyaM pa~jcagavyakaM</w:t>
      </w:r>
    </w:p>
    <w:p w14:paraId="068E83B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pa~jcAmRutaM tRutIyaM ca</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caturthaM GRutam</w:t>
      </w:r>
      <w:r w:rsidR="00665208">
        <w:rPr>
          <w:rFonts w:ascii="Arial" w:hAnsi="Arial" w:cs="Arial"/>
          <w:color w:val="000000"/>
          <w:sz w:val="36"/>
          <w:szCs w:val="36"/>
          <w:lang w:bidi="hi-IN"/>
        </w:rPr>
        <w:t>E</w:t>
      </w:r>
      <w:r>
        <w:rPr>
          <w:rFonts w:ascii="Arial" w:hAnsi="Arial" w:cs="Arial"/>
          <w:color w:val="000000"/>
          <w:sz w:val="36"/>
          <w:szCs w:val="36"/>
          <w:lang w:bidi="hi-IN"/>
        </w:rPr>
        <w:t>va ca</w:t>
      </w:r>
    </w:p>
    <w:p w14:paraId="245EBBE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pa~jcamaM payasA snAnaM</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dadhnA snAnaM tu ShaShThakaM</w:t>
      </w:r>
    </w:p>
    <w:p w14:paraId="615A380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saptamaM madhunA snAnaM</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aShTamaM c</w:t>
      </w:r>
      <w:r w:rsidR="00665208">
        <w:rPr>
          <w:rFonts w:ascii="Arial" w:hAnsi="Arial" w:cs="Arial"/>
          <w:color w:val="000000"/>
          <w:sz w:val="36"/>
          <w:szCs w:val="36"/>
          <w:lang w:bidi="hi-IN"/>
        </w:rPr>
        <w:t>E</w:t>
      </w:r>
      <w:r>
        <w:rPr>
          <w:rFonts w:ascii="Arial" w:hAnsi="Arial" w:cs="Arial"/>
          <w:color w:val="000000"/>
          <w:sz w:val="36"/>
          <w:szCs w:val="36"/>
          <w:lang w:bidi="hi-IN"/>
        </w:rPr>
        <w:t>ShudaNDajaM</w:t>
      </w:r>
    </w:p>
    <w:p w14:paraId="5D24FCA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navamaM niMbat</w:t>
      </w:r>
      <w:r w:rsidR="00665208">
        <w:rPr>
          <w:rFonts w:ascii="Arial" w:hAnsi="Arial" w:cs="Arial"/>
          <w:color w:val="000000"/>
          <w:sz w:val="36"/>
          <w:szCs w:val="36"/>
          <w:lang w:bidi="hi-IN"/>
        </w:rPr>
        <w:t>O</w:t>
      </w:r>
      <w:r>
        <w:rPr>
          <w:rFonts w:ascii="Arial" w:hAnsi="Arial" w:cs="Arial"/>
          <w:color w:val="000000"/>
          <w:sz w:val="36"/>
          <w:szCs w:val="36"/>
          <w:lang w:bidi="hi-IN"/>
        </w:rPr>
        <w:t>yaM ca</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daSamaM nALik</w:t>
      </w:r>
      <w:r w:rsidR="00665208">
        <w:rPr>
          <w:rFonts w:ascii="Arial" w:hAnsi="Arial" w:cs="Arial"/>
          <w:color w:val="000000"/>
          <w:sz w:val="36"/>
          <w:szCs w:val="36"/>
          <w:lang w:bidi="hi-IN"/>
        </w:rPr>
        <w:t>E</w:t>
      </w:r>
      <w:r>
        <w:rPr>
          <w:rFonts w:ascii="Arial" w:hAnsi="Arial" w:cs="Arial"/>
          <w:color w:val="000000"/>
          <w:sz w:val="36"/>
          <w:szCs w:val="36"/>
          <w:lang w:bidi="hi-IN"/>
        </w:rPr>
        <w:t>rajaM</w:t>
      </w:r>
    </w:p>
    <w:p w14:paraId="6EFC5EEA"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E</w:t>
      </w:r>
      <w:r w:rsidR="00D91D60">
        <w:rPr>
          <w:rFonts w:ascii="Arial" w:hAnsi="Arial" w:cs="Arial"/>
          <w:color w:val="000000"/>
          <w:sz w:val="36"/>
          <w:szCs w:val="36"/>
          <w:lang w:bidi="hi-IN"/>
        </w:rPr>
        <w:t>kAdaSaM gandhat</w:t>
      </w:r>
      <w:r>
        <w:rPr>
          <w:rFonts w:ascii="Arial" w:hAnsi="Arial" w:cs="Arial"/>
          <w:color w:val="000000"/>
          <w:sz w:val="36"/>
          <w:szCs w:val="36"/>
          <w:lang w:bidi="hi-IN"/>
        </w:rPr>
        <w:t>O</w:t>
      </w:r>
      <w:r w:rsidR="00D91D60">
        <w:rPr>
          <w:rFonts w:ascii="Arial" w:hAnsi="Arial" w:cs="Arial"/>
          <w:color w:val="000000"/>
          <w:sz w:val="36"/>
          <w:szCs w:val="36"/>
          <w:lang w:bidi="hi-IN"/>
        </w:rPr>
        <w:t>yaM ca</w:t>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t>atha kuMBABiSh</w:t>
      </w:r>
      <w:r>
        <w:rPr>
          <w:rFonts w:ascii="Arial" w:hAnsi="Arial" w:cs="Arial"/>
          <w:color w:val="000000"/>
          <w:sz w:val="36"/>
          <w:szCs w:val="36"/>
          <w:lang w:bidi="hi-IN"/>
        </w:rPr>
        <w:t>E</w:t>
      </w:r>
      <w:r w:rsidR="00D91D60">
        <w:rPr>
          <w:rFonts w:ascii="Arial" w:hAnsi="Arial" w:cs="Arial"/>
          <w:color w:val="000000"/>
          <w:sz w:val="36"/>
          <w:szCs w:val="36"/>
          <w:lang w:bidi="hi-IN"/>
        </w:rPr>
        <w:t xml:space="preserve">canaM </w:t>
      </w:r>
    </w:p>
    <w:p w14:paraId="62D21A3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1447657" w14:textId="0BA99379"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gramStart"/>
      <w:r>
        <w:rPr>
          <w:rFonts w:ascii="Arial" w:hAnsi="Arial" w:cs="Arial"/>
          <w:color w:val="000000"/>
          <w:sz w:val="36"/>
          <w:szCs w:val="36"/>
          <w:lang w:bidi="hi-IN"/>
        </w:rPr>
        <w:t>dravya</w:t>
      </w:r>
      <w:proofErr w:type="gramEnd"/>
      <w:r>
        <w:rPr>
          <w:rFonts w:ascii="Arial" w:hAnsi="Arial" w:cs="Arial"/>
          <w:color w:val="000000"/>
          <w:sz w:val="36"/>
          <w:szCs w:val="36"/>
          <w:lang w:bidi="hi-IN"/>
        </w:rPr>
        <w:t xml:space="preserve"> saMpradAyaM </w:t>
      </w:r>
      <w:ins w:id="63" w:author="Microsoft account" w:date="2026-09-19T21:50:00Z">
        <w:r w:rsidR="0069170C">
          <w:rPr>
            <w:rFonts w:ascii="Arial" w:hAnsi="Arial" w:cs="Arial"/>
            <w:color w:val="000000"/>
            <w:sz w:val="36"/>
            <w:szCs w:val="36"/>
            <w:lang w:bidi="hi-IN"/>
          </w:rPr>
          <w:t xml:space="preserve">&lt;lang=eng&gt; </w:t>
        </w:r>
      </w:ins>
      <w:r>
        <w:rPr>
          <w:rFonts w:ascii="Arial" w:hAnsi="Arial" w:cs="Arial"/>
          <w:color w:val="000000"/>
          <w:sz w:val="36"/>
          <w:szCs w:val="36"/>
          <w:lang w:bidi="hi-IN"/>
        </w:rPr>
        <w:t>(Purushas</w:t>
      </w:r>
      <w:r w:rsidR="00665208">
        <w:rPr>
          <w:rFonts w:ascii="Arial" w:hAnsi="Arial" w:cs="Arial"/>
          <w:color w:val="000000"/>
          <w:sz w:val="36"/>
          <w:szCs w:val="36"/>
          <w:lang w:bidi="hi-IN"/>
        </w:rPr>
        <w:t>OO</w:t>
      </w:r>
      <w:r>
        <w:rPr>
          <w:rFonts w:ascii="Arial" w:hAnsi="Arial" w:cs="Arial"/>
          <w:color w:val="000000"/>
          <w:sz w:val="36"/>
          <w:szCs w:val="36"/>
          <w:lang w:bidi="hi-IN"/>
        </w:rPr>
        <w:t>kta abhish</w:t>
      </w:r>
      <w:r w:rsidR="00665208">
        <w:rPr>
          <w:rFonts w:ascii="Arial" w:hAnsi="Arial" w:cs="Arial"/>
          <w:color w:val="000000"/>
          <w:sz w:val="36"/>
          <w:szCs w:val="36"/>
          <w:lang w:bidi="hi-IN"/>
        </w:rPr>
        <w:t>E</w:t>
      </w:r>
      <w:r>
        <w:rPr>
          <w:rFonts w:ascii="Arial" w:hAnsi="Arial" w:cs="Arial"/>
          <w:color w:val="000000"/>
          <w:sz w:val="36"/>
          <w:szCs w:val="36"/>
          <w:lang w:bidi="hi-IN"/>
        </w:rPr>
        <w:t>kam)</w:t>
      </w:r>
      <w:ins w:id="64" w:author="Microsoft account" w:date="2026-09-19T21:50:00Z">
        <w:r w:rsidR="0069170C">
          <w:rPr>
            <w:rFonts w:ascii="Arial" w:hAnsi="Arial" w:cs="Arial"/>
            <w:color w:val="000000"/>
            <w:sz w:val="36"/>
            <w:szCs w:val="36"/>
            <w:lang w:bidi="hi-IN"/>
          </w:rPr>
          <w:t xml:space="preserve"> &lt;lang=def&gt;</w:t>
        </w:r>
      </w:ins>
    </w:p>
    <w:p w14:paraId="2A7CB09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w:t>
      </w:r>
      <w:r w:rsidR="00665208">
        <w:rPr>
          <w:rFonts w:ascii="Arial" w:hAnsi="Arial" w:cs="Arial"/>
          <w:color w:val="000000"/>
          <w:sz w:val="36"/>
          <w:szCs w:val="36"/>
          <w:lang w:bidi="hi-IN"/>
        </w:rPr>
        <w:t>O</w:t>
      </w:r>
      <w:r>
        <w:rPr>
          <w:rFonts w:ascii="Arial" w:hAnsi="Arial" w:cs="Arial"/>
          <w:color w:val="000000"/>
          <w:sz w:val="36"/>
          <w:szCs w:val="36"/>
          <w:lang w:bidi="hi-IN"/>
        </w:rPr>
        <w:t>yaM tu SAntidaM pr</w:t>
      </w:r>
      <w:r w:rsidR="00665208">
        <w:rPr>
          <w:rFonts w:ascii="Arial" w:hAnsi="Arial" w:cs="Arial"/>
          <w:color w:val="000000"/>
          <w:sz w:val="36"/>
          <w:szCs w:val="36"/>
          <w:lang w:bidi="hi-IN"/>
        </w:rPr>
        <w:t>O</w:t>
      </w:r>
      <w:r>
        <w:rPr>
          <w:rFonts w:ascii="Arial" w:hAnsi="Arial" w:cs="Arial"/>
          <w:color w:val="000000"/>
          <w:sz w:val="36"/>
          <w:szCs w:val="36"/>
          <w:lang w:bidi="hi-IN"/>
        </w:rPr>
        <w:t xml:space="preserve">ktaM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gandhatailaM suKapradaM</w:t>
      </w:r>
    </w:p>
    <w:p w14:paraId="0C8F413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pa~jcagavyaM pavitraM ca</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jayaM pa~jcAmRutaM tathA</w:t>
      </w:r>
    </w:p>
    <w:p w14:paraId="6EC487F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GRutaM m</w:t>
      </w:r>
      <w:r w:rsidR="00665208">
        <w:rPr>
          <w:rFonts w:ascii="Arial" w:hAnsi="Arial" w:cs="Arial"/>
          <w:color w:val="000000"/>
          <w:sz w:val="36"/>
          <w:szCs w:val="36"/>
          <w:lang w:bidi="hi-IN"/>
        </w:rPr>
        <w:t>O</w:t>
      </w:r>
      <w:r>
        <w:rPr>
          <w:rFonts w:ascii="Arial" w:hAnsi="Arial" w:cs="Arial"/>
          <w:color w:val="000000"/>
          <w:sz w:val="36"/>
          <w:szCs w:val="36"/>
          <w:lang w:bidi="hi-IN"/>
        </w:rPr>
        <w:t>kShapradaM vidyAt</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kShIramAyuShyavarddhanaM</w:t>
      </w:r>
    </w:p>
    <w:p w14:paraId="04A1953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dadhi saMpat^^pradaM caiva</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madhu mAdhavat</w:t>
      </w:r>
      <w:r w:rsidR="00665208">
        <w:rPr>
          <w:rFonts w:ascii="Arial" w:hAnsi="Arial" w:cs="Arial"/>
          <w:color w:val="000000"/>
          <w:sz w:val="36"/>
          <w:szCs w:val="36"/>
          <w:lang w:bidi="hi-IN"/>
        </w:rPr>
        <w:t>O</w:t>
      </w:r>
      <w:r>
        <w:rPr>
          <w:rFonts w:ascii="Arial" w:hAnsi="Arial" w:cs="Arial"/>
          <w:color w:val="000000"/>
          <w:sz w:val="36"/>
          <w:szCs w:val="36"/>
          <w:lang w:bidi="hi-IN"/>
        </w:rPr>
        <w:t>ShadaM</w:t>
      </w:r>
    </w:p>
    <w:p w14:paraId="45E5D0D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ikShusAraM balAr</w:t>
      </w:r>
      <w:r w:rsidR="00665208">
        <w:rPr>
          <w:rFonts w:ascii="Arial" w:hAnsi="Arial" w:cs="Arial"/>
          <w:color w:val="000000"/>
          <w:sz w:val="36"/>
          <w:szCs w:val="36"/>
          <w:lang w:bidi="hi-IN"/>
        </w:rPr>
        <w:t>O</w:t>
      </w:r>
      <w:r>
        <w:rPr>
          <w:rFonts w:ascii="Arial" w:hAnsi="Arial" w:cs="Arial"/>
          <w:color w:val="000000"/>
          <w:sz w:val="36"/>
          <w:szCs w:val="36"/>
          <w:lang w:bidi="hi-IN"/>
        </w:rPr>
        <w:t>gyaM</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likucaM j~jAnavarddhanaM</w:t>
      </w:r>
    </w:p>
    <w:p w14:paraId="1C88D57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nALik</w:t>
      </w:r>
      <w:r w:rsidR="00665208">
        <w:rPr>
          <w:rFonts w:ascii="Arial" w:hAnsi="Arial" w:cs="Arial"/>
          <w:color w:val="000000"/>
          <w:sz w:val="36"/>
          <w:szCs w:val="36"/>
          <w:lang w:bidi="hi-IN"/>
        </w:rPr>
        <w:t>E</w:t>
      </w:r>
      <w:r>
        <w:rPr>
          <w:rFonts w:ascii="Arial" w:hAnsi="Arial" w:cs="Arial"/>
          <w:color w:val="000000"/>
          <w:sz w:val="36"/>
          <w:szCs w:val="36"/>
          <w:lang w:bidi="hi-IN"/>
        </w:rPr>
        <w:t>r</w:t>
      </w:r>
      <w:r w:rsidR="00665208">
        <w:rPr>
          <w:rFonts w:ascii="Arial" w:hAnsi="Arial" w:cs="Arial"/>
          <w:color w:val="000000"/>
          <w:sz w:val="36"/>
          <w:szCs w:val="36"/>
          <w:lang w:bidi="hi-IN"/>
        </w:rPr>
        <w:t>O</w:t>
      </w:r>
      <w:r>
        <w:rPr>
          <w:rFonts w:ascii="Arial" w:hAnsi="Arial" w:cs="Arial"/>
          <w:color w:val="000000"/>
          <w:sz w:val="36"/>
          <w:szCs w:val="36"/>
          <w:lang w:bidi="hi-IN"/>
        </w:rPr>
        <w:t>dakaM caiva</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sAl</w:t>
      </w:r>
      <w:r w:rsidR="00665208">
        <w:rPr>
          <w:rFonts w:ascii="Arial" w:hAnsi="Arial" w:cs="Arial"/>
          <w:color w:val="000000"/>
          <w:sz w:val="36"/>
          <w:szCs w:val="36"/>
          <w:lang w:bidi="hi-IN"/>
        </w:rPr>
        <w:t>O</w:t>
      </w:r>
      <w:r>
        <w:rPr>
          <w:rFonts w:ascii="Arial" w:hAnsi="Arial" w:cs="Arial"/>
          <w:color w:val="000000"/>
          <w:sz w:val="36"/>
          <w:szCs w:val="36"/>
          <w:lang w:bidi="hi-IN"/>
        </w:rPr>
        <w:t>kyA-nandadAyakaM</w:t>
      </w:r>
    </w:p>
    <w:p w14:paraId="4872138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rajanI rAjavaSyaM ca</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piShTaM tu RuNam</w:t>
      </w:r>
      <w:r w:rsidR="00665208">
        <w:rPr>
          <w:rFonts w:ascii="Arial" w:hAnsi="Arial" w:cs="Arial"/>
          <w:color w:val="000000"/>
          <w:sz w:val="36"/>
          <w:szCs w:val="36"/>
          <w:lang w:bidi="hi-IN"/>
        </w:rPr>
        <w:t>O</w:t>
      </w:r>
      <w:r>
        <w:rPr>
          <w:rFonts w:ascii="Arial" w:hAnsi="Arial" w:cs="Arial"/>
          <w:color w:val="000000"/>
          <w:sz w:val="36"/>
          <w:szCs w:val="36"/>
          <w:lang w:bidi="hi-IN"/>
        </w:rPr>
        <w:t>canaM</w:t>
      </w:r>
    </w:p>
    <w:p w14:paraId="5B638E4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AmalakaM pittaSamanaM</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kShaudraM vitta-vivarddhanaM</w:t>
      </w:r>
    </w:p>
    <w:p w14:paraId="15557BF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drAkShArUkShaharA nityaM</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dADimI rAjyadAyikA</w:t>
      </w:r>
    </w:p>
    <w:p w14:paraId="0B82054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gandh</w:t>
      </w:r>
      <w:r w:rsidR="00665208">
        <w:rPr>
          <w:rFonts w:ascii="Arial" w:hAnsi="Arial" w:cs="Arial"/>
          <w:color w:val="000000"/>
          <w:sz w:val="36"/>
          <w:szCs w:val="36"/>
          <w:lang w:bidi="hi-IN"/>
        </w:rPr>
        <w:t>O</w:t>
      </w:r>
      <w:r>
        <w:rPr>
          <w:rFonts w:ascii="Arial" w:hAnsi="Arial" w:cs="Arial"/>
          <w:color w:val="000000"/>
          <w:sz w:val="36"/>
          <w:szCs w:val="36"/>
          <w:lang w:bidi="hi-IN"/>
        </w:rPr>
        <w:t>dakaiSca saMsnApya</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j~jAnavAn BaktimAn Bav</w:t>
      </w:r>
      <w:r w:rsidR="00665208">
        <w:rPr>
          <w:rFonts w:ascii="Arial" w:hAnsi="Arial" w:cs="Arial"/>
          <w:color w:val="000000"/>
          <w:sz w:val="36"/>
          <w:szCs w:val="36"/>
          <w:lang w:bidi="hi-IN"/>
        </w:rPr>
        <w:t>E</w:t>
      </w:r>
      <w:r>
        <w:rPr>
          <w:rFonts w:ascii="Arial" w:hAnsi="Arial" w:cs="Arial"/>
          <w:color w:val="000000"/>
          <w:sz w:val="36"/>
          <w:szCs w:val="36"/>
          <w:lang w:bidi="hi-IN"/>
        </w:rPr>
        <w:t xml:space="preserve">t </w:t>
      </w:r>
    </w:p>
    <w:p w14:paraId="16115E5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ihal</w:t>
      </w:r>
      <w:r w:rsidR="00665208">
        <w:rPr>
          <w:rFonts w:ascii="Arial" w:hAnsi="Arial" w:cs="Arial"/>
          <w:color w:val="000000"/>
          <w:sz w:val="36"/>
          <w:szCs w:val="36"/>
          <w:lang w:bidi="hi-IN"/>
        </w:rPr>
        <w:t>O</w:t>
      </w:r>
      <w:r>
        <w:rPr>
          <w:rFonts w:ascii="Arial" w:hAnsi="Arial" w:cs="Arial"/>
          <w:color w:val="000000"/>
          <w:sz w:val="36"/>
          <w:szCs w:val="36"/>
          <w:lang w:bidi="hi-IN"/>
        </w:rPr>
        <w:t>k</w:t>
      </w:r>
      <w:r w:rsidR="00665208">
        <w:rPr>
          <w:rFonts w:ascii="Arial" w:hAnsi="Arial" w:cs="Arial"/>
          <w:color w:val="000000"/>
          <w:sz w:val="36"/>
          <w:szCs w:val="36"/>
          <w:lang w:bidi="hi-IN"/>
        </w:rPr>
        <w:t>E</w:t>
      </w:r>
      <w:r>
        <w:rPr>
          <w:rFonts w:ascii="Arial" w:hAnsi="Arial" w:cs="Arial"/>
          <w:color w:val="000000"/>
          <w:sz w:val="36"/>
          <w:szCs w:val="36"/>
          <w:lang w:bidi="hi-IN"/>
        </w:rPr>
        <w:t xml:space="preserve"> suKaMBuktvA</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ant</w:t>
      </w:r>
      <w:r w:rsidR="00665208">
        <w:rPr>
          <w:rFonts w:ascii="Arial" w:hAnsi="Arial" w:cs="Arial"/>
          <w:color w:val="000000"/>
          <w:sz w:val="36"/>
          <w:szCs w:val="36"/>
          <w:lang w:bidi="hi-IN"/>
        </w:rPr>
        <w:t>E</w:t>
      </w:r>
      <w:r>
        <w:rPr>
          <w:rFonts w:ascii="Arial" w:hAnsi="Arial" w:cs="Arial"/>
          <w:color w:val="000000"/>
          <w:sz w:val="36"/>
          <w:szCs w:val="36"/>
          <w:lang w:bidi="hi-IN"/>
        </w:rPr>
        <w:t xml:space="preserve"> vaikuNTThamApnuyAt.</w:t>
      </w:r>
    </w:p>
    <w:p w14:paraId="3B19C11C" w14:textId="07BB1245" w:rsidR="00D91D60" w:rsidRDefault="00BB016E"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 </w:t>
      </w:r>
      <w:r w:rsidR="00D91D60">
        <w:rPr>
          <w:rFonts w:ascii="Arial" w:hAnsi="Arial" w:cs="Arial"/>
          <w:color w:val="000000"/>
          <w:sz w:val="36"/>
          <w:szCs w:val="36"/>
          <w:lang w:bidi="hi-IN"/>
        </w:rPr>
        <w:t>(</w:t>
      </w:r>
      <w:proofErr w:type="gramStart"/>
      <w:r w:rsidR="00D91D60">
        <w:rPr>
          <w:rFonts w:ascii="Arial" w:hAnsi="Arial" w:cs="Arial"/>
          <w:color w:val="000000"/>
          <w:sz w:val="36"/>
          <w:szCs w:val="36"/>
          <w:lang w:bidi="hi-IN"/>
        </w:rPr>
        <w:t>rajanI</w:t>
      </w:r>
      <w:proofErr w:type="gramEnd"/>
      <w:r w:rsidR="00D91D60">
        <w:rPr>
          <w:rFonts w:ascii="Arial" w:hAnsi="Arial" w:cs="Arial"/>
          <w:color w:val="000000"/>
          <w:sz w:val="36"/>
          <w:szCs w:val="36"/>
          <w:lang w:bidi="hi-IN"/>
        </w:rPr>
        <w:t xml:space="preserve"> </w:t>
      </w:r>
      <w:ins w:id="65" w:author="Microsoft account" w:date="2026-09-19T21:56:00Z">
        <w:r w:rsidR="000A2E46">
          <w:rPr>
            <w:rFonts w:ascii="Arial" w:hAnsi="Arial" w:cs="Arial"/>
            <w:color w:val="000000"/>
            <w:sz w:val="36"/>
            <w:szCs w:val="36"/>
            <w:lang w:bidi="hi-IN"/>
          </w:rPr>
          <w:t xml:space="preserve">&lt;lang=eng&gt; </w:t>
        </w:r>
      </w:ins>
      <w:r w:rsidR="00D91D60">
        <w:rPr>
          <w:rFonts w:ascii="Arial" w:hAnsi="Arial" w:cs="Arial"/>
          <w:color w:val="000000"/>
          <w:sz w:val="36"/>
          <w:szCs w:val="36"/>
          <w:lang w:bidi="hi-IN"/>
        </w:rPr>
        <w:t>= Sandal past</w:t>
      </w:r>
      <w:r>
        <w:rPr>
          <w:rFonts w:ascii="Arial" w:hAnsi="Arial" w:cs="Arial"/>
          <w:color w:val="000000"/>
          <w:sz w:val="36"/>
          <w:szCs w:val="36"/>
          <w:lang w:bidi="hi-IN"/>
        </w:rPr>
        <w:t>e</w:t>
      </w:r>
      <w:ins w:id="66" w:author="Microsoft account" w:date="2026-09-19T21:54:00Z">
        <w:r w:rsidR="0037086D">
          <w:rPr>
            <w:rFonts w:ascii="Arial" w:hAnsi="Arial" w:cs="Arial"/>
            <w:color w:val="000000"/>
            <w:sz w:val="36"/>
            <w:szCs w:val="36"/>
            <w:lang w:bidi="hi-IN"/>
          </w:rPr>
          <w:t xml:space="preserve"> &lt;lang=def&gt;</w:t>
        </w:r>
      </w:ins>
      <w:r w:rsidR="00D91D60">
        <w:rPr>
          <w:rFonts w:ascii="Arial" w:hAnsi="Arial" w:cs="Arial"/>
          <w:color w:val="000000"/>
          <w:sz w:val="36"/>
          <w:szCs w:val="36"/>
          <w:lang w:bidi="hi-IN"/>
        </w:rPr>
        <w:tab/>
      </w:r>
      <w:del w:id="67" w:author="Microsoft account" w:date="2026-09-19T21:52:00Z">
        <w:r w:rsidR="00D91D60" w:rsidDel="00875D9C">
          <w:rPr>
            <w:rFonts w:ascii="Arial" w:hAnsi="Arial" w:cs="Arial"/>
            <w:color w:val="000000"/>
            <w:sz w:val="36"/>
            <w:szCs w:val="36"/>
            <w:lang w:bidi="hi-IN"/>
          </w:rPr>
          <w:tab/>
        </w:r>
      </w:del>
      <w:r w:rsidR="00D91D60">
        <w:rPr>
          <w:rFonts w:ascii="Arial" w:hAnsi="Arial" w:cs="Arial"/>
          <w:color w:val="000000"/>
          <w:sz w:val="36"/>
          <w:szCs w:val="36"/>
          <w:lang w:bidi="hi-IN"/>
        </w:rPr>
        <w:tab/>
      </w:r>
      <w:r w:rsidR="00D91D60">
        <w:rPr>
          <w:rFonts w:ascii="Arial" w:hAnsi="Arial" w:cs="Arial"/>
          <w:color w:val="000000"/>
          <w:sz w:val="36"/>
          <w:szCs w:val="36"/>
          <w:lang w:bidi="hi-IN"/>
        </w:rPr>
        <w:tab/>
        <w:t xml:space="preserve">piShTaM </w:t>
      </w:r>
      <w:ins w:id="68" w:author="Microsoft account" w:date="2026-09-19T21:56:00Z">
        <w:r w:rsidR="000A2E46">
          <w:rPr>
            <w:rFonts w:ascii="Arial" w:hAnsi="Arial" w:cs="Arial"/>
            <w:color w:val="000000"/>
            <w:sz w:val="36"/>
            <w:szCs w:val="36"/>
            <w:lang w:bidi="hi-IN"/>
          </w:rPr>
          <w:t xml:space="preserve">&lt;lang=eng&gt; </w:t>
        </w:r>
      </w:ins>
      <w:r w:rsidR="00D91D60">
        <w:rPr>
          <w:rFonts w:ascii="Arial" w:hAnsi="Arial" w:cs="Arial"/>
          <w:color w:val="000000"/>
          <w:sz w:val="36"/>
          <w:szCs w:val="36"/>
          <w:lang w:bidi="hi-IN"/>
        </w:rPr>
        <w:t>= ric</w:t>
      </w:r>
      <w:r>
        <w:rPr>
          <w:rFonts w:ascii="Arial" w:hAnsi="Arial" w:cs="Arial"/>
          <w:color w:val="000000"/>
          <w:sz w:val="36"/>
          <w:szCs w:val="36"/>
          <w:lang w:bidi="hi-IN"/>
        </w:rPr>
        <w:t>e</w:t>
      </w:r>
      <w:r w:rsidR="00D91D60">
        <w:rPr>
          <w:rFonts w:ascii="Arial" w:hAnsi="Arial" w:cs="Arial"/>
          <w:color w:val="000000"/>
          <w:sz w:val="36"/>
          <w:szCs w:val="36"/>
          <w:lang w:bidi="hi-IN"/>
        </w:rPr>
        <w:t xml:space="preserve"> fl</w:t>
      </w:r>
      <w:r>
        <w:rPr>
          <w:rFonts w:ascii="Arial" w:hAnsi="Arial" w:cs="Arial"/>
          <w:color w:val="000000"/>
          <w:sz w:val="36"/>
          <w:szCs w:val="36"/>
          <w:lang w:bidi="hi-IN"/>
        </w:rPr>
        <w:t>o</w:t>
      </w:r>
      <w:r w:rsidR="00D91D60">
        <w:rPr>
          <w:rFonts w:ascii="Arial" w:hAnsi="Arial" w:cs="Arial"/>
          <w:color w:val="000000"/>
          <w:sz w:val="36"/>
          <w:szCs w:val="36"/>
          <w:lang w:bidi="hi-IN"/>
        </w:rPr>
        <w:t>ur</w:t>
      </w:r>
      <w:ins w:id="69" w:author="Microsoft account" w:date="2026-09-19T21:54:00Z">
        <w:r w:rsidR="0037086D">
          <w:rPr>
            <w:rFonts w:ascii="Arial" w:hAnsi="Arial" w:cs="Arial"/>
            <w:color w:val="000000"/>
            <w:sz w:val="36"/>
            <w:szCs w:val="36"/>
            <w:lang w:bidi="hi-IN"/>
          </w:rPr>
          <w:t xml:space="preserve"> &lt;lang=def&gt;</w:t>
        </w:r>
      </w:ins>
      <w:r w:rsidR="00D91D60">
        <w:rPr>
          <w:rFonts w:ascii="Arial" w:hAnsi="Arial" w:cs="Arial"/>
          <w:color w:val="000000"/>
          <w:sz w:val="36"/>
          <w:szCs w:val="36"/>
          <w:lang w:bidi="hi-IN"/>
        </w:rPr>
        <w:tab/>
      </w:r>
      <w:del w:id="70" w:author="Microsoft account" w:date="2026-09-19T21:52:00Z">
        <w:r w:rsidR="00D91D60" w:rsidDel="00875D9C">
          <w:rPr>
            <w:rFonts w:ascii="Arial" w:hAnsi="Arial" w:cs="Arial"/>
            <w:color w:val="000000"/>
            <w:sz w:val="36"/>
            <w:szCs w:val="36"/>
            <w:lang w:bidi="hi-IN"/>
          </w:rPr>
          <w:tab/>
        </w:r>
        <w:r w:rsidR="00D91D60" w:rsidDel="00875D9C">
          <w:rPr>
            <w:rFonts w:ascii="Arial" w:hAnsi="Arial" w:cs="Arial"/>
            <w:color w:val="000000"/>
            <w:sz w:val="36"/>
            <w:szCs w:val="36"/>
            <w:lang w:bidi="hi-IN"/>
          </w:rPr>
          <w:tab/>
        </w:r>
      </w:del>
    </w:p>
    <w:p w14:paraId="66121F58" w14:textId="5B797106"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AmalakaM </w:t>
      </w:r>
      <w:ins w:id="71" w:author="Microsoft account" w:date="2026-09-19T21:56:00Z">
        <w:r w:rsidR="000A2E46">
          <w:rPr>
            <w:rFonts w:ascii="Arial" w:hAnsi="Arial" w:cs="Arial"/>
            <w:color w:val="000000"/>
            <w:sz w:val="36"/>
            <w:szCs w:val="36"/>
            <w:lang w:bidi="hi-IN"/>
          </w:rPr>
          <w:t xml:space="preserve">&lt;lang=eng&gt; </w:t>
        </w:r>
      </w:ins>
      <w:r>
        <w:rPr>
          <w:rFonts w:ascii="Arial" w:hAnsi="Arial" w:cs="Arial"/>
          <w:color w:val="000000"/>
          <w:sz w:val="36"/>
          <w:szCs w:val="36"/>
          <w:lang w:bidi="hi-IN"/>
        </w:rPr>
        <w:t>=</w:t>
      </w:r>
      <w:ins w:id="72" w:author="Microsoft account" w:date="2026-09-19T21:54:00Z">
        <w:r w:rsidR="0037086D">
          <w:rPr>
            <w:rFonts w:ascii="Arial" w:hAnsi="Arial" w:cs="Arial"/>
            <w:color w:val="000000"/>
            <w:sz w:val="36"/>
            <w:szCs w:val="36"/>
            <w:lang w:bidi="hi-IN"/>
          </w:rPr>
          <w:t xml:space="preserve"> </w:t>
        </w:r>
      </w:ins>
      <w:ins w:id="73" w:author="Microsoft account" w:date="2026-09-19T21:55:00Z">
        <w:r w:rsidR="0037086D">
          <w:rPr>
            <w:rFonts w:ascii="Arial" w:hAnsi="Arial" w:cs="Arial"/>
            <w:color w:val="000000"/>
            <w:sz w:val="36"/>
            <w:szCs w:val="36"/>
            <w:lang w:bidi="hi-IN"/>
          </w:rPr>
          <w:t xml:space="preserve"> </w:t>
        </w:r>
      </w:ins>
      <w:ins w:id="74" w:author="Microsoft account" w:date="2026-09-19T21:52:00Z">
        <w:r w:rsidR="00875D9C">
          <w:rPr>
            <w:rFonts w:ascii="Arial" w:hAnsi="Arial" w:cs="Arial"/>
            <w:color w:val="000000"/>
            <w:sz w:val="36"/>
            <w:szCs w:val="36"/>
            <w:lang w:bidi="hi-IN"/>
          </w:rPr>
          <w:t xml:space="preserve"> </w:t>
        </w:r>
      </w:ins>
      <w:r>
        <w:rPr>
          <w:rFonts w:ascii="Arial" w:hAnsi="Arial" w:cs="Arial"/>
          <w:color w:val="000000"/>
          <w:sz w:val="36"/>
          <w:szCs w:val="36"/>
          <w:lang w:bidi="hi-IN"/>
        </w:rPr>
        <w:t>G</w:t>
      </w:r>
      <w:r w:rsidR="00BB016E">
        <w:rPr>
          <w:rFonts w:ascii="Arial" w:hAnsi="Arial" w:cs="Arial"/>
          <w:color w:val="000000"/>
          <w:sz w:val="36"/>
          <w:szCs w:val="36"/>
          <w:lang w:bidi="hi-IN"/>
        </w:rPr>
        <w:t>ooseberry</w:t>
      </w:r>
      <w:ins w:id="75" w:author="Microsoft account" w:date="2026-09-19T21:54:00Z">
        <w:r w:rsidR="0037086D">
          <w:rPr>
            <w:rFonts w:ascii="Arial" w:hAnsi="Arial" w:cs="Arial"/>
            <w:color w:val="000000"/>
            <w:sz w:val="36"/>
            <w:szCs w:val="36"/>
            <w:lang w:bidi="hi-IN"/>
          </w:rPr>
          <w:t xml:space="preserve"> &lt;lang=def&gt;</w:t>
        </w:r>
      </w:ins>
      <w:r>
        <w:rPr>
          <w:rFonts w:ascii="Arial" w:hAnsi="Arial" w:cs="Arial"/>
          <w:color w:val="000000"/>
          <w:sz w:val="36"/>
          <w:szCs w:val="36"/>
          <w:lang w:bidi="hi-IN"/>
        </w:rPr>
        <w:tab/>
      </w:r>
      <w:del w:id="76" w:author="Microsoft account" w:date="2026-09-19T21:52:00Z">
        <w:r w:rsidDel="00875D9C">
          <w:rPr>
            <w:rFonts w:ascii="Arial" w:hAnsi="Arial" w:cs="Arial"/>
            <w:color w:val="000000"/>
            <w:sz w:val="36"/>
            <w:szCs w:val="36"/>
            <w:lang w:bidi="hi-IN"/>
          </w:rPr>
          <w:tab/>
        </w:r>
        <w:r w:rsidDel="00875D9C">
          <w:rPr>
            <w:rFonts w:ascii="Arial" w:hAnsi="Arial" w:cs="Arial"/>
            <w:color w:val="000000"/>
            <w:sz w:val="36"/>
            <w:szCs w:val="36"/>
            <w:lang w:bidi="hi-IN"/>
          </w:rPr>
          <w:tab/>
        </w:r>
        <w:r w:rsidDel="00875D9C">
          <w:rPr>
            <w:rFonts w:ascii="Arial" w:hAnsi="Arial" w:cs="Arial"/>
            <w:color w:val="000000"/>
            <w:sz w:val="36"/>
            <w:szCs w:val="36"/>
            <w:lang w:bidi="hi-IN"/>
          </w:rPr>
          <w:tab/>
        </w:r>
      </w:del>
      <w:r>
        <w:rPr>
          <w:rFonts w:ascii="Arial" w:hAnsi="Arial" w:cs="Arial"/>
          <w:color w:val="000000"/>
          <w:sz w:val="36"/>
          <w:szCs w:val="36"/>
          <w:lang w:bidi="hi-IN"/>
        </w:rPr>
        <w:t>kShaudraM</w:t>
      </w:r>
      <w:ins w:id="77" w:author="Microsoft account" w:date="2026-09-19T21:57:00Z">
        <w:r w:rsidR="000A2E46">
          <w:rPr>
            <w:rFonts w:ascii="Arial" w:hAnsi="Arial" w:cs="Arial"/>
            <w:color w:val="000000"/>
            <w:sz w:val="36"/>
            <w:szCs w:val="36"/>
            <w:lang w:bidi="hi-IN"/>
          </w:rPr>
          <w:t>&lt;lang=eng</w:t>
        </w:r>
        <w:proofErr w:type="gramStart"/>
        <w:r w:rsidR="000A2E46">
          <w:rPr>
            <w:rFonts w:ascii="Arial" w:hAnsi="Arial" w:cs="Arial"/>
            <w:color w:val="000000"/>
            <w:sz w:val="36"/>
            <w:szCs w:val="36"/>
            <w:lang w:bidi="hi-IN"/>
          </w:rPr>
          <w:t xml:space="preserve">&gt; </w:t>
        </w:r>
      </w:ins>
      <w:r>
        <w:rPr>
          <w:rFonts w:ascii="Arial" w:hAnsi="Arial" w:cs="Arial"/>
          <w:color w:val="000000"/>
          <w:sz w:val="36"/>
          <w:szCs w:val="36"/>
          <w:lang w:bidi="hi-IN"/>
        </w:rPr>
        <w:t xml:space="preserve"> =</w:t>
      </w:r>
      <w:proofErr w:type="gramEnd"/>
      <w:r>
        <w:rPr>
          <w:rFonts w:ascii="Arial" w:hAnsi="Arial" w:cs="Arial"/>
          <w:color w:val="000000"/>
          <w:sz w:val="36"/>
          <w:szCs w:val="36"/>
          <w:lang w:bidi="hi-IN"/>
        </w:rPr>
        <w:t xml:space="preserve"> Champaka </w:t>
      </w:r>
      <w:ins w:id="78" w:author="Microsoft account" w:date="2026-09-19T21:53:00Z">
        <w:r w:rsidR="00875D9C">
          <w:rPr>
            <w:rFonts w:ascii="Arial" w:hAnsi="Arial" w:cs="Arial"/>
            <w:color w:val="000000"/>
            <w:sz w:val="36"/>
            <w:szCs w:val="36"/>
            <w:lang w:bidi="hi-IN"/>
          </w:rPr>
          <w:t>f</w:t>
        </w:r>
      </w:ins>
      <w:del w:id="79" w:author="Microsoft account" w:date="2026-09-19T21:52:00Z">
        <w:r w:rsidDel="00875D9C">
          <w:rPr>
            <w:rFonts w:ascii="Arial" w:hAnsi="Arial" w:cs="Arial"/>
            <w:color w:val="000000"/>
            <w:sz w:val="36"/>
            <w:szCs w:val="36"/>
            <w:lang w:bidi="hi-IN"/>
          </w:rPr>
          <w:delText>f</w:delText>
        </w:r>
      </w:del>
      <w:r>
        <w:rPr>
          <w:rFonts w:ascii="Arial" w:hAnsi="Arial" w:cs="Arial"/>
          <w:color w:val="000000"/>
          <w:sz w:val="36"/>
          <w:szCs w:val="36"/>
          <w:lang w:bidi="hi-IN"/>
        </w:rPr>
        <w:t>l</w:t>
      </w:r>
      <w:r w:rsidR="00BB016E">
        <w:rPr>
          <w:rFonts w:ascii="Arial" w:hAnsi="Arial" w:cs="Arial"/>
          <w:color w:val="000000"/>
          <w:sz w:val="36"/>
          <w:szCs w:val="36"/>
          <w:lang w:bidi="hi-IN"/>
        </w:rPr>
        <w:t>owe</w:t>
      </w:r>
      <w:r>
        <w:rPr>
          <w:rFonts w:ascii="Arial" w:hAnsi="Arial" w:cs="Arial"/>
          <w:color w:val="000000"/>
          <w:sz w:val="36"/>
          <w:szCs w:val="36"/>
          <w:lang w:bidi="hi-IN"/>
        </w:rPr>
        <w:t>r juic</w:t>
      </w:r>
      <w:r w:rsidR="00BB016E">
        <w:rPr>
          <w:rFonts w:ascii="Arial" w:hAnsi="Arial" w:cs="Arial"/>
          <w:color w:val="000000"/>
          <w:sz w:val="36"/>
          <w:szCs w:val="36"/>
          <w:lang w:bidi="hi-IN"/>
        </w:rPr>
        <w:t>e</w:t>
      </w:r>
      <w:ins w:id="80" w:author="Microsoft account" w:date="2026-09-19T21:54:00Z">
        <w:r w:rsidR="0037086D">
          <w:rPr>
            <w:rFonts w:ascii="Arial" w:hAnsi="Arial" w:cs="Arial"/>
            <w:color w:val="000000"/>
            <w:sz w:val="36"/>
            <w:szCs w:val="36"/>
            <w:lang w:bidi="hi-IN"/>
          </w:rPr>
          <w:t xml:space="preserve"> &lt;lang=def&gt;</w:t>
        </w:r>
      </w:ins>
    </w:p>
    <w:p w14:paraId="60495A71" w14:textId="7639B9EF" w:rsidR="00D91D60" w:rsidRDefault="00D91D60" w:rsidP="0020424F">
      <w:pPr>
        <w:pBdr>
          <w:bottom w:val="single" w:sz="4" w:space="1" w:color="auto"/>
        </w:pBdr>
        <w:autoSpaceDE w:val="0"/>
        <w:autoSpaceDN w:val="0"/>
        <w:adjustRightInd w:val="0"/>
        <w:spacing w:after="0" w:line="240" w:lineRule="auto"/>
        <w:rPr>
          <w:rFonts w:ascii="Arial" w:hAnsi="Arial" w:cs="Arial"/>
          <w:color w:val="000000"/>
          <w:sz w:val="36"/>
          <w:szCs w:val="36"/>
          <w:lang w:bidi="hi-IN"/>
        </w:rPr>
      </w:pPr>
      <w:proofErr w:type="gramStart"/>
      <w:r>
        <w:rPr>
          <w:rFonts w:ascii="Arial" w:hAnsi="Arial" w:cs="Arial"/>
          <w:color w:val="000000"/>
          <w:sz w:val="36"/>
          <w:szCs w:val="36"/>
          <w:lang w:bidi="hi-IN"/>
        </w:rPr>
        <w:t>drAkSha</w:t>
      </w:r>
      <w:proofErr w:type="gramEnd"/>
      <w:r>
        <w:rPr>
          <w:rFonts w:ascii="Arial" w:hAnsi="Arial" w:cs="Arial"/>
          <w:color w:val="000000"/>
          <w:sz w:val="36"/>
          <w:szCs w:val="36"/>
          <w:lang w:bidi="hi-IN"/>
        </w:rPr>
        <w:t xml:space="preserve"> rasaM </w:t>
      </w:r>
      <w:ins w:id="81" w:author="Microsoft account" w:date="2026-09-19T21:57:00Z">
        <w:r w:rsidR="000A2E46">
          <w:rPr>
            <w:rFonts w:ascii="Arial" w:hAnsi="Arial" w:cs="Arial"/>
            <w:color w:val="000000"/>
            <w:sz w:val="36"/>
            <w:szCs w:val="36"/>
            <w:lang w:bidi="hi-IN"/>
          </w:rPr>
          <w:t xml:space="preserve">&lt;lang=eng&gt; </w:t>
        </w:r>
      </w:ins>
      <w:r>
        <w:rPr>
          <w:rFonts w:ascii="Arial" w:hAnsi="Arial" w:cs="Arial"/>
          <w:color w:val="000000"/>
          <w:sz w:val="36"/>
          <w:szCs w:val="36"/>
          <w:lang w:bidi="hi-IN"/>
        </w:rPr>
        <w:t>= Grap</w:t>
      </w:r>
      <w:r w:rsidR="00BB016E">
        <w:rPr>
          <w:rFonts w:ascii="Arial" w:hAnsi="Arial" w:cs="Arial"/>
          <w:color w:val="000000"/>
          <w:sz w:val="36"/>
          <w:szCs w:val="36"/>
          <w:lang w:bidi="hi-IN"/>
        </w:rPr>
        <w:t>e</w:t>
      </w:r>
      <w:r>
        <w:rPr>
          <w:rFonts w:ascii="Arial" w:hAnsi="Arial" w:cs="Arial"/>
          <w:color w:val="000000"/>
          <w:sz w:val="36"/>
          <w:szCs w:val="36"/>
          <w:lang w:bidi="hi-IN"/>
        </w:rPr>
        <w:t xml:space="preserve"> juic</w:t>
      </w:r>
      <w:r w:rsidR="00BB016E">
        <w:rPr>
          <w:rFonts w:ascii="Arial" w:hAnsi="Arial" w:cs="Arial"/>
          <w:color w:val="000000"/>
          <w:sz w:val="36"/>
          <w:szCs w:val="36"/>
          <w:lang w:bidi="hi-IN"/>
        </w:rPr>
        <w:t>e</w:t>
      </w:r>
      <w:r>
        <w:rPr>
          <w:rFonts w:ascii="Arial" w:hAnsi="Arial" w:cs="Arial"/>
          <w:color w:val="000000"/>
          <w:sz w:val="36"/>
          <w:szCs w:val="36"/>
          <w:lang w:bidi="hi-IN"/>
        </w:rPr>
        <w:t xml:space="preserve"> </w:t>
      </w:r>
      <w:ins w:id="82" w:author="Microsoft account" w:date="2026-09-19T21:54:00Z">
        <w:r w:rsidR="0037086D">
          <w:rPr>
            <w:rFonts w:ascii="Arial" w:hAnsi="Arial" w:cs="Arial"/>
            <w:color w:val="000000"/>
            <w:sz w:val="36"/>
            <w:szCs w:val="36"/>
            <w:lang w:bidi="hi-IN"/>
          </w:rPr>
          <w:t>&lt;lang=def&gt;</w:t>
        </w:r>
      </w:ins>
      <w:del w:id="83" w:author="Microsoft account" w:date="2026-09-19T21:53:00Z">
        <w:r w:rsidDel="00875D9C">
          <w:rPr>
            <w:rFonts w:ascii="Arial" w:hAnsi="Arial" w:cs="Arial"/>
            <w:color w:val="000000"/>
            <w:sz w:val="36"/>
            <w:szCs w:val="36"/>
            <w:lang w:bidi="hi-IN"/>
          </w:rPr>
          <w:tab/>
        </w:r>
        <w:r w:rsidDel="00875D9C">
          <w:rPr>
            <w:rFonts w:ascii="Arial" w:hAnsi="Arial" w:cs="Arial"/>
            <w:color w:val="000000"/>
            <w:sz w:val="36"/>
            <w:szCs w:val="36"/>
            <w:lang w:bidi="hi-IN"/>
          </w:rPr>
          <w:tab/>
        </w:r>
      </w:del>
      <w:r>
        <w:rPr>
          <w:rFonts w:ascii="Arial" w:hAnsi="Arial" w:cs="Arial"/>
          <w:color w:val="000000"/>
          <w:sz w:val="36"/>
          <w:szCs w:val="36"/>
          <w:lang w:bidi="hi-IN"/>
        </w:rPr>
        <w:tab/>
        <w:t xml:space="preserve">dADimI </w:t>
      </w:r>
      <w:ins w:id="84" w:author="Microsoft account" w:date="2026-09-19T21:57:00Z">
        <w:r w:rsidR="000A2E46">
          <w:rPr>
            <w:rFonts w:ascii="Arial" w:hAnsi="Arial" w:cs="Arial"/>
            <w:color w:val="000000"/>
            <w:sz w:val="36"/>
            <w:szCs w:val="36"/>
            <w:lang w:bidi="hi-IN"/>
          </w:rPr>
          <w:t xml:space="preserve">&lt;lang=eng&gt; </w:t>
        </w:r>
      </w:ins>
      <w:r>
        <w:rPr>
          <w:rFonts w:ascii="Arial" w:hAnsi="Arial" w:cs="Arial"/>
          <w:color w:val="000000"/>
          <w:sz w:val="36"/>
          <w:szCs w:val="36"/>
          <w:lang w:bidi="hi-IN"/>
        </w:rPr>
        <w:t>= p</w:t>
      </w:r>
      <w:r w:rsidR="00BB016E">
        <w:rPr>
          <w:rFonts w:ascii="Arial" w:hAnsi="Arial" w:cs="Arial"/>
          <w:color w:val="000000"/>
          <w:sz w:val="36"/>
          <w:szCs w:val="36"/>
          <w:lang w:bidi="hi-IN"/>
        </w:rPr>
        <w:t>o</w:t>
      </w:r>
      <w:r>
        <w:rPr>
          <w:rFonts w:ascii="Arial" w:hAnsi="Arial" w:cs="Arial"/>
          <w:color w:val="000000"/>
          <w:sz w:val="36"/>
          <w:szCs w:val="36"/>
          <w:lang w:bidi="hi-IN"/>
        </w:rPr>
        <w:t>m</w:t>
      </w:r>
      <w:r w:rsidR="00BB016E">
        <w:rPr>
          <w:rFonts w:ascii="Arial" w:hAnsi="Arial" w:cs="Arial"/>
          <w:color w:val="000000"/>
          <w:sz w:val="36"/>
          <w:szCs w:val="36"/>
          <w:lang w:bidi="hi-IN"/>
        </w:rPr>
        <w:t>e</w:t>
      </w:r>
      <w:r>
        <w:rPr>
          <w:rFonts w:ascii="Arial" w:hAnsi="Arial" w:cs="Arial"/>
          <w:color w:val="000000"/>
          <w:sz w:val="36"/>
          <w:szCs w:val="36"/>
          <w:lang w:bidi="hi-IN"/>
        </w:rPr>
        <w:t>granat</w:t>
      </w:r>
      <w:r w:rsidR="00BB016E">
        <w:rPr>
          <w:rFonts w:ascii="Arial" w:hAnsi="Arial" w:cs="Arial"/>
          <w:color w:val="000000"/>
          <w:sz w:val="36"/>
          <w:szCs w:val="36"/>
          <w:lang w:bidi="hi-IN"/>
        </w:rPr>
        <w:t>e</w:t>
      </w:r>
      <w:r>
        <w:rPr>
          <w:rFonts w:ascii="Arial" w:hAnsi="Arial" w:cs="Arial"/>
          <w:color w:val="000000"/>
          <w:sz w:val="36"/>
          <w:szCs w:val="36"/>
          <w:lang w:bidi="hi-IN"/>
        </w:rPr>
        <w:t>)</w:t>
      </w:r>
      <w:r w:rsidR="00971D35">
        <w:rPr>
          <w:rFonts w:ascii="Arial" w:hAnsi="Arial" w:cs="Arial"/>
          <w:color w:val="000000"/>
          <w:sz w:val="36"/>
          <w:szCs w:val="36"/>
          <w:lang w:bidi="hi-IN"/>
        </w:rPr>
        <w:t xml:space="preserve"> </w:t>
      </w:r>
      <w:ins w:id="85" w:author="Microsoft account" w:date="2026-09-19T21:55:00Z">
        <w:r w:rsidR="0037086D">
          <w:rPr>
            <w:rFonts w:ascii="Arial" w:hAnsi="Arial" w:cs="Arial"/>
            <w:color w:val="000000"/>
            <w:sz w:val="36"/>
            <w:szCs w:val="36"/>
            <w:lang w:bidi="hi-IN"/>
          </w:rPr>
          <w:t>&lt;lang=def&gt;</w:t>
        </w:r>
      </w:ins>
    </w:p>
    <w:p w14:paraId="4C96F68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67B789F" w14:textId="0AB43281" w:rsidR="00D91D60" w:rsidRPr="00E20008" w:rsidRDefault="00D91D60" w:rsidP="00E20008">
      <w:pPr>
        <w:pStyle w:val="Heading1"/>
        <w:numPr>
          <w:ilvl w:val="0"/>
          <w:numId w:val="0"/>
        </w:numPr>
        <w:rPr>
          <w:rFonts w:ascii="Arial" w:hAnsi="Arial" w:cs="Arial"/>
        </w:rPr>
      </w:pPr>
      <w:r w:rsidRPr="00E20008">
        <w:rPr>
          <w:rFonts w:ascii="Arial" w:hAnsi="Arial" w:cs="Arial"/>
        </w:rPr>
        <w:t>1</w:t>
      </w:r>
      <w:r w:rsidR="00425BBB" w:rsidRPr="00E20008">
        <w:rPr>
          <w:rFonts w:ascii="Arial" w:hAnsi="Arial" w:cs="Arial"/>
        </w:rPr>
        <w:t>4</w:t>
      </w:r>
      <w:r w:rsidRPr="00E20008">
        <w:rPr>
          <w:rFonts w:ascii="Arial" w:hAnsi="Arial" w:cs="Arial"/>
        </w:rPr>
        <w:t>.</w:t>
      </w:r>
      <w:r w:rsidRPr="00E20008">
        <w:rPr>
          <w:rFonts w:ascii="Arial" w:hAnsi="Arial" w:cs="Arial"/>
        </w:rPr>
        <w:tab/>
      </w:r>
      <w:r w:rsidR="00665208" w:rsidRPr="00E20008">
        <w:rPr>
          <w:rFonts w:ascii="Arial" w:hAnsi="Arial" w:cs="Arial"/>
        </w:rPr>
        <w:t>E</w:t>
      </w:r>
      <w:r w:rsidRPr="00E20008">
        <w:rPr>
          <w:rFonts w:ascii="Arial" w:hAnsi="Arial" w:cs="Arial"/>
        </w:rPr>
        <w:t>kAdaSa japaM</w:t>
      </w:r>
    </w:p>
    <w:p w14:paraId="59CF49B8" w14:textId="732FDDD9" w:rsidR="00D91D60" w:rsidRDefault="00D91D60" w:rsidP="00D91D60">
      <w:pPr>
        <w:autoSpaceDE w:val="0"/>
        <w:autoSpaceDN w:val="0"/>
        <w:adjustRightInd w:val="0"/>
        <w:spacing w:after="0" w:line="240" w:lineRule="auto"/>
        <w:rPr>
          <w:rFonts w:ascii="Arial" w:hAnsi="Arial" w:cs="Arial"/>
          <w:b/>
          <w:bCs/>
          <w:color w:val="000000"/>
          <w:sz w:val="36"/>
          <w:szCs w:val="36"/>
          <w:lang w:bidi="hi-IN"/>
        </w:rPr>
      </w:pPr>
      <w:r w:rsidRPr="00E20008">
        <w:rPr>
          <w:rFonts w:ascii="Arial" w:hAnsi="Arial" w:cs="Arial"/>
          <w:b/>
          <w:bCs/>
          <w:color w:val="000000"/>
          <w:sz w:val="36"/>
          <w:szCs w:val="36"/>
          <w:lang w:bidi="hi-IN"/>
        </w:rPr>
        <w:t>1</w:t>
      </w:r>
      <w:r w:rsidR="00425BBB" w:rsidRPr="00E20008">
        <w:rPr>
          <w:rFonts w:ascii="Arial" w:hAnsi="Arial" w:cs="Arial"/>
          <w:b/>
          <w:bCs/>
          <w:color w:val="000000"/>
          <w:sz w:val="36"/>
          <w:szCs w:val="36"/>
          <w:lang w:bidi="hi-IN"/>
        </w:rPr>
        <w:t>4</w:t>
      </w:r>
      <w:r w:rsidRPr="00E20008">
        <w:rPr>
          <w:rFonts w:ascii="Arial" w:hAnsi="Arial" w:cs="Arial"/>
          <w:b/>
          <w:bCs/>
          <w:color w:val="000000"/>
          <w:sz w:val="36"/>
          <w:szCs w:val="36"/>
          <w:lang w:bidi="hi-IN"/>
        </w:rPr>
        <w:t>.1</w:t>
      </w:r>
      <w:r w:rsidRPr="00E20008">
        <w:rPr>
          <w:rFonts w:ascii="Arial" w:hAnsi="Arial" w:cs="Arial"/>
          <w:b/>
          <w:bCs/>
          <w:color w:val="000000"/>
          <w:sz w:val="36"/>
          <w:szCs w:val="36"/>
          <w:lang w:bidi="hi-IN"/>
        </w:rPr>
        <w:tab/>
        <w:t xml:space="preserve"> prathama vAra - aBiSh</w:t>
      </w:r>
      <w:r w:rsidR="00665208" w:rsidRPr="00E20008">
        <w:rPr>
          <w:rFonts w:ascii="Arial" w:hAnsi="Arial" w:cs="Arial"/>
          <w:b/>
          <w:bCs/>
          <w:color w:val="000000"/>
          <w:sz w:val="36"/>
          <w:szCs w:val="36"/>
          <w:lang w:bidi="hi-IN"/>
        </w:rPr>
        <w:t>E</w:t>
      </w:r>
      <w:r w:rsidRPr="00E20008">
        <w:rPr>
          <w:rFonts w:ascii="Arial" w:hAnsi="Arial" w:cs="Arial"/>
          <w:b/>
          <w:bCs/>
          <w:color w:val="000000"/>
          <w:sz w:val="36"/>
          <w:szCs w:val="36"/>
          <w:lang w:bidi="hi-IN"/>
        </w:rPr>
        <w:t>kaM gandhatailaM</w:t>
      </w:r>
    </w:p>
    <w:p w14:paraId="004C0F82" w14:textId="629DA8D9" w:rsidR="00D91D60" w:rsidRPr="00E20008" w:rsidRDefault="00D91D60" w:rsidP="00D91D60">
      <w:pPr>
        <w:autoSpaceDE w:val="0"/>
        <w:autoSpaceDN w:val="0"/>
        <w:adjustRightInd w:val="0"/>
        <w:spacing w:after="0" w:line="240" w:lineRule="auto"/>
        <w:rPr>
          <w:rFonts w:ascii="Arial" w:hAnsi="Arial" w:cs="Arial"/>
          <w:b/>
          <w:bCs/>
          <w:color w:val="000000"/>
          <w:sz w:val="36"/>
          <w:szCs w:val="36"/>
          <w:lang w:bidi="hi-IN"/>
        </w:rPr>
      </w:pPr>
      <w:r w:rsidRPr="00E20008">
        <w:rPr>
          <w:rFonts w:ascii="Arial" w:hAnsi="Arial" w:cs="Arial"/>
          <w:b/>
          <w:bCs/>
          <w:color w:val="000000"/>
          <w:sz w:val="36"/>
          <w:szCs w:val="36"/>
          <w:lang w:bidi="hi-IN"/>
        </w:rPr>
        <w:t>1</w:t>
      </w:r>
      <w:r w:rsidR="00425BBB" w:rsidRPr="00E20008">
        <w:rPr>
          <w:rFonts w:ascii="Arial" w:hAnsi="Arial" w:cs="Arial"/>
          <w:b/>
          <w:bCs/>
          <w:color w:val="000000"/>
          <w:sz w:val="36"/>
          <w:szCs w:val="36"/>
          <w:lang w:bidi="hi-IN"/>
        </w:rPr>
        <w:t>4</w:t>
      </w:r>
      <w:r w:rsidRPr="00E20008">
        <w:rPr>
          <w:rFonts w:ascii="Arial" w:hAnsi="Arial" w:cs="Arial"/>
          <w:b/>
          <w:bCs/>
          <w:color w:val="000000"/>
          <w:sz w:val="36"/>
          <w:szCs w:val="36"/>
          <w:lang w:bidi="hi-IN"/>
        </w:rPr>
        <w:t>.1.1</w:t>
      </w:r>
      <w:r w:rsidRPr="00E20008">
        <w:rPr>
          <w:rFonts w:ascii="Arial" w:hAnsi="Arial" w:cs="Arial"/>
          <w:b/>
          <w:bCs/>
          <w:color w:val="000000"/>
          <w:sz w:val="36"/>
          <w:szCs w:val="36"/>
          <w:lang w:bidi="hi-IN"/>
        </w:rPr>
        <w:tab/>
        <w:t xml:space="preserve"> camaka anuvAkaH</w:t>
      </w:r>
    </w:p>
    <w:p w14:paraId="00D15AB5" w14:textId="77777777" w:rsidR="00E20008" w:rsidRDefault="00E20008" w:rsidP="00D91D60">
      <w:pPr>
        <w:autoSpaceDE w:val="0"/>
        <w:autoSpaceDN w:val="0"/>
        <w:adjustRightInd w:val="0"/>
        <w:spacing w:after="0" w:line="240" w:lineRule="auto"/>
        <w:rPr>
          <w:rFonts w:ascii="Arial" w:hAnsi="Arial" w:cs="Arial"/>
          <w:color w:val="000000"/>
          <w:sz w:val="36"/>
          <w:szCs w:val="36"/>
          <w:lang w:bidi="hi-IN"/>
        </w:rPr>
      </w:pPr>
    </w:p>
    <w:p w14:paraId="00FBA4C7" w14:textId="4D12C3C0"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 agnA#viShNU saqj</w:t>
      </w:r>
      <w:r w:rsidR="00665208">
        <w:rPr>
          <w:rFonts w:ascii="Arial" w:hAnsi="Arial" w:cs="Arial"/>
          <w:color w:val="000000"/>
          <w:sz w:val="36"/>
          <w:szCs w:val="36"/>
          <w:lang w:bidi="hi-IN"/>
        </w:rPr>
        <w:t>O</w:t>
      </w:r>
      <w:r w:rsidR="00D91D60">
        <w:rPr>
          <w:rFonts w:ascii="Arial" w:hAnsi="Arial" w:cs="Arial"/>
          <w:color w:val="000000"/>
          <w:sz w:val="36"/>
          <w:szCs w:val="36"/>
          <w:lang w:bidi="hi-IN"/>
        </w:rPr>
        <w:t>Sha#s</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qmA va#rddhantu vA~gqgira#H | </w:t>
      </w:r>
    </w:p>
    <w:p w14:paraId="50ED22C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dyuqnaiMr-vAj</w:t>
      </w:r>
      <w:r w:rsidR="00665208">
        <w:rPr>
          <w:rFonts w:ascii="Arial" w:hAnsi="Arial" w:cs="Arial"/>
          <w:color w:val="000000"/>
          <w:sz w:val="36"/>
          <w:szCs w:val="36"/>
          <w:lang w:bidi="hi-IN"/>
        </w:rPr>
        <w:t>E</w:t>
      </w:r>
      <w:r>
        <w:rPr>
          <w:rFonts w:ascii="Arial" w:hAnsi="Arial" w:cs="Arial"/>
          <w:color w:val="000000"/>
          <w:sz w:val="36"/>
          <w:szCs w:val="36"/>
          <w:lang w:bidi="hi-IN"/>
        </w:rPr>
        <w:t xml:space="preserve">#-BiqrAga#taM || </w:t>
      </w:r>
    </w:p>
    <w:p w14:paraId="345B6B1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vAja#Sca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t>prasaqvaSca# m</w:t>
      </w:r>
      <w:r w:rsidR="00665208">
        <w:rPr>
          <w:rFonts w:ascii="Arial" w:hAnsi="Arial" w:cs="Arial"/>
          <w:color w:val="000000"/>
          <w:sz w:val="36"/>
          <w:szCs w:val="36"/>
          <w:lang w:bidi="hi-IN"/>
        </w:rPr>
        <w:t>E</w:t>
      </w:r>
      <w:r>
        <w:rPr>
          <w:rFonts w:ascii="Arial" w:hAnsi="Arial" w:cs="Arial"/>
          <w:color w:val="000000"/>
          <w:sz w:val="36"/>
          <w:szCs w:val="36"/>
          <w:lang w:bidi="hi-IN"/>
        </w:rPr>
        <w:t>q, praya#tiSca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t>prasi#tiSca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3228451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gramStart"/>
      <w:r>
        <w:rPr>
          <w:rFonts w:ascii="Arial" w:hAnsi="Arial" w:cs="Arial"/>
          <w:color w:val="000000"/>
          <w:sz w:val="36"/>
          <w:szCs w:val="36"/>
          <w:lang w:bidi="hi-IN"/>
        </w:rPr>
        <w:t>dhIqtiSca</w:t>
      </w:r>
      <w:proofErr w:type="gramEnd"/>
      <w:r>
        <w:rPr>
          <w:rFonts w:ascii="Arial" w:hAnsi="Arial" w:cs="Arial"/>
          <w:color w:val="000000"/>
          <w:sz w:val="36"/>
          <w:szCs w:val="36"/>
          <w:lang w:bidi="hi-IN"/>
        </w:rPr>
        <w:t>#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t>kratu#Sca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t xml:space="preserve"> svara#Sca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t>Sl</w:t>
      </w:r>
      <w:r w:rsidR="00665208">
        <w:rPr>
          <w:rFonts w:ascii="Arial" w:hAnsi="Arial" w:cs="Arial"/>
          <w:color w:val="000000"/>
          <w:sz w:val="36"/>
          <w:szCs w:val="36"/>
          <w:lang w:bidi="hi-IN"/>
        </w:rPr>
        <w:t>O</w:t>
      </w:r>
      <w:r>
        <w:rPr>
          <w:rFonts w:ascii="Arial" w:hAnsi="Arial" w:cs="Arial"/>
          <w:color w:val="000000"/>
          <w:sz w:val="36"/>
          <w:szCs w:val="36"/>
          <w:lang w:bidi="hi-IN"/>
        </w:rPr>
        <w:t>ka#Sca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4DF0821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EBB7F4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SrAqvaSca#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t>Sruti#Sca m</w:t>
      </w:r>
      <w:r w:rsidR="00665208">
        <w:rPr>
          <w:rFonts w:ascii="Arial" w:hAnsi="Arial" w:cs="Arial"/>
          <w:color w:val="000000"/>
          <w:sz w:val="36"/>
          <w:szCs w:val="36"/>
          <w:lang w:bidi="hi-IN"/>
        </w:rPr>
        <w:t>E</w:t>
      </w:r>
      <w:proofErr w:type="gramStart"/>
      <w:r>
        <w:rPr>
          <w:rFonts w:ascii="Arial" w:hAnsi="Arial" w:cs="Arial"/>
          <w:color w:val="000000"/>
          <w:sz w:val="36"/>
          <w:szCs w:val="36"/>
          <w:lang w:bidi="hi-IN"/>
        </w:rPr>
        <w:t>,q</w:t>
      </w:r>
      <w:proofErr w:type="gramEnd"/>
      <w:r>
        <w:rPr>
          <w:rFonts w:ascii="Arial" w:hAnsi="Arial" w:cs="Arial"/>
          <w:color w:val="000000"/>
          <w:sz w:val="36"/>
          <w:szCs w:val="36"/>
          <w:lang w:bidi="hi-IN"/>
        </w:rPr>
        <w:t xml:space="preserve"> </w:t>
      </w:r>
      <w:r>
        <w:rPr>
          <w:rFonts w:ascii="Arial" w:hAnsi="Arial" w:cs="Arial"/>
          <w:color w:val="000000"/>
          <w:sz w:val="36"/>
          <w:szCs w:val="36"/>
          <w:lang w:bidi="hi-IN"/>
        </w:rPr>
        <w:tab/>
        <w:t xml:space="preserve"> jy</w:t>
      </w:r>
      <w:r w:rsidR="00665208">
        <w:rPr>
          <w:rFonts w:ascii="Arial" w:hAnsi="Arial" w:cs="Arial"/>
          <w:color w:val="000000"/>
          <w:sz w:val="36"/>
          <w:szCs w:val="36"/>
          <w:lang w:bidi="hi-IN"/>
        </w:rPr>
        <w:t>O</w:t>
      </w:r>
      <w:r>
        <w:rPr>
          <w:rFonts w:ascii="Arial" w:hAnsi="Arial" w:cs="Arial"/>
          <w:color w:val="000000"/>
          <w:sz w:val="36"/>
          <w:szCs w:val="36"/>
          <w:lang w:bidi="hi-IN"/>
        </w:rPr>
        <w:t>ti#Sca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t xml:space="preserve"> </w:t>
      </w:r>
      <w:r>
        <w:rPr>
          <w:rFonts w:ascii="Arial" w:hAnsi="Arial" w:cs="Arial"/>
          <w:color w:val="000000"/>
          <w:sz w:val="36"/>
          <w:szCs w:val="36"/>
          <w:lang w:bidi="hi-IN"/>
        </w:rPr>
        <w:tab/>
        <w:t>suva#Sca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1A0F89B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prAqNaSca#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t>&amp;pAqnaSca#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t xml:space="preserve"> vyAqnaScaq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t>&amp;su#Sca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6123C63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47717E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gramStart"/>
      <w:r>
        <w:rPr>
          <w:rFonts w:ascii="Arial" w:hAnsi="Arial" w:cs="Arial"/>
          <w:color w:val="000000"/>
          <w:sz w:val="36"/>
          <w:szCs w:val="36"/>
          <w:lang w:bidi="hi-IN"/>
        </w:rPr>
        <w:lastRenderedPageBreak/>
        <w:t>ciqttaM</w:t>
      </w:r>
      <w:proofErr w:type="gramEnd"/>
      <w:r>
        <w:rPr>
          <w:rFonts w:ascii="Arial" w:hAnsi="Arial" w:cs="Arial"/>
          <w:color w:val="000000"/>
          <w:sz w:val="36"/>
          <w:szCs w:val="36"/>
          <w:lang w:bidi="hi-IN"/>
        </w:rPr>
        <w:t xml:space="preserve"> ca# maq ,</w:t>
      </w:r>
      <w:r>
        <w:rPr>
          <w:rFonts w:ascii="Arial" w:hAnsi="Arial" w:cs="Arial"/>
          <w:color w:val="000000"/>
          <w:sz w:val="36"/>
          <w:szCs w:val="36"/>
          <w:lang w:bidi="hi-IN"/>
        </w:rPr>
        <w:tab/>
        <w:t>AdhI#taM ca m</w:t>
      </w:r>
      <w:r w:rsidR="00665208">
        <w:rPr>
          <w:rFonts w:ascii="Arial" w:hAnsi="Arial" w:cs="Arial"/>
          <w:color w:val="000000"/>
          <w:sz w:val="36"/>
          <w:szCs w:val="36"/>
          <w:lang w:bidi="hi-IN"/>
        </w:rPr>
        <w:t>E</w:t>
      </w:r>
      <w:r>
        <w:rPr>
          <w:rFonts w:ascii="Arial" w:hAnsi="Arial" w:cs="Arial"/>
          <w:color w:val="000000"/>
          <w:sz w:val="36"/>
          <w:szCs w:val="36"/>
          <w:lang w:bidi="hi-IN"/>
        </w:rPr>
        <w:t>q, vAkca#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mana#Sca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p>
    <w:p w14:paraId="57DD959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gramStart"/>
      <w:r>
        <w:rPr>
          <w:rFonts w:ascii="Arial" w:hAnsi="Arial" w:cs="Arial"/>
          <w:color w:val="000000"/>
          <w:sz w:val="36"/>
          <w:szCs w:val="36"/>
          <w:lang w:bidi="hi-IN"/>
        </w:rPr>
        <w:t>cakShu#</w:t>
      </w:r>
      <w:proofErr w:type="gramEnd"/>
      <w:r>
        <w:rPr>
          <w:rFonts w:ascii="Arial" w:hAnsi="Arial" w:cs="Arial"/>
          <w:color w:val="000000"/>
          <w:sz w:val="36"/>
          <w:szCs w:val="36"/>
          <w:lang w:bidi="hi-IN"/>
        </w:rPr>
        <w:t>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 </w:t>
      </w:r>
      <w:r>
        <w:rPr>
          <w:rFonts w:ascii="Arial" w:hAnsi="Arial" w:cs="Arial"/>
          <w:color w:val="000000"/>
          <w:sz w:val="36"/>
          <w:szCs w:val="36"/>
          <w:lang w:bidi="hi-IN"/>
        </w:rPr>
        <w:tab/>
      </w:r>
      <w:r>
        <w:rPr>
          <w:rFonts w:ascii="Arial" w:hAnsi="Arial" w:cs="Arial"/>
          <w:color w:val="000000"/>
          <w:sz w:val="36"/>
          <w:szCs w:val="36"/>
          <w:lang w:bidi="hi-IN"/>
        </w:rPr>
        <w:tab/>
        <w:t>Sr</w:t>
      </w:r>
      <w:r w:rsidR="00665208">
        <w:rPr>
          <w:rFonts w:ascii="Arial" w:hAnsi="Arial" w:cs="Arial"/>
          <w:color w:val="000000"/>
          <w:sz w:val="36"/>
          <w:szCs w:val="36"/>
          <w:lang w:bidi="hi-IN"/>
        </w:rPr>
        <w:t>O</w:t>
      </w:r>
      <w:r>
        <w:rPr>
          <w:rFonts w:ascii="Arial" w:hAnsi="Arial" w:cs="Arial"/>
          <w:color w:val="000000"/>
          <w:sz w:val="36"/>
          <w:szCs w:val="36"/>
          <w:lang w:bidi="hi-IN"/>
        </w:rPr>
        <w:t>tra#M ca m</w:t>
      </w:r>
      <w:r w:rsidR="00665208">
        <w:rPr>
          <w:rFonts w:ascii="Arial" w:hAnsi="Arial" w:cs="Arial"/>
          <w:color w:val="000000"/>
          <w:sz w:val="36"/>
          <w:szCs w:val="36"/>
          <w:lang w:bidi="hi-IN"/>
        </w:rPr>
        <w:t>E</w:t>
      </w:r>
      <w:r>
        <w:rPr>
          <w:rFonts w:ascii="Arial" w:hAnsi="Arial" w:cs="Arial"/>
          <w:color w:val="000000"/>
          <w:sz w:val="36"/>
          <w:szCs w:val="36"/>
          <w:lang w:bidi="hi-IN"/>
        </w:rPr>
        <w:t>q, dakSha#Sca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t xml:space="preserve">bala#M ca maq, </w:t>
      </w:r>
    </w:p>
    <w:p w14:paraId="6ABFDDE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DB0B4EB"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w:t>
      </w:r>
      <w:r w:rsidR="00D91D60">
        <w:rPr>
          <w:rFonts w:ascii="Arial" w:hAnsi="Arial" w:cs="Arial"/>
          <w:color w:val="000000"/>
          <w:sz w:val="36"/>
          <w:szCs w:val="36"/>
          <w:lang w:bidi="hi-IN"/>
        </w:rPr>
        <w:t xml:space="preserve">ja#Sca </w:t>
      </w:r>
      <w:proofErr w:type="gramStart"/>
      <w:r w:rsidR="00D91D60">
        <w:rPr>
          <w:rFonts w:ascii="Arial" w:hAnsi="Arial" w:cs="Arial"/>
          <w:color w:val="000000"/>
          <w:sz w:val="36"/>
          <w:szCs w:val="36"/>
          <w:lang w:bidi="hi-IN"/>
        </w:rPr>
        <w:t>m</w:t>
      </w:r>
      <w:r>
        <w:rPr>
          <w:rFonts w:ascii="Arial" w:hAnsi="Arial" w:cs="Arial"/>
          <w:color w:val="000000"/>
          <w:sz w:val="36"/>
          <w:szCs w:val="36"/>
          <w:lang w:bidi="hi-IN"/>
        </w:rPr>
        <w:t>E</w:t>
      </w:r>
      <w:r w:rsidR="00D91D60">
        <w:rPr>
          <w:rFonts w:ascii="Arial" w:hAnsi="Arial" w:cs="Arial"/>
          <w:color w:val="000000"/>
          <w:sz w:val="36"/>
          <w:szCs w:val="36"/>
          <w:lang w:bidi="hi-IN"/>
        </w:rPr>
        <w:t>q ,</w:t>
      </w:r>
      <w:proofErr w:type="gramEnd"/>
      <w:r w:rsidR="00D91D60">
        <w:rPr>
          <w:rFonts w:ascii="Arial" w:hAnsi="Arial" w:cs="Arial"/>
          <w:color w:val="000000"/>
          <w:sz w:val="36"/>
          <w:szCs w:val="36"/>
          <w:lang w:bidi="hi-IN"/>
        </w:rPr>
        <w:t xml:space="preserve"> </w:t>
      </w:r>
      <w:r w:rsidR="00D91D60">
        <w:rPr>
          <w:rFonts w:ascii="Arial" w:hAnsi="Arial" w:cs="Arial"/>
          <w:color w:val="000000"/>
          <w:sz w:val="36"/>
          <w:szCs w:val="36"/>
          <w:lang w:bidi="hi-IN"/>
        </w:rPr>
        <w:tab/>
        <w:t xml:space="preserve">saha#Sca maq, </w:t>
      </w:r>
      <w:r w:rsidR="00D91D60">
        <w:rPr>
          <w:rFonts w:ascii="Arial" w:hAnsi="Arial" w:cs="Arial"/>
          <w:color w:val="000000"/>
          <w:sz w:val="36"/>
          <w:szCs w:val="36"/>
          <w:lang w:bidi="hi-IN"/>
        </w:rPr>
        <w:tab/>
        <w:t xml:space="preserve"> Ayu#Sca m</w:t>
      </w:r>
      <w:r>
        <w:rPr>
          <w:rFonts w:ascii="Arial" w:hAnsi="Arial" w:cs="Arial"/>
          <w:color w:val="000000"/>
          <w:sz w:val="36"/>
          <w:szCs w:val="36"/>
          <w:lang w:bidi="hi-IN"/>
        </w:rPr>
        <w:t>E</w:t>
      </w:r>
      <w:r w:rsidR="00D91D60">
        <w:rPr>
          <w:rFonts w:ascii="Arial" w:hAnsi="Arial" w:cs="Arial"/>
          <w:color w:val="000000"/>
          <w:sz w:val="36"/>
          <w:szCs w:val="36"/>
          <w:lang w:bidi="hi-IN"/>
        </w:rPr>
        <w:t xml:space="preserve">, </w:t>
      </w:r>
      <w:r w:rsidR="00D91D60">
        <w:rPr>
          <w:rFonts w:ascii="Arial" w:hAnsi="Arial" w:cs="Arial"/>
          <w:color w:val="000000"/>
          <w:sz w:val="36"/>
          <w:szCs w:val="36"/>
          <w:lang w:bidi="hi-IN"/>
        </w:rPr>
        <w:tab/>
      </w:r>
      <w:r w:rsidR="00D91D60">
        <w:rPr>
          <w:rFonts w:ascii="Arial" w:hAnsi="Arial" w:cs="Arial"/>
          <w:color w:val="000000"/>
          <w:sz w:val="36"/>
          <w:szCs w:val="36"/>
          <w:lang w:bidi="hi-IN"/>
        </w:rPr>
        <w:tab/>
        <w:t xml:space="preserve">jaqrA ca# ma, </w:t>
      </w:r>
    </w:p>
    <w:p w14:paraId="5F19789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AqtmA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t>taqnUSca#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t xml:space="preserve"> Sarma# 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t>varma# caq m</w:t>
      </w:r>
      <w:r w:rsidR="00665208">
        <w:rPr>
          <w:rFonts w:ascii="Arial" w:hAnsi="Arial" w:cs="Arial"/>
          <w:color w:val="000000"/>
          <w:sz w:val="36"/>
          <w:szCs w:val="36"/>
          <w:lang w:bidi="hi-IN"/>
        </w:rPr>
        <w:t>E</w:t>
      </w:r>
      <w:r>
        <w:rPr>
          <w:rFonts w:ascii="Arial" w:hAnsi="Arial" w:cs="Arial"/>
          <w:color w:val="000000"/>
          <w:sz w:val="36"/>
          <w:szCs w:val="36"/>
          <w:lang w:bidi="hi-IN"/>
        </w:rPr>
        <w:t>,</w:t>
      </w:r>
    </w:p>
    <w:p w14:paraId="6F33C47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0050F5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&amp;~ggA#ni ca m</w:t>
      </w:r>
      <w:r w:rsidR="00665208">
        <w:rPr>
          <w:rFonts w:ascii="Arial" w:hAnsi="Arial" w:cs="Arial"/>
          <w:color w:val="000000"/>
          <w:sz w:val="36"/>
          <w:szCs w:val="36"/>
          <w:lang w:bidi="hi-IN"/>
        </w:rPr>
        <w:t>E</w:t>
      </w:r>
      <w:r>
        <w:rPr>
          <w:rFonts w:ascii="Arial" w:hAnsi="Arial" w:cs="Arial"/>
          <w:color w:val="000000"/>
          <w:sz w:val="36"/>
          <w:szCs w:val="36"/>
          <w:lang w:bidi="hi-IN"/>
        </w:rPr>
        <w:t>q,</w:t>
      </w:r>
      <w:r>
        <w:rPr>
          <w:rFonts w:ascii="Arial" w:hAnsi="Arial" w:cs="Arial"/>
          <w:color w:val="000000"/>
          <w:sz w:val="36"/>
          <w:szCs w:val="36"/>
          <w:lang w:bidi="hi-IN"/>
        </w:rPr>
        <w:tab/>
        <w:t>&amp;sthAni# 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t>parU(gm)#Shi ca m</w:t>
      </w:r>
      <w:r w:rsidR="00665208">
        <w:rPr>
          <w:rFonts w:ascii="Arial" w:hAnsi="Arial" w:cs="Arial"/>
          <w:color w:val="000000"/>
          <w:sz w:val="36"/>
          <w:szCs w:val="36"/>
          <w:lang w:bidi="hi-IN"/>
        </w:rPr>
        <w:t>E</w:t>
      </w:r>
      <w:r>
        <w:rPr>
          <w:rFonts w:ascii="Arial" w:hAnsi="Arial" w:cs="Arial"/>
          <w:color w:val="000000"/>
          <w:sz w:val="36"/>
          <w:szCs w:val="36"/>
          <w:lang w:bidi="hi-IN"/>
        </w:rPr>
        <w:t>q, SarI#rANi ca m</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p>
    <w:p w14:paraId="4D2ACEEE" w14:textId="03AD9817"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SAntiqH SAntiqH SAnti#H ||</w:t>
      </w:r>
    </w:p>
    <w:p w14:paraId="6787BB09" w14:textId="77777777" w:rsidR="0002251F" w:rsidRDefault="0002251F" w:rsidP="00D91D60">
      <w:pPr>
        <w:autoSpaceDE w:val="0"/>
        <w:autoSpaceDN w:val="0"/>
        <w:adjustRightInd w:val="0"/>
        <w:spacing w:after="0" w:line="240" w:lineRule="auto"/>
        <w:rPr>
          <w:rFonts w:ascii="Arial" w:hAnsi="Arial" w:cs="Arial"/>
          <w:color w:val="000000"/>
          <w:sz w:val="36"/>
          <w:szCs w:val="36"/>
          <w:lang w:bidi="hi-IN"/>
        </w:rPr>
      </w:pPr>
    </w:p>
    <w:p w14:paraId="577EDF97" w14:textId="77777777" w:rsidR="0002251F" w:rsidRDefault="0002251F" w:rsidP="0002251F">
      <w:pPr>
        <w:autoSpaceDE w:val="0"/>
        <w:autoSpaceDN w:val="0"/>
        <w:adjustRightInd w:val="0"/>
        <w:spacing w:after="0" w:line="240" w:lineRule="auto"/>
        <w:rPr>
          <w:rFonts w:ascii="Arial" w:hAnsi="Arial" w:cs="Arial"/>
          <w:b/>
          <w:bCs/>
          <w:color w:val="000000"/>
          <w:sz w:val="36"/>
          <w:szCs w:val="36"/>
          <w:lang w:bidi="hi-IN"/>
        </w:rPr>
      </w:pPr>
      <w:r w:rsidRPr="00E20008">
        <w:rPr>
          <w:rFonts w:ascii="Arial" w:hAnsi="Arial" w:cs="Arial"/>
          <w:b/>
          <w:bCs/>
          <w:color w:val="000000"/>
          <w:sz w:val="36"/>
          <w:szCs w:val="36"/>
          <w:lang w:bidi="hi-IN"/>
        </w:rPr>
        <w:t>14.1.2</w:t>
      </w:r>
      <w:r w:rsidRPr="00E20008">
        <w:rPr>
          <w:rFonts w:ascii="Arial" w:hAnsi="Arial" w:cs="Arial"/>
          <w:b/>
          <w:bCs/>
          <w:color w:val="000000"/>
          <w:sz w:val="36"/>
          <w:szCs w:val="36"/>
          <w:lang w:bidi="hi-IN"/>
        </w:rPr>
        <w:tab/>
        <w:t xml:space="preserve"> upacAra </w:t>
      </w:r>
      <w:r>
        <w:rPr>
          <w:rFonts w:ascii="Arial" w:hAnsi="Arial" w:cs="Arial"/>
          <w:b/>
          <w:bCs/>
          <w:color w:val="000000"/>
          <w:sz w:val="36"/>
          <w:szCs w:val="36"/>
          <w:lang w:bidi="hi-IN"/>
        </w:rPr>
        <w:t>pUjA</w:t>
      </w:r>
    </w:p>
    <w:p w14:paraId="03DA97AE" w14:textId="524FB927" w:rsidR="0002251F" w:rsidRPr="00E20008" w:rsidRDefault="0002251F" w:rsidP="0002251F">
      <w:pPr>
        <w:autoSpaceDE w:val="0"/>
        <w:autoSpaceDN w:val="0"/>
        <w:adjustRightInd w:val="0"/>
        <w:spacing w:after="0" w:line="240" w:lineRule="auto"/>
        <w:rPr>
          <w:rFonts w:ascii="Arial" w:hAnsi="Arial" w:cs="Arial"/>
          <w:b/>
          <w:bCs/>
          <w:color w:val="000000"/>
          <w:sz w:val="36"/>
          <w:szCs w:val="36"/>
          <w:lang w:bidi="hi-IN"/>
        </w:rPr>
      </w:pPr>
      <w:r w:rsidRPr="00E20008">
        <w:rPr>
          <w:rFonts w:ascii="Arial" w:hAnsi="Arial" w:cs="Arial"/>
          <w:b/>
          <w:bCs/>
          <w:color w:val="000000"/>
          <w:sz w:val="36"/>
          <w:szCs w:val="36"/>
          <w:lang w:bidi="hi-IN"/>
        </w:rPr>
        <w:t xml:space="preserve"> </w:t>
      </w:r>
    </w:p>
    <w:p w14:paraId="7E51552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amRutABiSh</w:t>
      </w:r>
      <w:r w:rsidR="00665208">
        <w:rPr>
          <w:rFonts w:ascii="Arial" w:hAnsi="Arial" w:cs="Arial"/>
          <w:color w:val="000000"/>
          <w:sz w:val="36"/>
          <w:szCs w:val="36"/>
          <w:lang w:bidi="hi-IN"/>
        </w:rPr>
        <w:t>E</w:t>
      </w:r>
      <w:r>
        <w:rPr>
          <w:rFonts w:ascii="Arial" w:hAnsi="Arial" w:cs="Arial"/>
          <w:color w:val="000000"/>
          <w:sz w:val="36"/>
          <w:szCs w:val="36"/>
          <w:lang w:bidi="hi-IN"/>
        </w:rPr>
        <w:t>k</w:t>
      </w:r>
      <w:r w:rsidR="00665208">
        <w:rPr>
          <w:rFonts w:ascii="Arial" w:hAnsi="Arial" w:cs="Arial"/>
          <w:color w:val="000000"/>
          <w:sz w:val="36"/>
          <w:szCs w:val="36"/>
          <w:lang w:bidi="hi-IN"/>
        </w:rPr>
        <w:t>O</w:t>
      </w:r>
      <w:r>
        <w:rPr>
          <w:rFonts w:ascii="Arial" w:hAnsi="Arial" w:cs="Arial"/>
          <w:color w:val="000000"/>
          <w:sz w:val="36"/>
          <w:szCs w:val="36"/>
          <w:lang w:bidi="hi-IN"/>
        </w:rPr>
        <w:t>&amp;stu | AvAhitAByaH sarvABy</w:t>
      </w:r>
      <w:r w:rsidR="00665208">
        <w:rPr>
          <w:rFonts w:ascii="Arial" w:hAnsi="Arial" w:cs="Arial"/>
          <w:color w:val="000000"/>
          <w:sz w:val="36"/>
          <w:szCs w:val="36"/>
          <w:lang w:bidi="hi-IN"/>
        </w:rPr>
        <w:t>O</w:t>
      </w:r>
      <w:r>
        <w:rPr>
          <w:rFonts w:ascii="Arial" w:hAnsi="Arial" w:cs="Arial"/>
          <w:color w:val="000000"/>
          <w:sz w:val="36"/>
          <w:szCs w:val="36"/>
          <w:lang w:bidi="hi-IN"/>
        </w:rPr>
        <w:t xml:space="preserve"> d</w:t>
      </w:r>
      <w:r w:rsidR="00665208">
        <w:rPr>
          <w:rFonts w:ascii="Arial" w:hAnsi="Arial" w:cs="Arial"/>
          <w:color w:val="000000"/>
          <w:sz w:val="36"/>
          <w:szCs w:val="36"/>
          <w:lang w:bidi="hi-IN"/>
        </w:rPr>
        <w:t>E</w:t>
      </w:r>
      <w:r>
        <w:rPr>
          <w:rFonts w:ascii="Arial" w:hAnsi="Arial" w:cs="Arial"/>
          <w:color w:val="000000"/>
          <w:sz w:val="36"/>
          <w:szCs w:val="36"/>
          <w:lang w:bidi="hi-IN"/>
        </w:rPr>
        <w:t>vatABy</w:t>
      </w:r>
      <w:r w:rsidR="00665208">
        <w:rPr>
          <w:rFonts w:ascii="Arial" w:hAnsi="Arial" w:cs="Arial"/>
          <w:color w:val="000000"/>
          <w:sz w:val="36"/>
          <w:szCs w:val="36"/>
          <w:lang w:bidi="hi-IN"/>
        </w:rPr>
        <w:t>O</w:t>
      </w:r>
      <w:r>
        <w:rPr>
          <w:rFonts w:ascii="Arial" w:hAnsi="Arial" w:cs="Arial"/>
          <w:color w:val="000000"/>
          <w:sz w:val="36"/>
          <w:szCs w:val="36"/>
          <w:lang w:bidi="hi-IN"/>
        </w:rPr>
        <w:t xml:space="preserve"> namaH | </w:t>
      </w:r>
    </w:p>
    <w:p w14:paraId="113BB69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divya gandhAn dhArayAmi | puShpANi samarpayAmi | </w:t>
      </w:r>
    </w:p>
    <w:p w14:paraId="3AD7C1F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balA#yaq nama#H | dhUpaM AGrApayAmi | bala#pramathanAyaq nama#H | dIpaM darSayAmi | </w:t>
      </w:r>
    </w:p>
    <w:p w14:paraId="023868F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dhUpa-dIpAnantaraM AcamanIyaM samarpayAmi | </w:t>
      </w:r>
    </w:p>
    <w:p w14:paraId="49205FFE" w14:textId="483DBADF"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BUrBuvaqssuvaqH --------------. (naiv</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dya mantraM) | </w:t>
      </w:r>
    </w:p>
    <w:p w14:paraId="7A0F61F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sarva#BUtadamanAyaq nama#H | kadaLIPalaM niv</w:t>
      </w:r>
      <w:r w:rsidR="00665208">
        <w:rPr>
          <w:rFonts w:ascii="Arial" w:hAnsi="Arial" w:cs="Arial"/>
          <w:color w:val="000000"/>
          <w:sz w:val="36"/>
          <w:szCs w:val="36"/>
          <w:lang w:bidi="hi-IN"/>
        </w:rPr>
        <w:t>E</w:t>
      </w:r>
      <w:r>
        <w:rPr>
          <w:rFonts w:ascii="Arial" w:hAnsi="Arial" w:cs="Arial"/>
          <w:color w:val="000000"/>
          <w:sz w:val="36"/>
          <w:szCs w:val="36"/>
          <w:lang w:bidi="hi-IN"/>
        </w:rPr>
        <w:t xml:space="preserve">dayAmi | </w:t>
      </w:r>
    </w:p>
    <w:p w14:paraId="3B2D8D7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naiv</w:t>
      </w:r>
      <w:r w:rsidR="00665208">
        <w:rPr>
          <w:rFonts w:ascii="Arial" w:hAnsi="Arial" w:cs="Arial"/>
          <w:color w:val="000000"/>
          <w:sz w:val="36"/>
          <w:szCs w:val="36"/>
          <w:lang w:bidi="hi-IN"/>
        </w:rPr>
        <w:t>E</w:t>
      </w:r>
      <w:r>
        <w:rPr>
          <w:rFonts w:ascii="Arial" w:hAnsi="Arial" w:cs="Arial"/>
          <w:color w:val="000000"/>
          <w:sz w:val="36"/>
          <w:szCs w:val="36"/>
          <w:lang w:bidi="hi-IN"/>
        </w:rPr>
        <w:t>dyAnantaraM AcamanIyaM samarpayAmi | maqn</w:t>
      </w:r>
      <w:r w:rsidR="00665208">
        <w:rPr>
          <w:rFonts w:ascii="Arial" w:hAnsi="Arial" w:cs="Arial"/>
          <w:color w:val="000000"/>
          <w:sz w:val="36"/>
          <w:szCs w:val="36"/>
          <w:lang w:bidi="hi-IN"/>
        </w:rPr>
        <w:t>O</w:t>
      </w:r>
      <w:r>
        <w:rPr>
          <w:rFonts w:ascii="Arial" w:hAnsi="Arial" w:cs="Arial"/>
          <w:color w:val="000000"/>
          <w:sz w:val="36"/>
          <w:szCs w:val="36"/>
          <w:lang w:bidi="hi-IN"/>
        </w:rPr>
        <w:t xml:space="preserve">nma#nAyaq nama#H | </w:t>
      </w:r>
    </w:p>
    <w:p w14:paraId="5D99783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karpUra tAMbUlaM niv</w:t>
      </w:r>
      <w:r w:rsidR="00665208">
        <w:rPr>
          <w:rFonts w:ascii="Arial" w:hAnsi="Arial" w:cs="Arial"/>
          <w:color w:val="000000"/>
          <w:sz w:val="36"/>
          <w:szCs w:val="36"/>
          <w:lang w:bidi="hi-IN"/>
        </w:rPr>
        <w:t>E</w:t>
      </w:r>
      <w:r>
        <w:rPr>
          <w:rFonts w:ascii="Arial" w:hAnsi="Arial" w:cs="Arial"/>
          <w:color w:val="000000"/>
          <w:sz w:val="36"/>
          <w:szCs w:val="36"/>
          <w:lang w:bidi="hi-IN"/>
        </w:rPr>
        <w:t xml:space="preserve">dayAmi | </w:t>
      </w:r>
    </w:p>
    <w:p w14:paraId="63A6536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ED9E2A4" w14:textId="37D31716" w:rsidR="00D91D60" w:rsidRPr="00E20008" w:rsidRDefault="00D91D60" w:rsidP="00D91D60">
      <w:pPr>
        <w:autoSpaceDE w:val="0"/>
        <w:autoSpaceDN w:val="0"/>
        <w:adjustRightInd w:val="0"/>
        <w:spacing w:after="0" w:line="240" w:lineRule="auto"/>
        <w:rPr>
          <w:rFonts w:ascii="Arial" w:hAnsi="Arial" w:cs="Arial"/>
          <w:b/>
          <w:bCs/>
          <w:color w:val="000000"/>
          <w:sz w:val="36"/>
          <w:szCs w:val="36"/>
          <w:lang w:bidi="hi-IN"/>
        </w:rPr>
      </w:pPr>
      <w:r w:rsidRPr="00E20008">
        <w:rPr>
          <w:rFonts w:ascii="Arial" w:hAnsi="Arial" w:cs="Arial"/>
          <w:b/>
          <w:bCs/>
          <w:color w:val="000000"/>
          <w:sz w:val="36"/>
          <w:szCs w:val="36"/>
          <w:lang w:bidi="hi-IN"/>
        </w:rPr>
        <w:t>1</w:t>
      </w:r>
      <w:r w:rsidR="008D14D7" w:rsidRPr="00E20008">
        <w:rPr>
          <w:rFonts w:ascii="Arial" w:hAnsi="Arial" w:cs="Arial"/>
          <w:b/>
          <w:bCs/>
          <w:color w:val="000000"/>
          <w:sz w:val="36"/>
          <w:szCs w:val="36"/>
          <w:lang w:bidi="hi-IN"/>
        </w:rPr>
        <w:t>4</w:t>
      </w:r>
      <w:r w:rsidRPr="00E20008">
        <w:rPr>
          <w:rFonts w:ascii="Arial" w:hAnsi="Arial" w:cs="Arial"/>
          <w:b/>
          <w:bCs/>
          <w:color w:val="000000"/>
          <w:sz w:val="36"/>
          <w:szCs w:val="36"/>
          <w:lang w:bidi="hi-IN"/>
        </w:rPr>
        <w:t>.1.</w:t>
      </w:r>
      <w:r w:rsidR="0002251F">
        <w:rPr>
          <w:rFonts w:ascii="Arial" w:hAnsi="Arial" w:cs="Arial"/>
          <w:b/>
          <w:bCs/>
          <w:color w:val="000000"/>
          <w:sz w:val="36"/>
          <w:szCs w:val="36"/>
          <w:lang w:bidi="hi-IN"/>
        </w:rPr>
        <w:t>3</w:t>
      </w:r>
      <w:r w:rsidRPr="00E20008">
        <w:rPr>
          <w:rFonts w:ascii="Arial" w:hAnsi="Arial" w:cs="Arial"/>
          <w:b/>
          <w:bCs/>
          <w:color w:val="000000"/>
          <w:sz w:val="36"/>
          <w:szCs w:val="36"/>
          <w:lang w:bidi="hi-IN"/>
        </w:rPr>
        <w:tab/>
        <w:t xml:space="preserve"> upacAra mantrAH </w:t>
      </w:r>
    </w:p>
    <w:p w14:paraId="07D89A1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1.</w:t>
      </w:r>
      <w:r>
        <w:rPr>
          <w:rFonts w:ascii="Arial" w:hAnsi="Arial" w:cs="Arial"/>
          <w:color w:val="000000"/>
          <w:sz w:val="36"/>
          <w:szCs w:val="36"/>
          <w:lang w:bidi="hi-IN"/>
        </w:rPr>
        <w:tab/>
        <w:t>puru#Shasya vidma sahasrAqkShasya# mahAd</w:t>
      </w:r>
      <w:r w:rsidR="00665208">
        <w:rPr>
          <w:rFonts w:ascii="Arial" w:hAnsi="Arial" w:cs="Arial"/>
          <w:color w:val="000000"/>
          <w:sz w:val="36"/>
          <w:szCs w:val="36"/>
          <w:lang w:bidi="hi-IN"/>
        </w:rPr>
        <w:t>E</w:t>
      </w:r>
      <w:r>
        <w:rPr>
          <w:rFonts w:ascii="Arial" w:hAnsi="Arial" w:cs="Arial"/>
          <w:color w:val="000000"/>
          <w:sz w:val="36"/>
          <w:szCs w:val="36"/>
          <w:lang w:bidi="hi-IN"/>
        </w:rPr>
        <w:t xml:space="preserve">qvasya# dhImahi | </w:t>
      </w:r>
    </w:p>
    <w:p w14:paraId="1B9BA55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tann</w:t>
      </w:r>
      <w:r w:rsidR="00665208">
        <w:rPr>
          <w:rFonts w:ascii="Arial" w:hAnsi="Arial" w:cs="Arial"/>
          <w:color w:val="000000"/>
          <w:sz w:val="36"/>
          <w:szCs w:val="36"/>
          <w:lang w:bidi="hi-IN"/>
        </w:rPr>
        <w:t>O</w:t>
      </w:r>
      <w:r>
        <w:rPr>
          <w:rFonts w:ascii="Arial" w:hAnsi="Arial" w:cs="Arial"/>
          <w:color w:val="000000"/>
          <w:sz w:val="36"/>
          <w:szCs w:val="36"/>
          <w:lang w:bidi="hi-IN"/>
        </w:rPr>
        <w:t># rudraH prac</w:t>
      </w:r>
      <w:r w:rsidR="00665208">
        <w:rPr>
          <w:rFonts w:ascii="Arial" w:hAnsi="Arial" w:cs="Arial"/>
          <w:color w:val="000000"/>
          <w:sz w:val="36"/>
          <w:szCs w:val="36"/>
          <w:lang w:bidi="hi-IN"/>
        </w:rPr>
        <w:t>O</w:t>
      </w:r>
      <w:r>
        <w:rPr>
          <w:rFonts w:ascii="Arial" w:hAnsi="Arial" w:cs="Arial"/>
          <w:color w:val="000000"/>
          <w:sz w:val="36"/>
          <w:szCs w:val="36"/>
          <w:lang w:bidi="hi-IN"/>
        </w:rPr>
        <w:t>qdayA$t | 1.1 (T.A.6.1.5)</w:t>
      </w:r>
    </w:p>
    <w:p w14:paraId="3D22DDA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w:t>
      </w:r>
      <w:r>
        <w:rPr>
          <w:rFonts w:ascii="Arial" w:hAnsi="Arial" w:cs="Arial"/>
          <w:color w:val="000000"/>
          <w:sz w:val="36"/>
          <w:szCs w:val="36"/>
          <w:lang w:bidi="hi-IN"/>
        </w:rPr>
        <w:tab/>
        <w:t>y</w:t>
      </w:r>
      <w:r w:rsidR="00665208">
        <w:rPr>
          <w:rFonts w:ascii="Arial" w:hAnsi="Arial" w:cs="Arial"/>
          <w:color w:val="000000"/>
          <w:sz w:val="36"/>
          <w:szCs w:val="36"/>
          <w:lang w:bidi="hi-IN"/>
        </w:rPr>
        <w:t>O</w:t>
      </w:r>
      <w:r>
        <w:rPr>
          <w:rFonts w:ascii="Arial" w:hAnsi="Arial" w:cs="Arial"/>
          <w:color w:val="000000"/>
          <w:sz w:val="36"/>
          <w:szCs w:val="36"/>
          <w:lang w:bidi="hi-IN"/>
        </w:rPr>
        <w:t xml:space="preserve"> d</w:t>
      </w:r>
      <w:r w:rsidR="00665208">
        <w:rPr>
          <w:rFonts w:ascii="Arial" w:hAnsi="Arial" w:cs="Arial"/>
          <w:color w:val="000000"/>
          <w:sz w:val="36"/>
          <w:szCs w:val="36"/>
          <w:lang w:bidi="hi-IN"/>
        </w:rPr>
        <w:t>E</w:t>
      </w:r>
      <w:r>
        <w:rPr>
          <w:rFonts w:ascii="Arial" w:hAnsi="Arial" w:cs="Arial"/>
          <w:color w:val="000000"/>
          <w:sz w:val="36"/>
          <w:szCs w:val="36"/>
          <w:lang w:bidi="hi-IN"/>
        </w:rPr>
        <w:t>qvAnA$M prathaqmaM puqrastAqd viSvAq dhiy</w:t>
      </w:r>
      <w:r w:rsidR="00665208">
        <w:rPr>
          <w:rFonts w:ascii="Arial" w:hAnsi="Arial" w:cs="Arial"/>
          <w:color w:val="000000"/>
          <w:sz w:val="36"/>
          <w:szCs w:val="36"/>
          <w:lang w:bidi="hi-IN"/>
        </w:rPr>
        <w:t>O</w:t>
      </w:r>
      <w:r>
        <w:rPr>
          <w:rFonts w:ascii="Arial" w:hAnsi="Arial" w:cs="Arial"/>
          <w:color w:val="000000"/>
          <w:sz w:val="36"/>
          <w:szCs w:val="36"/>
          <w:lang w:bidi="hi-IN"/>
        </w:rPr>
        <w:t># ruqdr</w:t>
      </w:r>
      <w:r w:rsidR="00665208">
        <w:rPr>
          <w:rFonts w:ascii="Arial" w:hAnsi="Arial" w:cs="Arial"/>
          <w:color w:val="000000"/>
          <w:sz w:val="36"/>
          <w:szCs w:val="36"/>
          <w:lang w:bidi="hi-IN"/>
        </w:rPr>
        <w:t>O</w:t>
      </w:r>
      <w:r>
        <w:rPr>
          <w:rFonts w:ascii="Arial" w:hAnsi="Arial" w:cs="Arial"/>
          <w:color w:val="000000"/>
          <w:sz w:val="36"/>
          <w:szCs w:val="36"/>
          <w:lang w:bidi="hi-IN"/>
        </w:rPr>
        <w:t xml:space="preserve"> maqharShi#H | </w:t>
      </w:r>
    </w:p>
    <w:p w14:paraId="7D9E7B2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hiqraqNyaqgaqrBaM pa#Syataq jAya#mAnaq(gm)q san</w:t>
      </w:r>
      <w:r w:rsidR="00665208">
        <w:rPr>
          <w:rFonts w:ascii="Arial" w:hAnsi="Arial" w:cs="Arial"/>
          <w:color w:val="000000"/>
          <w:sz w:val="36"/>
          <w:szCs w:val="36"/>
          <w:lang w:bidi="hi-IN"/>
        </w:rPr>
        <w:t>O</w:t>
      </w:r>
      <w:r>
        <w:rPr>
          <w:rFonts w:ascii="Arial" w:hAnsi="Arial" w:cs="Arial"/>
          <w:color w:val="000000"/>
          <w:sz w:val="36"/>
          <w:szCs w:val="36"/>
          <w:lang w:bidi="hi-IN"/>
        </w:rPr>
        <w:t># d</w:t>
      </w:r>
      <w:r w:rsidR="00665208">
        <w:rPr>
          <w:rFonts w:ascii="Arial" w:hAnsi="Arial" w:cs="Arial"/>
          <w:color w:val="000000"/>
          <w:sz w:val="36"/>
          <w:szCs w:val="36"/>
          <w:lang w:bidi="hi-IN"/>
        </w:rPr>
        <w:t>E</w:t>
      </w:r>
      <w:r>
        <w:rPr>
          <w:rFonts w:ascii="Arial" w:hAnsi="Arial" w:cs="Arial"/>
          <w:color w:val="000000"/>
          <w:sz w:val="36"/>
          <w:szCs w:val="36"/>
          <w:lang w:bidi="hi-IN"/>
        </w:rPr>
        <w:t xml:space="preserve">qvaSSuqBayAq </w:t>
      </w:r>
    </w:p>
    <w:p w14:paraId="43E864E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smRutyAq-saM~Myyu#naktu | 1.2 (T.A.6.12.3)</w:t>
      </w:r>
    </w:p>
    <w:p w14:paraId="4574FAC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Pr>
          <w:rFonts w:ascii="Arial" w:hAnsi="Arial" w:cs="Arial"/>
          <w:color w:val="000000"/>
          <w:sz w:val="36"/>
          <w:szCs w:val="36"/>
          <w:lang w:bidi="hi-IN"/>
        </w:rPr>
        <w:tab/>
        <w:t xml:space="preserve">brAqhmaqNa </w:t>
      </w:r>
      <w:r w:rsidR="00665208">
        <w:rPr>
          <w:rFonts w:ascii="Arial" w:hAnsi="Arial" w:cs="Arial"/>
          <w:color w:val="000000"/>
          <w:sz w:val="36"/>
          <w:szCs w:val="36"/>
          <w:lang w:bidi="hi-IN"/>
        </w:rPr>
        <w:t>E</w:t>
      </w:r>
      <w:r>
        <w:rPr>
          <w:rFonts w:ascii="Arial" w:hAnsi="Arial" w:cs="Arial"/>
          <w:color w:val="000000"/>
          <w:sz w:val="36"/>
          <w:szCs w:val="36"/>
          <w:lang w:bidi="hi-IN"/>
        </w:rPr>
        <w:t>ka# h</w:t>
      </w:r>
      <w:r w:rsidR="00665208">
        <w:rPr>
          <w:rFonts w:ascii="Arial" w:hAnsi="Arial" w:cs="Arial"/>
          <w:color w:val="000000"/>
          <w:sz w:val="36"/>
          <w:szCs w:val="36"/>
          <w:lang w:bidi="hi-IN"/>
        </w:rPr>
        <w:t>O</w:t>
      </w:r>
      <w:r>
        <w:rPr>
          <w:rFonts w:ascii="Arial" w:hAnsi="Arial" w:cs="Arial"/>
          <w:color w:val="000000"/>
          <w:sz w:val="36"/>
          <w:szCs w:val="36"/>
          <w:lang w:bidi="hi-IN"/>
        </w:rPr>
        <w:t>tA | sa yaqj~jaH | sa m</w:t>
      </w:r>
      <w:r w:rsidR="00665208">
        <w:rPr>
          <w:rFonts w:ascii="Arial" w:hAnsi="Arial" w:cs="Arial"/>
          <w:color w:val="000000"/>
          <w:sz w:val="36"/>
          <w:szCs w:val="36"/>
          <w:lang w:bidi="hi-IN"/>
        </w:rPr>
        <w:t>E</w:t>
      </w:r>
      <w:r>
        <w:rPr>
          <w:rFonts w:ascii="Arial" w:hAnsi="Arial" w:cs="Arial"/>
          <w:color w:val="000000"/>
          <w:sz w:val="36"/>
          <w:szCs w:val="36"/>
          <w:lang w:bidi="hi-IN"/>
        </w:rPr>
        <w:t># dadAtu praqjAM paqSUn puShTiqM ~MyaSa#H | yaqj~jaSca#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BUyAt | 1.3 (T.A.3.7.1)</w:t>
      </w:r>
    </w:p>
    <w:p w14:paraId="33C5182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B3C800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4.</w:t>
      </w:r>
      <w:r>
        <w:rPr>
          <w:rFonts w:ascii="Arial" w:hAnsi="Arial" w:cs="Arial"/>
          <w:color w:val="000000"/>
          <w:sz w:val="36"/>
          <w:szCs w:val="36"/>
          <w:lang w:bidi="hi-IN"/>
        </w:rPr>
        <w:tab/>
        <w:t>praBrAjamAnAnA(gm) rudrANA(gg) sthAn</w:t>
      </w:r>
      <w:r w:rsidR="00665208">
        <w:rPr>
          <w:rFonts w:ascii="Arial" w:hAnsi="Arial" w:cs="Arial"/>
          <w:color w:val="000000"/>
          <w:sz w:val="36"/>
          <w:szCs w:val="36"/>
          <w:lang w:bidi="hi-IN"/>
        </w:rPr>
        <w:t>E</w:t>
      </w:r>
      <w:r>
        <w:rPr>
          <w:rFonts w:ascii="Arial" w:hAnsi="Arial" w:cs="Arial"/>
          <w:color w:val="000000"/>
          <w:sz w:val="36"/>
          <w:szCs w:val="36"/>
          <w:lang w:bidi="hi-IN"/>
        </w:rPr>
        <w:t xml:space="preserve"> svat</w:t>
      </w:r>
      <w:r w:rsidR="00665208">
        <w:rPr>
          <w:rFonts w:ascii="Arial" w:hAnsi="Arial" w:cs="Arial"/>
          <w:color w:val="000000"/>
          <w:sz w:val="36"/>
          <w:szCs w:val="36"/>
          <w:lang w:bidi="hi-IN"/>
        </w:rPr>
        <w:t>E</w:t>
      </w:r>
      <w:r>
        <w:rPr>
          <w:rFonts w:ascii="Arial" w:hAnsi="Arial" w:cs="Arial"/>
          <w:color w:val="000000"/>
          <w:sz w:val="36"/>
          <w:szCs w:val="36"/>
          <w:lang w:bidi="hi-IN"/>
        </w:rPr>
        <w:t xml:space="preserve">ja#sA BAqni | </w:t>
      </w:r>
    </w:p>
    <w:p w14:paraId="4B08BA6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praBrAjamAnInA(gm) rudrANInA(gg) sthAn</w:t>
      </w:r>
      <w:r w:rsidR="00665208">
        <w:rPr>
          <w:rFonts w:ascii="Arial" w:hAnsi="Arial" w:cs="Arial"/>
          <w:color w:val="000000"/>
          <w:sz w:val="36"/>
          <w:szCs w:val="36"/>
          <w:lang w:bidi="hi-IN"/>
        </w:rPr>
        <w:t>E</w:t>
      </w:r>
      <w:r>
        <w:rPr>
          <w:rFonts w:ascii="Arial" w:hAnsi="Arial" w:cs="Arial"/>
          <w:color w:val="000000"/>
          <w:sz w:val="36"/>
          <w:szCs w:val="36"/>
          <w:lang w:bidi="hi-IN"/>
        </w:rPr>
        <w:t xml:space="preserve"> svat</w:t>
      </w:r>
      <w:r w:rsidR="00665208">
        <w:rPr>
          <w:rFonts w:ascii="Arial" w:hAnsi="Arial" w:cs="Arial"/>
          <w:color w:val="000000"/>
          <w:sz w:val="36"/>
          <w:szCs w:val="36"/>
          <w:lang w:bidi="hi-IN"/>
        </w:rPr>
        <w:t>E</w:t>
      </w:r>
      <w:r>
        <w:rPr>
          <w:rFonts w:ascii="Arial" w:hAnsi="Arial" w:cs="Arial"/>
          <w:color w:val="000000"/>
          <w:sz w:val="36"/>
          <w:szCs w:val="36"/>
          <w:lang w:bidi="hi-IN"/>
        </w:rPr>
        <w:t>ja#sA BAqni | 1.4 TA 1.14.4</w:t>
      </w:r>
    </w:p>
    <w:p w14:paraId="28E2DE4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5.</w:t>
      </w:r>
      <w:r>
        <w:rPr>
          <w:rFonts w:ascii="Arial" w:hAnsi="Arial" w:cs="Arial"/>
          <w:color w:val="000000"/>
          <w:sz w:val="36"/>
          <w:szCs w:val="36"/>
          <w:lang w:bidi="hi-IN"/>
        </w:rPr>
        <w:tab/>
      </w:r>
      <w:r w:rsidR="00665208">
        <w:rPr>
          <w:rFonts w:ascii="Arial" w:hAnsi="Arial" w:cs="Arial"/>
          <w:color w:val="000000"/>
          <w:sz w:val="36"/>
          <w:szCs w:val="36"/>
          <w:lang w:bidi="hi-IN"/>
        </w:rPr>
        <w:t>E</w:t>
      </w:r>
      <w:r>
        <w:rPr>
          <w:rFonts w:ascii="Arial" w:hAnsi="Arial" w:cs="Arial"/>
          <w:color w:val="000000"/>
          <w:sz w:val="36"/>
          <w:szCs w:val="36"/>
          <w:lang w:bidi="hi-IN"/>
        </w:rPr>
        <w:t xml:space="preserve">qSha vai viqBurnAma# yaqj~jaH | sarva# haqvai tatra# viqBu Ba#vati | </w:t>
      </w:r>
    </w:p>
    <w:p w14:paraId="2276F94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w:t>
      </w:r>
      <w:r w:rsidR="00665208">
        <w:rPr>
          <w:rFonts w:ascii="Arial" w:hAnsi="Arial" w:cs="Arial"/>
          <w:color w:val="000000"/>
          <w:sz w:val="36"/>
          <w:szCs w:val="36"/>
          <w:lang w:bidi="hi-IN"/>
        </w:rPr>
        <w:t>E</w:t>
      </w:r>
      <w:r>
        <w:rPr>
          <w:rFonts w:ascii="Arial" w:hAnsi="Arial" w:cs="Arial"/>
          <w:color w:val="000000"/>
          <w:sz w:val="36"/>
          <w:szCs w:val="36"/>
          <w:lang w:bidi="hi-IN"/>
        </w:rPr>
        <w:t>traiqt</w:t>
      </w:r>
      <w:r w:rsidR="00665208">
        <w:rPr>
          <w:rFonts w:ascii="Arial" w:hAnsi="Arial" w:cs="Arial"/>
          <w:color w:val="000000"/>
          <w:sz w:val="36"/>
          <w:szCs w:val="36"/>
          <w:lang w:bidi="hi-IN"/>
        </w:rPr>
        <w:t>E</w:t>
      </w:r>
      <w:r>
        <w:rPr>
          <w:rFonts w:ascii="Arial" w:hAnsi="Arial" w:cs="Arial"/>
          <w:color w:val="000000"/>
          <w:sz w:val="36"/>
          <w:szCs w:val="36"/>
          <w:lang w:bidi="hi-IN"/>
        </w:rPr>
        <w:t>na# yaqj~j</w:t>
      </w:r>
      <w:r w:rsidR="00665208">
        <w:rPr>
          <w:rFonts w:ascii="Arial" w:hAnsi="Arial" w:cs="Arial"/>
          <w:color w:val="000000"/>
          <w:sz w:val="36"/>
          <w:szCs w:val="36"/>
          <w:lang w:bidi="hi-IN"/>
        </w:rPr>
        <w:t>E</w:t>
      </w:r>
      <w:r>
        <w:rPr>
          <w:rFonts w:ascii="Arial" w:hAnsi="Arial" w:cs="Arial"/>
          <w:color w:val="000000"/>
          <w:sz w:val="36"/>
          <w:szCs w:val="36"/>
          <w:lang w:bidi="hi-IN"/>
        </w:rPr>
        <w:t>naq yaja#nt</w:t>
      </w:r>
      <w:r w:rsidR="00665208">
        <w:rPr>
          <w:rFonts w:ascii="Arial" w:hAnsi="Arial" w:cs="Arial"/>
          <w:color w:val="000000"/>
          <w:sz w:val="36"/>
          <w:szCs w:val="36"/>
          <w:lang w:bidi="hi-IN"/>
        </w:rPr>
        <w:t>E</w:t>
      </w:r>
      <w:r>
        <w:rPr>
          <w:rFonts w:ascii="Arial" w:hAnsi="Arial" w:cs="Arial"/>
          <w:color w:val="000000"/>
          <w:sz w:val="36"/>
          <w:szCs w:val="36"/>
          <w:lang w:bidi="hi-IN"/>
        </w:rPr>
        <w:t xml:space="preserve"> | 1.5 (T.B.3.9.19.1)</w:t>
      </w:r>
    </w:p>
    <w:p w14:paraId="4944FED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6.</w:t>
      </w:r>
      <w:r>
        <w:rPr>
          <w:rFonts w:ascii="Arial" w:hAnsi="Arial" w:cs="Arial"/>
          <w:color w:val="000000"/>
          <w:sz w:val="36"/>
          <w:szCs w:val="36"/>
          <w:lang w:bidi="hi-IN"/>
        </w:rPr>
        <w:tab/>
        <w:t>prANApAna-vyAn</w:t>
      </w:r>
      <w:r w:rsidR="00665208">
        <w:rPr>
          <w:rFonts w:ascii="Arial" w:hAnsi="Arial" w:cs="Arial"/>
          <w:color w:val="000000"/>
          <w:sz w:val="36"/>
          <w:szCs w:val="36"/>
          <w:lang w:bidi="hi-IN"/>
        </w:rPr>
        <w:t>O</w:t>
      </w:r>
      <w:r>
        <w:rPr>
          <w:rFonts w:ascii="Arial" w:hAnsi="Arial" w:cs="Arial"/>
          <w:color w:val="000000"/>
          <w:sz w:val="36"/>
          <w:szCs w:val="36"/>
          <w:lang w:bidi="hi-IN"/>
        </w:rPr>
        <w:t>dAna-samAnA m</w:t>
      </w:r>
      <w:r w:rsidR="00665208">
        <w:rPr>
          <w:rFonts w:ascii="Arial" w:hAnsi="Arial" w:cs="Arial"/>
          <w:color w:val="000000"/>
          <w:sz w:val="36"/>
          <w:szCs w:val="36"/>
          <w:lang w:bidi="hi-IN"/>
        </w:rPr>
        <w:t>E</w:t>
      </w:r>
      <w:r>
        <w:rPr>
          <w:rFonts w:ascii="Arial" w:hAnsi="Arial" w:cs="Arial"/>
          <w:color w:val="000000"/>
          <w:sz w:val="36"/>
          <w:szCs w:val="36"/>
          <w:lang w:bidi="hi-IN"/>
        </w:rPr>
        <w:t># SuddhyaqntAqM jy</w:t>
      </w:r>
      <w:r w:rsidR="00665208">
        <w:rPr>
          <w:rFonts w:ascii="Arial" w:hAnsi="Arial" w:cs="Arial"/>
          <w:color w:val="000000"/>
          <w:sz w:val="36"/>
          <w:szCs w:val="36"/>
          <w:lang w:bidi="hi-IN"/>
        </w:rPr>
        <w:t>O</w:t>
      </w:r>
      <w:r>
        <w:rPr>
          <w:rFonts w:ascii="Arial" w:hAnsi="Arial" w:cs="Arial"/>
          <w:color w:val="000000"/>
          <w:sz w:val="36"/>
          <w:szCs w:val="36"/>
          <w:lang w:bidi="hi-IN"/>
        </w:rPr>
        <w:t>ti#-raqhaM viqrajA# vipAqpmA BU#yAsaq(gg)q svAhA$ | 1.6 (T.A.6.65.1)</w:t>
      </w:r>
    </w:p>
    <w:p w14:paraId="76F0675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7.</w:t>
      </w:r>
      <w:r>
        <w:rPr>
          <w:rFonts w:ascii="Arial" w:hAnsi="Arial" w:cs="Arial"/>
          <w:color w:val="000000"/>
          <w:sz w:val="36"/>
          <w:szCs w:val="36"/>
          <w:lang w:bidi="hi-IN"/>
        </w:rPr>
        <w:tab/>
        <w:t>aqgnirm</w:t>
      </w:r>
      <w:r w:rsidR="00665208">
        <w:rPr>
          <w:rFonts w:ascii="Arial" w:hAnsi="Arial" w:cs="Arial"/>
          <w:color w:val="000000"/>
          <w:sz w:val="36"/>
          <w:szCs w:val="36"/>
          <w:lang w:bidi="hi-IN"/>
        </w:rPr>
        <w:t>E</w:t>
      </w:r>
      <w:r>
        <w:rPr>
          <w:rFonts w:ascii="Arial" w:hAnsi="Arial" w:cs="Arial"/>
          <w:color w:val="000000"/>
          <w:sz w:val="36"/>
          <w:szCs w:val="36"/>
          <w:lang w:bidi="hi-IN"/>
        </w:rPr>
        <w:t># vAqci SriqtaH | vAgGRuda#y</w:t>
      </w:r>
      <w:r w:rsidR="00665208">
        <w:rPr>
          <w:rFonts w:ascii="Arial" w:hAnsi="Arial" w:cs="Arial"/>
          <w:color w:val="000000"/>
          <w:sz w:val="36"/>
          <w:szCs w:val="36"/>
          <w:lang w:bidi="hi-IN"/>
        </w:rPr>
        <w:t>E</w:t>
      </w:r>
      <w:r>
        <w:rPr>
          <w:rFonts w:ascii="Arial" w:hAnsi="Arial" w:cs="Arial"/>
          <w:color w:val="000000"/>
          <w:sz w:val="36"/>
          <w:szCs w:val="36"/>
          <w:lang w:bidi="hi-IN"/>
        </w:rPr>
        <w:t xml:space="preserve"> | hRuda#yaqM mayi# | </w:t>
      </w:r>
    </w:p>
    <w:p w14:paraId="7FB9AFD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aqhamaqmRut</w:t>
      </w:r>
      <w:r w:rsidR="00665208">
        <w:rPr>
          <w:rFonts w:ascii="Arial" w:hAnsi="Arial" w:cs="Arial"/>
          <w:color w:val="000000"/>
          <w:sz w:val="36"/>
          <w:szCs w:val="36"/>
          <w:lang w:bidi="hi-IN"/>
        </w:rPr>
        <w:t>E</w:t>
      </w:r>
      <w:r>
        <w:rPr>
          <w:rFonts w:ascii="Arial" w:hAnsi="Arial" w:cs="Arial"/>
          <w:color w:val="000000"/>
          <w:sz w:val="36"/>
          <w:szCs w:val="36"/>
          <w:lang w:bidi="hi-IN"/>
        </w:rPr>
        <w:t>$ | aqmRutaqM brahma#Ni | 1.7 (T.B.3.10.8.4)</w:t>
      </w:r>
    </w:p>
    <w:p w14:paraId="119C150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8.</w:t>
      </w:r>
      <w:r>
        <w:rPr>
          <w:rFonts w:ascii="Arial" w:hAnsi="Arial" w:cs="Arial"/>
          <w:color w:val="000000"/>
          <w:sz w:val="36"/>
          <w:szCs w:val="36"/>
          <w:lang w:bidi="hi-IN"/>
        </w:rPr>
        <w:tab/>
        <w:t>viqBUra#si praqvAha#N</w:t>
      </w:r>
      <w:r w:rsidR="00665208">
        <w:rPr>
          <w:rFonts w:ascii="Arial" w:hAnsi="Arial" w:cs="Arial"/>
          <w:color w:val="000000"/>
          <w:sz w:val="36"/>
          <w:szCs w:val="36"/>
          <w:lang w:bidi="hi-IN"/>
        </w:rPr>
        <w:t>O</w:t>
      </w:r>
      <w:r>
        <w:rPr>
          <w:rFonts w:ascii="Arial" w:hAnsi="Arial" w:cs="Arial"/>
          <w:color w:val="000000"/>
          <w:sz w:val="36"/>
          <w:szCs w:val="36"/>
          <w:lang w:bidi="hi-IN"/>
        </w:rPr>
        <w:t>q raudr</w:t>
      </w:r>
      <w:r w:rsidR="00665208">
        <w:rPr>
          <w:rFonts w:ascii="Arial" w:hAnsi="Arial" w:cs="Arial"/>
          <w:color w:val="000000"/>
          <w:sz w:val="36"/>
          <w:szCs w:val="36"/>
          <w:lang w:bidi="hi-IN"/>
        </w:rPr>
        <w:t>E</w:t>
      </w:r>
      <w:r>
        <w:rPr>
          <w:rFonts w:ascii="Arial" w:hAnsi="Arial" w:cs="Arial"/>
          <w:color w:val="000000"/>
          <w:sz w:val="36"/>
          <w:szCs w:val="36"/>
          <w:lang w:bidi="hi-IN"/>
        </w:rPr>
        <w:t>qNAnI#k</w:t>
      </w:r>
      <w:r w:rsidR="00665208">
        <w:rPr>
          <w:rFonts w:ascii="Arial" w:hAnsi="Arial" w:cs="Arial"/>
          <w:color w:val="000000"/>
          <w:sz w:val="36"/>
          <w:szCs w:val="36"/>
          <w:lang w:bidi="hi-IN"/>
        </w:rPr>
        <w:t>E</w:t>
      </w:r>
      <w:r>
        <w:rPr>
          <w:rFonts w:ascii="Arial" w:hAnsi="Arial" w:cs="Arial"/>
          <w:color w:val="000000"/>
          <w:sz w:val="36"/>
          <w:szCs w:val="36"/>
          <w:lang w:bidi="hi-IN"/>
        </w:rPr>
        <w:t>na pAqhi mA$&amp;gn</w:t>
      </w:r>
      <w:r w:rsidR="00665208">
        <w:rPr>
          <w:rFonts w:ascii="Arial" w:hAnsi="Arial" w:cs="Arial"/>
          <w:color w:val="000000"/>
          <w:sz w:val="36"/>
          <w:szCs w:val="36"/>
          <w:lang w:bidi="hi-IN"/>
        </w:rPr>
        <w:t>E</w:t>
      </w:r>
      <w:r>
        <w:rPr>
          <w:rFonts w:ascii="Arial" w:hAnsi="Arial" w:cs="Arial"/>
          <w:color w:val="000000"/>
          <w:sz w:val="36"/>
          <w:szCs w:val="36"/>
          <w:lang w:bidi="hi-IN"/>
        </w:rPr>
        <w:t xml:space="preserve"> pipRuqhi </w:t>
      </w:r>
    </w:p>
    <w:p w14:paraId="2BDFE83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mAq mA mA# hi(gm)sIH | 1.8 (T.S.1.3.3.1)</w:t>
      </w:r>
    </w:p>
    <w:p w14:paraId="47DB652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9.</w:t>
      </w:r>
      <w:r>
        <w:rPr>
          <w:rFonts w:ascii="Arial" w:hAnsi="Arial" w:cs="Arial"/>
          <w:color w:val="000000"/>
          <w:sz w:val="36"/>
          <w:szCs w:val="36"/>
          <w:lang w:bidi="hi-IN"/>
        </w:rPr>
        <w:tab/>
        <w:t>saqtyaM paraqM para(gm)# saqtya(gm) saqty</w:t>
      </w:r>
      <w:r w:rsidR="00665208">
        <w:rPr>
          <w:rFonts w:ascii="Arial" w:hAnsi="Arial" w:cs="Arial"/>
          <w:color w:val="000000"/>
          <w:sz w:val="36"/>
          <w:szCs w:val="36"/>
          <w:lang w:bidi="hi-IN"/>
        </w:rPr>
        <w:t>E</w:t>
      </w:r>
      <w:r>
        <w:rPr>
          <w:rFonts w:ascii="Arial" w:hAnsi="Arial" w:cs="Arial"/>
          <w:color w:val="000000"/>
          <w:sz w:val="36"/>
          <w:szCs w:val="36"/>
          <w:lang w:bidi="hi-IN"/>
        </w:rPr>
        <w:t>naq na su#vaqrgAl-l</w:t>
      </w:r>
      <w:r w:rsidR="00665208">
        <w:rPr>
          <w:rFonts w:ascii="Arial" w:hAnsi="Arial" w:cs="Arial"/>
          <w:color w:val="000000"/>
          <w:sz w:val="36"/>
          <w:szCs w:val="36"/>
          <w:lang w:bidi="hi-IN"/>
        </w:rPr>
        <w:t>O</w:t>
      </w:r>
      <w:r>
        <w:rPr>
          <w:rFonts w:ascii="Arial" w:hAnsi="Arial" w:cs="Arial"/>
          <w:color w:val="000000"/>
          <w:sz w:val="36"/>
          <w:szCs w:val="36"/>
          <w:lang w:bidi="hi-IN"/>
        </w:rPr>
        <w:t>qkAccya#vant</w:t>
      </w:r>
      <w:r w:rsidR="00665208">
        <w:rPr>
          <w:rFonts w:ascii="Arial" w:hAnsi="Arial" w:cs="Arial"/>
          <w:color w:val="000000"/>
          <w:sz w:val="36"/>
          <w:szCs w:val="36"/>
          <w:lang w:bidi="hi-IN"/>
        </w:rPr>
        <w:t>E</w:t>
      </w:r>
      <w:r>
        <w:rPr>
          <w:rFonts w:ascii="Arial" w:hAnsi="Arial" w:cs="Arial"/>
          <w:color w:val="000000"/>
          <w:sz w:val="36"/>
          <w:szCs w:val="36"/>
          <w:lang w:bidi="hi-IN"/>
        </w:rPr>
        <w:t xml:space="preserve"> kaqdAcaqna saqtA(gm) hi saqtyaM tasmA$th saqty</w:t>
      </w:r>
      <w:r w:rsidR="00665208">
        <w:rPr>
          <w:rFonts w:ascii="Arial" w:hAnsi="Arial" w:cs="Arial"/>
          <w:color w:val="000000"/>
          <w:sz w:val="36"/>
          <w:szCs w:val="36"/>
          <w:lang w:bidi="hi-IN"/>
        </w:rPr>
        <w:t>E</w:t>
      </w:r>
      <w:r>
        <w:rPr>
          <w:rFonts w:ascii="Arial" w:hAnsi="Arial" w:cs="Arial"/>
          <w:color w:val="000000"/>
          <w:sz w:val="36"/>
          <w:szCs w:val="36"/>
          <w:lang w:bidi="hi-IN"/>
        </w:rPr>
        <w:t xml:space="preserve"> ra#mant</w:t>
      </w:r>
      <w:r w:rsidR="00665208">
        <w:rPr>
          <w:rFonts w:ascii="Arial" w:hAnsi="Arial" w:cs="Arial"/>
          <w:color w:val="000000"/>
          <w:sz w:val="36"/>
          <w:szCs w:val="36"/>
          <w:lang w:bidi="hi-IN"/>
        </w:rPr>
        <w:t>E</w:t>
      </w:r>
      <w:r>
        <w:rPr>
          <w:rFonts w:ascii="Arial" w:hAnsi="Arial" w:cs="Arial"/>
          <w:color w:val="000000"/>
          <w:sz w:val="36"/>
          <w:szCs w:val="36"/>
          <w:lang w:bidi="hi-IN"/>
        </w:rPr>
        <w:t xml:space="preserve"> | 1.9 (T.A.6.78.1)</w:t>
      </w:r>
    </w:p>
    <w:p w14:paraId="46C59D8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10.</w:t>
      </w:r>
      <w:r>
        <w:rPr>
          <w:rFonts w:ascii="Arial" w:hAnsi="Arial" w:cs="Arial"/>
          <w:color w:val="000000"/>
          <w:sz w:val="36"/>
          <w:szCs w:val="36"/>
          <w:lang w:bidi="hi-IN"/>
        </w:rPr>
        <w:tab/>
        <w:t>Ajy</w:t>
      </w:r>
      <w:r w:rsidR="00665208">
        <w:rPr>
          <w:rFonts w:ascii="Arial" w:hAnsi="Arial" w:cs="Arial"/>
          <w:color w:val="000000"/>
          <w:sz w:val="36"/>
          <w:szCs w:val="36"/>
          <w:lang w:bidi="hi-IN"/>
        </w:rPr>
        <w:t>E</w:t>
      </w:r>
      <w:r>
        <w:rPr>
          <w:rFonts w:ascii="Arial" w:hAnsi="Arial" w:cs="Arial"/>
          <w:color w:val="000000"/>
          <w:sz w:val="36"/>
          <w:szCs w:val="36"/>
          <w:lang w:bidi="hi-IN"/>
        </w:rPr>
        <w:t>#na juh</w:t>
      </w:r>
      <w:r w:rsidR="00665208">
        <w:rPr>
          <w:rFonts w:ascii="Arial" w:hAnsi="Arial" w:cs="Arial"/>
          <w:color w:val="000000"/>
          <w:sz w:val="36"/>
          <w:szCs w:val="36"/>
          <w:lang w:bidi="hi-IN"/>
        </w:rPr>
        <w:t>O</w:t>
      </w:r>
      <w:r>
        <w:rPr>
          <w:rFonts w:ascii="Arial" w:hAnsi="Arial" w:cs="Arial"/>
          <w:color w:val="000000"/>
          <w:sz w:val="36"/>
          <w:szCs w:val="36"/>
          <w:lang w:bidi="hi-IN"/>
        </w:rPr>
        <w:t>ti | aqgn</w:t>
      </w:r>
      <w:r w:rsidR="00665208">
        <w:rPr>
          <w:rFonts w:ascii="Arial" w:hAnsi="Arial" w:cs="Arial"/>
          <w:color w:val="000000"/>
          <w:sz w:val="36"/>
          <w:szCs w:val="36"/>
          <w:lang w:bidi="hi-IN"/>
        </w:rPr>
        <w:t>E</w:t>
      </w:r>
      <w:r>
        <w:rPr>
          <w:rFonts w:ascii="Arial" w:hAnsi="Arial" w:cs="Arial"/>
          <w:color w:val="000000"/>
          <w:sz w:val="36"/>
          <w:szCs w:val="36"/>
          <w:lang w:bidi="hi-IN"/>
        </w:rPr>
        <w:t xml:space="preserve">rvA </w:t>
      </w:r>
      <w:r w:rsidR="00665208">
        <w:rPr>
          <w:rFonts w:ascii="Arial" w:hAnsi="Arial" w:cs="Arial"/>
          <w:color w:val="000000"/>
          <w:sz w:val="36"/>
          <w:szCs w:val="36"/>
          <w:lang w:bidi="hi-IN"/>
        </w:rPr>
        <w:t>E</w:t>
      </w:r>
      <w:r>
        <w:rPr>
          <w:rFonts w:ascii="Arial" w:hAnsi="Arial" w:cs="Arial"/>
          <w:color w:val="000000"/>
          <w:sz w:val="36"/>
          <w:szCs w:val="36"/>
          <w:lang w:bidi="hi-IN"/>
        </w:rPr>
        <w:t>qtadrUqpaM | yadAjya$M | yadAjy</w:t>
      </w:r>
      <w:r w:rsidR="00665208">
        <w:rPr>
          <w:rFonts w:ascii="Arial" w:hAnsi="Arial" w:cs="Arial"/>
          <w:color w:val="000000"/>
          <w:sz w:val="36"/>
          <w:szCs w:val="36"/>
          <w:lang w:bidi="hi-IN"/>
        </w:rPr>
        <w:t>E</w:t>
      </w:r>
      <w:r>
        <w:rPr>
          <w:rFonts w:ascii="Arial" w:hAnsi="Arial" w:cs="Arial"/>
          <w:color w:val="000000"/>
          <w:sz w:val="36"/>
          <w:szCs w:val="36"/>
          <w:lang w:bidi="hi-IN"/>
        </w:rPr>
        <w:t>#na juqh</w:t>
      </w:r>
      <w:r w:rsidR="00665208">
        <w:rPr>
          <w:rFonts w:ascii="Arial" w:hAnsi="Arial" w:cs="Arial"/>
          <w:color w:val="000000"/>
          <w:sz w:val="36"/>
          <w:szCs w:val="36"/>
          <w:lang w:bidi="hi-IN"/>
        </w:rPr>
        <w:t>O</w:t>
      </w:r>
      <w:r>
        <w:rPr>
          <w:rFonts w:ascii="Arial" w:hAnsi="Arial" w:cs="Arial"/>
          <w:color w:val="000000"/>
          <w:sz w:val="36"/>
          <w:szCs w:val="36"/>
          <w:lang w:bidi="hi-IN"/>
        </w:rPr>
        <w:t>ti# | aqgnim</w:t>
      </w:r>
      <w:r w:rsidR="00665208">
        <w:rPr>
          <w:rFonts w:ascii="Arial" w:hAnsi="Arial" w:cs="Arial"/>
          <w:color w:val="000000"/>
          <w:sz w:val="36"/>
          <w:szCs w:val="36"/>
          <w:lang w:bidi="hi-IN"/>
        </w:rPr>
        <w:t>E</w:t>
      </w:r>
      <w:r>
        <w:rPr>
          <w:rFonts w:ascii="Arial" w:hAnsi="Arial" w:cs="Arial"/>
          <w:color w:val="000000"/>
          <w:sz w:val="36"/>
          <w:szCs w:val="36"/>
          <w:lang w:bidi="hi-IN"/>
        </w:rPr>
        <w:t>qva tatprI#NAti | 1.10 (T.B.3.8.14.2)</w:t>
      </w:r>
    </w:p>
    <w:p w14:paraId="263A367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249347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sarv</w:t>
      </w:r>
      <w:r w:rsidR="00665208">
        <w:rPr>
          <w:rFonts w:ascii="Arial" w:hAnsi="Arial" w:cs="Arial"/>
          <w:color w:val="000000"/>
          <w:sz w:val="36"/>
          <w:szCs w:val="36"/>
          <w:lang w:bidi="hi-IN"/>
        </w:rPr>
        <w:t>O</w:t>
      </w:r>
      <w:r>
        <w:rPr>
          <w:rFonts w:ascii="Arial" w:hAnsi="Arial" w:cs="Arial"/>
          <w:color w:val="000000"/>
          <w:sz w:val="36"/>
          <w:szCs w:val="36"/>
          <w:lang w:bidi="hi-IN"/>
        </w:rPr>
        <w:t>pacArArth</w:t>
      </w:r>
      <w:r w:rsidR="00665208">
        <w:rPr>
          <w:rFonts w:ascii="Arial" w:hAnsi="Arial" w:cs="Arial"/>
          <w:color w:val="000000"/>
          <w:sz w:val="36"/>
          <w:szCs w:val="36"/>
          <w:lang w:bidi="hi-IN"/>
        </w:rPr>
        <w:t>E</w:t>
      </w:r>
      <w:r>
        <w:rPr>
          <w:rFonts w:ascii="Arial" w:hAnsi="Arial" w:cs="Arial"/>
          <w:color w:val="000000"/>
          <w:sz w:val="36"/>
          <w:szCs w:val="36"/>
          <w:lang w:bidi="hi-IN"/>
        </w:rPr>
        <w:t xml:space="preserve"> karpUra nIrAjanaM pradarSayAmi | </w:t>
      </w:r>
    </w:p>
    <w:p w14:paraId="6D6DEDDA" w14:textId="2DB84096"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rakShAM dhArayAmi | </w:t>
      </w:r>
      <w:r w:rsidR="00842E57">
        <w:rPr>
          <w:rFonts w:ascii="Arial" w:hAnsi="Arial" w:cs="Arial"/>
          <w:color w:val="000000"/>
          <w:sz w:val="36"/>
          <w:szCs w:val="36"/>
          <w:lang w:bidi="hi-IN"/>
        </w:rPr>
        <w:t>OM</w:t>
      </w:r>
      <w:r>
        <w:rPr>
          <w:rFonts w:ascii="Arial" w:hAnsi="Arial" w:cs="Arial"/>
          <w:color w:val="000000"/>
          <w:sz w:val="36"/>
          <w:szCs w:val="36"/>
          <w:lang w:bidi="hi-IN"/>
        </w:rPr>
        <w:t xml:space="preserve"> hara | </w:t>
      </w:r>
      <w:r w:rsidR="00842E57">
        <w:rPr>
          <w:rFonts w:ascii="Arial" w:hAnsi="Arial" w:cs="Arial"/>
          <w:color w:val="000000"/>
          <w:sz w:val="36"/>
          <w:szCs w:val="36"/>
          <w:lang w:bidi="hi-IN"/>
        </w:rPr>
        <w:t>OM</w:t>
      </w:r>
      <w:r>
        <w:rPr>
          <w:rFonts w:ascii="Arial" w:hAnsi="Arial" w:cs="Arial"/>
          <w:color w:val="000000"/>
          <w:sz w:val="36"/>
          <w:szCs w:val="36"/>
          <w:lang w:bidi="hi-IN"/>
        </w:rPr>
        <w:t xml:space="preserve"> hara | </w:t>
      </w:r>
      <w:r w:rsidR="00842E57">
        <w:rPr>
          <w:rFonts w:ascii="Arial" w:hAnsi="Arial" w:cs="Arial"/>
          <w:color w:val="000000"/>
          <w:sz w:val="36"/>
          <w:szCs w:val="36"/>
          <w:lang w:bidi="hi-IN"/>
        </w:rPr>
        <w:t>OM</w:t>
      </w:r>
      <w:r>
        <w:rPr>
          <w:rFonts w:ascii="Arial" w:hAnsi="Arial" w:cs="Arial"/>
          <w:color w:val="000000"/>
          <w:sz w:val="36"/>
          <w:szCs w:val="36"/>
          <w:lang w:bidi="hi-IN"/>
        </w:rPr>
        <w:t xml:space="preserve"> hara | </w:t>
      </w:r>
    </w:p>
    <w:p w14:paraId="2D4AA86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42A3F2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(nama#SSaqBaMv</w:t>
      </w:r>
      <w:r w:rsidR="00665208">
        <w:rPr>
          <w:rFonts w:ascii="Arial" w:hAnsi="Arial" w:cs="Arial"/>
          <w:color w:val="000000"/>
          <w:sz w:val="36"/>
          <w:szCs w:val="36"/>
          <w:lang w:bidi="hi-IN"/>
        </w:rPr>
        <w:t>E</w:t>
      </w:r>
      <w:r>
        <w:rPr>
          <w:rFonts w:ascii="Arial" w:hAnsi="Arial" w:cs="Arial"/>
          <w:color w:val="000000"/>
          <w:sz w:val="36"/>
          <w:szCs w:val="36"/>
          <w:lang w:bidi="hi-IN"/>
        </w:rPr>
        <w:t># ca may</w:t>
      </w:r>
      <w:r w:rsidR="00665208">
        <w:rPr>
          <w:rFonts w:ascii="Arial" w:hAnsi="Arial" w:cs="Arial"/>
          <w:color w:val="000000"/>
          <w:sz w:val="36"/>
          <w:szCs w:val="36"/>
          <w:lang w:bidi="hi-IN"/>
        </w:rPr>
        <w:t>O</w:t>
      </w:r>
      <w:r>
        <w:rPr>
          <w:rFonts w:ascii="Arial" w:hAnsi="Arial" w:cs="Arial"/>
          <w:color w:val="000000"/>
          <w:sz w:val="36"/>
          <w:szCs w:val="36"/>
          <w:lang w:bidi="hi-IN"/>
        </w:rPr>
        <w:t>qBav</w:t>
      </w:r>
      <w:r w:rsidR="00665208">
        <w:rPr>
          <w:rFonts w:ascii="Arial" w:hAnsi="Arial" w:cs="Arial"/>
          <w:color w:val="000000"/>
          <w:sz w:val="36"/>
          <w:szCs w:val="36"/>
          <w:lang w:bidi="hi-IN"/>
        </w:rPr>
        <w:t>E</w:t>
      </w:r>
      <w:r>
        <w:rPr>
          <w:rFonts w:ascii="Arial" w:hAnsi="Arial" w:cs="Arial"/>
          <w:color w:val="000000"/>
          <w:sz w:val="36"/>
          <w:szCs w:val="36"/>
          <w:lang w:bidi="hi-IN"/>
        </w:rPr>
        <w:t xml:space="preserve"># caq nama#SSa~gkaqrAya# ca mayaskaqrAya# caq </w:t>
      </w:r>
    </w:p>
    <w:p w14:paraId="03C63BB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nama#SSiqvAya# ca Siqvata#rAya caq) | samast</w:t>
      </w:r>
      <w:r w:rsidR="00665208">
        <w:rPr>
          <w:rFonts w:ascii="Arial" w:hAnsi="Arial" w:cs="Arial"/>
          <w:color w:val="000000"/>
          <w:sz w:val="36"/>
          <w:szCs w:val="36"/>
          <w:lang w:bidi="hi-IN"/>
        </w:rPr>
        <w:t>O</w:t>
      </w:r>
      <w:r>
        <w:rPr>
          <w:rFonts w:ascii="Arial" w:hAnsi="Arial" w:cs="Arial"/>
          <w:color w:val="000000"/>
          <w:sz w:val="36"/>
          <w:szCs w:val="36"/>
          <w:lang w:bidi="hi-IN"/>
        </w:rPr>
        <w:t xml:space="preserve">pacArAn samarpayAmi | </w:t>
      </w:r>
    </w:p>
    <w:p w14:paraId="66EDFFA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3755C2B" w14:textId="2BEF952A" w:rsidR="00D91D60" w:rsidRPr="00E20008" w:rsidRDefault="00D91D60" w:rsidP="00D91D60">
      <w:pPr>
        <w:autoSpaceDE w:val="0"/>
        <w:autoSpaceDN w:val="0"/>
        <w:adjustRightInd w:val="0"/>
        <w:spacing w:after="0" w:line="240" w:lineRule="auto"/>
        <w:rPr>
          <w:rFonts w:ascii="Arial" w:hAnsi="Arial" w:cs="Arial"/>
          <w:b/>
          <w:bCs/>
          <w:color w:val="000000"/>
          <w:sz w:val="36"/>
          <w:szCs w:val="36"/>
          <w:lang w:bidi="hi-IN"/>
        </w:rPr>
      </w:pPr>
      <w:r w:rsidRPr="00E20008">
        <w:rPr>
          <w:rFonts w:ascii="Arial" w:hAnsi="Arial" w:cs="Arial"/>
          <w:b/>
          <w:bCs/>
          <w:color w:val="000000"/>
          <w:sz w:val="36"/>
          <w:szCs w:val="36"/>
          <w:lang w:bidi="hi-IN"/>
        </w:rPr>
        <w:t>1</w:t>
      </w:r>
      <w:r w:rsidR="008D14D7" w:rsidRPr="00E20008">
        <w:rPr>
          <w:rFonts w:ascii="Arial" w:hAnsi="Arial" w:cs="Arial"/>
          <w:b/>
          <w:bCs/>
          <w:color w:val="000000"/>
          <w:sz w:val="36"/>
          <w:szCs w:val="36"/>
          <w:lang w:bidi="hi-IN"/>
        </w:rPr>
        <w:t>4</w:t>
      </w:r>
      <w:r w:rsidRPr="00E20008">
        <w:rPr>
          <w:rFonts w:ascii="Arial" w:hAnsi="Arial" w:cs="Arial"/>
          <w:b/>
          <w:bCs/>
          <w:color w:val="000000"/>
          <w:sz w:val="36"/>
          <w:szCs w:val="36"/>
          <w:lang w:bidi="hi-IN"/>
        </w:rPr>
        <w:t>.1.</w:t>
      </w:r>
      <w:r w:rsidR="0002251F">
        <w:rPr>
          <w:rFonts w:ascii="Arial" w:hAnsi="Arial" w:cs="Arial"/>
          <w:b/>
          <w:bCs/>
          <w:color w:val="000000"/>
          <w:sz w:val="36"/>
          <w:szCs w:val="36"/>
          <w:lang w:bidi="hi-IN"/>
        </w:rPr>
        <w:t>4</w:t>
      </w:r>
      <w:r w:rsidRPr="00E20008">
        <w:rPr>
          <w:rFonts w:ascii="Arial" w:hAnsi="Arial" w:cs="Arial"/>
          <w:b/>
          <w:bCs/>
          <w:color w:val="000000"/>
          <w:sz w:val="36"/>
          <w:szCs w:val="36"/>
          <w:lang w:bidi="hi-IN"/>
        </w:rPr>
        <w:tab/>
      </w:r>
      <w:r w:rsidRPr="00E20008">
        <w:rPr>
          <w:rFonts w:ascii="Arial" w:hAnsi="Arial" w:cs="Arial"/>
          <w:b/>
          <w:bCs/>
          <w:color w:val="000000"/>
          <w:sz w:val="36"/>
          <w:szCs w:val="36"/>
          <w:lang w:bidi="hi-IN"/>
        </w:rPr>
        <w:tab/>
        <w:t>ASIrvAdaM</w:t>
      </w:r>
    </w:p>
    <w:p w14:paraId="585DC7C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an</w:t>
      </w:r>
      <w:r w:rsidR="00665208">
        <w:rPr>
          <w:rFonts w:ascii="Arial" w:hAnsi="Arial" w:cs="Arial"/>
          <w:color w:val="000000"/>
          <w:sz w:val="36"/>
          <w:szCs w:val="36"/>
          <w:lang w:bidi="hi-IN"/>
        </w:rPr>
        <w:t>E</w:t>
      </w:r>
      <w:r>
        <w:rPr>
          <w:rFonts w:ascii="Arial" w:hAnsi="Arial" w:cs="Arial"/>
          <w:color w:val="000000"/>
          <w:sz w:val="36"/>
          <w:szCs w:val="36"/>
          <w:lang w:bidi="hi-IN"/>
        </w:rPr>
        <w:t>na prathamavAra prayukta SrI rudra mahAmantra japa sahita gandhatailABiSh</w:t>
      </w:r>
      <w:r w:rsidR="00665208">
        <w:rPr>
          <w:rFonts w:ascii="Arial" w:hAnsi="Arial" w:cs="Arial"/>
          <w:color w:val="000000"/>
          <w:sz w:val="36"/>
          <w:szCs w:val="36"/>
          <w:lang w:bidi="hi-IN"/>
        </w:rPr>
        <w:t>E</w:t>
      </w:r>
      <w:r>
        <w:rPr>
          <w:rFonts w:ascii="Arial" w:hAnsi="Arial" w:cs="Arial"/>
          <w:color w:val="000000"/>
          <w:sz w:val="36"/>
          <w:szCs w:val="36"/>
          <w:lang w:bidi="hi-IN"/>
        </w:rPr>
        <w:t>k</w:t>
      </w:r>
      <w:r w:rsidR="00665208">
        <w:rPr>
          <w:rFonts w:ascii="Arial" w:hAnsi="Arial" w:cs="Arial"/>
          <w:color w:val="000000"/>
          <w:sz w:val="36"/>
          <w:szCs w:val="36"/>
          <w:lang w:bidi="hi-IN"/>
        </w:rPr>
        <w:t>E</w:t>
      </w:r>
      <w:r>
        <w:rPr>
          <w:rFonts w:ascii="Arial" w:hAnsi="Arial" w:cs="Arial"/>
          <w:color w:val="000000"/>
          <w:sz w:val="36"/>
          <w:szCs w:val="36"/>
          <w:lang w:bidi="hi-IN"/>
        </w:rPr>
        <w:t>na ca BagavAn sarvAtmakaH SrI mahAd</w:t>
      </w:r>
      <w:r w:rsidR="00665208">
        <w:rPr>
          <w:rFonts w:ascii="Arial" w:hAnsi="Arial" w:cs="Arial"/>
          <w:color w:val="000000"/>
          <w:sz w:val="36"/>
          <w:szCs w:val="36"/>
          <w:lang w:bidi="hi-IN"/>
        </w:rPr>
        <w:t>E</w:t>
      </w:r>
      <w:r>
        <w:rPr>
          <w:rFonts w:ascii="Arial" w:hAnsi="Arial" w:cs="Arial"/>
          <w:color w:val="000000"/>
          <w:sz w:val="36"/>
          <w:szCs w:val="36"/>
          <w:lang w:bidi="hi-IN"/>
        </w:rPr>
        <w:t>vaH suprIta suprasann</w:t>
      </w:r>
      <w:r w:rsidR="00665208">
        <w:rPr>
          <w:rFonts w:ascii="Arial" w:hAnsi="Arial" w:cs="Arial"/>
          <w:color w:val="000000"/>
          <w:sz w:val="36"/>
          <w:szCs w:val="36"/>
          <w:lang w:bidi="hi-IN"/>
        </w:rPr>
        <w:t>O</w:t>
      </w:r>
      <w:r>
        <w:rPr>
          <w:rFonts w:ascii="Arial" w:hAnsi="Arial" w:cs="Arial"/>
          <w:color w:val="000000"/>
          <w:sz w:val="36"/>
          <w:szCs w:val="36"/>
          <w:lang w:bidi="hi-IN"/>
        </w:rPr>
        <w:t xml:space="preserve"> varad</w:t>
      </w:r>
      <w:r w:rsidR="00665208">
        <w:rPr>
          <w:rFonts w:ascii="Arial" w:hAnsi="Arial" w:cs="Arial"/>
          <w:color w:val="000000"/>
          <w:sz w:val="36"/>
          <w:szCs w:val="36"/>
          <w:lang w:bidi="hi-IN"/>
        </w:rPr>
        <w:t>O</w:t>
      </w:r>
      <w:r>
        <w:rPr>
          <w:rFonts w:ascii="Arial" w:hAnsi="Arial" w:cs="Arial"/>
          <w:color w:val="000000"/>
          <w:sz w:val="36"/>
          <w:szCs w:val="36"/>
          <w:lang w:bidi="hi-IN"/>
        </w:rPr>
        <w:t xml:space="preserve"> BUtvA , asya yajamAnasya sakuTuMbasya, atra AgatAnAM sarv</w:t>
      </w:r>
      <w:r w:rsidR="00665208">
        <w:rPr>
          <w:rFonts w:ascii="Arial" w:hAnsi="Arial" w:cs="Arial"/>
          <w:color w:val="000000"/>
          <w:sz w:val="36"/>
          <w:szCs w:val="36"/>
          <w:lang w:bidi="hi-IN"/>
        </w:rPr>
        <w:t>E</w:t>
      </w:r>
      <w:r>
        <w:rPr>
          <w:rFonts w:ascii="Arial" w:hAnsi="Arial" w:cs="Arial"/>
          <w:color w:val="000000"/>
          <w:sz w:val="36"/>
          <w:szCs w:val="36"/>
          <w:lang w:bidi="hi-IN"/>
        </w:rPr>
        <w:t>ShAM mahAjanAnAM, niKila BUmaNDala nivAsinAM samasta durid</w:t>
      </w:r>
      <w:r w:rsidR="00665208">
        <w:rPr>
          <w:rFonts w:ascii="Arial" w:hAnsi="Arial" w:cs="Arial"/>
          <w:color w:val="000000"/>
          <w:sz w:val="36"/>
          <w:szCs w:val="36"/>
          <w:lang w:bidi="hi-IN"/>
        </w:rPr>
        <w:t>O</w:t>
      </w:r>
      <w:r>
        <w:rPr>
          <w:rFonts w:ascii="Arial" w:hAnsi="Arial" w:cs="Arial"/>
          <w:color w:val="000000"/>
          <w:sz w:val="36"/>
          <w:szCs w:val="36"/>
          <w:lang w:bidi="hi-IN"/>
        </w:rPr>
        <w:t>paSamanadvArA AyurAr</w:t>
      </w:r>
      <w:r w:rsidR="00665208">
        <w:rPr>
          <w:rFonts w:ascii="Arial" w:hAnsi="Arial" w:cs="Arial"/>
          <w:color w:val="000000"/>
          <w:sz w:val="36"/>
          <w:szCs w:val="36"/>
          <w:lang w:bidi="hi-IN"/>
        </w:rPr>
        <w:t>O</w:t>
      </w:r>
      <w:r>
        <w:rPr>
          <w:rFonts w:ascii="Arial" w:hAnsi="Arial" w:cs="Arial"/>
          <w:color w:val="000000"/>
          <w:sz w:val="36"/>
          <w:szCs w:val="36"/>
          <w:lang w:bidi="hi-IN"/>
        </w:rPr>
        <w:t>gya putra pautra dhana dhyAnya t</w:t>
      </w:r>
      <w:r w:rsidR="00665208">
        <w:rPr>
          <w:rFonts w:ascii="Arial" w:hAnsi="Arial" w:cs="Arial"/>
          <w:color w:val="000000"/>
          <w:sz w:val="36"/>
          <w:szCs w:val="36"/>
          <w:lang w:bidi="hi-IN"/>
        </w:rPr>
        <w:t>E</w:t>
      </w:r>
      <w:r>
        <w:rPr>
          <w:rFonts w:ascii="Arial" w:hAnsi="Arial" w:cs="Arial"/>
          <w:color w:val="000000"/>
          <w:sz w:val="36"/>
          <w:szCs w:val="36"/>
          <w:lang w:bidi="hi-IN"/>
        </w:rPr>
        <w:t>j</w:t>
      </w:r>
      <w:r w:rsidR="00665208">
        <w:rPr>
          <w:rFonts w:ascii="Arial" w:hAnsi="Arial" w:cs="Arial"/>
          <w:color w:val="000000"/>
          <w:sz w:val="36"/>
          <w:szCs w:val="36"/>
          <w:lang w:bidi="hi-IN"/>
        </w:rPr>
        <w:t>O</w:t>
      </w:r>
      <w:r>
        <w:rPr>
          <w:rFonts w:ascii="Arial" w:hAnsi="Arial" w:cs="Arial"/>
          <w:color w:val="000000"/>
          <w:sz w:val="36"/>
          <w:szCs w:val="36"/>
          <w:lang w:bidi="hi-IN"/>
        </w:rPr>
        <w:t xml:space="preserve"> lakShmyAdi sakala sAmrAjyasiddhi pradaH, SAnti pradaH , puruShArtha catuShTTaya siddhi pradaH , samasta kalyANa paranparAvApti pradaH, l</w:t>
      </w:r>
      <w:r w:rsidR="00665208">
        <w:rPr>
          <w:rFonts w:ascii="Arial" w:hAnsi="Arial" w:cs="Arial"/>
          <w:color w:val="000000"/>
          <w:sz w:val="36"/>
          <w:szCs w:val="36"/>
          <w:lang w:bidi="hi-IN"/>
        </w:rPr>
        <w:t>O</w:t>
      </w:r>
      <w:r>
        <w:rPr>
          <w:rFonts w:ascii="Arial" w:hAnsi="Arial" w:cs="Arial"/>
          <w:color w:val="000000"/>
          <w:sz w:val="36"/>
          <w:szCs w:val="36"/>
          <w:lang w:bidi="hi-IN"/>
        </w:rPr>
        <w:t>ka kSh</w:t>
      </w:r>
      <w:r w:rsidR="00665208">
        <w:rPr>
          <w:rFonts w:ascii="Arial" w:hAnsi="Arial" w:cs="Arial"/>
          <w:color w:val="000000"/>
          <w:sz w:val="36"/>
          <w:szCs w:val="36"/>
          <w:lang w:bidi="hi-IN"/>
        </w:rPr>
        <w:t>E</w:t>
      </w:r>
      <w:r>
        <w:rPr>
          <w:rFonts w:ascii="Arial" w:hAnsi="Arial" w:cs="Arial"/>
          <w:color w:val="000000"/>
          <w:sz w:val="36"/>
          <w:szCs w:val="36"/>
          <w:lang w:bidi="hi-IN"/>
        </w:rPr>
        <w:t>mAdivRuddhi pradaSca BUyAditi Bavant</w:t>
      </w:r>
      <w:r w:rsidR="00665208">
        <w:rPr>
          <w:rFonts w:ascii="Arial" w:hAnsi="Arial" w:cs="Arial"/>
          <w:color w:val="000000"/>
          <w:sz w:val="36"/>
          <w:szCs w:val="36"/>
          <w:lang w:bidi="hi-IN"/>
        </w:rPr>
        <w:t>O</w:t>
      </w:r>
      <w:r>
        <w:rPr>
          <w:rFonts w:ascii="Arial" w:hAnsi="Arial" w:cs="Arial"/>
          <w:color w:val="000000"/>
          <w:sz w:val="36"/>
          <w:szCs w:val="36"/>
          <w:lang w:bidi="hi-IN"/>
        </w:rPr>
        <w:t xml:space="preserve"> mahAnt</w:t>
      </w:r>
      <w:r w:rsidR="00665208">
        <w:rPr>
          <w:rFonts w:ascii="Arial" w:hAnsi="Arial" w:cs="Arial"/>
          <w:color w:val="000000"/>
          <w:sz w:val="36"/>
          <w:szCs w:val="36"/>
          <w:lang w:bidi="hi-IN"/>
        </w:rPr>
        <w:t>O</w:t>
      </w:r>
      <w:r>
        <w:rPr>
          <w:rFonts w:ascii="Arial" w:hAnsi="Arial" w:cs="Arial"/>
          <w:color w:val="000000"/>
          <w:sz w:val="36"/>
          <w:szCs w:val="36"/>
          <w:lang w:bidi="hi-IN"/>
        </w:rPr>
        <w:t xml:space="preserve">-&amp;nugRuhNantu || </w:t>
      </w:r>
    </w:p>
    <w:p w14:paraId="20C69F59" w14:textId="77777777" w:rsidR="00D91D60" w:rsidRDefault="00D91D60" w:rsidP="0020424F">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(tathAstu - iti brAhmaNa prati vacanaM) </w:t>
      </w:r>
    </w:p>
    <w:p w14:paraId="7EDBE2A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4944D1B" w14:textId="3BF068EA" w:rsidR="00D91D60" w:rsidRPr="00E20008" w:rsidRDefault="00D91D60" w:rsidP="00D91D60">
      <w:pPr>
        <w:autoSpaceDE w:val="0"/>
        <w:autoSpaceDN w:val="0"/>
        <w:adjustRightInd w:val="0"/>
        <w:spacing w:after="0" w:line="240" w:lineRule="auto"/>
        <w:rPr>
          <w:rFonts w:ascii="Arial" w:hAnsi="Arial" w:cs="Arial"/>
          <w:b/>
          <w:bCs/>
          <w:color w:val="000000"/>
          <w:sz w:val="36"/>
          <w:szCs w:val="36"/>
          <w:lang w:bidi="hi-IN"/>
        </w:rPr>
      </w:pPr>
      <w:r w:rsidRPr="00E20008">
        <w:rPr>
          <w:rFonts w:ascii="Arial" w:hAnsi="Arial" w:cs="Arial"/>
          <w:b/>
          <w:bCs/>
          <w:color w:val="000000"/>
          <w:sz w:val="36"/>
          <w:szCs w:val="36"/>
          <w:lang w:bidi="hi-IN"/>
        </w:rPr>
        <w:t>1</w:t>
      </w:r>
      <w:r w:rsidR="002741A4" w:rsidRPr="00E20008">
        <w:rPr>
          <w:rFonts w:ascii="Arial" w:hAnsi="Arial" w:cs="Arial"/>
          <w:b/>
          <w:bCs/>
          <w:color w:val="000000"/>
          <w:sz w:val="36"/>
          <w:szCs w:val="36"/>
          <w:lang w:bidi="hi-IN"/>
        </w:rPr>
        <w:t>4</w:t>
      </w:r>
      <w:r w:rsidRPr="00E20008">
        <w:rPr>
          <w:rFonts w:ascii="Arial" w:hAnsi="Arial" w:cs="Arial"/>
          <w:b/>
          <w:bCs/>
          <w:color w:val="000000"/>
          <w:sz w:val="36"/>
          <w:szCs w:val="36"/>
          <w:lang w:bidi="hi-IN"/>
        </w:rPr>
        <w:t>.2</w:t>
      </w:r>
      <w:r w:rsidRPr="00E20008">
        <w:rPr>
          <w:rFonts w:ascii="Arial" w:hAnsi="Arial" w:cs="Arial"/>
          <w:b/>
          <w:bCs/>
          <w:color w:val="000000"/>
          <w:sz w:val="36"/>
          <w:szCs w:val="36"/>
          <w:lang w:bidi="hi-IN"/>
        </w:rPr>
        <w:tab/>
        <w:t xml:space="preserve"> dvitIyavAra aBiSh</w:t>
      </w:r>
      <w:r w:rsidR="00665208" w:rsidRPr="00E20008">
        <w:rPr>
          <w:rFonts w:ascii="Arial" w:hAnsi="Arial" w:cs="Arial"/>
          <w:b/>
          <w:bCs/>
          <w:color w:val="000000"/>
          <w:sz w:val="36"/>
          <w:szCs w:val="36"/>
          <w:lang w:bidi="hi-IN"/>
        </w:rPr>
        <w:t>E</w:t>
      </w:r>
      <w:r w:rsidRPr="00E20008">
        <w:rPr>
          <w:rFonts w:ascii="Arial" w:hAnsi="Arial" w:cs="Arial"/>
          <w:b/>
          <w:bCs/>
          <w:color w:val="000000"/>
          <w:sz w:val="36"/>
          <w:szCs w:val="36"/>
          <w:lang w:bidi="hi-IN"/>
        </w:rPr>
        <w:t>kaM - pa~jcagavyaM</w:t>
      </w:r>
    </w:p>
    <w:p w14:paraId="585EF6A0" w14:textId="3AE6D702" w:rsidR="00D91D60" w:rsidRDefault="00D91D60" w:rsidP="00D91D60">
      <w:pPr>
        <w:autoSpaceDE w:val="0"/>
        <w:autoSpaceDN w:val="0"/>
        <w:adjustRightInd w:val="0"/>
        <w:spacing w:after="0" w:line="240" w:lineRule="auto"/>
        <w:rPr>
          <w:rFonts w:ascii="Arial" w:hAnsi="Arial" w:cs="Arial"/>
          <w:b/>
          <w:bCs/>
          <w:color w:val="000000"/>
          <w:sz w:val="36"/>
          <w:szCs w:val="36"/>
          <w:lang w:bidi="hi-IN"/>
        </w:rPr>
      </w:pPr>
      <w:r w:rsidRPr="00E20008">
        <w:rPr>
          <w:rFonts w:ascii="Arial" w:hAnsi="Arial" w:cs="Arial"/>
          <w:b/>
          <w:bCs/>
          <w:color w:val="000000"/>
          <w:sz w:val="36"/>
          <w:szCs w:val="36"/>
          <w:lang w:bidi="hi-IN"/>
        </w:rPr>
        <w:t>1</w:t>
      </w:r>
      <w:r w:rsidR="002741A4" w:rsidRPr="00E20008">
        <w:rPr>
          <w:rFonts w:ascii="Arial" w:hAnsi="Arial" w:cs="Arial"/>
          <w:b/>
          <w:bCs/>
          <w:color w:val="000000"/>
          <w:sz w:val="36"/>
          <w:szCs w:val="36"/>
          <w:lang w:bidi="hi-IN"/>
        </w:rPr>
        <w:t>4</w:t>
      </w:r>
      <w:r w:rsidRPr="00E20008">
        <w:rPr>
          <w:rFonts w:ascii="Arial" w:hAnsi="Arial" w:cs="Arial"/>
          <w:b/>
          <w:bCs/>
          <w:color w:val="000000"/>
          <w:sz w:val="36"/>
          <w:szCs w:val="36"/>
          <w:lang w:bidi="hi-IN"/>
        </w:rPr>
        <w:t>.2.1</w:t>
      </w:r>
      <w:r w:rsidRPr="00E20008">
        <w:rPr>
          <w:rFonts w:ascii="Arial" w:hAnsi="Arial" w:cs="Arial"/>
          <w:b/>
          <w:bCs/>
          <w:color w:val="000000"/>
          <w:sz w:val="36"/>
          <w:szCs w:val="36"/>
          <w:lang w:bidi="hi-IN"/>
        </w:rPr>
        <w:tab/>
        <w:t xml:space="preserve"> dvitIy</w:t>
      </w:r>
      <w:r w:rsidR="00665208" w:rsidRPr="00E20008">
        <w:rPr>
          <w:rFonts w:ascii="Arial" w:hAnsi="Arial" w:cs="Arial"/>
          <w:b/>
          <w:bCs/>
          <w:color w:val="000000"/>
          <w:sz w:val="36"/>
          <w:szCs w:val="36"/>
          <w:lang w:bidi="hi-IN"/>
        </w:rPr>
        <w:t>O</w:t>
      </w:r>
      <w:r w:rsidRPr="00E20008">
        <w:rPr>
          <w:rFonts w:ascii="Arial" w:hAnsi="Arial" w:cs="Arial"/>
          <w:b/>
          <w:bCs/>
          <w:color w:val="000000"/>
          <w:sz w:val="36"/>
          <w:szCs w:val="36"/>
          <w:lang w:bidi="hi-IN"/>
        </w:rPr>
        <w:t xml:space="preserve"> &amp;nuvAkaH </w:t>
      </w:r>
    </w:p>
    <w:p w14:paraId="398ED2AE" w14:textId="77777777" w:rsidR="00E20008" w:rsidRPr="00E20008" w:rsidRDefault="00E20008" w:rsidP="00D91D60">
      <w:pPr>
        <w:autoSpaceDE w:val="0"/>
        <w:autoSpaceDN w:val="0"/>
        <w:adjustRightInd w:val="0"/>
        <w:spacing w:after="0" w:line="240" w:lineRule="auto"/>
        <w:rPr>
          <w:rFonts w:ascii="Arial" w:hAnsi="Arial" w:cs="Arial"/>
          <w:b/>
          <w:bCs/>
          <w:color w:val="000000"/>
          <w:sz w:val="36"/>
          <w:szCs w:val="36"/>
          <w:lang w:bidi="hi-IN"/>
        </w:rPr>
      </w:pPr>
    </w:p>
    <w:p w14:paraId="4E282E9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jyaiShThya#M ca maq, </w:t>
      </w:r>
      <w:r>
        <w:rPr>
          <w:rFonts w:ascii="Arial" w:hAnsi="Arial" w:cs="Arial"/>
          <w:color w:val="000000"/>
          <w:sz w:val="36"/>
          <w:szCs w:val="36"/>
          <w:lang w:bidi="hi-IN"/>
        </w:rPr>
        <w:tab/>
        <w:t>Adhi#patyaM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t>maqnyuSca#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t>BAma#Scaq m</w:t>
      </w:r>
      <w:r w:rsidR="00665208">
        <w:rPr>
          <w:rFonts w:ascii="Arial" w:hAnsi="Arial" w:cs="Arial"/>
          <w:color w:val="000000"/>
          <w:sz w:val="36"/>
          <w:szCs w:val="36"/>
          <w:lang w:bidi="hi-IN"/>
        </w:rPr>
        <w:t>E</w:t>
      </w:r>
      <w:r>
        <w:rPr>
          <w:rFonts w:ascii="Arial" w:hAnsi="Arial" w:cs="Arial"/>
          <w:color w:val="000000"/>
          <w:sz w:val="36"/>
          <w:szCs w:val="36"/>
          <w:lang w:bidi="hi-IN"/>
        </w:rPr>
        <w:t>,</w:t>
      </w:r>
    </w:p>
    <w:p w14:paraId="7690483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&amp;ma#Scaq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&amp;Ba#MSca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j</w:t>
      </w:r>
      <w:r w:rsidR="00665208">
        <w:rPr>
          <w:rFonts w:ascii="Arial" w:hAnsi="Arial" w:cs="Arial"/>
          <w:color w:val="000000"/>
          <w:sz w:val="36"/>
          <w:szCs w:val="36"/>
          <w:lang w:bidi="hi-IN"/>
        </w:rPr>
        <w:t>E</w:t>
      </w:r>
      <w:r>
        <w:rPr>
          <w:rFonts w:ascii="Arial" w:hAnsi="Arial" w:cs="Arial"/>
          <w:color w:val="000000"/>
          <w:sz w:val="36"/>
          <w:szCs w:val="36"/>
          <w:lang w:bidi="hi-IN"/>
        </w:rPr>
        <w:t>qmA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t>mahiqmA ca# m</w:t>
      </w:r>
      <w:r w:rsidR="00665208">
        <w:rPr>
          <w:rFonts w:ascii="Arial" w:hAnsi="Arial" w:cs="Arial"/>
          <w:color w:val="000000"/>
          <w:sz w:val="36"/>
          <w:szCs w:val="36"/>
          <w:lang w:bidi="hi-IN"/>
        </w:rPr>
        <w:t>E</w:t>
      </w:r>
      <w:r>
        <w:rPr>
          <w:rFonts w:ascii="Arial" w:hAnsi="Arial" w:cs="Arial"/>
          <w:color w:val="000000"/>
          <w:sz w:val="36"/>
          <w:szCs w:val="36"/>
          <w:lang w:bidi="hi-IN"/>
        </w:rPr>
        <w:t>,</w:t>
      </w:r>
    </w:p>
    <w:p w14:paraId="182F85B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 </w:t>
      </w:r>
    </w:p>
    <w:p w14:paraId="722A144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variqmA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t xml:space="preserve"> prathiqmA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t>vaqrShmA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t>drAGuqyA ca# m</w:t>
      </w:r>
      <w:r w:rsidR="00665208">
        <w:rPr>
          <w:rFonts w:ascii="Arial" w:hAnsi="Arial" w:cs="Arial"/>
          <w:color w:val="000000"/>
          <w:sz w:val="36"/>
          <w:szCs w:val="36"/>
          <w:lang w:bidi="hi-IN"/>
        </w:rPr>
        <w:t>E</w:t>
      </w:r>
      <w:r>
        <w:rPr>
          <w:rFonts w:ascii="Arial" w:hAnsi="Arial" w:cs="Arial"/>
          <w:color w:val="000000"/>
          <w:sz w:val="36"/>
          <w:szCs w:val="36"/>
          <w:lang w:bidi="hi-IN"/>
        </w:rPr>
        <w:t>,</w:t>
      </w:r>
    </w:p>
    <w:p w14:paraId="53599EB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vRuqddhaM 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vRuddhi#Sca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saqtyaM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t>SraqddhA ca# m</w:t>
      </w:r>
      <w:r w:rsidR="00665208">
        <w:rPr>
          <w:rFonts w:ascii="Arial" w:hAnsi="Arial" w:cs="Arial"/>
          <w:color w:val="000000"/>
          <w:sz w:val="36"/>
          <w:szCs w:val="36"/>
          <w:lang w:bidi="hi-IN"/>
        </w:rPr>
        <w:t>E</w:t>
      </w:r>
      <w:r>
        <w:rPr>
          <w:rFonts w:ascii="Arial" w:hAnsi="Arial" w:cs="Arial"/>
          <w:color w:val="000000"/>
          <w:sz w:val="36"/>
          <w:szCs w:val="36"/>
          <w:lang w:bidi="hi-IN"/>
        </w:rPr>
        <w:t>q,</w:t>
      </w:r>
    </w:p>
    <w:p w14:paraId="302BD80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D0B922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jaga#cca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dhana#M 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vaSa#Sca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t>tviShi#Sca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5FF2EDE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krIqDA ca# m</w:t>
      </w:r>
      <w:r w:rsidR="00665208">
        <w:rPr>
          <w:rFonts w:ascii="Arial" w:hAnsi="Arial" w:cs="Arial"/>
          <w:color w:val="000000"/>
          <w:sz w:val="36"/>
          <w:szCs w:val="36"/>
          <w:lang w:bidi="hi-IN"/>
        </w:rPr>
        <w:t>E</w:t>
      </w:r>
      <w:r>
        <w:rPr>
          <w:rFonts w:ascii="Arial" w:hAnsi="Arial" w:cs="Arial"/>
          <w:color w:val="000000"/>
          <w:sz w:val="36"/>
          <w:szCs w:val="36"/>
          <w:lang w:bidi="hi-IN"/>
        </w:rPr>
        <w:t>q,</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m</w:t>
      </w:r>
      <w:r w:rsidR="00665208">
        <w:rPr>
          <w:rFonts w:ascii="Arial" w:hAnsi="Arial" w:cs="Arial"/>
          <w:color w:val="000000"/>
          <w:sz w:val="36"/>
          <w:szCs w:val="36"/>
          <w:lang w:bidi="hi-IN"/>
        </w:rPr>
        <w:t>O</w:t>
      </w:r>
      <w:r>
        <w:rPr>
          <w:rFonts w:ascii="Arial" w:hAnsi="Arial" w:cs="Arial"/>
          <w:color w:val="000000"/>
          <w:sz w:val="36"/>
          <w:szCs w:val="36"/>
          <w:lang w:bidi="hi-IN"/>
        </w:rPr>
        <w:t>da#Sca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jAqtaM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t>janiqShyamA#NaM ca m</w:t>
      </w:r>
      <w:r w:rsidR="00665208">
        <w:rPr>
          <w:rFonts w:ascii="Arial" w:hAnsi="Arial" w:cs="Arial"/>
          <w:color w:val="000000"/>
          <w:sz w:val="36"/>
          <w:szCs w:val="36"/>
          <w:lang w:bidi="hi-IN"/>
        </w:rPr>
        <w:t>E</w:t>
      </w:r>
      <w:r>
        <w:rPr>
          <w:rFonts w:ascii="Arial" w:hAnsi="Arial" w:cs="Arial"/>
          <w:color w:val="000000"/>
          <w:sz w:val="36"/>
          <w:szCs w:val="36"/>
          <w:lang w:bidi="hi-IN"/>
        </w:rPr>
        <w:t>,</w:t>
      </w:r>
    </w:p>
    <w:p w14:paraId="059DD44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 </w:t>
      </w:r>
    </w:p>
    <w:p w14:paraId="12E51FA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sUqktaM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t>sukRuqtaM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t>viqttaM 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t>v</w:t>
      </w:r>
      <w:r w:rsidR="00665208">
        <w:rPr>
          <w:rFonts w:ascii="Arial" w:hAnsi="Arial" w:cs="Arial"/>
          <w:color w:val="000000"/>
          <w:sz w:val="36"/>
          <w:szCs w:val="36"/>
          <w:lang w:bidi="hi-IN"/>
        </w:rPr>
        <w:t>E</w:t>
      </w:r>
      <w:r>
        <w:rPr>
          <w:rFonts w:ascii="Arial" w:hAnsi="Arial" w:cs="Arial"/>
          <w:color w:val="000000"/>
          <w:sz w:val="36"/>
          <w:szCs w:val="36"/>
          <w:lang w:bidi="hi-IN"/>
        </w:rPr>
        <w:t>dya#M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7AFB1EA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BUqtaM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t>BaviqShyacca#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t xml:space="preserve"> suqgaM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t>suqpatha#M ca ma,</w:t>
      </w:r>
    </w:p>
    <w:p w14:paraId="0ED4E61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88B8AA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RuqddhaM ca# maq,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Ruddhi#Sca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t xml:space="preserve"> klRuqptaM ca# m</w:t>
      </w:r>
      <w:r w:rsidR="00665208">
        <w:rPr>
          <w:rFonts w:ascii="Arial" w:hAnsi="Arial" w:cs="Arial"/>
          <w:color w:val="000000"/>
          <w:sz w:val="36"/>
          <w:szCs w:val="36"/>
          <w:lang w:bidi="hi-IN"/>
        </w:rPr>
        <w:t>E</w:t>
      </w:r>
      <w:r>
        <w:rPr>
          <w:rFonts w:ascii="Arial" w:hAnsi="Arial" w:cs="Arial"/>
          <w:color w:val="000000"/>
          <w:sz w:val="36"/>
          <w:szCs w:val="36"/>
          <w:lang w:bidi="hi-IN"/>
        </w:rPr>
        <w:t>q, klRupti#Sca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3C51CB2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maqtiSca#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sumaqtiSca# m</w:t>
      </w:r>
      <w:r w:rsidR="00665208">
        <w:rPr>
          <w:rFonts w:ascii="Arial" w:hAnsi="Arial" w:cs="Arial"/>
          <w:color w:val="000000"/>
          <w:sz w:val="36"/>
          <w:szCs w:val="36"/>
          <w:lang w:bidi="hi-IN"/>
        </w:rPr>
        <w:t>E</w:t>
      </w:r>
      <w:r>
        <w:rPr>
          <w:rFonts w:ascii="Arial" w:hAnsi="Arial" w:cs="Arial"/>
          <w:color w:val="000000"/>
          <w:sz w:val="36"/>
          <w:szCs w:val="36"/>
          <w:lang w:bidi="hi-IN"/>
        </w:rPr>
        <w:t xml:space="preserve"> || 2 (38)</w:t>
      </w:r>
    </w:p>
    <w:p w14:paraId="67ABFE36" w14:textId="77777777" w:rsidR="0002251F" w:rsidRDefault="0002251F" w:rsidP="00D91D60">
      <w:pPr>
        <w:autoSpaceDE w:val="0"/>
        <w:autoSpaceDN w:val="0"/>
        <w:adjustRightInd w:val="0"/>
        <w:spacing w:after="0" w:line="240" w:lineRule="auto"/>
        <w:rPr>
          <w:rFonts w:ascii="Arial" w:hAnsi="Arial" w:cs="Arial"/>
          <w:color w:val="000000"/>
          <w:sz w:val="36"/>
          <w:szCs w:val="36"/>
          <w:lang w:bidi="hi-IN"/>
        </w:rPr>
      </w:pPr>
    </w:p>
    <w:p w14:paraId="61F9E9EF" w14:textId="11DF36DD" w:rsidR="0002251F" w:rsidRDefault="0002251F" w:rsidP="0002251F">
      <w:pPr>
        <w:autoSpaceDE w:val="0"/>
        <w:autoSpaceDN w:val="0"/>
        <w:adjustRightInd w:val="0"/>
        <w:spacing w:after="0" w:line="240" w:lineRule="auto"/>
        <w:rPr>
          <w:rFonts w:ascii="Arial" w:hAnsi="Arial" w:cs="Arial"/>
          <w:b/>
          <w:bCs/>
          <w:color w:val="000000"/>
          <w:sz w:val="36"/>
          <w:szCs w:val="36"/>
          <w:lang w:bidi="hi-IN"/>
        </w:rPr>
      </w:pPr>
      <w:r w:rsidRPr="00E20008">
        <w:rPr>
          <w:rFonts w:ascii="Arial" w:hAnsi="Arial" w:cs="Arial"/>
          <w:b/>
          <w:bCs/>
          <w:color w:val="000000"/>
          <w:sz w:val="36"/>
          <w:szCs w:val="36"/>
          <w:lang w:bidi="hi-IN"/>
        </w:rPr>
        <w:t>14.</w:t>
      </w:r>
      <w:r>
        <w:rPr>
          <w:rFonts w:ascii="Arial" w:hAnsi="Arial" w:cs="Arial"/>
          <w:b/>
          <w:bCs/>
          <w:color w:val="000000"/>
          <w:sz w:val="36"/>
          <w:szCs w:val="36"/>
          <w:lang w:bidi="hi-IN"/>
        </w:rPr>
        <w:t>2</w:t>
      </w:r>
      <w:r w:rsidRPr="00E20008">
        <w:rPr>
          <w:rFonts w:ascii="Arial" w:hAnsi="Arial" w:cs="Arial"/>
          <w:b/>
          <w:bCs/>
          <w:color w:val="000000"/>
          <w:sz w:val="36"/>
          <w:szCs w:val="36"/>
          <w:lang w:bidi="hi-IN"/>
        </w:rPr>
        <w:t>.2</w:t>
      </w:r>
      <w:r w:rsidRPr="00E20008">
        <w:rPr>
          <w:rFonts w:ascii="Arial" w:hAnsi="Arial" w:cs="Arial"/>
          <w:b/>
          <w:bCs/>
          <w:color w:val="000000"/>
          <w:sz w:val="36"/>
          <w:szCs w:val="36"/>
          <w:lang w:bidi="hi-IN"/>
        </w:rPr>
        <w:tab/>
        <w:t xml:space="preserve"> upacAra </w:t>
      </w:r>
      <w:r>
        <w:rPr>
          <w:rFonts w:ascii="Arial" w:hAnsi="Arial" w:cs="Arial"/>
          <w:b/>
          <w:bCs/>
          <w:color w:val="000000"/>
          <w:sz w:val="36"/>
          <w:szCs w:val="36"/>
          <w:lang w:bidi="hi-IN"/>
        </w:rPr>
        <w:t>pUjA</w:t>
      </w:r>
    </w:p>
    <w:p w14:paraId="626BF098" w14:textId="77777777" w:rsidR="0002251F" w:rsidRDefault="0002251F" w:rsidP="00D91D60">
      <w:pPr>
        <w:autoSpaceDE w:val="0"/>
        <w:autoSpaceDN w:val="0"/>
        <w:adjustRightInd w:val="0"/>
        <w:spacing w:after="0" w:line="240" w:lineRule="auto"/>
        <w:rPr>
          <w:rFonts w:ascii="Arial" w:hAnsi="Arial" w:cs="Arial"/>
          <w:color w:val="000000"/>
          <w:sz w:val="36"/>
          <w:szCs w:val="36"/>
          <w:lang w:bidi="hi-IN"/>
        </w:rPr>
      </w:pPr>
    </w:p>
    <w:p w14:paraId="28EC8040" w14:textId="5E2122CA"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SAntiqH SAntiqH SAnti#H || </w:t>
      </w:r>
    </w:p>
    <w:p w14:paraId="1400D73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amRutABiSh</w:t>
      </w:r>
      <w:r w:rsidR="00665208">
        <w:rPr>
          <w:rFonts w:ascii="Arial" w:hAnsi="Arial" w:cs="Arial"/>
          <w:color w:val="000000"/>
          <w:sz w:val="36"/>
          <w:szCs w:val="36"/>
          <w:lang w:bidi="hi-IN"/>
        </w:rPr>
        <w:t>E</w:t>
      </w:r>
      <w:r>
        <w:rPr>
          <w:rFonts w:ascii="Arial" w:hAnsi="Arial" w:cs="Arial"/>
          <w:color w:val="000000"/>
          <w:sz w:val="36"/>
          <w:szCs w:val="36"/>
          <w:lang w:bidi="hi-IN"/>
        </w:rPr>
        <w:t>k</w:t>
      </w:r>
      <w:r w:rsidR="00665208">
        <w:rPr>
          <w:rFonts w:ascii="Arial" w:hAnsi="Arial" w:cs="Arial"/>
          <w:color w:val="000000"/>
          <w:sz w:val="36"/>
          <w:szCs w:val="36"/>
          <w:lang w:bidi="hi-IN"/>
        </w:rPr>
        <w:t>O</w:t>
      </w:r>
      <w:r>
        <w:rPr>
          <w:rFonts w:ascii="Arial" w:hAnsi="Arial" w:cs="Arial"/>
          <w:color w:val="000000"/>
          <w:sz w:val="36"/>
          <w:szCs w:val="36"/>
          <w:lang w:bidi="hi-IN"/>
        </w:rPr>
        <w:t>&amp;stu | AvAhitAByaH sarvABy</w:t>
      </w:r>
      <w:r w:rsidR="00665208">
        <w:rPr>
          <w:rFonts w:ascii="Arial" w:hAnsi="Arial" w:cs="Arial"/>
          <w:color w:val="000000"/>
          <w:sz w:val="36"/>
          <w:szCs w:val="36"/>
          <w:lang w:bidi="hi-IN"/>
        </w:rPr>
        <w:t>O</w:t>
      </w:r>
      <w:r>
        <w:rPr>
          <w:rFonts w:ascii="Arial" w:hAnsi="Arial" w:cs="Arial"/>
          <w:color w:val="000000"/>
          <w:sz w:val="36"/>
          <w:szCs w:val="36"/>
          <w:lang w:bidi="hi-IN"/>
        </w:rPr>
        <w:t xml:space="preserve"> d</w:t>
      </w:r>
      <w:r w:rsidR="00665208">
        <w:rPr>
          <w:rFonts w:ascii="Arial" w:hAnsi="Arial" w:cs="Arial"/>
          <w:color w:val="000000"/>
          <w:sz w:val="36"/>
          <w:szCs w:val="36"/>
          <w:lang w:bidi="hi-IN"/>
        </w:rPr>
        <w:t>E</w:t>
      </w:r>
      <w:r>
        <w:rPr>
          <w:rFonts w:ascii="Arial" w:hAnsi="Arial" w:cs="Arial"/>
          <w:color w:val="000000"/>
          <w:sz w:val="36"/>
          <w:szCs w:val="36"/>
          <w:lang w:bidi="hi-IN"/>
        </w:rPr>
        <w:t>vatABy</w:t>
      </w:r>
      <w:r w:rsidR="00665208">
        <w:rPr>
          <w:rFonts w:ascii="Arial" w:hAnsi="Arial" w:cs="Arial"/>
          <w:color w:val="000000"/>
          <w:sz w:val="36"/>
          <w:szCs w:val="36"/>
          <w:lang w:bidi="hi-IN"/>
        </w:rPr>
        <w:t>O</w:t>
      </w:r>
      <w:r>
        <w:rPr>
          <w:rFonts w:ascii="Arial" w:hAnsi="Arial" w:cs="Arial"/>
          <w:color w:val="000000"/>
          <w:sz w:val="36"/>
          <w:szCs w:val="36"/>
          <w:lang w:bidi="hi-IN"/>
        </w:rPr>
        <w:t xml:space="preserve"> namaH | </w:t>
      </w:r>
    </w:p>
    <w:p w14:paraId="7F4E1DA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divya gandhAn dhArayAmi | puShpANi samarpayAmi | </w:t>
      </w:r>
    </w:p>
    <w:p w14:paraId="72D41EA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 xml:space="preserve">balA#yaq nama#H | dhUpaM AGrApayAmi | bala#pramathanAyaq nama#H | </w:t>
      </w:r>
    </w:p>
    <w:p w14:paraId="4EA8D31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dIpaM darSayAmi | dhUpa-dIpAnantaraM AcamanIyaM samarpayAmi | </w:t>
      </w:r>
    </w:p>
    <w:p w14:paraId="3DB7253F" w14:textId="1CCAADA2"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BUrBuvaqssuvaqH --------------. (naiv</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dya mantraM) | </w:t>
      </w:r>
    </w:p>
    <w:p w14:paraId="361CC07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sarva#BUtadamanAyaq nama#H | kadaLIPalaM niv</w:t>
      </w:r>
      <w:r w:rsidR="00665208">
        <w:rPr>
          <w:rFonts w:ascii="Arial" w:hAnsi="Arial" w:cs="Arial"/>
          <w:color w:val="000000"/>
          <w:sz w:val="36"/>
          <w:szCs w:val="36"/>
          <w:lang w:bidi="hi-IN"/>
        </w:rPr>
        <w:t>E</w:t>
      </w:r>
      <w:r>
        <w:rPr>
          <w:rFonts w:ascii="Arial" w:hAnsi="Arial" w:cs="Arial"/>
          <w:color w:val="000000"/>
          <w:sz w:val="36"/>
          <w:szCs w:val="36"/>
          <w:lang w:bidi="hi-IN"/>
        </w:rPr>
        <w:t xml:space="preserve">dayAmi | </w:t>
      </w:r>
    </w:p>
    <w:p w14:paraId="080FB81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naiv</w:t>
      </w:r>
      <w:r w:rsidR="00665208">
        <w:rPr>
          <w:rFonts w:ascii="Arial" w:hAnsi="Arial" w:cs="Arial"/>
          <w:color w:val="000000"/>
          <w:sz w:val="36"/>
          <w:szCs w:val="36"/>
          <w:lang w:bidi="hi-IN"/>
        </w:rPr>
        <w:t>E</w:t>
      </w:r>
      <w:r>
        <w:rPr>
          <w:rFonts w:ascii="Arial" w:hAnsi="Arial" w:cs="Arial"/>
          <w:color w:val="000000"/>
          <w:sz w:val="36"/>
          <w:szCs w:val="36"/>
          <w:lang w:bidi="hi-IN"/>
        </w:rPr>
        <w:t xml:space="preserve">dyAnantaraM AcamanIyaM samarpayAmi | </w:t>
      </w:r>
    </w:p>
    <w:p w14:paraId="5E16530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maqn</w:t>
      </w:r>
      <w:r w:rsidR="00665208">
        <w:rPr>
          <w:rFonts w:ascii="Arial" w:hAnsi="Arial" w:cs="Arial"/>
          <w:color w:val="000000"/>
          <w:sz w:val="36"/>
          <w:szCs w:val="36"/>
          <w:lang w:bidi="hi-IN"/>
        </w:rPr>
        <w:t>O</w:t>
      </w:r>
      <w:r>
        <w:rPr>
          <w:rFonts w:ascii="Arial" w:hAnsi="Arial" w:cs="Arial"/>
          <w:color w:val="000000"/>
          <w:sz w:val="36"/>
          <w:szCs w:val="36"/>
          <w:lang w:bidi="hi-IN"/>
        </w:rPr>
        <w:t>nma#nAyaq nama#H | karpUra tAMbUlaM niv</w:t>
      </w:r>
      <w:r w:rsidR="00665208">
        <w:rPr>
          <w:rFonts w:ascii="Arial" w:hAnsi="Arial" w:cs="Arial"/>
          <w:color w:val="000000"/>
          <w:sz w:val="36"/>
          <w:szCs w:val="36"/>
          <w:lang w:bidi="hi-IN"/>
        </w:rPr>
        <w:t>E</w:t>
      </w:r>
      <w:r>
        <w:rPr>
          <w:rFonts w:ascii="Arial" w:hAnsi="Arial" w:cs="Arial"/>
          <w:color w:val="000000"/>
          <w:sz w:val="36"/>
          <w:szCs w:val="36"/>
          <w:lang w:bidi="hi-IN"/>
        </w:rPr>
        <w:t xml:space="preserve">dayAmi | </w:t>
      </w:r>
    </w:p>
    <w:p w14:paraId="197BF30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32667CC" w14:textId="75C4937A" w:rsidR="00D91D60" w:rsidRPr="00E20008" w:rsidRDefault="00D91D60" w:rsidP="00D91D60">
      <w:pPr>
        <w:autoSpaceDE w:val="0"/>
        <w:autoSpaceDN w:val="0"/>
        <w:adjustRightInd w:val="0"/>
        <w:spacing w:after="0" w:line="240" w:lineRule="auto"/>
        <w:rPr>
          <w:rFonts w:ascii="Arial" w:hAnsi="Arial" w:cs="Arial"/>
          <w:b/>
          <w:bCs/>
          <w:color w:val="000000"/>
          <w:sz w:val="36"/>
          <w:szCs w:val="36"/>
          <w:lang w:bidi="hi-IN"/>
        </w:rPr>
      </w:pPr>
      <w:r w:rsidRPr="00E20008">
        <w:rPr>
          <w:rFonts w:ascii="Arial" w:hAnsi="Arial" w:cs="Arial"/>
          <w:b/>
          <w:bCs/>
          <w:color w:val="000000"/>
          <w:sz w:val="36"/>
          <w:szCs w:val="36"/>
          <w:lang w:bidi="hi-IN"/>
        </w:rPr>
        <w:t>1</w:t>
      </w:r>
      <w:r w:rsidR="002741A4" w:rsidRPr="00E20008">
        <w:rPr>
          <w:rFonts w:ascii="Arial" w:hAnsi="Arial" w:cs="Arial"/>
          <w:b/>
          <w:bCs/>
          <w:color w:val="000000"/>
          <w:sz w:val="36"/>
          <w:szCs w:val="36"/>
          <w:lang w:bidi="hi-IN"/>
        </w:rPr>
        <w:t>4</w:t>
      </w:r>
      <w:r w:rsidRPr="00E20008">
        <w:rPr>
          <w:rFonts w:ascii="Arial" w:hAnsi="Arial" w:cs="Arial"/>
          <w:b/>
          <w:bCs/>
          <w:color w:val="000000"/>
          <w:sz w:val="36"/>
          <w:szCs w:val="36"/>
          <w:lang w:bidi="hi-IN"/>
        </w:rPr>
        <w:t>.2.</w:t>
      </w:r>
      <w:r w:rsidR="0002251F">
        <w:rPr>
          <w:rFonts w:ascii="Arial" w:hAnsi="Arial" w:cs="Arial"/>
          <w:b/>
          <w:bCs/>
          <w:color w:val="000000"/>
          <w:sz w:val="36"/>
          <w:szCs w:val="36"/>
          <w:lang w:bidi="hi-IN"/>
        </w:rPr>
        <w:t>3</w:t>
      </w:r>
      <w:r w:rsidRPr="00E20008">
        <w:rPr>
          <w:rFonts w:ascii="Arial" w:hAnsi="Arial" w:cs="Arial"/>
          <w:b/>
          <w:bCs/>
          <w:color w:val="000000"/>
          <w:sz w:val="36"/>
          <w:szCs w:val="36"/>
          <w:lang w:bidi="hi-IN"/>
        </w:rPr>
        <w:tab/>
      </w:r>
      <w:r w:rsidRPr="00E20008">
        <w:rPr>
          <w:rFonts w:ascii="Arial" w:hAnsi="Arial" w:cs="Arial"/>
          <w:b/>
          <w:bCs/>
          <w:color w:val="000000"/>
          <w:sz w:val="36"/>
          <w:szCs w:val="36"/>
          <w:lang w:bidi="hi-IN"/>
        </w:rPr>
        <w:tab/>
        <w:t>upacAra mantrAH</w:t>
      </w:r>
    </w:p>
    <w:p w14:paraId="3368CF4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w:t>
      </w:r>
      <w:r>
        <w:rPr>
          <w:rFonts w:ascii="Arial" w:hAnsi="Arial" w:cs="Arial"/>
          <w:color w:val="000000"/>
          <w:sz w:val="36"/>
          <w:szCs w:val="36"/>
          <w:lang w:bidi="hi-IN"/>
        </w:rPr>
        <w:tab/>
        <w:t>tatpu#ruShAya viqdmah</w:t>
      </w:r>
      <w:r w:rsidR="00665208">
        <w:rPr>
          <w:rFonts w:ascii="Arial" w:hAnsi="Arial" w:cs="Arial"/>
          <w:color w:val="000000"/>
          <w:sz w:val="36"/>
          <w:szCs w:val="36"/>
          <w:lang w:bidi="hi-IN"/>
        </w:rPr>
        <w:t>E</w:t>
      </w:r>
      <w:r>
        <w:rPr>
          <w:rFonts w:ascii="Arial" w:hAnsi="Arial" w:cs="Arial"/>
          <w:color w:val="000000"/>
          <w:sz w:val="36"/>
          <w:szCs w:val="36"/>
          <w:lang w:bidi="hi-IN"/>
        </w:rPr>
        <w:t># mahAd</w:t>
      </w:r>
      <w:r w:rsidR="00665208">
        <w:rPr>
          <w:rFonts w:ascii="Arial" w:hAnsi="Arial" w:cs="Arial"/>
          <w:color w:val="000000"/>
          <w:sz w:val="36"/>
          <w:szCs w:val="36"/>
          <w:lang w:bidi="hi-IN"/>
        </w:rPr>
        <w:t>E</w:t>
      </w:r>
      <w:r>
        <w:rPr>
          <w:rFonts w:ascii="Arial" w:hAnsi="Arial" w:cs="Arial"/>
          <w:color w:val="000000"/>
          <w:sz w:val="36"/>
          <w:szCs w:val="36"/>
          <w:lang w:bidi="hi-IN"/>
        </w:rPr>
        <w:t>qvAya# dhImahi | tann</w:t>
      </w:r>
      <w:r w:rsidR="00665208">
        <w:rPr>
          <w:rFonts w:ascii="Arial" w:hAnsi="Arial" w:cs="Arial"/>
          <w:color w:val="000000"/>
          <w:sz w:val="36"/>
          <w:szCs w:val="36"/>
          <w:lang w:bidi="hi-IN"/>
        </w:rPr>
        <w:t>O</w:t>
      </w:r>
      <w:r>
        <w:rPr>
          <w:rFonts w:ascii="Arial" w:hAnsi="Arial" w:cs="Arial"/>
          <w:color w:val="000000"/>
          <w:sz w:val="36"/>
          <w:szCs w:val="36"/>
          <w:lang w:bidi="hi-IN"/>
        </w:rPr>
        <w:t># rudraH prac</w:t>
      </w:r>
      <w:r w:rsidR="00665208">
        <w:rPr>
          <w:rFonts w:ascii="Arial" w:hAnsi="Arial" w:cs="Arial"/>
          <w:color w:val="000000"/>
          <w:sz w:val="36"/>
          <w:szCs w:val="36"/>
          <w:lang w:bidi="hi-IN"/>
        </w:rPr>
        <w:t>O</w:t>
      </w:r>
      <w:r>
        <w:rPr>
          <w:rFonts w:ascii="Arial" w:hAnsi="Arial" w:cs="Arial"/>
          <w:color w:val="000000"/>
          <w:sz w:val="36"/>
          <w:szCs w:val="36"/>
          <w:lang w:bidi="hi-IN"/>
        </w:rPr>
        <w:t>qdayA$t | 2.1</w:t>
      </w:r>
    </w:p>
    <w:p w14:paraId="56E5C72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w:t>
      </w:r>
      <w:r>
        <w:rPr>
          <w:rFonts w:ascii="Arial" w:hAnsi="Arial" w:cs="Arial"/>
          <w:color w:val="000000"/>
          <w:sz w:val="36"/>
          <w:szCs w:val="36"/>
          <w:lang w:bidi="hi-IN"/>
        </w:rPr>
        <w:tab/>
        <w:t>yasmAqtparaqM nApa#raqmastiq ki~jciqd yasmAq-nnANI#y</w:t>
      </w:r>
      <w:r w:rsidR="00665208">
        <w:rPr>
          <w:rFonts w:ascii="Arial" w:hAnsi="Arial" w:cs="Arial"/>
          <w:color w:val="000000"/>
          <w:sz w:val="36"/>
          <w:szCs w:val="36"/>
          <w:lang w:bidi="hi-IN"/>
        </w:rPr>
        <w:t>O</w:t>
      </w:r>
      <w:r>
        <w:rPr>
          <w:rFonts w:ascii="Arial" w:hAnsi="Arial" w:cs="Arial"/>
          <w:color w:val="000000"/>
          <w:sz w:val="36"/>
          <w:szCs w:val="36"/>
          <w:lang w:bidi="hi-IN"/>
        </w:rPr>
        <w:t>q na jyAy</w:t>
      </w:r>
      <w:r w:rsidR="00665208">
        <w:rPr>
          <w:rFonts w:ascii="Arial" w:hAnsi="Arial" w:cs="Arial"/>
          <w:color w:val="000000"/>
          <w:sz w:val="36"/>
          <w:szCs w:val="36"/>
          <w:lang w:bidi="hi-IN"/>
        </w:rPr>
        <w:t>O</w:t>
      </w:r>
      <w:r>
        <w:rPr>
          <w:rFonts w:ascii="Arial" w:hAnsi="Arial" w:cs="Arial"/>
          <w:color w:val="000000"/>
          <w:sz w:val="36"/>
          <w:szCs w:val="36"/>
          <w:lang w:bidi="hi-IN"/>
        </w:rPr>
        <w:t>$&amp;stiq kaSci#t | vRuqkSha i#va stabdh</w:t>
      </w:r>
      <w:r w:rsidR="00665208">
        <w:rPr>
          <w:rFonts w:ascii="Arial" w:hAnsi="Arial" w:cs="Arial"/>
          <w:color w:val="000000"/>
          <w:sz w:val="36"/>
          <w:szCs w:val="36"/>
          <w:lang w:bidi="hi-IN"/>
        </w:rPr>
        <w:t>O</w:t>
      </w:r>
      <w:r>
        <w:rPr>
          <w:rFonts w:ascii="Arial" w:hAnsi="Arial" w:cs="Arial"/>
          <w:color w:val="000000"/>
          <w:sz w:val="36"/>
          <w:szCs w:val="36"/>
          <w:lang w:bidi="hi-IN"/>
        </w:rPr>
        <w:t xml:space="preserve"> diqvi ti#ShThaq-ty</w:t>
      </w:r>
      <w:r w:rsidR="00665208">
        <w:rPr>
          <w:rFonts w:ascii="Arial" w:hAnsi="Arial" w:cs="Arial"/>
          <w:color w:val="000000"/>
          <w:sz w:val="36"/>
          <w:szCs w:val="36"/>
          <w:lang w:bidi="hi-IN"/>
        </w:rPr>
        <w:t>E</w:t>
      </w:r>
      <w:r>
        <w:rPr>
          <w:rFonts w:ascii="Arial" w:hAnsi="Arial" w:cs="Arial"/>
          <w:color w:val="000000"/>
          <w:sz w:val="36"/>
          <w:szCs w:val="36"/>
          <w:lang w:bidi="hi-IN"/>
        </w:rPr>
        <w:t>kaqst</w:t>
      </w:r>
      <w:r w:rsidR="00665208">
        <w:rPr>
          <w:rFonts w:ascii="Arial" w:hAnsi="Arial" w:cs="Arial"/>
          <w:color w:val="000000"/>
          <w:sz w:val="36"/>
          <w:szCs w:val="36"/>
          <w:lang w:bidi="hi-IN"/>
        </w:rPr>
        <w:t>E</w:t>
      </w:r>
      <w:r>
        <w:rPr>
          <w:rFonts w:ascii="Arial" w:hAnsi="Arial" w:cs="Arial"/>
          <w:color w:val="000000"/>
          <w:sz w:val="36"/>
          <w:szCs w:val="36"/>
          <w:lang w:bidi="hi-IN"/>
        </w:rPr>
        <w:t>n</w:t>
      </w:r>
      <w:r w:rsidR="00665208">
        <w:rPr>
          <w:rFonts w:ascii="Arial" w:hAnsi="Arial" w:cs="Arial"/>
          <w:color w:val="000000"/>
          <w:sz w:val="36"/>
          <w:szCs w:val="36"/>
          <w:lang w:bidi="hi-IN"/>
        </w:rPr>
        <w:t>E</w:t>
      </w:r>
      <w:r>
        <w:rPr>
          <w:rFonts w:ascii="Arial" w:hAnsi="Arial" w:cs="Arial"/>
          <w:color w:val="000000"/>
          <w:sz w:val="36"/>
          <w:szCs w:val="36"/>
          <w:lang w:bidi="hi-IN"/>
        </w:rPr>
        <w:t>qdaM pUqrNaM puru#Sh</w:t>
      </w:r>
      <w:r w:rsidR="00665208">
        <w:rPr>
          <w:rFonts w:ascii="Arial" w:hAnsi="Arial" w:cs="Arial"/>
          <w:color w:val="000000"/>
          <w:sz w:val="36"/>
          <w:szCs w:val="36"/>
          <w:lang w:bidi="hi-IN"/>
        </w:rPr>
        <w:t>E</w:t>
      </w:r>
      <w:r>
        <w:rPr>
          <w:rFonts w:ascii="Arial" w:hAnsi="Arial" w:cs="Arial"/>
          <w:color w:val="000000"/>
          <w:sz w:val="36"/>
          <w:szCs w:val="36"/>
          <w:lang w:bidi="hi-IN"/>
        </w:rPr>
        <w:t>Naq sarva$M | 2.2</w:t>
      </w:r>
    </w:p>
    <w:p w14:paraId="481587D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Pr>
          <w:rFonts w:ascii="Arial" w:hAnsi="Arial" w:cs="Arial"/>
          <w:color w:val="000000"/>
          <w:sz w:val="36"/>
          <w:szCs w:val="36"/>
          <w:lang w:bidi="hi-IN"/>
        </w:rPr>
        <w:tab/>
        <w:t>aqgnirdvih</w:t>
      </w:r>
      <w:r w:rsidR="00665208">
        <w:rPr>
          <w:rFonts w:ascii="Arial" w:hAnsi="Arial" w:cs="Arial"/>
          <w:color w:val="000000"/>
          <w:sz w:val="36"/>
          <w:szCs w:val="36"/>
          <w:lang w:bidi="hi-IN"/>
        </w:rPr>
        <w:t>O</w:t>
      </w:r>
      <w:r>
        <w:rPr>
          <w:rFonts w:ascii="Arial" w:hAnsi="Arial" w:cs="Arial"/>
          <w:color w:val="000000"/>
          <w:sz w:val="36"/>
          <w:szCs w:val="36"/>
          <w:lang w:bidi="hi-IN"/>
        </w:rPr>
        <w:t>#tA | sa BaqrtA | sa m</w:t>
      </w:r>
      <w:r w:rsidR="00665208">
        <w:rPr>
          <w:rFonts w:ascii="Arial" w:hAnsi="Arial" w:cs="Arial"/>
          <w:color w:val="000000"/>
          <w:sz w:val="36"/>
          <w:szCs w:val="36"/>
          <w:lang w:bidi="hi-IN"/>
        </w:rPr>
        <w:t>E</w:t>
      </w:r>
      <w:r>
        <w:rPr>
          <w:rFonts w:ascii="Arial" w:hAnsi="Arial" w:cs="Arial"/>
          <w:color w:val="000000"/>
          <w:sz w:val="36"/>
          <w:szCs w:val="36"/>
          <w:lang w:bidi="hi-IN"/>
        </w:rPr>
        <w:t xml:space="preserve"># dadAtu praqjAM paqSUn puShTiqM ~MyaSa#H | </w:t>
      </w:r>
    </w:p>
    <w:p w14:paraId="7D0851A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BaqrtA ca# m</w:t>
      </w:r>
      <w:r w:rsidR="00665208">
        <w:rPr>
          <w:rFonts w:ascii="Arial" w:hAnsi="Arial" w:cs="Arial"/>
          <w:color w:val="000000"/>
          <w:sz w:val="36"/>
          <w:szCs w:val="36"/>
          <w:lang w:bidi="hi-IN"/>
        </w:rPr>
        <w:t>E</w:t>
      </w:r>
      <w:r>
        <w:rPr>
          <w:rFonts w:ascii="Arial" w:hAnsi="Arial" w:cs="Arial"/>
          <w:color w:val="000000"/>
          <w:sz w:val="36"/>
          <w:szCs w:val="36"/>
          <w:lang w:bidi="hi-IN"/>
        </w:rPr>
        <w:t xml:space="preserve"> BUyAt | 2.3</w:t>
      </w:r>
    </w:p>
    <w:p w14:paraId="4331C07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4.</w:t>
      </w:r>
      <w:r>
        <w:rPr>
          <w:rFonts w:ascii="Arial" w:hAnsi="Arial" w:cs="Arial"/>
          <w:color w:val="000000"/>
          <w:sz w:val="36"/>
          <w:szCs w:val="36"/>
          <w:lang w:bidi="hi-IN"/>
        </w:rPr>
        <w:tab/>
        <w:t>vyavadAtAnA(gm) rudrANA(gg) sthAn</w:t>
      </w:r>
      <w:r w:rsidR="00665208">
        <w:rPr>
          <w:rFonts w:ascii="Arial" w:hAnsi="Arial" w:cs="Arial"/>
          <w:color w:val="000000"/>
          <w:sz w:val="36"/>
          <w:szCs w:val="36"/>
          <w:lang w:bidi="hi-IN"/>
        </w:rPr>
        <w:t>E</w:t>
      </w:r>
      <w:r>
        <w:rPr>
          <w:rFonts w:ascii="Arial" w:hAnsi="Arial" w:cs="Arial"/>
          <w:color w:val="000000"/>
          <w:sz w:val="36"/>
          <w:szCs w:val="36"/>
          <w:lang w:bidi="hi-IN"/>
        </w:rPr>
        <w:t xml:space="preserve"> svat</w:t>
      </w:r>
      <w:r w:rsidR="00665208">
        <w:rPr>
          <w:rFonts w:ascii="Arial" w:hAnsi="Arial" w:cs="Arial"/>
          <w:color w:val="000000"/>
          <w:sz w:val="36"/>
          <w:szCs w:val="36"/>
          <w:lang w:bidi="hi-IN"/>
        </w:rPr>
        <w:t>E</w:t>
      </w:r>
      <w:r>
        <w:rPr>
          <w:rFonts w:ascii="Arial" w:hAnsi="Arial" w:cs="Arial"/>
          <w:color w:val="000000"/>
          <w:sz w:val="36"/>
          <w:szCs w:val="36"/>
          <w:lang w:bidi="hi-IN"/>
        </w:rPr>
        <w:t xml:space="preserve">ja#sA BAqni | </w:t>
      </w:r>
    </w:p>
    <w:p w14:paraId="66B0BF9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vyavadAtInA(gm) rudrANInA(gg) sthAn</w:t>
      </w:r>
      <w:r w:rsidR="00665208">
        <w:rPr>
          <w:rFonts w:ascii="Arial" w:hAnsi="Arial" w:cs="Arial"/>
          <w:color w:val="000000"/>
          <w:sz w:val="36"/>
          <w:szCs w:val="36"/>
          <w:lang w:bidi="hi-IN"/>
        </w:rPr>
        <w:t>E</w:t>
      </w:r>
      <w:r>
        <w:rPr>
          <w:rFonts w:ascii="Arial" w:hAnsi="Arial" w:cs="Arial"/>
          <w:color w:val="000000"/>
          <w:sz w:val="36"/>
          <w:szCs w:val="36"/>
          <w:lang w:bidi="hi-IN"/>
        </w:rPr>
        <w:t xml:space="preserve"> svat</w:t>
      </w:r>
      <w:r w:rsidR="00665208">
        <w:rPr>
          <w:rFonts w:ascii="Arial" w:hAnsi="Arial" w:cs="Arial"/>
          <w:color w:val="000000"/>
          <w:sz w:val="36"/>
          <w:szCs w:val="36"/>
          <w:lang w:bidi="hi-IN"/>
        </w:rPr>
        <w:t>E</w:t>
      </w:r>
      <w:r>
        <w:rPr>
          <w:rFonts w:ascii="Arial" w:hAnsi="Arial" w:cs="Arial"/>
          <w:color w:val="000000"/>
          <w:sz w:val="36"/>
          <w:szCs w:val="36"/>
          <w:lang w:bidi="hi-IN"/>
        </w:rPr>
        <w:t>ja#sA BAqni | 2.4</w:t>
      </w:r>
    </w:p>
    <w:p w14:paraId="25B2C61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5.</w:t>
      </w:r>
      <w:r>
        <w:rPr>
          <w:rFonts w:ascii="Arial" w:hAnsi="Arial" w:cs="Arial"/>
          <w:color w:val="000000"/>
          <w:sz w:val="36"/>
          <w:szCs w:val="36"/>
          <w:lang w:bidi="hi-IN"/>
        </w:rPr>
        <w:tab/>
      </w:r>
      <w:r w:rsidR="00665208">
        <w:rPr>
          <w:rFonts w:ascii="Arial" w:hAnsi="Arial" w:cs="Arial"/>
          <w:color w:val="000000"/>
          <w:sz w:val="36"/>
          <w:szCs w:val="36"/>
          <w:lang w:bidi="hi-IN"/>
        </w:rPr>
        <w:t>E</w:t>
      </w:r>
      <w:r>
        <w:rPr>
          <w:rFonts w:ascii="Arial" w:hAnsi="Arial" w:cs="Arial"/>
          <w:color w:val="000000"/>
          <w:sz w:val="36"/>
          <w:szCs w:val="36"/>
          <w:lang w:bidi="hi-IN"/>
        </w:rPr>
        <w:t xml:space="preserve">qSha vai praqBurnAma# yaqj~jaH | sarva# haqvai tatra# praqBu Ba#vati | </w:t>
      </w:r>
    </w:p>
    <w:p w14:paraId="5666501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w:t>
      </w:r>
      <w:r w:rsidR="00665208">
        <w:rPr>
          <w:rFonts w:ascii="Arial" w:hAnsi="Arial" w:cs="Arial"/>
          <w:color w:val="000000"/>
          <w:sz w:val="36"/>
          <w:szCs w:val="36"/>
          <w:lang w:bidi="hi-IN"/>
        </w:rPr>
        <w:t>E</w:t>
      </w:r>
      <w:r>
        <w:rPr>
          <w:rFonts w:ascii="Arial" w:hAnsi="Arial" w:cs="Arial"/>
          <w:color w:val="000000"/>
          <w:sz w:val="36"/>
          <w:szCs w:val="36"/>
          <w:lang w:bidi="hi-IN"/>
        </w:rPr>
        <w:t>traiqt</w:t>
      </w:r>
      <w:r w:rsidR="00665208">
        <w:rPr>
          <w:rFonts w:ascii="Arial" w:hAnsi="Arial" w:cs="Arial"/>
          <w:color w:val="000000"/>
          <w:sz w:val="36"/>
          <w:szCs w:val="36"/>
          <w:lang w:bidi="hi-IN"/>
        </w:rPr>
        <w:t>E</w:t>
      </w:r>
      <w:r>
        <w:rPr>
          <w:rFonts w:ascii="Arial" w:hAnsi="Arial" w:cs="Arial"/>
          <w:color w:val="000000"/>
          <w:sz w:val="36"/>
          <w:szCs w:val="36"/>
          <w:lang w:bidi="hi-IN"/>
        </w:rPr>
        <w:t>na# yaqj~j</w:t>
      </w:r>
      <w:r w:rsidR="00665208">
        <w:rPr>
          <w:rFonts w:ascii="Arial" w:hAnsi="Arial" w:cs="Arial"/>
          <w:color w:val="000000"/>
          <w:sz w:val="36"/>
          <w:szCs w:val="36"/>
          <w:lang w:bidi="hi-IN"/>
        </w:rPr>
        <w:t>E</w:t>
      </w:r>
      <w:r>
        <w:rPr>
          <w:rFonts w:ascii="Arial" w:hAnsi="Arial" w:cs="Arial"/>
          <w:color w:val="000000"/>
          <w:sz w:val="36"/>
          <w:szCs w:val="36"/>
          <w:lang w:bidi="hi-IN"/>
        </w:rPr>
        <w:t>naq yaja#nt</w:t>
      </w:r>
      <w:r w:rsidR="00665208">
        <w:rPr>
          <w:rFonts w:ascii="Arial" w:hAnsi="Arial" w:cs="Arial"/>
          <w:color w:val="000000"/>
          <w:sz w:val="36"/>
          <w:szCs w:val="36"/>
          <w:lang w:bidi="hi-IN"/>
        </w:rPr>
        <w:t>E</w:t>
      </w:r>
      <w:r>
        <w:rPr>
          <w:rFonts w:ascii="Arial" w:hAnsi="Arial" w:cs="Arial"/>
          <w:color w:val="000000"/>
          <w:sz w:val="36"/>
          <w:szCs w:val="36"/>
          <w:lang w:bidi="hi-IN"/>
        </w:rPr>
        <w:t xml:space="preserve"> | 2.5</w:t>
      </w:r>
    </w:p>
    <w:p w14:paraId="2E1ABC1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6.</w:t>
      </w:r>
      <w:r>
        <w:rPr>
          <w:rFonts w:ascii="Arial" w:hAnsi="Arial" w:cs="Arial"/>
          <w:color w:val="000000"/>
          <w:sz w:val="36"/>
          <w:szCs w:val="36"/>
          <w:lang w:bidi="hi-IN"/>
        </w:rPr>
        <w:tab/>
        <w:t>vA~gmana-ScakShuSr</w:t>
      </w:r>
      <w:r w:rsidR="00665208">
        <w:rPr>
          <w:rFonts w:ascii="Arial" w:hAnsi="Arial" w:cs="Arial"/>
          <w:color w:val="000000"/>
          <w:sz w:val="36"/>
          <w:szCs w:val="36"/>
          <w:lang w:bidi="hi-IN"/>
        </w:rPr>
        <w:t>O</w:t>
      </w:r>
      <w:r>
        <w:rPr>
          <w:rFonts w:ascii="Arial" w:hAnsi="Arial" w:cs="Arial"/>
          <w:color w:val="000000"/>
          <w:sz w:val="36"/>
          <w:szCs w:val="36"/>
          <w:lang w:bidi="hi-IN"/>
        </w:rPr>
        <w:t>tra-jihvA-GrANa-r</w:t>
      </w:r>
      <w:r w:rsidR="00665208">
        <w:rPr>
          <w:rFonts w:ascii="Arial" w:hAnsi="Arial" w:cs="Arial"/>
          <w:color w:val="000000"/>
          <w:sz w:val="36"/>
          <w:szCs w:val="36"/>
          <w:lang w:bidi="hi-IN"/>
        </w:rPr>
        <w:t>E</w:t>
      </w:r>
      <w:r>
        <w:rPr>
          <w:rFonts w:ascii="Arial" w:hAnsi="Arial" w:cs="Arial"/>
          <w:color w:val="000000"/>
          <w:sz w:val="36"/>
          <w:szCs w:val="36"/>
          <w:lang w:bidi="hi-IN"/>
        </w:rPr>
        <w:t>t</w:t>
      </w:r>
      <w:r w:rsidR="00665208">
        <w:rPr>
          <w:rFonts w:ascii="Arial" w:hAnsi="Arial" w:cs="Arial"/>
          <w:color w:val="000000"/>
          <w:sz w:val="36"/>
          <w:szCs w:val="36"/>
          <w:lang w:bidi="hi-IN"/>
        </w:rPr>
        <w:t>O</w:t>
      </w:r>
      <w:r>
        <w:rPr>
          <w:rFonts w:ascii="Arial" w:hAnsi="Arial" w:cs="Arial"/>
          <w:color w:val="000000"/>
          <w:sz w:val="36"/>
          <w:szCs w:val="36"/>
          <w:lang w:bidi="hi-IN"/>
        </w:rPr>
        <w:t>-buddhyAkUtiH saMkalpA m</w:t>
      </w:r>
      <w:r w:rsidR="00665208">
        <w:rPr>
          <w:rFonts w:ascii="Arial" w:hAnsi="Arial" w:cs="Arial"/>
          <w:color w:val="000000"/>
          <w:sz w:val="36"/>
          <w:szCs w:val="36"/>
          <w:lang w:bidi="hi-IN"/>
        </w:rPr>
        <w:t>E</w:t>
      </w:r>
      <w:r>
        <w:rPr>
          <w:rFonts w:ascii="Arial" w:hAnsi="Arial" w:cs="Arial"/>
          <w:color w:val="000000"/>
          <w:sz w:val="36"/>
          <w:szCs w:val="36"/>
          <w:lang w:bidi="hi-IN"/>
        </w:rPr>
        <w:t xml:space="preserve"># SuddhyaqntAqM </w:t>
      </w:r>
      <w:r>
        <w:rPr>
          <w:rFonts w:ascii="Arial" w:hAnsi="Arial" w:cs="Arial"/>
          <w:color w:val="000000"/>
          <w:sz w:val="36"/>
          <w:szCs w:val="36"/>
          <w:lang w:bidi="hi-IN"/>
        </w:rPr>
        <w:lastRenderedPageBreak/>
        <w:t>jy</w:t>
      </w:r>
      <w:r w:rsidR="00665208">
        <w:rPr>
          <w:rFonts w:ascii="Arial" w:hAnsi="Arial" w:cs="Arial"/>
          <w:color w:val="000000"/>
          <w:sz w:val="36"/>
          <w:szCs w:val="36"/>
          <w:lang w:bidi="hi-IN"/>
        </w:rPr>
        <w:t>O</w:t>
      </w:r>
      <w:r>
        <w:rPr>
          <w:rFonts w:ascii="Arial" w:hAnsi="Arial" w:cs="Arial"/>
          <w:color w:val="000000"/>
          <w:sz w:val="36"/>
          <w:szCs w:val="36"/>
          <w:lang w:bidi="hi-IN"/>
        </w:rPr>
        <w:t>ti#raqhaM viqrajA# vipAqpmA BU#yAsaq(gg)q svAhA$ | 2.6</w:t>
      </w:r>
    </w:p>
    <w:p w14:paraId="52ADF03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7.</w:t>
      </w:r>
      <w:r>
        <w:rPr>
          <w:rFonts w:ascii="Arial" w:hAnsi="Arial" w:cs="Arial"/>
          <w:color w:val="000000"/>
          <w:sz w:val="36"/>
          <w:szCs w:val="36"/>
          <w:lang w:bidi="hi-IN"/>
        </w:rPr>
        <w:tab/>
        <w:t>vAqyurm</w:t>
      </w:r>
      <w:r w:rsidR="00665208">
        <w:rPr>
          <w:rFonts w:ascii="Arial" w:hAnsi="Arial" w:cs="Arial"/>
          <w:color w:val="000000"/>
          <w:sz w:val="36"/>
          <w:szCs w:val="36"/>
          <w:lang w:bidi="hi-IN"/>
        </w:rPr>
        <w:t>E</w:t>
      </w:r>
      <w:r>
        <w:rPr>
          <w:rFonts w:ascii="Arial" w:hAnsi="Arial" w:cs="Arial"/>
          <w:color w:val="000000"/>
          <w:sz w:val="36"/>
          <w:szCs w:val="36"/>
          <w:lang w:bidi="hi-IN"/>
        </w:rPr>
        <w:t>$ prAqN</w:t>
      </w:r>
      <w:r w:rsidR="00665208">
        <w:rPr>
          <w:rFonts w:ascii="Arial" w:hAnsi="Arial" w:cs="Arial"/>
          <w:color w:val="000000"/>
          <w:sz w:val="36"/>
          <w:szCs w:val="36"/>
          <w:lang w:bidi="hi-IN"/>
        </w:rPr>
        <w:t>E</w:t>
      </w:r>
      <w:r>
        <w:rPr>
          <w:rFonts w:ascii="Arial" w:hAnsi="Arial" w:cs="Arial"/>
          <w:color w:val="000000"/>
          <w:sz w:val="36"/>
          <w:szCs w:val="36"/>
          <w:lang w:bidi="hi-IN"/>
        </w:rPr>
        <w:t xml:space="preserve"> SriqtaH | prAqN</w:t>
      </w:r>
      <w:r w:rsidR="00665208">
        <w:rPr>
          <w:rFonts w:ascii="Arial" w:hAnsi="Arial" w:cs="Arial"/>
          <w:color w:val="000000"/>
          <w:sz w:val="36"/>
          <w:szCs w:val="36"/>
          <w:lang w:bidi="hi-IN"/>
        </w:rPr>
        <w:t>O</w:t>
      </w:r>
      <w:r>
        <w:rPr>
          <w:rFonts w:ascii="Arial" w:hAnsi="Arial" w:cs="Arial"/>
          <w:color w:val="000000"/>
          <w:sz w:val="36"/>
          <w:szCs w:val="36"/>
          <w:lang w:bidi="hi-IN"/>
        </w:rPr>
        <w:t xml:space="preserve"> hRuda#y</w:t>
      </w:r>
      <w:r w:rsidR="00665208">
        <w:rPr>
          <w:rFonts w:ascii="Arial" w:hAnsi="Arial" w:cs="Arial"/>
          <w:color w:val="000000"/>
          <w:sz w:val="36"/>
          <w:szCs w:val="36"/>
          <w:lang w:bidi="hi-IN"/>
        </w:rPr>
        <w:t>E</w:t>
      </w:r>
      <w:r>
        <w:rPr>
          <w:rFonts w:ascii="Arial" w:hAnsi="Arial" w:cs="Arial"/>
          <w:color w:val="000000"/>
          <w:sz w:val="36"/>
          <w:szCs w:val="36"/>
          <w:lang w:bidi="hi-IN"/>
        </w:rPr>
        <w:t xml:space="preserve"> | hRuda#yaqM mayi# | </w:t>
      </w:r>
    </w:p>
    <w:p w14:paraId="75E4E9C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aqhamaqmRut</w:t>
      </w:r>
      <w:r w:rsidR="00665208">
        <w:rPr>
          <w:rFonts w:ascii="Arial" w:hAnsi="Arial" w:cs="Arial"/>
          <w:color w:val="000000"/>
          <w:sz w:val="36"/>
          <w:szCs w:val="36"/>
          <w:lang w:bidi="hi-IN"/>
        </w:rPr>
        <w:t>E</w:t>
      </w:r>
      <w:r>
        <w:rPr>
          <w:rFonts w:ascii="Arial" w:hAnsi="Arial" w:cs="Arial"/>
          <w:color w:val="000000"/>
          <w:sz w:val="36"/>
          <w:szCs w:val="36"/>
          <w:lang w:bidi="hi-IN"/>
        </w:rPr>
        <w:t>$ | aqmRutaqM brahma#Ni | 2.7</w:t>
      </w:r>
    </w:p>
    <w:p w14:paraId="69E9974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8.</w:t>
      </w:r>
      <w:r>
        <w:rPr>
          <w:rFonts w:ascii="Arial" w:hAnsi="Arial" w:cs="Arial"/>
          <w:color w:val="000000"/>
          <w:sz w:val="36"/>
          <w:szCs w:val="36"/>
          <w:lang w:bidi="hi-IN"/>
        </w:rPr>
        <w:tab/>
        <w:t>vahni#rasi havyaqvAha#n</w:t>
      </w:r>
      <w:r w:rsidR="00665208">
        <w:rPr>
          <w:rFonts w:ascii="Arial" w:hAnsi="Arial" w:cs="Arial"/>
          <w:color w:val="000000"/>
          <w:sz w:val="36"/>
          <w:szCs w:val="36"/>
          <w:lang w:bidi="hi-IN"/>
        </w:rPr>
        <w:t>O</w:t>
      </w:r>
      <w:r>
        <w:rPr>
          <w:rFonts w:ascii="Arial" w:hAnsi="Arial" w:cs="Arial"/>
          <w:color w:val="000000"/>
          <w:sz w:val="36"/>
          <w:szCs w:val="36"/>
          <w:lang w:bidi="hi-IN"/>
        </w:rPr>
        <w:t>q raudr</w:t>
      </w:r>
      <w:r w:rsidR="00665208">
        <w:rPr>
          <w:rFonts w:ascii="Arial" w:hAnsi="Arial" w:cs="Arial"/>
          <w:color w:val="000000"/>
          <w:sz w:val="36"/>
          <w:szCs w:val="36"/>
          <w:lang w:bidi="hi-IN"/>
        </w:rPr>
        <w:t>E</w:t>
      </w:r>
      <w:r>
        <w:rPr>
          <w:rFonts w:ascii="Arial" w:hAnsi="Arial" w:cs="Arial"/>
          <w:color w:val="000000"/>
          <w:sz w:val="36"/>
          <w:szCs w:val="36"/>
          <w:lang w:bidi="hi-IN"/>
        </w:rPr>
        <w:t>qNAnI#k</w:t>
      </w:r>
      <w:r w:rsidR="00665208">
        <w:rPr>
          <w:rFonts w:ascii="Arial" w:hAnsi="Arial" w:cs="Arial"/>
          <w:color w:val="000000"/>
          <w:sz w:val="36"/>
          <w:szCs w:val="36"/>
          <w:lang w:bidi="hi-IN"/>
        </w:rPr>
        <w:t>E</w:t>
      </w:r>
      <w:r>
        <w:rPr>
          <w:rFonts w:ascii="Arial" w:hAnsi="Arial" w:cs="Arial"/>
          <w:color w:val="000000"/>
          <w:sz w:val="36"/>
          <w:szCs w:val="36"/>
          <w:lang w:bidi="hi-IN"/>
        </w:rPr>
        <w:t>na pAqhi mA$&amp;gn</w:t>
      </w:r>
      <w:r w:rsidR="00665208">
        <w:rPr>
          <w:rFonts w:ascii="Arial" w:hAnsi="Arial" w:cs="Arial"/>
          <w:color w:val="000000"/>
          <w:sz w:val="36"/>
          <w:szCs w:val="36"/>
          <w:lang w:bidi="hi-IN"/>
        </w:rPr>
        <w:t>E</w:t>
      </w:r>
      <w:r>
        <w:rPr>
          <w:rFonts w:ascii="Arial" w:hAnsi="Arial" w:cs="Arial"/>
          <w:color w:val="000000"/>
          <w:sz w:val="36"/>
          <w:szCs w:val="36"/>
          <w:lang w:bidi="hi-IN"/>
        </w:rPr>
        <w:t xml:space="preserve"> pipRuqhi </w:t>
      </w:r>
    </w:p>
    <w:p w14:paraId="415CDE0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mAq mA mA# hi(gm)sIH | 2.8</w:t>
      </w:r>
    </w:p>
    <w:p w14:paraId="22BF641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9.</w:t>
      </w:r>
      <w:r>
        <w:rPr>
          <w:rFonts w:ascii="Arial" w:hAnsi="Arial" w:cs="Arial"/>
          <w:color w:val="000000"/>
          <w:sz w:val="36"/>
          <w:szCs w:val="36"/>
          <w:lang w:bidi="hi-IN"/>
        </w:rPr>
        <w:tab/>
      </w:r>
      <w:proofErr w:type="gramStart"/>
      <w:r>
        <w:rPr>
          <w:rFonts w:ascii="Arial" w:hAnsi="Arial" w:cs="Arial"/>
          <w:color w:val="000000"/>
          <w:sz w:val="36"/>
          <w:szCs w:val="36"/>
          <w:lang w:bidi="hi-IN"/>
        </w:rPr>
        <w:t>tapaq</w:t>
      </w:r>
      <w:proofErr w:type="gramEnd"/>
      <w:r>
        <w:rPr>
          <w:rFonts w:ascii="Arial" w:hAnsi="Arial" w:cs="Arial"/>
          <w:color w:val="000000"/>
          <w:sz w:val="36"/>
          <w:szCs w:val="36"/>
          <w:lang w:bidi="hi-IN"/>
        </w:rPr>
        <w:t xml:space="preserve"> itiq tap</w:t>
      </w:r>
      <w:r w:rsidR="00665208">
        <w:rPr>
          <w:rFonts w:ascii="Arial" w:hAnsi="Arial" w:cs="Arial"/>
          <w:color w:val="000000"/>
          <w:sz w:val="36"/>
          <w:szCs w:val="36"/>
          <w:lang w:bidi="hi-IN"/>
        </w:rPr>
        <w:t>O</w:t>
      </w:r>
      <w:r>
        <w:rPr>
          <w:rFonts w:ascii="Arial" w:hAnsi="Arial" w:cs="Arial"/>
          <w:color w:val="000000"/>
          <w:sz w:val="36"/>
          <w:szCs w:val="36"/>
          <w:lang w:bidi="hi-IN"/>
        </w:rPr>
        <w:t xml:space="preserve">q nAnaSa#nAqtparaqM ~Myadhdi paraqM tapaq-staddurdha#r.ShaqM </w:t>
      </w:r>
    </w:p>
    <w:p w14:paraId="237008F2" w14:textId="76B9712C"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gramStart"/>
      <w:r>
        <w:rPr>
          <w:rFonts w:ascii="Arial" w:hAnsi="Arial" w:cs="Arial"/>
          <w:color w:val="000000"/>
          <w:sz w:val="36"/>
          <w:szCs w:val="36"/>
          <w:lang w:bidi="hi-IN"/>
        </w:rPr>
        <w:t>taddurA#</w:t>
      </w:r>
      <w:proofErr w:type="gramEnd"/>
      <w:r>
        <w:rPr>
          <w:rFonts w:ascii="Arial" w:hAnsi="Arial" w:cs="Arial"/>
          <w:color w:val="000000"/>
          <w:sz w:val="36"/>
          <w:szCs w:val="36"/>
          <w:lang w:bidi="hi-IN"/>
        </w:rPr>
        <w:t>dhar.ShaqtaMsmAq-ttapa#si ramant</w:t>
      </w:r>
      <w:r w:rsidR="00665208">
        <w:rPr>
          <w:rFonts w:ascii="Arial" w:hAnsi="Arial" w:cs="Arial"/>
          <w:color w:val="000000"/>
          <w:sz w:val="36"/>
          <w:szCs w:val="36"/>
          <w:lang w:bidi="hi-IN"/>
        </w:rPr>
        <w:t>E</w:t>
      </w:r>
      <w:r>
        <w:rPr>
          <w:rFonts w:ascii="Arial" w:hAnsi="Arial" w:cs="Arial"/>
          <w:color w:val="000000"/>
          <w:sz w:val="36"/>
          <w:szCs w:val="36"/>
          <w:lang w:bidi="hi-IN"/>
        </w:rPr>
        <w:t xml:space="preserve"> | 2.9</w:t>
      </w:r>
    </w:p>
    <w:p w14:paraId="1C13FB0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10.</w:t>
      </w:r>
      <w:r>
        <w:rPr>
          <w:rFonts w:ascii="Arial" w:hAnsi="Arial" w:cs="Arial"/>
          <w:color w:val="000000"/>
          <w:sz w:val="36"/>
          <w:szCs w:val="36"/>
          <w:lang w:bidi="hi-IN"/>
        </w:rPr>
        <w:tab/>
        <w:t>madhu#nA juh</w:t>
      </w:r>
      <w:r w:rsidR="00665208">
        <w:rPr>
          <w:rFonts w:ascii="Arial" w:hAnsi="Arial" w:cs="Arial"/>
          <w:color w:val="000000"/>
          <w:sz w:val="36"/>
          <w:szCs w:val="36"/>
          <w:lang w:bidi="hi-IN"/>
        </w:rPr>
        <w:t>O</w:t>
      </w:r>
      <w:r>
        <w:rPr>
          <w:rFonts w:ascii="Arial" w:hAnsi="Arial" w:cs="Arial"/>
          <w:color w:val="000000"/>
          <w:sz w:val="36"/>
          <w:szCs w:val="36"/>
          <w:lang w:bidi="hi-IN"/>
        </w:rPr>
        <w:t xml:space="preserve">ti | maqhaqtyaivA </w:t>
      </w:r>
      <w:r w:rsidR="00665208">
        <w:rPr>
          <w:rFonts w:ascii="Arial" w:hAnsi="Arial" w:cs="Arial"/>
          <w:color w:val="000000"/>
          <w:sz w:val="36"/>
          <w:szCs w:val="36"/>
          <w:lang w:bidi="hi-IN"/>
        </w:rPr>
        <w:t>E</w:t>
      </w:r>
      <w:r>
        <w:rPr>
          <w:rFonts w:ascii="Arial" w:hAnsi="Arial" w:cs="Arial"/>
          <w:color w:val="000000"/>
          <w:sz w:val="36"/>
          <w:szCs w:val="36"/>
          <w:lang w:bidi="hi-IN"/>
        </w:rPr>
        <w:t>qtadd</w:t>
      </w:r>
      <w:r w:rsidR="00665208">
        <w:rPr>
          <w:rFonts w:ascii="Arial" w:hAnsi="Arial" w:cs="Arial"/>
          <w:color w:val="000000"/>
          <w:sz w:val="36"/>
          <w:szCs w:val="36"/>
          <w:lang w:bidi="hi-IN"/>
        </w:rPr>
        <w:t>E</w:t>
      </w:r>
      <w:r>
        <w:rPr>
          <w:rFonts w:ascii="Arial" w:hAnsi="Arial" w:cs="Arial"/>
          <w:color w:val="000000"/>
          <w:sz w:val="36"/>
          <w:szCs w:val="36"/>
          <w:lang w:bidi="hi-IN"/>
        </w:rPr>
        <w:t xml:space="preserve">qvatA#yai rUqpaM | yanmadhu# | </w:t>
      </w:r>
    </w:p>
    <w:p w14:paraId="4592814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yanmadhu#nA juqh</w:t>
      </w:r>
      <w:r w:rsidR="00665208">
        <w:rPr>
          <w:rFonts w:ascii="Arial" w:hAnsi="Arial" w:cs="Arial"/>
          <w:color w:val="000000"/>
          <w:sz w:val="36"/>
          <w:szCs w:val="36"/>
          <w:lang w:bidi="hi-IN"/>
        </w:rPr>
        <w:t>O</w:t>
      </w:r>
      <w:r>
        <w:rPr>
          <w:rFonts w:ascii="Arial" w:hAnsi="Arial" w:cs="Arial"/>
          <w:color w:val="000000"/>
          <w:sz w:val="36"/>
          <w:szCs w:val="36"/>
          <w:lang w:bidi="hi-IN"/>
        </w:rPr>
        <w:t>ti# | maqhaqtIm</w:t>
      </w:r>
      <w:r w:rsidR="00665208">
        <w:rPr>
          <w:rFonts w:ascii="Arial" w:hAnsi="Arial" w:cs="Arial"/>
          <w:color w:val="000000"/>
          <w:sz w:val="36"/>
          <w:szCs w:val="36"/>
          <w:lang w:bidi="hi-IN"/>
        </w:rPr>
        <w:t>E</w:t>
      </w:r>
      <w:r>
        <w:rPr>
          <w:rFonts w:ascii="Arial" w:hAnsi="Arial" w:cs="Arial"/>
          <w:color w:val="000000"/>
          <w:sz w:val="36"/>
          <w:szCs w:val="36"/>
          <w:lang w:bidi="hi-IN"/>
        </w:rPr>
        <w:t>qva tadd</w:t>
      </w:r>
      <w:r w:rsidR="00665208">
        <w:rPr>
          <w:rFonts w:ascii="Arial" w:hAnsi="Arial" w:cs="Arial"/>
          <w:color w:val="000000"/>
          <w:sz w:val="36"/>
          <w:szCs w:val="36"/>
          <w:lang w:bidi="hi-IN"/>
        </w:rPr>
        <w:t>E</w:t>
      </w:r>
      <w:r>
        <w:rPr>
          <w:rFonts w:ascii="Arial" w:hAnsi="Arial" w:cs="Arial"/>
          <w:color w:val="000000"/>
          <w:sz w:val="36"/>
          <w:szCs w:val="36"/>
          <w:lang w:bidi="hi-IN"/>
        </w:rPr>
        <w:t>qvatA$M prINAti | 2.10</w:t>
      </w:r>
    </w:p>
    <w:p w14:paraId="2076680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982535F" w14:textId="5BB3DFF7" w:rsidR="00D91D60" w:rsidRPr="00E20008" w:rsidRDefault="00D91D60" w:rsidP="00D91D60">
      <w:pPr>
        <w:autoSpaceDE w:val="0"/>
        <w:autoSpaceDN w:val="0"/>
        <w:adjustRightInd w:val="0"/>
        <w:spacing w:after="0" w:line="240" w:lineRule="auto"/>
        <w:rPr>
          <w:rFonts w:ascii="Arial" w:hAnsi="Arial" w:cs="Arial"/>
          <w:b/>
          <w:bCs/>
          <w:color w:val="000000"/>
          <w:sz w:val="36"/>
          <w:szCs w:val="36"/>
          <w:lang w:bidi="hi-IN"/>
        </w:rPr>
      </w:pPr>
      <w:r w:rsidRPr="00E20008">
        <w:rPr>
          <w:rFonts w:ascii="Arial" w:hAnsi="Arial" w:cs="Arial"/>
          <w:b/>
          <w:bCs/>
          <w:color w:val="000000"/>
          <w:sz w:val="36"/>
          <w:szCs w:val="36"/>
          <w:lang w:bidi="hi-IN"/>
        </w:rPr>
        <w:t>1</w:t>
      </w:r>
      <w:r w:rsidR="002741A4" w:rsidRPr="00E20008">
        <w:rPr>
          <w:rFonts w:ascii="Arial" w:hAnsi="Arial" w:cs="Arial"/>
          <w:b/>
          <w:bCs/>
          <w:color w:val="000000"/>
          <w:sz w:val="36"/>
          <w:szCs w:val="36"/>
          <w:lang w:bidi="hi-IN"/>
        </w:rPr>
        <w:t>4</w:t>
      </w:r>
      <w:r w:rsidRPr="00E20008">
        <w:rPr>
          <w:rFonts w:ascii="Arial" w:hAnsi="Arial" w:cs="Arial"/>
          <w:b/>
          <w:bCs/>
          <w:color w:val="000000"/>
          <w:sz w:val="36"/>
          <w:szCs w:val="36"/>
          <w:lang w:bidi="hi-IN"/>
        </w:rPr>
        <w:t>.2.</w:t>
      </w:r>
      <w:r w:rsidR="0002251F">
        <w:rPr>
          <w:rFonts w:ascii="Arial" w:hAnsi="Arial" w:cs="Arial"/>
          <w:b/>
          <w:bCs/>
          <w:color w:val="000000"/>
          <w:sz w:val="36"/>
          <w:szCs w:val="36"/>
          <w:lang w:bidi="hi-IN"/>
        </w:rPr>
        <w:t>4</w:t>
      </w:r>
      <w:r w:rsidRPr="00E20008">
        <w:rPr>
          <w:rFonts w:ascii="Arial" w:hAnsi="Arial" w:cs="Arial"/>
          <w:b/>
          <w:bCs/>
          <w:color w:val="000000"/>
          <w:sz w:val="36"/>
          <w:szCs w:val="36"/>
          <w:lang w:bidi="hi-IN"/>
        </w:rPr>
        <w:tab/>
      </w:r>
      <w:r w:rsidRPr="00E20008">
        <w:rPr>
          <w:rFonts w:ascii="Arial" w:hAnsi="Arial" w:cs="Arial"/>
          <w:b/>
          <w:bCs/>
          <w:color w:val="000000"/>
          <w:sz w:val="36"/>
          <w:szCs w:val="36"/>
          <w:lang w:bidi="hi-IN"/>
        </w:rPr>
        <w:tab/>
        <w:t>ASIrvAdaM</w:t>
      </w:r>
    </w:p>
    <w:p w14:paraId="17C55A8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an</w:t>
      </w:r>
      <w:r w:rsidR="00665208">
        <w:rPr>
          <w:rFonts w:ascii="Arial" w:hAnsi="Arial" w:cs="Arial"/>
          <w:color w:val="000000"/>
          <w:sz w:val="36"/>
          <w:szCs w:val="36"/>
          <w:lang w:bidi="hi-IN"/>
        </w:rPr>
        <w:t>E</w:t>
      </w:r>
      <w:r>
        <w:rPr>
          <w:rFonts w:ascii="Arial" w:hAnsi="Arial" w:cs="Arial"/>
          <w:color w:val="000000"/>
          <w:sz w:val="36"/>
          <w:szCs w:val="36"/>
          <w:lang w:bidi="hi-IN"/>
        </w:rPr>
        <w:t>na dvitIyavAra prayukta SrI rudra mahAmantra japa sahita pa~jcagavya aBiSh</w:t>
      </w:r>
      <w:r w:rsidR="00665208">
        <w:rPr>
          <w:rFonts w:ascii="Arial" w:hAnsi="Arial" w:cs="Arial"/>
          <w:color w:val="000000"/>
          <w:sz w:val="36"/>
          <w:szCs w:val="36"/>
          <w:lang w:bidi="hi-IN"/>
        </w:rPr>
        <w:t>E</w:t>
      </w:r>
      <w:r>
        <w:rPr>
          <w:rFonts w:ascii="Arial" w:hAnsi="Arial" w:cs="Arial"/>
          <w:color w:val="000000"/>
          <w:sz w:val="36"/>
          <w:szCs w:val="36"/>
          <w:lang w:bidi="hi-IN"/>
        </w:rPr>
        <w:t>k</w:t>
      </w:r>
      <w:r w:rsidR="00665208">
        <w:rPr>
          <w:rFonts w:ascii="Arial" w:hAnsi="Arial" w:cs="Arial"/>
          <w:color w:val="000000"/>
          <w:sz w:val="36"/>
          <w:szCs w:val="36"/>
          <w:lang w:bidi="hi-IN"/>
        </w:rPr>
        <w:t>E</w:t>
      </w:r>
      <w:r>
        <w:rPr>
          <w:rFonts w:ascii="Arial" w:hAnsi="Arial" w:cs="Arial"/>
          <w:color w:val="000000"/>
          <w:sz w:val="36"/>
          <w:szCs w:val="36"/>
          <w:lang w:bidi="hi-IN"/>
        </w:rPr>
        <w:t xml:space="preserve">na ca BagavAn sarvAtmakaH SrI SivaH, </w:t>
      </w:r>
    </w:p>
    <w:p w14:paraId="092DA51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sarvAntarayAmi sakala kalyANa guNa gaNaika nilayaH, suprIta suprasann</w:t>
      </w:r>
      <w:r w:rsidR="00665208">
        <w:rPr>
          <w:rFonts w:ascii="Arial" w:hAnsi="Arial" w:cs="Arial"/>
          <w:color w:val="000000"/>
          <w:sz w:val="36"/>
          <w:szCs w:val="36"/>
          <w:lang w:bidi="hi-IN"/>
        </w:rPr>
        <w:t>O</w:t>
      </w:r>
      <w:r>
        <w:rPr>
          <w:rFonts w:ascii="Arial" w:hAnsi="Arial" w:cs="Arial"/>
          <w:color w:val="000000"/>
          <w:sz w:val="36"/>
          <w:szCs w:val="36"/>
          <w:lang w:bidi="hi-IN"/>
        </w:rPr>
        <w:t xml:space="preserve"> varad</w:t>
      </w:r>
      <w:r w:rsidR="00665208">
        <w:rPr>
          <w:rFonts w:ascii="Arial" w:hAnsi="Arial" w:cs="Arial"/>
          <w:color w:val="000000"/>
          <w:sz w:val="36"/>
          <w:szCs w:val="36"/>
          <w:lang w:bidi="hi-IN"/>
        </w:rPr>
        <w:t>O</w:t>
      </w:r>
      <w:r>
        <w:rPr>
          <w:rFonts w:ascii="Arial" w:hAnsi="Arial" w:cs="Arial"/>
          <w:color w:val="000000"/>
          <w:sz w:val="36"/>
          <w:szCs w:val="36"/>
          <w:lang w:bidi="hi-IN"/>
        </w:rPr>
        <w:t xml:space="preserve"> BUtvA asya yajamAnasya sakuTuMbasya, atra AgatAnAM sarv</w:t>
      </w:r>
      <w:r w:rsidR="00665208">
        <w:rPr>
          <w:rFonts w:ascii="Arial" w:hAnsi="Arial" w:cs="Arial"/>
          <w:color w:val="000000"/>
          <w:sz w:val="36"/>
          <w:szCs w:val="36"/>
          <w:lang w:bidi="hi-IN"/>
        </w:rPr>
        <w:t>E</w:t>
      </w:r>
      <w:r>
        <w:rPr>
          <w:rFonts w:ascii="Arial" w:hAnsi="Arial" w:cs="Arial"/>
          <w:color w:val="000000"/>
          <w:sz w:val="36"/>
          <w:szCs w:val="36"/>
          <w:lang w:bidi="hi-IN"/>
        </w:rPr>
        <w:t>ShAM mahAjanAnAM, niKila BUmaNDala nivAsinAM, sarv</w:t>
      </w:r>
      <w:r w:rsidR="00665208">
        <w:rPr>
          <w:rFonts w:ascii="Arial" w:hAnsi="Arial" w:cs="Arial"/>
          <w:color w:val="000000"/>
          <w:sz w:val="36"/>
          <w:szCs w:val="36"/>
          <w:lang w:bidi="hi-IN"/>
        </w:rPr>
        <w:t>O</w:t>
      </w:r>
      <w:r>
        <w:rPr>
          <w:rFonts w:ascii="Arial" w:hAnsi="Arial" w:cs="Arial"/>
          <w:color w:val="000000"/>
          <w:sz w:val="36"/>
          <w:szCs w:val="36"/>
          <w:lang w:bidi="hi-IN"/>
        </w:rPr>
        <w:t>padrava-sarvar</w:t>
      </w:r>
      <w:r w:rsidR="00665208">
        <w:rPr>
          <w:rFonts w:ascii="Arial" w:hAnsi="Arial" w:cs="Arial"/>
          <w:color w:val="000000"/>
          <w:sz w:val="36"/>
          <w:szCs w:val="36"/>
          <w:lang w:bidi="hi-IN"/>
        </w:rPr>
        <w:t>O</w:t>
      </w:r>
      <w:r>
        <w:rPr>
          <w:rFonts w:ascii="Arial" w:hAnsi="Arial" w:cs="Arial"/>
          <w:color w:val="000000"/>
          <w:sz w:val="36"/>
          <w:szCs w:val="36"/>
          <w:lang w:bidi="hi-IN"/>
        </w:rPr>
        <w:t xml:space="preserve">ga-sarvapIDA-sarvabAdhAdi nivRuttipradaH, manaH SAntyAdipradaH, </w:t>
      </w:r>
    </w:p>
    <w:p w14:paraId="3722120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nitya maMgaLAvAptI pradaSca BUyAsuriti Bavant</w:t>
      </w:r>
      <w:r w:rsidR="00665208">
        <w:rPr>
          <w:rFonts w:ascii="Arial" w:hAnsi="Arial" w:cs="Arial"/>
          <w:color w:val="000000"/>
          <w:sz w:val="36"/>
          <w:szCs w:val="36"/>
          <w:lang w:bidi="hi-IN"/>
        </w:rPr>
        <w:t>O</w:t>
      </w:r>
      <w:r>
        <w:rPr>
          <w:rFonts w:ascii="Arial" w:hAnsi="Arial" w:cs="Arial"/>
          <w:color w:val="000000"/>
          <w:sz w:val="36"/>
          <w:szCs w:val="36"/>
          <w:lang w:bidi="hi-IN"/>
        </w:rPr>
        <w:t xml:space="preserve"> mahAnt</w:t>
      </w:r>
      <w:r w:rsidR="00665208">
        <w:rPr>
          <w:rFonts w:ascii="Arial" w:hAnsi="Arial" w:cs="Arial"/>
          <w:color w:val="000000"/>
          <w:sz w:val="36"/>
          <w:szCs w:val="36"/>
          <w:lang w:bidi="hi-IN"/>
        </w:rPr>
        <w:t>O</w:t>
      </w:r>
      <w:r>
        <w:rPr>
          <w:rFonts w:ascii="Arial" w:hAnsi="Arial" w:cs="Arial"/>
          <w:color w:val="000000"/>
          <w:sz w:val="36"/>
          <w:szCs w:val="36"/>
          <w:lang w:bidi="hi-IN"/>
        </w:rPr>
        <w:t xml:space="preserve">-&amp;nugRuhNantu || </w:t>
      </w:r>
    </w:p>
    <w:p w14:paraId="31199D3C" w14:textId="77777777" w:rsidR="00D91D60" w:rsidRDefault="00D91D60" w:rsidP="0020424F">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(tathAstu - iti brAhmaNa prati vacanaM)</w:t>
      </w:r>
    </w:p>
    <w:p w14:paraId="3EB1DDB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0F666B0" w14:textId="77777777" w:rsidR="0002251F" w:rsidRDefault="0002251F" w:rsidP="00D91D60">
      <w:pPr>
        <w:autoSpaceDE w:val="0"/>
        <w:autoSpaceDN w:val="0"/>
        <w:adjustRightInd w:val="0"/>
        <w:spacing w:after="0" w:line="240" w:lineRule="auto"/>
        <w:rPr>
          <w:rFonts w:ascii="Arial" w:hAnsi="Arial" w:cs="Arial"/>
          <w:color w:val="000000"/>
          <w:sz w:val="36"/>
          <w:szCs w:val="36"/>
          <w:lang w:bidi="hi-IN"/>
        </w:rPr>
      </w:pPr>
    </w:p>
    <w:p w14:paraId="19E1D150" w14:textId="77777777" w:rsidR="0002251F" w:rsidRDefault="0002251F" w:rsidP="00D91D60">
      <w:pPr>
        <w:autoSpaceDE w:val="0"/>
        <w:autoSpaceDN w:val="0"/>
        <w:adjustRightInd w:val="0"/>
        <w:spacing w:after="0" w:line="240" w:lineRule="auto"/>
        <w:rPr>
          <w:rFonts w:ascii="Arial" w:hAnsi="Arial" w:cs="Arial"/>
          <w:color w:val="000000"/>
          <w:sz w:val="36"/>
          <w:szCs w:val="36"/>
          <w:lang w:bidi="hi-IN"/>
        </w:rPr>
      </w:pPr>
    </w:p>
    <w:p w14:paraId="16606278" w14:textId="77777777" w:rsidR="0002251F" w:rsidRDefault="0002251F" w:rsidP="00D91D60">
      <w:pPr>
        <w:autoSpaceDE w:val="0"/>
        <w:autoSpaceDN w:val="0"/>
        <w:adjustRightInd w:val="0"/>
        <w:spacing w:after="0" w:line="240" w:lineRule="auto"/>
        <w:rPr>
          <w:rFonts w:ascii="Arial" w:hAnsi="Arial" w:cs="Arial"/>
          <w:color w:val="000000"/>
          <w:sz w:val="36"/>
          <w:szCs w:val="36"/>
          <w:lang w:bidi="hi-IN"/>
        </w:rPr>
      </w:pPr>
    </w:p>
    <w:p w14:paraId="489383EE" w14:textId="05DBE591" w:rsidR="00D91D60" w:rsidRPr="00E20008" w:rsidRDefault="00D91D60" w:rsidP="00D91D60">
      <w:pPr>
        <w:autoSpaceDE w:val="0"/>
        <w:autoSpaceDN w:val="0"/>
        <w:adjustRightInd w:val="0"/>
        <w:spacing w:after="0" w:line="240" w:lineRule="auto"/>
        <w:rPr>
          <w:rFonts w:ascii="Arial" w:hAnsi="Arial" w:cs="Arial"/>
          <w:b/>
          <w:bCs/>
          <w:color w:val="000000"/>
          <w:sz w:val="36"/>
          <w:szCs w:val="36"/>
          <w:lang w:bidi="hi-IN"/>
        </w:rPr>
      </w:pPr>
      <w:r w:rsidRPr="00E20008">
        <w:rPr>
          <w:rFonts w:ascii="Arial" w:hAnsi="Arial" w:cs="Arial"/>
          <w:b/>
          <w:bCs/>
          <w:color w:val="000000"/>
          <w:sz w:val="36"/>
          <w:szCs w:val="36"/>
          <w:lang w:bidi="hi-IN"/>
        </w:rPr>
        <w:t>1</w:t>
      </w:r>
      <w:r w:rsidR="000701F0" w:rsidRPr="00E20008">
        <w:rPr>
          <w:rFonts w:ascii="Arial" w:hAnsi="Arial" w:cs="Arial"/>
          <w:b/>
          <w:bCs/>
          <w:color w:val="000000"/>
          <w:sz w:val="36"/>
          <w:szCs w:val="36"/>
          <w:lang w:bidi="hi-IN"/>
        </w:rPr>
        <w:t>4</w:t>
      </w:r>
      <w:r w:rsidRPr="00E20008">
        <w:rPr>
          <w:rFonts w:ascii="Arial" w:hAnsi="Arial" w:cs="Arial"/>
          <w:b/>
          <w:bCs/>
          <w:color w:val="000000"/>
          <w:sz w:val="36"/>
          <w:szCs w:val="36"/>
          <w:lang w:bidi="hi-IN"/>
        </w:rPr>
        <w:t>.3</w:t>
      </w:r>
      <w:r w:rsidRPr="00E20008">
        <w:rPr>
          <w:rFonts w:ascii="Arial" w:hAnsi="Arial" w:cs="Arial"/>
          <w:b/>
          <w:bCs/>
          <w:color w:val="000000"/>
          <w:sz w:val="36"/>
          <w:szCs w:val="36"/>
          <w:lang w:bidi="hi-IN"/>
        </w:rPr>
        <w:tab/>
        <w:t xml:space="preserve"> tRutIyavAra aBiSh</w:t>
      </w:r>
      <w:r w:rsidR="00665208" w:rsidRPr="00E20008">
        <w:rPr>
          <w:rFonts w:ascii="Arial" w:hAnsi="Arial" w:cs="Arial"/>
          <w:b/>
          <w:bCs/>
          <w:color w:val="000000"/>
          <w:sz w:val="36"/>
          <w:szCs w:val="36"/>
          <w:lang w:bidi="hi-IN"/>
        </w:rPr>
        <w:t>E</w:t>
      </w:r>
      <w:r w:rsidRPr="00E20008">
        <w:rPr>
          <w:rFonts w:ascii="Arial" w:hAnsi="Arial" w:cs="Arial"/>
          <w:b/>
          <w:bCs/>
          <w:color w:val="000000"/>
          <w:sz w:val="36"/>
          <w:szCs w:val="36"/>
          <w:lang w:bidi="hi-IN"/>
        </w:rPr>
        <w:t>kaM - pa~jcAmRutaM</w:t>
      </w:r>
    </w:p>
    <w:p w14:paraId="5E39221E" w14:textId="614C8B94" w:rsidR="00D91D60" w:rsidRDefault="00D91D60" w:rsidP="00D91D60">
      <w:pPr>
        <w:autoSpaceDE w:val="0"/>
        <w:autoSpaceDN w:val="0"/>
        <w:adjustRightInd w:val="0"/>
        <w:spacing w:after="0" w:line="240" w:lineRule="auto"/>
        <w:rPr>
          <w:rFonts w:ascii="Arial" w:hAnsi="Arial" w:cs="Arial"/>
          <w:b/>
          <w:bCs/>
          <w:color w:val="000000"/>
          <w:sz w:val="36"/>
          <w:szCs w:val="36"/>
          <w:lang w:bidi="hi-IN"/>
        </w:rPr>
      </w:pPr>
      <w:r w:rsidRPr="00E20008">
        <w:rPr>
          <w:rFonts w:ascii="Arial" w:hAnsi="Arial" w:cs="Arial"/>
          <w:b/>
          <w:bCs/>
          <w:color w:val="000000"/>
          <w:sz w:val="36"/>
          <w:szCs w:val="36"/>
          <w:lang w:bidi="hi-IN"/>
        </w:rPr>
        <w:t>1</w:t>
      </w:r>
      <w:r w:rsidR="000701F0" w:rsidRPr="00E20008">
        <w:rPr>
          <w:rFonts w:ascii="Arial" w:hAnsi="Arial" w:cs="Arial"/>
          <w:b/>
          <w:bCs/>
          <w:color w:val="000000"/>
          <w:sz w:val="36"/>
          <w:szCs w:val="36"/>
          <w:lang w:bidi="hi-IN"/>
        </w:rPr>
        <w:t>4</w:t>
      </w:r>
      <w:r w:rsidRPr="00E20008">
        <w:rPr>
          <w:rFonts w:ascii="Arial" w:hAnsi="Arial" w:cs="Arial"/>
          <w:b/>
          <w:bCs/>
          <w:color w:val="000000"/>
          <w:sz w:val="36"/>
          <w:szCs w:val="36"/>
          <w:lang w:bidi="hi-IN"/>
        </w:rPr>
        <w:t>.3.1</w:t>
      </w:r>
      <w:r w:rsidRPr="00E20008">
        <w:rPr>
          <w:rFonts w:ascii="Arial" w:hAnsi="Arial" w:cs="Arial"/>
          <w:b/>
          <w:bCs/>
          <w:color w:val="000000"/>
          <w:sz w:val="36"/>
          <w:szCs w:val="36"/>
          <w:lang w:bidi="hi-IN"/>
        </w:rPr>
        <w:tab/>
      </w:r>
      <w:r w:rsidRPr="00E20008">
        <w:rPr>
          <w:rFonts w:ascii="Arial" w:hAnsi="Arial" w:cs="Arial"/>
          <w:b/>
          <w:bCs/>
          <w:color w:val="000000"/>
          <w:sz w:val="36"/>
          <w:szCs w:val="36"/>
          <w:lang w:bidi="hi-IN"/>
        </w:rPr>
        <w:tab/>
        <w:t>tRutIy</w:t>
      </w:r>
      <w:r w:rsidR="00665208" w:rsidRPr="00E20008">
        <w:rPr>
          <w:rFonts w:ascii="Arial" w:hAnsi="Arial" w:cs="Arial"/>
          <w:b/>
          <w:bCs/>
          <w:color w:val="000000"/>
          <w:sz w:val="36"/>
          <w:szCs w:val="36"/>
          <w:lang w:bidi="hi-IN"/>
        </w:rPr>
        <w:t>O</w:t>
      </w:r>
      <w:r w:rsidRPr="00E20008">
        <w:rPr>
          <w:rFonts w:ascii="Arial" w:hAnsi="Arial" w:cs="Arial"/>
          <w:b/>
          <w:bCs/>
          <w:color w:val="000000"/>
          <w:sz w:val="36"/>
          <w:szCs w:val="36"/>
          <w:lang w:bidi="hi-IN"/>
        </w:rPr>
        <w:t xml:space="preserve"> &amp;nuvAkaH</w:t>
      </w:r>
    </w:p>
    <w:p w14:paraId="0DD31350" w14:textId="77777777" w:rsidR="00E20008" w:rsidRPr="00E20008" w:rsidRDefault="00E20008" w:rsidP="00D91D60">
      <w:pPr>
        <w:autoSpaceDE w:val="0"/>
        <w:autoSpaceDN w:val="0"/>
        <w:adjustRightInd w:val="0"/>
        <w:spacing w:after="0" w:line="240" w:lineRule="auto"/>
        <w:rPr>
          <w:rFonts w:ascii="Arial" w:hAnsi="Arial" w:cs="Arial"/>
          <w:b/>
          <w:bCs/>
          <w:color w:val="000000"/>
          <w:sz w:val="36"/>
          <w:szCs w:val="36"/>
          <w:lang w:bidi="hi-IN"/>
        </w:rPr>
      </w:pPr>
    </w:p>
    <w:p w14:paraId="50DEBEE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SaM 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t>maya#Sca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priqyaM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t>&amp;nukAqmaSca#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p>
    <w:p w14:paraId="0C4D796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kAma#Sca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t>saumanaqsaSca#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t>BaqdraM 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t>Sr</w:t>
      </w:r>
      <w:r w:rsidR="00665208">
        <w:rPr>
          <w:rFonts w:ascii="Arial" w:hAnsi="Arial" w:cs="Arial"/>
          <w:color w:val="000000"/>
          <w:sz w:val="36"/>
          <w:szCs w:val="36"/>
          <w:lang w:bidi="hi-IN"/>
        </w:rPr>
        <w:t>E</w:t>
      </w:r>
      <w:r>
        <w:rPr>
          <w:rFonts w:ascii="Arial" w:hAnsi="Arial" w:cs="Arial"/>
          <w:color w:val="000000"/>
          <w:sz w:val="36"/>
          <w:szCs w:val="36"/>
          <w:lang w:bidi="hi-IN"/>
        </w:rPr>
        <w:t>ya#Sca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p>
    <w:p w14:paraId="13366E8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A3C222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vasya#Sca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t>yaSa#Sca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Baga#Sca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t>dravi#NaM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5FF68FC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yaqntA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t>dhaqrtA 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kSh</w:t>
      </w:r>
      <w:r w:rsidR="00665208">
        <w:rPr>
          <w:rFonts w:ascii="Arial" w:hAnsi="Arial" w:cs="Arial"/>
          <w:color w:val="000000"/>
          <w:sz w:val="36"/>
          <w:szCs w:val="36"/>
          <w:lang w:bidi="hi-IN"/>
        </w:rPr>
        <w:t>E</w:t>
      </w:r>
      <w:r>
        <w:rPr>
          <w:rFonts w:ascii="Arial" w:hAnsi="Arial" w:cs="Arial"/>
          <w:color w:val="000000"/>
          <w:sz w:val="36"/>
          <w:szCs w:val="36"/>
          <w:lang w:bidi="hi-IN"/>
        </w:rPr>
        <w:t>ma#Sca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t>dhRuti#Sca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p>
    <w:p w14:paraId="10F690D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E1EA5B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viSva#M ca m</w:t>
      </w:r>
      <w:r w:rsidR="00665208">
        <w:rPr>
          <w:rFonts w:ascii="Arial" w:hAnsi="Arial" w:cs="Arial"/>
          <w:color w:val="000000"/>
          <w:sz w:val="36"/>
          <w:szCs w:val="36"/>
          <w:lang w:bidi="hi-IN"/>
        </w:rPr>
        <w:t>E</w:t>
      </w:r>
      <w:r>
        <w:rPr>
          <w:rFonts w:ascii="Arial" w:hAnsi="Arial" w:cs="Arial"/>
          <w:color w:val="000000"/>
          <w:sz w:val="36"/>
          <w:szCs w:val="36"/>
          <w:lang w:bidi="hi-IN"/>
        </w:rPr>
        <w:t>q,</w:t>
      </w:r>
      <w:r>
        <w:rPr>
          <w:rFonts w:ascii="Arial" w:hAnsi="Arial" w:cs="Arial"/>
          <w:color w:val="000000"/>
          <w:sz w:val="36"/>
          <w:szCs w:val="36"/>
          <w:lang w:bidi="hi-IN"/>
        </w:rPr>
        <w:tab/>
      </w:r>
      <w:r>
        <w:rPr>
          <w:rFonts w:ascii="Arial" w:hAnsi="Arial" w:cs="Arial"/>
          <w:color w:val="000000"/>
          <w:sz w:val="36"/>
          <w:szCs w:val="36"/>
          <w:lang w:bidi="hi-IN"/>
        </w:rPr>
        <w:tab/>
        <w:t>maha#Sca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saqM~Mvicca#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t>j~jAtra#M ca m</w:t>
      </w:r>
      <w:r w:rsidR="00665208">
        <w:rPr>
          <w:rFonts w:ascii="Arial" w:hAnsi="Arial" w:cs="Arial"/>
          <w:color w:val="000000"/>
          <w:sz w:val="36"/>
          <w:szCs w:val="36"/>
          <w:lang w:bidi="hi-IN"/>
        </w:rPr>
        <w:t>E</w:t>
      </w:r>
      <w:r>
        <w:rPr>
          <w:rFonts w:ascii="Arial" w:hAnsi="Arial" w:cs="Arial"/>
          <w:color w:val="000000"/>
          <w:sz w:val="36"/>
          <w:szCs w:val="36"/>
          <w:lang w:bidi="hi-IN"/>
        </w:rPr>
        <w:t>q,</w:t>
      </w:r>
    </w:p>
    <w:p w14:paraId="58C8977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gramStart"/>
      <w:r>
        <w:rPr>
          <w:rFonts w:ascii="Arial" w:hAnsi="Arial" w:cs="Arial"/>
          <w:color w:val="000000"/>
          <w:sz w:val="36"/>
          <w:szCs w:val="36"/>
          <w:lang w:bidi="hi-IN"/>
        </w:rPr>
        <w:t>sUSca</w:t>
      </w:r>
      <w:proofErr w:type="gramEnd"/>
      <w:r>
        <w:rPr>
          <w:rFonts w:ascii="Arial" w:hAnsi="Arial" w:cs="Arial"/>
          <w:color w:val="000000"/>
          <w:sz w:val="36"/>
          <w:szCs w:val="36"/>
          <w:lang w:bidi="hi-IN"/>
        </w:rPr>
        <w:t>#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praqsUSca#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sIra#M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t>laqyaSca# ma ,</w:t>
      </w:r>
    </w:p>
    <w:p w14:paraId="2267108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6F237F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RuqtaM ca# m</w:t>
      </w:r>
      <w:r w:rsidR="00665208">
        <w:rPr>
          <w:rFonts w:ascii="Arial" w:hAnsi="Arial" w:cs="Arial"/>
          <w:color w:val="000000"/>
          <w:sz w:val="36"/>
          <w:szCs w:val="36"/>
          <w:lang w:bidi="hi-IN"/>
        </w:rPr>
        <w:t>E</w:t>
      </w:r>
      <w:r>
        <w:rPr>
          <w:rFonts w:ascii="Arial" w:hAnsi="Arial" w:cs="Arial"/>
          <w:color w:val="000000"/>
          <w:sz w:val="36"/>
          <w:szCs w:val="36"/>
          <w:lang w:bidi="hi-IN"/>
        </w:rPr>
        <w:t>q,</w:t>
      </w:r>
      <w:r>
        <w:rPr>
          <w:rFonts w:ascii="Arial" w:hAnsi="Arial" w:cs="Arial"/>
          <w:color w:val="000000"/>
          <w:sz w:val="36"/>
          <w:szCs w:val="36"/>
          <w:lang w:bidi="hi-IN"/>
        </w:rPr>
        <w:tab/>
      </w:r>
      <w:r>
        <w:rPr>
          <w:rFonts w:ascii="Arial" w:hAnsi="Arial" w:cs="Arial"/>
          <w:color w:val="000000"/>
          <w:sz w:val="36"/>
          <w:szCs w:val="36"/>
          <w:lang w:bidi="hi-IN"/>
        </w:rPr>
        <w:tab/>
        <w:t>&amp;mRuta#M ca m</w:t>
      </w:r>
      <w:r w:rsidR="00665208">
        <w:rPr>
          <w:rFonts w:ascii="Arial" w:hAnsi="Arial" w:cs="Arial"/>
          <w:color w:val="000000"/>
          <w:sz w:val="36"/>
          <w:szCs w:val="36"/>
          <w:lang w:bidi="hi-IN"/>
        </w:rPr>
        <w:t>E</w:t>
      </w:r>
      <w:r>
        <w:rPr>
          <w:rFonts w:ascii="Arial" w:hAnsi="Arial" w:cs="Arial"/>
          <w:color w:val="000000"/>
          <w:sz w:val="36"/>
          <w:szCs w:val="36"/>
          <w:lang w:bidi="hi-IN"/>
        </w:rPr>
        <w:t>,</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&amp;yaqkShmaM caq m</w:t>
      </w:r>
      <w:r w:rsidR="00665208">
        <w:rPr>
          <w:rFonts w:ascii="Arial" w:hAnsi="Arial" w:cs="Arial"/>
          <w:color w:val="000000"/>
          <w:sz w:val="36"/>
          <w:szCs w:val="36"/>
          <w:lang w:bidi="hi-IN"/>
        </w:rPr>
        <w:t>E</w:t>
      </w:r>
      <w:r>
        <w:rPr>
          <w:rFonts w:ascii="Arial" w:hAnsi="Arial" w:cs="Arial"/>
          <w:color w:val="000000"/>
          <w:sz w:val="36"/>
          <w:szCs w:val="36"/>
          <w:lang w:bidi="hi-IN"/>
        </w:rPr>
        <w:t>,</w:t>
      </w:r>
      <w:r>
        <w:rPr>
          <w:rFonts w:ascii="Arial" w:hAnsi="Arial" w:cs="Arial"/>
          <w:color w:val="000000"/>
          <w:sz w:val="36"/>
          <w:szCs w:val="36"/>
          <w:lang w:bidi="hi-IN"/>
        </w:rPr>
        <w:tab/>
        <w:t>&amp;nA#mayacca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755A545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jIqvAtu#Sca m</w:t>
      </w:r>
      <w:r w:rsidR="00665208">
        <w:rPr>
          <w:rFonts w:ascii="Arial" w:hAnsi="Arial" w:cs="Arial"/>
          <w:color w:val="000000"/>
          <w:sz w:val="36"/>
          <w:szCs w:val="36"/>
          <w:lang w:bidi="hi-IN"/>
        </w:rPr>
        <w:t>E</w:t>
      </w:r>
      <w:r>
        <w:rPr>
          <w:rFonts w:ascii="Arial" w:hAnsi="Arial" w:cs="Arial"/>
          <w:color w:val="000000"/>
          <w:sz w:val="36"/>
          <w:szCs w:val="36"/>
          <w:lang w:bidi="hi-IN"/>
        </w:rPr>
        <w:t>, dIrGAyuqtvaM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t>&amp;namiqtraM caq m</w:t>
      </w:r>
      <w:r w:rsidR="00665208">
        <w:rPr>
          <w:rFonts w:ascii="Arial" w:hAnsi="Arial" w:cs="Arial"/>
          <w:color w:val="000000"/>
          <w:sz w:val="36"/>
          <w:szCs w:val="36"/>
          <w:lang w:bidi="hi-IN"/>
        </w:rPr>
        <w:t>E</w:t>
      </w:r>
      <w:r>
        <w:rPr>
          <w:rFonts w:ascii="Arial" w:hAnsi="Arial" w:cs="Arial"/>
          <w:color w:val="000000"/>
          <w:sz w:val="36"/>
          <w:szCs w:val="36"/>
          <w:lang w:bidi="hi-IN"/>
        </w:rPr>
        <w:t>, &amp;Ba#yaM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2562D51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gramStart"/>
      <w:r>
        <w:rPr>
          <w:rFonts w:ascii="Arial" w:hAnsi="Arial" w:cs="Arial"/>
          <w:color w:val="000000"/>
          <w:sz w:val="36"/>
          <w:szCs w:val="36"/>
          <w:lang w:bidi="hi-IN"/>
        </w:rPr>
        <w:t>suqgaM</w:t>
      </w:r>
      <w:proofErr w:type="gramEnd"/>
      <w:r>
        <w:rPr>
          <w:rFonts w:ascii="Arial" w:hAnsi="Arial" w:cs="Arial"/>
          <w:color w:val="000000"/>
          <w:sz w:val="36"/>
          <w:szCs w:val="36"/>
          <w:lang w:bidi="hi-IN"/>
        </w:rPr>
        <w:t xml:space="preserve"> ca# m</w:t>
      </w:r>
      <w:r w:rsidR="00665208">
        <w:rPr>
          <w:rFonts w:ascii="Arial" w:hAnsi="Arial" w:cs="Arial"/>
          <w:color w:val="000000"/>
          <w:sz w:val="36"/>
          <w:szCs w:val="36"/>
          <w:lang w:bidi="hi-IN"/>
        </w:rPr>
        <w:t>E</w:t>
      </w:r>
      <w:r>
        <w:rPr>
          <w:rFonts w:ascii="Arial" w:hAnsi="Arial" w:cs="Arial"/>
          <w:color w:val="000000"/>
          <w:sz w:val="36"/>
          <w:szCs w:val="36"/>
          <w:lang w:bidi="hi-IN"/>
        </w:rPr>
        <w:t>q,</w:t>
      </w:r>
      <w:r>
        <w:rPr>
          <w:rFonts w:ascii="Arial" w:hAnsi="Arial" w:cs="Arial"/>
          <w:color w:val="000000"/>
          <w:sz w:val="36"/>
          <w:szCs w:val="36"/>
          <w:lang w:bidi="hi-IN"/>
        </w:rPr>
        <w:tab/>
      </w:r>
      <w:r>
        <w:rPr>
          <w:rFonts w:ascii="Arial" w:hAnsi="Arial" w:cs="Arial"/>
          <w:color w:val="000000"/>
          <w:sz w:val="36"/>
          <w:szCs w:val="36"/>
          <w:lang w:bidi="hi-IN"/>
        </w:rPr>
        <w:tab/>
        <w:t>Saya#naM ca m</w:t>
      </w:r>
      <w:r w:rsidR="00665208">
        <w:rPr>
          <w:rFonts w:ascii="Arial" w:hAnsi="Arial" w:cs="Arial"/>
          <w:color w:val="000000"/>
          <w:sz w:val="36"/>
          <w:szCs w:val="36"/>
          <w:lang w:bidi="hi-IN"/>
        </w:rPr>
        <w:t>E</w:t>
      </w:r>
      <w:r>
        <w:rPr>
          <w:rFonts w:ascii="Arial" w:hAnsi="Arial" w:cs="Arial"/>
          <w:color w:val="000000"/>
          <w:sz w:val="36"/>
          <w:szCs w:val="36"/>
          <w:lang w:bidi="hi-IN"/>
        </w:rPr>
        <w:t>,</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sUqShA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t>suqdina#M ca m</w:t>
      </w:r>
      <w:r w:rsidR="00665208">
        <w:rPr>
          <w:rFonts w:ascii="Arial" w:hAnsi="Arial" w:cs="Arial"/>
          <w:color w:val="000000"/>
          <w:sz w:val="36"/>
          <w:szCs w:val="36"/>
          <w:lang w:bidi="hi-IN"/>
        </w:rPr>
        <w:t>E</w:t>
      </w:r>
      <w:r>
        <w:rPr>
          <w:rFonts w:ascii="Arial" w:hAnsi="Arial" w:cs="Arial"/>
          <w:color w:val="000000"/>
          <w:sz w:val="36"/>
          <w:szCs w:val="36"/>
          <w:lang w:bidi="hi-IN"/>
        </w:rPr>
        <w:t xml:space="preserve"> || 3 ( 36 )</w:t>
      </w:r>
    </w:p>
    <w:p w14:paraId="5B94B508" w14:textId="43C43798"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SAntiqH SAntiqH SAnti#H ||</w:t>
      </w:r>
    </w:p>
    <w:p w14:paraId="72F1D52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BD293A3" w14:textId="7C69AB99" w:rsidR="00542F33" w:rsidRDefault="00542F33" w:rsidP="00542F33">
      <w:pPr>
        <w:autoSpaceDE w:val="0"/>
        <w:autoSpaceDN w:val="0"/>
        <w:adjustRightInd w:val="0"/>
        <w:spacing w:after="0" w:line="240" w:lineRule="auto"/>
        <w:rPr>
          <w:rFonts w:ascii="Arial" w:hAnsi="Arial" w:cs="Arial"/>
          <w:b/>
          <w:bCs/>
          <w:color w:val="000000"/>
          <w:sz w:val="36"/>
          <w:szCs w:val="36"/>
          <w:lang w:bidi="hi-IN"/>
        </w:rPr>
      </w:pPr>
      <w:r w:rsidRPr="00E20008">
        <w:rPr>
          <w:rFonts w:ascii="Arial" w:hAnsi="Arial" w:cs="Arial"/>
          <w:b/>
          <w:bCs/>
          <w:color w:val="000000"/>
          <w:sz w:val="36"/>
          <w:szCs w:val="36"/>
          <w:lang w:bidi="hi-IN"/>
        </w:rPr>
        <w:t>14.</w:t>
      </w:r>
      <w:r>
        <w:rPr>
          <w:rFonts w:ascii="Arial" w:hAnsi="Arial" w:cs="Arial"/>
          <w:b/>
          <w:bCs/>
          <w:color w:val="000000"/>
          <w:sz w:val="36"/>
          <w:szCs w:val="36"/>
          <w:lang w:bidi="hi-IN"/>
        </w:rPr>
        <w:t>3</w:t>
      </w:r>
      <w:r w:rsidRPr="00E20008">
        <w:rPr>
          <w:rFonts w:ascii="Arial" w:hAnsi="Arial" w:cs="Arial"/>
          <w:b/>
          <w:bCs/>
          <w:color w:val="000000"/>
          <w:sz w:val="36"/>
          <w:szCs w:val="36"/>
          <w:lang w:bidi="hi-IN"/>
        </w:rPr>
        <w:t>.2</w:t>
      </w:r>
      <w:r w:rsidRPr="00E20008">
        <w:rPr>
          <w:rFonts w:ascii="Arial" w:hAnsi="Arial" w:cs="Arial"/>
          <w:b/>
          <w:bCs/>
          <w:color w:val="000000"/>
          <w:sz w:val="36"/>
          <w:szCs w:val="36"/>
          <w:lang w:bidi="hi-IN"/>
        </w:rPr>
        <w:tab/>
        <w:t xml:space="preserve"> upacAra </w:t>
      </w:r>
      <w:r>
        <w:rPr>
          <w:rFonts w:ascii="Arial" w:hAnsi="Arial" w:cs="Arial"/>
          <w:b/>
          <w:bCs/>
          <w:color w:val="000000"/>
          <w:sz w:val="36"/>
          <w:szCs w:val="36"/>
          <w:lang w:bidi="hi-IN"/>
        </w:rPr>
        <w:t>pUjA</w:t>
      </w:r>
    </w:p>
    <w:p w14:paraId="4E902B1B" w14:textId="77777777" w:rsidR="00542F33" w:rsidRDefault="00542F33" w:rsidP="00D91D60">
      <w:pPr>
        <w:autoSpaceDE w:val="0"/>
        <w:autoSpaceDN w:val="0"/>
        <w:adjustRightInd w:val="0"/>
        <w:spacing w:after="0" w:line="240" w:lineRule="auto"/>
        <w:rPr>
          <w:rFonts w:ascii="Arial" w:hAnsi="Arial" w:cs="Arial"/>
          <w:color w:val="000000"/>
          <w:sz w:val="36"/>
          <w:szCs w:val="36"/>
          <w:lang w:bidi="hi-IN"/>
        </w:rPr>
      </w:pPr>
    </w:p>
    <w:p w14:paraId="428B7D4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amRutABiSh</w:t>
      </w:r>
      <w:r w:rsidR="00665208">
        <w:rPr>
          <w:rFonts w:ascii="Arial" w:hAnsi="Arial" w:cs="Arial"/>
          <w:color w:val="000000"/>
          <w:sz w:val="36"/>
          <w:szCs w:val="36"/>
          <w:lang w:bidi="hi-IN"/>
        </w:rPr>
        <w:t>E</w:t>
      </w:r>
      <w:r>
        <w:rPr>
          <w:rFonts w:ascii="Arial" w:hAnsi="Arial" w:cs="Arial"/>
          <w:color w:val="000000"/>
          <w:sz w:val="36"/>
          <w:szCs w:val="36"/>
          <w:lang w:bidi="hi-IN"/>
        </w:rPr>
        <w:t>k</w:t>
      </w:r>
      <w:r w:rsidR="00665208">
        <w:rPr>
          <w:rFonts w:ascii="Arial" w:hAnsi="Arial" w:cs="Arial"/>
          <w:color w:val="000000"/>
          <w:sz w:val="36"/>
          <w:szCs w:val="36"/>
          <w:lang w:bidi="hi-IN"/>
        </w:rPr>
        <w:t>O</w:t>
      </w:r>
      <w:r>
        <w:rPr>
          <w:rFonts w:ascii="Arial" w:hAnsi="Arial" w:cs="Arial"/>
          <w:color w:val="000000"/>
          <w:sz w:val="36"/>
          <w:szCs w:val="36"/>
          <w:lang w:bidi="hi-IN"/>
        </w:rPr>
        <w:t>&amp;stu | AvAhitAByaH sarvABy</w:t>
      </w:r>
      <w:r w:rsidR="00665208">
        <w:rPr>
          <w:rFonts w:ascii="Arial" w:hAnsi="Arial" w:cs="Arial"/>
          <w:color w:val="000000"/>
          <w:sz w:val="36"/>
          <w:szCs w:val="36"/>
          <w:lang w:bidi="hi-IN"/>
        </w:rPr>
        <w:t>O</w:t>
      </w:r>
      <w:r>
        <w:rPr>
          <w:rFonts w:ascii="Arial" w:hAnsi="Arial" w:cs="Arial"/>
          <w:color w:val="000000"/>
          <w:sz w:val="36"/>
          <w:szCs w:val="36"/>
          <w:lang w:bidi="hi-IN"/>
        </w:rPr>
        <w:t xml:space="preserve"> d</w:t>
      </w:r>
      <w:r w:rsidR="00665208">
        <w:rPr>
          <w:rFonts w:ascii="Arial" w:hAnsi="Arial" w:cs="Arial"/>
          <w:color w:val="000000"/>
          <w:sz w:val="36"/>
          <w:szCs w:val="36"/>
          <w:lang w:bidi="hi-IN"/>
        </w:rPr>
        <w:t>E</w:t>
      </w:r>
      <w:r>
        <w:rPr>
          <w:rFonts w:ascii="Arial" w:hAnsi="Arial" w:cs="Arial"/>
          <w:color w:val="000000"/>
          <w:sz w:val="36"/>
          <w:szCs w:val="36"/>
          <w:lang w:bidi="hi-IN"/>
        </w:rPr>
        <w:t>vatABy</w:t>
      </w:r>
      <w:r w:rsidR="00665208">
        <w:rPr>
          <w:rFonts w:ascii="Arial" w:hAnsi="Arial" w:cs="Arial"/>
          <w:color w:val="000000"/>
          <w:sz w:val="36"/>
          <w:szCs w:val="36"/>
          <w:lang w:bidi="hi-IN"/>
        </w:rPr>
        <w:t>O</w:t>
      </w:r>
      <w:r>
        <w:rPr>
          <w:rFonts w:ascii="Arial" w:hAnsi="Arial" w:cs="Arial"/>
          <w:color w:val="000000"/>
          <w:sz w:val="36"/>
          <w:szCs w:val="36"/>
          <w:lang w:bidi="hi-IN"/>
        </w:rPr>
        <w:t xml:space="preserve"> namaH | </w:t>
      </w:r>
    </w:p>
    <w:p w14:paraId="7C510E1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divya gandhAn dhArayAmi | puShpANi samarpayAmi | balA#yaq nama#H | </w:t>
      </w:r>
    </w:p>
    <w:p w14:paraId="4C965C4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dhUpaM AGrApayAmi | bala#pramathanAyaq nama#H | </w:t>
      </w:r>
    </w:p>
    <w:p w14:paraId="3F5ED40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dIpaM darSayAmi | dhUpa-dIpAnantaraM AcamanIyaM samarpayAmi | </w:t>
      </w:r>
    </w:p>
    <w:p w14:paraId="33F9E2C5" w14:textId="5B659F0F"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BUrBuvaqssuvaqH --------------. (naiv</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dya mantraM) | </w:t>
      </w:r>
    </w:p>
    <w:p w14:paraId="147D769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sarva#BUtadamanAyaq nama#H | kadaLIPalaM niv</w:t>
      </w:r>
      <w:r w:rsidR="00665208">
        <w:rPr>
          <w:rFonts w:ascii="Arial" w:hAnsi="Arial" w:cs="Arial"/>
          <w:color w:val="000000"/>
          <w:sz w:val="36"/>
          <w:szCs w:val="36"/>
          <w:lang w:bidi="hi-IN"/>
        </w:rPr>
        <w:t>E</w:t>
      </w:r>
      <w:r>
        <w:rPr>
          <w:rFonts w:ascii="Arial" w:hAnsi="Arial" w:cs="Arial"/>
          <w:color w:val="000000"/>
          <w:sz w:val="36"/>
          <w:szCs w:val="36"/>
          <w:lang w:bidi="hi-IN"/>
        </w:rPr>
        <w:t xml:space="preserve">dayAmi | </w:t>
      </w:r>
    </w:p>
    <w:p w14:paraId="2C3A215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naiv</w:t>
      </w:r>
      <w:r w:rsidR="00665208">
        <w:rPr>
          <w:rFonts w:ascii="Arial" w:hAnsi="Arial" w:cs="Arial"/>
          <w:color w:val="000000"/>
          <w:sz w:val="36"/>
          <w:szCs w:val="36"/>
          <w:lang w:bidi="hi-IN"/>
        </w:rPr>
        <w:t>E</w:t>
      </w:r>
      <w:r>
        <w:rPr>
          <w:rFonts w:ascii="Arial" w:hAnsi="Arial" w:cs="Arial"/>
          <w:color w:val="000000"/>
          <w:sz w:val="36"/>
          <w:szCs w:val="36"/>
          <w:lang w:bidi="hi-IN"/>
        </w:rPr>
        <w:t xml:space="preserve">dyAnantaraM AcamanIyaM samarpayAmi | </w:t>
      </w:r>
    </w:p>
    <w:p w14:paraId="4D1EEFA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maqn</w:t>
      </w:r>
      <w:r w:rsidR="00665208">
        <w:rPr>
          <w:rFonts w:ascii="Arial" w:hAnsi="Arial" w:cs="Arial"/>
          <w:color w:val="000000"/>
          <w:sz w:val="36"/>
          <w:szCs w:val="36"/>
          <w:lang w:bidi="hi-IN"/>
        </w:rPr>
        <w:t>O</w:t>
      </w:r>
      <w:r>
        <w:rPr>
          <w:rFonts w:ascii="Arial" w:hAnsi="Arial" w:cs="Arial"/>
          <w:color w:val="000000"/>
          <w:sz w:val="36"/>
          <w:szCs w:val="36"/>
          <w:lang w:bidi="hi-IN"/>
        </w:rPr>
        <w:t>nma#nAyaq nama#H | karpUra tAMbUlaM niv</w:t>
      </w:r>
      <w:r w:rsidR="00665208">
        <w:rPr>
          <w:rFonts w:ascii="Arial" w:hAnsi="Arial" w:cs="Arial"/>
          <w:color w:val="000000"/>
          <w:sz w:val="36"/>
          <w:szCs w:val="36"/>
          <w:lang w:bidi="hi-IN"/>
        </w:rPr>
        <w:t>E</w:t>
      </w:r>
      <w:r>
        <w:rPr>
          <w:rFonts w:ascii="Arial" w:hAnsi="Arial" w:cs="Arial"/>
          <w:color w:val="000000"/>
          <w:sz w:val="36"/>
          <w:szCs w:val="36"/>
          <w:lang w:bidi="hi-IN"/>
        </w:rPr>
        <w:t xml:space="preserve">dayAmi | </w:t>
      </w:r>
    </w:p>
    <w:p w14:paraId="36DDF2E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BBD4C94" w14:textId="1088B034" w:rsidR="00D91D60" w:rsidRPr="000B1245" w:rsidRDefault="00D91D60" w:rsidP="00D91D60">
      <w:pPr>
        <w:autoSpaceDE w:val="0"/>
        <w:autoSpaceDN w:val="0"/>
        <w:adjustRightInd w:val="0"/>
        <w:spacing w:after="0" w:line="240" w:lineRule="auto"/>
        <w:rPr>
          <w:rFonts w:ascii="Arial" w:hAnsi="Arial" w:cs="Arial"/>
          <w:b/>
          <w:bCs/>
          <w:color w:val="000000"/>
          <w:sz w:val="36"/>
          <w:szCs w:val="36"/>
          <w:lang w:bidi="hi-IN"/>
        </w:rPr>
      </w:pPr>
      <w:r w:rsidRPr="000B1245">
        <w:rPr>
          <w:rFonts w:ascii="Arial" w:hAnsi="Arial" w:cs="Arial"/>
          <w:b/>
          <w:bCs/>
          <w:color w:val="000000"/>
          <w:sz w:val="36"/>
          <w:szCs w:val="36"/>
          <w:lang w:bidi="hi-IN"/>
        </w:rPr>
        <w:t>1</w:t>
      </w:r>
      <w:r w:rsidR="000701F0" w:rsidRPr="000B1245">
        <w:rPr>
          <w:rFonts w:ascii="Arial" w:hAnsi="Arial" w:cs="Arial"/>
          <w:b/>
          <w:bCs/>
          <w:color w:val="000000"/>
          <w:sz w:val="36"/>
          <w:szCs w:val="36"/>
          <w:lang w:bidi="hi-IN"/>
        </w:rPr>
        <w:t>4</w:t>
      </w:r>
      <w:r w:rsidRPr="000B1245">
        <w:rPr>
          <w:rFonts w:ascii="Arial" w:hAnsi="Arial" w:cs="Arial"/>
          <w:b/>
          <w:bCs/>
          <w:color w:val="000000"/>
          <w:sz w:val="36"/>
          <w:szCs w:val="36"/>
          <w:lang w:bidi="hi-IN"/>
        </w:rPr>
        <w:t>.3.</w:t>
      </w:r>
      <w:r w:rsidR="00542F33">
        <w:rPr>
          <w:rFonts w:ascii="Arial" w:hAnsi="Arial" w:cs="Arial"/>
          <w:b/>
          <w:bCs/>
          <w:color w:val="000000"/>
          <w:sz w:val="36"/>
          <w:szCs w:val="36"/>
          <w:lang w:bidi="hi-IN"/>
        </w:rPr>
        <w:t>3</w:t>
      </w:r>
      <w:r w:rsidRPr="000B1245">
        <w:rPr>
          <w:rFonts w:ascii="Arial" w:hAnsi="Arial" w:cs="Arial"/>
          <w:b/>
          <w:bCs/>
          <w:color w:val="000000"/>
          <w:sz w:val="36"/>
          <w:szCs w:val="36"/>
          <w:lang w:bidi="hi-IN"/>
        </w:rPr>
        <w:tab/>
      </w:r>
      <w:r w:rsidRPr="000B1245">
        <w:rPr>
          <w:rFonts w:ascii="Arial" w:hAnsi="Arial" w:cs="Arial"/>
          <w:b/>
          <w:bCs/>
          <w:color w:val="000000"/>
          <w:sz w:val="36"/>
          <w:szCs w:val="36"/>
          <w:lang w:bidi="hi-IN"/>
        </w:rPr>
        <w:tab/>
        <w:t>upacAra mantrAH</w:t>
      </w:r>
    </w:p>
    <w:p w14:paraId="282FCBD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w:t>
      </w:r>
      <w:r>
        <w:rPr>
          <w:rFonts w:ascii="Arial" w:hAnsi="Arial" w:cs="Arial"/>
          <w:color w:val="000000"/>
          <w:sz w:val="36"/>
          <w:szCs w:val="36"/>
          <w:lang w:bidi="hi-IN"/>
        </w:rPr>
        <w:tab/>
        <w:t>tatpu#ruShAya viqdmah</w:t>
      </w:r>
      <w:r w:rsidR="00665208">
        <w:rPr>
          <w:rFonts w:ascii="Arial" w:hAnsi="Arial" w:cs="Arial"/>
          <w:color w:val="000000"/>
          <w:sz w:val="36"/>
          <w:szCs w:val="36"/>
          <w:lang w:bidi="hi-IN"/>
        </w:rPr>
        <w:t>E</w:t>
      </w:r>
      <w:r>
        <w:rPr>
          <w:rFonts w:ascii="Arial" w:hAnsi="Arial" w:cs="Arial"/>
          <w:color w:val="000000"/>
          <w:sz w:val="36"/>
          <w:szCs w:val="36"/>
          <w:lang w:bidi="hi-IN"/>
        </w:rPr>
        <w:t># vakratuqNDA#ya dhImahi | tann</w:t>
      </w:r>
      <w:r w:rsidR="00665208">
        <w:rPr>
          <w:rFonts w:ascii="Arial" w:hAnsi="Arial" w:cs="Arial"/>
          <w:color w:val="000000"/>
          <w:sz w:val="36"/>
          <w:szCs w:val="36"/>
          <w:lang w:bidi="hi-IN"/>
        </w:rPr>
        <w:t>O</w:t>
      </w:r>
      <w:r>
        <w:rPr>
          <w:rFonts w:ascii="Arial" w:hAnsi="Arial" w:cs="Arial"/>
          <w:color w:val="000000"/>
          <w:sz w:val="36"/>
          <w:szCs w:val="36"/>
          <w:lang w:bidi="hi-IN"/>
        </w:rPr>
        <w:t># dantiH prac</w:t>
      </w:r>
      <w:r w:rsidR="00665208">
        <w:rPr>
          <w:rFonts w:ascii="Arial" w:hAnsi="Arial" w:cs="Arial"/>
          <w:color w:val="000000"/>
          <w:sz w:val="36"/>
          <w:szCs w:val="36"/>
          <w:lang w:bidi="hi-IN"/>
        </w:rPr>
        <w:t>O</w:t>
      </w:r>
      <w:r>
        <w:rPr>
          <w:rFonts w:ascii="Arial" w:hAnsi="Arial" w:cs="Arial"/>
          <w:color w:val="000000"/>
          <w:sz w:val="36"/>
          <w:szCs w:val="36"/>
          <w:lang w:bidi="hi-IN"/>
        </w:rPr>
        <w:t>qdayA$t | 3.1</w:t>
      </w:r>
    </w:p>
    <w:p w14:paraId="4CABDD8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w:t>
      </w:r>
      <w:r>
        <w:rPr>
          <w:rFonts w:ascii="Arial" w:hAnsi="Arial" w:cs="Arial"/>
          <w:color w:val="000000"/>
          <w:sz w:val="36"/>
          <w:szCs w:val="36"/>
          <w:lang w:bidi="hi-IN"/>
        </w:rPr>
        <w:tab/>
        <w:t>na karma#NA na praqjayAq dhan</w:t>
      </w:r>
      <w:r w:rsidR="00665208">
        <w:rPr>
          <w:rFonts w:ascii="Arial" w:hAnsi="Arial" w:cs="Arial"/>
          <w:color w:val="000000"/>
          <w:sz w:val="36"/>
          <w:szCs w:val="36"/>
          <w:lang w:bidi="hi-IN"/>
        </w:rPr>
        <w:t>E</w:t>
      </w:r>
      <w:r>
        <w:rPr>
          <w:rFonts w:ascii="Arial" w:hAnsi="Arial" w:cs="Arial"/>
          <w:color w:val="000000"/>
          <w:sz w:val="36"/>
          <w:szCs w:val="36"/>
          <w:lang w:bidi="hi-IN"/>
        </w:rPr>
        <w:t>#naq tyAg</w:t>
      </w:r>
      <w:r w:rsidR="00665208">
        <w:rPr>
          <w:rFonts w:ascii="Arial" w:hAnsi="Arial" w:cs="Arial"/>
          <w:color w:val="000000"/>
          <w:sz w:val="36"/>
          <w:szCs w:val="36"/>
          <w:lang w:bidi="hi-IN"/>
        </w:rPr>
        <w:t>E</w:t>
      </w:r>
      <w:r>
        <w:rPr>
          <w:rFonts w:ascii="Arial" w:hAnsi="Arial" w:cs="Arial"/>
          <w:color w:val="000000"/>
          <w:sz w:val="36"/>
          <w:szCs w:val="36"/>
          <w:lang w:bidi="hi-IN"/>
        </w:rPr>
        <w:t>#naik</w:t>
      </w:r>
      <w:r w:rsidR="00665208">
        <w:rPr>
          <w:rFonts w:ascii="Arial" w:hAnsi="Arial" w:cs="Arial"/>
          <w:color w:val="000000"/>
          <w:sz w:val="36"/>
          <w:szCs w:val="36"/>
          <w:lang w:bidi="hi-IN"/>
        </w:rPr>
        <w:t>E</w:t>
      </w:r>
      <w:r>
        <w:rPr>
          <w:rFonts w:ascii="Arial" w:hAnsi="Arial" w:cs="Arial"/>
          <w:color w:val="000000"/>
          <w:sz w:val="36"/>
          <w:szCs w:val="36"/>
          <w:lang w:bidi="hi-IN"/>
        </w:rPr>
        <w:t xml:space="preserve"> amRutaqtva-mA#naqSuH | </w:t>
      </w:r>
    </w:p>
    <w:p w14:paraId="785E8FD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par</w:t>
      </w:r>
      <w:r w:rsidR="00665208">
        <w:rPr>
          <w:rFonts w:ascii="Arial" w:hAnsi="Arial" w:cs="Arial"/>
          <w:color w:val="000000"/>
          <w:sz w:val="36"/>
          <w:szCs w:val="36"/>
          <w:lang w:bidi="hi-IN"/>
        </w:rPr>
        <w:t>E</w:t>
      </w:r>
      <w:r>
        <w:rPr>
          <w:rFonts w:ascii="Arial" w:hAnsi="Arial" w:cs="Arial"/>
          <w:color w:val="000000"/>
          <w:sz w:val="36"/>
          <w:szCs w:val="36"/>
          <w:lang w:bidi="hi-IN"/>
        </w:rPr>
        <w:t>#Naq nAkaqM nihi#taqM guhA#yAM ~MviqBrAja#d</w:t>
      </w:r>
      <w:r w:rsidR="00665208">
        <w:rPr>
          <w:rFonts w:ascii="Arial" w:hAnsi="Arial" w:cs="Arial"/>
          <w:color w:val="000000"/>
          <w:sz w:val="36"/>
          <w:szCs w:val="36"/>
          <w:lang w:bidi="hi-IN"/>
        </w:rPr>
        <w:t>E</w:t>
      </w:r>
      <w:r>
        <w:rPr>
          <w:rFonts w:ascii="Arial" w:hAnsi="Arial" w:cs="Arial"/>
          <w:color w:val="000000"/>
          <w:sz w:val="36"/>
          <w:szCs w:val="36"/>
          <w:lang w:bidi="hi-IN"/>
        </w:rPr>
        <w:t>qta- dyata#y</w:t>
      </w:r>
      <w:r w:rsidR="00665208">
        <w:rPr>
          <w:rFonts w:ascii="Arial" w:hAnsi="Arial" w:cs="Arial"/>
          <w:color w:val="000000"/>
          <w:sz w:val="36"/>
          <w:szCs w:val="36"/>
          <w:lang w:bidi="hi-IN"/>
        </w:rPr>
        <w:t>O</w:t>
      </w:r>
      <w:r>
        <w:rPr>
          <w:rFonts w:ascii="Arial" w:hAnsi="Arial" w:cs="Arial"/>
          <w:color w:val="000000"/>
          <w:sz w:val="36"/>
          <w:szCs w:val="36"/>
          <w:lang w:bidi="hi-IN"/>
        </w:rPr>
        <w:t xml:space="preserve"> viqSanti# | 3.2</w:t>
      </w:r>
    </w:p>
    <w:p w14:paraId="5EC1C28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Pr>
          <w:rFonts w:ascii="Arial" w:hAnsi="Arial" w:cs="Arial"/>
          <w:color w:val="000000"/>
          <w:sz w:val="36"/>
          <w:szCs w:val="36"/>
          <w:lang w:bidi="hi-IN"/>
        </w:rPr>
        <w:tab/>
        <w:t>pRuqthiqvI tri h</w:t>
      </w:r>
      <w:r w:rsidR="00665208">
        <w:rPr>
          <w:rFonts w:ascii="Arial" w:hAnsi="Arial" w:cs="Arial"/>
          <w:color w:val="000000"/>
          <w:sz w:val="36"/>
          <w:szCs w:val="36"/>
          <w:lang w:bidi="hi-IN"/>
        </w:rPr>
        <w:t>O</w:t>
      </w:r>
      <w:r>
        <w:rPr>
          <w:rFonts w:ascii="Arial" w:hAnsi="Arial" w:cs="Arial"/>
          <w:color w:val="000000"/>
          <w:sz w:val="36"/>
          <w:szCs w:val="36"/>
          <w:lang w:bidi="hi-IN"/>
        </w:rPr>
        <w:t>#tA | sa pra#tiqShThA | sa m</w:t>
      </w:r>
      <w:r w:rsidR="00665208">
        <w:rPr>
          <w:rFonts w:ascii="Arial" w:hAnsi="Arial" w:cs="Arial"/>
          <w:color w:val="000000"/>
          <w:sz w:val="36"/>
          <w:szCs w:val="36"/>
          <w:lang w:bidi="hi-IN"/>
        </w:rPr>
        <w:t>E</w:t>
      </w:r>
      <w:r>
        <w:rPr>
          <w:rFonts w:ascii="Arial" w:hAnsi="Arial" w:cs="Arial"/>
          <w:color w:val="000000"/>
          <w:sz w:val="36"/>
          <w:szCs w:val="36"/>
          <w:lang w:bidi="hi-IN"/>
        </w:rPr>
        <w:t xml:space="preserve"># dadAtu praqjAM paqSUn </w:t>
      </w:r>
    </w:p>
    <w:p w14:paraId="4A50027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puShTiqM ~MyaSa#H | praqtiqShThA ca# m</w:t>
      </w:r>
      <w:r w:rsidR="00665208">
        <w:rPr>
          <w:rFonts w:ascii="Arial" w:hAnsi="Arial" w:cs="Arial"/>
          <w:color w:val="000000"/>
          <w:sz w:val="36"/>
          <w:szCs w:val="36"/>
          <w:lang w:bidi="hi-IN"/>
        </w:rPr>
        <w:t>E</w:t>
      </w:r>
      <w:r>
        <w:rPr>
          <w:rFonts w:ascii="Arial" w:hAnsi="Arial" w:cs="Arial"/>
          <w:color w:val="000000"/>
          <w:sz w:val="36"/>
          <w:szCs w:val="36"/>
          <w:lang w:bidi="hi-IN"/>
        </w:rPr>
        <w:t xml:space="preserve"> BUyAt | 3.3</w:t>
      </w:r>
    </w:p>
    <w:p w14:paraId="7A7B782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4.</w:t>
      </w:r>
      <w:r>
        <w:rPr>
          <w:rFonts w:ascii="Arial" w:hAnsi="Arial" w:cs="Arial"/>
          <w:color w:val="000000"/>
          <w:sz w:val="36"/>
          <w:szCs w:val="36"/>
          <w:lang w:bidi="hi-IN"/>
        </w:rPr>
        <w:tab/>
        <w:t>vAsuki-vaidyutAnA(gm) rudrANA(gg) sthAn</w:t>
      </w:r>
      <w:r w:rsidR="00665208">
        <w:rPr>
          <w:rFonts w:ascii="Arial" w:hAnsi="Arial" w:cs="Arial"/>
          <w:color w:val="000000"/>
          <w:sz w:val="36"/>
          <w:szCs w:val="36"/>
          <w:lang w:bidi="hi-IN"/>
        </w:rPr>
        <w:t>E</w:t>
      </w:r>
      <w:r>
        <w:rPr>
          <w:rFonts w:ascii="Arial" w:hAnsi="Arial" w:cs="Arial"/>
          <w:color w:val="000000"/>
          <w:sz w:val="36"/>
          <w:szCs w:val="36"/>
          <w:lang w:bidi="hi-IN"/>
        </w:rPr>
        <w:t xml:space="preserve"> svat</w:t>
      </w:r>
      <w:r w:rsidR="00665208">
        <w:rPr>
          <w:rFonts w:ascii="Arial" w:hAnsi="Arial" w:cs="Arial"/>
          <w:color w:val="000000"/>
          <w:sz w:val="36"/>
          <w:szCs w:val="36"/>
          <w:lang w:bidi="hi-IN"/>
        </w:rPr>
        <w:t>E</w:t>
      </w:r>
      <w:r>
        <w:rPr>
          <w:rFonts w:ascii="Arial" w:hAnsi="Arial" w:cs="Arial"/>
          <w:color w:val="000000"/>
          <w:sz w:val="36"/>
          <w:szCs w:val="36"/>
          <w:lang w:bidi="hi-IN"/>
        </w:rPr>
        <w:t xml:space="preserve">ja#sA BAqni | </w:t>
      </w:r>
    </w:p>
    <w:p w14:paraId="6DBC6F3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vAsuki-vaidyutInA(gm) rudrANInA(gg) sthAn</w:t>
      </w:r>
      <w:r w:rsidR="00665208">
        <w:rPr>
          <w:rFonts w:ascii="Arial" w:hAnsi="Arial" w:cs="Arial"/>
          <w:color w:val="000000"/>
          <w:sz w:val="36"/>
          <w:szCs w:val="36"/>
          <w:lang w:bidi="hi-IN"/>
        </w:rPr>
        <w:t>E</w:t>
      </w:r>
      <w:r>
        <w:rPr>
          <w:rFonts w:ascii="Arial" w:hAnsi="Arial" w:cs="Arial"/>
          <w:color w:val="000000"/>
          <w:sz w:val="36"/>
          <w:szCs w:val="36"/>
          <w:lang w:bidi="hi-IN"/>
        </w:rPr>
        <w:t xml:space="preserve"> svat</w:t>
      </w:r>
      <w:r w:rsidR="00665208">
        <w:rPr>
          <w:rFonts w:ascii="Arial" w:hAnsi="Arial" w:cs="Arial"/>
          <w:color w:val="000000"/>
          <w:sz w:val="36"/>
          <w:szCs w:val="36"/>
          <w:lang w:bidi="hi-IN"/>
        </w:rPr>
        <w:t>E</w:t>
      </w:r>
      <w:r>
        <w:rPr>
          <w:rFonts w:ascii="Arial" w:hAnsi="Arial" w:cs="Arial"/>
          <w:color w:val="000000"/>
          <w:sz w:val="36"/>
          <w:szCs w:val="36"/>
          <w:lang w:bidi="hi-IN"/>
        </w:rPr>
        <w:t>ja#sA BAqni | 3.4</w:t>
      </w:r>
    </w:p>
    <w:p w14:paraId="71037A1A" w14:textId="5E2DC604"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5.</w:t>
      </w:r>
      <w:r>
        <w:rPr>
          <w:rFonts w:ascii="Arial" w:hAnsi="Arial" w:cs="Arial"/>
          <w:color w:val="000000"/>
          <w:sz w:val="36"/>
          <w:szCs w:val="36"/>
          <w:lang w:bidi="hi-IN"/>
        </w:rPr>
        <w:tab/>
      </w:r>
      <w:r w:rsidR="00665208">
        <w:rPr>
          <w:rFonts w:ascii="Arial" w:hAnsi="Arial" w:cs="Arial"/>
          <w:color w:val="000000"/>
          <w:sz w:val="36"/>
          <w:szCs w:val="36"/>
          <w:lang w:bidi="hi-IN"/>
        </w:rPr>
        <w:t>E</w:t>
      </w:r>
      <w:r>
        <w:rPr>
          <w:rFonts w:ascii="Arial" w:hAnsi="Arial" w:cs="Arial"/>
          <w:color w:val="000000"/>
          <w:sz w:val="36"/>
          <w:szCs w:val="36"/>
          <w:lang w:bidi="hi-IN"/>
        </w:rPr>
        <w:t>qSha vA Urja#svAq</w:t>
      </w:r>
      <w:r w:rsidR="0000006C">
        <w:rPr>
          <w:rFonts w:ascii="Arial" w:hAnsi="Arial" w:cs="Arial"/>
          <w:color w:val="000000"/>
          <w:sz w:val="36"/>
          <w:szCs w:val="36"/>
          <w:lang w:bidi="hi-IN"/>
        </w:rPr>
        <w:t>n</w:t>
      </w:r>
      <w:r>
        <w:rPr>
          <w:rFonts w:ascii="Arial" w:hAnsi="Arial" w:cs="Arial"/>
          <w:color w:val="000000"/>
          <w:sz w:val="36"/>
          <w:szCs w:val="36"/>
          <w:lang w:bidi="hi-IN"/>
        </w:rPr>
        <w:t>nAma# yaqj~jaH | sarva# haqvai tatr</w:t>
      </w:r>
      <w:r w:rsidR="00665208">
        <w:rPr>
          <w:rFonts w:ascii="Arial" w:hAnsi="Arial" w:cs="Arial"/>
          <w:color w:val="000000"/>
          <w:sz w:val="36"/>
          <w:szCs w:val="36"/>
          <w:lang w:bidi="hi-IN"/>
        </w:rPr>
        <w:t>O</w:t>
      </w:r>
      <w:r>
        <w:rPr>
          <w:rFonts w:ascii="Arial" w:hAnsi="Arial" w:cs="Arial"/>
          <w:color w:val="000000"/>
          <w:sz w:val="36"/>
          <w:szCs w:val="36"/>
          <w:lang w:bidi="hi-IN"/>
        </w:rPr>
        <w:t xml:space="preserve">rja#svad Ba#vati | </w:t>
      </w:r>
    </w:p>
    <w:p w14:paraId="2D7031A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w:t>
      </w:r>
      <w:r w:rsidR="00665208">
        <w:rPr>
          <w:rFonts w:ascii="Arial" w:hAnsi="Arial" w:cs="Arial"/>
          <w:color w:val="000000"/>
          <w:sz w:val="36"/>
          <w:szCs w:val="36"/>
          <w:lang w:bidi="hi-IN"/>
        </w:rPr>
        <w:t>E</w:t>
      </w:r>
      <w:r>
        <w:rPr>
          <w:rFonts w:ascii="Arial" w:hAnsi="Arial" w:cs="Arial"/>
          <w:color w:val="000000"/>
          <w:sz w:val="36"/>
          <w:szCs w:val="36"/>
          <w:lang w:bidi="hi-IN"/>
        </w:rPr>
        <w:t>traiqt</w:t>
      </w:r>
      <w:r w:rsidR="00665208">
        <w:rPr>
          <w:rFonts w:ascii="Arial" w:hAnsi="Arial" w:cs="Arial"/>
          <w:color w:val="000000"/>
          <w:sz w:val="36"/>
          <w:szCs w:val="36"/>
          <w:lang w:bidi="hi-IN"/>
        </w:rPr>
        <w:t>E</w:t>
      </w:r>
      <w:r>
        <w:rPr>
          <w:rFonts w:ascii="Arial" w:hAnsi="Arial" w:cs="Arial"/>
          <w:color w:val="000000"/>
          <w:sz w:val="36"/>
          <w:szCs w:val="36"/>
          <w:lang w:bidi="hi-IN"/>
        </w:rPr>
        <w:t>na# yaqj~j</w:t>
      </w:r>
      <w:r w:rsidR="00665208">
        <w:rPr>
          <w:rFonts w:ascii="Arial" w:hAnsi="Arial" w:cs="Arial"/>
          <w:color w:val="000000"/>
          <w:sz w:val="36"/>
          <w:szCs w:val="36"/>
          <w:lang w:bidi="hi-IN"/>
        </w:rPr>
        <w:t>E</w:t>
      </w:r>
      <w:r>
        <w:rPr>
          <w:rFonts w:ascii="Arial" w:hAnsi="Arial" w:cs="Arial"/>
          <w:color w:val="000000"/>
          <w:sz w:val="36"/>
          <w:szCs w:val="36"/>
          <w:lang w:bidi="hi-IN"/>
        </w:rPr>
        <w:t>naq yaja#nt</w:t>
      </w:r>
      <w:r w:rsidR="00665208">
        <w:rPr>
          <w:rFonts w:ascii="Arial" w:hAnsi="Arial" w:cs="Arial"/>
          <w:color w:val="000000"/>
          <w:sz w:val="36"/>
          <w:szCs w:val="36"/>
          <w:lang w:bidi="hi-IN"/>
        </w:rPr>
        <w:t>E</w:t>
      </w:r>
      <w:r>
        <w:rPr>
          <w:rFonts w:ascii="Arial" w:hAnsi="Arial" w:cs="Arial"/>
          <w:color w:val="000000"/>
          <w:sz w:val="36"/>
          <w:szCs w:val="36"/>
          <w:lang w:bidi="hi-IN"/>
        </w:rPr>
        <w:t xml:space="preserve"> | 3.5</w:t>
      </w:r>
    </w:p>
    <w:p w14:paraId="442DB76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6.</w:t>
      </w:r>
      <w:r>
        <w:rPr>
          <w:rFonts w:ascii="Arial" w:hAnsi="Arial" w:cs="Arial"/>
          <w:color w:val="000000"/>
          <w:sz w:val="36"/>
          <w:szCs w:val="36"/>
          <w:lang w:bidi="hi-IN"/>
        </w:rPr>
        <w:tab/>
        <w:t>tvak carma-mA(gm) sa rudhira-m</w:t>
      </w:r>
      <w:r w:rsidR="00665208">
        <w:rPr>
          <w:rFonts w:ascii="Arial" w:hAnsi="Arial" w:cs="Arial"/>
          <w:color w:val="000000"/>
          <w:sz w:val="36"/>
          <w:szCs w:val="36"/>
          <w:lang w:bidi="hi-IN"/>
        </w:rPr>
        <w:t>E</w:t>
      </w:r>
      <w:r>
        <w:rPr>
          <w:rFonts w:ascii="Arial" w:hAnsi="Arial" w:cs="Arial"/>
          <w:color w:val="000000"/>
          <w:sz w:val="36"/>
          <w:szCs w:val="36"/>
          <w:lang w:bidi="hi-IN"/>
        </w:rPr>
        <w:t>d</w:t>
      </w:r>
      <w:r w:rsidR="00665208">
        <w:rPr>
          <w:rFonts w:ascii="Arial" w:hAnsi="Arial" w:cs="Arial"/>
          <w:color w:val="000000"/>
          <w:sz w:val="36"/>
          <w:szCs w:val="36"/>
          <w:lang w:bidi="hi-IN"/>
        </w:rPr>
        <w:t>O</w:t>
      </w:r>
      <w:r>
        <w:rPr>
          <w:rFonts w:ascii="Arial" w:hAnsi="Arial" w:cs="Arial"/>
          <w:color w:val="000000"/>
          <w:sz w:val="36"/>
          <w:szCs w:val="36"/>
          <w:lang w:bidi="hi-IN"/>
        </w:rPr>
        <w:t>-majjA-snAyav</w:t>
      </w:r>
      <w:r w:rsidR="00665208">
        <w:rPr>
          <w:rFonts w:ascii="Arial" w:hAnsi="Arial" w:cs="Arial"/>
          <w:color w:val="000000"/>
          <w:sz w:val="36"/>
          <w:szCs w:val="36"/>
          <w:lang w:bidi="hi-IN"/>
        </w:rPr>
        <w:t>O</w:t>
      </w:r>
      <w:r>
        <w:rPr>
          <w:rFonts w:ascii="Arial" w:hAnsi="Arial" w:cs="Arial"/>
          <w:color w:val="000000"/>
          <w:sz w:val="36"/>
          <w:szCs w:val="36"/>
          <w:lang w:bidi="hi-IN"/>
        </w:rPr>
        <w:t xml:space="preserve">&amp;sthIni </w:t>
      </w:r>
    </w:p>
    <w:p w14:paraId="28E194D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 SuddhyaqntAqM jy</w:t>
      </w:r>
      <w:r w:rsidR="00665208">
        <w:rPr>
          <w:rFonts w:ascii="Arial" w:hAnsi="Arial" w:cs="Arial"/>
          <w:color w:val="000000"/>
          <w:sz w:val="36"/>
          <w:szCs w:val="36"/>
          <w:lang w:bidi="hi-IN"/>
        </w:rPr>
        <w:t>O</w:t>
      </w:r>
      <w:r>
        <w:rPr>
          <w:rFonts w:ascii="Arial" w:hAnsi="Arial" w:cs="Arial"/>
          <w:color w:val="000000"/>
          <w:sz w:val="36"/>
          <w:szCs w:val="36"/>
          <w:lang w:bidi="hi-IN"/>
        </w:rPr>
        <w:t>ti#-raqhaM viqrajA# vipAqpmA BU#yAsaq(gg)q svAhA$ | 3.6</w:t>
      </w:r>
    </w:p>
    <w:p w14:paraId="71175B8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7.</w:t>
      </w:r>
      <w:r>
        <w:rPr>
          <w:rFonts w:ascii="Arial" w:hAnsi="Arial" w:cs="Arial"/>
          <w:color w:val="000000"/>
          <w:sz w:val="36"/>
          <w:szCs w:val="36"/>
          <w:lang w:bidi="hi-IN"/>
        </w:rPr>
        <w:tab/>
        <w:t>sUry</w:t>
      </w:r>
      <w:r w:rsidR="00665208">
        <w:rPr>
          <w:rFonts w:ascii="Arial" w:hAnsi="Arial" w:cs="Arial"/>
          <w:color w:val="000000"/>
          <w:sz w:val="36"/>
          <w:szCs w:val="36"/>
          <w:lang w:bidi="hi-IN"/>
        </w:rPr>
        <w:t>O</w:t>
      </w:r>
      <w:r>
        <w:rPr>
          <w:rFonts w:ascii="Arial" w:hAnsi="Arial" w:cs="Arial"/>
          <w:color w:val="000000"/>
          <w:sz w:val="36"/>
          <w:szCs w:val="36"/>
          <w:lang w:bidi="hi-IN"/>
        </w:rPr>
        <w:t># m</w:t>
      </w:r>
      <w:r w:rsidR="00665208">
        <w:rPr>
          <w:rFonts w:ascii="Arial" w:hAnsi="Arial" w:cs="Arial"/>
          <w:color w:val="000000"/>
          <w:sz w:val="36"/>
          <w:szCs w:val="36"/>
          <w:lang w:bidi="hi-IN"/>
        </w:rPr>
        <w:t>E</w:t>
      </w:r>
      <w:r>
        <w:rPr>
          <w:rFonts w:ascii="Arial" w:hAnsi="Arial" w:cs="Arial"/>
          <w:color w:val="000000"/>
          <w:sz w:val="36"/>
          <w:szCs w:val="36"/>
          <w:lang w:bidi="hi-IN"/>
        </w:rPr>
        <w:t>q cakShu#Shi SriqtaH | cakShuqrhRuda#y</w:t>
      </w:r>
      <w:r w:rsidR="00665208">
        <w:rPr>
          <w:rFonts w:ascii="Arial" w:hAnsi="Arial" w:cs="Arial"/>
          <w:color w:val="000000"/>
          <w:sz w:val="36"/>
          <w:szCs w:val="36"/>
          <w:lang w:bidi="hi-IN"/>
        </w:rPr>
        <w:t>E</w:t>
      </w:r>
      <w:r>
        <w:rPr>
          <w:rFonts w:ascii="Arial" w:hAnsi="Arial" w:cs="Arial"/>
          <w:color w:val="000000"/>
          <w:sz w:val="36"/>
          <w:szCs w:val="36"/>
          <w:lang w:bidi="hi-IN"/>
        </w:rPr>
        <w:t xml:space="preserve"> | hRuda#yaqM mayi# | </w:t>
      </w:r>
    </w:p>
    <w:p w14:paraId="281E89E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aqhamaqmRut</w:t>
      </w:r>
      <w:r w:rsidR="00665208">
        <w:rPr>
          <w:rFonts w:ascii="Arial" w:hAnsi="Arial" w:cs="Arial"/>
          <w:color w:val="000000"/>
          <w:sz w:val="36"/>
          <w:szCs w:val="36"/>
          <w:lang w:bidi="hi-IN"/>
        </w:rPr>
        <w:t>E</w:t>
      </w:r>
      <w:r>
        <w:rPr>
          <w:rFonts w:ascii="Arial" w:hAnsi="Arial" w:cs="Arial"/>
          <w:color w:val="000000"/>
          <w:sz w:val="36"/>
          <w:szCs w:val="36"/>
          <w:lang w:bidi="hi-IN"/>
        </w:rPr>
        <w:t>$ | aqmRutaqM brahma#Ni | 3.7</w:t>
      </w:r>
    </w:p>
    <w:p w14:paraId="369D508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8.</w:t>
      </w:r>
      <w:r>
        <w:rPr>
          <w:rFonts w:ascii="Arial" w:hAnsi="Arial" w:cs="Arial"/>
          <w:color w:val="000000"/>
          <w:sz w:val="36"/>
          <w:szCs w:val="36"/>
          <w:lang w:bidi="hi-IN"/>
        </w:rPr>
        <w:tab/>
        <w:t>SvAqtr</w:t>
      </w:r>
      <w:r w:rsidR="00665208">
        <w:rPr>
          <w:rFonts w:ascii="Arial" w:hAnsi="Arial" w:cs="Arial"/>
          <w:color w:val="000000"/>
          <w:sz w:val="36"/>
          <w:szCs w:val="36"/>
          <w:lang w:bidi="hi-IN"/>
        </w:rPr>
        <w:t>O</w:t>
      </w:r>
      <w:r>
        <w:rPr>
          <w:rFonts w:ascii="Arial" w:hAnsi="Arial" w:cs="Arial"/>
          <w:color w:val="000000"/>
          <w:sz w:val="36"/>
          <w:szCs w:val="36"/>
          <w:lang w:bidi="hi-IN"/>
        </w:rPr>
        <w:t>#siq prac</w:t>
      </w:r>
      <w:r w:rsidR="00665208">
        <w:rPr>
          <w:rFonts w:ascii="Arial" w:hAnsi="Arial" w:cs="Arial"/>
          <w:color w:val="000000"/>
          <w:sz w:val="36"/>
          <w:szCs w:val="36"/>
          <w:lang w:bidi="hi-IN"/>
        </w:rPr>
        <w:t>E</w:t>
      </w:r>
      <w:r>
        <w:rPr>
          <w:rFonts w:ascii="Arial" w:hAnsi="Arial" w:cs="Arial"/>
          <w:color w:val="000000"/>
          <w:sz w:val="36"/>
          <w:szCs w:val="36"/>
          <w:lang w:bidi="hi-IN"/>
        </w:rPr>
        <w:t>#tAq raudr</w:t>
      </w:r>
      <w:r w:rsidR="00665208">
        <w:rPr>
          <w:rFonts w:ascii="Arial" w:hAnsi="Arial" w:cs="Arial"/>
          <w:color w:val="000000"/>
          <w:sz w:val="36"/>
          <w:szCs w:val="36"/>
          <w:lang w:bidi="hi-IN"/>
        </w:rPr>
        <w:t>E</w:t>
      </w:r>
      <w:r>
        <w:rPr>
          <w:rFonts w:ascii="Arial" w:hAnsi="Arial" w:cs="Arial"/>
          <w:color w:val="000000"/>
          <w:sz w:val="36"/>
          <w:szCs w:val="36"/>
          <w:lang w:bidi="hi-IN"/>
        </w:rPr>
        <w:t>qNAnI#k</w:t>
      </w:r>
      <w:r w:rsidR="00665208">
        <w:rPr>
          <w:rFonts w:ascii="Arial" w:hAnsi="Arial" w:cs="Arial"/>
          <w:color w:val="000000"/>
          <w:sz w:val="36"/>
          <w:szCs w:val="36"/>
          <w:lang w:bidi="hi-IN"/>
        </w:rPr>
        <w:t>E</w:t>
      </w:r>
      <w:r>
        <w:rPr>
          <w:rFonts w:ascii="Arial" w:hAnsi="Arial" w:cs="Arial"/>
          <w:color w:val="000000"/>
          <w:sz w:val="36"/>
          <w:szCs w:val="36"/>
          <w:lang w:bidi="hi-IN"/>
        </w:rPr>
        <w:t>na pAqhi mA$&amp;gn</w:t>
      </w:r>
      <w:r w:rsidR="00665208">
        <w:rPr>
          <w:rFonts w:ascii="Arial" w:hAnsi="Arial" w:cs="Arial"/>
          <w:color w:val="000000"/>
          <w:sz w:val="36"/>
          <w:szCs w:val="36"/>
          <w:lang w:bidi="hi-IN"/>
        </w:rPr>
        <w:t>E</w:t>
      </w:r>
      <w:r>
        <w:rPr>
          <w:rFonts w:ascii="Arial" w:hAnsi="Arial" w:cs="Arial"/>
          <w:color w:val="000000"/>
          <w:sz w:val="36"/>
          <w:szCs w:val="36"/>
          <w:lang w:bidi="hi-IN"/>
        </w:rPr>
        <w:t xml:space="preserve"> pipRuqhi </w:t>
      </w:r>
    </w:p>
    <w:p w14:paraId="4C278E0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mAq mA mA# hi(gm)sIH | 3.8</w:t>
      </w:r>
    </w:p>
    <w:p w14:paraId="247FAE55" w14:textId="6A901E4E"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9.</w:t>
      </w:r>
      <w:r>
        <w:rPr>
          <w:rFonts w:ascii="Arial" w:hAnsi="Arial" w:cs="Arial"/>
          <w:color w:val="000000"/>
          <w:sz w:val="36"/>
          <w:szCs w:val="36"/>
          <w:lang w:bidi="hi-IN"/>
        </w:rPr>
        <w:tab/>
        <w:t>damaq itiq niya#taM brahmacAqriNaq-stasmAq-ddam</w:t>
      </w:r>
      <w:r w:rsidR="00665208">
        <w:rPr>
          <w:rFonts w:ascii="Arial" w:hAnsi="Arial" w:cs="Arial"/>
          <w:color w:val="000000"/>
          <w:sz w:val="36"/>
          <w:szCs w:val="36"/>
          <w:lang w:bidi="hi-IN"/>
        </w:rPr>
        <w:t>E</w:t>
      </w:r>
      <w:r w:rsidR="00323F9B">
        <w:rPr>
          <w:rFonts w:ascii="Arial" w:hAnsi="Arial" w:cs="Arial"/>
          <w:color w:val="000000"/>
          <w:sz w:val="36"/>
          <w:szCs w:val="36"/>
          <w:lang w:bidi="hi-IN"/>
        </w:rPr>
        <w:t>#</w:t>
      </w:r>
      <w:r>
        <w:rPr>
          <w:rFonts w:ascii="Arial" w:hAnsi="Arial" w:cs="Arial"/>
          <w:color w:val="000000"/>
          <w:sz w:val="36"/>
          <w:szCs w:val="36"/>
          <w:lang w:bidi="hi-IN"/>
        </w:rPr>
        <w:t xml:space="preserve"> ramant</w:t>
      </w:r>
      <w:r w:rsidR="00665208">
        <w:rPr>
          <w:rFonts w:ascii="Arial" w:hAnsi="Arial" w:cs="Arial"/>
          <w:color w:val="000000"/>
          <w:sz w:val="36"/>
          <w:szCs w:val="36"/>
          <w:lang w:bidi="hi-IN"/>
        </w:rPr>
        <w:t>E</w:t>
      </w:r>
      <w:r>
        <w:rPr>
          <w:rFonts w:ascii="Arial" w:hAnsi="Arial" w:cs="Arial"/>
          <w:color w:val="000000"/>
          <w:sz w:val="36"/>
          <w:szCs w:val="36"/>
          <w:lang w:bidi="hi-IN"/>
        </w:rPr>
        <w:t xml:space="preserve"> | 3.9</w:t>
      </w:r>
    </w:p>
    <w:p w14:paraId="514FB0E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10.</w:t>
      </w:r>
      <w:r>
        <w:rPr>
          <w:rFonts w:ascii="Arial" w:hAnsi="Arial" w:cs="Arial"/>
          <w:color w:val="000000"/>
          <w:sz w:val="36"/>
          <w:szCs w:val="36"/>
          <w:lang w:bidi="hi-IN"/>
        </w:rPr>
        <w:tab/>
        <w:t>taqNDuqlai rju#h</w:t>
      </w:r>
      <w:r w:rsidR="00665208">
        <w:rPr>
          <w:rFonts w:ascii="Arial" w:hAnsi="Arial" w:cs="Arial"/>
          <w:color w:val="000000"/>
          <w:sz w:val="36"/>
          <w:szCs w:val="36"/>
          <w:lang w:bidi="hi-IN"/>
        </w:rPr>
        <w:t>O</w:t>
      </w:r>
      <w:r>
        <w:rPr>
          <w:rFonts w:ascii="Arial" w:hAnsi="Arial" w:cs="Arial"/>
          <w:color w:val="000000"/>
          <w:sz w:val="36"/>
          <w:szCs w:val="36"/>
          <w:lang w:bidi="hi-IN"/>
        </w:rPr>
        <w:t xml:space="preserve">ti | vasU#nAqM ~MvA </w:t>
      </w:r>
      <w:r w:rsidR="00665208">
        <w:rPr>
          <w:rFonts w:ascii="Arial" w:hAnsi="Arial" w:cs="Arial"/>
          <w:color w:val="000000"/>
          <w:sz w:val="36"/>
          <w:szCs w:val="36"/>
          <w:lang w:bidi="hi-IN"/>
        </w:rPr>
        <w:t>E</w:t>
      </w:r>
      <w:r>
        <w:rPr>
          <w:rFonts w:ascii="Arial" w:hAnsi="Arial" w:cs="Arial"/>
          <w:color w:val="000000"/>
          <w:sz w:val="36"/>
          <w:szCs w:val="36"/>
          <w:lang w:bidi="hi-IN"/>
        </w:rPr>
        <w:t xml:space="preserve">qtad rUqpaM | yatta#NDuqlAH | </w:t>
      </w:r>
    </w:p>
    <w:p w14:paraId="7943107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yatta#NDuqlai rjuqh</w:t>
      </w:r>
      <w:r w:rsidR="00665208">
        <w:rPr>
          <w:rFonts w:ascii="Arial" w:hAnsi="Arial" w:cs="Arial"/>
          <w:color w:val="000000"/>
          <w:sz w:val="36"/>
          <w:szCs w:val="36"/>
          <w:lang w:bidi="hi-IN"/>
        </w:rPr>
        <w:t>O</w:t>
      </w:r>
      <w:r>
        <w:rPr>
          <w:rFonts w:ascii="Arial" w:hAnsi="Arial" w:cs="Arial"/>
          <w:color w:val="000000"/>
          <w:sz w:val="36"/>
          <w:szCs w:val="36"/>
          <w:lang w:bidi="hi-IN"/>
        </w:rPr>
        <w:t>ti# | vasU#n</w:t>
      </w:r>
      <w:r w:rsidR="00665208">
        <w:rPr>
          <w:rFonts w:ascii="Arial" w:hAnsi="Arial" w:cs="Arial"/>
          <w:color w:val="000000"/>
          <w:sz w:val="36"/>
          <w:szCs w:val="36"/>
          <w:lang w:bidi="hi-IN"/>
        </w:rPr>
        <w:t>E</w:t>
      </w:r>
      <w:r>
        <w:rPr>
          <w:rFonts w:ascii="Arial" w:hAnsi="Arial" w:cs="Arial"/>
          <w:color w:val="000000"/>
          <w:sz w:val="36"/>
          <w:szCs w:val="36"/>
          <w:lang w:bidi="hi-IN"/>
        </w:rPr>
        <w:t>qva tatprI#NAti | 3.10</w:t>
      </w:r>
    </w:p>
    <w:p w14:paraId="1CDCABE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8BBC01E" w14:textId="34FDF5BB" w:rsidR="00D91D60" w:rsidRPr="000B1245" w:rsidRDefault="00D91D60" w:rsidP="00D91D60">
      <w:pPr>
        <w:autoSpaceDE w:val="0"/>
        <w:autoSpaceDN w:val="0"/>
        <w:adjustRightInd w:val="0"/>
        <w:spacing w:after="0" w:line="240" w:lineRule="auto"/>
        <w:rPr>
          <w:rFonts w:ascii="Arial" w:hAnsi="Arial" w:cs="Arial"/>
          <w:b/>
          <w:bCs/>
          <w:color w:val="000000"/>
          <w:sz w:val="36"/>
          <w:szCs w:val="36"/>
          <w:lang w:bidi="hi-IN"/>
        </w:rPr>
      </w:pPr>
      <w:r w:rsidRPr="000B1245">
        <w:rPr>
          <w:rFonts w:ascii="Arial" w:hAnsi="Arial" w:cs="Arial"/>
          <w:b/>
          <w:bCs/>
          <w:color w:val="000000"/>
          <w:sz w:val="36"/>
          <w:szCs w:val="36"/>
          <w:lang w:bidi="hi-IN"/>
        </w:rPr>
        <w:t>1</w:t>
      </w:r>
      <w:r w:rsidR="000701F0" w:rsidRPr="000B1245">
        <w:rPr>
          <w:rFonts w:ascii="Arial" w:hAnsi="Arial" w:cs="Arial"/>
          <w:b/>
          <w:bCs/>
          <w:color w:val="000000"/>
          <w:sz w:val="36"/>
          <w:szCs w:val="36"/>
          <w:lang w:bidi="hi-IN"/>
        </w:rPr>
        <w:t>4</w:t>
      </w:r>
      <w:r w:rsidRPr="000B1245">
        <w:rPr>
          <w:rFonts w:ascii="Arial" w:hAnsi="Arial" w:cs="Arial"/>
          <w:b/>
          <w:bCs/>
          <w:color w:val="000000"/>
          <w:sz w:val="36"/>
          <w:szCs w:val="36"/>
          <w:lang w:bidi="hi-IN"/>
        </w:rPr>
        <w:t>.3.</w:t>
      </w:r>
      <w:r w:rsidR="00542F33">
        <w:rPr>
          <w:rFonts w:ascii="Arial" w:hAnsi="Arial" w:cs="Arial"/>
          <w:b/>
          <w:bCs/>
          <w:color w:val="000000"/>
          <w:sz w:val="36"/>
          <w:szCs w:val="36"/>
          <w:lang w:bidi="hi-IN"/>
        </w:rPr>
        <w:t>4</w:t>
      </w:r>
      <w:r w:rsidRPr="000B1245">
        <w:rPr>
          <w:rFonts w:ascii="Arial" w:hAnsi="Arial" w:cs="Arial"/>
          <w:b/>
          <w:bCs/>
          <w:color w:val="000000"/>
          <w:sz w:val="36"/>
          <w:szCs w:val="36"/>
          <w:lang w:bidi="hi-IN"/>
        </w:rPr>
        <w:tab/>
      </w:r>
      <w:r w:rsidRPr="000B1245">
        <w:rPr>
          <w:rFonts w:ascii="Arial" w:hAnsi="Arial" w:cs="Arial"/>
          <w:b/>
          <w:bCs/>
          <w:color w:val="000000"/>
          <w:sz w:val="36"/>
          <w:szCs w:val="36"/>
          <w:lang w:bidi="hi-IN"/>
        </w:rPr>
        <w:tab/>
        <w:t>ASIrvAdaM</w:t>
      </w:r>
    </w:p>
    <w:p w14:paraId="35C61AC3" w14:textId="77777777" w:rsidR="00D91D60" w:rsidRDefault="00D91D60" w:rsidP="0020424F">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an</w:t>
      </w:r>
      <w:r w:rsidR="00665208">
        <w:rPr>
          <w:rFonts w:ascii="Arial" w:hAnsi="Arial" w:cs="Arial"/>
          <w:color w:val="000000"/>
          <w:sz w:val="36"/>
          <w:szCs w:val="36"/>
          <w:lang w:bidi="hi-IN"/>
        </w:rPr>
        <w:t>E</w:t>
      </w:r>
      <w:r>
        <w:rPr>
          <w:rFonts w:ascii="Arial" w:hAnsi="Arial" w:cs="Arial"/>
          <w:color w:val="000000"/>
          <w:sz w:val="36"/>
          <w:szCs w:val="36"/>
          <w:lang w:bidi="hi-IN"/>
        </w:rPr>
        <w:t>na tRutIyavAra prayukta SrIrudra mahAmantra japa sahita pa~jcAmRuta aBiSh</w:t>
      </w:r>
      <w:r w:rsidR="00665208">
        <w:rPr>
          <w:rFonts w:ascii="Arial" w:hAnsi="Arial" w:cs="Arial"/>
          <w:color w:val="000000"/>
          <w:sz w:val="36"/>
          <w:szCs w:val="36"/>
          <w:lang w:bidi="hi-IN"/>
        </w:rPr>
        <w:t>E</w:t>
      </w:r>
      <w:r>
        <w:rPr>
          <w:rFonts w:ascii="Arial" w:hAnsi="Arial" w:cs="Arial"/>
          <w:color w:val="000000"/>
          <w:sz w:val="36"/>
          <w:szCs w:val="36"/>
          <w:lang w:bidi="hi-IN"/>
        </w:rPr>
        <w:t>k</w:t>
      </w:r>
      <w:r w:rsidR="00665208">
        <w:rPr>
          <w:rFonts w:ascii="Arial" w:hAnsi="Arial" w:cs="Arial"/>
          <w:color w:val="000000"/>
          <w:sz w:val="36"/>
          <w:szCs w:val="36"/>
          <w:lang w:bidi="hi-IN"/>
        </w:rPr>
        <w:t>E</w:t>
      </w:r>
      <w:r>
        <w:rPr>
          <w:rFonts w:ascii="Arial" w:hAnsi="Arial" w:cs="Arial"/>
          <w:color w:val="000000"/>
          <w:sz w:val="36"/>
          <w:szCs w:val="36"/>
          <w:lang w:bidi="hi-IN"/>
        </w:rPr>
        <w:t>na ca BagavAn sarvAtmakaH SrIrudraH suprIta suprasann</w:t>
      </w:r>
      <w:r w:rsidR="00665208">
        <w:rPr>
          <w:rFonts w:ascii="Arial" w:hAnsi="Arial" w:cs="Arial"/>
          <w:color w:val="000000"/>
          <w:sz w:val="36"/>
          <w:szCs w:val="36"/>
          <w:lang w:bidi="hi-IN"/>
        </w:rPr>
        <w:t>O</w:t>
      </w:r>
      <w:r>
        <w:rPr>
          <w:rFonts w:ascii="Arial" w:hAnsi="Arial" w:cs="Arial"/>
          <w:color w:val="000000"/>
          <w:sz w:val="36"/>
          <w:szCs w:val="36"/>
          <w:lang w:bidi="hi-IN"/>
        </w:rPr>
        <w:t xml:space="preserve"> varad</w:t>
      </w:r>
      <w:r w:rsidR="00665208">
        <w:rPr>
          <w:rFonts w:ascii="Arial" w:hAnsi="Arial" w:cs="Arial"/>
          <w:color w:val="000000"/>
          <w:sz w:val="36"/>
          <w:szCs w:val="36"/>
          <w:lang w:bidi="hi-IN"/>
        </w:rPr>
        <w:t>O</w:t>
      </w:r>
      <w:r>
        <w:rPr>
          <w:rFonts w:ascii="Arial" w:hAnsi="Arial" w:cs="Arial"/>
          <w:color w:val="000000"/>
          <w:sz w:val="36"/>
          <w:szCs w:val="36"/>
          <w:lang w:bidi="hi-IN"/>
        </w:rPr>
        <w:t xml:space="preserve"> BUtvA asya yajamAnasya sakuTuMbasya, atra AgatAnAM sarv</w:t>
      </w:r>
      <w:r w:rsidR="00665208">
        <w:rPr>
          <w:rFonts w:ascii="Arial" w:hAnsi="Arial" w:cs="Arial"/>
          <w:color w:val="000000"/>
          <w:sz w:val="36"/>
          <w:szCs w:val="36"/>
          <w:lang w:bidi="hi-IN"/>
        </w:rPr>
        <w:t>E</w:t>
      </w:r>
      <w:r>
        <w:rPr>
          <w:rFonts w:ascii="Arial" w:hAnsi="Arial" w:cs="Arial"/>
          <w:color w:val="000000"/>
          <w:sz w:val="36"/>
          <w:szCs w:val="36"/>
          <w:lang w:bidi="hi-IN"/>
        </w:rPr>
        <w:t>ShAM mahAjanAnAM, niKila BUmaNDala nivAsinAM sarvAnandasiddhi pradaH, sarvABIShTasiddhi pradaSca BUyAditi Bavant</w:t>
      </w:r>
      <w:r w:rsidR="00665208">
        <w:rPr>
          <w:rFonts w:ascii="Arial" w:hAnsi="Arial" w:cs="Arial"/>
          <w:color w:val="000000"/>
          <w:sz w:val="36"/>
          <w:szCs w:val="36"/>
          <w:lang w:bidi="hi-IN"/>
        </w:rPr>
        <w:t>O</w:t>
      </w:r>
      <w:r>
        <w:rPr>
          <w:rFonts w:ascii="Arial" w:hAnsi="Arial" w:cs="Arial"/>
          <w:color w:val="000000"/>
          <w:sz w:val="36"/>
          <w:szCs w:val="36"/>
          <w:lang w:bidi="hi-IN"/>
        </w:rPr>
        <w:t xml:space="preserve"> mahAnt</w:t>
      </w:r>
      <w:r w:rsidR="00665208">
        <w:rPr>
          <w:rFonts w:ascii="Arial" w:hAnsi="Arial" w:cs="Arial"/>
          <w:color w:val="000000"/>
          <w:sz w:val="36"/>
          <w:szCs w:val="36"/>
          <w:lang w:bidi="hi-IN"/>
        </w:rPr>
        <w:t>O</w:t>
      </w:r>
      <w:r>
        <w:rPr>
          <w:rFonts w:ascii="Arial" w:hAnsi="Arial" w:cs="Arial"/>
          <w:color w:val="000000"/>
          <w:sz w:val="36"/>
          <w:szCs w:val="36"/>
          <w:lang w:bidi="hi-IN"/>
        </w:rPr>
        <w:t>-&amp;nugRuhNantu || (tathAstu - iti brAhmaNa prati vacanaM)</w:t>
      </w:r>
    </w:p>
    <w:p w14:paraId="0BFD78D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611AD52" w14:textId="2F2FD8A8" w:rsidR="00D91D60" w:rsidRPr="000B1245" w:rsidRDefault="00D91D60" w:rsidP="00D91D60">
      <w:pPr>
        <w:autoSpaceDE w:val="0"/>
        <w:autoSpaceDN w:val="0"/>
        <w:adjustRightInd w:val="0"/>
        <w:spacing w:after="0" w:line="240" w:lineRule="auto"/>
        <w:rPr>
          <w:rFonts w:ascii="Arial" w:hAnsi="Arial" w:cs="Arial"/>
          <w:b/>
          <w:bCs/>
          <w:color w:val="000000"/>
          <w:sz w:val="36"/>
          <w:szCs w:val="36"/>
          <w:lang w:bidi="hi-IN"/>
        </w:rPr>
      </w:pPr>
      <w:r w:rsidRPr="000B1245">
        <w:rPr>
          <w:rFonts w:ascii="Arial" w:hAnsi="Arial" w:cs="Arial"/>
          <w:b/>
          <w:bCs/>
          <w:color w:val="000000"/>
          <w:sz w:val="36"/>
          <w:szCs w:val="36"/>
          <w:lang w:bidi="hi-IN"/>
        </w:rPr>
        <w:t>1</w:t>
      </w:r>
      <w:r w:rsidR="00607235" w:rsidRPr="000B1245">
        <w:rPr>
          <w:rFonts w:ascii="Arial" w:hAnsi="Arial" w:cs="Arial"/>
          <w:b/>
          <w:bCs/>
          <w:color w:val="000000"/>
          <w:sz w:val="36"/>
          <w:szCs w:val="36"/>
          <w:lang w:bidi="hi-IN"/>
        </w:rPr>
        <w:t>4</w:t>
      </w:r>
      <w:r w:rsidRPr="000B1245">
        <w:rPr>
          <w:rFonts w:ascii="Arial" w:hAnsi="Arial" w:cs="Arial"/>
          <w:b/>
          <w:bCs/>
          <w:color w:val="000000"/>
          <w:sz w:val="36"/>
          <w:szCs w:val="36"/>
          <w:lang w:bidi="hi-IN"/>
        </w:rPr>
        <w:t>.4</w:t>
      </w:r>
      <w:r w:rsidRPr="000B1245">
        <w:rPr>
          <w:rFonts w:ascii="Arial" w:hAnsi="Arial" w:cs="Arial"/>
          <w:b/>
          <w:bCs/>
          <w:color w:val="000000"/>
          <w:sz w:val="36"/>
          <w:szCs w:val="36"/>
          <w:lang w:bidi="hi-IN"/>
        </w:rPr>
        <w:tab/>
        <w:t xml:space="preserve"> turIya (caturtha) vAra aBiSh</w:t>
      </w:r>
      <w:r w:rsidR="00665208" w:rsidRPr="000B1245">
        <w:rPr>
          <w:rFonts w:ascii="Arial" w:hAnsi="Arial" w:cs="Arial"/>
          <w:b/>
          <w:bCs/>
          <w:color w:val="000000"/>
          <w:sz w:val="36"/>
          <w:szCs w:val="36"/>
          <w:lang w:bidi="hi-IN"/>
        </w:rPr>
        <w:t>E</w:t>
      </w:r>
      <w:r w:rsidRPr="000B1245">
        <w:rPr>
          <w:rFonts w:ascii="Arial" w:hAnsi="Arial" w:cs="Arial"/>
          <w:b/>
          <w:bCs/>
          <w:color w:val="000000"/>
          <w:sz w:val="36"/>
          <w:szCs w:val="36"/>
          <w:lang w:bidi="hi-IN"/>
        </w:rPr>
        <w:t>kaM - GRutaM</w:t>
      </w:r>
    </w:p>
    <w:p w14:paraId="3F32D4C4" w14:textId="22B1B0C8" w:rsidR="00D91D60" w:rsidRDefault="00D91D60" w:rsidP="00D91D60">
      <w:pPr>
        <w:autoSpaceDE w:val="0"/>
        <w:autoSpaceDN w:val="0"/>
        <w:adjustRightInd w:val="0"/>
        <w:spacing w:after="0" w:line="240" w:lineRule="auto"/>
        <w:rPr>
          <w:rFonts w:ascii="Arial" w:hAnsi="Arial" w:cs="Arial"/>
          <w:b/>
          <w:bCs/>
          <w:color w:val="000000"/>
          <w:sz w:val="36"/>
          <w:szCs w:val="36"/>
          <w:lang w:bidi="hi-IN"/>
        </w:rPr>
      </w:pPr>
      <w:r w:rsidRPr="000B1245">
        <w:rPr>
          <w:rFonts w:ascii="Arial" w:hAnsi="Arial" w:cs="Arial"/>
          <w:b/>
          <w:bCs/>
          <w:color w:val="000000"/>
          <w:sz w:val="36"/>
          <w:szCs w:val="36"/>
          <w:lang w:bidi="hi-IN"/>
        </w:rPr>
        <w:t>1</w:t>
      </w:r>
      <w:r w:rsidR="00607235" w:rsidRPr="000B1245">
        <w:rPr>
          <w:rFonts w:ascii="Arial" w:hAnsi="Arial" w:cs="Arial"/>
          <w:b/>
          <w:bCs/>
          <w:color w:val="000000"/>
          <w:sz w:val="36"/>
          <w:szCs w:val="36"/>
          <w:lang w:bidi="hi-IN"/>
        </w:rPr>
        <w:t>4</w:t>
      </w:r>
      <w:r w:rsidRPr="000B1245">
        <w:rPr>
          <w:rFonts w:ascii="Arial" w:hAnsi="Arial" w:cs="Arial"/>
          <w:b/>
          <w:bCs/>
          <w:color w:val="000000"/>
          <w:sz w:val="36"/>
          <w:szCs w:val="36"/>
          <w:lang w:bidi="hi-IN"/>
        </w:rPr>
        <w:t>.4.1</w:t>
      </w:r>
      <w:r w:rsidRPr="000B1245">
        <w:rPr>
          <w:rFonts w:ascii="Arial" w:hAnsi="Arial" w:cs="Arial"/>
          <w:b/>
          <w:bCs/>
          <w:color w:val="000000"/>
          <w:sz w:val="36"/>
          <w:szCs w:val="36"/>
          <w:lang w:bidi="hi-IN"/>
        </w:rPr>
        <w:tab/>
        <w:t xml:space="preserve"> caturth</w:t>
      </w:r>
      <w:r w:rsidR="00665208" w:rsidRPr="000B1245">
        <w:rPr>
          <w:rFonts w:ascii="Arial" w:hAnsi="Arial" w:cs="Arial"/>
          <w:b/>
          <w:bCs/>
          <w:color w:val="000000"/>
          <w:sz w:val="36"/>
          <w:szCs w:val="36"/>
          <w:lang w:bidi="hi-IN"/>
        </w:rPr>
        <w:t>O</w:t>
      </w:r>
      <w:r w:rsidRPr="000B1245">
        <w:rPr>
          <w:rFonts w:ascii="Arial" w:hAnsi="Arial" w:cs="Arial"/>
          <w:b/>
          <w:bCs/>
          <w:color w:val="000000"/>
          <w:sz w:val="36"/>
          <w:szCs w:val="36"/>
          <w:lang w:bidi="hi-IN"/>
        </w:rPr>
        <w:t xml:space="preserve"> &amp;nuvAkaH </w:t>
      </w:r>
    </w:p>
    <w:p w14:paraId="34D1B6B2" w14:textId="77777777" w:rsidR="00DB70C2" w:rsidRPr="000B1245" w:rsidRDefault="00DB70C2" w:rsidP="00D91D60">
      <w:pPr>
        <w:autoSpaceDE w:val="0"/>
        <w:autoSpaceDN w:val="0"/>
        <w:adjustRightInd w:val="0"/>
        <w:spacing w:after="0" w:line="240" w:lineRule="auto"/>
        <w:rPr>
          <w:rFonts w:ascii="Arial" w:hAnsi="Arial" w:cs="Arial"/>
          <w:b/>
          <w:bCs/>
          <w:color w:val="000000"/>
          <w:sz w:val="36"/>
          <w:szCs w:val="36"/>
          <w:lang w:bidi="hi-IN"/>
        </w:rPr>
      </w:pPr>
    </w:p>
    <w:p w14:paraId="1C1942F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Urkca#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sUqnRutA# ca m</w:t>
      </w:r>
      <w:r w:rsidR="00665208">
        <w:rPr>
          <w:rFonts w:ascii="Arial" w:hAnsi="Arial" w:cs="Arial"/>
          <w:color w:val="000000"/>
          <w:sz w:val="36"/>
          <w:szCs w:val="36"/>
          <w:lang w:bidi="hi-IN"/>
        </w:rPr>
        <w:t>E</w:t>
      </w:r>
      <w:r>
        <w:rPr>
          <w:rFonts w:ascii="Arial" w:hAnsi="Arial" w:cs="Arial"/>
          <w:color w:val="000000"/>
          <w:sz w:val="36"/>
          <w:szCs w:val="36"/>
          <w:lang w:bidi="hi-IN"/>
        </w:rPr>
        <w:t>q,</w:t>
      </w:r>
      <w:r>
        <w:rPr>
          <w:rFonts w:ascii="Arial" w:hAnsi="Arial" w:cs="Arial"/>
          <w:color w:val="000000"/>
          <w:sz w:val="36"/>
          <w:szCs w:val="36"/>
          <w:lang w:bidi="hi-IN"/>
        </w:rPr>
        <w:tab/>
        <w:t xml:space="preserve"> </w:t>
      </w:r>
      <w:r>
        <w:rPr>
          <w:rFonts w:ascii="Arial" w:hAnsi="Arial" w:cs="Arial"/>
          <w:color w:val="000000"/>
          <w:sz w:val="36"/>
          <w:szCs w:val="36"/>
          <w:lang w:bidi="hi-IN"/>
        </w:rPr>
        <w:tab/>
        <w:t>paya#Sca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rasa#Sca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102AB67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GRuqtaM 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madhu# ca </w:t>
      </w:r>
      <w:proofErr w:type="gramStart"/>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q ,</w:t>
      </w:r>
      <w:proofErr w:type="gram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t>sagdhi#Sca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t>sapI#tiSca m</w:t>
      </w:r>
      <w:r w:rsidR="00665208">
        <w:rPr>
          <w:rFonts w:ascii="Arial" w:hAnsi="Arial" w:cs="Arial"/>
          <w:color w:val="000000"/>
          <w:sz w:val="36"/>
          <w:szCs w:val="36"/>
          <w:lang w:bidi="hi-IN"/>
        </w:rPr>
        <w:t>E</w:t>
      </w:r>
      <w:r>
        <w:rPr>
          <w:rFonts w:ascii="Arial" w:hAnsi="Arial" w:cs="Arial"/>
          <w:color w:val="000000"/>
          <w:sz w:val="36"/>
          <w:szCs w:val="36"/>
          <w:lang w:bidi="hi-IN"/>
        </w:rPr>
        <w:t>,</w:t>
      </w:r>
    </w:p>
    <w:p w14:paraId="51A646D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 </w:t>
      </w:r>
    </w:p>
    <w:p w14:paraId="72F9C4D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kRuqShiSca#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vRuShTi#Sca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jaitra#M ca maq,</w:t>
      </w:r>
      <w:r>
        <w:rPr>
          <w:rFonts w:ascii="Arial" w:hAnsi="Arial" w:cs="Arial"/>
          <w:color w:val="000000"/>
          <w:sz w:val="36"/>
          <w:szCs w:val="36"/>
          <w:lang w:bidi="hi-IN"/>
        </w:rPr>
        <w:tab/>
      </w:r>
      <w:r>
        <w:rPr>
          <w:rFonts w:ascii="Arial" w:hAnsi="Arial" w:cs="Arial"/>
          <w:color w:val="000000"/>
          <w:sz w:val="36"/>
          <w:szCs w:val="36"/>
          <w:lang w:bidi="hi-IN"/>
        </w:rPr>
        <w:tab/>
        <w:t>audBi#dyaM ca m</w:t>
      </w:r>
      <w:r w:rsidR="00665208">
        <w:rPr>
          <w:rFonts w:ascii="Arial" w:hAnsi="Arial" w:cs="Arial"/>
          <w:color w:val="000000"/>
          <w:sz w:val="36"/>
          <w:szCs w:val="36"/>
          <w:lang w:bidi="hi-IN"/>
        </w:rPr>
        <w:t>E</w:t>
      </w:r>
      <w:r>
        <w:rPr>
          <w:rFonts w:ascii="Arial" w:hAnsi="Arial" w:cs="Arial"/>
          <w:color w:val="000000"/>
          <w:sz w:val="36"/>
          <w:szCs w:val="36"/>
          <w:lang w:bidi="hi-IN"/>
        </w:rPr>
        <w:t>,</w:t>
      </w:r>
    </w:p>
    <w:p w14:paraId="730107D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gramStart"/>
      <w:r>
        <w:rPr>
          <w:rFonts w:ascii="Arial" w:hAnsi="Arial" w:cs="Arial"/>
          <w:color w:val="000000"/>
          <w:sz w:val="36"/>
          <w:szCs w:val="36"/>
          <w:lang w:bidi="hi-IN"/>
        </w:rPr>
        <w:t>raqyiSca</w:t>
      </w:r>
      <w:proofErr w:type="gramEnd"/>
      <w:r>
        <w:rPr>
          <w:rFonts w:ascii="Arial" w:hAnsi="Arial" w:cs="Arial"/>
          <w:color w:val="000000"/>
          <w:sz w:val="36"/>
          <w:szCs w:val="36"/>
          <w:lang w:bidi="hi-IN"/>
        </w:rPr>
        <w:t>#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rAya#Sca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puqShTaM 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t>puShTi#Sca m</w:t>
      </w:r>
      <w:r w:rsidR="00665208">
        <w:rPr>
          <w:rFonts w:ascii="Arial" w:hAnsi="Arial" w:cs="Arial"/>
          <w:color w:val="000000"/>
          <w:sz w:val="36"/>
          <w:szCs w:val="36"/>
          <w:lang w:bidi="hi-IN"/>
        </w:rPr>
        <w:t>E</w:t>
      </w:r>
      <w:r>
        <w:rPr>
          <w:rFonts w:ascii="Arial" w:hAnsi="Arial" w:cs="Arial"/>
          <w:color w:val="000000"/>
          <w:sz w:val="36"/>
          <w:szCs w:val="36"/>
          <w:lang w:bidi="hi-IN"/>
        </w:rPr>
        <w:t>,</w:t>
      </w:r>
    </w:p>
    <w:p w14:paraId="099631F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206FA5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viqBu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praqBu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baqhu 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t>BUya#Sca m</w:t>
      </w:r>
      <w:r w:rsidR="00665208">
        <w:rPr>
          <w:rFonts w:ascii="Arial" w:hAnsi="Arial" w:cs="Arial"/>
          <w:color w:val="000000"/>
          <w:sz w:val="36"/>
          <w:szCs w:val="36"/>
          <w:lang w:bidi="hi-IN"/>
        </w:rPr>
        <w:t>E</w:t>
      </w:r>
      <w:r>
        <w:rPr>
          <w:rFonts w:ascii="Arial" w:hAnsi="Arial" w:cs="Arial"/>
          <w:color w:val="000000"/>
          <w:sz w:val="36"/>
          <w:szCs w:val="36"/>
          <w:lang w:bidi="hi-IN"/>
        </w:rPr>
        <w:t>,</w:t>
      </w:r>
    </w:p>
    <w:p w14:paraId="40BEA4E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pUqrNaM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pUqrNata#raM caq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t>&amp;kShi#tiSca m</w:t>
      </w:r>
      <w:r w:rsidR="00665208">
        <w:rPr>
          <w:rFonts w:ascii="Arial" w:hAnsi="Arial" w:cs="Arial"/>
          <w:color w:val="000000"/>
          <w:sz w:val="36"/>
          <w:szCs w:val="36"/>
          <w:lang w:bidi="hi-IN"/>
        </w:rPr>
        <w:t>E</w:t>
      </w:r>
      <w:r>
        <w:rPr>
          <w:rFonts w:ascii="Arial" w:hAnsi="Arial" w:cs="Arial"/>
          <w:color w:val="000000"/>
          <w:sz w:val="36"/>
          <w:szCs w:val="36"/>
          <w:lang w:bidi="hi-IN"/>
        </w:rPr>
        <w:t>q,</w:t>
      </w:r>
      <w:r>
        <w:rPr>
          <w:rFonts w:ascii="Arial" w:hAnsi="Arial" w:cs="Arial"/>
          <w:color w:val="000000"/>
          <w:sz w:val="36"/>
          <w:szCs w:val="36"/>
          <w:lang w:bidi="hi-IN"/>
        </w:rPr>
        <w:tab/>
      </w:r>
      <w:r>
        <w:rPr>
          <w:rFonts w:ascii="Arial" w:hAnsi="Arial" w:cs="Arial"/>
          <w:color w:val="000000"/>
          <w:sz w:val="36"/>
          <w:szCs w:val="36"/>
          <w:lang w:bidi="hi-IN"/>
        </w:rPr>
        <w:tab/>
        <w:t>kUya#vAScaq m</w:t>
      </w:r>
      <w:r w:rsidR="00665208">
        <w:rPr>
          <w:rFonts w:ascii="Arial" w:hAnsi="Arial" w:cs="Arial"/>
          <w:color w:val="000000"/>
          <w:sz w:val="36"/>
          <w:szCs w:val="36"/>
          <w:lang w:bidi="hi-IN"/>
        </w:rPr>
        <w:t>E</w:t>
      </w:r>
      <w:r>
        <w:rPr>
          <w:rFonts w:ascii="Arial" w:hAnsi="Arial" w:cs="Arial"/>
          <w:color w:val="000000"/>
          <w:sz w:val="36"/>
          <w:szCs w:val="36"/>
          <w:lang w:bidi="hi-IN"/>
        </w:rPr>
        <w:t>,</w:t>
      </w:r>
    </w:p>
    <w:p w14:paraId="6CC864A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ECAC38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&amp;nna#M caq m</w:t>
      </w:r>
      <w:r w:rsidR="00665208">
        <w:rPr>
          <w:rFonts w:ascii="Arial" w:hAnsi="Arial" w:cs="Arial"/>
          <w:color w:val="000000"/>
          <w:sz w:val="36"/>
          <w:szCs w:val="36"/>
          <w:lang w:bidi="hi-IN"/>
        </w:rPr>
        <w:t>E</w:t>
      </w:r>
      <w:r>
        <w:rPr>
          <w:rFonts w:ascii="Arial" w:hAnsi="Arial" w:cs="Arial"/>
          <w:color w:val="000000"/>
          <w:sz w:val="36"/>
          <w:szCs w:val="36"/>
          <w:lang w:bidi="hi-IN"/>
        </w:rPr>
        <w:t>,</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&amp;kShu#cca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vrIqhaya#Sca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t>yavA$Sca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p>
    <w:p w14:paraId="23BC9A0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mAShA$Sca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tilA$Sca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muqdgASca#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t>KaqlvA$Sca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156D623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05DE53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g</w:t>
      </w:r>
      <w:r w:rsidR="00665208">
        <w:rPr>
          <w:rFonts w:ascii="Arial" w:hAnsi="Arial" w:cs="Arial"/>
          <w:color w:val="000000"/>
          <w:sz w:val="36"/>
          <w:szCs w:val="36"/>
          <w:lang w:bidi="hi-IN"/>
        </w:rPr>
        <w:t>O</w:t>
      </w:r>
      <w:r>
        <w:rPr>
          <w:rFonts w:ascii="Arial" w:hAnsi="Arial" w:cs="Arial"/>
          <w:color w:val="000000"/>
          <w:sz w:val="36"/>
          <w:szCs w:val="36"/>
          <w:lang w:bidi="hi-IN"/>
        </w:rPr>
        <w:t>qdhUmA$Sca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t>maqsurA$Sca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t>priqyaMga#vaScaq m</w:t>
      </w:r>
      <w:r w:rsidR="00665208">
        <w:rPr>
          <w:rFonts w:ascii="Arial" w:hAnsi="Arial" w:cs="Arial"/>
          <w:color w:val="000000"/>
          <w:sz w:val="36"/>
          <w:szCs w:val="36"/>
          <w:lang w:bidi="hi-IN"/>
        </w:rPr>
        <w:t>E</w:t>
      </w:r>
      <w:r>
        <w:rPr>
          <w:rFonts w:ascii="Arial" w:hAnsi="Arial" w:cs="Arial"/>
          <w:color w:val="000000"/>
          <w:sz w:val="36"/>
          <w:szCs w:val="36"/>
          <w:lang w:bidi="hi-IN"/>
        </w:rPr>
        <w:t>, &amp;Na#vaSca m</w:t>
      </w:r>
      <w:r w:rsidR="00665208">
        <w:rPr>
          <w:rFonts w:ascii="Arial" w:hAnsi="Arial" w:cs="Arial"/>
          <w:color w:val="000000"/>
          <w:sz w:val="36"/>
          <w:szCs w:val="36"/>
          <w:lang w:bidi="hi-IN"/>
        </w:rPr>
        <w:t>E</w:t>
      </w:r>
      <w:r>
        <w:rPr>
          <w:rFonts w:ascii="Arial" w:hAnsi="Arial" w:cs="Arial"/>
          <w:color w:val="000000"/>
          <w:sz w:val="36"/>
          <w:szCs w:val="36"/>
          <w:lang w:bidi="hi-IN"/>
        </w:rPr>
        <w:t>,</w:t>
      </w:r>
    </w:p>
    <w:p w14:paraId="4D2F7E3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SyAqmAkA$Sca m</w:t>
      </w:r>
      <w:r w:rsidR="00665208">
        <w:rPr>
          <w:rFonts w:ascii="Arial" w:hAnsi="Arial" w:cs="Arial"/>
          <w:color w:val="000000"/>
          <w:sz w:val="36"/>
          <w:szCs w:val="36"/>
          <w:lang w:bidi="hi-IN"/>
        </w:rPr>
        <w:t>E</w:t>
      </w:r>
      <w:r>
        <w:rPr>
          <w:rFonts w:ascii="Arial" w:hAnsi="Arial" w:cs="Arial"/>
          <w:color w:val="000000"/>
          <w:sz w:val="36"/>
          <w:szCs w:val="36"/>
          <w:lang w:bidi="hi-IN"/>
        </w:rPr>
        <w:t>, nIqvArA$Sca m</w:t>
      </w:r>
      <w:r w:rsidR="00665208">
        <w:rPr>
          <w:rFonts w:ascii="Arial" w:hAnsi="Arial" w:cs="Arial"/>
          <w:color w:val="000000"/>
          <w:sz w:val="36"/>
          <w:szCs w:val="36"/>
          <w:lang w:bidi="hi-IN"/>
        </w:rPr>
        <w:t>E</w:t>
      </w:r>
      <w:r>
        <w:rPr>
          <w:rFonts w:ascii="Arial" w:hAnsi="Arial" w:cs="Arial"/>
          <w:color w:val="000000"/>
          <w:sz w:val="36"/>
          <w:szCs w:val="36"/>
          <w:lang w:bidi="hi-IN"/>
        </w:rPr>
        <w:tab/>
        <w:t xml:space="preserve"> || 4 (38)</w:t>
      </w:r>
    </w:p>
    <w:p w14:paraId="320AF5C1" w14:textId="1AE94CDB"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SAntiqH SAntiqH SAnti#H || </w:t>
      </w:r>
    </w:p>
    <w:p w14:paraId="62009865" w14:textId="77777777" w:rsidR="00DB70C2" w:rsidRDefault="00DB70C2" w:rsidP="00D91D60">
      <w:pPr>
        <w:autoSpaceDE w:val="0"/>
        <w:autoSpaceDN w:val="0"/>
        <w:adjustRightInd w:val="0"/>
        <w:spacing w:after="0" w:line="240" w:lineRule="auto"/>
        <w:rPr>
          <w:rFonts w:ascii="Arial" w:hAnsi="Arial" w:cs="Arial"/>
          <w:color w:val="000000"/>
          <w:sz w:val="36"/>
          <w:szCs w:val="36"/>
          <w:lang w:bidi="hi-IN"/>
        </w:rPr>
      </w:pPr>
    </w:p>
    <w:p w14:paraId="7850CA86" w14:textId="6B202080" w:rsidR="00DB70C2" w:rsidRDefault="00DB70C2" w:rsidP="00DB70C2">
      <w:pPr>
        <w:autoSpaceDE w:val="0"/>
        <w:autoSpaceDN w:val="0"/>
        <w:adjustRightInd w:val="0"/>
        <w:spacing w:after="0" w:line="240" w:lineRule="auto"/>
        <w:rPr>
          <w:rFonts w:ascii="Arial" w:hAnsi="Arial" w:cs="Arial"/>
          <w:b/>
          <w:bCs/>
          <w:color w:val="000000"/>
          <w:sz w:val="36"/>
          <w:szCs w:val="36"/>
          <w:lang w:bidi="hi-IN"/>
        </w:rPr>
      </w:pPr>
      <w:r w:rsidRPr="00E20008">
        <w:rPr>
          <w:rFonts w:ascii="Arial" w:hAnsi="Arial" w:cs="Arial"/>
          <w:b/>
          <w:bCs/>
          <w:color w:val="000000"/>
          <w:sz w:val="36"/>
          <w:szCs w:val="36"/>
          <w:lang w:bidi="hi-IN"/>
        </w:rPr>
        <w:t>14.</w:t>
      </w:r>
      <w:r>
        <w:rPr>
          <w:rFonts w:ascii="Arial" w:hAnsi="Arial" w:cs="Arial"/>
          <w:b/>
          <w:bCs/>
          <w:color w:val="000000"/>
          <w:sz w:val="36"/>
          <w:szCs w:val="36"/>
          <w:lang w:bidi="hi-IN"/>
        </w:rPr>
        <w:t>4</w:t>
      </w:r>
      <w:r w:rsidRPr="00E20008">
        <w:rPr>
          <w:rFonts w:ascii="Arial" w:hAnsi="Arial" w:cs="Arial"/>
          <w:b/>
          <w:bCs/>
          <w:color w:val="000000"/>
          <w:sz w:val="36"/>
          <w:szCs w:val="36"/>
          <w:lang w:bidi="hi-IN"/>
        </w:rPr>
        <w:t>.2</w:t>
      </w:r>
      <w:r w:rsidRPr="00E20008">
        <w:rPr>
          <w:rFonts w:ascii="Arial" w:hAnsi="Arial" w:cs="Arial"/>
          <w:b/>
          <w:bCs/>
          <w:color w:val="000000"/>
          <w:sz w:val="36"/>
          <w:szCs w:val="36"/>
          <w:lang w:bidi="hi-IN"/>
        </w:rPr>
        <w:tab/>
        <w:t xml:space="preserve"> upacAra </w:t>
      </w:r>
      <w:r>
        <w:rPr>
          <w:rFonts w:ascii="Arial" w:hAnsi="Arial" w:cs="Arial"/>
          <w:b/>
          <w:bCs/>
          <w:color w:val="000000"/>
          <w:sz w:val="36"/>
          <w:szCs w:val="36"/>
          <w:lang w:bidi="hi-IN"/>
        </w:rPr>
        <w:t>pUjA</w:t>
      </w:r>
    </w:p>
    <w:p w14:paraId="6B716587" w14:textId="77777777" w:rsidR="00DB70C2" w:rsidRDefault="00DB70C2" w:rsidP="00D91D60">
      <w:pPr>
        <w:autoSpaceDE w:val="0"/>
        <w:autoSpaceDN w:val="0"/>
        <w:adjustRightInd w:val="0"/>
        <w:spacing w:after="0" w:line="240" w:lineRule="auto"/>
        <w:rPr>
          <w:rFonts w:ascii="Arial" w:hAnsi="Arial" w:cs="Arial"/>
          <w:color w:val="000000"/>
          <w:sz w:val="36"/>
          <w:szCs w:val="36"/>
          <w:lang w:bidi="hi-IN"/>
        </w:rPr>
      </w:pPr>
    </w:p>
    <w:p w14:paraId="6982AFC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amRutABiSh</w:t>
      </w:r>
      <w:r w:rsidR="00665208">
        <w:rPr>
          <w:rFonts w:ascii="Arial" w:hAnsi="Arial" w:cs="Arial"/>
          <w:color w:val="000000"/>
          <w:sz w:val="36"/>
          <w:szCs w:val="36"/>
          <w:lang w:bidi="hi-IN"/>
        </w:rPr>
        <w:t>E</w:t>
      </w:r>
      <w:r>
        <w:rPr>
          <w:rFonts w:ascii="Arial" w:hAnsi="Arial" w:cs="Arial"/>
          <w:color w:val="000000"/>
          <w:sz w:val="36"/>
          <w:szCs w:val="36"/>
          <w:lang w:bidi="hi-IN"/>
        </w:rPr>
        <w:t>k</w:t>
      </w:r>
      <w:r w:rsidR="00665208">
        <w:rPr>
          <w:rFonts w:ascii="Arial" w:hAnsi="Arial" w:cs="Arial"/>
          <w:color w:val="000000"/>
          <w:sz w:val="36"/>
          <w:szCs w:val="36"/>
          <w:lang w:bidi="hi-IN"/>
        </w:rPr>
        <w:t>O</w:t>
      </w:r>
      <w:r>
        <w:rPr>
          <w:rFonts w:ascii="Arial" w:hAnsi="Arial" w:cs="Arial"/>
          <w:color w:val="000000"/>
          <w:sz w:val="36"/>
          <w:szCs w:val="36"/>
          <w:lang w:bidi="hi-IN"/>
        </w:rPr>
        <w:t>&amp;stu | AvAhitAByaH sarvABy</w:t>
      </w:r>
      <w:r w:rsidR="00665208">
        <w:rPr>
          <w:rFonts w:ascii="Arial" w:hAnsi="Arial" w:cs="Arial"/>
          <w:color w:val="000000"/>
          <w:sz w:val="36"/>
          <w:szCs w:val="36"/>
          <w:lang w:bidi="hi-IN"/>
        </w:rPr>
        <w:t>O</w:t>
      </w:r>
      <w:r>
        <w:rPr>
          <w:rFonts w:ascii="Arial" w:hAnsi="Arial" w:cs="Arial"/>
          <w:color w:val="000000"/>
          <w:sz w:val="36"/>
          <w:szCs w:val="36"/>
          <w:lang w:bidi="hi-IN"/>
        </w:rPr>
        <w:t xml:space="preserve"> d</w:t>
      </w:r>
      <w:r w:rsidR="00665208">
        <w:rPr>
          <w:rFonts w:ascii="Arial" w:hAnsi="Arial" w:cs="Arial"/>
          <w:color w:val="000000"/>
          <w:sz w:val="36"/>
          <w:szCs w:val="36"/>
          <w:lang w:bidi="hi-IN"/>
        </w:rPr>
        <w:t>E</w:t>
      </w:r>
      <w:r>
        <w:rPr>
          <w:rFonts w:ascii="Arial" w:hAnsi="Arial" w:cs="Arial"/>
          <w:color w:val="000000"/>
          <w:sz w:val="36"/>
          <w:szCs w:val="36"/>
          <w:lang w:bidi="hi-IN"/>
        </w:rPr>
        <w:t>vatABy</w:t>
      </w:r>
      <w:r w:rsidR="00665208">
        <w:rPr>
          <w:rFonts w:ascii="Arial" w:hAnsi="Arial" w:cs="Arial"/>
          <w:color w:val="000000"/>
          <w:sz w:val="36"/>
          <w:szCs w:val="36"/>
          <w:lang w:bidi="hi-IN"/>
        </w:rPr>
        <w:t>O</w:t>
      </w:r>
      <w:r>
        <w:rPr>
          <w:rFonts w:ascii="Arial" w:hAnsi="Arial" w:cs="Arial"/>
          <w:color w:val="000000"/>
          <w:sz w:val="36"/>
          <w:szCs w:val="36"/>
          <w:lang w:bidi="hi-IN"/>
        </w:rPr>
        <w:t xml:space="preserve"> namaH | </w:t>
      </w:r>
    </w:p>
    <w:p w14:paraId="559F184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divya gandhAn dhArayAmi | puShpANi samarpayAmi | </w:t>
      </w:r>
    </w:p>
    <w:p w14:paraId="5373163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balA#yaq nama#H | dhUpaM AGrApayAmi | bala#pramathanAyaq nama#H | </w:t>
      </w:r>
    </w:p>
    <w:p w14:paraId="0128EFB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 xml:space="preserve">dIpaM darSayAmi | dhUpa-dIpAnantaraM AcamanIyaM samarpayAmi | </w:t>
      </w:r>
    </w:p>
    <w:p w14:paraId="1A80F2E2" w14:textId="4EAC874B"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BUrBuvaqssuvaqH --------------. (naiv</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dya mantraM) | </w:t>
      </w:r>
    </w:p>
    <w:p w14:paraId="5FF292C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sarva#BUtadamanAyaq nama#H | kadaLIPalaM niv</w:t>
      </w:r>
      <w:r w:rsidR="00665208">
        <w:rPr>
          <w:rFonts w:ascii="Arial" w:hAnsi="Arial" w:cs="Arial"/>
          <w:color w:val="000000"/>
          <w:sz w:val="36"/>
          <w:szCs w:val="36"/>
          <w:lang w:bidi="hi-IN"/>
        </w:rPr>
        <w:t>E</w:t>
      </w:r>
      <w:r>
        <w:rPr>
          <w:rFonts w:ascii="Arial" w:hAnsi="Arial" w:cs="Arial"/>
          <w:color w:val="000000"/>
          <w:sz w:val="36"/>
          <w:szCs w:val="36"/>
          <w:lang w:bidi="hi-IN"/>
        </w:rPr>
        <w:t xml:space="preserve">dayAmi | </w:t>
      </w:r>
    </w:p>
    <w:p w14:paraId="77F6D1D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naiv</w:t>
      </w:r>
      <w:r w:rsidR="00665208">
        <w:rPr>
          <w:rFonts w:ascii="Arial" w:hAnsi="Arial" w:cs="Arial"/>
          <w:color w:val="000000"/>
          <w:sz w:val="36"/>
          <w:szCs w:val="36"/>
          <w:lang w:bidi="hi-IN"/>
        </w:rPr>
        <w:t>E</w:t>
      </w:r>
      <w:r>
        <w:rPr>
          <w:rFonts w:ascii="Arial" w:hAnsi="Arial" w:cs="Arial"/>
          <w:color w:val="000000"/>
          <w:sz w:val="36"/>
          <w:szCs w:val="36"/>
          <w:lang w:bidi="hi-IN"/>
        </w:rPr>
        <w:t xml:space="preserve">dyAnantaraM AcamanIyaM samarpayAmi | </w:t>
      </w:r>
    </w:p>
    <w:p w14:paraId="52DD4E4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maqn</w:t>
      </w:r>
      <w:r w:rsidR="00665208">
        <w:rPr>
          <w:rFonts w:ascii="Arial" w:hAnsi="Arial" w:cs="Arial"/>
          <w:color w:val="000000"/>
          <w:sz w:val="36"/>
          <w:szCs w:val="36"/>
          <w:lang w:bidi="hi-IN"/>
        </w:rPr>
        <w:t>O</w:t>
      </w:r>
      <w:r>
        <w:rPr>
          <w:rFonts w:ascii="Arial" w:hAnsi="Arial" w:cs="Arial"/>
          <w:color w:val="000000"/>
          <w:sz w:val="36"/>
          <w:szCs w:val="36"/>
          <w:lang w:bidi="hi-IN"/>
        </w:rPr>
        <w:t>nma#nAyaq nama#H | karpUra tAMbUlaM niv</w:t>
      </w:r>
      <w:r w:rsidR="00665208">
        <w:rPr>
          <w:rFonts w:ascii="Arial" w:hAnsi="Arial" w:cs="Arial"/>
          <w:color w:val="000000"/>
          <w:sz w:val="36"/>
          <w:szCs w:val="36"/>
          <w:lang w:bidi="hi-IN"/>
        </w:rPr>
        <w:t>E</w:t>
      </w:r>
      <w:r>
        <w:rPr>
          <w:rFonts w:ascii="Arial" w:hAnsi="Arial" w:cs="Arial"/>
          <w:color w:val="000000"/>
          <w:sz w:val="36"/>
          <w:szCs w:val="36"/>
          <w:lang w:bidi="hi-IN"/>
        </w:rPr>
        <w:t xml:space="preserve">dayAmi | </w:t>
      </w:r>
    </w:p>
    <w:p w14:paraId="0F1172C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B6D2CD6" w14:textId="1A265203" w:rsidR="00D91D60" w:rsidRPr="000B1245" w:rsidRDefault="00D91D60" w:rsidP="00D91D60">
      <w:pPr>
        <w:autoSpaceDE w:val="0"/>
        <w:autoSpaceDN w:val="0"/>
        <w:adjustRightInd w:val="0"/>
        <w:spacing w:after="0" w:line="240" w:lineRule="auto"/>
        <w:rPr>
          <w:rFonts w:ascii="Arial" w:hAnsi="Arial" w:cs="Arial"/>
          <w:b/>
          <w:bCs/>
          <w:color w:val="000000"/>
          <w:sz w:val="36"/>
          <w:szCs w:val="36"/>
          <w:lang w:bidi="hi-IN"/>
        </w:rPr>
      </w:pPr>
      <w:r w:rsidRPr="000B1245">
        <w:rPr>
          <w:rFonts w:ascii="Arial" w:hAnsi="Arial" w:cs="Arial"/>
          <w:b/>
          <w:bCs/>
          <w:color w:val="000000"/>
          <w:sz w:val="36"/>
          <w:szCs w:val="36"/>
          <w:lang w:bidi="hi-IN"/>
        </w:rPr>
        <w:t>1</w:t>
      </w:r>
      <w:r w:rsidR="00607235" w:rsidRPr="000B1245">
        <w:rPr>
          <w:rFonts w:ascii="Arial" w:hAnsi="Arial" w:cs="Arial"/>
          <w:b/>
          <w:bCs/>
          <w:color w:val="000000"/>
          <w:sz w:val="36"/>
          <w:szCs w:val="36"/>
          <w:lang w:bidi="hi-IN"/>
        </w:rPr>
        <w:t>4</w:t>
      </w:r>
      <w:r w:rsidRPr="000B1245">
        <w:rPr>
          <w:rFonts w:ascii="Arial" w:hAnsi="Arial" w:cs="Arial"/>
          <w:b/>
          <w:bCs/>
          <w:color w:val="000000"/>
          <w:sz w:val="36"/>
          <w:szCs w:val="36"/>
          <w:lang w:bidi="hi-IN"/>
        </w:rPr>
        <w:t>.4.</w:t>
      </w:r>
      <w:r w:rsidR="0004452A">
        <w:rPr>
          <w:rFonts w:ascii="Arial" w:hAnsi="Arial" w:cs="Arial"/>
          <w:b/>
          <w:bCs/>
          <w:color w:val="000000"/>
          <w:sz w:val="36"/>
          <w:szCs w:val="36"/>
          <w:lang w:bidi="hi-IN"/>
        </w:rPr>
        <w:t>3</w:t>
      </w:r>
      <w:r w:rsidRPr="000B1245">
        <w:rPr>
          <w:rFonts w:ascii="Arial" w:hAnsi="Arial" w:cs="Arial"/>
          <w:b/>
          <w:bCs/>
          <w:color w:val="000000"/>
          <w:sz w:val="36"/>
          <w:szCs w:val="36"/>
          <w:lang w:bidi="hi-IN"/>
        </w:rPr>
        <w:tab/>
      </w:r>
      <w:r w:rsidRPr="000B1245">
        <w:rPr>
          <w:rFonts w:ascii="Arial" w:hAnsi="Arial" w:cs="Arial"/>
          <w:b/>
          <w:bCs/>
          <w:color w:val="000000"/>
          <w:sz w:val="36"/>
          <w:szCs w:val="36"/>
          <w:lang w:bidi="hi-IN"/>
        </w:rPr>
        <w:tab/>
        <w:t>upacAra mantrAH</w:t>
      </w:r>
    </w:p>
    <w:p w14:paraId="165DE0D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w:t>
      </w:r>
      <w:r>
        <w:rPr>
          <w:rFonts w:ascii="Arial" w:hAnsi="Arial" w:cs="Arial"/>
          <w:color w:val="000000"/>
          <w:sz w:val="36"/>
          <w:szCs w:val="36"/>
          <w:lang w:bidi="hi-IN"/>
        </w:rPr>
        <w:tab/>
        <w:t>tatpu#ruShAya viqdmah</w:t>
      </w:r>
      <w:r w:rsidR="00665208">
        <w:rPr>
          <w:rFonts w:ascii="Arial" w:hAnsi="Arial" w:cs="Arial"/>
          <w:color w:val="000000"/>
          <w:sz w:val="36"/>
          <w:szCs w:val="36"/>
          <w:lang w:bidi="hi-IN"/>
        </w:rPr>
        <w:t>E</w:t>
      </w:r>
      <w:r>
        <w:rPr>
          <w:rFonts w:ascii="Arial" w:hAnsi="Arial" w:cs="Arial"/>
          <w:color w:val="000000"/>
          <w:sz w:val="36"/>
          <w:szCs w:val="36"/>
          <w:lang w:bidi="hi-IN"/>
        </w:rPr>
        <w:t># cakratuqNDA#ya dhImahi | tann</w:t>
      </w:r>
      <w:r w:rsidR="00665208">
        <w:rPr>
          <w:rFonts w:ascii="Arial" w:hAnsi="Arial" w:cs="Arial"/>
          <w:color w:val="000000"/>
          <w:sz w:val="36"/>
          <w:szCs w:val="36"/>
          <w:lang w:bidi="hi-IN"/>
        </w:rPr>
        <w:t>O</w:t>
      </w:r>
      <w:r>
        <w:rPr>
          <w:rFonts w:ascii="Arial" w:hAnsi="Arial" w:cs="Arial"/>
          <w:color w:val="000000"/>
          <w:sz w:val="36"/>
          <w:szCs w:val="36"/>
          <w:lang w:bidi="hi-IN"/>
        </w:rPr>
        <w:t># nandiH prac</w:t>
      </w:r>
      <w:r w:rsidR="00665208">
        <w:rPr>
          <w:rFonts w:ascii="Arial" w:hAnsi="Arial" w:cs="Arial"/>
          <w:color w:val="000000"/>
          <w:sz w:val="36"/>
          <w:szCs w:val="36"/>
          <w:lang w:bidi="hi-IN"/>
        </w:rPr>
        <w:t>O</w:t>
      </w:r>
      <w:r>
        <w:rPr>
          <w:rFonts w:ascii="Arial" w:hAnsi="Arial" w:cs="Arial"/>
          <w:color w:val="000000"/>
          <w:sz w:val="36"/>
          <w:szCs w:val="36"/>
          <w:lang w:bidi="hi-IN"/>
        </w:rPr>
        <w:t>qdayA$t | 4.1</w:t>
      </w:r>
    </w:p>
    <w:p w14:paraId="2A875C7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w:t>
      </w:r>
      <w:r>
        <w:rPr>
          <w:rFonts w:ascii="Arial" w:hAnsi="Arial" w:cs="Arial"/>
          <w:color w:val="000000"/>
          <w:sz w:val="36"/>
          <w:szCs w:val="36"/>
          <w:lang w:bidi="hi-IN"/>
        </w:rPr>
        <w:tab/>
        <w:t>v</w:t>
      </w:r>
      <w:r w:rsidR="00665208">
        <w:rPr>
          <w:rFonts w:ascii="Arial" w:hAnsi="Arial" w:cs="Arial"/>
          <w:color w:val="000000"/>
          <w:sz w:val="36"/>
          <w:szCs w:val="36"/>
          <w:lang w:bidi="hi-IN"/>
        </w:rPr>
        <w:t>E</w:t>
      </w:r>
      <w:r>
        <w:rPr>
          <w:rFonts w:ascii="Arial" w:hAnsi="Arial" w:cs="Arial"/>
          <w:color w:val="000000"/>
          <w:sz w:val="36"/>
          <w:szCs w:val="36"/>
          <w:lang w:bidi="hi-IN"/>
        </w:rPr>
        <w:t>qdAqntaq-viqj~jAnaq suni#ScitAqrthA-ssanyA#sa y</w:t>
      </w:r>
      <w:r w:rsidR="00665208">
        <w:rPr>
          <w:rFonts w:ascii="Arial" w:hAnsi="Arial" w:cs="Arial"/>
          <w:color w:val="000000"/>
          <w:sz w:val="36"/>
          <w:szCs w:val="36"/>
          <w:lang w:bidi="hi-IN"/>
        </w:rPr>
        <w:t>O</w:t>
      </w:r>
      <w:r>
        <w:rPr>
          <w:rFonts w:ascii="Arial" w:hAnsi="Arial" w:cs="Arial"/>
          <w:color w:val="000000"/>
          <w:sz w:val="36"/>
          <w:szCs w:val="36"/>
          <w:lang w:bidi="hi-IN"/>
        </w:rPr>
        <w:t>qgAdyata#-yaSSuddhaq satvA$H | t</w:t>
      </w:r>
      <w:r w:rsidR="00665208">
        <w:rPr>
          <w:rFonts w:ascii="Arial" w:hAnsi="Arial" w:cs="Arial"/>
          <w:color w:val="000000"/>
          <w:sz w:val="36"/>
          <w:szCs w:val="36"/>
          <w:lang w:bidi="hi-IN"/>
        </w:rPr>
        <w:t>E</w:t>
      </w:r>
      <w:r>
        <w:rPr>
          <w:rFonts w:ascii="Arial" w:hAnsi="Arial" w:cs="Arial"/>
          <w:color w:val="000000"/>
          <w:sz w:val="36"/>
          <w:szCs w:val="36"/>
          <w:lang w:bidi="hi-IN"/>
        </w:rPr>
        <w:t xml:space="preserve"> bra#hmal</w:t>
      </w:r>
      <w:r w:rsidR="00665208">
        <w:rPr>
          <w:rFonts w:ascii="Arial" w:hAnsi="Arial" w:cs="Arial"/>
          <w:color w:val="000000"/>
          <w:sz w:val="36"/>
          <w:szCs w:val="36"/>
          <w:lang w:bidi="hi-IN"/>
        </w:rPr>
        <w:t>O</w:t>
      </w:r>
      <w:r>
        <w:rPr>
          <w:rFonts w:ascii="Arial" w:hAnsi="Arial" w:cs="Arial"/>
          <w:color w:val="000000"/>
          <w:sz w:val="36"/>
          <w:szCs w:val="36"/>
          <w:lang w:bidi="hi-IN"/>
        </w:rPr>
        <w:t>qk</w:t>
      </w:r>
      <w:r w:rsidR="00665208">
        <w:rPr>
          <w:rFonts w:ascii="Arial" w:hAnsi="Arial" w:cs="Arial"/>
          <w:color w:val="000000"/>
          <w:sz w:val="36"/>
          <w:szCs w:val="36"/>
          <w:lang w:bidi="hi-IN"/>
        </w:rPr>
        <w:t>E</w:t>
      </w:r>
      <w:r>
        <w:rPr>
          <w:rFonts w:ascii="Arial" w:hAnsi="Arial" w:cs="Arial"/>
          <w:color w:val="000000"/>
          <w:sz w:val="36"/>
          <w:szCs w:val="36"/>
          <w:lang w:bidi="hi-IN"/>
        </w:rPr>
        <w:t>tuq parA$ntakAl</w:t>
      </w:r>
      <w:r w:rsidR="00665208">
        <w:rPr>
          <w:rFonts w:ascii="Arial" w:hAnsi="Arial" w:cs="Arial"/>
          <w:color w:val="000000"/>
          <w:sz w:val="36"/>
          <w:szCs w:val="36"/>
          <w:lang w:bidi="hi-IN"/>
        </w:rPr>
        <w:t>E</w:t>
      </w:r>
      <w:r>
        <w:rPr>
          <w:rFonts w:ascii="Arial" w:hAnsi="Arial" w:cs="Arial"/>
          <w:color w:val="000000"/>
          <w:sz w:val="36"/>
          <w:szCs w:val="36"/>
          <w:lang w:bidi="hi-IN"/>
        </w:rPr>
        <w:t>q parA#mRutAqt pari#mucyantiq sarv</w:t>
      </w:r>
      <w:r w:rsidR="00665208">
        <w:rPr>
          <w:rFonts w:ascii="Arial" w:hAnsi="Arial" w:cs="Arial"/>
          <w:color w:val="000000"/>
          <w:sz w:val="36"/>
          <w:szCs w:val="36"/>
          <w:lang w:bidi="hi-IN"/>
        </w:rPr>
        <w:t>E</w:t>
      </w:r>
      <w:r>
        <w:rPr>
          <w:rFonts w:ascii="Arial" w:hAnsi="Arial" w:cs="Arial"/>
          <w:color w:val="000000"/>
          <w:sz w:val="36"/>
          <w:szCs w:val="36"/>
          <w:lang w:bidi="hi-IN"/>
        </w:rPr>
        <w:t>$ | 4.2</w:t>
      </w:r>
    </w:p>
    <w:p w14:paraId="25F227B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Pr>
          <w:rFonts w:ascii="Arial" w:hAnsi="Arial" w:cs="Arial"/>
          <w:color w:val="000000"/>
          <w:sz w:val="36"/>
          <w:szCs w:val="36"/>
          <w:lang w:bidi="hi-IN"/>
        </w:rPr>
        <w:tab/>
        <w:t>aqntari#kShaqM catu# rh</w:t>
      </w:r>
      <w:r w:rsidR="00665208">
        <w:rPr>
          <w:rFonts w:ascii="Arial" w:hAnsi="Arial" w:cs="Arial"/>
          <w:color w:val="000000"/>
          <w:sz w:val="36"/>
          <w:szCs w:val="36"/>
          <w:lang w:bidi="hi-IN"/>
        </w:rPr>
        <w:t>O</w:t>
      </w:r>
      <w:r>
        <w:rPr>
          <w:rFonts w:ascii="Arial" w:hAnsi="Arial" w:cs="Arial"/>
          <w:color w:val="000000"/>
          <w:sz w:val="36"/>
          <w:szCs w:val="36"/>
          <w:lang w:bidi="hi-IN"/>
        </w:rPr>
        <w:t>tA | sa viqShThAH | sa m</w:t>
      </w:r>
      <w:r w:rsidR="00665208">
        <w:rPr>
          <w:rFonts w:ascii="Arial" w:hAnsi="Arial" w:cs="Arial"/>
          <w:color w:val="000000"/>
          <w:sz w:val="36"/>
          <w:szCs w:val="36"/>
          <w:lang w:bidi="hi-IN"/>
        </w:rPr>
        <w:t>E</w:t>
      </w:r>
      <w:r>
        <w:rPr>
          <w:rFonts w:ascii="Arial" w:hAnsi="Arial" w:cs="Arial"/>
          <w:color w:val="000000"/>
          <w:sz w:val="36"/>
          <w:szCs w:val="36"/>
          <w:lang w:bidi="hi-IN"/>
        </w:rPr>
        <w:t xml:space="preserve"># dadAtu praqjAM paqSUn </w:t>
      </w:r>
    </w:p>
    <w:p w14:paraId="55E9F74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puShTiqM ~MyaSa#H | viqShThASca#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BUyAt | 4.3 </w:t>
      </w:r>
    </w:p>
    <w:p w14:paraId="0BBF9B2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4.</w:t>
      </w:r>
      <w:r>
        <w:rPr>
          <w:rFonts w:ascii="Arial" w:hAnsi="Arial" w:cs="Arial"/>
          <w:color w:val="000000"/>
          <w:sz w:val="36"/>
          <w:szCs w:val="36"/>
          <w:lang w:bidi="hi-IN"/>
        </w:rPr>
        <w:tab/>
        <w:t>rajatAnA(gm) rudrANA(gg) sthAn</w:t>
      </w:r>
      <w:r w:rsidR="00665208">
        <w:rPr>
          <w:rFonts w:ascii="Arial" w:hAnsi="Arial" w:cs="Arial"/>
          <w:color w:val="000000"/>
          <w:sz w:val="36"/>
          <w:szCs w:val="36"/>
          <w:lang w:bidi="hi-IN"/>
        </w:rPr>
        <w:t>E</w:t>
      </w:r>
      <w:r>
        <w:rPr>
          <w:rFonts w:ascii="Arial" w:hAnsi="Arial" w:cs="Arial"/>
          <w:color w:val="000000"/>
          <w:sz w:val="36"/>
          <w:szCs w:val="36"/>
          <w:lang w:bidi="hi-IN"/>
        </w:rPr>
        <w:t xml:space="preserve"> svat</w:t>
      </w:r>
      <w:r w:rsidR="00665208">
        <w:rPr>
          <w:rFonts w:ascii="Arial" w:hAnsi="Arial" w:cs="Arial"/>
          <w:color w:val="000000"/>
          <w:sz w:val="36"/>
          <w:szCs w:val="36"/>
          <w:lang w:bidi="hi-IN"/>
        </w:rPr>
        <w:t>E</w:t>
      </w:r>
      <w:r>
        <w:rPr>
          <w:rFonts w:ascii="Arial" w:hAnsi="Arial" w:cs="Arial"/>
          <w:color w:val="000000"/>
          <w:sz w:val="36"/>
          <w:szCs w:val="36"/>
          <w:lang w:bidi="hi-IN"/>
        </w:rPr>
        <w:t xml:space="preserve">ja#sA BAqni | </w:t>
      </w:r>
    </w:p>
    <w:p w14:paraId="50AF405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rajatAnA(gm) rudrANInA(gg) sthAn</w:t>
      </w:r>
      <w:r w:rsidR="00665208">
        <w:rPr>
          <w:rFonts w:ascii="Arial" w:hAnsi="Arial" w:cs="Arial"/>
          <w:color w:val="000000"/>
          <w:sz w:val="36"/>
          <w:szCs w:val="36"/>
          <w:lang w:bidi="hi-IN"/>
        </w:rPr>
        <w:t>E</w:t>
      </w:r>
      <w:r>
        <w:rPr>
          <w:rFonts w:ascii="Arial" w:hAnsi="Arial" w:cs="Arial"/>
          <w:color w:val="000000"/>
          <w:sz w:val="36"/>
          <w:szCs w:val="36"/>
          <w:lang w:bidi="hi-IN"/>
        </w:rPr>
        <w:t xml:space="preserve"> svat</w:t>
      </w:r>
      <w:r w:rsidR="00665208">
        <w:rPr>
          <w:rFonts w:ascii="Arial" w:hAnsi="Arial" w:cs="Arial"/>
          <w:color w:val="000000"/>
          <w:sz w:val="36"/>
          <w:szCs w:val="36"/>
          <w:lang w:bidi="hi-IN"/>
        </w:rPr>
        <w:t>E</w:t>
      </w:r>
      <w:r>
        <w:rPr>
          <w:rFonts w:ascii="Arial" w:hAnsi="Arial" w:cs="Arial"/>
          <w:color w:val="000000"/>
          <w:sz w:val="36"/>
          <w:szCs w:val="36"/>
          <w:lang w:bidi="hi-IN"/>
        </w:rPr>
        <w:t>ja#sA BAqni | 4.4</w:t>
      </w:r>
    </w:p>
    <w:p w14:paraId="6E4527E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5.</w:t>
      </w:r>
      <w:r>
        <w:rPr>
          <w:rFonts w:ascii="Arial" w:hAnsi="Arial" w:cs="Arial"/>
          <w:color w:val="000000"/>
          <w:sz w:val="36"/>
          <w:szCs w:val="36"/>
          <w:lang w:bidi="hi-IN"/>
        </w:rPr>
        <w:tab/>
      </w:r>
      <w:r w:rsidR="00665208">
        <w:rPr>
          <w:rFonts w:ascii="Arial" w:hAnsi="Arial" w:cs="Arial"/>
          <w:color w:val="000000"/>
          <w:sz w:val="36"/>
          <w:szCs w:val="36"/>
          <w:lang w:bidi="hi-IN"/>
        </w:rPr>
        <w:t>E</w:t>
      </w:r>
      <w:r>
        <w:rPr>
          <w:rFonts w:ascii="Arial" w:hAnsi="Arial" w:cs="Arial"/>
          <w:color w:val="000000"/>
          <w:sz w:val="36"/>
          <w:szCs w:val="36"/>
          <w:lang w:bidi="hi-IN"/>
        </w:rPr>
        <w:t xml:space="preserve">qSha vai paya#svAqnnAma# yaqj~jaH | sarva(gm)# haqvai tatraq paya#svadBavati | </w:t>
      </w:r>
    </w:p>
    <w:p w14:paraId="6E185C8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w:t>
      </w:r>
      <w:r w:rsidR="00665208">
        <w:rPr>
          <w:rFonts w:ascii="Arial" w:hAnsi="Arial" w:cs="Arial"/>
          <w:color w:val="000000"/>
          <w:sz w:val="36"/>
          <w:szCs w:val="36"/>
          <w:lang w:bidi="hi-IN"/>
        </w:rPr>
        <w:t>E</w:t>
      </w:r>
      <w:r>
        <w:rPr>
          <w:rFonts w:ascii="Arial" w:hAnsi="Arial" w:cs="Arial"/>
          <w:color w:val="000000"/>
          <w:sz w:val="36"/>
          <w:szCs w:val="36"/>
          <w:lang w:bidi="hi-IN"/>
        </w:rPr>
        <w:t>traiqt</w:t>
      </w:r>
      <w:r w:rsidR="00665208">
        <w:rPr>
          <w:rFonts w:ascii="Arial" w:hAnsi="Arial" w:cs="Arial"/>
          <w:color w:val="000000"/>
          <w:sz w:val="36"/>
          <w:szCs w:val="36"/>
          <w:lang w:bidi="hi-IN"/>
        </w:rPr>
        <w:t>E</w:t>
      </w:r>
      <w:r>
        <w:rPr>
          <w:rFonts w:ascii="Arial" w:hAnsi="Arial" w:cs="Arial"/>
          <w:color w:val="000000"/>
          <w:sz w:val="36"/>
          <w:szCs w:val="36"/>
          <w:lang w:bidi="hi-IN"/>
        </w:rPr>
        <w:t>na# yaqj~j</w:t>
      </w:r>
      <w:r w:rsidR="00665208">
        <w:rPr>
          <w:rFonts w:ascii="Arial" w:hAnsi="Arial" w:cs="Arial"/>
          <w:color w:val="000000"/>
          <w:sz w:val="36"/>
          <w:szCs w:val="36"/>
          <w:lang w:bidi="hi-IN"/>
        </w:rPr>
        <w:t>E</w:t>
      </w:r>
      <w:r>
        <w:rPr>
          <w:rFonts w:ascii="Arial" w:hAnsi="Arial" w:cs="Arial"/>
          <w:color w:val="000000"/>
          <w:sz w:val="36"/>
          <w:szCs w:val="36"/>
          <w:lang w:bidi="hi-IN"/>
        </w:rPr>
        <w:t>naq yaja#nt</w:t>
      </w:r>
      <w:r w:rsidR="00665208">
        <w:rPr>
          <w:rFonts w:ascii="Arial" w:hAnsi="Arial" w:cs="Arial"/>
          <w:color w:val="000000"/>
          <w:sz w:val="36"/>
          <w:szCs w:val="36"/>
          <w:lang w:bidi="hi-IN"/>
        </w:rPr>
        <w:t>E</w:t>
      </w:r>
      <w:r>
        <w:rPr>
          <w:rFonts w:ascii="Arial" w:hAnsi="Arial" w:cs="Arial"/>
          <w:color w:val="000000"/>
          <w:sz w:val="36"/>
          <w:szCs w:val="36"/>
          <w:lang w:bidi="hi-IN"/>
        </w:rPr>
        <w:t xml:space="preserve"> | 4.5</w:t>
      </w:r>
    </w:p>
    <w:p w14:paraId="37A3577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05FBD7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6.</w:t>
      </w:r>
      <w:r>
        <w:rPr>
          <w:rFonts w:ascii="Arial" w:hAnsi="Arial" w:cs="Arial"/>
          <w:color w:val="000000"/>
          <w:sz w:val="36"/>
          <w:szCs w:val="36"/>
          <w:lang w:bidi="hi-IN"/>
        </w:rPr>
        <w:tab/>
        <w:t>SiraH pANi-pAda-pArSva-pRuShTh</w:t>
      </w:r>
      <w:r w:rsidR="00665208">
        <w:rPr>
          <w:rFonts w:ascii="Arial" w:hAnsi="Arial" w:cs="Arial"/>
          <w:color w:val="000000"/>
          <w:sz w:val="36"/>
          <w:szCs w:val="36"/>
          <w:lang w:bidi="hi-IN"/>
        </w:rPr>
        <w:t>O</w:t>
      </w:r>
      <w:r>
        <w:rPr>
          <w:rFonts w:ascii="Arial" w:hAnsi="Arial" w:cs="Arial"/>
          <w:color w:val="000000"/>
          <w:sz w:val="36"/>
          <w:szCs w:val="36"/>
          <w:lang w:bidi="hi-IN"/>
        </w:rPr>
        <w:t>rUdara-ja~gGa-SiSn</w:t>
      </w:r>
      <w:r w:rsidR="00665208">
        <w:rPr>
          <w:rFonts w:ascii="Arial" w:hAnsi="Arial" w:cs="Arial"/>
          <w:color w:val="000000"/>
          <w:sz w:val="36"/>
          <w:szCs w:val="36"/>
          <w:lang w:bidi="hi-IN"/>
        </w:rPr>
        <w:t>O</w:t>
      </w:r>
      <w:r>
        <w:rPr>
          <w:rFonts w:ascii="Arial" w:hAnsi="Arial" w:cs="Arial"/>
          <w:color w:val="000000"/>
          <w:sz w:val="36"/>
          <w:szCs w:val="36"/>
          <w:lang w:bidi="hi-IN"/>
        </w:rPr>
        <w:t>pastha-pAyav</w:t>
      </w:r>
      <w:r w:rsidR="00665208">
        <w:rPr>
          <w:rFonts w:ascii="Arial" w:hAnsi="Arial" w:cs="Arial"/>
          <w:color w:val="000000"/>
          <w:sz w:val="36"/>
          <w:szCs w:val="36"/>
          <w:lang w:bidi="hi-IN"/>
        </w:rPr>
        <w:t>O</w:t>
      </w:r>
      <w:r>
        <w:rPr>
          <w:rFonts w:ascii="Arial" w:hAnsi="Arial" w:cs="Arial"/>
          <w:color w:val="000000"/>
          <w:sz w:val="36"/>
          <w:szCs w:val="36"/>
          <w:lang w:bidi="hi-IN"/>
        </w:rPr>
        <w:t xml:space="preserve"> m</w:t>
      </w:r>
      <w:r w:rsidR="00665208">
        <w:rPr>
          <w:rFonts w:ascii="Arial" w:hAnsi="Arial" w:cs="Arial"/>
          <w:color w:val="000000"/>
          <w:sz w:val="36"/>
          <w:szCs w:val="36"/>
          <w:lang w:bidi="hi-IN"/>
        </w:rPr>
        <w:t>E</w:t>
      </w:r>
      <w:r>
        <w:rPr>
          <w:rFonts w:ascii="Arial" w:hAnsi="Arial" w:cs="Arial"/>
          <w:color w:val="000000"/>
          <w:sz w:val="36"/>
          <w:szCs w:val="36"/>
          <w:lang w:bidi="hi-IN"/>
        </w:rPr>
        <w:t># SuddhyaqntAqM jy</w:t>
      </w:r>
      <w:r w:rsidR="00665208">
        <w:rPr>
          <w:rFonts w:ascii="Arial" w:hAnsi="Arial" w:cs="Arial"/>
          <w:color w:val="000000"/>
          <w:sz w:val="36"/>
          <w:szCs w:val="36"/>
          <w:lang w:bidi="hi-IN"/>
        </w:rPr>
        <w:t>O</w:t>
      </w:r>
      <w:r>
        <w:rPr>
          <w:rFonts w:ascii="Arial" w:hAnsi="Arial" w:cs="Arial"/>
          <w:color w:val="000000"/>
          <w:sz w:val="36"/>
          <w:szCs w:val="36"/>
          <w:lang w:bidi="hi-IN"/>
        </w:rPr>
        <w:t>ti#-raqhaM viqrajA# vipAqpmA BU#yAsaq(gg)q svAhA$ | 4.6</w:t>
      </w:r>
    </w:p>
    <w:p w14:paraId="43F41F0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7.</w:t>
      </w:r>
      <w:r>
        <w:rPr>
          <w:rFonts w:ascii="Arial" w:hAnsi="Arial" w:cs="Arial"/>
          <w:color w:val="000000"/>
          <w:sz w:val="36"/>
          <w:szCs w:val="36"/>
          <w:lang w:bidi="hi-IN"/>
        </w:rPr>
        <w:tab/>
        <w:t>caqndramA# m</w:t>
      </w:r>
      <w:r w:rsidR="00665208">
        <w:rPr>
          <w:rFonts w:ascii="Arial" w:hAnsi="Arial" w:cs="Arial"/>
          <w:color w:val="000000"/>
          <w:sz w:val="36"/>
          <w:szCs w:val="36"/>
          <w:lang w:bidi="hi-IN"/>
        </w:rPr>
        <w:t>E</w:t>
      </w:r>
      <w:r>
        <w:rPr>
          <w:rFonts w:ascii="Arial" w:hAnsi="Arial" w:cs="Arial"/>
          <w:color w:val="000000"/>
          <w:sz w:val="36"/>
          <w:szCs w:val="36"/>
          <w:lang w:bidi="hi-IN"/>
        </w:rPr>
        <w:t>q mana#si SriqtaH | man</w:t>
      </w:r>
      <w:r w:rsidR="00665208">
        <w:rPr>
          <w:rFonts w:ascii="Arial" w:hAnsi="Arial" w:cs="Arial"/>
          <w:color w:val="000000"/>
          <w:sz w:val="36"/>
          <w:szCs w:val="36"/>
          <w:lang w:bidi="hi-IN"/>
        </w:rPr>
        <w:t>O</w:t>
      </w:r>
      <w:r>
        <w:rPr>
          <w:rFonts w:ascii="Arial" w:hAnsi="Arial" w:cs="Arial"/>
          <w:color w:val="000000"/>
          <w:sz w:val="36"/>
          <w:szCs w:val="36"/>
          <w:lang w:bidi="hi-IN"/>
        </w:rPr>
        <w:t>q hRuda#y</w:t>
      </w:r>
      <w:r w:rsidR="00665208">
        <w:rPr>
          <w:rFonts w:ascii="Arial" w:hAnsi="Arial" w:cs="Arial"/>
          <w:color w:val="000000"/>
          <w:sz w:val="36"/>
          <w:szCs w:val="36"/>
          <w:lang w:bidi="hi-IN"/>
        </w:rPr>
        <w:t>E</w:t>
      </w:r>
      <w:r>
        <w:rPr>
          <w:rFonts w:ascii="Arial" w:hAnsi="Arial" w:cs="Arial"/>
          <w:color w:val="000000"/>
          <w:sz w:val="36"/>
          <w:szCs w:val="36"/>
          <w:lang w:bidi="hi-IN"/>
        </w:rPr>
        <w:t xml:space="preserve"> | hRuda#yaqM mayi# | </w:t>
      </w:r>
    </w:p>
    <w:p w14:paraId="0757FEA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aqhamaqmRut</w:t>
      </w:r>
      <w:r w:rsidR="00665208">
        <w:rPr>
          <w:rFonts w:ascii="Arial" w:hAnsi="Arial" w:cs="Arial"/>
          <w:color w:val="000000"/>
          <w:sz w:val="36"/>
          <w:szCs w:val="36"/>
          <w:lang w:bidi="hi-IN"/>
        </w:rPr>
        <w:t>E</w:t>
      </w:r>
      <w:r>
        <w:rPr>
          <w:rFonts w:ascii="Arial" w:hAnsi="Arial" w:cs="Arial"/>
          <w:color w:val="000000"/>
          <w:sz w:val="36"/>
          <w:szCs w:val="36"/>
          <w:lang w:bidi="hi-IN"/>
        </w:rPr>
        <w:t>$ | aqmRutaqM brahma#Ni | 4.7</w:t>
      </w:r>
    </w:p>
    <w:p w14:paraId="55D0363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8.</w:t>
      </w:r>
      <w:r>
        <w:rPr>
          <w:rFonts w:ascii="Arial" w:hAnsi="Arial" w:cs="Arial"/>
          <w:color w:val="000000"/>
          <w:sz w:val="36"/>
          <w:szCs w:val="36"/>
          <w:lang w:bidi="hi-IN"/>
        </w:rPr>
        <w:tab/>
        <w:t>tuqth</w:t>
      </w:r>
      <w:r w:rsidR="00665208">
        <w:rPr>
          <w:rFonts w:ascii="Arial" w:hAnsi="Arial" w:cs="Arial"/>
          <w:color w:val="000000"/>
          <w:sz w:val="36"/>
          <w:szCs w:val="36"/>
          <w:lang w:bidi="hi-IN"/>
        </w:rPr>
        <w:t>O</w:t>
      </w:r>
      <w:r>
        <w:rPr>
          <w:rFonts w:ascii="Arial" w:hAnsi="Arial" w:cs="Arial"/>
          <w:color w:val="000000"/>
          <w:sz w:val="36"/>
          <w:szCs w:val="36"/>
          <w:lang w:bidi="hi-IN"/>
        </w:rPr>
        <w:t>#si viqSvav</w:t>
      </w:r>
      <w:r w:rsidR="00665208">
        <w:rPr>
          <w:rFonts w:ascii="Arial" w:hAnsi="Arial" w:cs="Arial"/>
          <w:color w:val="000000"/>
          <w:sz w:val="36"/>
          <w:szCs w:val="36"/>
          <w:lang w:bidi="hi-IN"/>
        </w:rPr>
        <w:t>E</w:t>
      </w:r>
      <w:r>
        <w:rPr>
          <w:rFonts w:ascii="Arial" w:hAnsi="Arial" w:cs="Arial"/>
          <w:color w:val="000000"/>
          <w:sz w:val="36"/>
          <w:szCs w:val="36"/>
          <w:lang w:bidi="hi-IN"/>
        </w:rPr>
        <w:t>#dAq raudr</w:t>
      </w:r>
      <w:r w:rsidR="00665208">
        <w:rPr>
          <w:rFonts w:ascii="Arial" w:hAnsi="Arial" w:cs="Arial"/>
          <w:color w:val="000000"/>
          <w:sz w:val="36"/>
          <w:szCs w:val="36"/>
          <w:lang w:bidi="hi-IN"/>
        </w:rPr>
        <w:t>E</w:t>
      </w:r>
      <w:r>
        <w:rPr>
          <w:rFonts w:ascii="Arial" w:hAnsi="Arial" w:cs="Arial"/>
          <w:color w:val="000000"/>
          <w:sz w:val="36"/>
          <w:szCs w:val="36"/>
          <w:lang w:bidi="hi-IN"/>
        </w:rPr>
        <w:t>qNAnI#k</w:t>
      </w:r>
      <w:r w:rsidR="00665208">
        <w:rPr>
          <w:rFonts w:ascii="Arial" w:hAnsi="Arial" w:cs="Arial"/>
          <w:color w:val="000000"/>
          <w:sz w:val="36"/>
          <w:szCs w:val="36"/>
          <w:lang w:bidi="hi-IN"/>
        </w:rPr>
        <w:t>E</w:t>
      </w:r>
      <w:r>
        <w:rPr>
          <w:rFonts w:ascii="Arial" w:hAnsi="Arial" w:cs="Arial"/>
          <w:color w:val="000000"/>
          <w:sz w:val="36"/>
          <w:szCs w:val="36"/>
          <w:lang w:bidi="hi-IN"/>
        </w:rPr>
        <w:t>na pAqhi mA$gn</w:t>
      </w:r>
      <w:r w:rsidR="00665208">
        <w:rPr>
          <w:rFonts w:ascii="Arial" w:hAnsi="Arial" w:cs="Arial"/>
          <w:color w:val="000000"/>
          <w:sz w:val="36"/>
          <w:szCs w:val="36"/>
          <w:lang w:bidi="hi-IN"/>
        </w:rPr>
        <w:t>E</w:t>
      </w:r>
      <w:r>
        <w:rPr>
          <w:rFonts w:ascii="Arial" w:hAnsi="Arial" w:cs="Arial"/>
          <w:color w:val="000000"/>
          <w:sz w:val="36"/>
          <w:szCs w:val="36"/>
          <w:lang w:bidi="hi-IN"/>
        </w:rPr>
        <w:t xml:space="preserve"> pipRuqhi </w:t>
      </w:r>
    </w:p>
    <w:p w14:paraId="2FBC99A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mAq mA mA# hi(gm)sIH | 4.8</w:t>
      </w:r>
    </w:p>
    <w:p w14:paraId="715F3B9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9.</w:t>
      </w:r>
      <w:r>
        <w:rPr>
          <w:rFonts w:ascii="Arial" w:hAnsi="Arial" w:cs="Arial"/>
          <w:color w:val="000000"/>
          <w:sz w:val="36"/>
          <w:szCs w:val="36"/>
          <w:lang w:bidi="hi-IN"/>
        </w:rPr>
        <w:tab/>
        <w:t>Samaq ityara#Ny</w:t>
      </w:r>
      <w:r w:rsidR="00665208">
        <w:rPr>
          <w:rFonts w:ascii="Arial" w:hAnsi="Arial" w:cs="Arial"/>
          <w:color w:val="000000"/>
          <w:sz w:val="36"/>
          <w:szCs w:val="36"/>
          <w:lang w:bidi="hi-IN"/>
        </w:rPr>
        <w:t>E</w:t>
      </w:r>
      <w:r>
        <w:rPr>
          <w:rFonts w:ascii="Arial" w:hAnsi="Arial" w:cs="Arial"/>
          <w:color w:val="000000"/>
          <w:sz w:val="36"/>
          <w:szCs w:val="36"/>
          <w:lang w:bidi="hi-IN"/>
        </w:rPr>
        <w:t xml:space="preserve"> muqnayaq-stasmAqcCam</w:t>
      </w:r>
      <w:r w:rsidR="00665208">
        <w:rPr>
          <w:rFonts w:ascii="Arial" w:hAnsi="Arial" w:cs="Arial"/>
          <w:color w:val="000000"/>
          <w:sz w:val="36"/>
          <w:szCs w:val="36"/>
          <w:lang w:bidi="hi-IN"/>
        </w:rPr>
        <w:t>E</w:t>
      </w:r>
      <w:r>
        <w:rPr>
          <w:rFonts w:ascii="Arial" w:hAnsi="Arial" w:cs="Arial"/>
          <w:color w:val="000000"/>
          <w:sz w:val="36"/>
          <w:szCs w:val="36"/>
          <w:lang w:bidi="hi-IN"/>
        </w:rPr>
        <w:t># ramant</w:t>
      </w:r>
      <w:r w:rsidR="00665208">
        <w:rPr>
          <w:rFonts w:ascii="Arial" w:hAnsi="Arial" w:cs="Arial"/>
          <w:color w:val="000000"/>
          <w:sz w:val="36"/>
          <w:szCs w:val="36"/>
          <w:lang w:bidi="hi-IN"/>
        </w:rPr>
        <w:t>E</w:t>
      </w:r>
      <w:r>
        <w:rPr>
          <w:rFonts w:ascii="Arial" w:hAnsi="Arial" w:cs="Arial"/>
          <w:color w:val="000000"/>
          <w:sz w:val="36"/>
          <w:szCs w:val="36"/>
          <w:lang w:bidi="hi-IN"/>
        </w:rPr>
        <w:t xml:space="preserve"> | 4.9</w:t>
      </w:r>
    </w:p>
    <w:p w14:paraId="6D7DD1D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10.</w:t>
      </w:r>
      <w:r>
        <w:rPr>
          <w:rFonts w:ascii="Arial" w:hAnsi="Arial" w:cs="Arial"/>
          <w:color w:val="000000"/>
          <w:sz w:val="36"/>
          <w:szCs w:val="36"/>
          <w:lang w:bidi="hi-IN"/>
        </w:rPr>
        <w:tab/>
        <w:t>pRuthu#kai rjuh</w:t>
      </w:r>
      <w:r w:rsidR="00665208">
        <w:rPr>
          <w:rFonts w:ascii="Arial" w:hAnsi="Arial" w:cs="Arial"/>
          <w:color w:val="000000"/>
          <w:sz w:val="36"/>
          <w:szCs w:val="36"/>
          <w:lang w:bidi="hi-IN"/>
        </w:rPr>
        <w:t>O</w:t>
      </w:r>
      <w:r>
        <w:rPr>
          <w:rFonts w:ascii="Arial" w:hAnsi="Arial" w:cs="Arial"/>
          <w:color w:val="000000"/>
          <w:sz w:val="36"/>
          <w:szCs w:val="36"/>
          <w:lang w:bidi="hi-IN"/>
        </w:rPr>
        <w:t xml:space="preserve">ti | ruqdrANAqM ~MvA </w:t>
      </w:r>
      <w:r w:rsidR="00665208">
        <w:rPr>
          <w:rFonts w:ascii="Arial" w:hAnsi="Arial" w:cs="Arial"/>
          <w:color w:val="000000"/>
          <w:sz w:val="36"/>
          <w:szCs w:val="36"/>
          <w:lang w:bidi="hi-IN"/>
        </w:rPr>
        <w:t>E</w:t>
      </w:r>
      <w:r>
        <w:rPr>
          <w:rFonts w:ascii="Arial" w:hAnsi="Arial" w:cs="Arial"/>
          <w:color w:val="000000"/>
          <w:sz w:val="36"/>
          <w:szCs w:val="36"/>
          <w:lang w:bidi="hi-IN"/>
        </w:rPr>
        <w:t xml:space="preserve">qtad rUqpaM | yatpRuthu#kAH | </w:t>
      </w:r>
    </w:p>
    <w:p w14:paraId="0EE90C8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yatpRuthu#kai rjuqh</w:t>
      </w:r>
      <w:r w:rsidR="00665208">
        <w:rPr>
          <w:rFonts w:ascii="Arial" w:hAnsi="Arial" w:cs="Arial"/>
          <w:color w:val="000000"/>
          <w:sz w:val="36"/>
          <w:szCs w:val="36"/>
          <w:lang w:bidi="hi-IN"/>
        </w:rPr>
        <w:t>O</w:t>
      </w:r>
      <w:r>
        <w:rPr>
          <w:rFonts w:ascii="Arial" w:hAnsi="Arial" w:cs="Arial"/>
          <w:color w:val="000000"/>
          <w:sz w:val="36"/>
          <w:szCs w:val="36"/>
          <w:lang w:bidi="hi-IN"/>
        </w:rPr>
        <w:t>ti# | ruqdrA#n</w:t>
      </w:r>
      <w:r w:rsidR="00665208">
        <w:rPr>
          <w:rFonts w:ascii="Arial" w:hAnsi="Arial" w:cs="Arial"/>
          <w:color w:val="000000"/>
          <w:sz w:val="36"/>
          <w:szCs w:val="36"/>
          <w:lang w:bidi="hi-IN"/>
        </w:rPr>
        <w:t>E</w:t>
      </w:r>
      <w:r>
        <w:rPr>
          <w:rFonts w:ascii="Arial" w:hAnsi="Arial" w:cs="Arial"/>
          <w:color w:val="000000"/>
          <w:sz w:val="36"/>
          <w:szCs w:val="36"/>
          <w:lang w:bidi="hi-IN"/>
        </w:rPr>
        <w:t>qva tatprI#NAti | 4.10</w:t>
      </w:r>
    </w:p>
    <w:p w14:paraId="16CFB0A8" w14:textId="77777777" w:rsidR="00607235" w:rsidRDefault="00607235" w:rsidP="00D91D60">
      <w:pPr>
        <w:autoSpaceDE w:val="0"/>
        <w:autoSpaceDN w:val="0"/>
        <w:adjustRightInd w:val="0"/>
        <w:spacing w:after="0" w:line="240" w:lineRule="auto"/>
        <w:rPr>
          <w:rFonts w:ascii="Arial" w:hAnsi="Arial" w:cs="Arial"/>
          <w:color w:val="000000"/>
          <w:sz w:val="36"/>
          <w:szCs w:val="36"/>
          <w:lang w:bidi="hi-IN"/>
        </w:rPr>
      </w:pPr>
    </w:p>
    <w:p w14:paraId="1D92CA59" w14:textId="628423FA" w:rsidR="00D91D60" w:rsidRPr="004B0D61" w:rsidRDefault="00D91D60" w:rsidP="00D91D60">
      <w:pPr>
        <w:autoSpaceDE w:val="0"/>
        <w:autoSpaceDN w:val="0"/>
        <w:adjustRightInd w:val="0"/>
        <w:spacing w:after="0" w:line="240" w:lineRule="auto"/>
        <w:rPr>
          <w:rFonts w:ascii="Arial" w:hAnsi="Arial" w:cs="Arial"/>
          <w:b/>
          <w:bCs/>
          <w:color w:val="000000"/>
          <w:sz w:val="36"/>
          <w:szCs w:val="36"/>
          <w:lang w:bidi="hi-IN"/>
        </w:rPr>
      </w:pPr>
      <w:r w:rsidRPr="004B0D61">
        <w:rPr>
          <w:rFonts w:ascii="Arial" w:hAnsi="Arial" w:cs="Arial"/>
          <w:b/>
          <w:bCs/>
          <w:color w:val="000000"/>
          <w:sz w:val="36"/>
          <w:szCs w:val="36"/>
          <w:lang w:bidi="hi-IN"/>
        </w:rPr>
        <w:t>1</w:t>
      </w:r>
      <w:r w:rsidR="00607235" w:rsidRPr="004B0D61">
        <w:rPr>
          <w:rFonts w:ascii="Arial" w:hAnsi="Arial" w:cs="Arial"/>
          <w:b/>
          <w:bCs/>
          <w:color w:val="000000"/>
          <w:sz w:val="36"/>
          <w:szCs w:val="36"/>
          <w:lang w:bidi="hi-IN"/>
        </w:rPr>
        <w:t>4</w:t>
      </w:r>
      <w:r w:rsidRPr="004B0D61">
        <w:rPr>
          <w:rFonts w:ascii="Arial" w:hAnsi="Arial" w:cs="Arial"/>
          <w:b/>
          <w:bCs/>
          <w:color w:val="000000"/>
          <w:sz w:val="36"/>
          <w:szCs w:val="36"/>
          <w:lang w:bidi="hi-IN"/>
        </w:rPr>
        <w:t>.4.</w:t>
      </w:r>
      <w:r w:rsidR="0004452A">
        <w:rPr>
          <w:rFonts w:ascii="Arial" w:hAnsi="Arial" w:cs="Arial"/>
          <w:b/>
          <w:bCs/>
          <w:color w:val="000000"/>
          <w:sz w:val="36"/>
          <w:szCs w:val="36"/>
          <w:lang w:bidi="hi-IN"/>
        </w:rPr>
        <w:t>4</w:t>
      </w:r>
      <w:r w:rsidRPr="004B0D61">
        <w:rPr>
          <w:rFonts w:ascii="Arial" w:hAnsi="Arial" w:cs="Arial"/>
          <w:b/>
          <w:bCs/>
          <w:color w:val="000000"/>
          <w:sz w:val="36"/>
          <w:szCs w:val="36"/>
          <w:lang w:bidi="hi-IN"/>
        </w:rPr>
        <w:tab/>
        <w:t xml:space="preserve"> ASIrvAdaM</w:t>
      </w:r>
    </w:p>
    <w:p w14:paraId="2369855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an</w:t>
      </w:r>
      <w:r w:rsidR="00665208">
        <w:rPr>
          <w:rFonts w:ascii="Arial" w:hAnsi="Arial" w:cs="Arial"/>
          <w:color w:val="000000"/>
          <w:sz w:val="36"/>
          <w:szCs w:val="36"/>
          <w:lang w:bidi="hi-IN"/>
        </w:rPr>
        <w:t>E</w:t>
      </w:r>
      <w:r>
        <w:rPr>
          <w:rFonts w:ascii="Arial" w:hAnsi="Arial" w:cs="Arial"/>
          <w:color w:val="000000"/>
          <w:sz w:val="36"/>
          <w:szCs w:val="36"/>
          <w:lang w:bidi="hi-IN"/>
        </w:rPr>
        <w:t>na turIyavAra (caturthavAra) prayukta SrIrudra mahAmantra japa sahita GRutABiSh</w:t>
      </w:r>
      <w:r w:rsidR="00665208">
        <w:rPr>
          <w:rFonts w:ascii="Arial" w:hAnsi="Arial" w:cs="Arial"/>
          <w:color w:val="000000"/>
          <w:sz w:val="36"/>
          <w:szCs w:val="36"/>
          <w:lang w:bidi="hi-IN"/>
        </w:rPr>
        <w:t>E</w:t>
      </w:r>
      <w:r>
        <w:rPr>
          <w:rFonts w:ascii="Arial" w:hAnsi="Arial" w:cs="Arial"/>
          <w:color w:val="000000"/>
          <w:sz w:val="36"/>
          <w:szCs w:val="36"/>
          <w:lang w:bidi="hi-IN"/>
        </w:rPr>
        <w:t>k</w:t>
      </w:r>
      <w:r w:rsidR="00665208">
        <w:rPr>
          <w:rFonts w:ascii="Arial" w:hAnsi="Arial" w:cs="Arial"/>
          <w:color w:val="000000"/>
          <w:sz w:val="36"/>
          <w:szCs w:val="36"/>
          <w:lang w:bidi="hi-IN"/>
        </w:rPr>
        <w:t>E</w:t>
      </w:r>
      <w:r>
        <w:rPr>
          <w:rFonts w:ascii="Arial" w:hAnsi="Arial" w:cs="Arial"/>
          <w:color w:val="000000"/>
          <w:sz w:val="36"/>
          <w:szCs w:val="36"/>
          <w:lang w:bidi="hi-IN"/>
        </w:rPr>
        <w:t>na ca BagavAn sarvAtmakaH SrISa~gkaraH suprIta suprasann</w:t>
      </w:r>
      <w:r w:rsidR="00665208">
        <w:rPr>
          <w:rFonts w:ascii="Arial" w:hAnsi="Arial" w:cs="Arial"/>
          <w:color w:val="000000"/>
          <w:sz w:val="36"/>
          <w:szCs w:val="36"/>
          <w:lang w:bidi="hi-IN"/>
        </w:rPr>
        <w:t>O</w:t>
      </w:r>
      <w:r>
        <w:rPr>
          <w:rFonts w:ascii="Arial" w:hAnsi="Arial" w:cs="Arial"/>
          <w:color w:val="000000"/>
          <w:sz w:val="36"/>
          <w:szCs w:val="36"/>
          <w:lang w:bidi="hi-IN"/>
        </w:rPr>
        <w:t xml:space="preserve"> varad</w:t>
      </w:r>
      <w:r w:rsidR="00665208">
        <w:rPr>
          <w:rFonts w:ascii="Arial" w:hAnsi="Arial" w:cs="Arial"/>
          <w:color w:val="000000"/>
          <w:sz w:val="36"/>
          <w:szCs w:val="36"/>
          <w:lang w:bidi="hi-IN"/>
        </w:rPr>
        <w:t>O</w:t>
      </w:r>
      <w:r>
        <w:rPr>
          <w:rFonts w:ascii="Arial" w:hAnsi="Arial" w:cs="Arial"/>
          <w:color w:val="000000"/>
          <w:sz w:val="36"/>
          <w:szCs w:val="36"/>
          <w:lang w:bidi="hi-IN"/>
        </w:rPr>
        <w:t xml:space="preserve"> BUtvA, asya yajamAnasya sakuTuMbasya, atra AgatAnAM sarv</w:t>
      </w:r>
      <w:r w:rsidR="00665208">
        <w:rPr>
          <w:rFonts w:ascii="Arial" w:hAnsi="Arial" w:cs="Arial"/>
          <w:color w:val="000000"/>
          <w:sz w:val="36"/>
          <w:szCs w:val="36"/>
          <w:lang w:bidi="hi-IN"/>
        </w:rPr>
        <w:t>E</w:t>
      </w:r>
      <w:r>
        <w:rPr>
          <w:rFonts w:ascii="Arial" w:hAnsi="Arial" w:cs="Arial"/>
          <w:color w:val="000000"/>
          <w:sz w:val="36"/>
          <w:szCs w:val="36"/>
          <w:lang w:bidi="hi-IN"/>
        </w:rPr>
        <w:t>ShAM mahAjanAnAM, niKila BUmaNDala nivAsinAM tApatraya nivRutidvArA kSh</w:t>
      </w:r>
      <w:r w:rsidR="00665208">
        <w:rPr>
          <w:rFonts w:ascii="Arial" w:hAnsi="Arial" w:cs="Arial"/>
          <w:color w:val="000000"/>
          <w:sz w:val="36"/>
          <w:szCs w:val="36"/>
          <w:lang w:bidi="hi-IN"/>
        </w:rPr>
        <w:t>E</w:t>
      </w:r>
      <w:r>
        <w:rPr>
          <w:rFonts w:ascii="Arial" w:hAnsi="Arial" w:cs="Arial"/>
          <w:color w:val="000000"/>
          <w:sz w:val="36"/>
          <w:szCs w:val="36"/>
          <w:lang w:bidi="hi-IN"/>
        </w:rPr>
        <w:t>mABivRuddhiprad</w:t>
      </w:r>
      <w:r w:rsidR="00665208">
        <w:rPr>
          <w:rFonts w:ascii="Arial" w:hAnsi="Arial" w:cs="Arial"/>
          <w:color w:val="000000"/>
          <w:sz w:val="36"/>
          <w:szCs w:val="36"/>
          <w:lang w:bidi="hi-IN"/>
        </w:rPr>
        <w:t>O</w:t>
      </w:r>
      <w:r>
        <w:rPr>
          <w:rFonts w:ascii="Arial" w:hAnsi="Arial" w:cs="Arial"/>
          <w:color w:val="000000"/>
          <w:sz w:val="36"/>
          <w:szCs w:val="36"/>
          <w:lang w:bidi="hi-IN"/>
        </w:rPr>
        <w:t xml:space="preserve"> BUyAditi Bavant</w:t>
      </w:r>
      <w:r w:rsidR="00665208">
        <w:rPr>
          <w:rFonts w:ascii="Arial" w:hAnsi="Arial" w:cs="Arial"/>
          <w:color w:val="000000"/>
          <w:sz w:val="36"/>
          <w:szCs w:val="36"/>
          <w:lang w:bidi="hi-IN"/>
        </w:rPr>
        <w:t>O</w:t>
      </w:r>
      <w:r>
        <w:rPr>
          <w:rFonts w:ascii="Arial" w:hAnsi="Arial" w:cs="Arial"/>
          <w:color w:val="000000"/>
          <w:sz w:val="36"/>
          <w:szCs w:val="36"/>
          <w:lang w:bidi="hi-IN"/>
        </w:rPr>
        <w:t xml:space="preserve"> mahAnt</w:t>
      </w:r>
      <w:r w:rsidR="00665208">
        <w:rPr>
          <w:rFonts w:ascii="Arial" w:hAnsi="Arial" w:cs="Arial"/>
          <w:color w:val="000000"/>
          <w:sz w:val="36"/>
          <w:szCs w:val="36"/>
          <w:lang w:bidi="hi-IN"/>
        </w:rPr>
        <w:t>O</w:t>
      </w:r>
      <w:r>
        <w:rPr>
          <w:rFonts w:ascii="Arial" w:hAnsi="Arial" w:cs="Arial"/>
          <w:color w:val="000000"/>
          <w:sz w:val="36"/>
          <w:szCs w:val="36"/>
          <w:lang w:bidi="hi-IN"/>
        </w:rPr>
        <w:t xml:space="preserve">-&amp;nugRuhNantu || </w:t>
      </w:r>
    </w:p>
    <w:p w14:paraId="222DE9C6" w14:textId="77777777" w:rsidR="00D91D60" w:rsidRDefault="00D91D60" w:rsidP="0020424F">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(tathAstu - iti brAhmaNa prativacanaM)</w:t>
      </w:r>
    </w:p>
    <w:p w14:paraId="566E121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7B9E3C9" w14:textId="5DAA9FBE" w:rsidR="00D91D60" w:rsidRPr="004B0D61" w:rsidRDefault="00D91D60" w:rsidP="00D91D60">
      <w:pPr>
        <w:autoSpaceDE w:val="0"/>
        <w:autoSpaceDN w:val="0"/>
        <w:adjustRightInd w:val="0"/>
        <w:spacing w:after="0" w:line="240" w:lineRule="auto"/>
        <w:rPr>
          <w:rFonts w:ascii="Arial" w:hAnsi="Arial" w:cs="Arial"/>
          <w:b/>
          <w:bCs/>
          <w:color w:val="000000"/>
          <w:sz w:val="36"/>
          <w:szCs w:val="36"/>
          <w:lang w:bidi="hi-IN"/>
        </w:rPr>
      </w:pPr>
      <w:r w:rsidRPr="004B0D61">
        <w:rPr>
          <w:rFonts w:ascii="Arial" w:hAnsi="Arial" w:cs="Arial"/>
          <w:b/>
          <w:bCs/>
          <w:color w:val="000000"/>
          <w:sz w:val="36"/>
          <w:szCs w:val="36"/>
          <w:lang w:bidi="hi-IN"/>
        </w:rPr>
        <w:t>1</w:t>
      </w:r>
      <w:r w:rsidR="00607235" w:rsidRPr="004B0D61">
        <w:rPr>
          <w:rFonts w:ascii="Arial" w:hAnsi="Arial" w:cs="Arial"/>
          <w:b/>
          <w:bCs/>
          <w:color w:val="000000"/>
          <w:sz w:val="36"/>
          <w:szCs w:val="36"/>
          <w:lang w:bidi="hi-IN"/>
        </w:rPr>
        <w:t>4</w:t>
      </w:r>
      <w:r w:rsidRPr="004B0D61">
        <w:rPr>
          <w:rFonts w:ascii="Arial" w:hAnsi="Arial" w:cs="Arial"/>
          <w:b/>
          <w:bCs/>
          <w:color w:val="000000"/>
          <w:sz w:val="36"/>
          <w:szCs w:val="36"/>
          <w:lang w:bidi="hi-IN"/>
        </w:rPr>
        <w:t>.5</w:t>
      </w:r>
      <w:r w:rsidRPr="004B0D61">
        <w:rPr>
          <w:rFonts w:ascii="Arial" w:hAnsi="Arial" w:cs="Arial"/>
          <w:b/>
          <w:bCs/>
          <w:color w:val="000000"/>
          <w:sz w:val="36"/>
          <w:szCs w:val="36"/>
          <w:lang w:bidi="hi-IN"/>
        </w:rPr>
        <w:tab/>
        <w:t xml:space="preserve"> pa~jcamavAra aBiSh</w:t>
      </w:r>
      <w:r w:rsidR="00665208" w:rsidRPr="004B0D61">
        <w:rPr>
          <w:rFonts w:ascii="Arial" w:hAnsi="Arial" w:cs="Arial"/>
          <w:b/>
          <w:bCs/>
          <w:color w:val="000000"/>
          <w:sz w:val="36"/>
          <w:szCs w:val="36"/>
          <w:lang w:bidi="hi-IN"/>
        </w:rPr>
        <w:t>E</w:t>
      </w:r>
      <w:r w:rsidRPr="004B0D61">
        <w:rPr>
          <w:rFonts w:ascii="Arial" w:hAnsi="Arial" w:cs="Arial"/>
          <w:b/>
          <w:bCs/>
          <w:color w:val="000000"/>
          <w:sz w:val="36"/>
          <w:szCs w:val="36"/>
          <w:lang w:bidi="hi-IN"/>
        </w:rPr>
        <w:t>kaM - kShIraM</w:t>
      </w:r>
    </w:p>
    <w:p w14:paraId="11647C86" w14:textId="3F93E700" w:rsidR="00D91D60" w:rsidRDefault="00D91D60" w:rsidP="00D91D60">
      <w:pPr>
        <w:autoSpaceDE w:val="0"/>
        <w:autoSpaceDN w:val="0"/>
        <w:adjustRightInd w:val="0"/>
        <w:spacing w:after="0" w:line="240" w:lineRule="auto"/>
        <w:rPr>
          <w:rFonts w:ascii="Arial" w:hAnsi="Arial" w:cs="Arial"/>
          <w:b/>
          <w:bCs/>
          <w:color w:val="000000"/>
          <w:sz w:val="36"/>
          <w:szCs w:val="36"/>
          <w:lang w:bidi="hi-IN"/>
        </w:rPr>
      </w:pPr>
      <w:r w:rsidRPr="004B0D61">
        <w:rPr>
          <w:rFonts w:ascii="Arial" w:hAnsi="Arial" w:cs="Arial"/>
          <w:b/>
          <w:bCs/>
          <w:color w:val="000000"/>
          <w:sz w:val="36"/>
          <w:szCs w:val="36"/>
          <w:lang w:bidi="hi-IN"/>
        </w:rPr>
        <w:t>1</w:t>
      </w:r>
      <w:r w:rsidR="00607235" w:rsidRPr="004B0D61">
        <w:rPr>
          <w:rFonts w:ascii="Arial" w:hAnsi="Arial" w:cs="Arial"/>
          <w:b/>
          <w:bCs/>
          <w:color w:val="000000"/>
          <w:sz w:val="36"/>
          <w:szCs w:val="36"/>
          <w:lang w:bidi="hi-IN"/>
        </w:rPr>
        <w:t>4</w:t>
      </w:r>
      <w:r w:rsidRPr="004B0D61">
        <w:rPr>
          <w:rFonts w:ascii="Arial" w:hAnsi="Arial" w:cs="Arial"/>
          <w:b/>
          <w:bCs/>
          <w:color w:val="000000"/>
          <w:sz w:val="36"/>
          <w:szCs w:val="36"/>
          <w:lang w:bidi="hi-IN"/>
        </w:rPr>
        <w:t>.5.1</w:t>
      </w:r>
      <w:r w:rsidRPr="004B0D61">
        <w:rPr>
          <w:rFonts w:ascii="Arial" w:hAnsi="Arial" w:cs="Arial"/>
          <w:b/>
          <w:bCs/>
          <w:color w:val="000000"/>
          <w:sz w:val="36"/>
          <w:szCs w:val="36"/>
          <w:lang w:bidi="hi-IN"/>
        </w:rPr>
        <w:tab/>
      </w:r>
      <w:r w:rsidRPr="004B0D61">
        <w:rPr>
          <w:rFonts w:ascii="Arial" w:hAnsi="Arial" w:cs="Arial"/>
          <w:b/>
          <w:bCs/>
          <w:color w:val="000000"/>
          <w:sz w:val="36"/>
          <w:szCs w:val="36"/>
          <w:lang w:bidi="hi-IN"/>
        </w:rPr>
        <w:tab/>
        <w:t>pa~jcam</w:t>
      </w:r>
      <w:r w:rsidR="00665208" w:rsidRPr="004B0D61">
        <w:rPr>
          <w:rFonts w:ascii="Arial" w:hAnsi="Arial" w:cs="Arial"/>
          <w:b/>
          <w:bCs/>
          <w:color w:val="000000"/>
          <w:sz w:val="36"/>
          <w:szCs w:val="36"/>
          <w:lang w:bidi="hi-IN"/>
        </w:rPr>
        <w:t>O</w:t>
      </w:r>
      <w:r w:rsidRPr="004B0D61">
        <w:rPr>
          <w:rFonts w:ascii="Arial" w:hAnsi="Arial" w:cs="Arial"/>
          <w:b/>
          <w:bCs/>
          <w:color w:val="000000"/>
          <w:sz w:val="36"/>
          <w:szCs w:val="36"/>
          <w:lang w:bidi="hi-IN"/>
        </w:rPr>
        <w:t xml:space="preserve"> &amp;nuvAkaH </w:t>
      </w:r>
    </w:p>
    <w:p w14:paraId="7EDAF64F" w14:textId="77777777" w:rsidR="004B0D61" w:rsidRPr="004B0D61" w:rsidRDefault="004B0D61" w:rsidP="00D91D60">
      <w:pPr>
        <w:autoSpaceDE w:val="0"/>
        <w:autoSpaceDN w:val="0"/>
        <w:adjustRightInd w:val="0"/>
        <w:spacing w:after="0" w:line="240" w:lineRule="auto"/>
        <w:rPr>
          <w:rFonts w:ascii="Arial" w:hAnsi="Arial" w:cs="Arial"/>
          <w:b/>
          <w:bCs/>
          <w:color w:val="000000"/>
          <w:sz w:val="36"/>
          <w:szCs w:val="36"/>
          <w:lang w:bidi="hi-IN"/>
        </w:rPr>
      </w:pPr>
    </w:p>
    <w:p w14:paraId="5709E6B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aSmA# 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t>mRutti#kA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t>giqraya#Sca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parva#tASca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p>
    <w:p w14:paraId="31E5B42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gramStart"/>
      <w:r>
        <w:rPr>
          <w:rFonts w:ascii="Arial" w:hAnsi="Arial" w:cs="Arial"/>
          <w:color w:val="000000"/>
          <w:sz w:val="36"/>
          <w:szCs w:val="36"/>
          <w:lang w:bidi="hi-IN"/>
        </w:rPr>
        <w:t>sika#</w:t>
      </w:r>
      <w:proofErr w:type="gramEnd"/>
      <w:r>
        <w:rPr>
          <w:rFonts w:ascii="Arial" w:hAnsi="Arial" w:cs="Arial"/>
          <w:color w:val="000000"/>
          <w:sz w:val="36"/>
          <w:szCs w:val="36"/>
          <w:lang w:bidi="hi-IN"/>
        </w:rPr>
        <w:t>tASca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t>vanaqspata#yaSca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t>hira#NyaM caq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t>&amp;ya#Sca m</w:t>
      </w:r>
      <w:r w:rsidR="00665208">
        <w:rPr>
          <w:rFonts w:ascii="Arial" w:hAnsi="Arial" w:cs="Arial"/>
          <w:color w:val="000000"/>
          <w:sz w:val="36"/>
          <w:szCs w:val="36"/>
          <w:lang w:bidi="hi-IN"/>
        </w:rPr>
        <w:t>E</w:t>
      </w:r>
      <w:r>
        <w:rPr>
          <w:rFonts w:ascii="Arial" w:hAnsi="Arial" w:cs="Arial"/>
          <w:color w:val="000000"/>
          <w:sz w:val="36"/>
          <w:szCs w:val="36"/>
          <w:lang w:bidi="hi-IN"/>
        </w:rPr>
        <w:t>q ,</w:t>
      </w:r>
    </w:p>
    <w:p w14:paraId="543C3D2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60352A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sIsa#M 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t>trapu#Sca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SyAqmaM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t>l</w:t>
      </w:r>
      <w:r w:rsidR="00665208">
        <w:rPr>
          <w:rFonts w:ascii="Arial" w:hAnsi="Arial" w:cs="Arial"/>
          <w:color w:val="000000"/>
          <w:sz w:val="36"/>
          <w:szCs w:val="36"/>
          <w:lang w:bidi="hi-IN"/>
        </w:rPr>
        <w:t>O</w:t>
      </w:r>
      <w:r>
        <w:rPr>
          <w:rFonts w:ascii="Arial" w:hAnsi="Arial" w:cs="Arial"/>
          <w:color w:val="000000"/>
          <w:sz w:val="36"/>
          <w:szCs w:val="36"/>
          <w:lang w:bidi="hi-IN"/>
        </w:rPr>
        <w:t>qhaM ca# m</w:t>
      </w:r>
      <w:r w:rsidR="00665208">
        <w:rPr>
          <w:rFonts w:ascii="Arial" w:hAnsi="Arial" w:cs="Arial"/>
          <w:color w:val="000000"/>
          <w:sz w:val="36"/>
          <w:szCs w:val="36"/>
          <w:lang w:bidi="hi-IN"/>
        </w:rPr>
        <w:t>E</w:t>
      </w:r>
      <w:r>
        <w:rPr>
          <w:rFonts w:ascii="Arial" w:hAnsi="Arial" w:cs="Arial"/>
          <w:color w:val="000000"/>
          <w:sz w:val="36"/>
          <w:szCs w:val="36"/>
          <w:lang w:bidi="hi-IN"/>
        </w:rPr>
        <w:t>q,</w:t>
      </w:r>
    </w:p>
    <w:p w14:paraId="68873ED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&amp;gniSca# maq,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Apa#Sca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vIqrudha#Sca maq, </w:t>
      </w:r>
      <w:r>
        <w:rPr>
          <w:rFonts w:ascii="Arial" w:hAnsi="Arial" w:cs="Arial"/>
          <w:color w:val="000000"/>
          <w:sz w:val="36"/>
          <w:szCs w:val="36"/>
          <w:lang w:bidi="hi-IN"/>
        </w:rPr>
        <w:tab/>
      </w:r>
      <w:r>
        <w:rPr>
          <w:rFonts w:ascii="Arial" w:hAnsi="Arial" w:cs="Arial"/>
          <w:color w:val="000000"/>
          <w:sz w:val="36"/>
          <w:szCs w:val="36"/>
          <w:lang w:bidi="hi-IN"/>
        </w:rPr>
        <w:tab/>
      </w:r>
      <w:r w:rsidR="00665208">
        <w:rPr>
          <w:rFonts w:ascii="Arial" w:hAnsi="Arial" w:cs="Arial"/>
          <w:color w:val="000000"/>
          <w:sz w:val="36"/>
          <w:szCs w:val="36"/>
          <w:lang w:bidi="hi-IN"/>
        </w:rPr>
        <w:t>O</w:t>
      </w:r>
      <w:r>
        <w:rPr>
          <w:rFonts w:ascii="Arial" w:hAnsi="Arial" w:cs="Arial"/>
          <w:color w:val="000000"/>
          <w:sz w:val="36"/>
          <w:szCs w:val="36"/>
          <w:lang w:bidi="hi-IN"/>
        </w:rPr>
        <w:t>Sha#dhayaSca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27838ED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D0B667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kRuShTapaqcyaM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t>&amp;kRuShTapaqcyaM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3966719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gramStart"/>
      <w:r>
        <w:rPr>
          <w:rFonts w:ascii="Arial" w:hAnsi="Arial" w:cs="Arial"/>
          <w:color w:val="000000"/>
          <w:sz w:val="36"/>
          <w:szCs w:val="36"/>
          <w:lang w:bidi="hi-IN"/>
        </w:rPr>
        <w:t>grAqmyASca</w:t>
      </w:r>
      <w:proofErr w:type="gramEnd"/>
      <w:r>
        <w:rPr>
          <w:rFonts w:ascii="Arial" w:hAnsi="Arial" w:cs="Arial"/>
          <w:color w:val="000000"/>
          <w:sz w:val="36"/>
          <w:szCs w:val="36"/>
          <w:lang w:bidi="hi-IN"/>
        </w:rPr>
        <w:t># m</w:t>
      </w:r>
      <w:r w:rsidR="00665208">
        <w:rPr>
          <w:rFonts w:ascii="Arial" w:hAnsi="Arial" w:cs="Arial"/>
          <w:color w:val="000000"/>
          <w:sz w:val="36"/>
          <w:szCs w:val="36"/>
          <w:lang w:bidi="hi-IN"/>
        </w:rPr>
        <w:t>E</w:t>
      </w:r>
      <w:r>
        <w:rPr>
          <w:rFonts w:ascii="Arial" w:hAnsi="Arial" w:cs="Arial"/>
          <w:color w:val="000000"/>
          <w:sz w:val="36"/>
          <w:szCs w:val="36"/>
          <w:lang w:bidi="hi-IN"/>
        </w:rPr>
        <w:tab/>
      </w:r>
      <w:r>
        <w:rPr>
          <w:rFonts w:ascii="Arial" w:hAnsi="Arial" w:cs="Arial"/>
          <w:color w:val="000000"/>
          <w:sz w:val="36"/>
          <w:szCs w:val="36"/>
          <w:lang w:bidi="hi-IN"/>
        </w:rPr>
        <w:tab/>
        <w:t xml:space="preserve"> paqSava# AraqNyASca# yaqj~j</w:t>
      </w:r>
      <w:r w:rsidR="00665208">
        <w:rPr>
          <w:rFonts w:ascii="Arial" w:hAnsi="Arial" w:cs="Arial"/>
          <w:color w:val="000000"/>
          <w:sz w:val="36"/>
          <w:szCs w:val="36"/>
          <w:lang w:bidi="hi-IN"/>
        </w:rPr>
        <w:t>E</w:t>
      </w:r>
      <w:r>
        <w:rPr>
          <w:rFonts w:ascii="Arial" w:hAnsi="Arial" w:cs="Arial"/>
          <w:color w:val="000000"/>
          <w:sz w:val="36"/>
          <w:szCs w:val="36"/>
          <w:lang w:bidi="hi-IN"/>
        </w:rPr>
        <w:t xml:space="preserve">na# kalpantAM , </w:t>
      </w:r>
    </w:p>
    <w:p w14:paraId="2A218F7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~MviqttaM 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vitti#Sca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BUqtaM ca# m</w:t>
      </w:r>
      <w:r w:rsidR="00665208">
        <w:rPr>
          <w:rFonts w:ascii="Arial" w:hAnsi="Arial" w:cs="Arial"/>
          <w:color w:val="000000"/>
          <w:sz w:val="36"/>
          <w:szCs w:val="36"/>
          <w:lang w:bidi="hi-IN"/>
        </w:rPr>
        <w:t>E</w:t>
      </w:r>
      <w:proofErr w:type="gramStart"/>
      <w:r>
        <w:rPr>
          <w:rFonts w:ascii="Arial" w:hAnsi="Arial" w:cs="Arial"/>
          <w:color w:val="000000"/>
          <w:sz w:val="36"/>
          <w:szCs w:val="36"/>
          <w:lang w:bidi="hi-IN"/>
        </w:rPr>
        <w:t>,q</w:t>
      </w:r>
      <w:proofErr w:type="gramEnd"/>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BUti#Sca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p>
    <w:p w14:paraId="6488C21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D8B80C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vasu#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vasaqtiSca#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t>karma# 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Sakti#Sca m</w:t>
      </w:r>
      <w:r w:rsidR="00665208">
        <w:rPr>
          <w:rFonts w:ascii="Arial" w:hAnsi="Arial" w:cs="Arial"/>
          <w:color w:val="000000"/>
          <w:sz w:val="36"/>
          <w:szCs w:val="36"/>
          <w:lang w:bidi="hi-IN"/>
        </w:rPr>
        <w:t>E</w:t>
      </w:r>
      <w:r>
        <w:rPr>
          <w:rFonts w:ascii="Arial" w:hAnsi="Arial" w:cs="Arial"/>
          <w:color w:val="000000"/>
          <w:sz w:val="36"/>
          <w:szCs w:val="36"/>
          <w:lang w:bidi="hi-IN"/>
        </w:rPr>
        <w:t>q,</w:t>
      </w:r>
    </w:p>
    <w:p w14:paraId="1BD7BBD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&amp;rtha#Sca maq,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sidR="00665208">
        <w:rPr>
          <w:rFonts w:ascii="Arial" w:hAnsi="Arial" w:cs="Arial"/>
          <w:color w:val="000000"/>
          <w:sz w:val="36"/>
          <w:szCs w:val="36"/>
          <w:lang w:bidi="hi-IN"/>
        </w:rPr>
        <w:t>E</w:t>
      </w:r>
      <w:r>
        <w:rPr>
          <w:rFonts w:ascii="Arial" w:hAnsi="Arial" w:cs="Arial"/>
          <w:color w:val="000000"/>
          <w:sz w:val="36"/>
          <w:szCs w:val="36"/>
          <w:lang w:bidi="hi-IN"/>
        </w:rPr>
        <w:t>ma#Sca maq,</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iti#Sca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gati#Sca m</w:t>
      </w:r>
      <w:r w:rsidR="00665208">
        <w:rPr>
          <w:rFonts w:ascii="Arial" w:hAnsi="Arial" w:cs="Arial"/>
          <w:color w:val="000000"/>
          <w:sz w:val="36"/>
          <w:szCs w:val="36"/>
          <w:lang w:bidi="hi-IN"/>
        </w:rPr>
        <w:t>E</w:t>
      </w:r>
      <w:r>
        <w:rPr>
          <w:rFonts w:ascii="Arial" w:hAnsi="Arial" w:cs="Arial"/>
          <w:color w:val="000000"/>
          <w:sz w:val="36"/>
          <w:szCs w:val="36"/>
          <w:lang w:bidi="hi-IN"/>
        </w:rPr>
        <w:t xml:space="preserve"> || 5 (32)</w:t>
      </w:r>
    </w:p>
    <w:p w14:paraId="3E4D07E2" w14:textId="66F390CA"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SAntiqH SAntiqH SAnti#H || </w:t>
      </w:r>
    </w:p>
    <w:p w14:paraId="71150C1D" w14:textId="77777777" w:rsidR="00DC2B85" w:rsidRDefault="00DC2B85" w:rsidP="00D91D60">
      <w:pPr>
        <w:autoSpaceDE w:val="0"/>
        <w:autoSpaceDN w:val="0"/>
        <w:adjustRightInd w:val="0"/>
        <w:spacing w:after="0" w:line="240" w:lineRule="auto"/>
        <w:rPr>
          <w:rFonts w:ascii="Arial" w:hAnsi="Arial" w:cs="Arial"/>
          <w:color w:val="000000"/>
          <w:sz w:val="36"/>
          <w:szCs w:val="36"/>
          <w:lang w:bidi="hi-IN"/>
        </w:rPr>
      </w:pPr>
    </w:p>
    <w:p w14:paraId="5A863101" w14:textId="46E93672" w:rsidR="00DC2B85" w:rsidRDefault="00DC2B85" w:rsidP="00DC2B85">
      <w:pPr>
        <w:autoSpaceDE w:val="0"/>
        <w:autoSpaceDN w:val="0"/>
        <w:adjustRightInd w:val="0"/>
        <w:spacing w:after="0" w:line="240" w:lineRule="auto"/>
        <w:rPr>
          <w:rFonts w:ascii="Arial" w:hAnsi="Arial" w:cs="Arial"/>
          <w:b/>
          <w:bCs/>
          <w:color w:val="000000"/>
          <w:sz w:val="36"/>
          <w:szCs w:val="36"/>
          <w:lang w:bidi="hi-IN"/>
        </w:rPr>
      </w:pPr>
      <w:r w:rsidRPr="00E20008">
        <w:rPr>
          <w:rFonts w:ascii="Arial" w:hAnsi="Arial" w:cs="Arial"/>
          <w:b/>
          <w:bCs/>
          <w:color w:val="000000"/>
          <w:sz w:val="36"/>
          <w:szCs w:val="36"/>
          <w:lang w:bidi="hi-IN"/>
        </w:rPr>
        <w:t>14.</w:t>
      </w:r>
      <w:r>
        <w:rPr>
          <w:rFonts w:ascii="Arial" w:hAnsi="Arial" w:cs="Arial"/>
          <w:b/>
          <w:bCs/>
          <w:color w:val="000000"/>
          <w:sz w:val="36"/>
          <w:szCs w:val="36"/>
          <w:lang w:bidi="hi-IN"/>
        </w:rPr>
        <w:t>5</w:t>
      </w:r>
      <w:r w:rsidRPr="00E20008">
        <w:rPr>
          <w:rFonts w:ascii="Arial" w:hAnsi="Arial" w:cs="Arial"/>
          <w:b/>
          <w:bCs/>
          <w:color w:val="000000"/>
          <w:sz w:val="36"/>
          <w:szCs w:val="36"/>
          <w:lang w:bidi="hi-IN"/>
        </w:rPr>
        <w:t>.2</w:t>
      </w:r>
      <w:r w:rsidRPr="00E20008">
        <w:rPr>
          <w:rFonts w:ascii="Arial" w:hAnsi="Arial" w:cs="Arial"/>
          <w:b/>
          <w:bCs/>
          <w:color w:val="000000"/>
          <w:sz w:val="36"/>
          <w:szCs w:val="36"/>
          <w:lang w:bidi="hi-IN"/>
        </w:rPr>
        <w:tab/>
        <w:t xml:space="preserve"> upacAra </w:t>
      </w:r>
      <w:r>
        <w:rPr>
          <w:rFonts w:ascii="Arial" w:hAnsi="Arial" w:cs="Arial"/>
          <w:b/>
          <w:bCs/>
          <w:color w:val="000000"/>
          <w:sz w:val="36"/>
          <w:szCs w:val="36"/>
          <w:lang w:bidi="hi-IN"/>
        </w:rPr>
        <w:t>pUjA</w:t>
      </w:r>
    </w:p>
    <w:p w14:paraId="06934336" w14:textId="77777777" w:rsidR="00DC2B85" w:rsidRDefault="00DC2B85" w:rsidP="00D91D60">
      <w:pPr>
        <w:autoSpaceDE w:val="0"/>
        <w:autoSpaceDN w:val="0"/>
        <w:adjustRightInd w:val="0"/>
        <w:spacing w:after="0" w:line="240" w:lineRule="auto"/>
        <w:rPr>
          <w:rFonts w:ascii="Arial" w:hAnsi="Arial" w:cs="Arial"/>
          <w:color w:val="000000"/>
          <w:sz w:val="36"/>
          <w:szCs w:val="36"/>
          <w:lang w:bidi="hi-IN"/>
        </w:rPr>
      </w:pPr>
    </w:p>
    <w:p w14:paraId="2C34437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amRutABiSh</w:t>
      </w:r>
      <w:r w:rsidR="00665208">
        <w:rPr>
          <w:rFonts w:ascii="Arial" w:hAnsi="Arial" w:cs="Arial"/>
          <w:color w:val="000000"/>
          <w:sz w:val="36"/>
          <w:szCs w:val="36"/>
          <w:lang w:bidi="hi-IN"/>
        </w:rPr>
        <w:t>E</w:t>
      </w:r>
      <w:r>
        <w:rPr>
          <w:rFonts w:ascii="Arial" w:hAnsi="Arial" w:cs="Arial"/>
          <w:color w:val="000000"/>
          <w:sz w:val="36"/>
          <w:szCs w:val="36"/>
          <w:lang w:bidi="hi-IN"/>
        </w:rPr>
        <w:t>k</w:t>
      </w:r>
      <w:r w:rsidR="00665208">
        <w:rPr>
          <w:rFonts w:ascii="Arial" w:hAnsi="Arial" w:cs="Arial"/>
          <w:color w:val="000000"/>
          <w:sz w:val="36"/>
          <w:szCs w:val="36"/>
          <w:lang w:bidi="hi-IN"/>
        </w:rPr>
        <w:t>O</w:t>
      </w:r>
      <w:r>
        <w:rPr>
          <w:rFonts w:ascii="Arial" w:hAnsi="Arial" w:cs="Arial"/>
          <w:color w:val="000000"/>
          <w:sz w:val="36"/>
          <w:szCs w:val="36"/>
          <w:lang w:bidi="hi-IN"/>
        </w:rPr>
        <w:t>&amp;stu | AvAhitAByaH sarvABy</w:t>
      </w:r>
      <w:r w:rsidR="00665208">
        <w:rPr>
          <w:rFonts w:ascii="Arial" w:hAnsi="Arial" w:cs="Arial"/>
          <w:color w:val="000000"/>
          <w:sz w:val="36"/>
          <w:szCs w:val="36"/>
          <w:lang w:bidi="hi-IN"/>
        </w:rPr>
        <w:t>O</w:t>
      </w:r>
      <w:r>
        <w:rPr>
          <w:rFonts w:ascii="Arial" w:hAnsi="Arial" w:cs="Arial"/>
          <w:color w:val="000000"/>
          <w:sz w:val="36"/>
          <w:szCs w:val="36"/>
          <w:lang w:bidi="hi-IN"/>
        </w:rPr>
        <w:t xml:space="preserve"> d</w:t>
      </w:r>
      <w:r w:rsidR="00665208">
        <w:rPr>
          <w:rFonts w:ascii="Arial" w:hAnsi="Arial" w:cs="Arial"/>
          <w:color w:val="000000"/>
          <w:sz w:val="36"/>
          <w:szCs w:val="36"/>
          <w:lang w:bidi="hi-IN"/>
        </w:rPr>
        <w:t>E</w:t>
      </w:r>
      <w:r>
        <w:rPr>
          <w:rFonts w:ascii="Arial" w:hAnsi="Arial" w:cs="Arial"/>
          <w:color w:val="000000"/>
          <w:sz w:val="36"/>
          <w:szCs w:val="36"/>
          <w:lang w:bidi="hi-IN"/>
        </w:rPr>
        <w:t>vatABy</w:t>
      </w:r>
      <w:r w:rsidR="00665208">
        <w:rPr>
          <w:rFonts w:ascii="Arial" w:hAnsi="Arial" w:cs="Arial"/>
          <w:color w:val="000000"/>
          <w:sz w:val="36"/>
          <w:szCs w:val="36"/>
          <w:lang w:bidi="hi-IN"/>
        </w:rPr>
        <w:t>O</w:t>
      </w:r>
      <w:r>
        <w:rPr>
          <w:rFonts w:ascii="Arial" w:hAnsi="Arial" w:cs="Arial"/>
          <w:color w:val="000000"/>
          <w:sz w:val="36"/>
          <w:szCs w:val="36"/>
          <w:lang w:bidi="hi-IN"/>
        </w:rPr>
        <w:t xml:space="preserve"> namaH | </w:t>
      </w:r>
    </w:p>
    <w:p w14:paraId="6C0D085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divya gandhAn dhArayAmi | puShpANi samarpayAmi | </w:t>
      </w:r>
    </w:p>
    <w:p w14:paraId="4B04EE5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balA#yaq nama#H | dhUpaM AGrApayAmi | bala#pramathanAyaq nama#H | </w:t>
      </w:r>
    </w:p>
    <w:p w14:paraId="173803B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dIpaM darSayAmi | dhUpa-dIpAnantaraM AcamanIyaM samarpayAmi | </w:t>
      </w:r>
    </w:p>
    <w:p w14:paraId="5AF3D009" w14:textId="7C49714D"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BUrBuvaqssuvaqH --------------. (naiv</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dya mantraM) | </w:t>
      </w:r>
    </w:p>
    <w:p w14:paraId="5680BE7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sarva#BUtadamanAyaq nama#H | kadaLIPalaM niv</w:t>
      </w:r>
      <w:r w:rsidR="00665208">
        <w:rPr>
          <w:rFonts w:ascii="Arial" w:hAnsi="Arial" w:cs="Arial"/>
          <w:color w:val="000000"/>
          <w:sz w:val="36"/>
          <w:szCs w:val="36"/>
          <w:lang w:bidi="hi-IN"/>
        </w:rPr>
        <w:t>E</w:t>
      </w:r>
      <w:r>
        <w:rPr>
          <w:rFonts w:ascii="Arial" w:hAnsi="Arial" w:cs="Arial"/>
          <w:color w:val="000000"/>
          <w:sz w:val="36"/>
          <w:szCs w:val="36"/>
          <w:lang w:bidi="hi-IN"/>
        </w:rPr>
        <w:t xml:space="preserve">dayAmi | </w:t>
      </w:r>
    </w:p>
    <w:p w14:paraId="2417A2D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naiv</w:t>
      </w:r>
      <w:r w:rsidR="00665208">
        <w:rPr>
          <w:rFonts w:ascii="Arial" w:hAnsi="Arial" w:cs="Arial"/>
          <w:color w:val="000000"/>
          <w:sz w:val="36"/>
          <w:szCs w:val="36"/>
          <w:lang w:bidi="hi-IN"/>
        </w:rPr>
        <w:t>E</w:t>
      </w:r>
      <w:r>
        <w:rPr>
          <w:rFonts w:ascii="Arial" w:hAnsi="Arial" w:cs="Arial"/>
          <w:color w:val="000000"/>
          <w:sz w:val="36"/>
          <w:szCs w:val="36"/>
          <w:lang w:bidi="hi-IN"/>
        </w:rPr>
        <w:t xml:space="preserve">dyAnantaraM AcamanIyaM samarpayAmi | </w:t>
      </w:r>
    </w:p>
    <w:p w14:paraId="39CFC4A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maqn</w:t>
      </w:r>
      <w:r w:rsidR="00665208">
        <w:rPr>
          <w:rFonts w:ascii="Arial" w:hAnsi="Arial" w:cs="Arial"/>
          <w:color w:val="000000"/>
          <w:sz w:val="36"/>
          <w:szCs w:val="36"/>
          <w:lang w:bidi="hi-IN"/>
        </w:rPr>
        <w:t>O</w:t>
      </w:r>
      <w:r>
        <w:rPr>
          <w:rFonts w:ascii="Arial" w:hAnsi="Arial" w:cs="Arial"/>
          <w:color w:val="000000"/>
          <w:sz w:val="36"/>
          <w:szCs w:val="36"/>
          <w:lang w:bidi="hi-IN"/>
        </w:rPr>
        <w:t>nma#nAyaq nama#H | karpUra tAMbUlaM niv</w:t>
      </w:r>
      <w:r w:rsidR="00665208">
        <w:rPr>
          <w:rFonts w:ascii="Arial" w:hAnsi="Arial" w:cs="Arial"/>
          <w:color w:val="000000"/>
          <w:sz w:val="36"/>
          <w:szCs w:val="36"/>
          <w:lang w:bidi="hi-IN"/>
        </w:rPr>
        <w:t>E</w:t>
      </w:r>
      <w:r>
        <w:rPr>
          <w:rFonts w:ascii="Arial" w:hAnsi="Arial" w:cs="Arial"/>
          <w:color w:val="000000"/>
          <w:sz w:val="36"/>
          <w:szCs w:val="36"/>
          <w:lang w:bidi="hi-IN"/>
        </w:rPr>
        <w:t xml:space="preserve">dayAmi | </w:t>
      </w:r>
    </w:p>
    <w:p w14:paraId="72B77E93" w14:textId="0CC84D00" w:rsidR="00D91D60" w:rsidRPr="004B0D61" w:rsidRDefault="00D91D60" w:rsidP="00D91D60">
      <w:pPr>
        <w:autoSpaceDE w:val="0"/>
        <w:autoSpaceDN w:val="0"/>
        <w:adjustRightInd w:val="0"/>
        <w:spacing w:after="0" w:line="240" w:lineRule="auto"/>
        <w:rPr>
          <w:rFonts w:ascii="Arial" w:hAnsi="Arial" w:cs="Arial"/>
          <w:b/>
          <w:bCs/>
          <w:color w:val="000000"/>
          <w:sz w:val="36"/>
          <w:szCs w:val="36"/>
          <w:lang w:bidi="hi-IN"/>
        </w:rPr>
      </w:pPr>
      <w:r w:rsidRPr="004B0D61">
        <w:rPr>
          <w:rFonts w:ascii="Arial" w:hAnsi="Arial" w:cs="Arial"/>
          <w:b/>
          <w:bCs/>
          <w:color w:val="000000"/>
          <w:sz w:val="36"/>
          <w:szCs w:val="36"/>
          <w:lang w:bidi="hi-IN"/>
        </w:rPr>
        <w:t>1</w:t>
      </w:r>
      <w:r w:rsidR="008F0D32" w:rsidRPr="004B0D61">
        <w:rPr>
          <w:rFonts w:ascii="Arial" w:hAnsi="Arial" w:cs="Arial"/>
          <w:b/>
          <w:bCs/>
          <w:color w:val="000000"/>
          <w:sz w:val="36"/>
          <w:szCs w:val="36"/>
          <w:lang w:bidi="hi-IN"/>
        </w:rPr>
        <w:t>4</w:t>
      </w:r>
      <w:r w:rsidRPr="004B0D61">
        <w:rPr>
          <w:rFonts w:ascii="Arial" w:hAnsi="Arial" w:cs="Arial"/>
          <w:b/>
          <w:bCs/>
          <w:color w:val="000000"/>
          <w:sz w:val="36"/>
          <w:szCs w:val="36"/>
          <w:lang w:bidi="hi-IN"/>
        </w:rPr>
        <w:t>.5.</w:t>
      </w:r>
      <w:r w:rsidR="00DC2B85">
        <w:rPr>
          <w:rFonts w:ascii="Arial" w:hAnsi="Arial" w:cs="Arial"/>
          <w:b/>
          <w:bCs/>
          <w:color w:val="000000"/>
          <w:sz w:val="36"/>
          <w:szCs w:val="36"/>
          <w:lang w:bidi="hi-IN"/>
        </w:rPr>
        <w:t>3</w:t>
      </w:r>
      <w:r w:rsidRPr="004B0D61">
        <w:rPr>
          <w:rFonts w:ascii="Arial" w:hAnsi="Arial" w:cs="Arial"/>
          <w:b/>
          <w:bCs/>
          <w:color w:val="000000"/>
          <w:sz w:val="36"/>
          <w:szCs w:val="36"/>
          <w:lang w:bidi="hi-IN"/>
        </w:rPr>
        <w:tab/>
      </w:r>
      <w:r w:rsidRPr="004B0D61">
        <w:rPr>
          <w:rFonts w:ascii="Arial" w:hAnsi="Arial" w:cs="Arial"/>
          <w:b/>
          <w:bCs/>
          <w:color w:val="000000"/>
          <w:sz w:val="36"/>
          <w:szCs w:val="36"/>
          <w:lang w:bidi="hi-IN"/>
        </w:rPr>
        <w:tab/>
        <w:t>upacAra mantrAH</w:t>
      </w:r>
    </w:p>
    <w:p w14:paraId="047FB3A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w:t>
      </w:r>
      <w:r>
        <w:rPr>
          <w:rFonts w:ascii="Arial" w:hAnsi="Arial" w:cs="Arial"/>
          <w:color w:val="000000"/>
          <w:sz w:val="36"/>
          <w:szCs w:val="36"/>
          <w:lang w:bidi="hi-IN"/>
        </w:rPr>
        <w:tab/>
        <w:t xml:space="preserve"> tatpu#ruShAya viqdmah</w:t>
      </w:r>
      <w:r w:rsidR="00665208">
        <w:rPr>
          <w:rFonts w:ascii="Arial" w:hAnsi="Arial" w:cs="Arial"/>
          <w:color w:val="000000"/>
          <w:sz w:val="36"/>
          <w:szCs w:val="36"/>
          <w:lang w:bidi="hi-IN"/>
        </w:rPr>
        <w:t>E</w:t>
      </w:r>
      <w:r>
        <w:rPr>
          <w:rFonts w:ascii="Arial" w:hAnsi="Arial" w:cs="Arial"/>
          <w:color w:val="000000"/>
          <w:sz w:val="36"/>
          <w:szCs w:val="36"/>
          <w:lang w:bidi="hi-IN"/>
        </w:rPr>
        <w:t># mahAs</w:t>
      </w:r>
      <w:r w:rsidR="00665208">
        <w:rPr>
          <w:rFonts w:ascii="Arial" w:hAnsi="Arial" w:cs="Arial"/>
          <w:color w:val="000000"/>
          <w:sz w:val="36"/>
          <w:szCs w:val="36"/>
          <w:lang w:bidi="hi-IN"/>
        </w:rPr>
        <w:t>E</w:t>
      </w:r>
      <w:r>
        <w:rPr>
          <w:rFonts w:ascii="Arial" w:hAnsi="Arial" w:cs="Arial"/>
          <w:color w:val="000000"/>
          <w:sz w:val="36"/>
          <w:szCs w:val="36"/>
          <w:lang w:bidi="hi-IN"/>
        </w:rPr>
        <w:t xml:space="preserve">qnAya# dhImahi | </w:t>
      </w:r>
    </w:p>
    <w:p w14:paraId="321CF1C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tanna#H ShaNmuKaH prac</w:t>
      </w:r>
      <w:r w:rsidR="00665208">
        <w:rPr>
          <w:rFonts w:ascii="Arial" w:hAnsi="Arial" w:cs="Arial"/>
          <w:color w:val="000000"/>
          <w:sz w:val="36"/>
          <w:szCs w:val="36"/>
          <w:lang w:bidi="hi-IN"/>
        </w:rPr>
        <w:t>O</w:t>
      </w:r>
      <w:r>
        <w:rPr>
          <w:rFonts w:ascii="Arial" w:hAnsi="Arial" w:cs="Arial"/>
          <w:color w:val="000000"/>
          <w:sz w:val="36"/>
          <w:szCs w:val="36"/>
          <w:lang w:bidi="hi-IN"/>
        </w:rPr>
        <w:t xml:space="preserve">qdayA$t | 5.1 </w:t>
      </w:r>
    </w:p>
    <w:p w14:paraId="1B752C4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w:t>
      </w:r>
      <w:r>
        <w:rPr>
          <w:rFonts w:ascii="Arial" w:hAnsi="Arial" w:cs="Arial"/>
          <w:color w:val="000000"/>
          <w:sz w:val="36"/>
          <w:szCs w:val="36"/>
          <w:lang w:bidi="hi-IN"/>
        </w:rPr>
        <w:tab/>
        <w:t xml:space="preserve"> daqhraqM ~MviqpAqpaM paqram</w:t>
      </w:r>
      <w:r w:rsidR="00665208">
        <w:rPr>
          <w:rFonts w:ascii="Arial" w:hAnsi="Arial" w:cs="Arial"/>
          <w:color w:val="000000"/>
          <w:sz w:val="36"/>
          <w:szCs w:val="36"/>
          <w:lang w:bidi="hi-IN"/>
        </w:rPr>
        <w:t>E</w:t>
      </w:r>
      <w:r>
        <w:rPr>
          <w:rFonts w:ascii="Arial" w:hAnsi="Arial" w:cs="Arial"/>
          <w:color w:val="000000"/>
          <w:sz w:val="36"/>
          <w:szCs w:val="36"/>
          <w:lang w:bidi="hi-IN"/>
        </w:rPr>
        <w:t xml:space="preserve">$SvaBUtaqM ~Myatpu#NDarIqkaM puqrama#ddhya saq(gg)qsthaM | </w:t>
      </w:r>
    </w:p>
    <w:p w14:paraId="79305B5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taqtrAqpiq daqhraM gaqgana#M ~MviS</w:t>
      </w:r>
      <w:r w:rsidR="00665208">
        <w:rPr>
          <w:rFonts w:ascii="Arial" w:hAnsi="Arial" w:cs="Arial"/>
          <w:color w:val="000000"/>
          <w:sz w:val="36"/>
          <w:szCs w:val="36"/>
          <w:lang w:bidi="hi-IN"/>
        </w:rPr>
        <w:t>O</w:t>
      </w:r>
      <w:r>
        <w:rPr>
          <w:rFonts w:ascii="Arial" w:hAnsi="Arial" w:cs="Arial"/>
          <w:color w:val="000000"/>
          <w:sz w:val="36"/>
          <w:szCs w:val="36"/>
          <w:lang w:bidi="hi-IN"/>
        </w:rPr>
        <w:t>kaq-stasmi#n yadaqntasta-dupA#sitaqvyaM | 5.2</w:t>
      </w:r>
    </w:p>
    <w:p w14:paraId="4F2DC1C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Pr>
          <w:rFonts w:ascii="Arial" w:hAnsi="Arial" w:cs="Arial"/>
          <w:color w:val="000000"/>
          <w:sz w:val="36"/>
          <w:szCs w:val="36"/>
          <w:lang w:bidi="hi-IN"/>
        </w:rPr>
        <w:tab/>
        <w:t xml:space="preserve"> vAqyuH pa~jca# h</w:t>
      </w:r>
      <w:r w:rsidR="00665208">
        <w:rPr>
          <w:rFonts w:ascii="Arial" w:hAnsi="Arial" w:cs="Arial"/>
          <w:color w:val="000000"/>
          <w:sz w:val="36"/>
          <w:szCs w:val="36"/>
          <w:lang w:bidi="hi-IN"/>
        </w:rPr>
        <w:t>O</w:t>
      </w:r>
      <w:r>
        <w:rPr>
          <w:rFonts w:ascii="Arial" w:hAnsi="Arial" w:cs="Arial"/>
          <w:color w:val="000000"/>
          <w:sz w:val="36"/>
          <w:szCs w:val="36"/>
          <w:lang w:bidi="hi-IN"/>
        </w:rPr>
        <w:t>tA | sa prAqNaH | sa m</w:t>
      </w:r>
      <w:r w:rsidR="00665208">
        <w:rPr>
          <w:rFonts w:ascii="Arial" w:hAnsi="Arial" w:cs="Arial"/>
          <w:color w:val="000000"/>
          <w:sz w:val="36"/>
          <w:szCs w:val="36"/>
          <w:lang w:bidi="hi-IN"/>
        </w:rPr>
        <w:t>E</w:t>
      </w:r>
      <w:r>
        <w:rPr>
          <w:rFonts w:ascii="Arial" w:hAnsi="Arial" w:cs="Arial"/>
          <w:color w:val="000000"/>
          <w:sz w:val="36"/>
          <w:szCs w:val="36"/>
          <w:lang w:bidi="hi-IN"/>
        </w:rPr>
        <w:t xml:space="preserve"># dadAtu praqjAM paqSUn </w:t>
      </w:r>
    </w:p>
    <w:p w14:paraId="296F8B6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puShTiqM ~MyaSa#H | prAqNaSca#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BUyAt | 5.3</w:t>
      </w:r>
    </w:p>
    <w:p w14:paraId="3743599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4.</w:t>
      </w:r>
      <w:r>
        <w:rPr>
          <w:rFonts w:ascii="Arial" w:hAnsi="Arial" w:cs="Arial"/>
          <w:color w:val="000000"/>
          <w:sz w:val="36"/>
          <w:szCs w:val="36"/>
          <w:lang w:bidi="hi-IN"/>
        </w:rPr>
        <w:tab/>
        <w:t xml:space="preserve"> paruShANA(gm) rudrANA(gg) sthAn</w:t>
      </w:r>
      <w:r w:rsidR="00665208">
        <w:rPr>
          <w:rFonts w:ascii="Arial" w:hAnsi="Arial" w:cs="Arial"/>
          <w:color w:val="000000"/>
          <w:sz w:val="36"/>
          <w:szCs w:val="36"/>
          <w:lang w:bidi="hi-IN"/>
        </w:rPr>
        <w:t>E</w:t>
      </w:r>
      <w:r>
        <w:rPr>
          <w:rFonts w:ascii="Arial" w:hAnsi="Arial" w:cs="Arial"/>
          <w:color w:val="000000"/>
          <w:sz w:val="36"/>
          <w:szCs w:val="36"/>
          <w:lang w:bidi="hi-IN"/>
        </w:rPr>
        <w:t xml:space="preserve"> svat</w:t>
      </w:r>
      <w:r w:rsidR="00665208">
        <w:rPr>
          <w:rFonts w:ascii="Arial" w:hAnsi="Arial" w:cs="Arial"/>
          <w:color w:val="000000"/>
          <w:sz w:val="36"/>
          <w:szCs w:val="36"/>
          <w:lang w:bidi="hi-IN"/>
        </w:rPr>
        <w:t>E</w:t>
      </w:r>
      <w:r>
        <w:rPr>
          <w:rFonts w:ascii="Arial" w:hAnsi="Arial" w:cs="Arial"/>
          <w:color w:val="000000"/>
          <w:sz w:val="36"/>
          <w:szCs w:val="36"/>
          <w:lang w:bidi="hi-IN"/>
        </w:rPr>
        <w:t xml:space="preserve">ja#sA BAqni | </w:t>
      </w:r>
    </w:p>
    <w:p w14:paraId="2DD0BCA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paruShANA(gm) rudrANInA(gg) sthAn</w:t>
      </w:r>
      <w:r w:rsidR="00665208">
        <w:rPr>
          <w:rFonts w:ascii="Arial" w:hAnsi="Arial" w:cs="Arial"/>
          <w:color w:val="000000"/>
          <w:sz w:val="36"/>
          <w:szCs w:val="36"/>
          <w:lang w:bidi="hi-IN"/>
        </w:rPr>
        <w:t>E</w:t>
      </w:r>
      <w:r>
        <w:rPr>
          <w:rFonts w:ascii="Arial" w:hAnsi="Arial" w:cs="Arial"/>
          <w:color w:val="000000"/>
          <w:sz w:val="36"/>
          <w:szCs w:val="36"/>
          <w:lang w:bidi="hi-IN"/>
        </w:rPr>
        <w:t xml:space="preserve"> svat</w:t>
      </w:r>
      <w:r w:rsidR="00665208">
        <w:rPr>
          <w:rFonts w:ascii="Arial" w:hAnsi="Arial" w:cs="Arial"/>
          <w:color w:val="000000"/>
          <w:sz w:val="36"/>
          <w:szCs w:val="36"/>
          <w:lang w:bidi="hi-IN"/>
        </w:rPr>
        <w:t>E</w:t>
      </w:r>
      <w:r>
        <w:rPr>
          <w:rFonts w:ascii="Arial" w:hAnsi="Arial" w:cs="Arial"/>
          <w:color w:val="000000"/>
          <w:sz w:val="36"/>
          <w:szCs w:val="36"/>
          <w:lang w:bidi="hi-IN"/>
        </w:rPr>
        <w:t>ja#sA BAqni | 5.4</w:t>
      </w:r>
    </w:p>
    <w:p w14:paraId="3BE2922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5.</w:t>
      </w:r>
      <w:r>
        <w:rPr>
          <w:rFonts w:ascii="Arial" w:hAnsi="Arial" w:cs="Arial"/>
          <w:color w:val="000000"/>
          <w:sz w:val="36"/>
          <w:szCs w:val="36"/>
          <w:lang w:bidi="hi-IN"/>
        </w:rPr>
        <w:tab/>
        <w:t xml:space="preserve"> </w:t>
      </w:r>
      <w:r w:rsidR="00665208">
        <w:rPr>
          <w:rFonts w:ascii="Arial" w:hAnsi="Arial" w:cs="Arial"/>
          <w:color w:val="000000"/>
          <w:sz w:val="36"/>
          <w:szCs w:val="36"/>
          <w:lang w:bidi="hi-IN"/>
        </w:rPr>
        <w:t>E</w:t>
      </w:r>
      <w:r>
        <w:rPr>
          <w:rFonts w:ascii="Arial" w:hAnsi="Arial" w:cs="Arial"/>
          <w:color w:val="000000"/>
          <w:sz w:val="36"/>
          <w:szCs w:val="36"/>
          <w:lang w:bidi="hi-IN"/>
        </w:rPr>
        <w:t>qSha vai vidhRu#t</w:t>
      </w:r>
      <w:r w:rsidR="00665208">
        <w:rPr>
          <w:rFonts w:ascii="Arial" w:hAnsi="Arial" w:cs="Arial"/>
          <w:color w:val="000000"/>
          <w:sz w:val="36"/>
          <w:szCs w:val="36"/>
          <w:lang w:bidi="hi-IN"/>
        </w:rPr>
        <w:t>O</w:t>
      </w:r>
      <w:r>
        <w:rPr>
          <w:rFonts w:ascii="Arial" w:hAnsi="Arial" w:cs="Arial"/>
          <w:color w:val="000000"/>
          <w:sz w:val="36"/>
          <w:szCs w:val="36"/>
          <w:lang w:bidi="hi-IN"/>
        </w:rPr>
        <w:t xml:space="preserve">q nAma# yaqj~jaH | sarva(gm)# haqvai tatraq vidhRu#taM Bavati | </w:t>
      </w:r>
    </w:p>
    <w:p w14:paraId="7E0EF96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w:t>
      </w:r>
      <w:r w:rsidR="00665208">
        <w:rPr>
          <w:rFonts w:ascii="Arial" w:hAnsi="Arial" w:cs="Arial"/>
          <w:color w:val="000000"/>
          <w:sz w:val="36"/>
          <w:szCs w:val="36"/>
          <w:lang w:bidi="hi-IN"/>
        </w:rPr>
        <w:t>E</w:t>
      </w:r>
      <w:r>
        <w:rPr>
          <w:rFonts w:ascii="Arial" w:hAnsi="Arial" w:cs="Arial"/>
          <w:color w:val="000000"/>
          <w:sz w:val="36"/>
          <w:szCs w:val="36"/>
          <w:lang w:bidi="hi-IN"/>
        </w:rPr>
        <w:t>traiqt</w:t>
      </w:r>
      <w:r w:rsidR="00665208">
        <w:rPr>
          <w:rFonts w:ascii="Arial" w:hAnsi="Arial" w:cs="Arial"/>
          <w:color w:val="000000"/>
          <w:sz w:val="36"/>
          <w:szCs w:val="36"/>
          <w:lang w:bidi="hi-IN"/>
        </w:rPr>
        <w:t>E</w:t>
      </w:r>
      <w:r>
        <w:rPr>
          <w:rFonts w:ascii="Arial" w:hAnsi="Arial" w:cs="Arial"/>
          <w:color w:val="000000"/>
          <w:sz w:val="36"/>
          <w:szCs w:val="36"/>
          <w:lang w:bidi="hi-IN"/>
        </w:rPr>
        <w:t>na# yaqj~j</w:t>
      </w:r>
      <w:r w:rsidR="00665208">
        <w:rPr>
          <w:rFonts w:ascii="Arial" w:hAnsi="Arial" w:cs="Arial"/>
          <w:color w:val="000000"/>
          <w:sz w:val="36"/>
          <w:szCs w:val="36"/>
          <w:lang w:bidi="hi-IN"/>
        </w:rPr>
        <w:t>E</w:t>
      </w:r>
      <w:r>
        <w:rPr>
          <w:rFonts w:ascii="Arial" w:hAnsi="Arial" w:cs="Arial"/>
          <w:color w:val="000000"/>
          <w:sz w:val="36"/>
          <w:szCs w:val="36"/>
          <w:lang w:bidi="hi-IN"/>
        </w:rPr>
        <w:t>naq yaja#nt</w:t>
      </w:r>
      <w:r w:rsidR="00665208">
        <w:rPr>
          <w:rFonts w:ascii="Arial" w:hAnsi="Arial" w:cs="Arial"/>
          <w:color w:val="000000"/>
          <w:sz w:val="36"/>
          <w:szCs w:val="36"/>
          <w:lang w:bidi="hi-IN"/>
        </w:rPr>
        <w:t>E</w:t>
      </w:r>
      <w:r>
        <w:rPr>
          <w:rFonts w:ascii="Arial" w:hAnsi="Arial" w:cs="Arial"/>
          <w:color w:val="000000"/>
          <w:sz w:val="36"/>
          <w:szCs w:val="36"/>
          <w:lang w:bidi="hi-IN"/>
        </w:rPr>
        <w:t xml:space="preserve"> | 5.5</w:t>
      </w:r>
    </w:p>
    <w:p w14:paraId="1F82C69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6.</w:t>
      </w:r>
      <w:r>
        <w:rPr>
          <w:rFonts w:ascii="Arial" w:hAnsi="Arial" w:cs="Arial"/>
          <w:color w:val="000000"/>
          <w:sz w:val="36"/>
          <w:szCs w:val="36"/>
          <w:lang w:bidi="hi-IN"/>
        </w:rPr>
        <w:tab/>
        <w:t xml:space="preserve"> uttiShTha puruSha harita-pi~ggala l</w:t>
      </w:r>
      <w:r w:rsidR="00665208">
        <w:rPr>
          <w:rFonts w:ascii="Arial" w:hAnsi="Arial" w:cs="Arial"/>
          <w:color w:val="000000"/>
          <w:sz w:val="36"/>
          <w:szCs w:val="36"/>
          <w:lang w:bidi="hi-IN"/>
        </w:rPr>
        <w:t>O</w:t>
      </w:r>
      <w:r>
        <w:rPr>
          <w:rFonts w:ascii="Arial" w:hAnsi="Arial" w:cs="Arial"/>
          <w:color w:val="000000"/>
          <w:sz w:val="36"/>
          <w:szCs w:val="36"/>
          <w:lang w:bidi="hi-IN"/>
        </w:rPr>
        <w:t>hitAkShi d</w:t>
      </w:r>
      <w:r w:rsidR="00665208">
        <w:rPr>
          <w:rFonts w:ascii="Arial" w:hAnsi="Arial" w:cs="Arial"/>
          <w:color w:val="000000"/>
          <w:sz w:val="36"/>
          <w:szCs w:val="36"/>
          <w:lang w:bidi="hi-IN"/>
        </w:rPr>
        <w:t>E</w:t>
      </w:r>
      <w:r>
        <w:rPr>
          <w:rFonts w:ascii="Arial" w:hAnsi="Arial" w:cs="Arial"/>
          <w:color w:val="000000"/>
          <w:sz w:val="36"/>
          <w:szCs w:val="36"/>
          <w:lang w:bidi="hi-IN"/>
        </w:rPr>
        <w:t>hi d</w:t>
      </w:r>
      <w:r w:rsidR="00665208">
        <w:rPr>
          <w:rFonts w:ascii="Arial" w:hAnsi="Arial" w:cs="Arial"/>
          <w:color w:val="000000"/>
          <w:sz w:val="36"/>
          <w:szCs w:val="36"/>
          <w:lang w:bidi="hi-IN"/>
        </w:rPr>
        <w:t>E</w:t>
      </w:r>
      <w:r>
        <w:rPr>
          <w:rFonts w:ascii="Arial" w:hAnsi="Arial" w:cs="Arial"/>
          <w:color w:val="000000"/>
          <w:sz w:val="36"/>
          <w:szCs w:val="36"/>
          <w:lang w:bidi="hi-IN"/>
        </w:rPr>
        <w:t>hi dadApayitA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7708CD7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SuddhyaqntAqM jy</w:t>
      </w:r>
      <w:r w:rsidR="00665208">
        <w:rPr>
          <w:rFonts w:ascii="Arial" w:hAnsi="Arial" w:cs="Arial"/>
          <w:color w:val="000000"/>
          <w:sz w:val="36"/>
          <w:szCs w:val="36"/>
          <w:lang w:bidi="hi-IN"/>
        </w:rPr>
        <w:t>O</w:t>
      </w:r>
      <w:r>
        <w:rPr>
          <w:rFonts w:ascii="Arial" w:hAnsi="Arial" w:cs="Arial"/>
          <w:color w:val="000000"/>
          <w:sz w:val="36"/>
          <w:szCs w:val="36"/>
          <w:lang w:bidi="hi-IN"/>
        </w:rPr>
        <w:t>ti#-raqhaM viqrajA# vipAqpmA BU#yAsaq(gg)q svAhA$ | 5.6</w:t>
      </w:r>
    </w:p>
    <w:p w14:paraId="27BE524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7.</w:t>
      </w:r>
      <w:r>
        <w:rPr>
          <w:rFonts w:ascii="Arial" w:hAnsi="Arial" w:cs="Arial"/>
          <w:color w:val="000000"/>
          <w:sz w:val="36"/>
          <w:szCs w:val="36"/>
          <w:lang w:bidi="hi-IN"/>
        </w:rPr>
        <w:tab/>
        <w:t xml:space="preserve"> diS</w:t>
      </w:r>
      <w:r w:rsidR="00665208">
        <w:rPr>
          <w:rFonts w:ascii="Arial" w:hAnsi="Arial" w:cs="Arial"/>
          <w:color w:val="000000"/>
          <w:sz w:val="36"/>
          <w:szCs w:val="36"/>
          <w:lang w:bidi="hi-IN"/>
        </w:rPr>
        <w:t>O</w:t>
      </w:r>
      <w:r>
        <w:rPr>
          <w:rFonts w:ascii="Arial" w:hAnsi="Arial" w:cs="Arial"/>
          <w:color w:val="000000"/>
          <w:sz w:val="36"/>
          <w:szCs w:val="36"/>
          <w:lang w:bidi="hi-IN"/>
        </w:rPr>
        <w:t># m</w:t>
      </w:r>
      <w:r w:rsidR="00665208">
        <w:rPr>
          <w:rFonts w:ascii="Arial" w:hAnsi="Arial" w:cs="Arial"/>
          <w:color w:val="000000"/>
          <w:sz w:val="36"/>
          <w:szCs w:val="36"/>
          <w:lang w:bidi="hi-IN"/>
        </w:rPr>
        <w:t>E</w:t>
      </w:r>
      <w:r>
        <w:rPr>
          <w:rFonts w:ascii="Arial" w:hAnsi="Arial" w:cs="Arial"/>
          <w:color w:val="000000"/>
          <w:sz w:val="36"/>
          <w:szCs w:val="36"/>
          <w:lang w:bidi="hi-IN"/>
        </w:rPr>
        <w:t>q Sr</w:t>
      </w:r>
      <w:r w:rsidR="00665208">
        <w:rPr>
          <w:rFonts w:ascii="Arial" w:hAnsi="Arial" w:cs="Arial"/>
          <w:color w:val="000000"/>
          <w:sz w:val="36"/>
          <w:szCs w:val="36"/>
          <w:lang w:bidi="hi-IN"/>
        </w:rPr>
        <w:t>O</w:t>
      </w:r>
      <w:r>
        <w:rPr>
          <w:rFonts w:ascii="Arial" w:hAnsi="Arial" w:cs="Arial"/>
          <w:color w:val="000000"/>
          <w:sz w:val="36"/>
          <w:szCs w:val="36"/>
          <w:lang w:bidi="hi-IN"/>
        </w:rPr>
        <w:t>tr</w:t>
      </w:r>
      <w:r w:rsidR="00665208">
        <w:rPr>
          <w:rFonts w:ascii="Arial" w:hAnsi="Arial" w:cs="Arial"/>
          <w:color w:val="000000"/>
          <w:sz w:val="36"/>
          <w:szCs w:val="36"/>
          <w:lang w:bidi="hi-IN"/>
        </w:rPr>
        <w:t>E</w:t>
      </w:r>
      <w:r>
        <w:rPr>
          <w:rFonts w:ascii="Arial" w:hAnsi="Arial" w:cs="Arial"/>
          <w:color w:val="000000"/>
          <w:sz w:val="36"/>
          <w:szCs w:val="36"/>
          <w:lang w:bidi="hi-IN"/>
        </w:rPr>
        <w:t>$ SriqtAH | Sr</w:t>
      </w:r>
      <w:r w:rsidR="00665208">
        <w:rPr>
          <w:rFonts w:ascii="Arial" w:hAnsi="Arial" w:cs="Arial"/>
          <w:color w:val="000000"/>
          <w:sz w:val="36"/>
          <w:szCs w:val="36"/>
          <w:lang w:bidi="hi-IN"/>
        </w:rPr>
        <w:t>O</w:t>
      </w:r>
      <w:r>
        <w:rPr>
          <w:rFonts w:ascii="Arial" w:hAnsi="Arial" w:cs="Arial"/>
          <w:color w:val="000000"/>
          <w:sz w:val="36"/>
          <w:szCs w:val="36"/>
          <w:lang w:bidi="hi-IN"/>
        </w:rPr>
        <w:t>traq(gm)q hRuda#y</w:t>
      </w:r>
      <w:r w:rsidR="00665208">
        <w:rPr>
          <w:rFonts w:ascii="Arial" w:hAnsi="Arial" w:cs="Arial"/>
          <w:color w:val="000000"/>
          <w:sz w:val="36"/>
          <w:szCs w:val="36"/>
          <w:lang w:bidi="hi-IN"/>
        </w:rPr>
        <w:t>E</w:t>
      </w:r>
      <w:r>
        <w:rPr>
          <w:rFonts w:ascii="Arial" w:hAnsi="Arial" w:cs="Arial"/>
          <w:color w:val="000000"/>
          <w:sz w:val="36"/>
          <w:szCs w:val="36"/>
          <w:lang w:bidi="hi-IN"/>
        </w:rPr>
        <w:t xml:space="preserve"> | hRuda#yaqM mayi# | </w:t>
      </w:r>
    </w:p>
    <w:p w14:paraId="4B681D5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aqhamaqmRut</w:t>
      </w:r>
      <w:r w:rsidR="00665208">
        <w:rPr>
          <w:rFonts w:ascii="Arial" w:hAnsi="Arial" w:cs="Arial"/>
          <w:color w:val="000000"/>
          <w:sz w:val="36"/>
          <w:szCs w:val="36"/>
          <w:lang w:bidi="hi-IN"/>
        </w:rPr>
        <w:t>E</w:t>
      </w:r>
      <w:r>
        <w:rPr>
          <w:rFonts w:ascii="Arial" w:hAnsi="Arial" w:cs="Arial"/>
          <w:color w:val="000000"/>
          <w:sz w:val="36"/>
          <w:szCs w:val="36"/>
          <w:lang w:bidi="hi-IN"/>
        </w:rPr>
        <w:t>$ | aqmRutaqM brahma#Ni | 5.7</w:t>
      </w:r>
    </w:p>
    <w:p w14:paraId="7439F2A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8.</w:t>
      </w:r>
      <w:r>
        <w:rPr>
          <w:rFonts w:ascii="Arial" w:hAnsi="Arial" w:cs="Arial"/>
          <w:color w:val="000000"/>
          <w:sz w:val="36"/>
          <w:szCs w:val="36"/>
          <w:lang w:bidi="hi-IN"/>
        </w:rPr>
        <w:tab/>
        <w:t xml:space="preserve"> uqSiga#si kaqvI raudr</w:t>
      </w:r>
      <w:r w:rsidR="00665208">
        <w:rPr>
          <w:rFonts w:ascii="Arial" w:hAnsi="Arial" w:cs="Arial"/>
          <w:color w:val="000000"/>
          <w:sz w:val="36"/>
          <w:szCs w:val="36"/>
          <w:lang w:bidi="hi-IN"/>
        </w:rPr>
        <w:t>E</w:t>
      </w:r>
      <w:r>
        <w:rPr>
          <w:rFonts w:ascii="Arial" w:hAnsi="Arial" w:cs="Arial"/>
          <w:color w:val="000000"/>
          <w:sz w:val="36"/>
          <w:szCs w:val="36"/>
          <w:lang w:bidi="hi-IN"/>
        </w:rPr>
        <w:t>qNAnI#k</w:t>
      </w:r>
      <w:r w:rsidR="00665208">
        <w:rPr>
          <w:rFonts w:ascii="Arial" w:hAnsi="Arial" w:cs="Arial"/>
          <w:color w:val="000000"/>
          <w:sz w:val="36"/>
          <w:szCs w:val="36"/>
          <w:lang w:bidi="hi-IN"/>
        </w:rPr>
        <w:t>E</w:t>
      </w:r>
      <w:r>
        <w:rPr>
          <w:rFonts w:ascii="Arial" w:hAnsi="Arial" w:cs="Arial"/>
          <w:color w:val="000000"/>
          <w:sz w:val="36"/>
          <w:szCs w:val="36"/>
          <w:lang w:bidi="hi-IN"/>
        </w:rPr>
        <w:t>na pAqhi mA$&amp;gn</w:t>
      </w:r>
      <w:r w:rsidR="00665208">
        <w:rPr>
          <w:rFonts w:ascii="Arial" w:hAnsi="Arial" w:cs="Arial"/>
          <w:color w:val="000000"/>
          <w:sz w:val="36"/>
          <w:szCs w:val="36"/>
          <w:lang w:bidi="hi-IN"/>
        </w:rPr>
        <w:t>E</w:t>
      </w:r>
      <w:r>
        <w:rPr>
          <w:rFonts w:ascii="Arial" w:hAnsi="Arial" w:cs="Arial"/>
          <w:color w:val="000000"/>
          <w:sz w:val="36"/>
          <w:szCs w:val="36"/>
          <w:lang w:bidi="hi-IN"/>
        </w:rPr>
        <w:t xml:space="preserve"> pipRuqhi </w:t>
      </w:r>
    </w:p>
    <w:p w14:paraId="6E20153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mAq mA mA# hi(gm)sIH | 5.8</w:t>
      </w:r>
    </w:p>
    <w:p w14:paraId="5FDBB42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9.</w:t>
      </w:r>
      <w:r>
        <w:rPr>
          <w:rFonts w:ascii="Arial" w:hAnsi="Arial" w:cs="Arial"/>
          <w:color w:val="000000"/>
          <w:sz w:val="36"/>
          <w:szCs w:val="36"/>
          <w:lang w:bidi="hi-IN"/>
        </w:rPr>
        <w:tab/>
        <w:t xml:space="preserve"> dAqna-mitiq sarvA#Ni BUqtAni# praqSa(gm) sa#nti dAqnA-nnAti# duqScaraqM </w:t>
      </w:r>
    </w:p>
    <w:p w14:paraId="0A9A304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tasmA$-ddAqn</w:t>
      </w:r>
      <w:r w:rsidR="00665208">
        <w:rPr>
          <w:rFonts w:ascii="Arial" w:hAnsi="Arial" w:cs="Arial"/>
          <w:color w:val="000000"/>
          <w:sz w:val="36"/>
          <w:szCs w:val="36"/>
          <w:lang w:bidi="hi-IN"/>
        </w:rPr>
        <w:t>E</w:t>
      </w:r>
      <w:r>
        <w:rPr>
          <w:rFonts w:ascii="Arial" w:hAnsi="Arial" w:cs="Arial"/>
          <w:color w:val="000000"/>
          <w:sz w:val="36"/>
          <w:szCs w:val="36"/>
          <w:lang w:bidi="hi-IN"/>
        </w:rPr>
        <w:t xml:space="preserve"> ra#mant</w:t>
      </w:r>
      <w:r w:rsidR="00665208">
        <w:rPr>
          <w:rFonts w:ascii="Arial" w:hAnsi="Arial" w:cs="Arial"/>
          <w:color w:val="000000"/>
          <w:sz w:val="36"/>
          <w:szCs w:val="36"/>
          <w:lang w:bidi="hi-IN"/>
        </w:rPr>
        <w:t>E</w:t>
      </w:r>
      <w:r>
        <w:rPr>
          <w:rFonts w:ascii="Arial" w:hAnsi="Arial" w:cs="Arial"/>
          <w:color w:val="000000"/>
          <w:sz w:val="36"/>
          <w:szCs w:val="36"/>
          <w:lang w:bidi="hi-IN"/>
        </w:rPr>
        <w:t xml:space="preserve"> | 5.9</w:t>
      </w:r>
    </w:p>
    <w:p w14:paraId="583AE8E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10.</w:t>
      </w:r>
      <w:r>
        <w:rPr>
          <w:rFonts w:ascii="Arial" w:hAnsi="Arial" w:cs="Arial"/>
          <w:color w:val="000000"/>
          <w:sz w:val="36"/>
          <w:szCs w:val="36"/>
          <w:lang w:bidi="hi-IN"/>
        </w:rPr>
        <w:tab/>
        <w:t>lAqjai rju#h</w:t>
      </w:r>
      <w:r w:rsidR="00665208">
        <w:rPr>
          <w:rFonts w:ascii="Arial" w:hAnsi="Arial" w:cs="Arial"/>
          <w:color w:val="000000"/>
          <w:sz w:val="36"/>
          <w:szCs w:val="36"/>
          <w:lang w:bidi="hi-IN"/>
        </w:rPr>
        <w:t>O</w:t>
      </w:r>
      <w:r>
        <w:rPr>
          <w:rFonts w:ascii="Arial" w:hAnsi="Arial" w:cs="Arial"/>
          <w:color w:val="000000"/>
          <w:sz w:val="36"/>
          <w:szCs w:val="36"/>
          <w:lang w:bidi="hi-IN"/>
        </w:rPr>
        <w:t xml:space="preserve">ti | AqdiqtyAnAqM ~MvA </w:t>
      </w:r>
      <w:r w:rsidR="00665208">
        <w:rPr>
          <w:rFonts w:ascii="Arial" w:hAnsi="Arial" w:cs="Arial"/>
          <w:color w:val="000000"/>
          <w:sz w:val="36"/>
          <w:szCs w:val="36"/>
          <w:lang w:bidi="hi-IN"/>
        </w:rPr>
        <w:t>E</w:t>
      </w:r>
      <w:r>
        <w:rPr>
          <w:rFonts w:ascii="Arial" w:hAnsi="Arial" w:cs="Arial"/>
          <w:color w:val="000000"/>
          <w:sz w:val="36"/>
          <w:szCs w:val="36"/>
          <w:lang w:bidi="hi-IN"/>
        </w:rPr>
        <w:t xml:space="preserve">qtadrUqpaM | yallAqjAH | </w:t>
      </w:r>
    </w:p>
    <w:p w14:paraId="670619A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yallAqjai rjuqh</w:t>
      </w:r>
      <w:r w:rsidR="00665208">
        <w:rPr>
          <w:rFonts w:ascii="Arial" w:hAnsi="Arial" w:cs="Arial"/>
          <w:color w:val="000000"/>
          <w:sz w:val="36"/>
          <w:szCs w:val="36"/>
          <w:lang w:bidi="hi-IN"/>
        </w:rPr>
        <w:t>O</w:t>
      </w:r>
      <w:r>
        <w:rPr>
          <w:rFonts w:ascii="Arial" w:hAnsi="Arial" w:cs="Arial"/>
          <w:color w:val="000000"/>
          <w:sz w:val="36"/>
          <w:szCs w:val="36"/>
          <w:lang w:bidi="hi-IN"/>
        </w:rPr>
        <w:t>ti# | AqdiqtyAn</w:t>
      </w:r>
      <w:r w:rsidR="00665208">
        <w:rPr>
          <w:rFonts w:ascii="Arial" w:hAnsi="Arial" w:cs="Arial"/>
          <w:color w:val="000000"/>
          <w:sz w:val="36"/>
          <w:szCs w:val="36"/>
          <w:lang w:bidi="hi-IN"/>
        </w:rPr>
        <w:t>E</w:t>
      </w:r>
      <w:r>
        <w:rPr>
          <w:rFonts w:ascii="Arial" w:hAnsi="Arial" w:cs="Arial"/>
          <w:color w:val="000000"/>
          <w:sz w:val="36"/>
          <w:szCs w:val="36"/>
          <w:lang w:bidi="hi-IN"/>
        </w:rPr>
        <w:t>qva tatprI#NAti | 5.10</w:t>
      </w:r>
    </w:p>
    <w:p w14:paraId="219DD034" w14:textId="77777777" w:rsidR="008F0D32" w:rsidRDefault="008F0D32" w:rsidP="00D91D60">
      <w:pPr>
        <w:autoSpaceDE w:val="0"/>
        <w:autoSpaceDN w:val="0"/>
        <w:adjustRightInd w:val="0"/>
        <w:spacing w:after="0" w:line="240" w:lineRule="auto"/>
        <w:rPr>
          <w:rFonts w:ascii="Arial" w:hAnsi="Arial" w:cs="Arial"/>
          <w:color w:val="000000"/>
          <w:sz w:val="36"/>
          <w:szCs w:val="36"/>
          <w:lang w:bidi="hi-IN"/>
        </w:rPr>
      </w:pPr>
    </w:p>
    <w:p w14:paraId="7013ABF4" w14:textId="3048C086" w:rsidR="00D91D60" w:rsidRPr="004B0D61" w:rsidRDefault="00D91D60" w:rsidP="00D91D60">
      <w:pPr>
        <w:autoSpaceDE w:val="0"/>
        <w:autoSpaceDN w:val="0"/>
        <w:adjustRightInd w:val="0"/>
        <w:spacing w:after="0" w:line="240" w:lineRule="auto"/>
        <w:rPr>
          <w:rFonts w:ascii="Arial" w:hAnsi="Arial" w:cs="Arial"/>
          <w:b/>
          <w:bCs/>
          <w:color w:val="000000"/>
          <w:sz w:val="36"/>
          <w:szCs w:val="36"/>
          <w:lang w:bidi="hi-IN"/>
        </w:rPr>
      </w:pPr>
      <w:r w:rsidRPr="004B0D61">
        <w:rPr>
          <w:rFonts w:ascii="Arial" w:hAnsi="Arial" w:cs="Arial"/>
          <w:b/>
          <w:bCs/>
          <w:color w:val="000000"/>
          <w:sz w:val="36"/>
          <w:szCs w:val="36"/>
          <w:lang w:bidi="hi-IN"/>
        </w:rPr>
        <w:t>1</w:t>
      </w:r>
      <w:r w:rsidR="008F0D32" w:rsidRPr="004B0D61">
        <w:rPr>
          <w:rFonts w:ascii="Arial" w:hAnsi="Arial" w:cs="Arial"/>
          <w:b/>
          <w:bCs/>
          <w:color w:val="000000"/>
          <w:sz w:val="36"/>
          <w:szCs w:val="36"/>
          <w:lang w:bidi="hi-IN"/>
        </w:rPr>
        <w:t>4</w:t>
      </w:r>
      <w:r w:rsidRPr="004B0D61">
        <w:rPr>
          <w:rFonts w:ascii="Arial" w:hAnsi="Arial" w:cs="Arial"/>
          <w:b/>
          <w:bCs/>
          <w:color w:val="000000"/>
          <w:sz w:val="36"/>
          <w:szCs w:val="36"/>
          <w:lang w:bidi="hi-IN"/>
        </w:rPr>
        <w:t>.5.</w:t>
      </w:r>
      <w:r w:rsidR="00DC2B85">
        <w:rPr>
          <w:rFonts w:ascii="Arial" w:hAnsi="Arial" w:cs="Arial"/>
          <w:b/>
          <w:bCs/>
          <w:color w:val="000000"/>
          <w:sz w:val="36"/>
          <w:szCs w:val="36"/>
          <w:lang w:bidi="hi-IN"/>
        </w:rPr>
        <w:t>4</w:t>
      </w:r>
      <w:r w:rsidRPr="004B0D61">
        <w:rPr>
          <w:rFonts w:ascii="Arial" w:hAnsi="Arial" w:cs="Arial"/>
          <w:b/>
          <w:bCs/>
          <w:color w:val="000000"/>
          <w:sz w:val="36"/>
          <w:szCs w:val="36"/>
          <w:lang w:bidi="hi-IN"/>
        </w:rPr>
        <w:tab/>
      </w:r>
      <w:r w:rsidRPr="004B0D61">
        <w:rPr>
          <w:rFonts w:ascii="Arial" w:hAnsi="Arial" w:cs="Arial"/>
          <w:b/>
          <w:bCs/>
          <w:color w:val="000000"/>
          <w:sz w:val="36"/>
          <w:szCs w:val="36"/>
          <w:lang w:bidi="hi-IN"/>
        </w:rPr>
        <w:tab/>
        <w:t>ASIrvAdaM</w:t>
      </w:r>
    </w:p>
    <w:p w14:paraId="3DB8B2F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an</w:t>
      </w:r>
      <w:r w:rsidR="00665208">
        <w:rPr>
          <w:rFonts w:ascii="Arial" w:hAnsi="Arial" w:cs="Arial"/>
          <w:color w:val="000000"/>
          <w:sz w:val="36"/>
          <w:szCs w:val="36"/>
          <w:lang w:bidi="hi-IN"/>
        </w:rPr>
        <w:t>E</w:t>
      </w:r>
      <w:r>
        <w:rPr>
          <w:rFonts w:ascii="Arial" w:hAnsi="Arial" w:cs="Arial"/>
          <w:color w:val="000000"/>
          <w:sz w:val="36"/>
          <w:szCs w:val="36"/>
          <w:lang w:bidi="hi-IN"/>
        </w:rPr>
        <w:t>na pa~jcamavAra prayukta SrIrudra mahAmantra japa sahita payasABiSh</w:t>
      </w:r>
      <w:r w:rsidR="00665208">
        <w:rPr>
          <w:rFonts w:ascii="Arial" w:hAnsi="Arial" w:cs="Arial"/>
          <w:color w:val="000000"/>
          <w:sz w:val="36"/>
          <w:szCs w:val="36"/>
          <w:lang w:bidi="hi-IN"/>
        </w:rPr>
        <w:t>E</w:t>
      </w:r>
      <w:r>
        <w:rPr>
          <w:rFonts w:ascii="Arial" w:hAnsi="Arial" w:cs="Arial"/>
          <w:color w:val="000000"/>
          <w:sz w:val="36"/>
          <w:szCs w:val="36"/>
          <w:lang w:bidi="hi-IN"/>
        </w:rPr>
        <w:t>k</w:t>
      </w:r>
      <w:r w:rsidR="00665208">
        <w:rPr>
          <w:rFonts w:ascii="Arial" w:hAnsi="Arial" w:cs="Arial"/>
          <w:color w:val="000000"/>
          <w:sz w:val="36"/>
          <w:szCs w:val="36"/>
          <w:lang w:bidi="hi-IN"/>
        </w:rPr>
        <w:t>E</w:t>
      </w:r>
      <w:r>
        <w:rPr>
          <w:rFonts w:ascii="Arial" w:hAnsi="Arial" w:cs="Arial"/>
          <w:color w:val="000000"/>
          <w:sz w:val="36"/>
          <w:szCs w:val="36"/>
          <w:lang w:bidi="hi-IN"/>
        </w:rPr>
        <w:t>na ca BagavAn sarvAtmakaH SrInIlal</w:t>
      </w:r>
      <w:r w:rsidR="00665208">
        <w:rPr>
          <w:rFonts w:ascii="Arial" w:hAnsi="Arial" w:cs="Arial"/>
          <w:color w:val="000000"/>
          <w:sz w:val="36"/>
          <w:szCs w:val="36"/>
          <w:lang w:bidi="hi-IN"/>
        </w:rPr>
        <w:t>O</w:t>
      </w:r>
      <w:r>
        <w:rPr>
          <w:rFonts w:ascii="Arial" w:hAnsi="Arial" w:cs="Arial"/>
          <w:color w:val="000000"/>
          <w:sz w:val="36"/>
          <w:szCs w:val="36"/>
          <w:lang w:bidi="hi-IN"/>
        </w:rPr>
        <w:t>hitaH suprIta suprasann</w:t>
      </w:r>
      <w:r w:rsidR="00665208">
        <w:rPr>
          <w:rFonts w:ascii="Arial" w:hAnsi="Arial" w:cs="Arial"/>
          <w:color w:val="000000"/>
          <w:sz w:val="36"/>
          <w:szCs w:val="36"/>
          <w:lang w:bidi="hi-IN"/>
        </w:rPr>
        <w:t>O</w:t>
      </w:r>
      <w:r>
        <w:rPr>
          <w:rFonts w:ascii="Arial" w:hAnsi="Arial" w:cs="Arial"/>
          <w:color w:val="000000"/>
          <w:sz w:val="36"/>
          <w:szCs w:val="36"/>
          <w:lang w:bidi="hi-IN"/>
        </w:rPr>
        <w:t xml:space="preserve"> varad</w:t>
      </w:r>
      <w:r w:rsidR="00665208">
        <w:rPr>
          <w:rFonts w:ascii="Arial" w:hAnsi="Arial" w:cs="Arial"/>
          <w:color w:val="000000"/>
          <w:sz w:val="36"/>
          <w:szCs w:val="36"/>
          <w:lang w:bidi="hi-IN"/>
        </w:rPr>
        <w:t>O</w:t>
      </w:r>
      <w:r>
        <w:rPr>
          <w:rFonts w:ascii="Arial" w:hAnsi="Arial" w:cs="Arial"/>
          <w:color w:val="000000"/>
          <w:sz w:val="36"/>
          <w:szCs w:val="36"/>
          <w:lang w:bidi="hi-IN"/>
        </w:rPr>
        <w:t xml:space="preserve"> BUtvA, asya yajamAnasya sakuTuMbasya, atra AgatAnAM sarv</w:t>
      </w:r>
      <w:r w:rsidR="00665208">
        <w:rPr>
          <w:rFonts w:ascii="Arial" w:hAnsi="Arial" w:cs="Arial"/>
          <w:color w:val="000000"/>
          <w:sz w:val="36"/>
          <w:szCs w:val="36"/>
          <w:lang w:bidi="hi-IN"/>
        </w:rPr>
        <w:t>E</w:t>
      </w:r>
      <w:r>
        <w:rPr>
          <w:rFonts w:ascii="Arial" w:hAnsi="Arial" w:cs="Arial"/>
          <w:color w:val="000000"/>
          <w:sz w:val="36"/>
          <w:szCs w:val="36"/>
          <w:lang w:bidi="hi-IN"/>
        </w:rPr>
        <w:t>ShAM mahAjanAnAM, niKila BUmaNDala nivAsinAM SarIr</w:t>
      </w:r>
      <w:r w:rsidR="00665208">
        <w:rPr>
          <w:rFonts w:ascii="Arial" w:hAnsi="Arial" w:cs="Arial"/>
          <w:color w:val="000000"/>
          <w:sz w:val="36"/>
          <w:szCs w:val="36"/>
          <w:lang w:bidi="hi-IN"/>
        </w:rPr>
        <w:t>E</w:t>
      </w:r>
      <w:r>
        <w:rPr>
          <w:rFonts w:ascii="Arial" w:hAnsi="Arial" w:cs="Arial"/>
          <w:color w:val="000000"/>
          <w:sz w:val="36"/>
          <w:szCs w:val="36"/>
          <w:lang w:bidi="hi-IN"/>
        </w:rPr>
        <w:t xml:space="preserve"> varttamAna varttiShyamAna samasta </w:t>
      </w:r>
    </w:p>
    <w:p w14:paraId="71B77DC8" w14:textId="77777777" w:rsidR="00D91D60" w:rsidRDefault="00D91D60" w:rsidP="0020424F">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r</w:t>
      </w:r>
      <w:r w:rsidR="00665208">
        <w:rPr>
          <w:rFonts w:ascii="Arial" w:hAnsi="Arial" w:cs="Arial"/>
          <w:color w:val="000000"/>
          <w:sz w:val="36"/>
          <w:szCs w:val="36"/>
          <w:lang w:bidi="hi-IN"/>
        </w:rPr>
        <w:t>O</w:t>
      </w:r>
      <w:r>
        <w:rPr>
          <w:rFonts w:ascii="Arial" w:hAnsi="Arial" w:cs="Arial"/>
          <w:color w:val="000000"/>
          <w:sz w:val="36"/>
          <w:szCs w:val="36"/>
          <w:lang w:bidi="hi-IN"/>
        </w:rPr>
        <w:t>ga-pIDA parihAradvArA kShiprAr</w:t>
      </w:r>
      <w:r w:rsidR="00665208">
        <w:rPr>
          <w:rFonts w:ascii="Arial" w:hAnsi="Arial" w:cs="Arial"/>
          <w:color w:val="000000"/>
          <w:sz w:val="36"/>
          <w:szCs w:val="36"/>
          <w:lang w:bidi="hi-IN"/>
        </w:rPr>
        <w:t>O</w:t>
      </w:r>
      <w:r>
        <w:rPr>
          <w:rFonts w:ascii="Arial" w:hAnsi="Arial" w:cs="Arial"/>
          <w:color w:val="000000"/>
          <w:sz w:val="36"/>
          <w:szCs w:val="36"/>
          <w:lang w:bidi="hi-IN"/>
        </w:rPr>
        <w:t>gya siddhi prad</w:t>
      </w:r>
      <w:r w:rsidR="00665208">
        <w:rPr>
          <w:rFonts w:ascii="Arial" w:hAnsi="Arial" w:cs="Arial"/>
          <w:color w:val="000000"/>
          <w:sz w:val="36"/>
          <w:szCs w:val="36"/>
          <w:lang w:bidi="hi-IN"/>
        </w:rPr>
        <w:t>O</w:t>
      </w:r>
      <w:r>
        <w:rPr>
          <w:rFonts w:ascii="Arial" w:hAnsi="Arial" w:cs="Arial"/>
          <w:color w:val="000000"/>
          <w:sz w:val="36"/>
          <w:szCs w:val="36"/>
          <w:lang w:bidi="hi-IN"/>
        </w:rPr>
        <w:t xml:space="preserve"> BUyAditi Bavant</w:t>
      </w:r>
      <w:r w:rsidR="00665208">
        <w:rPr>
          <w:rFonts w:ascii="Arial" w:hAnsi="Arial" w:cs="Arial"/>
          <w:color w:val="000000"/>
          <w:sz w:val="36"/>
          <w:szCs w:val="36"/>
          <w:lang w:bidi="hi-IN"/>
        </w:rPr>
        <w:t>O</w:t>
      </w:r>
      <w:r>
        <w:rPr>
          <w:rFonts w:ascii="Arial" w:hAnsi="Arial" w:cs="Arial"/>
          <w:color w:val="000000"/>
          <w:sz w:val="36"/>
          <w:szCs w:val="36"/>
          <w:lang w:bidi="hi-IN"/>
        </w:rPr>
        <w:t xml:space="preserve"> mahAnt</w:t>
      </w:r>
      <w:r w:rsidR="00665208">
        <w:rPr>
          <w:rFonts w:ascii="Arial" w:hAnsi="Arial" w:cs="Arial"/>
          <w:color w:val="000000"/>
          <w:sz w:val="36"/>
          <w:szCs w:val="36"/>
          <w:lang w:bidi="hi-IN"/>
        </w:rPr>
        <w:t>O</w:t>
      </w:r>
      <w:r>
        <w:rPr>
          <w:rFonts w:ascii="Arial" w:hAnsi="Arial" w:cs="Arial"/>
          <w:color w:val="000000"/>
          <w:sz w:val="36"/>
          <w:szCs w:val="36"/>
          <w:lang w:bidi="hi-IN"/>
        </w:rPr>
        <w:t>-&amp;nugRuhNantu || (tathAstu - iti brAhmaNa prati vacanaM)</w:t>
      </w:r>
    </w:p>
    <w:p w14:paraId="61821823" w14:textId="77777777" w:rsidR="00B6540E" w:rsidRDefault="00B6540E" w:rsidP="00D91D60">
      <w:pPr>
        <w:autoSpaceDE w:val="0"/>
        <w:autoSpaceDN w:val="0"/>
        <w:adjustRightInd w:val="0"/>
        <w:spacing w:after="0" w:line="240" w:lineRule="auto"/>
        <w:rPr>
          <w:rFonts w:ascii="Arial" w:hAnsi="Arial" w:cs="Arial"/>
          <w:color w:val="000000"/>
          <w:sz w:val="36"/>
          <w:szCs w:val="36"/>
          <w:lang w:bidi="hi-IN"/>
        </w:rPr>
      </w:pPr>
    </w:p>
    <w:p w14:paraId="5BFCFD39" w14:textId="142BF8A6" w:rsidR="00D91D60" w:rsidRPr="004B0D61" w:rsidRDefault="00D91D60" w:rsidP="00D91D60">
      <w:pPr>
        <w:autoSpaceDE w:val="0"/>
        <w:autoSpaceDN w:val="0"/>
        <w:adjustRightInd w:val="0"/>
        <w:spacing w:after="0" w:line="240" w:lineRule="auto"/>
        <w:rPr>
          <w:rFonts w:ascii="Arial" w:hAnsi="Arial" w:cs="Arial"/>
          <w:b/>
          <w:bCs/>
          <w:color w:val="000000"/>
          <w:sz w:val="36"/>
          <w:szCs w:val="36"/>
          <w:lang w:bidi="hi-IN"/>
        </w:rPr>
      </w:pPr>
      <w:r w:rsidRPr="004B0D61">
        <w:rPr>
          <w:rFonts w:ascii="Arial" w:hAnsi="Arial" w:cs="Arial"/>
          <w:b/>
          <w:bCs/>
          <w:color w:val="000000"/>
          <w:sz w:val="36"/>
          <w:szCs w:val="36"/>
          <w:lang w:bidi="hi-IN"/>
        </w:rPr>
        <w:t>1</w:t>
      </w:r>
      <w:r w:rsidR="008F0D32" w:rsidRPr="004B0D61">
        <w:rPr>
          <w:rFonts w:ascii="Arial" w:hAnsi="Arial" w:cs="Arial"/>
          <w:b/>
          <w:bCs/>
          <w:color w:val="000000"/>
          <w:sz w:val="36"/>
          <w:szCs w:val="36"/>
          <w:lang w:bidi="hi-IN"/>
        </w:rPr>
        <w:t>4</w:t>
      </w:r>
      <w:r w:rsidRPr="004B0D61">
        <w:rPr>
          <w:rFonts w:ascii="Arial" w:hAnsi="Arial" w:cs="Arial"/>
          <w:b/>
          <w:bCs/>
          <w:color w:val="000000"/>
          <w:sz w:val="36"/>
          <w:szCs w:val="36"/>
          <w:lang w:bidi="hi-IN"/>
        </w:rPr>
        <w:t>.6</w:t>
      </w:r>
      <w:r w:rsidRPr="004B0D61">
        <w:rPr>
          <w:rFonts w:ascii="Arial" w:hAnsi="Arial" w:cs="Arial"/>
          <w:b/>
          <w:bCs/>
          <w:color w:val="000000"/>
          <w:sz w:val="36"/>
          <w:szCs w:val="36"/>
          <w:lang w:bidi="hi-IN"/>
        </w:rPr>
        <w:tab/>
        <w:t xml:space="preserve"> ShaShThamavAra aBiSh</w:t>
      </w:r>
      <w:r w:rsidR="00665208" w:rsidRPr="004B0D61">
        <w:rPr>
          <w:rFonts w:ascii="Arial" w:hAnsi="Arial" w:cs="Arial"/>
          <w:b/>
          <w:bCs/>
          <w:color w:val="000000"/>
          <w:sz w:val="36"/>
          <w:szCs w:val="36"/>
          <w:lang w:bidi="hi-IN"/>
        </w:rPr>
        <w:t>E</w:t>
      </w:r>
      <w:r w:rsidRPr="004B0D61">
        <w:rPr>
          <w:rFonts w:ascii="Arial" w:hAnsi="Arial" w:cs="Arial"/>
          <w:b/>
          <w:bCs/>
          <w:color w:val="000000"/>
          <w:sz w:val="36"/>
          <w:szCs w:val="36"/>
          <w:lang w:bidi="hi-IN"/>
        </w:rPr>
        <w:t>kaM - dadhi</w:t>
      </w:r>
    </w:p>
    <w:p w14:paraId="138B6BBF" w14:textId="643A7B8B" w:rsidR="00D91D60" w:rsidRDefault="00D91D60" w:rsidP="00D91D60">
      <w:pPr>
        <w:autoSpaceDE w:val="0"/>
        <w:autoSpaceDN w:val="0"/>
        <w:adjustRightInd w:val="0"/>
        <w:spacing w:after="0" w:line="240" w:lineRule="auto"/>
        <w:rPr>
          <w:rFonts w:ascii="Arial" w:hAnsi="Arial" w:cs="Arial"/>
          <w:b/>
          <w:bCs/>
          <w:color w:val="000000"/>
          <w:sz w:val="36"/>
          <w:szCs w:val="36"/>
          <w:lang w:bidi="hi-IN"/>
        </w:rPr>
      </w:pPr>
      <w:r w:rsidRPr="004B0D61">
        <w:rPr>
          <w:rFonts w:ascii="Arial" w:hAnsi="Arial" w:cs="Arial"/>
          <w:b/>
          <w:bCs/>
          <w:color w:val="000000"/>
          <w:sz w:val="36"/>
          <w:szCs w:val="36"/>
          <w:lang w:bidi="hi-IN"/>
        </w:rPr>
        <w:t>1</w:t>
      </w:r>
      <w:r w:rsidR="008F0D32" w:rsidRPr="004B0D61">
        <w:rPr>
          <w:rFonts w:ascii="Arial" w:hAnsi="Arial" w:cs="Arial"/>
          <w:b/>
          <w:bCs/>
          <w:color w:val="000000"/>
          <w:sz w:val="36"/>
          <w:szCs w:val="36"/>
          <w:lang w:bidi="hi-IN"/>
        </w:rPr>
        <w:t>4</w:t>
      </w:r>
      <w:r w:rsidRPr="004B0D61">
        <w:rPr>
          <w:rFonts w:ascii="Arial" w:hAnsi="Arial" w:cs="Arial"/>
          <w:b/>
          <w:bCs/>
          <w:color w:val="000000"/>
          <w:sz w:val="36"/>
          <w:szCs w:val="36"/>
          <w:lang w:bidi="hi-IN"/>
        </w:rPr>
        <w:t>.6.1</w:t>
      </w:r>
      <w:r w:rsidRPr="004B0D61">
        <w:rPr>
          <w:rFonts w:ascii="Arial" w:hAnsi="Arial" w:cs="Arial"/>
          <w:b/>
          <w:bCs/>
          <w:color w:val="000000"/>
          <w:sz w:val="36"/>
          <w:szCs w:val="36"/>
          <w:lang w:bidi="hi-IN"/>
        </w:rPr>
        <w:tab/>
      </w:r>
      <w:r w:rsidRPr="004B0D61">
        <w:rPr>
          <w:rFonts w:ascii="Arial" w:hAnsi="Arial" w:cs="Arial"/>
          <w:b/>
          <w:bCs/>
          <w:color w:val="000000"/>
          <w:sz w:val="36"/>
          <w:szCs w:val="36"/>
          <w:lang w:bidi="hi-IN"/>
        </w:rPr>
        <w:tab/>
        <w:t>ShaShTh</w:t>
      </w:r>
      <w:r w:rsidR="00665208" w:rsidRPr="004B0D61">
        <w:rPr>
          <w:rFonts w:ascii="Arial" w:hAnsi="Arial" w:cs="Arial"/>
          <w:b/>
          <w:bCs/>
          <w:color w:val="000000"/>
          <w:sz w:val="36"/>
          <w:szCs w:val="36"/>
          <w:lang w:bidi="hi-IN"/>
        </w:rPr>
        <w:t>O</w:t>
      </w:r>
      <w:r w:rsidRPr="004B0D61">
        <w:rPr>
          <w:rFonts w:ascii="Arial" w:hAnsi="Arial" w:cs="Arial"/>
          <w:b/>
          <w:bCs/>
          <w:color w:val="000000"/>
          <w:sz w:val="36"/>
          <w:szCs w:val="36"/>
          <w:lang w:bidi="hi-IN"/>
        </w:rPr>
        <w:t xml:space="preserve"> &amp;nuvAkaH</w:t>
      </w:r>
    </w:p>
    <w:p w14:paraId="19D8C5A8" w14:textId="77777777" w:rsidR="00573935" w:rsidRPr="004B0D61" w:rsidRDefault="00573935" w:rsidP="00D91D60">
      <w:pPr>
        <w:autoSpaceDE w:val="0"/>
        <w:autoSpaceDN w:val="0"/>
        <w:adjustRightInd w:val="0"/>
        <w:spacing w:after="0" w:line="240" w:lineRule="auto"/>
        <w:rPr>
          <w:rFonts w:ascii="Arial" w:hAnsi="Arial" w:cs="Arial"/>
          <w:b/>
          <w:bCs/>
          <w:color w:val="000000"/>
          <w:sz w:val="36"/>
          <w:szCs w:val="36"/>
          <w:lang w:bidi="hi-IN"/>
        </w:rPr>
      </w:pPr>
    </w:p>
    <w:p w14:paraId="66B1316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aqgniSca# maq indra#Sca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t xml:space="preserve"> s</w:t>
      </w:r>
      <w:r w:rsidR="00665208">
        <w:rPr>
          <w:rFonts w:ascii="Arial" w:hAnsi="Arial" w:cs="Arial"/>
          <w:color w:val="000000"/>
          <w:sz w:val="36"/>
          <w:szCs w:val="36"/>
          <w:lang w:bidi="hi-IN"/>
        </w:rPr>
        <w:t>O</w:t>
      </w:r>
      <w:r>
        <w:rPr>
          <w:rFonts w:ascii="Arial" w:hAnsi="Arial" w:cs="Arial"/>
          <w:color w:val="000000"/>
          <w:sz w:val="36"/>
          <w:szCs w:val="36"/>
          <w:lang w:bidi="hi-IN"/>
        </w:rPr>
        <w:t>ma#Sca maq indra#Sca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36C17DB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saviqtA ca# maq indra#Sca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t>sara#svatI ca maq indra#Sca m</w:t>
      </w:r>
      <w:r w:rsidR="00665208">
        <w:rPr>
          <w:rFonts w:ascii="Arial" w:hAnsi="Arial" w:cs="Arial"/>
          <w:color w:val="000000"/>
          <w:sz w:val="36"/>
          <w:szCs w:val="36"/>
          <w:lang w:bidi="hi-IN"/>
        </w:rPr>
        <w:t>E</w:t>
      </w:r>
      <w:r>
        <w:rPr>
          <w:rFonts w:ascii="Arial" w:hAnsi="Arial" w:cs="Arial"/>
          <w:color w:val="000000"/>
          <w:sz w:val="36"/>
          <w:szCs w:val="36"/>
          <w:lang w:bidi="hi-IN"/>
        </w:rPr>
        <w:t>,</w:t>
      </w:r>
    </w:p>
    <w:p w14:paraId="3801610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 </w:t>
      </w:r>
    </w:p>
    <w:p w14:paraId="27F4FBB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pUqShA ca# maq indra#Sca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bRuhaqspati#Sca maq indra#Sca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7C68E2E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miqtraSca# maq indra#Sca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varu#NaSca maq indra#Sca m</w:t>
      </w:r>
      <w:r w:rsidR="00665208">
        <w:rPr>
          <w:rFonts w:ascii="Arial" w:hAnsi="Arial" w:cs="Arial"/>
          <w:color w:val="000000"/>
          <w:sz w:val="36"/>
          <w:szCs w:val="36"/>
          <w:lang w:bidi="hi-IN"/>
        </w:rPr>
        <w:t>E</w:t>
      </w:r>
      <w:r>
        <w:rPr>
          <w:rFonts w:ascii="Arial" w:hAnsi="Arial" w:cs="Arial"/>
          <w:color w:val="000000"/>
          <w:sz w:val="36"/>
          <w:szCs w:val="36"/>
          <w:lang w:bidi="hi-IN"/>
        </w:rPr>
        <w:t>q,</w:t>
      </w:r>
    </w:p>
    <w:p w14:paraId="5ED5D92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CF8F5E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tvaShTA# ca maq indra#Sca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dhAqtA ca# maq indra#Sca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p>
    <w:p w14:paraId="05FE6A0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gramStart"/>
      <w:r>
        <w:rPr>
          <w:rFonts w:ascii="Arial" w:hAnsi="Arial" w:cs="Arial"/>
          <w:color w:val="000000"/>
          <w:sz w:val="36"/>
          <w:szCs w:val="36"/>
          <w:lang w:bidi="hi-IN"/>
        </w:rPr>
        <w:lastRenderedPageBreak/>
        <w:t>viShNu#</w:t>
      </w:r>
      <w:proofErr w:type="gramEnd"/>
      <w:r>
        <w:rPr>
          <w:rFonts w:ascii="Arial" w:hAnsi="Arial" w:cs="Arial"/>
          <w:color w:val="000000"/>
          <w:sz w:val="36"/>
          <w:szCs w:val="36"/>
          <w:lang w:bidi="hi-IN"/>
        </w:rPr>
        <w:t>Sca maq indra#Sca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 </w:t>
      </w:r>
      <w:r>
        <w:rPr>
          <w:rFonts w:ascii="Arial" w:hAnsi="Arial" w:cs="Arial"/>
          <w:color w:val="000000"/>
          <w:sz w:val="36"/>
          <w:szCs w:val="36"/>
          <w:lang w:bidi="hi-IN"/>
        </w:rPr>
        <w:tab/>
      </w:r>
      <w:r>
        <w:rPr>
          <w:rFonts w:ascii="Arial" w:hAnsi="Arial" w:cs="Arial"/>
          <w:color w:val="000000"/>
          <w:sz w:val="36"/>
          <w:szCs w:val="36"/>
          <w:lang w:bidi="hi-IN"/>
        </w:rPr>
        <w:tab/>
        <w:t>&amp;Svinau# ca maq indra#Sca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0C3535A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0571AB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maqruta#Sca maq indra#Sca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viSv</w:t>
      </w:r>
      <w:r w:rsidR="00665208">
        <w:rPr>
          <w:rFonts w:ascii="Arial" w:hAnsi="Arial" w:cs="Arial"/>
          <w:color w:val="000000"/>
          <w:sz w:val="36"/>
          <w:szCs w:val="36"/>
          <w:lang w:bidi="hi-IN"/>
        </w:rPr>
        <w:t>E</w:t>
      </w:r>
      <w:r>
        <w:rPr>
          <w:rFonts w:ascii="Arial" w:hAnsi="Arial" w:cs="Arial"/>
          <w:color w:val="000000"/>
          <w:sz w:val="36"/>
          <w:szCs w:val="36"/>
          <w:lang w:bidi="hi-IN"/>
        </w:rPr>
        <w:t># ca m</w:t>
      </w:r>
      <w:r w:rsidR="00665208">
        <w:rPr>
          <w:rFonts w:ascii="Arial" w:hAnsi="Arial" w:cs="Arial"/>
          <w:color w:val="000000"/>
          <w:sz w:val="36"/>
          <w:szCs w:val="36"/>
          <w:lang w:bidi="hi-IN"/>
        </w:rPr>
        <w:t>E</w:t>
      </w:r>
      <w:r>
        <w:rPr>
          <w:rFonts w:ascii="Arial" w:hAnsi="Arial" w:cs="Arial"/>
          <w:color w:val="000000"/>
          <w:sz w:val="36"/>
          <w:szCs w:val="36"/>
          <w:lang w:bidi="hi-IN"/>
        </w:rPr>
        <w:t>, d</w:t>
      </w:r>
      <w:r w:rsidR="00665208">
        <w:rPr>
          <w:rFonts w:ascii="Arial" w:hAnsi="Arial" w:cs="Arial"/>
          <w:color w:val="000000"/>
          <w:sz w:val="36"/>
          <w:szCs w:val="36"/>
          <w:lang w:bidi="hi-IN"/>
        </w:rPr>
        <w:t>E</w:t>
      </w:r>
      <w:r>
        <w:rPr>
          <w:rFonts w:ascii="Arial" w:hAnsi="Arial" w:cs="Arial"/>
          <w:color w:val="000000"/>
          <w:sz w:val="36"/>
          <w:szCs w:val="36"/>
          <w:lang w:bidi="hi-IN"/>
        </w:rPr>
        <w:t>qvA indra#Sca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58A96F7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pRuthiqvI ca# maq indra#Sca m</w:t>
      </w:r>
      <w:r w:rsidR="00665208">
        <w:rPr>
          <w:rFonts w:ascii="Arial" w:hAnsi="Arial" w:cs="Arial"/>
          <w:color w:val="000000"/>
          <w:sz w:val="36"/>
          <w:szCs w:val="36"/>
          <w:lang w:bidi="hi-IN"/>
        </w:rPr>
        <w:t>E</w:t>
      </w:r>
      <w:r>
        <w:rPr>
          <w:rFonts w:ascii="Arial" w:hAnsi="Arial" w:cs="Arial"/>
          <w:color w:val="000000"/>
          <w:sz w:val="36"/>
          <w:szCs w:val="36"/>
          <w:lang w:bidi="hi-IN"/>
        </w:rPr>
        <w:t>q,</w:t>
      </w:r>
      <w:r>
        <w:rPr>
          <w:rFonts w:ascii="Arial" w:hAnsi="Arial" w:cs="Arial"/>
          <w:color w:val="000000"/>
          <w:sz w:val="36"/>
          <w:szCs w:val="36"/>
          <w:lang w:bidi="hi-IN"/>
        </w:rPr>
        <w:tab/>
      </w:r>
      <w:r>
        <w:rPr>
          <w:rFonts w:ascii="Arial" w:hAnsi="Arial" w:cs="Arial"/>
          <w:color w:val="000000"/>
          <w:sz w:val="36"/>
          <w:szCs w:val="36"/>
          <w:lang w:bidi="hi-IN"/>
        </w:rPr>
        <w:tab/>
        <w:t>&amp;ntari#kShaM ca maq indra#Sca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p>
    <w:p w14:paraId="7725377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9CD9BE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dyauSca# maq indra#Sca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diSa#Sca maq indra#Sca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0FE2FEC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mUqrdhA ca# maq indra#Sca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praqjApa#tiSca maq indra#Sca m</w:t>
      </w:r>
      <w:r w:rsidR="00665208">
        <w:rPr>
          <w:rFonts w:ascii="Arial" w:hAnsi="Arial" w:cs="Arial"/>
          <w:color w:val="000000"/>
          <w:sz w:val="36"/>
          <w:szCs w:val="36"/>
          <w:lang w:bidi="hi-IN"/>
        </w:rPr>
        <w:t>E</w:t>
      </w:r>
      <w:r>
        <w:rPr>
          <w:rFonts w:ascii="Arial" w:hAnsi="Arial" w:cs="Arial"/>
          <w:color w:val="000000"/>
          <w:sz w:val="36"/>
          <w:szCs w:val="36"/>
          <w:lang w:bidi="hi-IN"/>
        </w:rPr>
        <w:tab/>
        <w:t xml:space="preserve"> || 6 (21) </w:t>
      </w:r>
    </w:p>
    <w:p w14:paraId="1255F16A" w14:textId="3143511E"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SAntiqH SAntiqH SAnti#H || </w:t>
      </w:r>
    </w:p>
    <w:p w14:paraId="5DA580D6" w14:textId="77777777" w:rsidR="001D7CE8" w:rsidRDefault="001D7CE8" w:rsidP="00D91D60">
      <w:pPr>
        <w:autoSpaceDE w:val="0"/>
        <w:autoSpaceDN w:val="0"/>
        <w:adjustRightInd w:val="0"/>
        <w:spacing w:after="0" w:line="240" w:lineRule="auto"/>
        <w:rPr>
          <w:rFonts w:ascii="Arial" w:hAnsi="Arial" w:cs="Arial"/>
          <w:color w:val="000000"/>
          <w:sz w:val="36"/>
          <w:szCs w:val="36"/>
          <w:lang w:bidi="hi-IN"/>
        </w:rPr>
      </w:pPr>
    </w:p>
    <w:p w14:paraId="5F12F8A9" w14:textId="48D72DC5" w:rsidR="001D7CE8" w:rsidRDefault="001D7CE8" w:rsidP="001D7CE8">
      <w:pPr>
        <w:autoSpaceDE w:val="0"/>
        <w:autoSpaceDN w:val="0"/>
        <w:adjustRightInd w:val="0"/>
        <w:spacing w:after="0" w:line="240" w:lineRule="auto"/>
        <w:rPr>
          <w:rFonts w:ascii="Arial" w:hAnsi="Arial" w:cs="Arial"/>
          <w:b/>
          <w:bCs/>
          <w:color w:val="000000"/>
          <w:sz w:val="36"/>
          <w:szCs w:val="36"/>
          <w:lang w:bidi="hi-IN"/>
        </w:rPr>
      </w:pPr>
      <w:r w:rsidRPr="00E20008">
        <w:rPr>
          <w:rFonts w:ascii="Arial" w:hAnsi="Arial" w:cs="Arial"/>
          <w:b/>
          <w:bCs/>
          <w:color w:val="000000"/>
          <w:sz w:val="36"/>
          <w:szCs w:val="36"/>
          <w:lang w:bidi="hi-IN"/>
        </w:rPr>
        <w:t>14.</w:t>
      </w:r>
      <w:r>
        <w:rPr>
          <w:rFonts w:ascii="Arial" w:hAnsi="Arial" w:cs="Arial"/>
          <w:b/>
          <w:bCs/>
          <w:color w:val="000000"/>
          <w:sz w:val="36"/>
          <w:szCs w:val="36"/>
          <w:lang w:bidi="hi-IN"/>
        </w:rPr>
        <w:t>6</w:t>
      </w:r>
      <w:r w:rsidRPr="00E20008">
        <w:rPr>
          <w:rFonts w:ascii="Arial" w:hAnsi="Arial" w:cs="Arial"/>
          <w:b/>
          <w:bCs/>
          <w:color w:val="000000"/>
          <w:sz w:val="36"/>
          <w:szCs w:val="36"/>
          <w:lang w:bidi="hi-IN"/>
        </w:rPr>
        <w:t>.2</w:t>
      </w:r>
      <w:r w:rsidRPr="00E20008">
        <w:rPr>
          <w:rFonts w:ascii="Arial" w:hAnsi="Arial" w:cs="Arial"/>
          <w:b/>
          <w:bCs/>
          <w:color w:val="000000"/>
          <w:sz w:val="36"/>
          <w:szCs w:val="36"/>
          <w:lang w:bidi="hi-IN"/>
        </w:rPr>
        <w:tab/>
        <w:t xml:space="preserve"> upacAra </w:t>
      </w:r>
      <w:r>
        <w:rPr>
          <w:rFonts w:ascii="Arial" w:hAnsi="Arial" w:cs="Arial"/>
          <w:b/>
          <w:bCs/>
          <w:color w:val="000000"/>
          <w:sz w:val="36"/>
          <w:szCs w:val="36"/>
          <w:lang w:bidi="hi-IN"/>
        </w:rPr>
        <w:t>pUjA</w:t>
      </w:r>
    </w:p>
    <w:p w14:paraId="66156D67" w14:textId="77777777" w:rsidR="001D7CE8" w:rsidRDefault="001D7CE8" w:rsidP="00D91D60">
      <w:pPr>
        <w:autoSpaceDE w:val="0"/>
        <w:autoSpaceDN w:val="0"/>
        <w:adjustRightInd w:val="0"/>
        <w:spacing w:after="0" w:line="240" w:lineRule="auto"/>
        <w:rPr>
          <w:rFonts w:ascii="Arial" w:hAnsi="Arial" w:cs="Arial"/>
          <w:color w:val="000000"/>
          <w:sz w:val="36"/>
          <w:szCs w:val="36"/>
          <w:lang w:bidi="hi-IN"/>
        </w:rPr>
      </w:pPr>
    </w:p>
    <w:p w14:paraId="061B3B6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amRutABiSh</w:t>
      </w:r>
      <w:r w:rsidR="00665208">
        <w:rPr>
          <w:rFonts w:ascii="Arial" w:hAnsi="Arial" w:cs="Arial"/>
          <w:color w:val="000000"/>
          <w:sz w:val="36"/>
          <w:szCs w:val="36"/>
          <w:lang w:bidi="hi-IN"/>
        </w:rPr>
        <w:t>E</w:t>
      </w:r>
      <w:r>
        <w:rPr>
          <w:rFonts w:ascii="Arial" w:hAnsi="Arial" w:cs="Arial"/>
          <w:color w:val="000000"/>
          <w:sz w:val="36"/>
          <w:szCs w:val="36"/>
          <w:lang w:bidi="hi-IN"/>
        </w:rPr>
        <w:t>k</w:t>
      </w:r>
      <w:r w:rsidR="00665208">
        <w:rPr>
          <w:rFonts w:ascii="Arial" w:hAnsi="Arial" w:cs="Arial"/>
          <w:color w:val="000000"/>
          <w:sz w:val="36"/>
          <w:szCs w:val="36"/>
          <w:lang w:bidi="hi-IN"/>
        </w:rPr>
        <w:t>O</w:t>
      </w:r>
      <w:r>
        <w:rPr>
          <w:rFonts w:ascii="Arial" w:hAnsi="Arial" w:cs="Arial"/>
          <w:color w:val="000000"/>
          <w:sz w:val="36"/>
          <w:szCs w:val="36"/>
          <w:lang w:bidi="hi-IN"/>
        </w:rPr>
        <w:t>&amp;stu | AvAhitAByaH sarvABy</w:t>
      </w:r>
      <w:r w:rsidR="00665208">
        <w:rPr>
          <w:rFonts w:ascii="Arial" w:hAnsi="Arial" w:cs="Arial"/>
          <w:color w:val="000000"/>
          <w:sz w:val="36"/>
          <w:szCs w:val="36"/>
          <w:lang w:bidi="hi-IN"/>
        </w:rPr>
        <w:t>O</w:t>
      </w:r>
      <w:r>
        <w:rPr>
          <w:rFonts w:ascii="Arial" w:hAnsi="Arial" w:cs="Arial"/>
          <w:color w:val="000000"/>
          <w:sz w:val="36"/>
          <w:szCs w:val="36"/>
          <w:lang w:bidi="hi-IN"/>
        </w:rPr>
        <w:t xml:space="preserve"> d</w:t>
      </w:r>
      <w:r w:rsidR="00665208">
        <w:rPr>
          <w:rFonts w:ascii="Arial" w:hAnsi="Arial" w:cs="Arial"/>
          <w:color w:val="000000"/>
          <w:sz w:val="36"/>
          <w:szCs w:val="36"/>
          <w:lang w:bidi="hi-IN"/>
        </w:rPr>
        <w:t>E</w:t>
      </w:r>
      <w:r>
        <w:rPr>
          <w:rFonts w:ascii="Arial" w:hAnsi="Arial" w:cs="Arial"/>
          <w:color w:val="000000"/>
          <w:sz w:val="36"/>
          <w:szCs w:val="36"/>
          <w:lang w:bidi="hi-IN"/>
        </w:rPr>
        <w:t>vatABy</w:t>
      </w:r>
      <w:r w:rsidR="00665208">
        <w:rPr>
          <w:rFonts w:ascii="Arial" w:hAnsi="Arial" w:cs="Arial"/>
          <w:color w:val="000000"/>
          <w:sz w:val="36"/>
          <w:szCs w:val="36"/>
          <w:lang w:bidi="hi-IN"/>
        </w:rPr>
        <w:t>O</w:t>
      </w:r>
      <w:r>
        <w:rPr>
          <w:rFonts w:ascii="Arial" w:hAnsi="Arial" w:cs="Arial"/>
          <w:color w:val="000000"/>
          <w:sz w:val="36"/>
          <w:szCs w:val="36"/>
          <w:lang w:bidi="hi-IN"/>
        </w:rPr>
        <w:t xml:space="preserve"> namaH | </w:t>
      </w:r>
    </w:p>
    <w:p w14:paraId="5DC3050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divya gandhAn dhArayAmi | puShpANi samarpayAmi | </w:t>
      </w:r>
    </w:p>
    <w:p w14:paraId="1DA5E91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balA#yaq nama#H | dhUpaM AGrApayAmi | bala#pramathanAyaq nama#H | </w:t>
      </w:r>
    </w:p>
    <w:p w14:paraId="00EBECA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dIpaM darSayAmi | dhUpa-dIpAnantaraM AcamanIyaM samarpayAmi | </w:t>
      </w:r>
    </w:p>
    <w:p w14:paraId="75E184B9" w14:textId="51C0A5C1"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BUrBuvaqssuvaqH --------------. (naiv</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dya mantraM) | </w:t>
      </w:r>
    </w:p>
    <w:p w14:paraId="67AD9BC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sarva#BUtadamanAyaq nama#H | kadaLIPalaM niv</w:t>
      </w:r>
      <w:r w:rsidR="00665208">
        <w:rPr>
          <w:rFonts w:ascii="Arial" w:hAnsi="Arial" w:cs="Arial"/>
          <w:color w:val="000000"/>
          <w:sz w:val="36"/>
          <w:szCs w:val="36"/>
          <w:lang w:bidi="hi-IN"/>
        </w:rPr>
        <w:t>E</w:t>
      </w:r>
      <w:r>
        <w:rPr>
          <w:rFonts w:ascii="Arial" w:hAnsi="Arial" w:cs="Arial"/>
          <w:color w:val="000000"/>
          <w:sz w:val="36"/>
          <w:szCs w:val="36"/>
          <w:lang w:bidi="hi-IN"/>
        </w:rPr>
        <w:t xml:space="preserve">dayAmi | </w:t>
      </w:r>
    </w:p>
    <w:p w14:paraId="0A3EF0C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naiv</w:t>
      </w:r>
      <w:r w:rsidR="00665208">
        <w:rPr>
          <w:rFonts w:ascii="Arial" w:hAnsi="Arial" w:cs="Arial"/>
          <w:color w:val="000000"/>
          <w:sz w:val="36"/>
          <w:szCs w:val="36"/>
          <w:lang w:bidi="hi-IN"/>
        </w:rPr>
        <w:t>E</w:t>
      </w:r>
      <w:r>
        <w:rPr>
          <w:rFonts w:ascii="Arial" w:hAnsi="Arial" w:cs="Arial"/>
          <w:color w:val="000000"/>
          <w:sz w:val="36"/>
          <w:szCs w:val="36"/>
          <w:lang w:bidi="hi-IN"/>
        </w:rPr>
        <w:t xml:space="preserve">dyAnantaraM AcamanIyaM samarpayAmi | </w:t>
      </w:r>
    </w:p>
    <w:p w14:paraId="2BA6B11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maqn</w:t>
      </w:r>
      <w:r w:rsidR="00665208">
        <w:rPr>
          <w:rFonts w:ascii="Arial" w:hAnsi="Arial" w:cs="Arial"/>
          <w:color w:val="000000"/>
          <w:sz w:val="36"/>
          <w:szCs w:val="36"/>
          <w:lang w:bidi="hi-IN"/>
        </w:rPr>
        <w:t>O</w:t>
      </w:r>
      <w:r>
        <w:rPr>
          <w:rFonts w:ascii="Arial" w:hAnsi="Arial" w:cs="Arial"/>
          <w:color w:val="000000"/>
          <w:sz w:val="36"/>
          <w:szCs w:val="36"/>
          <w:lang w:bidi="hi-IN"/>
        </w:rPr>
        <w:t>nma#nAyaq nama#H | karpUra tAMbUlaM niv</w:t>
      </w:r>
      <w:r w:rsidR="00665208">
        <w:rPr>
          <w:rFonts w:ascii="Arial" w:hAnsi="Arial" w:cs="Arial"/>
          <w:color w:val="000000"/>
          <w:sz w:val="36"/>
          <w:szCs w:val="36"/>
          <w:lang w:bidi="hi-IN"/>
        </w:rPr>
        <w:t>E</w:t>
      </w:r>
      <w:r>
        <w:rPr>
          <w:rFonts w:ascii="Arial" w:hAnsi="Arial" w:cs="Arial"/>
          <w:color w:val="000000"/>
          <w:sz w:val="36"/>
          <w:szCs w:val="36"/>
          <w:lang w:bidi="hi-IN"/>
        </w:rPr>
        <w:t xml:space="preserve">dayAmi | </w:t>
      </w:r>
    </w:p>
    <w:p w14:paraId="4A3EA0FB" w14:textId="77777777" w:rsidR="00AB3527" w:rsidRDefault="00AB3527" w:rsidP="00D91D60">
      <w:pPr>
        <w:autoSpaceDE w:val="0"/>
        <w:autoSpaceDN w:val="0"/>
        <w:adjustRightInd w:val="0"/>
        <w:spacing w:after="0" w:line="240" w:lineRule="auto"/>
        <w:rPr>
          <w:rFonts w:ascii="Arial" w:hAnsi="Arial" w:cs="Arial"/>
          <w:color w:val="000000"/>
          <w:sz w:val="36"/>
          <w:szCs w:val="36"/>
          <w:lang w:bidi="hi-IN"/>
        </w:rPr>
      </w:pPr>
    </w:p>
    <w:p w14:paraId="1F69BE4A" w14:textId="77777777" w:rsidR="008F0D32" w:rsidRDefault="008F0D32" w:rsidP="00D91D60">
      <w:pPr>
        <w:autoSpaceDE w:val="0"/>
        <w:autoSpaceDN w:val="0"/>
        <w:adjustRightInd w:val="0"/>
        <w:spacing w:after="0" w:line="240" w:lineRule="auto"/>
        <w:rPr>
          <w:rFonts w:ascii="Arial" w:hAnsi="Arial" w:cs="Arial"/>
          <w:color w:val="000000"/>
          <w:sz w:val="36"/>
          <w:szCs w:val="36"/>
          <w:lang w:bidi="hi-IN"/>
        </w:rPr>
      </w:pPr>
    </w:p>
    <w:p w14:paraId="34E4BA2A" w14:textId="7F95571A" w:rsidR="00D91D60" w:rsidRPr="004B0D61" w:rsidRDefault="00D91D60" w:rsidP="00D91D60">
      <w:pPr>
        <w:autoSpaceDE w:val="0"/>
        <w:autoSpaceDN w:val="0"/>
        <w:adjustRightInd w:val="0"/>
        <w:spacing w:after="0" w:line="240" w:lineRule="auto"/>
        <w:rPr>
          <w:rFonts w:ascii="Arial" w:hAnsi="Arial" w:cs="Arial"/>
          <w:b/>
          <w:bCs/>
          <w:color w:val="000000"/>
          <w:sz w:val="36"/>
          <w:szCs w:val="36"/>
          <w:lang w:bidi="hi-IN"/>
        </w:rPr>
      </w:pPr>
      <w:r w:rsidRPr="004B0D61">
        <w:rPr>
          <w:rFonts w:ascii="Arial" w:hAnsi="Arial" w:cs="Arial"/>
          <w:b/>
          <w:bCs/>
          <w:color w:val="000000"/>
          <w:sz w:val="36"/>
          <w:szCs w:val="36"/>
          <w:lang w:bidi="hi-IN"/>
        </w:rPr>
        <w:lastRenderedPageBreak/>
        <w:t>1</w:t>
      </w:r>
      <w:r w:rsidR="008F0D32" w:rsidRPr="004B0D61">
        <w:rPr>
          <w:rFonts w:ascii="Arial" w:hAnsi="Arial" w:cs="Arial"/>
          <w:b/>
          <w:bCs/>
          <w:color w:val="000000"/>
          <w:sz w:val="36"/>
          <w:szCs w:val="36"/>
          <w:lang w:bidi="hi-IN"/>
        </w:rPr>
        <w:t>4</w:t>
      </w:r>
      <w:r w:rsidRPr="004B0D61">
        <w:rPr>
          <w:rFonts w:ascii="Arial" w:hAnsi="Arial" w:cs="Arial"/>
          <w:b/>
          <w:bCs/>
          <w:color w:val="000000"/>
          <w:sz w:val="36"/>
          <w:szCs w:val="36"/>
          <w:lang w:bidi="hi-IN"/>
        </w:rPr>
        <w:t>.6.</w:t>
      </w:r>
      <w:r w:rsidR="00AB3527">
        <w:rPr>
          <w:rFonts w:ascii="Arial" w:hAnsi="Arial" w:cs="Arial"/>
          <w:b/>
          <w:bCs/>
          <w:color w:val="000000"/>
          <w:sz w:val="36"/>
          <w:szCs w:val="36"/>
          <w:lang w:bidi="hi-IN"/>
        </w:rPr>
        <w:t>3</w:t>
      </w:r>
      <w:r w:rsidRPr="004B0D61">
        <w:rPr>
          <w:rFonts w:ascii="Arial" w:hAnsi="Arial" w:cs="Arial"/>
          <w:b/>
          <w:bCs/>
          <w:color w:val="000000"/>
          <w:sz w:val="36"/>
          <w:szCs w:val="36"/>
          <w:lang w:bidi="hi-IN"/>
        </w:rPr>
        <w:tab/>
      </w:r>
      <w:r w:rsidRPr="004B0D61">
        <w:rPr>
          <w:rFonts w:ascii="Arial" w:hAnsi="Arial" w:cs="Arial"/>
          <w:b/>
          <w:bCs/>
          <w:color w:val="000000"/>
          <w:sz w:val="36"/>
          <w:szCs w:val="36"/>
          <w:lang w:bidi="hi-IN"/>
        </w:rPr>
        <w:tab/>
        <w:t>upacAra mantrAH</w:t>
      </w:r>
    </w:p>
    <w:p w14:paraId="45C6ABE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w:t>
      </w:r>
      <w:r>
        <w:rPr>
          <w:rFonts w:ascii="Arial" w:hAnsi="Arial" w:cs="Arial"/>
          <w:color w:val="000000"/>
          <w:sz w:val="36"/>
          <w:szCs w:val="36"/>
          <w:lang w:bidi="hi-IN"/>
        </w:rPr>
        <w:tab/>
        <w:t xml:space="preserve"> tatpu#ruShAya viqdmah</w:t>
      </w:r>
      <w:r w:rsidR="00665208">
        <w:rPr>
          <w:rFonts w:ascii="Arial" w:hAnsi="Arial" w:cs="Arial"/>
          <w:color w:val="000000"/>
          <w:sz w:val="36"/>
          <w:szCs w:val="36"/>
          <w:lang w:bidi="hi-IN"/>
        </w:rPr>
        <w:t>E</w:t>
      </w:r>
      <w:r>
        <w:rPr>
          <w:rFonts w:ascii="Arial" w:hAnsi="Arial" w:cs="Arial"/>
          <w:color w:val="000000"/>
          <w:sz w:val="36"/>
          <w:szCs w:val="36"/>
          <w:lang w:bidi="hi-IN"/>
        </w:rPr>
        <w:t xml:space="preserve"># suvarNapaqkShAya# dhImahi | </w:t>
      </w:r>
    </w:p>
    <w:p w14:paraId="71BEBF0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tann</w:t>
      </w:r>
      <w:r w:rsidR="00665208">
        <w:rPr>
          <w:rFonts w:ascii="Arial" w:hAnsi="Arial" w:cs="Arial"/>
          <w:color w:val="000000"/>
          <w:sz w:val="36"/>
          <w:szCs w:val="36"/>
          <w:lang w:bidi="hi-IN"/>
        </w:rPr>
        <w:t>O</w:t>
      </w:r>
      <w:r>
        <w:rPr>
          <w:rFonts w:ascii="Arial" w:hAnsi="Arial" w:cs="Arial"/>
          <w:color w:val="000000"/>
          <w:sz w:val="36"/>
          <w:szCs w:val="36"/>
          <w:lang w:bidi="hi-IN"/>
        </w:rPr>
        <w:t># garuDaH prac</w:t>
      </w:r>
      <w:r w:rsidR="00665208">
        <w:rPr>
          <w:rFonts w:ascii="Arial" w:hAnsi="Arial" w:cs="Arial"/>
          <w:color w:val="000000"/>
          <w:sz w:val="36"/>
          <w:szCs w:val="36"/>
          <w:lang w:bidi="hi-IN"/>
        </w:rPr>
        <w:t>O</w:t>
      </w:r>
      <w:r>
        <w:rPr>
          <w:rFonts w:ascii="Arial" w:hAnsi="Arial" w:cs="Arial"/>
          <w:color w:val="000000"/>
          <w:sz w:val="36"/>
          <w:szCs w:val="36"/>
          <w:lang w:bidi="hi-IN"/>
        </w:rPr>
        <w:t>qdayA$t | 6.1</w:t>
      </w:r>
    </w:p>
    <w:p w14:paraId="3DB322C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w:t>
      </w:r>
      <w:r>
        <w:rPr>
          <w:rFonts w:ascii="Arial" w:hAnsi="Arial" w:cs="Arial"/>
          <w:color w:val="000000"/>
          <w:sz w:val="36"/>
          <w:szCs w:val="36"/>
          <w:lang w:bidi="hi-IN"/>
        </w:rPr>
        <w:tab/>
        <w:t xml:space="preserve"> y</w:t>
      </w:r>
      <w:r w:rsidR="00665208">
        <w:rPr>
          <w:rFonts w:ascii="Arial" w:hAnsi="Arial" w:cs="Arial"/>
          <w:color w:val="000000"/>
          <w:sz w:val="36"/>
          <w:szCs w:val="36"/>
          <w:lang w:bidi="hi-IN"/>
        </w:rPr>
        <w:t>O</w:t>
      </w:r>
      <w:r>
        <w:rPr>
          <w:rFonts w:ascii="Arial" w:hAnsi="Arial" w:cs="Arial"/>
          <w:color w:val="000000"/>
          <w:sz w:val="36"/>
          <w:szCs w:val="36"/>
          <w:lang w:bidi="hi-IN"/>
        </w:rPr>
        <w:t xml:space="preserve"> v</w:t>
      </w:r>
      <w:r w:rsidR="00665208">
        <w:rPr>
          <w:rFonts w:ascii="Arial" w:hAnsi="Arial" w:cs="Arial"/>
          <w:color w:val="000000"/>
          <w:sz w:val="36"/>
          <w:szCs w:val="36"/>
          <w:lang w:bidi="hi-IN"/>
        </w:rPr>
        <w:t>E</w:t>
      </w:r>
      <w:r>
        <w:rPr>
          <w:rFonts w:ascii="Arial" w:hAnsi="Arial" w:cs="Arial"/>
          <w:color w:val="000000"/>
          <w:sz w:val="36"/>
          <w:szCs w:val="36"/>
          <w:lang w:bidi="hi-IN"/>
        </w:rPr>
        <w:t>dAdau sva#raH pr</w:t>
      </w:r>
      <w:r w:rsidR="00665208">
        <w:rPr>
          <w:rFonts w:ascii="Arial" w:hAnsi="Arial" w:cs="Arial"/>
          <w:color w:val="000000"/>
          <w:sz w:val="36"/>
          <w:szCs w:val="36"/>
          <w:lang w:bidi="hi-IN"/>
        </w:rPr>
        <w:t>O</w:t>
      </w:r>
      <w:r>
        <w:rPr>
          <w:rFonts w:ascii="Arial" w:hAnsi="Arial" w:cs="Arial"/>
          <w:color w:val="000000"/>
          <w:sz w:val="36"/>
          <w:szCs w:val="36"/>
          <w:lang w:bidi="hi-IN"/>
        </w:rPr>
        <w:t>qkt</w:t>
      </w:r>
      <w:r w:rsidR="00665208">
        <w:rPr>
          <w:rFonts w:ascii="Arial" w:hAnsi="Arial" w:cs="Arial"/>
          <w:color w:val="000000"/>
          <w:sz w:val="36"/>
          <w:szCs w:val="36"/>
          <w:lang w:bidi="hi-IN"/>
        </w:rPr>
        <w:t>O</w:t>
      </w:r>
      <w:r>
        <w:rPr>
          <w:rFonts w:ascii="Arial" w:hAnsi="Arial" w:cs="Arial"/>
          <w:color w:val="000000"/>
          <w:sz w:val="36"/>
          <w:szCs w:val="36"/>
          <w:lang w:bidi="hi-IN"/>
        </w:rPr>
        <w:t>q v</w:t>
      </w:r>
      <w:r w:rsidR="00665208">
        <w:rPr>
          <w:rFonts w:ascii="Arial" w:hAnsi="Arial" w:cs="Arial"/>
          <w:color w:val="000000"/>
          <w:sz w:val="36"/>
          <w:szCs w:val="36"/>
          <w:lang w:bidi="hi-IN"/>
        </w:rPr>
        <w:t>E</w:t>
      </w:r>
      <w:r>
        <w:rPr>
          <w:rFonts w:ascii="Arial" w:hAnsi="Arial" w:cs="Arial"/>
          <w:color w:val="000000"/>
          <w:sz w:val="36"/>
          <w:szCs w:val="36"/>
          <w:lang w:bidi="hi-IN"/>
        </w:rPr>
        <w:t>qdAnt</w:t>
      </w:r>
      <w:r w:rsidR="00665208">
        <w:rPr>
          <w:rFonts w:ascii="Arial" w:hAnsi="Arial" w:cs="Arial"/>
          <w:color w:val="000000"/>
          <w:sz w:val="36"/>
          <w:szCs w:val="36"/>
          <w:lang w:bidi="hi-IN"/>
        </w:rPr>
        <w:t>E</w:t>
      </w:r>
      <w:r>
        <w:rPr>
          <w:rFonts w:ascii="Arial" w:hAnsi="Arial" w:cs="Arial"/>
          <w:color w:val="000000"/>
          <w:sz w:val="36"/>
          <w:szCs w:val="36"/>
          <w:lang w:bidi="hi-IN"/>
        </w:rPr>
        <w:t xml:space="preserve"># ca praqtiShThi#taH | </w:t>
      </w:r>
    </w:p>
    <w:p w14:paraId="1C4AA8E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tasya# praqkRuti#-lInaqsyaq yaqH para#ssa maqh</w:t>
      </w:r>
      <w:r w:rsidR="00665208">
        <w:rPr>
          <w:rFonts w:ascii="Arial" w:hAnsi="Arial" w:cs="Arial"/>
          <w:color w:val="000000"/>
          <w:sz w:val="36"/>
          <w:szCs w:val="36"/>
          <w:lang w:bidi="hi-IN"/>
        </w:rPr>
        <w:t>E</w:t>
      </w:r>
      <w:r>
        <w:rPr>
          <w:rFonts w:ascii="Arial" w:hAnsi="Arial" w:cs="Arial"/>
          <w:color w:val="000000"/>
          <w:sz w:val="36"/>
          <w:szCs w:val="36"/>
          <w:lang w:bidi="hi-IN"/>
        </w:rPr>
        <w:t>Sva#raH | 6.2</w:t>
      </w:r>
    </w:p>
    <w:p w14:paraId="0D42E218" w14:textId="0AC4B7E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Pr>
          <w:rFonts w:ascii="Arial" w:hAnsi="Arial" w:cs="Arial"/>
          <w:color w:val="000000"/>
          <w:sz w:val="36"/>
          <w:szCs w:val="36"/>
          <w:lang w:bidi="hi-IN"/>
        </w:rPr>
        <w:tab/>
        <w:t xml:space="preserve"> caqndramAq </w:t>
      </w:r>
      <w:r w:rsidR="0070134A">
        <w:rPr>
          <w:rFonts w:ascii="Arial" w:hAnsi="Arial" w:cs="Arial"/>
          <w:color w:val="000000"/>
          <w:sz w:val="36"/>
          <w:szCs w:val="36"/>
          <w:lang w:bidi="hi-IN"/>
        </w:rPr>
        <w:t>Sh</w:t>
      </w:r>
      <w:r>
        <w:rPr>
          <w:rFonts w:ascii="Arial" w:hAnsi="Arial" w:cs="Arial"/>
          <w:color w:val="000000"/>
          <w:sz w:val="36"/>
          <w:szCs w:val="36"/>
          <w:lang w:bidi="hi-IN"/>
        </w:rPr>
        <w:t>ShaDDh</w:t>
      </w:r>
      <w:r w:rsidR="00665208">
        <w:rPr>
          <w:rFonts w:ascii="Arial" w:hAnsi="Arial" w:cs="Arial"/>
          <w:color w:val="000000"/>
          <w:sz w:val="36"/>
          <w:szCs w:val="36"/>
          <w:lang w:bidi="hi-IN"/>
        </w:rPr>
        <w:t>O</w:t>
      </w:r>
      <w:r>
        <w:rPr>
          <w:rFonts w:ascii="Arial" w:hAnsi="Arial" w:cs="Arial"/>
          <w:color w:val="000000"/>
          <w:sz w:val="36"/>
          <w:szCs w:val="36"/>
          <w:lang w:bidi="hi-IN"/>
        </w:rPr>
        <w:t>#tA | sa RuqtUn ka#lpayAti | sa m</w:t>
      </w:r>
      <w:r w:rsidR="00665208">
        <w:rPr>
          <w:rFonts w:ascii="Arial" w:hAnsi="Arial" w:cs="Arial"/>
          <w:color w:val="000000"/>
          <w:sz w:val="36"/>
          <w:szCs w:val="36"/>
          <w:lang w:bidi="hi-IN"/>
        </w:rPr>
        <w:t>E</w:t>
      </w:r>
      <w:r>
        <w:rPr>
          <w:rFonts w:ascii="Arial" w:hAnsi="Arial" w:cs="Arial"/>
          <w:color w:val="000000"/>
          <w:sz w:val="36"/>
          <w:szCs w:val="36"/>
          <w:lang w:bidi="hi-IN"/>
        </w:rPr>
        <w:t># dadAtu praqjAM paqSUn puShTiqM ~MyaSa#H | Ruqtava#Sca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kalpantAM | 6.3</w:t>
      </w:r>
    </w:p>
    <w:p w14:paraId="59E862B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4.</w:t>
      </w:r>
      <w:r>
        <w:rPr>
          <w:rFonts w:ascii="Arial" w:hAnsi="Arial" w:cs="Arial"/>
          <w:color w:val="000000"/>
          <w:sz w:val="36"/>
          <w:szCs w:val="36"/>
          <w:lang w:bidi="hi-IN"/>
        </w:rPr>
        <w:tab/>
        <w:t xml:space="preserve"> SyAmAnA(gm) rudrANA(gg) sthAn</w:t>
      </w:r>
      <w:r w:rsidR="00665208">
        <w:rPr>
          <w:rFonts w:ascii="Arial" w:hAnsi="Arial" w:cs="Arial"/>
          <w:color w:val="000000"/>
          <w:sz w:val="36"/>
          <w:szCs w:val="36"/>
          <w:lang w:bidi="hi-IN"/>
        </w:rPr>
        <w:t>E</w:t>
      </w:r>
      <w:r>
        <w:rPr>
          <w:rFonts w:ascii="Arial" w:hAnsi="Arial" w:cs="Arial"/>
          <w:color w:val="000000"/>
          <w:sz w:val="36"/>
          <w:szCs w:val="36"/>
          <w:lang w:bidi="hi-IN"/>
        </w:rPr>
        <w:t xml:space="preserve"> svat</w:t>
      </w:r>
      <w:r w:rsidR="00665208">
        <w:rPr>
          <w:rFonts w:ascii="Arial" w:hAnsi="Arial" w:cs="Arial"/>
          <w:color w:val="000000"/>
          <w:sz w:val="36"/>
          <w:szCs w:val="36"/>
          <w:lang w:bidi="hi-IN"/>
        </w:rPr>
        <w:t>E</w:t>
      </w:r>
      <w:r>
        <w:rPr>
          <w:rFonts w:ascii="Arial" w:hAnsi="Arial" w:cs="Arial"/>
          <w:color w:val="000000"/>
          <w:sz w:val="36"/>
          <w:szCs w:val="36"/>
          <w:lang w:bidi="hi-IN"/>
        </w:rPr>
        <w:t xml:space="preserve">ja#sA BAqni | </w:t>
      </w:r>
    </w:p>
    <w:p w14:paraId="432123C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SyAmAnA(gm) rudrANInA sthAn</w:t>
      </w:r>
      <w:r w:rsidR="00665208">
        <w:rPr>
          <w:rFonts w:ascii="Arial" w:hAnsi="Arial" w:cs="Arial"/>
          <w:color w:val="000000"/>
          <w:sz w:val="36"/>
          <w:szCs w:val="36"/>
          <w:lang w:bidi="hi-IN"/>
        </w:rPr>
        <w:t>E</w:t>
      </w:r>
      <w:r>
        <w:rPr>
          <w:rFonts w:ascii="Arial" w:hAnsi="Arial" w:cs="Arial"/>
          <w:color w:val="000000"/>
          <w:sz w:val="36"/>
          <w:szCs w:val="36"/>
          <w:lang w:bidi="hi-IN"/>
        </w:rPr>
        <w:t>(gg) svat</w:t>
      </w:r>
      <w:r w:rsidR="00665208">
        <w:rPr>
          <w:rFonts w:ascii="Arial" w:hAnsi="Arial" w:cs="Arial"/>
          <w:color w:val="000000"/>
          <w:sz w:val="36"/>
          <w:szCs w:val="36"/>
          <w:lang w:bidi="hi-IN"/>
        </w:rPr>
        <w:t>E</w:t>
      </w:r>
      <w:r>
        <w:rPr>
          <w:rFonts w:ascii="Arial" w:hAnsi="Arial" w:cs="Arial"/>
          <w:color w:val="000000"/>
          <w:sz w:val="36"/>
          <w:szCs w:val="36"/>
          <w:lang w:bidi="hi-IN"/>
        </w:rPr>
        <w:t>ja#sA BAqni | 6.4</w:t>
      </w:r>
    </w:p>
    <w:p w14:paraId="6966AD2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5.</w:t>
      </w:r>
      <w:r>
        <w:rPr>
          <w:rFonts w:ascii="Arial" w:hAnsi="Arial" w:cs="Arial"/>
          <w:color w:val="000000"/>
          <w:sz w:val="36"/>
          <w:szCs w:val="36"/>
          <w:lang w:bidi="hi-IN"/>
        </w:rPr>
        <w:tab/>
        <w:t xml:space="preserve"> </w:t>
      </w:r>
      <w:r w:rsidR="00665208">
        <w:rPr>
          <w:rFonts w:ascii="Arial" w:hAnsi="Arial" w:cs="Arial"/>
          <w:color w:val="000000"/>
          <w:sz w:val="36"/>
          <w:szCs w:val="36"/>
          <w:lang w:bidi="hi-IN"/>
        </w:rPr>
        <w:t>E</w:t>
      </w:r>
      <w:r>
        <w:rPr>
          <w:rFonts w:ascii="Arial" w:hAnsi="Arial" w:cs="Arial"/>
          <w:color w:val="000000"/>
          <w:sz w:val="36"/>
          <w:szCs w:val="36"/>
          <w:lang w:bidi="hi-IN"/>
        </w:rPr>
        <w:t>qSha vai vyAvRu#tt</w:t>
      </w:r>
      <w:r w:rsidR="00665208">
        <w:rPr>
          <w:rFonts w:ascii="Arial" w:hAnsi="Arial" w:cs="Arial"/>
          <w:color w:val="000000"/>
          <w:sz w:val="36"/>
          <w:szCs w:val="36"/>
          <w:lang w:bidi="hi-IN"/>
        </w:rPr>
        <w:t>O</w:t>
      </w:r>
      <w:r>
        <w:rPr>
          <w:rFonts w:ascii="Arial" w:hAnsi="Arial" w:cs="Arial"/>
          <w:color w:val="000000"/>
          <w:sz w:val="36"/>
          <w:szCs w:val="36"/>
          <w:lang w:bidi="hi-IN"/>
        </w:rPr>
        <w:t xml:space="preserve">q nAma# yaqj~jaH | sarva(gm)# haqvai </w:t>
      </w:r>
    </w:p>
    <w:p w14:paraId="230DE14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tatraq vyAvRu#taM Bavati | y</w:t>
      </w:r>
      <w:r w:rsidR="00665208">
        <w:rPr>
          <w:rFonts w:ascii="Arial" w:hAnsi="Arial" w:cs="Arial"/>
          <w:color w:val="000000"/>
          <w:sz w:val="36"/>
          <w:szCs w:val="36"/>
          <w:lang w:bidi="hi-IN"/>
        </w:rPr>
        <w:t>E</w:t>
      </w:r>
      <w:r>
        <w:rPr>
          <w:rFonts w:ascii="Arial" w:hAnsi="Arial" w:cs="Arial"/>
          <w:color w:val="000000"/>
          <w:sz w:val="36"/>
          <w:szCs w:val="36"/>
          <w:lang w:bidi="hi-IN"/>
        </w:rPr>
        <w:t>traiqt</w:t>
      </w:r>
      <w:r w:rsidR="00665208">
        <w:rPr>
          <w:rFonts w:ascii="Arial" w:hAnsi="Arial" w:cs="Arial"/>
          <w:color w:val="000000"/>
          <w:sz w:val="36"/>
          <w:szCs w:val="36"/>
          <w:lang w:bidi="hi-IN"/>
        </w:rPr>
        <w:t>E</w:t>
      </w:r>
      <w:r>
        <w:rPr>
          <w:rFonts w:ascii="Arial" w:hAnsi="Arial" w:cs="Arial"/>
          <w:color w:val="000000"/>
          <w:sz w:val="36"/>
          <w:szCs w:val="36"/>
          <w:lang w:bidi="hi-IN"/>
        </w:rPr>
        <w:t>na# yaqj~j</w:t>
      </w:r>
      <w:r w:rsidR="00665208">
        <w:rPr>
          <w:rFonts w:ascii="Arial" w:hAnsi="Arial" w:cs="Arial"/>
          <w:color w:val="000000"/>
          <w:sz w:val="36"/>
          <w:szCs w:val="36"/>
          <w:lang w:bidi="hi-IN"/>
        </w:rPr>
        <w:t>E</w:t>
      </w:r>
      <w:r>
        <w:rPr>
          <w:rFonts w:ascii="Arial" w:hAnsi="Arial" w:cs="Arial"/>
          <w:color w:val="000000"/>
          <w:sz w:val="36"/>
          <w:szCs w:val="36"/>
          <w:lang w:bidi="hi-IN"/>
        </w:rPr>
        <w:t>naq yaja#nt</w:t>
      </w:r>
      <w:r w:rsidR="00665208">
        <w:rPr>
          <w:rFonts w:ascii="Arial" w:hAnsi="Arial" w:cs="Arial"/>
          <w:color w:val="000000"/>
          <w:sz w:val="36"/>
          <w:szCs w:val="36"/>
          <w:lang w:bidi="hi-IN"/>
        </w:rPr>
        <w:t>E</w:t>
      </w:r>
      <w:r>
        <w:rPr>
          <w:rFonts w:ascii="Arial" w:hAnsi="Arial" w:cs="Arial"/>
          <w:color w:val="000000"/>
          <w:sz w:val="36"/>
          <w:szCs w:val="36"/>
          <w:lang w:bidi="hi-IN"/>
        </w:rPr>
        <w:t xml:space="preserve"> | 6.5</w:t>
      </w:r>
    </w:p>
    <w:p w14:paraId="6687288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A2B439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6.</w:t>
      </w:r>
      <w:r>
        <w:rPr>
          <w:rFonts w:ascii="Arial" w:hAnsi="Arial" w:cs="Arial"/>
          <w:color w:val="000000"/>
          <w:sz w:val="36"/>
          <w:szCs w:val="36"/>
          <w:lang w:bidi="hi-IN"/>
        </w:rPr>
        <w:tab/>
        <w:t xml:space="preserve"> pRuthivyApa-st</w:t>
      </w:r>
      <w:r w:rsidR="00665208">
        <w:rPr>
          <w:rFonts w:ascii="Arial" w:hAnsi="Arial" w:cs="Arial"/>
          <w:color w:val="000000"/>
          <w:sz w:val="36"/>
          <w:szCs w:val="36"/>
          <w:lang w:bidi="hi-IN"/>
        </w:rPr>
        <w:t>E</w:t>
      </w:r>
      <w:r>
        <w:rPr>
          <w:rFonts w:ascii="Arial" w:hAnsi="Arial" w:cs="Arial"/>
          <w:color w:val="000000"/>
          <w:sz w:val="36"/>
          <w:szCs w:val="36"/>
          <w:lang w:bidi="hi-IN"/>
        </w:rPr>
        <w:t>j</w:t>
      </w:r>
      <w:r w:rsidR="00665208">
        <w:rPr>
          <w:rFonts w:ascii="Arial" w:hAnsi="Arial" w:cs="Arial"/>
          <w:color w:val="000000"/>
          <w:sz w:val="36"/>
          <w:szCs w:val="36"/>
          <w:lang w:bidi="hi-IN"/>
        </w:rPr>
        <w:t>O</w:t>
      </w:r>
      <w:r>
        <w:rPr>
          <w:rFonts w:ascii="Arial" w:hAnsi="Arial" w:cs="Arial"/>
          <w:color w:val="000000"/>
          <w:sz w:val="36"/>
          <w:szCs w:val="36"/>
          <w:lang w:bidi="hi-IN"/>
        </w:rPr>
        <w:t>-vAyu-rAkASA m</w:t>
      </w:r>
      <w:r w:rsidR="00665208">
        <w:rPr>
          <w:rFonts w:ascii="Arial" w:hAnsi="Arial" w:cs="Arial"/>
          <w:color w:val="000000"/>
          <w:sz w:val="36"/>
          <w:szCs w:val="36"/>
          <w:lang w:bidi="hi-IN"/>
        </w:rPr>
        <w:t>E</w:t>
      </w:r>
      <w:r>
        <w:rPr>
          <w:rFonts w:ascii="Arial" w:hAnsi="Arial" w:cs="Arial"/>
          <w:color w:val="000000"/>
          <w:sz w:val="36"/>
          <w:szCs w:val="36"/>
          <w:lang w:bidi="hi-IN"/>
        </w:rPr>
        <w:t># SuddhyaqntAqM jy</w:t>
      </w:r>
      <w:r w:rsidR="00665208">
        <w:rPr>
          <w:rFonts w:ascii="Arial" w:hAnsi="Arial" w:cs="Arial"/>
          <w:color w:val="000000"/>
          <w:sz w:val="36"/>
          <w:szCs w:val="36"/>
          <w:lang w:bidi="hi-IN"/>
        </w:rPr>
        <w:t>O</w:t>
      </w:r>
      <w:r>
        <w:rPr>
          <w:rFonts w:ascii="Arial" w:hAnsi="Arial" w:cs="Arial"/>
          <w:color w:val="000000"/>
          <w:sz w:val="36"/>
          <w:szCs w:val="36"/>
          <w:lang w:bidi="hi-IN"/>
        </w:rPr>
        <w:t xml:space="preserve">ti#-raqhaM </w:t>
      </w:r>
    </w:p>
    <w:p w14:paraId="18CD1C0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viqrajA# vipAqpmA BU#yAsaq(gg)q svAhA$ | 6.6</w:t>
      </w:r>
    </w:p>
    <w:p w14:paraId="0FB8EB0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7.</w:t>
      </w:r>
      <w:r>
        <w:rPr>
          <w:rFonts w:ascii="Arial" w:hAnsi="Arial" w:cs="Arial"/>
          <w:color w:val="000000"/>
          <w:sz w:val="36"/>
          <w:szCs w:val="36"/>
          <w:lang w:bidi="hi-IN"/>
        </w:rPr>
        <w:tab/>
        <w:t xml:space="preserve"> Ap</w:t>
      </w:r>
      <w:r w:rsidR="00665208">
        <w:rPr>
          <w:rFonts w:ascii="Arial" w:hAnsi="Arial" w:cs="Arial"/>
          <w:color w:val="000000"/>
          <w:sz w:val="36"/>
          <w:szCs w:val="36"/>
          <w:lang w:bidi="hi-IN"/>
        </w:rPr>
        <w:t>O</w:t>
      </w:r>
      <w:r>
        <w:rPr>
          <w:rFonts w:ascii="Arial" w:hAnsi="Arial" w:cs="Arial"/>
          <w:color w:val="000000"/>
          <w:sz w:val="36"/>
          <w:szCs w:val="36"/>
          <w:lang w:bidi="hi-IN"/>
        </w:rPr>
        <w:t># m</w:t>
      </w:r>
      <w:r w:rsidR="00665208">
        <w:rPr>
          <w:rFonts w:ascii="Arial" w:hAnsi="Arial" w:cs="Arial"/>
          <w:color w:val="000000"/>
          <w:sz w:val="36"/>
          <w:szCs w:val="36"/>
          <w:lang w:bidi="hi-IN"/>
        </w:rPr>
        <w:t>E</w:t>
      </w:r>
      <w:r>
        <w:rPr>
          <w:rFonts w:ascii="Arial" w:hAnsi="Arial" w:cs="Arial"/>
          <w:color w:val="000000"/>
          <w:sz w:val="36"/>
          <w:szCs w:val="36"/>
          <w:lang w:bidi="hi-IN"/>
        </w:rPr>
        <w:t>q r</w:t>
      </w:r>
      <w:r w:rsidR="00665208">
        <w:rPr>
          <w:rFonts w:ascii="Arial" w:hAnsi="Arial" w:cs="Arial"/>
          <w:color w:val="000000"/>
          <w:sz w:val="36"/>
          <w:szCs w:val="36"/>
          <w:lang w:bidi="hi-IN"/>
        </w:rPr>
        <w:t>E</w:t>
      </w:r>
      <w:r>
        <w:rPr>
          <w:rFonts w:ascii="Arial" w:hAnsi="Arial" w:cs="Arial"/>
          <w:color w:val="000000"/>
          <w:sz w:val="36"/>
          <w:szCs w:val="36"/>
          <w:lang w:bidi="hi-IN"/>
        </w:rPr>
        <w:t>ta#si SriqtAH | r</w:t>
      </w:r>
      <w:r w:rsidR="00665208">
        <w:rPr>
          <w:rFonts w:ascii="Arial" w:hAnsi="Arial" w:cs="Arial"/>
          <w:color w:val="000000"/>
          <w:sz w:val="36"/>
          <w:szCs w:val="36"/>
          <w:lang w:bidi="hi-IN"/>
        </w:rPr>
        <w:t>E</w:t>
      </w:r>
      <w:r>
        <w:rPr>
          <w:rFonts w:ascii="Arial" w:hAnsi="Arial" w:cs="Arial"/>
          <w:color w:val="000000"/>
          <w:sz w:val="36"/>
          <w:szCs w:val="36"/>
          <w:lang w:bidi="hi-IN"/>
        </w:rPr>
        <w:t>t</w:t>
      </w:r>
      <w:r w:rsidR="00665208">
        <w:rPr>
          <w:rFonts w:ascii="Arial" w:hAnsi="Arial" w:cs="Arial"/>
          <w:color w:val="000000"/>
          <w:sz w:val="36"/>
          <w:szCs w:val="36"/>
          <w:lang w:bidi="hi-IN"/>
        </w:rPr>
        <w:t>O</w:t>
      </w:r>
      <w:r>
        <w:rPr>
          <w:rFonts w:ascii="Arial" w:hAnsi="Arial" w:cs="Arial"/>
          <w:color w:val="000000"/>
          <w:sz w:val="36"/>
          <w:szCs w:val="36"/>
          <w:lang w:bidi="hi-IN"/>
        </w:rPr>
        <w:t>q hRuda#y</w:t>
      </w:r>
      <w:r w:rsidR="00665208">
        <w:rPr>
          <w:rFonts w:ascii="Arial" w:hAnsi="Arial" w:cs="Arial"/>
          <w:color w:val="000000"/>
          <w:sz w:val="36"/>
          <w:szCs w:val="36"/>
          <w:lang w:bidi="hi-IN"/>
        </w:rPr>
        <w:t>E</w:t>
      </w:r>
      <w:r>
        <w:rPr>
          <w:rFonts w:ascii="Arial" w:hAnsi="Arial" w:cs="Arial"/>
          <w:color w:val="000000"/>
          <w:sz w:val="36"/>
          <w:szCs w:val="36"/>
          <w:lang w:bidi="hi-IN"/>
        </w:rPr>
        <w:t xml:space="preserve"> | hRuda#yaqM mayi# | </w:t>
      </w:r>
    </w:p>
    <w:p w14:paraId="441DEF2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aqhamaqmRut</w:t>
      </w:r>
      <w:r w:rsidR="00665208">
        <w:rPr>
          <w:rFonts w:ascii="Arial" w:hAnsi="Arial" w:cs="Arial"/>
          <w:color w:val="000000"/>
          <w:sz w:val="36"/>
          <w:szCs w:val="36"/>
          <w:lang w:bidi="hi-IN"/>
        </w:rPr>
        <w:t>E</w:t>
      </w:r>
      <w:r>
        <w:rPr>
          <w:rFonts w:ascii="Arial" w:hAnsi="Arial" w:cs="Arial"/>
          <w:color w:val="000000"/>
          <w:sz w:val="36"/>
          <w:szCs w:val="36"/>
          <w:lang w:bidi="hi-IN"/>
        </w:rPr>
        <w:t>$ | aqmRutaqM brahma#Ni | 6.7</w:t>
      </w:r>
    </w:p>
    <w:p w14:paraId="4B6D2D3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8.</w:t>
      </w:r>
      <w:r>
        <w:rPr>
          <w:rFonts w:ascii="Arial" w:hAnsi="Arial" w:cs="Arial"/>
          <w:color w:val="000000"/>
          <w:sz w:val="36"/>
          <w:szCs w:val="36"/>
          <w:lang w:bidi="hi-IN"/>
        </w:rPr>
        <w:tab/>
        <w:t xml:space="preserve"> aGA#Mrirasiq baMBA#rIq raudr</w:t>
      </w:r>
      <w:r w:rsidR="00665208">
        <w:rPr>
          <w:rFonts w:ascii="Arial" w:hAnsi="Arial" w:cs="Arial"/>
          <w:color w:val="000000"/>
          <w:sz w:val="36"/>
          <w:szCs w:val="36"/>
          <w:lang w:bidi="hi-IN"/>
        </w:rPr>
        <w:t>E</w:t>
      </w:r>
      <w:r>
        <w:rPr>
          <w:rFonts w:ascii="Arial" w:hAnsi="Arial" w:cs="Arial"/>
          <w:color w:val="000000"/>
          <w:sz w:val="36"/>
          <w:szCs w:val="36"/>
          <w:lang w:bidi="hi-IN"/>
        </w:rPr>
        <w:t>qNAnI#k</w:t>
      </w:r>
      <w:r w:rsidR="00665208">
        <w:rPr>
          <w:rFonts w:ascii="Arial" w:hAnsi="Arial" w:cs="Arial"/>
          <w:color w:val="000000"/>
          <w:sz w:val="36"/>
          <w:szCs w:val="36"/>
          <w:lang w:bidi="hi-IN"/>
        </w:rPr>
        <w:t>E</w:t>
      </w:r>
      <w:r>
        <w:rPr>
          <w:rFonts w:ascii="Arial" w:hAnsi="Arial" w:cs="Arial"/>
          <w:color w:val="000000"/>
          <w:sz w:val="36"/>
          <w:szCs w:val="36"/>
          <w:lang w:bidi="hi-IN"/>
        </w:rPr>
        <w:t>na pAqhi mA$&amp;gn</w:t>
      </w:r>
      <w:r w:rsidR="00665208">
        <w:rPr>
          <w:rFonts w:ascii="Arial" w:hAnsi="Arial" w:cs="Arial"/>
          <w:color w:val="000000"/>
          <w:sz w:val="36"/>
          <w:szCs w:val="36"/>
          <w:lang w:bidi="hi-IN"/>
        </w:rPr>
        <w:t>E</w:t>
      </w:r>
      <w:r>
        <w:rPr>
          <w:rFonts w:ascii="Arial" w:hAnsi="Arial" w:cs="Arial"/>
          <w:color w:val="000000"/>
          <w:sz w:val="36"/>
          <w:szCs w:val="36"/>
          <w:lang w:bidi="hi-IN"/>
        </w:rPr>
        <w:t xml:space="preserve"> pipRuqhi </w:t>
      </w:r>
    </w:p>
    <w:p w14:paraId="366CAD1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mAq mA mA# hi(gm)sIH | 6.8</w:t>
      </w:r>
    </w:p>
    <w:p w14:paraId="023811F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9.</w:t>
      </w:r>
      <w:r>
        <w:rPr>
          <w:rFonts w:ascii="Arial" w:hAnsi="Arial" w:cs="Arial"/>
          <w:color w:val="000000"/>
          <w:sz w:val="36"/>
          <w:szCs w:val="36"/>
          <w:lang w:bidi="hi-IN"/>
        </w:rPr>
        <w:tab/>
        <w:t xml:space="preserve"> dhaqrma itiq dharm</w:t>
      </w:r>
      <w:r w:rsidR="00665208">
        <w:rPr>
          <w:rFonts w:ascii="Arial" w:hAnsi="Arial" w:cs="Arial"/>
          <w:color w:val="000000"/>
          <w:sz w:val="36"/>
          <w:szCs w:val="36"/>
          <w:lang w:bidi="hi-IN"/>
        </w:rPr>
        <w:t>E</w:t>
      </w:r>
      <w:r>
        <w:rPr>
          <w:rFonts w:ascii="Arial" w:hAnsi="Arial" w:cs="Arial"/>
          <w:color w:val="000000"/>
          <w:sz w:val="36"/>
          <w:szCs w:val="36"/>
          <w:lang w:bidi="hi-IN"/>
        </w:rPr>
        <w:t xml:space="preserve">#Naq sarva#miqdaM pari#gRuhItaM dhaqrmAnnAti#-duqShkaraqM </w:t>
      </w:r>
    </w:p>
    <w:p w14:paraId="3C16BBD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tasmA$-dhdaqrm</w:t>
      </w:r>
      <w:r w:rsidR="00665208">
        <w:rPr>
          <w:rFonts w:ascii="Arial" w:hAnsi="Arial" w:cs="Arial"/>
          <w:color w:val="000000"/>
          <w:sz w:val="36"/>
          <w:szCs w:val="36"/>
          <w:lang w:bidi="hi-IN"/>
        </w:rPr>
        <w:t>E</w:t>
      </w:r>
      <w:r>
        <w:rPr>
          <w:rFonts w:ascii="Arial" w:hAnsi="Arial" w:cs="Arial"/>
          <w:color w:val="000000"/>
          <w:sz w:val="36"/>
          <w:szCs w:val="36"/>
          <w:lang w:bidi="hi-IN"/>
        </w:rPr>
        <w:t xml:space="preserve"> ra#mant</w:t>
      </w:r>
      <w:r w:rsidR="00665208">
        <w:rPr>
          <w:rFonts w:ascii="Arial" w:hAnsi="Arial" w:cs="Arial"/>
          <w:color w:val="000000"/>
          <w:sz w:val="36"/>
          <w:szCs w:val="36"/>
          <w:lang w:bidi="hi-IN"/>
        </w:rPr>
        <w:t>E</w:t>
      </w:r>
      <w:r>
        <w:rPr>
          <w:rFonts w:ascii="Arial" w:hAnsi="Arial" w:cs="Arial"/>
          <w:color w:val="000000"/>
          <w:sz w:val="36"/>
          <w:szCs w:val="36"/>
          <w:lang w:bidi="hi-IN"/>
        </w:rPr>
        <w:t xml:space="preserve"> | 6.9</w:t>
      </w:r>
    </w:p>
    <w:p w14:paraId="4F3162B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10.</w:t>
      </w:r>
      <w:r>
        <w:rPr>
          <w:rFonts w:ascii="Arial" w:hAnsi="Arial" w:cs="Arial"/>
          <w:color w:val="000000"/>
          <w:sz w:val="36"/>
          <w:szCs w:val="36"/>
          <w:lang w:bidi="hi-IN"/>
        </w:rPr>
        <w:tab/>
        <w:t>kaqrambai$ rjuh</w:t>
      </w:r>
      <w:r w:rsidR="00665208">
        <w:rPr>
          <w:rFonts w:ascii="Arial" w:hAnsi="Arial" w:cs="Arial"/>
          <w:color w:val="000000"/>
          <w:sz w:val="36"/>
          <w:szCs w:val="36"/>
          <w:lang w:bidi="hi-IN"/>
        </w:rPr>
        <w:t>O</w:t>
      </w:r>
      <w:r>
        <w:rPr>
          <w:rFonts w:ascii="Arial" w:hAnsi="Arial" w:cs="Arial"/>
          <w:color w:val="000000"/>
          <w:sz w:val="36"/>
          <w:szCs w:val="36"/>
          <w:lang w:bidi="hi-IN"/>
        </w:rPr>
        <w:t>ti | viSv</w:t>
      </w:r>
      <w:r w:rsidR="00665208">
        <w:rPr>
          <w:rFonts w:ascii="Arial" w:hAnsi="Arial" w:cs="Arial"/>
          <w:color w:val="000000"/>
          <w:sz w:val="36"/>
          <w:szCs w:val="36"/>
          <w:lang w:bidi="hi-IN"/>
        </w:rPr>
        <w:t>E</w:t>
      </w:r>
      <w:r>
        <w:rPr>
          <w:rFonts w:ascii="Arial" w:hAnsi="Arial" w:cs="Arial"/>
          <w:color w:val="000000"/>
          <w:sz w:val="36"/>
          <w:szCs w:val="36"/>
          <w:lang w:bidi="hi-IN"/>
        </w:rPr>
        <w:t xml:space="preserve">#ShAqM ~MvA </w:t>
      </w:r>
      <w:r w:rsidR="00665208">
        <w:rPr>
          <w:rFonts w:ascii="Arial" w:hAnsi="Arial" w:cs="Arial"/>
          <w:color w:val="000000"/>
          <w:sz w:val="36"/>
          <w:szCs w:val="36"/>
          <w:lang w:bidi="hi-IN"/>
        </w:rPr>
        <w:t>E</w:t>
      </w:r>
      <w:r>
        <w:rPr>
          <w:rFonts w:ascii="Arial" w:hAnsi="Arial" w:cs="Arial"/>
          <w:color w:val="000000"/>
          <w:sz w:val="36"/>
          <w:szCs w:val="36"/>
          <w:lang w:bidi="hi-IN"/>
        </w:rPr>
        <w:t>qtadd</w:t>
      </w:r>
      <w:r w:rsidR="00665208">
        <w:rPr>
          <w:rFonts w:ascii="Arial" w:hAnsi="Arial" w:cs="Arial"/>
          <w:color w:val="000000"/>
          <w:sz w:val="36"/>
          <w:szCs w:val="36"/>
          <w:lang w:bidi="hi-IN"/>
        </w:rPr>
        <w:t>E</w:t>
      </w:r>
      <w:r>
        <w:rPr>
          <w:rFonts w:ascii="Arial" w:hAnsi="Arial" w:cs="Arial"/>
          <w:color w:val="000000"/>
          <w:sz w:val="36"/>
          <w:szCs w:val="36"/>
          <w:lang w:bidi="hi-IN"/>
        </w:rPr>
        <w:t>qvatA#nA(gm) rUqpaM | yatkaqrambA$H | yatkaqrambai$ rjuqh</w:t>
      </w:r>
      <w:r w:rsidR="00665208">
        <w:rPr>
          <w:rFonts w:ascii="Arial" w:hAnsi="Arial" w:cs="Arial"/>
          <w:color w:val="000000"/>
          <w:sz w:val="36"/>
          <w:szCs w:val="36"/>
          <w:lang w:bidi="hi-IN"/>
        </w:rPr>
        <w:t>O</w:t>
      </w:r>
      <w:r>
        <w:rPr>
          <w:rFonts w:ascii="Arial" w:hAnsi="Arial" w:cs="Arial"/>
          <w:color w:val="000000"/>
          <w:sz w:val="36"/>
          <w:szCs w:val="36"/>
          <w:lang w:bidi="hi-IN"/>
        </w:rPr>
        <w:t>ti# | viSvA#n</w:t>
      </w:r>
      <w:r w:rsidR="00665208">
        <w:rPr>
          <w:rFonts w:ascii="Arial" w:hAnsi="Arial" w:cs="Arial"/>
          <w:color w:val="000000"/>
          <w:sz w:val="36"/>
          <w:szCs w:val="36"/>
          <w:lang w:bidi="hi-IN"/>
        </w:rPr>
        <w:t>E</w:t>
      </w:r>
      <w:r>
        <w:rPr>
          <w:rFonts w:ascii="Arial" w:hAnsi="Arial" w:cs="Arial"/>
          <w:color w:val="000000"/>
          <w:sz w:val="36"/>
          <w:szCs w:val="36"/>
          <w:lang w:bidi="hi-IN"/>
        </w:rPr>
        <w:t>qva tadd</w:t>
      </w:r>
      <w:r w:rsidR="00665208">
        <w:rPr>
          <w:rFonts w:ascii="Arial" w:hAnsi="Arial" w:cs="Arial"/>
          <w:color w:val="000000"/>
          <w:sz w:val="36"/>
          <w:szCs w:val="36"/>
          <w:lang w:bidi="hi-IN"/>
        </w:rPr>
        <w:t>E</w:t>
      </w:r>
      <w:r>
        <w:rPr>
          <w:rFonts w:ascii="Arial" w:hAnsi="Arial" w:cs="Arial"/>
          <w:color w:val="000000"/>
          <w:sz w:val="36"/>
          <w:szCs w:val="36"/>
          <w:lang w:bidi="hi-IN"/>
        </w:rPr>
        <w:t>qvAnprI#NAti | 6.10</w:t>
      </w:r>
    </w:p>
    <w:p w14:paraId="65341BAA" w14:textId="77777777" w:rsidR="008F0D32" w:rsidRDefault="008F0D32" w:rsidP="00D91D60">
      <w:pPr>
        <w:autoSpaceDE w:val="0"/>
        <w:autoSpaceDN w:val="0"/>
        <w:adjustRightInd w:val="0"/>
        <w:spacing w:after="0" w:line="240" w:lineRule="auto"/>
        <w:rPr>
          <w:rFonts w:ascii="Arial" w:hAnsi="Arial" w:cs="Arial"/>
          <w:color w:val="000000"/>
          <w:sz w:val="36"/>
          <w:szCs w:val="36"/>
          <w:lang w:bidi="hi-IN"/>
        </w:rPr>
      </w:pPr>
    </w:p>
    <w:p w14:paraId="34A563D2" w14:textId="614A337F" w:rsidR="00D91D60" w:rsidRPr="004B0D61" w:rsidRDefault="00D91D60" w:rsidP="00D91D60">
      <w:pPr>
        <w:autoSpaceDE w:val="0"/>
        <w:autoSpaceDN w:val="0"/>
        <w:adjustRightInd w:val="0"/>
        <w:spacing w:after="0" w:line="240" w:lineRule="auto"/>
        <w:rPr>
          <w:rFonts w:ascii="Arial" w:hAnsi="Arial" w:cs="Arial"/>
          <w:b/>
          <w:bCs/>
          <w:color w:val="000000"/>
          <w:sz w:val="36"/>
          <w:szCs w:val="36"/>
          <w:lang w:bidi="hi-IN"/>
        </w:rPr>
      </w:pPr>
      <w:r w:rsidRPr="004B0D61">
        <w:rPr>
          <w:rFonts w:ascii="Arial" w:hAnsi="Arial" w:cs="Arial"/>
          <w:b/>
          <w:bCs/>
          <w:color w:val="000000"/>
          <w:sz w:val="36"/>
          <w:szCs w:val="36"/>
          <w:lang w:bidi="hi-IN"/>
        </w:rPr>
        <w:t>1</w:t>
      </w:r>
      <w:r w:rsidR="008F0D32" w:rsidRPr="004B0D61">
        <w:rPr>
          <w:rFonts w:ascii="Arial" w:hAnsi="Arial" w:cs="Arial"/>
          <w:b/>
          <w:bCs/>
          <w:color w:val="000000"/>
          <w:sz w:val="36"/>
          <w:szCs w:val="36"/>
          <w:lang w:bidi="hi-IN"/>
        </w:rPr>
        <w:t>4</w:t>
      </w:r>
      <w:r w:rsidRPr="004B0D61">
        <w:rPr>
          <w:rFonts w:ascii="Arial" w:hAnsi="Arial" w:cs="Arial"/>
          <w:b/>
          <w:bCs/>
          <w:color w:val="000000"/>
          <w:sz w:val="36"/>
          <w:szCs w:val="36"/>
          <w:lang w:bidi="hi-IN"/>
        </w:rPr>
        <w:t>.6.</w:t>
      </w:r>
      <w:r w:rsidR="00AB3527">
        <w:rPr>
          <w:rFonts w:ascii="Arial" w:hAnsi="Arial" w:cs="Arial"/>
          <w:b/>
          <w:bCs/>
          <w:color w:val="000000"/>
          <w:sz w:val="36"/>
          <w:szCs w:val="36"/>
          <w:lang w:bidi="hi-IN"/>
        </w:rPr>
        <w:t>4</w:t>
      </w:r>
      <w:r w:rsidRPr="004B0D61">
        <w:rPr>
          <w:rFonts w:ascii="Arial" w:hAnsi="Arial" w:cs="Arial"/>
          <w:b/>
          <w:bCs/>
          <w:color w:val="000000"/>
          <w:sz w:val="36"/>
          <w:szCs w:val="36"/>
          <w:lang w:bidi="hi-IN"/>
        </w:rPr>
        <w:tab/>
      </w:r>
      <w:r w:rsidRPr="004B0D61">
        <w:rPr>
          <w:rFonts w:ascii="Arial" w:hAnsi="Arial" w:cs="Arial"/>
          <w:b/>
          <w:bCs/>
          <w:color w:val="000000"/>
          <w:sz w:val="36"/>
          <w:szCs w:val="36"/>
          <w:lang w:bidi="hi-IN"/>
        </w:rPr>
        <w:tab/>
        <w:t>ASIrvAdaM</w:t>
      </w:r>
    </w:p>
    <w:p w14:paraId="47F3387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an</w:t>
      </w:r>
      <w:r w:rsidR="00665208">
        <w:rPr>
          <w:rFonts w:ascii="Arial" w:hAnsi="Arial" w:cs="Arial"/>
          <w:color w:val="000000"/>
          <w:sz w:val="36"/>
          <w:szCs w:val="36"/>
          <w:lang w:bidi="hi-IN"/>
        </w:rPr>
        <w:t>E</w:t>
      </w:r>
      <w:r>
        <w:rPr>
          <w:rFonts w:ascii="Arial" w:hAnsi="Arial" w:cs="Arial"/>
          <w:color w:val="000000"/>
          <w:sz w:val="36"/>
          <w:szCs w:val="36"/>
          <w:lang w:bidi="hi-IN"/>
        </w:rPr>
        <w:t>na ShaShThavAra prayukta SrIrudra mahAmantra japa sahita dadhyABiSh</w:t>
      </w:r>
      <w:r w:rsidR="00665208">
        <w:rPr>
          <w:rFonts w:ascii="Arial" w:hAnsi="Arial" w:cs="Arial"/>
          <w:color w:val="000000"/>
          <w:sz w:val="36"/>
          <w:szCs w:val="36"/>
          <w:lang w:bidi="hi-IN"/>
        </w:rPr>
        <w:t>E</w:t>
      </w:r>
      <w:r>
        <w:rPr>
          <w:rFonts w:ascii="Arial" w:hAnsi="Arial" w:cs="Arial"/>
          <w:color w:val="000000"/>
          <w:sz w:val="36"/>
          <w:szCs w:val="36"/>
          <w:lang w:bidi="hi-IN"/>
        </w:rPr>
        <w:t>k</w:t>
      </w:r>
      <w:r w:rsidR="00665208">
        <w:rPr>
          <w:rFonts w:ascii="Arial" w:hAnsi="Arial" w:cs="Arial"/>
          <w:color w:val="000000"/>
          <w:sz w:val="36"/>
          <w:szCs w:val="36"/>
          <w:lang w:bidi="hi-IN"/>
        </w:rPr>
        <w:t>E</w:t>
      </w:r>
      <w:r>
        <w:rPr>
          <w:rFonts w:ascii="Arial" w:hAnsi="Arial" w:cs="Arial"/>
          <w:color w:val="000000"/>
          <w:sz w:val="36"/>
          <w:szCs w:val="36"/>
          <w:lang w:bidi="hi-IN"/>
        </w:rPr>
        <w:t>na ca BagavAn sarvAtmakaH SrI^^ISAnaH suprIta suprasann</w:t>
      </w:r>
      <w:r w:rsidR="00665208">
        <w:rPr>
          <w:rFonts w:ascii="Arial" w:hAnsi="Arial" w:cs="Arial"/>
          <w:color w:val="000000"/>
          <w:sz w:val="36"/>
          <w:szCs w:val="36"/>
          <w:lang w:bidi="hi-IN"/>
        </w:rPr>
        <w:t>O</w:t>
      </w:r>
      <w:r>
        <w:rPr>
          <w:rFonts w:ascii="Arial" w:hAnsi="Arial" w:cs="Arial"/>
          <w:color w:val="000000"/>
          <w:sz w:val="36"/>
          <w:szCs w:val="36"/>
          <w:lang w:bidi="hi-IN"/>
        </w:rPr>
        <w:t xml:space="preserve"> varad</w:t>
      </w:r>
      <w:r w:rsidR="00665208">
        <w:rPr>
          <w:rFonts w:ascii="Arial" w:hAnsi="Arial" w:cs="Arial"/>
          <w:color w:val="000000"/>
          <w:sz w:val="36"/>
          <w:szCs w:val="36"/>
          <w:lang w:bidi="hi-IN"/>
        </w:rPr>
        <w:t>O</w:t>
      </w:r>
      <w:r>
        <w:rPr>
          <w:rFonts w:ascii="Arial" w:hAnsi="Arial" w:cs="Arial"/>
          <w:color w:val="000000"/>
          <w:sz w:val="36"/>
          <w:szCs w:val="36"/>
          <w:lang w:bidi="hi-IN"/>
        </w:rPr>
        <w:t xml:space="preserve"> BUtvA, asya yajamAnasya sakuTuMbasya, atra AgatAnAM sarv</w:t>
      </w:r>
      <w:r w:rsidR="00665208">
        <w:rPr>
          <w:rFonts w:ascii="Arial" w:hAnsi="Arial" w:cs="Arial"/>
          <w:color w:val="000000"/>
          <w:sz w:val="36"/>
          <w:szCs w:val="36"/>
          <w:lang w:bidi="hi-IN"/>
        </w:rPr>
        <w:t>E</w:t>
      </w:r>
      <w:r>
        <w:rPr>
          <w:rFonts w:ascii="Arial" w:hAnsi="Arial" w:cs="Arial"/>
          <w:color w:val="000000"/>
          <w:sz w:val="36"/>
          <w:szCs w:val="36"/>
          <w:lang w:bidi="hi-IN"/>
        </w:rPr>
        <w:t>ShAM mahAjanAnAM, niKila BUmaNDala nivAsinAM AyurbalaM yaS</w:t>
      </w:r>
      <w:r w:rsidR="00665208">
        <w:rPr>
          <w:rFonts w:ascii="Arial" w:hAnsi="Arial" w:cs="Arial"/>
          <w:color w:val="000000"/>
          <w:sz w:val="36"/>
          <w:szCs w:val="36"/>
          <w:lang w:bidi="hi-IN"/>
        </w:rPr>
        <w:t>O</w:t>
      </w:r>
      <w:r>
        <w:rPr>
          <w:rFonts w:ascii="Arial" w:hAnsi="Arial" w:cs="Arial"/>
          <w:color w:val="000000"/>
          <w:sz w:val="36"/>
          <w:szCs w:val="36"/>
          <w:lang w:bidi="hi-IN"/>
        </w:rPr>
        <w:t>varcaH paSavasthairyaM siddhirlakShmIH kShamAkAntiH sadguNAnand</w:t>
      </w:r>
      <w:r w:rsidR="00665208">
        <w:rPr>
          <w:rFonts w:ascii="Arial" w:hAnsi="Arial" w:cs="Arial"/>
          <w:color w:val="000000"/>
          <w:sz w:val="36"/>
          <w:szCs w:val="36"/>
          <w:lang w:bidi="hi-IN"/>
        </w:rPr>
        <w:t>O</w:t>
      </w:r>
      <w:r>
        <w:rPr>
          <w:rFonts w:ascii="Arial" w:hAnsi="Arial" w:cs="Arial"/>
          <w:color w:val="000000"/>
          <w:sz w:val="36"/>
          <w:szCs w:val="36"/>
          <w:lang w:bidi="hi-IN"/>
        </w:rPr>
        <w:t xml:space="preserve"> nity</w:t>
      </w:r>
      <w:r w:rsidR="00665208">
        <w:rPr>
          <w:rFonts w:ascii="Arial" w:hAnsi="Arial" w:cs="Arial"/>
          <w:color w:val="000000"/>
          <w:sz w:val="36"/>
          <w:szCs w:val="36"/>
          <w:lang w:bidi="hi-IN"/>
        </w:rPr>
        <w:t>O</w:t>
      </w:r>
      <w:r>
        <w:rPr>
          <w:rFonts w:ascii="Arial" w:hAnsi="Arial" w:cs="Arial"/>
          <w:color w:val="000000"/>
          <w:sz w:val="36"/>
          <w:szCs w:val="36"/>
          <w:lang w:bidi="hi-IN"/>
        </w:rPr>
        <w:t>thsav</w:t>
      </w:r>
      <w:r w:rsidR="00665208">
        <w:rPr>
          <w:rFonts w:ascii="Arial" w:hAnsi="Arial" w:cs="Arial"/>
          <w:color w:val="000000"/>
          <w:sz w:val="36"/>
          <w:szCs w:val="36"/>
          <w:lang w:bidi="hi-IN"/>
        </w:rPr>
        <w:t>O</w:t>
      </w:r>
      <w:r>
        <w:rPr>
          <w:rFonts w:ascii="Arial" w:hAnsi="Arial" w:cs="Arial"/>
          <w:color w:val="000000"/>
          <w:sz w:val="36"/>
          <w:szCs w:val="36"/>
          <w:lang w:bidi="hi-IN"/>
        </w:rPr>
        <w:t xml:space="preserve"> nityaSrIr nityamaMgaLaM ity</w:t>
      </w:r>
      <w:r w:rsidR="00665208">
        <w:rPr>
          <w:rFonts w:ascii="Arial" w:hAnsi="Arial" w:cs="Arial"/>
          <w:color w:val="000000"/>
          <w:sz w:val="36"/>
          <w:szCs w:val="36"/>
          <w:lang w:bidi="hi-IN"/>
        </w:rPr>
        <w:t>E</w:t>
      </w:r>
      <w:r>
        <w:rPr>
          <w:rFonts w:ascii="Arial" w:hAnsi="Arial" w:cs="Arial"/>
          <w:color w:val="000000"/>
          <w:sz w:val="36"/>
          <w:szCs w:val="36"/>
          <w:lang w:bidi="hi-IN"/>
        </w:rPr>
        <w:t xml:space="preserve">ShAM </w:t>
      </w:r>
    </w:p>
    <w:p w14:paraId="58CB255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sarvadABi-vRuddhi rBUyAsuriti Bavant</w:t>
      </w:r>
      <w:r w:rsidR="00665208">
        <w:rPr>
          <w:rFonts w:ascii="Arial" w:hAnsi="Arial" w:cs="Arial"/>
          <w:color w:val="000000"/>
          <w:sz w:val="36"/>
          <w:szCs w:val="36"/>
          <w:lang w:bidi="hi-IN"/>
        </w:rPr>
        <w:t>O</w:t>
      </w:r>
      <w:r>
        <w:rPr>
          <w:rFonts w:ascii="Arial" w:hAnsi="Arial" w:cs="Arial"/>
          <w:color w:val="000000"/>
          <w:sz w:val="36"/>
          <w:szCs w:val="36"/>
          <w:lang w:bidi="hi-IN"/>
        </w:rPr>
        <w:t xml:space="preserve"> mahAnt</w:t>
      </w:r>
      <w:r w:rsidR="00665208">
        <w:rPr>
          <w:rFonts w:ascii="Arial" w:hAnsi="Arial" w:cs="Arial"/>
          <w:color w:val="000000"/>
          <w:sz w:val="36"/>
          <w:szCs w:val="36"/>
          <w:lang w:bidi="hi-IN"/>
        </w:rPr>
        <w:t>O</w:t>
      </w:r>
      <w:r>
        <w:rPr>
          <w:rFonts w:ascii="Arial" w:hAnsi="Arial" w:cs="Arial"/>
          <w:color w:val="000000"/>
          <w:sz w:val="36"/>
          <w:szCs w:val="36"/>
          <w:lang w:bidi="hi-IN"/>
        </w:rPr>
        <w:t xml:space="preserve">-&amp;nugRuhNantu || </w:t>
      </w:r>
    </w:p>
    <w:p w14:paraId="04658110" w14:textId="77777777" w:rsidR="00D91D60" w:rsidRDefault="00D91D60" w:rsidP="0020424F">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(tathAstu - iti brAhmaNa prati vacanaM)</w:t>
      </w:r>
    </w:p>
    <w:p w14:paraId="4514E43B" w14:textId="77777777" w:rsidR="0020424F" w:rsidRDefault="0020424F" w:rsidP="00D91D60">
      <w:pPr>
        <w:autoSpaceDE w:val="0"/>
        <w:autoSpaceDN w:val="0"/>
        <w:adjustRightInd w:val="0"/>
        <w:spacing w:after="0" w:line="240" w:lineRule="auto"/>
        <w:rPr>
          <w:rFonts w:ascii="Arial" w:hAnsi="Arial" w:cs="Arial"/>
          <w:color w:val="000000"/>
          <w:sz w:val="36"/>
          <w:szCs w:val="36"/>
          <w:lang w:bidi="hi-IN"/>
        </w:rPr>
      </w:pPr>
    </w:p>
    <w:p w14:paraId="6C265A2D" w14:textId="2D7E6865" w:rsidR="00D91D60" w:rsidRPr="004B0D61" w:rsidRDefault="00D91D60" w:rsidP="00D91D60">
      <w:pPr>
        <w:autoSpaceDE w:val="0"/>
        <w:autoSpaceDN w:val="0"/>
        <w:adjustRightInd w:val="0"/>
        <w:spacing w:after="0" w:line="240" w:lineRule="auto"/>
        <w:rPr>
          <w:rFonts w:ascii="Arial" w:hAnsi="Arial" w:cs="Arial"/>
          <w:b/>
          <w:bCs/>
          <w:color w:val="000000"/>
          <w:sz w:val="36"/>
          <w:szCs w:val="36"/>
          <w:lang w:bidi="hi-IN"/>
        </w:rPr>
      </w:pPr>
      <w:r w:rsidRPr="004B0D61">
        <w:rPr>
          <w:rFonts w:ascii="Arial" w:hAnsi="Arial" w:cs="Arial"/>
          <w:b/>
          <w:bCs/>
          <w:color w:val="000000"/>
          <w:sz w:val="36"/>
          <w:szCs w:val="36"/>
          <w:lang w:bidi="hi-IN"/>
        </w:rPr>
        <w:t>1</w:t>
      </w:r>
      <w:r w:rsidR="00A5298C" w:rsidRPr="004B0D61">
        <w:rPr>
          <w:rFonts w:ascii="Arial" w:hAnsi="Arial" w:cs="Arial"/>
          <w:b/>
          <w:bCs/>
          <w:color w:val="000000"/>
          <w:sz w:val="36"/>
          <w:szCs w:val="36"/>
          <w:lang w:bidi="hi-IN"/>
        </w:rPr>
        <w:t>4</w:t>
      </w:r>
      <w:r w:rsidRPr="004B0D61">
        <w:rPr>
          <w:rFonts w:ascii="Arial" w:hAnsi="Arial" w:cs="Arial"/>
          <w:b/>
          <w:bCs/>
          <w:color w:val="000000"/>
          <w:sz w:val="36"/>
          <w:szCs w:val="36"/>
          <w:lang w:bidi="hi-IN"/>
        </w:rPr>
        <w:t>.7</w:t>
      </w:r>
      <w:r w:rsidRPr="004B0D61">
        <w:rPr>
          <w:rFonts w:ascii="Arial" w:hAnsi="Arial" w:cs="Arial"/>
          <w:b/>
          <w:bCs/>
          <w:color w:val="000000"/>
          <w:sz w:val="36"/>
          <w:szCs w:val="36"/>
          <w:lang w:bidi="hi-IN"/>
        </w:rPr>
        <w:tab/>
        <w:t xml:space="preserve"> saptamavAra aBiSh</w:t>
      </w:r>
      <w:r w:rsidR="00665208" w:rsidRPr="004B0D61">
        <w:rPr>
          <w:rFonts w:ascii="Arial" w:hAnsi="Arial" w:cs="Arial"/>
          <w:b/>
          <w:bCs/>
          <w:color w:val="000000"/>
          <w:sz w:val="36"/>
          <w:szCs w:val="36"/>
          <w:lang w:bidi="hi-IN"/>
        </w:rPr>
        <w:t>E</w:t>
      </w:r>
      <w:r w:rsidRPr="004B0D61">
        <w:rPr>
          <w:rFonts w:ascii="Arial" w:hAnsi="Arial" w:cs="Arial"/>
          <w:b/>
          <w:bCs/>
          <w:color w:val="000000"/>
          <w:sz w:val="36"/>
          <w:szCs w:val="36"/>
          <w:lang w:bidi="hi-IN"/>
        </w:rPr>
        <w:t>kaM - madhu</w:t>
      </w:r>
    </w:p>
    <w:p w14:paraId="165E6743" w14:textId="3F39E163" w:rsidR="00D91D60" w:rsidRPr="004B0D61" w:rsidRDefault="00D91D60" w:rsidP="00D91D60">
      <w:pPr>
        <w:autoSpaceDE w:val="0"/>
        <w:autoSpaceDN w:val="0"/>
        <w:adjustRightInd w:val="0"/>
        <w:spacing w:after="0" w:line="240" w:lineRule="auto"/>
        <w:rPr>
          <w:rFonts w:ascii="Arial" w:hAnsi="Arial" w:cs="Arial"/>
          <w:b/>
          <w:bCs/>
          <w:color w:val="000000"/>
          <w:sz w:val="36"/>
          <w:szCs w:val="36"/>
          <w:lang w:bidi="hi-IN"/>
        </w:rPr>
      </w:pPr>
      <w:r w:rsidRPr="004B0D61">
        <w:rPr>
          <w:rFonts w:ascii="Arial" w:hAnsi="Arial" w:cs="Arial"/>
          <w:b/>
          <w:bCs/>
          <w:color w:val="000000"/>
          <w:sz w:val="36"/>
          <w:szCs w:val="36"/>
          <w:lang w:bidi="hi-IN"/>
        </w:rPr>
        <w:t>1</w:t>
      </w:r>
      <w:r w:rsidR="00A5298C" w:rsidRPr="004B0D61">
        <w:rPr>
          <w:rFonts w:ascii="Arial" w:hAnsi="Arial" w:cs="Arial"/>
          <w:b/>
          <w:bCs/>
          <w:color w:val="000000"/>
          <w:sz w:val="36"/>
          <w:szCs w:val="36"/>
          <w:lang w:bidi="hi-IN"/>
        </w:rPr>
        <w:t>4</w:t>
      </w:r>
      <w:r w:rsidRPr="004B0D61">
        <w:rPr>
          <w:rFonts w:ascii="Arial" w:hAnsi="Arial" w:cs="Arial"/>
          <w:b/>
          <w:bCs/>
          <w:color w:val="000000"/>
          <w:sz w:val="36"/>
          <w:szCs w:val="36"/>
          <w:lang w:bidi="hi-IN"/>
        </w:rPr>
        <w:t>.7.1</w:t>
      </w:r>
      <w:r w:rsidRPr="004B0D61">
        <w:rPr>
          <w:rFonts w:ascii="Arial" w:hAnsi="Arial" w:cs="Arial"/>
          <w:b/>
          <w:bCs/>
          <w:color w:val="000000"/>
          <w:sz w:val="36"/>
          <w:szCs w:val="36"/>
          <w:lang w:bidi="hi-IN"/>
        </w:rPr>
        <w:tab/>
      </w:r>
      <w:r w:rsidRPr="004B0D61">
        <w:rPr>
          <w:rFonts w:ascii="Arial" w:hAnsi="Arial" w:cs="Arial"/>
          <w:b/>
          <w:bCs/>
          <w:color w:val="000000"/>
          <w:sz w:val="36"/>
          <w:szCs w:val="36"/>
          <w:lang w:bidi="hi-IN"/>
        </w:rPr>
        <w:tab/>
        <w:t>saptam</w:t>
      </w:r>
      <w:r w:rsidR="00665208" w:rsidRPr="004B0D61">
        <w:rPr>
          <w:rFonts w:ascii="Arial" w:hAnsi="Arial" w:cs="Arial"/>
          <w:b/>
          <w:bCs/>
          <w:color w:val="000000"/>
          <w:sz w:val="36"/>
          <w:szCs w:val="36"/>
          <w:lang w:bidi="hi-IN"/>
        </w:rPr>
        <w:t>O</w:t>
      </w:r>
      <w:r w:rsidRPr="004B0D61">
        <w:rPr>
          <w:rFonts w:ascii="Arial" w:hAnsi="Arial" w:cs="Arial"/>
          <w:b/>
          <w:bCs/>
          <w:color w:val="000000"/>
          <w:sz w:val="36"/>
          <w:szCs w:val="36"/>
          <w:lang w:bidi="hi-IN"/>
        </w:rPr>
        <w:t xml:space="preserve"> &amp;nuvAkaH</w:t>
      </w:r>
    </w:p>
    <w:p w14:paraId="00D85D3C" w14:textId="77777777" w:rsidR="004B0D61" w:rsidRDefault="004B0D61" w:rsidP="00D91D60">
      <w:pPr>
        <w:autoSpaceDE w:val="0"/>
        <w:autoSpaceDN w:val="0"/>
        <w:adjustRightInd w:val="0"/>
        <w:spacing w:after="0" w:line="240" w:lineRule="auto"/>
        <w:rPr>
          <w:rFonts w:ascii="Arial" w:hAnsi="Arial" w:cs="Arial"/>
          <w:color w:val="000000"/>
          <w:sz w:val="36"/>
          <w:szCs w:val="36"/>
          <w:lang w:bidi="hi-IN"/>
        </w:rPr>
      </w:pPr>
    </w:p>
    <w:p w14:paraId="3EAC330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aq(gm)qSuSca#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t>raqSmiScaqm</w:t>
      </w:r>
      <w:r w:rsidR="00665208">
        <w:rPr>
          <w:rFonts w:ascii="Arial" w:hAnsi="Arial" w:cs="Arial"/>
          <w:color w:val="000000"/>
          <w:sz w:val="36"/>
          <w:szCs w:val="36"/>
          <w:lang w:bidi="hi-IN"/>
        </w:rPr>
        <w:t>E</w:t>
      </w:r>
      <w:r>
        <w:rPr>
          <w:rFonts w:ascii="Arial" w:hAnsi="Arial" w:cs="Arial"/>
          <w:color w:val="000000"/>
          <w:sz w:val="36"/>
          <w:szCs w:val="36"/>
          <w:lang w:bidi="hi-IN"/>
        </w:rPr>
        <w:t>,</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&amp;dA$ByaScaq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t>&amp;dhi#patiSca ma,</w:t>
      </w:r>
    </w:p>
    <w:p w14:paraId="6F2D9A0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upAq(gm)qSuSca#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t xml:space="preserve">&amp;ntaryAqmaSca# ma, </w:t>
      </w:r>
      <w:r>
        <w:rPr>
          <w:rFonts w:ascii="Arial" w:hAnsi="Arial" w:cs="Arial"/>
          <w:color w:val="000000"/>
          <w:sz w:val="36"/>
          <w:szCs w:val="36"/>
          <w:lang w:bidi="hi-IN"/>
        </w:rPr>
        <w:tab/>
      </w:r>
      <w:r>
        <w:rPr>
          <w:rFonts w:ascii="Arial" w:hAnsi="Arial" w:cs="Arial"/>
          <w:color w:val="000000"/>
          <w:sz w:val="36"/>
          <w:szCs w:val="36"/>
          <w:lang w:bidi="hi-IN"/>
        </w:rPr>
        <w:tab/>
        <w:t>aindravAyaqvaSca#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t>maitrAvaruqNaSca# ma,</w:t>
      </w:r>
    </w:p>
    <w:p w14:paraId="437A271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03AEB5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ASviqnaSca#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t>pratipraqsthAna#Sca m</w:t>
      </w:r>
      <w:r w:rsidR="00665208">
        <w:rPr>
          <w:rFonts w:ascii="Arial" w:hAnsi="Arial" w:cs="Arial"/>
          <w:color w:val="000000"/>
          <w:sz w:val="36"/>
          <w:szCs w:val="36"/>
          <w:lang w:bidi="hi-IN"/>
        </w:rPr>
        <w:t>E</w:t>
      </w:r>
      <w:r>
        <w:rPr>
          <w:rFonts w:ascii="Arial" w:hAnsi="Arial" w:cs="Arial"/>
          <w:color w:val="000000"/>
          <w:sz w:val="36"/>
          <w:szCs w:val="36"/>
          <w:lang w:bidi="hi-IN"/>
        </w:rPr>
        <w:t>, SuqkraSca#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t>maqnthI ca# ma,</w:t>
      </w:r>
    </w:p>
    <w:p w14:paraId="2F63026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AgrayaqNaSca#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t>vaiSvad</w:t>
      </w:r>
      <w:r w:rsidR="00665208">
        <w:rPr>
          <w:rFonts w:ascii="Arial" w:hAnsi="Arial" w:cs="Arial"/>
          <w:color w:val="000000"/>
          <w:sz w:val="36"/>
          <w:szCs w:val="36"/>
          <w:lang w:bidi="hi-IN"/>
        </w:rPr>
        <w:t>E</w:t>
      </w:r>
      <w:r>
        <w:rPr>
          <w:rFonts w:ascii="Arial" w:hAnsi="Arial" w:cs="Arial"/>
          <w:color w:val="000000"/>
          <w:sz w:val="36"/>
          <w:szCs w:val="36"/>
          <w:lang w:bidi="hi-IN"/>
        </w:rPr>
        <w:t>qvaSca# m</w:t>
      </w:r>
      <w:r w:rsidR="00665208">
        <w:rPr>
          <w:rFonts w:ascii="Arial" w:hAnsi="Arial" w:cs="Arial"/>
          <w:color w:val="000000"/>
          <w:sz w:val="36"/>
          <w:szCs w:val="36"/>
          <w:lang w:bidi="hi-IN"/>
        </w:rPr>
        <w:t>E</w:t>
      </w:r>
      <w:r>
        <w:rPr>
          <w:rFonts w:ascii="Arial" w:hAnsi="Arial" w:cs="Arial"/>
          <w:color w:val="000000"/>
          <w:sz w:val="36"/>
          <w:szCs w:val="36"/>
          <w:lang w:bidi="hi-IN"/>
        </w:rPr>
        <w:t>,</w:t>
      </w:r>
      <w:r>
        <w:rPr>
          <w:rFonts w:ascii="Arial" w:hAnsi="Arial" w:cs="Arial"/>
          <w:color w:val="000000"/>
          <w:sz w:val="36"/>
          <w:szCs w:val="36"/>
          <w:lang w:bidi="hi-IN"/>
        </w:rPr>
        <w:tab/>
      </w:r>
      <w:r>
        <w:rPr>
          <w:rFonts w:ascii="Arial" w:hAnsi="Arial" w:cs="Arial"/>
          <w:color w:val="000000"/>
          <w:sz w:val="36"/>
          <w:szCs w:val="36"/>
          <w:lang w:bidi="hi-IN"/>
        </w:rPr>
        <w:tab/>
        <w:t>dhruqvaSca#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vaiSvAnaqraSca# ma,</w:t>
      </w:r>
    </w:p>
    <w:p w14:paraId="045F2FA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2B439D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RutugraqhASca#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t xml:space="preserve">&amp;tigrAqhyA$Sca ma, </w:t>
      </w:r>
      <w:r>
        <w:rPr>
          <w:rFonts w:ascii="Arial" w:hAnsi="Arial" w:cs="Arial"/>
          <w:color w:val="000000"/>
          <w:sz w:val="36"/>
          <w:szCs w:val="36"/>
          <w:lang w:bidi="hi-IN"/>
        </w:rPr>
        <w:tab/>
        <w:t>aindrAqgnaSca#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t>vaiSvad</w:t>
      </w:r>
      <w:r w:rsidR="00665208">
        <w:rPr>
          <w:rFonts w:ascii="Arial" w:hAnsi="Arial" w:cs="Arial"/>
          <w:color w:val="000000"/>
          <w:sz w:val="36"/>
          <w:szCs w:val="36"/>
          <w:lang w:bidi="hi-IN"/>
        </w:rPr>
        <w:t>E</w:t>
      </w:r>
      <w:r>
        <w:rPr>
          <w:rFonts w:ascii="Arial" w:hAnsi="Arial" w:cs="Arial"/>
          <w:color w:val="000000"/>
          <w:sz w:val="36"/>
          <w:szCs w:val="36"/>
          <w:lang w:bidi="hi-IN"/>
        </w:rPr>
        <w:t>qvaSca# m</w:t>
      </w:r>
      <w:r w:rsidR="00665208">
        <w:rPr>
          <w:rFonts w:ascii="Arial" w:hAnsi="Arial" w:cs="Arial"/>
          <w:color w:val="000000"/>
          <w:sz w:val="36"/>
          <w:szCs w:val="36"/>
          <w:lang w:bidi="hi-IN"/>
        </w:rPr>
        <w:t>E</w:t>
      </w:r>
      <w:r>
        <w:rPr>
          <w:rFonts w:ascii="Arial" w:hAnsi="Arial" w:cs="Arial"/>
          <w:color w:val="000000"/>
          <w:sz w:val="36"/>
          <w:szCs w:val="36"/>
          <w:lang w:bidi="hi-IN"/>
        </w:rPr>
        <w:t>,</w:t>
      </w:r>
    </w:p>
    <w:p w14:paraId="671CBA7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marutvaqtIyA$Sca m</w:t>
      </w:r>
      <w:r w:rsidR="00665208">
        <w:rPr>
          <w:rFonts w:ascii="Arial" w:hAnsi="Arial" w:cs="Arial"/>
          <w:color w:val="000000"/>
          <w:sz w:val="36"/>
          <w:szCs w:val="36"/>
          <w:lang w:bidi="hi-IN"/>
        </w:rPr>
        <w:t>E</w:t>
      </w:r>
      <w:r>
        <w:rPr>
          <w:rFonts w:ascii="Arial" w:hAnsi="Arial" w:cs="Arial"/>
          <w:color w:val="000000"/>
          <w:sz w:val="36"/>
          <w:szCs w:val="36"/>
          <w:lang w:bidi="hi-IN"/>
        </w:rPr>
        <w:t>, mAh</w:t>
      </w:r>
      <w:r w:rsidR="00665208">
        <w:rPr>
          <w:rFonts w:ascii="Arial" w:hAnsi="Arial" w:cs="Arial"/>
          <w:color w:val="000000"/>
          <w:sz w:val="36"/>
          <w:szCs w:val="36"/>
          <w:lang w:bidi="hi-IN"/>
        </w:rPr>
        <w:t>E</w:t>
      </w:r>
      <w:r>
        <w:rPr>
          <w:rFonts w:ascii="Arial" w:hAnsi="Arial" w:cs="Arial"/>
          <w:color w:val="000000"/>
          <w:sz w:val="36"/>
          <w:szCs w:val="36"/>
          <w:lang w:bidi="hi-IN"/>
        </w:rPr>
        <w:t xml:space="preserve">qndraSca# ma, </w:t>
      </w:r>
      <w:r>
        <w:rPr>
          <w:rFonts w:ascii="Arial" w:hAnsi="Arial" w:cs="Arial"/>
          <w:color w:val="000000"/>
          <w:sz w:val="36"/>
          <w:szCs w:val="36"/>
          <w:lang w:bidi="hi-IN"/>
        </w:rPr>
        <w:tab/>
      </w:r>
      <w:r>
        <w:rPr>
          <w:rFonts w:ascii="Arial" w:hAnsi="Arial" w:cs="Arial"/>
          <w:color w:val="000000"/>
          <w:sz w:val="36"/>
          <w:szCs w:val="36"/>
          <w:lang w:bidi="hi-IN"/>
        </w:rPr>
        <w:tab/>
        <w:t>AdiqtyaSca#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t>sAviqtraSca# m</w:t>
      </w:r>
      <w:r w:rsidR="00665208">
        <w:rPr>
          <w:rFonts w:ascii="Arial" w:hAnsi="Arial" w:cs="Arial"/>
          <w:color w:val="000000"/>
          <w:sz w:val="36"/>
          <w:szCs w:val="36"/>
          <w:lang w:bidi="hi-IN"/>
        </w:rPr>
        <w:t>E</w:t>
      </w:r>
      <w:r>
        <w:rPr>
          <w:rFonts w:ascii="Arial" w:hAnsi="Arial" w:cs="Arial"/>
          <w:color w:val="000000"/>
          <w:sz w:val="36"/>
          <w:szCs w:val="36"/>
          <w:lang w:bidi="hi-IN"/>
        </w:rPr>
        <w:t>,</w:t>
      </w:r>
    </w:p>
    <w:p w14:paraId="542A1F4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EFEBB8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sArasvaqtaSca#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t>pauqShNaSca# m</w:t>
      </w:r>
      <w:r w:rsidR="00665208">
        <w:rPr>
          <w:rFonts w:ascii="Arial" w:hAnsi="Arial" w:cs="Arial"/>
          <w:color w:val="000000"/>
          <w:sz w:val="36"/>
          <w:szCs w:val="36"/>
          <w:lang w:bidi="hi-IN"/>
        </w:rPr>
        <w:t>E</w:t>
      </w:r>
      <w:r>
        <w:rPr>
          <w:rFonts w:ascii="Arial" w:hAnsi="Arial" w:cs="Arial"/>
          <w:color w:val="000000"/>
          <w:sz w:val="36"/>
          <w:szCs w:val="36"/>
          <w:lang w:bidi="hi-IN"/>
        </w:rPr>
        <w:t>, pAtnIvaqtaSca# m</w:t>
      </w:r>
      <w:r w:rsidR="00665208">
        <w:rPr>
          <w:rFonts w:ascii="Arial" w:hAnsi="Arial" w:cs="Arial"/>
          <w:color w:val="000000"/>
          <w:sz w:val="36"/>
          <w:szCs w:val="36"/>
          <w:lang w:bidi="hi-IN"/>
        </w:rPr>
        <w:t>E</w:t>
      </w:r>
      <w:r>
        <w:rPr>
          <w:rFonts w:ascii="Arial" w:hAnsi="Arial" w:cs="Arial"/>
          <w:color w:val="000000"/>
          <w:sz w:val="36"/>
          <w:szCs w:val="36"/>
          <w:lang w:bidi="hi-IN"/>
        </w:rPr>
        <w:t>, hAriy</w:t>
      </w:r>
      <w:r w:rsidR="00665208">
        <w:rPr>
          <w:rFonts w:ascii="Arial" w:hAnsi="Arial" w:cs="Arial"/>
          <w:color w:val="000000"/>
          <w:sz w:val="36"/>
          <w:szCs w:val="36"/>
          <w:lang w:bidi="hi-IN"/>
        </w:rPr>
        <w:t>O</w:t>
      </w:r>
      <w:r>
        <w:rPr>
          <w:rFonts w:ascii="Arial" w:hAnsi="Arial" w:cs="Arial"/>
          <w:color w:val="000000"/>
          <w:sz w:val="36"/>
          <w:szCs w:val="36"/>
          <w:lang w:bidi="hi-IN"/>
        </w:rPr>
        <w:t>jaqnaSca#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 7 (28) </w:t>
      </w:r>
    </w:p>
    <w:p w14:paraId="3D6D6151" w14:textId="3551D669"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SAntiqH SAntiqH SAnti#H || </w:t>
      </w:r>
    </w:p>
    <w:p w14:paraId="2A7C1F85" w14:textId="77777777" w:rsidR="00035B1F" w:rsidRDefault="00035B1F" w:rsidP="00D91D60">
      <w:pPr>
        <w:autoSpaceDE w:val="0"/>
        <w:autoSpaceDN w:val="0"/>
        <w:adjustRightInd w:val="0"/>
        <w:spacing w:after="0" w:line="240" w:lineRule="auto"/>
        <w:rPr>
          <w:rFonts w:ascii="Arial" w:hAnsi="Arial" w:cs="Arial"/>
          <w:color w:val="000000"/>
          <w:sz w:val="36"/>
          <w:szCs w:val="36"/>
          <w:lang w:bidi="hi-IN"/>
        </w:rPr>
      </w:pPr>
    </w:p>
    <w:p w14:paraId="76E161CD" w14:textId="4BFB486C" w:rsidR="00035B1F" w:rsidRDefault="00035B1F" w:rsidP="00035B1F">
      <w:pPr>
        <w:autoSpaceDE w:val="0"/>
        <w:autoSpaceDN w:val="0"/>
        <w:adjustRightInd w:val="0"/>
        <w:spacing w:after="0" w:line="240" w:lineRule="auto"/>
        <w:rPr>
          <w:rFonts w:ascii="Arial" w:hAnsi="Arial" w:cs="Arial"/>
          <w:b/>
          <w:bCs/>
          <w:color w:val="000000"/>
          <w:sz w:val="36"/>
          <w:szCs w:val="36"/>
          <w:lang w:bidi="hi-IN"/>
        </w:rPr>
      </w:pPr>
      <w:r w:rsidRPr="00E20008">
        <w:rPr>
          <w:rFonts w:ascii="Arial" w:hAnsi="Arial" w:cs="Arial"/>
          <w:b/>
          <w:bCs/>
          <w:color w:val="000000"/>
          <w:sz w:val="36"/>
          <w:szCs w:val="36"/>
          <w:lang w:bidi="hi-IN"/>
        </w:rPr>
        <w:t>14.</w:t>
      </w:r>
      <w:r>
        <w:rPr>
          <w:rFonts w:ascii="Arial" w:hAnsi="Arial" w:cs="Arial"/>
          <w:b/>
          <w:bCs/>
          <w:color w:val="000000"/>
          <w:sz w:val="36"/>
          <w:szCs w:val="36"/>
          <w:lang w:bidi="hi-IN"/>
        </w:rPr>
        <w:t>7</w:t>
      </w:r>
      <w:r w:rsidRPr="00E20008">
        <w:rPr>
          <w:rFonts w:ascii="Arial" w:hAnsi="Arial" w:cs="Arial"/>
          <w:b/>
          <w:bCs/>
          <w:color w:val="000000"/>
          <w:sz w:val="36"/>
          <w:szCs w:val="36"/>
          <w:lang w:bidi="hi-IN"/>
        </w:rPr>
        <w:t>.2</w:t>
      </w:r>
      <w:r w:rsidRPr="00E20008">
        <w:rPr>
          <w:rFonts w:ascii="Arial" w:hAnsi="Arial" w:cs="Arial"/>
          <w:b/>
          <w:bCs/>
          <w:color w:val="000000"/>
          <w:sz w:val="36"/>
          <w:szCs w:val="36"/>
          <w:lang w:bidi="hi-IN"/>
        </w:rPr>
        <w:tab/>
        <w:t xml:space="preserve"> upacAra </w:t>
      </w:r>
      <w:r>
        <w:rPr>
          <w:rFonts w:ascii="Arial" w:hAnsi="Arial" w:cs="Arial"/>
          <w:b/>
          <w:bCs/>
          <w:color w:val="000000"/>
          <w:sz w:val="36"/>
          <w:szCs w:val="36"/>
          <w:lang w:bidi="hi-IN"/>
        </w:rPr>
        <w:t>pUjA</w:t>
      </w:r>
    </w:p>
    <w:p w14:paraId="14074B53" w14:textId="77777777" w:rsidR="00035B1F" w:rsidRDefault="00035B1F" w:rsidP="00D91D60">
      <w:pPr>
        <w:autoSpaceDE w:val="0"/>
        <w:autoSpaceDN w:val="0"/>
        <w:adjustRightInd w:val="0"/>
        <w:spacing w:after="0" w:line="240" w:lineRule="auto"/>
        <w:rPr>
          <w:rFonts w:ascii="Arial" w:hAnsi="Arial" w:cs="Arial"/>
          <w:color w:val="000000"/>
          <w:sz w:val="36"/>
          <w:szCs w:val="36"/>
          <w:lang w:bidi="hi-IN"/>
        </w:rPr>
      </w:pPr>
    </w:p>
    <w:p w14:paraId="283B45A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amRutABiSh</w:t>
      </w:r>
      <w:r w:rsidR="00665208">
        <w:rPr>
          <w:rFonts w:ascii="Arial" w:hAnsi="Arial" w:cs="Arial"/>
          <w:color w:val="000000"/>
          <w:sz w:val="36"/>
          <w:szCs w:val="36"/>
          <w:lang w:bidi="hi-IN"/>
        </w:rPr>
        <w:t>E</w:t>
      </w:r>
      <w:r>
        <w:rPr>
          <w:rFonts w:ascii="Arial" w:hAnsi="Arial" w:cs="Arial"/>
          <w:color w:val="000000"/>
          <w:sz w:val="36"/>
          <w:szCs w:val="36"/>
          <w:lang w:bidi="hi-IN"/>
        </w:rPr>
        <w:t>k</w:t>
      </w:r>
      <w:r w:rsidR="00665208">
        <w:rPr>
          <w:rFonts w:ascii="Arial" w:hAnsi="Arial" w:cs="Arial"/>
          <w:color w:val="000000"/>
          <w:sz w:val="36"/>
          <w:szCs w:val="36"/>
          <w:lang w:bidi="hi-IN"/>
        </w:rPr>
        <w:t>O</w:t>
      </w:r>
      <w:r>
        <w:rPr>
          <w:rFonts w:ascii="Arial" w:hAnsi="Arial" w:cs="Arial"/>
          <w:color w:val="000000"/>
          <w:sz w:val="36"/>
          <w:szCs w:val="36"/>
          <w:lang w:bidi="hi-IN"/>
        </w:rPr>
        <w:t>&amp;stu | AvAhitAByaH sarvABy</w:t>
      </w:r>
      <w:r w:rsidR="00665208">
        <w:rPr>
          <w:rFonts w:ascii="Arial" w:hAnsi="Arial" w:cs="Arial"/>
          <w:color w:val="000000"/>
          <w:sz w:val="36"/>
          <w:szCs w:val="36"/>
          <w:lang w:bidi="hi-IN"/>
        </w:rPr>
        <w:t>O</w:t>
      </w:r>
      <w:r>
        <w:rPr>
          <w:rFonts w:ascii="Arial" w:hAnsi="Arial" w:cs="Arial"/>
          <w:color w:val="000000"/>
          <w:sz w:val="36"/>
          <w:szCs w:val="36"/>
          <w:lang w:bidi="hi-IN"/>
        </w:rPr>
        <w:t xml:space="preserve"> d</w:t>
      </w:r>
      <w:r w:rsidR="00665208">
        <w:rPr>
          <w:rFonts w:ascii="Arial" w:hAnsi="Arial" w:cs="Arial"/>
          <w:color w:val="000000"/>
          <w:sz w:val="36"/>
          <w:szCs w:val="36"/>
          <w:lang w:bidi="hi-IN"/>
        </w:rPr>
        <w:t>E</w:t>
      </w:r>
      <w:r>
        <w:rPr>
          <w:rFonts w:ascii="Arial" w:hAnsi="Arial" w:cs="Arial"/>
          <w:color w:val="000000"/>
          <w:sz w:val="36"/>
          <w:szCs w:val="36"/>
          <w:lang w:bidi="hi-IN"/>
        </w:rPr>
        <w:t>vatABy</w:t>
      </w:r>
      <w:r w:rsidR="00665208">
        <w:rPr>
          <w:rFonts w:ascii="Arial" w:hAnsi="Arial" w:cs="Arial"/>
          <w:color w:val="000000"/>
          <w:sz w:val="36"/>
          <w:szCs w:val="36"/>
          <w:lang w:bidi="hi-IN"/>
        </w:rPr>
        <w:t>O</w:t>
      </w:r>
      <w:r>
        <w:rPr>
          <w:rFonts w:ascii="Arial" w:hAnsi="Arial" w:cs="Arial"/>
          <w:color w:val="000000"/>
          <w:sz w:val="36"/>
          <w:szCs w:val="36"/>
          <w:lang w:bidi="hi-IN"/>
        </w:rPr>
        <w:t xml:space="preserve"> namaH | </w:t>
      </w:r>
    </w:p>
    <w:p w14:paraId="04EC00B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divya gandhAn dhArayAmi | puShpANi samarpayAmi | </w:t>
      </w:r>
    </w:p>
    <w:p w14:paraId="6CE45FA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balA#yaq nama#H | dhUpaM AGrApayAmi | bala#pramathanAyaq nama#H | </w:t>
      </w:r>
    </w:p>
    <w:p w14:paraId="10361DC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dIpaM darSayAmi | dhUpa-dIpAnantaraM AcamanIyaM samarpayAmi | </w:t>
      </w:r>
    </w:p>
    <w:p w14:paraId="07201C4E" w14:textId="25FFF010"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BUrBuvaqssuvaqH --------------. (naiv</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dya mantraM) | </w:t>
      </w:r>
    </w:p>
    <w:p w14:paraId="75EA8FB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sarva#BUtadamanAyaq nama#H | kadaLIPalaM niv</w:t>
      </w:r>
      <w:r w:rsidR="00665208">
        <w:rPr>
          <w:rFonts w:ascii="Arial" w:hAnsi="Arial" w:cs="Arial"/>
          <w:color w:val="000000"/>
          <w:sz w:val="36"/>
          <w:szCs w:val="36"/>
          <w:lang w:bidi="hi-IN"/>
        </w:rPr>
        <w:t>E</w:t>
      </w:r>
      <w:r>
        <w:rPr>
          <w:rFonts w:ascii="Arial" w:hAnsi="Arial" w:cs="Arial"/>
          <w:color w:val="000000"/>
          <w:sz w:val="36"/>
          <w:szCs w:val="36"/>
          <w:lang w:bidi="hi-IN"/>
        </w:rPr>
        <w:t xml:space="preserve">dayAmi | </w:t>
      </w:r>
    </w:p>
    <w:p w14:paraId="4299105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naiv</w:t>
      </w:r>
      <w:r w:rsidR="00665208">
        <w:rPr>
          <w:rFonts w:ascii="Arial" w:hAnsi="Arial" w:cs="Arial"/>
          <w:color w:val="000000"/>
          <w:sz w:val="36"/>
          <w:szCs w:val="36"/>
          <w:lang w:bidi="hi-IN"/>
        </w:rPr>
        <w:t>E</w:t>
      </w:r>
      <w:r>
        <w:rPr>
          <w:rFonts w:ascii="Arial" w:hAnsi="Arial" w:cs="Arial"/>
          <w:color w:val="000000"/>
          <w:sz w:val="36"/>
          <w:szCs w:val="36"/>
          <w:lang w:bidi="hi-IN"/>
        </w:rPr>
        <w:t xml:space="preserve">dyAnantaraM AcamanIyaM samarpayAmi | </w:t>
      </w:r>
    </w:p>
    <w:p w14:paraId="05159D6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maqn</w:t>
      </w:r>
      <w:r w:rsidR="00665208">
        <w:rPr>
          <w:rFonts w:ascii="Arial" w:hAnsi="Arial" w:cs="Arial"/>
          <w:color w:val="000000"/>
          <w:sz w:val="36"/>
          <w:szCs w:val="36"/>
          <w:lang w:bidi="hi-IN"/>
        </w:rPr>
        <w:t>O</w:t>
      </w:r>
      <w:r>
        <w:rPr>
          <w:rFonts w:ascii="Arial" w:hAnsi="Arial" w:cs="Arial"/>
          <w:color w:val="000000"/>
          <w:sz w:val="36"/>
          <w:szCs w:val="36"/>
          <w:lang w:bidi="hi-IN"/>
        </w:rPr>
        <w:t>nma#nAyaq nama#H | karpUra tAMbUlaM niv</w:t>
      </w:r>
      <w:r w:rsidR="00665208">
        <w:rPr>
          <w:rFonts w:ascii="Arial" w:hAnsi="Arial" w:cs="Arial"/>
          <w:color w:val="000000"/>
          <w:sz w:val="36"/>
          <w:szCs w:val="36"/>
          <w:lang w:bidi="hi-IN"/>
        </w:rPr>
        <w:t>E</w:t>
      </w:r>
      <w:r>
        <w:rPr>
          <w:rFonts w:ascii="Arial" w:hAnsi="Arial" w:cs="Arial"/>
          <w:color w:val="000000"/>
          <w:sz w:val="36"/>
          <w:szCs w:val="36"/>
          <w:lang w:bidi="hi-IN"/>
        </w:rPr>
        <w:t xml:space="preserve">dayAmi | </w:t>
      </w:r>
    </w:p>
    <w:p w14:paraId="740ABE20" w14:textId="77777777" w:rsidR="004B0D61" w:rsidRDefault="004B0D61" w:rsidP="00D91D60">
      <w:pPr>
        <w:autoSpaceDE w:val="0"/>
        <w:autoSpaceDN w:val="0"/>
        <w:adjustRightInd w:val="0"/>
        <w:spacing w:after="0" w:line="240" w:lineRule="auto"/>
        <w:rPr>
          <w:rFonts w:ascii="Arial" w:hAnsi="Arial" w:cs="Arial"/>
          <w:color w:val="000000"/>
          <w:sz w:val="36"/>
          <w:szCs w:val="36"/>
          <w:lang w:bidi="hi-IN"/>
        </w:rPr>
      </w:pPr>
    </w:p>
    <w:p w14:paraId="29431A55" w14:textId="730E65B0" w:rsidR="00D91D60" w:rsidRPr="004B0D61" w:rsidRDefault="00D91D60" w:rsidP="00D91D60">
      <w:pPr>
        <w:autoSpaceDE w:val="0"/>
        <w:autoSpaceDN w:val="0"/>
        <w:adjustRightInd w:val="0"/>
        <w:spacing w:after="0" w:line="240" w:lineRule="auto"/>
        <w:rPr>
          <w:rFonts w:ascii="Arial" w:hAnsi="Arial" w:cs="Arial"/>
          <w:b/>
          <w:bCs/>
          <w:color w:val="000000"/>
          <w:sz w:val="36"/>
          <w:szCs w:val="36"/>
          <w:lang w:bidi="hi-IN"/>
        </w:rPr>
      </w:pPr>
      <w:r w:rsidRPr="004B0D61">
        <w:rPr>
          <w:rFonts w:ascii="Arial" w:hAnsi="Arial" w:cs="Arial"/>
          <w:b/>
          <w:bCs/>
          <w:color w:val="000000"/>
          <w:sz w:val="36"/>
          <w:szCs w:val="36"/>
          <w:lang w:bidi="hi-IN"/>
        </w:rPr>
        <w:t>1</w:t>
      </w:r>
      <w:r w:rsidR="00A5298C" w:rsidRPr="004B0D61">
        <w:rPr>
          <w:rFonts w:ascii="Arial" w:hAnsi="Arial" w:cs="Arial"/>
          <w:b/>
          <w:bCs/>
          <w:color w:val="000000"/>
          <w:sz w:val="36"/>
          <w:szCs w:val="36"/>
          <w:lang w:bidi="hi-IN"/>
        </w:rPr>
        <w:t>4</w:t>
      </w:r>
      <w:r w:rsidRPr="004B0D61">
        <w:rPr>
          <w:rFonts w:ascii="Arial" w:hAnsi="Arial" w:cs="Arial"/>
          <w:b/>
          <w:bCs/>
          <w:color w:val="000000"/>
          <w:sz w:val="36"/>
          <w:szCs w:val="36"/>
          <w:lang w:bidi="hi-IN"/>
        </w:rPr>
        <w:t>.7.</w:t>
      </w:r>
      <w:r w:rsidR="00035B1F">
        <w:rPr>
          <w:rFonts w:ascii="Arial" w:hAnsi="Arial" w:cs="Arial"/>
          <w:b/>
          <w:bCs/>
          <w:color w:val="000000"/>
          <w:sz w:val="36"/>
          <w:szCs w:val="36"/>
          <w:lang w:bidi="hi-IN"/>
        </w:rPr>
        <w:t>3</w:t>
      </w:r>
      <w:r w:rsidRPr="004B0D61">
        <w:rPr>
          <w:rFonts w:ascii="Arial" w:hAnsi="Arial" w:cs="Arial"/>
          <w:b/>
          <w:bCs/>
          <w:color w:val="000000"/>
          <w:sz w:val="36"/>
          <w:szCs w:val="36"/>
          <w:lang w:bidi="hi-IN"/>
        </w:rPr>
        <w:tab/>
      </w:r>
      <w:r w:rsidRPr="004B0D61">
        <w:rPr>
          <w:rFonts w:ascii="Arial" w:hAnsi="Arial" w:cs="Arial"/>
          <w:b/>
          <w:bCs/>
          <w:color w:val="000000"/>
          <w:sz w:val="36"/>
          <w:szCs w:val="36"/>
          <w:lang w:bidi="hi-IN"/>
        </w:rPr>
        <w:tab/>
        <w:t>upacAra mantrAH</w:t>
      </w:r>
    </w:p>
    <w:p w14:paraId="0E55FA0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w:t>
      </w:r>
      <w:r>
        <w:rPr>
          <w:rFonts w:ascii="Arial" w:hAnsi="Arial" w:cs="Arial"/>
          <w:color w:val="000000"/>
          <w:sz w:val="36"/>
          <w:szCs w:val="36"/>
          <w:lang w:bidi="hi-IN"/>
        </w:rPr>
        <w:tab/>
        <w:t xml:space="preserve"> v</w:t>
      </w:r>
      <w:r w:rsidR="00665208">
        <w:rPr>
          <w:rFonts w:ascii="Arial" w:hAnsi="Arial" w:cs="Arial"/>
          <w:color w:val="000000"/>
          <w:sz w:val="36"/>
          <w:szCs w:val="36"/>
          <w:lang w:bidi="hi-IN"/>
        </w:rPr>
        <w:t>E</w:t>
      </w:r>
      <w:r>
        <w:rPr>
          <w:rFonts w:ascii="Arial" w:hAnsi="Arial" w:cs="Arial"/>
          <w:color w:val="000000"/>
          <w:sz w:val="36"/>
          <w:szCs w:val="36"/>
          <w:lang w:bidi="hi-IN"/>
        </w:rPr>
        <w:t>qdAqtmaqnAya# viqdmah</w:t>
      </w:r>
      <w:r w:rsidR="00665208">
        <w:rPr>
          <w:rFonts w:ascii="Arial" w:hAnsi="Arial" w:cs="Arial"/>
          <w:color w:val="000000"/>
          <w:sz w:val="36"/>
          <w:szCs w:val="36"/>
          <w:lang w:bidi="hi-IN"/>
        </w:rPr>
        <w:t>E</w:t>
      </w:r>
      <w:r>
        <w:rPr>
          <w:rFonts w:ascii="Arial" w:hAnsi="Arial" w:cs="Arial"/>
          <w:color w:val="000000"/>
          <w:sz w:val="36"/>
          <w:szCs w:val="36"/>
          <w:lang w:bidi="hi-IN"/>
        </w:rPr>
        <w:t># hiraNyagaqrBAya# dhImahi | tann</w:t>
      </w:r>
      <w:r w:rsidR="00665208">
        <w:rPr>
          <w:rFonts w:ascii="Arial" w:hAnsi="Arial" w:cs="Arial"/>
          <w:color w:val="000000"/>
          <w:sz w:val="36"/>
          <w:szCs w:val="36"/>
          <w:lang w:bidi="hi-IN"/>
        </w:rPr>
        <w:t>O</w:t>
      </w:r>
      <w:r>
        <w:rPr>
          <w:rFonts w:ascii="Arial" w:hAnsi="Arial" w:cs="Arial"/>
          <w:color w:val="000000"/>
          <w:sz w:val="36"/>
          <w:szCs w:val="36"/>
          <w:lang w:bidi="hi-IN"/>
        </w:rPr>
        <w:t>$ brahma prac</w:t>
      </w:r>
      <w:r w:rsidR="00665208">
        <w:rPr>
          <w:rFonts w:ascii="Arial" w:hAnsi="Arial" w:cs="Arial"/>
          <w:color w:val="000000"/>
          <w:sz w:val="36"/>
          <w:szCs w:val="36"/>
          <w:lang w:bidi="hi-IN"/>
        </w:rPr>
        <w:t>O</w:t>
      </w:r>
      <w:r>
        <w:rPr>
          <w:rFonts w:ascii="Arial" w:hAnsi="Arial" w:cs="Arial"/>
          <w:color w:val="000000"/>
          <w:sz w:val="36"/>
          <w:szCs w:val="36"/>
          <w:lang w:bidi="hi-IN"/>
        </w:rPr>
        <w:t>qdayA$t | 7.1</w:t>
      </w:r>
    </w:p>
    <w:p w14:paraId="1365E5D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w:t>
      </w:r>
      <w:r>
        <w:rPr>
          <w:rFonts w:ascii="Arial" w:hAnsi="Arial" w:cs="Arial"/>
          <w:color w:val="000000"/>
          <w:sz w:val="36"/>
          <w:szCs w:val="36"/>
          <w:lang w:bidi="hi-IN"/>
        </w:rPr>
        <w:tab/>
        <w:t xml:space="preserve"> saqdy</w:t>
      </w:r>
      <w:r w:rsidR="00665208">
        <w:rPr>
          <w:rFonts w:ascii="Arial" w:hAnsi="Arial" w:cs="Arial"/>
          <w:color w:val="000000"/>
          <w:sz w:val="36"/>
          <w:szCs w:val="36"/>
          <w:lang w:bidi="hi-IN"/>
        </w:rPr>
        <w:t>O</w:t>
      </w:r>
      <w:r>
        <w:rPr>
          <w:rFonts w:ascii="Arial" w:hAnsi="Arial" w:cs="Arial"/>
          <w:color w:val="000000"/>
          <w:sz w:val="36"/>
          <w:szCs w:val="36"/>
          <w:lang w:bidi="hi-IN"/>
        </w:rPr>
        <w:t>jAqtaM pra#padyAqmiq saqdy</w:t>
      </w:r>
      <w:r w:rsidR="00665208">
        <w:rPr>
          <w:rFonts w:ascii="Arial" w:hAnsi="Arial" w:cs="Arial"/>
          <w:color w:val="000000"/>
          <w:sz w:val="36"/>
          <w:szCs w:val="36"/>
          <w:lang w:bidi="hi-IN"/>
        </w:rPr>
        <w:t>O</w:t>
      </w:r>
      <w:r>
        <w:rPr>
          <w:rFonts w:ascii="Arial" w:hAnsi="Arial" w:cs="Arial"/>
          <w:color w:val="000000"/>
          <w:sz w:val="36"/>
          <w:szCs w:val="36"/>
          <w:lang w:bidi="hi-IN"/>
        </w:rPr>
        <w:t xml:space="preserve"> jAqtAyaq vai nam</w:t>
      </w:r>
      <w:r w:rsidR="00665208">
        <w:rPr>
          <w:rFonts w:ascii="Arial" w:hAnsi="Arial" w:cs="Arial"/>
          <w:color w:val="000000"/>
          <w:sz w:val="36"/>
          <w:szCs w:val="36"/>
          <w:lang w:bidi="hi-IN"/>
        </w:rPr>
        <w:t>O</w:t>
      </w:r>
      <w:r>
        <w:rPr>
          <w:rFonts w:ascii="Arial" w:hAnsi="Arial" w:cs="Arial"/>
          <w:color w:val="000000"/>
          <w:sz w:val="36"/>
          <w:szCs w:val="36"/>
          <w:lang w:bidi="hi-IN"/>
        </w:rPr>
        <w:t xml:space="preserve">q nama#H | </w:t>
      </w:r>
    </w:p>
    <w:p w14:paraId="47302AC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Baqv</w:t>
      </w:r>
      <w:r w:rsidR="00665208">
        <w:rPr>
          <w:rFonts w:ascii="Arial" w:hAnsi="Arial" w:cs="Arial"/>
          <w:color w:val="000000"/>
          <w:sz w:val="36"/>
          <w:szCs w:val="36"/>
          <w:lang w:bidi="hi-IN"/>
        </w:rPr>
        <w:t>E</w:t>
      </w:r>
      <w:r>
        <w:rPr>
          <w:rFonts w:ascii="Arial" w:hAnsi="Arial" w:cs="Arial"/>
          <w:color w:val="000000"/>
          <w:sz w:val="36"/>
          <w:szCs w:val="36"/>
          <w:lang w:bidi="hi-IN"/>
        </w:rPr>
        <w:t xml:space="preserve"> Ba#v</w:t>
      </w:r>
      <w:r w:rsidR="00665208">
        <w:rPr>
          <w:rFonts w:ascii="Arial" w:hAnsi="Arial" w:cs="Arial"/>
          <w:color w:val="000000"/>
          <w:sz w:val="36"/>
          <w:szCs w:val="36"/>
          <w:lang w:bidi="hi-IN"/>
        </w:rPr>
        <w:t>E</w:t>
      </w:r>
      <w:r>
        <w:rPr>
          <w:rFonts w:ascii="Arial" w:hAnsi="Arial" w:cs="Arial"/>
          <w:color w:val="000000"/>
          <w:sz w:val="36"/>
          <w:szCs w:val="36"/>
          <w:lang w:bidi="hi-IN"/>
        </w:rPr>
        <w:t>q nAti#Bav</w:t>
      </w:r>
      <w:r w:rsidR="00665208">
        <w:rPr>
          <w:rFonts w:ascii="Arial" w:hAnsi="Arial" w:cs="Arial"/>
          <w:color w:val="000000"/>
          <w:sz w:val="36"/>
          <w:szCs w:val="36"/>
          <w:lang w:bidi="hi-IN"/>
        </w:rPr>
        <w:t>E</w:t>
      </w:r>
      <w:r>
        <w:rPr>
          <w:rFonts w:ascii="Arial" w:hAnsi="Arial" w:cs="Arial"/>
          <w:color w:val="000000"/>
          <w:sz w:val="36"/>
          <w:szCs w:val="36"/>
          <w:lang w:bidi="hi-IN"/>
        </w:rPr>
        <w:t xml:space="preserve"> Bavasvaq mAM | Baqv</w:t>
      </w:r>
      <w:r w:rsidR="00665208">
        <w:rPr>
          <w:rFonts w:ascii="Arial" w:hAnsi="Arial" w:cs="Arial"/>
          <w:color w:val="000000"/>
          <w:sz w:val="36"/>
          <w:szCs w:val="36"/>
          <w:lang w:bidi="hi-IN"/>
        </w:rPr>
        <w:t>O</w:t>
      </w:r>
      <w:r>
        <w:rPr>
          <w:rFonts w:ascii="Arial" w:hAnsi="Arial" w:cs="Arial"/>
          <w:color w:val="000000"/>
          <w:sz w:val="36"/>
          <w:szCs w:val="36"/>
          <w:lang w:bidi="hi-IN"/>
        </w:rPr>
        <w:t>dBa#vAyaq nama#H || 7.2</w:t>
      </w:r>
    </w:p>
    <w:p w14:paraId="1DE5BF7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Pr>
          <w:rFonts w:ascii="Arial" w:hAnsi="Arial" w:cs="Arial"/>
          <w:color w:val="000000"/>
          <w:sz w:val="36"/>
          <w:szCs w:val="36"/>
          <w:lang w:bidi="hi-IN"/>
        </w:rPr>
        <w:tab/>
        <w:t xml:space="preserve"> anna(gm)# saqptah</w:t>
      </w:r>
      <w:r w:rsidR="00665208">
        <w:rPr>
          <w:rFonts w:ascii="Arial" w:hAnsi="Arial" w:cs="Arial"/>
          <w:color w:val="000000"/>
          <w:sz w:val="36"/>
          <w:szCs w:val="36"/>
          <w:lang w:bidi="hi-IN"/>
        </w:rPr>
        <w:t>O</w:t>
      </w:r>
      <w:r>
        <w:rPr>
          <w:rFonts w:ascii="Arial" w:hAnsi="Arial" w:cs="Arial"/>
          <w:color w:val="000000"/>
          <w:sz w:val="36"/>
          <w:szCs w:val="36"/>
          <w:lang w:bidi="hi-IN"/>
        </w:rPr>
        <w:t>#tA | saprAqNasya# prAqNaH | sa m</w:t>
      </w:r>
      <w:r w:rsidR="00665208">
        <w:rPr>
          <w:rFonts w:ascii="Arial" w:hAnsi="Arial" w:cs="Arial"/>
          <w:color w:val="000000"/>
          <w:sz w:val="36"/>
          <w:szCs w:val="36"/>
          <w:lang w:bidi="hi-IN"/>
        </w:rPr>
        <w:t>E</w:t>
      </w:r>
      <w:r>
        <w:rPr>
          <w:rFonts w:ascii="Arial" w:hAnsi="Arial" w:cs="Arial"/>
          <w:color w:val="000000"/>
          <w:sz w:val="36"/>
          <w:szCs w:val="36"/>
          <w:lang w:bidi="hi-IN"/>
        </w:rPr>
        <w:t xml:space="preserve"># dadAtu praqjAM </w:t>
      </w:r>
    </w:p>
    <w:p w14:paraId="11EE909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paqSUn puShTiqM ~MyaSa#H | prAqNasya# ca m</w:t>
      </w:r>
      <w:r w:rsidR="00665208">
        <w:rPr>
          <w:rFonts w:ascii="Arial" w:hAnsi="Arial" w:cs="Arial"/>
          <w:color w:val="000000"/>
          <w:sz w:val="36"/>
          <w:szCs w:val="36"/>
          <w:lang w:bidi="hi-IN"/>
        </w:rPr>
        <w:t>E</w:t>
      </w:r>
      <w:r>
        <w:rPr>
          <w:rFonts w:ascii="Arial" w:hAnsi="Arial" w:cs="Arial"/>
          <w:color w:val="000000"/>
          <w:sz w:val="36"/>
          <w:szCs w:val="36"/>
          <w:lang w:bidi="hi-IN"/>
        </w:rPr>
        <w:t xml:space="preserve"> prAqN</w:t>
      </w:r>
      <w:r w:rsidR="00665208">
        <w:rPr>
          <w:rFonts w:ascii="Arial" w:hAnsi="Arial" w:cs="Arial"/>
          <w:color w:val="000000"/>
          <w:sz w:val="36"/>
          <w:szCs w:val="36"/>
          <w:lang w:bidi="hi-IN"/>
        </w:rPr>
        <w:t>O</w:t>
      </w:r>
      <w:r>
        <w:rPr>
          <w:rFonts w:ascii="Arial" w:hAnsi="Arial" w:cs="Arial"/>
          <w:color w:val="000000"/>
          <w:sz w:val="36"/>
          <w:szCs w:val="36"/>
          <w:lang w:bidi="hi-IN"/>
        </w:rPr>
        <w:t xml:space="preserve"> BU#yAt | 7.3</w:t>
      </w:r>
    </w:p>
    <w:p w14:paraId="082DEDB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4.</w:t>
      </w:r>
      <w:r>
        <w:rPr>
          <w:rFonts w:ascii="Arial" w:hAnsi="Arial" w:cs="Arial"/>
          <w:color w:val="000000"/>
          <w:sz w:val="36"/>
          <w:szCs w:val="36"/>
          <w:lang w:bidi="hi-IN"/>
        </w:rPr>
        <w:tab/>
        <w:t xml:space="preserve"> kapilAnA(gm) rudrANA(gg) sthAn</w:t>
      </w:r>
      <w:r w:rsidR="00665208">
        <w:rPr>
          <w:rFonts w:ascii="Arial" w:hAnsi="Arial" w:cs="Arial"/>
          <w:color w:val="000000"/>
          <w:sz w:val="36"/>
          <w:szCs w:val="36"/>
          <w:lang w:bidi="hi-IN"/>
        </w:rPr>
        <w:t>E</w:t>
      </w:r>
      <w:r>
        <w:rPr>
          <w:rFonts w:ascii="Arial" w:hAnsi="Arial" w:cs="Arial"/>
          <w:color w:val="000000"/>
          <w:sz w:val="36"/>
          <w:szCs w:val="36"/>
          <w:lang w:bidi="hi-IN"/>
        </w:rPr>
        <w:t xml:space="preserve"> svat</w:t>
      </w:r>
      <w:r w:rsidR="00665208">
        <w:rPr>
          <w:rFonts w:ascii="Arial" w:hAnsi="Arial" w:cs="Arial"/>
          <w:color w:val="000000"/>
          <w:sz w:val="36"/>
          <w:szCs w:val="36"/>
          <w:lang w:bidi="hi-IN"/>
        </w:rPr>
        <w:t>E</w:t>
      </w:r>
      <w:r>
        <w:rPr>
          <w:rFonts w:ascii="Arial" w:hAnsi="Arial" w:cs="Arial"/>
          <w:color w:val="000000"/>
          <w:sz w:val="36"/>
          <w:szCs w:val="36"/>
          <w:lang w:bidi="hi-IN"/>
        </w:rPr>
        <w:t xml:space="preserve">ja#sA BAqni | </w:t>
      </w:r>
    </w:p>
    <w:p w14:paraId="650443F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kapilAnA(gm) rudrANInA(gg) sthAn</w:t>
      </w:r>
      <w:r w:rsidR="00665208">
        <w:rPr>
          <w:rFonts w:ascii="Arial" w:hAnsi="Arial" w:cs="Arial"/>
          <w:color w:val="000000"/>
          <w:sz w:val="36"/>
          <w:szCs w:val="36"/>
          <w:lang w:bidi="hi-IN"/>
        </w:rPr>
        <w:t>E</w:t>
      </w:r>
      <w:r>
        <w:rPr>
          <w:rFonts w:ascii="Arial" w:hAnsi="Arial" w:cs="Arial"/>
          <w:color w:val="000000"/>
          <w:sz w:val="36"/>
          <w:szCs w:val="36"/>
          <w:lang w:bidi="hi-IN"/>
        </w:rPr>
        <w:t xml:space="preserve"> svat</w:t>
      </w:r>
      <w:r w:rsidR="00665208">
        <w:rPr>
          <w:rFonts w:ascii="Arial" w:hAnsi="Arial" w:cs="Arial"/>
          <w:color w:val="000000"/>
          <w:sz w:val="36"/>
          <w:szCs w:val="36"/>
          <w:lang w:bidi="hi-IN"/>
        </w:rPr>
        <w:t>E</w:t>
      </w:r>
      <w:r>
        <w:rPr>
          <w:rFonts w:ascii="Arial" w:hAnsi="Arial" w:cs="Arial"/>
          <w:color w:val="000000"/>
          <w:sz w:val="36"/>
          <w:szCs w:val="36"/>
          <w:lang w:bidi="hi-IN"/>
        </w:rPr>
        <w:t>ja#sA BAqni | 7.4</w:t>
      </w:r>
    </w:p>
    <w:p w14:paraId="6FAF479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5.</w:t>
      </w:r>
      <w:r>
        <w:rPr>
          <w:rFonts w:ascii="Arial" w:hAnsi="Arial" w:cs="Arial"/>
          <w:color w:val="000000"/>
          <w:sz w:val="36"/>
          <w:szCs w:val="36"/>
          <w:lang w:bidi="hi-IN"/>
        </w:rPr>
        <w:tab/>
        <w:t xml:space="preserve"> </w:t>
      </w:r>
      <w:r w:rsidR="00665208">
        <w:rPr>
          <w:rFonts w:ascii="Arial" w:hAnsi="Arial" w:cs="Arial"/>
          <w:color w:val="000000"/>
          <w:sz w:val="36"/>
          <w:szCs w:val="36"/>
          <w:lang w:bidi="hi-IN"/>
        </w:rPr>
        <w:t>E</w:t>
      </w:r>
      <w:r>
        <w:rPr>
          <w:rFonts w:ascii="Arial" w:hAnsi="Arial" w:cs="Arial"/>
          <w:color w:val="000000"/>
          <w:sz w:val="36"/>
          <w:szCs w:val="36"/>
          <w:lang w:bidi="hi-IN"/>
        </w:rPr>
        <w:t>qSha vai prati#ShThit</w:t>
      </w:r>
      <w:r w:rsidR="00665208">
        <w:rPr>
          <w:rFonts w:ascii="Arial" w:hAnsi="Arial" w:cs="Arial"/>
          <w:color w:val="000000"/>
          <w:sz w:val="36"/>
          <w:szCs w:val="36"/>
          <w:lang w:bidi="hi-IN"/>
        </w:rPr>
        <w:t>O</w:t>
      </w:r>
      <w:r>
        <w:rPr>
          <w:rFonts w:ascii="Arial" w:hAnsi="Arial" w:cs="Arial"/>
          <w:color w:val="000000"/>
          <w:sz w:val="36"/>
          <w:szCs w:val="36"/>
          <w:lang w:bidi="hi-IN"/>
        </w:rPr>
        <w:t xml:space="preserve">q nAma# yaqj~jaH | sarva(gm)# haqvai tatraq prati#ShThitaM Bavati | </w:t>
      </w:r>
    </w:p>
    <w:p w14:paraId="32598FC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w:t>
      </w:r>
      <w:r w:rsidR="00665208">
        <w:rPr>
          <w:rFonts w:ascii="Arial" w:hAnsi="Arial" w:cs="Arial"/>
          <w:color w:val="000000"/>
          <w:sz w:val="36"/>
          <w:szCs w:val="36"/>
          <w:lang w:bidi="hi-IN"/>
        </w:rPr>
        <w:t>E</w:t>
      </w:r>
      <w:r>
        <w:rPr>
          <w:rFonts w:ascii="Arial" w:hAnsi="Arial" w:cs="Arial"/>
          <w:color w:val="000000"/>
          <w:sz w:val="36"/>
          <w:szCs w:val="36"/>
          <w:lang w:bidi="hi-IN"/>
        </w:rPr>
        <w:t>traiqt</w:t>
      </w:r>
      <w:r w:rsidR="00665208">
        <w:rPr>
          <w:rFonts w:ascii="Arial" w:hAnsi="Arial" w:cs="Arial"/>
          <w:color w:val="000000"/>
          <w:sz w:val="36"/>
          <w:szCs w:val="36"/>
          <w:lang w:bidi="hi-IN"/>
        </w:rPr>
        <w:t>E</w:t>
      </w:r>
      <w:r>
        <w:rPr>
          <w:rFonts w:ascii="Arial" w:hAnsi="Arial" w:cs="Arial"/>
          <w:color w:val="000000"/>
          <w:sz w:val="36"/>
          <w:szCs w:val="36"/>
          <w:lang w:bidi="hi-IN"/>
        </w:rPr>
        <w:t>na# yaqj~j</w:t>
      </w:r>
      <w:r w:rsidR="00665208">
        <w:rPr>
          <w:rFonts w:ascii="Arial" w:hAnsi="Arial" w:cs="Arial"/>
          <w:color w:val="000000"/>
          <w:sz w:val="36"/>
          <w:szCs w:val="36"/>
          <w:lang w:bidi="hi-IN"/>
        </w:rPr>
        <w:t>E</w:t>
      </w:r>
      <w:r>
        <w:rPr>
          <w:rFonts w:ascii="Arial" w:hAnsi="Arial" w:cs="Arial"/>
          <w:color w:val="000000"/>
          <w:sz w:val="36"/>
          <w:szCs w:val="36"/>
          <w:lang w:bidi="hi-IN"/>
        </w:rPr>
        <w:t>naq yaja#nt</w:t>
      </w:r>
      <w:r w:rsidR="00665208">
        <w:rPr>
          <w:rFonts w:ascii="Arial" w:hAnsi="Arial" w:cs="Arial"/>
          <w:color w:val="000000"/>
          <w:sz w:val="36"/>
          <w:szCs w:val="36"/>
          <w:lang w:bidi="hi-IN"/>
        </w:rPr>
        <w:t>E</w:t>
      </w:r>
      <w:r>
        <w:rPr>
          <w:rFonts w:ascii="Arial" w:hAnsi="Arial" w:cs="Arial"/>
          <w:color w:val="000000"/>
          <w:sz w:val="36"/>
          <w:szCs w:val="36"/>
          <w:lang w:bidi="hi-IN"/>
        </w:rPr>
        <w:t xml:space="preserve"> | 7.5</w:t>
      </w:r>
    </w:p>
    <w:p w14:paraId="30ED496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6.</w:t>
      </w:r>
      <w:r>
        <w:rPr>
          <w:rFonts w:ascii="Arial" w:hAnsi="Arial" w:cs="Arial"/>
          <w:color w:val="000000"/>
          <w:sz w:val="36"/>
          <w:szCs w:val="36"/>
          <w:lang w:bidi="hi-IN"/>
        </w:rPr>
        <w:tab/>
        <w:t xml:space="preserve"> Sabda-sparSa-rUpa-rasa-gandhA m</w:t>
      </w:r>
      <w:r w:rsidR="00665208">
        <w:rPr>
          <w:rFonts w:ascii="Arial" w:hAnsi="Arial" w:cs="Arial"/>
          <w:color w:val="000000"/>
          <w:sz w:val="36"/>
          <w:szCs w:val="36"/>
          <w:lang w:bidi="hi-IN"/>
        </w:rPr>
        <w:t>E</w:t>
      </w:r>
      <w:r>
        <w:rPr>
          <w:rFonts w:ascii="Arial" w:hAnsi="Arial" w:cs="Arial"/>
          <w:color w:val="000000"/>
          <w:sz w:val="36"/>
          <w:szCs w:val="36"/>
          <w:lang w:bidi="hi-IN"/>
        </w:rPr>
        <w:t># SuddhyaqntAqM jy</w:t>
      </w:r>
      <w:r w:rsidR="00665208">
        <w:rPr>
          <w:rFonts w:ascii="Arial" w:hAnsi="Arial" w:cs="Arial"/>
          <w:color w:val="000000"/>
          <w:sz w:val="36"/>
          <w:szCs w:val="36"/>
          <w:lang w:bidi="hi-IN"/>
        </w:rPr>
        <w:t>O</w:t>
      </w:r>
      <w:r>
        <w:rPr>
          <w:rFonts w:ascii="Arial" w:hAnsi="Arial" w:cs="Arial"/>
          <w:color w:val="000000"/>
          <w:sz w:val="36"/>
          <w:szCs w:val="36"/>
          <w:lang w:bidi="hi-IN"/>
        </w:rPr>
        <w:t xml:space="preserve">ti#-raqhaM </w:t>
      </w:r>
    </w:p>
    <w:p w14:paraId="1A2640F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~MviqrajA# vipAqpmA BU#yAsaq(gg)q svAhA$ | 7.6</w:t>
      </w:r>
    </w:p>
    <w:p w14:paraId="489765A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3237F4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7.</w:t>
      </w:r>
      <w:r>
        <w:rPr>
          <w:rFonts w:ascii="Arial" w:hAnsi="Arial" w:cs="Arial"/>
          <w:color w:val="000000"/>
          <w:sz w:val="36"/>
          <w:szCs w:val="36"/>
          <w:lang w:bidi="hi-IN"/>
        </w:rPr>
        <w:tab/>
        <w:t xml:space="preserve"> pRuqthiqvI m</w:t>
      </w:r>
      <w:r w:rsidR="00665208">
        <w:rPr>
          <w:rFonts w:ascii="Arial" w:hAnsi="Arial" w:cs="Arial"/>
          <w:color w:val="000000"/>
          <w:sz w:val="36"/>
          <w:szCs w:val="36"/>
          <w:lang w:bidi="hi-IN"/>
        </w:rPr>
        <w:t>E</w:t>
      </w:r>
      <w:r>
        <w:rPr>
          <w:rFonts w:ascii="Arial" w:hAnsi="Arial" w:cs="Arial"/>
          <w:color w:val="000000"/>
          <w:sz w:val="36"/>
          <w:szCs w:val="36"/>
          <w:lang w:bidi="hi-IN"/>
        </w:rPr>
        <w:t>q SarI#r</w:t>
      </w:r>
      <w:r w:rsidR="00665208">
        <w:rPr>
          <w:rFonts w:ascii="Arial" w:hAnsi="Arial" w:cs="Arial"/>
          <w:color w:val="000000"/>
          <w:sz w:val="36"/>
          <w:szCs w:val="36"/>
          <w:lang w:bidi="hi-IN"/>
        </w:rPr>
        <w:t>E</w:t>
      </w:r>
      <w:r>
        <w:rPr>
          <w:rFonts w:ascii="Arial" w:hAnsi="Arial" w:cs="Arial"/>
          <w:color w:val="000000"/>
          <w:sz w:val="36"/>
          <w:szCs w:val="36"/>
          <w:lang w:bidi="hi-IN"/>
        </w:rPr>
        <w:t xml:space="preserve"> SriqtA | SarI#raq(gm)q hRuda#y</w:t>
      </w:r>
      <w:r w:rsidR="00665208">
        <w:rPr>
          <w:rFonts w:ascii="Arial" w:hAnsi="Arial" w:cs="Arial"/>
          <w:color w:val="000000"/>
          <w:sz w:val="36"/>
          <w:szCs w:val="36"/>
          <w:lang w:bidi="hi-IN"/>
        </w:rPr>
        <w:t>E</w:t>
      </w:r>
      <w:r>
        <w:rPr>
          <w:rFonts w:ascii="Arial" w:hAnsi="Arial" w:cs="Arial"/>
          <w:color w:val="000000"/>
          <w:sz w:val="36"/>
          <w:szCs w:val="36"/>
          <w:lang w:bidi="hi-IN"/>
        </w:rPr>
        <w:t xml:space="preserve"> | hRuda#yaqM mayi# | </w:t>
      </w:r>
    </w:p>
    <w:p w14:paraId="33D7795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aqhamaqmRut</w:t>
      </w:r>
      <w:r w:rsidR="00665208">
        <w:rPr>
          <w:rFonts w:ascii="Arial" w:hAnsi="Arial" w:cs="Arial"/>
          <w:color w:val="000000"/>
          <w:sz w:val="36"/>
          <w:szCs w:val="36"/>
          <w:lang w:bidi="hi-IN"/>
        </w:rPr>
        <w:t>E</w:t>
      </w:r>
      <w:r>
        <w:rPr>
          <w:rFonts w:ascii="Arial" w:hAnsi="Arial" w:cs="Arial"/>
          <w:color w:val="000000"/>
          <w:sz w:val="36"/>
          <w:szCs w:val="36"/>
          <w:lang w:bidi="hi-IN"/>
        </w:rPr>
        <w:t>$ | aqmRutaqM brahma#Ni | 7.7</w:t>
      </w:r>
    </w:p>
    <w:p w14:paraId="6C56429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8.</w:t>
      </w:r>
      <w:r>
        <w:rPr>
          <w:rFonts w:ascii="Arial" w:hAnsi="Arial" w:cs="Arial"/>
          <w:color w:val="000000"/>
          <w:sz w:val="36"/>
          <w:szCs w:val="36"/>
          <w:lang w:bidi="hi-IN"/>
        </w:rPr>
        <w:tab/>
        <w:t xml:space="preserve"> aqvaqsyu#rasiq duva#svAqn raudr</w:t>
      </w:r>
      <w:r w:rsidR="00665208">
        <w:rPr>
          <w:rFonts w:ascii="Arial" w:hAnsi="Arial" w:cs="Arial"/>
          <w:color w:val="000000"/>
          <w:sz w:val="36"/>
          <w:szCs w:val="36"/>
          <w:lang w:bidi="hi-IN"/>
        </w:rPr>
        <w:t>E</w:t>
      </w:r>
      <w:r>
        <w:rPr>
          <w:rFonts w:ascii="Arial" w:hAnsi="Arial" w:cs="Arial"/>
          <w:color w:val="000000"/>
          <w:sz w:val="36"/>
          <w:szCs w:val="36"/>
          <w:lang w:bidi="hi-IN"/>
        </w:rPr>
        <w:t>qNAnI#k</w:t>
      </w:r>
      <w:r w:rsidR="00665208">
        <w:rPr>
          <w:rFonts w:ascii="Arial" w:hAnsi="Arial" w:cs="Arial"/>
          <w:color w:val="000000"/>
          <w:sz w:val="36"/>
          <w:szCs w:val="36"/>
          <w:lang w:bidi="hi-IN"/>
        </w:rPr>
        <w:t>E</w:t>
      </w:r>
      <w:r>
        <w:rPr>
          <w:rFonts w:ascii="Arial" w:hAnsi="Arial" w:cs="Arial"/>
          <w:color w:val="000000"/>
          <w:sz w:val="36"/>
          <w:szCs w:val="36"/>
          <w:lang w:bidi="hi-IN"/>
        </w:rPr>
        <w:t>na pAqhi mA$&amp;gn</w:t>
      </w:r>
      <w:r w:rsidR="00665208">
        <w:rPr>
          <w:rFonts w:ascii="Arial" w:hAnsi="Arial" w:cs="Arial"/>
          <w:color w:val="000000"/>
          <w:sz w:val="36"/>
          <w:szCs w:val="36"/>
          <w:lang w:bidi="hi-IN"/>
        </w:rPr>
        <w:t>E</w:t>
      </w:r>
      <w:r>
        <w:rPr>
          <w:rFonts w:ascii="Arial" w:hAnsi="Arial" w:cs="Arial"/>
          <w:color w:val="000000"/>
          <w:sz w:val="36"/>
          <w:szCs w:val="36"/>
          <w:lang w:bidi="hi-IN"/>
        </w:rPr>
        <w:t xml:space="preserve"> pipRuqhi </w:t>
      </w:r>
    </w:p>
    <w:p w14:paraId="444561B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mAq mA mA# hi(gm)sIH | 7.8</w:t>
      </w:r>
    </w:p>
    <w:p w14:paraId="34C3633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9.</w:t>
      </w:r>
      <w:r>
        <w:rPr>
          <w:rFonts w:ascii="Arial" w:hAnsi="Arial" w:cs="Arial"/>
          <w:color w:val="000000"/>
          <w:sz w:val="36"/>
          <w:szCs w:val="36"/>
          <w:lang w:bidi="hi-IN"/>
        </w:rPr>
        <w:tab/>
        <w:t xml:space="preserve"> praqjaqnaq itiq BUyA(gm)#saq-stasmAqdBUyi#ShThAqH prajA#yant</w:t>
      </w:r>
      <w:r w:rsidR="00665208">
        <w:rPr>
          <w:rFonts w:ascii="Arial" w:hAnsi="Arial" w:cs="Arial"/>
          <w:color w:val="000000"/>
          <w:sz w:val="36"/>
          <w:szCs w:val="36"/>
          <w:lang w:bidi="hi-IN"/>
        </w:rPr>
        <w:t>E</w:t>
      </w:r>
      <w:r>
        <w:rPr>
          <w:rFonts w:ascii="Arial" w:hAnsi="Arial" w:cs="Arial"/>
          <w:color w:val="000000"/>
          <w:sz w:val="36"/>
          <w:szCs w:val="36"/>
          <w:lang w:bidi="hi-IN"/>
        </w:rPr>
        <w:t xml:space="preserve">q tasmAqdBUyi#ShThAH </w:t>
      </w:r>
    </w:p>
    <w:p w14:paraId="46C1B00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 praqjana#n</w:t>
      </w:r>
      <w:r w:rsidR="00665208">
        <w:rPr>
          <w:rFonts w:ascii="Arial" w:hAnsi="Arial" w:cs="Arial"/>
          <w:color w:val="000000"/>
          <w:sz w:val="36"/>
          <w:szCs w:val="36"/>
          <w:lang w:bidi="hi-IN"/>
        </w:rPr>
        <w:t>E</w:t>
      </w:r>
      <w:r>
        <w:rPr>
          <w:rFonts w:ascii="Arial" w:hAnsi="Arial" w:cs="Arial"/>
          <w:color w:val="000000"/>
          <w:sz w:val="36"/>
          <w:szCs w:val="36"/>
          <w:lang w:bidi="hi-IN"/>
        </w:rPr>
        <w:t xml:space="preserve"> ramant</w:t>
      </w:r>
      <w:r w:rsidR="00665208">
        <w:rPr>
          <w:rFonts w:ascii="Arial" w:hAnsi="Arial" w:cs="Arial"/>
          <w:color w:val="000000"/>
          <w:sz w:val="36"/>
          <w:szCs w:val="36"/>
          <w:lang w:bidi="hi-IN"/>
        </w:rPr>
        <w:t>E</w:t>
      </w:r>
      <w:r>
        <w:rPr>
          <w:rFonts w:ascii="Arial" w:hAnsi="Arial" w:cs="Arial"/>
          <w:color w:val="000000"/>
          <w:sz w:val="36"/>
          <w:szCs w:val="36"/>
          <w:lang w:bidi="hi-IN"/>
        </w:rPr>
        <w:t xml:space="preserve"> | 7.9</w:t>
      </w:r>
    </w:p>
    <w:p w14:paraId="0F8B239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10.</w:t>
      </w:r>
      <w:r>
        <w:rPr>
          <w:rFonts w:ascii="Arial" w:hAnsi="Arial" w:cs="Arial"/>
          <w:color w:val="000000"/>
          <w:sz w:val="36"/>
          <w:szCs w:val="36"/>
          <w:lang w:bidi="hi-IN"/>
        </w:rPr>
        <w:tab/>
        <w:t>dhAqnABi# rjuh</w:t>
      </w:r>
      <w:r w:rsidR="00665208">
        <w:rPr>
          <w:rFonts w:ascii="Arial" w:hAnsi="Arial" w:cs="Arial"/>
          <w:color w:val="000000"/>
          <w:sz w:val="36"/>
          <w:szCs w:val="36"/>
          <w:lang w:bidi="hi-IN"/>
        </w:rPr>
        <w:t>O</w:t>
      </w:r>
      <w:r>
        <w:rPr>
          <w:rFonts w:ascii="Arial" w:hAnsi="Arial" w:cs="Arial"/>
          <w:color w:val="000000"/>
          <w:sz w:val="36"/>
          <w:szCs w:val="36"/>
          <w:lang w:bidi="hi-IN"/>
        </w:rPr>
        <w:t xml:space="preserve">ti | nakSha#trANAqM ~MvA </w:t>
      </w:r>
      <w:r w:rsidR="00665208">
        <w:rPr>
          <w:rFonts w:ascii="Arial" w:hAnsi="Arial" w:cs="Arial"/>
          <w:color w:val="000000"/>
          <w:sz w:val="36"/>
          <w:szCs w:val="36"/>
          <w:lang w:bidi="hi-IN"/>
        </w:rPr>
        <w:t>E</w:t>
      </w:r>
      <w:r>
        <w:rPr>
          <w:rFonts w:ascii="Arial" w:hAnsi="Arial" w:cs="Arial"/>
          <w:color w:val="000000"/>
          <w:sz w:val="36"/>
          <w:szCs w:val="36"/>
          <w:lang w:bidi="hi-IN"/>
        </w:rPr>
        <w:t xml:space="preserve">qtadrUqpaM | yaddhAqnAH | </w:t>
      </w:r>
    </w:p>
    <w:p w14:paraId="67DFFA1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yaddhAqnABi# rjuqh</w:t>
      </w:r>
      <w:r w:rsidR="00665208">
        <w:rPr>
          <w:rFonts w:ascii="Arial" w:hAnsi="Arial" w:cs="Arial"/>
          <w:color w:val="000000"/>
          <w:sz w:val="36"/>
          <w:szCs w:val="36"/>
          <w:lang w:bidi="hi-IN"/>
        </w:rPr>
        <w:t>O</w:t>
      </w:r>
      <w:r>
        <w:rPr>
          <w:rFonts w:ascii="Arial" w:hAnsi="Arial" w:cs="Arial"/>
          <w:color w:val="000000"/>
          <w:sz w:val="36"/>
          <w:szCs w:val="36"/>
          <w:lang w:bidi="hi-IN"/>
        </w:rPr>
        <w:t>ti# | nakSha#trANy</w:t>
      </w:r>
      <w:r w:rsidR="00665208">
        <w:rPr>
          <w:rFonts w:ascii="Arial" w:hAnsi="Arial" w:cs="Arial"/>
          <w:color w:val="000000"/>
          <w:sz w:val="36"/>
          <w:szCs w:val="36"/>
          <w:lang w:bidi="hi-IN"/>
        </w:rPr>
        <w:t>E</w:t>
      </w:r>
      <w:r>
        <w:rPr>
          <w:rFonts w:ascii="Arial" w:hAnsi="Arial" w:cs="Arial"/>
          <w:color w:val="000000"/>
          <w:sz w:val="36"/>
          <w:szCs w:val="36"/>
          <w:lang w:bidi="hi-IN"/>
        </w:rPr>
        <w:t>qva tatprI#NAti | 7.10</w:t>
      </w:r>
    </w:p>
    <w:p w14:paraId="16894534" w14:textId="1E9BD093" w:rsidR="00D91D60" w:rsidRPr="004B0D61" w:rsidRDefault="00D91D60" w:rsidP="00D91D60">
      <w:pPr>
        <w:autoSpaceDE w:val="0"/>
        <w:autoSpaceDN w:val="0"/>
        <w:adjustRightInd w:val="0"/>
        <w:spacing w:after="0" w:line="240" w:lineRule="auto"/>
        <w:rPr>
          <w:rFonts w:ascii="Arial" w:hAnsi="Arial" w:cs="Arial"/>
          <w:b/>
          <w:bCs/>
          <w:color w:val="000000"/>
          <w:sz w:val="36"/>
          <w:szCs w:val="36"/>
          <w:lang w:bidi="hi-IN"/>
        </w:rPr>
      </w:pPr>
      <w:r w:rsidRPr="004B0D61">
        <w:rPr>
          <w:rFonts w:ascii="Arial" w:hAnsi="Arial" w:cs="Arial"/>
          <w:b/>
          <w:bCs/>
          <w:color w:val="000000"/>
          <w:sz w:val="36"/>
          <w:szCs w:val="36"/>
          <w:lang w:bidi="hi-IN"/>
        </w:rPr>
        <w:lastRenderedPageBreak/>
        <w:t>1</w:t>
      </w:r>
      <w:r w:rsidR="00A5298C" w:rsidRPr="004B0D61">
        <w:rPr>
          <w:rFonts w:ascii="Arial" w:hAnsi="Arial" w:cs="Arial"/>
          <w:b/>
          <w:bCs/>
          <w:color w:val="000000"/>
          <w:sz w:val="36"/>
          <w:szCs w:val="36"/>
          <w:lang w:bidi="hi-IN"/>
        </w:rPr>
        <w:t>4</w:t>
      </w:r>
      <w:r w:rsidRPr="004B0D61">
        <w:rPr>
          <w:rFonts w:ascii="Arial" w:hAnsi="Arial" w:cs="Arial"/>
          <w:b/>
          <w:bCs/>
          <w:color w:val="000000"/>
          <w:sz w:val="36"/>
          <w:szCs w:val="36"/>
          <w:lang w:bidi="hi-IN"/>
        </w:rPr>
        <w:t>.7.</w:t>
      </w:r>
      <w:r w:rsidR="00035B1F">
        <w:rPr>
          <w:rFonts w:ascii="Arial" w:hAnsi="Arial" w:cs="Arial"/>
          <w:b/>
          <w:bCs/>
          <w:color w:val="000000"/>
          <w:sz w:val="36"/>
          <w:szCs w:val="36"/>
          <w:lang w:bidi="hi-IN"/>
        </w:rPr>
        <w:t>4</w:t>
      </w:r>
      <w:r w:rsidRPr="004B0D61">
        <w:rPr>
          <w:rFonts w:ascii="Arial" w:hAnsi="Arial" w:cs="Arial"/>
          <w:b/>
          <w:bCs/>
          <w:color w:val="000000"/>
          <w:sz w:val="36"/>
          <w:szCs w:val="36"/>
          <w:lang w:bidi="hi-IN"/>
        </w:rPr>
        <w:tab/>
      </w:r>
      <w:r w:rsidRPr="004B0D61">
        <w:rPr>
          <w:rFonts w:ascii="Arial" w:hAnsi="Arial" w:cs="Arial"/>
          <w:b/>
          <w:bCs/>
          <w:color w:val="000000"/>
          <w:sz w:val="36"/>
          <w:szCs w:val="36"/>
          <w:lang w:bidi="hi-IN"/>
        </w:rPr>
        <w:tab/>
        <w:t>ASIrvAdaM</w:t>
      </w:r>
    </w:p>
    <w:p w14:paraId="2B30AC5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an</w:t>
      </w:r>
      <w:r w:rsidR="00665208">
        <w:rPr>
          <w:rFonts w:ascii="Arial" w:hAnsi="Arial" w:cs="Arial"/>
          <w:color w:val="000000"/>
          <w:sz w:val="36"/>
          <w:szCs w:val="36"/>
          <w:lang w:bidi="hi-IN"/>
        </w:rPr>
        <w:t>E</w:t>
      </w:r>
      <w:r>
        <w:rPr>
          <w:rFonts w:ascii="Arial" w:hAnsi="Arial" w:cs="Arial"/>
          <w:color w:val="000000"/>
          <w:sz w:val="36"/>
          <w:szCs w:val="36"/>
          <w:lang w:bidi="hi-IN"/>
        </w:rPr>
        <w:t>na saptamavAra prayukta SrIrudra mahAmantra japa sahita madhvABiSh</w:t>
      </w:r>
      <w:r w:rsidR="00665208">
        <w:rPr>
          <w:rFonts w:ascii="Arial" w:hAnsi="Arial" w:cs="Arial"/>
          <w:color w:val="000000"/>
          <w:sz w:val="36"/>
          <w:szCs w:val="36"/>
          <w:lang w:bidi="hi-IN"/>
        </w:rPr>
        <w:t>E</w:t>
      </w:r>
      <w:r>
        <w:rPr>
          <w:rFonts w:ascii="Arial" w:hAnsi="Arial" w:cs="Arial"/>
          <w:color w:val="000000"/>
          <w:sz w:val="36"/>
          <w:szCs w:val="36"/>
          <w:lang w:bidi="hi-IN"/>
        </w:rPr>
        <w:t>k</w:t>
      </w:r>
      <w:r w:rsidR="00665208">
        <w:rPr>
          <w:rFonts w:ascii="Arial" w:hAnsi="Arial" w:cs="Arial"/>
          <w:color w:val="000000"/>
          <w:sz w:val="36"/>
          <w:szCs w:val="36"/>
          <w:lang w:bidi="hi-IN"/>
        </w:rPr>
        <w:t>E</w:t>
      </w:r>
      <w:r>
        <w:rPr>
          <w:rFonts w:ascii="Arial" w:hAnsi="Arial" w:cs="Arial"/>
          <w:color w:val="000000"/>
          <w:sz w:val="36"/>
          <w:szCs w:val="36"/>
          <w:lang w:bidi="hi-IN"/>
        </w:rPr>
        <w:t>na ca BagavAn sarvAtmakaH SrIvijayaH suprIta suprasann</w:t>
      </w:r>
      <w:r w:rsidR="00665208">
        <w:rPr>
          <w:rFonts w:ascii="Arial" w:hAnsi="Arial" w:cs="Arial"/>
          <w:color w:val="000000"/>
          <w:sz w:val="36"/>
          <w:szCs w:val="36"/>
          <w:lang w:bidi="hi-IN"/>
        </w:rPr>
        <w:t>O</w:t>
      </w:r>
      <w:r>
        <w:rPr>
          <w:rFonts w:ascii="Arial" w:hAnsi="Arial" w:cs="Arial"/>
          <w:color w:val="000000"/>
          <w:sz w:val="36"/>
          <w:szCs w:val="36"/>
          <w:lang w:bidi="hi-IN"/>
        </w:rPr>
        <w:t xml:space="preserve"> varad</w:t>
      </w:r>
      <w:r w:rsidR="00665208">
        <w:rPr>
          <w:rFonts w:ascii="Arial" w:hAnsi="Arial" w:cs="Arial"/>
          <w:color w:val="000000"/>
          <w:sz w:val="36"/>
          <w:szCs w:val="36"/>
          <w:lang w:bidi="hi-IN"/>
        </w:rPr>
        <w:t>O</w:t>
      </w:r>
      <w:r>
        <w:rPr>
          <w:rFonts w:ascii="Arial" w:hAnsi="Arial" w:cs="Arial"/>
          <w:color w:val="000000"/>
          <w:sz w:val="36"/>
          <w:szCs w:val="36"/>
          <w:lang w:bidi="hi-IN"/>
        </w:rPr>
        <w:t xml:space="preserve"> BUtvA, asya yajamAnasya sakuTuMbasya, atra AgatAnAM sarv</w:t>
      </w:r>
      <w:r w:rsidR="00665208">
        <w:rPr>
          <w:rFonts w:ascii="Arial" w:hAnsi="Arial" w:cs="Arial"/>
          <w:color w:val="000000"/>
          <w:sz w:val="36"/>
          <w:szCs w:val="36"/>
          <w:lang w:bidi="hi-IN"/>
        </w:rPr>
        <w:t>E</w:t>
      </w:r>
      <w:r>
        <w:rPr>
          <w:rFonts w:ascii="Arial" w:hAnsi="Arial" w:cs="Arial"/>
          <w:color w:val="000000"/>
          <w:sz w:val="36"/>
          <w:szCs w:val="36"/>
          <w:lang w:bidi="hi-IN"/>
        </w:rPr>
        <w:t>ShAM mahAjanAnAM, niKila BUmaNDala nivAsinAM an</w:t>
      </w:r>
      <w:r w:rsidR="00665208">
        <w:rPr>
          <w:rFonts w:ascii="Arial" w:hAnsi="Arial" w:cs="Arial"/>
          <w:color w:val="000000"/>
          <w:sz w:val="36"/>
          <w:szCs w:val="36"/>
          <w:lang w:bidi="hi-IN"/>
        </w:rPr>
        <w:t>E</w:t>
      </w:r>
      <w:r>
        <w:rPr>
          <w:rFonts w:ascii="Arial" w:hAnsi="Arial" w:cs="Arial"/>
          <w:color w:val="000000"/>
          <w:sz w:val="36"/>
          <w:szCs w:val="36"/>
          <w:lang w:bidi="hi-IN"/>
        </w:rPr>
        <w:t>ka k</w:t>
      </w:r>
      <w:r w:rsidR="00665208">
        <w:rPr>
          <w:rFonts w:ascii="Arial" w:hAnsi="Arial" w:cs="Arial"/>
          <w:color w:val="000000"/>
          <w:sz w:val="36"/>
          <w:szCs w:val="36"/>
          <w:lang w:bidi="hi-IN"/>
        </w:rPr>
        <w:t>O</w:t>
      </w:r>
      <w:r>
        <w:rPr>
          <w:rFonts w:ascii="Arial" w:hAnsi="Arial" w:cs="Arial"/>
          <w:color w:val="000000"/>
          <w:sz w:val="36"/>
          <w:szCs w:val="36"/>
          <w:lang w:bidi="hi-IN"/>
        </w:rPr>
        <w:t>TyArjjita kAma-kr</w:t>
      </w:r>
      <w:r w:rsidR="00665208">
        <w:rPr>
          <w:rFonts w:ascii="Arial" w:hAnsi="Arial" w:cs="Arial"/>
          <w:color w:val="000000"/>
          <w:sz w:val="36"/>
          <w:szCs w:val="36"/>
          <w:lang w:bidi="hi-IN"/>
        </w:rPr>
        <w:t>O</w:t>
      </w:r>
      <w:r>
        <w:rPr>
          <w:rFonts w:ascii="Arial" w:hAnsi="Arial" w:cs="Arial"/>
          <w:color w:val="000000"/>
          <w:sz w:val="36"/>
          <w:szCs w:val="36"/>
          <w:lang w:bidi="hi-IN"/>
        </w:rPr>
        <w:t>dha-l</w:t>
      </w:r>
      <w:r w:rsidR="00665208">
        <w:rPr>
          <w:rFonts w:ascii="Arial" w:hAnsi="Arial" w:cs="Arial"/>
          <w:color w:val="000000"/>
          <w:sz w:val="36"/>
          <w:szCs w:val="36"/>
          <w:lang w:bidi="hi-IN"/>
        </w:rPr>
        <w:t>O</w:t>
      </w:r>
      <w:r>
        <w:rPr>
          <w:rFonts w:ascii="Arial" w:hAnsi="Arial" w:cs="Arial"/>
          <w:color w:val="000000"/>
          <w:sz w:val="36"/>
          <w:szCs w:val="36"/>
          <w:lang w:bidi="hi-IN"/>
        </w:rPr>
        <w:t>Ba-m</w:t>
      </w:r>
      <w:r w:rsidR="00665208">
        <w:rPr>
          <w:rFonts w:ascii="Arial" w:hAnsi="Arial" w:cs="Arial"/>
          <w:color w:val="000000"/>
          <w:sz w:val="36"/>
          <w:szCs w:val="36"/>
          <w:lang w:bidi="hi-IN"/>
        </w:rPr>
        <w:t>O</w:t>
      </w:r>
      <w:r>
        <w:rPr>
          <w:rFonts w:ascii="Arial" w:hAnsi="Arial" w:cs="Arial"/>
          <w:color w:val="000000"/>
          <w:sz w:val="36"/>
          <w:szCs w:val="36"/>
          <w:lang w:bidi="hi-IN"/>
        </w:rPr>
        <w:t>ha- mada-mAthsaryAKya sakala duritaGnau SamanadvArA, mahaiSvaryAvyApti pradaSca BUyAditi Bavant</w:t>
      </w:r>
      <w:r w:rsidR="00665208">
        <w:rPr>
          <w:rFonts w:ascii="Arial" w:hAnsi="Arial" w:cs="Arial"/>
          <w:color w:val="000000"/>
          <w:sz w:val="36"/>
          <w:szCs w:val="36"/>
          <w:lang w:bidi="hi-IN"/>
        </w:rPr>
        <w:t>O</w:t>
      </w:r>
      <w:r>
        <w:rPr>
          <w:rFonts w:ascii="Arial" w:hAnsi="Arial" w:cs="Arial"/>
          <w:color w:val="000000"/>
          <w:sz w:val="36"/>
          <w:szCs w:val="36"/>
          <w:lang w:bidi="hi-IN"/>
        </w:rPr>
        <w:t xml:space="preserve"> mahAnt</w:t>
      </w:r>
      <w:r w:rsidR="00665208">
        <w:rPr>
          <w:rFonts w:ascii="Arial" w:hAnsi="Arial" w:cs="Arial"/>
          <w:color w:val="000000"/>
          <w:sz w:val="36"/>
          <w:szCs w:val="36"/>
          <w:lang w:bidi="hi-IN"/>
        </w:rPr>
        <w:t>O</w:t>
      </w:r>
      <w:r>
        <w:rPr>
          <w:rFonts w:ascii="Arial" w:hAnsi="Arial" w:cs="Arial"/>
          <w:color w:val="000000"/>
          <w:sz w:val="36"/>
          <w:szCs w:val="36"/>
          <w:lang w:bidi="hi-IN"/>
        </w:rPr>
        <w:t xml:space="preserve">-&amp;nugRuhNantu || </w:t>
      </w:r>
    </w:p>
    <w:p w14:paraId="055148C6" w14:textId="77777777" w:rsidR="00D91D60" w:rsidRDefault="00D91D60" w:rsidP="0020424F">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(tathAstu - iti brAhmaNa prati vacanaM)</w:t>
      </w:r>
    </w:p>
    <w:p w14:paraId="1A61975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CF8B6E8" w14:textId="7EA5B1C3" w:rsidR="00D91D60" w:rsidRPr="004B0D61" w:rsidRDefault="00D91D60" w:rsidP="00D91D60">
      <w:pPr>
        <w:autoSpaceDE w:val="0"/>
        <w:autoSpaceDN w:val="0"/>
        <w:adjustRightInd w:val="0"/>
        <w:spacing w:after="0" w:line="240" w:lineRule="auto"/>
        <w:rPr>
          <w:rFonts w:ascii="Arial" w:hAnsi="Arial" w:cs="Arial"/>
          <w:b/>
          <w:bCs/>
          <w:color w:val="000000"/>
          <w:sz w:val="36"/>
          <w:szCs w:val="36"/>
          <w:lang w:bidi="hi-IN"/>
        </w:rPr>
      </w:pPr>
      <w:r w:rsidRPr="004B0D61">
        <w:rPr>
          <w:rFonts w:ascii="Arial" w:hAnsi="Arial" w:cs="Arial"/>
          <w:b/>
          <w:bCs/>
          <w:color w:val="000000"/>
          <w:sz w:val="36"/>
          <w:szCs w:val="36"/>
          <w:lang w:bidi="hi-IN"/>
        </w:rPr>
        <w:t>1</w:t>
      </w:r>
      <w:r w:rsidR="004F1AE7" w:rsidRPr="004B0D61">
        <w:rPr>
          <w:rFonts w:ascii="Arial" w:hAnsi="Arial" w:cs="Arial"/>
          <w:b/>
          <w:bCs/>
          <w:color w:val="000000"/>
          <w:sz w:val="36"/>
          <w:szCs w:val="36"/>
          <w:lang w:bidi="hi-IN"/>
        </w:rPr>
        <w:t>4</w:t>
      </w:r>
      <w:r w:rsidRPr="004B0D61">
        <w:rPr>
          <w:rFonts w:ascii="Arial" w:hAnsi="Arial" w:cs="Arial"/>
          <w:b/>
          <w:bCs/>
          <w:color w:val="000000"/>
          <w:sz w:val="36"/>
          <w:szCs w:val="36"/>
          <w:lang w:bidi="hi-IN"/>
        </w:rPr>
        <w:t>.8</w:t>
      </w:r>
      <w:r w:rsidRPr="004B0D61">
        <w:rPr>
          <w:rFonts w:ascii="Arial" w:hAnsi="Arial" w:cs="Arial"/>
          <w:b/>
          <w:bCs/>
          <w:color w:val="000000"/>
          <w:sz w:val="36"/>
          <w:szCs w:val="36"/>
          <w:lang w:bidi="hi-IN"/>
        </w:rPr>
        <w:tab/>
        <w:t xml:space="preserve"> aShTamavAra aBiSh</w:t>
      </w:r>
      <w:r w:rsidR="00665208" w:rsidRPr="004B0D61">
        <w:rPr>
          <w:rFonts w:ascii="Arial" w:hAnsi="Arial" w:cs="Arial"/>
          <w:b/>
          <w:bCs/>
          <w:color w:val="000000"/>
          <w:sz w:val="36"/>
          <w:szCs w:val="36"/>
          <w:lang w:bidi="hi-IN"/>
        </w:rPr>
        <w:t>E</w:t>
      </w:r>
      <w:r w:rsidRPr="004B0D61">
        <w:rPr>
          <w:rFonts w:ascii="Arial" w:hAnsi="Arial" w:cs="Arial"/>
          <w:b/>
          <w:bCs/>
          <w:color w:val="000000"/>
          <w:sz w:val="36"/>
          <w:szCs w:val="36"/>
          <w:lang w:bidi="hi-IN"/>
        </w:rPr>
        <w:t>kaM - ikShurasaM</w:t>
      </w:r>
    </w:p>
    <w:p w14:paraId="5C8DC03D" w14:textId="10020CC9" w:rsidR="00D91D60" w:rsidRPr="004B0D61" w:rsidRDefault="00D91D60" w:rsidP="00D91D60">
      <w:pPr>
        <w:autoSpaceDE w:val="0"/>
        <w:autoSpaceDN w:val="0"/>
        <w:adjustRightInd w:val="0"/>
        <w:spacing w:after="0" w:line="240" w:lineRule="auto"/>
        <w:rPr>
          <w:rFonts w:ascii="Arial" w:hAnsi="Arial" w:cs="Arial"/>
          <w:b/>
          <w:bCs/>
          <w:color w:val="000000"/>
          <w:sz w:val="36"/>
          <w:szCs w:val="36"/>
          <w:lang w:bidi="hi-IN"/>
        </w:rPr>
      </w:pPr>
      <w:r w:rsidRPr="004B0D61">
        <w:rPr>
          <w:rFonts w:ascii="Arial" w:hAnsi="Arial" w:cs="Arial"/>
          <w:b/>
          <w:bCs/>
          <w:color w:val="000000"/>
          <w:sz w:val="36"/>
          <w:szCs w:val="36"/>
          <w:lang w:bidi="hi-IN"/>
        </w:rPr>
        <w:t>1</w:t>
      </w:r>
      <w:r w:rsidR="004F1AE7" w:rsidRPr="004B0D61">
        <w:rPr>
          <w:rFonts w:ascii="Arial" w:hAnsi="Arial" w:cs="Arial"/>
          <w:b/>
          <w:bCs/>
          <w:color w:val="000000"/>
          <w:sz w:val="36"/>
          <w:szCs w:val="36"/>
          <w:lang w:bidi="hi-IN"/>
        </w:rPr>
        <w:t>4</w:t>
      </w:r>
      <w:r w:rsidRPr="004B0D61">
        <w:rPr>
          <w:rFonts w:ascii="Arial" w:hAnsi="Arial" w:cs="Arial"/>
          <w:b/>
          <w:bCs/>
          <w:color w:val="000000"/>
          <w:sz w:val="36"/>
          <w:szCs w:val="36"/>
          <w:lang w:bidi="hi-IN"/>
        </w:rPr>
        <w:t>.8.1</w:t>
      </w:r>
      <w:r w:rsidRPr="004B0D61">
        <w:rPr>
          <w:rFonts w:ascii="Arial" w:hAnsi="Arial" w:cs="Arial"/>
          <w:b/>
          <w:bCs/>
          <w:color w:val="000000"/>
          <w:sz w:val="36"/>
          <w:szCs w:val="36"/>
          <w:lang w:bidi="hi-IN"/>
        </w:rPr>
        <w:tab/>
        <w:t xml:space="preserve"> aShTam</w:t>
      </w:r>
      <w:r w:rsidR="00665208" w:rsidRPr="004B0D61">
        <w:rPr>
          <w:rFonts w:ascii="Arial" w:hAnsi="Arial" w:cs="Arial"/>
          <w:b/>
          <w:bCs/>
          <w:color w:val="000000"/>
          <w:sz w:val="36"/>
          <w:szCs w:val="36"/>
          <w:lang w:bidi="hi-IN"/>
        </w:rPr>
        <w:t>O</w:t>
      </w:r>
      <w:r w:rsidRPr="004B0D61">
        <w:rPr>
          <w:rFonts w:ascii="Arial" w:hAnsi="Arial" w:cs="Arial"/>
          <w:b/>
          <w:bCs/>
          <w:color w:val="000000"/>
          <w:sz w:val="36"/>
          <w:szCs w:val="36"/>
          <w:lang w:bidi="hi-IN"/>
        </w:rPr>
        <w:t xml:space="preserve"> &amp;nuvAkaH</w:t>
      </w:r>
    </w:p>
    <w:p w14:paraId="606DBFD1" w14:textId="77777777" w:rsidR="004B0D61" w:rsidRDefault="004B0D61" w:rsidP="00D91D60">
      <w:pPr>
        <w:autoSpaceDE w:val="0"/>
        <w:autoSpaceDN w:val="0"/>
        <w:adjustRightInd w:val="0"/>
        <w:spacing w:after="0" w:line="240" w:lineRule="auto"/>
        <w:rPr>
          <w:rFonts w:ascii="Arial" w:hAnsi="Arial" w:cs="Arial"/>
          <w:color w:val="000000"/>
          <w:sz w:val="36"/>
          <w:szCs w:val="36"/>
          <w:lang w:bidi="hi-IN"/>
        </w:rPr>
      </w:pPr>
    </w:p>
    <w:p w14:paraId="4514DBD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iqddhmaSca#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t>baqrhiSca#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v</w:t>
      </w:r>
      <w:r w:rsidR="00665208">
        <w:rPr>
          <w:rFonts w:ascii="Arial" w:hAnsi="Arial" w:cs="Arial"/>
          <w:color w:val="000000"/>
          <w:sz w:val="36"/>
          <w:szCs w:val="36"/>
          <w:lang w:bidi="hi-IN"/>
        </w:rPr>
        <w:t>E</w:t>
      </w:r>
      <w:r>
        <w:rPr>
          <w:rFonts w:ascii="Arial" w:hAnsi="Arial" w:cs="Arial"/>
          <w:color w:val="000000"/>
          <w:sz w:val="36"/>
          <w:szCs w:val="36"/>
          <w:lang w:bidi="hi-IN"/>
        </w:rPr>
        <w:t>di#Sca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dhiShNi#yASca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p>
    <w:p w14:paraId="4C41E43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sruca#Sca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t>camaqsASca#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t>grAvA#NaSca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svara#vaSca ma,</w:t>
      </w:r>
    </w:p>
    <w:p w14:paraId="16DC5B5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EA9A24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uparaqvASca#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t>&amp;dhiqShava#N</w:t>
      </w:r>
      <w:r w:rsidR="00665208">
        <w:rPr>
          <w:rFonts w:ascii="Arial" w:hAnsi="Arial" w:cs="Arial"/>
          <w:color w:val="000000"/>
          <w:sz w:val="36"/>
          <w:szCs w:val="36"/>
          <w:lang w:bidi="hi-IN"/>
        </w:rPr>
        <w:t>E</w:t>
      </w:r>
      <w:r>
        <w:rPr>
          <w:rFonts w:ascii="Arial" w:hAnsi="Arial" w:cs="Arial"/>
          <w:color w:val="000000"/>
          <w:sz w:val="36"/>
          <w:szCs w:val="36"/>
          <w:lang w:bidi="hi-IN"/>
        </w:rPr>
        <w:t xml:space="preserve"> ca m</w:t>
      </w:r>
      <w:r w:rsidR="00665208">
        <w:rPr>
          <w:rFonts w:ascii="Arial" w:hAnsi="Arial" w:cs="Arial"/>
          <w:color w:val="000000"/>
          <w:sz w:val="36"/>
          <w:szCs w:val="36"/>
          <w:lang w:bidi="hi-IN"/>
        </w:rPr>
        <w:t>E</w:t>
      </w:r>
      <w:r>
        <w:rPr>
          <w:rFonts w:ascii="Arial" w:hAnsi="Arial" w:cs="Arial"/>
          <w:color w:val="000000"/>
          <w:sz w:val="36"/>
          <w:szCs w:val="36"/>
          <w:lang w:bidi="hi-IN"/>
        </w:rPr>
        <w:t>, dr</w:t>
      </w:r>
      <w:r w:rsidR="00665208">
        <w:rPr>
          <w:rFonts w:ascii="Arial" w:hAnsi="Arial" w:cs="Arial"/>
          <w:color w:val="000000"/>
          <w:sz w:val="36"/>
          <w:szCs w:val="36"/>
          <w:lang w:bidi="hi-IN"/>
        </w:rPr>
        <w:t>O</w:t>
      </w:r>
      <w:r>
        <w:rPr>
          <w:rFonts w:ascii="Arial" w:hAnsi="Arial" w:cs="Arial"/>
          <w:color w:val="000000"/>
          <w:sz w:val="36"/>
          <w:szCs w:val="36"/>
          <w:lang w:bidi="hi-IN"/>
        </w:rPr>
        <w:t>NakalaqSaSca# m</w:t>
      </w:r>
      <w:r w:rsidR="00665208">
        <w:rPr>
          <w:rFonts w:ascii="Arial" w:hAnsi="Arial" w:cs="Arial"/>
          <w:color w:val="000000"/>
          <w:sz w:val="36"/>
          <w:szCs w:val="36"/>
          <w:lang w:bidi="hi-IN"/>
        </w:rPr>
        <w:t>E</w:t>
      </w:r>
      <w:r>
        <w:rPr>
          <w:rFonts w:ascii="Arial" w:hAnsi="Arial" w:cs="Arial"/>
          <w:color w:val="000000"/>
          <w:sz w:val="36"/>
          <w:szCs w:val="36"/>
          <w:lang w:bidi="hi-IN"/>
        </w:rPr>
        <w:t>, vAyaqvyA#ni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6CC4418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pUtaqBRucca# ma,</w:t>
      </w:r>
      <w:r>
        <w:rPr>
          <w:rFonts w:ascii="Arial" w:hAnsi="Arial" w:cs="Arial"/>
          <w:color w:val="000000"/>
          <w:sz w:val="36"/>
          <w:szCs w:val="36"/>
          <w:lang w:bidi="hi-IN"/>
        </w:rPr>
        <w:tab/>
      </w:r>
      <w:r>
        <w:rPr>
          <w:rFonts w:ascii="Arial" w:hAnsi="Arial" w:cs="Arial"/>
          <w:color w:val="000000"/>
          <w:sz w:val="36"/>
          <w:szCs w:val="36"/>
          <w:lang w:bidi="hi-IN"/>
        </w:rPr>
        <w:tab/>
        <w:t>AdhavaqnIya#Sca maq, AgnI$dhraM ca m</w:t>
      </w:r>
      <w:r w:rsidR="00665208">
        <w:rPr>
          <w:rFonts w:ascii="Arial" w:hAnsi="Arial" w:cs="Arial"/>
          <w:color w:val="000000"/>
          <w:sz w:val="36"/>
          <w:szCs w:val="36"/>
          <w:lang w:bidi="hi-IN"/>
        </w:rPr>
        <w:t>E</w:t>
      </w:r>
      <w:r>
        <w:rPr>
          <w:rFonts w:ascii="Arial" w:hAnsi="Arial" w:cs="Arial"/>
          <w:color w:val="000000"/>
          <w:sz w:val="36"/>
          <w:szCs w:val="36"/>
          <w:lang w:bidi="hi-IN"/>
        </w:rPr>
        <w:t>, haviqrdhAna#M ca m</w:t>
      </w:r>
      <w:r w:rsidR="00665208">
        <w:rPr>
          <w:rFonts w:ascii="Arial" w:hAnsi="Arial" w:cs="Arial"/>
          <w:color w:val="000000"/>
          <w:sz w:val="36"/>
          <w:szCs w:val="36"/>
          <w:lang w:bidi="hi-IN"/>
        </w:rPr>
        <w:t>E</w:t>
      </w:r>
      <w:r>
        <w:rPr>
          <w:rFonts w:ascii="Arial" w:hAnsi="Arial" w:cs="Arial"/>
          <w:color w:val="000000"/>
          <w:sz w:val="36"/>
          <w:szCs w:val="36"/>
          <w:lang w:bidi="hi-IN"/>
        </w:rPr>
        <w:t>,</w:t>
      </w:r>
    </w:p>
    <w:p w14:paraId="4013DFC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 </w:t>
      </w:r>
    </w:p>
    <w:p w14:paraId="557C53B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gRuqhASca#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t>sada#Sca m</w:t>
      </w:r>
      <w:r w:rsidR="00665208">
        <w:rPr>
          <w:rFonts w:ascii="Arial" w:hAnsi="Arial" w:cs="Arial"/>
          <w:color w:val="000000"/>
          <w:sz w:val="36"/>
          <w:szCs w:val="36"/>
          <w:lang w:bidi="hi-IN"/>
        </w:rPr>
        <w:t>E</w:t>
      </w:r>
      <w:r>
        <w:rPr>
          <w:rFonts w:ascii="Arial" w:hAnsi="Arial" w:cs="Arial"/>
          <w:color w:val="000000"/>
          <w:sz w:val="36"/>
          <w:szCs w:val="36"/>
          <w:lang w:bidi="hi-IN"/>
        </w:rPr>
        <w:t>, pur</w:t>
      </w:r>
      <w:r w:rsidR="00665208">
        <w:rPr>
          <w:rFonts w:ascii="Arial" w:hAnsi="Arial" w:cs="Arial"/>
          <w:color w:val="000000"/>
          <w:sz w:val="36"/>
          <w:szCs w:val="36"/>
          <w:lang w:bidi="hi-IN"/>
        </w:rPr>
        <w:t>O</w:t>
      </w:r>
      <w:r>
        <w:rPr>
          <w:rFonts w:ascii="Arial" w:hAnsi="Arial" w:cs="Arial"/>
          <w:color w:val="000000"/>
          <w:sz w:val="36"/>
          <w:szCs w:val="36"/>
          <w:lang w:bidi="hi-IN"/>
        </w:rPr>
        <w:t>qDASA$Sca m</w:t>
      </w:r>
      <w:r w:rsidR="00665208">
        <w:rPr>
          <w:rFonts w:ascii="Arial" w:hAnsi="Arial" w:cs="Arial"/>
          <w:color w:val="000000"/>
          <w:sz w:val="36"/>
          <w:szCs w:val="36"/>
          <w:lang w:bidi="hi-IN"/>
        </w:rPr>
        <w:t>E</w:t>
      </w:r>
      <w:r>
        <w:rPr>
          <w:rFonts w:ascii="Arial" w:hAnsi="Arial" w:cs="Arial"/>
          <w:color w:val="000000"/>
          <w:sz w:val="36"/>
          <w:szCs w:val="36"/>
          <w:lang w:bidi="hi-IN"/>
        </w:rPr>
        <w:t>, pacaqtASca# m</w:t>
      </w:r>
      <w:r w:rsidR="00665208">
        <w:rPr>
          <w:rFonts w:ascii="Arial" w:hAnsi="Arial" w:cs="Arial"/>
          <w:color w:val="000000"/>
          <w:sz w:val="36"/>
          <w:szCs w:val="36"/>
          <w:lang w:bidi="hi-IN"/>
        </w:rPr>
        <w:t>E</w:t>
      </w:r>
      <w:r>
        <w:rPr>
          <w:rFonts w:ascii="Arial" w:hAnsi="Arial" w:cs="Arial"/>
          <w:color w:val="000000"/>
          <w:sz w:val="36"/>
          <w:szCs w:val="36"/>
          <w:lang w:bidi="hi-IN"/>
        </w:rPr>
        <w:t>,</w:t>
      </w:r>
    </w:p>
    <w:p w14:paraId="1DA49AC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&amp;vaBRuqthaSca#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t>svagAkAqraSca#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 8 (22) </w:t>
      </w:r>
    </w:p>
    <w:p w14:paraId="4ED385F6" w14:textId="0C8C3296"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SAntiqH SAntiqH SAnti#H || </w:t>
      </w:r>
    </w:p>
    <w:p w14:paraId="5EC78325" w14:textId="77777777" w:rsidR="00B9796D" w:rsidRDefault="00B9796D" w:rsidP="00D91D60">
      <w:pPr>
        <w:autoSpaceDE w:val="0"/>
        <w:autoSpaceDN w:val="0"/>
        <w:adjustRightInd w:val="0"/>
        <w:spacing w:after="0" w:line="240" w:lineRule="auto"/>
        <w:rPr>
          <w:rFonts w:ascii="Arial" w:hAnsi="Arial" w:cs="Arial"/>
          <w:color w:val="000000"/>
          <w:sz w:val="36"/>
          <w:szCs w:val="36"/>
          <w:lang w:bidi="hi-IN"/>
        </w:rPr>
      </w:pPr>
    </w:p>
    <w:p w14:paraId="20BC3556" w14:textId="77777777" w:rsidR="00B9796D" w:rsidRDefault="00B9796D" w:rsidP="00D91D60">
      <w:pPr>
        <w:autoSpaceDE w:val="0"/>
        <w:autoSpaceDN w:val="0"/>
        <w:adjustRightInd w:val="0"/>
        <w:spacing w:after="0" w:line="240" w:lineRule="auto"/>
        <w:rPr>
          <w:rFonts w:ascii="Arial" w:hAnsi="Arial" w:cs="Arial"/>
          <w:color w:val="000000"/>
          <w:sz w:val="36"/>
          <w:szCs w:val="36"/>
          <w:lang w:bidi="hi-IN"/>
        </w:rPr>
      </w:pPr>
    </w:p>
    <w:p w14:paraId="2ED98B52" w14:textId="6FB3DB8D" w:rsidR="00B9796D" w:rsidRDefault="00B9796D" w:rsidP="00B9796D">
      <w:pPr>
        <w:autoSpaceDE w:val="0"/>
        <w:autoSpaceDN w:val="0"/>
        <w:adjustRightInd w:val="0"/>
        <w:spacing w:after="0" w:line="240" w:lineRule="auto"/>
        <w:rPr>
          <w:rFonts w:ascii="Arial" w:hAnsi="Arial" w:cs="Arial"/>
          <w:b/>
          <w:bCs/>
          <w:color w:val="000000"/>
          <w:sz w:val="36"/>
          <w:szCs w:val="36"/>
          <w:lang w:bidi="hi-IN"/>
        </w:rPr>
      </w:pPr>
      <w:r w:rsidRPr="00E20008">
        <w:rPr>
          <w:rFonts w:ascii="Arial" w:hAnsi="Arial" w:cs="Arial"/>
          <w:b/>
          <w:bCs/>
          <w:color w:val="000000"/>
          <w:sz w:val="36"/>
          <w:szCs w:val="36"/>
          <w:lang w:bidi="hi-IN"/>
        </w:rPr>
        <w:lastRenderedPageBreak/>
        <w:t>14.</w:t>
      </w:r>
      <w:r>
        <w:rPr>
          <w:rFonts w:ascii="Arial" w:hAnsi="Arial" w:cs="Arial"/>
          <w:b/>
          <w:bCs/>
          <w:color w:val="000000"/>
          <w:sz w:val="36"/>
          <w:szCs w:val="36"/>
          <w:lang w:bidi="hi-IN"/>
        </w:rPr>
        <w:t>8</w:t>
      </w:r>
      <w:r w:rsidRPr="00E20008">
        <w:rPr>
          <w:rFonts w:ascii="Arial" w:hAnsi="Arial" w:cs="Arial"/>
          <w:b/>
          <w:bCs/>
          <w:color w:val="000000"/>
          <w:sz w:val="36"/>
          <w:szCs w:val="36"/>
          <w:lang w:bidi="hi-IN"/>
        </w:rPr>
        <w:t>.2</w:t>
      </w:r>
      <w:r w:rsidRPr="00E20008">
        <w:rPr>
          <w:rFonts w:ascii="Arial" w:hAnsi="Arial" w:cs="Arial"/>
          <w:b/>
          <w:bCs/>
          <w:color w:val="000000"/>
          <w:sz w:val="36"/>
          <w:szCs w:val="36"/>
          <w:lang w:bidi="hi-IN"/>
        </w:rPr>
        <w:tab/>
        <w:t xml:space="preserve"> upacAra </w:t>
      </w:r>
      <w:r>
        <w:rPr>
          <w:rFonts w:ascii="Arial" w:hAnsi="Arial" w:cs="Arial"/>
          <w:b/>
          <w:bCs/>
          <w:color w:val="000000"/>
          <w:sz w:val="36"/>
          <w:szCs w:val="36"/>
          <w:lang w:bidi="hi-IN"/>
        </w:rPr>
        <w:t>pUjA</w:t>
      </w:r>
    </w:p>
    <w:p w14:paraId="75393600" w14:textId="77777777" w:rsidR="00B9796D" w:rsidRDefault="00B9796D" w:rsidP="00D91D60">
      <w:pPr>
        <w:autoSpaceDE w:val="0"/>
        <w:autoSpaceDN w:val="0"/>
        <w:adjustRightInd w:val="0"/>
        <w:spacing w:after="0" w:line="240" w:lineRule="auto"/>
        <w:rPr>
          <w:rFonts w:ascii="Arial" w:hAnsi="Arial" w:cs="Arial"/>
          <w:color w:val="000000"/>
          <w:sz w:val="36"/>
          <w:szCs w:val="36"/>
          <w:lang w:bidi="hi-IN"/>
        </w:rPr>
      </w:pPr>
    </w:p>
    <w:p w14:paraId="23C6FFE4" w14:textId="6F56EFC4"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amRutABiSh</w:t>
      </w:r>
      <w:r w:rsidR="00665208">
        <w:rPr>
          <w:rFonts w:ascii="Arial" w:hAnsi="Arial" w:cs="Arial"/>
          <w:color w:val="000000"/>
          <w:sz w:val="36"/>
          <w:szCs w:val="36"/>
          <w:lang w:bidi="hi-IN"/>
        </w:rPr>
        <w:t>E</w:t>
      </w:r>
      <w:r>
        <w:rPr>
          <w:rFonts w:ascii="Arial" w:hAnsi="Arial" w:cs="Arial"/>
          <w:color w:val="000000"/>
          <w:sz w:val="36"/>
          <w:szCs w:val="36"/>
          <w:lang w:bidi="hi-IN"/>
        </w:rPr>
        <w:t>k</w:t>
      </w:r>
      <w:r w:rsidR="00665208">
        <w:rPr>
          <w:rFonts w:ascii="Arial" w:hAnsi="Arial" w:cs="Arial"/>
          <w:color w:val="000000"/>
          <w:sz w:val="36"/>
          <w:szCs w:val="36"/>
          <w:lang w:bidi="hi-IN"/>
        </w:rPr>
        <w:t>O</w:t>
      </w:r>
      <w:r>
        <w:rPr>
          <w:rFonts w:ascii="Arial" w:hAnsi="Arial" w:cs="Arial"/>
          <w:color w:val="000000"/>
          <w:sz w:val="36"/>
          <w:szCs w:val="36"/>
          <w:lang w:bidi="hi-IN"/>
        </w:rPr>
        <w:t>&amp;stu | AvAhitAByaH sarvABy</w:t>
      </w:r>
      <w:r w:rsidR="00665208">
        <w:rPr>
          <w:rFonts w:ascii="Arial" w:hAnsi="Arial" w:cs="Arial"/>
          <w:color w:val="000000"/>
          <w:sz w:val="36"/>
          <w:szCs w:val="36"/>
          <w:lang w:bidi="hi-IN"/>
        </w:rPr>
        <w:t>O</w:t>
      </w:r>
      <w:r>
        <w:rPr>
          <w:rFonts w:ascii="Arial" w:hAnsi="Arial" w:cs="Arial"/>
          <w:color w:val="000000"/>
          <w:sz w:val="36"/>
          <w:szCs w:val="36"/>
          <w:lang w:bidi="hi-IN"/>
        </w:rPr>
        <w:t xml:space="preserve"> d</w:t>
      </w:r>
      <w:r w:rsidR="00665208">
        <w:rPr>
          <w:rFonts w:ascii="Arial" w:hAnsi="Arial" w:cs="Arial"/>
          <w:color w:val="000000"/>
          <w:sz w:val="36"/>
          <w:szCs w:val="36"/>
          <w:lang w:bidi="hi-IN"/>
        </w:rPr>
        <w:t>E</w:t>
      </w:r>
      <w:r>
        <w:rPr>
          <w:rFonts w:ascii="Arial" w:hAnsi="Arial" w:cs="Arial"/>
          <w:color w:val="000000"/>
          <w:sz w:val="36"/>
          <w:szCs w:val="36"/>
          <w:lang w:bidi="hi-IN"/>
        </w:rPr>
        <w:t>vatABy</w:t>
      </w:r>
      <w:r w:rsidR="00665208">
        <w:rPr>
          <w:rFonts w:ascii="Arial" w:hAnsi="Arial" w:cs="Arial"/>
          <w:color w:val="000000"/>
          <w:sz w:val="36"/>
          <w:szCs w:val="36"/>
          <w:lang w:bidi="hi-IN"/>
        </w:rPr>
        <w:t>O</w:t>
      </w:r>
      <w:r>
        <w:rPr>
          <w:rFonts w:ascii="Arial" w:hAnsi="Arial" w:cs="Arial"/>
          <w:color w:val="000000"/>
          <w:sz w:val="36"/>
          <w:szCs w:val="36"/>
          <w:lang w:bidi="hi-IN"/>
        </w:rPr>
        <w:t xml:space="preserve"> namaH | </w:t>
      </w:r>
    </w:p>
    <w:p w14:paraId="2453994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divya gandhAn dhArayAmi | puShpANi samarpayAmi | </w:t>
      </w:r>
    </w:p>
    <w:p w14:paraId="362C35A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balA#yaq nama#H | dhUpaM AGrApayAmi | bala#pramathanAyaq nama#H | </w:t>
      </w:r>
    </w:p>
    <w:p w14:paraId="5912062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dIpaM darSayAmi | dhUpa-dIpAnantaraM AcamanIyaM samarpayAmi | </w:t>
      </w:r>
    </w:p>
    <w:p w14:paraId="2381F303" w14:textId="58AA5681"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BUrBuvaqssuvaqH --------------. (naiv</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dya mantraM) | </w:t>
      </w:r>
    </w:p>
    <w:p w14:paraId="4B54777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277944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sarva#BUtadamanAyaq nama#H | kadaLIPalaM niv</w:t>
      </w:r>
      <w:r w:rsidR="00665208">
        <w:rPr>
          <w:rFonts w:ascii="Arial" w:hAnsi="Arial" w:cs="Arial"/>
          <w:color w:val="000000"/>
          <w:sz w:val="36"/>
          <w:szCs w:val="36"/>
          <w:lang w:bidi="hi-IN"/>
        </w:rPr>
        <w:t>E</w:t>
      </w:r>
      <w:r>
        <w:rPr>
          <w:rFonts w:ascii="Arial" w:hAnsi="Arial" w:cs="Arial"/>
          <w:color w:val="000000"/>
          <w:sz w:val="36"/>
          <w:szCs w:val="36"/>
          <w:lang w:bidi="hi-IN"/>
        </w:rPr>
        <w:t xml:space="preserve">dayAmi | </w:t>
      </w:r>
    </w:p>
    <w:p w14:paraId="40803A4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naiv</w:t>
      </w:r>
      <w:r w:rsidR="00665208">
        <w:rPr>
          <w:rFonts w:ascii="Arial" w:hAnsi="Arial" w:cs="Arial"/>
          <w:color w:val="000000"/>
          <w:sz w:val="36"/>
          <w:szCs w:val="36"/>
          <w:lang w:bidi="hi-IN"/>
        </w:rPr>
        <w:t>E</w:t>
      </w:r>
      <w:r>
        <w:rPr>
          <w:rFonts w:ascii="Arial" w:hAnsi="Arial" w:cs="Arial"/>
          <w:color w:val="000000"/>
          <w:sz w:val="36"/>
          <w:szCs w:val="36"/>
          <w:lang w:bidi="hi-IN"/>
        </w:rPr>
        <w:t xml:space="preserve">dyAnantaraM AcamanIyaM samarpayAmi | </w:t>
      </w:r>
    </w:p>
    <w:p w14:paraId="1249023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maqn</w:t>
      </w:r>
      <w:r w:rsidR="00665208">
        <w:rPr>
          <w:rFonts w:ascii="Arial" w:hAnsi="Arial" w:cs="Arial"/>
          <w:color w:val="000000"/>
          <w:sz w:val="36"/>
          <w:szCs w:val="36"/>
          <w:lang w:bidi="hi-IN"/>
        </w:rPr>
        <w:t>O</w:t>
      </w:r>
      <w:r>
        <w:rPr>
          <w:rFonts w:ascii="Arial" w:hAnsi="Arial" w:cs="Arial"/>
          <w:color w:val="000000"/>
          <w:sz w:val="36"/>
          <w:szCs w:val="36"/>
          <w:lang w:bidi="hi-IN"/>
        </w:rPr>
        <w:t>nma#nAyaq nama#H | karpUra tAMbUlaM niv</w:t>
      </w:r>
      <w:r w:rsidR="00665208">
        <w:rPr>
          <w:rFonts w:ascii="Arial" w:hAnsi="Arial" w:cs="Arial"/>
          <w:color w:val="000000"/>
          <w:sz w:val="36"/>
          <w:szCs w:val="36"/>
          <w:lang w:bidi="hi-IN"/>
        </w:rPr>
        <w:t>E</w:t>
      </w:r>
      <w:r>
        <w:rPr>
          <w:rFonts w:ascii="Arial" w:hAnsi="Arial" w:cs="Arial"/>
          <w:color w:val="000000"/>
          <w:sz w:val="36"/>
          <w:szCs w:val="36"/>
          <w:lang w:bidi="hi-IN"/>
        </w:rPr>
        <w:t xml:space="preserve">dayAmi | </w:t>
      </w:r>
    </w:p>
    <w:p w14:paraId="467ADEBA" w14:textId="77777777" w:rsidR="004B0D61" w:rsidRDefault="004B0D61" w:rsidP="00D91D60">
      <w:pPr>
        <w:autoSpaceDE w:val="0"/>
        <w:autoSpaceDN w:val="0"/>
        <w:adjustRightInd w:val="0"/>
        <w:spacing w:after="0" w:line="240" w:lineRule="auto"/>
        <w:rPr>
          <w:rFonts w:ascii="Arial" w:hAnsi="Arial" w:cs="Arial"/>
          <w:color w:val="000000"/>
          <w:sz w:val="36"/>
          <w:szCs w:val="36"/>
          <w:lang w:bidi="hi-IN"/>
        </w:rPr>
      </w:pPr>
    </w:p>
    <w:p w14:paraId="15E63CCA" w14:textId="72404921" w:rsidR="00D91D60" w:rsidRPr="004B0D61" w:rsidRDefault="00D91D60" w:rsidP="00D91D60">
      <w:pPr>
        <w:autoSpaceDE w:val="0"/>
        <w:autoSpaceDN w:val="0"/>
        <w:adjustRightInd w:val="0"/>
        <w:spacing w:after="0" w:line="240" w:lineRule="auto"/>
        <w:rPr>
          <w:rFonts w:ascii="Arial" w:hAnsi="Arial" w:cs="Arial"/>
          <w:b/>
          <w:bCs/>
          <w:color w:val="000000"/>
          <w:sz w:val="36"/>
          <w:szCs w:val="36"/>
          <w:lang w:bidi="hi-IN"/>
        </w:rPr>
      </w:pPr>
      <w:r w:rsidRPr="004B0D61">
        <w:rPr>
          <w:rFonts w:ascii="Arial" w:hAnsi="Arial" w:cs="Arial"/>
          <w:b/>
          <w:bCs/>
          <w:color w:val="000000"/>
          <w:sz w:val="36"/>
          <w:szCs w:val="36"/>
          <w:lang w:bidi="hi-IN"/>
        </w:rPr>
        <w:t>1</w:t>
      </w:r>
      <w:r w:rsidR="004F1AE7" w:rsidRPr="004B0D61">
        <w:rPr>
          <w:rFonts w:ascii="Arial" w:hAnsi="Arial" w:cs="Arial"/>
          <w:b/>
          <w:bCs/>
          <w:color w:val="000000"/>
          <w:sz w:val="36"/>
          <w:szCs w:val="36"/>
          <w:lang w:bidi="hi-IN"/>
        </w:rPr>
        <w:t>4</w:t>
      </w:r>
      <w:r w:rsidRPr="004B0D61">
        <w:rPr>
          <w:rFonts w:ascii="Arial" w:hAnsi="Arial" w:cs="Arial"/>
          <w:b/>
          <w:bCs/>
          <w:color w:val="000000"/>
          <w:sz w:val="36"/>
          <w:szCs w:val="36"/>
          <w:lang w:bidi="hi-IN"/>
        </w:rPr>
        <w:t>.8.</w:t>
      </w:r>
      <w:r w:rsidR="00C97074">
        <w:rPr>
          <w:rFonts w:ascii="Arial" w:hAnsi="Arial" w:cs="Arial"/>
          <w:b/>
          <w:bCs/>
          <w:color w:val="000000"/>
          <w:sz w:val="36"/>
          <w:szCs w:val="36"/>
          <w:lang w:bidi="hi-IN"/>
        </w:rPr>
        <w:t>3</w:t>
      </w:r>
      <w:r w:rsidRPr="004B0D61">
        <w:rPr>
          <w:rFonts w:ascii="Arial" w:hAnsi="Arial" w:cs="Arial"/>
          <w:b/>
          <w:bCs/>
          <w:color w:val="000000"/>
          <w:sz w:val="36"/>
          <w:szCs w:val="36"/>
          <w:lang w:bidi="hi-IN"/>
        </w:rPr>
        <w:tab/>
      </w:r>
      <w:r w:rsidRPr="004B0D61">
        <w:rPr>
          <w:rFonts w:ascii="Arial" w:hAnsi="Arial" w:cs="Arial"/>
          <w:b/>
          <w:bCs/>
          <w:color w:val="000000"/>
          <w:sz w:val="36"/>
          <w:szCs w:val="36"/>
          <w:lang w:bidi="hi-IN"/>
        </w:rPr>
        <w:tab/>
        <w:t>upacAra mantrAH</w:t>
      </w:r>
    </w:p>
    <w:p w14:paraId="3CB6D83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w:t>
      </w:r>
      <w:r>
        <w:rPr>
          <w:rFonts w:ascii="Arial" w:hAnsi="Arial" w:cs="Arial"/>
          <w:color w:val="000000"/>
          <w:sz w:val="36"/>
          <w:szCs w:val="36"/>
          <w:lang w:bidi="hi-IN"/>
        </w:rPr>
        <w:tab/>
        <w:t xml:space="preserve"> nAqrAqyaqNAya# viqdmah</w:t>
      </w:r>
      <w:r w:rsidR="00665208">
        <w:rPr>
          <w:rFonts w:ascii="Arial" w:hAnsi="Arial" w:cs="Arial"/>
          <w:color w:val="000000"/>
          <w:sz w:val="36"/>
          <w:szCs w:val="36"/>
          <w:lang w:bidi="hi-IN"/>
        </w:rPr>
        <w:t>E</w:t>
      </w:r>
      <w:r>
        <w:rPr>
          <w:rFonts w:ascii="Arial" w:hAnsi="Arial" w:cs="Arial"/>
          <w:color w:val="000000"/>
          <w:sz w:val="36"/>
          <w:szCs w:val="36"/>
          <w:lang w:bidi="hi-IN"/>
        </w:rPr>
        <w:t># vAsud</w:t>
      </w:r>
      <w:r w:rsidR="00665208">
        <w:rPr>
          <w:rFonts w:ascii="Arial" w:hAnsi="Arial" w:cs="Arial"/>
          <w:color w:val="000000"/>
          <w:sz w:val="36"/>
          <w:szCs w:val="36"/>
          <w:lang w:bidi="hi-IN"/>
        </w:rPr>
        <w:t>E</w:t>
      </w:r>
      <w:r>
        <w:rPr>
          <w:rFonts w:ascii="Arial" w:hAnsi="Arial" w:cs="Arial"/>
          <w:color w:val="000000"/>
          <w:sz w:val="36"/>
          <w:szCs w:val="36"/>
          <w:lang w:bidi="hi-IN"/>
        </w:rPr>
        <w:t>qvAya# dhImahi | tann</w:t>
      </w:r>
      <w:r w:rsidR="00665208">
        <w:rPr>
          <w:rFonts w:ascii="Arial" w:hAnsi="Arial" w:cs="Arial"/>
          <w:color w:val="000000"/>
          <w:sz w:val="36"/>
          <w:szCs w:val="36"/>
          <w:lang w:bidi="hi-IN"/>
        </w:rPr>
        <w:t>O</w:t>
      </w:r>
      <w:r>
        <w:rPr>
          <w:rFonts w:ascii="Arial" w:hAnsi="Arial" w:cs="Arial"/>
          <w:color w:val="000000"/>
          <w:sz w:val="36"/>
          <w:szCs w:val="36"/>
          <w:lang w:bidi="hi-IN"/>
        </w:rPr>
        <w:t># viShNuH prac</w:t>
      </w:r>
      <w:r w:rsidR="00665208">
        <w:rPr>
          <w:rFonts w:ascii="Arial" w:hAnsi="Arial" w:cs="Arial"/>
          <w:color w:val="000000"/>
          <w:sz w:val="36"/>
          <w:szCs w:val="36"/>
          <w:lang w:bidi="hi-IN"/>
        </w:rPr>
        <w:t>O</w:t>
      </w:r>
      <w:r>
        <w:rPr>
          <w:rFonts w:ascii="Arial" w:hAnsi="Arial" w:cs="Arial"/>
          <w:color w:val="000000"/>
          <w:sz w:val="36"/>
          <w:szCs w:val="36"/>
          <w:lang w:bidi="hi-IN"/>
        </w:rPr>
        <w:t>qdayA$t | 8.1</w:t>
      </w:r>
    </w:p>
    <w:p w14:paraId="4D909C3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w:t>
      </w:r>
      <w:r>
        <w:rPr>
          <w:rFonts w:ascii="Arial" w:hAnsi="Arial" w:cs="Arial"/>
          <w:color w:val="000000"/>
          <w:sz w:val="36"/>
          <w:szCs w:val="36"/>
          <w:lang w:bidi="hi-IN"/>
        </w:rPr>
        <w:tab/>
        <w:t xml:space="preserve"> vAqmaqd</w:t>
      </w:r>
      <w:r w:rsidR="00665208">
        <w:rPr>
          <w:rFonts w:ascii="Arial" w:hAnsi="Arial" w:cs="Arial"/>
          <w:color w:val="000000"/>
          <w:sz w:val="36"/>
          <w:szCs w:val="36"/>
          <w:lang w:bidi="hi-IN"/>
        </w:rPr>
        <w:t>E</w:t>
      </w:r>
      <w:r>
        <w:rPr>
          <w:rFonts w:ascii="Arial" w:hAnsi="Arial" w:cs="Arial"/>
          <w:color w:val="000000"/>
          <w:sz w:val="36"/>
          <w:szCs w:val="36"/>
          <w:lang w:bidi="hi-IN"/>
        </w:rPr>
        <w:t>qvAyaq nam</w:t>
      </w:r>
      <w:r w:rsidR="00665208">
        <w:rPr>
          <w:rFonts w:ascii="Arial" w:hAnsi="Arial" w:cs="Arial"/>
          <w:color w:val="000000"/>
          <w:sz w:val="36"/>
          <w:szCs w:val="36"/>
          <w:lang w:bidi="hi-IN"/>
        </w:rPr>
        <w:t>O</w:t>
      </w:r>
      <w:r>
        <w:rPr>
          <w:rFonts w:ascii="Arial" w:hAnsi="Arial" w:cs="Arial"/>
          <w:color w:val="000000"/>
          <w:sz w:val="36"/>
          <w:szCs w:val="36"/>
          <w:lang w:bidi="hi-IN"/>
        </w:rPr>
        <w:t>$ jy</w:t>
      </w:r>
      <w:r w:rsidR="00665208">
        <w:rPr>
          <w:rFonts w:ascii="Arial" w:hAnsi="Arial" w:cs="Arial"/>
          <w:color w:val="000000"/>
          <w:sz w:val="36"/>
          <w:szCs w:val="36"/>
          <w:lang w:bidi="hi-IN"/>
        </w:rPr>
        <w:t>E</w:t>
      </w:r>
      <w:r>
        <w:rPr>
          <w:rFonts w:ascii="Arial" w:hAnsi="Arial" w:cs="Arial"/>
          <w:color w:val="000000"/>
          <w:sz w:val="36"/>
          <w:szCs w:val="36"/>
          <w:lang w:bidi="hi-IN"/>
        </w:rPr>
        <w:t>qShThAyaq nama#H Sr</w:t>
      </w:r>
      <w:r w:rsidR="00665208">
        <w:rPr>
          <w:rFonts w:ascii="Arial" w:hAnsi="Arial" w:cs="Arial"/>
          <w:color w:val="000000"/>
          <w:sz w:val="36"/>
          <w:szCs w:val="36"/>
          <w:lang w:bidi="hi-IN"/>
        </w:rPr>
        <w:t>E</w:t>
      </w:r>
      <w:r>
        <w:rPr>
          <w:rFonts w:ascii="Arial" w:hAnsi="Arial" w:cs="Arial"/>
          <w:color w:val="000000"/>
          <w:sz w:val="36"/>
          <w:szCs w:val="36"/>
          <w:lang w:bidi="hi-IN"/>
        </w:rPr>
        <w:t>qShThAyaq nam</w:t>
      </w:r>
      <w:r w:rsidR="00665208">
        <w:rPr>
          <w:rFonts w:ascii="Arial" w:hAnsi="Arial" w:cs="Arial"/>
          <w:color w:val="000000"/>
          <w:sz w:val="36"/>
          <w:szCs w:val="36"/>
          <w:lang w:bidi="hi-IN"/>
        </w:rPr>
        <w:t>O</w:t>
      </w:r>
      <w:r>
        <w:rPr>
          <w:rFonts w:ascii="Arial" w:hAnsi="Arial" w:cs="Arial"/>
          <w:color w:val="000000"/>
          <w:sz w:val="36"/>
          <w:szCs w:val="36"/>
          <w:lang w:bidi="hi-IN"/>
        </w:rPr>
        <w:t># ruqdrAyaq namaqH kAlA#yaq namaqH kala#vikaraNAyaq nam</w:t>
      </w:r>
      <w:r w:rsidR="00665208">
        <w:rPr>
          <w:rFonts w:ascii="Arial" w:hAnsi="Arial" w:cs="Arial"/>
          <w:color w:val="000000"/>
          <w:sz w:val="36"/>
          <w:szCs w:val="36"/>
          <w:lang w:bidi="hi-IN"/>
        </w:rPr>
        <w:t>O</w:t>
      </w:r>
      <w:r>
        <w:rPr>
          <w:rFonts w:ascii="Arial" w:hAnsi="Arial" w:cs="Arial"/>
          <w:color w:val="000000"/>
          <w:sz w:val="36"/>
          <w:szCs w:val="36"/>
          <w:lang w:bidi="hi-IN"/>
        </w:rPr>
        <w:t>q bala#vikaraNAyaq nam</w:t>
      </w:r>
      <w:r w:rsidR="00665208">
        <w:rPr>
          <w:rFonts w:ascii="Arial" w:hAnsi="Arial" w:cs="Arial"/>
          <w:color w:val="000000"/>
          <w:sz w:val="36"/>
          <w:szCs w:val="36"/>
          <w:lang w:bidi="hi-IN"/>
        </w:rPr>
        <w:t>O</w:t>
      </w:r>
      <w:r>
        <w:rPr>
          <w:rFonts w:ascii="Arial" w:hAnsi="Arial" w:cs="Arial"/>
          <w:color w:val="000000"/>
          <w:sz w:val="36"/>
          <w:szCs w:val="36"/>
          <w:lang w:bidi="hi-IN"/>
        </w:rPr>
        <w:t>q balA#yaq nam</w:t>
      </w:r>
      <w:r w:rsidR="00665208">
        <w:rPr>
          <w:rFonts w:ascii="Arial" w:hAnsi="Arial" w:cs="Arial"/>
          <w:color w:val="000000"/>
          <w:sz w:val="36"/>
          <w:szCs w:val="36"/>
          <w:lang w:bidi="hi-IN"/>
        </w:rPr>
        <w:t>O</w:t>
      </w:r>
      <w:r>
        <w:rPr>
          <w:rFonts w:ascii="Arial" w:hAnsi="Arial" w:cs="Arial"/>
          <w:color w:val="000000"/>
          <w:sz w:val="36"/>
          <w:szCs w:val="36"/>
          <w:lang w:bidi="hi-IN"/>
        </w:rPr>
        <w:t>q bala#pramathanAyaq namaqH sarva#BUtadamanAyaq nam</w:t>
      </w:r>
      <w:r w:rsidR="00665208">
        <w:rPr>
          <w:rFonts w:ascii="Arial" w:hAnsi="Arial" w:cs="Arial"/>
          <w:color w:val="000000"/>
          <w:sz w:val="36"/>
          <w:szCs w:val="36"/>
          <w:lang w:bidi="hi-IN"/>
        </w:rPr>
        <w:t>O</w:t>
      </w:r>
      <w:r>
        <w:rPr>
          <w:rFonts w:ascii="Arial" w:hAnsi="Arial" w:cs="Arial"/>
          <w:color w:val="000000"/>
          <w:sz w:val="36"/>
          <w:szCs w:val="36"/>
          <w:lang w:bidi="hi-IN"/>
        </w:rPr>
        <w:t># maqn</w:t>
      </w:r>
      <w:r w:rsidR="00665208">
        <w:rPr>
          <w:rFonts w:ascii="Arial" w:hAnsi="Arial" w:cs="Arial"/>
          <w:color w:val="000000"/>
          <w:sz w:val="36"/>
          <w:szCs w:val="36"/>
          <w:lang w:bidi="hi-IN"/>
        </w:rPr>
        <w:t>O</w:t>
      </w:r>
      <w:r>
        <w:rPr>
          <w:rFonts w:ascii="Arial" w:hAnsi="Arial" w:cs="Arial"/>
          <w:color w:val="000000"/>
          <w:sz w:val="36"/>
          <w:szCs w:val="36"/>
          <w:lang w:bidi="hi-IN"/>
        </w:rPr>
        <w:t>nma#nAyaq nama#H | 8.2</w:t>
      </w:r>
    </w:p>
    <w:p w14:paraId="3FC6416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Pr>
          <w:rFonts w:ascii="Arial" w:hAnsi="Arial" w:cs="Arial"/>
          <w:color w:val="000000"/>
          <w:sz w:val="36"/>
          <w:szCs w:val="36"/>
          <w:lang w:bidi="hi-IN"/>
        </w:rPr>
        <w:tab/>
        <w:t xml:space="preserve"> dyauraqShTa h</w:t>
      </w:r>
      <w:r w:rsidR="00665208">
        <w:rPr>
          <w:rFonts w:ascii="Arial" w:hAnsi="Arial" w:cs="Arial"/>
          <w:color w:val="000000"/>
          <w:sz w:val="36"/>
          <w:szCs w:val="36"/>
          <w:lang w:bidi="hi-IN"/>
        </w:rPr>
        <w:t>O</w:t>
      </w:r>
      <w:r>
        <w:rPr>
          <w:rFonts w:ascii="Arial" w:hAnsi="Arial" w:cs="Arial"/>
          <w:color w:val="000000"/>
          <w:sz w:val="36"/>
          <w:szCs w:val="36"/>
          <w:lang w:bidi="hi-IN"/>
        </w:rPr>
        <w:t>#tA | s</w:t>
      </w:r>
      <w:r w:rsidR="00665208">
        <w:rPr>
          <w:rFonts w:ascii="Arial" w:hAnsi="Arial" w:cs="Arial"/>
          <w:color w:val="000000"/>
          <w:sz w:val="36"/>
          <w:szCs w:val="36"/>
          <w:lang w:bidi="hi-IN"/>
        </w:rPr>
        <w:t>O</w:t>
      </w:r>
      <w:r>
        <w:rPr>
          <w:rFonts w:ascii="Arial" w:hAnsi="Arial" w:cs="Arial"/>
          <w:color w:val="000000"/>
          <w:sz w:val="36"/>
          <w:szCs w:val="36"/>
          <w:lang w:bidi="hi-IN"/>
        </w:rPr>
        <w:t>#&amp;nA-dhRuqShyaH | sa m</w:t>
      </w:r>
      <w:r w:rsidR="00665208">
        <w:rPr>
          <w:rFonts w:ascii="Arial" w:hAnsi="Arial" w:cs="Arial"/>
          <w:color w:val="000000"/>
          <w:sz w:val="36"/>
          <w:szCs w:val="36"/>
          <w:lang w:bidi="hi-IN"/>
        </w:rPr>
        <w:t>E</w:t>
      </w:r>
      <w:r>
        <w:rPr>
          <w:rFonts w:ascii="Arial" w:hAnsi="Arial" w:cs="Arial"/>
          <w:color w:val="000000"/>
          <w:sz w:val="36"/>
          <w:szCs w:val="36"/>
          <w:lang w:bidi="hi-IN"/>
        </w:rPr>
        <w:t xml:space="preserve"># dadAtu praqjAM paqSUn </w:t>
      </w:r>
    </w:p>
    <w:p w14:paraId="33C7C83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puShTiqM ~MyaSa#H | aqnAqdhRuqShyaSca# BUyAsaM | 8.3</w:t>
      </w:r>
    </w:p>
    <w:p w14:paraId="1258978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4.</w:t>
      </w:r>
      <w:r>
        <w:rPr>
          <w:rFonts w:ascii="Arial" w:hAnsi="Arial" w:cs="Arial"/>
          <w:color w:val="000000"/>
          <w:sz w:val="36"/>
          <w:szCs w:val="36"/>
          <w:lang w:bidi="hi-IN"/>
        </w:rPr>
        <w:tab/>
        <w:t xml:space="preserve"> atil</w:t>
      </w:r>
      <w:r w:rsidR="00665208">
        <w:rPr>
          <w:rFonts w:ascii="Arial" w:hAnsi="Arial" w:cs="Arial"/>
          <w:color w:val="000000"/>
          <w:sz w:val="36"/>
          <w:szCs w:val="36"/>
          <w:lang w:bidi="hi-IN"/>
        </w:rPr>
        <w:t>O</w:t>
      </w:r>
      <w:r>
        <w:rPr>
          <w:rFonts w:ascii="Arial" w:hAnsi="Arial" w:cs="Arial"/>
          <w:color w:val="000000"/>
          <w:sz w:val="36"/>
          <w:szCs w:val="36"/>
          <w:lang w:bidi="hi-IN"/>
        </w:rPr>
        <w:t>hitAnA(gm) rudrANA(gg) sthAn</w:t>
      </w:r>
      <w:r w:rsidR="00665208">
        <w:rPr>
          <w:rFonts w:ascii="Arial" w:hAnsi="Arial" w:cs="Arial"/>
          <w:color w:val="000000"/>
          <w:sz w:val="36"/>
          <w:szCs w:val="36"/>
          <w:lang w:bidi="hi-IN"/>
        </w:rPr>
        <w:t>E</w:t>
      </w:r>
      <w:r>
        <w:rPr>
          <w:rFonts w:ascii="Arial" w:hAnsi="Arial" w:cs="Arial"/>
          <w:color w:val="000000"/>
          <w:sz w:val="36"/>
          <w:szCs w:val="36"/>
          <w:lang w:bidi="hi-IN"/>
        </w:rPr>
        <w:t xml:space="preserve"> svat</w:t>
      </w:r>
      <w:r w:rsidR="00665208">
        <w:rPr>
          <w:rFonts w:ascii="Arial" w:hAnsi="Arial" w:cs="Arial"/>
          <w:color w:val="000000"/>
          <w:sz w:val="36"/>
          <w:szCs w:val="36"/>
          <w:lang w:bidi="hi-IN"/>
        </w:rPr>
        <w:t>E</w:t>
      </w:r>
      <w:r>
        <w:rPr>
          <w:rFonts w:ascii="Arial" w:hAnsi="Arial" w:cs="Arial"/>
          <w:color w:val="000000"/>
          <w:sz w:val="36"/>
          <w:szCs w:val="36"/>
          <w:lang w:bidi="hi-IN"/>
        </w:rPr>
        <w:t xml:space="preserve">ja#sA BAqni | </w:t>
      </w:r>
    </w:p>
    <w:p w14:paraId="6BB9328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atil</w:t>
      </w:r>
      <w:r w:rsidR="00665208">
        <w:rPr>
          <w:rFonts w:ascii="Arial" w:hAnsi="Arial" w:cs="Arial"/>
          <w:color w:val="000000"/>
          <w:sz w:val="36"/>
          <w:szCs w:val="36"/>
          <w:lang w:bidi="hi-IN"/>
        </w:rPr>
        <w:t>O</w:t>
      </w:r>
      <w:r>
        <w:rPr>
          <w:rFonts w:ascii="Arial" w:hAnsi="Arial" w:cs="Arial"/>
          <w:color w:val="000000"/>
          <w:sz w:val="36"/>
          <w:szCs w:val="36"/>
          <w:lang w:bidi="hi-IN"/>
        </w:rPr>
        <w:t>hitInA(gm) rudrANInA(gg) sthAn</w:t>
      </w:r>
      <w:r w:rsidR="00665208">
        <w:rPr>
          <w:rFonts w:ascii="Arial" w:hAnsi="Arial" w:cs="Arial"/>
          <w:color w:val="000000"/>
          <w:sz w:val="36"/>
          <w:szCs w:val="36"/>
          <w:lang w:bidi="hi-IN"/>
        </w:rPr>
        <w:t>E</w:t>
      </w:r>
      <w:r>
        <w:rPr>
          <w:rFonts w:ascii="Arial" w:hAnsi="Arial" w:cs="Arial"/>
          <w:color w:val="000000"/>
          <w:sz w:val="36"/>
          <w:szCs w:val="36"/>
          <w:lang w:bidi="hi-IN"/>
        </w:rPr>
        <w:t xml:space="preserve"> svat</w:t>
      </w:r>
      <w:r w:rsidR="00665208">
        <w:rPr>
          <w:rFonts w:ascii="Arial" w:hAnsi="Arial" w:cs="Arial"/>
          <w:color w:val="000000"/>
          <w:sz w:val="36"/>
          <w:szCs w:val="36"/>
          <w:lang w:bidi="hi-IN"/>
        </w:rPr>
        <w:t>E</w:t>
      </w:r>
      <w:r>
        <w:rPr>
          <w:rFonts w:ascii="Arial" w:hAnsi="Arial" w:cs="Arial"/>
          <w:color w:val="000000"/>
          <w:sz w:val="36"/>
          <w:szCs w:val="36"/>
          <w:lang w:bidi="hi-IN"/>
        </w:rPr>
        <w:t>ja#sA BAqni | 8.4</w:t>
      </w:r>
    </w:p>
    <w:p w14:paraId="3AD4A99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5.</w:t>
      </w:r>
      <w:r>
        <w:rPr>
          <w:rFonts w:ascii="Arial" w:hAnsi="Arial" w:cs="Arial"/>
          <w:color w:val="000000"/>
          <w:sz w:val="36"/>
          <w:szCs w:val="36"/>
          <w:lang w:bidi="hi-IN"/>
        </w:rPr>
        <w:tab/>
        <w:t xml:space="preserve"> </w:t>
      </w:r>
      <w:r w:rsidR="00665208">
        <w:rPr>
          <w:rFonts w:ascii="Arial" w:hAnsi="Arial" w:cs="Arial"/>
          <w:color w:val="000000"/>
          <w:sz w:val="36"/>
          <w:szCs w:val="36"/>
          <w:lang w:bidi="hi-IN"/>
        </w:rPr>
        <w:t>E</w:t>
      </w:r>
      <w:r>
        <w:rPr>
          <w:rFonts w:ascii="Arial" w:hAnsi="Arial" w:cs="Arial"/>
          <w:color w:val="000000"/>
          <w:sz w:val="36"/>
          <w:szCs w:val="36"/>
          <w:lang w:bidi="hi-IN"/>
        </w:rPr>
        <w:t>qSha vai t</w:t>
      </w:r>
      <w:r w:rsidR="00665208">
        <w:rPr>
          <w:rFonts w:ascii="Arial" w:hAnsi="Arial" w:cs="Arial"/>
          <w:color w:val="000000"/>
          <w:sz w:val="36"/>
          <w:szCs w:val="36"/>
          <w:lang w:bidi="hi-IN"/>
        </w:rPr>
        <w:t>E</w:t>
      </w:r>
      <w:r>
        <w:rPr>
          <w:rFonts w:ascii="Arial" w:hAnsi="Arial" w:cs="Arial"/>
          <w:color w:val="000000"/>
          <w:sz w:val="36"/>
          <w:szCs w:val="36"/>
          <w:lang w:bidi="hi-IN"/>
        </w:rPr>
        <w:t>#jaqsvI nAma# yaqj~jaH | sarva(gm)# haqvai tatra# t</w:t>
      </w:r>
      <w:r w:rsidR="00665208">
        <w:rPr>
          <w:rFonts w:ascii="Arial" w:hAnsi="Arial" w:cs="Arial"/>
          <w:color w:val="000000"/>
          <w:sz w:val="36"/>
          <w:szCs w:val="36"/>
          <w:lang w:bidi="hi-IN"/>
        </w:rPr>
        <w:t>E</w:t>
      </w:r>
      <w:r>
        <w:rPr>
          <w:rFonts w:ascii="Arial" w:hAnsi="Arial" w:cs="Arial"/>
          <w:color w:val="000000"/>
          <w:sz w:val="36"/>
          <w:szCs w:val="36"/>
          <w:lang w:bidi="hi-IN"/>
        </w:rPr>
        <w:t xml:space="preserve">jaqsvI Ba#vati | </w:t>
      </w:r>
    </w:p>
    <w:p w14:paraId="0B7A7DB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w:t>
      </w:r>
      <w:r w:rsidR="00665208">
        <w:rPr>
          <w:rFonts w:ascii="Arial" w:hAnsi="Arial" w:cs="Arial"/>
          <w:color w:val="000000"/>
          <w:sz w:val="36"/>
          <w:szCs w:val="36"/>
          <w:lang w:bidi="hi-IN"/>
        </w:rPr>
        <w:t>E</w:t>
      </w:r>
      <w:r>
        <w:rPr>
          <w:rFonts w:ascii="Arial" w:hAnsi="Arial" w:cs="Arial"/>
          <w:color w:val="000000"/>
          <w:sz w:val="36"/>
          <w:szCs w:val="36"/>
          <w:lang w:bidi="hi-IN"/>
        </w:rPr>
        <w:t>traiqt</w:t>
      </w:r>
      <w:r w:rsidR="00665208">
        <w:rPr>
          <w:rFonts w:ascii="Arial" w:hAnsi="Arial" w:cs="Arial"/>
          <w:color w:val="000000"/>
          <w:sz w:val="36"/>
          <w:szCs w:val="36"/>
          <w:lang w:bidi="hi-IN"/>
        </w:rPr>
        <w:t>E</w:t>
      </w:r>
      <w:r>
        <w:rPr>
          <w:rFonts w:ascii="Arial" w:hAnsi="Arial" w:cs="Arial"/>
          <w:color w:val="000000"/>
          <w:sz w:val="36"/>
          <w:szCs w:val="36"/>
          <w:lang w:bidi="hi-IN"/>
        </w:rPr>
        <w:t>na# yaqj~j</w:t>
      </w:r>
      <w:r w:rsidR="00665208">
        <w:rPr>
          <w:rFonts w:ascii="Arial" w:hAnsi="Arial" w:cs="Arial"/>
          <w:color w:val="000000"/>
          <w:sz w:val="36"/>
          <w:szCs w:val="36"/>
          <w:lang w:bidi="hi-IN"/>
        </w:rPr>
        <w:t>E</w:t>
      </w:r>
      <w:r>
        <w:rPr>
          <w:rFonts w:ascii="Arial" w:hAnsi="Arial" w:cs="Arial"/>
          <w:color w:val="000000"/>
          <w:sz w:val="36"/>
          <w:szCs w:val="36"/>
          <w:lang w:bidi="hi-IN"/>
        </w:rPr>
        <w:t>naq yaja#nt</w:t>
      </w:r>
      <w:r w:rsidR="00665208">
        <w:rPr>
          <w:rFonts w:ascii="Arial" w:hAnsi="Arial" w:cs="Arial"/>
          <w:color w:val="000000"/>
          <w:sz w:val="36"/>
          <w:szCs w:val="36"/>
          <w:lang w:bidi="hi-IN"/>
        </w:rPr>
        <w:t>E</w:t>
      </w:r>
      <w:r>
        <w:rPr>
          <w:rFonts w:ascii="Arial" w:hAnsi="Arial" w:cs="Arial"/>
          <w:color w:val="000000"/>
          <w:sz w:val="36"/>
          <w:szCs w:val="36"/>
          <w:lang w:bidi="hi-IN"/>
        </w:rPr>
        <w:t xml:space="preserve"> | 8.5 </w:t>
      </w:r>
    </w:p>
    <w:p w14:paraId="7534AA7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6.</w:t>
      </w:r>
      <w:r>
        <w:rPr>
          <w:rFonts w:ascii="Arial" w:hAnsi="Arial" w:cs="Arial"/>
          <w:color w:val="000000"/>
          <w:sz w:val="36"/>
          <w:szCs w:val="36"/>
          <w:lang w:bidi="hi-IN"/>
        </w:rPr>
        <w:tab/>
        <w:t xml:space="preserve"> man</w:t>
      </w:r>
      <w:r w:rsidR="00665208">
        <w:rPr>
          <w:rFonts w:ascii="Arial" w:hAnsi="Arial" w:cs="Arial"/>
          <w:color w:val="000000"/>
          <w:sz w:val="36"/>
          <w:szCs w:val="36"/>
          <w:lang w:bidi="hi-IN"/>
        </w:rPr>
        <w:t>O</w:t>
      </w:r>
      <w:r>
        <w:rPr>
          <w:rFonts w:ascii="Arial" w:hAnsi="Arial" w:cs="Arial"/>
          <w:color w:val="000000"/>
          <w:sz w:val="36"/>
          <w:szCs w:val="36"/>
          <w:lang w:bidi="hi-IN"/>
        </w:rPr>
        <w:t>-vAkkAya-karmANi m</w:t>
      </w:r>
      <w:r w:rsidR="00665208">
        <w:rPr>
          <w:rFonts w:ascii="Arial" w:hAnsi="Arial" w:cs="Arial"/>
          <w:color w:val="000000"/>
          <w:sz w:val="36"/>
          <w:szCs w:val="36"/>
          <w:lang w:bidi="hi-IN"/>
        </w:rPr>
        <w:t>E</w:t>
      </w:r>
      <w:r>
        <w:rPr>
          <w:rFonts w:ascii="Arial" w:hAnsi="Arial" w:cs="Arial"/>
          <w:color w:val="000000"/>
          <w:sz w:val="36"/>
          <w:szCs w:val="36"/>
          <w:lang w:bidi="hi-IN"/>
        </w:rPr>
        <w:t># SuddhyaqntAqM jy</w:t>
      </w:r>
      <w:r w:rsidR="00665208">
        <w:rPr>
          <w:rFonts w:ascii="Arial" w:hAnsi="Arial" w:cs="Arial"/>
          <w:color w:val="000000"/>
          <w:sz w:val="36"/>
          <w:szCs w:val="36"/>
          <w:lang w:bidi="hi-IN"/>
        </w:rPr>
        <w:t>O</w:t>
      </w:r>
      <w:r>
        <w:rPr>
          <w:rFonts w:ascii="Arial" w:hAnsi="Arial" w:cs="Arial"/>
          <w:color w:val="000000"/>
          <w:sz w:val="36"/>
          <w:szCs w:val="36"/>
          <w:lang w:bidi="hi-IN"/>
        </w:rPr>
        <w:t>ti#-raqhaM viqrajA# vipAqpmA BU#yAsaq(gg)q svAhA$ | 8.6</w:t>
      </w:r>
    </w:p>
    <w:p w14:paraId="007D90A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C22E0E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7.</w:t>
      </w:r>
      <w:r>
        <w:rPr>
          <w:rFonts w:ascii="Arial" w:hAnsi="Arial" w:cs="Arial"/>
          <w:color w:val="000000"/>
          <w:sz w:val="36"/>
          <w:szCs w:val="36"/>
          <w:lang w:bidi="hi-IN"/>
        </w:rPr>
        <w:tab/>
        <w:t xml:space="preserve"> </w:t>
      </w:r>
      <w:r w:rsidR="00665208">
        <w:rPr>
          <w:rFonts w:ascii="Arial" w:hAnsi="Arial" w:cs="Arial"/>
          <w:color w:val="000000"/>
          <w:sz w:val="36"/>
          <w:szCs w:val="36"/>
          <w:lang w:bidi="hi-IN"/>
        </w:rPr>
        <w:t>O</w:t>
      </w:r>
      <w:r>
        <w:rPr>
          <w:rFonts w:ascii="Arial" w:hAnsi="Arial" w:cs="Arial"/>
          <w:color w:val="000000"/>
          <w:sz w:val="36"/>
          <w:szCs w:val="36"/>
          <w:lang w:bidi="hi-IN"/>
        </w:rPr>
        <w:t>qShaqdhiq-vaqnaqspaqtay</w:t>
      </w:r>
      <w:r w:rsidR="00665208">
        <w:rPr>
          <w:rFonts w:ascii="Arial" w:hAnsi="Arial" w:cs="Arial"/>
          <w:color w:val="000000"/>
          <w:sz w:val="36"/>
          <w:szCs w:val="36"/>
          <w:lang w:bidi="hi-IN"/>
        </w:rPr>
        <w:t>O</w:t>
      </w:r>
      <w:r>
        <w:rPr>
          <w:rFonts w:ascii="Arial" w:hAnsi="Arial" w:cs="Arial"/>
          <w:color w:val="000000"/>
          <w:sz w:val="36"/>
          <w:szCs w:val="36"/>
          <w:lang w:bidi="hi-IN"/>
        </w:rPr>
        <w:t># m</w:t>
      </w:r>
      <w:r w:rsidR="00665208">
        <w:rPr>
          <w:rFonts w:ascii="Arial" w:hAnsi="Arial" w:cs="Arial"/>
          <w:color w:val="000000"/>
          <w:sz w:val="36"/>
          <w:szCs w:val="36"/>
          <w:lang w:bidi="hi-IN"/>
        </w:rPr>
        <w:t>E</w:t>
      </w:r>
      <w:r>
        <w:rPr>
          <w:rFonts w:ascii="Arial" w:hAnsi="Arial" w:cs="Arial"/>
          <w:color w:val="000000"/>
          <w:sz w:val="36"/>
          <w:szCs w:val="36"/>
          <w:lang w:bidi="hi-IN"/>
        </w:rPr>
        <w:t>q l</w:t>
      </w:r>
      <w:r w:rsidR="00665208">
        <w:rPr>
          <w:rFonts w:ascii="Arial" w:hAnsi="Arial" w:cs="Arial"/>
          <w:color w:val="000000"/>
          <w:sz w:val="36"/>
          <w:szCs w:val="36"/>
          <w:lang w:bidi="hi-IN"/>
        </w:rPr>
        <w:t>O</w:t>
      </w:r>
      <w:r>
        <w:rPr>
          <w:rFonts w:ascii="Arial" w:hAnsi="Arial" w:cs="Arial"/>
          <w:color w:val="000000"/>
          <w:sz w:val="36"/>
          <w:szCs w:val="36"/>
          <w:lang w:bidi="hi-IN"/>
        </w:rPr>
        <w:t>ma#su SriqtAH | l</w:t>
      </w:r>
      <w:r w:rsidR="00665208">
        <w:rPr>
          <w:rFonts w:ascii="Arial" w:hAnsi="Arial" w:cs="Arial"/>
          <w:color w:val="000000"/>
          <w:sz w:val="36"/>
          <w:szCs w:val="36"/>
          <w:lang w:bidi="hi-IN"/>
        </w:rPr>
        <w:t>O</w:t>
      </w:r>
      <w:r>
        <w:rPr>
          <w:rFonts w:ascii="Arial" w:hAnsi="Arial" w:cs="Arial"/>
          <w:color w:val="000000"/>
          <w:sz w:val="36"/>
          <w:szCs w:val="36"/>
          <w:lang w:bidi="hi-IN"/>
        </w:rPr>
        <w:t>mA#niq hRuda#y</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p>
    <w:p w14:paraId="111C063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hRuda#yaqM mayi# | aqhamaqmRut</w:t>
      </w:r>
      <w:r w:rsidR="00665208">
        <w:rPr>
          <w:rFonts w:ascii="Arial" w:hAnsi="Arial" w:cs="Arial"/>
          <w:color w:val="000000"/>
          <w:sz w:val="36"/>
          <w:szCs w:val="36"/>
          <w:lang w:bidi="hi-IN"/>
        </w:rPr>
        <w:t>E</w:t>
      </w:r>
      <w:r>
        <w:rPr>
          <w:rFonts w:ascii="Arial" w:hAnsi="Arial" w:cs="Arial"/>
          <w:color w:val="000000"/>
          <w:sz w:val="36"/>
          <w:szCs w:val="36"/>
          <w:lang w:bidi="hi-IN"/>
        </w:rPr>
        <w:t>$ | aqmRutaqM brahma#Ni | 8.7</w:t>
      </w:r>
    </w:p>
    <w:p w14:paraId="7B28609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8.</w:t>
      </w:r>
      <w:r>
        <w:rPr>
          <w:rFonts w:ascii="Arial" w:hAnsi="Arial" w:cs="Arial"/>
          <w:color w:val="000000"/>
          <w:sz w:val="36"/>
          <w:szCs w:val="36"/>
          <w:lang w:bidi="hi-IN"/>
        </w:rPr>
        <w:tab/>
        <w:t xml:space="preserve"> SuqnddhyUra#si mArjAqlIy</w:t>
      </w:r>
      <w:r w:rsidR="00665208">
        <w:rPr>
          <w:rFonts w:ascii="Arial" w:hAnsi="Arial" w:cs="Arial"/>
          <w:color w:val="000000"/>
          <w:sz w:val="36"/>
          <w:szCs w:val="36"/>
          <w:lang w:bidi="hi-IN"/>
        </w:rPr>
        <w:t>O</w:t>
      </w:r>
      <w:r>
        <w:rPr>
          <w:rFonts w:ascii="Arial" w:hAnsi="Arial" w:cs="Arial"/>
          <w:color w:val="000000"/>
          <w:sz w:val="36"/>
          <w:szCs w:val="36"/>
          <w:lang w:bidi="hi-IN"/>
        </w:rPr>
        <w:t>q raudr</w:t>
      </w:r>
      <w:r w:rsidR="00665208">
        <w:rPr>
          <w:rFonts w:ascii="Arial" w:hAnsi="Arial" w:cs="Arial"/>
          <w:color w:val="000000"/>
          <w:sz w:val="36"/>
          <w:szCs w:val="36"/>
          <w:lang w:bidi="hi-IN"/>
        </w:rPr>
        <w:t>E</w:t>
      </w:r>
      <w:r>
        <w:rPr>
          <w:rFonts w:ascii="Arial" w:hAnsi="Arial" w:cs="Arial"/>
          <w:color w:val="000000"/>
          <w:sz w:val="36"/>
          <w:szCs w:val="36"/>
          <w:lang w:bidi="hi-IN"/>
        </w:rPr>
        <w:t>qNAnI#k</w:t>
      </w:r>
      <w:r w:rsidR="00665208">
        <w:rPr>
          <w:rFonts w:ascii="Arial" w:hAnsi="Arial" w:cs="Arial"/>
          <w:color w:val="000000"/>
          <w:sz w:val="36"/>
          <w:szCs w:val="36"/>
          <w:lang w:bidi="hi-IN"/>
        </w:rPr>
        <w:t>E</w:t>
      </w:r>
      <w:r>
        <w:rPr>
          <w:rFonts w:ascii="Arial" w:hAnsi="Arial" w:cs="Arial"/>
          <w:color w:val="000000"/>
          <w:sz w:val="36"/>
          <w:szCs w:val="36"/>
          <w:lang w:bidi="hi-IN"/>
        </w:rPr>
        <w:t>na pAqhi mA$&amp;gn</w:t>
      </w:r>
      <w:r w:rsidR="00665208">
        <w:rPr>
          <w:rFonts w:ascii="Arial" w:hAnsi="Arial" w:cs="Arial"/>
          <w:color w:val="000000"/>
          <w:sz w:val="36"/>
          <w:szCs w:val="36"/>
          <w:lang w:bidi="hi-IN"/>
        </w:rPr>
        <w:t>E</w:t>
      </w:r>
      <w:r>
        <w:rPr>
          <w:rFonts w:ascii="Arial" w:hAnsi="Arial" w:cs="Arial"/>
          <w:color w:val="000000"/>
          <w:sz w:val="36"/>
          <w:szCs w:val="36"/>
          <w:lang w:bidi="hi-IN"/>
        </w:rPr>
        <w:t xml:space="preserve"> pipRuqhi </w:t>
      </w:r>
    </w:p>
    <w:p w14:paraId="570EB2E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mAq mA mA# hi(gm)sIH | 8.8</w:t>
      </w:r>
    </w:p>
    <w:p w14:paraId="69F1781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9.</w:t>
      </w:r>
      <w:r>
        <w:rPr>
          <w:rFonts w:ascii="Arial" w:hAnsi="Arial" w:cs="Arial"/>
          <w:color w:val="000000"/>
          <w:sz w:val="36"/>
          <w:szCs w:val="36"/>
          <w:lang w:bidi="hi-IN"/>
        </w:rPr>
        <w:tab/>
        <w:t xml:space="preserve"> agnayaq ityA#haq tasmA#-daqgnayaq AdhA#tavyA angih</w:t>
      </w:r>
      <w:r w:rsidR="00665208">
        <w:rPr>
          <w:rFonts w:ascii="Arial" w:hAnsi="Arial" w:cs="Arial"/>
          <w:color w:val="000000"/>
          <w:sz w:val="36"/>
          <w:szCs w:val="36"/>
          <w:lang w:bidi="hi-IN"/>
        </w:rPr>
        <w:t>O</w:t>
      </w:r>
      <w:r>
        <w:rPr>
          <w:rFonts w:ascii="Arial" w:hAnsi="Arial" w:cs="Arial"/>
          <w:color w:val="000000"/>
          <w:sz w:val="36"/>
          <w:szCs w:val="36"/>
          <w:lang w:bidi="hi-IN"/>
        </w:rPr>
        <w:t xml:space="preserve">qtra-mityA#haq </w:t>
      </w:r>
    </w:p>
    <w:p w14:paraId="6F9A05F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tasmA#-dagnih</w:t>
      </w:r>
      <w:r w:rsidR="00665208">
        <w:rPr>
          <w:rFonts w:ascii="Arial" w:hAnsi="Arial" w:cs="Arial"/>
          <w:color w:val="000000"/>
          <w:sz w:val="36"/>
          <w:szCs w:val="36"/>
          <w:lang w:bidi="hi-IN"/>
        </w:rPr>
        <w:t>O</w:t>
      </w:r>
      <w:r>
        <w:rPr>
          <w:rFonts w:ascii="Arial" w:hAnsi="Arial" w:cs="Arial"/>
          <w:color w:val="000000"/>
          <w:sz w:val="36"/>
          <w:szCs w:val="36"/>
          <w:lang w:bidi="hi-IN"/>
        </w:rPr>
        <w:t>qtr</w:t>
      </w:r>
      <w:r w:rsidR="00665208">
        <w:rPr>
          <w:rFonts w:ascii="Arial" w:hAnsi="Arial" w:cs="Arial"/>
          <w:color w:val="000000"/>
          <w:sz w:val="36"/>
          <w:szCs w:val="36"/>
          <w:lang w:bidi="hi-IN"/>
        </w:rPr>
        <w:t>E</w:t>
      </w:r>
      <w:r>
        <w:rPr>
          <w:rFonts w:ascii="Arial" w:hAnsi="Arial" w:cs="Arial"/>
          <w:color w:val="000000"/>
          <w:sz w:val="36"/>
          <w:szCs w:val="36"/>
          <w:lang w:bidi="hi-IN"/>
        </w:rPr>
        <w:t xml:space="preserve"> ra#mant</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r>
        <w:rPr>
          <w:rFonts w:ascii="Arial" w:hAnsi="Arial" w:cs="Arial"/>
          <w:color w:val="000000"/>
          <w:sz w:val="36"/>
          <w:szCs w:val="36"/>
          <w:lang w:bidi="hi-IN"/>
        </w:rPr>
        <w:tab/>
        <w:t>8.9</w:t>
      </w:r>
    </w:p>
    <w:p w14:paraId="02E2CFB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10.</w:t>
      </w:r>
      <w:r>
        <w:rPr>
          <w:rFonts w:ascii="Arial" w:hAnsi="Arial" w:cs="Arial"/>
          <w:color w:val="000000"/>
          <w:sz w:val="36"/>
          <w:szCs w:val="36"/>
          <w:lang w:bidi="hi-IN"/>
        </w:rPr>
        <w:tab/>
        <w:t>saktu#Bi rjuh</w:t>
      </w:r>
      <w:r w:rsidR="00665208">
        <w:rPr>
          <w:rFonts w:ascii="Arial" w:hAnsi="Arial" w:cs="Arial"/>
          <w:color w:val="000000"/>
          <w:sz w:val="36"/>
          <w:szCs w:val="36"/>
          <w:lang w:bidi="hi-IN"/>
        </w:rPr>
        <w:t>O</w:t>
      </w:r>
      <w:r>
        <w:rPr>
          <w:rFonts w:ascii="Arial" w:hAnsi="Arial" w:cs="Arial"/>
          <w:color w:val="000000"/>
          <w:sz w:val="36"/>
          <w:szCs w:val="36"/>
          <w:lang w:bidi="hi-IN"/>
        </w:rPr>
        <w:t>ti | praqjApa#t</w:t>
      </w:r>
      <w:r w:rsidR="00665208">
        <w:rPr>
          <w:rFonts w:ascii="Arial" w:hAnsi="Arial" w:cs="Arial"/>
          <w:color w:val="000000"/>
          <w:sz w:val="36"/>
          <w:szCs w:val="36"/>
          <w:lang w:bidi="hi-IN"/>
        </w:rPr>
        <w:t>E</w:t>
      </w:r>
      <w:r>
        <w:rPr>
          <w:rFonts w:ascii="Arial" w:hAnsi="Arial" w:cs="Arial"/>
          <w:color w:val="000000"/>
          <w:sz w:val="36"/>
          <w:szCs w:val="36"/>
          <w:lang w:bidi="hi-IN"/>
        </w:rPr>
        <w:t xml:space="preserve">q rvA </w:t>
      </w:r>
      <w:r w:rsidR="00665208">
        <w:rPr>
          <w:rFonts w:ascii="Arial" w:hAnsi="Arial" w:cs="Arial"/>
          <w:color w:val="000000"/>
          <w:sz w:val="36"/>
          <w:szCs w:val="36"/>
          <w:lang w:bidi="hi-IN"/>
        </w:rPr>
        <w:t>E</w:t>
      </w:r>
      <w:r>
        <w:rPr>
          <w:rFonts w:ascii="Arial" w:hAnsi="Arial" w:cs="Arial"/>
          <w:color w:val="000000"/>
          <w:sz w:val="36"/>
          <w:szCs w:val="36"/>
          <w:lang w:bidi="hi-IN"/>
        </w:rPr>
        <w:t xml:space="preserve">qtadrUqpaM | yathsakta#vaH | </w:t>
      </w:r>
    </w:p>
    <w:p w14:paraId="5248296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yathsaktu#Bi rjuqh</w:t>
      </w:r>
      <w:r w:rsidR="00665208">
        <w:rPr>
          <w:rFonts w:ascii="Arial" w:hAnsi="Arial" w:cs="Arial"/>
          <w:color w:val="000000"/>
          <w:sz w:val="36"/>
          <w:szCs w:val="36"/>
          <w:lang w:bidi="hi-IN"/>
        </w:rPr>
        <w:t>O</w:t>
      </w:r>
      <w:r>
        <w:rPr>
          <w:rFonts w:ascii="Arial" w:hAnsi="Arial" w:cs="Arial"/>
          <w:color w:val="000000"/>
          <w:sz w:val="36"/>
          <w:szCs w:val="36"/>
          <w:lang w:bidi="hi-IN"/>
        </w:rPr>
        <w:t>ti# | praqjApa#tim</w:t>
      </w:r>
      <w:r w:rsidR="00665208">
        <w:rPr>
          <w:rFonts w:ascii="Arial" w:hAnsi="Arial" w:cs="Arial"/>
          <w:color w:val="000000"/>
          <w:sz w:val="36"/>
          <w:szCs w:val="36"/>
          <w:lang w:bidi="hi-IN"/>
        </w:rPr>
        <w:t>E</w:t>
      </w:r>
      <w:r>
        <w:rPr>
          <w:rFonts w:ascii="Arial" w:hAnsi="Arial" w:cs="Arial"/>
          <w:color w:val="000000"/>
          <w:sz w:val="36"/>
          <w:szCs w:val="36"/>
          <w:lang w:bidi="hi-IN"/>
        </w:rPr>
        <w:t>qva tatprI#NAti | 8.10</w:t>
      </w:r>
    </w:p>
    <w:p w14:paraId="3403C213" w14:textId="77777777" w:rsidR="004B0D61" w:rsidRDefault="004B0D61" w:rsidP="00D91D60">
      <w:pPr>
        <w:autoSpaceDE w:val="0"/>
        <w:autoSpaceDN w:val="0"/>
        <w:adjustRightInd w:val="0"/>
        <w:spacing w:after="0" w:line="240" w:lineRule="auto"/>
        <w:rPr>
          <w:rFonts w:ascii="Arial" w:hAnsi="Arial" w:cs="Arial"/>
          <w:color w:val="000000"/>
          <w:sz w:val="36"/>
          <w:szCs w:val="36"/>
          <w:lang w:bidi="hi-IN"/>
        </w:rPr>
      </w:pPr>
    </w:p>
    <w:p w14:paraId="3569208C" w14:textId="387C6BA9" w:rsidR="00D91D60" w:rsidRPr="004B0D61" w:rsidRDefault="00D91D60" w:rsidP="00D91D60">
      <w:pPr>
        <w:autoSpaceDE w:val="0"/>
        <w:autoSpaceDN w:val="0"/>
        <w:adjustRightInd w:val="0"/>
        <w:spacing w:after="0" w:line="240" w:lineRule="auto"/>
        <w:rPr>
          <w:rFonts w:ascii="Arial" w:hAnsi="Arial" w:cs="Arial"/>
          <w:b/>
          <w:bCs/>
          <w:color w:val="000000"/>
          <w:sz w:val="36"/>
          <w:szCs w:val="36"/>
          <w:lang w:bidi="hi-IN"/>
        </w:rPr>
      </w:pPr>
      <w:r w:rsidRPr="004B0D61">
        <w:rPr>
          <w:rFonts w:ascii="Arial" w:hAnsi="Arial" w:cs="Arial"/>
          <w:b/>
          <w:bCs/>
          <w:color w:val="000000"/>
          <w:sz w:val="36"/>
          <w:szCs w:val="36"/>
          <w:lang w:bidi="hi-IN"/>
        </w:rPr>
        <w:t>1</w:t>
      </w:r>
      <w:r w:rsidR="004F1AE7" w:rsidRPr="004B0D61">
        <w:rPr>
          <w:rFonts w:ascii="Arial" w:hAnsi="Arial" w:cs="Arial"/>
          <w:b/>
          <w:bCs/>
          <w:color w:val="000000"/>
          <w:sz w:val="36"/>
          <w:szCs w:val="36"/>
          <w:lang w:bidi="hi-IN"/>
        </w:rPr>
        <w:t>4</w:t>
      </w:r>
      <w:r w:rsidRPr="004B0D61">
        <w:rPr>
          <w:rFonts w:ascii="Arial" w:hAnsi="Arial" w:cs="Arial"/>
          <w:b/>
          <w:bCs/>
          <w:color w:val="000000"/>
          <w:sz w:val="36"/>
          <w:szCs w:val="36"/>
          <w:lang w:bidi="hi-IN"/>
        </w:rPr>
        <w:t>.8.</w:t>
      </w:r>
      <w:r w:rsidR="00C97074">
        <w:rPr>
          <w:rFonts w:ascii="Arial" w:hAnsi="Arial" w:cs="Arial"/>
          <w:b/>
          <w:bCs/>
          <w:color w:val="000000"/>
          <w:sz w:val="36"/>
          <w:szCs w:val="36"/>
          <w:lang w:bidi="hi-IN"/>
        </w:rPr>
        <w:t>4</w:t>
      </w:r>
      <w:r w:rsidRPr="004B0D61">
        <w:rPr>
          <w:rFonts w:ascii="Arial" w:hAnsi="Arial" w:cs="Arial"/>
          <w:b/>
          <w:bCs/>
          <w:color w:val="000000"/>
          <w:sz w:val="36"/>
          <w:szCs w:val="36"/>
          <w:lang w:bidi="hi-IN"/>
        </w:rPr>
        <w:tab/>
      </w:r>
      <w:r w:rsidRPr="004B0D61">
        <w:rPr>
          <w:rFonts w:ascii="Arial" w:hAnsi="Arial" w:cs="Arial"/>
          <w:b/>
          <w:bCs/>
          <w:color w:val="000000"/>
          <w:sz w:val="36"/>
          <w:szCs w:val="36"/>
          <w:lang w:bidi="hi-IN"/>
        </w:rPr>
        <w:tab/>
        <w:t>ASIrvAdaM</w:t>
      </w:r>
    </w:p>
    <w:p w14:paraId="1D127A5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an</w:t>
      </w:r>
      <w:r w:rsidR="00665208">
        <w:rPr>
          <w:rFonts w:ascii="Arial" w:hAnsi="Arial" w:cs="Arial"/>
          <w:color w:val="000000"/>
          <w:sz w:val="36"/>
          <w:szCs w:val="36"/>
          <w:lang w:bidi="hi-IN"/>
        </w:rPr>
        <w:t>E</w:t>
      </w:r>
      <w:r>
        <w:rPr>
          <w:rFonts w:ascii="Arial" w:hAnsi="Arial" w:cs="Arial"/>
          <w:color w:val="000000"/>
          <w:sz w:val="36"/>
          <w:szCs w:val="36"/>
          <w:lang w:bidi="hi-IN"/>
        </w:rPr>
        <w:t>na aShTamavAra prayukta SrIrudra mahAmantra japa sahita ikShusArA-BiSh</w:t>
      </w:r>
      <w:r w:rsidR="00665208">
        <w:rPr>
          <w:rFonts w:ascii="Arial" w:hAnsi="Arial" w:cs="Arial"/>
          <w:color w:val="000000"/>
          <w:sz w:val="36"/>
          <w:szCs w:val="36"/>
          <w:lang w:bidi="hi-IN"/>
        </w:rPr>
        <w:t>E</w:t>
      </w:r>
      <w:r>
        <w:rPr>
          <w:rFonts w:ascii="Arial" w:hAnsi="Arial" w:cs="Arial"/>
          <w:color w:val="000000"/>
          <w:sz w:val="36"/>
          <w:szCs w:val="36"/>
          <w:lang w:bidi="hi-IN"/>
        </w:rPr>
        <w:t>k</w:t>
      </w:r>
      <w:r w:rsidR="00665208">
        <w:rPr>
          <w:rFonts w:ascii="Arial" w:hAnsi="Arial" w:cs="Arial"/>
          <w:color w:val="000000"/>
          <w:sz w:val="36"/>
          <w:szCs w:val="36"/>
          <w:lang w:bidi="hi-IN"/>
        </w:rPr>
        <w:t>E</w:t>
      </w:r>
      <w:r>
        <w:rPr>
          <w:rFonts w:ascii="Arial" w:hAnsi="Arial" w:cs="Arial"/>
          <w:color w:val="000000"/>
          <w:sz w:val="36"/>
          <w:szCs w:val="36"/>
          <w:lang w:bidi="hi-IN"/>
        </w:rPr>
        <w:t>na ca BagavAn sarvAtmakaH SrIBImaH suprIta suprasann</w:t>
      </w:r>
      <w:r w:rsidR="00665208">
        <w:rPr>
          <w:rFonts w:ascii="Arial" w:hAnsi="Arial" w:cs="Arial"/>
          <w:color w:val="000000"/>
          <w:sz w:val="36"/>
          <w:szCs w:val="36"/>
          <w:lang w:bidi="hi-IN"/>
        </w:rPr>
        <w:t>O</w:t>
      </w:r>
      <w:r>
        <w:rPr>
          <w:rFonts w:ascii="Arial" w:hAnsi="Arial" w:cs="Arial"/>
          <w:color w:val="000000"/>
          <w:sz w:val="36"/>
          <w:szCs w:val="36"/>
          <w:lang w:bidi="hi-IN"/>
        </w:rPr>
        <w:t xml:space="preserve"> varad</w:t>
      </w:r>
      <w:r w:rsidR="00665208">
        <w:rPr>
          <w:rFonts w:ascii="Arial" w:hAnsi="Arial" w:cs="Arial"/>
          <w:color w:val="000000"/>
          <w:sz w:val="36"/>
          <w:szCs w:val="36"/>
          <w:lang w:bidi="hi-IN"/>
        </w:rPr>
        <w:t>O</w:t>
      </w:r>
      <w:r>
        <w:rPr>
          <w:rFonts w:ascii="Arial" w:hAnsi="Arial" w:cs="Arial"/>
          <w:color w:val="000000"/>
          <w:sz w:val="36"/>
          <w:szCs w:val="36"/>
          <w:lang w:bidi="hi-IN"/>
        </w:rPr>
        <w:t xml:space="preserve"> BUtvA, asya </w:t>
      </w:r>
      <w:r>
        <w:rPr>
          <w:rFonts w:ascii="Arial" w:hAnsi="Arial" w:cs="Arial"/>
          <w:color w:val="000000"/>
          <w:sz w:val="36"/>
          <w:szCs w:val="36"/>
          <w:lang w:bidi="hi-IN"/>
        </w:rPr>
        <w:lastRenderedPageBreak/>
        <w:t>yajamAnasya sakuTuMbasya, atra AgatAnAM sarv</w:t>
      </w:r>
      <w:r w:rsidR="00665208">
        <w:rPr>
          <w:rFonts w:ascii="Arial" w:hAnsi="Arial" w:cs="Arial"/>
          <w:color w:val="000000"/>
          <w:sz w:val="36"/>
          <w:szCs w:val="36"/>
          <w:lang w:bidi="hi-IN"/>
        </w:rPr>
        <w:t>E</w:t>
      </w:r>
      <w:r>
        <w:rPr>
          <w:rFonts w:ascii="Arial" w:hAnsi="Arial" w:cs="Arial"/>
          <w:color w:val="000000"/>
          <w:sz w:val="36"/>
          <w:szCs w:val="36"/>
          <w:lang w:bidi="hi-IN"/>
        </w:rPr>
        <w:t xml:space="preserve">ShAM mahAjanAnAM, </w:t>
      </w:r>
    </w:p>
    <w:p w14:paraId="68EB5EFF" w14:textId="77777777" w:rsidR="00D91D60" w:rsidRDefault="00D91D60" w:rsidP="0020424F">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niKila BUmaNDala nivAsinAM Bagavat pAdAra vinday</w:t>
      </w:r>
      <w:r w:rsidR="00665208">
        <w:rPr>
          <w:rFonts w:ascii="Arial" w:hAnsi="Arial" w:cs="Arial"/>
          <w:color w:val="000000"/>
          <w:sz w:val="36"/>
          <w:szCs w:val="36"/>
          <w:lang w:bidi="hi-IN"/>
        </w:rPr>
        <w:t>O</w:t>
      </w:r>
      <w:r>
        <w:rPr>
          <w:rFonts w:ascii="Arial" w:hAnsi="Arial" w:cs="Arial"/>
          <w:color w:val="000000"/>
          <w:sz w:val="36"/>
          <w:szCs w:val="36"/>
          <w:lang w:bidi="hi-IN"/>
        </w:rPr>
        <w:t>H aca~jcala niShkapaTa Bakti pradaH samasta kalyANaguNa pradaSca BUyAditi Bavant</w:t>
      </w:r>
      <w:r w:rsidR="00665208">
        <w:rPr>
          <w:rFonts w:ascii="Arial" w:hAnsi="Arial" w:cs="Arial"/>
          <w:color w:val="000000"/>
          <w:sz w:val="36"/>
          <w:szCs w:val="36"/>
          <w:lang w:bidi="hi-IN"/>
        </w:rPr>
        <w:t>O</w:t>
      </w:r>
      <w:r>
        <w:rPr>
          <w:rFonts w:ascii="Arial" w:hAnsi="Arial" w:cs="Arial"/>
          <w:color w:val="000000"/>
          <w:sz w:val="36"/>
          <w:szCs w:val="36"/>
          <w:lang w:bidi="hi-IN"/>
        </w:rPr>
        <w:t xml:space="preserve"> mahAnt</w:t>
      </w:r>
      <w:r w:rsidR="00665208">
        <w:rPr>
          <w:rFonts w:ascii="Arial" w:hAnsi="Arial" w:cs="Arial"/>
          <w:color w:val="000000"/>
          <w:sz w:val="36"/>
          <w:szCs w:val="36"/>
          <w:lang w:bidi="hi-IN"/>
        </w:rPr>
        <w:t>O</w:t>
      </w:r>
      <w:r>
        <w:rPr>
          <w:rFonts w:ascii="Arial" w:hAnsi="Arial" w:cs="Arial"/>
          <w:color w:val="000000"/>
          <w:sz w:val="36"/>
          <w:szCs w:val="36"/>
          <w:lang w:bidi="hi-IN"/>
        </w:rPr>
        <w:t>-&amp;nugRuhNantu || (tathAstu - iti brAhmaNa prati vacanaM)</w:t>
      </w:r>
    </w:p>
    <w:p w14:paraId="28A85A3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D99DA4D" w14:textId="40AF6AB0" w:rsidR="00D91D60" w:rsidRPr="004B0D61" w:rsidRDefault="00D91D60" w:rsidP="00D91D60">
      <w:pPr>
        <w:autoSpaceDE w:val="0"/>
        <w:autoSpaceDN w:val="0"/>
        <w:adjustRightInd w:val="0"/>
        <w:spacing w:after="0" w:line="240" w:lineRule="auto"/>
        <w:rPr>
          <w:rFonts w:ascii="Arial" w:hAnsi="Arial" w:cs="Arial"/>
          <w:b/>
          <w:bCs/>
          <w:color w:val="000000"/>
          <w:sz w:val="36"/>
          <w:szCs w:val="36"/>
          <w:lang w:bidi="hi-IN"/>
        </w:rPr>
      </w:pPr>
      <w:r w:rsidRPr="004B0D61">
        <w:rPr>
          <w:rFonts w:ascii="Arial" w:hAnsi="Arial" w:cs="Arial"/>
          <w:b/>
          <w:bCs/>
          <w:color w:val="000000"/>
          <w:sz w:val="36"/>
          <w:szCs w:val="36"/>
          <w:lang w:bidi="hi-IN"/>
        </w:rPr>
        <w:t>1</w:t>
      </w:r>
      <w:r w:rsidR="004F1AE7" w:rsidRPr="004B0D61">
        <w:rPr>
          <w:rFonts w:ascii="Arial" w:hAnsi="Arial" w:cs="Arial"/>
          <w:b/>
          <w:bCs/>
          <w:color w:val="000000"/>
          <w:sz w:val="36"/>
          <w:szCs w:val="36"/>
          <w:lang w:bidi="hi-IN"/>
        </w:rPr>
        <w:t>4</w:t>
      </w:r>
      <w:r w:rsidRPr="004B0D61">
        <w:rPr>
          <w:rFonts w:ascii="Arial" w:hAnsi="Arial" w:cs="Arial"/>
          <w:b/>
          <w:bCs/>
          <w:color w:val="000000"/>
          <w:sz w:val="36"/>
          <w:szCs w:val="36"/>
          <w:lang w:bidi="hi-IN"/>
        </w:rPr>
        <w:t>.9</w:t>
      </w:r>
      <w:r w:rsidRPr="004B0D61">
        <w:rPr>
          <w:rFonts w:ascii="Arial" w:hAnsi="Arial" w:cs="Arial"/>
          <w:b/>
          <w:bCs/>
          <w:color w:val="000000"/>
          <w:sz w:val="36"/>
          <w:szCs w:val="36"/>
          <w:lang w:bidi="hi-IN"/>
        </w:rPr>
        <w:tab/>
        <w:t xml:space="preserve"> navamavAra aBiSh</w:t>
      </w:r>
      <w:r w:rsidR="00665208" w:rsidRPr="004B0D61">
        <w:rPr>
          <w:rFonts w:ascii="Arial" w:hAnsi="Arial" w:cs="Arial"/>
          <w:b/>
          <w:bCs/>
          <w:color w:val="000000"/>
          <w:sz w:val="36"/>
          <w:szCs w:val="36"/>
          <w:lang w:bidi="hi-IN"/>
        </w:rPr>
        <w:t>E</w:t>
      </w:r>
      <w:r w:rsidRPr="004B0D61">
        <w:rPr>
          <w:rFonts w:ascii="Arial" w:hAnsi="Arial" w:cs="Arial"/>
          <w:b/>
          <w:bCs/>
          <w:color w:val="000000"/>
          <w:sz w:val="36"/>
          <w:szCs w:val="36"/>
          <w:lang w:bidi="hi-IN"/>
        </w:rPr>
        <w:t>kaM-niMbat</w:t>
      </w:r>
      <w:r w:rsidR="00665208" w:rsidRPr="004B0D61">
        <w:rPr>
          <w:rFonts w:ascii="Arial" w:hAnsi="Arial" w:cs="Arial"/>
          <w:b/>
          <w:bCs/>
          <w:color w:val="000000"/>
          <w:sz w:val="36"/>
          <w:szCs w:val="36"/>
          <w:lang w:bidi="hi-IN"/>
        </w:rPr>
        <w:t>O</w:t>
      </w:r>
      <w:r w:rsidRPr="004B0D61">
        <w:rPr>
          <w:rFonts w:ascii="Arial" w:hAnsi="Arial" w:cs="Arial"/>
          <w:b/>
          <w:bCs/>
          <w:color w:val="000000"/>
          <w:sz w:val="36"/>
          <w:szCs w:val="36"/>
          <w:lang w:bidi="hi-IN"/>
        </w:rPr>
        <w:t>ya rasaM</w:t>
      </w:r>
    </w:p>
    <w:p w14:paraId="7258B282" w14:textId="2BA035AF" w:rsidR="00D91D60" w:rsidRDefault="00D91D60" w:rsidP="00D91D60">
      <w:pPr>
        <w:autoSpaceDE w:val="0"/>
        <w:autoSpaceDN w:val="0"/>
        <w:adjustRightInd w:val="0"/>
        <w:spacing w:after="0" w:line="240" w:lineRule="auto"/>
        <w:rPr>
          <w:rFonts w:ascii="Arial" w:hAnsi="Arial" w:cs="Arial"/>
          <w:b/>
          <w:bCs/>
          <w:color w:val="000000"/>
          <w:sz w:val="36"/>
          <w:szCs w:val="36"/>
          <w:lang w:bidi="hi-IN"/>
        </w:rPr>
      </w:pPr>
      <w:r w:rsidRPr="004B0D61">
        <w:rPr>
          <w:rFonts w:ascii="Arial" w:hAnsi="Arial" w:cs="Arial"/>
          <w:b/>
          <w:bCs/>
          <w:color w:val="000000"/>
          <w:sz w:val="36"/>
          <w:szCs w:val="36"/>
          <w:lang w:bidi="hi-IN"/>
        </w:rPr>
        <w:t>1</w:t>
      </w:r>
      <w:r w:rsidR="004F1AE7" w:rsidRPr="004B0D61">
        <w:rPr>
          <w:rFonts w:ascii="Arial" w:hAnsi="Arial" w:cs="Arial"/>
          <w:b/>
          <w:bCs/>
          <w:color w:val="000000"/>
          <w:sz w:val="36"/>
          <w:szCs w:val="36"/>
          <w:lang w:bidi="hi-IN"/>
        </w:rPr>
        <w:t>4</w:t>
      </w:r>
      <w:r w:rsidRPr="004B0D61">
        <w:rPr>
          <w:rFonts w:ascii="Arial" w:hAnsi="Arial" w:cs="Arial"/>
          <w:b/>
          <w:bCs/>
          <w:color w:val="000000"/>
          <w:sz w:val="36"/>
          <w:szCs w:val="36"/>
          <w:lang w:bidi="hi-IN"/>
        </w:rPr>
        <w:t>.9.1</w:t>
      </w:r>
      <w:r w:rsidRPr="004B0D61">
        <w:rPr>
          <w:rFonts w:ascii="Arial" w:hAnsi="Arial" w:cs="Arial"/>
          <w:b/>
          <w:bCs/>
          <w:color w:val="000000"/>
          <w:sz w:val="36"/>
          <w:szCs w:val="36"/>
          <w:lang w:bidi="hi-IN"/>
        </w:rPr>
        <w:tab/>
      </w:r>
      <w:r w:rsidRPr="004B0D61">
        <w:rPr>
          <w:rFonts w:ascii="Arial" w:hAnsi="Arial" w:cs="Arial"/>
          <w:b/>
          <w:bCs/>
          <w:color w:val="000000"/>
          <w:sz w:val="36"/>
          <w:szCs w:val="36"/>
          <w:lang w:bidi="hi-IN"/>
        </w:rPr>
        <w:tab/>
        <w:t>navam</w:t>
      </w:r>
      <w:r w:rsidR="00665208" w:rsidRPr="004B0D61">
        <w:rPr>
          <w:rFonts w:ascii="Arial" w:hAnsi="Arial" w:cs="Arial"/>
          <w:b/>
          <w:bCs/>
          <w:color w:val="000000"/>
          <w:sz w:val="36"/>
          <w:szCs w:val="36"/>
          <w:lang w:bidi="hi-IN"/>
        </w:rPr>
        <w:t>O</w:t>
      </w:r>
      <w:r w:rsidRPr="004B0D61">
        <w:rPr>
          <w:rFonts w:ascii="Arial" w:hAnsi="Arial" w:cs="Arial"/>
          <w:b/>
          <w:bCs/>
          <w:color w:val="000000"/>
          <w:sz w:val="36"/>
          <w:szCs w:val="36"/>
          <w:lang w:bidi="hi-IN"/>
        </w:rPr>
        <w:t xml:space="preserve"> &amp;nuvAkaH</w:t>
      </w:r>
    </w:p>
    <w:p w14:paraId="5CEE1CBE" w14:textId="77777777" w:rsidR="004B0D61" w:rsidRPr="004B0D61" w:rsidRDefault="004B0D61" w:rsidP="00D91D60">
      <w:pPr>
        <w:autoSpaceDE w:val="0"/>
        <w:autoSpaceDN w:val="0"/>
        <w:adjustRightInd w:val="0"/>
        <w:spacing w:after="0" w:line="240" w:lineRule="auto"/>
        <w:rPr>
          <w:rFonts w:ascii="Arial" w:hAnsi="Arial" w:cs="Arial"/>
          <w:b/>
          <w:bCs/>
          <w:color w:val="000000"/>
          <w:sz w:val="36"/>
          <w:szCs w:val="36"/>
          <w:lang w:bidi="hi-IN"/>
        </w:rPr>
      </w:pPr>
    </w:p>
    <w:p w14:paraId="4FC50CB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aqgniSca# m</w:t>
      </w:r>
      <w:r w:rsidR="00665208">
        <w:rPr>
          <w:rFonts w:ascii="Arial" w:hAnsi="Arial" w:cs="Arial"/>
          <w:color w:val="000000"/>
          <w:sz w:val="36"/>
          <w:szCs w:val="36"/>
          <w:lang w:bidi="hi-IN"/>
        </w:rPr>
        <w:t>E</w:t>
      </w:r>
      <w:r>
        <w:rPr>
          <w:rFonts w:ascii="Arial" w:hAnsi="Arial" w:cs="Arial"/>
          <w:color w:val="000000"/>
          <w:sz w:val="36"/>
          <w:szCs w:val="36"/>
          <w:lang w:bidi="hi-IN"/>
        </w:rPr>
        <w:t>, GaqrmaSca# m</w:t>
      </w:r>
      <w:r w:rsidR="00665208">
        <w:rPr>
          <w:rFonts w:ascii="Arial" w:hAnsi="Arial" w:cs="Arial"/>
          <w:color w:val="000000"/>
          <w:sz w:val="36"/>
          <w:szCs w:val="36"/>
          <w:lang w:bidi="hi-IN"/>
        </w:rPr>
        <w:t>E</w:t>
      </w:r>
      <w:r>
        <w:rPr>
          <w:rFonts w:ascii="Arial" w:hAnsi="Arial" w:cs="Arial"/>
          <w:color w:val="000000"/>
          <w:sz w:val="36"/>
          <w:szCs w:val="36"/>
          <w:lang w:bidi="hi-IN"/>
        </w:rPr>
        <w:t>q</w:t>
      </w:r>
      <w:r>
        <w:rPr>
          <w:rFonts w:ascii="Arial" w:hAnsi="Arial" w:cs="Arial"/>
          <w:color w:val="000000"/>
          <w:sz w:val="36"/>
          <w:szCs w:val="36"/>
          <w:lang w:bidi="hi-IN"/>
        </w:rPr>
        <w:tab/>
        <w:t xml:space="preserve"> &amp;rkaSca#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t xml:space="preserve"> sUrya#Sca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5585296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prAqNaSca#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t>&amp;Svam</w:t>
      </w:r>
      <w:r w:rsidR="00665208">
        <w:rPr>
          <w:rFonts w:ascii="Arial" w:hAnsi="Arial" w:cs="Arial"/>
          <w:color w:val="000000"/>
          <w:sz w:val="36"/>
          <w:szCs w:val="36"/>
          <w:lang w:bidi="hi-IN"/>
        </w:rPr>
        <w:t>E</w:t>
      </w:r>
      <w:r>
        <w:rPr>
          <w:rFonts w:ascii="Arial" w:hAnsi="Arial" w:cs="Arial"/>
          <w:color w:val="000000"/>
          <w:sz w:val="36"/>
          <w:szCs w:val="36"/>
          <w:lang w:bidi="hi-IN"/>
        </w:rPr>
        <w:t>qdhaSca#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t xml:space="preserve"> pRuthiqvI caq m</w:t>
      </w:r>
      <w:r w:rsidR="00665208">
        <w:rPr>
          <w:rFonts w:ascii="Arial" w:hAnsi="Arial" w:cs="Arial"/>
          <w:color w:val="000000"/>
          <w:sz w:val="36"/>
          <w:szCs w:val="36"/>
          <w:lang w:bidi="hi-IN"/>
        </w:rPr>
        <w:t>E</w:t>
      </w:r>
      <w:r>
        <w:rPr>
          <w:rFonts w:ascii="Arial" w:hAnsi="Arial" w:cs="Arial"/>
          <w:color w:val="000000"/>
          <w:sz w:val="36"/>
          <w:szCs w:val="36"/>
          <w:lang w:bidi="hi-IN"/>
        </w:rPr>
        <w:t>,</w:t>
      </w:r>
      <w:r>
        <w:rPr>
          <w:rFonts w:ascii="Arial" w:hAnsi="Arial" w:cs="Arial"/>
          <w:color w:val="000000"/>
          <w:sz w:val="36"/>
          <w:szCs w:val="36"/>
          <w:lang w:bidi="hi-IN"/>
        </w:rPr>
        <w:tab/>
        <w:t>&amp;di#tiSca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p>
    <w:p w14:paraId="7091863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9D5EDB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gramStart"/>
      <w:r>
        <w:rPr>
          <w:rFonts w:ascii="Arial" w:hAnsi="Arial" w:cs="Arial"/>
          <w:color w:val="000000"/>
          <w:sz w:val="36"/>
          <w:szCs w:val="36"/>
          <w:lang w:bidi="hi-IN"/>
        </w:rPr>
        <w:t>diti#</w:t>
      </w:r>
      <w:proofErr w:type="gramEnd"/>
      <w:r>
        <w:rPr>
          <w:rFonts w:ascii="Arial" w:hAnsi="Arial" w:cs="Arial"/>
          <w:color w:val="000000"/>
          <w:sz w:val="36"/>
          <w:szCs w:val="36"/>
          <w:lang w:bidi="hi-IN"/>
        </w:rPr>
        <w:t>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t>dyauSca# m</w:t>
      </w:r>
      <w:r w:rsidR="00665208">
        <w:rPr>
          <w:rFonts w:ascii="Arial" w:hAnsi="Arial" w:cs="Arial"/>
          <w:color w:val="000000"/>
          <w:sz w:val="36"/>
          <w:szCs w:val="36"/>
          <w:lang w:bidi="hi-IN"/>
        </w:rPr>
        <w:t>E</w:t>
      </w:r>
      <w:r>
        <w:rPr>
          <w:rFonts w:ascii="Arial" w:hAnsi="Arial" w:cs="Arial"/>
          <w:color w:val="000000"/>
          <w:sz w:val="36"/>
          <w:szCs w:val="36"/>
          <w:lang w:bidi="hi-IN"/>
        </w:rPr>
        <w:t>q, Sakva#rIraq~ggula#y</w:t>
      </w:r>
      <w:r w:rsidR="00665208">
        <w:rPr>
          <w:rFonts w:ascii="Arial" w:hAnsi="Arial" w:cs="Arial"/>
          <w:color w:val="000000"/>
          <w:sz w:val="36"/>
          <w:szCs w:val="36"/>
          <w:lang w:bidi="hi-IN"/>
        </w:rPr>
        <w:t>O</w:t>
      </w:r>
      <w:r>
        <w:rPr>
          <w:rFonts w:ascii="Arial" w:hAnsi="Arial" w:cs="Arial"/>
          <w:color w:val="000000"/>
          <w:sz w:val="36"/>
          <w:szCs w:val="36"/>
          <w:lang w:bidi="hi-IN"/>
        </w:rPr>
        <w:t>q diSa#Sca m</w:t>
      </w:r>
      <w:r w:rsidR="00665208">
        <w:rPr>
          <w:rFonts w:ascii="Arial" w:hAnsi="Arial" w:cs="Arial"/>
          <w:color w:val="000000"/>
          <w:sz w:val="36"/>
          <w:szCs w:val="36"/>
          <w:lang w:bidi="hi-IN"/>
        </w:rPr>
        <w:t>E</w:t>
      </w:r>
      <w:r>
        <w:rPr>
          <w:rFonts w:ascii="Arial" w:hAnsi="Arial" w:cs="Arial"/>
          <w:color w:val="000000"/>
          <w:sz w:val="36"/>
          <w:szCs w:val="36"/>
          <w:lang w:bidi="hi-IN"/>
        </w:rPr>
        <w:t>,yaqj~j</w:t>
      </w:r>
      <w:r w:rsidR="00665208">
        <w:rPr>
          <w:rFonts w:ascii="Arial" w:hAnsi="Arial" w:cs="Arial"/>
          <w:color w:val="000000"/>
          <w:sz w:val="36"/>
          <w:szCs w:val="36"/>
          <w:lang w:bidi="hi-IN"/>
        </w:rPr>
        <w:t>E</w:t>
      </w:r>
      <w:r>
        <w:rPr>
          <w:rFonts w:ascii="Arial" w:hAnsi="Arial" w:cs="Arial"/>
          <w:color w:val="000000"/>
          <w:sz w:val="36"/>
          <w:szCs w:val="36"/>
          <w:lang w:bidi="hi-IN"/>
        </w:rPr>
        <w:t>na# kalpantAq-mRukca# m</w:t>
      </w:r>
      <w:r w:rsidR="00665208">
        <w:rPr>
          <w:rFonts w:ascii="Arial" w:hAnsi="Arial" w:cs="Arial"/>
          <w:color w:val="000000"/>
          <w:sz w:val="36"/>
          <w:szCs w:val="36"/>
          <w:lang w:bidi="hi-IN"/>
        </w:rPr>
        <w:t>E</w:t>
      </w:r>
      <w:r>
        <w:rPr>
          <w:rFonts w:ascii="Arial" w:hAnsi="Arial" w:cs="Arial"/>
          <w:color w:val="000000"/>
          <w:sz w:val="36"/>
          <w:szCs w:val="36"/>
          <w:lang w:bidi="hi-IN"/>
        </w:rPr>
        <w:t>q, sAma# ca m</w:t>
      </w:r>
      <w:r w:rsidR="00665208">
        <w:rPr>
          <w:rFonts w:ascii="Arial" w:hAnsi="Arial" w:cs="Arial"/>
          <w:color w:val="000000"/>
          <w:sz w:val="36"/>
          <w:szCs w:val="36"/>
          <w:lang w:bidi="hi-IN"/>
        </w:rPr>
        <w:t>E</w:t>
      </w:r>
      <w:r>
        <w:rPr>
          <w:rFonts w:ascii="Arial" w:hAnsi="Arial" w:cs="Arial"/>
          <w:color w:val="000000"/>
          <w:sz w:val="36"/>
          <w:szCs w:val="36"/>
          <w:lang w:bidi="hi-IN"/>
        </w:rPr>
        <w:t>q, st</w:t>
      </w:r>
      <w:r w:rsidR="00665208">
        <w:rPr>
          <w:rFonts w:ascii="Arial" w:hAnsi="Arial" w:cs="Arial"/>
          <w:color w:val="000000"/>
          <w:sz w:val="36"/>
          <w:szCs w:val="36"/>
          <w:lang w:bidi="hi-IN"/>
        </w:rPr>
        <w:t>O</w:t>
      </w:r>
      <w:r>
        <w:rPr>
          <w:rFonts w:ascii="Arial" w:hAnsi="Arial" w:cs="Arial"/>
          <w:color w:val="000000"/>
          <w:sz w:val="36"/>
          <w:szCs w:val="36"/>
          <w:lang w:bidi="hi-IN"/>
        </w:rPr>
        <w:t>ma#Sca m</w:t>
      </w:r>
      <w:r w:rsidR="00665208">
        <w:rPr>
          <w:rFonts w:ascii="Arial" w:hAnsi="Arial" w:cs="Arial"/>
          <w:color w:val="000000"/>
          <w:sz w:val="36"/>
          <w:szCs w:val="36"/>
          <w:lang w:bidi="hi-IN"/>
        </w:rPr>
        <w:t>E</w:t>
      </w:r>
      <w:r>
        <w:rPr>
          <w:rFonts w:ascii="Arial" w:hAnsi="Arial" w:cs="Arial"/>
          <w:color w:val="000000"/>
          <w:sz w:val="36"/>
          <w:szCs w:val="36"/>
          <w:lang w:bidi="hi-IN"/>
        </w:rPr>
        <w:t>q, yaju#Sca m</w:t>
      </w:r>
      <w:r w:rsidR="00665208">
        <w:rPr>
          <w:rFonts w:ascii="Arial" w:hAnsi="Arial" w:cs="Arial"/>
          <w:color w:val="000000"/>
          <w:sz w:val="36"/>
          <w:szCs w:val="36"/>
          <w:lang w:bidi="hi-IN"/>
        </w:rPr>
        <w:t>E</w:t>
      </w:r>
      <w:r>
        <w:rPr>
          <w:rFonts w:ascii="Arial" w:hAnsi="Arial" w:cs="Arial"/>
          <w:color w:val="000000"/>
          <w:sz w:val="36"/>
          <w:szCs w:val="36"/>
          <w:lang w:bidi="hi-IN"/>
        </w:rPr>
        <w:t>, dIqkShA 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p>
    <w:p w14:paraId="3F0DD00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FF1DBF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gramStart"/>
      <w:r>
        <w:rPr>
          <w:rFonts w:ascii="Arial" w:hAnsi="Arial" w:cs="Arial"/>
          <w:color w:val="000000"/>
          <w:sz w:val="36"/>
          <w:szCs w:val="36"/>
          <w:lang w:bidi="hi-IN"/>
        </w:rPr>
        <w:t>tapa#</w:t>
      </w:r>
      <w:proofErr w:type="gramEnd"/>
      <w:r>
        <w:rPr>
          <w:rFonts w:ascii="Arial" w:hAnsi="Arial" w:cs="Arial"/>
          <w:color w:val="000000"/>
          <w:sz w:val="36"/>
          <w:szCs w:val="36"/>
          <w:lang w:bidi="hi-IN"/>
        </w:rPr>
        <w:t>Sca ma, RuqtuSca# m</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r>
        <w:rPr>
          <w:rFonts w:ascii="Arial" w:hAnsi="Arial" w:cs="Arial"/>
          <w:color w:val="000000"/>
          <w:sz w:val="36"/>
          <w:szCs w:val="36"/>
          <w:lang w:bidi="hi-IN"/>
        </w:rPr>
        <w:tab/>
        <w:t>vraqtaM ca# m</w:t>
      </w:r>
      <w:r w:rsidR="00665208">
        <w:rPr>
          <w:rFonts w:ascii="Arial" w:hAnsi="Arial" w:cs="Arial"/>
          <w:color w:val="000000"/>
          <w:sz w:val="36"/>
          <w:szCs w:val="36"/>
          <w:lang w:bidi="hi-IN"/>
        </w:rPr>
        <w:t>E</w:t>
      </w:r>
      <w:r>
        <w:rPr>
          <w:rFonts w:ascii="Arial" w:hAnsi="Arial" w:cs="Arial"/>
          <w:color w:val="000000"/>
          <w:sz w:val="36"/>
          <w:szCs w:val="36"/>
          <w:lang w:bidi="hi-IN"/>
        </w:rPr>
        <w:t>,</w:t>
      </w:r>
      <w:r>
        <w:rPr>
          <w:rFonts w:ascii="Arial" w:hAnsi="Arial" w:cs="Arial"/>
          <w:color w:val="000000"/>
          <w:sz w:val="36"/>
          <w:szCs w:val="36"/>
          <w:lang w:bidi="hi-IN"/>
        </w:rPr>
        <w:tab/>
        <w:t xml:space="preserve"> &amp;h</w:t>
      </w:r>
      <w:r w:rsidR="00665208">
        <w:rPr>
          <w:rFonts w:ascii="Arial" w:hAnsi="Arial" w:cs="Arial"/>
          <w:color w:val="000000"/>
          <w:sz w:val="36"/>
          <w:szCs w:val="36"/>
          <w:lang w:bidi="hi-IN"/>
        </w:rPr>
        <w:t>O</w:t>
      </w:r>
      <w:r>
        <w:rPr>
          <w:rFonts w:ascii="Arial" w:hAnsi="Arial" w:cs="Arial"/>
          <w:color w:val="000000"/>
          <w:sz w:val="36"/>
          <w:szCs w:val="36"/>
          <w:lang w:bidi="hi-IN"/>
        </w:rPr>
        <w:t>rAqtray</w:t>
      </w:r>
      <w:r w:rsidR="00665208">
        <w:rPr>
          <w:rFonts w:ascii="Arial" w:hAnsi="Arial" w:cs="Arial"/>
          <w:color w:val="000000"/>
          <w:sz w:val="36"/>
          <w:szCs w:val="36"/>
          <w:lang w:bidi="hi-IN"/>
        </w:rPr>
        <w:t>O</w:t>
      </w:r>
      <w:r>
        <w:rPr>
          <w:rFonts w:ascii="Arial" w:hAnsi="Arial" w:cs="Arial"/>
          <w:color w:val="000000"/>
          <w:sz w:val="36"/>
          <w:szCs w:val="36"/>
          <w:lang w:bidi="hi-IN"/>
        </w:rPr>
        <w:t>$rvRuqShTyA, bRu#hadrathantaqr</w:t>
      </w:r>
      <w:r w:rsidR="00665208">
        <w:rPr>
          <w:rFonts w:ascii="Arial" w:hAnsi="Arial" w:cs="Arial"/>
          <w:color w:val="000000"/>
          <w:sz w:val="36"/>
          <w:szCs w:val="36"/>
          <w:lang w:bidi="hi-IN"/>
        </w:rPr>
        <w:t>E</w:t>
      </w:r>
      <w:r>
        <w:rPr>
          <w:rFonts w:ascii="Arial" w:hAnsi="Arial" w:cs="Arial"/>
          <w:color w:val="000000"/>
          <w:sz w:val="36"/>
          <w:szCs w:val="36"/>
          <w:lang w:bidi="hi-IN"/>
        </w:rPr>
        <w:t xml:space="preserve"> ca# m</w:t>
      </w:r>
      <w:r w:rsidR="00665208">
        <w:rPr>
          <w:rFonts w:ascii="Arial" w:hAnsi="Arial" w:cs="Arial"/>
          <w:color w:val="000000"/>
          <w:sz w:val="36"/>
          <w:szCs w:val="36"/>
          <w:lang w:bidi="hi-IN"/>
        </w:rPr>
        <w:t>E</w:t>
      </w:r>
      <w:r>
        <w:rPr>
          <w:rFonts w:ascii="Arial" w:hAnsi="Arial" w:cs="Arial"/>
          <w:color w:val="000000"/>
          <w:sz w:val="36"/>
          <w:szCs w:val="36"/>
          <w:lang w:bidi="hi-IN"/>
        </w:rPr>
        <w:t xml:space="preserve"> yaqj~j</w:t>
      </w:r>
      <w:r w:rsidR="00665208">
        <w:rPr>
          <w:rFonts w:ascii="Arial" w:hAnsi="Arial" w:cs="Arial"/>
          <w:color w:val="000000"/>
          <w:sz w:val="36"/>
          <w:szCs w:val="36"/>
          <w:lang w:bidi="hi-IN"/>
        </w:rPr>
        <w:t>E</w:t>
      </w:r>
      <w:r>
        <w:rPr>
          <w:rFonts w:ascii="Arial" w:hAnsi="Arial" w:cs="Arial"/>
          <w:color w:val="000000"/>
          <w:sz w:val="36"/>
          <w:szCs w:val="36"/>
          <w:lang w:bidi="hi-IN"/>
        </w:rPr>
        <w:t>na# kalp</w:t>
      </w:r>
      <w:r w:rsidR="00665208">
        <w:rPr>
          <w:rFonts w:ascii="Arial" w:hAnsi="Arial" w:cs="Arial"/>
          <w:color w:val="000000"/>
          <w:sz w:val="36"/>
          <w:szCs w:val="36"/>
          <w:lang w:bidi="hi-IN"/>
        </w:rPr>
        <w:t>E</w:t>
      </w:r>
      <w:r>
        <w:rPr>
          <w:rFonts w:ascii="Arial" w:hAnsi="Arial" w:cs="Arial"/>
          <w:color w:val="000000"/>
          <w:sz w:val="36"/>
          <w:szCs w:val="36"/>
          <w:lang w:bidi="hi-IN"/>
        </w:rPr>
        <w:t>tAM || 9 (21)</w:t>
      </w:r>
    </w:p>
    <w:p w14:paraId="4C9009D0" w14:textId="4A5A53D9"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SAntiqH SAntiqH SAnti#H || </w:t>
      </w:r>
    </w:p>
    <w:p w14:paraId="41779D20" w14:textId="77777777" w:rsidR="003328DE" w:rsidRDefault="003328DE" w:rsidP="00D91D60">
      <w:pPr>
        <w:autoSpaceDE w:val="0"/>
        <w:autoSpaceDN w:val="0"/>
        <w:adjustRightInd w:val="0"/>
        <w:spacing w:after="0" w:line="240" w:lineRule="auto"/>
        <w:rPr>
          <w:rFonts w:ascii="Arial" w:hAnsi="Arial" w:cs="Arial"/>
          <w:color w:val="000000"/>
          <w:sz w:val="36"/>
          <w:szCs w:val="36"/>
          <w:lang w:bidi="hi-IN"/>
        </w:rPr>
      </w:pPr>
    </w:p>
    <w:p w14:paraId="77768D30" w14:textId="3A7C865D" w:rsidR="003328DE" w:rsidRDefault="003328DE" w:rsidP="003328DE">
      <w:pPr>
        <w:autoSpaceDE w:val="0"/>
        <w:autoSpaceDN w:val="0"/>
        <w:adjustRightInd w:val="0"/>
        <w:spacing w:after="0" w:line="240" w:lineRule="auto"/>
        <w:rPr>
          <w:rFonts w:ascii="Arial" w:hAnsi="Arial" w:cs="Arial"/>
          <w:b/>
          <w:bCs/>
          <w:color w:val="000000"/>
          <w:sz w:val="36"/>
          <w:szCs w:val="36"/>
          <w:lang w:bidi="hi-IN"/>
        </w:rPr>
      </w:pPr>
      <w:r w:rsidRPr="00E20008">
        <w:rPr>
          <w:rFonts w:ascii="Arial" w:hAnsi="Arial" w:cs="Arial"/>
          <w:b/>
          <w:bCs/>
          <w:color w:val="000000"/>
          <w:sz w:val="36"/>
          <w:szCs w:val="36"/>
          <w:lang w:bidi="hi-IN"/>
        </w:rPr>
        <w:t>14.</w:t>
      </w:r>
      <w:r>
        <w:rPr>
          <w:rFonts w:ascii="Arial" w:hAnsi="Arial" w:cs="Arial"/>
          <w:b/>
          <w:bCs/>
          <w:color w:val="000000"/>
          <w:sz w:val="36"/>
          <w:szCs w:val="36"/>
          <w:lang w:bidi="hi-IN"/>
        </w:rPr>
        <w:t>9</w:t>
      </w:r>
      <w:r w:rsidRPr="00E20008">
        <w:rPr>
          <w:rFonts w:ascii="Arial" w:hAnsi="Arial" w:cs="Arial"/>
          <w:b/>
          <w:bCs/>
          <w:color w:val="000000"/>
          <w:sz w:val="36"/>
          <w:szCs w:val="36"/>
          <w:lang w:bidi="hi-IN"/>
        </w:rPr>
        <w:t>.2</w:t>
      </w:r>
      <w:r w:rsidRPr="00E20008">
        <w:rPr>
          <w:rFonts w:ascii="Arial" w:hAnsi="Arial" w:cs="Arial"/>
          <w:b/>
          <w:bCs/>
          <w:color w:val="000000"/>
          <w:sz w:val="36"/>
          <w:szCs w:val="36"/>
          <w:lang w:bidi="hi-IN"/>
        </w:rPr>
        <w:tab/>
        <w:t xml:space="preserve"> upacAra </w:t>
      </w:r>
      <w:r>
        <w:rPr>
          <w:rFonts w:ascii="Arial" w:hAnsi="Arial" w:cs="Arial"/>
          <w:b/>
          <w:bCs/>
          <w:color w:val="000000"/>
          <w:sz w:val="36"/>
          <w:szCs w:val="36"/>
          <w:lang w:bidi="hi-IN"/>
        </w:rPr>
        <w:t>pUjA</w:t>
      </w:r>
    </w:p>
    <w:p w14:paraId="0F48D095" w14:textId="77777777" w:rsidR="003328DE" w:rsidRDefault="003328DE" w:rsidP="00D91D60">
      <w:pPr>
        <w:autoSpaceDE w:val="0"/>
        <w:autoSpaceDN w:val="0"/>
        <w:adjustRightInd w:val="0"/>
        <w:spacing w:after="0" w:line="240" w:lineRule="auto"/>
        <w:rPr>
          <w:rFonts w:ascii="Arial" w:hAnsi="Arial" w:cs="Arial"/>
          <w:color w:val="000000"/>
          <w:sz w:val="36"/>
          <w:szCs w:val="36"/>
          <w:lang w:bidi="hi-IN"/>
        </w:rPr>
      </w:pPr>
    </w:p>
    <w:p w14:paraId="4CD5592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amRutABiSh</w:t>
      </w:r>
      <w:r w:rsidR="00665208">
        <w:rPr>
          <w:rFonts w:ascii="Arial" w:hAnsi="Arial" w:cs="Arial"/>
          <w:color w:val="000000"/>
          <w:sz w:val="36"/>
          <w:szCs w:val="36"/>
          <w:lang w:bidi="hi-IN"/>
        </w:rPr>
        <w:t>E</w:t>
      </w:r>
      <w:r>
        <w:rPr>
          <w:rFonts w:ascii="Arial" w:hAnsi="Arial" w:cs="Arial"/>
          <w:color w:val="000000"/>
          <w:sz w:val="36"/>
          <w:szCs w:val="36"/>
          <w:lang w:bidi="hi-IN"/>
        </w:rPr>
        <w:t>k</w:t>
      </w:r>
      <w:r w:rsidR="00665208">
        <w:rPr>
          <w:rFonts w:ascii="Arial" w:hAnsi="Arial" w:cs="Arial"/>
          <w:color w:val="000000"/>
          <w:sz w:val="36"/>
          <w:szCs w:val="36"/>
          <w:lang w:bidi="hi-IN"/>
        </w:rPr>
        <w:t>O</w:t>
      </w:r>
      <w:r>
        <w:rPr>
          <w:rFonts w:ascii="Arial" w:hAnsi="Arial" w:cs="Arial"/>
          <w:color w:val="000000"/>
          <w:sz w:val="36"/>
          <w:szCs w:val="36"/>
          <w:lang w:bidi="hi-IN"/>
        </w:rPr>
        <w:t>&amp;stu | AvAhitAByaH sarvABy</w:t>
      </w:r>
      <w:r w:rsidR="00665208">
        <w:rPr>
          <w:rFonts w:ascii="Arial" w:hAnsi="Arial" w:cs="Arial"/>
          <w:color w:val="000000"/>
          <w:sz w:val="36"/>
          <w:szCs w:val="36"/>
          <w:lang w:bidi="hi-IN"/>
        </w:rPr>
        <w:t>O</w:t>
      </w:r>
      <w:r>
        <w:rPr>
          <w:rFonts w:ascii="Arial" w:hAnsi="Arial" w:cs="Arial"/>
          <w:color w:val="000000"/>
          <w:sz w:val="36"/>
          <w:szCs w:val="36"/>
          <w:lang w:bidi="hi-IN"/>
        </w:rPr>
        <w:t xml:space="preserve"> d</w:t>
      </w:r>
      <w:r w:rsidR="00665208">
        <w:rPr>
          <w:rFonts w:ascii="Arial" w:hAnsi="Arial" w:cs="Arial"/>
          <w:color w:val="000000"/>
          <w:sz w:val="36"/>
          <w:szCs w:val="36"/>
          <w:lang w:bidi="hi-IN"/>
        </w:rPr>
        <w:t>E</w:t>
      </w:r>
      <w:r>
        <w:rPr>
          <w:rFonts w:ascii="Arial" w:hAnsi="Arial" w:cs="Arial"/>
          <w:color w:val="000000"/>
          <w:sz w:val="36"/>
          <w:szCs w:val="36"/>
          <w:lang w:bidi="hi-IN"/>
        </w:rPr>
        <w:t>vatABy</w:t>
      </w:r>
      <w:r w:rsidR="00665208">
        <w:rPr>
          <w:rFonts w:ascii="Arial" w:hAnsi="Arial" w:cs="Arial"/>
          <w:color w:val="000000"/>
          <w:sz w:val="36"/>
          <w:szCs w:val="36"/>
          <w:lang w:bidi="hi-IN"/>
        </w:rPr>
        <w:t>O</w:t>
      </w:r>
      <w:r>
        <w:rPr>
          <w:rFonts w:ascii="Arial" w:hAnsi="Arial" w:cs="Arial"/>
          <w:color w:val="000000"/>
          <w:sz w:val="36"/>
          <w:szCs w:val="36"/>
          <w:lang w:bidi="hi-IN"/>
        </w:rPr>
        <w:t xml:space="preserve"> namaH | </w:t>
      </w:r>
    </w:p>
    <w:p w14:paraId="2FCA699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divya gandhAn dhArayAmi | puShpANi samarpayAmi | </w:t>
      </w:r>
    </w:p>
    <w:p w14:paraId="03427F3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 xml:space="preserve">balA#yaq nama#H | dhUpaM AGrApayAmi | bala#pramathanAyaq nama#H | </w:t>
      </w:r>
    </w:p>
    <w:p w14:paraId="2916DF8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dIpaM darSayAmi | dhUpa-dIpAnantaraM AcamanIyaM samarpayAmi | </w:t>
      </w:r>
    </w:p>
    <w:p w14:paraId="6D8B397B" w14:textId="365D0B6A"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BUrBuvaqssuvaqH --------------. (naiv</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dya mantraM) | </w:t>
      </w:r>
    </w:p>
    <w:p w14:paraId="11290DE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F08532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sarva#BUtadamanAyaq nama#H | kadaLIPalaM niv</w:t>
      </w:r>
      <w:r w:rsidR="00665208">
        <w:rPr>
          <w:rFonts w:ascii="Arial" w:hAnsi="Arial" w:cs="Arial"/>
          <w:color w:val="000000"/>
          <w:sz w:val="36"/>
          <w:szCs w:val="36"/>
          <w:lang w:bidi="hi-IN"/>
        </w:rPr>
        <w:t>E</w:t>
      </w:r>
      <w:r>
        <w:rPr>
          <w:rFonts w:ascii="Arial" w:hAnsi="Arial" w:cs="Arial"/>
          <w:color w:val="000000"/>
          <w:sz w:val="36"/>
          <w:szCs w:val="36"/>
          <w:lang w:bidi="hi-IN"/>
        </w:rPr>
        <w:t xml:space="preserve">dayAmi | </w:t>
      </w:r>
    </w:p>
    <w:p w14:paraId="2D6BDEE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naiv</w:t>
      </w:r>
      <w:r w:rsidR="00665208">
        <w:rPr>
          <w:rFonts w:ascii="Arial" w:hAnsi="Arial" w:cs="Arial"/>
          <w:color w:val="000000"/>
          <w:sz w:val="36"/>
          <w:szCs w:val="36"/>
          <w:lang w:bidi="hi-IN"/>
        </w:rPr>
        <w:t>E</w:t>
      </w:r>
      <w:r>
        <w:rPr>
          <w:rFonts w:ascii="Arial" w:hAnsi="Arial" w:cs="Arial"/>
          <w:color w:val="000000"/>
          <w:sz w:val="36"/>
          <w:szCs w:val="36"/>
          <w:lang w:bidi="hi-IN"/>
        </w:rPr>
        <w:t xml:space="preserve">dyAnantaraM AcamanIyaM samarpayAmi | </w:t>
      </w:r>
    </w:p>
    <w:p w14:paraId="1E524F8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maqn</w:t>
      </w:r>
      <w:r w:rsidR="00665208">
        <w:rPr>
          <w:rFonts w:ascii="Arial" w:hAnsi="Arial" w:cs="Arial"/>
          <w:color w:val="000000"/>
          <w:sz w:val="36"/>
          <w:szCs w:val="36"/>
          <w:lang w:bidi="hi-IN"/>
        </w:rPr>
        <w:t>O</w:t>
      </w:r>
      <w:r>
        <w:rPr>
          <w:rFonts w:ascii="Arial" w:hAnsi="Arial" w:cs="Arial"/>
          <w:color w:val="000000"/>
          <w:sz w:val="36"/>
          <w:szCs w:val="36"/>
          <w:lang w:bidi="hi-IN"/>
        </w:rPr>
        <w:t>nma#nAyaq nama#H | karpUra tAMbUlaM niv</w:t>
      </w:r>
      <w:r w:rsidR="00665208">
        <w:rPr>
          <w:rFonts w:ascii="Arial" w:hAnsi="Arial" w:cs="Arial"/>
          <w:color w:val="000000"/>
          <w:sz w:val="36"/>
          <w:szCs w:val="36"/>
          <w:lang w:bidi="hi-IN"/>
        </w:rPr>
        <w:t>E</w:t>
      </w:r>
      <w:r>
        <w:rPr>
          <w:rFonts w:ascii="Arial" w:hAnsi="Arial" w:cs="Arial"/>
          <w:color w:val="000000"/>
          <w:sz w:val="36"/>
          <w:szCs w:val="36"/>
          <w:lang w:bidi="hi-IN"/>
        </w:rPr>
        <w:t xml:space="preserve">dayAmi | </w:t>
      </w:r>
    </w:p>
    <w:p w14:paraId="66B689F6" w14:textId="77777777" w:rsidR="003328DE" w:rsidRDefault="003328DE" w:rsidP="00D91D60">
      <w:pPr>
        <w:autoSpaceDE w:val="0"/>
        <w:autoSpaceDN w:val="0"/>
        <w:adjustRightInd w:val="0"/>
        <w:spacing w:after="0" w:line="240" w:lineRule="auto"/>
        <w:rPr>
          <w:rFonts w:ascii="Arial" w:hAnsi="Arial" w:cs="Arial"/>
          <w:color w:val="000000"/>
          <w:sz w:val="36"/>
          <w:szCs w:val="36"/>
          <w:lang w:bidi="hi-IN"/>
        </w:rPr>
      </w:pPr>
    </w:p>
    <w:p w14:paraId="56C2D10D" w14:textId="0195F773" w:rsidR="00D91D60" w:rsidRPr="000B0C49" w:rsidRDefault="00D91D60" w:rsidP="00D91D60">
      <w:pPr>
        <w:autoSpaceDE w:val="0"/>
        <w:autoSpaceDN w:val="0"/>
        <w:adjustRightInd w:val="0"/>
        <w:spacing w:after="0" w:line="240" w:lineRule="auto"/>
        <w:rPr>
          <w:rFonts w:ascii="Arial" w:hAnsi="Arial" w:cs="Arial"/>
          <w:b/>
          <w:bCs/>
          <w:color w:val="000000"/>
          <w:sz w:val="36"/>
          <w:szCs w:val="36"/>
          <w:lang w:bidi="hi-IN"/>
        </w:rPr>
      </w:pPr>
      <w:r w:rsidRPr="000B0C49">
        <w:rPr>
          <w:rFonts w:ascii="Arial" w:hAnsi="Arial" w:cs="Arial"/>
          <w:b/>
          <w:bCs/>
          <w:color w:val="000000"/>
          <w:sz w:val="36"/>
          <w:szCs w:val="36"/>
          <w:lang w:bidi="hi-IN"/>
        </w:rPr>
        <w:t>1</w:t>
      </w:r>
      <w:r w:rsidR="004F1AE7" w:rsidRPr="000B0C49">
        <w:rPr>
          <w:rFonts w:ascii="Arial" w:hAnsi="Arial" w:cs="Arial"/>
          <w:b/>
          <w:bCs/>
          <w:color w:val="000000"/>
          <w:sz w:val="36"/>
          <w:szCs w:val="36"/>
          <w:lang w:bidi="hi-IN"/>
        </w:rPr>
        <w:t>4</w:t>
      </w:r>
      <w:r w:rsidRPr="000B0C49">
        <w:rPr>
          <w:rFonts w:ascii="Arial" w:hAnsi="Arial" w:cs="Arial"/>
          <w:b/>
          <w:bCs/>
          <w:color w:val="000000"/>
          <w:sz w:val="36"/>
          <w:szCs w:val="36"/>
          <w:lang w:bidi="hi-IN"/>
        </w:rPr>
        <w:t>.9.</w:t>
      </w:r>
      <w:r w:rsidR="003328DE">
        <w:rPr>
          <w:rFonts w:ascii="Arial" w:hAnsi="Arial" w:cs="Arial"/>
          <w:b/>
          <w:bCs/>
          <w:color w:val="000000"/>
          <w:sz w:val="36"/>
          <w:szCs w:val="36"/>
          <w:lang w:bidi="hi-IN"/>
        </w:rPr>
        <w:t>3</w:t>
      </w:r>
      <w:r w:rsidRPr="000B0C49">
        <w:rPr>
          <w:rFonts w:ascii="Arial" w:hAnsi="Arial" w:cs="Arial"/>
          <w:b/>
          <w:bCs/>
          <w:color w:val="000000"/>
          <w:sz w:val="36"/>
          <w:szCs w:val="36"/>
          <w:lang w:bidi="hi-IN"/>
        </w:rPr>
        <w:tab/>
      </w:r>
      <w:r w:rsidRPr="000B0C49">
        <w:rPr>
          <w:rFonts w:ascii="Arial" w:hAnsi="Arial" w:cs="Arial"/>
          <w:b/>
          <w:bCs/>
          <w:color w:val="000000"/>
          <w:sz w:val="36"/>
          <w:szCs w:val="36"/>
          <w:lang w:bidi="hi-IN"/>
        </w:rPr>
        <w:tab/>
        <w:t>upacAra mantrAH</w:t>
      </w:r>
    </w:p>
    <w:p w14:paraId="0ADAD11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w:t>
      </w:r>
      <w:r>
        <w:rPr>
          <w:rFonts w:ascii="Arial" w:hAnsi="Arial" w:cs="Arial"/>
          <w:color w:val="000000"/>
          <w:sz w:val="36"/>
          <w:szCs w:val="36"/>
          <w:lang w:bidi="hi-IN"/>
        </w:rPr>
        <w:tab/>
        <w:t xml:space="preserve"> vaqjraqnaqKAya# viqdmah</w:t>
      </w:r>
      <w:r w:rsidR="00665208">
        <w:rPr>
          <w:rFonts w:ascii="Arial" w:hAnsi="Arial" w:cs="Arial"/>
          <w:color w:val="000000"/>
          <w:sz w:val="36"/>
          <w:szCs w:val="36"/>
          <w:lang w:bidi="hi-IN"/>
        </w:rPr>
        <w:t>E</w:t>
      </w:r>
      <w:r>
        <w:rPr>
          <w:rFonts w:ascii="Arial" w:hAnsi="Arial" w:cs="Arial"/>
          <w:color w:val="000000"/>
          <w:sz w:val="36"/>
          <w:szCs w:val="36"/>
          <w:lang w:bidi="hi-IN"/>
        </w:rPr>
        <w:t xml:space="preserve"># tIkShNadaq(gg)qShTrAya# dhImahi | </w:t>
      </w:r>
    </w:p>
    <w:p w14:paraId="0794326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tann</w:t>
      </w:r>
      <w:r w:rsidR="00665208">
        <w:rPr>
          <w:rFonts w:ascii="Arial" w:hAnsi="Arial" w:cs="Arial"/>
          <w:color w:val="000000"/>
          <w:sz w:val="36"/>
          <w:szCs w:val="36"/>
          <w:lang w:bidi="hi-IN"/>
        </w:rPr>
        <w:t>O</w:t>
      </w:r>
      <w:r>
        <w:rPr>
          <w:rFonts w:ascii="Arial" w:hAnsi="Arial" w:cs="Arial"/>
          <w:color w:val="000000"/>
          <w:sz w:val="36"/>
          <w:szCs w:val="36"/>
          <w:lang w:bidi="hi-IN"/>
        </w:rPr>
        <w:t># nArasi(gm)haH prac</w:t>
      </w:r>
      <w:r w:rsidR="00665208">
        <w:rPr>
          <w:rFonts w:ascii="Arial" w:hAnsi="Arial" w:cs="Arial"/>
          <w:color w:val="000000"/>
          <w:sz w:val="36"/>
          <w:szCs w:val="36"/>
          <w:lang w:bidi="hi-IN"/>
        </w:rPr>
        <w:t>O</w:t>
      </w:r>
      <w:r>
        <w:rPr>
          <w:rFonts w:ascii="Arial" w:hAnsi="Arial" w:cs="Arial"/>
          <w:color w:val="000000"/>
          <w:sz w:val="36"/>
          <w:szCs w:val="36"/>
          <w:lang w:bidi="hi-IN"/>
        </w:rPr>
        <w:t>qdayA$t | 9.1</w:t>
      </w:r>
    </w:p>
    <w:p w14:paraId="5B5D709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w:t>
      </w:r>
      <w:r>
        <w:rPr>
          <w:rFonts w:ascii="Arial" w:hAnsi="Arial" w:cs="Arial"/>
          <w:color w:val="000000"/>
          <w:sz w:val="36"/>
          <w:szCs w:val="36"/>
          <w:lang w:bidi="hi-IN"/>
        </w:rPr>
        <w:tab/>
        <w:t xml:space="preserve"> aqG</w:t>
      </w:r>
      <w:r w:rsidR="00665208">
        <w:rPr>
          <w:rFonts w:ascii="Arial" w:hAnsi="Arial" w:cs="Arial"/>
          <w:color w:val="000000"/>
          <w:sz w:val="36"/>
          <w:szCs w:val="36"/>
          <w:lang w:bidi="hi-IN"/>
        </w:rPr>
        <w:t>O</w:t>
      </w:r>
      <w:r>
        <w:rPr>
          <w:rFonts w:ascii="Arial" w:hAnsi="Arial" w:cs="Arial"/>
          <w:color w:val="000000"/>
          <w:sz w:val="36"/>
          <w:szCs w:val="36"/>
          <w:lang w:bidi="hi-IN"/>
        </w:rPr>
        <w:t>r</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&amp;thaqG</w:t>
      </w:r>
      <w:r w:rsidR="00665208">
        <w:rPr>
          <w:rFonts w:ascii="Arial" w:hAnsi="Arial" w:cs="Arial"/>
          <w:color w:val="000000"/>
          <w:sz w:val="36"/>
          <w:szCs w:val="36"/>
          <w:lang w:bidi="hi-IN"/>
        </w:rPr>
        <w:t>O</w:t>
      </w:r>
      <w:r>
        <w:rPr>
          <w:rFonts w:ascii="Arial" w:hAnsi="Arial" w:cs="Arial"/>
          <w:color w:val="000000"/>
          <w:sz w:val="36"/>
          <w:szCs w:val="36"/>
          <w:lang w:bidi="hi-IN"/>
        </w:rPr>
        <w:t>r</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 G</w:t>
      </w:r>
      <w:r w:rsidR="00665208">
        <w:rPr>
          <w:rFonts w:ascii="Arial" w:hAnsi="Arial" w:cs="Arial"/>
          <w:color w:val="000000"/>
          <w:sz w:val="36"/>
          <w:szCs w:val="36"/>
          <w:lang w:bidi="hi-IN"/>
        </w:rPr>
        <w:t>O</w:t>
      </w:r>
      <w:r>
        <w:rPr>
          <w:rFonts w:ascii="Arial" w:hAnsi="Arial" w:cs="Arial"/>
          <w:color w:val="000000"/>
          <w:sz w:val="36"/>
          <w:szCs w:val="36"/>
          <w:lang w:bidi="hi-IN"/>
        </w:rPr>
        <w:t>raqG</w:t>
      </w:r>
      <w:r w:rsidR="00665208">
        <w:rPr>
          <w:rFonts w:ascii="Arial" w:hAnsi="Arial" w:cs="Arial"/>
          <w:color w:val="000000"/>
          <w:sz w:val="36"/>
          <w:szCs w:val="36"/>
          <w:lang w:bidi="hi-IN"/>
        </w:rPr>
        <w:t>O</w:t>
      </w:r>
      <w:r>
        <w:rPr>
          <w:rFonts w:ascii="Arial" w:hAnsi="Arial" w:cs="Arial"/>
          <w:color w:val="000000"/>
          <w:sz w:val="36"/>
          <w:szCs w:val="36"/>
          <w:lang w:bidi="hi-IN"/>
        </w:rPr>
        <w:t>ra#tar</w:t>
      </w:r>
      <w:r w:rsidR="00665208">
        <w:rPr>
          <w:rFonts w:ascii="Arial" w:hAnsi="Arial" w:cs="Arial"/>
          <w:color w:val="000000"/>
          <w:sz w:val="36"/>
          <w:szCs w:val="36"/>
          <w:lang w:bidi="hi-IN"/>
        </w:rPr>
        <w:t>E</w:t>
      </w:r>
      <w:r>
        <w:rPr>
          <w:rFonts w:ascii="Arial" w:hAnsi="Arial" w:cs="Arial"/>
          <w:color w:val="000000"/>
          <w:sz w:val="36"/>
          <w:szCs w:val="36"/>
          <w:lang w:bidi="hi-IN"/>
        </w:rPr>
        <w:t>ByaH | sarv</w:t>
      </w:r>
      <w:r w:rsidR="00665208">
        <w:rPr>
          <w:rFonts w:ascii="Arial" w:hAnsi="Arial" w:cs="Arial"/>
          <w:color w:val="000000"/>
          <w:sz w:val="36"/>
          <w:szCs w:val="36"/>
          <w:lang w:bidi="hi-IN"/>
        </w:rPr>
        <w:t>E</w:t>
      </w:r>
      <w:r>
        <w:rPr>
          <w:rFonts w:ascii="Arial" w:hAnsi="Arial" w:cs="Arial"/>
          <w:color w:val="000000"/>
          <w:sz w:val="36"/>
          <w:szCs w:val="36"/>
          <w:lang w:bidi="hi-IN"/>
        </w:rPr>
        <w:t>$ByaH sarvaqSarv</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 xml:space="preserve">q </w:t>
      </w:r>
    </w:p>
    <w:p w14:paraId="2AB5BB1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nama#st</w:t>
      </w:r>
      <w:r w:rsidR="00665208">
        <w:rPr>
          <w:rFonts w:ascii="Arial" w:hAnsi="Arial" w:cs="Arial"/>
          <w:color w:val="000000"/>
          <w:sz w:val="36"/>
          <w:szCs w:val="36"/>
          <w:lang w:bidi="hi-IN"/>
        </w:rPr>
        <w:t>E</w:t>
      </w:r>
      <w:r>
        <w:rPr>
          <w:rFonts w:ascii="Arial" w:hAnsi="Arial" w:cs="Arial"/>
          <w:color w:val="000000"/>
          <w:sz w:val="36"/>
          <w:szCs w:val="36"/>
          <w:lang w:bidi="hi-IN"/>
        </w:rPr>
        <w:t xml:space="preserve"> astu ruqdrarU#p</w:t>
      </w:r>
      <w:r w:rsidR="00665208">
        <w:rPr>
          <w:rFonts w:ascii="Arial" w:hAnsi="Arial" w:cs="Arial"/>
          <w:color w:val="000000"/>
          <w:sz w:val="36"/>
          <w:szCs w:val="36"/>
          <w:lang w:bidi="hi-IN"/>
        </w:rPr>
        <w:t>E</w:t>
      </w:r>
      <w:r>
        <w:rPr>
          <w:rFonts w:ascii="Arial" w:hAnsi="Arial" w:cs="Arial"/>
          <w:color w:val="000000"/>
          <w:sz w:val="36"/>
          <w:szCs w:val="36"/>
          <w:lang w:bidi="hi-IN"/>
        </w:rPr>
        <w:t>ByaH | 9.2</w:t>
      </w:r>
    </w:p>
    <w:p w14:paraId="18D6E72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Pr>
          <w:rFonts w:ascii="Arial" w:hAnsi="Arial" w:cs="Arial"/>
          <w:color w:val="000000"/>
          <w:sz w:val="36"/>
          <w:szCs w:val="36"/>
          <w:lang w:bidi="hi-IN"/>
        </w:rPr>
        <w:tab/>
        <w:t xml:space="preserve"> Aqdiqty</w:t>
      </w:r>
      <w:r w:rsidR="00665208">
        <w:rPr>
          <w:rFonts w:ascii="Arial" w:hAnsi="Arial" w:cs="Arial"/>
          <w:color w:val="000000"/>
          <w:sz w:val="36"/>
          <w:szCs w:val="36"/>
          <w:lang w:bidi="hi-IN"/>
        </w:rPr>
        <w:t>O</w:t>
      </w:r>
      <w:r>
        <w:rPr>
          <w:rFonts w:ascii="Arial" w:hAnsi="Arial" w:cs="Arial"/>
          <w:color w:val="000000"/>
          <w:sz w:val="36"/>
          <w:szCs w:val="36"/>
          <w:lang w:bidi="hi-IN"/>
        </w:rPr>
        <w:t xml:space="preserve"> nava# h</w:t>
      </w:r>
      <w:r w:rsidR="00665208">
        <w:rPr>
          <w:rFonts w:ascii="Arial" w:hAnsi="Arial" w:cs="Arial"/>
          <w:color w:val="000000"/>
          <w:sz w:val="36"/>
          <w:szCs w:val="36"/>
          <w:lang w:bidi="hi-IN"/>
        </w:rPr>
        <w:t>O</w:t>
      </w:r>
      <w:r>
        <w:rPr>
          <w:rFonts w:ascii="Arial" w:hAnsi="Arial" w:cs="Arial"/>
          <w:color w:val="000000"/>
          <w:sz w:val="36"/>
          <w:szCs w:val="36"/>
          <w:lang w:bidi="hi-IN"/>
        </w:rPr>
        <w:t>tA | sa t</w:t>
      </w:r>
      <w:r w:rsidR="00665208">
        <w:rPr>
          <w:rFonts w:ascii="Arial" w:hAnsi="Arial" w:cs="Arial"/>
          <w:color w:val="000000"/>
          <w:sz w:val="36"/>
          <w:szCs w:val="36"/>
          <w:lang w:bidi="hi-IN"/>
        </w:rPr>
        <w:t>E</w:t>
      </w:r>
      <w:r>
        <w:rPr>
          <w:rFonts w:ascii="Arial" w:hAnsi="Arial" w:cs="Arial"/>
          <w:color w:val="000000"/>
          <w:sz w:val="36"/>
          <w:szCs w:val="36"/>
          <w:lang w:bidi="hi-IN"/>
        </w:rPr>
        <w:t>#jaqsvI | sa m</w:t>
      </w:r>
      <w:r w:rsidR="00665208">
        <w:rPr>
          <w:rFonts w:ascii="Arial" w:hAnsi="Arial" w:cs="Arial"/>
          <w:color w:val="000000"/>
          <w:sz w:val="36"/>
          <w:szCs w:val="36"/>
          <w:lang w:bidi="hi-IN"/>
        </w:rPr>
        <w:t>E</w:t>
      </w:r>
      <w:r>
        <w:rPr>
          <w:rFonts w:ascii="Arial" w:hAnsi="Arial" w:cs="Arial"/>
          <w:color w:val="000000"/>
          <w:sz w:val="36"/>
          <w:szCs w:val="36"/>
          <w:lang w:bidi="hi-IN"/>
        </w:rPr>
        <w:t xml:space="preserve"># dadAtu praqjAM paqSUn </w:t>
      </w:r>
    </w:p>
    <w:p w14:paraId="076D8FF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puShTiqM ~MyaSa#H | t</w:t>
      </w:r>
      <w:r w:rsidR="00665208">
        <w:rPr>
          <w:rFonts w:ascii="Arial" w:hAnsi="Arial" w:cs="Arial"/>
          <w:color w:val="000000"/>
          <w:sz w:val="36"/>
          <w:szCs w:val="36"/>
          <w:lang w:bidi="hi-IN"/>
        </w:rPr>
        <w:t>E</w:t>
      </w:r>
      <w:r>
        <w:rPr>
          <w:rFonts w:ascii="Arial" w:hAnsi="Arial" w:cs="Arial"/>
          <w:color w:val="000000"/>
          <w:sz w:val="36"/>
          <w:szCs w:val="36"/>
          <w:lang w:bidi="hi-IN"/>
        </w:rPr>
        <w:t>qjaqsvI ca# BUyAsaM | 9.3</w:t>
      </w:r>
    </w:p>
    <w:p w14:paraId="1137D7D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4.</w:t>
      </w:r>
      <w:r>
        <w:rPr>
          <w:rFonts w:ascii="Arial" w:hAnsi="Arial" w:cs="Arial"/>
          <w:color w:val="000000"/>
          <w:sz w:val="36"/>
          <w:szCs w:val="36"/>
          <w:lang w:bidi="hi-IN"/>
        </w:rPr>
        <w:tab/>
        <w:t xml:space="preserve"> UrdhvAnA(gm) rudrANA(gg) sthAn</w:t>
      </w:r>
      <w:r w:rsidR="00665208">
        <w:rPr>
          <w:rFonts w:ascii="Arial" w:hAnsi="Arial" w:cs="Arial"/>
          <w:color w:val="000000"/>
          <w:sz w:val="36"/>
          <w:szCs w:val="36"/>
          <w:lang w:bidi="hi-IN"/>
        </w:rPr>
        <w:t>E</w:t>
      </w:r>
      <w:r>
        <w:rPr>
          <w:rFonts w:ascii="Arial" w:hAnsi="Arial" w:cs="Arial"/>
          <w:color w:val="000000"/>
          <w:sz w:val="36"/>
          <w:szCs w:val="36"/>
          <w:lang w:bidi="hi-IN"/>
        </w:rPr>
        <w:t xml:space="preserve"> svat</w:t>
      </w:r>
      <w:r w:rsidR="00665208">
        <w:rPr>
          <w:rFonts w:ascii="Arial" w:hAnsi="Arial" w:cs="Arial"/>
          <w:color w:val="000000"/>
          <w:sz w:val="36"/>
          <w:szCs w:val="36"/>
          <w:lang w:bidi="hi-IN"/>
        </w:rPr>
        <w:t>E</w:t>
      </w:r>
      <w:r>
        <w:rPr>
          <w:rFonts w:ascii="Arial" w:hAnsi="Arial" w:cs="Arial"/>
          <w:color w:val="000000"/>
          <w:sz w:val="36"/>
          <w:szCs w:val="36"/>
          <w:lang w:bidi="hi-IN"/>
        </w:rPr>
        <w:t xml:space="preserve">ja#sA BAqni | </w:t>
      </w:r>
    </w:p>
    <w:p w14:paraId="265EF01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UrdhvAnA(gm) rudrANInA(gg) sthAn</w:t>
      </w:r>
      <w:r w:rsidR="00665208">
        <w:rPr>
          <w:rFonts w:ascii="Arial" w:hAnsi="Arial" w:cs="Arial"/>
          <w:color w:val="000000"/>
          <w:sz w:val="36"/>
          <w:szCs w:val="36"/>
          <w:lang w:bidi="hi-IN"/>
        </w:rPr>
        <w:t>E</w:t>
      </w:r>
      <w:r>
        <w:rPr>
          <w:rFonts w:ascii="Arial" w:hAnsi="Arial" w:cs="Arial"/>
          <w:color w:val="000000"/>
          <w:sz w:val="36"/>
          <w:szCs w:val="36"/>
          <w:lang w:bidi="hi-IN"/>
        </w:rPr>
        <w:t xml:space="preserve"> svat</w:t>
      </w:r>
      <w:r w:rsidR="00665208">
        <w:rPr>
          <w:rFonts w:ascii="Arial" w:hAnsi="Arial" w:cs="Arial"/>
          <w:color w:val="000000"/>
          <w:sz w:val="36"/>
          <w:szCs w:val="36"/>
          <w:lang w:bidi="hi-IN"/>
        </w:rPr>
        <w:t>E</w:t>
      </w:r>
      <w:r>
        <w:rPr>
          <w:rFonts w:ascii="Arial" w:hAnsi="Arial" w:cs="Arial"/>
          <w:color w:val="000000"/>
          <w:sz w:val="36"/>
          <w:szCs w:val="36"/>
          <w:lang w:bidi="hi-IN"/>
        </w:rPr>
        <w:t>ja#sA BAqni | 9.4</w:t>
      </w:r>
    </w:p>
    <w:p w14:paraId="232CD48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5.</w:t>
      </w:r>
      <w:r>
        <w:rPr>
          <w:rFonts w:ascii="Arial" w:hAnsi="Arial" w:cs="Arial"/>
          <w:color w:val="000000"/>
          <w:sz w:val="36"/>
          <w:szCs w:val="36"/>
          <w:lang w:bidi="hi-IN"/>
        </w:rPr>
        <w:tab/>
        <w:t xml:space="preserve"> </w:t>
      </w:r>
      <w:r w:rsidR="00665208">
        <w:rPr>
          <w:rFonts w:ascii="Arial" w:hAnsi="Arial" w:cs="Arial"/>
          <w:color w:val="000000"/>
          <w:sz w:val="36"/>
          <w:szCs w:val="36"/>
          <w:lang w:bidi="hi-IN"/>
        </w:rPr>
        <w:t>E</w:t>
      </w:r>
      <w:r>
        <w:rPr>
          <w:rFonts w:ascii="Arial" w:hAnsi="Arial" w:cs="Arial"/>
          <w:color w:val="000000"/>
          <w:sz w:val="36"/>
          <w:szCs w:val="36"/>
          <w:lang w:bidi="hi-IN"/>
        </w:rPr>
        <w:t>qSha vai bra#hmavarcaqsI nAma# yaqj~jaH | Ahaqvai tatra# brAhmaqN</w:t>
      </w:r>
      <w:r w:rsidR="00665208">
        <w:rPr>
          <w:rFonts w:ascii="Arial" w:hAnsi="Arial" w:cs="Arial"/>
          <w:color w:val="000000"/>
          <w:sz w:val="36"/>
          <w:szCs w:val="36"/>
          <w:lang w:bidi="hi-IN"/>
        </w:rPr>
        <w:t>O</w:t>
      </w:r>
      <w:r>
        <w:rPr>
          <w:rFonts w:ascii="Arial" w:hAnsi="Arial" w:cs="Arial"/>
          <w:color w:val="000000"/>
          <w:sz w:val="36"/>
          <w:szCs w:val="36"/>
          <w:lang w:bidi="hi-IN"/>
        </w:rPr>
        <w:t xml:space="preserve"> </w:t>
      </w:r>
    </w:p>
    <w:p w14:paraId="09E13D4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bra#hmavarcaqsI jA#yat</w:t>
      </w:r>
      <w:r w:rsidR="00665208">
        <w:rPr>
          <w:rFonts w:ascii="Arial" w:hAnsi="Arial" w:cs="Arial"/>
          <w:color w:val="000000"/>
          <w:sz w:val="36"/>
          <w:szCs w:val="36"/>
          <w:lang w:bidi="hi-IN"/>
        </w:rPr>
        <w:t>E</w:t>
      </w:r>
      <w:r>
        <w:rPr>
          <w:rFonts w:ascii="Arial" w:hAnsi="Arial" w:cs="Arial"/>
          <w:color w:val="000000"/>
          <w:sz w:val="36"/>
          <w:szCs w:val="36"/>
          <w:lang w:bidi="hi-IN"/>
        </w:rPr>
        <w:t xml:space="preserve"> | y</w:t>
      </w:r>
      <w:r w:rsidR="00665208">
        <w:rPr>
          <w:rFonts w:ascii="Arial" w:hAnsi="Arial" w:cs="Arial"/>
          <w:color w:val="000000"/>
          <w:sz w:val="36"/>
          <w:szCs w:val="36"/>
          <w:lang w:bidi="hi-IN"/>
        </w:rPr>
        <w:t>E</w:t>
      </w:r>
      <w:r>
        <w:rPr>
          <w:rFonts w:ascii="Arial" w:hAnsi="Arial" w:cs="Arial"/>
          <w:color w:val="000000"/>
          <w:sz w:val="36"/>
          <w:szCs w:val="36"/>
          <w:lang w:bidi="hi-IN"/>
        </w:rPr>
        <w:t>traiqt</w:t>
      </w:r>
      <w:r w:rsidR="00665208">
        <w:rPr>
          <w:rFonts w:ascii="Arial" w:hAnsi="Arial" w:cs="Arial"/>
          <w:color w:val="000000"/>
          <w:sz w:val="36"/>
          <w:szCs w:val="36"/>
          <w:lang w:bidi="hi-IN"/>
        </w:rPr>
        <w:t>E</w:t>
      </w:r>
      <w:r>
        <w:rPr>
          <w:rFonts w:ascii="Arial" w:hAnsi="Arial" w:cs="Arial"/>
          <w:color w:val="000000"/>
          <w:sz w:val="36"/>
          <w:szCs w:val="36"/>
          <w:lang w:bidi="hi-IN"/>
        </w:rPr>
        <w:t>na# yaqj~j</w:t>
      </w:r>
      <w:r w:rsidR="00665208">
        <w:rPr>
          <w:rFonts w:ascii="Arial" w:hAnsi="Arial" w:cs="Arial"/>
          <w:color w:val="000000"/>
          <w:sz w:val="36"/>
          <w:szCs w:val="36"/>
          <w:lang w:bidi="hi-IN"/>
        </w:rPr>
        <w:t>E</w:t>
      </w:r>
      <w:r>
        <w:rPr>
          <w:rFonts w:ascii="Arial" w:hAnsi="Arial" w:cs="Arial"/>
          <w:color w:val="000000"/>
          <w:sz w:val="36"/>
          <w:szCs w:val="36"/>
          <w:lang w:bidi="hi-IN"/>
        </w:rPr>
        <w:t>naq yaja#nt</w:t>
      </w:r>
      <w:r w:rsidR="00665208">
        <w:rPr>
          <w:rFonts w:ascii="Arial" w:hAnsi="Arial" w:cs="Arial"/>
          <w:color w:val="000000"/>
          <w:sz w:val="36"/>
          <w:szCs w:val="36"/>
          <w:lang w:bidi="hi-IN"/>
        </w:rPr>
        <w:t>E</w:t>
      </w:r>
      <w:r>
        <w:rPr>
          <w:rFonts w:ascii="Arial" w:hAnsi="Arial" w:cs="Arial"/>
          <w:color w:val="000000"/>
          <w:sz w:val="36"/>
          <w:szCs w:val="36"/>
          <w:lang w:bidi="hi-IN"/>
        </w:rPr>
        <w:t xml:space="preserve"> | 9.5</w:t>
      </w:r>
    </w:p>
    <w:p w14:paraId="20F842D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6.</w:t>
      </w:r>
      <w:r>
        <w:rPr>
          <w:rFonts w:ascii="Arial" w:hAnsi="Arial" w:cs="Arial"/>
          <w:color w:val="000000"/>
          <w:sz w:val="36"/>
          <w:szCs w:val="36"/>
          <w:lang w:bidi="hi-IN"/>
        </w:rPr>
        <w:tab/>
        <w:t xml:space="preserve"> avyaktaBAvai-ra#haMkAqraiq rjy</w:t>
      </w:r>
      <w:r w:rsidR="00665208">
        <w:rPr>
          <w:rFonts w:ascii="Arial" w:hAnsi="Arial" w:cs="Arial"/>
          <w:color w:val="000000"/>
          <w:sz w:val="36"/>
          <w:szCs w:val="36"/>
          <w:lang w:bidi="hi-IN"/>
        </w:rPr>
        <w:t>O</w:t>
      </w:r>
      <w:r>
        <w:rPr>
          <w:rFonts w:ascii="Arial" w:hAnsi="Arial" w:cs="Arial"/>
          <w:color w:val="000000"/>
          <w:sz w:val="36"/>
          <w:szCs w:val="36"/>
          <w:lang w:bidi="hi-IN"/>
        </w:rPr>
        <w:t xml:space="preserve">ti#-raqhaM viqrajA# vipAqpmA </w:t>
      </w:r>
    </w:p>
    <w:p w14:paraId="6F2892C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BU#yAsaq(gg)q svAhA$ | 9.6</w:t>
      </w:r>
    </w:p>
    <w:p w14:paraId="03ABBEC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7.</w:t>
      </w:r>
      <w:r>
        <w:rPr>
          <w:rFonts w:ascii="Arial" w:hAnsi="Arial" w:cs="Arial"/>
          <w:color w:val="000000"/>
          <w:sz w:val="36"/>
          <w:szCs w:val="36"/>
          <w:lang w:bidi="hi-IN"/>
        </w:rPr>
        <w:tab/>
        <w:t xml:space="preserve"> indr</w:t>
      </w:r>
      <w:r w:rsidR="00665208">
        <w:rPr>
          <w:rFonts w:ascii="Arial" w:hAnsi="Arial" w:cs="Arial"/>
          <w:color w:val="000000"/>
          <w:sz w:val="36"/>
          <w:szCs w:val="36"/>
          <w:lang w:bidi="hi-IN"/>
        </w:rPr>
        <w:t>O</w:t>
      </w:r>
      <w:r>
        <w:rPr>
          <w:rFonts w:ascii="Arial" w:hAnsi="Arial" w:cs="Arial"/>
          <w:color w:val="000000"/>
          <w:sz w:val="36"/>
          <w:szCs w:val="36"/>
          <w:lang w:bidi="hi-IN"/>
        </w:rPr>
        <w:t># m</w:t>
      </w:r>
      <w:r w:rsidR="00665208">
        <w:rPr>
          <w:rFonts w:ascii="Arial" w:hAnsi="Arial" w:cs="Arial"/>
          <w:color w:val="000000"/>
          <w:sz w:val="36"/>
          <w:szCs w:val="36"/>
          <w:lang w:bidi="hi-IN"/>
        </w:rPr>
        <w:t>E</w:t>
      </w:r>
      <w:r>
        <w:rPr>
          <w:rFonts w:ascii="Arial" w:hAnsi="Arial" w:cs="Arial"/>
          <w:color w:val="000000"/>
          <w:sz w:val="36"/>
          <w:szCs w:val="36"/>
          <w:lang w:bidi="hi-IN"/>
        </w:rPr>
        <w:t>q bal</w:t>
      </w:r>
      <w:r w:rsidR="00665208">
        <w:rPr>
          <w:rFonts w:ascii="Arial" w:hAnsi="Arial" w:cs="Arial"/>
          <w:color w:val="000000"/>
          <w:sz w:val="36"/>
          <w:szCs w:val="36"/>
          <w:lang w:bidi="hi-IN"/>
        </w:rPr>
        <w:t>E</w:t>
      </w:r>
      <w:r>
        <w:rPr>
          <w:rFonts w:ascii="Arial" w:hAnsi="Arial" w:cs="Arial"/>
          <w:color w:val="000000"/>
          <w:sz w:val="36"/>
          <w:szCs w:val="36"/>
          <w:lang w:bidi="hi-IN"/>
        </w:rPr>
        <w:t>$ SriqtaH | balaq(gm)q hRuda#y</w:t>
      </w:r>
      <w:r w:rsidR="00665208">
        <w:rPr>
          <w:rFonts w:ascii="Arial" w:hAnsi="Arial" w:cs="Arial"/>
          <w:color w:val="000000"/>
          <w:sz w:val="36"/>
          <w:szCs w:val="36"/>
          <w:lang w:bidi="hi-IN"/>
        </w:rPr>
        <w:t>E</w:t>
      </w:r>
      <w:r>
        <w:rPr>
          <w:rFonts w:ascii="Arial" w:hAnsi="Arial" w:cs="Arial"/>
          <w:color w:val="000000"/>
          <w:sz w:val="36"/>
          <w:szCs w:val="36"/>
          <w:lang w:bidi="hi-IN"/>
        </w:rPr>
        <w:t xml:space="preserve"> | hRuda#yaqM mayi# | </w:t>
      </w:r>
    </w:p>
    <w:p w14:paraId="6EC1CF5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aqhamaqmRut</w:t>
      </w:r>
      <w:r w:rsidR="00665208">
        <w:rPr>
          <w:rFonts w:ascii="Arial" w:hAnsi="Arial" w:cs="Arial"/>
          <w:color w:val="000000"/>
          <w:sz w:val="36"/>
          <w:szCs w:val="36"/>
          <w:lang w:bidi="hi-IN"/>
        </w:rPr>
        <w:t>E</w:t>
      </w:r>
      <w:r>
        <w:rPr>
          <w:rFonts w:ascii="Arial" w:hAnsi="Arial" w:cs="Arial"/>
          <w:color w:val="000000"/>
          <w:sz w:val="36"/>
          <w:szCs w:val="36"/>
          <w:lang w:bidi="hi-IN"/>
        </w:rPr>
        <w:t>$ | aqmRutaqM brahma#Ni | 9.7</w:t>
      </w:r>
    </w:p>
    <w:p w14:paraId="1C3B927D" w14:textId="24EFCEBF"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8.</w:t>
      </w:r>
      <w:r>
        <w:rPr>
          <w:rFonts w:ascii="Arial" w:hAnsi="Arial" w:cs="Arial"/>
          <w:color w:val="000000"/>
          <w:sz w:val="36"/>
          <w:szCs w:val="36"/>
          <w:lang w:bidi="hi-IN"/>
        </w:rPr>
        <w:tab/>
        <w:t xml:space="preserve"> saqmrADa#si kRuqSAnUq raudr</w:t>
      </w:r>
      <w:r w:rsidR="00665208">
        <w:rPr>
          <w:rFonts w:ascii="Arial" w:hAnsi="Arial" w:cs="Arial"/>
          <w:color w:val="000000"/>
          <w:sz w:val="36"/>
          <w:szCs w:val="36"/>
          <w:lang w:bidi="hi-IN"/>
        </w:rPr>
        <w:t>E</w:t>
      </w:r>
      <w:r>
        <w:rPr>
          <w:rFonts w:ascii="Arial" w:hAnsi="Arial" w:cs="Arial"/>
          <w:color w:val="000000"/>
          <w:sz w:val="36"/>
          <w:szCs w:val="36"/>
          <w:lang w:bidi="hi-IN"/>
        </w:rPr>
        <w:t>qNAnI#k</w:t>
      </w:r>
      <w:r w:rsidR="00665208">
        <w:rPr>
          <w:rFonts w:ascii="Arial" w:hAnsi="Arial" w:cs="Arial"/>
          <w:color w:val="000000"/>
          <w:sz w:val="36"/>
          <w:szCs w:val="36"/>
          <w:lang w:bidi="hi-IN"/>
        </w:rPr>
        <w:t>E</w:t>
      </w:r>
      <w:r>
        <w:rPr>
          <w:rFonts w:ascii="Arial" w:hAnsi="Arial" w:cs="Arial"/>
          <w:color w:val="000000"/>
          <w:sz w:val="36"/>
          <w:szCs w:val="36"/>
          <w:lang w:bidi="hi-IN"/>
        </w:rPr>
        <w:t>na pAqhi mA$&amp;gn</w:t>
      </w:r>
      <w:r w:rsidR="00665208">
        <w:rPr>
          <w:rFonts w:ascii="Arial" w:hAnsi="Arial" w:cs="Arial"/>
          <w:color w:val="000000"/>
          <w:sz w:val="36"/>
          <w:szCs w:val="36"/>
          <w:lang w:bidi="hi-IN"/>
        </w:rPr>
        <w:t>E</w:t>
      </w:r>
      <w:r>
        <w:rPr>
          <w:rFonts w:ascii="Arial" w:hAnsi="Arial" w:cs="Arial"/>
          <w:color w:val="000000"/>
          <w:sz w:val="36"/>
          <w:szCs w:val="36"/>
          <w:lang w:bidi="hi-IN"/>
        </w:rPr>
        <w:t xml:space="preserve"> pipRuqhi </w:t>
      </w:r>
    </w:p>
    <w:p w14:paraId="346F8CF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mAq mA mA# hi(gm)sIH | 9.8</w:t>
      </w:r>
    </w:p>
    <w:p w14:paraId="367FCB7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9.</w:t>
      </w:r>
      <w:r>
        <w:rPr>
          <w:rFonts w:ascii="Arial" w:hAnsi="Arial" w:cs="Arial"/>
          <w:color w:val="000000"/>
          <w:sz w:val="36"/>
          <w:szCs w:val="36"/>
          <w:lang w:bidi="hi-IN"/>
        </w:rPr>
        <w:tab/>
        <w:t xml:space="preserve"> yaqj~ja iti# yaqj~j</w:t>
      </w:r>
      <w:r w:rsidR="00665208">
        <w:rPr>
          <w:rFonts w:ascii="Arial" w:hAnsi="Arial" w:cs="Arial"/>
          <w:color w:val="000000"/>
          <w:sz w:val="36"/>
          <w:szCs w:val="36"/>
          <w:lang w:bidi="hi-IN"/>
        </w:rPr>
        <w:t>O</w:t>
      </w:r>
      <w:r>
        <w:rPr>
          <w:rFonts w:ascii="Arial" w:hAnsi="Arial" w:cs="Arial"/>
          <w:color w:val="000000"/>
          <w:sz w:val="36"/>
          <w:szCs w:val="36"/>
          <w:lang w:bidi="hi-IN"/>
        </w:rPr>
        <w:t xml:space="preserve"> hi d</w:t>
      </w:r>
      <w:r w:rsidR="00665208">
        <w:rPr>
          <w:rFonts w:ascii="Arial" w:hAnsi="Arial" w:cs="Arial"/>
          <w:color w:val="000000"/>
          <w:sz w:val="36"/>
          <w:szCs w:val="36"/>
          <w:lang w:bidi="hi-IN"/>
        </w:rPr>
        <w:t>E</w:t>
      </w:r>
      <w:r>
        <w:rPr>
          <w:rFonts w:ascii="Arial" w:hAnsi="Arial" w:cs="Arial"/>
          <w:color w:val="000000"/>
          <w:sz w:val="36"/>
          <w:szCs w:val="36"/>
          <w:lang w:bidi="hi-IN"/>
        </w:rPr>
        <w:t>qvA-stasmA$ddhyaqj~j</w:t>
      </w:r>
      <w:r w:rsidR="00665208">
        <w:rPr>
          <w:rFonts w:ascii="Arial" w:hAnsi="Arial" w:cs="Arial"/>
          <w:color w:val="000000"/>
          <w:sz w:val="36"/>
          <w:szCs w:val="36"/>
          <w:lang w:bidi="hi-IN"/>
        </w:rPr>
        <w:t>E</w:t>
      </w:r>
      <w:r>
        <w:rPr>
          <w:rFonts w:ascii="Arial" w:hAnsi="Arial" w:cs="Arial"/>
          <w:color w:val="000000"/>
          <w:sz w:val="36"/>
          <w:szCs w:val="36"/>
          <w:lang w:bidi="hi-IN"/>
        </w:rPr>
        <w:t xml:space="preserve"> ra#mant</w:t>
      </w:r>
      <w:r w:rsidR="00665208">
        <w:rPr>
          <w:rFonts w:ascii="Arial" w:hAnsi="Arial" w:cs="Arial"/>
          <w:color w:val="000000"/>
          <w:sz w:val="36"/>
          <w:szCs w:val="36"/>
          <w:lang w:bidi="hi-IN"/>
        </w:rPr>
        <w:t>E</w:t>
      </w:r>
      <w:r>
        <w:rPr>
          <w:rFonts w:ascii="Arial" w:hAnsi="Arial" w:cs="Arial"/>
          <w:color w:val="000000"/>
          <w:sz w:val="36"/>
          <w:szCs w:val="36"/>
          <w:lang w:bidi="hi-IN"/>
        </w:rPr>
        <w:t xml:space="preserve"> | 9.9</w:t>
      </w:r>
    </w:p>
    <w:p w14:paraId="5FADE8C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10.</w:t>
      </w:r>
      <w:r>
        <w:rPr>
          <w:rFonts w:ascii="Arial" w:hAnsi="Arial" w:cs="Arial"/>
          <w:color w:val="000000"/>
          <w:sz w:val="36"/>
          <w:szCs w:val="36"/>
          <w:lang w:bidi="hi-IN"/>
        </w:rPr>
        <w:tab/>
        <w:t>maqsUsyai$ rjuh</w:t>
      </w:r>
      <w:r w:rsidR="00665208">
        <w:rPr>
          <w:rFonts w:ascii="Arial" w:hAnsi="Arial" w:cs="Arial"/>
          <w:color w:val="000000"/>
          <w:sz w:val="36"/>
          <w:szCs w:val="36"/>
          <w:lang w:bidi="hi-IN"/>
        </w:rPr>
        <w:t>O</w:t>
      </w:r>
      <w:r>
        <w:rPr>
          <w:rFonts w:ascii="Arial" w:hAnsi="Arial" w:cs="Arial"/>
          <w:color w:val="000000"/>
          <w:sz w:val="36"/>
          <w:szCs w:val="36"/>
          <w:lang w:bidi="hi-IN"/>
        </w:rPr>
        <w:t xml:space="preserve">ti | sarvA#sAqM ~MvA </w:t>
      </w:r>
      <w:r w:rsidR="00665208">
        <w:rPr>
          <w:rFonts w:ascii="Arial" w:hAnsi="Arial" w:cs="Arial"/>
          <w:color w:val="000000"/>
          <w:sz w:val="36"/>
          <w:szCs w:val="36"/>
          <w:lang w:bidi="hi-IN"/>
        </w:rPr>
        <w:t>E</w:t>
      </w:r>
      <w:r>
        <w:rPr>
          <w:rFonts w:ascii="Arial" w:hAnsi="Arial" w:cs="Arial"/>
          <w:color w:val="000000"/>
          <w:sz w:val="36"/>
          <w:szCs w:val="36"/>
          <w:lang w:bidi="hi-IN"/>
        </w:rPr>
        <w:t>qtadd</w:t>
      </w:r>
      <w:r w:rsidR="00665208">
        <w:rPr>
          <w:rFonts w:ascii="Arial" w:hAnsi="Arial" w:cs="Arial"/>
          <w:color w:val="000000"/>
          <w:sz w:val="36"/>
          <w:szCs w:val="36"/>
          <w:lang w:bidi="hi-IN"/>
        </w:rPr>
        <w:t>E</w:t>
      </w:r>
      <w:r>
        <w:rPr>
          <w:rFonts w:ascii="Arial" w:hAnsi="Arial" w:cs="Arial"/>
          <w:color w:val="000000"/>
          <w:sz w:val="36"/>
          <w:szCs w:val="36"/>
          <w:lang w:bidi="hi-IN"/>
        </w:rPr>
        <w:t>qvatA#nA(gm) rUqpaM | yanmaqsUsyA#ni | yanmaqsUsyai$ rjuqh</w:t>
      </w:r>
      <w:r w:rsidR="00665208">
        <w:rPr>
          <w:rFonts w:ascii="Arial" w:hAnsi="Arial" w:cs="Arial"/>
          <w:color w:val="000000"/>
          <w:sz w:val="36"/>
          <w:szCs w:val="36"/>
          <w:lang w:bidi="hi-IN"/>
        </w:rPr>
        <w:t>O</w:t>
      </w:r>
      <w:r>
        <w:rPr>
          <w:rFonts w:ascii="Arial" w:hAnsi="Arial" w:cs="Arial"/>
          <w:color w:val="000000"/>
          <w:sz w:val="36"/>
          <w:szCs w:val="36"/>
          <w:lang w:bidi="hi-IN"/>
        </w:rPr>
        <w:t xml:space="preserve">ti# | sarvA# </w:t>
      </w:r>
      <w:r w:rsidR="00665208">
        <w:rPr>
          <w:rFonts w:ascii="Arial" w:hAnsi="Arial" w:cs="Arial"/>
          <w:color w:val="000000"/>
          <w:sz w:val="36"/>
          <w:szCs w:val="36"/>
          <w:lang w:bidi="hi-IN"/>
        </w:rPr>
        <w:t>E</w:t>
      </w:r>
      <w:r>
        <w:rPr>
          <w:rFonts w:ascii="Arial" w:hAnsi="Arial" w:cs="Arial"/>
          <w:color w:val="000000"/>
          <w:sz w:val="36"/>
          <w:szCs w:val="36"/>
          <w:lang w:bidi="hi-IN"/>
        </w:rPr>
        <w:t>qva tadd</w:t>
      </w:r>
      <w:r w:rsidR="00665208">
        <w:rPr>
          <w:rFonts w:ascii="Arial" w:hAnsi="Arial" w:cs="Arial"/>
          <w:color w:val="000000"/>
          <w:sz w:val="36"/>
          <w:szCs w:val="36"/>
          <w:lang w:bidi="hi-IN"/>
        </w:rPr>
        <w:t>E</w:t>
      </w:r>
      <w:r>
        <w:rPr>
          <w:rFonts w:ascii="Arial" w:hAnsi="Arial" w:cs="Arial"/>
          <w:color w:val="000000"/>
          <w:sz w:val="36"/>
          <w:szCs w:val="36"/>
          <w:lang w:bidi="hi-IN"/>
        </w:rPr>
        <w:t>qvatA$H prINAti | 9.10</w:t>
      </w:r>
    </w:p>
    <w:p w14:paraId="655E8736" w14:textId="77777777" w:rsidR="0081441E" w:rsidRDefault="0081441E" w:rsidP="00D91D60">
      <w:pPr>
        <w:autoSpaceDE w:val="0"/>
        <w:autoSpaceDN w:val="0"/>
        <w:adjustRightInd w:val="0"/>
        <w:spacing w:after="0" w:line="240" w:lineRule="auto"/>
        <w:rPr>
          <w:rFonts w:ascii="Arial" w:hAnsi="Arial" w:cs="Arial"/>
          <w:color w:val="000000"/>
          <w:sz w:val="36"/>
          <w:szCs w:val="36"/>
          <w:lang w:bidi="hi-IN"/>
        </w:rPr>
      </w:pPr>
    </w:p>
    <w:p w14:paraId="2DC8E660" w14:textId="774EB8F4" w:rsidR="00D91D60" w:rsidRPr="000B0C49" w:rsidRDefault="00D91D60" w:rsidP="00D91D60">
      <w:pPr>
        <w:autoSpaceDE w:val="0"/>
        <w:autoSpaceDN w:val="0"/>
        <w:adjustRightInd w:val="0"/>
        <w:spacing w:after="0" w:line="240" w:lineRule="auto"/>
        <w:rPr>
          <w:rFonts w:ascii="Arial" w:hAnsi="Arial" w:cs="Arial"/>
          <w:b/>
          <w:bCs/>
          <w:color w:val="000000"/>
          <w:sz w:val="36"/>
          <w:szCs w:val="36"/>
          <w:lang w:bidi="hi-IN"/>
        </w:rPr>
      </w:pPr>
      <w:r w:rsidRPr="000B0C49">
        <w:rPr>
          <w:rFonts w:ascii="Arial" w:hAnsi="Arial" w:cs="Arial"/>
          <w:b/>
          <w:bCs/>
          <w:color w:val="000000"/>
          <w:sz w:val="36"/>
          <w:szCs w:val="36"/>
          <w:lang w:bidi="hi-IN"/>
        </w:rPr>
        <w:t>1</w:t>
      </w:r>
      <w:r w:rsidR="004F1AE7" w:rsidRPr="000B0C49">
        <w:rPr>
          <w:rFonts w:ascii="Arial" w:hAnsi="Arial" w:cs="Arial"/>
          <w:b/>
          <w:bCs/>
          <w:color w:val="000000"/>
          <w:sz w:val="36"/>
          <w:szCs w:val="36"/>
          <w:lang w:bidi="hi-IN"/>
        </w:rPr>
        <w:t>4</w:t>
      </w:r>
      <w:r w:rsidRPr="000B0C49">
        <w:rPr>
          <w:rFonts w:ascii="Arial" w:hAnsi="Arial" w:cs="Arial"/>
          <w:b/>
          <w:bCs/>
          <w:color w:val="000000"/>
          <w:sz w:val="36"/>
          <w:szCs w:val="36"/>
          <w:lang w:bidi="hi-IN"/>
        </w:rPr>
        <w:t>.9.</w:t>
      </w:r>
      <w:r w:rsidR="009B0B2E">
        <w:rPr>
          <w:rFonts w:ascii="Arial" w:hAnsi="Arial" w:cs="Arial"/>
          <w:b/>
          <w:bCs/>
          <w:color w:val="000000"/>
          <w:sz w:val="36"/>
          <w:szCs w:val="36"/>
          <w:lang w:bidi="hi-IN"/>
        </w:rPr>
        <w:t>4</w:t>
      </w:r>
      <w:r w:rsidRPr="000B0C49">
        <w:rPr>
          <w:rFonts w:ascii="Arial" w:hAnsi="Arial" w:cs="Arial"/>
          <w:b/>
          <w:bCs/>
          <w:color w:val="000000"/>
          <w:sz w:val="36"/>
          <w:szCs w:val="36"/>
          <w:lang w:bidi="hi-IN"/>
        </w:rPr>
        <w:tab/>
      </w:r>
      <w:r w:rsidRPr="000B0C49">
        <w:rPr>
          <w:rFonts w:ascii="Arial" w:hAnsi="Arial" w:cs="Arial"/>
          <w:b/>
          <w:bCs/>
          <w:color w:val="000000"/>
          <w:sz w:val="36"/>
          <w:szCs w:val="36"/>
          <w:lang w:bidi="hi-IN"/>
        </w:rPr>
        <w:tab/>
        <w:t>ASIrvAdaM</w:t>
      </w:r>
    </w:p>
    <w:p w14:paraId="0F3ACBE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an</w:t>
      </w:r>
      <w:r w:rsidR="00665208">
        <w:rPr>
          <w:rFonts w:ascii="Arial" w:hAnsi="Arial" w:cs="Arial"/>
          <w:color w:val="000000"/>
          <w:sz w:val="36"/>
          <w:szCs w:val="36"/>
          <w:lang w:bidi="hi-IN"/>
        </w:rPr>
        <w:t>E</w:t>
      </w:r>
      <w:r>
        <w:rPr>
          <w:rFonts w:ascii="Arial" w:hAnsi="Arial" w:cs="Arial"/>
          <w:color w:val="000000"/>
          <w:sz w:val="36"/>
          <w:szCs w:val="36"/>
          <w:lang w:bidi="hi-IN"/>
        </w:rPr>
        <w:t>na navamavAra prayukta SrIrudra mahAmantra japa sahita niMbut</w:t>
      </w:r>
      <w:r w:rsidR="00665208">
        <w:rPr>
          <w:rFonts w:ascii="Arial" w:hAnsi="Arial" w:cs="Arial"/>
          <w:color w:val="000000"/>
          <w:sz w:val="36"/>
          <w:szCs w:val="36"/>
          <w:lang w:bidi="hi-IN"/>
        </w:rPr>
        <w:t>O</w:t>
      </w:r>
      <w:r>
        <w:rPr>
          <w:rFonts w:ascii="Arial" w:hAnsi="Arial" w:cs="Arial"/>
          <w:color w:val="000000"/>
          <w:sz w:val="36"/>
          <w:szCs w:val="36"/>
          <w:lang w:bidi="hi-IN"/>
        </w:rPr>
        <w:t>yABiSh</w:t>
      </w:r>
      <w:r w:rsidR="00665208">
        <w:rPr>
          <w:rFonts w:ascii="Arial" w:hAnsi="Arial" w:cs="Arial"/>
          <w:color w:val="000000"/>
          <w:sz w:val="36"/>
          <w:szCs w:val="36"/>
          <w:lang w:bidi="hi-IN"/>
        </w:rPr>
        <w:t>E</w:t>
      </w:r>
      <w:r>
        <w:rPr>
          <w:rFonts w:ascii="Arial" w:hAnsi="Arial" w:cs="Arial"/>
          <w:color w:val="000000"/>
          <w:sz w:val="36"/>
          <w:szCs w:val="36"/>
          <w:lang w:bidi="hi-IN"/>
        </w:rPr>
        <w:t>k</w:t>
      </w:r>
      <w:r w:rsidR="00665208">
        <w:rPr>
          <w:rFonts w:ascii="Arial" w:hAnsi="Arial" w:cs="Arial"/>
          <w:color w:val="000000"/>
          <w:sz w:val="36"/>
          <w:szCs w:val="36"/>
          <w:lang w:bidi="hi-IN"/>
        </w:rPr>
        <w:t>E</w:t>
      </w:r>
      <w:r>
        <w:rPr>
          <w:rFonts w:ascii="Arial" w:hAnsi="Arial" w:cs="Arial"/>
          <w:color w:val="000000"/>
          <w:sz w:val="36"/>
          <w:szCs w:val="36"/>
          <w:lang w:bidi="hi-IN"/>
        </w:rPr>
        <w:t>na ca BagavAn sarvAtmakaH SrId</w:t>
      </w:r>
      <w:r w:rsidR="00665208">
        <w:rPr>
          <w:rFonts w:ascii="Arial" w:hAnsi="Arial" w:cs="Arial"/>
          <w:color w:val="000000"/>
          <w:sz w:val="36"/>
          <w:szCs w:val="36"/>
          <w:lang w:bidi="hi-IN"/>
        </w:rPr>
        <w:t>E</w:t>
      </w:r>
      <w:r>
        <w:rPr>
          <w:rFonts w:ascii="Arial" w:hAnsi="Arial" w:cs="Arial"/>
          <w:color w:val="000000"/>
          <w:sz w:val="36"/>
          <w:szCs w:val="36"/>
          <w:lang w:bidi="hi-IN"/>
        </w:rPr>
        <w:t>vad</w:t>
      </w:r>
      <w:r w:rsidR="00665208">
        <w:rPr>
          <w:rFonts w:ascii="Arial" w:hAnsi="Arial" w:cs="Arial"/>
          <w:color w:val="000000"/>
          <w:sz w:val="36"/>
          <w:szCs w:val="36"/>
          <w:lang w:bidi="hi-IN"/>
        </w:rPr>
        <w:t>E</w:t>
      </w:r>
      <w:r>
        <w:rPr>
          <w:rFonts w:ascii="Arial" w:hAnsi="Arial" w:cs="Arial"/>
          <w:color w:val="000000"/>
          <w:sz w:val="36"/>
          <w:szCs w:val="36"/>
          <w:lang w:bidi="hi-IN"/>
        </w:rPr>
        <w:t>vaH suprIta suprasann</w:t>
      </w:r>
      <w:r w:rsidR="00665208">
        <w:rPr>
          <w:rFonts w:ascii="Arial" w:hAnsi="Arial" w:cs="Arial"/>
          <w:color w:val="000000"/>
          <w:sz w:val="36"/>
          <w:szCs w:val="36"/>
          <w:lang w:bidi="hi-IN"/>
        </w:rPr>
        <w:t>O</w:t>
      </w:r>
      <w:r>
        <w:rPr>
          <w:rFonts w:ascii="Arial" w:hAnsi="Arial" w:cs="Arial"/>
          <w:color w:val="000000"/>
          <w:sz w:val="36"/>
          <w:szCs w:val="36"/>
          <w:lang w:bidi="hi-IN"/>
        </w:rPr>
        <w:t xml:space="preserve"> varad</w:t>
      </w:r>
      <w:r w:rsidR="00665208">
        <w:rPr>
          <w:rFonts w:ascii="Arial" w:hAnsi="Arial" w:cs="Arial"/>
          <w:color w:val="000000"/>
          <w:sz w:val="36"/>
          <w:szCs w:val="36"/>
          <w:lang w:bidi="hi-IN"/>
        </w:rPr>
        <w:t>O</w:t>
      </w:r>
      <w:r>
        <w:rPr>
          <w:rFonts w:ascii="Arial" w:hAnsi="Arial" w:cs="Arial"/>
          <w:color w:val="000000"/>
          <w:sz w:val="36"/>
          <w:szCs w:val="36"/>
          <w:lang w:bidi="hi-IN"/>
        </w:rPr>
        <w:t xml:space="preserve"> BUtvA, </w:t>
      </w:r>
    </w:p>
    <w:p w14:paraId="5DAD9E1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asya yajamAnasya sakuTuMbasya, atra AgatAnAM sarv</w:t>
      </w:r>
      <w:r w:rsidR="00665208">
        <w:rPr>
          <w:rFonts w:ascii="Arial" w:hAnsi="Arial" w:cs="Arial"/>
          <w:color w:val="000000"/>
          <w:sz w:val="36"/>
          <w:szCs w:val="36"/>
          <w:lang w:bidi="hi-IN"/>
        </w:rPr>
        <w:t>E</w:t>
      </w:r>
      <w:r>
        <w:rPr>
          <w:rFonts w:ascii="Arial" w:hAnsi="Arial" w:cs="Arial"/>
          <w:color w:val="000000"/>
          <w:sz w:val="36"/>
          <w:szCs w:val="36"/>
          <w:lang w:bidi="hi-IN"/>
        </w:rPr>
        <w:t>ShAM mahAjanAnAM, niKila BUmaNDala nivAsinAM sakala Sr</w:t>
      </w:r>
      <w:r w:rsidR="00665208">
        <w:rPr>
          <w:rFonts w:ascii="Arial" w:hAnsi="Arial" w:cs="Arial"/>
          <w:color w:val="000000"/>
          <w:sz w:val="36"/>
          <w:szCs w:val="36"/>
          <w:lang w:bidi="hi-IN"/>
        </w:rPr>
        <w:t>E</w:t>
      </w:r>
      <w:r>
        <w:rPr>
          <w:rFonts w:ascii="Arial" w:hAnsi="Arial" w:cs="Arial"/>
          <w:color w:val="000000"/>
          <w:sz w:val="36"/>
          <w:szCs w:val="36"/>
          <w:lang w:bidi="hi-IN"/>
        </w:rPr>
        <w:t>yaprApti h</w:t>
      </w:r>
      <w:r w:rsidR="00665208">
        <w:rPr>
          <w:rFonts w:ascii="Arial" w:hAnsi="Arial" w:cs="Arial"/>
          <w:color w:val="000000"/>
          <w:sz w:val="36"/>
          <w:szCs w:val="36"/>
          <w:lang w:bidi="hi-IN"/>
        </w:rPr>
        <w:t>E</w:t>
      </w:r>
      <w:r>
        <w:rPr>
          <w:rFonts w:ascii="Arial" w:hAnsi="Arial" w:cs="Arial"/>
          <w:color w:val="000000"/>
          <w:sz w:val="36"/>
          <w:szCs w:val="36"/>
          <w:lang w:bidi="hi-IN"/>
        </w:rPr>
        <w:t>tu BUta sAMbaparam</w:t>
      </w:r>
      <w:r w:rsidR="00665208">
        <w:rPr>
          <w:rFonts w:ascii="Arial" w:hAnsi="Arial" w:cs="Arial"/>
          <w:color w:val="000000"/>
          <w:sz w:val="36"/>
          <w:szCs w:val="36"/>
          <w:lang w:bidi="hi-IN"/>
        </w:rPr>
        <w:t>E</w:t>
      </w:r>
      <w:r>
        <w:rPr>
          <w:rFonts w:ascii="Arial" w:hAnsi="Arial" w:cs="Arial"/>
          <w:color w:val="000000"/>
          <w:sz w:val="36"/>
          <w:szCs w:val="36"/>
          <w:lang w:bidi="hi-IN"/>
        </w:rPr>
        <w:t>Svara paripUrNA-nugraha siddhi prad</w:t>
      </w:r>
      <w:r w:rsidR="00665208">
        <w:rPr>
          <w:rFonts w:ascii="Arial" w:hAnsi="Arial" w:cs="Arial"/>
          <w:color w:val="000000"/>
          <w:sz w:val="36"/>
          <w:szCs w:val="36"/>
          <w:lang w:bidi="hi-IN"/>
        </w:rPr>
        <w:t>O</w:t>
      </w:r>
      <w:r>
        <w:rPr>
          <w:rFonts w:ascii="Arial" w:hAnsi="Arial" w:cs="Arial"/>
          <w:color w:val="000000"/>
          <w:sz w:val="36"/>
          <w:szCs w:val="36"/>
          <w:lang w:bidi="hi-IN"/>
        </w:rPr>
        <w:t xml:space="preserve"> BUyAditi Bavant</w:t>
      </w:r>
      <w:r w:rsidR="00665208">
        <w:rPr>
          <w:rFonts w:ascii="Arial" w:hAnsi="Arial" w:cs="Arial"/>
          <w:color w:val="000000"/>
          <w:sz w:val="36"/>
          <w:szCs w:val="36"/>
          <w:lang w:bidi="hi-IN"/>
        </w:rPr>
        <w:t>O</w:t>
      </w:r>
      <w:r>
        <w:rPr>
          <w:rFonts w:ascii="Arial" w:hAnsi="Arial" w:cs="Arial"/>
          <w:color w:val="000000"/>
          <w:sz w:val="36"/>
          <w:szCs w:val="36"/>
          <w:lang w:bidi="hi-IN"/>
        </w:rPr>
        <w:t xml:space="preserve"> mahAnt</w:t>
      </w:r>
      <w:r w:rsidR="00665208">
        <w:rPr>
          <w:rFonts w:ascii="Arial" w:hAnsi="Arial" w:cs="Arial"/>
          <w:color w:val="000000"/>
          <w:sz w:val="36"/>
          <w:szCs w:val="36"/>
          <w:lang w:bidi="hi-IN"/>
        </w:rPr>
        <w:t>O</w:t>
      </w:r>
      <w:r>
        <w:rPr>
          <w:rFonts w:ascii="Arial" w:hAnsi="Arial" w:cs="Arial"/>
          <w:color w:val="000000"/>
          <w:sz w:val="36"/>
          <w:szCs w:val="36"/>
          <w:lang w:bidi="hi-IN"/>
        </w:rPr>
        <w:t xml:space="preserve">-&amp;nugRuhNantu || </w:t>
      </w:r>
    </w:p>
    <w:p w14:paraId="68966FCE" w14:textId="77777777" w:rsidR="00D91D60" w:rsidRDefault="00D91D60" w:rsidP="0020424F">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(tathAstu - iti brAhmaNa prati vacanaM)</w:t>
      </w:r>
    </w:p>
    <w:p w14:paraId="6E4C2C6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357436A" w14:textId="77777777" w:rsidR="005A7469" w:rsidRDefault="005A7469" w:rsidP="00D91D60">
      <w:pPr>
        <w:autoSpaceDE w:val="0"/>
        <w:autoSpaceDN w:val="0"/>
        <w:adjustRightInd w:val="0"/>
        <w:spacing w:after="0" w:line="240" w:lineRule="auto"/>
        <w:rPr>
          <w:rFonts w:ascii="Arial" w:hAnsi="Arial" w:cs="Arial"/>
          <w:color w:val="000000"/>
          <w:sz w:val="36"/>
          <w:szCs w:val="36"/>
          <w:lang w:bidi="hi-IN"/>
        </w:rPr>
      </w:pPr>
    </w:p>
    <w:p w14:paraId="5D98DB1A" w14:textId="77777777" w:rsidR="005A7469" w:rsidRDefault="005A7469" w:rsidP="00D91D60">
      <w:pPr>
        <w:autoSpaceDE w:val="0"/>
        <w:autoSpaceDN w:val="0"/>
        <w:adjustRightInd w:val="0"/>
        <w:spacing w:after="0" w:line="240" w:lineRule="auto"/>
        <w:rPr>
          <w:rFonts w:ascii="Arial" w:hAnsi="Arial" w:cs="Arial"/>
          <w:color w:val="000000"/>
          <w:sz w:val="36"/>
          <w:szCs w:val="36"/>
          <w:lang w:bidi="hi-IN"/>
        </w:rPr>
      </w:pPr>
    </w:p>
    <w:p w14:paraId="2BC94F32" w14:textId="77777777" w:rsidR="005A7469" w:rsidRDefault="005A7469" w:rsidP="00D91D60">
      <w:pPr>
        <w:autoSpaceDE w:val="0"/>
        <w:autoSpaceDN w:val="0"/>
        <w:adjustRightInd w:val="0"/>
        <w:spacing w:after="0" w:line="240" w:lineRule="auto"/>
        <w:rPr>
          <w:rFonts w:ascii="Arial" w:hAnsi="Arial" w:cs="Arial"/>
          <w:color w:val="000000"/>
          <w:sz w:val="36"/>
          <w:szCs w:val="36"/>
          <w:lang w:bidi="hi-IN"/>
        </w:rPr>
      </w:pPr>
    </w:p>
    <w:p w14:paraId="67841B4D" w14:textId="77777777" w:rsidR="005A7469" w:rsidRDefault="005A7469" w:rsidP="00D91D60">
      <w:pPr>
        <w:autoSpaceDE w:val="0"/>
        <w:autoSpaceDN w:val="0"/>
        <w:adjustRightInd w:val="0"/>
        <w:spacing w:after="0" w:line="240" w:lineRule="auto"/>
        <w:rPr>
          <w:rFonts w:ascii="Arial" w:hAnsi="Arial" w:cs="Arial"/>
          <w:color w:val="000000"/>
          <w:sz w:val="36"/>
          <w:szCs w:val="36"/>
          <w:lang w:bidi="hi-IN"/>
        </w:rPr>
      </w:pPr>
    </w:p>
    <w:p w14:paraId="7B50E500" w14:textId="5C866073" w:rsidR="00D91D60" w:rsidRPr="000B0C49" w:rsidRDefault="00D91D60" w:rsidP="00D91D60">
      <w:pPr>
        <w:autoSpaceDE w:val="0"/>
        <w:autoSpaceDN w:val="0"/>
        <w:adjustRightInd w:val="0"/>
        <w:spacing w:after="0" w:line="240" w:lineRule="auto"/>
        <w:rPr>
          <w:rFonts w:ascii="Arial" w:hAnsi="Arial" w:cs="Arial"/>
          <w:b/>
          <w:bCs/>
          <w:color w:val="000000"/>
          <w:sz w:val="36"/>
          <w:szCs w:val="36"/>
          <w:lang w:bidi="hi-IN"/>
        </w:rPr>
      </w:pPr>
      <w:r w:rsidRPr="000B0C49">
        <w:rPr>
          <w:rFonts w:ascii="Arial" w:hAnsi="Arial" w:cs="Arial"/>
          <w:b/>
          <w:bCs/>
          <w:color w:val="000000"/>
          <w:sz w:val="36"/>
          <w:szCs w:val="36"/>
          <w:lang w:bidi="hi-IN"/>
        </w:rPr>
        <w:lastRenderedPageBreak/>
        <w:t>1</w:t>
      </w:r>
      <w:r w:rsidR="004F1AE7" w:rsidRPr="000B0C49">
        <w:rPr>
          <w:rFonts w:ascii="Arial" w:hAnsi="Arial" w:cs="Arial"/>
          <w:b/>
          <w:bCs/>
          <w:color w:val="000000"/>
          <w:sz w:val="36"/>
          <w:szCs w:val="36"/>
          <w:lang w:bidi="hi-IN"/>
        </w:rPr>
        <w:t>4</w:t>
      </w:r>
      <w:r w:rsidRPr="000B0C49">
        <w:rPr>
          <w:rFonts w:ascii="Arial" w:hAnsi="Arial" w:cs="Arial"/>
          <w:b/>
          <w:bCs/>
          <w:color w:val="000000"/>
          <w:sz w:val="36"/>
          <w:szCs w:val="36"/>
          <w:lang w:bidi="hi-IN"/>
        </w:rPr>
        <w:t>.10</w:t>
      </w:r>
      <w:r w:rsidRPr="000B0C49">
        <w:rPr>
          <w:rFonts w:ascii="Arial" w:hAnsi="Arial" w:cs="Arial"/>
          <w:b/>
          <w:bCs/>
          <w:color w:val="000000"/>
          <w:sz w:val="36"/>
          <w:szCs w:val="36"/>
          <w:lang w:bidi="hi-IN"/>
        </w:rPr>
        <w:tab/>
        <w:t xml:space="preserve"> daSamavAra aBiSh</w:t>
      </w:r>
      <w:r w:rsidR="00665208" w:rsidRPr="000B0C49">
        <w:rPr>
          <w:rFonts w:ascii="Arial" w:hAnsi="Arial" w:cs="Arial"/>
          <w:b/>
          <w:bCs/>
          <w:color w:val="000000"/>
          <w:sz w:val="36"/>
          <w:szCs w:val="36"/>
          <w:lang w:bidi="hi-IN"/>
        </w:rPr>
        <w:t>E</w:t>
      </w:r>
      <w:r w:rsidRPr="000B0C49">
        <w:rPr>
          <w:rFonts w:ascii="Arial" w:hAnsi="Arial" w:cs="Arial"/>
          <w:b/>
          <w:bCs/>
          <w:color w:val="000000"/>
          <w:sz w:val="36"/>
          <w:szCs w:val="36"/>
          <w:lang w:bidi="hi-IN"/>
        </w:rPr>
        <w:t>kaM - nALik</w:t>
      </w:r>
      <w:r w:rsidR="00665208" w:rsidRPr="000B0C49">
        <w:rPr>
          <w:rFonts w:ascii="Arial" w:hAnsi="Arial" w:cs="Arial"/>
          <w:b/>
          <w:bCs/>
          <w:color w:val="000000"/>
          <w:sz w:val="36"/>
          <w:szCs w:val="36"/>
          <w:lang w:bidi="hi-IN"/>
        </w:rPr>
        <w:t>E</w:t>
      </w:r>
      <w:r w:rsidRPr="000B0C49">
        <w:rPr>
          <w:rFonts w:ascii="Arial" w:hAnsi="Arial" w:cs="Arial"/>
          <w:b/>
          <w:bCs/>
          <w:color w:val="000000"/>
          <w:sz w:val="36"/>
          <w:szCs w:val="36"/>
          <w:lang w:bidi="hi-IN"/>
        </w:rPr>
        <w:t>rajaM</w:t>
      </w:r>
    </w:p>
    <w:p w14:paraId="696E3300" w14:textId="675D96E3" w:rsidR="00D91D60" w:rsidRPr="000B0C49" w:rsidRDefault="00D91D60" w:rsidP="00D91D60">
      <w:pPr>
        <w:autoSpaceDE w:val="0"/>
        <w:autoSpaceDN w:val="0"/>
        <w:adjustRightInd w:val="0"/>
        <w:spacing w:after="0" w:line="240" w:lineRule="auto"/>
        <w:rPr>
          <w:rFonts w:ascii="Arial" w:hAnsi="Arial" w:cs="Arial"/>
          <w:b/>
          <w:bCs/>
          <w:color w:val="000000"/>
          <w:sz w:val="36"/>
          <w:szCs w:val="36"/>
          <w:lang w:bidi="hi-IN"/>
        </w:rPr>
      </w:pPr>
      <w:r w:rsidRPr="000B0C49">
        <w:rPr>
          <w:rFonts w:ascii="Arial" w:hAnsi="Arial" w:cs="Arial"/>
          <w:b/>
          <w:bCs/>
          <w:color w:val="000000"/>
          <w:sz w:val="36"/>
          <w:szCs w:val="36"/>
          <w:lang w:bidi="hi-IN"/>
        </w:rPr>
        <w:t>1</w:t>
      </w:r>
      <w:r w:rsidR="004F1AE7" w:rsidRPr="000B0C49">
        <w:rPr>
          <w:rFonts w:ascii="Arial" w:hAnsi="Arial" w:cs="Arial"/>
          <w:b/>
          <w:bCs/>
          <w:color w:val="000000"/>
          <w:sz w:val="36"/>
          <w:szCs w:val="36"/>
          <w:lang w:bidi="hi-IN"/>
        </w:rPr>
        <w:t>4</w:t>
      </w:r>
      <w:r w:rsidRPr="000B0C49">
        <w:rPr>
          <w:rFonts w:ascii="Arial" w:hAnsi="Arial" w:cs="Arial"/>
          <w:b/>
          <w:bCs/>
          <w:color w:val="000000"/>
          <w:sz w:val="36"/>
          <w:szCs w:val="36"/>
          <w:lang w:bidi="hi-IN"/>
        </w:rPr>
        <w:t>.10.1</w:t>
      </w:r>
      <w:r w:rsidRPr="000B0C49">
        <w:rPr>
          <w:rFonts w:ascii="Arial" w:hAnsi="Arial" w:cs="Arial"/>
          <w:b/>
          <w:bCs/>
          <w:color w:val="000000"/>
          <w:sz w:val="36"/>
          <w:szCs w:val="36"/>
          <w:lang w:bidi="hi-IN"/>
        </w:rPr>
        <w:tab/>
        <w:t>daSam</w:t>
      </w:r>
      <w:r w:rsidR="00665208" w:rsidRPr="000B0C49">
        <w:rPr>
          <w:rFonts w:ascii="Arial" w:hAnsi="Arial" w:cs="Arial"/>
          <w:b/>
          <w:bCs/>
          <w:color w:val="000000"/>
          <w:sz w:val="36"/>
          <w:szCs w:val="36"/>
          <w:lang w:bidi="hi-IN"/>
        </w:rPr>
        <w:t>O</w:t>
      </w:r>
      <w:r w:rsidRPr="000B0C49">
        <w:rPr>
          <w:rFonts w:ascii="Arial" w:hAnsi="Arial" w:cs="Arial"/>
          <w:b/>
          <w:bCs/>
          <w:color w:val="000000"/>
          <w:sz w:val="36"/>
          <w:szCs w:val="36"/>
          <w:lang w:bidi="hi-IN"/>
        </w:rPr>
        <w:t xml:space="preserve"> &amp;nuvAkaH</w:t>
      </w:r>
    </w:p>
    <w:p w14:paraId="43A7668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gramStart"/>
      <w:r>
        <w:rPr>
          <w:rFonts w:ascii="Arial" w:hAnsi="Arial" w:cs="Arial"/>
          <w:color w:val="000000"/>
          <w:sz w:val="36"/>
          <w:szCs w:val="36"/>
          <w:lang w:bidi="hi-IN"/>
        </w:rPr>
        <w:t>garBA$</w:t>
      </w:r>
      <w:proofErr w:type="gramEnd"/>
      <w:r>
        <w:rPr>
          <w:rFonts w:ascii="Arial" w:hAnsi="Arial" w:cs="Arial"/>
          <w:color w:val="000000"/>
          <w:sz w:val="36"/>
          <w:szCs w:val="36"/>
          <w:lang w:bidi="hi-IN"/>
        </w:rPr>
        <w:t>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t xml:space="preserve"> vaqthsASca#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t>trvi#Sca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trvIqca#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08155FF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dityaqvAT ca# m</w:t>
      </w:r>
      <w:r w:rsidR="00665208">
        <w:rPr>
          <w:rFonts w:ascii="Arial" w:hAnsi="Arial" w:cs="Arial"/>
          <w:color w:val="000000"/>
          <w:sz w:val="36"/>
          <w:szCs w:val="36"/>
          <w:lang w:bidi="hi-IN"/>
        </w:rPr>
        <w:t>E</w:t>
      </w:r>
      <w:r>
        <w:rPr>
          <w:rFonts w:ascii="Arial" w:hAnsi="Arial" w:cs="Arial"/>
          <w:color w:val="000000"/>
          <w:sz w:val="36"/>
          <w:szCs w:val="36"/>
          <w:lang w:bidi="hi-IN"/>
        </w:rPr>
        <w:t>, dityauqhI 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t>pa~jcA#viSca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t>pa~jcAqvI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370EC06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BF6E73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trivaqthsaSca#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t>trivaqthsA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t>turyaqvAT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t>turyauqhI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5A10CF4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paShThaqvAT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t xml:space="preserve">paShThauqhI ca# ma, </w:t>
      </w:r>
      <w:r>
        <w:rPr>
          <w:rFonts w:ascii="Arial" w:hAnsi="Arial" w:cs="Arial"/>
          <w:color w:val="000000"/>
          <w:sz w:val="36"/>
          <w:szCs w:val="36"/>
          <w:lang w:bidi="hi-IN"/>
        </w:rPr>
        <w:tab/>
      </w:r>
      <w:r>
        <w:rPr>
          <w:rFonts w:ascii="Arial" w:hAnsi="Arial" w:cs="Arial"/>
          <w:color w:val="000000"/>
          <w:sz w:val="36"/>
          <w:szCs w:val="36"/>
          <w:lang w:bidi="hi-IN"/>
        </w:rPr>
        <w:tab/>
        <w:t>uqkShA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vaqSA ca# ma, </w:t>
      </w:r>
    </w:p>
    <w:p w14:paraId="51EC5CF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3B638F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RuShaqBaSca#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v</w:t>
      </w:r>
      <w:r w:rsidR="00665208">
        <w:rPr>
          <w:rFonts w:ascii="Arial" w:hAnsi="Arial" w:cs="Arial"/>
          <w:color w:val="000000"/>
          <w:sz w:val="36"/>
          <w:szCs w:val="36"/>
          <w:lang w:bidi="hi-IN"/>
        </w:rPr>
        <w:t>E</w:t>
      </w:r>
      <w:r>
        <w:rPr>
          <w:rFonts w:ascii="Arial" w:hAnsi="Arial" w:cs="Arial"/>
          <w:color w:val="000000"/>
          <w:sz w:val="36"/>
          <w:szCs w:val="36"/>
          <w:lang w:bidi="hi-IN"/>
        </w:rPr>
        <w:t>qhacca#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&amp;naqDvAM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t>dh</w:t>
      </w:r>
      <w:r w:rsidR="00665208">
        <w:rPr>
          <w:rFonts w:ascii="Arial" w:hAnsi="Arial" w:cs="Arial"/>
          <w:color w:val="000000"/>
          <w:sz w:val="36"/>
          <w:szCs w:val="36"/>
          <w:lang w:bidi="hi-IN"/>
        </w:rPr>
        <w:t>E</w:t>
      </w:r>
      <w:r>
        <w:rPr>
          <w:rFonts w:ascii="Arial" w:hAnsi="Arial" w:cs="Arial"/>
          <w:color w:val="000000"/>
          <w:sz w:val="36"/>
          <w:szCs w:val="36"/>
          <w:lang w:bidi="hi-IN"/>
        </w:rPr>
        <w:t xml:space="preserve">qnuSca# maq, </w:t>
      </w:r>
    </w:p>
    <w:p w14:paraId="30B4CE3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Ayu#r-yaqj~j</w:t>
      </w:r>
      <w:r w:rsidR="00665208">
        <w:rPr>
          <w:rFonts w:ascii="Arial" w:hAnsi="Arial" w:cs="Arial"/>
          <w:color w:val="000000"/>
          <w:sz w:val="36"/>
          <w:szCs w:val="36"/>
          <w:lang w:bidi="hi-IN"/>
        </w:rPr>
        <w:t>E</w:t>
      </w:r>
      <w:r>
        <w:rPr>
          <w:rFonts w:ascii="Arial" w:hAnsi="Arial" w:cs="Arial"/>
          <w:color w:val="000000"/>
          <w:sz w:val="36"/>
          <w:szCs w:val="36"/>
          <w:lang w:bidi="hi-IN"/>
        </w:rPr>
        <w:t xml:space="preserve">na# kalpatAM,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prAqN</w:t>
      </w:r>
      <w:r w:rsidR="00665208">
        <w:rPr>
          <w:rFonts w:ascii="Arial" w:hAnsi="Arial" w:cs="Arial"/>
          <w:color w:val="000000"/>
          <w:sz w:val="36"/>
          <w:szCs w:val="36"/>
          <w:lang w:bidi="hi-IN"/>
        </w:rPr>
        <w:t>O</w:t>
      </w:r>
      <w:r>
        <w:rPr>
          <w:rFonts w:ascii="Arial" w:hAnsi="Arial" w:cs="Arial"/>
          <w:color w:val="000000"/>
          <w:sz w:val="36"/>
          <w:szCs w:val="36"/>
          <w:lang w:bidi="hi-IN"/>
        </w:rPr>
        <w:t xml:space="preserve"> yaqj~j</w:t>
      </w:r>
      <w:r w:rsidR="00665208">
        <w:rPr>
          <w:rFonts w:ascii="Arial" w:hAnsi="Arial" w:cs="Arial"/>
          <w:color w:val="000000"/>
          <w:sz w:val="36"/>
          <w:szCs w:val="36"/>
          <w:lang w:bidi="hi-IN"/>
        </w:rPr>
        <w:t>E</w:t>
      </w:r>
      <w:r>
        <w:rPr>
          <w:rFonts w:ascii="Arial" w:hAnsi="Arial" w:cs="Arial"/>
          <w:color w:val="000000"/>
          <w:sz w:val="36"/>
          <w:szCs w:val="36"/>
          <w:lang w:bidi="hi-IN"/>
        </w:rPr>
        <w:t>na# kalpatA-</w:t>
      </w:r>
    </w:p>
    <w:p w14:paraId="23574C4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gramStart"/>
      <w:r>
        <w:rPr>
          <w:rFonts w:ascii="Arial" w:hAnsi="Arial" w:cs="Arial"/>
          <w:color w:val="000000"/>
          <w:sz w:val="36"/>
          <w:szCs w:val="36"/>
          <w:lang w:bidi="hi-IN"/>
        </w:rPr>
        <w:t>mapAqn</w:t>
      </w:r>
      <w:r w:rsidR="00665208">
        <w:rPr>
          <w:rFonts w:ascii="Arial" w:hAnsi="Arial" w:cs="Arial"/>
          <w:color w:val="000000"/>
          <w:sz w:val="36"/>
          <w:szCs w:val="36"/>
          <w:lang w:bidi="hi-IN"/>
        </w:rPr>
        <w:t>O</w:t>
      </w:r>
      <w:proofErr w:type="gramEnd"/>
      <w:r>
        <w:rPr>
          <w:rFonts w:ascii="Arial" w:hAnsi="Arial" w:cs="Arial"/>
          <w:color w:val="000000"/>
          <w:sz w:val="36"/>
          <w:szCs w:val="36"/>
          <w:lang w:bidi="hi-IN"/>
        </w:rPr>
        <w:t xml:space="preserve"> yaqj~j</w:t>
      </w:r>
      <w:r w:rsidR="00665208">
        <w:rPr>
          <w:rFonts w:ascii="Arial" w:hAnsi="Arial" w:cs="Arial"/>
          <w:color w:val="000000"/>
          <w:sz w:val="36"/>
          <w:szCs w:val="36"/>
          <w:lang w:bidi="hi-IN"/>
        </w:rPr>
        <w:t>E</w:t>
      </w:r>
      <w:r>
        <w:rPr>
          <w:rFonts w:ascii="Arial" w:hAnsi="Arial" w:cs="Arial"/>
          <w:color w:val="000000"/>
          <w:sz w:val="36"/>
          <w:szCs w:val="36"/>
          <w:lang w:bidi="hi-IN"/>
        </w:rPr>
        <w:t xml:space="preserve">na# kalpatAM ,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~MvyAqn</w:t>
      </w:r>
      <w:r w:rsidR="00665208">
        <w:rPr>
          <w:rFonts w:ascii="Arial" w:hAnsi="Arial" w:cs="Arial"/>
          <w:color w:val="000000"/>
          <w:sz w:val="36"/>
          <w:szCs w:val="36"/>
          <w:lang w:bidi="hi-IN"/>
        </w:rPr>
        <w:t>O</w:t>
      </w:r>
      <w:r>
        <w:rPr>
          <w:rFonts w:ascii="Arial" w:hAnsi="Arial" w:cs="Arial"/>
          <w:color w:val="000000"/>
          <w:sz w:val="36"/>
          <w:szCs w:val="36"/>
          <w:lang w:bidi="hi-IN"/>
        </w:rPr>
        <w:t xml:space="preserve"> yaqj~j</w:t>
      </w:r>
      <w:r w:rsidR="00665208">
        <w:rPr>
          <w:rFonts w:ascii="Arial" w:hAnsi="Arial" w:cs="Arial"/>
          <w:color w:val="000000"/>
          <w:sz w:val="36"/>
          <w:szCs w:val="36"/>
          <w:lang w:bidi="hi-IN"/>
        </w:rPr>
        <w:t>E</w:t>
      </w:r>
      <w:r>
        <w:rPr>
          <w:rFonts w:ascii="Arial" w:hAnsi="Arial" w:cs="Arial"/>
          <w:color w:val="000000"/>
          <w:sz w:val="36"/>
          <w:szCs w:val="36"/>
          <w:lang w:bidi="hi-IN"/>
        </w:rPr>
        <w:t xml:space="preserve">na# kalpatAqM </w:t>
      </w:r>
    </w:p>
    <w:p w14:paraId="6715F9C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11C847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cakShu# ryaqj~j</w:t>
      </w:r>
      <w:r w:rsidR="00665208">
        <w:rPr>
          <w:rFonts w:ascii="Arial" w:hAnsi="Arial" w:cs="Arial"/>
          <w:color w:val="000000"/>
          <w:sz w:val="36"/>
          <w:szCs w:val="36"/>
          <w:lang w:bidi="hi-IN"/>
        </w:rPr>
        <w:t>E</w:t>
      </w:r>
      <w:r>
        <w:rPr>
          <w:rFonts w:ascii="Arial" w:hAnsi="Arial" w:cs="Arial"/>
          <w:color w:val="000000"/>
          <w:sz w:val="36"/>
          <w:szCs w:val="36"/>
          <w:lang w:bidi="hi-IN"/>
        </w:rPr>
        <w:t xml:space="preserve">na# kalpatAq(gg)q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 Sr</w:t>
      </w:r>
      <w:r w:rsidR="00665208">
        <w:rPr>
          <w:rFonts w:ascii="Arial" w:hAnsi="Arial" w:cs="Arial"/>
          <w:color w:val="000000"/>
          <w:sz w:val="36"/>
          <w:szCs w:val="36"/>
          <w:lang w:bidi="hi-IN"/>
        </w:rPr>
        <w:t>O</w:t>
      </w:r>
      <w:r>
        <w:rPr>
          <w:rFonts w:ascii="Arial" w:hAnsi="Arial" w:cs="Arial"/>
          <w:color w:val="000000"/>
          <w:sz w:val="36"/>
          <w:szCs w:val="36"/>
          <w:lang w:bidi="hi-IN"/>
        </w:rPr>
        <w:t>tra#M ~Myaqj~j</w:t>
      </w:r>
      <w:r w:rsidR="00665208">
        <w:rPr>
          <w:rFonts w:ascii="Arial" w:hAnsi="Arial" w:cs="Arial"/>
          <w:color w:val="000000"/>
          <w:sz w:val="36"/>
          <w:szCs w:val="36"/>
          <w:lang w:bidi="hi-IN"/>
        </w:rPr>
        <w:t>E</w:t>
      </w:r>
      <w:r>
        <w:rPr>
          <w:rFonts w:ascii="Arial" w:hAnsi="Arial" w:cs="Arial"/>
          <w:color w:val="000000"/>
          <w:sz w:val="36"/>
          <w:szCs w:val="36"/>
          <w:lang w:bidi="hi-IN"/>
        </w:rPr>
        <w:t xml:space="preserve">na# kalpatAqM </w:t>
      </w:r>
    </w:p>
    <w:p w14:paraId="4E137B8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gramStart"/>
      <w:r>
        <w:rPr>
          <w:rFonts w:ascii="Arial" w:hAnsi="Arial" w:cs="Arial"/>
          <w:color w:val="000000"/>
          <w:sz w:val="36"/>
          <w:szCs w:val="36"/>
          <w:lang w:bidi="hi-IN"/>
        </w:rPr>
        <w:t>man</w:t>
      </w:r>
      <w:r w:rsidR="00665208">
        <w:rPr>
          <w:rFonts w:ascii="Arial" w:hAnsi="Arial" w:cs="Arial"/>
          <w:color w:val="000000"/>
          <w:sz w:val="36"/>
          <w:szCs w:val="36"/>
          <w:lang w:bidi="hi-IN"/>
        </w:rPr>
        <w:t>O</w:t>
      </w:r>
      <w:proofErr w:type="gramEnd"/>
      <w:r>
        <w:rPr>
          <w:rFonts w:ascii="Arial" w:hAnsi="Arial" w:cs="Arial"/>
          <w:color w:val="000000"/>
          <w:sz w:val="36"/>
          <w:szCs w:val="36"/>
          <w:lang w:bidi="hi-IN"/>
        </w:rPr>
        <w:t># yaqj~j</w:t>
      </w:r>
      <w:r w:rsidR="00665208">
        <w:rPr>
          <w:rFonts w:ascii="Arial" w:hAnsi="Arial" w:cs="Arial"/>
          <w:color w:val="000000"/>
          <w:sz w:val="36"/>
          <w:szCs w:val="36"/>
          <w:lang w:bidi="hi-IN"/>
        </w:rPr>
        <w:t>E</w:t>
      </w:r>
      <w:r>
        <w:rPr>
          <w:rFonts w:ascii="Arial" w:hAnsi="Arial" w:cs="Arial"/>
          <w:color w:val="000000"/>
          <w:sz w:val="36"/>
          <w:szCs w:val="36"/>
          <w:lang w:bidi="hi-IN"/>
        </w:rPr>
        <w:t xml:space="preserve">na# kalpatAqM ,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~MvAgyaqj~j</w:t>
      </w:r>
      <w:r w:rsidR="00665208">
        <w:rPr>
          <w:rFonts w:ascii="Arial" w:hAnsi="Arial" w:cs="Arial"/>
          <w:color w:val="000000"/>
          <w:sz w:val="36"/>
          <w:szCs w:val="36"/>
          <w:lang w:bidi="hi-IN"/>
        </w:rPr>
        <w:t>E</w:t>
      </w:r>
      <w:r>
        <w:rPr>
          <w:rFonts w:ascii="Arial" w:hAnsi="Arial" w:cs="Arial"/>
          <w:color w:val="000000"/>
          <w:sz w:val="36"/>
          <w:szCs w:val="36"/>
          <w:lang w:bidi="hi-IN"/>
        </w:rPr>
        <w:t>na# kalpatA-</w:t>
      </w:r>
    </w:p>
    <w:p w14:paraId="5C77259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gramStart"/>
      <w:r>
        <w:rPr>
          <w:rFonts w:ascii="Arial" w:hAnsi="Arial" w:cs="Arial"/>
          <w:color w:val="000000"/>
          <w:sz w:val="36"/>
          <w:szCs w:val="36"/>
          <w:lang w:bidi="hi-IN"/>
        </w:rPr>
        <w:t>mAqtmA</w:t>
      </w:r>
      <w:proofErr w:type="gramEnd"/>
      <w:r>
        <w:rPr>
          <w:rFonts w:ascii="Arial" w:hAnsi="Arial" w:cs="Arial"/>
          <w:color w:val="000000"/>
          <w:sz w:val="36"/>
          <w:szCs w:val="36"/>
          <w:lang w:bidi="hi-IN"/>
        </w:rPr>
        <w:t xml:space="preserve"> yaqj~j</w:t>
      </w:r>
      <w:r w:rsidR="00665208">
        <w:rPr>
          <w:rFonts w:ascii="Arial" w:hAnsi="Arial" w:cs="Arial"/>
          <w:color w:val="000000"/>
          <w:sz w:val="36"/>
          <w:szCs w:val="36"/>
          <w:lang w:bidi="hi-IN"/>
        </w:rPr>
        <w:t>E</w:t>
      </w:r>
      <w:r>
        <w:rPr>
          <w:rFonts w:ascii="Arial" w:hAnsi="Arial" w:cs="Arial"/>
          <w:color w:val="000000"/>
          <w:sz w:val="36"/>
          <w:szCs w:val="36"/>
          <w:lang w:bidi="hi-IN"/>
        </w:rPr>
        <w:t xml:space="preserve">na# kalpatAM ,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~Myaqj~j</w:t>
      </w:r>
      <w:r w:rsidR="00665208">
        <w:rPr>
          <w:rFonts w:ascii="Arial" w:hAnsi="Arial" w:cs="Arial"/>
          <w:color w:val="000000"/>
          <w:sz w:val="36"/>
          <w:szCs w:val="36"/>
          <w:lang w:bidi="hi-IN"/>
        </w:rPr>
        <w:t>O</w:t>
      </w:r>
      <w:r>
        <w:rPr>
          <w:rFonts w:ascii="Arial" w:hAnsi="Arial" w:cs="Arial"/>
          <w:color w:val="000000"/>
          <w:sz w:val="36"/>
          <w:szCs w:val="36"/>
          <w:lang w:bidi="hi-IN"/>
        </w:rPr>
        <w:t xml:space="preserve"> yaqj~j</w:t>
      </w:r>
      <w:r w:rsidR="00665208">
        <w:rPr>
          <w:rFonts w:ascii="Arial" w:hAnsi="Arial" w:cs="Arial"/>
          <w:color w:val="000000"/>
          <w:sz w:val="36"/>
          <w:szCs w:val="36"/>
          <w:lang w:bidi="hi-IN"/>
        </w:rPr>
        <w:t>E</w:t>
      </w:r>
      <w:r>
        <w:rPr>
          <w:rFonts w:ascii="Arial" w:hAnsi="Arial" w:cs="Arial"/>
          <w:color w:val="000000"/>
          <w:sz w:val="36"/>
          <w:szCs w:val="36"/>
          <w:lang w:bidi="hi-IN"/>
        </w:rPr>
        <w:t xml:space="preserve">na# kalpatAM || 10(41) </w:t>
      </w:r>
    </w:p>
    <w:p w14:paraId="61E9DE21" w14:textId="497D4698"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SAntiqH SAntiqH SAnti#H || </w:t>
      </w:r>
    </w:p>
    <w:p w14:paraId="517D3AA6" w14:textId="77777777" w:rsidR="005A7469" w:rsidRDefault="005A7469" w:rsidP="00D91D60">
      <w:pPr>
        <w:autoSpaceDE w:val="0"/>
        <w:autoSpaceDN w:val="0"/>
        <w:adjustRightInd w:val="0"/>
        <w:spacing w:after="0" w:line="240" w:lineRule="auto"/>
        <w:rPr>
          <w:rFonts w:ascii="Arial" w:hAnsi="Arial" w:cs="Arial"/>
          <w:color w:val="000000"/>
          <w:sz w:val="36"/>
          <w:szCs w:val="36"/>
          <w:lang w:bidi="hi-IN"/>
        </w:rPr>
      </w:pPr>
    </w:p>
    <w:p w14:paraId="3A9EEE57" w14:textId="4C3FC7A6" w:rsidR="005A7469" w:rsidRDefault="005A7469" w:rsidP="005A7469">
      <w:pPr>
        <w:autoSpaceDE w:val="0"/>
        <w:autoSpaceDN w:val="0"/>
        <w:adjustRightInd w:val="0"/>
        <w:spacing w:after="0" w:line="240" w:lineRule="auto"/>
        <w:rPr>
          <w:rFonts w:ascii="Arial" w:hAnsi="Arial" w:cs="Arial"/>
          <w:b/>
          <w:bCs/>
          <w:color w:val="000000"/>
          <w:sz w:val="36"/>
          <w:szCs w:val="36"/>
          <w:lang w:bidi="hi-IN"/>
        </w:rPr>
      </w:pPr>
      <w:r w:rsidRPr="00E20008">
        <w:rPr>
          <w:rFonts w:ascii="Arial" w:hAnsi="Arial" w:cs="Arial"/>
          <w:b/>
          <w:bCs/>
          <w:color w:val="000000"/>
          <w:sz w:val="36"/>
          <w:szCs w:val="36"/>
          <w:lang w:bidi="hi-IN"/>
        </w:rPr>
        <w:t>14.1</w:t>
      </w:r>
      <w:r>
        <w:rPr>
          <w:rFonts w:ascii="Arial" w:hAnsi="Arial" w:cs="Arial"/>
          <w:b/>
          <w:bCs/>
          <w:color w:val="000000"/>
          <w:sz w:val="36"/>
          <w:szCs w:val="36"/>
          <w:lang w:bidi="hi-IN"/>
        </w:rPr>
        <w:t>0</w:t>
      </w:r>
      <w:r w:rsidRPr="00E20008">
        <w:rPr>
          <w:rFonts w:ascii="Arial" w:hAnsi="Arial" w:cs="Arial"/>
          <w:b/>
          <w:bCs/>
          <w:color w:val="000000"/>
          <w:sz w:val="36"/>
          <w:szCs w:val="36"/>
          <w:lang w:bidi="hi-IN"/>
        </w:rPr>
        <w:t>.2</w:t>
      </w:r>
      <w:r w:rsidRPr="00E20008">
        <w:rPr>
          <w:rFonts w:ascii="Arial" w:hAnsi="Arial" w:cs="Arial"/>
          <w:b/>
          <w:bCs/>
          <w:color w:val="000000"/>
          <w:sz w:val="36"/>
          <w:szCs w:val="36"/>
          <w:lang w:bidi="hi-IN"/>
        </w:rPr>
        <w:tab/>
        <w:t xml:space="preserve"> upacAra </w:t>
      </w:r>
      <w:r>
        <w:rPr>
          <w:rFonts w:ascii="Arial" w:hAnsi="Arial" w:cs="Arial"/>
          <w:b/>
          <w:bCs/>
          <w:color w:val="000000"/>
          <w:sz w:val="36"/>
          <w:szCs w:val="36"/>
          <w:lang w:bidi="hi-IN"/>
        </w:rPr>
        <w:t>pUjA</w:t>
      </w:r>
    </w:p>
    <w:p w14:paraId="0872E3EF" w14:textId="77777777" w:rsidR="005A7469" w:rsidRDefault="005A7469" w:rsidP="00D91D60">
      <w:pPr>
        <w:autoSpaceDE w:val="0"/>
        <w:autoSpaceDN w:val="0"/>
        <w:adjustRightInd w:val="0"/>
        <w:spacing w:after="0" w:line="240" w:lineRule="auto"/>
        <w:rPr>
          <w:rFonts w:ascii="Arial" w:hAnsi="Arial" w:cs="Arial"/>
          <w:color w:val="000000"/>
          <w:sz w:val="36"/>
          <w:szCs w:val="36"/>
          <w:lang w:bidi="hi-IN"/>
        </w:rPr>
      </w:pPr>
    </w:p>
    <w:p w14:paraId="63FB94B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amRutABiSh</w:t>
      </w:r>
      <w:r w:rsidR="00665208">
        <w:rPr>
          <w:rFonts w:ascii="Arial" w:hAnsi="Arial" w:cs="Arial"/>
          <w:color w:val="000000"/>
          <w:sz w:val="36"/>
          <w:szCs w:val="36"/>
          <w:lang w:bidi="hi-IN"/>
        </w:rPr>
        <w:t>E</w:t>
      </w:r>
      <w:r>
        <w:rPr>
          <w:rFonts w:ascii="Arial" w:hAnsi="Arial" w:cs="Arial"/>
          <w:color w:val="000000"/>
          <w:sz w:val="36"/>
          <w:szCs w:val="36"/>
          <w:lang w:bidi="hi-IN"/>
        </w:rPr>
        <w:t>k</w:t>
      </w:r>
      <w:r w:rsidR="00665208">
        <w:rPr>
          <w:rFonts w:ascii="Arial" w:hAnsi="Arial" w:cs="Arial"/>
          <w:color w:val="000000"/>
          <w:sz w:val="36"/>
          <w:szCs w:val="36"/>
          <w:lang w:bidi="hi-IN"/>
        </w:rPr>
        <w:t>O</w:t>
      </w:r>
      <w:r>
        <w:rPr>
          <w:rFonts w:ascii="Arial" w:hAnsi="Arial" w:cs="Arial"/>
          <w:color w:val="000000"/>
          <w:sz w:val="36"/>
          <w:szCs w:val="36"/>
          <w:lang w:bidi="hi-IN"/>
        </w:rPr>
        <w:t>&amp;stu | AvAhitAByaH sarvABy</w:t>
      </w:r>
      <w:r w:rsidR="00665208">
        <w:rPr>
          <w:rFonts w:ascii="Arial" w:hAnsi="Arial" w:cs="Arial"/>
          <w:color w:val="000000"/>
          <w:sz w:val="36"/>
          <w:szCs w:val="36"/>
          <w:lang w:bidi="hi-IN"/>
        </w:rPr>
        <w:t>O</w:t>
      </w:r>
      <w:r>
        <w:rPr>
          <w:rFonts w:ascii="Arial" w:hAnsi="Arial" w:cs="Arial"/>
          <w:color w:val="000000"/>
          <w:sz w:val="36"/>
          <w:szCs w:val="36"/>
          <w:lang w:bidi="hi-IN"/>
        </w:rPr>
        <w:t xml:space="preserve"> d</w:t>
      </w:r>
      <w:r w:rsidR="00665208">
        <w:rPr>
          <w:rFonts w:ascii="Arial" w:hAnsi="Arial" w:cs="Arial"/>
          <w:color w:val="000000"/>
          <w:sz w:val="36"/>
          <w:szCs w:val="36"/>
          <w:lang w:bidi="hi-IN"/>
        </w:rPr>
        <w:t>E</w:t>
      </w:r>
      <w:r>
        <w:rPr>
          <w:rFonts w:ascii="Arial" w:hAnsi="Arial" w:cs="Arial"/>
          <w:color w:val="000000"/>
          <w:sz w:val="36"/>
          <w:szCs w:val="36"/>
          <w:lang w:bidi="hi-IN"/>
        </w:rPr>
        <w:t>vatABy</w:t>
      </w:r>
      <w:r w:rsidR="00665208">
        <w:rPr>
          <w:rFonts w:ascii="Arial" w:hAnsi="Arial" w:cs="Arial"/>
          <w:color w:val="000000"/>
          <w:sz w:val="36"/>
          <w:szCs w:val="36"/>
          <w:lang w:bidi="hi-IN"/>
        </w:rPr>
        <w:t>O</w:t>
      </w:r>
      <w:r>
        <w:rPr>
          <w:rFonts w:ascii="Arial" w:hAnsi="Arial" w:cs="Arial"/>
          <w:color w:val="000000"/>
          <w:sz w:val="36"/>
          <w:szCs w:val="36"/>
          <w:lang w:bidi="hi-IN"/>
        </w:rPr>
        <w:t xml:space="preserve"> namaH | </w:t>
      </w:r>
    </w:p>
    <w:p w14:paraId="4586276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 xml:space="preserve">divya gandhAn dhArayAmi | puShpANi samarpayAmi | </w:t>
      </w:r>
    </w:p>
    <w:p w14:paraId="46A3316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balA#yaq nama#H | dhUpaM AGrApayAmi | bala#pramathanAyaq nama#H | </w:t>
      </w:r>
    </w:p>
    <w:p w14:paraId="7DAA133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dIpaM darSayAmi | dhUpa-dIpAnantaraM AcamanIyaM samarpayAmi | </w:t>
      </w:r>
    </w:p>
    <w:p w14:paraId="00B092BB" w14:textId="2DED21B9"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BUrBuvaqssuvaqH --------------. (naiv</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dya mantraM) | </w:t>
      </w:r>
    </w:p>
    <w:p w14:paraId="10F9D0C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sarva#BUtadamanAyaq nama#H | kadaLIPalaM niv</w:t>
      </w:r>
      <w:r w:rsidR="00665208">
        <w:rPr>
          <w:rFonts w:ascii="Arial" w:hAnsi="Arial" w:cs="Arial"/>
          <w:color w:val="000000"/>
          <w:sz w:val="36"/>
          <w:szCs w:val="36"/>
          <w:lang w:bidi="hi-IN"/>
        </w:rPr>
        <w:t>E</w:t>
      </w:r>
      <w:r>
        <w:rPr>
          <w:rFonts w:ascii="Arial" w:hAnsi="Arial" w:cs="Arial"/>
          <w:color w:val="000000"/>
          <w:sz w:val="36"/>
          <w:szCs w:val="36"/>
          <w:lang w:bidi="hi-IN"/>
        </w:rPr>
        <w:t xml:space="preserve">dayAmi | </w:t>
      </w:r>
    </w:p>
    <w:p w14:paraId="5ACA0DC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naiv</w:t>
      </w:r>
      <w:r w:rsidR="00665208">
        <w:rPr>
          <w:rFonts w:ascii="Arial" w:hAnsi="Arial" w:cs="Arial"/>
          <w:color w:val="000000"/>
          <w:sz w:val="36"/>
          <w:szCs w:val="36"/>
          <w:lang w:bidi="hi-IN"/>
        </w:rPr>
        <w:t>E</w:t>
      </w:r>
      <w:r>
        <w:rPr>
          <w:rFonts w:ascii="Arial" w:hAnsi="Arial" w:cs="Arial"/>
          <w:color w:val="000000"/>
          <w:sz w:val="36"/>
          <w:szCs w:val="36"/>
          <w:lang w:bidi="hi-IN"/>
        </w:rPr>
        <w:t xml:space="preserve">dyAnantaraM AcamanIyaM samarpayAmi | </w:t>
      </w:r>
    </w:p>
    <w:p w14:paraId="14802B5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maqn</w:t>
      </w:r>
      <w:r w:rsidR="00665208">
        <w:rPr>
          <w:rFonts w:ascii="Arial" w:hAnsi="Arial" w:cs="Arial"/>
          <w:color w:val="000000"/>
          <w:sz w:val="36"/>
          <w:szCs w:val="36"/>
          <w:lang w:bidi="hi-IN"/>
        </w:rPr>
        <w:t>O</w:t>
      </w:r>
      <w:r>
        <w:rPr>
          <w:rFonts w:ascii="Arial" w:hAnsi="Arial" w:cs="Arial"/>
          <w:color w:val="000000"/>
          <w:sz w:val="36"/>
          <w:szCs w:val="36"/>
          <w:lang w:bidi="hi-IN"/>
        </w:rPr>
        <w:t>nma#nAyaq nama#H | karpUra tAMbUlaM niv</w:t>
      </w:r>
      <w:r w:rsidR="00665208">
        <w:rPr>
          <w:rFonts w:ascii="Arial" w:hAnsi="Arial" w:cs="Arial"/>
          <w:color w:val="000000"/>
          <w:sz w:val="36"/>
          <w:szCs w:val="36"/>
          <w:lang w:bidi="hi-IN"/>
        </w:rPr>
        <w:t>E</w:t>
      </w:r>
      <w:r>
        <w:rPr>
          <w:rFonts w:ascii="Arial" w:hAnsi="Arial" w:cs="Arial"/>
          <w:color w:val="000000"/>
          <w:sz w:val="36"/>
          <w:szCs w:val="36"/>
          <w:lang w:bidi="hi-IN"/>
        </w:rPr>
        <w:t xml:space="preserve">dayAmi | </w:t>
      </w:r>
    </w:p>
    <w:p w14:paraId="1C5FB616" w14:textId="77777777" w:rsidR="004F1AE7" w:rsidRDefault="004F1AE7" w:rsidP="00D91D60">
      <w:pPr>
        <w:autoSpaceDE w:val="0"/>
        <w:autoSpaceDN w:val="0"/>
        <w:adjustRightInd w:val="0"/>
        <w:spacing w:after="0" w:line="240" w:lineRule="auto"/>
        <w:rPr>
          <w:rFonts w:ascii="Arial" w:hAnsi="Arial" w:cs="Arial"/>
          <w:color w:val="000000"/>
          <w:sz w:val="36"/>
          <w:szCs w:val="36"/>
          <w:lang w:bidi="hi-IN"/>
        </w:rPr>
      </w:pPr>
    </w:p>
    <w:p w14:paraId="140C14EF" w14:textId="59981250" w:rsidR="00D91D60" w:rsidRPr="001C1DE9" w:rsidRDefault="00D91D60" w:rsidP="00D91D60">
      <w:pPr>
        <w:autoSpaceDE w:val="0"/>
        <w:autoSpaceDN w:val="0"/>
        <w:adjustRightInd w:val="0"/>
        <w:spacing w:after="0" w:line="240" w:lineRule="auto"/>
        <w:rPr>
          <w:rFonts w:ascii="Arial" w:hAnsi="Arial" w:cs="Arial"/>
          <w:b/>
          <w:bCs/>
          <w:color w:val="000000"/>
          <w:sz w:val="36"/>
          <w:szCs w:val="36"/>
          <w:lang w:bidi="hi-IN"/>
        </w:rPr>
      </w:pPr>
      <w:r w:rsidRPr="001C1DE9">
        <w:rPr>
          <w:rFonts w:ascii="Arial" w:hAnsi="Arial" w:cs="Arial"/>
          <w:b/>
          <w:bCs/>
          <w:color w:val="000000"/>
          <w:sz w:val="36"/>
          <w:szCs w:val="36"/>
          <w:lang w:bidi="hi-IN"/>
        </w:rPr>
        <w:t>1</w:t>
      </w:r>
      <w:r w:rsidR="004F1AE7" w:rsidRPr="001C1DE9">
        <w:rPr>
          <w:rFonts w:ascii="Arial" w:hAnsi="Arial" w:cs="Arial"/>
          <w:b/>
          <w:bCs/>
          <w:color w:val="000000"/>
          <w:sz w:val="36"/>
          <w:szCs w:val="36"/>
          <w:lang w:bidi="hi-IN"/>
        </w:rPr>
        <w:t>4</w:t>
      </w:r>
      <w:r w:rsidRPr="001C1DE9">
        <w:rPr>
          <w:rFonts w:ascii="Arial" w:hAnsi="Arial" w:cs="Arial"/>
          <w:b/>
          <w:bCs/>
          <w:color w:val="000000"/>
          <w:sz w:val="36"/>
          <w:szCs w:val="36"/>
          <w:lang w:bidi="hi-IN"/>
        </w:rPr>
        <w:t>.10.</w:t>
      </w:r>
      <w:r w:rsidR="00462CAF">
        <w:rPr>
          <w:rFonts w:ascii="Arial" w:hAnsi="Arial" w:cs="Arial"/>
          <w:b/>
          <w:bCs/>
          <w:color w:val="000000"/>
          <w:sz w:val="36"/>
          <w:szCs w:val="36"/>
          <w:lang w:bidi="hi-IN"/>
        </w:rPr>
        <w:t>3</w:t>
      </w:r>
      <w:r w:rsidRPr="001C1DE9">
        <w:rPr>
          <w:rFonts w:ascii="Arial" w:hAnsi="Arial" w:cs="Arial"/>
          <w:b/>
          <w:bCs/>
          <w:color w:val="000000"/>
          <w:sz w:val="36"/>
          <w:szCs w:val="36"/>
          <w:lang w:bidi="hi-IN"/>
        </w:rPr>
        <w:tab/>
      </w:r>
      <w:r w:rsidRPr="001C1DE9">
        <w:rPr>
          <w:rFonts w:ascii="Arial" w:hAnsi="Arial" w:cs="Arial"/>
          <w:b/>
          <w:bCs/>
          <w:color w:val="000000"/>
          <w:sz w:val="36"/>
          <w:szCs w:val="36"/>
          <w:lang w:bidi="hi-IN"/>
        </w:rPr>
        <w:tab/>
        <w:t>upacAra mantrAH</w:t>
      </w:r>
    </w:p>
    <w:p w14:paraId="2E8BC44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w:t>
      </w:r>
      <w:r>
        <w:rPr>
          <w:rFonts w:ascii="Arial" w:hAnsi="Arial" w:cs="Arial"/>
          <w:color w:val="000000"/>
          <w:sz w:val="36"/>
          <w:szCs w:val="36"/>
          <w:lang w:bidi="hi-IN"/>
        </w:rPr>
        <w:tab/>
        <w:t xml:space="preserve"> BAqskaqrAya# viqdmah</w:t>
      </w:r>
      <w:r w:rsidR="00665208">
        <w:rPr>
          <w:rFonts w:ascii="Arial" w:hAnsi="Arial" w:cs="Arial"/>
          <w:color w:val="000000"/>
          <w:sz w:val="36"/>
          <w:szCs w:val="36"/>
          <w:lang w:bidi="hi-IN"/>
        </w:rPr>
        <w:t>E</w:t>
      </w:r>
      <w:r>
        <w:rPr>
          <w:rFonts w:ascii="Arial" w:hAnsi="Arial" w:cs="Arial"/>
          <w:color w:val="000000"/>
          <w:sz w:val="36"/>
          <w:szCs w:val="36"/>
          <w:lang w:bidi="hi-IN"/>
        </w:rPr>
        <w:t xml:space="preserve"># mahadyutikaqrAya# dhImahi | </w:t>
      </w:r>
    </w:p>
    <w:p w14:paraId="42F4CAA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tann</w:t>
      </w:r>
      <w:r w:rsidR="00665208">
        <w:rPr>
          <w:rFonts w:ascii="Arial" w:hAnsi="Arial" w:cs="Arial"/>
          <w:color w:val="000000"/>
          <w:sz w:val="36"/>
          <w:szCs w:val="36"/>
          <w:lang w:bidi="hi-IN"/>
        </w:rPr>
        <w:t>O</w:t>
      </w:r>
      <w:r>
        <w:rPr>
          <w:rFonts w:ascii="Arial" w:hAnsi="Arial" w:cs="Arial"/>
          <w:color w:val="000000"/>
          <w:sz w:val="36"/>
          <w:szCs w:val="36"/>
          <w:lang w:bidi="hi-IN"/>
        </w:rPr>
        <w:t># AdityaH prac</w:t>
      </w:r>
      <w:r w:rsidR="00665208">
        <w:rPr>
          <w:rFonts w:ascii="Arial" w:hAnsi="Arial" w:cs="Arial"/>
          <w:color w:val="000000"/>
          <w:sz w:val="36"/>
          <w:szCs w:val="36"/>
          <w:lang w:bidi="hi-IN"/>
        </w:rPr>
        <w:t>O</w:t>
      </w:r>
      <w:r>
        <w:rPr>
          <w:rFonts w:ascii="Arial" w:hAnsi="Arial" w:cs="Arial"/>
          <w:color w:val="000000"/>
          <w:sz w:val="36"/>
          <w:szCs w:val="36"/>
          <w:lang w:bidi="hi-IN"/>
        </w:rPr>
        <w:t>qdayA$t | 10.1</w:t>
      </w:r>
    </w:p>
    <w:p w14:paraId="440E543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w:t>
      </w:r>
      <w:r>
        <w:rPr>
          <w:rFonts w:ascii="Arial" w:hAnsi="Arial" w:cs="Arial"/>
          <w:color w:val="000000"/>
          <w:sz w:val="36"/>
          <w:szCs w:val="36"/>
          <w:lang w:bidi="hi-IN"/>
        </w:rPr>
        <w:tab/>
        <w:t xml:space="preserve"> tatpuru#ShAya viqdmah</w:t>
      </w:r>
      <w:r w:rsidR="00665208">
        <w:rPr>
          <w:rFonts w:ascii="Arial" w:hAnsi="Arial" w:cs="Arial"/>
          <w:color w:val="000000"/>
          <w:sz w:val="36"/>
          <w:szCs w:val="36"/>
          <w:lang w:bidi="hi-IN"/>
        </w:rPr>
        <w:t>E</w:t>
      </w:r>
      <w:r>
        <w:rPr>
          <w:rFonts w:ascii="Arial" w:hAnsi="Arial" w:cs="Arial"/>
          <w:color w:val="000000"/>
          <w:sz w:val="36"/>
          <w:szCs w:val="36"/>
          <w:lang w:bidi="hi-IN"/>
        </w:rPr>
        <w:t># mahAd</w:t>
      </w:r>
      <w:r w:rsidR="00665208">
        <w:rPr>
          <w:rFonts w:ascii="Arial" w:hAnsi="Arial" w:cs="Arial"/>
          <w:color w:val="000000"/>
          <w:sz w:val="36"/>
          <w:szCs w:val="36"/>
          <w:lang w:bidi="hi-IN"/>
        </w:rPr>
        <w:t>E</w:t>
      </w:r>
      <w:r>
        <w:rPr>
          <w:rFonts w:ascii="Arial" w:hAnsi="Arial" w:cs="Arial"/>
          <w:color w:val="000000"/>
          <w:sz w:val="36"/>
          <w:szCs w:val="36"/>
          <w:lang w:bidi="hi-IN"/>
        </w:rPr>
        <w:t>qvAya# dhImahi | tann</w:t>
      </w:r>
      <w:r w:rsidR="00665208">
        <w:rPr>
          <w:rFonts w:ascii="Arial" w:hAnsi="Arial" w:cs="Arial"/>
          <w:color w:val="000000"/>
          <w:sz w:val="36"/>
          <w:szCs w:val="36"/>
          <w:lang w:bidi="hi-IN"/>
        </w:rPr>
        <w:t>O</w:t>
      </w:r>
      <w:r>
        <w:rPr>
          <w:rFonts w:ascii="Arial" w:hAnsi="Arial" w:cs="Arial"/>
          <w:color w:val="000000"/>
          <w:sz w:val="36"/>
          <w:szCs w:val="36"/>
          <w:lang w:bidi="hi-IN"/>
        </w:rPr>
        <w:t># rudraH prac</w:t>
      </w:r>
      <w:r w:rsidR="00665208">
        <w:rPr>
          <w:rFonts w:ascii="Arial" w:hAnsi="Arial" w:cs="Arial"/>
          <w:color w:val="000000"/>
          <w:sz w:val="36"/>
          <w:szCs w:val="36"/>
          <w:lang w:bidi="hi-IN"/>
        </w:rPr>
        <w:t>O</w:t>
      </w:r>
      <w:r>
        <w:rPr>
          <w:rFonts w:ascii="Arial" w:hAnsi="Arial" w:cs="Arial"/>
          <w:color w:val="000000"/>
          <w:sz w:val="36"/>
          <w:szCs w:val="36"/>
          <w:lang w:bidi="hi-IN"/>
        </w:rPr>
        <w:t>qdayA$t || 10.2</w:t>
      </w:r>
    </w:p>
    <w:p w14:paraId="74C2622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Pr>
          <w:rFonts w:ascii="Arial" w:hAnsi="Arial" w:cs="Arial"/>
          <w:color w:val="000000"/>
          <w:sz w:val="36"/>
          <w:szCs w:val="36"/>
          <w:lang w:bidi="hi-IN"/>
        </w:rPr>
        <w:tab/>
        <w:t xml:space="preserve"> praqjApa#tiq rdaSa# h</w:t>
      </w:r>
      <w:r w:rsidR="00665208">
        <w:rPr>
          <w:rFonts w:ascii="Arial" w:hAnsi="Arial" w:cs="Arial"/>
          <w:color w:val="000000"/>
          <w:sz w:val="36"/>
          <w:szCs w:val="36"/>
          <w:lang w:bidi="hi-IN"/>
        </w:rPr>
        <w:t>O</w:t>
      </w:r>
      <w:r>
        <w:rPr>
          <w:rFonts w:ascii="Arial" w:hAnsi="Arial" w:cs="Arial"/>
          <w:color w:val="000000"/>
          <w:sz w:val="36"/>
          <w:szCs w:val="36"/>
          <w:lang w:bidi="hi-IN"/>
        </w:rPr>
        <w:t xml:space="preserve">tA | sa iqda(gm) sarva$M | </w:t>
      </w:r>
    </w:p>
    <w:p w14:paraId="603C62A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 m</w:t>
      </w:r>
      <w:r w:rsidR="00665208">
        <w:rPr>
          <w:rFonts w:ascii="Arial" w:hAnsi="Arial" w:cs="Arial"/>
          <w:color w:val="000000"/>
          <w:sz w:val="36"/>
          <w:szCs w:val="36"/>
          <w:lang w:bidi="hi-IN"/>
        </w:rPr>
        <w:t>E</w:t>
      </w:r>
      <w:r>
        <w:rPr>
          <w:rFonts w:ascii="Arial" w:hAnsi="Arial" w:cs="Arial"/>
          <w:color w:val="000000"/>
          <w:sz w:val="36"/>
          <w:szCs w:val="36"/>
          <w:lang w:bidi="hi-IN"/>
        </w:rPr>
        <w:t># dadAtu praqjAM paqSUn puShTiqM ~MyaSa#H | sarva#~jca m</w:t>
      </w:r>
      <w:r w:rsidR="00665208">
        <w:rPr>
          <w:rFonts w:ascii="Arial" w:hAnsi="Arial" w:cs="Arial"/>
          <w:color w:val="000000"/>
          <w:sz w:val="36"/>
          <w:szCs w:val="36"/>
          <w:lang w:bidi="hi-IN"/>
        </w:rPr>
        <w:t>E</w:t>
      </w:r>
      <w:r>
        <w:rPr>
          <w:rFonts w:ascii="Arial" w:hAnsi="Arial" w:cs="Arial"/>
          <w:color w:val="000000"/>
          <w:sz w:val="36"/>
          <w:szCs w:val="36"/>
          <w:lang w:bidi="hi-IN"/>
        </w:rPr>
        <w:t xml:space="preserve"> BUyAt | 10.3</w:t>
      </w:r>
    </w:p>
    <w:p w14:paraId="07A0D36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4.</w:t>
      </w:r>
      <w:r>
        <w:rPr>
          <w:rFonts w:ascii="Arial" w:hAnsi="Arial" w:cs="Arial"/>
          <w:color w:val="000000"/>
          <w:sz w:val="36"/>
          <w:szCs w:val="36"/>
          <w:lang w:bidi="hi-IN"/>
        </w:rPr>
        <w:tab/>
        <w:t xml:space="preserve"> avapatantAnA(gm) rudrANA(gg) sthAn</w:t>
      </w:r>
      <w:r w:rsidR="00665208">
        <w:rPr>
          <w:rFonts w:ascii="Arial" w:hAnsi="Arial" w:cs="Arial"/>
          <w:color w:val="000000"/>
          <w:sz w:val="36"/>
          <w:szCs w:val="36"/>
          <w:lang w:bidi="hi-IN"/>
        </w:rPr>
        <w:t>E</w:t>
      </w:r>
      <w:r>
        <w:rPr>
          <w:rFonts w:ascii="Arial" w:hAnsi="Arial" w:cs="Arial"/>
          <w:color w:val="000000"/>
          <w:sz w:val="36"/>
          <w:szCs w:val="36"/>
          <w:lang w:bidi="hi-IN"/>
        </w:rPr>
        <w:t xml:space="preserve"> svat</w:t>
      </w:r>
      <w:r w:rsidR="00665208">
        <w:rPr>
          <w:rFonts w:ascii="Arial" w:hAnsi="Arial" w:cs="Arial"/>
          <w:color w:val="000000"/>
          <w:sz w:val="36"/>
          <w:szCs w:val="36"/>
          <w:lang w:bidi="hi-IN"/>
        </w:rPr>
        <w:t>E</w:t>
      </w:r>
      <w:r>
        <w:rPr>
          <w:rFonts w:ascii="Arial" w:hAnsi="Arial" w:cs="Arial"/>
          <w:color w:val="000000"/>
          <w:sz w:val="36"/>
          <w:szCs w:val="36"/>
          <w:lang w:bidi="hi-IN"/>
        </w:rPr>
        <w:t xml:space="preserve">ja#sA BAqni | </w:t>
      </w:r>
    </w:p>
    <w:p w14:paraId="3FDB7F4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avapatantInA(gm) rudrANInA(gg) sthAn</w:t>
      </w:r>
      <w:r w:rsidR="00665208">
        <w:rPr>
          <w:rFonts w:ascii="Arial" w:hAnsi="Arial" w:cs="Arial"/>
          <w:color w:val="000000"/>
          <w:sz w:val="36"/>
          <w:szCs w:val="36"/>
          <w:lang w:bidi="hi-IN"/>
        </w:rPr>
        <w:t>E</w:t>
      </w:r>
      <w:r>
        <w:rPr>
          <w:rFonts w:ascii="Arial" w:hAnsi="Arial" w:cs="Arial"/>
          <w:color w:val="000000"/>
          <w:sz w:val="36"/>
          <w:szCs w:val="36"/>
          <w:lang w:bidi="hi-IN"/>
        </w:rPr>
        <w:t xml:space="preserve"> svat</w:t>
      </w:r>
      <w:r w:rsidR="00665208">
        <w:rPr>
          <w:rFonts w:ascii="Arial" w:hAnsi="Arial" w:cs="Arial"/>
          <w:color w:val="000000"/>
          <w:sz w:val="36"/>
          <w:szCs w:val="36"/>
          <w:lang w:bidi="hi-IN"/>
        </w:rPr>
        <w:t>E</w:t>
      </w:r>
      <w:r>
        <w:rPr>
          <w:rFonts w:ascii="Arial" w:hAnsi="Arial" w:cs="Arial"/>
          <w:color w:val="000000"/>
          <w:sz w:val="36"/>
          <w:szCs w:val="36"/>
          <w:lang w:bidi="hi-IN"/>
        </w:rPr>
        <w:t>ja#sA BAqni | 10.4</w:t>
      </w:r>
    </w:p>
    <w:p w14:paraId="62AF4EC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5.</w:t>
      </w:r>
      <w:r>
        <w:rPr>
          <w:rFonts w:ascii="Arial" w:hAnsi="Arial" w:cs="Arial"/>
          <w:color w:val="000000"/>
          <w:sz w:val="36"/>
          <w:szCs w:val="36"/>
          <w:lang w:bidi="hi-IN"/>
        </w:rPr>
        <w:tab/>
        <w:t xml:space="preserve"> </w:t>
      </w:r>
      <w:r w:rsidR="00665208">
        <w:rPr>
          <w:rFonts w:ascii="Arial" w:hAnsi="Arial" w:cs="Arial"/>
          <w:color w:val="000000"/>
          <w:sz w:val="36"/>
          <w:szCs w:val="36"/>
          <w:lang w:bidi="hi-IN"/>
        </w:rPr>
        <w:t>E</w:t>
      </w:r>
      <w:r>
        <w:rPr>
          <w:rFonts w:ascii="Arial" w:hAnsi="Arial" w:cs="Arial"/>
          <w:color w:val="000000"/>
          <w:sz w:val="36"/>
          <w:szCs w:val="36"/>
          <w:lang w:bidi="hi-IN"/>
        </w:rPr>
        <w:t>qSha vA a#tivyAqdhI nAma# yaqj~jaH | Ahaqvai tatra# rAjaqny</w:t>
      </w:r>
      <w:r w:rsidR="00665208">
        <w:rPr>
          <w:rFonts w:ascii="Arial" w:hAnsi="Arial" w:cs="Arial"/>
          <w:color w:val="000000"/>
          <w:sz w:val="36"/>
          <w:szCs w:val="36"/>
          <w:lang w:bidi="hi-IN"/>
        </w:rPr>
        <w:t>O</w:t>
      </w:r>
      <w:r>
        <w:rPr>
          <w:rFonts w:ascii="Arial" w:hAnsi="Arial" w:cs="Arial"/>
          <w:color w:val="000000"/>
          <w:sz w:val="36"/>
          <w:szCs w:val="36"/>
          <w:lang w:bidi="hi-IN"/>
        </w:rPr>
        <w:t xml:space="preserve">#&amp;tivyAqdhI </w:t>
      </w:r>
    </w:p>
    <w:p w14:paraId="7A6D8BF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jA#yat</w:t>
      </w:r>
      <w:r w:rsidR="00665208">
        <w:rPr>
          <w:rFonts w:ascii="Arial" w:hAnsi="Arial" w:cs="Arial"/>
          <w:color w:val="000000"/>
          <w:sz w:val="36"/>
          <w:szCs w:val="36"/>
          <w:lang w:bidi="hi-IN"/>
        </w:rPr>
        <w:t>E</w:t>
      </w:r>
      <w:r>
        <w:rPr>
          <w:rFonts w:ascii="Arial" w:hAnsi="Arial" w:cs="Arial"/>
          <w:color w:val="000000"/>
          <w:sz w:val="36"/>
          <w:szCs w:val="36"/>
          <w:lang w:bidi="hi-IN"/>
        </w:rPr>
        <w:t xml:space="preserve"> | y</w:t>
      </w:r>
      <w:r w:rsidR="00665208">
        <w:rPr>
          <w:rFonts w:ascii="Arial" w:hAnsi="Arial" w:cs="Arial"/>
          <w:color w:val="000000"/>
          <w:sz w:val="36"/>
          <w:szCs w:val="36"/>
          <w:lang w:bidi="hi-IN"/>
        </w:rPr>
        <w:t>E</w:t>
      </w:r>
      <w:r>
        <w:rPr>
          <w:rFonts w:ascii="Arial" w:hAnsi="Arial" w:cs="Arial"/>
          <w:color w:val="000000"/>
          <w:sz w:val="36"/>
          <w:szCs w:val="36"/>
          <w:lang w:bidi="hi-IN"/>
        </w:rPr>
        <w:t>traiqt</w:t>
      </w:r>
      <w:r w:rsidR="00665208">
        <w:rPr>
          <w:rFonts w:ascii="Arial" w:hAnsi="Arial" w:cs="Arial"/>
          <w:color w:val="000000"/>
          <w:sz w:val="36"/>
          <w:szCs w:val="36"/>
          <w:lang w:bidi="hi-IN"/>
        </w:rPr>
        <w:t>E</w:t>
      </w:r>
      <w:r>
        <w:rPr>
          <w:rFonts w:ascii="Arial" w:hAnsi="Arial" w:cs="Arial"/>
          <w:color w:val="000000"/>
          <w:sz w:val="36"/>
          <w:szCs w:val="36"/>
          <w:lang w:bidi="hi-IN"/>
        </w:rPr>
        <w:t>na# yaqj~j</w:t>
      </w:r>
      <w:r w:rsidR="00665208">
        <w:rPr>
          <w:rFonts w:ascii="Arial" w:hAnsi="Arial" w:cs="Arial"/>
          <w:color w:val="000000"/>
          <w:sz w:val="36"/>
          <w:szCs w:val="36"/>
          <w:lang w:bidi="hi-IN"/>
        </w:rPr>
        <w:t>E</w:t>
      </w:r>
      <w:r>
        <w:rPr>
          <w:rFonts w:ascii="Arial" w:hAnsi="Arial" w:cs="Arial"/>
          <w:color w:val="000000"/>
          <w:sz w:val="36"/>
          <w:szCs w:val="36"/>
          <w:lang w:bidi="hi-IN"/>
        </w:rPr>
        <w:t>naq yaja#nt</w:t>
      </w:r>
      <w:r w:rsidR="00665208">
        <w:rPr>
          <w:rFonts w:ascii="Arial" w:hAnsi="Arial" w:cs="Arial"/>
          <w:color w:val="000000"/>
          <w:sz w:val="36"/>
          <w:szCs w:val="36"/>
          <w:lang w:bidi="hi-IN"/>
        </w:rPr>
        <w:t>E</w:t>
      </w:r>
      <w:r>
        <w:rPr>
          <w:rFonts w:ascii="Arial" w:hAnsi="Arial" w:cs="Arial"/>
          <w:color w:val="000000"/>
          <w:sz w:val="36"/>
          <w:szCs w:val="36"/>
          <w:lang w:bidi="hi-IN"/>
        </w:rPr>
        <w:t xml:space="preserve"> | 10.5</w:t>
      </w:r>
    </w:p>
    <w:p w14:paraId="579F8FF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F63061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6.</w:t>
      </w:r>
      <w:r>
        <w:rPr>
          <w:rFonts w:ascii="Arial" w:hAnsi="Arial" w:cs="Arial"/>
          <w:color w:val="000000"/>
          <w:sz w:val="36"/>
          <w:szCs w:val="36"/>
          <w:lang w:bidi="hi-IN"/>
        </w:rPr>
        <w:tab/>
        <w:t xml:space="preserve"> AtmA m</w:t>
      </w:r>
      <w:r w:rsidR="00665208">
        <w:rPr>
          <w:rFonts w:ascii="Arial" w:hAnsi="Arial" w:cs="Arial"/>
          <w:color w:val="000000"/>
          <w:sz w:val="36"/>
          <w:szCs w:val="36"/>
          <w:lang w:bidi="hi-IN"/>
        </w:rPr>
        <w:t>E</w:t>
      </w:r>
      <w:r>
        <w:rPr>
          <w:rFonts w:ascii="Arial" w:hAnsi="Arial" w:cs="Arial"/>
          <w:color w:val="000000"/>
          <w:sz w:val="36"/>
          <w:szCs w:val="36"/>
          <w:lang w:bidi="hi-IN"/>
        </w:rPr>
        <w:t># SuddhyaqntAqM jy</w:t>
      </w:r>
      <w:r w:rsidR="00665208">
        <w:rPr>
          <w:rFonts w:ascii="Arial" w:hAnsi="Arial" w:cs="Arial"/>
          <w:color w:val="000000"/>
          <w:sz w:val="36"/>
          <w:szCs w:val="36"/>
          <w:lang w:bidi="hi-IN"/>
        </w:rPr>
        <w:t>O</w:t>
      </w:r>
      <w:r>
        <w:rPr>
          <w:rFonts w:ascii="Arial" w:hAnsi="Arial" w:cs="Arial"/>
          <w:color w:val="000000"/>
          <w:sz w:val="36"/>
          <w:szCs w:val="36"/>
          <w:lang w:bidi="hi-IN"/>
        </w:rPr>
        <w:t>ti#-raqhaM viqrajA# vipAqpmA BU#yAsaq(gg)q svAhA$ | antarAtmA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lastRenderedPageBreak/>
        <w:t>SuddhyaqntAqM jy</w:t>
      </w:r>
      <w:r w:rsidR="00665208">
        <w:rPr>
          <w:rFonts w:ascii="Arial" w:hAnsi="Arial" w:cs="Arial"/>
          <w:color w:val="000000"/>
          <w:sz w:val="36"/>
          <w:szCs w:val="36"/>
          <w:lang w:bidi="hi-IN"/>
        </w:rPr>
        <w:t>O</w:t>
      </w:r>
      <w:r>
        <w:rPr>
          <w:rFonts w:ascii="Arial" w:hAnsi="Arial" w:cs="Arial"/>
          <w:color w:val="000000"/>
          <w:sz w:val="36"/>
          <w:szCs w:val="36"/>
          <w:lang w:bidi="hi-IN"/>
        </w:rPr>
        <w:t>ti#-raqhaM viqrajA# vipAqpmA BU#yAsaq(gg)q svAhA$ | paramAtmA m</w:t>
      </w:r>
      <w:r w:rsidR="00665208">
        <w:rPr>
          <w:rFonts w:ascii="Arial" w:hAnsi="Arial" w:cs="Arial"/>
          <w:color w:val="000000"/>
          <w:sz w:val="36"/>
          <w:szCs w:val="36"/>
          <w:lang w:bidi="hi-IN"/>
        </w:rPr>
        <w:t>E</w:t>
      </w:r>
      <w:r>
        <w:rPr>
          <w:rFonts w:ascii="Arial" w:hAnsi="Arial" w:cs="Arial"/>
          <w:color w:val="000000"/>
          <w:sz w:val="36"/>
          <w:szCs w:val="36"/>
          <w:lang w:bidi="hi-IN"/>
        </w:rPr>
        <w:t># SuddhyaqntAqM jy</w:t>
      </w:r>
      <w:r w:rsidR="00665208">
        <w:rPr>
          <w:rFonts w:ascii="Arial" w:hAnsi="Arial" w:cs="Arial"/>
          <w:color w:val="000000"/>
          <w:sz w:val="36"/>
          <w:szCs w:val="36"/>
          <w:lang w:bidi="hi-IN"/>
        </w:rPr>
        <w:t>O</w:t>
      </w:r>
      <w:r>
        <w:rPr>
          <w:rFonts w:ascii="Arial" w:hAnsi="Arial" w:cs="Arial"/>
          <w:color w:val="000000"/>
          <w:sz w:val="36"/>
          <w:szCs w:val="36"/>
          <w:lang w:bidi="hi-IN"/>
        </w:rPr>
        <w:t xml:space="preserve">ti#-raqhaM viqrajA# vipAqpmA </w:t>
      </w:r>
    </w:p>
    <w:p w14:paraId="34ECA66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BU#yAsaq(gg)q svAhA$ | kShuqdh</w:t>
      </w:r>
      <w:r w:rsidR="00665208">
        <w:rPr>
          <w:rFonts w:ascii="Arial" w:hAnsi="Arial" w:cs="Arial"/>
          <w:color w:val="000000"/>
          <w:sz w:val="36"/>
          <w:szCs w:val="36"/>
          <w:lang w:bidi="hi-IN"/>
        </w:rPr>
        <w:t>E</w:t>
      </w:r>
      <w:r>
        <w:rPr>
          <w:rFonts w:ascii="Arial" w:hAnsi="Arial" w:cs="Arial"/>
          <w:color w:val="000000"/>
          <w:sz w:val="36"/>
          <w:szCs w:val="36"/>
          <w:lang w:bidi="hi-IN"/>
        </w:rPr>
        <w:t xml:space="preserve"> svAhA$ | kShuqtpi#pAsAyaq svAhA$ | </w:t>
      </w:r>
    </w:p>
    <w:p w14:paraId="75B76F7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vivi#Tyaiq svAhA$ | Rugvi#dhAnAyaq svAhA$ | kaqSh</w:t>
      </w:r>
      <w:r w:rsidR="00665208">
        <w:rPr>
          <w:rFonts w:ascii="Arial" w:hAnsi="Arial" w:cs="Arial"/>
          <w:color w:val="000000"/>
          <w:sz w:val="36"/>
          <w:szCs w:val="36"/>
          <w:lang w:bidi="hi-IN"/>
        </w:rPr>
        <w:t>O</w:t>
      </w:r>
      <w:r>
        <w:rPr>
          <w:rFonts w:ascii="Arial" w:hAnsi="Arial" w:cs="Arial"/>
          <w:color w:val="000000"/>
          <w:sz w:val="36"/>
          <w:szCs w:val="36"/>
          <w:lang w:bidi="hi-IN"/>
        </w:rPr>
        <w:t xml:space="preserve">$tkAyaq svAhA$ | </w:t>
      </w:r>
    </w:p>
    <w:p w14:paraId="193B0F3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kShutpi#pAqsAma#lAM jy</w:t>
      </w:r>
      <w:r w:rsidR="00665208">
        <w:rPr>
          <w:rFonts w:ascii="Arial" w:hAnsi="Arial" w:cs="Arial"/>
          <w:color w:val="000000"/>
          <w:sz w:val="36"/>
          <w:szCs w:val="36"/>
          <w:lang w:bidi="hi-IN"/>
        </w:rPr>
        <w:t>E</w:t>
      </w:r>
      <w:r>
        <w:rPr>
          <w:rFonts w:ascii="Arial" w:hAnsi="Arial" w:cs="Arial"/>
          <w:color w:val="000000"/>
          <w:sz w:val="36"/>
          <w:szCs w:val="36"/>
          <w:lang w:bidi="hi-IN"/>
        </w:rPr>
        <w:t xml:space="preserve">qShThAqmaqlaqkShI rnA#SayAqmyahaM | </w:t>
      </w:r>
    </w:p>
    <w:p w14:paraId="09C4018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aBU#tiq-masa#mRuddhiqMcaq sarvAM nirNuda m</w:t>
      </w:r>
      <w:r w:rsidR="00665208">
        <w:rPr>
          <w:rFonts w:ascii="Arial" w:hAnsi="Arial" w:cs="Arial"/>
          <w:color w:val="000000"/>
          <w:sz w:val="36"/>
          <w:szCs w:val="36"/>
          <w:lang w:bidi="hi-IN"/>
        </w:rPr>
        <w:t>E</w:t>
      </w:r>
      <w:r>
        <w:rPr>
          <w:rFonts w:ascii="Arial" w:hAnsi="Arial" w:cs="Arial"/>
          <w:color w:val="000000"/>
          <w:sz w:val="36"/>
          <w:szCs w:val="36"/>
          <w:lang w:bidi="hi-IN"/>
        </w:rPr>
        <w:t xml:space="preserve"> pApmA#na(gg) svAqhA | 10.6</w:t>
      </w:r>
    </w:p>
    <w:p w14:paraId="3F7A9F1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7.</w:t>
      </w:r>
      <w:r>
        <w:rPr>
          <w:rFonts w:ascii="Arial" w:hAnsi="Arial" w:cs="Arial"/>
          <w:color w:val="000000"/>
          <w:sz w:val="36"/>
          <w:szCs w:val="36"/>
          <w:lang w:bidi="hi-IN"/>
        </w:rPr>
        <w:tab/>
        <w:t xml:space="preserve"> paqrjany</w:t>
      </w:r>
      <w:r w:rsidR="00665208">
        <w:rPr>
          <w:rFonts w:ascii="Arial" w:hAnsi="Arial" w:cs="Arial"/>
          <w:color w:val="000000"/>
          <w:sz w:val="36"/>
          <w:szCs w:val="36"/>
          <w:lang w:bidi="hi-IN"/>
        </w:rPr>
        <w:t>O</w:t>
      </w:r>
      <w:r>
        <w:rPr>
          <w:rFonts w:ascii="Arial" w:hAnsi="Arial" w:cs="Arial"/>
          <w:color w:val="000000"/>
          <w:sz w:val="36"/>
          <w:szCs w:val="36"/>
          <w:lang w:bidi="hi-IN"/>
        </w:rPr>
        <w:t># m</w:t>
      </w:r>
      <w:r w:rsidR="00665208">
        <w:rPr>
          <w:rFonts w:ascii="Arial" w:hAnsi="Arial" w:cs="Arial"/>
          <w:color w:val="000000"/>
          <w:sz w:val="36"/>
          <w:szCs w:val="36"/>
          <w:lang w:bidi="hi-IN"/>
        </w:rPr>
        <w:t>E</w:t>
      </w:r>
      <w:r>
        <w:rPr>
          <w:rFonts w:ascii="Arial" w:hAnsi="Arial" w:cs="Arial"/>
          <w:color w:val="000000"/>
          <w:sz w:val="36"/>
          <w:szCs w:val="36"/>
          <w:lang w:bidi="hi-IN"/>
        </w:rPr>
        <w:t xml:space="preserve"> mUqrdhni SriqtaH | mUqrdhA hRuda#y</w:t>
      </w:r>
      <w:r w:rsidR="00665208">
        <w:rPr>
          <w:rFonts w:ascii="Arial" w:hAnsi="Arial" w:cs="Arial"/>
          <w:color w:val="000000"/>
          <w:sz w:val="36"/>
          <w:szCs w:val="36"/>
          <w:lang w:bidi="hi-IN"/>
        </w:rPr>
        <w:t>E</w:t>
      </w:r>
      <w:r>
        <w:rPr>
          <w:rFonts w:ascii="Arial" w:hAnsi="Arial" w:cs="Arial"/>
          <w:color w:val="000000"/>
          <w:sz w:val="36"/>
          <w:szCs w:val="36"/>
          <w:lang w:bidi="hi-IN"/>
        </w:rPr>
        <w:t xml:space="preserve"> | hRuda#yaqM mayi# | </w:t>
      </w:r>
    </w:p>
    <w:p w14:paraId="5E36C89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aqhamaqmRut</w:t>
      </w:r>
      <w:r w:rsidR="00665208">
        <w:rPr>
          <w:rFonts w:ascii="Arial" w:hAnsi="Arial" w:cs="Arial"/>
          <w:color w:val="000000"/>
          <w:sz w:val="36"/>
          <w:szCs w:val="36"/>
          <w:lang w:bidi="hi-IN"/>
        </w:rPr>
        <w:t>E</w:t>
      </w:r>
      <w:r>
        <w:rPr>
          <w:rFonts w:ascii="Arial" w:hAnsi="Arial" w:cs="Arial"/>
          <w:color w:val="000000"/>
          <w:sz w:val="36"/>
          <w:szCs w:val="36"/>
          <w:lang w:bidi="hi-IN"/>
        </w:rPr>
        <w:t>$ | aqmRutaqM brahma#Ni | 10.7</w:t>
      </w:r>
    </w:p>
    <w:p w14:paraId="76B942E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8.</w:t>
      </w:r>
      <w:r>
        <w:rPr>
          <w:rFonts w:ascii="Arial" w:hAnsi="Arial" w:cs="Arial"/>
          <w:color w:val="000000"/>
          <w:sz w:val="36"/>
          <w:szCs w:val="36"/>
          <w:lang w:bidi="hi-IN"/>
        </w:rPr>
        <w:tab/>
        <w:t xml:space="preserve"> paqriqShady</w:t>
      </w:r>
      <w:r w:rsidR="00665208">
        <w:rPr>
          <w:rFonts w:ascii="Arial" w:hAnsi="Arial" w:cs="Arial"/>
          <w:color w:val="000000"/>
          <w:sz w:val="36"/>
          <w:szCs w:val="36"/>
          <w:lang w:bidi="hi-IN"/>
        </w:rPr>
        <w:t>O</w:t>
      </w:r>
      <w:r>
        <w:rPr>
          <w:rFonts w:ascii="Arial" w:hAnsi="Arial" w:cs="Arial"/>
          <w:color w:val="000000"/>
          <w:sz w:val="36"/>
          <w:szCs w:val="36"/>
          <w:lang w:bidi="hi-IN"/>
        </w:rPr>
        <w:t>#siq pava#mAn</w:t>
      </w:r>
      <w:r w:rsidR="00665208">
        <w:rPr>
          <w:rFonts w:ascii="Arial" w:hAnsi="Arial" w:cs="Arial"/>
          <w:color w:val="000000"/>
          <w:sz w:val="36"/>
          <w:szCs w:val="36"/>
          <w:lang w:bidi="hi-IN"/>
        </w:rPr>
        <w:t>O</w:t>
      </w:r>
      <w:r>
        <w:rPr>
          <w:rFonts w:ascii="Arial" w:hAnsi="Arial" w:cs="Arial"/>
          <w:color w:val="000000"/>
          <w:sz w:val="36"/>
          <w:szCs w:val="36"/>
          <w:lang w:bidi="hi-IN"/>
        </w:rPr>
        <w:t>q raudr</w:t>
      </w:r>
      <w:r w:rsidR="00665208">
        <w:rPr>
          <w:rFonts w:ascii="Arial" w:hAnsi="Arial" w:cs="Arial"/>
          <w:color w:val="000000"/>
          <w:sz w:val="36"/>
          <w:szCs w:val="36"/>
          <w:lang w:bidi="hi-IN"/>
        </w:rPr>
        <w:t>E</w:t>
      </w:r>
      <w:r>
        <w:rPr>
          <w:rFonts w:ascii="Arial" w:hAnsi="Arial" w:cs="Arial"/>
          <w:color w:val="000000"/>
          <w:sz w:val="36"/>
          <w:szCs w:val="36"/>
          <w:lang w:bidi="hi-IN"/>
        </w:rPr>
        <w:t>qNAnI#k</w:t>
      </w:r>
      <w:r w:rsidR="00665208">
        <w:rPr>
          <w:rFonts w:ascii="Arial" w:hAnsi="Arial" w:cs="Arial"/>
          <w:color w:val="000000"/>
          <w:sz w:val="36"/>
          <w:szCs w:val="36"/>
          <w:lang w:bidi="hi-IN"/>
        </w:rPr>
        <w:t>E</w:t>
      </w:r>
      <w:r>
        <w:rPr>
          <w:rFonts w:ascii="Arial" w:hAnsi="Arial" w:cs="Arial"/>
          <w:color w:val="000000"/>
          <w:sz w:val="36"/>
          <w:szCs w:val="36"/>
          <w:lang w:bidi="hi-IN"/>
        </w:rPr>
        <w:t>na pAqhi mA$&amp;gn</w:t>
      </w:r>
      <w:r w:rsidR="00665208">
        <w:rPr>
          <w:rFonts w:ascii="Arial" w:hAnsi="Arial" w:cs="Arial"/>
          <w:color w:val="000000"/>
          <w:sz w:val="36"/>
          <w:szCs w:val="36"/>
          <w:lang w:bidi="hi-IN"/>
        </w:rPr>
        <w:t>E</w:t>
      </w:r>
      <w:r>
        <w:rPr>
          <w:rFonts w:ascii="Arial" w:hAnsi="Arial" w:cs="Arial"/>
          <w:color w:val="000000"/>
          <w:sz w:val="36"/>
          <w:szCs w:val="36"/>
          <w:lang w:bidi="hi-IN"/>
        </w:rPr>
        <w:t xml:space="preserve"> pipRuqhi </w:t>
      </w:r>
    </w:p>
    <w:p w14:paraId="3C47BAA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mAq mA mA# hi(gm)sIH | 10.8</w:t>
      </w:r>
    </w:p>
    <w:p w14:paraId="26CFAD4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9.</w:t>
      </w:r>
      <w:r>
        <w:rPr>
          <w:rFonts w:ascii="Arial" w:hAnsi="Arial" w:cs="Arial"/>
          <w:color w:val="000000"/>
          <w:sz w:val="36"/>
          <w:szCs w:val="36"/>
          <w:lang w:bidi="hi-IN"/>
        </w:rPr>
        <w:tab/>
        <w:t xml:space="preserve"> mAnaqsa-miti# viqdvA(gm)saq-stasmA$-dviqdvA(gm)sa# </w:t>
      </w:r>
      <w:r w:rsidR="00665208">
        <w:rPr>
          <w:rFonts w:ascii="Arial" w:hAnsi="Arial" w:cs="Arial"/>
          <w:color w:val="000000"/>
          <w:sz w:val="36"/>
          <w:szCs w:val="36"/>
          <w:lang w:bidi="hi-IN"/>
        </w:rPr>
        <w:t>E</w:t>
      </w:r>
      <w:r>
        <w:rPr>
          <w:rFonts w:ascii="Arial" w:hAnsi="Arial" w:cs="Arial"/>
          <w:color w:val="000000"/>
          <w:sz w:val="36"/>
          <w:szCs w:val="36"/>
          <w:lang w:bidi="hi-IN"/>
        </w:rPr>
        <w:t>qva mA#naqs</w:t>
      </w:r>
      <w:r w:rsidR="00665208">
        <w:rPr>
          <w:rFonts w:ascii="Arial" w:hAnsi="Arial" w:cs="Arial"/>
          <w:color w:val="000000"/>
          <w:sz w:val="36"/>
          <w:szCs w:val="36"/>
          <w:lang w:bidi="hi-IN"/>
        </w:rPr>
        <w:t>E</w:t>
      </w:r>
      <w:r>
        <w:rPr>
          <w:rFonts w:ascii="Arial" w:hAnsi="Arial" w:cs="Arial"/>
          <w:color w:val="000000"/>
          <w:sz w:val="36"/>
          <w:szCs w:val="36"/>
          <w:lang w:bidi="hi-IN"/>
        </w:rPr>
        <w:t xml:space="preserve"> ra#mant</w:t>
      </w:r>
      <w:r w:rsidR="00665208">
        <w:rPr>
          <w:rFonts w:ascii="Arial" w:hAnsi="Arial" w:cs="Arial"/>
          <w:color w:val="000000"/>
          <w:sz w:val="36"/>
          <w:szCs w:val="36"/>
          <w:lang w:bidi="hi-IN"/>
        </w:rPr>
        <w:t>E</w:t>
      </w:r>
      <w:r>
        <w:rPr>
          <w:rFonts w:ascii="Arial" w:hAnsi="Arial" w:cs="Arial"/>
          <w:color w:val="000000"/>
          <w:sz w:val="36"/>
          <w:szCs w:val="36"/>
          <w:lang w:bidi="hi-IN"/>
        </w:rPr>
        <w:t xml:space="preserve"> | 10.9</w:t>
      </w:r>
    </w:p>
    <w:p w14:paraId="08380B4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10.</w:t>
      </w:r>
      <w:r>
        <w:rPr>
          <w:rFonts w:ascii="Arial" w:hAnsi="Arial" w:cs="Arial"/>
          <w:color w:val="000000"/>
          <w:sz w:val="36"/>
          <w:szCs w:val="36"/>
          <w:lang w:bidi="hi-IN"/>
        </w:rPr>
        <w:tab/>
        <w:t>priqyaq~gguq-taqNDuqlai rju#h</w:t>
      </w:r>
      <w:r w:rsidR="00665208">
        <w:rPr>
          <w:rFonts w:ascii="Arial" w:hAnsi="Arial" w:cs="Arial"/>
          <w:color w:val="000000"/>
          <w:sz w:val="36"/>
          <w:szCs w:val="36"/>
          <w:lang w:bidi="hi-IN"/>
        </w:rPr>
        <w:t>O</w:t>
      </w:r>
      <w:r>
        <w:rPr>
          <w:rFonts w:ascii="Arial" w:hAnsi="Arial" w:cs="Arial"/>
          <w:color w:val="000000"/>
          <w:sz w:val="36"/>
          <w:szCs w:val="36"/>
          <w:lang w:bidi="hi-IN"/>
        </w:rPr>
        <w:t>ti | priqyA~ggA# haq vai nAmaiqt</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p>
    <w:p w14:paraId="6915BEB7"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E</w:t>
      </w:r>
      <w:r w:rsidR="00D91D60">
        <w:rPr>
          <w:rFonts w:ascii="Arial" w:hAnsi="Arial" w:cs="Arial"/>
          <w:color w:val="000000"/>
          <w:sz w:val="36"/>
          <w:szCs w:val="36"/>
          <w:lang w:bidi="hi-IN"/>
        </w:rPr>
        <w:t>qtai rvai d</w:t>
      </w:r>
      <w:r>
        <w:rPr>
          <w:rFonts w:ascii="Arial" w:hAnsi="Arial" w:cs="Arial"/>
          <w:color w:val="000000"/>
          <w:sz w:val="36"/>
          <w:szCs w:val="36"/>
          <w:lang w:bidi="hi-IN"/>
        </w:rPr>
        <w:t>E</w:t>
      </w:r>
      <w:r w:rsidR="00D91D60">
        <w:rPr>
          <w:rFonts w:ascii="Arial" w:hAnsi="Arial" w:cs="Arial"/>
          <w:color w:val="000000"/>
          <w:sz w:val="36"/>
          <w:szCs w:val="36"/>
          <w:lang w:bidi="hi-IN"/>
        </w:rPr>
        <w:t>qvA aSvaqsyA~ggA#niq sama#dadhuH | yatpri#ya~ggu-taNDuqlair juqh</w:t>
      </w:r>
      <w:r>
        <w:rPr>
          <w:rFonts w:ascii="Arial" w:hAnsi="Arial" w:cs="Arial"/>
          <w:color w:val="000000"/>
          <w:sz w:val="36"/>
          <w:szCs w:val="36"/>
          <w:lang w:bidi="hi-IN"/>
        </w:rPr>
        <w:t>O</w:t>
      </w:r>
      <w:r w:rsidR="00D91D60">
        <w:rPr>
          <w:rFonts w:ascii="Arial" w:hAnsi="Arial" w:cs="Arial"/>
          <w:color w:val="000000"/>
          <w:sz w:val="36"/>
          <w:szCs w:val="36"/>
          <w:lang w:bidi="hi-IN"/>
        </w:rPr>
        <w:t>ti# | aSva#syaiq-vA~ggA#niq sanda#dhAti | 10.10</w:t>
      </w:r>
    </w:p>
    <w:p w14:paraId="0242727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A2DD5A2" w14:textId="30E275FC" w:rsidR="00D91D60" w:rsidRPr="001C1DE9" w:rsidRDefault="00D91D60" w:rsidP="00D91D60">
      <w:pPr>
        <w:autoSpaceDE w:val="0"/>
        <w:autoSpaceDN w:val="0"/>
        <w:adjustRightInd w:val="0"/>
        <w:spacing w:after="0" w:line="240" w:lineRule="auto"/>
        <w:rPr>
          <w:rFonts w:ascii="Arial" w:hAnsi="Arial" w:cs="Arial"/>
          <w:b/>
          <w:bCs/>
          <w:color w:val="000000"/>
          <w:sz w:val="36"/>
          <w:szCs w:val="36"/>
          <w:lang w:bidi="hi-IN"/>
        </w:rPr>
      </w:pPr>
      <w:r w:rsidRPr="001C1DE9">
        <w:rPr>
          <w:rFonts w:ascii="Arial" w:hAnsi="Arial" w:cs="Arial"/>
          <w:b/>
          <w:bCs/>
          <w:color w:val="000000"/>
          <w:sz w:val="36"/>
          <w:szCs w:val="36"/>
          <w:lang w:bidi="hi-IN"/>
        </w:rPr>
        <w:t>1</w:t>
      </w:r>
      <w:r w:rsidR="004F1AE7" w:rsidRPr="001C1DE9">
        <w:rPr>
          <w:rFonts w:ascii="Arial" w:hAnsi="Arial" w:cs="Arial"/>
          <w:b/>
          <w:bCs/>
          <w:color w:val="000000"/>
          <w:sz w:val="36"/>
          <w:szCs w:val="36"/>
          <w:lang w:bidi="hi-IN"/>
        </w:rPr>
        <w:t>4</w:t>
      </w:r>
      <w:r w:rsidRPr="001C1DE9">
        <w:rPr>
          <w:rFonts w:ascii="Arial" w:hAnsi="Arial" w:cs="Arial"/>
          <w:b/>
          <w:bCs/>
          <w:color w:val="000000"/>
          <w:sz w:val="36"/>
          <w:szCs w:val="36"/>
          <w:lang w:bidi="hi-IN"/>
        </w:rPr>
        <w:t>.10.</w:t>
      </w:r>
      <w:r w:rsidR="00462CAF">
        <w:rPr>
          <w:rFonts w:ascii="Arial" w:hAnsi="Arial" w:cs="Arial"/>
          <w:b/>
          <w:bCs/>
          <w:color w:val="000000"/>
          <w:sz w:val="36"/>
          <w:szCs w:val="36"/>
          <w:lang w:bidi="hi-IN"/>
        </w:rPr>
        <w:t>4</w:t>
      </w:r>
      <w:r w:rsidRPr="001C1DE9">
        <w:rPr>
          <w:rFonts w:ascii="Arial" w:hAnsi="Arial" w:cs="Arial"/>
          <w:b/>
          <w:bCs/>
          <w:color w:val="000000"/>
          <w:sz w:val="36"/>
          <w:szCs w:val="36"/>
          <w:lang w:bidi="hi-IN"/>
        </w:rPr>
        <w:tab/>
        <w:t>ASIrvAdaM</w:t>
      </w:r>
    </w:p>
    <w:p w14:paraId="5B698D9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an</w:t>
      </w:r>
      <w:r w:rsidR="00665208">
        <w:rPr>
          <w:rFonts w:ascii="Arial" w:hAnsi="Arial" w:cs="Arial"/>
          <w:color w:val="000000"/>
          <w:sz w:val="36"/>
          <w:szCs w:val="36"/>
          <w:lang w:bidi="hi-IN"/>
        </w:rPr>
        <w:t>E</w:t>
      </w:r>
      <w:r>
        <w:rPr>
          <w:rFonts w:ascii="Arial" w:hAnsi="Arial" w:cs="Arial"/>
          <w:color w:val="000000"/>
          <w:sz w:val="36"/>
          <w:szCs w:val="36"/>
          <w:lang w:bidi="hi-IN"/>
        </w:rPr>
        <w:t>na daSamavAra prayukta SrIrudra mahAmantra japa sahita nALik</w:t>
      </w:r>
      <w:r w:rsidR="00665208">
        <w:rPr>
          <w:rFonts w:ascii="Arial" w:hAnsi="Arial" w:cs="Arial"/>
          <w:color w:val="000000"/>
          <w:sz w:val="36"/>
          <w:szCs w:val="36"/>
          <w:lang w:bidi="hi-IN"/>
        </w:rPr>
        <w:t>E</w:t>
      </w:r>
      <w:r>
        <w:rPr>
          <w:rFonts w:ascii="Arial" w:hAnsi="Arial" w:cs="Arial"/>
          <w:color w:val="000000"/>
          <w:sz w:val="36"/>
          <w:szCs w:val="36"/>
          <w:lang w:bidi="hi-IN"/>
        </w:rPr>
        <w:t>rajA-BiSh</w:t>
      </w:r>
      <w:r w:rsidR="00665208">
        <w:rPr>
          <w:rFonts w:ascii="Arial" w:hAnsi="Arial" w:cs="Arial"/>
          <w:color w:val="000000"/>
          <w:sz w:val="36"/>
          <w:szCs w:val="36"/>
          <w:lang w:bidi="hi-IN"/>
        </w:rPr>
        <w:t>E</w:t>
      </w:r>
      <w:r>
        <w:rPr>
          <w:rFonts w:ascii="Arial" w:hAnsi="Arial" w:cs="Arial"/>
          <w:color w:val="000000"/>
          <w:sz w:val="36"/>
          <w:szCs w:val="36"/>
          <w:lang w:bidi="hi-IN"/>
        </w:rPr>
        <w:t>k</w:t>
      </w:r>
      <w:r w:rsidR="00665208">
        <w:rPr>
          <w:rFonts w:ascii="Arial" w:hAnsi="Arial" w:cs="Arial"/>
          <w:color w:val="000000"/>
          <w:sz w:val="36"/>
          <w:szCs w:val="36"/>
          <w:lang w:bidi="hi-IN"/>
        </w:rPr>
        <w:t>E</w:t>
      </w:r>
      <w:r>
        <w:rPr>
          <w:rFonts w:ascii="Arial" w:hAnsi="Arial" w:cs="Arial"/>
          <w:color w:val="000000"/>
          <w:sz w:val="36"/>
          <w:szCs w:val="36"/>
          <w:lang w:bidi="hi-IN"/>
        </w:rPr>
        <w:t>na ca BagavAn sarvAtmakaH SrIBav</w:t>
      </w:r>
      <w:r w:rsidR="00665208">
        <w:rPr>
          <w:rFonts w:ascii="Arial" w:hAnsi="Arial" w:cs="Arial"/>
          <w:color w:val="000000"/>
          <w:sz w:val="36"/>
          <w:szCs w:val="36"/>
          <w:lang w:bidi="hi-IN"/>
        </w:rPr>
        <w:t>O</w:t>
      </w:r>
      <w:r>
        <w:rPr>
          <w:rFonts w:ascii="Arial" w:hAnsi="Arial" w:cs="Arial"/>
          <w:color w:val="000000"/>
          <w:sz w:val="36"/>
          <w:szCs w:val="36"/>
          <w:lang w:bidi="hi-IN"/>
        </w:rPr>
        <w:t>dBavaH suprIta suprasann</w:t>
      </w:r>
      <w:r w:rsidR="00665208">
        <w:rPr>
          <w:rFonts w:ascii="Arial" w:hAnsi="Arial" w:cs="Arial"/>
          <w:color w:val="000000"/>
          <w:sz w:val="36"/>
          <w:szCs w:val="36"/>
          <w:lang w:bidi="hi-IN"/>
        </w:rPr>
        <w:t>O</w:t>
      </w:r>
      <w:r>
        <w:rPr>
          <w:rFonts w:ascii="Arial" w:hAnsi="Arial" w:cs="Arial"/>
          <w:color w:val="000000"/>
          <w:sz w:val="36"/>
          <w:szCs w:val="36"/>
          <w:lang w:bidi="hi-IN"/>
        </w:rPr>
        <w:t xml:space="preserve"> varad</w:t>
      </w:r>
      <w:r w:rsidR="00665208">
        <w:rPr>
          <w:rFonts w:ascii="Arial" w:hAnsi="Arial" w:cs="Arial"/>
          <w:color w:val="000000"/>
          <w:sz w:val="36"/>
          <w:szCs w:val="36"/>
          <w:lang w:bidi="hi-IN"/>
        </w:rPr>
        <w:t>O</w:t>
      </w:r>
      <w:r>
        <w:rPr>
          <w:rFonts w:ascii="Arial" w:hAnsi="Arial" w:cs="Arial"/>
          <w:color w:val="000000"/>
          <w:sz w:val="36"/>
          <w:szCs w:val="36"/>
          <w:lang w:bidi="hi-IN"/>
        </w:rPr>
        <w:t xml:space="preserve"> BUtvA, asya yajamAnasya sakuTuMbasya, atra AgatAnAM sarv</w:t>
      </w:r>
      <w:r w:rsidR="00665208">
        <w:rPr>
          <w:rFonts w:ascii="Arial" w:hAnsi="Arial" w:cs="Arial"/>
          <w:color w:val="000000"/>
          <w:sz w:val="36"/>
          <w:szCs w:val="36"/>
          <w:lang w:bidi="hi-IN"/>
        </w:rPr>
        <w:t>E</w:t>
      </w:r>
      <w:r>
        <w:rPr>
          <w:rFonts w:ascii="Arial" w:hAnsi="Arial" w:cs="Arial"/>
          <w:color w:val="000000"/>
          <w:sz w:val="36"/>
          <w:szCs w:val="36"/>
          <w:lang w:bidi="hi-IN"/>
        </w:rPr>
        <w:t>ShAM mahAjanAnAM, niKila BUmaNDala nivAsinAM kSh</w:t>
      </w:r>
      <w:r w:rsidR="00665208">
        <w:rPr>
          <w:rFonts w:ascii="Arial" w:hAnsi="Arial" w:cs="Arial"/>
          <w:color w:val="000000"/>
          <w:sz w:val="36"/>
          <w:szCs w:val="36"/>
          <w:lang w:bidi="hi-IN"/>
        </w:rPr>
        <w:t>E</w:t>
      </w:r>
      <w:r>
        <w:rPr>
          <w:rFonts w:ascii="Arial" w:hAnsi="Arial" w:cs="Arial"/>
          <w:color w:val="000000"/>
          <w:sz w:val="36"/>
          <w:szCs w:val="36"/>
          <w:lang w:bidi="hi-IN"/>
        </w:rPr>
        <w:t>ma-</w:t>
      </w:r>
      <w:r>
        <w:rPr>
          <w:rFonts w:ascii="Arial" w:hAnsi="Arial" w:cs="Arial"/>
          <w:color w:val="000000"/>
          <w:sz w:val="36"/>
          <w:szCs w:val="36"/>
          <w:lang w:bidi="hi-IN"/>
        </w:rPr>
        <w:lastRenderedPageBreak/>
        <w:t>sthairya-vIrya-vijaya-AyurAr</w:t>
      </w:r>
      <w:r w:rsidR="00665208">
        <w:rPr>
          <w:rFonts w:ascii="Arial" w:hAnsi="Arial" w:cs="Arial"/>
          <w:color w:val="000000"/>
          <w:sz w:val="36"/>
          <w:szCs w:val="36"/>
          <w:lang w:bidi="hi-IN"/>
        </w:rPr>
        <w:t>O</w:t>
      </w:r>
      <w:r>
        <w:rPr>
          <w:rFonts w:ascii="Arial" w:hAnsi="Arial" w:cs="Arial"/>
          <w:color w:val="000000"/>
          <w:sz w:val="36"/>
          <w:szCs w:val="36"/>
          <w:lang w:bidi="hi-IN"/>
        </w:rPr>
        <w:t>gya putrapautra dhanadhAnya kanakavAstu vAhanAdi samastaiSvarya pradaH t</w:t>
      </w:r>
      <w:r w:rsidR="00665208">
        <w:rPr>
          <w:rFonts w:ascii="Arial" w:hAnsi="Arial" w:cs="Arial"/>
          <w:color w:val="000000"/>
          <w:sz w:val="36"/>
          <w:szCs w:val="36"/>
          <w:lang w:bidi="hi-IN"/>
        </w:rPr>
        <w:t>E</w:t>
      </w:r>
      <w:r>
        <w:rPr>
          <w:rFonts w:ascii="Arial" w:hAnsi="Arial" w:cs="Arial"/>
          <w:color w:val="000000"/>
          <w:sz w:val="36"/>
          <w:szCs w:val="36"/>
          <w:lang w:bidi="hi-IN"/>
        </w:rPr>
        <w:t>j</w:t>
      </w:r>
      <w:r w:rsidR="00665208">
        <w:rPr>
          <w:rFonts w:ascii="Arial" w:hAnsi="Arial" w:cs="Arial"/>
          <w:color w:val="000000"/>
          <w:sz w:val="36"/>
          <w:szCs w:val="36"/>
          <w:lang w:bidi="hi-IN"/>
        </w:rPr>
        <w:t>O</w:t>
      </w:r>
      <w:r>
        <w:rPr>
          <w:rFonts w:ascii="Arial" w:hAnsi="Arial" w:cs="Arial"/>
          <w:color w:val="000000"/>
          <w:sz w:val="36"/>
          <w:szCs w:val="36"/>
          <w:lang w:bidi="hi-IN"/>
        </w:rPr>
        <w:t>-lakShmyAdI samasta puruShArtha siddhi pradaSca BUyAditi Bavant</w:t>
      </w:r>
      <w:r w:rsidR="00665208">
        <w:rPr>
          <w:rFonts w:ascii="Arial" w:hAnsi="Arial" w:cs="Arial"/>
          <w:color w:val="000000"/>
          <w:sz w:val="36"/>
          <w:szCs w:val="36"/>
          <w:lang w:bidi="hi-IN"/>
        </w:rPr>
        <w:t>O</w:t>
      </w:r>
      <w:r>
        <w:rPr>
          <w:rFonts w:ascii="Arial" w:hAnsi="Arial" w:cs="Arial"/>
          <w:color w:val="000000"/>
          <w:sz w:val="36"/>
          <w:szCs w:val="36"/>
          <w:lang w:bidi="hi-IN"/>
        </w:rPr>
        <w:t xml:space="preserve"> mahAnt</w:t>
      </w:r>
      <w:r w:rsidR="00665208">
        <w:rPr>
          <w:rFonts w:ascii="Arial" w:hAnsi="Arial" w:cs="Arial"/>
          <w:color w:val="000000"/>
          <w:sz w:val="36"/>
          <w:szCs w:val="36"/>
          <w:lang w:bidi="hi-IN"/>
        </w:rPr>
        <w:t>O</w:t>
      </w:r>
      <w:r>
        <w:rPr>
          <w:rFonts w:ascii="Arial" w:hAnsi="Arial" w:cs="Arial"/>
          <w:color w:val="000000"/>
          <w:sz w:val="36"/>
          <w:szCs w:val="36"/>
          <w:lang w:bidi="hi-IN"/>
        </w:rPr>
        <w:t xml:space="preserve">-&amp;nugRuhNantu || </w:t>
      </w:r>
    </w:p>
    <w:p w14:paraId="7B6A5769" w14:textId="77777777" w:rsidR="00D91D60" w:rsidRDefault="00D91D60" w:rsidP="0020424F">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(tathAstu - iti brAhmaNa prati vacanaM)</w:t>
      </w:r>
    </w:p>
    <w:p w14:paraId="74BE3E58" w14:textId="77777777" w:rsidR="00C75FBC" w:rsidRDefault="00C75FBC" w:rsidP="00D91D60">
      <w:pPr>
        <w:autoSpaceDE w:val="0"/>
        <w:autoSpaceDN w:val="0"/>
        <w:adjustRightInd w:val="0"/>
        <w:spacing w:after="0" w:line="240" w:lineRule="auto"/>
        <w:rPr>
          <w:rFonts w:ascii="Arial" w:hAnsi="Arial" w:cs="Arial"/>
          <w:b/>
          <w:bCs/>
          <w:color w:val="000000"/>
          <w:sz w:val="36"/>
          <w:szCs w:val="36"/>
          <w:lang w:bidi="hi-IN"/>
        </w:rPr>
      </w:pPr>
    </w:p>
    <w:p w14:paraId="0848D8CF" w14:textId="01E97871" w:rsidR="00D91D60" w:rsidRPr="001C1DE9" w:rsidRDefault="00D91D60" w:rsidP="00D91D60">
      <w:pPr>
        <w:autoSpaceDE w:val="0"/>
        <w:autoSpaceDN w:val="0"/>
        <w:adjustRightInd w:val="0"/>
        <w:spacing w:after="0" w:line="240" w:lineRule="auto"/>
        <w:rPr>
          <w:rFonts w:ascii="Arial" w:hAnsi="Arial" w:cs="Arial"/>
          <w:b/>
          <w:bCs/>
          <w:color w:val="000000"/>
          <w:sz w:val="36"/>
          <w:szCs w:val="36"/>
          <w:lang w:bidi="hi-IN"/>
        </w:rPr>
      </w:pPr>
      <w:r w:rsidRPr="001C1DE9">
        <w:rPr>
          <w:rFonts w:ascii="Arial" w:hAnsi="Arial" w:cs="Arial"/>
          <w:b/>
          <w:bCs/>
          <w:color w:val="000000"/>
          <w:sz w:val="36"/>
          <w:szCs w:val="36"/>
          <w:lang w:bidi="hi-IN"/>
        </w:rPr>
        <w:t>1</w:t>
      </w:r>
      <w:r w:rsidR="008469FD" w:rsidRPr="001C1DE9">
        <w:rPr>
          <w:rFonts w:ascii="Arial" w:hAnsi="Arial" w:cs="Arial"/>
          <w:b/>
          <w:bCs/>
          <w:color w:val="000000"/>
          <w:sz w:val="36"/>
          <w:szCs w:val="36"/>
          <w:lang w:bidi="hi-IN"/>
        </w:rPr>
        <w:t>4</w:t>
      </w:r>
      <w:r w:rsidRPr="001C1DE9">
        <w:rPr>
          <w:rFonts w:ascii="Arial" w:hAnsi="Arial" w:cs="Arial"/>
          <w:b/>
          <w:bCs/>
          <w:color w:val="000000"/>
          <w:sz w:val="36"/>
          <w:szCs w:val="36"/>
          <w:lang w:bidi="hi-IN"/>
        </w:rPr>
        <w:t>.11</w:t>
      </w:r>
      <w:r w:rsidRPr="001C1DE9">
        <w:rPr>
          <w:rFonts w:ascii="Arial" w:hAnsi="Arial" w:cs="Arial"/>
          <w:b/>
          <w:bCs/>
          <w:color w:val="000000"/>
          <w:sz w:val="36"/>
          <w:szCs w:val="36"/>
          <w:lang w:bidi="hi-IN"/>
        </w:rPr>
        <w:tab/>
        <w:t xml:space="preserve"> </w:t>
      </w:r>
      <w:r w:rsidR="00665208" w:rsidRPr="001C1DE9">
        <w:rPr>
          <w:rFonts w:ascii="Arial" w:hAnsi="Arial" w:cs="Arial"/>
          <w:b/>
          <w:bCs/>
          <w:color w:val="000000"/>
          <w:sz w:val="36"/>
          <w:szCs w:val="36"/>
          <w:lang w:bidi="hi-IN"/>
        </w:rPr>
        <w:t>E</w:t>
      </w:r>
      <w:r w:rsidRPr="001C1DE9">
        <w:rPr>
          <w:rFonts w:ascii="Arial" w:hAnsi="Arial" w:cs="Arial"/>
          <w:b/>
          <w:bCs/>
          <w:color w:val="000000"/>
          <w:sz w:val="36"/>
          <w:szCs w:val="36"/>
          <w:lang w:bidi="hi-IN"/>
        </w:rPr>
        <w:t>kAdaSavAra aBiSh</w:t>
      </w:r>
      <w:r w:rsidR="00665208" w:rsidRPr="001C1DE9">
        <w:rPr>
          <w:rFonts w:ascii="Arial" w:hAnsi="Arial" w:cs="Arial"/>
          <w:b/>
          <w:bCs/>
          <w:color w:val="000000"/>
          <w:sz w:val="36"/>
          <w:szCs w:val="36"/>
          <w:lang w:bidi="hi-IN"/>
        </w:rPr>
        <w:t>E</w:t>
      </w:r>
      <w:r w:rsidRPr="001C1DE9">
        <w:rPr>
          <w:rFonts w:ascii="Arial" w:hAnsi="Arial" w:cs="Arial"/>
          <w:b/>
          <w:bCs/>
          <w:color w:val="000000"/>
          <w:sz w:val="36"/>
          <w:szCs w:val="36"/>
          <w:lang w:bidi="hi-IN"/>
        </w:rPr>
        <w:t>kaM - gandhat</w:t>
      </w:r>
      <w:r w:rsidR="00665208" w:rsidRPr="001C1DE9">
        <w:rPr>
          <w:rFonts w:ascii="Arial" w:hAnsi="Arial" w:cs="Arial"/>
          <w:b/>
          <w:bCs/>
          <w:color w:val="000000"/>
          <w:sz w:val="36"/>
          <w:szCs w:val="36"/>
          <w:lang w:bidi="hi-IN"/>
        </w:rPr>
        <w:t>O</w:t>
      </w:r>
      <w:r w:rsidRPr="001C1DE9">
        <w:rPr>
          <w:rFonts w:ascii="Arial" w:hAnsi="Arial" w:cs="Arial"/>
          <w:b/>
          <w:bCs/>
          <w:color w:val="000000"/>
          <w:sz w:val="36"/>
          <w:szCs w:val="36"/>
          <w:lang w:bidi="hi-IN"/>
        </w:rPr>
        <w:t xml:space="preserve">yaM </w:t>
      </w:r>
    </w:p>
    <w:p w14:paraId="6DB238FD" w14:textId="47DD62B5" w:rsidR="00D91D60" w:rsidRDefault="00D91D60" w:rsidP="00D91D60">
      <w:pPr>
        <w:autoSpaceDE w:val="0"/>
        <w:autoSpaceDN w:val="0"/>
        <w:adjustRightInd w:val="0"/>
        <w:spacing w:after="0" w:line="240" w:lineRule="auto"/>
        <w:rPr>
          <w:rFonts w:ascii="Arial" w:hAnsi="Arial" w:cs="Arial"/>
          <w:b/>
          <w:bCs/>
          <w:color w:val="000000"/>
          <w:sz w:val="36"/>
          <w:szCs w:val="36"/>
          <w:lang w:bidi="hi-IN"/>
        </w:rPr>
      </w:pPr>
      <w:r w:rsidRPr="001C1DE9">
        <w:rPr>
          <w:rFonts w:ascii="Arial" w:hAnsi="Arial" w:cs="Arial"/>
          <w:b/>
          <w:bCs/>
          <w:color w:val="000000"/>
          <w:sz w:val="36"/>
          <w:szCs w:val="36"/>
          <w:lang w:bidi="hi-IN"/>
        </w:rPr>
        <w:t>1</w:t>
      </w:r>
      <w:r w:rsidR="008469FD" w:rsidRPr="001C1DE9">
        <w:rPr>
          <w:rFonts w:ascii="Arial" w:hAnsi="Arial" w:cs="Arial"/>
          <w:b/>
          <w:bCs/>
          <w:color w:val="000000"/>
          <w:sz w:val="36"/>
          <w:szCs w:val="36"/>
          <w:lang w:bidi="hi-IN"/>
        </w:rPr>
        <w:t>4</w:t>
      </w:r>
      <w:r w:rsidRPr="001C1DE9">
        <w:rPr>
          <w:rFonts w:ascii="Arial" w:hAnsi="Arial" w:cs="Arial"/>
          <w:b/>
          <w:bCs/>
          <w:color w:val="000000"/>
          <w:sz w:val="36"/>
          <w:szCs w:val="36"/>
          <w:lang w:bidi="hi-IN"/>
        </w:rPr>
        <w:t>.11.1</w:t>
      </w:r>
      <w:r w:rsidRPr="001C1DE9">
        <w:rPr>
          <w:rFonts w:ascii="Arial" w:hAnsi="Arial" w:cs="Arial"/>
          <w:b/>
          <w:bCs/>
          <w:color w:val="000000"/>
          <w:sz w:val="36"/>
          <w:szCs w:val="36"/>
          <w:lang w:bidi="hi-IN"/>
        </w:rPr>
        <w:tab/>
      </w:r>
      <w:r w:rsidRPr="001C1DE9">
        <w:rPr>
          <w:rFonts w:ascii="Arial" w:hAnsi="Arial" w:cs="Arial"/>
          <w:b/>
          <w:bCs/>
          <w:color w:val="000000"/>
          <w:sz w:val="36"/>
          <w:szCs w:val="36"/>
          <w:lang w:bidi="hi-IN"/>
        </w:rPr>
        <w:tab/>
      </w:r>
      <w:r w:rsidR="00665208" w:rsidRPr="001C1DE9">
        <w:rPr>
          <w:rFonts w:ascii="Arial" w:hAnsi="Arial" w:cs="Arial"/>
          <w:b/>
          <w:bCs/>
          <w:color w:val="000000"/>
          <w:sz w:val="36"/>
          <w:szCs w:val="36"/>
          <w:lang w:bidi="hi-IN"/>
        </w:rPr>
        <w:t>E</w:t>
      </w:r>
      <w:r w:rsidRPr="001C1DE9">
        <w:rPr>
          <w:rFonts w:ascii="Arial" w:hAnsi="Arial" w:cs="Arial"/>
          <w:b/>
          <w:bCs/>
          <w:color w:val="000000"/>
          <w:sz w:val="36"/>
          <w:szCs w:val="36"/>
          <w:lang w:bidi="hi-IN"/>
        </w:rPr>
        <w:t>kAdaS</w:t>
      </w:r>
      <w:r w:rsidR="00665208" w:rsidRPr="001C1DE9">
        <w:rPr>
          <w:rFonts w:ascii="Arial" w:hAnsi="Arial" w:cs="Arial"/>
          <w:b/>
          <w:bCs/>
          <w:color w:val="000000"/>
          <w:sz w:val="36"/>
          <w:szCs w:val="36"/>
          <w:lang w:bidi="hi-IN"/>
        </w:rPr>
        <w:t>O</w:t>
      </w:r>
      <w:r w:rsidRPr="001C1DE9">
        <w:rPr>
          <w:rFonts w:ascii="Arial" w:hAnsi="Arial" w:cs="Arial"/>
          <w:b/>
          <w:bCs/>
          <w:color w:val="000000"/>
          <w:sz w:val="36"/>
          <w:szCs w:val="36"/>
          <w:lang w:bidi="hi-IN"/>
        </w:rPr>
        <w:t xml:space="preserve"> &amp;nuvAkaH</w:t>
      </w:r>
    </w:p>
    <w:p w14:paraId="65F1267C" w14:textId="77777777" w:rsidR="001C1DE9" w:rsidRPr="001C1DE9" w:rsidRDefault="001C1DE9" w:rsidP="00D91D60">
      <w:pPr>
        <w:autoSpaceDE w:val="0"/>
        <w:autoSpaceDN w:val="0"/>
        <w:adjustRightInd w:val="0"/>
        <w:spacing w:after="0" w:line="240" w:lineRule="auto"/>
        <w:rPr>
          <w:rFonts w:ascii="Arial" w:hAnsi="Arial" w:cs="Arial"/>
          <w:b/>
          <w:bCs/>
          <w:color w:val="000000"/>
          <w:sz w:val="36"/>
          <w:szCs w:val="36"/>
          <w:lang w:bidi="hi-IN"/>
        </w:rPr>
      </w:pPr>
    </w:p>
    <w:p w14:paraId="6941402A"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E</w:t>
      </w:r>
      <w:r w:rsidR="00D91D60">
        <w:rPr>
          <w:rFonts w:ascii="Arial" w:hAnsi="Arial" w:cs="Arial"/>
          <w:color w:val="000000"/>
          <w:sz w:val="36"/>
          <w:szCs w:val="36"/>
          <w:lang w:bidi="hi-IN"/>
        </w:rPr>
        <w:t>kA# ca m</w:t>
      </w:r>
      <w:r>
        <w:rPr>
          <w:rFonts w:ascii="Arial" w:hAnsi="Arial" w:cs="Arial"/>
          <w:color w:val="000000"/>
          <w:sz w:val="36"/>
          <w:szCs w:val="36"/>
          <w:lang w:bidi="hi-IN"/>
        </w:rPr>
        <w:t>E</w:t>
      </w:r>
      <w:r w:rsidR="00D91D60">
        <w:rPr>
          <w:rFonts w:ascii="Arial" w:hAnsi="Arial" w:cs="Arial"/>
          <w:color w:val="000000"/>
          <w:sz w:val="36"/>
          <w:szCs w:val="36"/>
          <w:lang w:bidi="hi-IN"/>
        </w:rPr>
        <w:t xml:space="preserve">, </w:t>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t>tiqsraSca# m</w:t>
      </w:r>
      <w:r>
        <w:rPr>
          <w:rFonts w:ascii="Arial" w:hAnsi="Arial" w:cs="Arial"/>
          <w:color w:val="000000"/>
          <w:sz w:val="36"/>
          <w:szCs w:val="36"/>
          <w:lang w:bidi="hi-IN"/>
        </w:rPr>
        <w:t>E</w:t>
      </w:r>
      <w:r w:rsidR="00D91D60">
        <w:rPr>
          <w:rFonts w:ascii="Arial" w:hAnsi="Arial" w:cs="Arial"/>
          <w:color w:val="000000"/>
          <w:sz w:val="36"/>
          <w:szCs w:val="36"/>
          <w:lang w:bidi="hi-IN"/>
        </w:rPr>
        <w:t xml:space="preserve">q, </w:t>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t>pa~jca# ca m</w:t>
      </w:r>
      <w:r>
        <w:rPr>
          <w:rFonts w:ascii="Arial" w:hAnsi="Arial" w:cs="Arial"/>
          <w:color w:val="000000"/>
          <w:sz w:val="36"/>
          <w:szCs w:val="36"/>
          <w:lang w:bidi="hi-IN"/>
        </w:rPr>
        <w:t>E</w:t>
      </w:r>
      <w:r w:rsidR="00D91D60">
        <w:rPr>
          <w:rFonts w:ascii="Arial" w:hAnsi="Arial" w:cs="Arial"/>
          <w:color w:val="000000"/>
          <w:sz w:val="36"/>
          <w:szCs w:val="36"/>
          <w:lang w:bidi="hi-IN"/>
        </w:rPr>
        <w:t xml:space="preserve">, </w:t>
      </w:r>
      <w:r w:rsidR="00D91D60">
        <w:rPr>
          <w:rFonts w:ascii="Arial" w:hAnsi="Arial" w:cs="Arial"/>
          <w:color w:val="000000"/>
          <w:sz w:val="36"/>
          <w:szCs w:val="36"/>
          <w:lang w:bidi="hi-IN"/>
        </w:rPr>
        <w:tab/>
      </w:r>
      <w:r w:rsidR="00D91D60">
        <w:rPr>
          <w:rFonts w:ascii="Arial" w:hAnsi="Arial" w:cs="Arial"/>
          <w:color w:val="000000"/>
          <w:sz w:val="36"/>
          <w:szCs w:val="36"/>
          <w:lang w:bidi="hi-IN"/>
        </w:rPr>
        <w:tab/>
      </w:r>
      <w:r w:rsidR="00D91D60">
        <w:rPr>
          <w:rFonts w:ascii="Arial" w:hAnsi="Arial" w:cs="Arial"/>
          <w:color w:val="000000"/>
          <w:sz w:val="36"/>
          <w:szCs w:val="36"/>
          <w:lang w:bidi="hi-IN"/>
        </w:rPr>
        <w:tab/>
        <w:t>saqpta ca# m</w:t>
      </w:r>
      <w:r>
        <w:rPr>
          <w:rFonts w:ascii="Arial" w:hAnsi="Arial" w:cs="Arial"/>
          <w:color w:val="000000"/>
          <w:sz w:val="36"/>
          <w:szCs w:val="36"/>
          <w:lang w:bidi="hi-IN"/>
        </w:rPr>
        <w:t>E</w:t>
      </w:r>
      <w:r w:rsidR="00D91D60">
        <w:rPr>
          <w:rFonts w:ascii="Arial" w:hAnsi="Arial" w:cs="Arial"/>
          <w:color w:val="000000"/>
          <w:sz w:val="36"/>
          <w:szCs w:val="36"/>
          <w:lang w:bidi="hi-IN"/>
        </w:rPr>
        <w:t xml:space="preserve">q, </w:t>
      </w:r>
    </w:p>
    <w:p w14:paraId="074767A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nava# ca maq,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sidR="00665208">
        <w:rPr>
          <w:rFonts w:ascii="Arial" w:hAnsi="Arial" w:cs="Arial"/>
          <w:color w:val="000000"/>
          <w:sz w:val="36"/>
          <w:szCs w:val="36"/>
          <w:lang w:bidi="hi-IN"/>
        </w:rPr>
        <w:t>E</w:t>
      </w:r>
      <w:r>
        <w:rPr>
          <w:rFonts w:ascii="Arial" w:hAnsi="Arial" w:cs="Arial"/>
          <w:color w:val="000000"/>
          <w:sz w:val="36"/>
          <w:szCs w:val="36"/>
          <w:lang w:bidi="hi-IN"/>
        </w:rPr>
        <w:t>kA#daSa ca m</w:t>
      </w:r>
      <w:r w:rsidR="00665208">
        <w:rPr>
          <w:rFonts w:ascii="Arial" w:hAnsi="Arial" w:cs="Arial"/>
          <w:color w:val="000000"/>
          <w:sz w:val="36"/>
          <w:szCs w:val="36"/>
          <w:lang w:bidi="hi-IN"/>
        </w:rPr>
        <w:t>E</w:t>
      </w:r>
      <w:r>
        <w:rPr>
          <w:rFonts w:ascii="Arial" w:hAnsi="Arial" w:cs="Arial"/>
          <w:color w:val="000000"/>
          <w:sz w:val="36"/>
          <w:szCs w:val="36"/>
          <w:lang w:bidi="hi-IN"/>
        </w:rPr>
        <w:t>q, tray</w:t>
      </w:r>
      <w:r w:rsidR="00665208">
        <w:rPr>
          <w:rFonts w:ascii="Arial" w:hAnsi="Arial" w:cs="Arial"/>
          <w:color w:val="000000"/>
          <w:sz w:val="36"/>
          <w:szCs w:val="36"/>
          <w:lang w:bidi="hi-IN"/>
        </w:rPr>
        <w:t>O</w:t>
      </w:r>
      <w:r>
        <w:rPr>
          <w:rFonts w:ascii="Arial" w:hAnsi="Arial" w:cs="Arial"/>
          <w:color w:val="000000"/>
          <w:sz w:val="36"/>
          <w:szCs w:val="36"/>
          <w:lang w:bidi="hi-IN"/>
        </w:rPr>
        <w:t>#daSa 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r>
      <w:r>
        <w:rPr>
          <w:rFonts w:ascii="Arial" w:hAnsi="Arial" w:cs="Arial"/>
          <w:color w:val="000000"/>
          <w:sz w:val="36"/>
          <w:szCs w:val="36"/>
          <w:lang w:bidi="hi-IN"/>
        </w:rPr>
        <w:tab/>
        <w:t>pa~jca#daSa 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595FFD5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28772C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saqptada#Sa ca m</w:t>
      </w:r>
      <w:r w:rsidR="00665208">
        <w:rPr>
          <w:rFonts w:ascii="Arial" w:hAnsi="Arial" w:cs="Arial"/>
          <w:color w:val="000000"/>
          <w:sz w:val="36"/>
          <w:szCs w:val="36"/>
          <w:lang w:bidi="hi-IN"/>
        </w:rPr>
        <w:t>E</w:t>
      </w:r>
      <w:r>
        <w:rPr>
          <w:rFonts w:ascii="Arial" w:hAnsi="Arial" w:cs="Arial"/>
          <w:color w:val="000000"/>
          <w:sz w:val="36"/>
          <w:szCs w:val="36"/>
          <w:lang w:bidi="hi-IN"/>
        </w:rPr>
        <w:t>q,</w:t>
      </w:r>
      <w:r>
        <w:rPr>
          <w:rFonts w:ascii="Arial" w:hAnsi="Arial" w:cs="Arial"/>
          <w:color w:val="000000"/>
          <w:sz w:val="36"/>
          <w:szCs w:val="36"/>
          <w:lang w:bidi="hi-IN"/>
        </w:rPr>
        <w:tab/>
        <w:t xml:space="preserve">nava#daSa ca maq, </w:t>
      </w:r>
      <w:r>
        <w:rPr>
          <w:rFonts w:ascii="Arial" w:hAnsi="Arial" w:cs="Arial"/>
          <w:color w:val="000000"/>
          <w:sz w:val="36"/>
          <w:szCs w:val="36"/>
          <w:lang w:bidi="hi-IN"/>
        </w:rPr>
        <w:tab/>
      </w:r>
      <w:r w:rsidR="00665208">
        <w:rPr>
          <w:rFonts w:ascii="Arial" w:hAnsi="Arial" w:cs="Arial"/>
          <w:color w:val="000000"/>
          <w:sz w:val="36"/>
          <w:szCs w:val="36"/>
          <w:lang w:bidi="hi-IN"/>
        </w:rPr>
        <w:t>E</w:t>
      </w:r>
      <w:r>
        <w:rPr>
          <w:rFonts w:ascii="Arial" w:hAnsi="Arial" w:cs="Arial"/>
          <w:color w:val="000000"/>
          <w:sz w:val="36"/>
          <w:szCs w:val="36"/>
          <w:lang w:bidi="hi-IN"/>
        </w:rPr>
        <w:t>ka#vi(gm)SatiSca m</w:t>
      </w:r>
      <w:r w:rsidR="00665208">
        <w:rPr>
          <w:rFonts w:ascii="Arial" w:hAnsi="Arial" w:cs="Arial"/>
          <w:color w:val="000000"/>
          <w:sz w:val="36"/>
          <w:szCs w:val="36"/>
          <w:lang w:bidi="hi-IN"/>
        </w:rPr>
        <w:t>E</w:t>
      </w:r>
      <w:r>
        <w:rPr>
          <w:rFonts w:ascii="Arial" w:hAnsi="Arial" w:cs="Arial"/>
          <w:color w:val="000000"/>
          <w:sz w:val="36"/>
          <w:szCs w:val="36"/>
          <w:lang w:bidi="hi-IN"/>
        </w:rPr>
        <w:t>q, tray</w:t>
      </w:r>
      <w:r w:rsidR="00665208">
        <w:rPr>
          <w:rFonts w:ascii="Arial" w:hAnsi="Arial" w:cs="Arial"/>
          <w:color w:val="000000"/>
          <w:sz w:val="36"/>
          <w:szCs w:val="36"/>
          <w:lang w:bidi="hi-IN"/>
        </w:rPr>
        <w:t>O</w:t>
      </w:r>
      <w:r>
        <w:rPr>
          <w:rFonts w:ascii="Arial" w:hAnsi="Arial" w:cs="Arial"/>
          <w:color w:val="000000"/>
          <w:sz w:val="36"/>
          <w:szCs w:val="36"/>
          <w:lang w:bidi="hi-IN"/>
        </w:rPr>
        <w:t>#vi(gm)SatiSca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p>
    <w:p w14:paraId="314B63F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pa~jca#vi(gm)SatiSca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t>saqptavi(gm)#SatiSca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p>
    <w:p w14:paraId="344781A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nava#vi(gm)SatiSca maq, </w:t>
      </w:r>
      <w:r w:rsidR="00665208">
        <w:rPr>
          <w:rFonts w:ascii="Arial" w:hAnsi="Arial" w:cs="Arial"/>
          <w:color w:val="000000"/>
          <w:sz w:val="36"/>
          <w:szCs w:val="36"/>
          <w:lang w:bidi="hi-IN"/>
        </w:rPr>
        <w:t>E</w:t>
      </w:r>
      <w:r>
        <w:rPr>
          <w:rFonts w:ascii="Arial" w:hAnsi="Arial" w:cs="Arial"/>
          <w:color w:val="000000"/>
          <w:sz w:val="36"/>
          <w:szCs w:val="36"/>
          <w:lang w:bidi="hi-IN"/>
        </w:rPr>
        <w:t>ka#tri(gm)Sacca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p>
    <w:p w14:paraId="3645CBF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EAEBCF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gramStart"/>
      <w:r>
        <w:rPr>
          <w:rFonts w:ascii="Arial" w:hAnsi="Arial" w:cs="Arial"/>
          <w:color w:val="000000"/>
          <w:sz w:val="36"/>
          <w:szCs w:val="36"/>
          <w:lang w:bidi="hi-IN"/>
        </w:rPr>
        <w:t>traya#</w:t>
      </w:r>
      <w:proofErr w:type="gramEnd"/>
      <w:r>
        <w:rPr>
          <w:rFonts w:ascii="Arial" w:hAnsi="Arial" w:cs="Arial"/>
          <w:color w:val="000000"/>
          <w:sz w:val="36"/>
          <w:szCs w:val="36"/>
          <w:lang w:bidi="hi-IN"/>
        </w:rPr>
        <w:t>striSacca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t>cata#sraSca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t xml:space="preserve"> &amp;ShTau ca# m</w:t>
      </w:r>
      <w:r w:rsidR="00665208">
        <w:rPr>
          <w:rFonts w:ascii="Arial" w:hAnsi="Arial" w:cs="Arial"/>
          <w:color w:val="000000"/>
          <w:sz w:val="36"/>
          <w:szCs w:val="36"/>
          <w:lang w:bidi="hi-IN"/>
        </w:rPr>
        <w:t>E</w:t>
      </w:r>
      <w:r>
        <w:rPr>
          <w:rFonts w:ascii="Arial" w:hAnsi="Arial" w:cs="Arial"/>
          <w:color w:val="000000"/>
          <w:sz w:val="36"/>
          <w:szCs w:val="36"/>
          <w:lang w:bidi="hi-IN"/>
        </w:rPr>
        <w:t>q , dvAda#Sa 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p>
    <w:p w14:paraId="009326D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Sh</w:t>
      </w:r>
      <w:r w:rsidR="00665208">
        <w:rPr>
          <w:rFonts w:ascii="Arial" w:hAnsi="Arial" w:cs="Arial"/>
          <w:color w:val="000000"/>
          <w:sz w:val="36"/>
          <w:szCs w:val="36"/>
          <w:lang w:bidi="hi-IN"/>
        </w:rPr>
        <w:t>O</w:t>
      </w:r>
      <w:r>
        <w:rPr>
          <w:rFonts w:ascii="Arial" w:hAnsi="Arial" w:cs="Arial"/>
          <w:color w:val="000000"/>
          <w:sz w:val="36"/>
          <w:szCs w:val="36"/>
          <w:lang w:bidi="hi-IN"/>
        </w:rPr>
        <w:t>Da#Sa ca m</w:t>
      </w:r>
      <w:r w:rsidR="00665208">
        <w:rPr>
          <w:rFonts w:ascii="Arial" w:hAnsi="Arial" w:cs="Arial"/>
          <w:color w:val="000000"/>
          <w:sz w:val="36"/>
          <w:szCs w:val="36"/>
          <w:lang w:bidi="hi-IN"/>
        </w:rPr>
        <w:t>E</w:t>
      </w:r>
      <w:r>
        <w:rPr>
          <w:rFonts w:ascii="Arial" w:hAnsi="Arial" w:cs="Arial"/>
          <w:color w:val="000000"/>
          <w:sz w:val="36"/>
          <w:szCs w:val="36"/>
          <w:lang w:bidi="hi-IN"/>
        </w:rPr>
        <w:t>, vi(gm)SaqtiSca# m</w:t>
      </w:r>
      <w:r w:rsidR="00665208">
        <w:rPr>
          <w:rFonts w:ascii="Arial" w:hAnsi="Arial" w:cs="Arial"/>
          <w:color w:val="000000"/>
          <w:sz w:val="36"/>
          <w:szCs w:val="36"/>
          <w:lang w:bidi="hi-IN"/>
        </w:rPr>
        <w:t>E</w:t>
      </w:r>
      <w:r>
        <w:rPr>
          <w:rFonts w:ascii="Arial" w:hAnsi="Arial" w:cs="Arial"/>
          <w:color w:val="000000"/>
          <w:sz w:val="36"/>
          <w:szCs w:val="36"/>
          <w:lang w:bidi="hi-IN"/>
        </w:rPr>
        <w:t>q, catu#rvi(gm)SatiSca m</w:t>
      </w:r>
      <w:r w:rsidR="00665208">
        <w:rPr>
          <w:rFonts w:ascii="Arial" w:hAnsi="Arial" w:cs="Arial"/>
          <w:color w:val="000000"/>
          <w:sz w:val="36"/>
          <w:szCs w:val="36"/>
          <w:lang w:bidi="hi-IN"/>
        </w:rPr>
        <w:t>E</w:t>
      </w:r>
      <w:r>
        <w:rPr>
          <w:rFonts w:ascii="Arial" w:hAnsi="Arial" w:cs="Arial"/>
          <w:color w:val="000000"/>
          <w:sz w:val="36"/>
          <w:szCs w:val="36"/>
          <w:lang w:bidi="hi-IN"/>
        </w:rPr>
        <w:t>q, &amp;ShTAvi(gm)#SatiSca m</w:t>
      </w:r>
      <w:r w:rsidR="00665208">
        <w:rPr>
          <w:rFonts w:ascii="Arial" w:hAnsi="Arial" w:cs="Arial"/>
          <w:color w:val="000000"/>
          <w:sz w:val="36"/>
          <w:szCs w:val="36"/>
          <w:lang w:bidi="hi-IN"/>
        </w:rPr>
        <w:t>E</w:t>
      </w:r>
      <w:r>
        <w:rPr>
          <w:rFonts w:ascii="Arial" w:hAnsi="Arial" w:cs="Arial"/>
          <w:color w:val="000000"/>
          <w:sz w:val="36"/>
          <w:szCs w:val="36"/>
          <w:lang w:bidi="hi-IN"/>
        </w:rPr>
        <w:t>q,</w:t>
      </w:r>
    </w:p>
    <w:p w14:paraId="2845F64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F05B20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dvAtri(gm)#Sacca m</w:t>
      </w:r>
      <w:r w:rsidR="00665208">
        <w:rPr>
          <w:rFonts w:ascii="Arial" w:hAnsi="Arial" w:cs="Arial"/>
          <w:color w:val="000000"/>
          <w:sz w:val="36"/>
          <w:szCs w:val="36"/>
          <w:lang w:bidi="hi-IN"/>
        </w:rPr>
        <w:t>E</w:t>
      </w:r>
      <w:r>
        <w:rPr>
          <w:rFonts w:ascii="Arial" w:hAnsi="Arial" w:cs="Arial"/>
          <w:color w:val="000000"/>
          <w:sz w:val="36"/>
          <w:szCs w:val="36"/>
          <w:lang w:bidi="hi-IN"/>
        </w:rPr>
        <w:t>q, ShaT-tri(gm)#Sacca m</w:t>
      </w:r>
      <w:r w:rsidR="00665208">
        <w:rPr>
          <w:rFonts w:ascii="Arial" w:hAnsi="Arial" w:cs="Arial"/>
          <w:color w:val="000000"/>
          <w:sz w:val="36"/>
          <w:szCs w:val="36"/>
          <w:lang w:bidi="hi-IN"/>
        </w:rPr>
        <w:t>E</w:t>
      </w:r>
      <w:r>
        <w:rPr>
          <w:rFonts w:ascii="Arial" w:hAnsi="Arial" w:cs="Arial"/>
          <w:color w:val="000000"/>
          <w:sz w:val="36"/>
          <w:szCs w:val="36"/>
          <w:lang w:bidi="hi-IN"/>
        </w:rPr>
        <w:t>, catvAriq(gm)qSacca#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p>
    <w:p w14:paraId="388C5AC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catu#S-catvAri(gm)Sacca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r>
        <w:rPr>
          <w:rFonts w:ascii="Arial" w:hAnsi="Arial" w:cs="Arial"/>
          <w:color w:val="000000"/>
          <w:sz w:val="36"/>
          <w:szCs w:val="36"/>
          <w:lang w:bidi="hi-IN"/>
        </w:rPr>
        <w:tab/>
        <w:t>&amp;ShTAca#tvAri(gm)Sacca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p>
    <w:p w14:paraId="7B8443E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C2DB36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 xml:space="preserve">vAja#Sca prasaqvaScA#-piqjaScaq kratu#Scaq suva#Sca mUqrdhA caq </w:t>
      </w:r>
    </w:p>
    <w:p w14:paraId="2048898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vyaS~ji#ya-ScAntyAyaqna-ScAntya#Sca BauvaqnaScaq Buva#naqScA-dhi#patiSca | 11 </w:t>
      </w:r>
    </w:p>
    <w:p w14:paraId="19CFE2D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73E4F2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iDA# d</w:t>
      </w:r>
      <w:r w:rsidR="00665208">
        <w:rPr>
          <w:rFonts w:ascii="Arial" w:hAnsi="Arial" w:cs="Arial"/>
          <w:color w:val="000000"/>
          <w:sz w:val="36"/>
          <w:szCs w:val="36"/>
          <w:lang w:bidi="hi-IN"/>
        </w:rPr>
        <w:t>E</w:t>
      </w:r>
      <w:r>
        <w:rPr>
          <w:rFonts w:ascii="Arial" w:hAnsi="Arial" w:cs="Arial"/>
          <w:color w:val="000000"/>
          <w:sz w:val="36"/>
          <w:szCs w:val="36"/>
          <w:lang w:bidi="hi-IN"/>
        </w:rPr>
        <w:t>vaqhU rmanu#ryaj~jaqnI rbRuhaqspati#-rukthAmaqdAni# Sa(gm)siShaqd-viSv</w:t>
      </w:r>
      <w:r w:rsidR="00665208">
        <w:rPr>
          <w:rFonts w:ascii="Arial" w:hAnsi="Arial" w:cs="Arial"/>
          <w:color w:val="000000"/>
          <w:sz w:val="36"/>
          <w:szCs w:val="36"/>
          <w:lang w:bidi="hi-IN"/>
        </w:rPr>
        <w:t>E</w:t>
      </w:r>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qvAH sU$ktaqvAcaqH pRuthi#vimAtaq rmA mA# hi(gm)sIq rmadhu# maniShy</w:t>
      </w:r>
      <w:r w:rsidR="00665208">
        <w:rPr>
          <w:rFonts w:ascii="Arial" w:hAnsi="Arial" w:cs="Arial"/>
          <w:color w:val="000000"/>
          <w:sz w:val="36"/>
          <w:szCs w:val="36"/>
          <w:lang w:bidi="hi-IN"/>
        </w:rPr>
        <w:t>E</w:t>
      </w:r>
      <w:r>
        <w:rPr>
          <w:rFonts w:ascii="Arial" w:hAnsi="Arial" w:cs="Arial"/>
          <w:color w:val="000000"/>
          <w:sz w:val="36"/>
          <w:szCs w:val="36"/>
          <w:lang w:bidi="hi-IN"/>
        </w:rPr>
        <w:t>q madhu# janiShy</w:t>
      </w:r>
      <w:r w:rsidR="00665208">
        <w:rPr>
          <w:rFonts w:ascii="Arial" w:hAnsi="Arial" w:cs="Arial"/>
          <w:color w:val="000000"/>
          <w:sz w:val="36"/>
          <w:szCs w:val="36"/>
          <w:lang w:bidi="hi-IN"/>
        </w:rPr>
        <w:t>E</w:t>
      </w:r>
      <w:r>
        <w:rPr>
          <w:rFonts w:ascii="Arial" w:hAnsi="Arial" w:cs="Arial"/>
          <w:color w:val="000000"/>
          <w:sz w:val="36"/>
          <w:szCs w:val="36"/>
          <w:lang w:bidi="hi-IN"/>
        </w:rPr>
        <w:t>q madhu# vakShyAmiq madhu# vadiShyAmiq madhu#matIM d</w:t>
      </w:r>
      <w:r w:rsidR="00665208">
        <w:rPr>
          <w:rFonts w:ascii="Arial" w:hAnsi="Arial" w:cs="Arial"/>
          <w:color w:val="000000"/>
          <w:sz w:val="36"/>
          <w:szCs w:val="36"/>
          <w:lang w:bidi="hi-IN"/>
        </w:rPr>
        <w:t>E</w:t>
      </w:r>
      <w:r>
        <w:rPr>
          <w:rFonts w:ascii="Arial" w:hAnsi="Arial" w:cs="Arial"/>
          <w:color w:val="000000"/>
          <w:sz w:val="36"/>
          <w:szCs w:val="36"/>
          <w:lang w:bidi="hi-IN"/>
        </w:rPr>
        <w:t>qv</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 xml:space="preserve">q vAca#mudyAsa(gm) </w:t>
      </w:r>
    </w:p>
    <w:p w14:paraId="0C6FB7C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SuSrUqSh</w:t>
      </w:r>
      <w:r w:rsidR="00665208">
        <w:rPr>
          <w:rFonts w:ascii="Arial" w:hAnsi="Arial" w:cs="Arial"/>
          <w:color w:val="000000"/>
          <w:sz w:val="36"/>
          <w:szCs w:val="36"/>
          <w:lang w:bidi="hi-IN"/>
        </w:rPr>
        <w:t>E</w:t>
      </w:r>
      <w:r>
        <w:rPr>
          <w:rFonts w:ascii="Arial" w:hAnsi="Arial" w:cs="Arial"/>
          <w:color w:val="000000"/>
          <w:sz w:val="36"/>
          <w:szCs w:val="36"/>
          <w:lang w:bidi="hi-IN"/>
        </w:rPr>
        <w:t>NyA$M manuqShy</w:t>
      </w:r>
      <w:r w:rsidR="00665208">
        <w:rPr>
          <w:rFonts w:ascii="Arial" w:hAnsi="Arial" w:cs="Arial"/>
          <w:color w:val="000000"/>
          <w:sz w:val="36"/>
          <w:szCs w:val="36"/>
          <w:lang w:bidi="hi-IN"/>
        </w:rPr>
        <w:t>E</w:t>
      </w:r>
      <w:r>
        <w:rPr>
          <w:rFonts w:ascii="Arial" w:hAnsi="Arial" w:cs="Arial"/>
          <w:color w:val="000000"/>
          <w:sz w:val="36"/>
          <w:szCs w:val="36"/>
          <w:lang w:bidi="hi-IN"/>
        </w:rPr>
        <w:t>$ByaqstaM mA# d</w:t>
      </w:r>
      <w:r w:rsidR="00665208">
        <w:rPr>
          <w:rFonts w:ascii="Arial" w:hAnsi="Arial" w:cs="Arial"/>
          <w:color w:val="000000"/>
          <w:sz w:val="36"/>
          <w:szCs w:val="36"/>
          <w:lang w:bidi="hi-IN"/>
        </w:rPr>
        <w:t>E</w:t>
      </w:r>
      <w:r>
        <w:rPr>
          <w:rFonts w:ascii="Arial" w:hAnsi="Arial" w:cs="Arial"/>
          <w:color w:val="000000"/>
          <w:sz w:val="36"/>
          <w:szCs w:val="36"/>
          <w:lang w:bidi="hi-IN"/>
        </w:rPr>
        <w:t>qvA a#vantu S</w:t>
      </w:r>
      <w:r w:rsidR="00665208">
        <w:rPr>
          <w:rFonts w:ascii="Arial" w:hAnsi="Arial" w:cs="Arial"/>
          <w:color w:val="000000"/>
          <w:sz w:val="36"/>
          <w:szCs w:val="36"/>
          <w:lang w:bidi="hi-IN"/>
        </w:rPr>
        <w:t>O</w:t>
      </w:r>
      <w:r>
        <w:rPr>
          <w:rFonts w:ascii="Arial" w:hAnsi="Arial" w:cs="Arial"/>
          <w:color w:val="000000"/>
          <w:sz w:val="36"/>
          <w:szCs w:val="36"/>
          <w:lang w:bidi="hi-IN"/>
        </w:rPr>
        <w:t>qBAyai# piqtar</w:t>
      </w:r>
      <w:r w:rsidR="00665208">
        <w:rPr>
          <w:rFonts w:ascii="Arial" w:hAnsi="Arial" w:cs="Arial"/>
          <w:color w:val="000000"/>
          <w:sz w:val="36"/>
          <w:szCs w:val="36"/>
          <w:lang w:bidi="hi-IN"/>
        </w:rPr>
        <w:t>O</w:t>
      </w:r>
      <w:r>
        <w:rPr>
          <w:rFonts w:ascii="Arial" w:hAnsi="Arial" w:cs="Arial"/>
          <w:color w:val="000000"/>
          <w:sz w:val="36"/>
          <w:szCs w:val="36"/>
          <w:lang w:bidi="hi-IN"/>
        </w:rPr>
        <w:t xml:space="preserve"> &amp;nu#madantu || </w:t>
      </w:r>
    </w:p>
    <w:p w14:paraId="34EB207F" w14:textId="3ACB94D4"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SAntiqH SAntiqH SAnti#H || </w:t>
      </w:r>
    </w:p>
    <w:p w14:paraId="4CA33EA9" w14:textId="77777777" w:rsidR="00C75FBC" w:rsidRDefault="00C75FBC" w:rsidP="00D91D60">
      <w:pPr>
        <w:autoSpaceDE w:val="0"/>
        <w:autoSpaceDN w:val="0"/>
        <w:adjustRightInd w:val="0"/>
        <w:spacing w:after="0" w:line="240" w:lineRule="auto"/>
        <w:rPr>
          <w:rFonts w:ascii="Arial" w:hAnsi="Arial" w:cs="Arial"/>
          <w:color w:val="000000"/>
          <w:sz w:val="36"/>
          <w:szCs w:val="36"/>
          <w:lang w:bidi="hi-IN"/>
        </w:rPr>
      </w:pPr>
    </w:p>
    <w:p w14:paraId="78894ADF" w14:textId="2DA7C6F1" w:rsidR="00C75FBC" w:rsidRDefault="00C75FBC" w:rsidP="00C75FBC">
      <w:pPr>
        <w:autoSpaceDE w:val="0"/>
        <w:autoSpaceDN w:val="0"/>
        <w:adjustRightInd w:val="0"/>
        <w:spacing w:after="0" w:line="240" w:lineRule="auto"/>
        <w:rPr>
          <w:rFonts w:ascii="Arial" w:hAnsi="Arial" w:cs="Arial"/>
          <w:b/>
          <w:bCs/>
          <w:color w:val="000000"/>
          <w:sz w:val="36"/>
          <w:szCs w:val="36"/>
          <w:lang w:bidi="hi-IN"/>
        </w:rPr>
      </w:pPr>
      <w:r w:rsidRPr="00E20008">
        <w:rPr>
          <w:rFonts w:ascii="Arial" w:hAnsi="Arial" w:cs="Arial"/>
          <w:b/>
          <w:bCs/>
          <w:color w:val="000000"/>
          <w:sz w:val="36"/>
          <w:szCs w:val="36"/>
          <w:lang w:bidi="hi-IN"/>
        </w:rPr>
        <w:t>14.1</w:t>
      </w:r>
      <w:r>
        <w:rPr>
          <w:rFonts w:ascii="Arial" w:hAnsi="Arial" w:cs="Arial"/>
          <w:b/>
          <w:bCs/>
          <w:color w:val="000000"/>
          <w:sz w:val="36"/>
          <w:szCs w:val="36"/>
          <w:lang w:bidi="hi-IN"/>
        </w:rPr>
        <w:t>1</w:t>
      </w:r>
      <w:r w:rsidRPr="00E20008">
        <w:rPr>
          <w:rFonts w:ascii="Arial" w:hAnsi="Arial" w:cs="Arial"/>
          <w:b/>
          <w:bCs/>
          <w:color w:val="000000"/>
          <w:sz w:val="36"/>
          <w:szCs w:val="36"/>
          <w:lang w:bidi="hi-IN"/>
        </w:rPr>
        <w:t>.2</w:t>
      </w:r>
      <w:r w:rsidRPr="00E20008">
        <w:rPr>
          <w:rFonts w:ascii="Arial" w:hAnsi="Arial" w:cs="Arial"/>
          <w:b/>
          <w:bCs/>
          <w:color w:val="000000"/>
          <w:sz w:val="36"/>
          <w:szCs w:val="36"/>
          <w:lang w:bidi="hi-IN"/>
        </w:rPr>
        <w:tab/>
        <w:t xml:space="preserve"> upacAra </w:t>
      </w:r>
      <w:r>
        <w:rPr>
          <w:rFonts w:ascii="Arial" w:hAnsi="Arial" w:cs="Arial"/>
          <w:b/>
          <w:bCs/>
          <w:color w:val="000000"/>
          <w:sz w:val="36"/>
          <w:szCs w:val="36"/>
          <w:lang w:bidi="hi-IN"/>
        </w:rPr>
        <w:t>pUjA</w:t>
      </w:r>
    </w:p>
    <w:p w14:paraId="36265B4C" w14:textId="77777777" w:rsidR="00C75FBC" w:rsidRDefault="00C75FBC" w:rsidP="00D91D60">
      <w:pPr>
        <w:autoSpaceDE w:val="0"/>
        <w:autoSpaceDN w:val="0"/>
        <w:adjustRightInd w:val="0"/>
        <w:spacing w:after="0" w:line="240" w:lineRule="auto"/>
        <w:rPr>
          <w:rFonts w:ascii="Arial" w:hAnsi="Arial" w:cs="Arial"/>
          <w:color w:val="000000"/>
          <w:sz w:val="36"/>
          <w:szCs w:val="36"/>
          <w:lang w:bidi="hi-IN"/>
        </w:rPr>
      </w:pPr>
    </w:p>
    <w:p w14:paraId="3B4A66A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amRutABiSh</w:t>
      </w:r>
      <w:r w:rsidR="00665208">
        <w:rPr>
          <w:rFonts w:ascii="Arial" w:hAnsi="Arial" w:cs="Arial"/>
          <w:color w:val="000000"/>
          <w:sz w:val="36"/>
          <w:szCs w:val="36"/>
          <w:lang w:bidi="hi-IN"/>
        </w:rPr>
        <w:t>E</w:t>
      </w:r>
      <w:r>
        <w:rPr>
          <w:rFonts w:ascii="Arial" w:hAnsi="Arial" w:cs="Arial"/>
          <w:color w:val="000000"/>
          <w:sz w:val="36"/>
          <w:szCs w:val="36"/>
          <w:lang w:bidi="hi-IN"/>
        </w:rPr>
        <w:t>k</w:t>
      </w:r>
      <w:r w:rsidR="00665208">
        <w:rPr>
          <w:rFonts w:ascii="Arial" w:hAnsi="Arial" w:cs="Arial"/>
          <w:color w:val="000000"/>
          <w:sz w:val="36"/>
          <w:szCs w:val="36"/>
          <w:lang w:bidi="hi-IN"/>
        </w:rPr>
        <w:t>O</w:t>
      </w:r>
      <w:r>
        <w:rPr>
          <w:rFonts w:ascii="Arial" w:hAnsi="Arial" w:cs="Arial"/>
          <w:color w:val="000000"/>
          <w:sz w:val="36"/>
          <w:szCs w:val="36"/>
          <w:lang w:bidi="hi-IN"/>
        </w:rPr>
        <w:t>&amp;stu | AvAhitAByaH sarvABy</w:t>
      </w:r>
      <w:r w:rsidR="00665208">
        <w:rPr>
          <w:rFonts w:ascii="Arial" w:hAnsi="Arial" w:cs="Arial"/>
          <w:color w:val="000000"/>
          <w:sz w:val="36"/>
          <w:szCs w:val="36"/>
          <w:lang w:bidi="hi-IN"/>
        </w:rPr>
        <w:t>O</w:t>
      </w:r>
      <w:r>
        <w:rPr>
          <w:rFonts w:ascii="Arial" w:hAnsi="Arial" w:cs="Arial"/>
          <w:color w:val="000000"/>
          <w:sz w:val="36"/>
          <w:szCs w:val="36"/>
          <w:lang w:bidi="hi-IN"/>
        </w:rPr>
        <w:t xml:space="preserve"> d</w:t>
      </w:r>
      <w:r w:rsidR="00665208">
        <w:rPr>
          <w:rFonts w:ascii="Arial" w:hAnsi="Arial" w:cs="Arial"/>
          <w:color w:val="000000"/>
          <w:sz w:val="36"/>
          <w:szCs w:val="36"/>
          <w:lang w:bidi="hi-IN"/>
        </w:rPr>
        <w:t>E</w:t>
      </w:r>
      <w:r>
        <w:rPr>
          <w:rFonts w:ascii="Arial" w:hAnsi="Arial" w:cs="Arial"/>
          <w:color w:val="000000"/>
          <w:sz w:val="36"/>
          <w:szCs w:val="36"/>
          <w:lang w:bidi="hi-IN"/>
        </w:rPr>
        <w:t>vatABy</w:t>
      </w:r>
      <w:r w:rsidR="00665208">
        <w:rPr>
          <w:rFonts w:ascii="Arial" w:hAnsi="Arial" w:cs="Arial"/>
          <w:color w:val="000000"/>
          <w:sz w:val="36"/>
          <w:szCs w:val="36"/>
          <w:lang w:bidi="hi-IN"/>
        </w:rPr>
        <w:t>O</w:t>
      </w:r>
      <w:r>
        <w:rPr>
          <w:rFonts w:ascii="Arial" w:hAnsi="Arial" w:cs="Arial"/>
          <w:color w:val="000000"/>
          <w:sz w:val="36"/>
          <w:szCs w:val="36"/>
          <w:lang w:bidi="hi-IN"/>
        </w:rPr>
        <w:t xml:space="preserve"> namaH | </w:t>
      </w:r>
    </w:p>
    <w:p w14:paraId="304FF4B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divya gandhAn dhArayAmi | puShpANi samarpayAmi | </w:t>
      </w:r>
    </w:p>
    <w:p w14:paraId="066B321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balA#yaq nama#H | dhUpaM AGrApayAmi | bala#pramathanAyaq nama#H | </w:t>
      </w:r>
    </w:p>
    <w:p w14:paraId="596CBB7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dIpaM darSayAmi | dhUpa-dIpAnantaraM AcamanIyaM samarpayAmi | </w:t>
      </w:r>
    </w:p>
    <w:p w14:paraId="3B60F01E" w14:textId="7D342EBE"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BUrBuvaqssuvaqH --------------. (naiv</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dya mantraM) | </w:t>
      </w:r>
    </w:p>
    <w:p w14:paraId="10E87C9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sarva#BUtadamanAyaq nama#H | kadaLIPalaM niv</w:t>
      </w:r>
      <w:r w:rsidR="00665208">
        <w:rPr>
          <w:rFonts w:ascii="Arial" w:hAnsi="Arial" w:cs="Arial"/>
          <w:color w:val="000000"/>
          <w:sz w:val="36"/>
          <w:szCs w:val="36"/>
          <w:lang w:bidi="hi-IN"/>
        </w:rPr>
        <w:t>E</w:t>
      </w:r>
      <w:r>
        <w:rPr>
          <w:rFonts w:ascii="Arial" w:hAnsi="Arial" w:cs="Arial"/>
          <w:color w:val="000000"/>
          <w:sz w:val="36"/>
          <w:szCs w:val="36"/>
          <w:lang w:bidi="hi-IN"/>
        </w:rPr>
        <w:t xml:space="preserve">dayAmi | </w:t>
      </w:r>
    </w:p>
    <w:p w14:paraId="4200E14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naiv</w:t>
      </w:r>
      <w:r w:rsidR="00665208">
        <w:rPr>
          <w:rFonts w:ascii="Arial" w:hAnsi="Arial" w:cs="Arial"/>
          <w:color w:val="000000"/>
          <w:sz w:val="36"/>
          <w:szCs w:val="36"/>
          <w:lang w:bidi="hi-IN"/>
        </w:rPr>
        <w:t>E</w:t>
      </w:r>
      <w:r>
        <w:rPr>
          <w:rFonts w:ascii="Arial" w:hAnsi="Arial" w:cs="Arial"/>
          <w:color w:val="000000"/>
          <w:sz w:val="36"/>
          <w:szCs w:val="36"/>
          <w:lang w:bidi="hi-IN"/>
        </w:rPr>
        <w:t xml:space="preserve">dyAnantaraM AcamanIyaM samarpayAmi | </w:t>
      </w:r>
    </w:p>
    <w:p w14:paraId="36CF6FF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maqn</w:t>
      </w:r>
      <w:r w:rsidR="00665208">
        <w:rPr>
          <w:rFonts w:ascii="Arial" w:hAnsi="Arial" w:cs="Arial"/>
          <w:color w:val="000000"/>
          <w:sz w:val="36"/>
          <w:szCs w:val="36"/>
          <w:lang w:bidi="hi-IN"/>
        </w:rPr>
        <w:t>O</w:t>
      </w:r>
      <w:r>
        <w:rPr>
          <w:rFonts w:ascii="Arial" w:hAnsi="Arial" w:cs="Arial"/>
          <w:color w:val="000000"/>
          <w:sz w:val="36"/>
          <w:szCs w:val="36"/>
          <w:lang w:bidi="hi-IN"/>
        </w:rPr>
        <w:t>nma#nAyaq nama#H | karpUra tAMbUlaM niv</w:t>
      </w:r>
      <w:r w:rsidR="00665208">
        <w:rPr>
          <w:rFonts w:ascii="Arial" w:hAnsi="Arial" w:cs="Arial"/>
          <w:color w:val="000000"/>
          <w:sz w:val="36"/>
          <w:szCs w:val="36"/>
          <w:lang w:bidi="hi-IN"/>
        </w:rPr>
        <w:t>E</w:t>
      </w:r>
      <w:r>
        <w:rPr>
          <w:rFonts w:ascii="Arial" w:hAnsi="Arial" w:cs="Arial"/>
          <w:color w:val="000000"/>
          <w:sz w:val="36"/>
          <w:szCs w:val="36"/>
          <w:lang w:bidi="hi-IN"/>
        </w:rPr>
        <w:t xml:space="preserve">dayAmi | </w:t>
      </w:r>
    </w:p>
    <w:p w14:paraId="63A45135" w14:textId="77777777" w:rsidR="00F37528" w:rsidRDefault="00F37528" w:rsidP="00D91D60">
      <w:pPr>
        <w:autoSpaceDE w:val="0"/>
        <w:autoSpaceDN w:val="0"/>
        <w:adjustRightInd w:val="0"/>
        <w:spacing w:after="0" w:line="240" w:lineRule="auto"/>
        <w:rPr>
          <w:rFonts w:ascii="Arial" w:hAnsi="Arial" w:cs="Arial"/>
          <w:color w:val="000000"/>
          <w:sz w:val="36"/>
          <w:szCs w:val="36"/>
          <w:lang w:bidi="hi-IN"/>
        </w:rPr>
      </w:pPr>
    </w:p>
    <w:p w14:paraId="4F07CE71" w14:textId="2DEE5C3B" w:rsidR="00D91D60" w:rsidRPr="001C1DE9" w:rsidRDefault="00D91D60" w:rsidP="00D91D60">
      <w:pPr>
        <w:autoSpaceDE w:val="0"/>
        <w:autoSpaceDN w:val="0"/>
        <w:adjustRightInd w:val="0"/>
        <w:spacing w:after="0" w:line="240" w:lineRule="auto"/>
        <w:rPr>
          <w:rFonts w:ascii="Arial" w:hAnsi="Arial" w:cs="Arial"/>
          <w:b/>
          <w:bCs/>
          <w:color w:val="000000"/>
          <w:sz w:val="36"/>
          <w:szCs w:val="36"/>
          <w:lang w:bidi="hi-IN"/>
        </w:rPr>
      </w:pPr>
      <w:r w:rsidRPr="001C1DE9">
        <w:rPr>
          <w:rFonts w:ascii="Arial" w:hAnsi="Arial" w:cs="Arial"/>
          <w:b/>
          <w:bCs/>
          <w:color w:val="000000"/>
          <w:sz w:val="36"/>
          <w:szCs w:val="36"/>
          <w:lang w:bidi="hi-IN"/>
        </w:rPr>
        <w:lastRenderedPageBreak/>
        <w:t>1</w:t>
      </w:r>
      <w:r w:rsidR="00F37528" w:rsidRPr="001C1DE9">
        <w:rPr>
          <w:rFonts w:ascii="Arial" w:hAnsi="Arial" w:cs="Arial"/>
          <w:b/>
          <w:bCs/>
          <w:color w:val="000000"/>
          <w:sz w:val="36"/>
          <w:szCs w:val="36"/>
          <w:lang w:bidi="hi-IN"/>
        </w:rPr>
        <w:t>4</w:t>
      </w:r>
      <w:r w:rsidRPr="001C1DE9">
        <w:rPr>
          <w:rFonts w:ascii="Arial" w:hAnsi="Arial" w:cs="Arial"/>
          <w:b/>
          <w:bCs/>
          <w:color w:val="000000"/>
          <w:sz w:val="36"/>
          <w:szCs w:val="36"/>
          <w:lang w:bidi="hi-IN"/>
        </w:rPr>
        <w:t>.11.</w:t>
      </w:r>
      <w:r w:rsidR="00C75FBC">
        <w:rPr>
          <w:rFonts w:ascii="Arial" w:hAnsi="Arial" w:cs="Arial"/>
          <w:b/>
          <w:bCs/>
          <w:color w:val="000000"/>
          <w:sz w:val="36"/>
          <w:szCs w:val="36"/>
          <w:lang w:bidi="hi-IN"/>
        </w:rPr>
        <w:t>3</w:t>
      </w:r>
      <w:r w:rsidRPr="001C1DE9">
        <w:rPr>
          <w:rFonts w:ascii="Arial" w:hAnsi="Arial" w:cs="Arial"/>
          <w:b/>
          <w:bCs/>
          <w:color w:val="000000"/>
          <w:sz w:val="36"/>
          <w:szCs w:val="36"/>
          <w:lang w:bidi="hi-IN"/>
        </w:rPr>
        <w:tab/>
      </w:r>
      <w:r w:rsidRPr="001C1DE9">
        <w:rPr>
          <w:rFonts w:ascii="Arial" w:hAnsi="Arial" w:cs="Arial"/>
          <w:b/>
          <w:bCs/>
          <w:color w:val="000000"/>
          <w:sz w:val="36"/>
          <w:szCs w:val="36"/>
          <w:lang w:bidi="hi-IN"/>
        </w:rPr>
        <w:tab/>
        <w:t>upacAra mantrAH</w:t>
      </w:r>
    </w:p>
    <w:p w14:paraId="7987B23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w:t>
      </w:r>
      <w:r>
        <w:rPr>
          <w:rFonts w:ascii="Arial" w:hAnsi="Arial" w:cs="Arial"/>
          <w:color w:val="000000"/>
          <w:sz w:val="36"/>
          <w:szCs w:val="36"/>
          <w:lang w:bidi="hi-IN"/>
        </w:rPr>
        <w:tab/>
        <w:t xml:space="preserve"> vaiqSvAqnaqrAya# viqdmah</w:t>
      </w:r>
      <w:r w:rsidR="00665208">
        <w:rPr>
          <w:rFonts w:ascii="Arial" w:hAnsi="Arial" w:cs="Arial"/>
          <w:color w:val="000000"/>
          <w:sz w:val="36"/>
          <w:szCs w:val="36"/>
          <w:lang w:bidi="hi-IN"/>
        </w:rPr>
        <w:t>E</w:t>
      </w:r>
      <w:r>
        <w:rPr>
          <w:rFonts w:ascii="Arial" w:hAnsi="Arial" w:cs="Arial"/>
          <w:color w:val="000000"/>
          <w:sz w:val="36"/>
          <w:szCs w:val="36"/>
          <w:lang w:bidi="hi-IN"/>
        </w:rPr>
        <w:t># lAlIqlAya# dhImahi | tann</w:t>
      </w:r>
      <w:r w:rsidR="00665208">
        <w:rPr>
          <w:rFonts w:ascii="Arial" w:hAnsi="Arial" w:cs="Arial"/>
          <w:color w:val="000000"/>
          <w:sz w:val="36"/>
          <w:szCs w:val="36"/>
          <w:lang w:bidi="hi-IN"/>
        </w:rPr>
        <w:t>O</w:t>
      </w:r>
      <w:r>
        <w:rPr>
          <w:rFonts w:ascii="Arial" w:hAnsi="Arial" w:cs="Arial"/>
          <w:color w:val="000000"/>
          <w:sz w:val="36"/>
          <w:szCs w:val="36"/>
          <w:lang w:bidi="hi-IN"/>
        </w:rPr>
        <w:t># agniH prac</w:t>
      </w:r>
      <w:r w:rsidR="00665208">
        <w:rPr>
          <w:rFonts w:ascii="Arial" w:hAnsi="Arial" w:cs="Arial"/>
          <w:color w:val="000000"/>
          <w:sz w:val="36"/>
          <w:szCs w:val="36"/>
          <w:lang w:bidi="hi-IN"/>
        </w:rPr>
        <w:t>O</w:t>
      </w:r>
      <w:r>
        <w:rPr>
          <w:rFonts w:ascii="Arial" w:hAnsi="Arial" w:cs="Arial"/>
          <w:color w:val="000000"/>
          <w:sz w:val="36"/>
          <w:szCs w:val="36"/>
          <w:lang w:bidi="hi-IN"/>
        </w:rPr>
        <w:t xml:space="preserve">qdayA$t | </w:t>
      </w:r>
    </w:p>
    <w:p w14:paraId="65CD012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kAqtyAqyaqnAya# viqdmah</w:t>
      </w:r>
      <w:r w:rsidR="00665208">
        <w:rPr>
          <w:rFonts w:ascii="Arial" w:hAnsi="Arial" w:cs="Arial"/>
          <w:color w:val="000000"/>
          <w:sz w:val="36"/>
          <w:szCs w:val="36"/>
          <w:lang w:bidi="hi-IN"/>
        </w:rPr>
        <w:t>E</w:t>
      </w:r>
      <w:r>
        <w:rPr>
          <w:rFonts w:ascii="Arial" w:hAnsi="Arial" w:cs="Arial"/>
          <w:color w:val="000000"/>
          <w:sz w:val="36"/>
          <w:szCs w:val="36"/>
          <w:lang w:bidi="hi-IN"/>
        </w:rPr>
        <w:t xml:space="preserve"># kanyakuqmAri# dhImahi | </w:t>
      </w:r>
    </w:p>
    <w:p w14:paraId="04B159A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tann</w:t>
      </w:r>
      <w:r w:rsidR="00665208">
        <w:rPr>
          <w:rFonts w:ascii="Arial" w:hAnsi="Arial" w:cs="Arial"/>
          <w:color w:val="000000"/>
          <w:sz w:val="36"/>
          <w:szCs w:val="36"/>
          <w:lang w:bidi="hi-IN"/>
        </w:rPr>
        <w:t>O</w:t>
      </w:r>
      <w:r>
        <w:rPr>
          <w:rFonts w:ascii="Arial" w:hAnsi="Arial" w:cs="Arial"/>
          <w:color w:val="000000"/>
          <w:sz w:val="36"/>
          <w:szCs w:val="36"/>
          <w:lang w:bidi="hi-IN"/>
        </w:rPr>
        <w:t># durgiH prac</w:t>
      </w:r>
      <w:r w:rsidR="00665208">
        <w:rPr>
          <w:rFonts w:ascii="Arial" w:hAnsi="Arial" w:cs="Arial"/>
          <w:color w:val="000000"/>
          <w:sz w:val="36"/>
          <w:szCs w:val="36"/>
          <w:lang w:bidi="hi-IN"/>
        </w:rPr>
        <w:t>O</w:t>
      </w:r>
      <w:r>
        <w:rPr>
          <w:rFonts w:ascii="Arial" w:hAnsi="Arial" w:cs="Arial"/>
          <w:color w:val="000000"/>
          <w:sz w:val="36"/>
          <w:szCs w:val="36"/>
          <w:lang w:bidi="hi-IN"/>
        </w:rPr>
        <w:t>qdayA$t | 11.1</w:t>
      </w:r>
    </w:p>
    <w:p w14:paraId="22CA4A5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w:t>
      </w:r>
      <w:r>
        <w:rPr>
          <w:rFonts w:ascii="Arial" w:hAnsi="Arial" w:cs="Arial"/>
          <w:color w:val="000000"/>
          <w:sz w:val="36"/>
          <w:szCs w:val="36"/>
          <w:lang w:bidi="hi-IN"/>
        </w:rPr>
        <w:tab/>
        <w:t xml:space="preserve"> ISAnaH sarva#vidyAqnAq-mISvaraH sarva#BUtAqnAqM brahmAdhi#patiq </w:t>
      </w:r>
    </w:p>
    <w:p w14:paraId="4593D00A" w14:textId="46CB58AA"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rbrahmaqN</w:t>
      </w:r>
      <w:r w:rsidR="00665208">
        <w:rPr>
          <w:rFonts w:ascii="Arial" w:hAnsi="Arial" w:cs="Arial"/>
          <w:color w:val="000000"/>
          <w:sz w:val="36"/>
          <w:szCs w:val="36"/>
          <w:lang w:bidi="hi-IN"/>
        </w:rPr>
        <w:t>O</w:t>
      </w:r>
      <w:r>
        <w:rPr>
          <w:rFonts w:ascii="Arial" w:hAnsi="Arial" w:cs="Arial"/>
          <w:color w:val="000000"/>
          <w:sz w:val="36"/>
          <w:szCs w:val="36"/>
          <w:lang w:bidi="hi-IN"/>
        </w:rPr>
        <w:t>&amp;dhi#patiq rbrahmA# Siqv</w:t>
      </w:r>
      <w:r w:rsidR="00665208">
        <w:rPr>
          <w:rFonts w:ascii="Arial" w:hAnsi="Arial" w:cs="Arial"/>
          <w:color w:val="000000"/>
          <w:sz w:val="36"/>
          <w:szCs w:val="36"/>
          <w:lang w:bidi="hi-IN"/>
        </w:rPr>
        <w:t>O</w:t>
      </w:r>
      <w:r>
        <w:rPr>
          <w:rFonts w:ascii="Arial" w:hAnsi="Arial" w:cs="Arial"/>
          <w:color w:val="000000"/>
          <w:sz w:val="36"/>
          <w:szCs w:val="36"/>
          <w:lang w:bidi="hi-IN"/>
        </w:rPr>
        <w:t xml:space="preserve"> m</w:t>
      </w:r>
      <w:r w:rsidR="00665208">
        <w:rPr>
          <w:rFonts w:ascii="Arial" w:hAnsi="Arial" w:cs="Arial"/>
          <w:color w:val="000000"/>
          <w:sz w:val="36"/>
          <w:szCs w:val="36"/>
          <w:lang w:bidi="hi-IN"/>
        </w:rPr>
        <w:t>E</w:t>
      </w:r>
      <w:r>
        <w:rPr>
          <w:rFonts w:ascii="Arial" w:hAnsi="Arial" w:cs="Arial"/>
          <w:color w:val="000000"/>
          <w:sz w:val="36"/>
          <w:szCs w:val="36"/>
          <w:lang w:bidi="hi-IN"/>
        </w:rPr>
        <w:t># astu sadASiqv</w:t>
      </w:r>
      <w:r w:rsidR="00842E57">
        <w:rPr>
          <w:rFonts w:ascii="Arial" w:hAnsi="Arial" w:cs="Arial"/>
          <w:color w:val="000000"/>
          <w:sz w:val="36"/>
          <w:szCs w:val="36"/>
          <w:lang w:bidi="hi-IN"/>
        </w:rPr>
        <w:t>OM</w:t>
      </w:r>
      <w:r>
        <w:rPr>
          <w:rFonts w:ascii="Arial" w:hAnsi="Arial" w:cs="Arial"/>
          <w:color w:val="000000"/>
          <w:sz w:val="36"/>
          <w:szCs w:val="36"/>
          <w:lang w:bidi="hi-IN"/>
        </w:rPr>
        <w:t xml:space="preserve"> || 11.2</w:t>
      </w:r>
    </w:p>
    <w:p w14:paraId="52A0EBF2" w14:textId="262E61C0"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Pr>
          <w:rFonts w:ascii="Arial" w:hAnsi="Arial" w:cs="Arial"/>
          <w:color w:val="000000"/>
          <w:sz w:val="36"/>
          <w:szCs w:val="36"/>
          <w:lang w:bidi="hi-IN"/>
        </w:rPr>
        <w:tab/>
        <w:t xml:space="preserve"> hiqraqNyaqpAqtraM madh</w:t>
      </w:r>
      <w:r w:rsidR="00665208">
        <w:rPr>
          <w:rFonts w:ascii="Arial" w:hAnsi="Arial" w:cs="Arial"/>
          <w:color w:val="000000"/>
          <w:sz w:val="36"/>
          <w:szCs w:val="36"/>
          <w:lang w:bidi="hi-IN"/>
        </w:rPr>
        <w:t>O</w:t>
      </w:r>
      <w:r>
        <w:rPr>
          <w:rFonts w:ascii="Arial" w:hAnsi="Arial" w:cs="Arial"/>
          <w:color w:val="000000"/>
          <w:sz w:val="36"/>
          <w:szCs w:val="36"/>
          <w:lang w:bidi="hi-IN"/>
        </w:rPr>
        <w:t>$H pUqrNaM da#dAti | maqd</w:t>
      </w:r>
      <w:r w:rsidR="006B0432">
        <w:rPr>
          <w:rFonts w:ascii="Arial" w:hAnsi="Arial" w:cs="Arial"/>
          <w:color w:val="000000"/>
          <w:sz w:val="36"/>
          <w:szCs w:val="36"/>
          <w:lang w:bidi="hi-IN"/>
        </w:rPr>
        <w:t>h</w:t>
      </w:r>
      <w:r>
        <w:rPr>
          <w:rFonts w:ascii="Arial" w:hAnsi="Arial" w:cs="Arial"/>
          <w:color w:val="000000"/>
          <w:sz w:val="36"/>
          <w:szCs w:val="36"/>
          <w:lang w:bidi="hi-IN"/>
        </w:rPr>
        <w:t>avy</w:t>
      </w:r>
      <w:r w:rsidR="00665208">
        <w:rPr>
          <w:rFonts w:ascii="Arial" w:hAnsi="Arial" w:cs="Arial"/>
          <w:color w:val="000000"/>
          <w:sz w:val="36"/>
          <w:szCs w:val="36"/>
          <w:lang w:bidi="hi-IN"/>
        </w:rPr>
        <w:t>O</w:t>
      </w:r>
      <w:r>
        <w:rPr>
          <w:rFonts w:ascii="Arial" w:hAnsi="Arial" w:cs="Arial"/>
          <w:color w:val="000000"/>
          <w:sz w:val="36"/>
          <w:szCs w:val="36"/>
          <w:lang w:bidi="hi-IN"/>
        </w:rPr>
        <w:t xml:space="preserve"># </w:t>
      </w:r>
      <w:r w:rsidR="006B0432">
        <w:rPr>
          <w:rFonts w:ascii="Arial" w:hAnsi="Arial" w:cs="Arial"/>
          <w:color w:val="000000"/>
          <w:sz w:val="36"/>
          <w:szCs w:val="36"/>
          <w:lang w:bidi="hi-IN"/>
        </w:rPr>
        <w:t>&amp;</w:t>
      </w:r>
      <w:r>
        <w:rPr>
          <w:rFonts w:ascii="Arial" w:hAnsi="Arial" w:cs="Arial"/>
          <w:color w:val="000000"/>
          <w:sz w:val="36"/>
          <w:szCs w:val="36"/>
          <w:lang w:bidi="hi-IN"/>
        </w:rPr>
        <w:t xml:space="preserve">sAqnIti# | </w:t>
      </w:r>
      <w:r w:rsidR="00665208">
        <w:rPr>
          <w:rFonts w:ascii="Arial" w:hAnsi="Arial" w:cs="Arial"/>
          <w:color w:val="000000"/>
          <w:sz w:val="36"/>
          <w:szCs w:val="36"/>
          <w:lang w:bidi="hi-IN"/>
        </w:rPr>
        <w:t>E</w:t>
      </w:r>
      <w:r>
        <w:rPr>
          <w:rFonts w:ascii="Arial" w:hAnsi="Arial" w:cs="Arial"/>
          <w:color w:val="000000"/>
          <w:sz w:val="36"/>
          <w:szCs w:val="36"/>
          <w:lang w:bidi="hi-IN"/>
        </w:rPr>
        <w:t>qkaqd</w:t>
      </w:r>
      <w:r w:rsidR="00F231AC">
        <w:rPr>
          <w:rFonts w:ascii="Arial" w:hAnsi="Arial" w:cs="Arial"/>
          <w:color w:val="000000"/>
          <w:sz w:val="36"/>
          <w:szCs w:val="36"/>
          <w:lang w:bidi="hi-IN"/>
        </w:rPr>
        <w:t>h</w:t>
      </w:r>
      <w:r>
        <w:rPr>
          <w:rFonts w:ascii="Arial" w:hAnsi="Arial" w:cs="Arial"/>
          <w:color w:val="000000"/>
          <w:sz w:val="36"/>
          <w:szCs w:val="36"/>
          <w:lang w:bidi="hi-IN"/>
        </w:rPr>
        <w:t xml:space="preserve">A braqhmaNaq upa#harati | </w:t>
      </w:r>
      <w:r w:rsidR="00665208">
        <w:rPr>
          <w:rFonts w:ascii="Arial" w:hAnsi="Arial" w:cs="Arial"/>
          <w:color w:val="000000"/>
          <w:sz w:val="36"/>
          <w:szCs w:val="36"/>
          <w:lang w:bidi="hi-IN"/>
        </w:rPr>
        <w:t>E</w:t>
      </w:r>
      <w:r>
        <w:rPr>
          <w:rFonts w:ascii="Arial" w:hAnsi="Arial" w:cs="Arial"/>
          <w:color w:val="000000"/>
          <w:sz w:val="36"/>
          <w:szCs w:val="36"/>
          <w:lang w:bidi="hi-IN"/>
        </w:rPr>
        <w:t>qka</w:t>
      </w:r>
      <w:r w:rsidR="004C7E06">
        <w:rPr>
          <w:rFonts w:ascii="Arial" w:hAnsi="Arial" w:cs="Arial"/>
          <w:color w:val="000000"/>
          <w:sz w:val="36"/>
          <w:szCs w:val="36"/>
          <w:lang w:bidi="hi-IN"/>
        </w:rPr>
        <w:t>q</w:t>
      </w:r>
      <w:r>
        <w:rPr>
          <w:rFonts w:ascii="Arial" w:hAnsi="Arial" w:cs="Arial"/>
          <w:color w:val="000000"/>
          <w:sz w:val="36"/>
          <w:szCs w:val="36"/>
          <w:lang w:bidi="hi-IN"/>
        </w:rPr>
        <w:t>d</w:t>
      </w:r>
      <w:r w:rsidR="004C7E06">
        <w:rPr>
          <w:rFonts w:ascii="Arial" w:hAnsi="Arial" w:cs="Arial"/>
          <w:color w:val="000000"/>
          <w:sz w:val="36"/>
          <w:szCs w:val="36"/>
          <w:lang w:bidi="hi-IN"/>
        </w:rPr>
        <w:t>h</w:t>
      </w:r>
      <w:r>
        <w:rPr>
          <w:rFonts w:ascii="Arial" w:hAnsi="Arial" w:cs="Arial"/>
          <w:color w:val="000000"/>
          <w:sz w:val="36"/>
          <w:szCs w:val="36"/>
          <w:lang w:bidi="hi-IN"/>
        </w:rPr>
        <w:t>aiva yaja#mAnaq Ayuqst</w:t>
      </w:r>
      <w:r w:rsidR="00665208">
        <w:rPr>
          <w:rFonts w:ascii="Arial" w:hAnsi="Arial" w:cs="Arial"/>
          <w:color w:val="000000"/>
          <w:sz w:val="36"/>
          <w:szCs w:val="36"/>
          <w:lang w:bidi="hi-IN"/>
        </w:rPr>
        <w:t>E</w:t>
      </w:r>
      <w:r>
        <w:rPr>
          <w:rFonts w:ascii="Arial" w:hAnsi="Arial" w:cs="Arial"/>
          <w:color w:val="000000"/>
          <w:sz w:val="36"/>
          <w:szCs w:val="36"/>
          <w:lang w:bidi="hi-IN"/>
        </w:rPr>
        <w:t>j</w:t>
      </w:r>
      <w:r w:rsidR="00665208">
        <w:rPr>
          <w:rFonts w:ascii="Arial" w:hAnsi="Arial" w:cs="Arial"/>
          <w:color w:val="000000"/>
          <w:sz w:val="36"/>
          <w:szCs w:val="36"/>
          <w:lang w:bidi="hi-IN"/>
        </w:rPr>
        <w:t>O</w:t>
      </w:r>
      <w:r>
        <w:rPr>
          <w:rFonts w:ascii="Arial" w:hAnsi="Arial" w:cs="Arial"/>
          <w:color w:val="000000"/>
          <w:sz w:val="36"/>
          <w:szCs w:val="36"/>
          <w:lang w:bidi="hi-IN"/>
        </w:rPr>
        <w:t># dadAti | 11.3</w:t>
      </w:r>
    </w:p>
    <w:p w14:paraId="0288745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 xml:space="preserve"> hiraNyabAhav</w:t>
      </w:r>
      <w:r w:rsidR="00665208">
        <w:rPr>
          <w:rFonts w:ascii="Arial" w:hAnsi="Arial" w:cs="Arial"/>
          <w:color w:val="000000"/>
          <w:sz w:val="36"/>
          <w:szCs w:val="36"/>
          <w:lang w:bidi="hi-IN"/>
        </w:rPr>
        <w:t>E</w:t>
      </w:r>
      <w:r>
        <w:rPr>
          <w:rFonts w:ascii="Arial" w:hAnsi="Arial" w:cs="Arial"/>
          <w:color w:val="000000"/>
          <w:sz w:val="36"/>
          <w:szCs w:val="36"/>
          <w:lang w:bidi="hi-IN"/>
        </w:rPr>
        <w:t xml:space="preserve"> hiraNyavarNAya hiraNyarUpAya hiraNyapatay</w:t>
      </w:r>
      <w:r w:rsidR="00665208">
        <w:rPr>
          <w:rFonts w:ascii="Arial" w:hAnsi="Arial" w:cs="Arial"/>
          <w:color w:val="000000"/>
          <w:sz w:val="36"/>
          <w:szCs w:val="36"/>
          <w:lang w:bidi="hi-IN"/>
        </w:rPr>
        <w:t>E</w:t>
      </w:r>
      <w:r>
        <w:rPr>
          <w:rFonts w:ascii="Arial" w:hAnsi="Arial" w:cs="Arial"/>
          <w:color w:val="000000"/>
          <w:sz w:val="36"/>
          <w:szCs w:val="36"/>
          <w:lang w:bidi="hi-IN"/>
        </w:rPr>
        <w:t xml:space="preserve"> &amp;biMkApataya umApatay</w:t>
      </w:r>
      <w:r w:rsidR="00665208">
        <w:rPr>
          <w:rFonts w:ascii="Arial" w:hAnsi="Arial" w:cs="Arial"/>
          <w:color w:val="000000"/>
          <w:sz w:val="36"/>
          <w:szCs w:val="36"/>
          <w:lang w:bidi="hi-IN"/>
        </w:rPr>
        <w:t>E</w:t>
      </w:r>
      <w:r>
        <w:rPr>
          <w:rFonts w:ascii="Arial" w:hAnsi="Arial" w:cs="Arial"/>
          <w:color w:val="000000"/>
          <w:sz w:val="36"/>
          <w:szCs w:val="36"/>
          <w:lang w:bidi="hi-IN"/>
        </w:rPr>
        <w:t xml:space="preserve"> paSupatay</w:t>
      </w:r>
      <w:r w:rsidR="00665208">
        <w:rPr>
          <w:rFonts w:ascii="Arial" w:hAnsi="Arial" w:cs="Arial"/>
          <w:color w:val="000000"/>
          <w:sz w:val="36"/>
          <w:szCs w:val="36"/>
          <w:lang w:bidi="hi-IN"/>
        </w:rPr>
        <w:t>E</w:t>
      </w:r>
      <w:r>
        <w:rPr>
          <w:rFonts w:ascii="Arial" w:hAnsi="Arial" w:cs="Arial"/>
          <w:color w:val="000000"/>
          <w:sz w:val="36"/>
          <w:szCs w:val="36"/>
          <w:lang w:bidi="hi-IN"/>
        </w:rPr>
        <w:t># nam</w:t>
      </w:r>
      <w:r w:rsidR="00665208">
        <w:rPr>
          <w:rFonts w:ascii="Arial" w:hAnsi="Arial" w:cs="Arial"/>
          <w:color w:val="000000"/>
          <w:sz w:val="36"/>
          <w:szCs w:val="36"/>
          <w:lang w:bidi="hi-IN"/>
        </w:rPr>
        <w:t>O</w:t>
      </w:r>
      <w:r>
        <w:rPr>
          <w:rFonts w:ascii="Arial" w:hAnsi="Arial" w:cs="Arial"/>
          <w:color w:val="000000"/>
          <w:sz w:val="36"/>
          <w:szCs w:val="36"/>
          <w:lang w:bidi="hi-IN"/>
        </w:rPr>
        <w:t xml:space="preserve">q namaH ||)) </w:t>
      </w:r>
    </w:p>
    <w:p w14:paraId="47E4D84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4.</w:t>
      </w:r>
      <w:r>
        <w:rPr>
          <w:rFonts w:ascii="Arial" w:hAnsi="Arial" w:cs="Arial"/>
          <w:color w:val="000000"/>
          <w:sz w:val="36"/>
          <w:szCs w:val="36"/>
          <w:lang w:bidi="hi-IN"/>
        </w:rPr>
        <w:tab/>
        <w:t xml:space="preserve"> vaidyutAnA(gm) rudrANA(gg) sthAn</w:t>
      </w:r>
      <w:r w:rsidR="00665208">
        <w:rPr>
          <w:rFonts w:ascii="Arial" w:hAnsi="Arial" w:cs="Arial"/>
          <w:color w:val="000000"/>
          <w:sz w:val="36"/>
          <w:szCs w:val="36"/>
          <w:lang w:bidi="hi-IN"/>
        </w:rPr>
        <w:t>E</w:t>
      </w:r>
      <w:r>
        <w:rPr>
          <w:rFonts w:ascii="Arial" w:hAnsi="Arial" w:cs="Arial"/>
          <w:color w:val="000000"/>
          <w:sz w:val="36"/>
          <w:szCs w:val="36"/>
          <w:lang w:bidi="hi-IN"/>
        </w:rPr>
        <w:t xml:space="preserve"> svat</w:t>
      </w:r>
      <w:r w:rsidR="00665208">
        <w:rPr>
          <w:rFonts w:ascii="Arial" w:hAnsi="Arial" w:cs="Arial"/>
          <w:color w:val="000000"/>
          <w:sz w:val="36"/>
          <w:szCs w:val="36"/>
          <w:lang w:bidi="hi-IN"/>
        </w:rPr>
        <w:t>E</w:t>
      </w:r>
      <w:r>
        <w:rPr>
          <w:rFonts w:ascii="Arial" w:hAnsi="Arial" w:cs="Arial"/>
          <w:color w:val="000000"/>
          <w:sz w:val="36"/>
          <w:szCs w:val="36"/>
          <w:lang w:bidi="hi-IN"/>
        </w:rPr>
        <w:t xml:space="preserve">ja#sA BAqni | </w:t>
      </w:r>
    </w:p>
    <w:p w14:paraId="3149A9A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 vaidyutInA(gm) rudrANInA(gg) sthAn</w:t>
      </w:r>
      <w:r w:rsidR="00665208">
        <w:rPr>
          <w:rFonts w:ascii="Arial" w:hAnsi="Arial" w:cs="Arial"/>
          <w:color w:val="000000"/>
          <w:sz w:val="36"/>
          <w:szCs w:val="36"/>
          <w:lang w:bidi="hi-IN"/>
        </w:rPr>
        <w:t>E</w:t>
      </w:r>
      <w:r>
        <w:rPr>
          <w:rFonts w:ascii="Arial" w:hAnsi="Arial" w:cs="Arial"/>
          <w:color w:val="000000"/>
          <w:sz w:val="36"/>
          <w:szCs w:val="36"/>
          <w:lang w:bidi="hi-IN"/>
        </w:rPr>
        <w:t xml:space="preserve"> svat</w:t>
      </w:r>
      <w:r w:rsidR="00665208">
        <w:rPr>
          <w:rFonts w:ascii="Arial" w:hAnsi="Arial" w:cs="Arial"/>
          <w:color w:val="000000"/>
          <w:sz w:val="36"/>
          <w:szCs w:val="36"/>
          <w:lang w:bidi="hi-IN"/>
        </w:rPr>
        <w:t>E</w:t>
      </w:r>
      <w:r>
        <w:rPr>
          <w:rFonts w:ascii="Arial" w:hAnsi="Arial" w:cs="Arial"/>
          <w:color w:val="000000"/>
          <w:sz w:val="36"/>
          <w:szCs w:val="36"/>
          <w:lang w:bidi="hi-IN"/>
        </w:rPr>
        <w:t>ja#sA BAqni | 11.4</w:t>
      </w:r>
    </w:p>
    <w:p w14:paraId="71FE73A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9A80E3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5.</w:t>
      </w:r>
      <w:r>
        <w:rPr>
          <w:rFonts w:ascii="Arial" w:hAnsi="Arial" w:cs="Arial"/>
          <w:color w:val="000000"/>
          <w:sz w:val="36"/>
          <w:szCs w:val="36"/>
          <w:lang w:bidi="hi-IN"/>
        </w:rPr>
        <w:tab/>
        <w:t xml:space="preserve"> </w:t>
      </w:r>
      <w:r w:rsidR="00665208">
        <w:rPr>
          <w:rFonts w:ascii="Arial" w:hAnsi="Arial" w:cs="Arial"/>
          <w:color w:val="000000"/>
          <w:sz w:val="36"/>
          <w:szCs w:val="36"/>
          <w:lang w:bidi="hi-IN"/>
        </w:rPr>
        <w:t>E</w:t>
      </w:r>
      <w:r>
        <w:rPr>
          <w:rFonts w:ascii="Arial" w:hAnsi="Arial" w:cs="Arial"/>
          <w:color w:val="000000"/>
          <w:sz w:val="36"/>
          <w:szCs w:val="36"/>
          <w:lang w:bidi="hi-IN"/>
        </w:rPr>
        <w:t>qSha vai dIqrG</w:t>
      </w:r>
      <w:r w:rsidR="00665208">
        <w:rPr>
          <w:rFonts w:ascii="Arial" w:hAnsi="Arial" w:cs="Arial"/>
          <w:color w:val="000000"/>
          <w:sz w:val="36"/>
          <w:szCs w:val="36"/>
          <w:lang w:bidi="hi-IN"/>
        </w:rPr>
        <w:t>O</w:t>
      </w:r>
      <w:r>
        <w:rPr>
          <w:rFonts w:ascii="Arial" w:hAnsi="Arial" w:cs="Arial"/>
          <w:color w:val="000000"/>
          <w:sz w:val="36"/>
          <w:szCs w:val="36"/>
          <w:lang w:bidi="hi-IN"/>
        </w:rPr>
        <w:t xml:space="preserve"> nAma# yaqj~jaH | dIqrGAyu#Sh</w:t>
      </w:r>
      <w:r w:rsidR="00665208">
        <w:rPr>
          <w:rFonts w:ascii="Arial" w:hAnsi="Arial" w:cs="Arial"/>
          <w:color w:val="000000"/>
          <w:sz w:val="36"/>
          <w:szCs w:val="36"/>
          <w:lang w:bidi="hi-IN"/>
        </w:rPr>
        <w:t>O</w:t>
      </w:r>
      <w:r>
        <w:rPr>
          <w:rFonts w:ascii="Arial" w:hAnsi="Arial" w:cs="Arial"/>
          <w:color w:val="000000"/>
          <w:sz w:val="36"/>
          <w:szCs w:val="36"/>
          <w:lang w:bidi="hi-IN"/>
        </w:rPr>
        <w:t xml:space="preserve"> haqvai tatraq manuqShyA# Bavanti | </w:t>
      </w:r>
    </w:p>
    <w:p w14:paraId="4F36E6B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 y</w:t>
      </w:r>
      <w:r w:rsidR="00665208">
        <w:rPr>
          <w:rFonts w:ascii="Arial" w:hAnsi="Arial" w:cs="Arial"/>
          <w:color w:val="000000"/>
          <w:sz w:val="36"/>
          <w:szCs w:val="36"/>
          <w:lang w:bidi="hi-IN"/>
        </w:rPr>
        <w:t>E</w:t>
      </w:r>
      <w:r>
        <w:rPr>
          <w:rFonts w:ascii="Arial" w:hAnsi="Arial" w:cs="Arial"/>
          <w:color w:val="000000"/>
          <w:sz w:val="36"/>
          <w:szCs w:val="36"/>
          <w:lang w:bidi="hi-IN"/>
        </w:rPr>
        <w:t>traiqt</w:t>
      </w:r>
      <w:r w:rsidR="00665208">
        <w:rPr>
          <w:rFonts w:ascii="Arial" w:hAnsi="Arial" w:cs="Arial"/>
          <w:color w:val="000000"/>
          <w:sz w:val="36"/>
          <w:szCs w:val="36"/>
          <w:lang w:bidi="hi-IN"/>
        </w:rPr>
        <w:t>E</w:t>
      </w:r>
      <w:r>
        <w:rPr>
          <w:rFonts w:ascii="Arial" w:hAnsi="Arial" w:cs="Arial"/>
          <w:color w:val="000000"/>
          <w:sz w:val="36"/>
          <w:szCs w:val="36"/>
          <w:lang w:bidi="hi-IN"/>
        </w:rPr>
        <w:t>na# yaqj~j</w:t>
      </w:r>
      <w:r w:rsidR="00665208">
        <w:rPr>
          <w:rFonts w:ascii="Arial" w:hAnsi="Arial" w:cs="Arial"/>
          <w:color w:val="000000"/>
          <w:sz w:val="36"/>
          <w:szCs w:val="36"/>
          <w:lang w:bidi="hi-IN"/>
        </w:rPr>
        <w:t>E</w:t>
      </w:r>
      <w:r>
        <w:rPr>
          <w:rFonts w:ascii="Arial" w:hAnsi="Arial" w:cs="Arial"/>
          <w:color w:val="000000"/>
          <w:sz w:val="36"/>
          <w:szCs w:val="36"/>
          <w:lang w:bidi="hi-IN"/>
        </w:rPr>
        <w:t>naq yaja#nt</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r w:rsidR="00665208">
        <w:rPr>
          <w:rFonts w:ascii="Arial" w:hAnsi="Arial" w:cs="Arial"/>
          <w:color w:val="000000"/>
          <w:sz w:val="36"/>
          <w:szCs w:val="36"/>
          <w:lang w:bidi="hi-IN"/>
        </w:rPr>
        <w:t>E</w:t>
      </w:r>
      <w:r>
        <w:rPr>
          <w:rFonts w:ascii="Arial" w:hAnsi="Arial" w:cs="Arial"/>
          <w:color w:val="000000"/>
          <w:sz w:val="36"/>
          <w:szCs w:val="36"/>
          <w:lang w:bidi="hi-IN"/>
        </w:rPr>
        <w:t>qSha vai klRuqpt</w:t>
      </w:r>
      <w:r w:rsidR="00665208">
        <w:rPr>
          <w:rFonts w:ascii="Arial" w:hAnsi="Arial" w:cs="Arial"/>
          <w:color w:val="000000"/>
          <w:sz w:val="36"/>
          <w:szCs w:val="36"/>
          <w:lang w:bidi="hi-IN"/>
        </w:rPr>
        <w:t>O</w:t>
      </w:r>
      <w:r>
        <w:rPr>
          <w:rFonts w:ascii="Arial" w:hAnsi="Arial" w:cs="Arial"/>
          <w:color w:val="000000"/>
          <w:sz w:val="36"/>
          <w:szCs w:val="36"/>
          <w:lang w:bidi="hi-IN"/>
        </w:rPr>
        <w:t xml:space="preserve"> nAma# yaqj~jaH | </w:t>
      </w:r>
    </w:p>
    <w:p w14:paraId="083EE3C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 kalpa#t</w:t>
      </w:r>
      <w:r w:rsidR="00665208">
        <w:rPr>
          <w:rFonts w:ascii="Arial" w:hAnsi="Arial" w:cs="Arial"/>
          <w:color w:val="000000"/>
          <w:sz w:val="36"/>
          <w:szCs w:val="36"/>
          <w:lang w:bidi="hi-IN"/>
        </w:rPr>
        <w:t>E</w:t>
      </w:r>
      <w:r>
        <w:rPr>
          <w:rFonts w:ascii="Arial" w:hAnsi="Arial" w:cs="Arial"/>
          <w:color w:val="000000"/>
          <w:sz w:val="36"/>
          <w:szCs w:val="36"/>
          <w:lang w:bidi="hi-IN"/>
        </w:rPr>
        <w:t xml:space="preserve"> haqvai tatra# praqjABy</w:t>
      </w:r>
      <w:r w:rsidR="00665208">
        <w:rPr>
          <w:rFonts w:ascii="Arial" w:hAnsi="Arial" w:cs="Arial"/>
          <w:color w:val="000000"/>
          <w:sz w:val="36"/>
          <w:szCs w:val="36"/>
          <w:lang w:bidi="hi-IN"/>
        </w:rPr>
        <w:t>O</w:t>
      </w:r>
      <w:r>
        <w:rPr>
          <w:rFonts w:ascii="Arial" w:hAnsi="Arial" w:cs="Arial"/>
          <w:color w:val="000000"/>
          <w:sz w:val="36"/>
          <w:szCs w:val="36"/>
          <w:lang w:bidi="hi-IN"/>
        </w:rPr>
        <w:t># y</w:t>
      </w:r>
      <w:r w:rsidR="00665208">
        <w:rPr>
          <w:rFonts w:ascii="Arial" w:hAnsi="Arial" w:cs="Arial"/>
          <w:color w:val="000000"/>
          <w:sz w:val="36"/>
          <w:szCs w:val="36"/>
          <w:lang w:bidi="hi-IN"/>
        </w:rPr>
        <w:t>O</w:t>
      </w:r>
      <w:r>
        <w:rPr>
          <w:rFonts w:ascii="Arial" w:hAnsi="Arial" w:cs="Arial"/>
          <w:color w:val="000000"/>
          <w:sz w:val="36"/>
          <w:szCs w:val="36"/>
          <w:lang w:bidi="hi-IN"/>
        </w:rPr>
        <w:t>gakSh</w:t>
      </w:r>
      <w:r w:rsidR="00665208">
        <w:rPr>
          <w:rFonts w:ascii="Arial" w:hAnsi="Arial" w:cs="Arial"/>
          <w:color w:val="000000"/>
          <w:sz w:val="36"/>
          <w:szCs w:val="36"/>
          <w:lang w:bidi="hi-IN"/>
        </w:rPr>
        <w:t>E</w:t>
      </w:r>
      <w:r>
        <w:rPr>
          <w:rFonts w:ascii="Arial" w:hAnsi="Arial" w:cs="Arial"/>
          <w:color w:val="000000"/>
          <w:sz w:val="36"/>
          <w:szCs w:val="36"/>
          <w:lang w:bidi="hi-IN"/>
        </w:rPr>
        <w:t>qmaH | y</w:t>
      </w:r>
      <w:r w:rsidR="00665208">
        <w:rPr>
          <w:rFonts w:ascii="Arial" w:hAnsi="Arial" w:cs="Arial"/>
          <w:color w:val="000000"/>
          <w:sz w:val="36"/>
          <w:szCs w:val="36"/>
          <w:lang w:bidi="hi-IN"/>
        </w:rPr>
        <w:t>E</w:t>
      </w:r>
      <w:r>
        <w:rPr>
          <w:rFonts w:ascii="Arial" w:hAnsi="Arial" w:cs="Arial"/>
          <w:color w:val="000000"/>
          <w:sz w:val="36"/>
          <w:szCs w:val="36"/>
          <w:lang w:bidi="hi-IN"/>
        </w:rPr>
        <w:t>traiqt</w:t>
      </w:r>
      <w:r w:rsidR="00665208">
        <w:rPr>
          <w:rFonts w:ascii="Arial" w:hAnsi="Arial" w:cs="Arial"/>
          <w:color w:val="000000"/>
          <w:sz w:val="36"/>
          <w:szCs w:val="36"/>
          <w:lang w:bidi="hi-IN"/>
        </w:rPr>
        <w:t>E</w:t>
      </w:r>
      <w:r>
        <w:rPr>
          <w:rFonts w:ascii="Arial" w:hAnsi="Arial" w:cs="Arial"/>
          <w:color w:val="000000"/>
          <w:sz w:val="36"/>
          <w:szCs w:val="36"/>
          <w:lang w:bidi="hi-IN"/>
        </w:rPr>
        <w:t>na# yaqj~j</w:t>
      </w:r>
      <w:r w:rsidR="00665208">
        <w:rPr>
          <w:rFonts w:ascii="Arial" w:hAnsi="Arial" w:cs="Arial"/>
          <w:color w:val="000000"/>
          <w:sz w:val="36"/>
          <w:szCs w:val="36"/>
          <w:lang w:bidi="hi-IN"/>
        </w:rPr>
        <w:t>E</w:t>
      </w:r>
      <w:r>
        <w:rPr>
          <w:rFonts w:ascii="Arial" w:hAnsi="Arial" w:cs="Arial"/>
          <w:color w:val="000000"/>
          <w:sz w:val="36"/>
          <w:szCs w:val="36"/>
          <w:lang w:bidi="hi-IN"/>
        </w:rPr>
        <w:t>naq yaja#nt</w:t>
      </w:r>
      <w:r w:rsidR="00665208">
        <w:rPr>
          <w:rFonts w:ascii="Arial" w:hAnsi="Arial" w:cs="Arial"/>
          <w:color w:val="000000"/>
          <w:sz w:val="36"/>
          <w:szCs w:val="36"/>
          <w:lang w:bidi="hi-IN"/>
        </w:rPr>
        <w:t>E</w:t>
      </w:r>
      <w:r>
        <w:rPr>
          <w:rFonts w:ascii="Arial" w:hAnsi="Arial" w:cs="Arial"/>
          <w:color w:val="000000"/>
          <w:sz w:val="36"/>
          <w:szCs w:val="36"/>
          <w:lang w:bidi="hi-IN"/>
        </w:rPr>
        <w:t xml:space="preserve"> | 11.5</w:t>
      </w:r>
    </w:p>
    <w:p w14:paraId="6FB56AE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6.</w:t>
      </w:r>
      <w:r>
        <w:rPr>
          <w:rFonts w:ascii="Arial" w:hAnsi="Arial" w:cs="Arial"/>
          <w:color w:val="000000"/>
          <w:sz w:val="36"/>
          <w:szCs w:val="36"/>
          <w:lang w:bidi="hi-IN"/>
        </w:rPr>
        <w:tab/>
        <w:t xml:space="preserve"> annamaya-prANamaya-man</w:t>
      </w:r>
      <w:r w:rsidR="00665208">
        <w:rPr>
          <w:rFonts w:ascii="Arial" w:hAnsi="Arial" w:cs="Arial"/>
          <w:color w:val="000000"/>
          <w:sz w:val="36"/>
          <w:szCs w:val="36"/>
          <w:lang w:bidi="hi-IN"/>
        </w:rPr>
        <w:t>O</w:t>
      </w:r>
      <w:r>
        <w:rPr>
          <w:rFonts w:ascii="Arial" w:hAnsi="Arial" w:cs="Arial"/>
          <w:color w:val="000000"/>
          <w:sz w:val="36"/>
          <w:szCs w:val="36"/>
          <w:lang w:bidi="hi-IN"/>
        </w:rPr>
        <w:t>maya-vij~jAnAmaya-mAnandamaya-mAtmA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1DD3652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SuddhyaqntAqM jy</w:t>
      </w:r>
      <w:r w:rsidR="00665208">
        <w:rPr>
          <w:rFonts w:ascii="Arial" w:hAnsi="Arial" w:cs="Arial"/>
          <w:color w:val="000000"/>
          <w:sz w:val="36"/>
          <w:szCs w:val="36"/>
          <w:lang w:bidi="hi-IN"/>
        </w:rPr>
        <w:t>O</w:t>
      </w:r>
      <w:r>
        <w:rPr>
          <w:rFonts w:ascii="Arial" w:hAnsi="Arial" w:cs="Arial"/>
          <w:color w:val="000000"/>
          <w:sz w:val="36"/>
          <w:szCs w:val="36"/>
          <w:lang w:bidi="hi-IN"/>
        </w:rPr>
        <w:t>ti#-raqhaM viqrajA# vipAqpmA BU#yAsaq(gg)q svAhA$ | 11.6</w:t>
      </w:r>
    </w:p>
    <w:p w14:paraId="51DB7FD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7.</w:t>
      </w:r>
      <w:r>
        <w:rPr>
          <w:rFonts w:ascii="Arial" w:hAnsi="Arial" w:cs="Arial"/>
          <w:color w:val="000000"/>
          <w:sz w:val="36"/>
          <w:szCs w:val="36"/>
          <w:lang w:bidi="hi-IN"/>
        </w:rPr>
        <w:tab/>
        <w:t xml:space="preserve"> ISA#n</w:t>
      </w:r>
      <w:r w:rsidR="00665208">
        <w:rPr>
          <w:rFonts w:ascii="Arial" w:hAnsi="Arial" w:cs="Arial"/>
          <w:color w:val="000000"/>
          <w:sz w:val="36"/>
          <w:szCs w:val="36"/>
          <w:lang w:bidi="hi-IN"/>
        </w:rPr>
        <w:t>O</w:t>
      </w:r>
      <w:r>
        <w:rPr>
          <w:rFonts w:ascii="Arial" w:hAnsi="Arial" w:cs="Arial"/>
          <w:color w:val="000000"/>
          <w:sz w:val="36"/>
          <w:szCs w:val="36"/>
          <w:lang w:bidi="hi-IN"/>
        </w:rPr>
        <w:t xml:space="preserve"> m</w:t>
      </w:r>
      <w:r w:rsidR="00665208">
        <w:rPr>
          <w:rFonts w:ascii="Arial" w:hAnsi="Arial" w:cs="Arial"/>
          <w:color w:val="000000"/>
          <w:sz w:val="36"/>
          <w:szCs w:val="36"/>
          <w:lang w:bidi="hi-IN"/>
        </w:rPr>
        <w:t>E</w:t>
      </w:r>
      <w:r>
        <w:rPr>
          <w:rFonts w:ascii="Arial" w:hAnsi="Arial" w:cs="Arial"/>
          <w:color w:val="000000"/>
          <w:sz w:val="36"/>
          <w:szCs w:val="36"/>
          <w:lang w:bidi="hi-IN"/>
        </w:rPr>
        <w:t xml:space="preserve"> maqnyau SriqtaH | maqnyu rhRuda#y</w:t>
      </w:r>
      <w:r w:rsidR="00665208">
        <w:rPr>
          <w:rFonts w:ascii="Arial" w:hAnsi="Arial" w:cs="Arial"/>
          <w:color w:val="000000"/>
          <w:sz w:val="36"/>
          <w:szCs w:val="36"/>
          <w:lang w:bidi="hi-IN"/>
        </w:rPr>
        <w:t>E</w:t>
      </w:r>
      <w:r>
        <w:rPr>
          <w:rFonts w:ascii="Arial" w:hAnsi="Arial" w:cs="Arial"/>
          <w:color w:val="000000"/>
          <w:sz w:val="36"/>
          <w:szCs w:val="36"/>
          <w:lang w:bidi="hi-IN"/>
        </w:rPr>
        <w:t xml:space="preserve"> | hRuda#yaqM mayi# | </w:t>
      </w:r>
    </w:p>
    <w:p w14:paraId="6CC39D8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aqhamaqmRut</w:t>
      </w:r>
      <w:r w:rsidR="00665208">
        <w:rPr>
          <w:rFonts w:ascii="Arial" w:hAnsi="Arial" w:cs="Arial"/>
          <w:color w:val="000000"/>
          <w:sz w:val="36"/>
          <w:szCs w:val="36"/>
          <w:lang w:bidi="hi-IN"/>
        </w:rPr>
        <w:t>E</w:t>
      </w:r>
      <w:r>
        <w:rPr>
          <w:rFonts w:ascii="Arial" w:hAnsi="Arial" w:cs="Arial"/>
          <w:color w:val="000000"/>
          <w:sz w:val="36"/>
          <w:szCs w:val="36"/>
          <w:lang w:bidi="hi-IN"/>
        </w:rPr>
        <w:t>$ | aqmRutaqM brahma#Ni | 11.7</w:t>
      </w:r>
    </w:p>
    <w:p w14:paraId="277E9EF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8.</w:t>
      </w:r>
      <w:r>
        <w:rPr>
          <w:rFonts w:ascii="Arial" w:hAnsi="Arial" w:cs="Arial"/>
          <w:color w:val="000000"/>
          <w:sz w:val="36"/>
          <w:szCs w:val="36"/>
          <w:lang w:bidi="hi-IN"/>
        </w:rPr>
        <w:tab/>
        <w:t xml:space="preserve"> praqtakvA#siq naBa#svAqn raudr</w:t>
      </w:r>
      <w:r w:rsidR="00665208">
        <w:rPr>
          <w:rFonts w:ascii="Arial" w:hAnsi="Arial" w:cs="Arial"/>
          <w:color w:val="000000"/>
          <w:sz w:val="36"/>
          <w:szCs w:val="36"/>
          <w:lang w:bidi="hi-IN"/>
        </w:rPr>
        <w:t>E</w:t>
      </w:r>
      <w:r>
        <w:rPr>
          <w:rFonts w:ascii="Arial" w:hAnsi="Arial" w:cs="Arial"/>
          <w:color w:val="000000"/>
          <w:sz w:val="36"/>
          <w:szCs w:val="36"/>
          <w:lang w:bidi="hi-IN"/>
        </w:rPr>
        <w:t>qNAnI#k</w:t>
      </w:r>
      <w:r w:rsidR="00665208">
        <w:rPr>
          <w:rFonts w:ascii="Arial" w:hAnsi="Arial" w:cs="Arial"/>
          <w:color w:val="000000"/>
          <w:sz w:val="36"/>
          <w:szCs w:val="36"/>
          <w:lang w:bidi="hi-IN"/>
        </w:rPr>
        <w:t>E</w:t>
      </w:r>
      <w:r>
        <w:rPr>
          <w:rFonts w:ascii="Arial" w:hAnsi="Arial" w:cs="Arial"/>
          <w:color w:val="000000"/>
          <w:sz w:val="36"/>
          <w:szCs w:val="36"/>
          <w:lang w:bidi="hi-IN"/>
        </w:rPr>
        <w:t>na pAqhi mA$&amp;gn</w:t>
      </w:r>
      <w:r w:rsidR="00665208">
        <w:rPr>
          <w:rFonts w:ascii="Arial" w:hAnsi="Arial" w:cs="Arial"/>
          <w:color w:val="000000"/>
          <w:sz w:val="36"/>
          <w:szCs w:val="36"/>
          <w:lang w:bidi="hi-IN"/>
        </w:rPr>
        <w:t>E</w:t>
      </w:r>
      <w:r>
        <w:rPr>
          <w:rFonts w:ascii="Arial" w:hAnsi="Arial" w:cs="Arial"/>
          <w:color w:val="000000"/>
          <w:sz w:val="36"/>
          <w:szCs w:val="36"/>
          <w:lang w:bidi="hi-IN"/>
        </w:rPr>
        <w:t xml:space="preserve"> pipRuqhi </w:t>
      </w:r>
    </w:p>
    <w:p w14:paraId="3FA4D3E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mAq mA mA# hi(gm)sIH | 11.8</w:t>
      </w:r>
    </w:p>
    <w:p w14:paraId="31630A6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9.</w:t>
      </w:r>
      <w:r>
        <w:rPr>
          <w:rFonts w:ascii="Arial" w:hAnsi="Arial" w:cs="Arial"/>
          <w:color w:val="000000"/>
          <w:sz w:val="36"/>
          <w:szCs w:val="36"/>
          <w:lang w:bidi="hi-IN"/>
        </w:rPr>
        <w:tab/>
        <w:t xml:space="preserve"> nyAqsa iti# braqhmA braqhmA hi paraqH par</w:t>
      </w:r>
      <w:r w:rsidR="00665208">
        <w:rPr>
          <w:rFonts w:ascii="Arial" w:hAnsi="Arial" w:cs="Arial"/>
          <w:color w:val="000000"/>
          <w:sz w:val="36"/>
          <w:szCs w:val="36"/>
          <w:lang w:bidi="hi-IN"/>
        </w:rPr>
        <w:t>O</w:t>
      </w:r>
      <w:r>
        <w:rPr>
          <w:rFonts w:ascii="Arial" w:hAnsi="Arial" w:cs="Arial"/>
          <w:color w:val="000000"/>
          <w:sz w:val="36"/>
          <w:szCs w:val="36"/>
          <w:lang w:bidi="hi-IN"/>
        </w:rPr>
        <w:t xml:space="preserve"># hi braqhmA tAniq vA </w:t>
      </w:r>
      <w:r w:rsidR="00665208">
        <w:rPr>
          <w:rFonts w:ascii="Arial" w:hAnsi="Arial" w:cs="Arial"/>
          <w:color w:val="000000"/>
          <w:sz w:val="36"/>
          <w:szCs w:val="36"/>
          <w:lang w:bidi="hi-IN"/>
        </w:rPr>
        <w:t>E</w:t>
      </w:r>
      <w:r>
        <w:rPr>
          <w:rFonts w:ascii="Arial" w:hAnsi="Arial" w:cs="Arial"/>
          <w:color w:val="000000"/>
          <w:sz w:val="36"/>
          <w:szCs w:val="36"/>
          <w:lang w:bidi="hi-IN"/>
        </w:rPr>
        <w:t xml:space="preserve">qtAnya </w:t>
      </w:r>
    </w:p>
    <w:p w14:paraId="3F93136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va#rANiq parA(gm)#si nyAqsa </w:t>
      </w:r>
      <w:r w:rsidR="00665208">
        <w:rPr>
          <w:rFonts w:ascii="Arial" w:hAnsi="Arial" w:cs="Arial"/>
          <w:color w:val="000000"/>
          <w:sz w:val="36"/>
          <w:szCs w:val="36"/>
          <w:lang w:bidi="hi-IN"/>
        </w:rPr>
        <w:t>E</w:t>
      </w:r>
      <w:r>
        <w:rPr>
          <w:rFonts w:ascii="Arial" w:hAnsi="Arial" w:cs="Arial"/>
          <w:color w:val="000000"/>
          <w:sz w:val="36"/>
          <w:szCs w:val="36"/>
          <w:lang w:bidi="hi-IN"/>
        </w:rPr>
        <w:t>qvAtya#r</w:t>
      </w:r>
      <w:r w:rsidR="00665208">
        <w:rPr>
          <w:rFonts w:ascii="Arial" w:hAnsi="Arial" w:cs="Arial"/>
          <w:color w:val="000000"/>
          <w:sz w:val="36"/>
          <w:szCs w:val="36"/>
          <w:lang w:bidi="hi-IN"/>
        </w:rPr>
        <w:t>E</w:t>
      </w:r>
      <w:r>
        <w:rPr>
          <w:rFonts w:ascii="Arial" w:hAnsi="Arial" w:cs="Arial"/>
          <w:color w:val="000000"/>
          <w:sz w:val="36"/>
          <w:szCs w:val="36"/>
          <w:lang w:bidi="hi-IN"/>
        </w:rPr>
        <w:t xml:space="preserve">ca yaqddhya </w:t>
      </w:r>
      <w:r w:rsidR="00665208">
        <w:rPr>
          <w:rFonts w:ascii="Arial" w:hAnsi="Arial" w:cs="Arial"/>
          <w:color w:val="000000"/>
          <w:sz w:val="36"/>
          <w:szCs w:val="36"/>
          <w:lang w:bidi="hi-IN"/>
        </w:rPr>
        <w:t>E</w:t>
      </w:r>
      <w:r>
        <w:rPr>
          <w:rFonts w:ascii="Arial" w:hAnsi="Arial" w:cs="Arial"/>
          <w:color w:val="000000"/>
          <w:sz w:val="36"/>
          <w:szCs w:val="36"/>
          <w:lang w:bidi="hi-IN"/>
        </w:rPr>
        <w:t>qvaM ~Mv</w:t>
      </w:r>
      <w:r w:rsidR="00665208">
        <w:rPr>
          <w:rFonts w:ascii="Arial" w:hAnsi="Arial" w:cs="Arial"/>
          <w:color w:val="000000"/>
          <w:sz w:val="36"/>
          <w:szCs w:val="36"/>
          <w:lang w:bidi="hi-IN"/>
        </w:rPr>
        <w:t>E</w:t>
      </w:r>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$-tyupaqniShat || 11.9</w:t>
      </w:r>
    </w:p>
    <w:p w14:paraId="085CCF5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10.</w:t>
      </w:r>
      <w:r>
        <w:rPr>
          <w:rFonts w:ascii="Arial" w:hAnsi="Arial" w:cs="Arial"/>
          <w:color w:val="000000"/>
          <w:sz w:val="36"/>
          <w:szCs w:val="36"/>
          <w:lang w:bidi="hi-IN"/>
        </w:rPr>
        <w:tab/>
        <w:t xml:space="preserve"> daSAnnA#ni juh</w:t>
      </w:r>
      <w:r w:rsidR="00665208">
        <w:rPr>
          <w:rFonts w:ascii="Arial" w:hAnsi="Arial" w:cs="Arial"/>
          <w:color w:val="000000"/>
          <w:sz w:val="36"/>
          <w:szCs w:val="36"/>
          <w:lang w:bidi="hi-IN"/>
        </w:rPr>
        <w:t>O</w:t>
      </w:r>
      <w:r>
        <w:rPr>
          <w:rFonts w:ascii="Arial" w:hAnsi="Arial" w:cs="Arial"/>
          <w:color w:val="000000"/>
          <w:sz w:val="36"/>
          <w:szCs w:val="36"/>
          <w:lang w:bidi="hi-IN"/>
        </w:rPr>
        <w:t xml:space="preserve">ti | daSA$kSharA viqrAT | </w:t>
      </w:r>
    </w:p>
    <w:p w14:paraId="6B8AB316" w14:textId="5C569A45"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 viqrAT kRuqthsna-syAqnnAdyaqsyA-va#ruddhyai || 11.10</w:t>
      </w:r>
    </w:p>
    <w:p w14:paraId="1ECCEE3D" w14:textId="77777777" w:rsidR="00F37528" w:rsidRDefault="00F37528" w:rsidP="00D91D60">
      <w:pPr>
        <w:autoSpaceDE w:val="0"/>
        <w:autoSpaceDN w:val="0"/>
        <w:adjustRightInd w:val="0"/>
        <w:spacing w:after="0" w:line="240" w:lineRule="auto"/>
        <w:rPr>
          <w:rFonts w:ascii="Arial" w:hAnsi="Arial" w:cs="Arial"/>
          <w:color w:val="000000"/>
          <w:sz w:val="36"/>
          <w:szCs w:val="36"/>
          <w:lang w:bidi="hi-IN"/>
        </w:rPr>
      </w:pPr>
    </w:p>
    <w:p w14:paraId="43055092" w14:textId="541808BA" w:rsidR="00D91D60" w:rsidRPr="001C1DE9" w:rsidRDefault="00D91D60" w:rsidP="00D91D60">
      <w:pPr>
        <w:autoSpaceDE w:val="0"/>
        <w:autoSpaceDN w:val="0"/>
        <w:adjustRightInd w:val="0"/>
        <w:spacing w:after="0" w:line="240" w:lineRule="auto"/>
        <w:rPr>
          <w:rFonts w:ascii="Arial" w:hAnsi="Arial" w:cs="Arial"/>
          <w:b/>
          <w:bCs/>
          <w:color w:val="000000"/>
          <w:sz w:val="36"/>
          <w:szCs w:val="36"/>
          <w:lang w:bidi="hi-IN"/>
        </w:rPr>
      </w:pPr>
      <w:r w:rsidRPr="001C1DE9">
        <w:rPr>
          <w:rFonts w:ascii="Arial" w:hAnsi="Arial" w:cs="Arial"/>
          <w:b/>
          <w:bCs/>
          <w:color w:val="000000"/>
          <w:sz w:val="36"/>
          <w:szCs w:val="36"/>
          <w:lang w:bidi="hi-IN"/>
        </w:rPr>
        <w:t>1</w:t>
      </w:r>
      <w:r w:rsidR="00F37528" w:rsidRPr="001C1DE9">
        <w:rPr>
          <w:rFonts w:ascii="Arial" w:hAnsi="Arial" w:cs="Arial"/>
          <w:b/>
          <w:bCs/>
          <w:color w:val="000000"/>
          <w:sz w:val="36"/>
          <w:szCs w:val="36"/>
          <w:lang w:bidi="hi-IN"/>
        </w:rPr>
        <w:t>4</w:t>
      </w:r>
      <w:r w:rsidRPr="001C1DE9">
        <w:rPr>
          <w:rFonts w:ascii="Arial" w:hAnsi="Arial" w:cs="Arial"/>
          <w:b/>
          <w:bCs/>
          <w:color w:val="000000"/>
          <w:sz w:val="36"/>
          <w:szCs w:val="36"/>
          <w:lang w:bidi="hi-IN"/>
        </w:rPr>
        <w:t>.11.</w:t>
      </w:r>
      <w:r w:rsidR="00C75FBC">
        <w:rPr>
          <w:rFonts w:ascii="Arial" w:hAnsi="Arial" w:cs="Arial"/>
          <w:b/>
          <w:bCs/>
          <w:color w:val="000000"/>
          <w:sz w:val="36"/>
          <w:szCs w:val="36"/>
          <w:lang w:bidi="hi-IN"/>
        </w:rPr>
        <w:t>4</w:t>
      </w:r>
      <w:r w:rsidRPr="001C1DE9">
        <w:rPr>
          <w:rFonts w:ascii="Arial" w:hAnsi="Arial" w:cs="Arial"/>
          <w:b/>
          <w:bCs/>
          <w:color w:val="000000"/>
          <w:sz w:val="36"/>
          <w:szCs w:val="36"/>
          <w:lang w:bidi="hi-IN"/>
        </w:rPr>
        <w:tab/>
      </w:r>
      <w:r w:rsidRPr="001C1DE9">
        <w:rPr>
          <w:rFonts w:ascii="Arial" w:hAnsi="Arial" w:cs="Arial"/>
          <w:b/>
          <w:bCs/>
          <w:color w:val="000000"/>
          <w:sz w:val="36"/>
          <w:szCs w:val="36"/>
          <w:lang w:bidi="hi-IN"/>
        </w:rPr>
        <w:tab/>
        <w:t>ASIrvAdaM</w:t>
      </w:r>
    </w:p>
    <w:p w14:paraId="3DF0DB5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an</w:t>
      </w:r>
      <w:r w:rsidR="00665208">
        <w:rPr>
          <w:rFonts w:ascii="Arial" w:hAnsi="Arial" w:cs="Arial"/>
          <w:color w:val="000000"/>
          <w:sz w:val="36"/>
          <w:szCs w:val="36"/>
          <w:lang w:bidi="hi-IN"/>
        </w:rPr>
        <w:t>E</w:t>
      </w:r>
      <w:r>
        <w:rPr>
          <w:rFonts w:ascii="Arial" w:hAnsi="Arial" w:cs="Arial"/>
          <w:color w:val="000000"/>
          <w:sz w:val="36"/>
          <w:szCs w:val="36"/>
          <w:lang w:bidi="hi-IN"/>
        </w:rPr>
        <w:t xml:space="preserve">na </w:t>
      </w:r>
      <w:r w:rsidR="00665208">
        <w:rPr>
          <w:rFonts w:ascii="Arial" w:hAnsi="Arial" w:cs="Arial"/>
          <w:color w:val="000000"/>
          <w:sz w:val="36"/>
          <w:szCs w:val="36"/>
          <w:lang w:bidi="hi-IN"/>
        </w:rPr>
        <w:t>E</w:t>
      </w:r>
      <w:r>
        <w:rPr>
          <w:rFonts w:ascii="Arial" w:hAnsi="Arial" w:cs="Arial"/>
          <w:color w:val="000000"/>
          <w:sz w:val="36"/>
          <w:szCs w:val="36"/>
          <w:lang w:bidi="hi-IN"/>
        </w:rPr>
        <w:t>kAdaSavAra prayukta SrIrudra mahAmantra japa sahita gandhat</w:t>
      </w:r>
      <w:r w:rsidR="00665208">
        <w:rPr>
          <w:rFonts w:ascii="Arial" w:hAnsi="Arial" w:cs="Arial"/>
          <w:color w:val="000000"/>
          <w:sz w:val="36"/>
          <w:szCs w:val="36"/>
          <w:lang w:bidi="hi-IN"/>
        </w:rPr>
        <w:t>O</w:t>
      </w:r>
      <w:r>
        <w:rPr>
          <w:rFonts w:ascii="Arial" w:hAnsi="Arial" w:cs="Arial"/>
          <w:color w:val="000000"/>
          <w:sz w:val="36"/>
          <w:szCs w:val="36"/>
          <w:lang w:bidi="hi-IN"/>
        </w:rPr>
        <w:t>yABiSh</w:t>
      </w:r>
      <w:r w:rsidR="00665208">
        <w:rPr>
          <w:rFonts w:ascii="Arial" w:hAnsi="Arial" w:cs="Arial"/>
          <w:color w:val="000000"/>
          <w:sz w:val="36"/>
          <w:szCs w:val="36"/>
          <w:lang w:bidi="hi-IN"/>
        </w:rPr>
        <w:t>E</w:t>
      </w:r>
      <w:r>
        <w:rPr>
          <w:rFonts w:ascii="Arial" w:hAnsi="Arial" w:cs="Arial"/>
          <w:color w:val="000000"/>
          <w:sz w:val="36"/>
          <w:szCs w:val="36"/>
          <w:lang w:bidi="hi-IN"/>
        </w:rPr>
        <w:t>k</w:t>
      </w:r>
      <w:r w:rsidR="00665208">
        <w:rPr>
          <w:rFonts w:ascii="Arial" w:hAnsi="Arial" w:cs="Arial"/>
          <w:color w:val="000000"/>
          <w:sz w:val="36"/>
          <w:szCs w:val="36"/>
          <w:lang w:bidi="hi-IN"/>
        </w:rPr>
        <w:t>E</w:t>
      </w:r>
      <w:r>
        <w:rPr>
          <w:rFonts w:ascii="Arial" w:hAnsi="Arial" w:cs="Arial"/>
          <w:color w:val="000000"/>
          <w:sz w:val="36"/>
          <w:szCs w:val="36"/>
          <w:lang w:bidi="hi-IN"/>
        </w:rPr>
        <w:t xml:space="preserve">na ca BagavAn sarvAtmakaH SrI^^AdityAtmakarudraH </w:t>
      </w:r>
    </w:p>
    <w:p w14:paraId="5C1C4EF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gramStart"/>
      <w:r>
        <w:rPr>
          <w:rFonts w:ascii="Arial" w:hAnsi="Arial" w:cs="Arial"/>
          <w:color w:val="000000"/>
          <w:sz w:val="36"/>
          <w:szCs w:val="36"/>
          <w:lang w:bidi="hi-IN"/>
        </w:rPr>
        <w:t>sarva</w:t>
      </w:r>
      <w:proofErr w:type="gramEnd"/>
      <w:r>
        <w:rPr>
          <w:rFonts w:ascii="Arial" w:hAnsi="Arial" w:cs="Arial"/>
          <w:color w:val="000000"/>
          <w:sz w:val="36"/>
          <w:szCs w:val="36"/>
          <w:lang w:bidi="hi-IN"/>
        </w:rPr>
        <w:t xml:space="preserve"> maMgalAjAni, prakRuShTai-SvaryaSAli, sImAtIta-vaiBavaH,nAgarAja BUShaH, </w:t>
      </w:r>
    </w:p>
    <w:p w14:paraId="450DF47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sarvapApa haraNaH, sarvaprANigaNa samujjIvakaH, brahmANDa-nAyakaH, </w:t>
      </w:r>
    </w:p>
    <w:p w14:paraId="4368E69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sakala kalyANa-guNanilayaH suprIta suprasann</w:t>
      </w:r>
      <w:r w:rsidR="00665208">
        <w:rPr>
          <w:rFonts w:ascii="Arial" w:hAnsi="Arial" w:cs="Arial"/>
          <w:color w:val="000000"/>
          <w:sz w:val="36"/>
          <w:szCs w:val="36"/>
          <w:lang w:bidi="hi-IN"/>
        </w:rPr>
        <w:t>O</w:t>
      </w:r>
      <w:r>
        <w:rPr>
          <w:rFonts w:ascii="Arial" w:hAnsi="Arial" w:cs="Arial"/>
          <w:color w:val="000000"/>
          <w:sz w:val="36"/>
          <w:szCs w:val="36"/>
          <w:lang w:bidi="hi-IN"/>
        </w:rPr>
        <w:t xml:space="preserve"> varad</w:t>
      </w:r>
      <w:r w:rsidR="00665208">
        <w:rPr>
          <w:rFonts w:ascii="Arial" w:hAnsi="Arial" w:cs="Arial"/>
          <w:color w:val="000000"/>
          <w:sz w:val="36"/>
          <w:szCs w:val="36"/>
          <w:lang w:bidi="hi-IN"/>
        </w:rPr>
        <w:t>O</w:t>
      </w:r>
      <w:r>
        <w:rPr>
          <w:rFonts w:ascii="Arial" w:hAnsi="Arial" w:cs="Arial"/>
          <w:color w:val="000000"/>
          <w:sz w:val="36"/>
          <w:szCs w:val="36"/>
          <w:lang w:bidi="hi-IN"/>
        </w:rPr>
        <w:t xml:space="preserve"> BUtvA, </w:t>
      </w:r>
    </w:p>
    <w:p w14:paraId="2A638C92" w14:textId="77777777" w:rsidR="00D91D60" w:rsidRDefault="00D91D60" w:rsidP="0020424F">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asya yajamAnasya sakuTuMbasya, atra AgatAnAM sarv</w:t>
      </w:r>
      <w:r w:rsidR="00665208">
        <w:rPr>
          <w:rFonts w:ascii="Arial" w:hAnsi="Arial" w:cs="Arial"/>
          <w:color w:val="000000"/>
          <w:sz w:val="36"/>
          <w:szCs w:val="36"/>
          <w:lang w:bidi="hi-IN"/>
        </w:rPr>
        <w:t>E</w:t>
      </w:r>
      <w:r>
        <w:rPr>
          <w:rFonts w:ascii="Arial" w:hAnsi="Arial" w:cs="Arial"/>
          <w:color w:val="000000"/>
          <w:sz w:val="36"/>
          <w:szCs w:val="36"/>
          <w:lang w:bidi="hi-IN"/>
        </w:rPr>
        <w:t>ShAM mahAjanAnAM, niKila BUmaNDala nivAsinAM sarvAnanda siddhipradaH, sAMsArika r</w:t>
      </w:r>
      <w:r w:rsidR="00665208">
        <w:rPr>
          <w:rFonts w:ascii="Arial" w:hAnsi="Arial" w:cs="Arial"/>
          <w:color w:val="000000"/>
          <w:sz w:val="36"/>
          <w:szCs w:val="36"/>
          <w:lang w:bidi="hi-IN"/>
        </w:rPr>
        <w:t>O</w:t>
      </w:r>
      <w:r>
        <w:rPr>
          <w:rFonts w:ascii="Arial" w:hAnsi="Arial" w:cs="Arial"/>
          <w:color w:val="000000"/>
          <w:sz w:val="36"/>
          <w:szCs w:val="36"/>
          <w:lang w:bidi="hi-IN"/>
        </w:rPr>
        <w:t>ga gaNanivArakaH, sarvABIShTa siddhi pradaSca BUyAditi Bavant</w:t>
      </w:r>
      <w:r w:rsidR="00665208">
        <w:rPr>
          <w:rFonts w:ascii="Arial" w:hAnsi="Arial" w:cs="Arial"/>
          <w:color w:val="000000"/>
          <w:sz w:val="36"/>
          <w:szCs w:val="36"/>
          <w:lang w:bidi="hi-IN"/>
        </w:rPr>
        <w:t>O</w:t>
      </w:r>
      <w:r>
        <w:rPr>
          <w:rFonts w:ascii="Arial" w:hAnsi="Arial" w:cs="Arial"/>
          <w:color w:val="000000"/>
          <w:sz w:val="36"/>
          <w:szCs w:val="36"/>
          <w:lang w:bidi="hi-IN"/>
        </w:rPr>
        <w:t xml:space="preserve"> mahAnt</w:t>
      </w:r>
      <w:r w:rsidR="00665208">
        <w:rPr>
          <w:rFonts w:ascii="Arial" w:hAnsi="Arial" w:cs="Arial"/>
          <w:color w:val="000000"/>
          <w:sz w:val="36"/>
          <w:szCs w:val="36"/>
          <w:lang w:bidi="hi-IN"/>
        </w:rPr>
        <w:t>O</w:t>
      </w:r>
      <w:r>
        <w:rPr>
          <w:rFonts w:ascii="Arial" w:hAnsi="Arial" w:cs="Arial"/>
          <w:color w:val="000000"/>
          <w:sz w:val="36"/>
          <w:szCs w:val="36"/>
          <w:lang w:bidi="hi-IN"/>
        </w:rPr>
        <w:t>-&amp;nugRuhNantu || (tathAstu - iti brAhmaNa prati vacanaM)</w:t>
      </w:r>
    </w:p>
    <w:p w14:paraId="481482B9"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&lt;lang=eng&gt;</w:t>
      </w:r>
    </w:p>
    <w:p w14:paraId="55E7CA3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(N</w:t>
      </w:r>
      <w:r w:rsidR="00AB55EA">
        <w:rPr>
          <w:rFonts w:ascii="Arial" w:hAnsi="Arial" w:cs="Arial"/>
          <w:color w:val="000000"/>
          <w:sz w:val="36"/>
          <w:szCs w:val="36"/>
          <w:lang w:bidi="hi-IN"/>
        </w:rPr>
        <w:t>o</w:t>
      </w:r>
      <w:r>
        <w:rPr>
          <w:rFonts w:ascii="Arial" w:hAnsi="Arial" w:cs="Arial"/>
          <w:color w:val="000000"/>
          <w:sz w:val="36"/>
          <w:szCs w:val="36"/>
          <w:lang w:bidi="hi-IN"/>
        </w:rPr>
        <w:t>t</w:t>
      </w:r>
      <w:r w:rsidR="00AB55EA">
        <w:rPr>
          <w:rFonts w:ascii="Arial" w:hAnsi="Arial" w:cs="Arial"/>
          <w:color w:val="000000"/>
          <w:sz w:val="36"/>
          <w:szCs w:val="36"/>
          <w:lang w:bidi="hi-IN"/>
        </w:rPr>
        <w:t>e</w:t>
      </w:r>
      <w:r>
        <w:rPr>
          <w:rFonts w:ascii="Arial" w:hAnsi="Arial" w:cs="Arial"/>
          <w:color w:val="000000"/>
          <w:sz w:val="36"/>
          <w:szCs w:val="36"/>
          <w:lang w:bidi="hi-IN"/>
        </w:rPr>
        <w:t>: During Vibhuti Abhish</w:t>
      </w:r>
      <w:r w:rsidR="00AB55EA">
        <w:rPr>
          <w:rFonts w:ascii="Arial" w:hAnsi="Arial" w:cs="Arial"/>
          <w:color w:val="000000"/>
          <w:sz w:val="36"/>
          <w:szCs w:val="36"/>
          <w:lang w:bidi="hi-IN"/>
        </w:rPr>
        <w:t>e</w:t>
      </w:r>
      <w:r>
        <w:rPr>
          <w:rFonts w:ascii="Arial" w:hAnsi="Arial" w:cs="Arial"/>
          <w:color w:val="000000"/>
          <w:sz w:val="36"/>
          <w:szCs w:val="36"/>
          <w:lang w:bidi="hi-IN"/>
        </w:rPr>
        <w:t>kam th</w:t>
      </w:r>
      <w:r w:rsidR="00AB55EA">
        <w:rPr>
          <w:rFonts w:ascii="Arial" w:hAnsi="Arial" w:cs="Arial"/>
          <w:color w:val="000000"/>
          <w:sz w:val="36"/>
          <w:szCs w:val="36"/>
          <w:lang w:bidi="hi-IN"/>
        </w:rPr>
        <w:t>e</w:t>
      </w:r>
      <w:r>
        <w:rPr>
          <w:rFonts w:ascii="Arial" w:hAnsi="Arial" w:cs="Arial"/>
          <w:color w:val="000000"/>
          <w:sz w:val="36"/>
          <w:szCs w:val="36"/>
          <w:lang w:bidi="hi-IN"/>
        </w:rPr>
        <w:t xml:space="preserve"> Rutvik p</w:t>
      </w:r>
      <w:r w:rsidR="00AB55EA">
        <w:rPr>
          <w:rFonts w:ascii="Arial" w:hAnsi="Arial" w:cs="Arial"/>
          <w:color w:val="000000"/>
          <w:sz w:val="36"/>
          <w:szCs w:val="36"/>
          <w:lang w:bidi="hi-IN"/>
        </w:rPr>
        <w:t>e</w:t>
      </w:r>
      <w:r>
        <w:rPr>
          <w:rFonts w:ascii="Arial" w:hAnsi="Arial" w:cs="Arial"/>
          <w:color w:val="000000"/>
          <w:sz w:val="36"/>
          <w:szCs w:val="36"/>
          <w:lang w:bidi="hi-IN"/>
        </w:rPr>
        <w:t>rf</w:t>
      </w:r>
      <w:r w:rsidR="00AB55EA">
        <w:rPr>
          <w:rFonts w:ascii="Arial" w:hAnsi="Arial" w:cs="Arial"/>
          <w:color w:val="000000"/>
          <w:sz w:val="36"/>
          <w:szCs w:val="36"/>
          <w:lang w:bidi="hi-IN"/>
        </w:rPr>
        <w:t>o</w:t>
      </w:r>
      <w:r>
        <w:rPr>
          <w:rFonts w:ascii="Arial" w:hAnsi="Arial" w:cs="Arial"/>
          <w:color w:val="000000"/>
          <w:sz w:val="36"/>
          <w:szCs w:val="36"/>
          <w:lang w:bidi="hi-IN"/>
        </w:rPr>
        <w:t>rming th</w:t>
      </w:r>
      <w:r w:rsidR="00AB55EA">
        <w:rPr>
          <w:rFonts w:ascii="Arial" w:hAnsi="Arial" w:cs="Arial"/>
          <w:color w:val="000000"/>
          <w:sz w:val="36"/>
          <w:szCs w:val="36"/>
          <w:lang w:bidi="hi-IN"/>
        </w:rPr>
        <w:t>e</w:t>
      </w:r>
      <w:r>
        <w:rPr>
          <w:rFonts w:ascii="Arial" w:hAnsi="Arial" w:cs="Arial"/>
          <w:color w:val="000000"/>
          <w:sz w:val="36"/>
          <w:szCs w:val="36"/>
          <w:lang w:bidi="hi-IN"/>
        </w:rPr>
        <w:t xml:space="preserve"> abhish</w:t>
      </w:r>
      <w:r w:rsidR="00AB55EA">
        <w:rPr>
          <w:rFonts w:ascii="Arial" w:hAnsi="Arial" w:cs="Arial"/>
          <w:color w:val="000000"/>
          <w:sz w:val="36"/>
          <w:szCs w:val="36"/>
          <w:lang w:bidi="hi-IN"/>
        </w:rPr>
        <w:t>e</w:t>
      </w:r>
      <w:r>
        <w:rPr>
          <w:rFonts w:ascii="Arial" w:hAnsi="Arial" w:cs="Arial"/>
          <w:color w:val="000000"/>
          <w:sz w:val="36"/>
          <w:szCs w:val="36"/>
          <w:lang w:bidi="hi-IN"/>
        </w:rPr>
        <w:t>kam shall r</w:t>
      </w:r>
      <w:r w:rsidR="00AB55EA">
        <w:rPr>
          <w:rFonts w:ascii="Arial" w:hAnsi="Arial" w:cs="Arial"/>
          <w:color w:val="000000"/>
          <w:sz w:val="36"/>
          <w:szCs w:val="36"/>
          <w:lang w:bidi="hi-IN"/>
        </w:rPr>
        <w:t>e</w:t>
      </w:r>
      <w:r>
        <w:rPr>
          <w:rFonts w:ascii="Arial" w:hAnsi="Arial" w:cs="Arial"/>
          <w:color w:val="000000"/>
          <w:sz w:val="36"/>
          <w:szCs w:val="36"/>
          <w:lang w:bidi="hi-IN"/>
        </w:rPr>
        <w:t>cit</w:t>
      </w:r>
      <w:r w:rsidR="00AB55EA">
        <w:rPr>
          <w:rFonts w:ascii="Arial" w:hAnsi="Arial" w:cs="Arial"/>
          <w:color w:val="000000"/>
          <w:sz w:val="36"/>
          <w:szCs w:val="36"/>
          <w:lang w:bidi="hi-IN"/>
        </w:rPr>
        <w:t>e</w:t>
      </w:r>
      <w:r>
        <w:rPr>
          <w:rFonts w:ascii="Arial" w:hAnsi="Arial" w:cs="Arial"/>
          <w:color w:val="000000"/>
          <w:sz w:val="36"/>
          <w:szCs w:val="36"/>
          <w:lang w:bidi="hi-IN"/>
        </w:rPr>
        <w:t xml:space="preserve"> “Mrutha Sanj</w:t>
      </w:r>
      <w:r w:rsidR="00AB55EA">
        <w:rPr>
          <w:rFonts w:ascii="Arial" w:hAnsi="Arial" w:cs="Arial"/>
          <w:color w:val="000000"/>
          <w:sz w:val="36"/>
          <w:szCs w:val="36"/>
          <w:lang w:bidi="hi-IN"/>
        </w:rPr>
        <w:t>ee</w:t>
      </w:r>
      <w:r>
        <w:rPr>
          <w:rFonts w:ascii="Arial" w:hAnsi="Arial" w:cs="Arial"/>
          <w:color w:val="000000"/>
          <w:sz w:val="36"/>
          <w:szCs w:val="36"/>
          <w:lang w:bidi="hi-IN"/>
        </w:rPr>
        <w:t>vani Suktham”.)</w:t>
      </w:r>
    </w:p>
    <w:p w14:paraId="3844DBF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In cas</w:t>
      </w:r>
      <w:r w:rsidR="00AB55EA">
        <w:rPr>
          <w:rFonts w:ascii="Arial" w:hAnsi="Arial" w:cs="Arial"/>
          <w:color w:val="000000"/>
          <w:sz w:val="36"/>
          <w:szCs w:val="36"/>
          <w:lang w:bidi="hi-IN"/>
        </w:rPr>
        <w:t>e</w:t>
      </w:r>
      <w:r>
        <w:rPr>
          <w:rFonts w:ascii="Arial" w:hAnsi="Arial" w:cs="Arial"/>
          <w:color w:val="000000"/>
          <w:sz w:val="36"/>
          <w:szCs w:val="36"/>
          <w:lang w:bidi="hi-IN"/>
        </w:rPr>
        <w:t xml:space="preserve"> </w:t>
      </w:r>
      <w:r w:rsidR="00AB55EA">
        <w:rPr>
          <w:rFonts w:ascii="Arial" w:hAnsi="Arial" w:cs="Arial"/>
          <w:color w:val="000000"/>
          <w:sz w:val="36"/>
          <w:szCs w:val="36"/>
          <w:lang w:bidi="hi-IN"/>
        </w:rPr>
        <w:t>o</w:t>
      </w:r>
      <w:r>
        <w:rPr>
          <w:rFonts w:ascii="Arial" w:hAnsi="Arial" w:cs="Arial"/>
          <w:color w:val="000000"/>
          <w:sz w:val="36"/>
          <w:szCs w:val="36"/>
          <w:lang w:bidi="hi-IN"/>
        </w:rPr>
        <w:t>f Rudraabhish</w:t>
      </w:r>
      <w:r w:rsidR="00AB55EA">
        <w:rPr>
          <w:rFonts w:ascii="Arial" w:hAnsi="Arial" w:cs="Arial"/>
          <w:color w:val="000000"/>
          <w:sz w:val="36"/>
          <w:szCs w:val="36"/>
          <w:lang w:bidi="hi-IN"/>
        </w:rPr>
        <w:t>e</w:t>
      </w:r>
      <w:r>
        <w:rPr>
          <w:rFonts w:ascii="Arial" w:hAnsi="Arial" w:cs="Arial"/>
          <w:color w:val="000000"/>
          <w:sz w:val="36"/>
          <w:szCs w:val="36"/>
          <w:lang w:bidi="hi-IN"/>
        </w:rPr>
        <w:t>kam, pl</w:t>
      </w:r>
      <w:r w:rsidR="00AB55EA">
        <w:rPr>
          <w:rFonts w:ascii="Arial" w:hAnsi="Arial" w:cs="Arial"/>
          <w:color w:val="000000"/>
          <w:sz w:val="36"/>
          <w:szCs w:val="36"/>
          <w:lang w:bidi="hi-IN"/>
        </w:rPr>
        <w:t>e</w:t>
      </w:r>
      <w:r>
        <w:rPr>
          <w:rFonts w:ascii="Arial" w:hAnsi="Arial" w:cs="Arial"/>
          <w:color w:val="000000"/>
          <w:sz w:val="36"/>
          <w:szCs w:val="36"/>
          <w:lang w:bidi="hi-IN"/>
        </w:rPr>
        <w:t>as</w:t>
      </w:r>
      <w:r w:rsidR="00AB55EA">
        <w:rPr>
          <w:rFonts w:ascii="Arial" w:hAnsi="Arial" w:cs="Arial"/>
          <w:color w:val="000000"/>
          <w:sz w:val="36"/>
          <w:szCs w:val="36"/>
          <w:lang w:bidi="hi-IN"/>
        </w:rPr>
        <w:t>e</w:t>
      </w:r>
      <w:r>
        <w:rPr>
          <w:rFonts w:ascii="Arial" w:hAnsi="Arial" w:cs="Arial"/>
          <w:color w:val="000000"/>
          <w:sz w:val="36"/>
          <w:szCs w:val="36"/>
          <w:lang w:bidi="hi-IN"/>
        </w:rPr>
        <w:t xml:space="preserve"> pr</w:t>
      </w:r>
      <w:r w:rsidR="00AB55EA">
        <w:rPr>
          <w:rFonts w:ascii="Arial" w:hAnsi="Arial" w:cs="Arial"/>
          <w:color w:val="000000"/>
          <w:sz w:val="36"/>
          <w:szCs w:val="36"/>
          <w:lang w:bidi="hi-IN"/>
        </w:rPr>
        <w:t>o</w:t>
      </w:r>
      <w:r>
        <w:rPr>
          <w:rFonts w:ascii="Arial" w:hAnsi="Arial" w:cs="Arial"/>
          <w:color w:val="000000"/>
          <w:sz w:val="36"/>
          <w:szCs w:val="36"/>
          <w:lang w:bidi="hi-IN"/>
        </w:rPr>
        <w:t>c</w:t>
      </w:r>
      <w:r w:rsidR="00AB55EA">
        <w:rPr>
          <w:rFonts w:ascii="Arial" w:hAnsi="Arial" w:cs="Arial"/>
          <w:color w:val="000000"/>
          <w:sz w:val="36"/>
          <w:szCs w:val="36"/>
          <w:lang w:bidi="hi-IN"/>
        </w:rPr>
        <w:t>eed</w:t>
      </w:r>
      <w:r>
        <w:rPr>
          <w:rFonts w:ascii="Arial" w:hAnsi="Arial" w:cs="Arial"/>
          <w:color w:val="000000"/>
          <w:sz w:val="36"/>
          <w:szCs w:val="36"/>
          <w:lang w:bidi="hi-IN"/>
        </w:rPr>
        <w:t xml:space="preserve"> t</w:t>
      </w:r>
      <w:r w:rsidR="00AB55EA">
        <w:rPr>
          <w:rFonts w:ascii="Arial" w:hAnsi="Arial" w:cs="Arial"/>
          <w:color w:val="000000"/>
          <w:sz w:val="36"/>
          <w:szCs w:val="36"/>
          <w:lang w:bidi="hi-IN"/>
        </w:rPr>
        <w:t>o</w:t>
      </w:r>
      <w:r>
        <w:rPr>
          <w:rFonts w:ascii="Arial" w:hAnsi="Arial" w:cs="Arial"/>
          <w:color w:val="000000"/>
          <w:sz w:val="36"/>
          <w:szCs w:val="36"/>
          <w:lang w:bidi="hi-IN"/>
        </w:rPr>
        <w:t xml:space="preserve"> Chapt</w:t>
      </w:r>
      <w:r w:rsidR="00AB55EA">
        <w:rPr>
          <w:rFonts w:ascii="Arial" w:hAnsi="Arial" w:cs="Arial"/>
          <w:color w:val="000000"/>
          <w:sz w:val="36"/>
          <w:szCs w:val="36"/>
          <w:lang w:bidi="hi-IN"/>
        </w:rPr>
        <w:t>e</w:t>
      </w:r>
      <w:r>
        <w:rPr>
          <w:rFonts w:ascii="Arial" w:hAnsi="Arial" w:cs="Arial"/>
          <w:color w:val="000000"/>
          <w:sz w:val="36"/>
          <w:szCs w:val="36"/>
          <w:lang w:bidi="hi-IN"/>
        </w:rPr>
        <w:t>r 19 f</w:t>
      </w:r>
      <w:r w:rsidR="00AB55EA">
        <w:rPr>
          <w:rFonts w:ascii="Arial" w:hAnsi="Arial" w:cs="Arial"/>
          <w:color w:val="000000"/>
          <w:sz w:val="36"/>
          <w:szCs w:val="36"/>
          <w:lang w:bidi="hi-IN"/>
        </w:rPr>
        <w:t>o</w:t>
      </w:r>
      <w:r>
        <w:rPr>
          <w:rFonts w:ascii="Arial" w:hAnsi="Arial" w:cs="Arial"/>
          <w:color w:val="000000"/>
          <w:sz w:val="36"/>
          <w:szCs w:val="36"/>
          <w:lang w:bidi="hi-IN"/>
        </w:rPr>
        <w:t>r Uttaranga / Punar P</w:t>
      </w:r>
      <w:r w:rsidR="00AB55EA">
        <w:rPr>
          <w:rFonts w:ascii="Arial" w:hAnsi="Arial" w:cs="Arial"/>
          <w:color w:val="000000"/>
          <w:sz w:val="36"/>
          <w:szCs w:val="36"/>
          <w:lang w:bidi="hi-IN"/>
        </w:rPr>
        <w:t>oo</w:t>
      </w:r>
      <w:r>
        <w:rPr>
          <w:rFonts w:ascii="Arial" w:hAnsi="Arial" w:cs="Arial"/>
          <w:color w:val="000000"/>
          <w:sz w:val="36"/>
          <w:szCs w:val="36"/>
          <w:lang w:bidi="hi-IN"/>
        </w:rPr>
        <w:t>ja and p</w:t>
      </w:r>
      <w:r w:rsidR="00AB55EA">
        <w:rPr>
          <w:rFonts w:ascii="Arial" w:hAnsi="Arial" w:cs="Arial"/>
          <w:color w:val="000000"/>
          <w:sz w:val="36"/>
          <w:szCs w:val="36"/>
          <w:lang w:bidi="hi-IN"/>
        </w:rPr>
        <w:t>e</w:t>
      </w:r>
      <w:r>
        <w:rPr>
          <w:rFonts w:ascii="Arial" w:hAnsi="Arial" w:cs="Arial"/>
          <w:color w:val="000000"/>
          <w:sz w:val="36"/>
          <w:szCs w:val="36"/>
          <w:lang w:bidi="hi-IN"/>
        </w:rPr>
        <w:t>rf</w:t>
      </w:r>
      <w:r w:rsidR="00AB55EA">
        <w:rPr>
          <w:rFonts w:ascii="Arial" w:hAnsi="Arial" w:cs="Arial"/>
          <w:color w:val="000000"/>
          <w:sz w:val="36"/>
          <w:szCs w:val="36"/>
          <w:lang w:bidi="hi-IN"/>
        </w:rPr>
        <w:t>o</w:t>
      </w:r>
      <w:r>
        <w:rPr>
          <w:rFonts w:ascii="Arial" w:hAnsi="Arial" w:cs="Arial"/>
          <w:color w:val="000000"/>
          <w:sz w:val="36"/>
          <w:szCs w:val="36"/>
          <w:lang w:bidi="hi-IN"/>
        </w:rPr>
        <w:t>rm Abhish</w:t>
      </w:r>
      <w:r w:rsidR="00AB55EA">
        <w:rPr>
          <w:rFonts w:ascii="Arial" w:hAnsi="Arial" w:cs="Arial"/>
          <w:color w:val="000000"/>
          <w:sz w:val="36"/>
          <w:szCs w:val="36"/>
          <w:lang w:bidi="hi-IN"/>
        </w:rPr>
        <w:t>e</w:t>
      </w:r>
      <w:r>
        <w:rPr>
          <w:rFonts w:ascii="Arial" w:hAnsi="Arial" w:cs="Arial"/>
          <w:color w:val="000000"/>
          <w:sz w:val="36"/>
          <w:szCs w:val="36"/>
          <w:lang w:bidi="hi-IN"/>
        </w:rPr>
        <w:t>kam th</w:t>
      </w:r>
      <w:r w:rsidR="00AB55EA">
        <w:rPr>
          <w:rFonts w:ascii="Arial" w:hAnsi="Arial" w:cs="Arial"/>
          <w:color w:val="000000"/>
          <w:sz w:val="36"/>
          <w:szCs w:val="36"/>
          <w:lang w:bidi="hi-IN"/>
        </w:rPr>
        <w:t>e</w:t>
      </w:r>
      <w:r>
        <w:rPr>
          <w:rFonts w:ascii="Arial" w:hAnsi="Arial" w:cs="Arial"/>
          <w:color w:val="000000"/>
          <w:sz w:val="36"/>
          <w:szCs w:val="36"/>
          <w:lang w:bidi="hi-IN"/>
        </w:rPr>
        <w:t>r</w:t>
      </w:r>
      <w:r w:rsidR="00AB55EA">
        <w:rPr>
          <w:rFonts w:ascii="Arial" w:hAnsi="Arial" w:cs="Arial"/>
          <w:color w:val="000000"/>
          <w:sz w:val="36"/>
          <w:szCs w:val="36"/>
          <w:lang w:bidi="hi-IN"/>
        </w:rPr>
        <w:t>e</w:t>
      </w:r>
      <w:r>
        <w:rPr>
          <w:rFonts w:ascii="Arial" w:hAnsi="Arial" w:cs="Arial"/>
          <w:color w:val="000000"/>
          <w:sz w:val="36"/>
          <w:szCs w:val="36"/>
          <w:lang w:bidi="hi-IN"/>
        </w:rPr>
        <w:t>aft</w:t>
      </w:r>
      <w:r w:rsidR="00AB55EA">
        <w:rPr>
          <w:rFonts w:ascii="Arial" w:hAnsi="Arial" w:cs="Arial"/>
          <w:color w:val="000000"/>
          <w:sz w:val="36"/>
          <w:szCs w:val="36"/>
          <w:lang w:bidi="hi-IN"/>
        </w:rPr>
        <w:t>e</w:t>
      </w:r>
      <w:r>
        <w:rPr>
          <w:rFonts w:ascii="Arial" w:hAnsi="Arial" w:cs="Arial"/>
          <w:color w:val="000000"/>
          <w:sz w:val="36"/>
          <w:szCs w:val="36"/>
          <w:lang w:bidi="hi-IN"/>
        </w:rPr>
        <w:t>r. F</w:t>
      </w:r>
      <w:r w:rsidR="00AB55EA">
        <w:rPr>
          <w:rFonts w:ascii="Arial" w:hAnsi="Arial" w:cs="Arial"/>
          <w:color w:val="000000"/>
          <w:sz w:val="36"/>
          <w:szCs w:val="36"/>
          <w:lang w:bidi="hi-IN"/>
        </w:rPr>
        <w:t>o</w:t>
      </w:r>
      <w:r>
        <w:rPr>
          <w:rFonts w:ascii="Arial" w:hAnsi="Arial" w:cs="Arial"/>
          <w:color w:val="000000"/>
          <w:sz w:val="36"/>
          <w:szCs w:val="36"/>
          <w:lang w:bidi="hi-IN"/>
        </w:rPr>
        <w:t xml:space="preserve">r Rudra </w:t>
      </w:r>
      <w:r w:rsidR="00665208">
        <w:rPr>
          <w:rFonts w:ascii="Arial" w:hAnsi="Arial" w:cs="Arial"/>
          <w:color w:val="000000"/>
          <w:sz w:val="36"/>
          <w:szCs w:val="36"/>
          <w:lang w:bidi="hi-IN"/>
        </w:rPr>
        <w:t>E</w:t>
      </w:r>
      <w:r>
        <w:rPr>
          <w:rFonts w:ascii="Arial" w:hAnsi="Arial" w:cs="Arial"/>
          <w:color w:val="000000"/>
          <w:sz w:val="36"/>
          <w:szCs w:val="36"/>
          <w:lang w:bidi="hi-IN"/>
        </w:rPr>
        <w:t xml:space="preserve">kadasani </w:t>
      </w:r>
      <w:r w:rsidR="00AB55EA">
        <w:rPr>
          <w:rFonts w:ascii="Arial" w:hAnsi="Arial" w:cs="Arial"/>
          <w:color w:val="000000"/>
          <w:sz w:val="36"/>
          <w:szCs w:val="36"/>
          <w:lang w:bidi="hi-IN"/>
        </w:rPr>
        <w:t>o</w:t>
      </w:r>
      <w:r>
        <w:rPr>
          <w:rFonts w:ascii="Arial" w:hAnsi="Arial" w:cs="Arial"/>
          <w:color w:val="000000"/>
          <w:sz w:val="36"/>
          <w:szCs w:val="36"/>
          <w:lang w:bidi="hi-IN"/>
        </w:rPr>
        <w:t>r Maha Rudram, pr</w:t>
      </w:r>
      <w:r w:rsidR="00AB55EA">
        <w:rPr>
          <w:rFonts w:ascii="Arial" w:hAnsi="Arial" w:cs="Arial"/>
          <w:color w:val="000000"/>
          <w:sz w:val="36"/>
          <w:szCs w:val="36"/>
          <w:lang w:bidi="hi-IN"/>
        </w:rPr>
        <w:t>o</w:t>
      </w:r>
      <w:r>
        <w:rPr>
          <w:rFonts w:ascii="Arial" w:hAnsi="Arial" w:cs="Arial"/>
          <w:color w:val="000000"/>
          <w:sz w:val="36"/>
          <w:szCs w:val="36"/>
          <w:lang w:bidi="hi-IN"/>
        </w:rPr>
        <w:t>c</w:t>
      </w:r>
      <w:r w:rsidR="00AB55EA">
        <w:rPr>
          <w:rFonts w:ascii="Arial" w:hAnsi="Arial" w:cs="Arial"/>
          <w:color w:val="000000"/>
          <w:sz w:val="36"/>
          <w:szCs w:val="36"/>
          <w:lang w:bidi="hi-IN"/>
        </w:rPr>
        <w:t>ee</w:t>
      </w:r>
      <w:r>
        <w:rPr>
          <w:rFonts w:ascii="Arial" w:hAnsi="Arial" w:cs="Arial"/>
          <w:color w:val="000000"/>
          <w:sz w:val="36"/>
          <w:szCs w:val="36"/>
          <w:lang w:bidi="hi-IN"/>
        </w:rPr>
        <w:t>d t</w:t>
      </w:r>
      <w:r w:rsidR="00AB55EA">
        <w:rPr>
          <w:rFonts w:ascii="Arial" w:hAnsi="Arial" w:cs="Arial"/>
          <w:color w:val="000000"/>
          <w:sz w:val="36"/>
          <w:szCs w:val="36"/>
          <w:lang w:bidi="hi-IN"/>
        </w:rPr>
        <w:t>o</w:t>
      </w:r>
      <w:r>
        <w:rPr>
          <w:rFonts w:ascii="Arial" w:hAnsi="Arial" w:cs="Arial"/>
          <w:color w:val="000000"/>
          <w:sz w:val="36"/>
          <w:szCs w:val="36"/>
          <w:lang w:bidi="hi-IN"/>
        </w:rPr>
        <w:t xml:space="preserve"> Rudra Kramam)</w:t>
      </w:r>
      <w:r w:rsidR="00AB55EA">
        <w:rPr>
          <w:rFonts w:ascii="Arial" w:hAnsi="Arial" w:cs="Arial"/>
          <w:color w:val="000000"/>
          <w:sz w:val="36"/>
          <w:szCs w:val="36"/>
          <w:lang w:bidi="hi-IN"/>
        </w:rPr>
        <w:t xml:space="preserve"> &lt;lang=def&gt;</w:t>
      </w:r>
    </w:p>
    <w:p w14:paraId="44B6AF73" w14:textId="0352FD2B"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nam</w:t>
      </w:r>
      <w:r w:rsidR="00665208">
        <w:rPr>
          <w:rFonts w:ascii="Arial" w:hAnsi="Arial" w:cs="Arial"/>
          <w:color w:val="000000"/>
          <w:sz w:val="36"/>
          <w:szCs w:val="36"/>
          <w:lang w:bidi="hi-IN"/>
        </w:rPr>
        <w:t>O</w:t>
      </w:r>
      <w:r w:rsidR="00D91D60">
        <w:rPr>
          <w:rFonts w:ascii="Arial" w:hAnsi="Arial" w:cs="Arial"/>
          <w:color w:val="000000"/>
          <w:sz w:val="36"/>
          <w:szCs w:val="36"/>
          <w:lang w:bidi="hi-IN"/>
        </w:rPr>
        <w:t>q brahma#N</w:t>
      </w:r>
      <w:r w:rsidR="00665208">
        <w:rPr>
          <w:rFonts w:ascii="Arial" w:hAnsi="Arial" w:cs="Arial"/>
          <w:color w:val="000000"/>
          <w:sz w:val="36"/>
          <w:szCs w:val="36"/>
          <w:lang w:bidi="hi-IN"/>
        </w:rPr>
        <w:t>E</w:t>
      </w:r>
      <w:r w:rsidR="00D91D60">
        <w:rPr>
          <w:rFonts w:ascii="Arial" w:hAnsi="Arial" w:cs="Arial"/>
          <w:color w:val="000000"/>
          <w:sz w:val="36"/>
          <w:szCs w:val="36"/>
          <w:lang w:bidi="hi-IN"/>
        </w:rPr>
        <w:t>q nam</w:t>
      </w:r>
      <w:r w:rsidR="00665208">
        <w:rPr>
          <w:rFonts w:ascii="Arial" w:hAnsi="Arial" w:cs="Arial"/>
          <w:color w:val="000000"/>
          <w:sz w:val="36"/>
          <w:szCs w:val="36"/>
          <w:lang w:bidi="hi-IN"/>
        </w:rPr>
        <w:t>O</w:t>
      </w:r>
      <w:r w:rsidR="00D91D60">
        <w:rPr>
          <w:rFonts w:ascii="Arial" w:hAnsi="Arial" w:cs="Arial"/>
          <w:color w:val="000000"/>
          <w:sz w:val="36"/>
          <w:szCs w:val="36"/>
          <w:lang w:bidi="hi-IN"/>
        </w:rPr>
        <w:t># astvaqgnay</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q nama#H pRuthiqvyai namaq </w:t>
      </w:r>
      <w:r w:rsidR="00665208">
        <w:rPr>
          <w:rFonts w:ascii="Arial" w:hAnsi="Arial" w:cs="Arial"/>
          <w:color w:val="000000"/>
          <w:sz w:val="36"/>
          <w:szCs w:val="36"/>
          <w:lang w:bidi="hi-IN"/>
        </w:rPr>
        <w:t>O</w:t>
      </w:r>
      <w:r w:rsidR="00D91D60">
        <w:rPr>
          <w:rFonts w:ascii="Arial" w:hAnsi="Arial" w:cs="Arial"/>
          <w:color w:val="000000"/>
          <w:sz w:val="36"/>
          <w:szCs w:val="36"/>
          <w:lang w:bidi="hi-IN"/>
        </w:rPr>
        <w:t xml:space="preserve">Sha#dhIByaH | </w:t>
      </w:r>
    </w:p>
    <w:p w14:paraId="2F75B521" w14:textId="5AA47F8F"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gramStart"/>
      <w:r>
        <w:rPr>
          <w:rFonts w:ascii="Arial" w:hAnsi="Arial" w:cs="Arial"/>
          <w:color w:val="000000"/>
          <w:sz w:val="36"/>
          <w:szCs w:val="36"/>
          <w:lang w:bidi="hi-IN"/>
        </w:rPr>
        <w:t>nam</w:t>
      </w:r>
      <w:r w:rsidR="00665208">
        <w:rPr>
          <w:rFonts w:ascii="Arial" w:hAnsi="Arial" w:cs="Arial"/>
          <w:color w:val="000000"/>
          <w:sz w:val="36"/>
          <w:szCs w:val="36"/>
          <w:lang w:bidi="hi-IN"/>
        </w:rPr>
        <w:t>O</w:t>
      </w:r>
      <w:proofErr w:type="gramEnd"/>
      <w:r>
        <w:rPr>
          <w:rFonts w:ascii="Arial" w:hAnsi="Arial" w:cs="Arial"/>
          <w:color w:val="000000"/>
          <w:sz w:val="36"/>
          <w:szCs w:val="36"/>
          <w:lang w:bidi="hi-IN"/>
        </w:rPr>
        <w:t># vAqc</w:t>
      </w:r>
      <w:r w:rsidR="00665208">
        <w:rPr>
          <w:rFonts w:ascii="Arial" w:hAnsi="Arial" w:cs="Arial"/>
          <w:color w:val="000000"/>
          <w:sz w:val="36"/>
          <w:szCs w:val="36"/>
          <w:lang w:bidi="hi-IN"/>
        </w:rPr>
        <w:t>E</w:t>
      </w:r>
      <w:r>
        <w:rPr>
          <w:rFonts w:ascii="Arial" w:hAnsi="Arial" w:cs="Arial"/>
          <w:color w:val="000000"/>
          <w:sz w:val="36"/>
          <w:szCs w:val="36"/>
          <w:lang w:bidi="hi-IN"/>
        </w:rPr>
        <w:t xml:space="preserve"> nam</w:t>
      </w:r>
      <w:r w:rsidR="00665208">
        <w:rPr>
          <w:rFonts w:ascii="Arial" w:hAnsi="Arial" w:cs="Arial"/>
          <w:color w:val="000000"/>
          <w:sz w:val="36"/>
          <w:szCs w:val="36"/>
          <w:lang w:bidi="hi-IN"/>
        </w:rPr>
        <w:t>O</w:t>
      </w:r>
      <w:r>
        <w:rPr>
          <w:rFonts w:ascii="Arial" w:hAnsi="Arial" w:cs="Arial"/>
          <w:color w:val="000000"/>
          <w:sz w:val="36"/>
          <w:szCs w:val="36"/>
          <w:lang w:bidi="hi-IN"/>
        </w:rPr>
        <w:t># vAqcaspata#y</w:t>
      </w:r>
      <w:r w:rsidR="00665208">
        <w:rPr>
          <w:rFonts w:ascii="Arial" w:hAnsi="Arial" w:cs="Arial"/>
          <w:color w:val="000000"/>
          <w:sz w:val="36"/>
          <w:szCs w:val="36"/>
          <w:lang w:bidi="hi-IN"/>
        </w:rPr>
        <w:t>E</w:t>
      </w:r>
      <w:r>
        <w:rPr>
          <w:rFonts w:ascii="Arial" w:hAnsi="Arial" w:cs="Arial"/>
          <w:color w:val="000000"/>
          <w:sz w:val="36"/>
          <w:szCs w:val="36"/>
          <w:lang w:bidi="hi-IN"/>
        </w:rPr>
        <w:t>q nam</w:t>
      </w:r>
      <w:r w:rsidR="00665208">
        <w:rPr>
          <w:rFonts w:ascii="Arial" w:hAnsi="Arial" w:cs="Arial"/>
          <w:color w:val="000000"/>
          <w:sz w:val="36"/>
          <w:szCs w:val="36"/>
          <w:lang w:bidi="hi-IN"/>
        </w:rPr>
        <w:t>O</w:t>
      </w:r>
      <w:r>
        <w:rPr>
          <w:rFonts w:ascii="Arial" w:hAnsi="Arial" w:cs="Arial"/>
          <w:color w:val="000000"/>
          <w:sz w:val="36"/>
          <w:szCs w:val="36"/>
          <w:lang w:bidi="hi-IN"/>
        </w:rPr>
        <w:t>q viShNa#v</w:t>
      </w:r>
      <w:r w:rsidR="00665208">
        <w:rPr>
          <w:rFonts w:ascii="Arial" w:hAnsi="Arial" w:cs="Arial"/>
          <w:color w:val="000000"/>
          <w:sz w:val="36"/>
          <w:szCs w:val="36"/>
          <w:lang w:bidi="hi-IN"/>
        </w:rPr>
        <w:t>E</w:t>
      </w:r>
      <w:r>
        <w:rPr>
          <w:rFonts w:ascii="Arial" w:hAnsi="Arial" w:cs="Arial"/>
          <w:color w:val="000000"/>
          <w:sz w:val="36"/>
          <w:szCs w:val="36"/>
          <w:lang w:bidi="hi-IN"/>
        </w:rPr>
        <w:t xml:space="preserve"> bRuhaqt</w:t>
      </w:r>
      <w:r w:rsidR="00665208">
        <w:rPr>
          <w:rFonts w:ascii="Arial" w:hAnsi="Arial" w:cs="Arial"/>
          <w:color w:val="000000"/>
          <w:sz w:val="36"/>
          <w:szCs w:val="36"/>
          <w:lang w:bidi="hi-IN"/>
        </w:rPr>
        <w:t>E</w:t>
      </w:r>
      <w:r>
        <w:rPr>
          <w:rFonts w:ascii="Arial" w:hAnsi="Arial" w:cs="Arial"/>
          <w:color w:val="000000"/>
          <w:sz w:val="36"/>
          <w:szCs w:val="36"/>
          <w:lang w:bidi="hi-IN"/>
        </w:rPr>
        <w:t xml:space="preserve"> ka#r</w:t>
      </w:r>
      <w:r w:rsidR="00665208">
        <w:rPr>
          <w:rFonts w:ascii="Arial" w:hAnsi="Arial" w:cs="Arial"/>
          <w:color w:val="000000"/>
          <w:sz w:val="36"/>
          <w:szCs w:val="36"/>
          <w:lang w:bidi="hi-IN"/>
        </w:rPr>
        <w:t>O</w:t>
      </w:r>
      <w:r>
        <w:rPr>
          <w:rFonts w:ascii="Arial" w:hAnsi="Arial" w:cs="Arial"/>
          <w:color w:val="000000"/>
          <w:sz w:val="36"/>
          <w:szCs w:val="36"/>
          <w:lang w:bidi="hi-IN"/>
        </w:rPr>
        <w:t xml:space="preserve">mi || </w:t>
      </w:r>
      <w:r w:rsidR="00B36780">
        <w:rPr>
          <w:rFonts w:ascii="Arial" w:hAnsi="Arial" w:cs="Arial"/>
          <w:color w:val="000000"/>
          <w:sz w:val="36"/>
          <w:szCs w:val="36"/>
          <w:lang w:bidi="hi-IN"/>
        </w:rPr>
        <w:t xml:space="preserve">&lt;lang=eng&gt; </w:t>
      </w:r>
      <w:r>
        <w:rPr>
          <w:rFonts w:ascii="Arial" w:hAnsi="Arial" w:cs="Arial"/>
          <w:color w:val="000000"/>
          <w:sz w:val="36"/>
          <w:szCs w:val="36"/>
          <w:lang w:bidi="hi-IN"/>
        </w:rPr>
        <w:t>( 3 tim</w:t>
      </w:r>
      <w:r w:rsidR="00AB55EA">
        <w:rPr>
          <w:rFonts w:ascii="Arial" w:hAnsi="Arial" w:cs="Arial"/>
          <w:color w:val="000000"/>
          <w:sz w:val="36"/>
          <w:szCs w:val="36"/>
          <w:lang w:bidi="hi-IN"/>
        </w:rPr>
        <w:t>e</w:t>
      </w:r>
      <w:r>
        <w:rPr>
          <w:rFonts w:ascii="Arial" w:hAnsi="Arial" w:cs="Arial"/>
          <w:color w:val="000000"/>
          <w:sz w:val="36"/>
          <w:szCs w:val="36"/>
          <w:lang w:bidi="hi-IN"/>
        </w:rPr>
        <w:t>s)</w:t>
      </w:r>
    </w:p>
    <w:p w14:paraId="51B2917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A83AAAB" w14:textId="1AF0BA75"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w:t>
      </w:r>
      <w:r w:rsidR="00AB55EA">
        <w:rPr>
          <w:rFonts w:ascii="Arial" w:hAnsi="Arial" w:cs="Arial"/>
          <w:color w:val="000000"/>
          <w:sz w:val="36"/>
          <w:szCs w:val="36"/>
          <w:lang w:bidi="hi-IN"/>
        </w:rPr>
        <w:t>e</w:t>
      </w:r>
      <w:r>
        <w:rPr>
          <w:rFonts w:ascii="Arial" w:hAnsi="Arial" w:cs="Arial"/>
          <w:color w:val="000000"/>
          <w:sz w:val="36"/>
          <w:szCs w:val="36"/>
          <w:lang w:bidi="hi-IN"/>
        </w:rPr>
        <w:t>rf</w:t>
      </w:r>
      <w:r w:rsidR="00AB55EA">
        <w:rPr>
          <w:rFonts w:ascii="Arial" w:hAnsi="Arial" w:cs="Arial"/>
          <w:color w:val="000000"/>
          <w:sz w:val="36"/>
          <w:szCs w:val="36"/>
          <w:lang w:bidi="hi-IN"/>
        </w:rPr>
        <w:t>o</w:t>
      </w:r>
      <w:r>
        <w:rPr>
          <w:rFonts w:ascii="Arial" w:hAnsi="Arial" w:cs="Arial"/>
          <w:color w:val="000000"/>
          <w:sz w:val="36"/>
          <w:szCs w:val="36"/>
          <w:lang w:bidi="hi-IN"/>
        </w:rPr>
        <w:t>rm th</w:t>
      </w:r>
      <w:r w:rsidR="00AB55EA">
        <w:rPr>
          <w:rFonts w:ascii="Arial" w:hAnsi="Arial" w:cs="Arial"/>
          <w:color w:val="000000"/>
          <w:sz w:val="36"/>
          <w:szCs w:val="36"/>
          <w:lang w:bidi="hi-IN"/>
        </w:rPr>
        <w:t>e</w:t>
      </w:r>
      <w:r>
        <w:rPr>
          <w:rFonts w:ascii="Arial" w:hAnsi="Arial" w:cs="Arial"/>
          <w:color w:val="000000"/>
          <w:sz w:val="36"/>
          <w:szCs w:val="36"/>
          <w:lang w:bidi="hi-IN"/>
        </w:rPr>
        <w:t xml:space="preserve"> Udvaapanam </w:t>
      </w:r>
      <w:r w:rsidR="00AB55EA">
        <w:rPr>
          <w:rFonts w:ascii="Arial" w:hAnsi="Arial" w:cs="Arial"/>
          <w:color w:val="000000"/>
          <w:sz w:val="36"/>
          <w:szCs w:val="36"/>
          <w:lang w:bidi="hi-IN"/>
        </w:rPr>
        <w:t>o</w:t>
      </w:r>
      <w:r>
        <w:rPr>
          <w:rFonts w:ascii="Arial" w:hAnsi="Arial" w:cs="Arial"/>
          <w:color w:val="000000"/>
          <w:sz w:val="36"/>
          <w:szCs w:val="36"/>
          <w:lang w:bidi="hi-IN"/>
        </w:rPr>
        <w:t>f Sady</w:t>
      </w:r>
      <w:r w:rsidR="00AB55EA">
        <w:rPr>
          <w:rFonts w:ascii="Arial" w:hAnsi="Arial" w:cs="Arial"/>
          <w:color w:val="000000"/>
          <w:sz w:val="36"/>
          <w:szCs w:val="36"/>
          <w:lang w:bidi="hi-IN"/>
        </w:rPr>
        <w:t>o</w:t>
      </w:r>
      <w:r>
        <w:rPr>
          <w:rFonts w:ascii="Arial" w:hAnsi="Arial" w:cs="Arial"/>
          <w:color w:val="000000"/>
          <w:sz w:val="36"/>
          <w:szCs w:val="36"/>
          <w:lang w:bidi="hi-IN"/>
        </w:rPr>
        <w:t xml:space="preserve"> Jaatha Kalasham </w:t>
      </w:r>
      <w:r w:rsidR="00AB55EA">
        <w:rPr>
          <w:rFonts w:ascii="Arial" w:hAnsi="Arial" w:cs="Arial"/>
          <w:color w:val="000000"/>
          <w:sz w:val="36"/>
          <w:szCs w:val="36"/>
          <w:lang w:bidi="hi-IN"/>
        </w:rPr>
        <w:t>o</w:t>
      </w:r>
      <w:r>
        <w:rPr>
          <w:rFonts w:ascii="Arial" w:hAnsi="Arial" w:cs="Arial"/>
          <w:color w:val="000000"/>
          <w:sz w:val="36"/>
          <w:szCs w:val="36"/>
          <w:lang w:bidi="hi-IN"/>
        </w:rPr>
        <w:t>r Pancha Kalashams and p</w:t>
      </w:r>
      <w:r w:rsidR="00AB55EA">
        <w:rPr>
          <w:rFonts w:ascii="Arial" w:hAnsi="Arial" w:cs="Arial"/>
          <w:color w:val="000000"/>
          <w:sz w:val="36"/>
          <w:szCs w:val="36"/>
          <w:lang w:bidi="hi-IN"/>
        </w:rPr>
        <w:t>e</w:t>
      </w:r>
      <w:r>
        <w:rPr>
          <w:rFonts w:ascii="Arial" w:hAnsi="Arial" w:cs="Arial"/>
          <w:color w:val="000000"/>
          <w:sz w:val="36"/>
          <w:szCs w:val="36"/>
          <w:lang w:bidi="hi-IN"/>
        </w:rPr>
        <w:t>rf</w:t>
      </w:r>
      <w:r w:rsidR="00AB55EA">
        <w:rPr>
          <w:rFonts w:ascii="Arial" w:hAnsi="Arial" w:cs="Arial"/>
          <w:color w:val="000000"/>
          <w:sz w:val="36"/>
          <w:szCs w:val="36"/>
          <w:lang w:bidi="hi-IN"/>
        </w:rPr>
        <w:t>o</w:t>
      </w:r>
      <w:r>
        <w:rPr>
          <w:rFonts w:ascii="Arial" w:hAnsi="Arial" w:cs="Arial"/>
          <w:color w:val="000000"/>
          <w:sz w:val="36"/>
          <w:szCs w:val="36"/>
          <w:lang w:bidi="hi-IN"/>
        </w:rPr>
        <w:t>rm abhish</w:t>
      </w:r>
      <w:r w:rsidR="00AB55EA">
        <w:rPr>
          <w:rFonts w:ascii="Arial" w:hAnsi="Arial" w:cs="Arial"/>
          <w:color w:val="000000"/>
          <w:sz w:val="36"/>
          <w:szCs w:val="36"/>
          <w:lang w:bidi="hi-IN"/>
        </w:rPr>
        <w:t>e</w:t>
      </w:r>
      <w:r>
        <w:rPr>
          <w:rFonts w:ascii="Arial" w:hAnsi="Arial" w:cs="Arial"/>
          <w:color w:val="000000"/>
          <w:sz w:val="36"/>
          <w:szCs w:val="36"/>
          <w:lang w:bidi="hi-IN"/>
        </w:rPr>
        <w:t>kam t</w:t>
      </w:r>
      <w:r w:rsidR="00AB55EA">
        <w:rPr>
          <w:rFonts w:ascii="Arial" w:hAnsi="Arial" w:cs="Arial"/>
          <w:color w:val="000000"/>
          <w:sz w:val="36"/>
          <w:szCs w:val="36"/>
          <w:lang w:bidi="hi-IN"/>
        </w:rPr>
        <w:t>o</w:t>
      </w:r>
      <w:r>
        <w:rPr>
          <w:rFonts w:ascii="Arial" w:hAnsi="Arial" w:cs="Arial"/>
          <w:color w:val="000000"/>
          <w:sz w:val="36"/>
          <w:szCs w:val="36"/>
          <w:lang w:bidi="hi-IN"/>
        </w:rPr>
        <w:t xml:space="preserve"> th</w:t>
      </w:r>
      <w:r w:rsidR="00AB55EA">
        <w:rPr>
          <w:rFonts w:ascii="Arial" w:hAnsi="Arial" w:cs="Arial"/>
          <w:color w:val="000000"/>
          <w:sz w:val="36"/>
          <w:szCs w:val="36"/>
          <w:lang w:bidi="hi-IN"/>
        </w:rPr>
        <w:t>e</w:t>
      </w:r>
      <w:r>
        <w:rPr>
          <w:rFonts w:ascii="Arial" w:hAnsi="Arial" w:cs="Arial"/>
          <w:color w:val="000000"/>
          <w:sz w:val="36"/>
          <w:szCs w:val="36"/>
          <w:lang w:bidi="hi-IN"/>
        </w:rPr>
        <w:t xml:space="preserve"> d</w:t>
      </w:r>
      <w:r w:rsidR="00AB55EA">
        <w:rPr>
          <w:rFonts w:ascii="Arial" w:hAnsi="Arial" w:cs="Arial"/>
          <w:color w:val="000000"/>
          <w:sz w:val="36"/>
          <w:szCs w:val="36"/>
          <w:lang w:bidi="hi-IN"/>
        </w:rPr>
        <w:t>e</w:t>
      </w:r>
      <w:r>
        <w:rPr>
          <w:rFonts w:ascii="Arial" w:hAnsi="Arial" w:cs="Arial"/>
          <w:color w:val="000000"/>
          <w:sz w:val="36"/>
          <w:szCs w:val="36"/>
          <w:lang w:bidi="hi-IN"/>
        </w:rPr>
        <w:t>iti</w:t>
      </w:r>
      <w:r w:rsidR="00AB55EA">
        <w:rPr>
          <w:rFonts w:ascii="Arial" w:hAnsi="Arial" w:cs="Arial"/>
          <w:color w:val="000000"/>
          <w:sz w:val="36"/>
          <w:szCs w:val="36"/>
          <w:lang w:bidi="hi-IN"/>
        </w:rPr>
        <w:t>e</w:t>
      </w:r>
      <w:r>
        <w:rPr>
          <w:rFonts w:ascii="Arial" w:hAnsi="Arial" w:cs="Arial"/>
          <w:color w:val="000000"/>
          <w:sz w:val="36"/>
          <w:szCs w:val="36"/>
          <w:lang w:bidi="hi-IN"/>
        </w:rPr>
        <w:t>s)</w:t>
      </w:r>
    </w:p>
    <w:p w14:paraId="33F03978" w14:textId="65D797EE" w:rsidR="00D91D60" w:rsidRDefault="00CB4F24" w:rsidP="00CB4F24">
      <w:pPr>
        <w:autoSpaceDE w:val="0"/>
        <w:autoSpaceDN w:val="0"/>
        <w:adjustRightInd w:val="0"/>
        <w:spacing w:after="0" w:line="240" w:lineRule="auto"/>
        <w:jc w:val="center"/>
        <w:rPr>
          <w:rFonts w:ascii="Arial" w:hAnsi="Arial" w:cs="Arial"/>
          <w:color w:val="000000"/>
          <w:sz w:val="36"/>
          <w:szCs w:val="36"/>
          <w:lang w:bidi="hi-IN"/>
        </w:rPr>
      </w:pPr>
      <w:r>
        <w:rPr>
          <w:rFonts w:ascii="Arial" w:hAnsi="Arial" w:cs="Arial"/>
          <w:color w:val="000000"/>
          <w:sz w:val="36"/>
          <w:szCs w:val="36"/>
          <w:lang w:bidi="hi-IN"/>
        </w:rPr>
        <w:t>======================================</w:t>
      </w:r>
    </w:p>
    <w:p w14:paraId="21D99287" w14:textId="77777777" w:rsidR="00D91D60" w:rsidRDefault="00665208" w:rsidP="00D91D60">
      <w:pPr>
        <w:autoSpaceDE w:val="0"/>
        <w:autoSpaceDN w:val="0"/>
        <w:adjustRightInd w:val="0"/>
        <w:spacing w:after="0" w:line="240" w:lineRule="auto"/>
        <w:rPr>
          <w:rFonts w:ascii="Arial" w:hAnsi="Arial" w:cs="Arial"/>
          <w:b/>
          <w:bCs/>
          <w:color w:val="000000"/>
          <w:sz w:val="36"/>
          <w:szCs w:val="36"/>
          <w:lang w:bidi="hi-IN"/>
        </w:rPr>
      </w:pPr>
      <w:r>
        <w:rPr>
          <w:rFonts w:ascii="Arial" w:hAnsi="Arial" w:cs="Arial"/>
          <w:b/>
          <w:bCs/>
          <w:color w:val="000000"/>
          <w:sz w:val="36"/>
          <w:szCs w:val="36"/>
          <w:lang w:bidi="hi-IN"/>
        </w:rPr>
        <w:t>&lt;lang=def&gt;</w:t>
      </w:r>
    </w:p>
    <w:p w14:paraId="262B2A54" w14:textId="77777777" w:rsidR="002A1404" w:rsidRDefault="002A1404" w:rsidP="00D91D60">
      <w:pPr>
        <w:autoSpaceDE w:val="0"/>
        <w:autoSpaceDN w:val="0"/>
        <w:adjustRightInd w:val="0"/>
        <w:spacing w:after="0" w:line="240" w:lineRule="auto"/>
        <w:rPr>
          <w:rFonts w:ascii="Arial" w:hAnsi="Arial" w:cs="Arial"/>
          <w:color w:val="000000"/>
          <w:sz w:val="36"/>
          <w:szCs w:val="36"/>
          <w:lang w:bidi="hi-IN"/>
        </w:rPr>
      </w:pPr>
    </w:p>
    <w:p w14:paraId="32D70808" w14:textId="103807F1" w:rsidR="00D91D60" w:rsidRDefault="004E5917" w:rsidP="00D91D60">
      <w:pPr>
        <w:autoSpaceDE w:val="0"/>
        <w:autoSpaceDN w:val="0"/>
        <w:adjustRightInd w:val="0"/>
        <w:spacing w:after="0" w:line="240" w:lineRule="auto"/>
        <w:rPr>
          <w:rFonts w:ascii="Arial" w:hAnsi="Arial" w:cs="Arial"/>
          <w:b/>
          <w:bCs/>
          <w:color w:val="000000"/>
          <w:sz w:val="36"/>
          <w:szCs w:val="36"/>
          <w:lang w:bidi="hi-IN"/>
        </w:rPr>
      </w:pPr>
      <w:r w:rsidRPr="001C1DE9">
        <w:rPr>
          <w:rFonts w:ascii="Arial" w:hAnsi="Arial" w:cs="Arial"/>
          <w:b/>
          <w:bCs/>
          <w:color w:val="000000"/>
          <w:sz w:val="36"/>
          <w:szCs w:val="36"/>
          <w:lang w:bidi="hi-IN"/>
        </w:rPr>
        <w:t xml:space="preserve">15 </w:t>
      </w:r>
      <w:r w:rsidR="00D91D60" w:rsidRPr="001C1DE9">
        <w:rPr>
          <w:rFonts w:ascii="Arial" w:hAnsi="Arial" w:cs="Arial"/>
          <w:b/>
          <w:bCs/>
          <w:color w:val="000000"/>
          <w:sz w:val="36"/>
          <w:szCs w:val="36"/>
          <w:lang w:bidi="hi-IN"/>
        </w:rPr>
        <w:t>gaNapati dhyAnaM</w:t>
      </w:r>
    </w:p>
    <w:p w14:paraId="623010DA" w14:textId="77777777" w:rsidR="00CB4F24" w:rsidRPr="001C1DE9" w:rsidRDefault="00CB4F24" w:rsidP="00D91D60">
      <w:pPr>
        <w:autoSpaceDE w:val="0"/>
        <w:autoSpaceDN w:val="0"/>
        <w:adjustRightInd w:val="0"/>
        <w:spacing w:after="0" w:line="240" w:lineRule="auto"/>
        <w:rPr>
          <w:rFonts w:ascii="Arial" w:hAnsi="Arial" w:cs="Arial"/>
          <w:b/>
          <w:bCs/>
          <w:color w:val="000000"/>
          <w:sz w:val="36"/>
          <w:szCs w:val="36"/>
          <w:lang w:bidi="hi-IN"/>
        </w:rPr>
      </w:pPr>
    </w:p>
    <w:p w14:paraId="482B3812" w14:textId="6A837420" w:rsidR="00433C18" w:rsidRPr="00433C18" w:rsidRDefault="002A1404" w:rsidP="00433C18">
      <w:pPr>
        <w:pBdr>
          <w:bottom w:val="single" w:sz="6"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r w:rsidR="00842E57">
        <w:rPr>
          <w:rFonts w:ascii="Arial" w:hAnsi="Arial" w:cs="Arial"/>
          <w:color w:val="000000"/>
          <w:sz w:val="36"/>
          <w:szCs w:val="36"/>
          <w:lang w:bidi="hi-IN"/>
        </w:rPr>
        <w:t>OM</w:t>
      </w:r>
      <w:r>
        <w:rPr>
          <w:rFonts w:ascii="Arial" w:hAnsi="Arial" w:cs="Arial"/>
          <w:color w:val="000000"/>
          <w:sz w:val="36"/>
          <w:szCs w:val="36"/>
          <w:lang w:bidi="hi-IN"/>
        </w:rPr>
        <w:t>)</w:t>
      </w:r>
      <w:r w:rsidR="00433C18" w:rsidRPr="00433C18">
        <w:rPr>
          <w:rFonts w:ascii="Arial" w:hAnsi="Arial" w:cs="Arial"/>
          <w:color w:val="000000"/>
          <w:sz w:val="36"/>
          <w:szCs w:val="36"/>
          <w:lang w:bidi="hi-IN"/>
        </w:rPr>
        <w:t xml:space="preserve"> gaqNAnA$n tvA,</w:t>
      </w:r>
      <w:r w:rsidR="00433C18" w:rsidRPr="00433C18">
        <w:rPr>
          <w:rFonts w:ascii="Arial" w:hAnsi="Arial" w:cs="Arial"/>
          <w:color w:val="000000"/>
          <w:sz w:val="36"/>
          <w:szCs w:val="36"/>
          <w:lang w:bidi="hi-IN"/>
        </w:rPr>
        <w:tab/>
        <w:t xml:space="preserve"> tvAq gaqNapa#tiM </w:t>
      </w:r>
      <w:r w:rsidR="00433C18" w:rsidRPr="00433C18">
        <w:rPr>
          <w:rFonts w:ascii="Arial" w:hAnsi="Arial" w:cs="Arial"/>
          <w:color w:val="000000"/>
          <w:sz w:val="36"/>
          <w:szCs w:val="36"/>
          <w:lang w:bidi="hi-IN"/>
        </w:rPr>
        <w:tab/>
        <w:t xml:space="preserve">   </w:t>
      </w:r>
    </w:p>
    <w:p w14:paraId="3D12D4DE" w14:textId="77777777" w:rsidR="00433C18" w:rsidRPr="00433C18" w:rsidRDefault="00433C18" w:rsidP="00433C18">
      <w:pPr>
        <w:pBdr>
          <w:bottom w:val="single" w:sz="6" w:space="1" w:color="auto"/>
        </w:pBd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gaqNapa#ti(gm) havAmahe,</w:t>
      </w:r>
      <w:r w:rsidRPr="00433C18">
        <w:rPr>
          <w:rFonts w:ascii="Arial" w:hAnsi="Arial" w:cs="Arial"/>
          <w:color w:val="000000"/>
          <w:sz w:val="36"/>
          <w:szCs w:val="36"/>
          <w:lang w:bidi="hi-IN"/>
        </w:rPr>
        <w:tab/>
        <w:t xml:space="preserve"> gaqNapa#tiqmiti# gaqNa --- paqtiqM &gt;</w:t>
      </w:r>
      <w:r w:rsidRPr="00433C18">
        <w:rPr>
          <w:rFonts w:ascii="Arial" w:hAnsi="Arial" w:cs="Arial"/>
          <w:color w:val="000000"/>
          <w:sz w:val="36"/>
          <w:szCs w:val="36"/>
          <w:lang w:bidi="hi-IN"/>
        </w:rPr>
        <w:tab/>
        <w:t xml:space="preserve">   </w:t>
      </w:r>
    </w:p>
    <w:p w14:paraId="167D29AF" w14:textId="77777777" w:rsidR="00433C18" w:rsidRPr="00433C18" w:rsidRDefault="00433C18" w:rsidP="00433C18">
      <w:pPr>
        <w:pBdr>
          <w:bottom w:val="single" w:sz="6" w:space="1" w:color="auto"/>
        </w:pBdr>
        <w:autoSpaceDE w:val="0"/>
        <w:autoSpaceDN w:val="0"/>
        <w:adjustRightInd w:val="0"/>
        <w:spacing w:after="0" w:line="240" w:lineRule="auto"/>
        <w:rPr>
          <w:rFonts w:ascii="Arial" w:hAnsi="Arial" w:cs="Arial"/>
          <w:color w:val="000000"/>
          <w:sz w:val="36"/>
          <w:szCs w:val="36"/>
          <w:lang w:bidi="hi-IN"/>
        </w:rPr>
      </w:pPr>
      <w:proofErr w:type="gramStart"/>
      <w:r w:rsidRPr="00433C18">
        <w:rPr>
          <w:rFonts w:ascii="Arial" w:hAnsi="Arial" w:cs="Arial"/>
          <w:color w:val="000000"/>
          <w:sz w:val="36"/>
          <w:szCs w:val="36"/>
          <w:lang w:bidi="hi-IN"/>
        </w:rPr>
        <w:t>haqvAqmaqheq</w:t>
      </w:r>
      <w:proofErr w:type="gramEnd"/>
      <w:r w:rsidRPr="00433C18">
        <w:rPr>
          <w:rFonts w:ascii="Arial" w:hAnsi="Arial" w:cs="Arial"/>
          <w:color w:val="000000"/>
          <w:sz w:val="36"/>
          <w:szCs w:val="36"/>
          <w:lang w:bidi="hi-IN"/>
        </w:rPr>
        <w:t xml:space="preserve"> kaqviM ,</w:t>
      </w:r>
      <w:r w:rsidRPr="00433C18">
        <w:rPr>
          <w:rFonts w:ascii="Arial" w:hAnsi="Arial" w:cs="Arial"/>
          <w:color w:val="000000"/>
          <w:sz w:val="36"/>
          <w:szCs w:val="36"/>
          <w:lang w:bidi="hi-IN"/>
        </w:rPr>
        <w:tab/>
        <w:t xml:space="preserve"> kaqvi~g ka#vIqnAM</w:t>
      </w:r>
      <w:r w:rsidRPr="00433C18">
        <w:rPr>
          <w:rFonts w:ascii="Arial" w:hAnsi="Arial" w:cs="Arial"/>
          <w:color w:val="000000"/>
          <w:sz w:val="36"/>
          <w:szCs w:val="36"/>
          <w:lang w:bidi="hi-IN"/>
        </w:rPr>
        <w:tab/>
        <w:t xml:space="preserve">   </w:t>
      </w:r>
    </w:p>
    <w:p w14:paraId="5AB4DAAA" w14:textId="77777777" w:rsidR="00433C18" w:rsidRPr="00433C18" w:rsidRDefault="00433C18" w:rsidP="00433C18">
      <w:pPr>
        <w:pBdr>
          <w:bottom w:val="single" w:sz="6" w:space="1" w:color="auto"/>
        </w:pBd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kaqvIqnAmu#paqmaSra#vastamaM,</w:t>
      </w:r>
      <w:r w:rsidRPr="00433C18">
        <w:rPr>
          <w:rFonts w:ascii="Arial" w:hAnsi="Arial" w:cs="Arial"/>
          <w:color w:val="000000"/>
          <w:sz w:val="36"/>
          <w:szCs w:val="36"/>
          <w:lang w:bidi="hi-IN"/>
        </w:rPr>
        <w:tab/>
        <w:t xml:space="preserve">uqpaqmaSra#qvastamaqqmityu#paqmaSra#vaH --- taqmaqM &gt;   </w:t>
      </w:r>
    </w:p>
    <w:p w14:paraId="67359F85" w14:textId="77777777" w:rsidR="00433C18" w:rsidRPr="00433C18" w:rsidRDefault="00433C18" w:rsidP="00433C18">
      <w:pPr>
        <w:pBdr>
          <w:bottom w:val="single" w:sz="6" w:space="1" w:color="auto"/>
        </w:pBd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jyeqShThaqrAjaqM brahma#NAM</w:t>
      </w:r>
      <w:r w:rsidRPr="00433C18">
        <w:rPr>
          <w:rFonts w:ascii="Arial" w:hAnsi="Arial" w:cs="Arial"/>
          <w:color w:val="000000"/>
          <w:sz w:val="36"/>
          <w:szCs w:val="36"/>
          <w:lang w:bidi="hi-IN"/>
        </w:rPr>
        <w:tab/>
        <w:t>, jyeqShThaqrAjaqmiti# jyeShTha --- rAja$M &gt;</w:t>
      </w:r>
      <w:r w:rsidRPr="00433C18">
        <w:rPr>
          <w:rFonts w:ascii="Arial" w:hAnsi="Arial" w:cs="Arial"/>
          <w:color w:val="000000"/>
          <w:sz w:val="36"/>
          <w:szCs w:val="36"/>
          <w:lang w:bidi="hi-IN"/>
        </w:rPr>
        <w:tab/>
        <w:t xml:space="preserve">   </w:t>
      </w:r>
    </w:p>
    <w:p w14:paraId="0F35A383" w14:textId="77777777" w:rsidR="00433C18" w:rsidRPr="00433C18" w:rsidRDefault="00433C18" w:rsidP="00433C18">
      <w:pPr>
        <w:pBdr>
          <w:bottom w:val="single" w:sz="6" w:space="1" w:color="auto"/>
        </w:pBd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brahma#NAM brahmaNaH</w:t>
      </w:r>
      <w:r w:rsidRPr="00433C18">
        <w:rPr>
          <w:rFonts w:ascii="Arial" w:hAnsi="Arial" w:cs="Arial"/>
          <w:color w:val="000000"/>
          <w:sz w:val="36"/>
          <w:szCs w:val="36"/>
          <w:lang w:bidi="hi-IN"/>
        </w:rPr>
        <w:tab/>
        <w:t>, braqhmaqNaqspaqteq &gt;</w:t>
      </w:r>
      <w:r w:rsidRPr="00433C18">
        <w:rPr>
          <w:rFonts w:ascii="Arial" w:hAnsi="Arial" w:cs="Arial"/>
          <w:color w:val="000000"/>
          <w:sz w:val="36"/>
          <w:szCs w:val="36"/>
          <w:lang w:bidi="hi-IN"/>
        </w:rPr>
        <w:tab/>
        <w:t xml:space="preserve">   </w:t>
      </w:r>
    </w:p>
    <w:p w14:paraId="17CE852D" w14:textId="77777777" w:rsidR="00433C18" w:rsidRPr="00433C18" w:rsidRDefault="00433C18" w:rsidP="00433C18">
      <w:pPr>
        <w:pBdr>
          <w:bottom w:val="single" w:sz="6" w:space="1" w:color="auto"/>
        </w:pBd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paqtaq A,</w:t>
      </w:r>
      <w:r w:rsidRPr="00433C18">
        <w:rPr>
          <w:rFonts w:ascii="Arial" w:hAnsi="Arial" w:cs="Arial"/>
          <w:color w:val="000000"/>
          <w:sz w:val="36"/>
          <w:szCs w:val="36"/>
          <w:lang w:bidi="hi-IN"/>
        </w:rPr>
        <w:tab/>
        <w:t xml:space="preserve"> A na#H </w:t>
      </w:r>
      <w:r w:rsidRPr="00433C18">
        <w:rPr>
          <w:rFonts w:ascii="Arial" w:hAnsi="Arial" w:cs="Arial"/>
          <w:color w:val="000000"/>
          <w:sz w:val="36"/>
          <w:szCs w:val="36"/>
          <w:lang w:bidi="hi-IN"/>
        </w:rPr>
        <w:tab/>
        <w:t xml:space="preserve">   </w:t>
      </w:r>
    </w:p>
    <w:p w14:paraId="68D7C5BE" w14:textId="77777777" w:rsidR="00433C18" w:rsidRPr="00433C18" w:rsidRDefault="00433C18" w:rsidP="00433C18">
      <w:pPr>
        <w:pBdr>
          <w:bottom w:val="single" w:sz="6" w:space="1" w:color="auto"/>
        </w:pBd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lastRenderedPageBreak/>
        <w:t>naqSSRuqNvann,</w:t>
      </w:r>
      <w:r w:rsidRPr="00433C18">
        <w:rPr>
          <w:rFonts w:ascii="Arial" w:hAnsi="Arial" w:cs="Arial"/>
          <w:color w:val="000000"/>
          <w:sz w:val="36"/>
          <w:szCs w:val="36"/>
          <w:lang w:bidi="hi-IN"/>
        </w:rPr>
        <w:tab/>
        <w:t xml:space="preserve"> SRuqNvannUqtiBi#H</w:t>
      </w:r>
      <w:r w:rsidRPr="00433C18">
        <w:rPr>
          <w:rFonts w:ascii="Arial" w:hAnsi="Arial" w:cs="Arial"/>
          <w:color w:val="000000"/>
          <w:sz w:val="36"/>
          <w:szCs w:val="36"/>
          <w:lang w:bidi="hi-IN"/>
        </w:rPr>
        <w:tab/>
        <w:t xml:space="preserve">   </w:t>
      </w:r>
    </w:p>
    <w:p w14:paraId="38CA0548" w14:textId="77777777" w:rsidR="00433C18" w:rsidRPr="00433C18" w:rsidRDefault="00433C18" w:rsidP="00433C18">
      <w:pPr>
        <w:pBdr>
          <w:bottom w:val="single" w:sz="6" w:space="1" w:color="auto"/>
        </w:pBd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UqtiBi#ssIda</w:t>
      </w:r>
      <w:r w:rsidRPr="00433C18">
        <w:rPr>
          <w:rFonts w:ascii="Arial" w:hAnsi="Arial" w:cs="Arial"/>
          <w:color w:val="000000"/>
          <w:sz w:val="36"/>
          <w:szCs w:val="36"/>
          <w:lang w:bidi="hi-IN"/>
        </w:rPr>
        <w:tab/>
        <w:t>, UqtiBiqrityUqti --- BiqH</w:t>
      </w:r>
      <w:r w:rsidRPr="00433C18">
        <w:rPr>
          <w:rFonts w:ascii="Arial" w:hAnsi="Arial" w:cs="Arial"/>
          <w:color w:val="000000"/>
          <w:sz w:val="36"/>
          <w:szCs w:val="36"/>
          <w:lang w:bidi="hi-IN"/>
        </w:rPr>
        <w:tab/>
        <w:t xml:space="preserve">   </w:t>
      </w:r>
    </w:p>
    <w:p w14:paraId="3079888D" w14:textId="39396D47" w:rsidR="00D91D60" w:rsidRDefault="00433C18" w:rsidP="00433C18">
      <w:pPr>
        <w:pBdr>
          <w:bottom w:val="single" w:sz="6" w:space="1" w:color="auto"/>
        </w:pBd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sIqdaq sAda#naM,</w:t>
      </w:r>
      <w:r w:rsidRPr="00433C18">
        <w:rPr>
          <w:rFonts w:ascii="Arial" w:hAnsi="Arial" w:cs="Arial"/>
          <w:color w:val="000000"/>
          <w:sz w:val="36"/>
          <w:szCs w:val="36"/>
          <w:lang w:bidi="hi-IN"/>
        </w:rPr>
        <w:tab/>
        <w:t xml:space="preserve"> sAda#naqmitiq sAda#naM</w:t>
      </w:r>
    </w:p>
    <w:p w14:paraId="42A56CAD" w14:textId="70801A77" w:rsidR="00D91D60" w:rsidRPr="001C1DE9" w:rsidRDefault="0069702E" w:rsidP="00D91D60">
      <w:pPr>
        <w:autoSpaceDE w:val="0"/>
        <w:autoSpaceDN w:val="0"/>
        <w:adjustRightInd w:val="0"/>
        <w:spacing w:after="0" w:line="240" w:lineRule="auto"/>
        <w:rPr>
          <w:rFonts w:ascii="Arial" w:hAnsi="Arial" w:cs="Arial"/>
          <w:b/>
          <w:bCs/>
          <w:color w:val="000000"/>
          <w:sz w:val="36"/>
          <w:szCs w:val="36"/>
          <w:lang w:bidi="hi-IN"/>
        </w:rPr>
      </w:pPr>
      <w:r w:rsidRPr="001C1DE9">
        <w:rPr>
          <w:rFonts w:ascii="Arial" w:hAnsi="Arial" w:cs="Arial"/>
          <w:b/>
          <w:bCs/>
          <w:color w:val="000000"/>
          <w:sz w:val="36"/>
          <w:szCs w:val="36"/>
          <w:lang w:bidi="hi-IN"/>
        </w:rPr>
        <w:t xml:space="preserve">16 </w:t>
      </w:r>
      <w:r w:rsidR="00D91D60" w:rsidRPr="001C1DE9">
        <w:rPr>
          <w:rFonts w:ascii="Arial" w:hAnsi="Arial" w:cs="Arial"/>
          <w:b/>
          <w:bCs/>
          <w:color w:val="000000"/>
          <w:sz w:val="36"/>
          <w:szCs w:val="36"/>
          <w:lang w:bidi="hi-IN"/>
        </w:rPr>
        <w:t>SrI rudra kramaH</w:t>
      </w:r>
    </w:p>
    <w:p w14:paraId="5F46EEE7" w14:textId="54CAE88C" w:rsidR="00D91D60" w:rsidRPr="001C1DE9" w:rsidRDefault="00D91D60" w:rsidP="00D91D60">
      <w:pPr>
        <w:autoSpaceDE w:val="0"/>
        <w:autoSpaceDN w:val="0"/>
        <w:adjustRightInd w:val="0"/>
        <w:spacing w:after="0" w:line="240" w:lineRule="auto"/>
        <w:rPr>
          <w:rFonts w:ascii="Arial" w:hAnsi="Arial" w:cs="Arial"/>
          <w:b/>
          <w:bCs/>
          <w:color w:val="000000"/>
          <w:sz w:val="36"/>
          <w:szCs w:val="36"/>
          <w:lang w:bidi="hi-IN"/>
        </w:rPr>
      </w:pPr>
      <w:r w:rsidRPr="001C1DE9">
        <w:rPr>
          <w:rFonts w:ascii="Arial" w:hAnsi="Arial" w:cs="Arial"/>
          <w:b/>
          <w:bCs/>
          <w:color w:val="000000"/>
          <w:sz w:val="36"/>
          <w:szCs w:val="36"/>
          <w:lang w:bidi="hi-IN"/>
        </w:rPr>
        <w:t xml:space="preserve"> </w:t>
      </w:r>
      <w:r w:rsidR="0069702E" w:rsidRPr="001C1DE9">
        <w:rPr>
          <w:rFonts w:ascii="Arial" w:hAnsi="Arial" w:cs="Arial"/>
          <w:b/>
          <w:bCs/>
          <w:color w:val="000000"/>
          <w:sz w:val="36"/>
          <w:szCs w:val="36"/>
          <w:lang w:bidi="hi-IN"/>
        </w:rPr>
        <w:t xml:space="preserve">16.1 </w:t>
      </w:r>
      <w:r w:rsidRPr="001C1DE9">
        <w:rPr>
          <w:rFonts w:ascii="Arial" w:hAnsi="Arial" w:cs="Arial"/>
          <w:b/>
          <w:bCs/>
          <w:color w:val="000000"/>
          <w:sz w:val="36"/>
          <w:szCs w:val="36"/>
          <w:lang w:bidi="hi-IN"/>
        </w:rPr>
        <w:t>SrI rudrakramaH pratham</w:t>
      </w:r>
      <w:r w:rsidR="00356D6E">
        <w:rPr>
          <w:rFonts w:ascii="Arial" w:hAnsi="Arial" w:cs="Arial"/>
          <w:b/>
          <w:bCs/>
          <w:color w:val="000000"/>
          <w:sz w:val="36"/>
          <w:szCs w:val="36"/>
          <w:lang w:bidi="hi-IN"/>
        </w:rPr>
        <w:t>O &amp;</w:t>
      </w:r>
      <w:r w:rsidRPr="001C1DE9">
        <w:rPr>
          <w:rFonts w:ascii="Arial" w:hAnsi="Arial" w:cs="Arial"/>
          <w:b/>
          <w:bCs/>
          <w:color w:val="000000"/>
          <w:sz w:val="36"/>
          <w:szCs w:val="36"/>
          <w:lang w:bidi="hi-IN"/>
        </w:rPr>
        <w:t>nuvAkaH</w:t>
      </w:r>
    </w:p>
    <w:p w14:paraId="08D49E41" w14:textId="77777777" w:rsidR="001C1DE9" w:rsidRDefault="001C1DE9" w:rsidP="00D91D60">
      <w:pPr>
        <w:autoSpaceDE w:val="0"/>
        <w:autoSpaceDN w:val="0"/>
        <w:adjustRightInd w:val="0"/>
        <w:spacing w:after="0" w:line="240" w:lineRule="auto"/>
        <w:rPr>
          <w:rFonts w:ascii="Arial" w:hAnsi="Arial" w:cs="Arial"/>
          <w:color w:val="000000"/>
          <w:sz w:val="36"/>
          <w:szCs w:val="36"/>
          <w:lang w:bidi="hi-IN"/>
        </w:rPr>
      </w:pPr>
    </w:p>
    <w:p w14:paraId="3F480DC0" w14:textId="49A8E2D9"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nam</w:t>
      </w:r>
      <w:r w:rsidR="00665208">
        <w:rPr>
          <w:rFonts w:ascii="Arial" w:hAnsi="Arial" w:cs="Arial"/>
          <w:color w:val="000000"/>
          <w:sz w:val="36"/>
          <w:szCs w:val="36"/>
          <w:lang w:bidi="hi-IN"/>
        </w:rPr>
        <w:t>O</w:t>
      </w:r>
      <w:r w:rsidR="00D91D60">
        <w:rPr>
          <w:rFonts w:ascii="Arial" w:hAnsi="Arial" w:cs="Arial"/>
          <w:color w:val="000000"/>
          <w:sz w:val="36"/>
          <w:szCs w:val="36"/>
          <w:lang w:bidi="hi-IN"/>
        </w:rPr>
        <w:t xml:space="preserve"> Bagavat</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 rudrAya </w:t>
      </w:r>
    </w:p>
    <w:p w14:paraId="3E5BE967" w14:textId="77777777" w:rsidR="0069702E" w:rsidRDefault="0069702E" w:rsidP="00D91D60">
      <w:pPr>
        <w:autoSpaceDE w:val="0"/>
        <w:autoSpaceDN w:val="0"/>
        <w:adjustRightInd w:val="0"/>
        <w:spacing w:after="0" w:line="240" w:lineRule="auto"/>
        <w:rPr>
          <w:rFonts w:ascii="Arial" w:hAnsi="Arial" w:cs="Arial"/>
          <w:color w:val="000000"/>
          <w:sz w:val="36"/>
          <w:szCs w:val="36"/>
          <w:lang w:bidi="hi-IN"/>
        </w:rPr>
      </w:pPr>
    </w:p>
    <w:p w14:paraId="65143ED9" w14:textId="5BBB111E" w:rsidR="00433C18" w:rsidRPr="00433C18" w:rsidRDefault="00842E57" w:rsidP="00433C18">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433C18" w:rsidRPr="00433C18">
        <w:rPr>
          <w:rFonts w:ascii="Arial" w:hAnsi="Arial" w:cs="Arial"/>
          <w:color w:val="000000"/>
          <w:sz w:val="36"/>
          <w:szCs w:val="36"/>
          <w:lang w:bidi="hi-IN"/>
        </w:rPr>
        <w:t xml:space="preserve"> nama#ste</w:t>
      </w:r>
      <w:r w:rsidR="00433C18" w:rsidRPr="00433C18">
        <w:rPr>
          <w:rFonts w:ascii="Arial" w:hAnsi="Arial" w:cs="Arial"/>
          <w:color w:val="000000"/>
          <w:sz w:val="36"/>
          <w:szCs w:val="36"/>
          <w:lang w:bidi="hi-IN"/>
        </w:rPr>
        <w:tab/>
        <w:t>, teq ruqdraq</w:t>
      </w:r>
      <w:r w:rsidR="00433C18" w:rsidRPr="00433C18">
        <w:rPr>
          <w:rFonts w:ascii="Arial" w:hAnsi="Arial" w:cs="Arial"/>
          <w:color w:val="000000"/>
          <w:sz w:val="36"/>
          <w:szCs w:val="36"/>
          <w:lang w:bidi="hi-IN"/>
        </w:rPr>
        <w:tab/>
        <w:t xml:space="preserve">   </w:t>
      </w:r>
    </w:p>
    <w:p w14:paraId="54BBE4AC"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ruqdraq maqnyave$ &gt;,</w:t>
      </w:r>
      <w:r w:rsidRPr="00433C18">
        <w:rPr>
          <w:rFonts w:ascii="Arial" w:hAnsi="Arial" w:cs="Arial"/>
          <w:color w:val="000000"/>
          <w:sz w:val="36"/>
          <w:szCs w:val="36"/>
          <w:lang w:bidi="hi-IN"/>
        </w:rPr>
        <w:tab/>
        <w:t xml:space="preserve"> maqnyava# uqto</w:t>
      </w:r>
      <w:r w:rsidRPr="00433C18">
        <w:rPr>
          <w:rFonts w:ascii="Arial" w:hAnsi="Arial" w:cs="Arial"/>
          <w:color w:val="000000"/>
          <w:sz w:val="36"/>
          <w:szCs w:val="36"/>
          <w:lang w:bidi="hi-IN"/>
        </w:rPr>
        <w:tab/>
        <w:t xml:space="preserve">   </w:t>
      </w:r>
    </w:p>
    <w:p w14:paraId="47406C28"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uqto te$ &gt;, uqto ityuqto</w:t>
      </w:r>
      <w:r w:rsidRPr="00433C18">
        <w:rPr>
          <w:rFonts w:ascii="Arial" w:hAnsi="Arial" w:cs="Arial"/>
          <w:color w:val="000000"/>
          <w:sz w:val="36"/>
          <w:szCs w:val="36"/>
          <w:lang w:bidi="hi-IN"/>
        </w:rPr>
        <w:tab/>
        <w:t xml:space="preserve">   </w:t>
      </w:r>
    </w:p>
    <w:p w14:paraId="0D8213ED"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taq iSha#ve</w:t>
      </w:r>
      <w:r w:rsidRPr="00433C18">
        <w:rPr>
          <w:rFonts w:ascii="Arial" w:hAnsi="Arial" w:cs="Arial"/>
          <w:color w:val="000000"/>
          <w:sz w:val="36"/>
          <w:szCs w:val="36"/>
          <w:lang w:bidi="hi-IN"/>
        </w:rPr>
        <w:tab/>
        <w:t>, iSha#veq nama#H</w:t>
      </w:r>
      <w:r w:rsidRPr="00433C18">
        <w:rPr>
          <w:rFonts w:ascii="Arial" w:hAnsi="Arial" w:cs="Arial"/>
          <w:color w:val="000000"/>
          <w:sz w:val="36"/>
          <w:szCs w:val="36"/>
          <w:lang w:bidi="hi-IN"/>
        </w:rPr>
        <w:tab/>
        <w:t xml:space="preserve">   </w:t>
      </w:r>
    </w:p>
    <w:p w14:paraId="524312F5"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namaq itiq nama#H,</w:t>
      </w:r>
      <w:r w:rsidRPr="00433C18">
        <w:rPr>
          <w:rFonts w:ascii="Arial" w:hAnsi="Arial" w:cs="Arial"/>
          <w:color w:val="000000"/>
          <w:sz w:val="36"/>
          <w:szCs w:val="36"/>
          <w:lang w:bidi="hi-IN"/>
        </w:rPr>
        <w:tab/>
        <w:t xml:space="preserve"> nama#ste</w:t>
      </w:r>
      <w:r w:rsidRPr="00433C18">
        <w:rPr>
          <w:rFonts w:ascii="Arial" w:hAnsi="Arial" w:cs="Arial"/>
          <w:color w:val="000000"/>
          <w:sz w:val="36"/>
          <w:szCs w:val="36"/>
          <w:lang w:bidi="hi-IN"/>
        </w:rPr>
        <w:tab/>
        <w:t xml:space="preserve">   </w:t>
      </w:r>
    </w:p>
    <w:p w14:paraId="723B331E"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teq aqstuq, aqstuq dhanva#ne</w:t>
      </w:r>
      <w:r w:rsidRPr="00433C18">
        <w:rPr>
          <w:rFonts w:ascii="Arial" w:hAnsi="Arial" w:cs="Arial"/>
          <w:color w:val="000000"/>
          <w:sz w:val="36"/>
          <w:szCs w:val="36"/>
          <w:lang w:bidi="hi-IN"/>
        </w:rPr>
        <w:tab/>
        <w:t xml:space="preserve">   </w:t>
      </w:r>
    </w:p>
    <w:p w14:paraId="6424F83D"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dhanva#ne bAqhuByA$M &gt;,</w:t>
      </w:r>
      <w:r w:rsidRPr="00433C18">
        <w:rPr>
          <w:rFonts w:ascii="Arial" w:hAnsi="Arial" w:cs="Arial"/>
          <w:color w:val="000000"/>
          <w:sz w:val="36"/>
          <w:szCs w:val="36"/>
          <w:lang w:bidi="hi-IN"/>
        </w:rPr>
        <w:tab/>
        <w:t xml:space="preserve"> bAqhuByA#muqta</w:t>
      </w:r>
      <w:r w:rsidRPr="00433C18">
        <w:rPr>
          <w:rFonts w:ascii="Arial" w:hAnsi="Arial" w:cs="Arial"/>
          <w:color w:val="000000"/>
          <w:sz w:val="36"/>
          <w:szCs w:val="36"/>
          <w:lang w:bidi="hi-IN"/>
        </w:rPr>
        <w:tab/>
        <w:t xml:space="preserve">   </w:t>
      </w:r>
    </w:p>
    <w:p w14:paraId="79541D30"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bAqhuByAqmiti# bAqhu --- ByAqM &gt;,</w:t>
      </w:r>
      <w:r w:rsidRPr="00433C18">
        <w:rPr>
          <w:rFonts w:ascii="Arial" w:hAnsi="Arial" w:cs="Arial"/>
          <w:color w:val="000000"/>
          <w:sz w:val="36"/>
          <w:szCs w:val="36"/>
          <w:lang w:bidi="hi-IN"/>
        </w:rPr>
        <w:tab/>
        <w:t xml:space="preserve"> uqta te$ &gt;</w:t>
      </w:r>
      <w:r w:rsidRPr="00433C18">
        <w:rPr>
          <w:rFonts w:ascii="Arial" w:hAnsi="Arial" w:cs="Arial"/>
          <w:color w:val="000000"/>
          <w:sz w:val="36"/>
          <w:szCs w:val="36"/>
          <w:lang w:bidi="hi-IN"/>
        </w:rPr>
        <w:tab/>
        <w:t xml:space="preserve">   </w:t>
      </w:r>
    </w:p>
    <w:p w14:paraId="2AF0C342"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teq nama#H, namaq itiq nama#H</w:t>
      </w:r>
      <w:r w:rsidRPr="00433C18">
        <w:rPr>
          <w:rFonts w:ascii="Arial" w:hAnsi="Arial" w:cs="Arial"/>
          <w:color w:val="000000"/>
          <w:sz w:val="36"/>
          <w:szCs w:val="36"/>
          <w:lang w:bidi="hi-IN"/>
        </w:rPr>
        <w:tab/>
        <w:t xml:space="preserve">   </w:t>
      </w:r>
    </w:p>
    <w:p w14:paraId="717F8886"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yA te$ &gt;</w:t>
      </w:r>
      <w:r w:rsidRPr="00433C18">
        <w:rPr>
          <w:rFonts w:ascii="Arial" w:hAnsi="Arial" w:cs="Arial"/>
          <w:color w:val="000000"/>
          <w:sz w:val="36"/>
          <w:szCs w:val="36"/>
          <w:lang w:bidi="hi-IN"/>
        </w:rPr>
        <w:tab/>
        <w:t>, taq iShu#H</w:t>
      </w:r>
      <w:r w:rsidRPr="00433C18">
        <w:rPr>
          <w:rFonts w:ascii="Arial" w:hAnsi="Arial" w:cs="Arial"/>
          <w:color w:val="000000"/>
          <w:sz w:val="36"/>
          <w:szCs w:val="36"/>
          <w:lang w:bidi="hi-IN"/>
        </w:rPr>
        <w:tab/>
        <w:t xml:space="preserve">   </w:t>
      </w:r>
    </w:p>
    <w:p w14:paraId="44A57CCF"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gramStart"/>
      <w:r w:rsidRPr="00433C18">
        <w:rPr>
          <w:rFonts w:ascii="Arial" w:hAnsi="Arial" w:cs="Arial"/>
          <w:color w:val="000000"/>
          <w:sz w:val="36"/>
          <w:szCs w:val="36"/>
          <w:lang w:bidi="hi-IN"/>
        </w:rPr>
        <w:t>iShu#</w:t>
      </w:r>
      <w:proofErr w:type="gramEnd"/>
      <w:r w:rsidRPr="00433C18">
        <w:rPr>
          <w:rFonts w:ascii="Arial" w:hAnsi="Arial" w:cs="Arial"/>
          <w:color w:val="000000"/>
          <w:sz w:val="36"/>
          <w:szCs w:val="36"/>
          <w:lang w:bidi="hi-IN"/>
        </w:rPr>
        <w:t>SSiqvata#mA ,</w:t>
      </w:r>
      <w:r w:rsidRPr="00433C18">
        <w:rPr>
          <w:rFonts w:ascii="Arial" w:hAnsi="Arial" w:cs="Arial"/>
          <w:color w:val="000000"/>
          <w:sz w:val="36"/>
          <w:szCs w:val="36"/>
          <w:lang w:bidi="hi-IN"/>
        </w:rPr>
        <w:tab/>
        <w:t xml:space="preserve"> Siqvata#mA SiqvaM </w:t>
      </w:r>
      <w:r w:rsidRPr="00433C18">
        <w:rPr>
          <w:rFonts w:ascii="Arial" w:hAnsi="Arial" w:cs="Arial"/>
          <w:color w:val="000000"/>
          <w:sz w:val="36"/>
          <w:szCs w:val="36"/>
          <w:lang w:bidi="hi-IN"/>
        </w:rPr>
        <w:tab/>
        <w:t xml:space="preserve">   </w:t>
      </w:r>
    </w:p>
    <w:p w14:paraId="1BB1DC0E"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Siqvataqmeti# Siqva --- taqmAq &gt;,</w:t>
      </w:r>
      <w:r w:rsidRPr="00433C18">
        <w:rPr>
          <w:rFonts w:ascii="Arial" w:hAnsi="Arial" w:cs="Arial"/>
          <w:color w:val="000000"/>
          <w:sz w:val="36"/>
          <w:szCs w:val="36"/>
          <w:lang w:bidi="hi-IN"/>
        </w:rPr>
        <w:tab/>
        <w:t xml:space="preserve"> SiqvaM baqBUva#</w:t>
      </w:r>
      <w:r w:rsidRPr="00433C18">
        <w:rPr>
          <w:rFonts w:ascii="Arial" w:hAnsi="Arial" w:cs="Arial"/>
          <w:color w:val="000000"/>
          <w:sz w:val="36"/>
          <w:szCs w:val="36"/>
          <w:lang w:bidi="hi-IN"/>
        </w:rPr>
        <w:tab/>
        <w:t xml:space="preserve">   </w:t>
      </w:r>
    </w:p>
    <w:p w14:paraId="1153CA2C"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gramStart"/>
      <w:r w:rsidRPr="00433C18">
        <w:rPr>
          <w:rFonts w:ascii="Arial" w:hAnsi="Arial" w:cs="Arial"/>
          <w:color w:val="000000"/>
          <w:sz w:val="36"/>
          <w:szCs w:val="36"/>
          <w:lang w:bidi="hi-IN"/>
        </w:rPr>
        <w:t>baqBUva</w:t>
      </w:r>
      <w:proofErr w:type="gramEnd"/>
      <w:r w:rsidRPr="00433C18">
        <w:rPr>
          <w:rFonts w:ascii="Arial" w:hAnsi="Arial" w:cs="Arial"/>
          <w:color w:val="000000"/>
          <w:sz w:val="36"/>
          <w:szCs w:val="36"/>
          <w:lang w:bidi="hi-IN"/>
        </w:rPr>
        <w:t># te , teq dhanu#H</w:t>
      </w:r>
      <w:r w:rsidRPr="00433C18">
        <w:rPr>
          <w:rFonts w:ascii="Arial" w:hAnsi="Arial" w:cs="Arial"/>
          <w:color w:val="000000"/>
          <w:sz w:val="36"/>
          <w:szCs w:val="36"/>
          <w:lang w:bidi="hi-IN"/>
        </w:rPr>
        <w:tab/>
        <w:t xml:space="preserve">   </w:t>
      </w:r>
    </w:p>
    <w:p w14:paraId="567FBF97"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dhanuqritiq dhanu#H</w:t>
      </w:r>
      <w:r w:rsidRPr="00433C18">
        <w:rPr>
          <w:rFonts w:ascii="Arial" w:hAnsi="Arial" w:cs="Arial"/>
          <w:color w:val="000000"/>
          <w:sz w:val="36"/>
          <w:szCs w:val="36"/>
          <w:lang w:bidi="hi-IN"/>
        </w:rPr>
        <w:tab/>
        <w:t>, SiqvA Sa#raqvyA$ &gt;</w:t>
      </w:r>
      <w:r w:rsidRPr="00433C18">
        <w:rPr>
          <w:rFonts w:ascii="Arial" w:hAnsi="Arial" w:cs="Arial"/>
          <w:color w:val="000000"/>
          <w:sz w:val="36"/>
          <w:szCs w:val="36"/>
          <w:lang w:bidi="hi-IN"/>
        </w:rPr>
        <w:tab/>
        <w:t xml:space="preserve"> </w:t>
      </w:r>
    </w:p>
    <w:p w14:paraId="7DE5FA3D"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 xml:space="preserve">SaqraqvyA# </w:t>
      </w:r>
      <w:proofErr w:type="gramStart"/>
      <w:r w:rsidRPr="00433C18">
        <w:rPr>
          <w:rFonts w:ascii="Arial" w:hAnsi="Arial" w:cs="Arial"/>
          <w:color w:val="000000"/>
          <w:sz w:val="36"/>
          <w:szCs w:val="36"/>
          <w:lang w:bidi="hi-IN"/>
        </w:rPr>
        <w:t>yA ,</w:t>
      </w:r>
      <w:proofErr w:type="gramEnd"/>
      <w:r w:rsidRPr="00433C18">
        <w:rPr>
          <w:rFonts w:ascii="Arial" w:hAnsi="Arial" w:cs="Arial"/>
          <w:color w:val="000000"/>
          <w:sz w:val="36"/>
          <w:szCs w:val="36"/>
          <w:lang w:bidi="hi-IN"/>
        </w:rPr>
        <w:tab/>
        <w:t xml:space="preserve"> yA tava# </w:t>
      </w:r>
      <w:r w:rsidRPr="00433C18">
        <w:rPr>
          <w:rFonts w:ascii="Arial" w:hAnsi="Arial" w:cs="Arial"/>
          <w:color w:val="000000"/>
          <w:sz w:val="36"/>
          <w:szCs w:val="36"/>
          <w:lang w:bidi="hi-IN"/>
        </w:rPr>
        <w:tab/>
        <w:t xml:space="preserve"> </w:t>
      </w:r>
    </w:p>
    <w:p w14:paraId="7ABDF60F"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gramStart"/>
      <w:r w:rsidRPr="00433C18">
        <w:rPr>
          <w:rFonts w:ascii="Arial" w:hAnsi="Arial" w:cs="Arial"/>
          <w:color w:val="000000"/>
          <w:sz w:val="36"/>
          <w:szCs w:val="36"/>
          <w:lang w:bidi="hi-IN"/>
        </w:rPr>
        <w:t>tavaq</w:t>
      </w:r>
      <w:proofErr w:type="gramEnd"/>
      <w:r w:rsidRPr="00433C18">
        <w:rPr>
          <w:rFonts w:ascii="Arial" w:hAnsi="Arial" w:cs="Arial"/>
          <w:color w:val="000000"/>
          <w:sz w:val="36"/>
          <w:szCs w:val="36"/>
          <w:lang w:bidi="hi-IN"/>
        </w:rPr>
        <w:t xml:space="preserve"> tayA$ &gt; ,</w:t>
      </w:r>
      <w:r w:rsidRPr="00433C18">
        <w:rPr>
          <w:rFonts w:ascii="Arial" w:hAnsi="Arial" w:cs="Arial"/>
          <w:color w:val="000000"/>
          <w:sz w:val="36"/>
          <w:szCs w:val="36"/>
          <w:lang w:bidi="hi-IN"/>
        </w:rPr>
        <w:tab/>
        <w:t xml:space="preserve"> tayA# naH </w:t>
      </w:r>
      <w:r w:rsidRPr="00433C18">
        <w:rPr>
          <w:rFonts w:ascii="Arial" w:hAnsi="Arial" w:cs="Arial"/>
          <w:color w:val="000000"/>
          <w:sz w:val="36"/>
          <w:szCs w:val="36"/>
          <w:lang w:bidi="hi-IN"/>
        </w:rPr>
        <w:tab/>
        <w:t xml:space="preserve">   </w:t>
      </w:r>
    </w:p>
    <w:p w14:paraId="6495A00C"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gramStart"/>
      <w:r w:rsidRPr="00433C18">
        <w:rPr>
          <w:rFonts w:ascii="Arial" w:hAnsi="Arial" w:cs="Arial"/>
          <w:color w:val="000000"/>
          <w:sz w:val="36"/>
          <w:szCs w:val="36"/>
          <w:lang w:bidi="hi-IN"/>
        </w:rPr>
        <w:t>noq</w:t>
      </w:r>
      <w:proofErr w:type="gramEnd"/>
      <w:r w:rsidRPr="00433C18">
        <w:rPr>
          <w:rFonts w:ascii="Arial" w:hAnsi="Arial" w:cs="Arial"/>
          <w:color w:val="000000"/>
          <w:sz w:val="36"/>
          <w:szCs w:val="36"/>
          <w:lang w:bidi="hi-IN"/>
        </w:rPr>
        <w:t xml:space="preserve"> ruqdraq ,</w:t>
      </w:r>
      <w:r w:rsidRPr="00433C18">
        <w:rPr>
          <w:rFonts w:ascii="Arial" w:hAnsi="Arial" w:cs="Arial"/>
          <w:color w:val="000000"/>
          <w:sz w:val="36"/>
          <w:szCs w:val="36"/>
          <w:lang w:bidi="hi-IN"/>
        </w:rPr>
        <w:tab/>
        <w:t xml:space="preserve"> ruqdraq mRuqDaqyaq</w:t>
      </w:r>
      <w:r w:rsidRPr="00433C18">
        <w:rPr>
          <w:rFonts w:ascii="Arial" w:hAnsi="Arial" w:cs="Arial"/>
          <w:color w:val="000000"/>
          <w:sz w:val="36"/>
          <w:szCs w:val="36"/>
          <w:lang w:bidi="hi-IN"/>
        </w:rPr>
        <w:tab/>
        <w:t xml:space="preserve">   </w:t>
      </w:r>
    </w:p>
    <w:p w14:paraId="5B29DD46"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mRuqDaqyeti# mRuDaya,</w:t>
      </w:r>
      <w:r w:rsidRPr="00433C18">
        <w:rPr>
          <w:rFonts w:ascii="Arial" w:hAnsi="Arial" w:cs="Arial"/>
          <w:color w:val="000000"/>
          <w:sz w:val="36"/>
          <w:szCs w:val="36"/>
          <w:lang w:bidi="hi-IN"/>
        </w:rPr>
        <w:tab/>
        <w:t xml:space="preserve"> yA te$ &gt;</w:t>
      </w:r>
      <w:r w:rsidRPr="00433C18">
        <w:rPr>
          <w:rFonts w:ascii="Arial" w:hAnsi="Arial" w:cs="Arial"/>
          <w:color w:val="000000"/>
          <w:sz w:val="36"/>
          <w:szCs w:val="36"/>
          <w:lang w:bidi="hi-IN"/>
        </w:rPr>
        <w:tab/>
        <w:t xml:space="preserve">   </w:t>
      </w:r>
    </w:p>
    <w:p w14:paraId="701ABC5D"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gramStart"/>
      <w:r w:rsidRPr="00433C18">
        <w:rPr>
          <w:rFonts w:ascii="Arial" w:hAnsi="Arial" w:cs="Arial"/>
          <w:color w:val="000000"/>
          <w:sz w:val="36"/>
          <w:szCs w:val="36"/>
          <w:lang w:bidi="hi-IN"/>
        </w:rPr>
        <w:t>teq</w:t>
      </w:r>
      <w:proofErr w:type="gramEnd"/>
      <w:r w:rsidRPr="00433C18">
        <w:rPr>
          <w:rFonts w:ascii="Arial" w:hAnsi="Arial" w:cs="Arial"/>
          <w:color w:val="000000"/>
          <w:sz w:val="36"/>
          <w:szCs w:val="36"/>
          <w:lang w:bidi="hi-IN"/>
        </w:rPr>
        <w:t xml:space="preserve"> ruqdraq ,</w:t>
      </w:r>
      <w:r w:rsidRPr="00433C18">
        <w:rPr>
          <w:rFonts w:ascii="Arial" w:hAnsi="Arial" w:cs="Arial"/>
          <w:color w:val="000000"/>
          <w:sz w:val="36"/>
          <w:szCs w:val="36"/>
          <w:lang w:bidi="hi-IN"/>
        </w:rPr>
        <w:tab/>
        <w:t xml:space="preserve"> ruqdraq SiqvA </w:t>
      </w:r>
      <w:r w:rsidRPr="00433C18">
        <w:rPr>
          <w:rFonts w:ascii="Arial" w:hAnsi="Arial" w:cs="Arial"/>
          <w:color w:val="000000"/>
          <w:sz w:val="36"/>
          <w:szCs w:val="36"/>
          <w:lang w:bidi="hi-IN"/>
        </w:rPr>
        <w:tab/>
        <w:t xml:space="preserve">   </w:t>
      </w:r>
    </w:p>
    <w:p w14:paraId="4CB9383E"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SiqvA taqnUH</w:t>
      </w:r>
      <w:r w:rsidRPr="00433C18">
        <w:rPr>
          <w:rFonts w:ascii="Arial" w:hAnsi="Arial" w:cs="Arial"/>
          <w:color w:val="000000"/>
          <w:sz w:val="36"/>
          <w:szCs w:val="36"/>
          <w:lang w:bidi="hi-IN"/>
        </w:rPr>
        <w:tab/>
      </w:r>
      <w:proofErr w:type="gramStart"/>
      <w:r w:rsidRPr="00433C18">
        <w:rPr>
          <w:rFonts w:ascii="Arial" w:hAnsi="Arial" w:cs="Arial"/>
          <w:color w:val="000000"/>
          <w:sz w:val="36"/>
          <w:szCs w:val="36"/>
          <w:lang w:bidi="hi-IN"/>
        </w:rPr>
        <w:t>,  taqnUraGo</w:t>
      </w:r>
      <w:proofErr w:type="gramEnd"/>
      <w:r w:rsidRPr="00433C18">
        <w:rPr>
          <w:rFonts w:ascii="Arial" w:hAnsi="Arial" w:cs="Arial"/>
          <w:color w:val="000000"/>
          <w:sz w:val="36"/>
          <w:szCs w:val="36"/>
          <w:lang w:bidi="hi-IN"/>
        </w:rPr>
        <w:t xml:space="preserve">#rA </w:t>
      </w:r>
      <w:r w:rsidRPr="00433C18">
        <w:rPr>
          <w:rFonts w:ascii="Arial" w:hAnsi="Arial" w:cs="Arial"/>
          <w:color w:val="000000"/>
          <w:sz w:val="36"/>
          <w:szCs w:val="36"/>
          <w:lang w:bidi="hi-IN"/>
        </w:rPr>
        <w:tab/>
        <w:t xml:space="preserve">   </w:t>
      </w:r>
    </w:p>
    <w:p w14:paraId="78AF711F"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aGoqrA &amp;pA#pakASinI</w:t>
      </w:r>
      <w:r w:rsidRPr="00433C18">
        <w:rPr>
          <w:rFonts w:ascii="Arial" w:hAnsi="Arial" w:cs="Arial"/>
          <w:color w:val="000000"/>
          <w:sz w:val="36"/>
          <w:szCs w:val="36"/>
          <w:lang w:bidi="hi-IN"/>
        </w:rPr>
        <w:tab/>
        <w:t>, apA#pakASiqnItyapA#pa --- kAqSiqnIq&gt;</w:t>
      </w:r>
      <w:r w:rsidRPr="00433C18">
        <w:rPr>
          <w:rFonts w:ascii="Arial" w:hAnsi="Arial" w:cs="Arial"/>
          <w:color w:val="000000"/>
          <w:sz w:val="36"/>
          <w:szCs w:val="36"/>
          <w:lang w:bidi="hi-IN"/>
        </w:rPr>
        <w:tab/>
        <w:t xml:space="preserve"> </w:t>
      </w:r>
    </w:p>
    <w:p w14:paraId="7D93A0DA"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tayA# naH,</w:t>
      </w:r>
      <w:r w:rsidRPr="00433C18">
        <w:rPr>
          <w:rFonts w:ascii="Arial" w:hAnsi="Arial" w:cs="Arial"/>
          <w:color w:val="000000"/>
          <w:sz w:val="36"/>
          <w:szCs w:val="36"/>
          <w:lang w:bidi="hi-IN"/>
        </w:rPr>
        <w:tab/>
        <w:t xml:space="preserve"> naqstaqnuvA$ &gt;</w:t>
      </w:r>
      <w:r w:rsidRPr="00433C18">
        <w:rPr>
          <w:rFonts w:ascii="Arial" w:hAnsi="Arial" w:cs="Arial"/>
          <w:color w:val="000000"/>
          <w:sz w:val="36"/>
          <w:szCs w:val="36"/>
          <w:lang w:bidi="hi-IN"/>
        </w:rPr>
        <w:tab/>
        <w:t xml:space="preserve">   </w:t>
      </w:r>
    </w:p>
    <w:p w14:paraId="238ECF4C"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lastRenderedPageBreak/>
        <w:t>taqnuvAq Santa#mayA,</w:t>
      </w:r>
      <w:r w:rsidRPr="00433C18">
        <w:rPr>
          <w:rFonts w:ascii="Arial" w:hAnsi="Arial" w:cs="Arial"/>
          <w:color w:val="000000"/>
          <w:sz w:val="36"/>
          <w:szCs w:val="36"/>
          <w:lang w:bidi="hi-IN"/>
        </w:rPr>
        <w:tab/>
        <w:t xml:space="preserve"> Santa#mayAq giri#Santa</w:t>
      </w:r>
      <w:r w:rsidRPr="00433C18">
        <w:rPr>
          <w:rFonts w:ascii="Arial" w:hAnsi="Arial" w:cs="Arial"/>
          <w:color w:val="000000"/>
          <w:sz w:val="36"/>
          <w:szCs w:val="36"/>
          <w:lang w:bidi="hi-IN"/>
        </w:rPr>
        <w:tab/>
        <w:t xml:space="preserve">   </w:t>
      </w:r>
    </w:p>
    <w:p w14:paraId="38B35314"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Santa#maqyetiq SaM --- taqmaqyAq &gt;,</w:t>
      </w:r>
      <w:r w:rsidRPr="00433C18">
        <w:rPr>
          <w:rFonts w:ascii="Arial" w:hAnsi="Arial" w:cs="Arial"/>
          <w:color w:val="000000"/>
          <w:sz w:val="36"/>
          <w:szCs w:val="36"/>
          <w:lang w:bidi="hi-IN"/>
        </w:rPr>
        <w:tab/>
        <w:t xml:space="preserve"> giri#SantAqBi</w:t>
      </w:r>
      <w:r w:rsidRPr="00433C18">
        <w:rPr>
          <w:rFonts w:ascii="Arial" w:hAnsi="Arial" w:cs="Arial"/>
          <w:color w:val="000000"/>
          <w:sz w:val="36"/>
          <w:szCs w:val="36"/>
          <w:lang w:bidi="hi-IN"/>
        </w:rPr>
        <w:tab/>
        <w:t xml:space="preserve">   </w:t>
      </w:r>
    </w:p>
    <w:p w14:paraId="5286F025"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giri#Saqntetiq giri# --- Saqntaq,</w:t>
      </w:r>
      <w:r w:rsidRPr="00433C18">
        <w:rPr>
          <w:rFonts w:ascii="Arial" w:hAnsi="Arial" w:cs="Arial"/>
          <w:color w:val="000000"/>
          <w:sz w:val="36"/>
          <w:szCs w:val="36"/>
          <w:lang w:bidi="hi-IN"/>
        </w:rPr>
        <w:tab/>
        <w:t xml:space="preserve"> aqBicA#kaSIhi</w:t>
      </w:r>
      <w:r w:rsidRPr="00433C18">
        <w:rPr>
          <w:rFonts w:ascii="Arial" w:hAnsi="Arial" w:cs="Arial"/>
          <w:color w:val="000000"/>
          <w:sz w:val="36"/>
          <w:szCs w:val="36"/>
          <w:lang w:bidi="hi-IN"/>
        </w:rPr>
        <w:tab/>
        <w:t xml:space="preserve">   </w:t>
      </w:r>
    </w:p>
    <w:p w14:paraId="1DB79907" w14:textId="31C9B26D"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gramStart"/>
      <w:r w:rsidRPr="00433C18">
        <w:rPr>
          <w:rFonts w:ascii="Arial" w:hAnsi="Arial" w:cs="Arial"/>
          <w:color w:val="000000"/>
          <w:sz w:val="36"/>
          <w:szCs w:val="36"/>
          <w:lang w:bidi="hi-IN"/>
        </w:rPr>
        <w:t>cAqkaqSIqh</w:t>
      </w:r>
      <w:r w:rsidR="007340DC">
        <w:rPr>
          <w:rFonts w:ascii="Arial" w:hAnsi="Arial" w:cs="Arial"/>
          <w:color w:val="000000"/>
          <w:sz w:val="36"/>
          <w:szCs w:val="36"/>
          <w:lang w:bidi="hi-IN"/>
        </w:rPr>
        <w:t>I</w:t>
      </w:r>
      <w:r w:rsidRPr="00433C18">
        <w:rPr>
          <w:rFonts w:ascii="Arial" w:hAnsi="Arial" w:cs="Arial"/>
          <w:color w:val="000000"/>
          <w:sz w:val="36"/>
          <w:szCs w:val="36"/>
          <w:lang w:bidi="hi-IN"/>
        </w:rPr>
        <w:t>ti</w:t>
      </w:r>
      <w:proofErr w:type="gramEnd"/>
      <w:r w:rsidRPr="00433C18">
        <w:rPr>
          <w:rFonts w:ascii="Arial" w:hAnsi="Arial" w:cs="Arial"/>
          <w:color w:val="000000"/>
          <w:sz w:val="36"/>
          <w:szCs w:val="36"/>
          <w:lang w:bidi="hi-IN"/>
        </w:rPr>
        <w:t># cAkaSIhi ,</w:t>
      </w:r>
      <w:r w:rsidRPr="00433C18">
        <w:rPr>
          <w:rFonts w:ascii="Arial" w:hAnsi="Arial" w:cs="Arial"/>
          <w:color w:val="000000"/>
          <w:sz w:val="36"/>
          <w:szCs w:val="36"/>
          <w:lang w:bidi="hi-IN"/>
        </w:rPr>
        <w:tab/>
        <w:t xml:space="preserve"> yAmiShu$M &gt;</w:t>
      </w:r>
      <w:r w:rsidRPr="00433C18">
        <w:rPr>
          <w:rFonts w:ascii="Arial" w:hAnsi="Arial" w:cs="Arial"/>
          <w:color w:val="000000"/>
          <w:sz w:val="36"/>
          <w:szCs w:val="36"/>
          <w:lang w:bidi="hi-IN"/>
        </w:rPr>
        <w:tab/>
        <w:t xml:space="preserve">   </w:t>
      </w:r>
    </w:p>
    <w:p w14:paraId="2776765D"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iShu#g giriSanta</w:t>
      </w:r>
      <w:r w:rsidRPr="00433C18">
        <w:rPr>
          <w:rFonts w:ascii="Arial" w:hAnsi="Arial" w:cs="Arial"/>
          <w:color w:val="000000"/>
          <w:sz w:val="36"/>
          <w:szCs w:val="36"/>
          <w:lang w:bidi="hi-IN"/>
        </w:rPr>
        <w:tab/>
        <w:t>, giqriqSaqntaq haste$ &gt;</w:t>
      </w:r>
      <w:r w:rsidRPr="00433C18">
        <w:rPr>
          <w:rFonts w:ascii="Arial" w:hAnsi="Arial" w:cs="Arial"/>
          <w:color w:val="000000"/>
          <w:sz w:val="36"/>
          <w:szCs w:val="36"/>
          <w:lang w:bidi="hi-IN"/>
        </w:rPr>
        <w:tab/>
        <w:t xml:space="preserve">   </w:t>
      </w:r>
    </w:p>
    <w:p w14:paraId="06A798F1" w14:textId="56044869"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gramStart"/>
      <w:r w:rsidRPr="00433C18">
        <w:rPr>
          <w:rFonts w:ascii="Arial" w:hAnsi="Arial" w:cs="Arial"/>
          <w:color w:val="000000"/>
          <w:sz w:val="36"/>
          <w:szCs w:val="36"/>
          <w:lang w:bidi="hi-IN"/>
        </w:rPr>
        <w:t>giqriqSaqnteti</w:t>
      </w:r>
      <w:proofErr w:type="gramEnd"/>
      <w:r w:rsidR="00074070">
        <w:rPr>
          <w:rFonts w:ascii="Arial" w:hAnsi="Arial" w:cs="Arial"/>
          <w:color w:val="000000"/>
          <w:sz w:val="36"/>
          <w:szCs w:val="36"/>
          <w:lang w:bidi="hi-IN"/>
        </w:rPr>
        <w:t>#</w:t>
      </w:r>
      <w:r w:rsidRPr="00433C18">
        <w:rPr>
          <w:rFonts w:ascii="Arial" w:hAnsi="Arial" w:cs="Arial"/>
          <w:color w:val="000000"/>
          <w:sz w:val="36"/>
          <w:szCs w:val="36"/>
          <w:lang w:bidi="hi-IN"/>
        </w:rPr>
        <w:t xml:space="preserve"> giri --- Saqntaq,</w:t>
      </w:r>
      <w:r w:rsidRPr="00433C18">
        <w:rPr>
          <w:rFonts w:ascii="Arial" w:hAnsi="Arial" w:cs="Arial"/>
          <w:color w:val="000000"/>
          <w:sz w:val="36"/>
          <w:szCs w:val="36"/>
          <w:lang w:bidi="hi-IN"/>
        </w:rPr>
        <w:tab/>
        <w:t xml:space="preserve"> hasteq biBa#r.Shi</w:t>
      </w:r>
      <w:r w:rsidRPr="00433C18">
        <w:rPr>
          <w:rFonts w:ascii="Arial" w:hAnsi="Arial" w:cs="Arial"/>
          <w:color w:val="000000"/>
          <w:sz w:val="36"/>
          <w:szCs w:val="36"/>
          <w:lang w:bidi="hi-IN"/>
        </w:rPr>
        <w:tab/>
        <w:t xml:space="preserve">   </w:t>
      </w:r>
    </w:p>
    <w:p w14:paraId="66A31025"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biBaqr.Shyasta#ve</w:t>
      </w:r>
      <w:r w:rsidRPr="00433C18">
        <w:rPr>
          <w:rFonts w:ascii="Arial" w:hAnsi="Arial" w:cs="Arial"/>
          <w:color w:val="000000"/>
          <w:sz w:val="36"/>
          <w:szCs w:val="36"/>
          <w:lang w:bidi="hi-IN"/>
        </w:rPr>
        <w:tab/>
        <w:t>, asta#vaq ityasta#ve</w:t>
      </w:r>
      <w:r w:rsidRPr="00433C18">
        <w:rPr>
          <w:rFonts w:ascii="Arial" w:hAnsi="Arial" w:cs="Arial"/>
          <w:color w:val="000000"/>
          <w:sz w:val="36"/>
          <w:szCs w:val="36"/>
          <w:lang w:bidi="hi-IN"/>
        </w:rPr>
        <w:tab/>
        <w:t xml:space="preserve">   </w:t>
      </w:r>
    </w:p>
    <w:p w14:paraId="18AF36EE"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SiqvAg gi#ritra</w:t>
      </w:r>
      <w:r w:rsidRPr="00433C18">
        <w:rPr>
          <w:rFonts w:ascii="Arial" w:hAnsi="Arial" w:cs="Arial"/>
          <w:color w:val="000000"/>
          <w:sz w:val="36"/>
          <w:szCs w:val="36"/>
          <w:lang w:bidi="hi-IN"/>
        </w:rPr>
        <w:tab/>
        <w:t>, giqriqtraq tAM</w:t>
      </w:r>
      <w:r w:rsidRPr="00433C18">
        <w:rPr>
          <w:rFonts w:ascii="Arial" w:hAnsi="Arial" w:cs="Arial"/>
          <w:color w:val="000000"/>
          <w:sz w:val="36"/>
          <w:szCs w:val="36"/>
          <w:lang w:bidi="hi-IN"/>
        </w:rPr>
        <w:tab/>
        <w:t xml:space="preserve">   </w:t>
      </w:r>
    </w:p>
    <w:p w14:paraId="14DB19FC"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giqriqtreti# giri --- traq</w:t>
      </w:r>
      <w:r w:rsidRPr="00433C18">
        <w:rPr>
          <w:rFonts w:ascii="Arial" w:hAnsi="Arial" w:cs="Arial"/>
          <w:color w:val="000000"/>
          <w:sz w:val="36"/>
          <w:szCs w:val="36"/>
          <w:lang w:bidi="hi-IN"/>
        </w:rPr>
        <w:tab/>
        <w:t>, tAg ku#ru</w:t>
      </w:r>
      <w:r w:rsidRPr="00433C18">
        <w:rPr>
          <w:rFonts w:ascii="Arial" w:hAnsi="Arial" w:cs="Arial"/>
          <w:color w:val="000000"/>
          <w:sz w:val="36"/>
          <w:szCs w:val="36"/>
          <w:lang w:bidi="hi-IN"/>
        </w:rPr>
        <w:tab/>
        <w:t xml:space="preserve">   </w:t>
      </w:r>
    </w:p>
    <w:p w14:paraId="3480A400"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kuqruq mA</w:t>
      </w:r>
      <w:r w:rsidRPr="00433C18">
        <w:rPr>
          <w:rFonts w:ascii="Arial" w:hAnsi="Arial" w:cs="Arial"/>
          <w:color w:val="000000"/>
          <w:sz w:val="36"/>
          <w:szCs w:val="36"/>
          <w:lang w:bidi="hi-IN"/>
        </w:rPr>
        <w:tab/>
        <w:t>, mA hi(gm)#sIH</w:t>
      </w:r>
      <w:r w:rsidRPr="00433C18">
        <w:rPr>
          <w:rFonts w:ascii="Arial" w:hAnsi="Arial" w:cs="Arial"/>
          <w:color w:val="000000"/>
          <w:sz w:val="36"/>
          <w:szCs w:val="36"/>
          <w:lang w:bidi="hi-IN"/>
        </w:rPr>
        <w:tab/>
        <w:t xml:space="preserve">   </w:t>
      </w:r>
    </w:p>
    <w:p w14:paraId="46206A78"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hiq(gm)qsIqH puru#ShaM,</w:t>
      </w:r>
      <w:r w:rsidRPr="00433C18">
        <w:rPr>
          <w:rFonts w:ascii="Arial" w:hAnsi="Arial" w:cs="Arial"/>
          <w:color w:val="000000"/>
          <w:sz w:val="36"/>
          <w:szCs w:val="36"/>
          <w:lang w:bidi="hi-IN"/>
        </w:rPr>
        <w:tab/>
        <w:t xml:space="preserve"> puru#Shaqj jaga#t</w:t>
      </w:r>
      <w:r w:rsidRPr="00433C18">
        <w:rPr>
          <w:rFonts w:ascii="Arial" w:hAnsi="Arial" w:cs="Arial"/>
          <w:color w:val="000000"/>
          <w:sz w:val="36"/>
          <w:szCs w:val="36"/>
          <w:lang w:bidi="hi-IN"/>
        </w:rPr>
        <w:tab/>
        <w:t xml:space="preserve">   </w:t>
      </w:r>
    </w:p>
    <w:p w14:paraId="64A14898"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jagaqditiq jaga#t</w:t>
      </w:r>
      <w:r w:rsidRPr="00433C18">
        <w:rPr>
          <w:rFonts w:ascii="Arial" w:hAnsi="Arial" w:cs="Arial"/>
          <w:color w:val="000000"/>
          <w:sz w:val="36"/>
          <w:szCs w:val="36"/>
          <w:lang w:bidi="hi-IN"/>
        </w:rPr>
        <w:tab/>
        <w:t>, Siqvenaq vaca#sA</w:t>
      </w:r>
      <w:r w:rsidRPr="00433C18">
        <w:rPr>
          <w:rFonts w:ascii="Arial" w:hAnsi="Arial" w:cs="Arial"/>
          <w:color w:val="000000"/>
          <w:sz w:val="36"/>
          <w:szCs w:val="36"/>
          <w:lang w:bidi="hi-IN"/>
        </w:rPr>
        <w:tab/>
        <w:t xml:space="preserve">   </w:t>
      </w:r>
    </w:p>
    <w:p w14:paraId="1A6AE89B"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vaca#sA tvA</w:t>
      </w:r>
      <w:r w:rsidRPr="00433C18">
        <w:rPr>
          <w:rFonts w:ascii="Arial" w:hAnsi="Arial" w:cs="Arial"/>
          <w:color w:val="000000"/>
          <w:sz w:val="36"/>
          <w:szCs w:val="36"/>
          <w:lang w:bidi="hi-IN"/>
        </w:rPr>
        <w:tab/>
        <w:t>, tvAq giri#Sa</w:t>
      </w:r>
      <w:r w:rsidRPr="00433C18">
        <w:rPr>
          <w:rFonts w:ascii="Arial" w:hAnsi="Arial" w:cs="Arial"/>
          <w:color w:val="000000"/>
          <w:sz w:val="36"/>
          <w:szCs w:val="36"/>
          <w:lang w:bidi="hi-IN"/>
        </w:rPr>
        <w:tab/>
        <w:t xml:space="preserve">   </w:t>
      </w:r>
    </w:p>
    <w:p w14:paraId="126A3FAE" w14:textId="4B5F7424"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giri</w:t>
      </w:r>
      <w:r w:rsidR="00074070">
        <w:rPr>
          <w:rFonts w:ascii="Arial" w:hAnsi="Arial" w:cs="Arial"/>
          <w:color w:val="000000"/>
          <w:sz w:val="36"/>
          <w:szCs w:val="36"/>
          <w:lang w:bidi="hi-IN"/>
        </w:rPr>
        <w:t>q</w:t>
      </w:r>
      <w:r w:rsidRPr="00433C18">
        <w:rPr>
          <w:rFonts w:ascii="Arial" w:hAnsi="Arial" w:cs="Arial"/>
          <w:color w:val="000000"/>
          <w:sz w:val="36"/>
          <w:szCs w:val="36"/>
          <w:lang w:bidi="hi-IN"/>
        </w:rPr>
        <w:t>SAcCa#, acCA#vadAmasi</w:t>
      </w:r>
      <w:r w:rsidRPr="00433C18">
        <w:rPr>
          <w:rFonts w:ascii="Arial" w:hAnsi="Arial" w:cs="Arial"/>
          <w:color w:val="000000"/>
          <w:sz w:val="36"/>
          <w:szCs w:val="36"/>
          <w:lang w:bidi="hi-IN"/>
        </w:rPr>
        <w:tab/>
        <w:t xml:space="preserve">   </w:t>
      </w:r>
    </w:p>
    <w:p w14:paraId="1119A0A0"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vaqdAqmaqsIti# vadAmasi</w:t>
      </w:r>
      <w:r w:rsidRPr="00433C18">
        <w:rPr>
          <w:rFonts w:ascii="Arial" w:hAnsi="Arial" w:cs="Arial"/>
          <w:color w:val="000000"/>
          <w:sz w:val="36"/>
          <w:szCs w:val="36"/>
          <w:lang w:bidi="hi-IN"/>
        </w:rPr>
        <w:tab/>
        <w:t>, yathA# naH</w:t>
      </w:r>
      <w:r w:rsidRPr="00433C18">
        <w:rPr>
          <w:rFonts w:ascii="Arial" w:hAnsi="Arial" w:cs="Arial"/>
          <w:color w:val="000000"/>
          <w:sz w:val="36"/>
          <w:szCs w:val="36"/>
          <w:lang w:bidi="hi-IN"/>
        </w:rPr>
        <w:tab/>
        <w:t xml:space="preserve">   </w:t>
      </w:r>
    </w:p>
    <w:p w14:paraId="1F33C643"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naqs sarva$M &gt;,</w:t>
      </w:r>
      <w:r w:rsidRPr="00433C18">
        <w:rPr>
          <w:rFonts w:ascii="Arial" w:hAnsi="Arial" w:cs="Arial"/>
          <w:color w:val="000000"/>
          <w:sz w:val="36"/>
          <w:szCs w:val="36"/>
          <w:lang w:bidi="hi-IN"/>
        </w:rPr>
        <w:tab/>
        <w:t xml:space="preserve"> sarvaqmit</w:t>
      </w:r>
      <w:r w:rsidRPr="00433C18">
        <w:rPr>
          <w:rFonts w:ascii="Arial" w:hAnsi="Arial" w:cs="Arial"/>
          <w:color w:val="000000"/>
          <w:sz w:val="36"/>
          <w:szCs w:val="36"/>
          <w:lang w:bidi="hi-IN"/>
        </w:rPr>
        <w:tab/>
        <w:t xml:space="preserve">   </w:t>
      </w:r>
    </w:p>
    <w:p w14:paraId="2049AB4B"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ijjaga#t</w:t>
      </w:r>
      <w:r w:rsidRPr="00433C18">
        <w:rPr>
          <w:rFonts w:ascii="Arial" w:hAnsi="Arial" w:cs="Arial"/>
          <w:color w:val="000000"/>
          <w:sz w:val="36"/>
          <w:szCs w:val="36"/>
          <w:lang w:bidi="hi-IN"/>
        </w:rPr>
        <w:tab/>
        <w:t>, jaga#dayaqkShmaM</w:t>
      </w:r>
      <w:r w:rsidRPr="00433C18">
        <w:rPr>
          <w:rFonts w:ascii="Arial" w:hAnsi="Arial" w:cs="Arial"/>
          <w:color w:val="000000"/>
          <w:sz w:val="36"/>
          <w:szCs w:val="36"/>
          <w:lang w:bidi="hi-IN"/>
        </w:rPr>
        <w:tab/>
        <w:t xml:space="preserve">   </w:t>
      </w:r>
    </w:p>
    <w:p w14:paraId="453D2381"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aqyaqkShma suqmanA$H &gt;,</w:t>
      </w:r>
      <w:r w:rsidRPr="00433C18">
        <w:rPr>
          <w:rFonts w:ascii="Arial" w:hAnsi="Arial" w:cs="Arial"/>
          <w:color w:val="000000"/>
          <w:sz w:val="36"/>
          <w:szCs w:val="36"/>
          <w:lang w:bidi="hi-IN"/>
        </w:rPr>
        <w:tab/>
        <w:t xml:space="preserve"> suqmanAq asa#t</w:t>
      </w:r>
      <w:r w:rsidRPr="00433C18">
        <w:rPr>
          <w:rFonts w:ascii="Arial" w:hAnsi="Arial" w:cs="Arial"/>
          <w:color w:val="000000"/>
          <w:sz w:val="36"/>
          <w:szCs w:val="36"/>
          <w:lang w:bidi="hi-IN"/>
        </w:rPr>
        <w:tab/>
        <w:t xml:space="preserve">   </w:t>
      </w:r>
    </w:p>
    <w:p w14:paraId="5587DBBC" w14:textId="794F2013"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gramStart"/>
      <w:r w:rsidRPr="00433C18">
        <w:rPr>
          <w:rFonts w:ascii="Arial" w:hAnsi="Arial" w:cs="Arial"/>
          <w:color w:val="000000"/>
          <w:sz w:val="36"/>
          <w:szCs w:val="36"/>
          <w:lang w:bidi="hi-IN"/>
        </w:rPr>
        <w:t>suqmanA</w:t>
      </w:r>
      <w:r w:rsidR="00E64895">
        <w:rPr>
          <w:rFonts w:ascii="Arial" w:hAnsi="Arial" w:cs="Arial"/>
          <w:color w:val="000000"/>
          <w:sz w:val="36"/>
          <w:szCs w:val="36"/>
          <w:lang w:bidi="hi-IN"/>
        </w:rPr>
        <w:t>q</w:t>
      </w:r>
      <w:proofErr w:type="gramEnd"/>
      <w:r w:rsidRPr="00433C18">
        <w:rPr>
          <w:rFonts w:ascii="Arial" w:hAnsi="Arial" w:cs="Arial"/>
          <w:color w:val="000000"/>
          <w:sz w:val="36"/>
          <w:szCs w:val="36"/>
          <w:lang w:bidi="hi-IN"/>
        </w:rPr>
        <w:t xml:space="preserve"> iti#  su --- manA$H &gt;</w:t>
      </w:r>
      <w:r w:rsidRPr="00433C18">
        <w:rPr>
          <w:rFonts w:ascii="Arial" w:hAnsi="Arial" w:cs="Arial"/>
          <w:color w:val="000000"/>
          <w:sz w:val="36"/>
          <w:szCs w:val="36"/>
          <w:lang w:bidi="hi-IN"/>
        </w:rPr>
        <w:tab/>
        <w:t>, asaqdityasa#t</w:t>
      </w:r>
      <w:r w:rsidRPr="00433C18">
        <w:rPr>
          <w:rFonts w:ascii="Arial" w:hAnsi="Arial" w:cs="Arial"/>
          <w:color w:val="000000"/>
          <w:sz w:val="36"/>
          <w:szCs w:val="36"/>
          <w:lang w:bidi="hi-IN"/>
        </w:rPr>
        <w:tab/>
        <w:t xml:space="preserve">   </w:t>
      </w:r>
    </w:p>
    <w:p w14:paraId="5805AD43"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addhya#vocat</w:t>
      </w:r>
      <w:r w:rsidRPr="00433C18">
        <w:rPr>
          <w:rFonts w:ascii="Arial" w:hAnsi="Arial" w:cs="Arial"/>
          <w:color w:val="000000"/>
          <w:sz w:val="36"/>
          <w:szCs w:val="36"/>
          <w:lang w:bidi="hi-IN"/>
        </w:rPr>
        <w:tab/>
        <w:t>, aqvoqcaqdaqdhiqvaqktA</w:t>
      </w:r>
      <w:r w:rsidRPr="00433C18">
        <w:rPr>
          <w:rFonts w:ascii="Arial" w:hAnsi="Arial" w:cs="Arial"/>
          <w:color w:val="000000"/>
          <w:sz w:val="36"/>
          <w:szCs w:val="36"/>
          <w:lang w:bidi="hi-IN"/>
        </w:rPr>
        <w:tab/>
        <w:t xml:space="preserve">   </w:t>
      </w:r>
    </w:p>
    <w:p w14:paraId="6CD4C7BE"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aqdhiqvaqktA pra#thaqmaH,</w:t>
      </w:r>
      <w:r w:rsidRPr="00433C18">
        <w:rPr>
          <w:rFonts w:ascii="Arial" w:hAnsi="Arial" w:cs="Arial"/>
          <w:color w:val="000000"/>
          <w:sz w:val="36"/>
          <w:szCs w:val="36"/>
          <w:lang w:bidi="hi-IN"/>
        </w:rPr>
        <w:tab/>
        <w:t xml:space="preserve"> aqdhiqvaqktetya#dhi --- vaqktA</w:t>
      </w:r>
      <w:r w:rsidRPr="00433C18">
        <w:rPr>
          <w:rFonts w:ascii="Arial" w:hAnsi="Arial" w:cs="Arial"/>
          <w:color w:val="000000"/>
          <w:sz w:val="36"/>
          <w:szCs w:val="36"/>
          <w:lang w:bidi="hi-IN"/>
        </w:rPr>
        <w:tab/>
        <w:t xml:space="preserve">   </w:t>
      </w:r>
    </w:p>
    <w:p w14:paraId="39FFAD26"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gramStart"/>
      <w:r w:rsidRPr="00433C18">
        <w:rPr>
          <w:rFonts w:ascii="Arial" w:hAnsi="Arial" w:cs="Arial"/>
          <w:color w:val="000000"/>
          <w:sz w:val="36"/>
          <w:szCs w:val="36"/>
          <w:lang w:bidi="hi-IN"/>
        </w:rPr>
        <w:t>praqthaqmo</w:t>
      </w:r>
      <w:proofErr w:type="gramEnd"/>
      <w:r w:rsidRPr="00433C18">
        <w:rPr>
          <w:rFonts w:ascii="Arial" w:hAnsi="Arial" w:cs="Arial"/>
          <w:color w:val="000000"/>
          <w:sz w:val="36"/>
          <w:szCs w:val="36"/>
          <w:lang w:bidi="hi-IN"/>
        </w:rPr>
        <w:t xml:space="preserve"> daivya#H</w:t>
      </w:r>
      <w:r w:rsidRPr="00433C18">
        <w:rPr>
          <w:rFonts w:ascii="Arial" w:hAnsi="Arial" w:cs="Arial"/>
          <w:color w:val="000000"/>
          <w:sz w:val="36"/>
          <w:szCs w:val="36"/>
          <w:lang w:bidi="hi-IN"/>
        </w:rPr>
        <w:tab/>
        <w:t xml:space="preserve"> ,daivyo# BiqShak</w:t>
      </w:r>
      <w:r w:rsidRPr="00433C18">
        <w:rPr>
          <w:rFonts w:ascii="Arial" w:hAnsi="Arial" w:cs="Arial"/>
          <w:color w:val="000000"/>
          <w:sz w:val="36"/>
          <w:szCs w:val="36"/>
          <w:lang w:bidi="hi-IN"/>
        </w:rPr>
        <w:tab/>
        <w:t xml:space="preserve">   </w:t>
      </w:r>
    </w:p>
    <w:p w14:paraId="20A25EA7"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BiqShagiti# BiqShak,</w:t>
      </w:r>
      <w:r w:rsidRPr="00433C18">
        <w:rPr>
          <w:rFonts w:ascii="Arial" w:hAnsi="Arial" w:cs="Arial"/>
          <w:color w:val="000000"/>
          <w:sz w:val="36"/>
          <w:szCs w:val="36"/>
          <w:lang w:bidi="hi-IN"/>
        </w:rPr>
        <w:tab/>
        <w:t xml:space="preserve"> aqhI(gg)#Sca </w:t>
      </w:r>
      <w:r w:rsidRPr="00433C18">
        <w:rPr>
          <w:rFonts w:ascii="Arial" w:hAnsi="Arial" w:cs="Arial"/>
          <w:color w:val="000000"/>
          <w:sz w:val="36"/>
          <w:szCs w:val="36"/>
          <w:lang w:bidi="hi-IN"/>
        </w:rPr>
        <w:tab/>
        <w:t xml:space="preserve">   </w:t>
      </w:r>
    </w:p>
    <w:p w14:paraId="1015E9F6"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caq sarvAn#</w:t>
      </w:r>
      <w:r w:rsidRPr="00433C18">
        <w:rPr>
          <w:rFonts w:ascii="Arial" w:hAnsi="Arial" w:cs="Arial"/>
          <w:color w:val="000000"/>
          <w:sz w:val="36"/>
          <w:szCs w:val="36"/>
          <w:lang w:bidi="hi-IN"/>
        </w:rPr>
        <w:tab/>
        <w:t>, sarvA$n jaqMBayann#</w:t>
      </w:r>
      <w:r w:rsidRPr="00433C18">
        <w:rPr>
          <w:rFonts w:ascii="Arial" w:hAnsi="Arial" w:cs="Arial"/>
          <w:color w:val="000000"/>
          <w:sz w:val="36"/>
          <w:szCs w:val="36"/>
          <w:lang w:bidi="hi-IN"/>
        </w:rPr>
        <w:tab/>
        <w:t xml:space="preserve">   </w:t>
      </w:r>
    </w:p>
    <w:p w14:paraId="33BD4C2C"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jaqMBayaqnth sarvA$H&gt;,</w:t>
      </w:r>
      <w:r w:rsidRPr="00433C18">
        <w:rPr>
          <w:rFonts w:ascii="Arial" w:hAnsi="Arial" w:cs="Arial"/>
          <w:color w:val="000000"/>
          <w:sz w:val="36"/>
          <w:szCs w:val="36"/>
          <w:lang w:bidi="hi-IN"/>
        </w:rPr>
        <w:tab/>
        <w:t xml:space="preserve"> sarvA$Sca</w:t>
      </w:r>
      <w:r w:rsidRPr="00433C18">
        <w:rPr>
          <w:rFonts w:ascii="Arial" w:hAnsi="Arial" w:cs="Arial"/>
          <w:color w:val="000000"/>
          <w:sz w:val="36"/>
          <w:szCs w:val="36"/>
          <w:lang w:bidi="hi-IN"/>
        </w:rPr>
        <w:tab/>
        <w:t xml:space="preserve">   </w:t>
      </w:r>
    </w:p>
    <w:p w14:paraId="00200A9B"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caq yAqtuq dhAqnya#H,</w:t>
      </w:r>
      <w:r w:rsidRPr="00433C18">
        <w:rPr>
          <w:rFonts w:ascii="Arial" w:hAnsi="Arial" w:cs="Arial"/>
          <w:color w:val="000000"/>
          <w:sz w:val="36"/>
          <w:szCs w:val="36"/>
          <w:lang w:bidi="hi-IN"/>
        </w:rPr>
        <w:tab/>
        <w:t xml:space="preserve"> yAqtuqdhAqnya# iti# yAtu --- dhAqnya#H</w:t>
      </w:r>
      <w:r w:rsidRPr="00433C18">
        <w:rPr>
          <w:rFonts w:ascii="Arial" w:hAnsi="Arial" w:cs="Arial"/>
          <w:color w:val="000000"/>
          <w:sz w:val="36"/>
          <w:szCs w:val="36"/>
          <w:lang w:bidi="hi-IN"/>
        </w:rPr>
        <w:tab/>
        <w:t xml:space="preserve">   </w:t>
      </w:r>
    </w:p>
    <w:p w14:paraId="68438EE2"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aqsau yaH</w:t>
      </w:r>
      <w:r w:rsidRPr="00433C18">
        <w:rPr>
          <w:rFonts w:ascii="Arial" w:hAnsi="Arial" w:cs="Arial"/>
          <w:color w:val="000000"/>
          <w:sz w:val="36"/>
          <w:szCs w:val="36"/>
          <w:lang w:bidi="hi-IN"/>
        </w:rPr>
        <w:tab/>
        <w:t>, yastAqmraH</w:t>
      </w:r>
      <w:r w:rsidRPr="00433C18">
        <w:rPr>
          <w:rFonts w:ascii="Arial" w:hAnsi="Arial" w:cs="Arial"/>
          <w:color w:val="000000"/>
          <w:sz w:val="36"/>
          <w:szCs w:val="36"/>
          <w:lang w:bidi="hi-IN"/>
        </w:rPr>
        <w:tab/>
        <w:t xml:space="preserve">   </w:t>
      </w:r>
    </w:p>
    <w:p w14:paraId="02CD6540"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tAqmro a#ruqNaH,</w:t>
      </w:r>
      <w:r w:rsidRPr="00433C18">
        <w:rPr>
          <w:rFonts w:ascii="Arial" w:hAnsi="Arial" w:cs="Arial"/>
          <w:color w:val="000000"/>
          <w:sz w:val="36"/>
          <w:szCs w:val="36"/>
          <w:lang w:bidi="hi-IN"/>
        </w:rPr>
        <w:tab/>
        <w:t xml:space="preserve"> aqruqNa uqta</w:t>
      </w:r>
      <w:r w:rsidRPr="00433C18">
        <w:rPr>
          <w:rFonts w:ascii="Arial" w:hAnsi="Arial" w:cs="Arial"/>
          <w:color w:val="000000"/>
          <w:sz w:val="36"/>
          <w:szCs w:val="36"/>
          <w:lang w:bidi="hi-IN"/>
        </w:rPr>
        <w:tab/>
        <w:t xml:space="preserve">   </w:t>
      </w:r>
    </w:p>
    <w:p w14:paraId="1CB1EE64"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uqta baqBruH,</w:t>
      </w:r>
      <w:r w:rsidRPr="00433C18">
        <w:rPr>
          <w:rFonts w:ascii="Arial" w:hAnsi="Arial" w:cs="Arial"/>
          <w:color w:val="000000"/>
          <w:sz w:val="36"/>
          <w:szCs w:val="36"/>
          <w:lang w:bidi="hi-IN"/>
        </w:rPr>
        <w:tab/>
        <w:t xml:space="preserve"> baqBrus su#maqggala#H</w:t>
      </w:r>
      <w:r w:rsidRPr="00433C18">
        <w:rPr>
          <w:rFonts w:ascii="Arial" w:hAnsi="Arial" w:cs="Arial"/>
          <w:color w:val="000000"/>
          <w:sz w:val="36"/>
          <w:szCs w:val="36"/>
          <w:lang w:bidi="hi-IN"/>
        </w:rPr>
        <w:tab/>
        <w:t xml:space="preserve">   </w:t>
      </w:r>
    </w:p>
    <w:p w14:paraId="71133743"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lastRenderedPageBreak/>
        <w:t>suqmaq~ggalaq iti# su --- maq~ggala#H,</w:t>
      </w:r>
      <w:r w:rsidRPr="00433C18">
        <w:rPr>
          <w:rFonts w:ascii="Arial" w:hAnsi="Arial" w:cs="Arial"/>
          <w:color w:val="000000"/>
          <w:sz w:val="36"/>
          <w:szCs w:val="36"/>
          <w:lang w:bidi="hi-IN"/>
        </w:rPr>
        <w:tab/>
        <w:t xml:space="preserve"> ye ca# </w:t>
      </w:r>
      <w:r w:rsidRPr="00433C18">
        <w:rPr>
          <w:rFonts w:ascii="Arial" w:hAnsi="Arial" w:cs="Arial"/>
          <w:color w:val="000000"/>
          <w:sz w:val="36"/>
          <w:szCs w:val="36"/>
          <w:lang w:bidi="hi-IN"/>
        </w:rPr>
        <w:tab/>
        <w:t xml:space="preserve">   </w:t>
      </w:r>
    </w:p>
    <w:p w14:paraId="093BFA62"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ceqmAM</w:t>
      </w:r>
      <w:r w:rsidRPr="00433C18">
        <w:rPr>
          <w:rFonts w:ascii="Arial" w:hAnsi="Arial" w:cs="Arial"/>
          <w:color w:val="000000"/>
          <w:sz w:val="36"/>
          <w:szCs w:val="36"/>
          <w:lang w:bidi="hi-IN"/>
        </w:rPr>
        <w:tab/>
        <w:t>, iqmA ruqdrAH</w:t>
      </w:r>
      <w:r w:rsidRPr="00433C18">
        <w:rPr>
          <w:rFonts w:ascii="Arial" w:hAnsi="Arial" w:cs="Arial"/>
          <w:color w:val="000000"/>
          <w:sz w:val="36"/>
          <w:szCs w:val="36"/>
          <w:lang w:bidi="hi-IN"/>
        </w:rPr>
        <w:tab/>
        <w:t xml:space="preserve">   </w:t>
      </w:r>
    </w:p>
    <w:p w14:paraId="5D012A96"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gramStart"/>
      <w:r w:rsidRPr="00433C18">
        <w:rPr>
          <w:rFonts w:ascii="Arial" w:hAnsi="Arial" w:cs="Arial"/>
          <w:color w:val="000000"/>
          <w:sz w:val="36"/>
          <w:szCs w:val="36"/>
          <w:lang w:bidi="hi-IN"/>
        </w:rPr>
        <w:t>ruqdrA</w:t>
      </w:r>
      <w:proofErr w:type="gramEnd"/>
      <w:r w:rsidRPr="00433C18">
        <w:rPr>
          <w:rFonts w:ascii="Arial" w:hAnsi="Arial" w:cs="Arial"/>
          <w:color w:val="000000"/>
          <w:sz w:val="36"/>
          <w:szCs w:val="36"/>
          <w:lang w:bidi="hi-IN"/>
        </w:rPr>
        <w:t xml:space="preserve"> aqBita#H</w:t>
      </w:r>
      <w:r w:rsidRPr="00433C18">
        <w:rPr>
          <w:rFonts w:ascii="Arial" w:hAnsi="Arial" w:cs="Arial"/>
          <w:color w:val="000000"/>
          <w:sz w:val="36"/>
          <w:szCs w:val="36"/>
          <w:lang w:bidi="hi-IN"/>
        </w:rPr>
        <w:tab/>
        <w:t xml:space="preserve"> , aqBito# diqkShu </w:t>
      </w:r>
      <w:r w:rsidRPr="00433C18">
        <w:rPr>
          <w:rFonts w:ascii="Arial" w:hAnsi="Arial" w:cs="Arial"/>
          <w:color w:val="000000"/>
          <w:sz w:val="36"/>
          <w:szCs w:val="36"/>
          <w:lang w:bidi="hi-IN"/>
        </w:rPr>
        <w:tab/>
        <w:t xml:space="preserve">   </w:t>
      </w:r>
    </w:p>
    <w:p w14:paraId="10CBA40C" w14:textId="3F74937E"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diqkShu SriqtAH,</w:t>
      </w:r>
      <w:r w:rsidRPr="00433C18">
        <w:rPr>
          <w:rFonts w:ascii="Arial" w:hAnsi="Arial" w:cs="Arial"/>
          <w:color w:val="000000"/>
          <w:sz w:val="36"/>
          <w:szCs w:val="36"/>
          <w:lang w:bidi="hi-IN"/>
        </w:rPr>
        <w:tab/>
        <w:t xml:space="preserve"> SriqtAs sa#hasraqSaH</w:t>
      </w:r>
      <w:r w:rsidRPr="00433C18">
        <w:rPr>
          <w:rFonts w:ascii="Arial" w:hAnsi="Arial" w:cs="Arial"/>
          <w:color w:val="000000"/>
          <w:sz w:val="36"/>
          <w:szCs w:val="36"/>
          <w:lang w:bidi="hi-IN"/>
        </w:rPr>
        <w:tab/>
        <w:t xml:space="preserve">   </w:t>
      </w:r>
    </w:p>
    <w:p w14:paraId="6F6114E2"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gramStart"/>
      <w:r w:rsidRPr="00433C18">
        <w:rPr>
          <w:rFonts w:ascii="Arial" w:hAnsi="Arial" w:cs="Arial"/>
          <w:color w:val="000000"/>
          <w:sz w:val="36"/>
          <w:szCs w:val="36"/>
          <w:lang w:bidi="hi-IN"/>
        </w:rPr>
        <w:t>saqhaqsraqSo&amp;</w:t>
      </w:r>
      <w:proofErr w:type="gramEnd"/>
      <w:r w:rsidRPr="00433C18">
        <w:rPr>
          <w:rFonts w:ascii="Arial" w:hAnsi="Arial" w:cs="Arial"/>
          <w:color w:val="000000"/>
          <w:sz w:val="36"/>
          <w:szCs w:val="36"/>
          <w:lang w:bidi="hi-IN"/>
        </w:rPr>
        <w:t>va#</w:t>
      </w:r>
      <w:r w:rsidRPr="00433C18">
        <w:rPr>
          <w:rFonts w:ascii="Arial" w:hAnsi="Arial" w:cs="Arial"/>
          <w:color w:val="000000"/>
          <w:sz w:val="36"/>
          <w:szCs w:val="36"/>
          <w:lang w:bidi="hi-IN"/>
        </w:rPr>
        <w:tab/>
        <w:t>, saqhaqsraqSa iti# sahasra --- SaH</w:t>
      </w:r>
      <w:r w:rsidRPr="00433C18">
        <w:rPr>
          <w:rFonts w:ascii="Arial" w:hAnsi="Arial" w:cs="Arial"/>
          <w:color w:val="000000"/>
          <w:sz w:val="36"/>
          <w:szCs w:val="36"/>
          <w:lang w:bidi="hi-IN"/>
        </w:rPr>
        <w:tab/>
        <w:t xml:space="preserve">   </w:t>
      </w:r>
    </w:p>
    <w:p w14:paraId="7A6B089A"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avai#ShAM</w:t>
      </w:r>
      <w:r w:rsidRPr="00433C18">
        <w:rPr>
          <w:rFonts w:ascii="Arial" w:hAnsi="Arial" w:cs="Arial"/>
          <w:color w:val="000000"/>
          <w:sz w:val="36"/>
          <w:szCs w:val="36"/>
          <w:lang w:bidi="hi-IN"/>
        </w:rPr>
        <w:tab/>
        <w:t>, eqShAq(gm)q heDa#H</w:t>
      </w:r>
      <w:r w:rsidRPr="00433C18">
        <w:rPr>
          <w:rFonts w:ascii="Arial" w:hAnsi="Arial" w:cs="Arial"/>
          <w:color w:val="000000"/>
          <w:sz w:val="36"/>
          <w:szCs w:val="36"/>
          <w:lang w:bidi="hi-IN"/>
        </w:rPr>
        <w:tab/>
        <w:t xml:space="preserve">   </w:t>
      </w:r>
    </w:p>
    <w:p w14:paraId="7735E85D"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gramStart"/>
      <w:r w:rsidRPr="00433C18">
        <w:rPr>
          <w:rFonts w:ascii="Arial" w:hAnsi="Arial" w:cs="Arial"/>
          <w:color w:val="000000"/>
          <w:sz w:val="36"/>
          <w:szCs w:val="36"/>
          <w:lang w:bidi="hi-IN"/>
        </w:rPr>
        <w:t>heDa</w:t>
      </w:r>
      <w:proofErr w:type="gramEnd"/>
      <w:r w:rsidRPr="00433C18">
        <w:rPr>
          <w:rFonts w:ascii="Arial" w:hAnsi="Arial" w:cs="Arial"/>
          <w:color w:val="000000"/>
          <w:sz w:val="36"/>
          <w:szCs w:val="36"/>
          <w:lang w:bidi="hi-IN"/>
        </w:rPr>
        <w:t># Imahe ,</w:t>
      </w:r>
      <w:r w:rsidRPr="00433C18">
        <w:rPr>
          <w:rFonts w:ascii="Arial" w:hAnsi="Arial" w:cs="Arial"/>
          <w:color w:val="000000"/>
          <w:sz w:val="36"/>
          <w:szCs w:val="36"/>
          <w:lang w:bidi="hi-IN"/>
        </w:rPr>
        <w:tab/>
        <w:t xml:space="preserve"> Iqmaqhaq itI#mahe</w:t>
      </w:r>
      <w:r w:rsidRPr="00433C18">
        <w:rPr>
          <w:rFonts w:ascii="Arial" w:hAnsi="Arial" w:cs="Arial"/>
          <w:color w:val="000000"/>
          <w:sz w:val="36"/>
          <w:szCs w:val="36"/>
          <w:lang w:bidi="hi-IN"/>
        </w:rPr>
        <w:tab/>
        <w:t xml:space="preserve">   </w:t>
      </w:r>
    </w:p>
    <w:p w14:paraId="6A2031B1"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aqsau yaH,</w:t>
      </w:r>
      <w:r w:rsidRPr="00433C18">
        <w:rPr>
          <w:rFonts w:ascii="Arial" w:hAnsi="Arial" w:cs="Arial"/>
          <w:color w:val="000000"/>
          <w:sz w:val="36"/>
          <w:szCs w:val="36"/>
          <w:lang w:bidi="hi-IN"/>
        </w:rPr>
        <w:tab/>
        <w:t xml:space="preserve"> yo#&amp;vaqsarpa#ti</w:t>
      </w:r>
      <w:r w:rsidRPr="00433C18">
        <w:rPr>
          <w:rFonts w:ascii="Arial" w:hAnsi="Arial" w:cs="Arial"/>
          <w:color w:val="000000"/>
          <w:sz w:val="36"/>
          <w:szCs w:val="36"/>
          <w:lang w:bidi="hi-IN"/>
        </w:rPr>
        <w:tab/>
        <w:t xml:space="preserve">   </w:t>
      </w:r>
    </w:p>
    <w:p w14:paraId="701F4185"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aqvaqsarpa#tiq nIla#grIvaH,</w:t>
      </w:r>
      <w:r w:rsidRPr="00433C18">
        <w:rPr>
          <w:rFonts w:ascii="Arial" w:hAnsi="Arial" w:cs="Arial"/>
          <w:color w:val="000000"/>
          <w:sz w:val="36"/>
          <w:szCs w:val="36"/>
          <w:lang w:bidi="hi-IN"/>
        </w:rPr>
        <w:tab/>
        <w:t xml:space="preserve"> aqvaqsarpaqtItya#va --- sarpa#ti </w:t>
      </w:r>
      <w:r w:rsidRPr="00433C18">
        <w:rPr>
          <w:rFonts w:ascii="Arial" w:hAnsi="Arial" w:cs="Arial"/>
          <w:color w:val="000000"/>
          <w:sz w:val="36"/>
          <w:szCs w:val="36"/>
          <w:lang w:bidi="hi-IN"/>
        </w:rPr>
        <w:tab/>
        <w:t xml:space="preserve">   </w:t>
      </w:r>
    </w:p>
    <w:p w14:paraId="7A216C92"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nIla#grIvoq vilo#hitaH</w:t>
      </w:r>
      <w:r w:rsidRPr="00433C18">
        <w:rPr>
          <w:rFonts w:ascii="Arial" w:hAnsi="Arial" w:cs="Arial"/>
          <w:color w:val="000000"/>
          <w:sz w:val="36"/>
          <w:szCs w:val="36"/>
          <w:lang w:bidi="hi-IN"/>
        </w:rPr>
        <w:tab/>
        <w:t>, nIla#grIvaq itiq nIla# --- grIqvaqH</w:t>
      </w:r>
      <w:r w:rsidRPr="00433C18">
        <w:rPr>
          <w:rFonts w:ascii="Arial" w:hAnsi="Arial" w:cs="Arial"/>
          <w:color w:val="000000"/>
          <w:sz w:val="36"/>
          <w:szCs w:val="36"/>
          <w:lang w:bidi="hi-IN"/>
        </w:rPr>
        <w:tab/>
        <w:t xml:space="preserve">   </w:t>
      </w:r>
    </w:p>
    <w:p w14:paraId="6F4F148C" w14:textId="4A929208"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gramStart"/>
      <w:r w:rsidRPr="00433C18">
        <w:rPr>
          <w:rFonts w:ascii="Arial" w:hAnsi="Arial" w:cs="Arial"/>
          <w:color w:val="000000"/>
          <w:sz w:val="36"/>
          <w:szCs w:val="36"/>
          <w:lang w:bidi="hi-IN"/>
        </w:rPr>
        <w:t>vilo#</w:t>
      </w:r>
      <w:proofErr w:type="gramEnd"/>
      <w:r w:rsidRPr="00433C18">
        <w:rPr>
          <w:rFonts w:ascii="Arial" w:hAnsi="Arial" w:cs="Arial"/>
          <w:color w:val="000000"/>
          <w:sz w:val="36"/>
          <w:szCs w:val="36"/>
          <w:lang w:bidi="hi-IN"/>
        </w:rPr>
        <w:t>hitaq itiq  vi --- loqhiqtaqH</w:t>
      </w:r>
      <w:r w:rsidRPr="00433C18">
        <w:rPr>
          <w:rFonts w:ascii="Arial" w:hAnsi="Arial" w:cs="Arial"/>
          <w:color w:val="000000"/>
          <w:sz w:val="36"/>
          <w:szCs w:val="36"/>
          <w:lang w:bidi="hi-IN"/>
        </w:rPr>
        <w:tab/>
        <w:t xml:space="preserve"> , u</w:t>
      </w:r>
      <w:r w:rsidR="00922B42">
        <w:rPr>
          <w:rFonts w:ascii="Arial" w:hAnsi="Arial" w:cs="Arial"/>
          <w:color w:val="000000"/>
          <w:sz w:val="36"/>
          <w:szCs w:val="36"/>
          <w:lang w:bidi="hi-IN"/>
        </w:rPr>
        <w:t>q</w:t>
      </w:r>
      <w:r w:rsidRPr="00433C18">
        <w:rPr>
          <w:rFonts w:ascii="Arial" w:hAnsi="Arial" w:cs="Arial"/>
          <w:color w:val="000000"/>
          <w:sz w:val="36"/>
          <w:szCs w:val="36"/>
          <w:lang w:bidi="hi-IN"/>
        </w:rPr>
        <w:t>taina$M &gt;</w:t>
      </w:r>
      <w:r w:rsidRPr="00433C18">
        <w:rPr>
          <w:rFonts w:ascii="Arial" w:hAnsi="Arial" w:cs="Arial"/>
          <w:color w:val="000000"/>
          <w:sz w:val="36"/>
          <w:szCs w:val="36"/>
          <w:lang w:bidi="hi-IN"/>
        </w:rPr>
        <w:tab/>
        <w:t xml:space="preserve">   </w:t>
      </w:r>
    </w:p>
    <w:p w14:paraId="47D43446"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gramStart"/>
      <w:r w:rsidRPr="00433C18">
        <w:rPr>
          <w:rFonts w:ascii="Arial" w:hAnsi="Arial" w:cs="Arial"/>
          <w:color w:val="000000"/>
          <w:sz w:val="36"/>
          <w:szCs w:val="36"/>
          <w:lang w:bidi="hi-IN"/>
        </w:rPr>
        <w:t>eqnaqg</w:t>
      </w:r>
      <w:proofErr w:type="gramEnd"/>
      <w:r w:rsidRPr="00433C18">
        <w:rPr>
          <w:rFonts w:ascii="Arial" w:hAnsi="Arial" w:cs="Arial"/>
          <w:color w:val="000000"/>
          <w:sz w:val="36"/>
          <w:szCs w:val="36"/>
          <w:lang w:bidi="hi-IN"/>
        </w:rPr>
        <w:t xml:space="preserve"> goqpAH ,</w:t>
      </w:r>
      <w:r w:rsidRPr="00433C18">
        <w:rPr>
          <w:rFonts w:ascii="Arial" w:hAnsi="Arial" w:cs="Arial"/>
          <w:color w:val="000000"/>
          <w:sz w:val="36"/>
          <w:szCs w:val="36"/>
          <w:lang w:bidi="hi-IN"/>
        </w:rPr>
        <w:tab/>
        <w:t xml:space="preserve"> goqpA a#dRuSann</w:t>
      </w:r>
      <w:r w:rsidRPr="00433C18">
        <w:rPr>
          <w:rFonts w:ascii="Arial" w:hAnsi="Arial" w:cs="Arial"/>
          <w:color w:val="000000"/>
          <w:sz w:val="36"/>
          <w:szCs w:val="36"/>
          <w:lang w:bidi="hi-IN"/>
        </w:rPr>
        <w:tab/>
        <w:t xml:space="preserve">   </w:t>
      </w:r>
    </w:p>
    <w:p w14:paraId="32E62D2F"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goqpA iti# go-pAH,</w:t>
      </w:r>
      <w:r w:rsidRPr="00433C18">
        <w:rPr>
          <w:rFonts w:ascii="Arial" w:hAnsi="Arial" w:cs="Arial"/>
          <w:color w:val="000000"/>
          <w:sz w:val="36"/>
          <w:szCs w:val="36"/>
          <w:lang w:bidi="hi-IN"/>
        </w:rPr>
        <w:tab/>
        <w:t xml:space="preserve"> aqdRuqSaqnnadRu#Sann</w:t>
      </w:r>
      <w:r w:rsidRPr="00433C18">
        <w:rPr>
          <w:rFonts w:ascii="Arial" w:hAnsi="Arial" w:cs="Arial"/>
          <w:color w:val="000000"/>
          <w:sz w:val="36"/>
          <w:szCs w:val="36"/>
          <w:lang w:bidi="hi-IN"/>
        </w:rPr>
        <w:tab/>
        <w:t xml:space="preserve">   </w:t>
      </w:r>
    </w:p>
    <w:p w14:paraId="4360300D"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adRu#SannudahAqrya#H,</w:t>
      </w:r>
      <w:r w:rsidRPr="00433C18">
        <w:rPr>
          <w:rFonts w:ascii="Arial" w:hAnsi="Arial" w:cs="Arial"/>
          <w:color w:val="000000"/>
          <w:sz w:val="36"/>
          <w:szCs w:val="36"/>
          <w:lang w:bidi="hi-IN"/>
        </w:rPr>
        <w:tab/>
        <w:t xml:space="preserve"> uqdaqhAqrya# ityu#da-hAqrya#H</w:t>
      </w:r>
      <w:r w:rsidRPr="00433C18">
        <w:rPr>
          <w:rFonts w:ascii="Arial" w:hAnsi="Arial" w:cs="Arial"/>
          <w:color w:val="000000"/>
          <w:sz w:val="36"/>
          <w:szCs w:val="36"/>
          <w:lang w:bidi="hi-IN"/>
        </w:rPr>
        <w:tab/>
        <w:t xml:space="preserve">   </w:t>
      </w:r>
    </w:p>
    <w:p w14:paraId="5C20439B"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uqtaina$M &gt;</w:t>
      </w:r>
      <w:r w:rsidRPr="00433C18">
        <w:rPr>
          <w:rFonts w:ascii="Arial" w:hAnsi="Arial" w:cs="Arial"/>
          <w:color w:val="000000"/>
          <w:sz w:val="36"/>
          <w:szCs w:val="36"/>
          <w:lang w:bidi="hi-IN"/>
        </w:rPr>
        <w:tab/>
        <w:t>, eqnaqM MviSvA$ &gt;</w:t>
      </w:r>
      <w:r w:rsidRPr="00433C18">
        <w:rPr>
          <w:rFonts w:ascii="Arial" w:hAnsi="Arial" w:cs="Arial"/>
          <w:color w:val="000000"/>
          <w:sz w:val="36"/>
          <w:szCs w:val="36"/>
          <w:lang w:bidi="hi-IN"/>
        </w:rPr>
        <w:tab/>
        <w:t xml:space="preserve">   </w:t>
      </w:r>
    </w:p>
    <w:p w14:paraId="5CCE65D4"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gramStart"/>
      <w:r w:rsidRPr="00433C18">
        <w:rPr>
          <w:rFonts w:ascii="Arial" w:hAnsi="Arial" w:cs="Arial"/>
          <w:color w:val="000000"/>
          <w:sz w:val="36"/>
          <w:szCs w:val="36"/>
          <w:lang w:bidi="hi-IN"/>
        </w:rPr>
        <w:t>viSvA</w:t>
      </w:r>
      <w:proofErr w:type="gramEnd"/>
      <w:r w:rsidRPr="00433C18">
        <w:rPr>
          <w:rFonts w:ascii="Arial" w:hAnsi="Arial" w:cs="Arial"/>
          <w:color w:val="000000"/>
          <w:sz w:val="36"/>
          <w:szCs w:val="36"/>
          <w:lang w:bidi="hi-IN"/>
        </w:rPr>
        <w:t># BUqtAni# ,</w:t>
      </w:r>
      <w:r w:rsidRPr="00433C18">
        <w:rPr>
          <w:rFonts w:ascii="Arial" w:hAnsi="Arial" w:cs="Arial"/>
          <w:color w:val="000000"/>
          <w:sz w:val="36"/>
          <w:szCs w:val="36"/>
          <w:lang w:bidi="hi-IN"/>
        </w:rPr>
        <w:tab/>
        <w:t xml:space="preserve"> BUqtAniq saH</w:t>
      </w:r>
      <w:r w:rsidRPr="00433C18">
        <w:rPr>
          <w:rFonts w:ascii="Arial" w:hAnsi="Arial" w:cs="Arial"/>
          <w:color w:val="000000"/>
          <w:sz w:val="36"/>
          <w:szCs w:val="36"/>
          <w:lang w:bidi="hi-IN"/>
        </w:rPr>
        <w:tab/>
        <w:t xml:space="preserve">   </w:t>
      </w:r>
    </w:p>
    <w:p w14:paraId="75254BA8"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sa dRuqShTaH</w:t>
      </w:r>
      <w:r w:rsidRPr="00433C18">
        <w:rPr>
          <w:rFonts w:ascii="Arial" w:hAnsi="Arial" w:cs="Arial"/>
          <w:color w:val="000000"/>
          <w:sz w:val="36"/>
          <w:szCs w:val="36"/>
          <w:lang w:bidi="hi-IN"/>
        </w:rPr>
        <w:tab/>
        <w:t>, dRuqShTo mRu#DayAti</w:t>
      </w:r>
      <w:r w:rsidRPr="00433C18">
        <w:rPr>
          <w:rFonts w:ascii="Arial" w:hAnsi="Arial" w:cs="Arial"/>
          <w:color w:val="000000"/>
          <w:sz w:val="36"/>
          <w:szCs w:val="36"/>
          <w:lang w:bidi="hi-IN"/>
        </w:rPr>
        <w:tab/>
        <w:t xml:space="preserve">   </w:t>
      </w:r>
    </w:p>
    <w:p w14:paraId="32D45D79"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mRuqDaqyAqtiq naqH</w:t>
      </w:r>
      <w:r w:rsidRPr="00433C18">
        <w:rPr>
          <w:rFonts w:ascii="Arial" w:hAnsi="Arial" w:cs="Arial"/>
          <w:color w:val="000000"/>
          <w:sz w:val="36"/>
          <w:szCs w:val="36"/>
          <w:lang w:bidi="hi-IN"/>
        </w:rPr>
        <w:tab/>
        <w:t xml:space="preserve">, naq iti# naH </w:t>
      </w:r>
      <w:r w:rsidRPr="00433C18">
        <w:rPr>
          <w:rFonts w:ascii="Arial" w:hAnsi="Arial" w:cs="Arial"/>
          <w:color w:val="000000"/>
          <w:sz w:val="36"/>
          <w:szCs w:val="36"/>
          <w:lang w:bidi="hi-IN"/>
        </w:rPr>
        <w:tab/>
        <w:t xml:space="preserve">   </w:t>
      </w:r>
    </w:p>
    <w:p w14:paraId="1812C519"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namo# astu,</w:t>
      </w:r>
      <w:r w:rsidRPr="00433C18">
        <w:rPr>
          <w:rFonts w:ascii="Arial" w:hAnsi="Arial" w:cs="Arial"/>
          <w:color w:val="000000"/>
          <w:sz w:val="36"/>
          <w:szCs w:val="36"/>
          <w:lang w:bidi="hi-IN"/>
        </w:rPr>
        <w:tab/>
        <w:t xml:space="preserve"> aqstuq nIla#grIvAya</w:t>
      </w:r>
      <w:r w:rsidRPr="00433C18">
        <w:rPr>
          <w:rFonts w:ascii="Arial" w:hAnsi="Arial" w:cs="Arial"/>
          <w:color w:val="000000"/>
          <w:sz w:val="36"/>
          <w:szCs w:val="36"/>
          <w:lang w:bidi="hi-IN"/>
        </w:rPr>
        <w:tab/>
        <w:t xml:space="preserve">   </w:t>
      </w:r>
    </w:p>
    <w:p w14:paraId="23201744"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nIla#grIvAya sahasrAqkShAya#,</w:t>
      </w:r>
      <w:r w:rsidRPr="00433C18">
        <w:rPr>
          <w:rFonts w:ascii="Arial" w:hAnsi="Arial" w:cs="Arial"/>
          <w:color w:val="000000"/>
          <w:sz w:val="36"/>
          <w:szCs w:val="36"/>
          <w:lang w:bidi="hi-IN"/>
        </w:rPr>
        <w:tab/>
        <w:t xml:space="preserve"> nIla#grIvAqyetiq nIla# --- grIqvAqyaq </w:t>
      </w:r>
      <w:r w:rsidRPr="00433C18">
        <w:rPr>
          <w:rFonts w:ascii="Arial" w:hAnsi="Arial" w:cs="Arial"/>
          <w:color w:val="000000"/>
          <w:sz w:val="36"/>
          <w:szCs w:val="36"/>
          <w:lang w:bidi="hi-IN"/>
        </w:rPr>
        <w:tab/>
        <w:t xml:space="preserve">   </w:t>
      </w:r>
    </w:p>
    <w:p w14:paraId="2129549C"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saqhaqsrAqkShAya# mIqDhuShe$ &gt;</w:t>
      </w:r>
      <w:r w:rsidRPr="00433C18">
        <w:rPr>
          <w:rFonts w:ascii="Arial" w:hAnsi="Arial" w:cs="Arial"/>
          <w:color w:val="000000"/>
          <w:sz w:val="36"/>
          <w:szCs w:val="36"/>
          <w:lang w:bidi="hi-IN"/>
        </w:rPr>
        <w:tab/>
        <w:t>, saqhaqsrAqkShAyeti# sahasra --- aqkShAya#</w:t>
      </w:r>
      <w:r w:rsidRPr="00433C18">
        <w:rPr>
          <w:rFonts w:ascii="Arial" w:hAnsi="Arial" w:cs="Arial"/>
          <w:color w:val="000000"/>
          <w:sz w:val="36"/>
          <w:szCs w:val="36"/>
          <w:lang w:bidi="hi-IN"/>
        </w:rPr>
        <w:tab/>
        <w:t xml:space="preserve">   </w:t>
      </w:r>
    </w:p>
    <w:p w14:paraId="499FB465"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mIqDhuShaq iti# mIqDhuShe$ &gt;,</w:t>
      </w:r>
      <w:r w:rsidRPr="00433C18">
        <w:rPr>
          <w:rFonts w:ascii="Arial" w:hAnsi="Arial" w:cs="Arial"/>
          <w:color w:val="000000"/>
          <w:sz w:val="36"/>
          <w:szCs w:val="36"/>
          <w:lang w:bidi="hi-IN"/>
        </w:rPr>
        <w:tab/>
        <w:t xml:space="preserve"> athoq ye </w:t>
      </w:r>
      <w:r w:rsidRPr="00433C18">
        <w:rPr>
          <w:rFonts w:ascii="Arial" w:hAnsi="Arial" w:cs="Arial"/>
          <w:color w:val="000000"/>
          <w:sz w:val="36"/>
          <w:szCs w:val="36"/>
          <w:lang w:bidi="hi-IN"/>
        </w:rPr>
        <w:tab/>
        <w:t xml:space="preserve">   </w:t>
      </w:r>
    </w:p>
    <w:p w14:paraId="0ED86AB9"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athoq ityatho$ &gt;</w:t>
      </w:r>
      <w:r w:rsidRPr="00433C18">
        <w:rPr>
          <w:rFonts w:ascii="Arial" w:hAnsi="Arial" w:cs="Arial"/>
          <w:color w:val="000000"/>
          <w:sz w:val="36"/>
          <w:szCs w:val="36"/>
          <w:lang w:bidi="hi-IN"/>
        </w:rPr>
        <w:tab/>
        <w:t xml:space="preserve">, ye a#sya </w:t>
      </w:r>
      <w:r w:rsidRPr="00433C18">
        <w:rPr>
          <w:rFonts w:ascii="Arial" w:hAnsi="Arial" w:cs="Arial"/>
          <w:color w:val="000000"/>
          <w:sz w:val="36"/>
          <w:szCs w:val="36"/>
          <w:lang w:bidi="hi-IN"/>
        </w:rPr>
        <w:tab/>
        <w:t xml:space="preserve">   </w:t>
      </w:r>
    </w:p>
    <w:p w14:paraId="1F83017E"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aqsyaq satvA#naH,</w:t>
      </w:r>
      <w:r w:rsidRPr="00433C18">
        <w:rPr>
          <w:rFonts w:ascii="Arial" w:hAnsi="Arial" w:cs="Arial"/>
          <w:color w:val="000000"/>
          <w:sz w:val="36"/>
          <w:szCs w:val="36"/>
          <w:lang w:bidi="hi-IN"/>
        </w:rPr>
        <w:tab/>
        <w:t xml:space="preserve"> satvA#noq&amp;haM</w:t>
      </w:r>
      <w:r w:rsidRPr="00433C18">
        <w:rPr>
          <w:rFonts w:ascii="Arial" w:hAnsi="Arial" w:cs="Arial"/>
          <w:color w:val="000000"/>
          <w:sz w:val="36"/>
          <w:szCs w:val="36"/>
          <w:lang w:bidi="hi-IN"/>
        </w:rPr>
        <w:tab/>
        <w:t xml:space="preserve">   </w:t>
      </w:r>
    </w:p>
    <w:p w14:paraId="7FDD00C8"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aqhanteBya#H,</w:t>
      </w:r>
      <w:r w:rsidRPr="00433C18">
        <w:rPr>
          <w:rFonts w:ascii="Arial" w:hAnsi="Arial" w:cs="Arial"/>
          <w:color w:val="000000"/>
          <w:sz w:val="36"/>
          <w:szCs w:val="36"/>
          <w:lang w:bidi="hi-IN"/>
        </w:rPr>
        <w:tab/>
        <w:t xml:space="preserve"> teByo#&amp;karaM</w:t>
      </w:r>
      <w:r w:rsidRPr="00433C18">
        <w:rPr>
          <w:rFonts w:ascii="Arial" w:hAnsi="Arial" w:cs="Arial"/>
          <w:color w:val="000000"/>
          <w:sz w:val="36"/>
          <w:szCs w:val="36"/>
          <w:lang w:bidi="hi-IN"/>
        </w:rPr>
        <w:tab/>
        <w:t xml:space="preserve">   </w:t>
      </w:r>
    </w:p>
    <w:p w14:paraId="5C73F9D5"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aqkaqraqn nama#H,</w:t>
      </w:r>
      <w:r w:rsidRPr="00433C18">
        <w:rPr>
          <w:rFonts w:ascii="Arial" w:hAnsi="Arial" w:cs="Arial"/>
          <w:color w:val="000000"/>
          <w:sz w:val="36"/>
          <w:szCs w:val="36"/>
          <w:lang w:bidi="hi-IN"/>
        </w:rPr>
        <w:tab/>
        <w:t xml:space="preserve"> namaq itiq nama#H</w:t>
      </w:r>
      <w:r w:rsidRPr="00433C18">
        <w:rPr>
          <w:rFonts w:ascii="Arial" w:hAnsi="Arial" w:cs="Arial"/>
          <w:color w:val="000000"/>
          <w:sz w:val="36"/>
          <w:szCs w:val="36"/>
          <w:lang w:bidi="hi-IN"/>
        </w:rPr>
        <w:tab/>
        <w:t xml:space="preserve">   </w:t>
      </w:r>
    </w:p>
    <w:p w14:paraId="68443FE9"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pramu#~jca,</w:t>
      </w:r>
      <w:r w:rsidRPr="00433C18">
        <w:rPr>
          <w:rFonts w:ascii="Arial" w:hAnsi="Arial" w:cs="Arial"/>
          <w:color w:val="000000"/>
          <w:sz w:val="36"/>
          <w:szCs w:val="36"/>
          <w:lang w:bidi="hi-IN"/>
        </w:rPr>
        <w:tab/>
        <w:t xml:space="preserve"> muq~jcaq dhanva#naH</w:t>
      </w:r>
      <w:r w:rsidRPr="00433C18">
        <w:rPr>
          <w:rFonts w:ascii="Arial" w:hAnsi="Arial" w:cs="Arial"/>
          <w:color w:val="000000"/>
          <w:sz w:val="36"/>
          <w:szCs w:val="36"/>
          <w:lang w:bidi="hi-IN"/>
        </w:rPr>
        <w:tab/>
        <w:t xml:space="preserve">   </w:t>
      </w:r>
    </w:p>
    <w:p w14:paraId="1D54BE30"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gramStart"/>
      <w:r w:rsidRPr="00433C18">
        <w:rPr>
          <w:rFonts w:ascii="Arial" w:hAnsi="Arial" w:cs="Arial"/>
          <w:color w:val="000000"/>
          <w:sz w:val="36"/>
          <w:szCs w:val="36"/>
          <w:lang w:bidi="hi-IN"/>
        </w:rPr>
        <w:lastRenderedPageBreak/>
        <w:t>dhanva#</w:t>
      </w:r>
      <w:proofErr w:type="gramEnd"/>
      <w:r w:rsidRPr="00433C18">
        <w:rPr>
          <w:rFonts w:ascii="Arial" w:hAnsi="Arial" w:cs="Arial"/>
          <w:color w:val="000000"/>
          <w:sz w:val="36"/>
          <w:szCs w:val="36"/>
          <w:lang w:bidi="hi-IN"/>
        </w:rPr>
        <w:t>naqstvaM</w:t>
      </w:r>
      <w:r w:rsidRPr="00433C18">
        <w:rPr>
          <w:rFonts w:ascii="Arial" w:hAnsi="Arial" w:cs="Arial"/>
          <w:color w:val="000000"/>
          <w:sz w:val="36"/>
          <w:szCs w:val="36"/>
          <w:lang w:bidi="hi-IN"/>
        </w:rPr>
        <w:tab/>
        <w:t xml:space="preserve"> , tvamuqBayo$H &gt;</w:t>
      </w:r>
      <w:r w:rsidRPr="00433C18">
        <w:rPr>
          <w:rFonts w:ascii="Arial" w:hAnsi="Arial" w:cs="Arial"/>
          <w:color w:val="000000"/>
          <w:sz w:val="36"/>
          <w:szCs w:val="36"/>
          <w:lang w:bidi="hi-IN"/>
        </w:rPr>
        <w:tab/>
        <w:t xml:space="preserve">   </w:t>
      </w:r>
    </w:p>
    <w:p w14:paraId="57110A88"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uqBayoqrAtni#yoH,</w:t>
      </w:r>
      <w:r w:rsidRPr="00433C18">
        <w:rPr>
          <w:rFonts w:ascii="Arial" w:hAnsi="Arial" w:cs="Arial"/>
          <w:color w:val="000000"/>
          <w:sz w:val="36"/>
          <w:szCs w:val="36"/>
          <w:lang w:bidi="hi-IN"/>
        </w:rPr>
        <w:tab/>
        <w:t xml:space="preserve"> Artni#yoqrjyAM</w:t>
      </w:r>
      <w:r w:rsidRPr="00433C18">
        <w:rPr>
          <w:rFonts w:ascii="Arial" w:hAnsi="Arial" w:cs="Arial"/>
          <w:color w:val="000000"/>
          <w:sz w:val="36"/>
          <w:szCs w:val="36"/>
          <w:lang w:bidi="hi-IN"/>
        </w:rPr>
        <w:tab/>
        <w:t xml:space="preserve">   </w:t>
      </w:r>
    </w:p>
    <w:p w14:paraId="43CDEE1B"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jyAmitiqjyAM</w:t>
      </w:r>
      <w:r w:rsidRPr="00433C18">
        <w:rPr>
          <w:rFonts w:ascii="Arial" w:hAnsi="Arial" w:cs="Arial"/>
          <w:color w:val="000000"/>
          <w:sz w:val="36"/>
          <w:szCs w:val="36"/>
          <w:lang w:bidi="hi-IN"/>
        </w:rPr>
        <w:tab/>
        <w:t>, yASca#</w:t>
      </w:r>
      <w:r w:rsidRPr="00433C18">
        <w:rPr>
          <w:rFonts w:ascii="Arial" w:hAnsi="Arial" w:cs="Arial"/>
          <w:color w:val="000000"/>
          <w:sz w:val="36"/>
          <w:szCs w:val="36"/>
          <w:lang w:bidi="hi-IN"/>
        </w:rPr>
        <w:tab/>
        <w:t xml:space="preserve">   </w:t>
      </w:r>
    </w:p>
    <w:p w14:paraId="4E344E76"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caq teq &gt;,</w:t>
      </w:r>
      <w:r w:rsidRPr="00433C18">
        <w:rPr>
          <w:rFonts w:ascii="Arial" w:hAnsi="Arial" w:cs="Arial"/>
          <w:color w:val="000000"/>
          <w:sz w:val="36"/>
          <w:szCs w:val="36"/>
          <w:lang w:bidi="hi-IN"/>
        </w:rPr>
        <w:tab/>
        <w:t xml:space="preserve"> teq haste$ &gt;</w:t>
      </w:r>
      <w:r w:rsidRPr="00433C18">
        <w:rPr>
          <w:rFonts w:ascii="Arial" w:hAnsi="Arial" w:cs="Arial"/>
          <w:color w:val="000000"/>
          <w:sz w:val="36"/>
          <w:szCs w:val="36"/>
          <w:lang w:bidi="hi-IN"/>
        </w:rPr>
        <w:tab/>
        <w:t xml:space="preserve">   </w:t>
      </w:r>
    </w:p>
    <w:p w14:paraId="47B2D7BD"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gramStart"/>
      <w:r w:rsidRPr="00433C18">
        <w:rPr>
          <w:rFonts w:ascii="Arial" w:hAnsi="Arial" w:cs="Arial"/>
          <w:color w:val="000000"/>
          <w:sz w:val="36"/>
          <w:szCs w:val="36"/>
          <w:lang w:bidi="hi-IN"/>
        </w:rPr>
        <w:t>hastaq</w:t>
      </w:r>
      <w:proofErr w:type="gramEnd"/>
      <w:r w:rsidRPr="00433C18">
        <w:rPr>
          <w:rFonts w:ascii="Arial" w:hAnsi="Arial" w:cs="Arial"/>
          <w:color w:val="000000"/>
          <w:sz w:val="36"/>
          <w:szCs w:val="36"/>
          <w:lang w:bidi="hi-IN"/>
        </w:rPr>
        <w:t xml:space="preserve"> iSha#vaH ,</w:t>
      </w:r>
      <w:r w:rsidRPr="00433C18">
        <w:rPr>
          <w:rFonts w:ascii="Arial" w:hAnsi="Arial" w:cs="Arial"/>
          <w:color w:val="000000"/>
          <w:sz w:val="36"/>
          <w:szCs w:val="36"/>
          <w:lang w:bidi="hi-IN"/>
        </w:rPr>
        <w:tab/>
        <w:t xml:space="preserve"> iSha#vaqH parA$ &gt;</w:t>
      </w:r>
      <w:r w:rsidRPr="00433C18">
        <w:rPr>
          <w:rFonts w:ascii="Arial" w:hAnsi="Arial" w:cs="Arial"/>
          <w:color w:val="000000"/>
          <w:sz w:val="36"/>
          <w:szCs w:val="36"/>
          <w:lang w:bidi="hi-IN"/>
        </w:rPr>
        <w:tab/>
        <w:t xml:space="preserve">   </w:t>
      </w:r>
    </w:p>
    <w:p w14:paraId="330B4374"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parAq tAH</w:t>
      </w:r>
      <w:r w:rsidRPr="00433C18">
        <w:rPr>
          <w:rFonts w:ascii="Arial" w:hAnsi="Arial" w:cs="Arial"/>
          <w:color w:val="000000"/>
          <w:sz w:val="36"/>
          <w:szCs w:val="36"/>
          <w:lang w:bidi="hi-IN"/>
        </w:rPr>
        <w:tab/>
        <w:t>, tA Ba#gavaH</w:t>
      </w:r>
      <w:r w:rsidRPr="00433C18">
        <w:rPr>
          <w:rFonts w:ascii="Arial" w:hAnsi="Arial" w:cs="Arial"/>
          <w:color w:val="000000"/>
          <w:sz w:val="36"/>
          <w:szCs w:val="36"/>
          <w:lang w:bidi="hi-IN"/>
        </w:rPr>
        <w:tab/>
        <w:t xml:space="preserve">   </w:t>
      </w:r>
    </w:p>
    <w:p w14:paraId="52279228"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Baqgaqvoq vaqpaq</w:t>
      </w:r>
      <w:r w:rsidRPr="00433C18">
        <w:rPr>
          <w:rFonts w:ascii="Arial" w:hAnsi="Arial" w:cs="Arial"/>
          <w:color w:val="000000"/>
          <w:sz w:val="36"/>
          <w:szCs w:val="36"/>
          <w:lang w:bidi="hi-IN"/>
        </w:rPr>
        <w:tab/>
        <w:t xml:space="preserve"> , Baqgaqvaq iti# Baga --- vaqH</w:t>
      </w:r>
      <w:r w:rsidRPr="00433C18">
        <w:rPr>
          <w:rFonts w:ascii="Arial" w:hAnsi="Arial" w:cs="Arial"/>
          <w:color w:val="000000"/>
          <w:sz w:val="36"/>
          <w:szCs w:val="36"/>
          <w:lang w:bidi="hi-IN"/>
        </w:rPr>
        <w:tab/>
        <w:t xml:space="preserve">   </w:t>
      </w:r>
    </w:p>
    <w:p w14:paraId="531EDA47"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gramStart"/>
      <w:r w:rsidRPr="00433C18">
        <w:rPr>
          <w:rFonts w:ascii="Arial" w:hAnsi="Arial" w:cs="Arial"/>
          <w:color w:val="000000"/>
          <w:sz w:val="36"/>
          <w:szCs w:val="36"/>
          <w:lang w:bidi="hi-IN"/>
        </w:rPr>
        <w:t>vaqpeti</w:t>
      </w:r>
      <w:proofErr w:type="gramEnd"/>
      <w:r w:rsidRPr="00433C18">
        <w:rPr>
          <w:rFonts w:ascii="Arial" w:hAnsi="Arial" w:cs="Arial"/>
          <w:color w:val="000000"/>
          <w:sz w:val="36"/>
          <w:szCs w:val="36"/>
          <w:lang w:bidi="hi-IN"/>
        </w:rPr>
        <w:t># vapa ,</w:t>
      </w:r>
      <w:r w:rsidRPr="00433C18">
        <w:rPr>
          <w:rFonts w:ascii="Arial" w:hAnsi="Arial" w:cs="Arial"/>
          <w:color w:val="000000"/>
          <w:sz w:val="36"/>
          <w:szCs w:val="36"/>
          <w:lang w:bidi="hi-IN"/>
        </w:rPr>
        <w:tab/>
        <w:t xml:space="preserve"> aqvaqtatyaq dhanu#H</w:t>
      </w:r>
      <w:r w:rsidRPr="00433C18">
        <w:rPr>
          <w:rFonts w:ascii="Arial" w:hAnsi="Arial" w:cs="Arial"/>
          <w:color w:val="000000"/>
          <w:sz w:val="36"/>
          <w:szCs w:val="36"/>
          <w:lang w:bidi="hi-IN"/>
        </w:rPr>
        <w:tab/>
        <w:t xml:space="preserve">   </w:t>
      </w:r>
    </w:p>
    <w:p w14:paraId="61A8B626"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aqvaqtatyetya#va --- tatya#,</w:t>
      </w:r>
      <w:r w:rsidRPr="00433C18">
        <w:rPr>
          <w:rFonts w:ascii="Arial" w:hAnsi="Arial" w:cs="Arial"/>
          <w:color w:val="000000"/>
          <w:sz w:val="36"/>
          <w:szCs w:val="36"/>
          <w:lang w:bidi="hi-IN"/>
        </w:rPr>
        <w:tab/>
        <w:t xml:space="preserve"> dhanuqstvaM</w:t>
      </w:r>
      <w:r w:rsidRPr="00433C18">
        <w:rPr>
          <w:rFonts w:ascii="Arial" w:hAnsi="Arial" w:cs="Arial"/>
          <w:color w:val="000000"/>
          <w:sz w:val="36"/>
          <w:szCs w:val="36"/>
          <w:lang w:bidi="hi-IN"/>
        </w:rPr>
        <w:tab/>
        <w:t xml:space="preserve">   </w:t>
      </w:r>
    </w:p>
    <w:p w14:paraId="2060C046"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tva(gm) saha#srAkSha</w:t>
      </w:r>
      <w:r w:rsidRPr="00433C18">
        <w:rPr>
          <w:rFonts w:ascii="Arial" w:hAnsi="Arial" w:cs="Arial"/>
          <w:color w:val="000000"/>
          <w:sz w:val="36"/>
          <w:szCs w:val="36"/>
          <w:lang w:bidi="hi-IN"/>
        </w:rPr>
        <w:tab/>
        <w:t>, saha#srAkShaq Sate#Shudhe</w:t>
      </w:r>
      <w:r w:rsidRPr="00433C18">
        <w:rPr>
          <w:rFonts w:ascii="Arial" w:hAnsi="Arial" w:cs="Arial"/>
          <w:color w:val="000000"/>
          <w:sz w:val="36"/>
          <w:szCs w:val="36"/>
          <w:lang w:bidi="hi-IN"/>
        </w:rPr>
        <w:tab/>
        <w:t xml:space="preserve">   </w:t>
      </w:r>
    </w:p>
    <w:p w14:paraId="3ABD098F"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saha#srAqkShetiq saha#sra --- aqkShaq</w:t>
      </w:r>
      <w:r w:rsidRPr="00433C18">
        <w:rPr>
          <w:rFonts w:ascii="Arial" w:hAnsi="Arial" w:cs="Arial"/>
          <w:color w:val="000000"/>
          <w:sz w:val="36"/>
          <w:szCs w:val="36"/>
          <w:lang w:bidi="hi-IN"/>
        </w:rPr>
        <w:tab/>
        <w:t xml:space="preserve">, Sate#Shudhaq itiq Sata# --- iqShuqdheq &gt;   </w:t>
      </w:r>
    </w:p>
    <w:p w14:paraId="01247B69"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niqSIrya# SaqlyAnA$M &gt;,</w:t>
      </w:r>
      <w:r w:rsidRPr="00433C18">
        <w:rPr>
          <w:rFonts w:ascii="Arial" w:hAnsi="Arial" w:cs="Arial"/>
          <w:color w:val="000000"/>
          <w:sz w:val="36"/>
          <w:szCs w:val="36"/>
          <w:lang w:bidi="hi-IN"/>
        </w:rPr>
        <w:tab/>
        <w:t xml:space="preserve"> niqSIryeti# ni --- SIrya#</w:t>
      </w:r>
      <w:r w:rsidRPr="00433C18">
        <w:rPr>
          <w:rFonts w:ascii="Arial" w:hAnsi="Arial" w:cs="Arial"/>
          <w:color w:val="000000"/>
          <w:sz w:val="36"/>
          <w:szCs w:val="36"/>
          <w:lang w:bidi="hi-IN"/>
        </w:rPr>
        <w:tab/>
        <w:t xml:space="preserve">   </w:t>
      </w:r>
    </w:p>
    <w:p w14:paraId="6F9F110E"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SaqlyAnAqM muKA$ &gt;,</w:t>
      </w:r>
      <w:r w:rsidRPr="00433C18">
        <w:rPr>
          <w:rFonts w:ascii="Arial" w:hAnsi="Arial" w:cs="Arial"/>
          <w:color w:val="000000"/>
          <w:sz w:val="36"/>
          <w:szCs w:val="36"/>
          <w:lang w:bidi="hi-IN"/>
        </w:rPr>
        <w:tab/>
        <w:t xml:space="preserve"> muKA# SiqvaH</w:t>
      </w:r>
      <w:r w:rsidRPr="00433C18">
        <w:rPr>
          <w:rFonts w:ascii="Arial" w:hAnsi="Arial" w:cs="Arial"/>
          <w:color w:val="000000"/>
          <w:sz w:val="36"/>
          <w:szCs w:val="36"/>
          <w:lang w:bidi="hi-IN"/>
        </w:rPr>
        <w:tab/>
        <w:t xml:space="preserve">   </w:t>
      </w:r>
    </w:p>
    <w:p w14:paraId="445E42D8"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Siqvo na#H</w:t>
      </w:r>
      <w:r w:rsidRPr="00433C18">
        <w:rPr>
          <w:rFonts w:ascii="Arial" w:hAnsi="Arial" w:cs="Arial"/>
          <w:color w:val="000000"/>
          <w:sz w:val="36"/>
          <w:szCs w:val="36"/>
          <w:lang w:bidi="hi-IN"/>
        </w:rPr>
        <w:tab/>
        <w:t>, naqs suqmanA$H &gt;</w:t>
      </w:r>
      <w:r w:rsidRPr="00433C18">
        <w:rPr>
          <w:rFonts w:ascii="Arial" w:hAnsi="Arial" w:cs="Arial"/>
          <w:color w:val="000000"/>
          <w:sz w:val="36"/>
          <w:szCs w:val="36"/>
          <w:lang w:bidi="hi-IN"/>
        </w:rPr>
        <w:tab/>
        <w:t xml:space="preserve">   </w:t>
      </w:r>
    </w:p>
    <w:p w14:paraId="6F37281D"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gramStart"/>
      <w:r w:rsidRPr="00433C18">
        <w:rPr>
          <w:rFonts w:ascii="Arial" w:hAnsi="Arial" w:cs="Arial"/>
          <w:color w:val="000000"/>
          <w:sz w:val="36"/>
          <w:szCs w:val="36"/>
          <w:lang w:bidi="hi-IN"/>
        </w:rPr>
        <w:t>suqmanA</w:t>
      </w:r>
      <w:proofErr w:type="gramEnd"/>
      <w:r w:rsidRPr="00433C18">
        <w:rPr>
          <w:rFonts w:ascii="Arial" w:hAnsi="Arial" w:cs="Arial"/>
          <w:color w:val="000000"/>
          <w:sz w:val="36"/>
          <w:szCs w:val="36"/>
          <w:lang w:bidi="hi-IN"/>
        </w:rPr>
        <w:t># Bava ,</w:t>
      </w:r>
      <w:r w:rsidRPr="00433C18">
        <w:rPr>
          <w:rFonts w:ascii="Arial" w:hAnsi="Arial" w:cs="Arial"/>
          <w:color w:val="000000"/>
          <w:sz w:val="36"/>
          <w:szCs w:val="36"/>
          <w:lang w:bidi="hi-IN"/>
        </w:rPr>
        <w:tab/>
        <w:t xml:space="preserve"> suqmanAq iti#  su --- manA$H &gt;</w:t>
      </w:r>
      <w:r w:rsidRPr="00433C18">
        <w:rPr>
          <w:rFonts w:ascii="Arial" w:hAnsi="Arial" w:cs="Arial"/>
          <w:color w:val="000000"/>
          <w:sz w:val="36"/>
          <w:szCs w:val="36"/>
          <w:lang w:bidi="hi-IN"/>
        </w:rPr>
        <w:tab/>
        <w:t xml:space="preserve">   </w:t>
      </w:r>
    </w:p>
    <w:p w14:paraId="320AE3F6"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 xml:space="preserve">Baqveti# </w:t>
      </w:r>
      <w:proofErr w:type="gramStart"/>
      <w:r w:rsidRPr="00433C18">
        <w:rPr>
          <w:rFonts w:ascii="Arial" w:hAnsi="Arial" w:cs="Arial"/>
          <w:color w:val="000000"/>
          <w:sz w:val="36"/>
          <w:szCs w:val="36"/>
          <w:lang w:bidi="hi-IN"/>
        </w:rPr>
        <w:t>Bava ,</w:t>
      </w:r>
      <w:proofErr w:type="gramEnd"/>
      <w:r w:rsidRPr="00433C18">
        <w:rPr>
          <w:rFonts w:ascii="Arial" w:hAnsi="Arial" w:cs="Arial"/>
          <w:color w:val="000000"/>
          <w:sz w:val="36"/>
          <w:szCs w:val="36"/>
          <w:lang w:bidi="hi-IN"/>
        </w:rPr>
        <w:tab/>
        <w:t xml:space="preserve"> vijyaqn dhanu#H</w:t>
      </w:r>
      <w:r w:rsidRPr="00433C18">
        <w:rPr>
          <w:rFonts w:ascii="Arial" w:hAnsi="Arial" w:cs="Arial"/>
          <w:color w:val="000000"/>
          <w:sz w:val="36"/>
          <w:szCs w:val="36"/>
          <w:lang w:bidi="hi-IN"/>
        </w:rPr>
        <w:tab/>
        <w:t xml:space="preserve">   </w:t>
      </w:r>
    </w:p>
    <w:p w14:paraId="66D81EEB"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vijyaqmitiq vi --- jyaqM &gt;,</w:t>
      </w:r>
      <w:r w:rsidRPr="00433C18">
        <w:rPr>
          <w:rFonts w:ascii="Arial" w:hAnsi="Arial" w:cs="Arial"/>
          <w:color w:val="000000"/>
          <w:sz w:val="36"/>
          <w:szCs w:val="36"/>
          <w:lang w:bidi="hi-IN"/>
        </w:rPr>
        <w:tab/>
        <w:t xml:space="preserve"> dhanu#H kapaqrddina#H</w:t>
      </w:r>
      <w:r w:rsidRPr="00433C18">
        <w:rPr>
          <w:rFonts w:ascii="Arial" w:hAnsi="Arial" w:cs="Arial"/>
          <w:color w:val="000000"/>
          <w:sz w:val="36"/>
          <w:szCs w:val="36"/>
          <w:lang w:bidi="hi-IN"/>
        </w:rPr>
        <w:tab/>
        <w:t xml:space="preserve">   </w:t>
      </w:r>
    </w:p>
    <w:p w14:paraId="0C271350"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kaqpaqrddinoq viSa#lyaH</w:t>
      </w:r>
      <w:r w:rsidRPr="00433C18">
        <w:rPr>
          <w:rFonts w:ascii="Arial" w:hAnsi="Arial" w:cs="Arial"/>
          <w:color w:val="000000"/>
          <w:sz w:val="36"/>
          <w:szCs w:val="36"/>
          <w:lang w:bidi="hi-IN"/>
        </w:rPr>
        <w:tab/>
        <w:t>, viSa#lyoq bANa#vAn</w:t>
      </w:r>
      <w:r w:rsidRPr="00433C18">
        <w:rPr>
          <w:rFonts w:ascii="Arial" w:hAnsi="Arial" w:cs="Arial"/>
          <w:color w:val="000000"/>
          <w:sz w:val="36"/>
          <w:szCs w:val="36"/>
          <w:lang w:bidi="hi-IN"/>
        </w:rPr>
        <w:tab/>
        <w:t xml:space="preserve">   </w:t>
      </w:r>
    </w:p>
    <w:p w14:paraId="521C93CB"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gramStart"/>
      <w:r w:rsidRPr="00433C18">
        <w:rPr>
          <w:rFonts w:ascii="Arial" w:hAnsi="Arial" w:cs="Arial"/>
          <w:color w:val="000000"/>
          <w:sz w:val="36"/>
          <w:szCs w:val="36"/>
          <w:lang w:bidi="hi-IN"/>
        </w:rPr>
        <w:t>viSa#</w:t>
      </w:r>
      <w:proofErr w:type="gramEnd"/>
      <w:r w:rsidRPr="00433C18">
        <w:rPr>
          <w:rFonts w:ascii="Arial" w:hAnsi="Arial" w:cs="Arial"/>
          <w:color w:val="000000"/>
          <w:sz w:val="36"/>
          <w:szCs w:val="36"/>
          <w:lang w:bidi="hi-IN"/>
        </w:rPr>
        <w:t>lyaq itiq vi --- SaqlyaqH ,</w:t>
      </w:r>
      <w:r w:rsidRPr="00433C18">
        <w:rPr>
          <w:rFonts w:ascii="Arial" w:hAnsi="Arial" w:cs="Arial"/>
          <w:color w:val="000000"/>
          <w:sz w:val="36"/>
          <w:szCs w:val="36"/>
          <w:lang w:bidi="hi-IN"/>
        </w:rPr>
        <w:tab/>
        <w:t xml:space="preserve"> bANa#vA(gm) uqta </w:t>
      </w:r>
      <w:r w:rsidRPr="00433C18">
        <w:rPr>
          <w:rFonts w:ascii="Arial" w:hAnsi="Arial" w:cs="Arial"/>
          <w:color w:val="000000"/>
          <w:sz w:val="36"/>
          <w:szCs w:val="36"/>
          <w:lang w:bidi="hi-IN"/>
        </w:rPr>
        <w:tab/>
        <w:t xml:space="preserve">   </w:t>
      </w:r>
    </w:p>
    <w:p w14:paraId="2D5EA146"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gramStart"/>
      <w:r w:rsidRPr="00433C18">
        <w:rPr>
          <w:rFonts w:ascii="Arial" w:hAnsi="Arial" w:cs="Arial"/>
          <w:color w:val="000000"/>
          <w:sz w:val="36"/>
          <w:szCs w:val="36"/>
          <w:lang w:bidi="hi-IN"/>
        </w:rPr>
        <w:t>bANa#</w:t>
      </w:r>
      <w:proofErr w:type="gramEnd"/>
      <w:r w:rsidRPr="00433C18">
        <w:rPr>
          <w:rFonts w:ascii="Arial" w:hAnsi="Arial" w:cs="Arial"/>
          <w:color w:val="000000"/>
          <w:sz w:val="36"/>
          <w:szCs w:val="36"/>
          <w:lang w:bidi="hi-IN"/>
        </w:rPr>
        <w:t>vAqnitiq bANa# --- vAqn ,</w:t>
      </w:r>
      <w:r w:rsidRPr="00433C18">
        <w:rPr>
          <w:rFonts w:ascii="Arial" w:hAnsi="Arial" w:cs="Arial"/>
          <w:color w:val="000000"/>
          <w:sz w:val="36"/>
          <w:szCs w:val="36"/>
          <w:lang w:bidi="hi-IN"/>
        </w:rPr>
        <w:tab/>
        <w:t xml:space="preserve"> uqtetyuqta</w:t>
      </w:r>
      <w:r w:rsidRPr="00433C18">
        <w:rPr>
          <w:rFonts w:ascii="Arial" w:hAnsi="Arial" w:cs="Arial"/>
          <w:color w:val="000000"/>
          <w:sz w:val="36"/>
          <w:szCs w:val="36"/>
          <w:lang w:bidi="hi-IN"/>
        </w:rPr>
        <w:tab/>
        <w:t xml:space="preserve">   </w:t>
      </w:r>
    </w:p>
    <w:p w14:paraId="225DBBB2"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ane#Sannasya</w:t>
      </w:r>
      <w:r w:rsidRPr="00433C18">
        <w:rPr>
          <w:rFonts w:ascii="Arial" w:hAnsi="Arial" w:cs="Arial"/>
          <w:color w:val="000000"/>
          <w:sz w:val="36"/>
          <w:szCs w:val="36"/>
          <w:lang w:bidi="hi-IN"/>
        </w:rPr>
        <w:tab/>
        <w:t>, aqsyeSha#vaH</w:t>
      </w:r>
      <w:r w:rsidRPr="00433C18">
        <w:rPr>
          <w:rFonts w:ascii="Arial" w:hAnsi="Arial" w:cs="Arial"/>
          <w:color w:val="000000"/>
          <w:sz w:val="36"/>
          <w:szCs w:val="36"/>
          <w:lang w:bidi="hi-IN"/>
        </w:rPr>
        <w:tab/>
        <w:t xml:space="preserve">   </w:t>
      </w:r>
    </w:p>
    <w:p w14:paraId="00F65729"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iSha#vaH AqBuH</w:t>
      </w:r>
      <w:r w:rsidRPr="00433C18">
        <w:rPr>
          <w:rFonts w:ascii="Arial" w:hAnsi="Arial" w:cs="Arial"/>
          <w:color w:val="000000"/>
          <w:sz w:val="36"/>
          <w:szCs w:val="36"/>
          <w:lang w:bidi="hi-IN"/>
        </w:rPr>
        <w:tab/>
        <w:t>, AqBura#sya</w:t>
      </w:r>
      <w:r w:rsidRPr="00433C18">
        <w:rPr>
          <w:rFonts w:ascii="Arial" w:hAnsi="Arial" w:cs="Arial"/>
          <w:color w:val="000000"/>
          <w:sz w:val="36"/>
          <w:szCs w:val="36"/>
          <w:lang w:bidi="hi-IN"/>
        </w:rPr>
        <w:tab/>
        <w:t xml:space="preserve">   </w:t>
      </w:r>
    </w:p>
    <w:p w14:paraId="057A7BEA"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aqsyaq niqShaq~ggathi#H</w:t>
      </w:r>
      <w:r w:rsidRPr="00433C18">
        <w:rPr>
          <w:rFonts w:ascii="Arial" w:hAnsi="Arial" w:cs="Arial"/>
          <w:color w:val="000000"/>
          <w:sz w:val="36"/>
          <w:szCs w:val="36"/>
          <w:lang w:bidi="hi-IN"/>
        </w:rPr>
        <w:tab/>
        <w:t xml:space="preserve">, niqShaq~ggathiqriti# niqShaq~ggathi#H   </w:t>
      </w:r>
    </w:p>
    <w:p w14:paraId="46F08671"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yA te$ &gt;</w:t>
      </w:r>
      <w:r w:rsidRPr="00433C18">
        <w:rPr>
          <w:rFonts w:ascii="Arial" w:hAnsi="Arial" w:cs="Arial"/>
          <w:color w:val="000000"/>
          <w:sz w:val="36"/>
          <w:szCs w:val="36"/>
          <w:lang w:bidi="hi-IN"/>
        </w:rPr>
        <w:tab/>
        <w:t>, teq heqtiH</w:t>
      </w:r>
      <w:r w:rsidRPr="00433C18">
        <w:rPr>
          <w:rFonts w:ascii="Arial" w:hAnsi="Arial" w:cs="Arial"/>
          <w:color w:val="000000"/>
          <w:sz w:val="36"/>
          <w:szCs w:val="36"/>
          <w:lang w:bidi="hi-IN"/>
        </w:rPr>
        <w:tab/>
        <w:t xml:space="preserve">   </w:t>
      </w:r>
    </w:p>
    <w:p w14:paraId="14627880"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 xml:space="preserve">heqtir mI#DhuShTama </w:t>
      </w:r>
      <w:r w:rsidRPr="00433C18">
        <w:rPr>
          <w:rFonts w:ascii="Arial" w:hAnsi="Arial" w:cs="Arial"/>
          <w:color w:val="000000"/>
          <w:sz w:val="36"/>
          <w:szCs w:val="36"/>
          <w:lang w:bidi="hi-IN"/>
        </w:rPr>
        <w:tab/>
        <w:t>, mIqDhuqShTaqmaq haste$ &gt;</w:t>
      </w:r>
      <w:r w:rsidRPr="00433C18">
        <w:rPr>
          <w:rFonts w:ascii="Arial" w:hAnsi="Arial" w:cs="Arial"/>
          <w:color w:val="000000"/>
          <w:sz w:val="36"/>
          <w:szCs w:val="36"/>
          <w:lang w:bidi="hi-IN"/>
        </w:rPr>
        <w:tab/>
        <w:t xml:space="preserve">   </w:t>
      </w:r>
    </w:p>
    <w:p w14:paraId="20B579C1"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mIqDhuqShTaqmeti# mIDhuH --- taqmaq,</w:t>
      </w:r>
      <w:r w:rsidRPr="00433C18">
        <w:rPr>
          <w:rFonts w:ascii="Arial" w:hAnsi="Arial" w:cs="Arial"/>
          <w:color w:val="000000"/>
          <w:sz w:val="36"/>
          <w:szCs w:val="36"/>
          <w:lang w:bidi="hi-IN"/>
        </w:rPr>
        <w:tab/>
        <w:t xml:space="preserve"> haste# baqBUva# </w:t>
      </w:r>
      <w:r w:rsidRPr="00433C18">
        <w:rPr>
          <w:rFonts w:ascii="Arial" w:hAnsi="Arial" w:cs="Arial"/>
          <w:color w:val="000000"/>
          <w:sz w:val="36"/>
          <w:szCs w:val="36"/>
          <w:lang w:bidi="hi-IN"/>
        </w:rPr>
        <w:tab/>
        <w:t xml:space="preserve">   </w:t>
      </w:r>
    </w:p>
    <w:p w14:paraId="6D0C9DE1"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baqBUva# te</w:t>
      </w:r>
      <w:r w:rsidRPr="00433C18">
        <w:rPr>
          <w:rFonts w:ascii="Arial" w:hAnsi="Arial" w:cs="Arial"/>
          <w:color w:val="000000"/>
          <w:sz w:val="36"/>
          <w:szCs w:val="36"/>
          <w:lang w:bidi="hi-IN"/>
        </w:rPr>
        <w:tab/>
        <w:t>, teq dhanu#H</w:t>
      </w:r>
      <w:r w:rsidRPr="00433C18">
        <w:rPr>
          <w:rFonts w:ascii="Arial" w:hAnsi="Arial" w:cs="Arial"/>
          <w:color w:val="000000"/>
          <w:sz w:val="36"/>
          <w:szCs w:val="36"/>
          <w:lang w:bidi="hi-IN"/>
        </w:rPr>
        <w:tab/>
        <w:t xml:space="preserve">   </w:t>
      </w:r>
    </w:p>
    <w:p w14:paraId="1811A67E"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dhanuqritiq dhanu#H,</w:t>
      </w:r>
      <w:r w:rsidRPr="00433C18">
        <w:rPr>
          <w:rFonts w:ascii="Arial" w:hAnsi="Arial" w:cs="Arial"/>
          <w:color w:val="000000"/>
          <w:sz w:val="36"/>
          <w:szCs w:val="36"/>
          <w:lang w:bidi="hi-IN"/>
        </w:rPr>
        <w:tab/>
        <w:t xml:space="preserve"> tayAq&amp;smAn</w:t>
      </w:r>
      <w:r w:rsidRPr="00433C18">
        <w:rPr>
          <w:rFonts w:ascii="Arial" w:hAnsi="Arial" w:cs="Arial"/>
          <w:color w:val="000000"/>
          <w:sz w:val="36"/>
          <w:szCs w:val="36"/>
          <w:lang w:bidi="hi-IN"/>
        </w:rPr>
        <w:tab/>
        <w:t xml:space="preserve">   </w:t>
      </w:r>
    </w:p>
    <w:p w14:paraId="782CFD05"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lastRenderedPageBreak/>
        <w:t>aqsmAn. viqSvata#H</w:t>
      </w:r>
      <w:r w:rsidRPr="00433C18">
        <w:rPr>
          <w:rFonts w:ascii="Arial" w:hAnsi="Arial" w:cs="Arial"/>
          <w:color w:val="000000"/>
          <w:sz w:val="36"/>
          <w:szCs w:val="36"/>
          <w:lang w:bidi="hi-IN"/>
        </w:rPr>
        <w:tab/>
        <w:t>, viqSvataqstvaM</w:t>
      </w:r>
      <w:r w:rsidRPr="00433C18">
        <w:rPr>
          <w:rFonts w:ascii="Arial" w:hAnsi="Arial" w:cs="Arial"/>
          <w:color w:val="000000"/>
          <w:sz w:val="36"/>
          <w:szCs w:val="36"/>
          <w:lang w:bidi="hi-IN"/>
        </w:rPr>
        <w:tab/>
        <w:t xml:space="preserve">   </w:t>
      </w:r>
    </w:p>
    <w:p w14:paraId="70F3B36E"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tvama#yaqkShmayA$ &gt;</w:t>
      </w:r>
      <w:r w:rsidRPr="00433C18">
        <w:rPr>
          <w:rFonts w:ascii="Arial" w:hAnsi="Arial" w:cs="Arial"/>
          <w:color w:val="000000"/>
          <w:sz w:val="36"/>
          <w:szCs w:val="36"/>
          <w:lang w:bidi="hi-IN"/>
        </w:rPr>
        <w:tab/>
        <w:t>, aqyaqkShmayAq pari#</w:t>
      </w:r>
      <w:r w:rsidRPr="00433C18">
        <w:rPr>
          <w:rFonts w:ascii="Arial" w:hAnsi="Arial" w:cs="Arial"/>
          <w:color w:val="000000"/>
          <w:sz w:val="36"/>
          <w:szCs w:val="36"/>
          <w:lang w:bidi="hi-IN"/>
        </w:rPr>
        <w:tab/>
        <w:t xml:space="preserve">   </w:t>
      </w:r>
    </w:p>
    <w:p w14:paraId="503784A9"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pari#bBuja,</w:t>
      </w:r>
      <w:r w:rsidRPr="00433C18">
        <w:rPr>
          <w:rFonts w:ascii="Arial" w:hAnsi="Arial" w:cs="Arial"/>
          <w:color w:val="000000"/>
          <w:sz w:val="36"/>
          <w:szCs w:val="36"/>
          <w:lang w:bidi="hi-IN"/>
        </w:rPr>
        <w:tab/>
        <w:t xml:space="preserve"> Buqjeti# Buja</w:t>
      </w:r>
      <w:r w:rsidRPr="00433C18">
        <w:rPr>
          <w:rFonts w:ascii="Arial" w:hAnsi="Arial" w:cs="Arial"/>
          <w:color w:val="000000"/>
          <w:sz w:val="36"/>
          <w:szCs w:val="36"/>
          <w:lang w:bidi="hi-IN"/>
        </w:rPr>
        <w:tab/>
        <w:t xml:space="preserve">   </w:t>
      </w:r>
    </w:p>
    <w:p w14:paraId="7CE9316A"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nama#ste,</w:t>
      </w:r>
      <w:r w:rsidRPr="00433C18">
        <w:rPr>
          <w:rFonts w:ascii="Arial" w:hAnsi="Arial" w:cs="Arial"/>
          <w:color w:val="000000"/>
          <w:sz w:val="36"/>
          <w:szCs w:val="36"/>
          <w:lang w:bidi="hi-IN"/>
        </w:rPr>
        <w:tab/>
        <w:t xml:space="preserve"> teq aqstuq</w:t>
      </w:r>
      <w:r w:rsidRPr="00433C18">
        <w:rPr>
          <w:rFonts w:ascii="Arial" w:hAnsi="Arial" w:cs="Arial"/>
          <w:color w:val="000000"/>
          <w:sz w:val="36"/>
          <w:szCs w:val="36"/>
          <w:lang w:bidi="hi-IN"/>
        </w:rPr>
        <w:tab/>
        <w:t xml:space="preserve">   </w:t>
      </w:r>
    </w:p>
    <w:p w14:paraId="1919B089"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aqstvAyu#dhAya,</w:t>
      </w:r>
      <w:r w:rsidRPr="00433C18">
        <w:rPr>
          <w:rFonts w:ascii="Arial" w:hAnsi="Arial" w:cs="Arial"/>
          <w:color w:val="000000"/>
          <w:sz w:val="36"/>
          <w:szCs w:val="36"/>
          <w:lang w:bidi="hi-IN"/>
        </w:rPr>
        <w:tab/>
        <w:t xml:space="preserve"> Ayu#dhAqyAnA#tatAya</w:t>
      </w:r>
      <w:r w:rsidRPr="00433C18">
        <w:rPr>
          <w:rFonts w:ascii="Arial" w:hAnsi="Arial" w:cs="Arial"/>
          <w:color w:val="000000"/>
          <w:sz w:val="36"/>
          <w:szCs w:val="36"/>
          <w:lang w:bidi="hi-IN"/>
        </w:rPr>
        <w:tab/>
        <w:t xml:space="preserve">   </w:t>
      </w:r>
    </w:p>
    <w:p w14:paraId="09964985"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anA#tatAya dhRuqShNave$ &gt;,</w:t>
      </w:r>
      <w:r w:rsidRPr="00433C18">
        <w:rPr>
          <w:rFonts w:ascii="Arial" w:hAnsi="Arial" w:cs="Arial"/>
          <w:color w:val="000000"/>
          <w:sz w:val="36"/>
          <w:szCs w:val="36"/>
          <w:lang w:bidi="hi-IN"/>
        </w:rPr>
        <w:tab/>
        <w:t xml:space="preserve"> anA#tatAqyetyanA$ --- taqtAqyaq</w:t>
      </w:r>
      <w:r w:rsidRPr="00433C18">
        <w:rPr>
          <w:rFonts w:ascii="Arial" w:hAnsi="Arial" w:cs="Arial"/>
          <w:color w:val="000000"/>
          <w:sz w:val="36"/>
          <w:szCs w:val="36"/>
          <w:lang w:bidi="hi-IN"/>
        </w:rPr>
        <w:tab/>
        <w:t xml:space="preserve">   </w:t>
      </w:r>
    </w:p>
    <w:p w14:paraId="658F2D4F"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dhRuqShNavaq iti# dhRuqShNave$ &gt;,</w:t>
      </w:r>
      <w:r w:rsidRPr="00433C18">
        <w:rPr>
          <w:rFonts w:ascii="Arial" w:hAnsi="Arial" w:cs="Arial"/>
          <w:color w:val="000000"/>
          <w:sz w:val="36"/>
          <w:szCs w:val="36"/>
          <w:lang w:bidi="hi-IN"/>
        </w:rPr>
        <w:tab/>
        <w:t xml:space="preserve"> uqBAByA#muqta</w:t>
      </w:r>
      <w:r w:rsidRPr="00433C18">
        <w:rPr>
          <w:rFonts w:ascii="Arial" w:hAnsi="Arial" w:cs="Arial"/>
          <w:color w:val="000000"/>
          <w:sz w:val="36"/>
          <w:szCs w:val="36"/>
          <w:lang w:bidi="hi-IN"/>
        </w:rPr>
        <w:tab/>
        <w:t xml:space="preserve">   </w:t>
      </w:r>
    </w:p>
    <w:p w14:paraId="40CA202B"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uqta te$ &gt;,</w:t>
      </w:r>
      <w:r w:rsidRPr="00433C18">
        <w:rPr>
          <w:rFonts w:ascii="Arial" w:hAnsi="Arial" w:cs="Arial"/>
          <w:color w:val="000000"/>
          <w:sz w:val="36"/>
          <w:szCs w:val="36"/>
          <w:lang w:bidi="hi-IN"/>
        </w:rPr>
        <w:tab/>
        <w:t xml:space="preserve"> teq nama#H</w:t>
      </w:r>
      <w:r w:rsidRPr="00433C18">
        <w:rPr>
          <w:rFonts w:ascii="Arial" w:hAnsi="Arial" w:cs="Arial"/>
          <w:color w:val="000000"/>
          <w:sz w:val="36"/>
          <w:szCs w:val="36"/>
          <w:lang w:bidi="hi-IN"/>
        </w:rPr>
        <w:tab/>
        <w:t xml:space="preserve">   </w:t>
      </w:r>
    </w:p>
    <w:p w14:paraId="2540DDC0"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namo# bAqhuByA$M &gt;</w:t>
      </w:r>
      <w:r w:rsidRPr="00433C18">
        <w:rPr>
          <w:rFonts w:ascii="Arial" w:hAnsi="Arial" w:cs="Arial"/>
          <w:color w:val="000000"/>
          <w:sz w:val="36"/>
          <w:szCs w:val="36"/>
          <w:lang w:bidi="hi-IN"/>
        </w:rPr>
        <w:tab/>
        <w:t>, bAqhuByAqntava#</w:t>
      </w:r>
      <w:r w:rsidRPr="00433C18">
        <w:rPr>
          <w:rFonts w:ascii="Arial" w:hAnsi="Arial" w:cs="Arial"/>
          <w:color w:val="000000"/>
          <w:sz w:val="36"/>
          <w:szCs w:val="36"/>
          <w:lang w:bidi="hi-IN"/>
        </w:rPr>
        <w:tab/>
        <w:t xml:space="preserve">   </w:t>
      </w:r>
    </w:p>
    <w:p w14:paraId="4487D735"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gramStart"/>
      <w:r w:rsidRPr="00433C18">
        <w:rPr>
          <w:rFonts w:ascii="Arial" w:hAnsi="Arial" w:cs="Arial"/>
          <w:color w:val="000000"/>
          <w:sz w:val="36"/>
          <w:szCs w:val="36"/>
          <w:lang w:bidi="hi-IN"/>
        </w:rPr>
        <w:t>bAqhuByAqmiti</w:t>
      </w:r>
      <w:proofErr w:type="gramEnd"/>
      <w:r w:rsidRPr="00433C18">
        <w:rPr>
          <w:rFonts w:ascii="Arial" w:hAnsi="Arial" w:cs="Arial"/>
          <w:color w:val="000000"/>
          <w:sz w:val="36"/>
          <w:szCs w:val="36"/>
          <w:lang w:bidi="hi-IN"/>
        </w:rPr>
        <w:t>#  bAqhu --- ByAqM &gt;</w:t>
      </w:r>
      <w:r w:rsidRPr="00433C18">
        <w:rPr>
          <w:rFonts w:ascii="Arial" w:hAnsi="Arial" w:cs="Arial"/>
          <w:color w:val="000000"/>
          <w:sz w:val="36"/>
          <w:szCs w:val="36"/>
          <w:lang w:bidi="hi-IN"/>
        </w:rPr>
        <w:tab/>
        <w:t>, tavaq dhanva#ne</w:t>
      </w:r>
      <w:r w:rsidRPr="00433C18">
        <w:rPr>
          <w:rFonts w:ascii="Arial" w:hAnsi="Arial" w:cs="Arial"/>
          <w:color w:val="000000"/>
          <w:sz w:val="36"/>
          <w:szCs w:val="36"/>
          <w:lang w:bidi="hi-IN"/>
        </w:rPr>
        <w:tab/>
        <w:t xml:space="preserve">   </w:t>
      </w:r>
    </w:p>
    <w:p w14:paraId="2A57D888"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gramStart"/>
      <w:r w:rsidRPr="00433C18">
        <w:rPr>
          <w:rFonts w:ascii="Arial" w:hAnsi="Arial" w:cs="Arial"/>
          <w:color w:val="000000"/>
          <w:sz w:val="36"/>
          <w:szCs w:val="36"/>
          <w:lang w:bidi="hi-IN"/>
        </w:rPr>
        <w:t>dhanva#</w:t>
      </w:r>
      <w:proofErr w:type="gramEnd"/>
      <w:r w:rsidRPr="00433C18">
        <w:rPr>
          <w:rFonts w:ascii="Arial" w:hAnsi="Arial" w:cs="Arial"/>
          <w:color w:val="000000"/>
          <w:sz w:val="36"/>
          <w:szCs w:val="36"/>
          <w:lang w:bidi="hi-IN"/>
        </w:rPr>
        <w:t>naq itiq dhanva#ne , pari# te</w:t>
      </w:r>
      <w:r w:rsidRPr="00433C18">
        <w:rPr>
          <w:rFonts w:ascii="Arial" w:hAnsi="Arial" w:cs="Arial"/>
          <w:color w:val="000000"/>
          <w:sz w:val="36"/>
          <w:szCs w:val="36"/>
          <w:lang w:bidi="hi-IN"/>
        </w:rPr>
        <w:tab/>
        <w:t xml:space="preserve">   </w:t>
      </w:r>
    </w:p>
    <w:p w14:paraId="071AAFCD"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teq dhanva#naH,</w:t>
      </w:r>
      <w:r w:rsidRPr="00433C18">
        <w:rPr>
          <w:rFonts w:ascii="Arial" w:hAnsi="Arial" w:cs="Arial"/>
          <w:color w:val="000000"/>
          <w:sz w:val="36"/>
          <w:szCs w:val="36"/>
          <w:lang w:bidi="hi-IN"/>
        </w:rPr>
        <w:tab/>
        <w:t xml:space="preserve"> dhanva#no heqtiH</w:t>
      </w:r>
      <w:r w:rsidRPr="00433C18">
        <w:rPr>
          <w:rFonts w:ascii="Arial" w:hAnsi="Arial" w:cs="Arial"/>
          <w:color w:val="000000"/>
          <w:sz w:val="36"/>
          <w:szCs w:val="36"/>
          <w:lang w:bidi="hi-IN"/>
        </w:rPr>
        <w:tab/>
        <w:t xml:space="preserve">   </w:t>
      </w:r>
    </w:p>
    <w:p w14:paraId="25D70F82"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heqtiraqsmAn,</w:t>
      </w:r>
      <w:r w:rsidRPr="00433C18">
        <w:rPr>
          <w:rFonts w:ascii="Arial" w:hAnsi="Arial" w:cs="Arial"/>
          <w:color w:val="000000"/>
          <w:sz w:val="36"/>
          <w:szCs w:val="36"/>
          <w:lang w:bidi="hi-IN"/>
        </w:rPr>
        <w:tab/>
        <w:t xml:space="preserve"> aqsmAn. vRu#Naktu</w:t>
      </w:r>
      <w:r w:rsidRPr="00433C18">
        <w:rPr>
          <w:rFonts w:ascii="Arial" w:hAnsi="Arial" w:cs="Arial"/>
          <w:color w:val="000000"/>
          <w:sz w:val="36"/>
          <w:szCs w:val="36"/>
          <w:lang w:bidi="hi-IN"/>
        </w:rPr>
        <w:tab/>
        <w:t xml:space="preserve">   </w:t>
      </w:r>
    </w:p>
    <w:p w14:paraId="467AC55E"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gramStart"/>
      <w:r w:rsidRPr="00433C18">
        <w:rPr>
          <w:rFonts w:ascii="Arial" w:hAnsi="Arial" w:cs="Arial"/>
          <w:color w:val="000000"/>
          <w:sz w:val="36"/>
          <w:szCs w:val="36"/>
          <w:lang w:bidi="hi-IN"/>
        </w:rPr>
        <w:t>vRuqNaqktuq</w:t>
      </w:r>
      <w:proofErr w:type="gramEnd"/>
      <w:r w:rsidRPr="00433C18">
        <w:rPr>
          <w:rFonts w:ascii="Arial" w:hAnsi="Arial" w:cs="Arial"/>
          <w:color w:val="000000"/>
          <w:sz w:val="36"/>
          <w:szCs w:val="36"/>
          <w:lang w:bidi="hi-IN"/>
        </w:rPr>
        <w:t xml:space="preserve"> viqSvata#H</w:t>
      </w:r>
      <w:r w:rsidRPr="00433C18">
        <w:rPr>
          <w:rFonts w:ascii="Arial" w:hAnsi="Arial" w:cs="Arial"/>
          <w:color w:val="000000"/>
          <w:sz w:val="36"/>
          <w:szCs w:val="36"/>
          <w:lang w:bidi="hi-IN"/>
        </w:rPr>
        <w:tab/>
        <w:t xml:space="preserve"> , viqSvataq iti# viqSvata#H</w:t>
      </w:r>
      <w:r w:rsidRPr="00433C18">
        <w:rPr>
          <w:rFonts w:ascii="Arial" w:hAnsi="Arial" w:cs="Arial"/>
          <w:color w:val="000000"/>
          <w:sz w:val="36"/>
          <w:szCs w:val="36"/>
          <w:lang w:bidi="hi-IN"/>
        </w:rPr>
        <w:tab/>
        <w:t xml:space="preserve">   </w:t>
      </w:r>
    </w:p>
    <w:p w14:paraId="6EF28A80"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athoq yaH</w:t>
      </w:r>
      <w:r w:rsidRPr="00433C18">
        <w:rPr>
          <w:rFonts w:ascii="Arial" w:hAnsi="Arial" w:cs="Arial"/>
          <w:color w:val="000000"/>
          <w:sz w:val="36"/>
          <w:szCs w:val="36"/>
          <w:lang w:bidi="hi-IN"/>
        </w:rPr>
        <w:tab/>
        <w:t>, athoq ityatho$ &gt;</w:t>
      </w:r>
      <w:r w:rsidRPr="00433C18">
        <w:rPr>
          <w:rFonts w:ascii="Arial" w:hAnsi="Arial" w:cs="Arial"/>
          <w:color w:val="000000"/>
          <w:sz w:val="36"/>
          <w:szCs w:val="36"/>
          <w:lang w:bidi="hi-IN"/>
        </w:rPr>
        <w:tab/>
        <w:t xml:space="preserve">   </w:t>
      </w:r>
    </w:p>
    <w:p w14:paraId="69B84B28"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ya i#ShuqdhiH,</w:t>
      </w:r>
      <w:r w:rsidRPr="00433C18">
        <w:rPr>
          <w:rFonts w:ascii="Arial" w:hAnsi="Arial" w:cs="Arial"/>
          <w:color w:val="000000"/>
          <w:sz w:val="36"/>
          <w:szCs w:val="36"/>
          <w:lang w:bidi="hi-IN"/>
        </w:rPr>
        <w:tab/>
        <w:t xml:space="preserve"> iqShuqdhistava#</w:t>
      </w:r>
      <w:r w:rsidRPr="00433C18">
        <w:rPr>
          <w:rFonts w:ascii="Arial" w:hAnsi="Arial" w:cs="Arial"/>
          <w:color w:val="000000"/>
          <w:sz w:val="36"/>
          <w:szCs w:val="36"/>
          <w:lang w:bidi="hi-IN"/>
        </w:rPr>
        <w:tab/>
        <w:t xml:space="preserve">   </w:t>
      </w:r>
    </w:p>
    <w:p w14:paraId="5E2824B5"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iqShuqdhiritI#Shu --- dhiH</w:t>
      </w:r>
      <w:r w:rsidRPr="00433C18">
        <w:rPr>
          <w:rFonts w:ascii="Arial" w:hAnsi="Arial" w:cs="Arial"/>
          <w:color w:val="000000"/>
          <w:sz w:val="36"/>
          <w:szCs w:val="36"/>
          <w:lang w:bidi="hi-IN"/>
        </w:rPr>
        <w:tab/>
        <w:t>, tavAqre</w:t>
      </w:r>
      <w:r w:rsidRPr="00433C18">
        <w:rPr>
          <w:rFonts w:ascii="Arial" w:hAnsi="Arial" w:cs="Arial"/>
          <w:color w:val="000000"/>
          <w:sz w:val="36"/>
          <w:szCs w:val="36"/>
          <w:lang w:bidi="hi-IN"/>
        </w:rPr>
        <w:tab/>
        <w:t xml:space="preserve">   </w:t>
      </w:r>
    </w:p>
    <w:p w14:paraId="4515122A"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Aqre aqsmat,</w:t>
      </w:r>
      <w:r w:rsidRPr="00433C18">
        <w:rPr>
          <w:rFonts w:ascii="Arial" w:hAnsi="Arial" w:cs="Arial"/>
          <w:color w:val="000000"/>
          <w:sz w:val="36"/>
          <w:szCs w:val="36"/>
          <w:lang w:bidi="hi-IN"/>
        </w:rPr>
        <w:tab/>
        <w:t xml:space="preserve"> aqsmanni</w:t>
      </w:r>
      <w:r w:rsidRPr="00433C18">
        <w:rPr>
          <w:rFonts w:ascii="Arial" w:hAnsi="Arial" w:cs="Arial"/>
          <w:color w:val="000000"/>
          <w:sz w:val="36"/>
          <w:szCs w:val="36"/>
          <w:lang w:bidi="hi-IN"/>
        </w:rPr>
        <w:tab/>
        <w:t xml:space="preserve">   </w:t>
      </w:r>
    </w:p>
    <w:p w14:paraId="5466AA00" w14:textId="77777777" w:rsidR="00433C18" w:rsidRPr="00433C18" w:rsidRDefault="00433C18" w:rsidP="00433C18">
      <w:pPr>
        <w:autoSpaceDE w:val="0"/>
        <w:autoSpaceDN w:val="0"/>
        <w:adjustRightInd w:val="0"/>
        <w:spacing w:after="0" w:line="240" w:lineRule="auto"/>
        <w:rPr>
          <w:rFonts w:ascii="Arial" w:hAnsi="Arial" w:cs="Arial"/>
          <w:color w:val="000000"/>
          <w:sz w:val="36"/>
          <w:szCs w:val="36"/>
          <w:lang w:bidi="hi-IN"/>
        </w:rPr>
      </w:pPr>
      <w:proofErr w:type="gramStart"/>
      <w:r w:rsidRPr="00433C18">
        <w:rPr>
          <w:rFonts w:ascii="Arial" w:hAnsi="Arial" w:cs="Arial"/>
          <w:color w:val="000000"/>
          <w:sz w:val="36"/>
          <w:szCs w:val="36"/>
          <w:lang w:bidi="hi-IN"/>
        </w:rPr>
        <w:t>nidhe#</w:t>
      </w:r>
      <w:proofErr w:type="gramEnd"/>
      <w:r w:rsidRPr="00433C18">
        <w:rPr>
          <w:rFonts w:ascii="Arial" w:hAnsi="Arial" w:cs="Arial"/>
          <w:color w:val="000000"/>
          <w:sz w:val="36"/>
          <w:szCs w:val="36"/>
          <w:lang w:bidi="hi-IN"/>
        </w:rPr>
        <w:t>hi , dheqhiqtaM</w:t>
      </w:r>
      <w:r w:rsidRPr="00433C18">
        <w:rPr>
          <w:rFonts w:ascii="Arial" w:hAnsi="Arial" w:cs="Arial"/>
          <w:color w:val="000000"/>
          <w:sz w:val="36"/>
          <w:szCs w:val="36"/>
          <w:lang w:bidi="hi-IN"/>
        </w:rPr>
        <w:tab/>
        <w:t xml:space="preserve">   </w:t>
      </w:r>
    </w:p>
    <w:p w14:paraId="4AF3EA20" w14:textId="0194AC8D" w:rsidR="00D91D60" w:rsidRDefault="00433C18" w:rsidP="00433C18">
      <w:pPr>
        <w:autoSpaceDE w:val="0"/>
        <w:autoSpaceDN w:val="0"/>
        <w:adjustRightInd w:val="0"/>
        <w:spacing w:after="0" w:line="240" w:lineRule="auto"/>
        <w:rPr>
          <w:rFonts w:ascii="Arial" w:hAnsi="Arial" w:cs="Arial"/>
          <w:color w:val="000000"/>
          <w:sz w:val="36"/>
          <w:szCs w:val="36"/>
          <w:lang w:bidi="hi-IN"/>
        </w:rPr>
      </w:pPr>
      <w:r w:rsidRPr="00433C18">
        <w:rPr>
          <w:rFonts w:ascii="Arial" w:hAnsi="Arial" w:cs="Arial"/>
          <w:color w:val="000000"/>
          <w:sz w:val="36"/>
          <w:szCs w:val="36"/>
          <w:lang w:bidi="hi-IN"/>
        </w:rPr>
        <w:t>tamitiq taM,</w:t>
      </w:r>
      <w:r w:rsidRPr="00433C18">
        <w:rPr>
          <w:rFonts w:ascii="Arial" w:hAnsi="Arial" w:cs="Arial"/>
          <w:color w:val="000000"/>
          <w:sz w:val="36"/>
          <w:szCs w:val="36"/>
          <w:lang w:bidi="hi-IN"/>
        </w:rPr>
        <w:tab/>
        <w:t xml:space="preserve"> </w:t>
      </w:r>
      <w:r w:rsidRPr="00433C18">
        <w:rPr>
          <w:rFonts w:ascii="Arial" w:hAnsi="Arial" w:cs="Arial"/>
          <w:color w:val="000000"/>
          <w:sz w:val="36"/>
          <w:szCs w:val="36"/>
          <w:lang w:bidi="hi-IN"/>
        </w:rPr>
        <w:tab/>
        <w:t>,</w:t>
      </w:r>
      <w:r w:rsidR="00D91D60">
        <w:rPr>
          <w:rFonts w:ascii="Arial" w:hAnsi="Arial" w:cs="Arial"/>
          <w:color w:val="000000"/>
          <w:sz w:val="36"/>
          <w:szCs w:val="36"/>
          <w:lang w:bidi="hi-IN"/>
        </w:rPr>
        <w:t xml:space="preserve"> </w:t>
      </w:r>
    </w:p>
    <w:p w14:paraId="798AFAD9" w14:textId="67ABA0AA" w:rsidR="00FE61B6" w:rsidRDefault="00FE61B6"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
    <w:p w14:paraId="0A69B2C9" w14:textId="25EB5150" w:rsidR="00D91D60" w:rsidRDefault="00BF6A4F" w:rsidP="00D91D60">
      <w:pPr>
        <w:autoSpaceDE w:val="0"/>
        <w:autoSpaceDN w:val="0"/>
        <w:adjustRightInd w:val="0"/>
        <w:spacing w:after="0" w:line="240" w:lineRule="auto"/>
        <w:rPr>
          <w:rFonts w:ascii="Arial" w:hAnsi="Arial" w:cs="Arial"/>
          <w:b/>
          <w:bCs/>
          <w:color w:val="000000"/>
          <w:sz w:val="36"/>
          <w:szCs w:val="36"/>
          <w:lang w:bidi="hi-IN"/>
        </w:rPr>
      </w:pPr>
      <w:proofErr w:type="gramStart"/>
      <w:r w:rsidRPr="00FE61B6">
        <w:rPr>
          <w:rFonts w:ascii="Arial" w:hAnsi="Arial" w:cs="Arial"/>
          <w:b/>
          <w:bCs/>
          <w:color w:val="000000"/>
          <w:sz w:val="36"/>
          <w:szCs w:val="36"/>
          <w:lang w:bidi="hi-IN"/>
        </w:rPr>
        <w:t xml:space="preserve">16.2 </w:t>
      </w:r>
      <w:r w:rsidR="00D91D60" w:rsidRPr="00FE61B6">
        <w:rPr>
          <w:rFonts w:ascii="Arial" w:hAnsi="Arial" w:cs="Arial"/>
          <w:b/>
          <w:bCs/>
          <w:color w:val="000000"/>
          <w:sz w:val="36"/>
          <w:szCs w:val="36"/>
          <w:lang w:bidi="hi-IN"/>
        </w:rPr>
        <w:t xml:space="preserve"> SrI</w:t>
      </w:r>
      <w:proofErr w:type="gramEnd"/>
      <w:r w:rsidR="00D91D60" w:rsidRPr="00FE61B6">
        <w:rPr>
          <w:rFonts w:ascii="Arial" w:hAnsi="Arial" w:cs="Arial"/>
          <w:b/>
          <w:bCs/>
          <w:color w:val="000000"/>
          <w:sz w:val="36"/>
          <w:szCs w:val="36"/>
          <w:lang w:bidi="hi-IN"/>
        </w:rPr>
        <w:t xml:space="preserve"> rudrakramaH-dvitIy</w:t>
      </w:r>
      <w:r w:rsidR="00665208" w:rsidRPr="00FE61B6">
        <w:rPr>
          <w:rFonts w:ascii="Arial" w:hAnsi="Arial" w:cs="Arial"/>
          <w:b/>
          <w:bCs/>
          <w:color w:val="000000"/>
          <w:sz w:val="36"/>
          <w:szCs w:val="36"/>
          <w:lang w:bidi="hi-IN"/>
        </w:rPr>
        <w:t>O</w:t>
      </w:r>
      <w:r w:rsidR="00D91D60" w:rsidRPr="00FE61B6">
        <w:rPr>
          <w:rFonts w:ascii="Arial" w:hAnsi="Arial" w:cs="Arial"/>
          <w:b/>
          <w:bCs/>
          <w:color w:val="000000"/>
          <w:sz w:val="36"/>
          <w:szCs w:val="36"/>
          <w:lang w:bidi="hi-IN"/>
        </w:rPr>
        <w:t xml:space="preserve"> &amp;nuvAkaH </w:t>
      </w:r>
    </w:p>
    <w:p w14:paraId="5D01C127" w14:textId="77777777" w:rsidR="009F618F" w:rsidRPr="00FE61B6" w:rsidRDefault="009F618F" w:rsidP="00D91D60">
      <w:pPr>
        <w:autoSpaceDE w:val="0"/>
        <w:autoSpaceDN w:val="0"/>
        <w:adjustRightInd w:val="0"/>
        <w:spacing w:after="0" w:line="240" w:lineRule="auto"/>
        <w:rPr>
          <w:rFonts w:ascii="Arial" w:hAnsi="Arial" w:cs="Arial"/>
          <w:b/>
          <w:bCs/>
          <w:color w:val="000000"/>
          <w:sz w:val="36"/>
          <w:szCs w:val="36"/>
          <w:lang w:bidi="hi-IN"/>
        </w:rPr>
      </w:pPr>
    </w:p>
    <w:p w14:paraId="28A0E101"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r w:rsidRPr="00FD481A">
        <w:rPr>
          <w:rFonts w:ascii="Arial" w:hAnsi="Arial" w:cs="Arial"/>
          <w:color w:val="000000"/>
          <w:sz w:val="36"/>
          <w:szCs w:val="36"/>
          <w:lang w:bidi="hi-IN"/>
        </w:rPr>
        <w:t>namoq hira#Nya bAhave,</w:t>
      </w:r>
      <w:r w:rsidRPr="00FD481A">
        <w:rPr>
          <w:rFonts w:ascii="Arial" w:hAnsi="Arial" w:cs="Arial"/>
          <w:color w:val="000000"/>
          <w:sz w:val="36"/>
          <w:szCs w:val="36"/>
          <w:lang w:bidi="hi-IN"/>
        </w:rPr>
        <w:tab/>
        <w:t>hira#NyabAhave senAqnye$ &gt;</w:t>
      </w:r>
      <w:r w:rsidRPr="00FD481A">
        <w:rPr>
          <w:rFonts w:ascii="Arial" w:hAnsi="Arial" w:cs="Arial"/>
          <w:color w:val="000000"/>
          <w:sz w:val="36"/>
          <w:szCs w:val="36"/>
          <w:lang w:bidi="hi-IN"/>
        </w:rPr>
        <w:tab/>
        <w:t xml:space="preserve">   </w:t>
      </w:r>
    </w:p>
    <w:p w14:paraId="3EE49B56"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r w:rsidRPr="00FD481A">
        <w:rPr>
          <w:rFonts w:ascii="Arial" w:hAnsi="Arial" w:cs="Arial"/>
          <w:color w:val="000000"/>
          <w:sz w:val="36"/>
          <w:szCs w:val="36"/>
          <w:lang w:bidi="hi-IN"/>
        </w:rPr>
        <w:t>hira#Nya bAhavaq itiq hira#Nya --- bAqhaqveq &gt;,</w:t>
      </w:r>
      <w:r w:rsidRPr="00FD481A">
        <w:rPr>
          <w:rFonts w:ascii="Arial" w:hAnsi="Arial" w:cs="Arial"/>
          <w:color w:val="000000"/>
          <w:sz w:val="36"/>
          <w:szCs w:val="36"/>
          <w:lang w:bidi="hi-IN"/>
        </w:rPr>
        <w:tab/>
        <w:t>seqnAqnye# diqSAM</w:t>
      </w:r>
      <w:r w:rsidRPr="00FD481A">
        <w:rPr>
          <w:rFonts w:ascii="Arial" w:hAnsi="Arial" w:cs="Arial"/>
          <w:color w:val="000000"/>
          <w:sz w:val="36"/>
          <w:szCs w:val="36"/>
          <w:lang w:bidi="hi-IN"/>
        </w:rPr>
        <w:tab/>
        <w:t xml:space="preserve">   </w:t>
      </w:r>
    </w:p>
    <w:p w14:paraId="63280004"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proofErr w:type="gramStart"/>
      <w:r w:rsidRPr="00FD481A">
        <w:rPr>
          <w:rFonts w:ascii="Arial" w:hAnsi="Arial" w:cs="Arial"/>
          <w:color w:val="000000"/>
          <w:sz w:val="36"/>
          <w:szCs w:val="36"/>
          <w:lang w:bidi="hi-IN"/>
        </w:rPr>
        <w:t>seqnAqnya</w:t>
      </w:r>
      <w:proofErr w:type="gramEnd"/>
      <w:r w:rsidRPr="00FD481A">
        <w:rPr>
          <w:rFonts w:ascii="Arial" w:hAnsi="Arial" w:cs="Arial"/>
          <w:color w:val="000000"/>
          <w:sz w:val="36"/>
          <w:szCs w:val="36"/>
          <w:lang w:bidi="hi-IN"/>
        </w:rPr>
        <w:t># iti# senA --- nye$  &gt;</w:t>
      </w:r>
      <w:r w:rsidRPr="00FD481A">
        <w:rPr>
          <w:rFonts w:ascii="Arial" w:hAnsi="Arial" w:cs="Arial"/>
          <w:color w:val="000000"/>
          <w:sz w:val="36"/>
          <w:szCs w:val="36"/>
          <w:lang w:bidi="hi-IN"/>
        </w:rPr>
        <w:tab/>
        <w:t>, diqSA~jca#</w:t>
      </w:r>
      <w:r w:rsidRPr="00FD481A">
        <w:rPr>
          <w:rFonts w:ascii="Arial" w:hAnsi="Arial" w:cs="Arial"/>
          <w:color w:val="000000"/>
          <w:sz w:val="36"/>
          <w:szCs w:val="36"/>
          <w:lang w:bidi="hi-IN"/>
        </w:rPr>
        <w:tab/>
        <w:t xml:space="preserve">   </w:t>
      </w:r>
    </w:p>
    <w:p w14:paraId="10958820"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proofErr w:type="gramStart"/>
      <w:r w:rsidRPr="00FD481A">
        <w:rPr>
          <w:rFonts w:ascii="Arial" w:hAnsi="Arial" w:cs="Arial"/>
          <w:color w:val="000000"/>
          <w:sz w:val="36"/>
          <w:szCs w:val="36"/>
          <w:lang w:bidi="hi-IN"/>
        </w:rPr>
        <w:t>caq</w:t>
      </w:r>
      <w:proofErr w:type="gramEnd"/>
      <w:r w:rsidRPr="00FD481A">
        <w:rPr>
          <w:rFonts w:ascii="Arial" w:hAnsi="Arial" w:cs="Arial"/>
          <w:color w:val="000000"/>
          <w:sz w:val="36"/>
          <w:szCs w:val="36"/>
          <w:lang w:bidi="hi-IN"/>
        </w:rPr>
        <w:t xml:space="preserve"> pata#ye ,</w:t>
      </w:r>
      <w:r w:rsidRPr="00FD481A">
        <w:rPr>
          <w:rFonts w:ascii="Arial" w:hAnsi="Arial" w:cs="Arial"/>
          <w:color w:val="000000"/>
          <w:sz w:val="36"/>
          <w:szCs w:val="36"/>
          <w:lang w:bidi="hi-IN"/>
        </w:rPr>
        <w:tab/>
        <w:t>pata#yeq nama#H</w:t>
      </w:r>
      <w:r w:rsidRPr="00FD481A">
        <w:rPr>
          <w:rFonts w:ascii="Arial" w:hAnsi="Arial" w:cs="Arial"/>
          <w:color w:val="000000"/>
          <w:sz w:val="36"/>
          <w:szCs w:val="36"/>
          <w:lang w:bidi="hi-IN"/>
        </w:rPr>
        <w:tab/>
        <w:t xml:space="preserve">   </w:t>
      </w:r>
    </w:p>
    <w:p w14:paraId="5393F1F7"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r w:rsidRPr="00FD481A">
        <w:rPr>
          <w:rFonts w:ascii="Arial" w:hAnsi="Arial" w:cs="Arial"/>
          <w:color w:val="000000"/>
          <w:sz w:val="36"/>
          <w:szCs w:val="36"/>
          <w:lang w:bidi="hi-IN"/>
        </w:rPr>
        <w:t>namoq nama#H</w:t>
      </w:r>
      <w:r w:rsidRPr="00FD481A">
        <w:rPr>
          <w:rFonts w:ascii="Arial" w:hAnsi="Arial" w:cs="Arial"/>
          <w:color w:val="000000"/>
          <w:sz w:val="36"/>
          <w:szCs w:val="36"/>
          <w:lang w:bidi="hi-IN"/>
        </w:rPr>
        <w:tab/>
        <w:t>, namo# vRuqkSheBya#H</w:t>
      </w:r>
      <w:r w:rsidRPr="00FD481A">
        <w:rPr>
          <w:rFonts w:ascii="Arial" w:hAnsi="Arial" w:cs="Arial"/>
          <w:color w:val="000000"/>
          <w:sz w:val="36"/>
          <w:szCs w:val="36"/>
          <w:lang w:bidi="hi-IN"/>
        </w:rPr>
        <w:tab/>
        <w:t xml:space="preserve">   </w:t>
      </w:r>
    </w:p>
    <w:p w14:paraId="6DB66F5D"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r w:rsidRPr="00FD481A">
        <w:rPr>
          <w:rFonts w:ascii="Arial" w:hAnsi="Arial" w:cs="Arial"/>
          <w:color w:val="000000"/>
          <w:sz w:val="36"/>
          <w:szCs w:val="36"/>
          <w:lang w:bidi="hi-IN"/>
        </w:rPr>
        <w:lastRenderedPageBreak/>
        <w:t>vRuqkSheByoq hari#keSeByaH,</w:t>
      </w:r>
      <w:r w:rsidRPr="00FD481A">
        <w:rPr>
          <w:rFonts w:ascii="Arial" w:hAnsi="Arial" w:cs="Arial"/>
          <w:color w:val="000000"/>
          <w:sz w:val="36"/>
          <w:szCs w:val="36"/>
          <w:lang w:bidi="hi-IN"/>
        </w:rPr>
        <w:tab/>
        <w:t>hari#keSeByaH paSUqnAM</w:t>
      </w:r>
      <w:r w:rsidRPr="00FD481A">
        <w:rPr>
          <w:rFonts w:ascii="Arial" w:hAnsi="Arial" w:cs="Arial"/>
          <w:color w:val="000000"/>
          <w:sz w:val="36"/>
          <w:szCs w:val="36"/>
          <w:lang w:bidi="hi-IN"/>
        </w:rPr>
        <w:tab/>
        <w:t xml:space="preserve">   </w:t>
      </w:r>
    </w:p>
    <w:p w14:paraId="0ADB2C70"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r w:rsidRPr="00FD481A">
        <w:rPr>
          <w:rFonts w:ascii="Arial" w:hAnsi="Arial" w:cs="Arial"/>
          <w:color w:val="000000"/>
          <w:sz w:val="36"/>
          <w:szCs w:val="36"/>
          <w:lang w:bidi="hi-IN"/>
        </w:rPr>
        <w:t>hari#keSeByaq itiq hari# --- keqSeqByaqH,</w:t>
      </w:r>
      <w:r w:rsidRPr="00FD481A">
        <w:rPr>
          <w:rFonts w:ascii="Arial" w:hAnsi="Arial" w:cs="Arial"/>
          <w:color w:val="000000"/>
          <w:sz w:val="36"/>
          <w:szCs w:val="36"/>
          <w:lang w:bidi="hi-IN"/>
        </w:rPr>
        <w:tab/>
        <w:t>paqSUqnAM pata#ye</w:t>
      </w:r>
      <w:r w:rsidRPr="00FD481A">
        <w:rPr>
          <w:rFonts w:ascii="Arial" w:hAnsi="Arial" w:cs="Arial"/>
          <w:color w:val="000000"/>
          <w:sz w:val="36"/>
          <w:szCs w:val="36"/>
          <w:lang w:bidi="hi-IN"/>
        </w:rPr>
        <w:tab/>
        <w:t xml:space="preserve">   </w:t>
      </w:r>
    </w:p>
    <w:p w14:paraId="15447CA9"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r w:rsidRPr="00FD481A">
        <w:rPr>
          <w:rFonts w:ascii="Arial" w:hAnsi="Arial" w:cs="Arial"/>
          <w:color w:val="000000"/>
          <w:sz w:val="36"/>
          <w:szCs w:val="36"/>
          <w:lang w:bidi="hi-IN"/>
        </w:rPr>
        <w:t>pata#yeq nama#H</w:t>
      </w:r>
      <w:r w:rsidRPr="00FD481A">
        <w:rPr>
          <w:rFonts w:ascii="Arial" w:hAnsi="Arial" w:cs="Arial"/>
          <w:color w:val="000000"/>
          <w:sz w:val="36"/>
          <w:szCs w:val="36"/>
          <w:lang w:bidi="hi-IN"/>
        </w:rPr>
        <w:tab/>
        <w:t>, namoq nama#H</w:t>
      </w:r>
      <w:r w:rsidRPr="00FD481A">
        <w:rPr>
          <w:rFonts w:ascii="Arial" w:hAnsi="Arial" w:cs="Arial"/>
          <w:color w:val="000000"/>
          <w:sz w:val="36"/>
          <w:szCs w:val="36"/>
          <w:lang w:bidi="hi-IN"/>
        </w:rPr>
        <w:tab/>
        <w:t xml:space="preserve">   </w:t>
      </w:r>
    </w:p>
    <w:p w14:paraId="7F6F2D2B"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r w:rsidRPr="00FD481A">
        <w:rPr>
          <w:rFonts w:ascii="Arial" w:hAnsi="Arial" w:cs="Arial"/>
          <w:color w:val="000000"/>
          <w:sz w:val="36"/>
          <w:szCs w:val="36"/>
          <w:lang w:bidi="hi-IN"/>
        </w:rPr>
        <w:t>nama#s saqspi~jja#rAya,</w:t>
      </w:r>
      <w:r w:rsidRPr="00FD481A">
        <w:rPr>
          <w:rFonts w:ascii="Arial" w:hAnsi="Arial" w:cs="Arial"/>
          <w:color w:val="000000"/>
          <w:sz w:val="36"/>
          <w:szCs w:val="36"/>
          <w:lang w:bidi="hi-IN"/>
        </w:rPr>
        <w:tab/>
        <w:t>saqspi~jja#rAyaq tviShI#mate</w:t>
      </w:r>
      <w:r w:rsidRPr="00FD481A">
        <w:rPr>
          <w:rFonts w:ascii="Arial" w:hAnsi="Arial" w:cs="Arial"/>
          <w:color w:val="000000"/>
          <w:sz w:val="36"/>
          <w:szCs w:val="36"/>
          <w:lang w:bidi="hi-IN"/>
        </w:rPr>
        <w:tab/>
        <w:t xml:space="preserve">   </w:t>
      </w:r>
    </w:p>
    <w:p w14:paraId="6724B94A"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proofErr w:type="gramStart"/>
      <w:r w:rsidRPr="00FD481A">
        <w:rPr>
          <w:rFonts w:ascii="Arial" w:hAnsi="Arial" w:cs="Arial"/>
          <w:color w:val="000000"/>
          <w:sz w:val="36"/>
          <w:szCs w:val="36"/>
          <w:lang w:bidi="hi-IN"/>
        </w:rPr>
        <w:t>tviShI#</w:t>
      </w:r>
      <w:proofErr w:type="gramEnd"/>
      <w:r w:rsidRPr="00FD481A">
        <w:rPr>
          <w:rFonts w:ascii="Arial" w:hAnsi="Arial" w:cs="Arial"/>
          <w:color w:val="000000"/>
          <w:sz w:val="36"/>
          <w:szCs w:val="36"/>
          <w:lang w:bidi="hi-IN"/>
        </w:rPr>
        <w:t>mate pathIqnAM ,</w:t>
      </w:r>
      <w:r w:rsidRPr="00FD481A">
        <w:rPr>
          <w:rFonts w:ascii="Arial" w:hAnsi="Arial" w:cs="Arial"/>
          <w:color w:val="000000"/>
          <w:sz w:val="36"/>
          <w:szCs w:val="36"/>
          <w:lang w:bidi="hi-IN"/>
        </w:rPr>
        <w:tab/>
        <w:t>tviShI#mataq itiq tviShi# --- maqteq &gt;</w:t>
      </w:r>
      <w:r w:rsidRPr="00FD481A">
        <w:rPr>
          <w:rFonts w:ascii="Arial" w:hAnsi="Arial" w:cs="Arial"/>
          <w:color w:val="000000"/>
          <w:sz w:val="36"/>
          <w:szCs w:val="36"/>
          <w:lang w:bidi="hi-IN"/>
        </w:rPr>
        <w:tab/>
        <w:t xml:space="preserve">   </w:t>
      </w:r>
    </w:p>
    <w:p w14:paraId="06E530AA"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r w:rsidRPr="00FD481A">
        <w:rPr>
          <w:rFonts w:ascii="Arial" w:hAnsi="Arial" w:cs="Arial"/>
          <w:color w:val="000000"/>
          <w:sz w:val="36"/>
          <w:szCs w:val="36"/>
          <w:lang w:bidi="hi-IN"/>
        </w:rPr>
        <w:t>paqthIqnAM pata#ye</w:t>
      </w:r>
      <w:r w:rsidRPr="00FD481A">
        <w:rPr>
          <w:rFonts w:ascii="Arial" w:hAnsi="Arial" w:cs="Arial"/>
          <w:color w:val="000000"/>
          <w:sz w:val="36"/>
          <w:szCs w:val="36"/>
          <w:lang w:bidi="hi-IN"/>
        </w:rPr>
        <w:tab/>
        <w:t>, pata#yeq nama#H</w:t>
      </w:r>
      <w:r w:rsidRPr="00FD481A">
        <w:rPr>
          <w:rFonts w:ascii="Arial" w:hAnsi="Arial" w:cs="Arial"/>
          <w:color w:val="000000"/>
          <w:sz w:val="36"/>
          <w:szCs w:val="36"/>
          <w:lang w:bidi="hi-IN"/>
        </w:rPr>
        <w:tab/>
        <w:t xml:space="preserve">   </w:t>
      </w:r>
    </w:p>
    <w:p w14:paraId="2188A900"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r w:rsidRPr="00FD481A">
        <w:rPr>
          <w:rFonts w:ascii="Arial" w:hAnsi="Arial" w:cs="Arial"/>
          <w:color w:val="000000"/>
          <w:sz w:val="36"/>
          <w:szCs w:val="36"/>
          <w:lang w:bidi="hi-IN"/>
        </w:rPr>
        <w:t>namoq nama#H</w:t>
      </w:r>
      <w:r w:rsidRPr="00FD481A">
        <w:rPr>
          <w:rFonts w:ascii="Arial" w:hAnsi="Arial" w:cs="Arial"/>
          <w:color w:val="000000"/>
          <w:sz w:val="36"/>
          <w:szCs w:val="36"/>
          <w:lang w:bidi="hi-IN"/>
        </w:rPr>
        <w:tab/>
        <w:t>, namo# baBluqSAya#</w:t>
      </w:r>
      <w:r w:rsidRPr="00FD481A">
        <w:rPr>
          <w:rFonts w:ascii="Arial" w:hAnsi="Arial" w:cs="Arial"/>
          <w:color w:val="000000"/>
          <w:sz w:val="36"/>
          <w:szCs w:val="36"/>
          <w:lang w:bidi="hi-IN"/>
        </w:rPr>
        <w:tab/>
        <w:t xml:space="preserve">   </w:t>
      </w:r>
    </w:p>
    <w:p w14:paraId="12C8242B"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r w:rsidRPr="00FD481A">
        <w:rPr>
          <w:rFonts w:ascii="Arial" w:hAnsi="Arial" w:cs="Arial"/>
          <w:color w:val="000000"/>
          <w:sz w:val="36"/>
          <w:szCs w:val="36"/>
          <w:lang w:bidi="hi-IN"/>
        </w:rPr>
        <w:t>baqBluqSAya# vivyAqdhine$ &gt;</w:t>
      </w:r>
      <w:r w:rsidRPr="00FD481A">
        <w:rPr>
          <w:rFonts w:ascii="Arial" w:hAnsi="Arial" w:cs="Arial"/>
          <w:color w:val="000000"/>
          <w:sz w:val="36"/>
          <w:szCs w:val="36"/>
          <w:lang w:bidi="hi-IN"/>
        </w:rPr>
        <w:tab/>
        <w:t>, viqvyAqdhine &amp;nnA#nAM</w:t>
      </w:r>
      <w:r w:rsidRPr="00FD481A">
        <w:rPr>
          <w:rFonts w:ascii="Arial" w:hAnsi="Arial" w:cs="Arial"/>
          <w:color w:val="000000"/>
          <w:sz w:val="36"/>
          <w:szCs w:val="36"/>
          <w:lang w:bidi="hi-IN"/>
        </w:rPr>
        <w:tab/>
        <w:t xml:space="preserve">   </w:t>
      </w:r>
    </w:p>
    <w:p w14:paraId="23203DD2"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proofErr w:type="gramStart"/>
      <w:r w:rsidRPr="00FD481A">
        <w:rPr>
          <w:rFonts w:ascii="Arial" w:hAnsi="Arial" w:cs="Arial"/>
          <w:color w:val="000000"/>
          <w:sz w:val="36"/>
          <w:szCs w:val="36"/>
          <w:lang w:bidi="hi-IN"/>
        </w:rPr>
        <w:t>viqvyAqdhinaq</w:t>
      </w:r>
      <w:proofErr w:type="gramEnd"/>
      <w:r w:rsidRPr="00FD481A">
        <w:rPr>
          <w:rFonts w:ascii="Arial" w:hAnsi="Arial" w:cs="Arial"/>
          <w:color w:val="000000"/>
          <w:sz w:val="36"/>
          <w:szCs w:val="36"/>
          <w:lang w:bidi="hi-IN"/>
        </w:rPr>
        <w:t xml:space="preserve"> iti# vi --- vyAqdhine$ &gt; ,</w:t>
      </w:r>
      <w:r w:rsidRPr="00FD481A">
        <w:rPr>
          <w:rFonts w:ascii="Arial" w:hAnsi="Arial" w:cs="Arial"/>
          <w:color w:val="000000"/>
          <w:sz w:val="36"/>
          <w:szCs w:val="36"/>
          <w:lang w:bidi="hi-IN"/>
        </w:rPr>
        <w:tab/>
        <w:t>annA#nAqM pata#ye</w:t>
      </w:r>
      <w:r w:rsidRPr="00FD481A">
        <w:rPr>
          <w:rFonts w:ascii="Arial" w:hAnsi="Arial" w:cs="Arial"/>
          <w:color w:val="000000"/>
          <w:sz w:val="36"/>
          <w:szCs w:val="36"/>
          <w:lang w:bidi="hi-IN"/>
        </w:rPr>
        <w:tab/>
        <w:t xml:space="preserve">   </w:t>
      </w:r>
    </w:p>
    <w:p w14:paraId="26F05D9C"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r w:rsidRPr="00FD481A">
        <w:rPr>
          <w:rFonts w:ascii="Arial" w:hAnsi="Arial" w:cs="Arial"/>
          <w:color w:val="000000"/>
          <w:sz w:val="36"/>
          <w:szCs w:val="36"/>
          <w:lang w:bidi="hi-IN"/>
        </w:rPr>
        <w:t>pata#yeq nama#H</w:t>
      </w:r>
      <w:r w:rsidRPr="00FD481A">
        <w:rPr>
          <w:rFonts w:ascii="Arial" w:hAnsi="Arial" w:cs="Arial"/>
          <w:color w:val="000000"/>
          <w:sz w:val="36"/>
          <w:szCs w:val="36"/>
          <w:lang w:bidi="hi-IN"/>
        </w:rPr>
        <w:tab/>
        <w:t>, namoq nama#H</w:t>
      </w:r>
      <w:r w:rsidRPr="00FD481A">
        <w:rPr>
          <w:rFonts w:ascii="Arial" w:hAnsi="Arial" w:cs="Arial"/>
          <w:color w:val="000000"/>
          <w:sz w:val="36"/>
          <w:szCs w:val="36"/>
          <w:lang w:bidi="hi-IN"/>
        </w:rPr>
        <w:tab/>
        <w:t xml:space="preserve">   </w:t>
      </w:r>
    </w:p>
    <w:p w14:paraId="6E43E59D"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r w:rsidRPr="00FD481A">
        <w:rPr>
          <w:rFonts w:ascii="Arial" w:hAnsi="Arial" w:cs="Arial"/>
          <w:color w:val="000000"/>
          <w:sz w:val="36"/>
          <w:szCs w:val="36"/>
          <w:lang w:bidi="hi-IN"/>
        </w:rPr>
        <w:t>namoq hari#keSAya,</w:t>
      </w:r>
      <w:r w:rsidRPr="00FD481A">
        <w:rPr>
          <w:rFonts w:ascii="Arial" w:hAnsi="Arial" w:cs="Arial"/>
          <w:color w:val="000000"/>
          <w:sz w:val="36"/>
          <w:szCs w:val="36"/>
          <w:lang w:bidi="hi-IN"/>
        </w:rPr>
        <w:tab/>
        <w:t>hari#keSAyopa vIqtine$ &gt;</w:t>
      </w:r>
      <w:r w:rsidRPr="00FD481A">
        <w:rPr>
          <w:rFonts w:ascii="Arial" w:hAnsi="Arial" w:cs="Arial"/>
          <w:color w:val="000000"/>
          <w:sz w:val="36"/>
          <w:szCs w:val="36"/>
          <w:lang w:bidi="hi-IN"/>
        </w:rPr>
        <w:tab/>
        <w:t xml:space="preserve">   </w:t>
      </w:r>
    </w:p>
    <w:p w14:paraId="3DCC9DDD"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proofErr w:type="gramStart"/>
      <w:r w:rsidRPr="00FD481A">
        <w:rPr>
          <w:rFonts w:ascii="Arial" w:hAnsi="Arial" w:cs="Arial"/>
          <w:color w:val="000000"/>
          <w:sz w:val="36"/>
          <w:szCs w:val="36"/>
          <w:lang w:bidi="hi-IN"/>
        </w:rPr>
        <w:t>hari#</w:t>
      </w:r>
      <w:proofErr w:type="gramEnd"/>
      <w:r w:rsidRPr="00FD481A">
        <w:rPr>
          <w:rFonts w:ascii="Arial" w:hAnsi="Arial" w:cs="Arial"/>
          <w:color w:val="000000"/>
          <w:sz w:val="36"/>
          <w:szCs w:val="36"/>
          <w:lang w:bidi="hi-IN"/>
        </w:rPr>
        <w:t>keSAqyetiq hari# --- keqSAqyaq ,</w:t>
      </w:r>
      <w:r w:rsidRPr="00FD481A">
        <w:rPr>
          <w:rFonts w:ascii="Arial" w:hAnsi="Arial" w:cs="Arial"/>
          <w:color w:val="000000"/>
          <w:sz w:val="36"/>
          <w:szCs w:val="36"/>
          <w:lang w:bidi="hi-IN"/>
        </w:rPr>
        <w:tab/>
        <w:t>uqpaqvIqtine# puqShTAnA$M &gt;</w:t>
      </w:r>
      <w:r w:rsidRPr="00FD481A">
        <w:rPr>
          <w:rFonts w:ascii="Arial" w:hAnsi="Arial" w:cs="Arial"/>
          <w:color w:val="000000"/>
          <w:sz w:val="36"/>
          <w:szCs w:val="36"/>
          <w:lang w:bidi="hi-IN"/>
        </w:rPr>
        <w:tab/>
        <w:t xml:space="preserve">   </w:t>
      </w:r>
    </w:p>
    <w:p w14:paraId="6DD0FB6D"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r w:rsidRPr="00FD481A">
        <w:rPr>
          <w:rFonts w:ascii="Arial" w:hAnsi="Arial" w:cs="Arial"/>
          <w:color w:val="000000"/>
          <w:sz w:val="36"/>
          <w:szCs w:val="36"/>
          <w:lang w:bidi="hi-IN"/>
        </w:rPr>
        <w:t>uqpaqvIqtinaq ityu#pa --- vIqtine$ &gt;,</w:t>
      </w:r>
      <w:r w:rsidRPr="00FD481A">
        <w:rPr>
          <w:rFonts w:ascii="Arial" w:hAnsi="Arial" w:cs="Arial"/>
          <w:color w:val="000000"/>
          <w:sz w:val="36"/>
          <w:szCs w:val="36"/>
          <w:lang w:bidi="hi-IN"/>
        </w:rPr>
        <w:tab/>
        <w:t>puqShTAnAqM pata#ye</w:t>
      </w:r>
      <w:r w:rsidRPr="00FD481A">
        <w:rPr>
          <w:rFonts w:ascii="Arial" w:hAnsi="Arial" w:cs="Arial"/>
          <w:color w:val="000000"/>
          <w:sz w:val="36"/>
          <w:szCs w:val="36"/>
          <w:lang w:bidi="hi-IN"/>
        </w:rPr>
        <w:tab/>
        <w:t xml:space="preserve">   </w:t>
      </w:r>
    </w:p>
    <w:p w14:paraId="054A8421"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r w:rsidRPr="00FD481A">
        <w:rPr>
          <w:rFonts w:ascii="Arial" w:hAnsi="Arial" w:cs="Arial"/>
          <w:color w:val="000000"/>
          <w:sz w:val="36"/>
          <w:szCs w:val="36"/>
          <w:lang w:bidi="hi-IN"/>
        </w:rPr>
        <w:t>pata#yeq nama#H,</w:t>
      </w:r>
      <w:r w:rsidRPr="00FD481A">
        <w:rPr>
          <w:rFonts w:ascii="Arial" w:hAnsi="Arial" w:cs="Arial"/>
          <w:color w:val="000000"/>
          <w:sz w:val="36"/>
          <w:szCs w:val="36"/>
          <w:lang w:bidi="hi-IN"/>
        </w:rPr>
        <w:tab/>
        <w:t>namoq nama#H</w:t>
      </w:r>
      <w:r w:rsidRPr="00FD481A">
        <w:rPr>
          <w:rFonts w:ascii="Arial" w:hAnsi="Arial" w:cs="Arial"/>
          <w:color w:val="000000"/>
          <w:sz w:val="36"/>
          <w:szCs w:val="36"/>
          <w:lang w:bidi="hi-IN"/>
        </w:rPr>
        <w:tab/>
        <w:t xml:space="preserve">   </w:t>
      </w:r>
    </w:p>
    <w:p w14:paraId="16BB9F76"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r w:rsidRPr="00FD481A">
        <w:rPr>
          <w:rFonts w:ascii="Arial" w:hAnsi="Arial" w:cs="Arial"/>
          <w:color w:val="000000"/>
          <w:sz w:val="36"/>
          <w:szCs w:val="36"/>
          <w:lang w:bidi="hi-IN"/>
        </w:rPr>
        <w:t>namo# Baqvasya#,</w:t>
      </w:r>
      <w:r w:rsidRPr="00FD481A">
        <w:rPr>
          <w:rFonts w:ascii="Arial" w:hAnsi="Arial" w:cs="Arial"/>
          <w:color w:val="000000"/>
          <w:sz w:val="36"/>
          <w:szCs w:val="36"/>
          <w:lang w:bidi="hi-IN"/>
        </w:rPr>
        <w:tab/>
        <w:t>Baqvasya# heqtyai</w:t>
      </w:r>
      <w:r w:rsidRPr="00FD481A">
        <w:rPr>
          <w:rFonts w:ascii="Arial" w:hAnsi="Arial" w:cs="Arial"/>
          <w:color w:val="000000"/>
          <w:sz w:val="36"/>
          <w:szCs w:val="36"/>
          <w:lang w:bidi="hi-IN"/>
        </w:rPr>
        <w:tab/>
        <w:t xml:space="preserve">   </w:t>
      </w:r>
    </w:p>
    <w:p w14:paraId="36E1318F"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proofErr w:type="gramStart"/>
      <w:r w:rsidRPr="00FD481A">
        <w:rPr>
          <w:rFonts w:ascii="Arial" w:hAnsi="Arial" w:cs="Arial"/>
          <w:color w:val="000000"/>
          <w:sz w:val="36"/>
          <w:szCs w:val="36"/>
          <w:lang w:bidi="hi-IN"/>
        </w:rPr>
        <w:t>heqtyai</w:t>
      </w:r>
      <w:proofErr w:type="gramEnd"/>
      <w:r w:rsidRPr="00FD481A">
        <w:rPr>
          <w:rFonts w:ascii="Arial" w:hAnsi="Arial" w:cs="Arial"/>
          <w:color w:val="000000"/>
          <w:sz w:val="36"/>
          <w:szCs w:val="36"/>
          <w:lang w:bidi="hi-IN"/>
        </w:rPr>
        <w:t xml:space="preserve"> jaga#tAM</w:t>
      </w:r>
      <w:r w:rsidRPr="00FD481A">
        <w:rPr>
          <w:rFonts w:ascii="Arial" w:hAnsi="Arial" w:cs="Arial"/>
          <w:color w:val="000000"/>
          <w:sz w:val="36"/>
          <w:szCs w:val="36"/>
          <w:lang w:bidi="hi-IN"/>
        </w:rPr>
        <w:tab/>
        <w:t xml:space="preserve">,jaga#tAqM pata#ye </w:t>
      </w:r>
      <w:r w:rsidRPr="00FD481A">
        <w:rPr>
          <w:rFonts w:ascii="Arial" w:hAnsi="Arial" w:cs="Arial"/>
          <w:color w:val="000000"/>
          <w:sz w:val="36"/>
          <w:szCs w:val="36"/>
          <w:lang w:bidi="hi-IN"/>
        </w:rPr>
        <w:tab/>
        <w:t xml:space="preserve">   </w:t>
      </w:r>
    </w:p>
    <w:p w14:paraId="7836FD8F"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r w:rsidRPr="00FD481A">
        <w:rPr>
          <w:rFonts w:ascii="Arial" w:hAnsi="Arial" w:cs="Arial"/>
          <w:color w:val="000000"/>
          <w:sz w:val="36"/>
          <w:szCs w:val="36"/>
          <w:lang w:bidi="hi-IN"/>
        </w:rPr>
        <w:t>pata#yeq nama#H,</w:t>
      </w:r>
      <w:r w:rsidRPr="00FD481A">
        <w:rPr>
          <w:rFonts w:ascii="Arial" w:hAnsi="Arial" w:cs="Arial"/>
          <w:color w:val="000000"/>
          <w:sz w:val="36"/>
          <w:szCs w:val="36"/>
          <w:lang w:bidi="hi-IN"/>
        </w:rPr>
        <w:tab/>
        <w:t>namoq nama#H</w:t>
      </w:r>
      <w:r w:rsidRPr="00FD481A">
        <w:rPr>
          <w:rFonts w:ascii="Arial" w:hAnsi="Arial" w:cs="Arial"/>
          <w:color w:val="000000"/>
          <w:sz w:val="36"/>
          <w:szCs w:val="36"/>
          <w:lang w:bidi="hi-IN"/>
        </w:rPr>
        <w:tab/>
        <w:t xml:space="preserve">   </w:t>
      </w:r>
    </w:p>
    <w:p w14:paraId="70AA4325"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proofErr w:type="gramStart"/>
      <w:r w:rsidRPr="00FD481A">
        <w:rPr>
          <w:rFonts w:ascii="Arial" w:hAnsi="Arial" w:cs="Arial"/>
          <w:color w:val="000000"/>
          <w:sz w:val="36"/>
          <w:szCs w:val="36"/>
          <w:lang w:bidi="hi-IN"/>
        </w:rPr>
        <w:t>namo</w:t>
      </w:r>
      <w:proofErr w:type="gramEnd"/>
      <w:r w:rsidRPr="00FD481A">
        <w:rPr>
          <w:rFonts w:ascii="Arial" w:hAnsi="Arial" w:cs="Arial"/>
          <w:color w:val="000000"/>
          <w:sz w:val="36"/>
          <w:szCs w:val="36"/>
          <w:lang w:bidi="hi-IN"/>
        </w:rPr>
        <w:t># ruqdrAya# ,</w:t>
      </w:r>
      <w:r w:rsidRPr="00FD481A">
        <w:rPr>
          <w:rFonts w:ascii="Arial" w:hAnsi="Arial" w:cs="Arial"/>
          <w:color w:val="000000"/>
          <w:sz w:val="36"/>
          <w:szCs w:val="36"/>
          <w:lang w:bidi="hi-IN"/>
        </w:rPr>
        <w:tab/>
        <w:t>ruqdrAyA#tatAqvine$ &gt;</w:t>
      </w:r>
      <w:r w:rsidRPr="00FD481A">
        <w:rPr>
          <w:rFonts w:ascii="Arial" w:hAnsi="Arial" w:cs="Arial"/>
          <w:color w:val="000000"/>
          <w:sz w:val="36"/>
          <w:szCs w:val="36"/>
          <w:lang w:bidi="hi-IN"/>
        </w:rPr>
        <w:tab/>
        <w:t xml:space="preserve">   </w:t>
      </w:r>
    </w:p>
    <w:p w14:paraId="4EDEC75F"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r w:rsidRPr="00FD481A">
        <w:rPr>
          <w:rFonts w:ascii="Arial" w:hAnsi="Arial" w:cs="Arial"/>
          <w:color w:val="000000"/>
          <w:sz w:val="36"/>
          <w:szCs w:val="36"/>
          <w:lang w:bidi="hi-IN"/>
        </w:rPr>
        <w:t>AqtaqtAqvineq kShetrA#NAM,</w:t>
      </w:r>
      <w:r w:rsidRPr="00FD481A">
        <w:rPr>
          <w:rFonts w:ascii="Arial" w:hAnsi="Arial" w:cs="Arial"/>
          <w:color w:val="000000"/>
          <w:sz w:val="36"/>
          <w:szCs w:val="36"/>
          <w:lang w:bidi="hi-IN"/>
        </w:rPr>
        <w:tab/>
        <w:t>AqtaqtAqvinaq ityA$ --- taqtAqvine$ &gt;</w:t>
      </w:r>
      <w:r w:rsidRPr="00FD481A">
        <w:rPr>
          <w:rFonts w:ascii="Arial" w:hAnsi="Arial" w:cs="Arial"/>
          <w:color w:val="000000"/>
          <w:sz w:val="36"/>
          <w:szCs w:val="36"/>
          <w:lang w:bidi="hi-IN"/>
        </w:rPr>
        <w:tab/>
        <w:t xml:space="preserve">   </w:t>
      </w:r>
    </w:p>
    <w:p w14:paraId="539354C3"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r w:rsidRPr="00FD481A">
        <w:rPr>
          <w:rFonts w:ascii="Arial" w:hAnsi="Arial" w:cs="Arial"/>
          <w:color w:val="000000"/>
          <w:sz w:val="36"/>
          <w:szCs w:val="36"/>
          <w:lang w:bidi="hi-IN"/>
        </w:rPr>
        <w:t>kSheqtrA#NAqM pata#ye,</w:t>
      </w:r>
      <w:r w:rsidRPr="00FD481A">
        <w:rPr>
          <w:rFonts w:ascii="Arial" w:hAnsi="Arial" w:cs="Arial"/>
          <w:color w:val="000000"/>
          <w:sz w:val="36"/>
          <w:szCs w:val="36"/>
          <w:lang w:bidi="hi-IN"/>
        </w:rPr>
        <w:tab/>
        <w:t>pata#yeq nama#H</w:t>
      </w:r>
      <w:r w:rsidRPr="00FD481A">
        <w:rPr>
          <w:rFonts w:ascii="Arial" w:hAnsi="Arial" w:cs="Arial"/>
          <w:color w:val="000000"/>
          <w:sz w:val="36"/>
          <w:szCs w:val="36"/>
          <w:lang w:bidi="hi-IN"/>
        </w:rPr>
        <w:tab/>
        <w:t xml:space="preserve">   </w:t>
      </w:r>
    </w:p>
    <w:p w14:paraId="5627A118"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r w:rsidRPr="00FD481A">
        <w:rPr>
          <w:rFonts w:ascii="Arial" w:hAnsi="Arial" w:cs="Arial"/>
          <w:color w:val="000000"/>
          <w:sz w:val="36"/>
          <w:szCs w:val="36"/>
          <w:lang w:bidi="hi-IN"/>
        </w:rPr>
        <w:t>namoq nama#H,</w:t>
      </w:r>
      <w:r w:rsidRPr="00FD481A">
        <w:rPr>
          <w:rFonts w:ascii="Arial" w:hAnsi="Arial" w:cs="Arial"/>
          <w:color w:val="000000"/>
          <w:sz w:val="36"/>
          <w:szCs w:val="36"/>
          <w:lang w:bidi="hi-IN"/>
        </w:rPr>
        <w:tab/>
        <w:t>nama#s sUqtAya#</w:t>
      </w:r>
      <w:r w:rsidRPr="00FD481A">
        <w:rPr>
          <w:rFonts w:ascii="Arial" w:hAnsi="Arial" w:cs="Arial"/>
          <w:color w:val="000000"/>
          <w:sz w:val="36"/>
          <w:szCs w:val="36"/>
          <w:lang w:bidi="hi-IN"/>
        </w:rPr>
        <w:tab/>
        <w:t xml:space="preserve">   </w:t>
      </w:r>
    </w:p>
    <w:p w14:paraId="495BF0E8"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r w:rsidRPr="00FD481A">
        <w:rPr>
          <w:rFonts w:ascii="Arial" w:hAnsi="Arial" w:cs="Arial"/>
          <w:color w:val="000000"/>
          <w:sz w:val="36"/>
          <w:szCs w:val="36"/>
          <w:lang w:bidi="hi-IN"/>
        </w:rPr>
        <w:t>sUqtAyAha#ntyAya,</w:t>
      </w:r>
      <w:r w:rsidRPr="00FD481A">
        <w:rPr>
          <w:rFonts w:ascii="Arial" w:hAnsi="Arial" w:cs="Arial"/>
          <w:color w:val="000000"/>
          <w:sz w:val="36"/>
          <w:szCs w:val="36"/>
          <w:lang w:bidi="hi-IN"/>
        </w:rPr>
        <w:tab/>
        <w:t>aha#ntyAyaq vanA#nAM</w:t>
      </w:r>
      <w:r w:rsidRPr="00FD481A">
        <w:rPr>
          <w:rFonts w:ascii="Arial" w:hAnsi="Arial" w:cs="Arial"/>
          <w:color w:val="000000"/>
          <w:sz w:val="36"/>
          <w:szCs w:val="36"/>
          <w:lang w:bidi="hi-IN"/>
        </w:rPr>
        <w:tab/>
        <w:t xml:space="preserve">   </w:t>
      </w:r>
    </w:p>
    <w:p w14:paraId="6735D04B"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r w:rsidRPr="00FD481A">
        <w:rPr>
          <w:rFonts w:ascii="Arial" w:hAnsi="Arial" w:cs="Arial"/>
          <w:color w:val="000000"/>
          <w:sz w:val="36"/>
          <w:szCs w:val="36"/>
          <w:lang w:bidi="hi-IN"/>
        </w:rPr>
        <w:t>vanA#nAqM pata#ye,</w:t>
      </w:r>
      <w:r w:rsidRPr="00FD481A">
        <w:rPr>
          <w:rFonts w:ascii="Arial" w:hAnsi="Arial" w:cs="Arial"/>
          <w:color w:val="000000"/>
          <w:sz w:val="36"/>
          <w:szCs w:val="36"/>
          <w:lang w:bidi="hi-IN"/>
        </w:rPr>
        <w:tab/>
        <w:t>pata#yeq nama#H</w:t>
      </w:r>
      <w:r w:rsidRPr="00FD481A">
        <w:rPr>
          <w:rFonts w:ascii="Arial" w:hAnsi="Arial" w:cs="Arial"/>
          <w:color w:val="000000"/>
          <w:sz w:val="36"/>
          <w:szCs w:val="36"/>
          <w:lang w:bidi="hi-IN"/>
        </w:rPr>
        <w:tab/>
        <w:t xml:space="preserve">   </w:t>
      </w:r>
    </w:p>
    <w:p w14:paraId="1684A930"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r w:rsidRPr="00FD481A">
        <w:rPr>
          <w:rFonts w:ascii="Arial" w:hAnsi="Arial" w:cs="Arial"/>
          <w:color w:val="000000"/>
          <w:sz w:val="36"/>
          <w:szCs w:val="36"/>
          <w:lang w:bidi="hi-IN"/>
        </w:rPr>
        <w:t>namoq nama#H,</w:t>
      </w:r>
      <w:r w:rsidRPr="00FD481A">
        <w:rPr>
          <w:rFonts w:ascii="Arial" w:hAnsi="Arial" w:cs="Arial"/>
          <w:color w:val="000000"/>
          <w:sz w:val="36"/>
          <w:szCs w:val="36"/>
          <w:lang w:bidi="hi-IN"/>
        </w:rPr>
        <w:tab/>
        <w:t>namoq rohi#tAya</w:t>
      </w:r>
      <w:r w:rsidRPr="00FD481A">
        <w:rPr>
          <w:rFonts w:ascii="Arial" w:hAnsi="Arial" w:cs="Arial"/>
          <w:color w:val="000000"/>
          <w:sz w:val="36"/>
          <w:szCs w:val="36"/>
          <w:lang w:bidi="hi-IN"/>
        </w:rPr>
        <w:tab/>
        <w:t xml:space="preserve">   </w:t>
      </w:r>
    </w:p>
    <w:p w14:paraId="7A5B450A"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r w:rsidRPr="00FD481A">
        <w:rPr>
          <w:rFonts w:ascii="Arial" w:hAnsi="Arial" w:cs="Arial"/>
          <w:color w:val="000000"/>
          <w:sz w:val="36"/>
          <w:szCs w:val="36"/>
          <w:lang w:bidi="hi-IN"/>
        </w:rPr>
        <w:lastRenderedPageBreak/>
        <w:t>rohi#tAya sthaqpata#ye,</w:t>
      </w:r>
      <w:r w:rsidRPr="00FD481A">
        <w:rPr>
          <w:rFonts w:ascii="Arial" w:hAnsi="Arial" w:cs="Arial"/>
          <w:color w:val="000000"/>
          <w:sz w:val="36"/>
          <w:szCs w:val="36"/>
          <w:lang w:bidi="hi-IN"/>
        </w:rPr>
        <w:tab/>
        <w:t>sthaqpata#ye vRuqkShANA$M &gt;</w:t>
      </w:r>
      <w:r w:rsidRPr="00FD481A">
        <w:rPr>
          <w:rFonts w:ascii="Arial" w:hAnsi="Arial" w:cs="Arial"/>
          <w:color w:val="000000"/>
          <w:sz w:val="36"/>
          <w:szCs w:val="36"/>
          <w:lang w:bidi="hi-IN"/>
        </w:rPr>
        <w:tab/>
        <w:t xml:space="preserve">   </w:t>
      </w:r>
    </w:p>
    <w:p w14:paraId="1A749017"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proofErr w:type="gramStart"/>
      <w:r w:rsidRPr="00FD481A">
        <w:rPr>
          <w:rFonts w:ascii="Arial" w:hAnsi="Arial" w:cs="Arial"/>
          <w:color w:val="000000"/>
          <w:sz w:val="36"/>
          <w:szCs w:val="36"/>
          <w:lang w:bidi="hi-IN"/>
        </w:rPr>
        <w:t>vRuqkShANAqM</w:t>
      </w:r>
      <w:proofErr w:type="gramEnd"/>
      <w:r w:rsidRPr="00FD481A">
        <w:rPr>
          <w:rFonts w:ascii="Arial" w:hAnsi="Arial" w:cs="Arial"/>
          <w:color w:val="000000"/>
          <w:sz w:val="36"/>
          <w:szCs w:val="36"/>
          <w:lang w:bidi="hi-IN"/>
        </w:rPr>
        <w:t xml:space="preserve"> pata#ye</w:t>
      </w:r>
      <w:r w:rsidRPr="00FD481A">
        <w:rPr>
          <w:rFonts w:ascii="Arial" w:hAnsi="Arial" w:cs="Arial"/>
          <w:color w:val="000000"/>
          <w:sz w:val="36"/>
          <w:szCs w:val="36"/>
          <w:lang w:bidi="hi-IN"/>
        </w:rPr>
        <w:tab/>
        <w:t>,pata#yeq nama#H</w:t>
      </w:r>
      <w:r w:rsidRPr="00FD481A">
        <w:rPr>
          <w:rFonts w:ascii="Arial" w:hAnsi="Arial" w:cs="Arial"/>
          <w:color w:val="000000"/>
          <w:sz w:val="36"/>
          <w:szCs w:val="36"/>
          <w:lang w:bidi="hi-IN"/>
        </w:rPr>
        <w:tab/>
        <w:t xml:space="preserve">   </w:t>
      </w:r>
    </w:p>
    <w:p w14:paraId="04C874C9"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r w:rsidRPr="00FD481A">
        <w:rPr>
          <w:rFonts w:ascii="Arial" w:hAnsi="Arial" w:cs="Arial"/>
          <w:color w:val="000000"/>
          <w:sz w:val="36"/>
          <w:szCs w:val="36"/>
          <w:lang w:bidi="hi-IN"/>
        </w:rPr>
        <w:t>namoq nama#H,</w:t>
      </w:r>
      <w:r w:rsidRPr="00FD481A">
        <w:rPr>
          <w:rFonts w:ascii="Arial" w:hAnsi="Arial" w:cs="Arial"/>
          <w:color w:val="000000"/>
          <w:sz w:val="36"/>
          <w:szCs w:val="36"/>
          <w:lang w:bidi="hi-IN"/>
        </w:rPr>
        <w:tab/>
        <w:t>namo# maqntriNe$ &gt;</w:t>
      </w:r>
      <w:r w:rsidRPr="00FD481A">
        <w:rPr>
          <w:rFonts w:ascii="Arial" w:hAnsi="Arial" w:cs="Arial"/>
          <w:color w:val="000000"/>
          <w:sz w:val="36"/>
          <w:szCs w:val="36"/>
          <w:lang w:bidi="hi-IN"/>
        </w:rPr>
        <w:tab/>
        <w:t xml:space="preserve">   </w:t>
      </w:r>
    </w:p>
    <w:p w14:paraId="1934FFDD"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r w:rsidRPr="00FD481A">
        <w:rPr>
          <w:rFonts w:ascii="Arial" w:hAnsi="Arial" w:cs="Arial"/>
          <w:color w:val="000000"/>
          <w:sz w:val="36"/>
          <w:szCs w:val="36"/>
          <w:lang w:bidi="hi-IN"/>
        </w:rPr>
        <w:t>maqntriNe# vANiqjAya#,</w:t>
      </w:r>
      <w:r w:rsidRPr="00FD481A">
        <w:rPr>
          <w:rFonts w:ascii="Arial" w:hAnsi="Arial" w:cs="Arial"/>
          <w:color w:val="000000"/>
          <w:sz w:val="36"/>
          <w:szCs w:val="36"/>
          <w:lang w:bidi="hi-IN"/>
        </w:rPr>
        <w:tab/>
        <w:t>vAqNiqjAyaq kakShA#NAM</w:t>
      </w:r>
      <w:r w:rsidRPr="00FD481A">
        <w:rPr>
          <w:rFonts w:ascii="Arial" w:hAnsi="Arial" w:cs="Arial"/>
          <w:color w:val="000000"/>
          <w:sz w:val="36"/>
          <w:szCs w:val="36"/>
          <w:lang w:bidi="hi-IN"/>
        </w:rPr>
        <w:tab/>
        <w:t xml:space="preserve">   </w:t>
      </w:r>
    </w:p>
    <w:p w14:paraId="214887A5"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proofErr w:type="gramStart"/>
      <w:r w:rsidRPr="00FD481A">
        <w:rPr>
          <w:rFonts w:ascii="Arial" w:hAnsi="Arial" w:cs="Arial"/>
          <w:color w:val="000000"/>
          <w:sz w:val="36"/>
          <w:szCs w:val="36"/>
          <w:lang w:bidi="hi-IN"/>
        </w:rPr>
        <w:t>kakShA#</w:t>
      </w:r>
      <w:proofErr w:type="gramEnd"/>
      <w:r w:rsidRPr="00FD481A">
        <w:rPr>
          <w:rFonts w:ascii="Arial" w:hAnsi="Arial" w:cs="Arial"/>
          <w:color w:val="000000"/>
          <w:sz w:val="36"/>
          <w:szCs w:val="36"/>
          <w:lang w:bidi="hi-IN"/>
        </w:rPr>
        <w:t>NAqM pata#ye ,</w:t>
      </w:r>
      <w:r w:rsidRPr="00FD481A">
        <w:rPr>
          <w:rFonts w:ascii="Arial" w:hAnsi="Arial" w:cs="Arial"/>
          <w:color w:val="000000"/>
          <w:sz w:val="36"/>
          <w:szCs w:val="36"/>
          <w:lang w:bidi="hi-IN"/>
        </w:rPr>
        <w:tab/>
        <w:t>pata#yeq nama#H</w:t>
      </w:r>
      <w:r w:rsidRPr="00FD481A">
        <w:rPr>
          <w:rFonts w:ascii="Arial" w:hAnsi="Arial" w:cs="Arial"/>
          <w:color w:val="000000"/>
          <w:sz w:val="36"/>
          <w:szCs w:val="36"/>
          <w:lang w:bidi="hi-IN"/>
        </w:rPr>
        <w:tab/>
        <w:t xml:space="preserve">   </w:t>
      </w:r>
    </w:p>
    <w:p w14:paraId="76888DEB"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r w:rsidRPr="00FD481A">
        <w:rPr>
          <w:rFonts w:ascii="Arial" w:hAnsi="Arial" w:cs="Arial"/>
          <w:color w:val="000000"/>
          <w:sz w:val="36"/>
          <w:szCs w:val="36"/>
          <w:lang w:bidi="hi-IN"/>
        </w:rPr>
        <w:t>namoq nama#H,</w:t>
      </w:r>
      <w:r w:rsidRPr="00FD481A">
        <w:rPr>
          <w:rFonts w:ascii="Arial" w:hAnsi="Arial" w:cs="Arial"/>
          <w:color w:val="000000"/>
          <w:sz w:val="36"/>
          <w:szCs w:val="36"/>
          <w:lang w:bidi="hi-IN"/>
        </w:rPr>
        <w:tab/>
        <w:t>namo# Buvaqntaye$ &gt;</w:t>
      </w:r>
      <w:r w:rsidRPr="00FD481A">
        <w:rPr>
          <w:rFonts w:ascii="Arial" w:hAnsi="Arial" w:cs="Arial"/>
          <w:color w:val="000000"/>
          <w:sz w:val="36"/>
          <w:szCs w:val="36"/>
          <w:lang w:bidi="hi-IN"/>
        </w:rPr>
        <w:tab/>
        <w:t xml:space="preserve">   </w:t>
      </w:r>
    </w:p>
    <w:p w14:paraId="6FB96D6D"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r w:rsidRPr="00FD481A">
        <w:rPr>
          <w:rFonts w:ascii="Arial" w:hAnsi="Arial" w:cs="Arial"/>
          <w:color w:val="000000"/>
          <w:sz w:val="36"/>
          <w:szCs w:val="36"/>
          <w:lang w:bidi="hi-IN"/>
        </w:rPr>
        <w:t>Buqvaqntaye# vArivaskRuqtAya#,</w:t>
      </w:r>
      <w:r w:rsidRPr="00FD481A">
        <w:rPr>
          <w:rFonts w:ascii="Arial" w:hAnsi="Arial" w:cs="Arial"/>
          <w:color w:val="000000"/>
          <w:sz w:val="36"/>
          <w:szCs w:val="36"/>
          <w:lang w:bidi="hi-IN"/>
        </w:rPr>
        <w:tab/>
        <w:t>vAqriqvaqskRuqtAyauSha#dhInAM</w:t>
      </w:r>
      <w:r w:rsidRPr="00FD481A">
        <w:rPr>
          <w:rFonts w:ascii="Arial" w:hAnsi="Arial" w:cs="Arial"/>
          <w:color w:val="000000"/>
          <w:sz w:val="36"/>
          <w:szCs w:val="36"/>
          <w:lang w:bidi="hi-IN"/>
        </w:rPr>
        <w:tab/>
        <w:t xml:space="preserve">   </w:t>
      </w:r>
    </w:p>
    <w:p w14:paraId="37A7CE95"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r w:rsidRPr="00FD481A">
        <w:rPr>
          <w:rFonts w:ascii="Arial" w:hAnsi="Arial" w:cs="Arial"/>
          <w:color w:val="000000"/>
          <w:sz w:val="36"/>
          <w:szCs w:val="36"/>
          <w:lang w:bidi="hi-IN"/>
        </w:rPr>
        <w:t>vAqriqvaqskRuqtAyeti# vArivaH --- kRuqtAya#,</w:t>
      </w:r>
      <w:r w:rsidRPr="00FD481A">
        <w:rPr>
          <w:rFonts w:ascii="Arial" w:hAnsi="Arial" w:cs="Arial"/>
          <w:color w:val="000000"/>
          <w:sz w:val="36"/>
          <w:szCs w:val="36"/>
          <w:lang w:bidi="hi-IN"/>
        </w:rPr>
        <w:tab/>
        <w:t xml:space="preserve">oSha#dhInAqM pata#ye </w:t>
      </w:r>
      <w:r w:rsidRPr="00FD481A">
        <w:rPr>
          <w:rFonts w:ascii="Arial" w:hAnsi="Arial" w:cs="Arial"/>
          <w:color w:val="000000"/>
          <w:sz w:val="36"/>
          <w:szCs w:val="36"/>
          <w:lang w:bidi="hi-IN"/>
        </w:rPr>
        <w:tab/>
        <w:t xml:space="preserve">   </w:t>
      </w:r>
    </w:p>
    <w:p w14:paraId="3BACF7D5"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r w:rsidRPr="00FD481A">
        <w:rPr>
          <w:rFonts w:ascii="Arial" w:hAnsi="Arial" w:cs="Arial"/>
          <w:color w:val="000000"/>
          <w:sz w:val="36"/>
          <w:szCs w:val="36"/>
          <w:lang w:bidi="hi-IN"/>
        </w:rPr>
        <w:t>pata#yeq nama#H</w:t>
      </w:r>
      <w:r w:rsidRPr="00FD481A">
        <w:rPr>
          <w:rFonts w:ascii="Arial" w:hAnsi="Arial" w:cs="Arial"/>
          <w:color w:val="000000"/>
          <w:sz w:val="36"/>
          <w:szCs w:val="36"/>
          <w:lang w:bidi="hi-IN"/>
        </w:rPr>
        <w:tab/>
        <w:t>, namoq nama#H</w:t>
      </w:r>
      <w:r w:rsidRPr="00FD481A">
        <w:rPr>
          <w:rFonts w:ascii="Arial" w:hAnsi="Arial" w:cs="Arial"/>
          <w:color w:val="000000"/>
          <w:sz w:val="36"/>
          <w:szCs w:val="36"/>
          <w:lang w:bidi="hi-IN"/>
        </w:rPr>
        <w:tab/>
        <w:t xml:space="preserve">   </w:t>
      </w:r>
    </w:p>
    <w:p w14:paraId="75AC67B7"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r w:rsidRPr="00FD481A">
        <w:rPr>
          <w:rFonts w:ascii="Arial" w:hAnsi="Arial" w:cs="Arial"/>
          <w:color w:val="000000"/>
          <w:sz w:val="36"/>
          <w:szCs w:val="36"/>
          <w:lang w:bidi="hi-IN"/>
        </w:rPr>
        <w:t>nama# uqccairGo#ShAya,</w:t>
      </w:r>
      <w:r w:rsidRPr="00FD481A">
        <w:rPr>
          <w:rFonts w:ascii="Arial" w:hAnsi="Arial" w:cs="Arial"/>
          <w:color w:val="000000"/>
          <w:sz w:val="36"/>
          <w:szCs w:val="36"/>
          <w:lang w:bidi="hi-IN"/>
        </w:rPr>
        <w:tab/>
        <w:t>uqccairGo#ShAyA kraqndaya#te</w:t>
      </w:r>
      <w:r w:rsidRPr="00FD481A">
        <w:rPr>
          <w:rFonts w:ascii="Arial" w:hAnsi="Arial" w:cs="Arial"/>
          <w:color w:val="000000"/>
          <w:sz w:val="36"/>
          <w:szCs w:val="36"/>
          <w:lang w:bidi="hi-IN"/>
        </w:rPr>
        <w:tab/>
        <w:t xml:space="preserve">   </w:t>
      </w:r>
    </w:p>
    <w:p w14:paraId="7213C04D"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r w:rsidRPr="00FD481A">
        <w:rPr>
          <w:rFonts w:ascii="Arial" w:hAnsi="Arial" w:cs="Arial"/>
          <w:color w:val="000000"/>
          <w:sz w:val="36"/>
          <w:szCs w:val="36"/>
          <w:lang w:bidi="hi-IN"/>
        </w:rPr>
        <w:t>uqccairGo#ShAqyetyuqccaiH --- GoqShAqyaq,</w:t>
      </w:r>
      <w:r w:rsidRPr="00FD481A">
        <w:rPr>
          <w:rFonts w:ascii="Arial" w:hAnsi="Arial" w:cs="Arial"/>
          <w:color w:val="000000"/>
          <w:sz w:val="36"/>
          <w:szCs w:val="36"/>
          <w:lang w:bidi="hi-IN"/>
        </w:rPr>
        <w:tab/>
        <w:t xml:space="preserve">Aqkraqndaya#te pattIqnAM   </w:t>
      </w:r>
    </w:p>
    <w:p w14:paraId="7AC54EAB"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r w:rsidRPr="00FD481A">
        <w:rPr>
          <w:rFonts w:ascii="Arial" w:hAnsi="Arial" w:cs="Arial"/>
          <w:color w:val="000000"/>
          <w:sz w:val="36"/>
          <w:szCs w:val="36"/>
          <w:lang w:bidi="hi-IN"/>
        </w:rPr>
        <w:t>Aqkraqndaya#taq ityA$ --- kraqndaya#te,</w:t>
      </w:r>
      <w:r w:rsidRPr="00FD481A">
        <w:rPr>
          <w:rFonts w:ascii="Arial" w:hAnsi="Arial" w:cs="Arial"/>
          <w:color w:val="000000"/>
          <w:sz w:val="36"/>
          <w:szCs w:val="36"/>
          <w:lang w:bidi="hi-IN"/>
        </w:rPr>
        <w:tab/>
        <w:t xml:space="preserve">paqttIqnAM pata#ye </w:t>
      </w:r>
      <w:r w:rsidRPr="00FD481A">
        <w:rPr>
          <w:rFonts w:ascii="Arial" w:hAnsi="Arial" w:cs="Arial"/>
          <w:color w:val="000000"/>
          <w:sz w:val="36"/>
          <w:szCs w:val="36"/>
          <w:lang w:bidi="hi-IN"/>
        </w:rPr>
        <w:tab/>
        <w:t xml:space="preserve">   </w:t>
      </w:r>
    </w:p>
    <w:p w14:paraId="7E67EA55"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r w:rsidRPr="00FD481A">
        <w:rPr>
          <w:rFonts w:ascii="Arial" w:hAnsi="Arial" w:cs="Arial"/>
          <w:color w:val="000000"/>
          <w:sz w:val="36"/>
          <w:szCs w:val="36"/>
          <w:lang w:bidi="hi-IN"/>
        </w:rPr>
        <w:t>pata#yeq nama#H</w:t>
      </w:r>
      <w:r w:rsidRPr="00FD481A">
        <w:rPr>
          <w:rFonts w:ascii="Arial" w:hAnsi="Arial" w:cs="Arial"/>
          <w:color w:val="000000"/>
          <w:sz w:val="36"/>
          <w:szCs w:val="36"/>
          <w:lang w:bidi="hi-IN"/>
        </w:rPr>
        <w:tab/>
        <w:t>, namoq nama#H</w:t>
      </w:r>
      <w:r w:rsidRPr="00FD481A">
        <w:rPr>
          <w:rFonts w:ascii="Arial" w:hAnsi="Arial" w:cs="Arial"/>
          <w:color w:val="000000"/>
          <w:sz w:val="36"/>
          <w:szCs w:val="36"/>
          <w:lang w:bidi="hi-IN"/>
        </w:rPr>
        <w:tab/>
        <w:t xml:space="preserve">   </w:t>
      </w:r>
    </w:p>
    <w:p w14:paraId="7395B497"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r w:rsidRPr="00FD481A">
        <w:rPr>
          <w:rFonts w:ascii="Arial" w:hAnsi="Arial" w:cs="Arial"/>
          <w:color w:val="000000"/>
          <w:sz w:val="36"/>
          <w:szCs w:val="36"/>
          <w:lang w:bidi="hi-IN"/>
        </w:rPr>
        <w:t xml:space="preserve">nama#H kRuthsna vIqtAya# </w:t>
      </w:r>
      <w:r w:rsidRPr="00FD481A">
        <w:rPr>
          <w:rFonts w:ascii="Arial" w:hAnsi="Arial" w:cs="Arial"/>
          <w:color w:val="000000"/>
          <w:sz w:val="36"/>
          <w:szCs w:val="36"/>
          <w:lang w:bidi="hi-IN"/>
        </w:rPr>
        <w:tab/>
        <w:t xml:space="preserve">, kRuqthsnaqvIqtAyaq dhAva#te </w:t>
      </w:r>
      <w:r w:rsidRPr="00FD481A">
        <w:rPr>
          <w:rFonts w:ascii="Arial" w:hAnsi="Arial" w:cs="Arial"/>
          <w:color w:val="000000"/>
          <w:sz w:val="36"/>
          <w:szCs w:val="36"/>
          <w:lang w:bidi="hi-IN"/>
        </w:rPr>
        <w:tab/>
        <w:t xml:space="preserve">   </w:t>
      </w:r>
    </w:p>
    <w:p w14:paraId="513DEC7B"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r w:rsidRPr="00FD481A">
        <w:rPr>
          <w:rFonts w:ascii="Arial" w:hAnsi="Arial" w:cs="Arial"/>
          <w:color w:val="000000"/>
          <w:sz w:val="36"/>
          <w:szCs w:val="36"/>
          <w:lang w:bidi="hi-IN"/>
        </w:rPr>
        <w:t>kRuqthsnaqvIqtAyeti# kRuthsna --- vIqtAya#,</w:t>
      </w:r>
      <w:r w:rsidRPr="00FD481A">
        <w:rPr>
          <w:rFonts w:ascii="Arial" w:hAnsi="Arial" w:cs="Arial"/>
          <w:color w:val="000000"/>
          <w:sz w:val="36"/>
          <w:szCs w:val="36"/>
          <w:lang w:bidi="hi-IN"/>
        </w:rPr>
        <w:tab/>
        <w:t xml:space="preserve">dhAve#teq satva#nAM </w:t>
      </w:r>
      <w:r w:rsidRPr="00FD481A">
        <w:rPr>
          <w:rFonts w:ascii="Arial" w:hAnsi="Arial" w:cs="Arial"/>
          <w:color w:val="000000"/>
          <w:sz w:val="36"/>
          <w:szCs w:val="36"/>
          <w:lang w:bidi="hi-IN"/>
        </w:rPr>
        <w:tab/>
        <w:t xml:space="preserve">   </w:t>
      </w:r>
    </w:p>
    <w:p w14:paraId="4FA60C9D"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r w:rsidRPr="00FD481A">
        <w:rPr>
          <w:rFonts w:ascii="Arial" w:hAnsi="Arial" w:cs="Arial"/>
          <w:color w:val="000000"/>
          <w:sz w:val="36"/>
          <w:szCs w:val="36"/>
          <w:lang w:bidi="hi-IN"/>
        </w:rPr>
        <w:t>satva#nAqM pata#ye,</w:t>
      </w:r>
      <w:r w:rsidRPr="00FD481A">
        <w:rPr>
          <w:rFonts w:ascii="Arial" w:hAnsi="Arial" w:cs="Arial"/>
          <w:color w:val="000000"/>
          <w:sz w:val="36"/>
          <w:szCs w:val="36"/>
          <w:lang w:bidi="hi-IN"/>
        </w:rPr>
        <w:tab/>
        <w:t>pata#yeq nama#H</w:t>
      </w:r>
      <w:r w:rsidRPr="00FD481A">
        <w:rPr>
          <w:rFonts w:ascii="Arial" w:hAnsi="Arial" w:cs="Arial"/>
          <w:color w:val="000000"/>
          <w:sz w:val="36"/>
          <w:szCs w:val="36"/>
          <w:lang w:bidi="hi-IN"/>
        </w:rPr>
        <w:tab/>
        <w:t xml:space="preserve">   </w:t>
      </w:r>
    </w:p>
    <w:p w14:paraId="303ECC63" w14:textId="77777777" w:rsidR="00FD481A" w:rsidRPr="00FD481A" w:rsidRDefault="00FD481A" w:rsidP="00FD481A">
      <w:pPr>
        <w:autoSpaceDE w:val="0"/>
        <w:autoSpaceDN w:val="0"/>
        <w:adjustRightInd w:val="0"/>
        <w:spacing w:after="0" w:line="240" w:lineRule="auto"/>
        <w:rPr>
          <w:rFonts w:ascii="Arial" w:hAnsi="Arial" w:cs="Arial"/>
          <w:color w:val="000000"/>
          <w:sz w:val="36"/>
          <w:szCs w:val="36"/>
          <w:lang w:bidi="hi-IN"/>
        </w:rPr>
      </w:pPr>
      <w:proofErr w:type="gramStart"/>
      <w:r w:rsidRPr="00FD481A">
        <w:rPr>
          <w:rFonts w:ascii="Arial" w:hAnsi="Arial" w:cs="Arial"/>
          <w:color w:val="000000"/>
          <w:sz w:val="36"/>
          <w:szCs w:val="36"/>
          <w:lang w:bidi="hi-IN"/>
        </w:rPr>
        <w:t>namaq</w:t>
      </w:r>
      <w:proofErr w:type="gramEnd"/>
      <w:r w:rsidRPr="00FD481A">
        <w:rPr>
          <w:rFonts w:ascii="Arial" w:hAnsi="Arial" w:cs="Arial"/>
          <w:color w:val="000000"/>
          <w:sz w:val="36"/>
          <w:szCs w:val="36"/>
          <w:lang w:bidi="hi-IN"/>
        </w:rPr>
        <w:t xml:space="preserve"> itiq nama#H,   ,</w:t>
      </w:r>
      <w:r w:rsidRPr="00FD481A">
        <w:rPr>
          <w:rFonts w:ascii="Arial" w:hAnsi="Arial" w:cs="Arial"/>
          <w:color w:val="000000"/>
          <w:sz w:val="36"/>
          <w:szCs w:val="36"/>
          <w:lang w:bidi="hi-IN"/>
        </w:rPr>
        <w:tab/>
      </w:r>
      <w:r w:rsidRPr="00FD481A">
        <w:rPr>
          <w:rFonts w:ascii="Arial" w:hAnsi="Arial" w:cs="Arial"/>
          <w:color w:val="000000"/>
          <w:sz w:val="36"/>
          <w:szCs w:val="36"/>
          <w:lang w:bidi="hi-IN"/>
        </w:rPr>
        <w:tab/>
      </w:r>
      <w:r w:rsidRPr="00FD481A">
        <w:rPr>
          <w:rFonts w:ascii="Arial" w:hAnsi="Arial" w:cs="Arial"/>
          <w:color w:val="000000"/>
          <w:sz w:val="36"/>
          <w:szCs w:val="36"/>
          <w:lang w:bidi="hi-IN"/>
        </w:rPr>
        <w:tab/>
        <w:t xml:space="preserve"> </w:t>
      </w:r>
    </w:p>
    <w:p w14:paraId="402A50A7" w14:textId="15924D01"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264EC8A" w14:textId="75A7AE3D" w:rsidR="00D91D60" w:rsidRDefault="005776B3"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
    <w:p w14:paraId="64D33AC1" w14:textId="217D2486" w:rsidR="00D91D60" w:rsidRPr="00D5087B" w:rsidRDefault="00D91D60" w:rsidP="00D91D60">
      <w:pPr>
        <w:autoSpaceDE w:val="0"/>
        <w:autoSpaceDN w:val="0"/>
        <w:adjustRightInd w:val="0"/>
        <w:spacing w:after="0" w:line="240" w:lineRule="auto"/>
        <w:rPr>
          <w:rFonts w:ascii="Arial" w:hAnsi="Arial" w:cs="Arial"/>
          <w:b/>
          <w:bCs/>
          <w:color w:val="000000"/>
          <w:sz w:val="36"/>
          <w:szCs w:val="36"/>
          <w:lang w:bidi="hi-IN"/>
        </w:rPr>
      </w:pPr>
      <w:r w:rsidRPr="00D5087B">
        <w:rPr>
          <w:rFonts w:ascii="Arial" w:hAnsi="Arial" w:cs="Arial"/>
          <w:b/>
          <w:bCs/>
          <w:color w:val="000000"/>
          <w:sz w:val="36"/>
          <w:szCs w:val="36"/>
          <w:lang w:bidi="hi-IN"/>
        </w:rPr>
        <w:t xml:space="preserve"> </w:t>
      </w:r>
      <w:r w:rsidR="00D057A7" w:rsidRPr="00D5087B">
        <w:rPr>
          <w:rFonts w:ascii="Arial" w:hAnsi="Arial" w:cs="Arial"/>
          <w:b/>
          <w:bCs/>
          <w:color w:val="000000"/>
          <w:sz w:val="36"/>
          <w:szCs w:val="36"/>
          <w:lang w:bidi="hi-IN"/>
        </w:rPr>
        <w:t>16.</w:t>
      </w:r>
      <w:r w:rsidR="003073A0" w:rsidRPr="00D5087B">
        <w:rPr>
          <w:rFonts w:ascii="Arial" w:hAnsi="Arial" w:cs="Arial"/>
          <w:b/>
          <w:bCs/>
          <w:color w:val="000000"/>
          <w:sz w:val="36"/>
          <w:szCs w:val="36"/>
          <w:lang w:bidi="hi-IN"/>
        </w:rPr>
        <w:t>3</w:t>
      </w:r>
      <w:r w:rsidR="00D057A7" w:rsidRPr="00D5087B">
        <w:rPr>
          <w:rFonts w:ascii="Arial" w:hAnsi="Arial" w:cs="Arial"/>
          <w:b/>
          <w:bCs/>
          <w:color w:val="000000"/>
          <w:sz w:val="36"/>
          <w:szCs w:val="36"/>
          <w:lang w:bidi="hi-IN"/>
        </w:rPr>
        <w:t xml:space="preserve"> </w:t>
      </w:r>
      <w:r w:rsidRPr="00D5087B">
        <w:rPr>
          <w:rFonts w:ascii="Arial" w:hAnsi="Arial" w:cs="Arial"/>
          <w:b/>
          <w:bCs/>
          <w:color w:val="000000"/>
          <w:sz w:val="36"/>
          <w:szCs w:val="36"/>
          <w:lang w:bidi="hi-IN"/>
        </w:rPr>
        <w:t>SrI rudrakramaH-tRutIy</w:t>
      </w:r>
      <w:r w:rsidR="00665208" w:rsidRPr="00D5087B">
        <w:rPr>
          <w:rFonts w:ascii="Arial" w:hAnsi="Arial" w:cs="Arial"/>
          <w:b/>
          <w:bCs/>
          <w:color w:val="000000"/>
          <w:sz w:val="36"/>
          <w:szCs w:val="36"/>
          <w:lang w:bidi="hi-IN"/>
        </w:rPr>
        <w:t>O</w:t>
      </w:r>
      <w:r w:rsidRPr="00D5087B">
        <w:rPr>
          <w:rFonts w:ascii="Arial" w:hAnsi="Arial" w:cs="Arial"/>
          <w:b/>
          <w:bCs/>
          <w:color w:val="000000"/>
          <w:sz w:val="36"/>
          <w:szCs w:val="36"/>
          <w:lang w:bidi="hi-IN"/>
        </w:rPr>
        <w:t xml:space="preserve"> &amp;nuvAkaH</w:t>
      </w:r>
    </w:p>
    <w:p w14:paraId="50AA2ED6" w14:textId="77777777" w:rsidR="00D057A7" w:rsidRDefault="00D057A7" w:rsidP="00D91D60">
      <w:pPr>
        <w:autoSpaceDE w:val="0"/>
        <w:autoSpaceDN w:val="0"/>
        <w:adjustRightInd w:val="0"/>
        <w:spacing w:after="0" w:line="240" w:lineRule="auto"/>
        <w:rPr>
          <w:rFonts w:ascii="Arial" w:hAnsi="Arial" w:cs="Arial"/>
          <w:color w:val="000000"/>
          <w:sz w:val="36"/>
          <w:szCs w:val="36"/>
          <w:lang w:bidi="hi-IN"/>
        </w:rPr>
      </w:pPr>
    </w:p>
    <w:p w14:paraId="1AC26899"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r w:rsidRPr="00D83BC3">
        <w:rPr>
          <w:rFonts w:ascii="Arial" w:hAnsi="Arial" w:cs="Arial"/>
          <w:color w:val="000000"/>
          <w:sz w:val="36"/>
          <w:szCs w:val="36"/>
          <w:lang w:bidi="hi-IN"/>
        </w:rPr>
        <w:t>namaqs saha#mAnAya,</w:t>
      </w:r>
      <w:r w:rsidRPr="00D83BC3">
        <w:rPr>
          <w:rFonts w:ascii="Arial" w:hAnsi="Arial" w:cs="Arial"/>
          <w:color w:val="000000"/>
          <w:sz w:val="36"/>
          <w:szCs w:val="36"/>
          <w:lang w:bidi="hi-IN"/>
        </w:rPr>
        <w:tab/>
        <w:t xml:space="preserve"> saha#mAnAya nivyAqdhine$ &gt;</w:t>
      </w:r>
      <w:r w:rsidRPr="00D83BC3">
        <w:rPr>
          <w:rFonts w:ascii="Arial" w:hAnsi="Arial" w:cs="Arial"/>
          <w:color w:val="000000"/>
          <w:sz w:val="36"/>
          <w:szCs w:val="36"/>
          <w:lang w:bidi="hi-IN"/>
        </w:rPr>
        <w:tab/>
        <w:t xml:space="preserve">   </w:t>
      </w:r>
    </w:p>
    <w:p w14:paraId="2F336EAE"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r w:rsidRPr="00D83BC3">
        <w:rPr>
          <w:rFonts w:ascii="Arial" w:hAnsi="Arial" w:cs="Arial"/>
          <w:color w:val="000000"/>
          <w:sz w:val="36"/>
          <w:szCs w:val="36"/>
          <w:lang w:bidi="hi-IN"/>
        </w:rPr>
        <w:lastRenderedPageBreak/>
        <w:t>niqvyAqdhina# AvyAqdhinI#nAM,</w:t>
      </w:r>
      <w:r w:rsidRPr="00D83BC3">
        <w:rPr>
          <w:rFonts w:ascii="Arial" w:hAnsi="Arial" w:cs="Arial"/>
          <w:color w:val="000000"/>
          <w:sz w:val="36"/>
          <w:szCs w:val="36"/>
          <w:lang w:bidi="hi-IN"/>
        </w:rPr>
        <w:tab/>
        <w:t>niqvyAqdhinaq iti# ni --- vyAqdhine$ &gt;</w:t>
      </w:r>
      <w:r w:rsidRPr="00D83BC3">
        <w:rPr>
          <w:rFonts w:ascii="Arial" w:hAnsi="Arial" w:cs="Arial"/>
          <w:color w:val="000000"/>
          <w:sz w:val="36"/>
          <w:szCs w:val="36"/>
          <w:lang w:bidi="hi-IN"/>
        </w:rPr>
        <w:tab/>
        <w:t xml:space="preserve">   </w:t>
      </w:r>
    </w:p>
    <w:p w14:paraId="6329CC6B"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r w:rsidRPr="00D83BC3">
        <w:rPr>
          <w:rFonts w:ascii="Arial" w:hAnsi="Arial" w:cs="Arial"/>
          <w:color w:val="000000"/>
          <w:sz w:val="36"/>
          <w:szCs w:val="36"/>
          <w:lang w:bidi="hi-IN"/>
        </w:rPr>
        <w:t>AqvyAqdhinI#nAqM pata#ye,</w:t>
      </w:r>
      <w:r w:rsidRPr="00D83BC3">
        <w:rPr>
          <w:rFonts w:ascii="Arial" w:hAnsi="Arial" w:cs="Arial"/>
          <w:color w:val="000000"/>
          <w:sz w:val="36"/>
          <w:szCs w:val="36"/>
          <w:lang w:bidi="hi-IN"/>
        </w:rPr>
        <w:tab/>
        <w:t>AqvyAqdhinI#nAqmityA$ --- vyAqdhinI#nAM</w:t>
      </w:r>
      <w:r w:rsidRPr="00D83BC3">
        <w:rPr>
          <w:rFonts w:ascii="Arial" w:hAnsi="Arial" w:cs="Arial"/>
          <w:color w:val="000000"/>
          <w:sz w:val="36"/>
          <w:szCs w:val="36"/>
          <w:lang w:bidi="hi-IN"/>
        </w:rPr>
        <w:tab/>
        <w:t xml:space="preserve">   </w:t>
      </w:r>
    </w:p>
    <w:p w14:paraId="55942273"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proofErr w:type="gramStart"/>
      <w:r w:rsidRPr="00D83BC3">
        <w:rPr>
          <w:rFonts w:ascii="Arial" w:hAnsi="Arial" w:cs="Arial"/>
          <w:color w:val="000000"/>
          <w:sz w:val="36"/>
          <w:szCs w:val="36"/>
          <w:lang w:bidi="hi-IN"/>
        </w:rPr>
        <w:t>pata#</w:t>
      </w:r>
      <w:proofErr w:type="gramEnd"/>
      <w:r w:rsidRPr="00D83BC3">
        <w:rPr>
          <w:rFonts w:ascii="Arial" w:hAnsi="Arial" w:cs="Arial"/>
          <w:color w:val="000000"/>
          <w:sz w:val="36"/>
          <w:szCs w:val="36"/>
          <w:lang w:bidi="hi-IN"/>
        </w:rPr>
        <w:t>yeq nama#H</w:t>
      </w:r>
      <w:r w:rsidRPr="00D83BC3">
        <w:rPr>
          <w:rFonts w:ascii="Arial" w:hAnsi="Arial" w:cs="Arial"/>
          <w:color w:val="000000"/>
          <w:sz w:val="36"/>
          <w:szCs w:val="36"/>
          <w:lang w:bidi="hi-IN"/>
        </w:rPr>
        <w:tab/>
        <w:t>,namoq nama#H</w:t>
      </w:r>
      <w:r w:rsidRPr="00D83BC3">
        <w:rPr>
          <w:rFonts w:ascii="Arial" w:hAnsi="Arial" w:cs="Arial"/>
          <w:color w:val="000000"/>
          <w:sz w:val="36"/>
          <w:szCs w:val="36"/>
          <w:lang w:bidi="hi-IN"/>
        </w:rPr>
        <w:tab/>
        <w:t xml:space="preserve">   </w:t>
      </w:r>
    </w:p>
    <w:p w14:paraId="2EFA801A"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proofErr w:type="gramStart"/>
      <w:r w:rsidRPr="00D83BC3">
        <w:rPr>
          <w:rFonts w:ascii="Arial" w:hAnsi="Arial" w:cs="Arial"/>
          <w:color w:val="000000"/>
          <w:sz w:val="36"/>
          <w:szCs w:val="36"/>
          <w:lang w:bidi="hi-IN"/>
        </w:rPr>
        <w:t>nama#</w:t>
      </w:r>
      <w:proofErr w:type="gramEnd"/>
      <w:r w:rsidRPr="00D83BC3">
        <w:rPr>
          <w:rFonts w:ascii="Arial" w:hAnsi="Arial" w:cs="Arial"/>
          <w:color w:val="000000"/>
          <w:sz w:val="36"/>
          <w:szCs w:val="36"/>
          <w:lang w:bidi="hi-IN"/>
        </w:rPr>
        <w:t>H kakuqBAya# ,</w:t>
      </w:r>
      <w:r w:rsidRPr="00D83BC3">
        <w:rPr>
          <w:rFonts w:ascii="Arial" w:hAnsi="Arial" w:cs="Arial"/>
          <w:color w:val="000000"/>
          <w:sz w:val="36"/>
          <w:szCs w:val="36"/>
          <w:lang w:bidi="hi-IN"/>
        </w:rPr>
        <w:tab/>
        <w:t>kaqkuqBAya# niShaq~ggiNe$ &gt;</w:t>
      </w:r>
      <w:r w:rsidRPr="00D83BC3">
        <w:rPr>
          <w:rFonts w:ascii="Arial" w:hAnsi="Arial" w:cs="Arial"/>
          <w:color w:val="000000"/>
          <w:sz w:val="36"/>
          <w:szCs w:val="36"/>
          <w:lang w:bidi="hi-IN"/>
        </w:rPr>
        <w:tab/>
        <w:t xml:space="preserve">   </w:t>
      </w:r>
    </w:p>
    <w:p w14:paraId="5B11359E"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r w:rsidRPr="00D83BC3">
        <w:rPr>
          <w:rFonts w:ascii="Arial" w:hAnsi="Arial" w:cs="Arial"/>
          <w:color w:val="000000"/>
          <w:sz w:val="36"/>
          <w:szCs w:val="36"/>
          <w:lang w:bidi="hi-IN"/>
        </w:rPr>
        <w:t>niqShaq~ggiNe$ steqnAnA$M &gt;,</w:t>
      </w:r>
      <w:r w:rsidRPr="00D83BC3">
        <w:rPr>
          <w:rFonts w:ascii="Arial" w:hAnsi="Arial" w:cs="Arial"/>
          <w:color w:val="000000"/>
          <w:sz w:val="36"/>
          <w:szCs w:val="36"/>
          <w:lang w:bidi="hi-IN"/>
        </w:rPr>
        <w:tab/>
        <w:t>niqShaq~ggiNaq iti# ni --- saq~ggine$ &gt;</w:t>
      </w:r>
      <w:r w:rsidRPr="00D83BC3">
        <w:rPr>
          <w:rFonts w:ascii="Arial" w:hAnsi="Arial" w:cs="Arial"/>
          <w:color w:val="000000"/>
          <w:sz w:val="36"/>
          <w:szCs w:val="36"/>
          <w:lang w:bidi="hi-IN"/>
        </w:rPr>
        <w:tab/>
        <w:t xml:space="preserve">   </w:t>
      </w:r>
    </w:p>
    <w:p w14:paraId="3E42D5E0"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r w:rsidRPr="00D83BC3">
        <w:rPr>
          <w:rFonts w:ascii="Arial" w:hAnsi="Arial" w:cs="Arial"/>
          <w:color w:val="000000"/>
          <w:sz w:val="36"/>
          <w:szCs w:val="36"/>
          <w:lang w:bidi="hi-IN"/>
        </w:rPr>
        <w:t>steqnAnAqM pata#ye,</w:t>
      </w:r>
      <w:r w:rsidRPr="00D83BC3">
        <w:rPr>
          <w:rFonts w:ascii="Arial" w:hAnsi="Arial" w:cs="Arial"/>
          <w:color w:val="000000"/>
          <w:sz w:val="36"/>
          <w:szCs w:val="36"/>
          <w:lang w:bidi="hi-IN"/>
        </w:rPr>
        <w:tab/>
        <w:t>pata#yeq nama#H</w:t>
      </w:r>
      <w:r w:rsidRPr="00D83BC3">
        <w:rPr>
          <w:rFonts w:ascii="Arial" w:hAnsi="Arial" w:cs="Arial"/>
          <w:color w:val="000000"/>
          <w:sz w:val="36"/>
          <w:szCs w:val="36"/>
          <w:lang w:bidi="hi-IN"/>
        </w:rPr>
        <w:tab/>
        <w:t xml:space="preserve">   </w:t>
      </w:r>
    </w:p>
    <w:p w14:paraId="2513C64C"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r w:rsidRPr="00D83BC3">
        <w:rPr>
          <w:rFonts w:ascii="Arial" w:hAnsi="Arial" w:cs="Arial"/>
          <w:color w:val="000000"/>
          <w:sz w:val="36"/>
          <w:szCs w:val="36"/>
          <w:lang w:bidi="hi-IN"/>
        </w:rPr>
        <w:t>namoq nama#H</w:t>
      </w:r>
      <w:r w:rsidRPr="00D83BC3">
        <w:rPr>
          <w:rFonts w:ascii="Arial" w:hAnsi="Arial" w:cs="Arial"/>
          <w:color w:val="000000"/>
          <w:sz w:val="36"/>
          <w:szCs w:val="36"/>
          <w:lang w:bidi="hi-IN"/>
        </w:rPr>
        <w:tab/>
        <w:t>, namo# niShaq~ggiNe$ &gt;</w:t>
      </w:r>
      <w:r w:rsidRPr="00D83BC3">
        <w:rPr>
          <w:rFonts w:ascii="Arial" w:hAnsi="Arial" w:cs="Arial"/>
          <w:color w:val="000000"/>
          <w:sz w:val="36"/>
          <w:szCs w:val="36"/>
          <w:lang w:bidi="hi-IN"/>
        </w:rPr>
        <w:tab/>
        <w:t xml:space="preserve">   </w:t>
      </w:r>
    </w:p>
    <w:p w14:paraId="02AB15E0"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r w:rsidRPr="00D83BC3">
        <w:rPr>
          <w:rFonts w:ascii="Arial" w:hAnsi="Arial" w:cs="Arial"/>
          <w:color w:val="000000"/>
          <w:sz w:val="36"/>
          <w:szCs w:val="36"/>
          <w:lang w:bidi="hi-IN"/>
        </w:rPr>
        <w:t>niqShaq~ggiNa# iShudhiqmate$ &gt;,</w:t>
      </w:r>
      <w:r w:rsidRPr="00D83BC3">
        <w:rPr>
          <w:rFonts w:ascii="Arial" w:hAnsi="Arial" w:cs="Arial"/>
          <w:color w:val="000000"/>
          <w:sz w:val="36"/>
          <w:szCs w:val="36"/>
          <w:lang w:bidi="hi-IN"/>
        </w:rPr>
        <w:tab/>
        <w:t xml:space="preserve">niqShaq~ggiNaq iti# ni --- saq~ggine$ &gt;   </w:t>
      </w:r>
    </w:p>
    <w:p w14:paraId="7872D1B1"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r w:rsidRPr="00D83BC3">
        <w:rPr>
          <w:rFonts w:ascii="Arial" w:hAnsi="Arial" w:cs="Arial"/>
          <w:color w:val="000000"/>
          <w:sz w:val="36"/>
          <w:szCs w:val="36"/>
          <w:lang w:bidi="hi-IN"/>
        </w:rPr>
        <w:t>iqShuqdhiqmateq taska#rANAM,</w:t>
      </w:r>
      <w:r w:rsidRPr="00D83BC3">
        <w:rPr>
          <w:rFonts w:ascii="Arial" w:hAnsi="Arial" w:cs="Arial"/>
          <w:color w:val="000000"/>
          <w:sz w:val="36"/>
          <w:szCs w:val="36"/>
          <w:lang w:bidi="hi-IN"/>
        </w:rPr>
        <w:tab/>
        <w:t>iqShuqdhiqmataq itI#Shudhi --- mate$ &gt;</w:t>
      </w:r>
      <w:r w:rsidRPr="00D83BC3">
        <w:rPr>
          <w:rFonts w:ascii="Arial" w:hAnsi="Arial" w:cs="Arial"/>
          <w:color w:val="000000"/>
          <w:sz w:val="36"/>
          <w:szCs w:val="36"/>
          <w:lang w:bidi="hi-IN"/>
        </w:rPr>
        <w:tab/>
        <w:t xml:space="preserve">   </w:t>
      </w:r>
    </w:p>
    <w:p w14:paraId="67E370A8"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proofErr w:type="gramStart"/>
      <w:r w:rsidRPr="00D83BC3">
        <w:rPr>
          <w:rFonts w:ascii="Arial" w:hAnsi="Arial" w:cs="Arial"/>
          <w:color w:val="000000"/>
          <w:sz w:val="36"/>
          <w:szCs w:val="36"/>
          <w:lang w:bidi="hi-IN"/>
        </w:rPr>
        <w:t>taska#</w:t>
      </w:r>
      <w:proofErr w:type="gramEnd"/>
      <w:r w:rsidRPr="00D83BC3">
        <w:rPr>
          <w:rFonts w:ascii="Arial" w:hAnsi="Arial" w:cs="Arial"/>
          <w:color w:val="000000"/>
          <w:sz w:val="36"/>
          <w:szCs w:val="36"/>
          <w:lang w:bidi="hi-IN"/>
        </w:rPr>
        <w:t>rANAqM pata#ye ,</w:t>
      </w:r>
      <w:r w:rsidRPr="00D83BC3">
        <w:rPr>
          <w:rFonts w:ascii="Arial" w:hAnsi="Arial" w:cs="Arial"/>
          <w:color w:val="000000"/>
          <w:sz w:val="36"/>
          <w:szCs w:val="36"/>
          <w:lang w:bidi="hi-IN"/>
        </w:rPr>
        <w:tab/>
        <w:t>pata#yeq nama#H</w:t>
      </w:r>
      <w:r w:rsidRPr="00D83BC3">
        <w:rPr>
          <w:rFonts w:ascii="Arial" w:hAnsi="Arial" w:cs="Arial"/>
          <w:color w:val="000000"/>
          <w:sz w:val="36"/>
          <w:szCs w:val="36"/>
          <w:lang w:bidi="hi-IN"/>
        </w:rPr>
        <w:tab/>
        <w:t xml:space="preserve">   </w:t>
      </w:r>
    </w:p>
    <w:p w14:paraId="1B65C974"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proofErr w:type="gramStart"/>
      <w:r w:rsidRPr="00D83BC3">
        <w:rPr>
          <w:rFonts w:ascii="Arial" w:hAnsi="Arial" w:cs="Arial"/>
          <w:color w:val="000000"/>
          <w:sz w:val="36"/>
          <w:szCs w:val="36"/>
          <w:lang w:bidi="hi-IN"/>
        </w:rPr>
        <w:t>namoq</w:t>
      </w:r>
      <w:proofErr w:type="gramEnd"/>
      <w:r w:rsidRPr="00D83BC3">
        <w:rPr>
          <w:rFonts w:ascii="Arial" w:hAnsi="Arial" w:cs="Arial"/>
          <w:color w:val="000000"/>
          <w:sz w:val="36"/>
          <w:szCs w:val="36"/>
          <w:lang w:bidi="hi-IN"/>
        </w:rPr>
        <w:t xml:space="preserve"> nama#H</w:t>
      </w:r>
      <w:r w:rsidRPr="00D83BC3">
        <w:rPr>
          <w:rFonts w:ascii="Arial" w:hAnsi="Arial" w:cs="Arial"/>
          <w:color w:val="000000"/>
          <w:sz w:val="36"/>
          <w:szCs w:val="36"/>
          <w:lang w:bidi="hi-IN"/>
        </w:rPr>
        <w:tab/>
        <w:t>,namoq va~jca#te</w:t>
      </w:r>
      <w:r w:rsidRPr="00D83BC3">
        <w:rPr>
          <w:rFonts w:ascii="Arial" w:hAnsi="Arial" w:cs="Arial"/>
          <w:color w:val="000000"/>
          <w:sz w:val="36"/>
          <w:szCs w:val="36"/>
          <w:lang w:bidi="hi-IN"/>
        </w:rPr>
        <w:tab/>
        <w:t xml:space="preserve">   </w:t>
      </w:r>
    </w:p>
    <w:p w14:paraId="2AEE3A9D"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proofErr w:type="gramStart"/>
      <w:r w:rsidRPr="00D83BC3">
        <w:rPr>
          <w:rFonts w:ascii="Arial" w:hAnsi="Arial" w:cs="Arial"/>
          <w:color w:val="000000"/>
          <w:sz w:val="36"/>
          <w:szCs w:val="36"/>
          <w:lang w:bidi="hi-IN"/>
        </w:rPr>
        <w:t>va~</w:t>
      </w:r>
      <w:proofErr w:type="gramEnd"/>
      <w:r w:rsidRPr="00D83BC3">
        <w:rPr>
          <w:rFonts w:ascii="Arial" w:hAnsi="Arial" w:cs="Arial"/>
          <w:color w:val="000000"/>
          <w:sz w:val="36"/>
          <w:szCs w:val="36"/>
          <w:lang w:bidi="hi-IN"/>
        </w:rPr>
        <w:t>jca#te pariqva~jca#te ,</w:t>
      </w:r>
      <w:r w:rsidRPr="00D83BC3">
        <w:rPr>
          <w:rFonts w:ascii="Arial" w:hAnsi="Arial" w:cs="Arial"/>
          <w:color w:val="000000"/>
          <w:sz w:val="36"/>
          <w:szCs w:val="36"/>
          <w:lang w:bidi="hi-IN"/>
        </w:rPr>
        <w:tab/>
        <w:t>paqriqva~jca#te stAyUqnAM</w:t>
      </w:r>
      <w:r w:rsidRPr="00D83BC3">
        <w:rPr>
          <w:rFonts w:ascii="Arial" w:hAnsi="Arial" w:cs="Arial"/>
          <w:color w:val="000000"/>
          <w:sz w:val="36"/>
          <w:szCs w:val="36"/>
          <w:lang w:bidi="hi-IN"/>
        </w:rPr>
        <w:tab/>
        <w:t xml:space="preserve">   </w:t>
      </w:r>
    </w:p>
    <w:p w14:paraId="104B59DA"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r w:rsidRPr="00D83BC3">
        <w:rPr>
          <w:rFonts w:ascii="Arial" w:hAnsi="Arial" w:cs="Arial"/>
          <w:color w:val="000000"/>
          <w:sz w:val="36"/>
          <w:szCs w:val="36"/>
          <w:lang w:bidi="hi-IN"/>
        </w:rPr>
        <w:t>paqriqva~jca#taq iti# pari --- va~jca#te,</w:t>
      </w:r>
      <w:r w:rsidRPr="00D83BC3">
        <w:rPr>
          <w:rFonts w:ascii="Arial" w:hAnsi="Arial" w:cs="Arial"/>
          <w:color w:val="000000"/>
          <w:sz w:val="36"/>
          <w:szCs w:val="36"/>
          <w:lang w:bidi="hi-IN"/>
        </w:rPr>
        <w:tab/>
        <w:t>stAqyUqnAM pata#ye</w:t>
      </w:r>
      <w:r w:rsidRPr="00D83BC3">
        <w:rPr>
          <w:rFonts w:ascii="Arial" w:hAnsi="Arial" w:cs="Arial"/>
          <w:color w:val="000000"/>
          <w:sz w:val="36"/>
          <w:szCs w:val="36"/>
          <w:lang w:bidi="hi-IN"/>
        </w:rPr>
        <w:tab/>
        <w:t xml:space="preserve">   </w:t>
      </w:r>
    </w:p>
    <w:p w14:paraId="35C2B83E"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proofErr w:type="gramStart"/>
      <w:r w:rsidRPr="00D83BC3">
        <w:rPr>
          <w:rFonts w:ascii="Arial" w:hAnsi="Arial" w:cs="Arial"/>
          <w:color w:val="000000"/>
          <w:sz w:val="36"/>
          <w:szCs w:val="36"/>
          <w:lang w:bidi="hi-IN"/>
        </w:rPr>
        <w:t>pata#</w:t>
      </w:r>
      <w:proofErr w:type="gramEnd"/>
      <w:r w:rsidRPr="00D83BC3">
        <w:rPr>
          <w:rFonts w:ascii="Arial" w:hAnsi="Arial" w:cs="Arial"/>
          <w:color w:val="000000"/>
          <w:sz w:val="36"/>
          <w:szCs w:val="36"/>
          <w:lang w:bidi="hi-IN"/>
        </w:rPr>
        <w:t>yeq nama#H</w:t>
      </w:r>
      <w:r w:rsidRPr="00D83BC3">
        <w:rPr>
          <w:rFonts w:ascii="Arial" w:hAnsi="Arial" w:cs="Arial"/>
          <w:color w:val="000000"/>
          <w:sz w:val="36"/>
          <w:szCs w:val="36"/>
          <w:lang w:bidi="hi-IN"/>
        </w:rPr>
        <w:tab/>
        <w:t>,namoq nama#H</w:t>
      </w:r>
      <w:r w:rsidRPr="00D83BC3">
        <w:rPr>
          <w:rFonts w:ascii="Arial" w:hAnsi="Arial" w:cs="Arial"/>
          <w:color w:val="000000"/>
          <w:sz w:val="36"/>
          <w:szCs w:val="36"/>
          <w:lang w:bidi="hi-IN"/>
        </w:rPr>
        <w:tab/>
        <w:t xml:space="preserve">   </w:t>
      </w:r>
    </w:p>
    <w:p w14:paraId="0A22F745"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r w:rsidRPr="00D83BC3">
        <w:rPr>
          <w:rFonts w:ascii="Arial" w:hAnsi="Arial" w:cs="Arial"/>
          <w:color w:val="000000"/>
          <w:sz w:val="36"/>
          <w:szCs w:val="36"/>
          <w:lang w:bidi="hi-IN"/>
        </w:rPr>
        <w:t>namo# niceqrave$ &gt;</w:t>
      </w:r>
      <w:r w:rsidRPr="00D83BC3">
        <w:rPr>
          <w:rFonts w:ascii="Arial" w:hAnsi="Arial" w:cs="Arial"/>
          <w:color w:val="000000"/>
          <w:sz w:val="36"/>
          <w:szCs w:val="36"/>
          <w:lang w:bidi="hi-IN"/>
        </w:rPr>
        <w:tab/>
        <w:t>, niqceqrave# paricaqrAya#</w:t>
      </w:r>
      <w:r w:rsidRPr="00D83BC3">
        <w:rPr>
          <w:rFonts w:ascii="Arial" w:hAnsi="Arial" w:cs="Arial"/>
          <w:color w:val="000000"/>
          <w:sz w:val="36"/>
          <w:szCs w:val="36"/>
          <w:lang w:bidi="hi-IN"/>
        </w:rPr>
        <w:tab/>
        <w:t xml:space="preserve">   </w:t>
      </w:r>
    </w:p>
    <w:p w14:paraId="7A74D63F"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proofErr w:type="gramStart"/>
      <w:r w:rsidRPr="00D83BC3">
        <w:rPr>
          <w:rFonts w:ascii="Arial" w:hAnsi="Arial" w:cs="Arial"/>
          <w:color w:val="000000"/>
          <w:sz w:val="36"/>
          <w:szCs w:val="36"/>
          <w:lang w:bidi="hi-IN"/>
        </w:rPr>
        <w:t>niqceqravaq</w:t>
      </w:r>
      <w:proofErr w:type="gramEnd"/>
      <w:r w:rsidRPr="00D83BC3">
        <w:rPr>
          <w:rFonts w:ascii="Arial" w:hAnsi="Arial" w:cs="Arial"/>
          <w:color w:val="000000"/>
          <w:sz w:val="36"/>
          <w:szCs w:val="36"/>
          <w:lang w:bidi="hi-IN"/>
        </w:rPr>
        <w:t xml:space="preserve"> iti#  ni --- ceqrave$ &gt;</w:t>
      </w:r>
      <w:r w:rsidRPr="00D83BC3">
        <w:rPr>
          <w:rFonts w:ascii="Arial" w:hAnsi="Arial" w:cs="Arial"/>
          <w:color w:val="000000"/>
          <w:sz w:val="36"/>
          <w:szCs w:val="36"/>
          <w:lang w:bidi="hi-IN"/>
        </w:rPr>
        <w:tab/>
        <w:t>, paqriqcaqrAyAra#NyAnAM</w:t>
      </w:r>
      <w:r w:rsidRPr="00D83BC3">
        <w:rPr>
          <w:rFonts w:ascii="Arial" w:hAnsi="Arial" w:cs="Arial"/>
          <w:color w:val="000000"/>
          <w:sz w:val="36"/>
          <w:szCs w:val="36"/>
          <w:lang w:bidi="hi-IN"/>
        </w:rPr>
        <w:tab/>
        <w:t xml:space="preserve">   </w:t>
      </w:r>
    </w:p>
    <w:p w14:paraId="6F4C3A53"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proofErr w:type="gramStart"/>
      <w:r w:rsidRPr="00D83BC3">
        <w:rPr>
          <w:rFonts w:ascii="Arial" w:hAnsi="Arial" w:cs="Arial"/>
          <w:color w:val="000000"/>
          <w:sz w:val="36"/>
          <w:szCs w:val="36"/>
          <w:lang w:bidi="hi-IN"/>
        </w:rPr>
        <w:t>paqriqcaqrAyeti</w:t>
      </w:r>
      <w:proofErr w:type="gramEnd"/>
      <w:r w:rsidRPr="00D83BC3">
        <w:rPr>
          <w:rFonts w:ascii="Arial" w:hAnsi="Arial" w:cs="Arial"/>
          <w:color w:val="000000"/>
          <w:sz w:val="36"/>
          <w:szCs w:val="36"/>
          <w:lang w:bidi="hi-IN"/>
        </w:rPr>
        <w:t># pari --- caqrAya# ,</w:t>
      </w:r>
      <w:r w:rsidRPr="00D83BC3">
        <w:rPr>
          <w:rFonts w:ascii="Arial" w:hAnsi="Arial" w:cs="Arial"/>
          <w:color w:val="000000"/>
          <w:sz w:val="36"/>
          <w:szCs w:val="36"/>
          <w:lang w:bidi="hi-IN"/>
        </w:rPr>
        <w:tab/>
        <w:t xml:space="preserve">ara#NyAnAqM pata#ye </w:t>
      </w:r>
      <w:r w:rsidRPr="00D83BC3">
        <w:rPr>
          <w:rFonts w:ascii="Arial" w:hAnsi="Arial" w:cs="Arial"/>
          <w:color w:val="000000"/>
          <w:sz w:val="36"/>
          <w:szCs w:val="36"/>
          <w:lang w:bidi="hi-IN"/>
        </w:rPr>
        <w:tab/>
        <w:t xml:space="preserve">   </w:t>
      </w:r>
    </w:p>
    <w:p w14:paraId="5A6683B4"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proofErr w:type="gramStart"/>
      <w:r w:rsidRPr="00D83BC3">
        <w:rPr>
          <w:rFonts w:ascii="Arial" w:hAnsi="Arial" w:cs="Arial"/>
          <w:color w:val="000000"/>
          <w:sz w:val="36"/>
          <w:szCs w:val="36"/>
          <w:lang w:bidi="hi-IN"/>
        </w:rPr>
        <w:t>pata#</w:t>
      </w:r>
      <w:proofErr w:type="gramEnd"/>
      <w:r w:rsidRPr="00D83BC3">
        <w:rPr>
          <w:rFonts w:ascii="Arial" w:hAnsi="Arial" w:cs="Arial"/>
          <w:color w:val="000000"/>
          <w:sz w:val="36"/>
          <w:szCs w:val="36"/>
          <w:lang w:bidi="hi-IN"/>
        </w:rPr>
        <w:t>yeq nama#H</w:t>
      </w:r>
      <w:r w:rsidRPr="00D83BC3">
        <w:rPr>
          <w:rFonts w:ascii="Arial" w:hAnsi="Arial" w:cs="Arial"/>
          <w:color w:val="000000"/>
          <w:sz w:val="36"/>
          <w:szCs w:val="36"/>
          <w:lang w:bidi="hi-IN"/>
        </w:rPr>
        <w:tab/>
        <w:t>,namoq nama#H</w:t>
      </w:r>
      <w:r w:rsidRPr="00D83BC3">
        <w:rPr>
          <w:rFonts w:ascii="Arial" w:hAnsi="Arial" w:cs="Arial"/>
          <w:color w:val="000000"/>
          <w:sz w:val="36"/>
          <w:szCs w:val="36"/>
          <w:lang w:bidi="hi-IN"/>
        </w:rPr>
        <w:tab/>
        <w:t xml:space="preserve">   </w:t>
      </w:r>
    </w:p>
    <w:p w14:paraId="29D76C7B"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r w:rsidRPr="00D83BC3">
        <w:rPr>
          <w:rFonts w:ascii="Arial" w:hAnsi="Arial" w:cs="Arial"/>
          <w:color w:val="000000"/>
          <w:sz w:val="36"/>
          <w:szCs w:val="36"/>
          <w:lang w:bidi="hi-IN"/>
        </w:rPr>
        <w:t>nama#s sRukAqviBya#H,</w:t>
      </w:r>
      <w:r w:rsidRPr="00D83BC3">
        <w:rPr>
          <w:rFonts w:ascii="Arial" w:hAnsi="Arial" w:cs="Arial"/>
          <w:color w:val="000000"/>
          <w:sz w:val="36"/>
          <w:szCs w:val="36"/>
          <w:lang w:bidi="hi-IN"/>
        </w:rPr>
        <w:tab/>
        <w:t xml:space="preserve">sRuqkAqviByoq jiGA(gm)#sadByaH </w:t>
      </w:r>
      <w:r w:rsidRPr="00D83BC3">
        <w:rPr>
          <w:rFonts w:ascii="Arial" w:hAnsi="Arial" w:cs="Arial"/>
          <w:color w:val="000000"/>
          <w:sz w:val="36"/>
          <w:szCs w:val="36"/>
          <w:lang w:bidi="hi-IN"/>
        </w:rPr>
        <w:tab/>
        <w:t xml:space="preserve">   </w:t>
      </w:r>
    </w:p>
    <w:p w14:paraId="4869673A"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r w:rsidRPr="00D83BC3">
        <w:rPr>
          <w:rFonts w:ascii="Arial" w:hAnsi="Arial" w:cs="Arial"/>
          <w:color w:val="000000"/>
          <w:sz w:val="36"/>
          <w:szCs w:val="36"/>
          <w:lang w:bidi="hi-IN"/>
        </w:rPr>
        <w:t>sRuqkAqviByaq iti# sRukAqvi --- ByaqH,</w:t>
      </w:r>
      <w:r w:rsidRPr="00D83BC3">
        <w:rPr>
          <w:rFonts w:ascii="Arial" w:hAnsi="Arial" w:cs="Arial"/>
          <w:color w:val="000000"/>
          <w:sz w:val="36"/>
          <w:szCs w:val="36"/>
          <w:lang w:bidi="hi-IN"/>
        </w:rPr>
        <w:tab/>
        <w:t>jiGA(gm)#sadByo muShNaqtAM</w:t>
      </w:r>
      <w:r w:rsidRPr="00D83BC3">
        <w:rPr>
          <w:rFonts w:ascii="Arial" w:hAnsi="Arial" w:cs="Arial"/>
          <w:color w:val="000000"/>
          <w:sz w:val="36"/>
          <w:szCs w:val="36"/>
          <w:lang w:bidi="hi-IN"/>
        </w:rPr>
        <w:tab/>
        <w:t xml:space="preserve">   </w:t>
      </w:r>
    </w:p>
    <w:p w14:paraId="0EA9ECEC"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r w:rsidRPr="00D83BC3">
        <w:rPr>
          <w:rFonts w:ascii="Arial" w:hAnsi="Arial" w:cs="Arial"/>
          <w:color w:val="000000"/>
          <w:sz w:val="36"/>
          <w:szCs w:val="36"/>
          <w:lang w:bidi="hi-IN"/>
        </w:rPr>
        <w:lastRenderedPageBreak/>
        <w:t>jiGA(gm)#sadByaq itiq jiGA#sat-ByaqH,</w:t>
      </w:r>
      <w:r w:rsidRPr="00D83BC3">
        <w:rPr>
          <w:rFonts w:ascii="Arial" w:hAnsi="Arial" w:cs="Arial"/>
          <w:color w:val="000000"/>
          <w:sz w:val="36"/>
          <w:szCs w:val="36"/>
          <w:lang w:bidi="hi-IN"/>
        </w:rPr>
        <w:tab/>
        <w:t xml:space="preserve">muqShNaqtAM pata#ye </w:t>
      </w:r>
      <w:r w:rsidRPr="00D83BC3">
        <w:rPr>
          <w:rFonts w:ascii="Arial" w:hAnsi="Arial" w:cs="Arial"/>
          <w:color w:val="000000"/>
          <w:sz w:val="36"/>
          <w:szCs w:val="36"/>
          <w:lang w:bidi="hi-IN"/>
        </w:rPr>
        <w:tab/>
        <w:t xml:space="preserve">   </w:t>
      </w:r>
    </w:p>
    <w:p w14:paraId="27F2CCD6"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r w:rsidRPr="00D83BC3">
        <w:rPr>
          <w:rFonts w:ascii="Arial" w:hAnsi="Arial" w:cs="Arial"/>
          <w:color w:val="000000"/>
          <w:sz w:val="36"/>
          <w:szCs w:val="36"/>
          <w:lang w:bidi="hi-IN"/>
        </w:rPr>
        <w:t>pata#yeq nama#H</w:t>
      </w:r>
      <w:r w:rsidRPr="00D83BC3">
        <w:rPr>
          <w:rFonts w:ascii="Arial" w:hAnsi="Arial" w:cs="Arial"/>
          <w:color w:val="000000"/>
          <w:sz w:val="36"/>
          <w:szCs w:val="36"/>
          <w:lang w:bidi="hi-IN"/>
        </w:rPr>
        <w:tab/>
        <w:t>, namoq nama#H</w:t>
      </w:r>
      <w:r w:rsidRPr="00D83BC3">
        <w:rPr>
          <w:rFonts w:ascii="Arial" w:hAnsi="Arial" w:cs="Arial"/>
          <w:color w:val="000000"/>
          <w:sz w:val="36"/>
          <w:szCs w:val="36"/>
          <w:lang w:bidi="hi-IN"/>
        </w:rPr>
        <w:tab/>
        <w:t xml:space="preserve">   </w:t>
      </w:r>
    </w:p>
    <w:p w14:paraId="28A902F0"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r w:rsidRPr="00D83BC3">
        <w:rPr>
          <w:rFonts w:ascii="Arial" w:hAnsi="Arial" w:cs="Arial"/>
          <w:color w:val="000000"/>
          <w:sz w:val="36"/>
          <w:szCs w:val="36"/>
          <w:lang w:bidi="hi-IN"/>
        </w:rPr>
        <w:t>namo#&amp;siqmadBya#H,</w:t>
      </w:r>
      <w:r w:rsidRPr="00D83BC3">
        <w:rPr>
          <w:rFonts w:ascii="Arial" w:hAnsi="Arial" w:cs="Arial"/>
          <w:color w:val="000000"/>
          <w:sz w:val="36"/>
          <w:szCs w:val="36"/>
          <w:lang w:bidi="hi-IN"/>
        </w:rPr>
        <w:tab/>
        <w:t>aqsiqmadByoq nakta$M &gt;</w:t>
      </w:r>
      <w:r w:rsidRPr="00D83BC3">
        <w:rPr>
          <w:rFonts w:ascii="Arial" w:hAnsi="Arial" w:cs="Arial"/>
          <w:color w:val="000000"/>
          <w:sz w:val="36"/>
          <w:szCs w:val="36"/>
          <w:lang w:bidi="hi-IN"/>
        </w:rPr>
        <w:tab/>
        <w:t xml:space="preserve">   </w:t>
      </w:r>
    </w:p>
    <w:p w14:paraId="76E278D1"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r w:rsidRPr="00D83BC3">
        <w:rPr>
          <w:rFonts w:ascii="Arial" w:hAnsi="Arial" w:cs="Arial"/>
          <w:color w:val="000000"/>
          <w:sz w:val="36"/>
          <w:szCs w:val="36"/>
          <w:lang w:bidi="hi-IN"/>
        </w:rPr>
        <w:t xml:space="preserve">aqsiqmadByaq itya#siqmat --- ByaqH, </w:t>
      </w:r>
      <w:r w:rsidRPr="00D83BC3">
        <w:rPr>
          <w:rFonts w:ascii="Arial" w:hAnsi="Arial" w:cs="Arial"/>
          <w:color w:val="000000"/>
          <w:sz w:val="36"/>
          <w:szCs w:val="36"/>
          <w:lang w:bidi="hi-IN"/>
        </w:rPr>
        <w:tab/>
        <w:t>naktaq~jcara#dByaH</w:t>
      </w:r>
      <w:r w:rsidRPr="00D83BC3">
        <w:rPr>
          <w:rFonts w:ascii="Arial" w:hAnsi="Arial" w:cs="Arial"/>
          <w:color w:val="000000"/>
          <w:sz w:val="36"/>
          <w:szCs w:val="36"/>
          <w:lang w:bidi="hi-IN"/>
        </w:rPr>
        <w:tab/>
        <w:t xml:space="preserve">   </w:t>
      </w:r>
    </w:p>
    <w:p w14:paraId="6941DCA4" w14:textId="48CB674F"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r w:rsidRPr="00D83BC3">
        <w:rPr>
          <w:rFonts w:ascii="Arial" w:hAnsi="Arial" w:cs="Arial"/>
          <w:color w:val="000000"/>
          <w:sz w:val="36"/>
          <w:szCs w:val="36"/>
          <w:lang w:bidi="hi-IN"/>
        </w:rPr>
        <w:t>cara#dByaH prakRuqntAnA$M &gt;,</w:t>
      </w:r>
      <w:r w:rsidRPr="00D83BC3">
        <w:rPr>
          <w:rFonts w:ascii="Arial" w:hAnsi="Arial" w:cs="Arial"/>
          <w:color w:val="000000"/>
          <w:sz w:val="36"/>
          <w:szCs w:val="36"/>
          <w:lang w:bidi="hi-IN"/>
        </w:rPr>
        <w:tab/>
        <w:t>cara#dByaq itiq cara#t --- ByaqH</w:t>
      </w:r>
      <w:r w:rsidRPr="00D83BC3">
        <w:rPr>
          <w:rFonts w:ascii="Arial" w:hAnsi="Arial" w:cs="Arial"/>
          <w:color w:val="000000"/>
          <w:sz w:val="36"/>
          <w:szCs w:val="36"/>
          <w:lang w:bidi="hi-IN"/>
        </w:rPr>
        <w:tab/>
        <w:t xml:space="preserve">   </w:t>
      </w:r>
    </w:p>
    <w:p w14:paraId="1EBA5D04"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proofErr w:type="gramStart"/>
      <w:r w:rsidRPr="00D83BC3">
        <w:rPr>
          <w:rFonts w:ascii="Arial" w:hAnsi="Arial" w:cs="Arial"/>
          <w:color w:val="000000"/>
          <w:sz w:val="36"/>
          <w:szCs w:val="36"/>
          <w:lang w:bidi="hi-IN"/>
        </w:rPr>
        <w:t>praqkRuqntAnAqM</w:t>
      </w:r>
      <w:proofErr w:type="gramEnd"/>
      <w:r w:rsidRPr="00D83BC3">
        <w:rPr>
          <w:rFonts w:ascii="Arial" w:hAnsi="Arial" w:cs="Arial"/>
          <w:color w:val="000000"/>
          <w:sz w:val="36"/>
          <w:szCs w:val="36"/>
          <w:lang w:bidi="hi-IN"/>
        </w:rPr>
        <w:t xml:space="preserve"> pata#ye ,</w:t>
      </w:r>
      <w:r w:rsidRPr="00D83BC3">
        <w:rPr>
          <w:rFonts w:ascii="Arial" w:hAnsi="Arial" w:cs="Arial"/>
          <w:color w:val="000000"/>
          <w:sz w:val="36"/>
          <w:szCs w:val="36"/>
          <w:lang w:bidi="hi-IN"/>
        </w:rPr>
        <w:tab/>
        <w:t>praqkRuqntAnAqmiti# pra --- kRuqntAnA$M &gt;</w:t>
      </w:r>
      <w:r w:rsidRPr="00D83BC3">
        <w:rPr>
          <w:rFonts w:ascii="Arial" w:hAnsi="Arial" w:cs="Arial"/>
          <w:color w:val="000000"/>
          <w:sz w:val="36"/>
          <w:szCs w:val="36"/>
          <w:lang w:bidi="hi-IN"/>
        </w:rPr>
        <w:tab/>
        <w:t xml:space="preserve">   </w:t>
      </w:r>
    </w:p>
    <w:p w14:paraId="6E8F2955"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proofErr w:type="gramStart"/>
      <w:r w:rsidRPr="00D83BC3">
        <w:rPr>
          <w:rFonts w:ascii="Arial" w:hAnsi="Arial" w:cs="Arial"/>
          <w:color w:val="000000"/>
          <w:sz w:val="36"/>
          <w:szCs w:val="36"/>
          <w:lang w:bidi="hi-IN"/>
        </w:rPr>
        <w:t>pata#</w:t>
      </w:r>
      <w:proofErr w:type="gramEnd"/>
      <w:r w:rsidRPr="00D83BC3">
        <w:rPr>
          <w:rFonts w:ascii="Arial" w:hAnsi="Arial" w:cs="Arial"/>
          <w:color w:val="000000"/>
          <w:sz w:val="36"/>
          <w:szCs w:val="36"/>
          <w:lang w:bidi="hi-IN"/>
        </w:rPr>
        <w:t>yeq nama#H</w:t>
      </w:r>
      <w:r w:rsidRPr="00D83BC3">
        <w:rPr>
          <w:rFonts w:ascii="Arial" w:hAnsi="Arial" w:cs="Arial"/>
          <w:color w:val="000000"/>
          <w:sz w:val="36"/>
          <w:szCs w:val="36"/>
          <w:lang w:bidi="hi-IN"/>
        </w:rPr>
        <w:tab/>
        <w:t>,namoq nama#H</w:t>
      </w:r>
      <w:r w:rsidRPr="00D83BC3">
        <w:rPr>
          <w:rFonts w:ascii="Arial" w:hAnsi="Arial" w:cs="Arial"/>
          <w:color w:val="000000"/>
          <w:sz w:val="36"/>
          <w:szCs w:val="36"/>
          <w:lang w:bidi="hi-IN"/>
        </w:rPr>
        <w:tab/>
        <w:t xml:space="preserve">   </w:t>
      </w:r>
    </w:p>
    <w:p w14:paraId="05319BA4"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r w:rsidRPr="00D83BC3">
        <w:rPr>
          <w:rFonts w:ascii="Arial" w:hAnsi="Arial" w:cs="Arial"/>
          <w:color w:val="000000"/>
          <w:sz w:val="36"/>
          <w:szCs w:val="36"/>
          <w:lang w:bidi="hi-IN"/>
        </w:rPr>
        <w:t>nama# uShNIqShiNe$ &gt;,</w:t>
      </w:r>
      <w:r w:rsidRPr="00D83BC3">
        <w:rPr>
          <w:rFonts w:ascii="Arial" w:hAnsi="Arial" w:cs="Arial"/>
          <w:color w:val="000000"/>
          <w:sz w:val="36"/>
          <w:szCs w:val="36"/>
          <w:lang w:bidi="hi-IN"/>
        </w:rPr>
        <w:tab/>
        <w:t>uqShNIqShiNe# giricaqrAya#</w:t>
      </w:r>
      <w:r w:rsidRPr="00D83BC3">
        <w:rPr>
          <w:rFonts w:ascii="Arial" w:hAnsi="Arial" w:cs="Arial"/>
          <w:color w:val="000000"/>
          <w:sz w:val="36"/>
          <w:szCs w:val="36"/>
          <w:lang w:bidi="hi-IN"/>
        </w:rPr>
        <w:tab/>
        <w:t xml:space="preserve">   </w:t>
      </w:r>
    </w:p>
    <w:p w14:paraId="5B2C9C7F"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r w:rsidRPr="00D83BC3">
        <w:rPr>
          <w:rFonts w:ascii="Arial" w:hAnsi="Arial" w:cs="Arial"/>
          <w:color w:val="000000"/>
          <w:sz w:val="36"/>
          <w:szCs w:val="36"/>
          <w:lang w:bidi="hi-IN"/>
        </w:rPr>
        <w:t>giqriqcaqrAya# kuluq~jcAnA$M &gt;,</w:t>
      </w:r>
      <w:r w:rsidRPr="00D83BC3">
        <w:rPr>
          <w:rFonts w:ascii="Arial" w:hAnsi="Arial" w:cs="Arial"/>
          <w:color w:val="000000"/>
          <w:sz w:val="36"/>
          <w:szCs w:val="36"/>
          <w:lang w:bidi="hi-IN"/>
        </w:rPr>
        <w:tab/>
        <w:t>giqriqcaqrAyeti# giri --- caqrAya#</w:t>
      </w:r>
      <w:r w:rsidRPr="00D83BC3">
        <w:rPr>
          <w:rFonts w:ascii="Arial" w:hAnsi="Arial" w:cs="Arial"/>
          <w:color w:val="000000"/>
          <w:sz w:val="36"/>
          <w:szCs w:val="36"/>
          <w:lang w:bidi="hi-IN"/>
        </w:rPr>
        <w:tab/>
        <w:t xml:space="preserve">   </w:t>
      </w:r>
    </w:p>
    <w:p w14:paraId="597C9DA2"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proofErr w:type="gramStart"/>
      <w:r w:rsidRPr="00D83BC3">
        <w:rPr>
          <w:rFonts w:ascii="Arial" w:hAnsi="Arial" w:cs="Arial"/>
          <w:color w:val="000000"/>
          <w:sz w:val="36"/>
          <w:szCs w:val="36"/>
          <w:lang w:bidi="hi-IN"/>
        </w:rPr>
        <w:t>kuqluq~</w:t>
      </w:r>
      <w:proofErr w:type="gramEnd"/>
      <w:r w:rsidRPr="00D83BC3">
        <w:rPr>
          <w:rFonts w:ascii="Arial" w:hAnsi="Arial" w:cs="Arial"/>
          <w:color w:val="000000"/>
          <w:sz w:val="36"/>
          <w:szCs w:val="36"/>
          <w:lang w:bidi="hi-IN"/>
        </w:rPr>
        <w:t>jcAnAqM pata#ye ,</w:t>
      </w:r>
      <w:r w:rsidRPr="00D83BC3">
        <w:rPr>
          <w:rFonts w:ascii="Arial" w:hAnsi="Arial" w:cs="Arial"/>
          <w:color w:val="000000"/>
          <w:sz w:val="36"/>
          <w:szCs w:val="36"/>
          <w:lang w:bidi="hi-IN"/>
        </w:rPr>
        <w:tab/>
        <w:t>pata#yeq nama#H</w:t>
      </w:r>
      <w:r w:rsidRPr="00D83BC3">
        <w:rPr>
          <w:rFonts w:ascii="Arial" w:hAnsi="Arial" w:cs="Arial"/>
          <w:color w:val="000000"/>
          <w:sz w:val="36"/>
          <w:szCs w:val="36"/>
          <w:lang w:bidi="hi-IN"/>
        </w:rPr>
        <w:tab/>
        <w:t xml:space="preserve">   </w:t>
      </w:r>
    </w:p>
    <w:p w14:paraId="1CB84677" w14:textId="5F6CD8D5"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r w:rsidRPr="00D83BC3">
        <w:rPr>
          <w:rFonts w:ascii="Arial" w:hAnsi="Arial" w:cs="Arial"/>
          <w:color w:val="000000"/>
          <w:sz w:val="36"/>
          <w:szCs w:val="36"/>
          <w:lang w:bidi="hi-IN"/>
        </w:rPr>
        <w:t>namoq nama#H</w:t>
      </w:r>
      <w:r w:rsidRPr="00D83BC3">
        <w:rPr>
          <w:rFonts w:ascii="Arial" w:hAnsi="Arial" w:cs="Arial"/>
          <w:color w:val="000000"/>
          <w:sz w:val="36"/>
          <w:szCs w:val="36"/>
          <w:lang w:bidi="hi-IN"/>
        </w:rPr>
        <w:tab/>
        <w:t>,</w:t>
      </w:r>
      <w:r w:rsidR="00690833">
        <w:rPr>
          <w:rFonts w:ascii="Arial" w:hAnsi="Arial" w:cs="Arial"/>
          <w:color w:val="000000"/>
          <w:sz w:val="36"/>
          <w:szCs w:val="36"/>
          <w:lang w:bidi="hi-IN"/>
        </w:rPr>
        <w:t xml:space="preserve"> </w:t>
      </w:r>
      <w:r w:rsidRPr="00D83BC3">
        <w:rPr>
          <w:rFonts w:ascii="Arial" w:hAnsi="Arial" w:cs="Arial"/>
          <w:color w:val="000000"/>
          <w:sz w:val="36"/>
          <w:szCs w:val="36"/>
          <w:lang w:bidi="hi-IN"/>
        </w:rPr>
        <w:t>namaq iShu#madByaH</w:t>
      </w:r>
      <w:r w:rsidRPr="00D83BC3">
        <w:rPr>
          <w:rFonts w:ascii="Arial" w:hAnsi="Arial" w:cs="Arial"/>
          <w:color w:val="000000"/>
          <w:sz w:val="36"/>
          <w:szCs w:val="36"/>
          <w:lang w:bidi="hi-IN"/>
        </w:rPr>
        <w:tab/>
        <w:t xml:space="preserve">   </w:t>
      </w:r>
    </w:p>
    <w:p w14:paraId="64740B4F"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r w:rsidRPr="00D83BC3">
        <w:rPr>
          <w:rFonts w:ascii="Arial" w:hAnsi="Arial" w:cs="Arial"/>
          <w:color w:val="000000"/>
          <w:sz w:val="36"/>
          <w:szCs w:val="36"/>
          <w:lang w:bidi="hi-IN"/>
        </w:rPr>
        <w:t>iShu#madByo dhanvAqviBya#H</w:t>
      </w:r>
      <w:r w:rsidRPr="00D83BC3">
        <w:rPr>
          <w:rFonts w:ascii="Arial" w:hAnsi="Arial" w:cs="Arial"/>
          <w:color w:val="000000"/>
          <w:sz w:val="36"/>
          <w:szCs w:val="36"/>
          <w:lang w:bidi="hi-IN"/>
        </w:rPr>
        <w:tab/>
        <w:t>, iShu#madByaq itIShu#mat --- ByaqH</w:t>
      </w:r>
      <w:r w:rsidRPr="00D83BC3">
        <w:rPr>
          <w:rFonts w:ascii="Arial" w:hAnsi="Arial" w:cs="Arial"/>
          <w:color w:val="000000"/>
          <w:sz w:val="36"/>
          <w:szCs w:val="36"/>
          <w:lang w:bidi="hi-IN"/>
        </w:rPr>
        <w:tab/>
        <w:t xml:space="preserve">   </w:t>
      </w:r>
    </w:p>
    <w:p w14:paraId="52E2CBDC"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r w:rsidRPr="00D83BC3">
        <w:rPr>
          <w:rFonts w:ascii="Arial" w:hAnsi="Arial" w:cs="Arial"/>
          <w:color w:val="000000"/>
          <w:sz w:val="36"/>
          <w:szCs w:val="36"/>
          <w:lang w:bidi="hi-IN"/>
        </w:rPr>
        <w:t>dhaqnvAqviBya#Sca,</w:t>
      </w:r>
      <w:r w:rsidRPr="00D83BC3">
        <w:rPr>
          <w:rFonts w:ascii="Arial" w:hAnsi="Arial" w:cs="Arial"/>
          <w:color w:val="000000"/>
          <w:sz w:val="36"/>
          <w:szCs w:val="36"/>
          <w:lang w:bidi="hi-IN"/>
        </w:rPr>
        <w:tab/>
        <w:t>dhaqnvAqviByaq iti# dhanvAqvi --- ByaqH</w:t>
      </w:r>
      <w:r w:rsidRPr="00D83BC3">
        <w:rPr>
          <w:rFonts w:ascii="Arial" w:hAnsi="Arial" w:cs="Arial"/>
          <w:color w:val="000000"/>
          <w:sz w:val="36"/>
          <w:szCs w:val="36"/>
          <w:lang w:bidi="hi-IN"/>
        </w:rPr>
        <w:tab/>
        <w:t xml:space="preserve">   </w:t>
      </w:r>
    </w:p>
    <w:p w14:paraId="61B3A1EB"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r w:rsidRPr="00D83BC3">
        <w:rPr>
          <w:rFonts w:ascii="Arial" w:hAnsi="Arial" w:cs="Arial"/>
          <w:color w:val="000000"/>
          <w:sz w:val="36"/>
          <w:szCs w:val="36"/>
          <w:lang w:bidi="hi-IN"/>
        </w:rPr>
        <w:t>caq vaqH,</w:t>
      </w:r>
      <w:r w:rsidRPr="00D83BC3">
        <w:rPr>
          <w:rFonts w:ascii="Arial" w:hAnsi="Arial" w:cs="Arial"/>
          <w:color w:val="000000"/>
          <w:sz w:val="36"/>
          <w:szCs w:val="36"/>
          <w:lang w:bidi="hi-IN"/>
        </w:rPr>
        <w:tab/>
        <w:t>voq nama#H</w:t>
      </w:r>
      <w:r w:rsidRPr="00D83BC3">
        <w:rPr>
          <w:rFonts w:ascii="Arial" w:hAnsi="Arial" w:cs="Arial"/>
          <w:color w:val="000000"/>
          <w:sz w:val="36"/>
          <w:szCs w:val="36"/>
          <w:lang w:bidi="hi-IN"/>
        </w:rPr>
        <w:tab/>
        <w:t xml:space="preserve">   </w:t>
      </w:r>
    </w:p>
    <w:p w14:paraId="43579CE5"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r w:rsidRPr="00D83BC3">
        <w:rPr>
          <w:rFonts w:ascii="Arial" w:hAnsi="Arial" w:cs="Arial"/>
          <w:color w:val="000000"/>
          <w:sz w:val="36"/>
          <w:szCs w:val="36"/>
          <w:lang w:bidi="hi-IN"/>
        </w:rPr>
        <w:t>namoq nama#H</w:t>
      </w:r>
      <w:r w:rsidRPr="00D83BC3">
        <w:rPr>
          <w:rFonts w:ascii="Arial" w:hAnsi="Arial" w:cs="Arial"/>
          <w:color w:val="000000"/>
          <w:sz w:val="36"/>
          <w:szCs w:val="36"/>
          <w:lang w:bidi="hi-IN"/>
        </w:rPr>
        <w:tab/>
        <w:t>, nama# AtanvAqneBya#H</w:t>
      </w:r>
      <w:r w:rsidRPr="00D83BC3">
        <w:rPr>
          <w:rFonts w:ascii="Arial" w:hAnsi="Arial" w:cs="Arial"/>
          <w:color w:val="000000"/>
          <w:sz w:val="36"/>
          <w:szCs w:val="36"/>
          <w:lang w:bidi="hi-IN"/>
        </w:rPr>
        <w:tab/>
        <w:t xml:space="preserve">   </w:t>
      </w:r>
    </w:p>
    <w:p w14:paraId="132AE5F2"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r w:rsidRPr="00D83BC3">
        <w:rPr>
          <w:rFonts w:ascii="Arial" w:hAnsi="Arial" w:cs="Arial"/>
          <w:color w:val="000000"/>
          <w:sz w:val="36"/>
          <w:szCs w:val="36"/>
          <w:lang w:bidi="hi-IN"/>
        </w:rPr>
        <w:t>AqtaqnvAqneBya#H pratiqdadhA#neByaH,</w:t>
      </w:r>
      <w:r w:rsidRPr="00D83BC3">
        <w:rPr>
          <w:rFonts w:ascii="Arial" w:hAnsi="Arial" w:cs="Arial"/>
          <w:color w:val="000000"/>
          <w:sz w:val="36"/>
          <w:szCs w:val="36"/>
          <w:lang w:bidi="hi-IN"/>
        </w:rPr>
        <w:tab/>
        <w:t>AqtaqnvAqneByaq ityA$ --- taqnvAqneBya#H</w:t>
      </w:r>
      <w:r w:rsidRPr="00D83BC3">
        <w:rPr>
          <w:rFonts w:ascii="Arial" w:hAnsi="Arial" w:cs="Arial"/>
          <w:color w:val="000000"/>
          <w:sz w:val="36"/>
          <w:szCs w:val="36"/>
          <w:lang w:bidi="hi-IN"/>
        </w:rPr>
        <w:tab/>
        <w:t xml:space="preserve">   </w:t>
      </w:r>
    </w:p>
    <w:p w14:paraId="6FC425D7"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r w:rsidRPr="00D83BC3">
        <w:rPr>
          <w:rFonts w:ascii="Arial" w:hAnsi="Arial" w:cs="Arial"/>
          <w:color w:val="000000"/>
          <w:sz w:val="36"/>
          <w:szCs w:val="36"/>
          <w:lang w:bidi="hi-IN"/>
        </w:rPr>
        <w:t>praqtiqdadhA#neByaSca,</w:t>
      </w:r>
      <w:r w:rsidRPr="00D83BC3">
        <w:rPr>
          <w:rFonts w:ascii="Arial" w:hAnsi="Arial" w:cs="Arial"/>
          <w:color w:val="000000"/>
          <w:sz w:val="36"/>
          <w:szCs w:val="36"/>
          <w:lang w:bidi="hi-IN"/>
        </w:rPr>
        <w:tab/>
        <w:t xml:space="preserve">praqtiqdadhA#neByaq iti# prati --- dadhA#neByaH   </w:t>
      </w:r>
    </w:p>
    <w:p w14:paraId="52EC9A65"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proofErr w:type="gramStart"/>
      <w:r w:rsidRPr="00D83BC3">
        <w:rPr>
          <w:rFonts w:ascii="Arial" w:hAnsi="Arial" w:cs="Arial"/>
          <w:color w:val="000000"/>
          <w:sz w:val="36"/>
          <w:szCs w:val="36"/>
          <w:lang w:bidi="hi-IN"/>
        </w:rPr>
        <w:t>caq</w:t>
      </w:r>
      <w:proofErr w:type="gramEnd"/>
      <w:r w:rsidRPr="00D83BC3">
        <w:rPr>
          <w:rFonts w:ascii="Arial" w:hAnsi="Arial" w:cs="Arial"/>
          <w:color w:val="000000"/>
          <w:sz w:val="36"/>
          <w:szCs w:val="36"/>
          <w:lang w:bidi="hi-IN"/>
        </w:rPr>
        <w:t xml:space="preserve"> vaqH</w:t>
      </w:r>
      <w:r w:rsidRPr="00D83BC3">
        <w:rPr>
          <w:rFonts w:ascii="Arial" w:hAnsi="Arial" w:cs="Arial"/>
          <w:color w:val="000000"/>
          <w:sz w:val="36"/>
          <w:szCs w:val="36"/>
          <w:lang w:bidi="hi-IN"/>
        </w:rPr>
        <w:tab/>
        <w:t>,voq nama#H</w:t>
      </w:r>
      <w:r w:rsidRPr="00D83BC3">
        <w:rPr>
          <w:rFonts w:ascii="Arial" w:hAnsi="Arial" w:cs="Arial"/>
          <w:color w:val="000000"/>
          <w:sz w:val="36"/>
          <w:szCs w:val="36"/>
          <w:lang w:bidi="hi-IN"/>
        </w:rPr>
        <w:tab/>
        <w:t xml:space="preserve">   </w:t>
      </w:r>
    </w:p>
    <w:p w14:paraId="59EC071B"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r w:rsidRPr="00D83BC3">
        <w:rPr>
          <w:rFonts w:ascii="Arial" w:hAnsi="Arial" w:cs="Arial"/>
          <w:color w:val="000000"/>
          <w:sz w:val="36"/>
          <w:szCs w:val="36"/>
          <w:lang w:bidi="hi-IN"/>
        </w:rPr>
        <w:t>namoq nama#H,</w:t>
      </w:r>
      <w:r w:rsidRPr="00D83BC3">
        <w:rPr>
          <w:rFonts w:ascii="Arial" w:hAnsi="Arial" w:cs="Arial"/>
          <w:color w:val="000000"/>
          <w:sz w:val="36"/>
          <w:szCs w:val="36"/>
          <w:lang w:bidi="hi-IN"/>
        </w:rPr>
        <w:tab/>
        <w:t>nama# AqyacCa#dByaH</w:t>
      </w:r>
      <w:r w:rsidRPr="00D83BC3">
        <w:rPr>
          <w:rFonts w:ascii="Arial" w:hAnsi="Arial" w:cs="Arial"/>
          <w:color w:val="000000"/>
          <w:sz w:val="36"/>
          <w:szCs w:val="36"/>
          <w:lang w:bidi="hi-IN"/>
        </w:rPr>
        <w:tab/>
        <w:t xml:space="preserve">   </w:t>
      </w:r>
    </w:p>
    <w:p w14:paraId="4ED97EA9"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r w:rsidRPr="00D83BC3">
        <w:rPr>
          <w:rFonts w:ascii="Arial" w:hAnsi="Arial" w:cs="Arial"/>
          <w:color w:val="000000"/>
          <w:sz w:val="36"/>
          <w:szCs w:val="36"/>
          <w:lang w:bidi="hi-IN"/>
        </w:rPr>
        <w:t>AqyacCa#dByo visRuqjadBya#H,</w:t>
      </w:r>
      <w:r w:rsidRPr="00D83BC3">
        <w:rPr>
          <w:rFonts w:ascii="Arial" w:hAnsi="Arial" w:cs="Arial"/>
          <w:color w:val="000000"/>
          <w:sz w:val="36"/>
          <w:szCs w:val="36"/>
          <w:lang w:bidi="hi-IN"/>
        </w:rPr>
        <w:tab/>
        <w:t xml:space="preserve">AqyacCa#dByaq ityAqyacCa#t --- ByaqH   </w:t>
      </w:r>
    </w:p>
    <w:p w14:paraId="08DCE9CC"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r w:rsidRPr="00D83BC3">
        <w:rPr>
          <w:rFonts w:ascii="Arial" w:hAnsi="Arial" w:cs="Arial"/>
          <w:color w:val="000000"/>
          <w:sz w:val="36"/>
          <w:szCs w:val="36"/>
          <w:lang w:bidi="hi-IN"/>
        </w:rPr>
        <w:lastRenderedPageBreak/>
        <w:t>viqsRuqjadBya#Sca,</w:t>
      </w:r>
      <w:r w:rsidRPr="00D83BC3">
        <w:rPr>
          <w:rFonts w:ascii="Arial" w:hAnsi="Arial" w:cs="Arial"/>
          <w:color w:val="000000"/>
          <w:sz w:val="36"/>
          <w:szCs w:val="36"/>
          <w:lang w:bidi="hi-IN"/>
        </w:rPr>
        <w:tab/>
        <w:t>viqsRuqjadByaq iti# visRuqjat --- ByaqH</w:t>
      </w:r>
      <w:r w:rsidRPr="00D83BC3">
        <w:rPr>
          <w:rFonts w:ascii="Arial" w:hAnsi="Arial" w:cs="Arial"/>
          <w:color w:val="000000"/>
          <w:sz w:val="36"/>
          <w:szCs w:val="36"/>
          <w:lang w:bidi="hi-IN"/>
        </w:rPr>
        <w:tab/>
        <w:t xml:space="preserve">   </w:t>
      </w:r>
    </w:p>
    <w:p w14:paraId="1E01E6C4"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r w:rsidRPr="00D83BC3">
        <w:rPr>
          <w:rFonts w:ascii="Arial" w:hAnsi="Arial" w:cs="Arial"/>
          <w:color w:val="000000"/>
          <w:sz w:val="36"/>
          <w:szCs w:val="36"/>
          <w:lang w:bidi="hi-IN"/>
        </w:rPr>
        <w:t>caq vaqH,</w:t>
      </w:r>
      <w:r w:rsidRPr="00D83BC3">
        <w:rPr>
          <w:rFonts w:ascii="Arial" w:hAnsi="Arial" w:cs="Arial"/>
          <w:color w:val="000000"/>
          <w:sz w:val="36"/>
          <w:szCs w:val="36"/>
          <w:lang w:bidi="hi-IN"/>
        </w:rPr>
        <w:tab/>
        <w:t>voq nama#H</w:t>
      </w:r>
      <w:r w:rsidRPr="00D83BC3">
        <w:rPr>
          <w:rFonts w:ascii="Arial" w:hAnsi="Arial" w:cs="Arial"/>
          <w:color w:val="000000"/>
          <w:sz w:val="36"/>
          <w:szCs w:val="36"/>
          <w:lang w:bidi="hi-IN"/>
        </w:rPr>
        <w:tab/>
        <w:t xml:space="preserve">   </w:t>
      </w:r>
    </w:p>
    <w:p w14:paraId="49FEB4C2"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r w:rsidRPr="00D83BC3">
        <w:rPr>
          <w:rFonts w:ascii="Arial" w:hAnsi="Arial" w:cs="Arial"/>
          <w:color w:val="000000"/>
          <w:sz w:val="36"/>
          <w:szCs w:val="36"/>
          <w:lang w:bidi="hi-IN"/>
        </w:rPr>
        <w:t>namoq nama#H,</w:t>
      </w:r>
      <w:r w:rsidRPr="00D83BC3">
        <w:rPr>
          <w:rFonts w:ascii="Arial" w:hAnsi="Arial" w:cs="Arial"/>
          <w:color w:val="000000"/>
          <w:sz w:val="36"/>
          <w:szCs w:val="36"/>
          <w:lang w:bidi="hi-IN"/>
        </w:rPr>
        <w:tab/>
        <w:t>namo&amp;sya#dByaH</w:t>
      </w:r>
      <w:r w:rsidRPr="00D83BC3">
        <w:rPr>
          <w:rFonts w:ascii="Arial" w:hAnsi="Arial" w:cs="Arial"/>
          <w:color w:val="000000"/>
          <w:sz w:val="36"/>
          <w:szCs w:val="36"/>
          <w:lang w:bidi="hi-IN"/>
        </w:rPr>
        <w:tab/>
        <w:t xml:space="preserve">   </w:t>
      </w:r>
    </w:p>
    <w:p w14:paraId="4B696239"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r w:rsidRPr="00D83BC3">
        <w:rPr>
          <w:rFonts w:ascii="Arial" w:hAnsi="Arial" w:cs="Arial"/>
          <w:color w:val="000000"/>
          <w:sz w:val="36"/>
          <w:szCs w:val="36"/>
          <w:lang w:bidi="hi-IN"/>
        </w:rPr>
        <w:t>asya#dByoq viddhya#dByaH,</w:t>
      </w:r>
      <w:r w:rsidRPr="00D83BC3">
        <w:rPr>
          <w:rFonts w:ascii="Arial" w:hAnsi="Arial" w:cs="Arial"/>
          <w:color w:val="000000"/>
          <w:sz w:val="36"/>
          <w:szCs w:val="36"/>
          <w:lang w:bidi="hi-IN"/>
        </w:rPr>
        <w:tab/>
        <w:t>asya#dByaq ityasya#t --- ByaqH</w:t>
      </w:r>
      <w:r w:rsidRPr="00D83BC3">
        <w:rPr>
          <w:rFonts w:ascii="Arial" w:hAnsi="Arial" w:cs="Arial"/>
          <w:color w:val="000000"/>
          <w:sz w:val="36"/>
          <w:szCs w:val="36"/>
          <w:lang w:bidi="hi-IN"/>
        </w:rPr>
        <w:tab/>
        <w:t xml:space="preserve">   </w:t>
      </w:r>
    </w:p>
    <w:p w14:paraId="24EA0631"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r w:rsidRPr="00D83BC3">
        <w:rPr>
          <w:rFonts w:ascii="Arial" w:hAnsi="Arial" w:cs="Arial"/>
          <w:color w:val="000000"/>
          <w:sz w:val="36"/>
          <w:szCs w:val="36"/>
          <w:lang w:bidi="hi-IN"/>
        </w:rPr>
        <w:t>viddhya#dByaSca,</w:t>
      </w:r>
      <w:r w:rsidRPr="00D83BC3">
        <w:rPr>
          <w:rFonts w:ascii="Arial" w:hAnsi="Arial" w:cs="Arial"/>
          <w:color w:val="000000"/>
          <w:sz w:val="36"/>
          <w:szCs w:val="36"/>
          <w:lang w:bidi="hi-IN"/>
        </w:rPr>
        <w:tab/>
        <w:t>viddhya#dByaq itiqviddhya#t --- ByaqH</w:t>
      </w:r>
      <w:r w:rsidRPr="00D83BC3">
        <w:rPr>
          <w:rFonts w:ascii="Arial" w:hAnsi="Arial" w:cs="Arial"/>
          <w:color w:val="000000"/>
          <w:sz w:val="36"/>
          <w:szCs w:val="36"/>
          <w:lang w:bidi="hi-IN"/>
        </w:rPr>
        <w:tab/>
        <w:t xml:space="preserve">   </w:t>
      </w:r>
    </w:p>
    <w:p w14:paraId="40FC4557"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r w:rsidRPr="00D83BC3">
        <w:rPr>
          <w:rFonts w:ascii="Arial" w:hAnsi="Arial" w:cs="Arial"/>
          <w:color w:val="000000"/>
          <w:sz w:val="36"/>
          <w:szCs w:val="36"/>
          <w:lang w:bidi="hi-IN"/>
        </w:rPr>
        <w:t>caq vaqH,</w:t>
      </w:r>
      <w:r w:rsidRPr="00D83BC3">
        <w:rPr>
          <w:rFonts w:ascii="Arial" w:hAnsi="Arial" w:cs="Arial"/>
          <w:color w:val="000000"/>
          <w:sz w:val="36"/>
          <w:szCs w:val="36"/>
          <w:lang w:bidi="hi-IN"/>
        </w:rPr>
        <w:tab/>
        <w:t>voq nama#H</w:t>
      </w:r>
      <w:r w:rsidRPr="00D83BC3">
        <w:rPr>
          <w:rFonts w:ascii="Arial" w:hAnsi="Arial" w:cs="Arial"/>
          <w:color w:val="000000"/>
          <w:sz w:val="36"/>
          <w:szCs w:val="36"/>
          <w:lang w:bidi="hi-IN"/>
        </w:rPr>
        <w:tab/>
        <w:t xml:space="preserve">   </w:t>
      </w:r>
    </w:p>
    <w:p w14:paraId="28FCF5A5"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r w:rsidRPr="00D83BC3">
        <w:rPr>
          <w:rFonts w:ascii="Arial" w:hAnsi="Arial" w:cs="Arial"/>
          <w:color w:val="000000"/>
          <w:sz w:val="36"/>
          <w:szCs w:val="36"/>
          <w:lang w:bidi="hi-IN"/>
        </w:rPr>
        <w:t>namoq nama#H,</w:t>
      </w:r>
      <w:r w:rsidRPr="00D83BC3">
        <w:rPr>
          <w:rFonts w:ascii="Arial" w:hAnsi="Arial" w:cs="Arial"/>
          <w:color w:val="000000"/>
          <w:sz w:val="36"/>
          <w:szCs w:val="36"/>
          <w:lang w:bidi="hi-IN"/>
        </w:rPr>
        <w:tab/>
        <w:t>namaq AsI#neByaH</w:t>
      </w:r>
      <w:r w:rsidRPr="00D83BC3">
        <w:rPr>
          <w:rFonts w:ascii="Arial" w:hAnsi="Arial" w:cs="Arial"/>
          <w:color w:val="000000"/>
          <w:sz w:val="36"/>
          <w:szCs w:val="36"/>
          <w:lang w:bidi="hi-IN"/>
        </w:rPr>
        <w:tab/>
        <w:t xml:space="preserve">   </w:t>
      </w:r>
    </w:p>
    <w:p w14:paraId="0B688905"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r w:rsidRPr="00D83BC3">
        <w:rPr>
          <w:rFonts w:ascii="Arial" w:hAnsi="Arial" w:cs="Arial"/>
          <w:color w:val="000000"/>
          <w:sz w:val="36"/>
          <w:szCs w:val="36"/>
          <w:lang w:bidi="hi-IN"/>
        </w:rPr>
        <w:t>AsI#neByaqS SayA#neByaH,</w:t>
      </w:r>
      <w:r w:rsidRPr="00D83BC3">
        <w:rPr>
          <w:rFonts w:ascii="Arial" w:hAnsi="Arial" w:cs="Arial"/>
          <w:color w:val="000000"/>
          <w:sz w:val="36"/>
          <w:szCs w:val="36"/>
          <w:lang w:bidi="hi-IN"/>
        </w:rPr>
        <w:tab/>
        <w:t>SayA#neByaSca</w:t>
      </w:r>
      <w:r w:rsidRPr="00D83BC3">
        <w:rPr>
          <w:rFonts w:ascii="Arial" w:hAnsi="Arial" w:cs="Arial"/>
          <w:color w:val="000000"/>
          <w:sz w:val="36"/>
          <w:szCs w:val="36"/>
          <w:lang w:bidi="hi-IN"/>
        </w:rPr>
        <w:tab/>
        <w:t xml:space="preserve">   </w:t>
      </w:r>
    </w:p>
    <w:p w14:paraId="445D42A2"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r w:rsidRPr="00D83BC3">
        <w:rPr>
          <w:rFonts w:ascii="Arial" w:hAnsi="Arial" w:cs="Arial"/>
          <w:color w:val="000000"/>
          <w:sz w:val="36"/>
          <w:szCs w:val="36"/>
          <w:lang w:bidi="hi-IN"/>
        </w:rPr>
        <w:t>caq vaqH,</w:t>
      </w:r>
      <w:r w:rsidRPr="00D83BC3">
        <w:rPr>
          <w:rFonts w:ascii="Arial" w:hAnsi="Arial" w:cs="Arial"/>
          <w:color w:val="000000"/>
          <w:sz w:val="36"/>
          <w:szCs w:val="36"/>
          <w:lang w:bidi="hi-IN"/>
        </w:rPr>
        <w:tab/>
        <w:t>voq nama#H</w:t>
      </w:r>
      <w:r w:rsidRPr="00D83BC3">
        <w:rPr>
          <w:rFonts w:ascii="Arial" w:hAnsi="Arial" w:cs="Arial"/>
          <w:color w:val="000000"/>
          <w:sz w:val="36"/>
          <w:szCs w:val="36"/>
          <w:lang w:bidi="hi-IN"/>
        </w:rPr>
        <w:tab/>
        <w:t xml:space="preserve">   </w:t>
      </w:r>
    </w:p>
    <w:p w14:paraId="48D21512"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r w:rsidRPr="00D83BC3">
        <w:rPr>
          <w:rFonts w:ascii="Arial" w:hAnsi="Arial" w:cs="Arial"/>
          <w:color w:val="000000"/>
          <w:sz w:val="36"/>
          <w:szCs w:val="36"/>
          <w:lang w:bidi="hi-IN"/>
        </w:rPr>
        <w:t>namoq nama#H,</w:t>
      </w:r>
      <w:r w:rsidRPr="00D83BC3">
        <w:rPr>
          <w:rFonts w:ascii="Arial" w:hAnsi="Arial" w:cs="Arial"/>
          <w:color w:val="000000"/>
          <w:sz w:val="36"/>
          <w:szCs w:val="36"/>
          <w:lang w:bidi="hi-IN"/>
        </w:rPr>
        <w:tab/>
        <w:t>nama#s svaqpadBya#H</w:t>
      </w:r>
      <w:r w:rsidRPr="00D83BC3">
        <w:rPr>
          <w:rFonts w:ascii="Arial" w:hAnsi="Arial" w:cs="Arial"/>
          <w:color w:val="000000"/>
          <w:sz w:val="36"/>
          <w:szCs w:val="36"/>
          <w:lang w:bidi="hi-IN"/>
        </w:rPr>
        <w:tab/>
        <w:t xml:space="preserve">   </w:t>
      </w:r>
    </w:p>
    <w:p w14:paraId="3E7F33AC"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r w:rsidRPr="00D83BC3">
        <w:rPr>
          <w:rFonts w:ascii="Arial" w:hAnsi="Arial" w:cs="Arial"/>
          <w:color w:val="000000"/>
          <w:sz w:val="36"/>
          <w:szCs w:val="36"/>
          <w:lang w:bidi="hi-IN"/>
        </w:rPr>
        <w:t>svaqpadByoq jAgra#dByaH,</w:t>
      </w:r>
      <w:r w:rsidRPr="00D83BC3">
        <w:rPr>
          <w:rFonts w:ascii="Arial" w:hAnsi="Arial" w:cs="Arial"/>
          <w:color w:val="000000"/>
          <w:sz w:val="36"/>
          <w:szCs w:val="36"/>
          <w:lang w:bidi="hi-IN"/>
        </w:rPr>
        <w:tab/>
        <w:t>svaqpadByaq iti# svaqpat --- ByaqH</w:t>
      </w:r>
      <w:r w:rsidRPr="00D83BC3">
        <w:rPr>
          <w:rFonts w:ascii="Arial" w:hAnsi="Arial" w:cs="Arial"/>
          <w:color w:val="000000"/>
          <w:sz w:val="36"/>
          <w:szCs w:val="36"/>
          <w:lang w:bidi="hi-IN"/>
        </w:rPr>
        <w:tab/>
        <w:t xml:space="preserve">   </w:t>
      </w:r>
    </w:p>
    <w:p w14:paraId="30EE290C"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r w:rsidRPr="00D83BC3">
        <w:rPr>
          <w:rFonts w:ascii="Arial" w:hAnsi="Arial" w:cs="Arial"/>
          <w:color w:val="000000"/>
          <w:sz w:val="36"/>
          <w:szCs w:val="36"/>
          <w:lang w:bidi="hi-IN"/>
        </w:rPr>
        <w:t>jAgra#dByaSca,</w:t>
      </w:r>
      <w:r w:rsidRPr="00D83BC3">
        <w:rPr>
          <w:rFonts w:ascii="Arial" w:hAnsi="Arial" w:cs="Arial"/>
          <w:color w:val="000000"/>
          <w:sz w:val="36"/>
          <w:szCs w:val="36"/>
          <w:lang w:bidi="hi-IN"/>
        </w:rPr>
        <w:tab/>
        <w:t>jAgra#dByaq itiq jAgra#t --- ByaqH</w:t>
      </w:r>
      <w:r w:rsidRPr="00D83BC3">
        <w:rPr>
          <w:rFonts w:ascii="Arial" w:hAnsi="Arial" w:cs="Arial"/>
          <w:color w:val="000000"/>
          <w:sz w:val="36"/>
          <w:szCs w:val="36"/>
          <w:lang w:bidi="hi-IN"/>
        </w:rPr>
        <w:tab/>
        <w:t xml:space="preserve">   </w:t>
      </w:r>
    </w:p>
    <w:p w14:paraId="3BA989DA"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r w:rsidRPr="00D83BC3">
        <w:rPr>
          <w:rFonts w:ascii="Arial" w:hAnsi="Arial" w:cs="Arial"/>
          <w:color w:val="000000"/>
          <w:sz w:val="36"/>
          <w:szCs w:val="36"/>
          <w:lang w:bidi="hi-IN"/>
        </w:rPr>
        <w:t>caq vaqH,</w:t>
      </w:r>
      <w:r w:rsidRPr="00D83BC3">
        <w:rPr>
          <w:rFonts w:ascii="Arial" w:hAnsi="Arial" w:cs="Arial"/>
          <w:color w:val="000000"/>
          <w:sz w:val="36"/>
          <w:szCs w:val="36"/>
          <w:lang w:bidi="hi-IN"/>
        </w:rPr>
        <w:tab/>
        <w:t>voq nama#H</w:t>
      </w:r>
      <w:r w:rsidRPr="00D83BC3">
        <w:rPr>
          <w:rFonts w:ascii="Arial" w:hAnsi="Arial" w:cs="Arial"/>
          <w:color w:val="000000"/>
          <w:sz w:val="36"/>
          <w:szCs w:val="36"/>
          <w:lang w:bidi="hi-IN"/>
        </w:rPr>
        <w:tab/>
        <w:t xml:space="preserve">   </w:t>
      </w:r>
    </w:p>
    <w:p w14:paraId="721A3786"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r w:rsidRPr="00D83BC3">
        <w:rPr>
          <w:rFonts w:ascii="Arial" w:hAnsi="Arial" w:cs="Arial"/>
          <w:color w:val="000000"/>
          <w:sz w:val="36"/>
          <w:szCs w:val="36"/>
          <w:lang w:bidi="hi-IN"/>
        </w:rPr>
        <w:t>namoq nama#H</w:t>
      </w:r>
      <w:r w:rsidRPr="00D83BC3">
        <w:rPr>
          <w:rFonts w:ascii="Arial" w:hAnsi="Arial" w:cs="Arial"/>
          <w:color w:val="000000"/>
          <w:sz w:val="36"/>
          <w:szCs w:val="36"/>
          <w:lang w:bidi="hi-IN"/>
        </w:rPr>
        <w:tab/>
        <w:t>, namaqstiShTha#dByaH</w:t>
      </w:r>
      <w:r w:rsidRPr="00D83BC3">
        <w:rPr>
          <w:rFonts w:ascii="Arial" w:hAnsi="Arial" w:cs="Arial"/>
          <w:color w:val="000000"/>
          <w:sz w:val="36"/>
          <w:szCs w:val="36"/>
          <w:lang w:bidi="hi-IN"/>
        </w:rPr>
        <w:tab/>
        <w:t xml:space="preserve">   </w:t>
      </w:r>
    </w:p>
    <w:p w14:paraId="72D10CE2"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r w:rsidRPr="00D83BC3">
        <w:rPr>
          <w:rFonts w:ascii="Arial" w:hAnsi="Arial" w:cs="Arial"/>
          <w:color w:val="000000"/>
          <w:sz w:val="36"/>
          <w:szCs w:val="36"/>
          <w:lang w:bidi="hi-IN"/>
        </w:rPr>
        <w:t>tiShTha#dByoq dhAva#dByaH,</w:t>
      </w:r>
      <w:r w:rsidRPr="00D83BC3">
        <w:rPr>
          <w:rFonts w:ascii="Arial" w:hAnsi="Arial" w:cs="Arial"/>
          <w:color w:val="000000"/>
          <w:sz w:val="36"/>
          <w:szCs w:val="36"/>
          <w:lang w:bidi="hi-IN"/>
        </w:rPr>
        <w:tab/>
        <w:t>tiShTha#dByaq itiq tiShTha#t --- ByaqH</w:t>
      </w:r>
      <w:r w:rsidRPr="00D83BC3">
        <w:rPr>
          <w:rFonts w:ascii="Arial" w:hAnsi="Arial" w:cs="Arial"/>
          <w:color w:val="000000"/>
          <w:sz w:val="36"/>
          <w:szCs w:val="36"/>
          <w:lang w:bidi="hi-IN"/>
        </w:rPr>
        <w:tab/>
        <w:t xml:space="preserve">   </w:t>
      </w:r>
    </w:p>
    <w:p w14:paraId="58E82805"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r w:rsidRPr="00D83BC3">
        <w:rPr>
          <w:rFonts w:ascii="Arial" w:hAnsi="Arial" w:cs="Arial"/>
          <w:color w:val="000000"/>
          <w:sz w:val="36"/>
          <w:szCs w:val="36"/>
          <w:lang w:bidi="hi-IN"/>
        </w:rPr>
        <w:t>dhAva#dByaSca,</w:t>
      </w:r>
      <w:r w:rsidRPr="00D83BC3">
        <w:rPr>
          <w:rFonts w:ascii="Arial" w:hAnsi="Arial" w:cs="Arial"/>
          <w:color w:val="000000"/>
          <w:sz w:val="36"/>
          <w:szCs w:val="36"/>
          <w:lang w:bidi="hi-IN"/>
        </w:rPr>
        <w:tab/>
        <w:t>dhAva#dByaq itiq dhAva#t --- ByaqH</w:t>
      </w:r>
      <w:r w:rsidRPr="00D83BC3">
        <w:rPr>
          <w:rFonts w:ascii="Arial" w:hAnsi="Arial" w:cs="Arial"/>
          <w:color w:val="000000"/>
          <w:sz w:val="36"/>
          <w:szCs w:val="36"/>
          <w:lang w:bidi="hi-IN"/>
        </w:rPr>
        <w:tab/>
        <w:t xml:space="preserve">   </w:t>
      </w:r>
    </w:p>
    <w:p w14:paraId="5D5433A3"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r w:rsidRPr="00D83BC3">
        <w:rPr>
          <w:rFonts w:ascii="Arial" w:hAnsi="Arial" w:cs="Arial"/>
          <w:color w:val="000000"/>
          <w:sz w:val="36"/>
          <w:szCs w:val="36"/>
          <w:lang w:bidi="hi-IN"/>
        </w:rPr>
        <w:t>caq vaqH</w:t>
      </w:r>
      <w:r w:rsidRPr="00D83BC3">
        <w:rPr>
          <w:rFonts w:ascii="Arial" w:hAnsi="Arial" w:cs="Arial"/>
          <w:color w:val="000000"/>
          <w:sz w:val="36"/>
          <w:szCs w:val="36"/>
          <w:lang w:bidi="hi-IN"/>
        </w:rPr>
        <w:tab/>
        <w:t>, voq nama#H</w:t>
      </w:r>
      <w:r w:rsidRPr="00D83BC3">
        <w:rPr>
          <w:rFonts w:ascii="Arial" w:hAnsi="Arial" w:cs="Arial"/>
          <w:color w:val="000000"/>
          <w:sz w:val="36"/>
          <w:szCs w:val="36"/>
          <w:lang w:bidi="hi-IN"/>
        </w:rPr>
        <w:tab/>
        <w:t xml:space="preserve">   </w:t>
      </w:r>
    </w:p>
    <w:p w14:paraId="024DDCAB"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r w:rsidRPr="00D83BC3">
        <w:rPr>
          <w:rFonts w:ascii="Arial" w:hAnsi="Arial" w:cs="Arial"/>
          <w:color w:val="000000"/>
          <w:sz w:val="36"/>
          <w:szCs w:val="36"/>
          <w:lang w:bidi="hi-IN"/>
        </w:rPr>
        <w:t>namoq nama#H</w:t>
      </w:r>
      <w:r w:rsidRPr="00D83BC3">
        <w:rPr>
          <w:rFonts w:ascii="Arial" w:hAnsi="Arial" w:cs="Arial"/>
          <w:color w:val="000000"/>
          <w:sz w:val="36"/>
          <w:szCs w:val="36"/>
          <w:lang w:bidi="hi-IN"/>
        </w:rPr>
        <w:tab/>
        <w:t>, nama#s saqBABya#H</w:t>
      </w:r>
      <w:r w:rsidRPr="00D83BC3">
        <w:rPr>
          <w:rFonts w:ascii="Arial" w:hAnsi="Arial" w:cs="Arial"/>
          <w:color w:val="000000"/>
          <w:sz w:val="36"/>
          <w:szCs w:val="36"/>
          <w:lang w:bidi="hi-IN"/>
        </w:rPr>
        <w:tab/>
        <w:t xml:space="preserve">   </w:t>
      </w:r>
    </w:p>
    <w:p w14:paraId="0017478B"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proofErr w:type="gramStart"/>
      <w:r w:rsidRPr="00D83BC3">
        <w:rPr>
          <w:rFonts w:ascii="Arial" w:hAnsi="Arial" w:cs="Arial"/>
          <w:color w:val="000000"/>
          <w:sz w:val="36"/>
          <w:szCs w:val="36"/>
          <w:lang w:bidi="hi-IN"/>
        </w:rPr>
        <w:t>saqBABya#</w:t>
      </w:r>
      <w:proofErr w:type="gramEnd"/>
      <w:r w:rsidRPr="00D83BC3">
        <w:rPr>
          <w:rFonts w:ascii="Arial" w:hAnsi="Arial" w:cs="Arial"/>
          <w:color w:val="000000"/>
          <w:sz w:val="36"/>
          <w:szCs w:val="36"/>
          <w:lang w:bidi="hi-IN"/>
        </w:rPr>
        <w:t>s saqBApa#tiByaH ,</w:t>
      </w:r>
      <w:r w:rsidRPr="00D83BC3">
        <w:rPr>
          <w:rFonts w:ascii="Arial" w:hAnsi="Arial" w:cs="Arial"/>
          <w:color w:val="000000"/>
          <w:sz w:val="36"/>
          <w:szCs w:val="36"/>
          <w:lang w:bidi="hi-IN"/>
        </w:rPr>
        <w:tab/>
        <w:t>saqBApa#tiByaSca</w:t>
      </w:r>
      <w:r w:rsidRPr="00D83BC3">
        <w:rPr>
          <w:rFonts w:ascii="Arial" w:hAnsi="Arial" w:cs="Arial"/>
          <w:color w:val="000000"/>
          <w:sz w:val="36"/>
          <w:szCs w:val="36"/>
          <w:lang w:bidi="hi-IN"/>
        </w:rPr>
        <w:tab/>
        <w:t xml:space="preserve">   </w:t>
      </w:r>
    </w:p>
    <w:p w14:paraId="1820548D"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r w:rsidRPr="00D83BC3">
        <w:rPr>
          <w:rFonts w:ascii="Arial" w:hAnsi="Arial" w:cs="Arial"/>
          <w:color w:val="000000"/>
          <w:sz w:val="36"/>
          <w:szCs w:val="36"/>
          <w:lang w:bidi="hi-IN"/>
        </w:rPr>
        <w:t>saqBApa#tiByaq iti# saqBApa#ti --- ByaqH,</w:t>
      </w:r>
      <w:r w:rsidRPr="00D83BC3">
        <w:rPr>
          <w:rFonts w:ascii="Arial" w:hAnsi="Arial" w:cs="Arial"/>
          <w:color w:val="000000"/>
          <w:sz w:val="36"/>
          <w:szCs w:val="36"/>
          <w:lang w:bidi="hi-IN"/>
        </w:rPr>
        <w:tab/>
        <w:t>caq vaqH</w:t>
      </w:r>
      <w:r w:rsidRPr="00D83BC3">
        <w:rPr>
          <w:rFonts w:ascii="Arial" w:hAnsi="Arial" w:cs="Arial"/>
          <w:color w:val="000000"/>
          <w:sz w:val="36"/>
          <w:szCs w:val="36"/>
          <w:lang w:bidi="hi-IN"/>
        </w:rPr>
        <w:tab/>
        <w:t xml:space="preserve">   </w:t>
      </w:r>
    </w:p>
    <w:p w14:paraId="2B586069"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proofErr w:type="gramStart"/>
      <w:r w:rsidRPr="00D83BC3">
        <w:rPr>
          <w:rFonts w:ascii="Arial" w:hAnsi="Arial" w:cs="Arial"/>
          <w:color w:val="000000"/>
          <w:sz w:val="36"/>
          <w:szCs w:val="36"/>
          <w:lang w:bidi="hi-IN"/>
        </w:rPr>
        <w:t>voq</w:t>
      </w:r>
      <w:proofErr w:type="gramEnd"/>
      <w:r w:rsidRPr="00D83BC3">
        <w:rPr>
          <w:rFonts w:ascii="Arial" w:hAnsi="Arial" w:cs="Arial"/>
          <w:color w:val="000000"/>
          <w:sz w:val="36"/>
          <w:szCs w:val="36"/>
          <w:lang w:bidi="hi-IN"/>
        </w:rPr>
        <w:t xml:space="preserve"> nama#H</w:t>
      </w:r>
      <w:r w:rsidRPr="00D83BC3">
        <w:rPr>
          <w:rFonts w:ascii="Arial" w:hAnsi="Arial" w:cs="Arial"/>
          <w:color w:val="000000"/>
          <w:sz w:val="36"/>
          <w:szCs w:val="36"/>
          <w:lang w:bidi="hi-IN"/>
        </w:rPr>
        <w:tab/>
        <w:t>,namoq nama#H</w:t>
      </w:r>
      <w:r w:rsidRPr="00D83BC3">
        <w:rPr>
          <w:rFonts w:ascii="Arial" w:hAnsi="Arial" w:cs="Arial"/>
          <w:color w:val="000000"/>
          <w:sz w:val="36"/>
          <w:szCs w:val="36"/>
          <w:lang w:bidi="hi-IN"/>
        </w:rPr>
        <w:tab/>
        <w:t xml:space="preserve">   </w:t>
      </w:r>
    </w:p>
    <w:p w14:paraId="7877780A"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r w:rsidRPr="00D83BC3">
        <w:rPr>
          <w:rFonts w:ascii="Arial" w:hAnsi="Arial" w:cs="Arial"/>
          <w:color w:val="000000"/>
          <w:sz w:val="36"/>
          <w:szCs w:val="36"/>
          <w:lang w:bidi="hi-IN"/>
        </w:rPr>
        <w:t>namoq aSve$ByaH,</w:t>
      </w:r>
      <w:r w:rsidRPr="00D83BC3">
        <w:rPr>
          <w:rFonts w:ascii="Arial" w:hAnsi="Arial" w:cs="Arial"/>
          <w:color w:val="000000"/>
          <w:sz w:val="36"/>
          <w:szCs w:val="36"/>
          <w:lang w:bidi="hi-IN"/>
        </w:rPr>
        <w:tab/>
        <w:t>aSveqByo&amp;Sva#patiByaH</w:t>
      </w:r>
      <w:r w:rsidRPr="00D83BC3">
        <w:rPr>
          <w:rFonts w:ascii="Arial" w:hAnsi="Arial" w:cs="Arial"/>
          <w:color w:val="000000"/>
          <w:sz w:val="36"/>
          <w:szCs w:val="36"/>
          <w:lang w:bidi="hi-IN"/>
        </w:rPr>
        <w:tab/>
        <w:t xml:space="preserve">   </w:t>
      </w:r>
    </w:p>
    <w:p w14:paraId="1A4522AA"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proofErr w:type="gramStart"/>
      <w:r w:rsidRPr="00D83BC3">
        <w:rPr>
          <w:rFonts w:ascii="Arial" w:hAnsi="Arial" w:cs="Arial"/>
          <w:color w:val="000000"/>
          <w:sz w:val="36"/>
          <w:szCs w:val="36"/>
          <w:lang w:bidi="hi-IN"/>
        </w:rPr>
        <w:t>aSva#</w:t>
      </w:r>
      <w:proofErr w:type="gramEnd"/>
      <w:r w:rsidRPr="00D83BC3">
        <w:rPr>
          <w:rFonts w:ascii="Arial" w:hAnsi="Arial" w:cs="Arial"/>
          <w:color w:val="000000"/>
          <w:sz w:val="36"/>
          <w:szCs w:val="36"/>
          <w:lang w:bidi="hi-IN"/>
        </w:rPr>
        <w:t>patiByaSca</w:t>
      </w:r>
      <w:r w:rsidRPr="00D83BC3">
        <w:rPr>
          <w:rFonts w:ascii="Arial" w:hAnsi="Arial" w:cs="Arial"/>
          <w:color w:val="000000"/>
          <w:sz w:val="36"/>
          <w:szCs w:val="36"/>
          <w:lang w:bidi="hi-IN"/>
        </w:rPr>
        <w:tab/>
        <w:t>,aSva#patiByaq ityaSva#pati --- ByaqH</w:t>
      </w:r>
      <w:r w:rsidRPr="00D83BC3">
        <w:rPr>
          <w:rFonts w:ascii="Arial" w:hAnsi="Arial" w:cs="Arial"/>
          <w:color w:val="000000"/>
          <w:sz w:val="36"/>
          <w:szCs w:val="36"/>
          <w:lang w:bidi="hi-IN"/>
        </w:rPr>
        <w:tab/>
        <w:t xml:space="preserve">   </w:t>
      </w:r>
    </w:p>
    <w:p w14:paraId="694F9BC3" w14:textId="77777777" w:rsidR="00D83BC3" w:rsidRPr="00D83BC3" w:rsidRDefault="00D83BC3" w:rsidP="00D83BC3">
      <w:pPr>
        <w:autoSpaceDE w:val="0"/>
        <w:autoSpaceDN w:val="0"/>
        <w:adjustRightInd w:val="0"/>
        <w:spacing w:after="0" w:line="240" w:lineRule="auto"/>
        <w:rPr>
          <w:rFonts w:ascii="Arial" w:hAnsi="Arial" w:cs="Arial"/>
          <w:color w:val="000000"/>
          <w:sz w:val="36"/>
          <w:szCs w:val="36"/>
          <w:lang w:bidi="hi-IN"/>
        </w:rPr>
      </w:pPr>
      <w:r w:rsidRPr="00D83BC3">
        <w:rPr>
          <w:rFonts w:ascii="Arial" w:hAnsi="Arial" w:cs="Arial"/>
          <w:color w:val="000000"/>
          <w:sz w:val="36"/>
          <w:szCs w:val="36"/>
          <w:lang w:bidi="hi-IN"/>
        </w:rPr>
        <w:t>caq vaqH</w:t>
      </w:r>
      <w:r w:rsidRPr="00D83BC3">
        <w:rPr>
          <w:rFonts w:ascii="Arial" w:hAnsi="Arial" w:cs="Arial"/>
          <w:color w:val="000000"/>
          <w:sz w:val="36"/>
          <w:szCs w:val="36"/>
          <w:lang w:bidi="hi-IN"/>
        </w:rPr>
        <w:tab/>
        <w:t>, voq nama#H</w:t>
      </w:r>
      <w:r w:rsidRPr="00D83BC3">
        <w:rPr>
          <w:rFonts w:ascii="Arial" w:hAnsi="Arial" w:cs="Arial"/>
          <w:color w:val="000000"/>
          <w:sz w:val="36"/>
          <w:szCs w:val="36"/>
          <w:lang w:bidi="hi-IN"/>
        </w:rPr>
        <w:tab/>
        <w:t xml:space="preserve">   </w:t>
      </w:r>
    </w:p>
    <w:p w14:paraId="6C196F5E" w14:textId="2E177709" w:rsidR="00D91D60" w:rsidRDefault="00D83BC3" w:rsidP="00D83BC3">
      <w:pPr>
        <w:autoSpaceDE w:val="0"/>
        <w:autoSpaceDN w:val="0"/>
        <w:adjustRightInd w:val="0"/>
        <w:spacing w:after="0" w:line="240" w:lineRule="auto"/>
        <w:rPr>
          <w:rFonts w:ascii="Arial" w:hAnsi="Arial" w:cs="Arial"/>
          <w:color w:val="000000"/>
          <w:sz w:val="36"/>
          <w:szCs w:val="36"/>
          <w:lang w:bidi="hi-IN"/>
        </w:rPr>
      </w:pPr>
      <w:proofErr w:type="gramStart"/>
      <w:r w:rsidRPr="00D83BC3">
        <w:rPr>
          <w:rFonts w:ascii="Arial" w:hAnsi="Arial" w:cs="Arial"/>
          <w:color w:val="000000"/>
          <w:sz w:val="36"/>
          <w:szCs w:val="36"/>
          <w:lang w:bidi="hi-IN"/>
        </w:rPr>
        <w:t>namaq</w:t>
      </w:r>
      <w:proofErr w:type="gramEnd"/>
      <w:r w:rsidRPr="00D83BC3">
        <w:rPr>
          <w:rFonts w:ascii="Arial" w:hAnsi="Arial" w:cs="Arial"/>
          <w:color w:val="000000"/>
          <w:sz w:val="36"/>
          <w:szCs w:val="36"/>
          <w:lang w:bidi="hi-IN"/>
        </w:rPr>
        <w:t xml:space="preserve"> itiq nama#H  ,    ,</w:t>
      </w:r>
      <w:r w:rsidR="00D91D60">
        <w:rPr>
          <w:rFonts w:ascii="Arial" w:hAnsi="Arial" w:cs="Arial"/>
          <w:color w:val="000000"/>
          <w:sz w:val="36"/>
          <w:szCs w:val="36"/>
          <w:lang w:bidi="hi-IN"/>
        </w:rPr>
        <w:t xml:space="preserve"> </w:t>
      </w:r>
    </w:p>
    <w:p w14:paraId="26D2532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DCD99B8" w14:textId="61ECFBC3" w:rsidR="00D91D60" w:rsidRPr="00E83DEE" w:rsidRDefault="00D91D60" w:rsidP="00D91D60">
      <w:pPr>
        <w:autoSpaceDE w:val="0"/>
        <w:autoSpaceDN w:val="0"/>
        <w:adjustRightInd w:val="0"/>
        <w:spacing w:after="0" w:line="240" w:lineRule="auto"/>
        <w:rPr>
          <w:rFonts w:ascii="Arial" w:hAnsi="Arial" w:cs="Arial"/>
          <w:b/>
          <w:bCs/>
          <w:color w:val="000000"/>
          <w:sz w:val="36"/>
          <w:szCs w:val="36"/>
          <w:lang w:bidi="hi-IN"/>
        </w:rPr>
      </w:pPr>
      <w:r w:rsidRPr="00E83DEE">
        <w:rPr>
          <w:rFonts w:ascii="Arial" w:hAnsi="Arial" w:cs="Arial"/>
          <w:b/>
          <w:bCs/>
          <w:color w:val="000000"/>
          <w:sz w:val="36"/>
          <w:szCs w:val="36"/>
          <w:lang w:bidi="hi-IN"/>
        </w:rPr>
        <w:lastRenderedPageBreak/>
        <w:t xml:space="preserve"> </w:t>
      </w:r>
      <w:r w:rsidR="00BF6A4F" w:rsidRPr="00E83DEE">
        <w:rPr>
          <w:rFonts w:ascii="Arial" w:hAnsi="Arial" w:cs="Arial"/>
          <w:b/>
          <w:bCs/>
          <w:color w:val="000000"/>
          <w:sz w:val="36"/>
          <w:szCs w:val="36"/>
          <w:lang w:bidi="hi-IN"/>
        </w:rPr>
        <w:t xml:space="preserve">16.4 </w:t>
      </w:r>
      <w:r w:rsidRPr="00E83DEE">
        <w:rPr>
          <w:rFonts w:ascii="Arial" w:hAnsi="Arial" w:cs="Arial"/>
          <w:b/>
          <w:bCs/>
          <w:color w:val="000000"/>
          <w:sz w:val="36"/>
          <w:szCs w:val="36"/>
          <w:lang w:bidi="hi-IN"/>
        </w:rPr>
        <w:t>SrI rudrakramaH - caturtth</w:t>
      </w:r>
      <w:r w:rsidR="00665208" w:rsidRPr="00E83DEE">
        <w:rPr>
          <w:rFonts w:ascii="Arial" w:hAnsi="Arial" w:cs="Arial"/>
          <w:b/>
          <w:bCs/>
          <w:color w:val="000000"/>
          <w:sz w:val="36"/>
          <w:szCs w:val="36"/>
          <w:lang w:bidi="hi-IN"/>
        </w:rPr>
        <w:t>O</w:t>
      </w:r>
      <w:r w:rsidRPr="00E83DEE">
        <w:rPr>
          <w:rFonts w:ascii="Arial" w:hAnsi="Arial" w:cs="Arial"/>
          <w:b/>
          <w:bCs/>
          <w:color w:val="000000"/>
          <w:sz w:val="36"/>
          <w:szCs w:val="36"/>
          <w:lang w:bidi="hi-IN"/>
        </w:rPr>
        <w:t xml:space="preserve"> &amp;nuvAkaH</w:t>
      </w:r>
    </w:p>
    <w:p w14:paraId="12E85882" w14:textId="77777777" w:rsidR="00B91E7B" w:rsidRDefault="00B91E7B" w:rsidP="00D91D60">
      <w:pPr>
        <w:autoSpaceDE w:val="0"/>
        <w:autoSpaceDN w:val="0"/>
        <w:adjustRightInd w:val="0"/>
        <w:spacing w:after="0" w:line="240" w:lineRule="auto"/>
        <w:rPr>
          <w:rFonts w:ascii="Arial" w:hAnsi="Arial" w:cs="Arial"/>
          <w:color w:val="000000"/>
          <w:sz w:val="36"/>
          <w:szCs w:val="36"/>
          <w:lang w:bidi="hi-IN"/>
        </w:rPr>
      </w:pPr>
    </w:p>
    <w:p w14:paraId="7EEB469E"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r w:rsidRPr="00B91E7B">
        <w:rPr>
          <w:rFonts w:ascii="Arial" w:hAnsi="Arial" w:cs="Arial"/>
          <w:color w:val="000000"/>
          <w:sz w:val="36"/>
          <w:szCs w:val="36"/>
          <w:lang w:bidi="hi-IN"/>
        </w:rPr>
        <w:t>nama# AvyAqdhinI$ByaH</w:t>
      </w:r>
      <w:r w:rsidRPr="00B91E7B">
        <w:rPr>
          <w:rFonts w:ascii="Arial" w:hAnsi="Arial" w:cs="Arial"/>
          <w:color w:val="000000"/>
          <w:sz w:val="36"/>
          <w:szCs w:val="36"/>
          <w:lang w:bidi="hi-IN"/>
        </w:rPr>
        <w:tab/>
        <w:t>, AqvyAqdhinI$Byo viqviddhya#ntIByaH</w:t>
      </w:r>
      <w:r w:rsidRPr="00B91E7B">
        <w:rPr>
          <w:rFonts w:ascii="Arial" w:hAnsi="Arial" w:cs="Arial"/>
          <w:color w:val="000000"/>
          <w:sz w:val="36"/>
          <w:szCs w:val="36"/>
          <w:lang w:bidi="hi-IN"/>
        </w:rPr>
        <w:tab/>
        <w:t xml:space="preserve">   </w:t>
      </w:r>
    </w:p>
    <w:p w14:paraId="230117A2"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r w:rsidRPr="00B91E7B">
        <w:rPr>
          <w:rFonts w:ascii="Arial" w:hAnsi="Arial" w:cs="Arial"/>
          <w:color w:val="000000"/>
          <w:sz w:val="36"/>
          <w:szCs w:val="36"/>
          <w:lang w:bidi="hi-IN"/>
        </w:rPr>
        <w:t>AqvyAqdhinI$Byaq ityA$ --- vyAqdhinI$</w:t>
      </w:r>
      <w:proofErr w:type="gramStart"/>
      <w:r w:rsidRPr="00B91E7B">
        <w:rPr>
          <w:rFonts w:ascii="Arial" w:hAnsi="Arial" w:cs="Arial"/>
          <w:color w:val="000000"/>
          <w:sz w:val="36"/>
          <w:szCs w:val="36"/>
          <w:lang w:bidi="hi-IN"/>
        </w:rPr>
        <w:t>ByaH ,</w:t>
      </w:r>
      <w:proofErr w:type="gramEnd"/>
      <w:r w:rsidRPr="00B91E7B">
        <w:rPr>
          <w:rFonts w:ascii="Arial" w:hAnsi="Arial" w:cs="Arial"/>
          <w:color w:val="000000"/>
          <w:sz w:val="36"/>
          <w:szCs w:val="36"/>
          <w:lang w:bidi="hi-IN"/>
        </w:rPr>
        <w:tab/>
        <w:t>viqviddhya#ntIByaSca</w:t>
      </w:r>
      <w:r w:rsidRPr="00B91E7B">
        <w:rPr>
          <w:rFonts w:ascii="Arial" w:hAnsi="Arial" w:cs="Arial"/>
          <w:color w:val="000000"/>
          <w:sz w:val="36"/>
          <w:szCs w:val="36"/>
          <w:lang w:bidi="hi-IN"/>
        </w:rPr>
        <w:tab/>
        <w:t xml:space="preserve">   </w:t>
      </w:r>
    </w:p>
    <w:p w14:paraId="7BF45B9E"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r w:rsidRPr="00B91E7B">
        <w:rPr>
          <w:rFonts w:ascii="Arial" w:hAnsi="Arial" w:cs="Arial"/>
          <w:color w:val="000000"/>
          <w:sz w:val="36"/>
          <w:szCs w:val="36"/>
          <w:lang w:bidi="hi-IN"/>
        </w:rPr>
        <w:t>viqviddhya#ntIByaq iti# vi --- viddhya#ntIByaH,</w:t>
      </w:r>
      <w:r w:rsidRPr="00B91E7B">
        <w:rPr>
          <w:rFonts w:ascii="Arial" w:hAnsi="Arial" w:cs="Arial"/>
          <w:color w:val="000000"/>
          <w:sz w:val="36"/>
          <w:szCs w:val="36"/>
          <w:lang w:bidi="hi-IN"/>
        </w:rPr>
        <w:tab/>
        <w:t>caq vaqH</w:t>
      </w:r>
      <w:r w:rsidRPr="00B91E7B">
        <w:rPr>
          <w:rFonts w:ascii="Arial" w:hAnsi="Arial" w:cs="Arial"/>
          <w:color w:val="000000"/>
          <w:sz w:val="36"/>
          <w:szCs w:val="36"/>
          <w:lang w:bidi="hi-IN"/>
        </w:rPr>
        <w:tab/>
        <w:t xml:space="preserve">   </w:t>
      </w:r>
    </w:p>
    <w:p w14:paraId="686BBE52"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proofErr w:type="gramStart"/>
      <w:r w:rsidRPr="00B91E7B">
        <w:rPr>
          <w:rFonts w:ascii="Arial" w:hAnsi="Arial" w:cs="Arial"/>
          <w:color w:val="000000"/>
          <w:sz w:val="36"/>
          <w:szCs w:val="36"/>
          <w:lang w:bidi="hi-IN"/>
        </w:rPr>
        <w:t>voq</w:t>
      </w:r>
      <w:proofErr w:type="gramEnd"/>
      <w:r w:rsidRPr="00B91E7B">
        <w:rPr>
          <w:rFonts w:ascii="Arial" w:hAnsi="Arial" w:cs="Arial"/>
          <w:color w:val="000000"/>
          <w:sz w:val="36"/>
          <w:szCs w:val="36"/>
          <w:lang w:bidi="hi-IN"/>
        </w:rPr>
        <w:t xml:space="preserve"> nama#H ,</w:t>
      </w:r>
      <w:r w:rsidRPr="00B91E7B">
        <w:rPr>
          <w:rFonts w:ascii="Arial" w:hAnsi="Arial" w:cs="Arial"/>
          <w:color w:val="000000"/>
          <w:sz w:val="36"/>
          <w:szCs w:val="36"/>
          <w:lang w:bidi="hi-IN"/>
        </w:rPr>
        <w:tab/>
        <w:t>namoq nama#H</w:t>
      </w:r>
      <w:r w:rsidRPr="00B91E7B">
        <w:rPr>
          <w:rFonts w:ascii="Arial" w:hAnsi="Arial" w:cs="Arial"/>
          <w:color w:val="000000"/>
          <w:sz w:val="36"/>
          <w:szCs w:val="36"/>
          <w:lang w:bidi="hi-IN"/>
        </w:rPr>
        <w:tab/>
        <w:t xml:space="preserve">   </w:t>
      </w:r>
    </w:p>
    <w:p w14:paraId="08714ECC"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r w:rsidRPr="00B91E7B">
        <w:rPr>
          <w:rFonts w:ascii="Arial" w:hAnsi="Arial" w:cs="Arial"/>
          <w:color w:val="000000"/>
          <w:sz w:val="36"/>
          <w:szCs w:val="36"/>
          <w:lang w:bidi="hi-IN"/>
        </w:rPr>
        <w:t>namaq uga#NAByaH,</w:t>
      </w:r>
      <w:r w:rsidRPr="00B91E7B">
        <w:rPr>
          <w:rFonts w:ascii="Arial" w:hAnsi="Arial" w:cs="Arial"/>
          <w:color w:val="000000"/>
          <w:sz w:val="36"/>
          <w:szCs w:val="36"/>
          <w:lang w:bidi="hi-IN"/>
        </w:rPr>
        <w:tab/>
        <w:t>uga#NAByastRu(gm)haqtIBya#H</w:t>
      </w:r>
      <w:r w:rsidRPr="00B91E7B">
        <w:rPr>
          <w:rFonts w:ascii="Arial" w:hAnsi="Arial" w:cs="Arial"/>
          <w:color w:val="000000"/>
          <w:sz w:val="36"/>
          <w:szCs w:val="36"/>
          <w:lang w:bidi="hi-IN"/>
        </w:rPr>
        <w:tab/>
        <w:t xml:space="preserve">   </w:t>
      </w:r>
    </w:p>
    <w:p w14:paraId="7DE89703"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r w:rsidRPr="00B91E7B">
        <w:rPr>
          <w:rFonts w:ascii="Arial" w:hAnsi="Arial" w:cs="Arial"/>
          <w:color w:val="000000"/>
          <w:sz w:val="36"/>
          <w:szCs w:val="36"/>
          <w:lang w:bidi="hi-IN"/>
        </w:rPr>
        <w:t>tRuq(gm)qhaqtIBya#Sca</w:t>
      </w:r>
      <w:r w:rsidRPr="00B91E7B">
        <w:rPr>
          <w:rFonts w:ascii="Arial" w:hAnsi="Arial" w:cs="Arial"/>
          <w:color w:val="000000"/>
          <w:sz w:val="36"/>
          <w:szCs w:val="36"/>
          <w:lang w:bidi="hi-IN"/>
        </w:rPr>
        <w:tab/>
        <w:t>, caq vaqH</w:t>
      </w:r>
      <w:r w:rsidRPr="00B91E7B">
        <w:rPr>
          <w:rFonts w:ascii="Arial" w:hAnsi="Arial" w:cs="Arial"/>
          <w:color w:val="000000"/>
          <w:sz w:val="36"/>
          <w:szCs w:val="36"/>
          <w:lang w:bidi="hi-IN"/>
        </w:rPr>
        <w:tab/>
        <w:t xml:space="preserve">   </w:t>
      </w:r>
    </w:p>
    <w:p w14:paraId="5EF6430D"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r w:rsidRPr="00B91E7B">
        <w:rPr>
          <w:rFonts w:ascii="Arial" w:hAnsi="Arial" w:cs="Arial"/>
          <w:color w:val="000000"/>
          <w:sz w:val="36"/>
          <w:szCs w:val="36"/>
          <w:lang w:bidi="hi-IN"/>
        </w:rPr>
        <w:t>voq nama#H</w:t>
      </w:r>
      <w:r w:rsidRPr="00B91E7B">
        <w:rPr>
          <w:rFonts w:ascii="Arial" w:hAnsi="Arial" w:cs="Arial"/>
          <w:color w:val="000000"/>
          <w:sz w:val="36"/>
          <w:szCs w:val="36"/>
          <w:lang w:bidi="hi-IN"/>
        </w:rPr>
        <w:tab/>
        <w:t>, namoq nama#H</w:t>
      </w:r>
      <w:r w:rsidRPr="00B91E7B">
        <w:rPr>
          <w:rFonts w:ascii="Arial" w:hAnsi="Arial" w:cs="Arial"/>
          <w:color w:val="000000"/>
          <w:sz w:val="36"/>
          <w:szCs w:val="36"/>
          <w:lang w:bidi="hi-IN"/>
        </w:rPr>
        <w:tab/>
        <w:t xml:space="preserve">   </w:t>
      </w:r>
    </w:p>
    <w:p w14:paraId="28773865" w14:textId="6C886760"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r w:rsidRPr="00B91E7B">
        <w:rPr>
          <w:rFonts w:ascii="Arial" w:hAnsi="Arial" w:cs="Arial"/>
          <w:color w:val="000000"/>
          <w:sz w:val="36"/>
          <w:szCs w:val="36"/>
          <w:lang w:bidi="hi-IN"/>
        </w:rPr>
        <w:t xml:space="preserve">namo# gRuqthseBya#H, </w:t>
      </w:r>
      <w:r w:rsidRPr="00B91E7B">
        <w:rPr>
          <w:rFonts w:ascii="Arial" w:hAnsi="Arial" w:cs="Arial"/>
          <w:color w:val="000000"/>
          <w:sz w:val="36"/>
          <w:szCs w:val="36"/>
          <w:lang w:bidi="hi-IN"/>
        </w:rPr>
        <w:tab/>
        <w:t>gRuqthseByo# gRuqths</w:t>
      </w:r>
      <w:r w:rsidR="00E83DEE">
        <w:rPr>
          <w:rFonts w:ascii="Arial" w:hAnsi="Arial" w:cs="Arial"/>
          <w:color w:val="000000"/>
          <w:sz w:val="36"/>
          <w:szCs w:val="36"/>
          <w:lang w:bidi="hi-IN"/>
        </w:rPr>
        <w:t>a</w:t>
      </w:r>
      <w:r w:rsidRPr="00B91E7B">
        <w:rPr>
          <w:rFonts w:ascii="Arial" w:hAnsi="Arial" w:cs="Arial"/>
          <w:color w:val="000000"/>
          <w:sz w:val="36"/>
          <w:szCs w:val="36"/>
          <w:lang w:bidi="hi-IN"/>
        </w:rPr>
        <w:t>pa#tiByaH</w:t>
      </w:r>
      <w:r w:rsidRPr="00B91E7B">
        <w:rPr>
          <w:rFonts w:ascii="Arial" w:hAnsi="Arial" w:cs="Arial"/>
          <w:color w:val="000000"/>
          <w:sz w:val="36"/>
          <w:szCs w:val="36"/>
          <w:lang w:bidi="hi-IN"/>
        </w:rPr>
        <w:tab/>
        <w:t xml:space="preserve">   </w:t>
      </w:r>
    </w:p>
    <w:p w14:paraId="00BB3909"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r w:rsidRPr="00B91E7B">
        <w:rPr>
          <w:rFonts w:ascii="Arial" w:hAnsi="Arial" w:cs="Arial"/>
          <w:color w:val="000000"/>
          <w:sz w:val="36"/>
          <w:szCs w:val="36"/>
          <w:lang w:bidi="hi-IN"/>
        </w:rPr>
        <w:t>gRuqthsapa#tiByaSca,</w:t>
      </w:r>
      <w:r w:rsidRPr="00B91E7B">
        <w:rPr>
          <w:rFonts w:ascii="Arial" w:hAnsi="Arial" w:cs="Arial"/>
          <w:color w:val="000000"/>
          <w:sz w:val="36"/>
          <w:szCs w:val="36"/>
          <w:lang w:bidi="hi-IN"/>
        </w:rPr>
        <w:tab/>
        <w:t xml:space="preserve">gRuqthsapa#tiByaq iti# gRuqthsapa#ti --- ByaqH   </w:t>
      </w:r>
    </w:p>
    <w:p w14:paraId="2987C68B"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r w:rsidRPr="00B91E7B">
        <w:rPr>
          <w:rFonts w:ascii="Arial" w:hAnsi="Arial" w:cs="Arial"/>
          <w:color w:val="000000"/>
          <w:sz w:val="36"/>
          <w:szCs w:val="36"/>
          <w:lang w:bidi="hi-IN"/>
        </w:rPr>
        <w:t>caq vaqH</w:t>
      </w:r>
      <w:r w:rsidRPr="00B91E7B">
        <w:rPr>
          <w:rFonts w:ascii="Arial" w:hAnsi="Arial" w:cs="Arial"/>
          <w:color w:val="000000"/>
          <w:sz w:val="36"/>
          <w:szCs w:val="36"/>
          <w:lang w:bidi="hi-IN"/>
        </w:rPr>
        <w:tab/>
        <w:t>, voq nama#H</w:t>
      </w:r>
      <w:r w:rsidRPr="00B91E7B">
        <w:rPr>
          <w:rFonts w:ascii="Arial" w:hAnsi="Arial" w:cs="Arial"/>
          <w:color w:val="000000"/>
          <w:sz w:val="36"/>
          <w:szCs w:val="36"/>
          <w:lang w:bidi="hi-IN"/>
        </w:rPr>
        <w:tab/>
        <w:t xml:space="preserve">   </w:t>
      </w:r>
    </w:p>
    <w:p w14:paraId="58D885C8"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proofErr w:type="gramStart"/>
      <w:r w:rsidRPr="00B91E7B">
        <w:rPr>
          <w:rFonts w:ascii="Arial" w:hAnsi="Arial" w:cs="Arial"/>
          <w:color w:val="000000"/>
          <w:sz w:val="36"/>
          <w:szCs w:val="36"/>
          <w:lang w:bidi="hi-IN"/>
        </w:rPr>
        <w:t>namoq</w:t>
      </w:r>
      <w:proofErr w:type="gramEnd"/>
      <w:r w:rsidRPr="00B91E7B">
        <w:rPr>
          <w:rFonts w:ascii="Arial" w:hAnsi="Arial" w:cs="Arial"/>
          <w:color w:val="000000"/>
          <w:sz w:val="36"/>
          <w:szCs w:val="36"/>
          <w:lang w:bidi="hi-IN"/>
        </w:rPr>
        <w:t xml:space="preserve"> nama#H,  namoq vrAte$ByaH</w:t>
      </w:r>
      <w:r w:rsidRPr="00B91E7B">
        <w:rPr>
          <w:rFonts w:ascii="Arial" w:hAnsi="Arial" w:cs="Arial"/>
          <w:color w:val="000000"/>
          <w:sz w:val="36"/>
          <w:szCs w:val="36"/>
          <w:lang w:bidi="hi-IN"/>
        </w:rPr>
        <w:tab/>
        <w:t xml:space="preserve">   </w:t>
      </w:r>
    </w:p>
    <w:p w14:paraId="05913359"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r w:rsidRPr="00B91E7B">
        <w:rPr>
          <w:rFonts w:ascii="Arial" w:hAnsi="Arial" w:cs="Arial"/>
          <w:color w:val="000000"/>
          <w:sz w:val="36"/>
          <w:szCs w:val="36"/>
          <w:lang w:bidi="hi-IN"/>
        </w:rPr>
        <w:t>vrAte$Byoq vrAta#patiByaH,</w:t>
      </w:r>
      <w:r w:rsidRPr="00B91E7B">
        <w:rPr>
          <w:rFonts w:ascii="Arial" w:hAnsi="Arial" w:cs="Arial"/>
          <w:color w:val="000000"/>
          <w:sz w:val="36"/>
          <w:szCs w:val="36"/>
          <w:lang w:bidi="hi-IN"/>
        </w:rPr>
        <w:tab/>
        <w:t>vrAta#patiByaSca</w:t>
      </w:r>
      <w:r w:rsidRPr="00B91E7B">
        <w:rPr>
          <w:rFonts w:ascii="Arial" w:hAnsi="Arial" w:cs="Arial"/>
          <w:color w:val="000000"/>
          <w:sz w:val="36"/>
          <w:szCs w:val="36"/>
          <w:lang w:bidi="hi-IN"/>
        </w:rPr>
        <w:tab/>
        <w:t xml:space="preserve">   </w:t>
      </w:r>
    </w:p>
    <w:p w14:paraId="2E6B857F"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r w:rsidRPr="00B91E7B">
        <w:rPr>
          <w:rFonts w:ascii="Arial" w:hAnsi="Arial" w:cs="Arial"/>
          <w:color w:val="000000"/>
          <w:sz w:val="36"/>
          <w:szCs w:val="36"/>
          <w:lang w:bidi="hi-IN"/>
        </w:rPr>
        <w:t>vrAta#patiByaq itiq vrAta#pati --- ByaqH,</w:t>
      </w:r>
      <w:r w:rsidRPr="00B91E7B">
        <w:rPr>
          <w:rFonts w:ascii="Arial" w:hAnsi="Arial" w:cs="Arial"/>
          <w:color w:val="000000"/>
          <w:sz w:val="36"/>
          <w:szCs w:val="36"/>
          <w:lang w:bidi="hi-IN"/>
        </w:rPr>
        <w:tab/>
        <w:t>caq vaqH</w:t>
      </w:r>
      <w:r w:rsidRPr="00B91E7B">
        <w:rPr>
          <w:rFonts w:ascii="Arial" w:hAnsi="Arial" w:cs="Arial"/>
          <w:color w:val="000000"/>
          <w:sz w:val="36"/>
          <w:szCs w:val="36"/>
          <w:lang w:bidi="hi-IN"/>
        </w:rPr>
        <w:tab/>
        <w:t xml:space="preserve">   </w:t>
      </w:r>
    </w:p>
    <w:p w14:paraId="6DED1A66"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proofErr w:type="gramStart"/>
      <w:r w:rsidRPr="00B91E7B">
        <w:rPr>
          <w:rFonts w:ascii="Arial" w:hAnsi="Arial" w:cs="Arial"/>
          <w:color w:val="000000"/>
          <w:sz w:val="36"/>
          <w:szCs w:val="36"/>
          <w:lang w:bidi="hi-IN"/>
        </w:rPr>
        <w:t>voq</w:t>
      </w:r>
      <w:proofErr w:type="gramEnd"/>
      <w:r w:rsidRPr="00B91E7B">
        <w:rPr>
          <w:rFonts w:ascii="Arial" w:hAnsi="Arial" w:cs="Arial"/>
          <w:color w:val="000000"/>
          <w:sz w:val="36"/>
          <w:szCs w:val="36"/>
          <w:lang w:bidi="hi-IN"/>
        </w:rPr>
        <w:t xml:space="preserve"> nama#H</w:t>
      </w:r>
      <w:r w:rsidRPr="00B91E7B">
        <w:rPr>
          <w:rFonts w:ascii="Arial" w:hAnsi="Arial" w:cs="Arial"/>
          <w:color w:val="000000"/>
          <w:sz w:val="36"/>
          <w:szCs w:val="36"/>
          <w:lang w:bidi="hi-IN"/>
        </w:rPr>
        <w:tab/>
        <w:t>,namoq nama#H</w:t>
      </w:r>
      <w:r w:rsidRPr="00B91E7B">
        <w:rPr>
          <w:rFonts w:ascii="Arial" w:hAnsi="Arial" w:cs="Arial"/>
          <w:color w:val="000000"/>
          <w:sz w:val="36"/>
          <w:szCs w:val="36"/>
          <w:lang w:bidi="hi-IN"/>
        </w:rPr>
        <w:tab/>
        <w:t xml:space="preserve">   </w:t>
      </w:r>
    </w:p>
    <w:p w14:paraId="3C1A9CE9"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r w:rsidRPr="00B91E7B">
        <w:rPr>
          <w:rFonts w:ascii="Arial" w:hAnsi="Arial" w:cs="Arial"/>
          <w:color w:val="000000"/>
          <w:sz w:val="36"/>
          <w:szCs w:val="36"/>
          <w:lang w:bidi="hi-IN"/>
        </w:rPr>
        <w:t>namo# gaqNeBya#H,</w:t>
      </w:r>
      <w:r w:rsidRPr="00B91E7B">
        <w:rPr>
          <w:rFonts w:ascii="Arial" w:hAnsi="Arial" w:cs="Arial"/>
          <w:color w:val="000000"/>
          <w:sz w:val="36"/>
          <w:szCs w:val="36"/>
          <w:lang w:bidi="hi-IN"/>
        </w:rPr>
        <w:tab/>
        <w:t>gaqNeByo# gaqNapa#tiByaH</w:t>
      </w:r>
      <w:r w:rsidRPr="00B91E7B">
        <w:rPr>
          <w:rFonts w:ascii="Arial" w:hAnsi="Arial" w:cs="Arial"/>
          <w:color w:val="000000"/>
          <w:sz w:val="36"/>
          <w:szCs w:val="36"/>
          <w:lang w:bidi="hi-IN"/>
        </w:rPr>
        <w:tab/>
        <w:t xml:space="preserve">   </w:t>
      </w:r>
    </w:p>
    <w:p w14:paraId="6402792C"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r w:rsidRPr="00B91E7B">
        <w:rPr>
          <w:rFonts w:ascii="Arial" w:hAnsi="Arial" w:cs="Arial"/>
          <w:color w:val="000000"/>
          <w:sz w:val="36"/>
          <w:szCs w:val="36"/>
          <w:lang w:bidi="hi-IN"/>
        </w:rPr>
        <w:t>gaqNapa#tiByaSca,</w:t>
      </w:r>
      <w:r w:rsidRPr="00B91E7B">
        <w:rPr>
          <w:rFonts w:ascii="Arial" w:hAnsi="Arial" w:cs="Arial"/>
          <w:color w:val="000000"/>
          <w:sz w:val="36"/>
          <w:szCs w:val="36"/>
          <w:lang w:bidi="hi-IN"/>
        </w:rPr>
        <w:tab/>
        <w:t>gaqNapa#tiByaq iti# gaqNapa#ti --- ByaqH</w:t>
      </w:r>
      <w:r w:rsidRPr="00B91E7B">
        <w:rPr>
          <w:rFonts w:ascii="Arial" w:hAnsi="Arial" w:cs="Arial"/>
          <w:color w:val="000000"/>
          <w:sz w:val="36"/>
          <w:szCs w:val="36"/>
          <w:lang w:bidi="hi-IN"/>
        </w:rPr>
        <w:tab/>
        <w:t xml:space="preserve">   </w:t>
      </w:r>
    </w:p>
    <w:p w14:paraId="4DEF87B7"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r w:rsidRPr="00B91E7B">
        <w:rPr>
          <w:rFonts w:ascii="Arial" w:hAnsi="Arial" w:cs="Arial"/>
          <w:color w:val="000000"/>
          <w:sz w:val="36"/>
          <w:szCs w:val="36"/>
          <w:lang w:bidi="hi-IN"/>
        </w:rPr>
        <w:t>caq vaqH,</w:t>
      </w:r>
      <w:r w:rsidRPr="00B91E7B">
        <w:rPr>
          <w:rFonts w:ascii="Arial" w:hAnsi="Arial" w:cs="Arial"/>
          <w:color w:val="000000"/>
          <w:sz w:val="36"/>
          <w:szCs w:val="36"/>
          <w:lang w:bidi="hi-IN"/>
        </w:rPr>
        <w:tab/>
        <w:t>voq nama#H</w:t>
      </w:r>
      <w:r w:rsidRPr="00B91E7B">
        <w:rPr>
          <w:rFonts w:ascii="Arial" w:hAnsi="Arial" w:cs="Arial"/>
          <w:color w:val="000000"/>
          <w:sz w:val="36"/>
          <w:szCs w:val="36"/>
          <w:lang w:bidi="hi-IN"/>
        </w:rPr>
        <w:tab/>
        <w:t xml:space="preserve">   </w:t>
      </w:r>
    </w:p>
    <w:p w14:paraId="7936658C"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r w:rsidRPr="00B91E7B">
        <w:rPr>
          <w:rFonts w:ascii="Arial" w:hAnsi="Arial" w:cs="Arial"/>
          <w:color w:val="000000"/>
          <w:sz w:val="36"/>
          <w:szCs w:val="36"/>
          <w:lang w:bidi="hi-IN"/>
        </w:rPr>
        <w:t>namoq nama#H,</w:t>
      </w:r>
      <w:r w:rsidRPr="00B91E7B">
        <w:rPr>
          <w:rFonts w:ascii="Arial" w:hAnsi="Arial" w:cs="Arial"/>
          <w:color w:val="000000"/>
          <w:sz w:val="36"/>
          <w:szCs w:val="36"/>
          <w:lang w:bidi="hi-IN"/>
        </w:rPr>
        <w:tab/>
        <w:t>namoq virU#peByaH</w:t>
      </w:r>
      <w:r w:rsidRPr="00B91E7B">
        <w:rPr>
          <w:rFonts w:ascii="Arial" w:hAnsi="Arial" w:cs="Arial"/>
          <w:color w:val="000000"/>
          <w:sz w:val="36"/>
          <w:szCs w:val="36"/>
          <w:lang w:bidi="hi-IN"/>
        </w:rPr>
        <w:tab/>
        <w:t xml:space="preserve">   </w:t>
      </w:r>
    </w:p>
    <w:p w14:paraId="36E2A58B"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r w:rsidRPr="00B91E7B">
        <w:rPr>
          <w:rFonts w:ascii="Arial" w:hAnsi="Arial" w:cs="Arial"/>
          <w:color w:val="000000"/>
          <w:sz w:val="36"/>
          <w:szCs w:val="36"/>
          <w:lang w:bidi="hi-IN"/>
        </w:rPr>
        <w:t>virU#peByo viqSvarU#peByaH,</w:t>
      </w:r>
      <w:r w:rsidRPr="00B91E7B">
        <w:rPr>
          <w:rFonts w:ascii="Arial" w:hAnsi="Arial" w:cs="Arial"/>
          <w:color w:val="000000"/>
          <w:sz w:val="36"/>
          <w:szCs w:val="36"/>
          <w:lang w:bidi="hi-IN"/>
        </w:rPr>
        <w:tab/>
        <w:t>virU#peByaq itiq vi --- rUqpeqByaqH</w:t>
      </w:r>
      <w:r w:rsidRPr="00B91E7B">
        <w:rPr>
          <w:rFonts w:ascii="Arial" w:hAnsi="Arial" w:cs="Arial"/>
          <w:color w:val="000000"/>
          <w:sz w:val="36"/>
          <w:szCs w:val="36"/>
          <w:lang w:bidi="hi-IN"/>
        </w:rPr>
        <w:tab/>
        <w:t xml:space="preserve">   </w:t>
      </w:r>
    </w:p>
    <w:p w14:paraId="2FF59EBD"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r w:rsidRPr="00B91E7B">
        <w:rPr>
          <w:rFonts w:ascii="Arial" w:hAnsi="Arial" w:cs="Arial"/>
          <w:color w:val="000000"/>
          <w:sz w:val="36"/>
          <w:szCs w:val="36"/>
          <w:lang w:bidi="hi-IN"/>
        </w:rPr>
        <w:t>viqSvarU#peByaSca,</w:t>
      </w:r>
      <w:r w:rsidRPr="00B91E7B">
        <w:rPr>
          <w:rFonts w:ascii="Arial" w:hAnsi="Arial" w:cs="Arial"/>
          <w:color w:val="000000"/>
          <w:sz w:val="36"/>
          <w:szCs w:val="36"/>
          <w:lang w:bidi="hi-IN"/>
        </w:rPr>
        <w:tab/>
        <w:t>viqSvarU#peByaq iti# viqSva --- rUqpeqByaqH</w:t>
      </w:r>
      <w:r w:rsidRPr="00B91E7B">
        <w:rPr>
          <w:rFonts w:ascii="Arial" w:hAnsi="Arial" w:cs="Arial"/>
          <w:color w:val="000000"/>
          <w:sz w:val="36"/>
          <w:szCs w:val="36"/>
          <w:lang w:bidi="hi-IN"/>
        </w:rPr>
        <w:tab/>
        <w:t xml:space="preserve">   </w:t>
      </w:r>
    </w:p>
    <w:p w14:paraId="7CD778F2"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r w:rsidRPr="00B91E7B">
        <w:rPr>
          <w:rFonts w:ascii="Arial" w:hAnsi="Arial" w:cs="Arial"/>
          <w:color w:val="000000"/>
          <w:sz w:val="36"/>
          <w:szCs w:val="36"/>
          <w:lang w:bidi="hi-IN"/>
        </w:rPr>
        <w:t>caq vaqH,</w:t>
      </w:r>
      <w:r w:rsidRPr="00B91E7B">
        <w:rPr>
          <w:rFonts w:ascii="Arial" w:hAnsi="Arial" w:cs="Arial"/>
          <w:color w:val="000000"/>
          <w:sz w:val="36"/>
          <w:szCs w:val="36"/>
          <w:lang w:bidi="hi-IN"/>
        </w:rPr>
        <w:tab/>
        <w:t>voq nama#H</w:t>
      </w:r>
      <w:r w:rsidRPr="00B91E7B">
        <w:rPr>
          <w:rFonts w:ascii="Arial" w:hAnsi="Arial" w:cs="Arial"/>
          <w:color w:val="000000"/>
          <w:sz w:val="36"/>
          <w:szCs w:val="36"/>
          <w:lang w:bidi="hi-IN"/>
        </w:rPr>
        <w:tab/>
        <w:t xml:space="preserve">   </w:t>
      </w:r>
    </w:p>
    <w:p w14:paraId="7147D645"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proofErr w:type="gramStart"/>
      <w:r w:rsidRPr="00B91E7B">
        <w:rPr>
          <w:rFonts w:ascii="Arial" w:hAnsi="Arial" w:cs="Arial"/>
          <w:color w:val="000000"/>
          <w:sz w:val="36"/>
          <w:szCs w:val="36"/>
          <w:lang w:bidi="hi-IN"/>
        </w:rPr>
        <w:lastRenderedPageBreak/>
        <w:t>namoq</w:t>
      </w:r>
      <w:proofErr w:type="gramEnd"/>
      <w:r w:rsidRPr="00B91E7B">
        <w:rPr>
          <w:rFonts w:ascii="Arial" w:hAnsi="Arial" w:cs="Arial"/>
          <w:color w:val="000000"/>
          <w:sz w:val="36"/>
          <w:szCs w:val="36"/>
          <w:lang w:bidi="hi-IN"/>
        </w:rPr>
        <w:t xml:space="preserve"> nama#H</w:t>
      </w:r>
      <w:r w:rsidRPr="00B91E7B">
        <w:rPr>
          <w:rFonts w:ascii="Arial" w:hAnsi="Arial" w:cs="Arial"/>
          <w:color w:val="000000"/>
          <w:sz w:val="36"/>
          <w:szCs w:val="36"/>
          <w:lang w:bidi="hi-IN"/>
        </w:rPr>
        <w:tab/>
        <w:t>,namo# maqhadBya#H</w:t>
      </w:r>
      <w:r w:rsidRPr="00B91E7B">
        <w:rPr>
          <w:rFonts w:ascii="Arial" w:hAnsi="Arial" w:cs="Arial"/>
          <w:color w:val="000000"/>
          <w:sz w:val="36"/>
          <w:szCs w:val="36"/>
          <w:lang w:bidi="hi-IN"/>
        </w:rPr>
        <w:tab/>
        <w:t xml:space="preserve">   </w:t>
      </w:r>
    </w:p>
    <w:p w14:paraId="6BF406BB"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r w:rsidRPr="00B91E7B">
        <w:rPr>
          <w:rFonts w:ascii="Arial" w:hAnsi="Arial" w:cs="Arial"/>
          <w:color w:val="000000"/>
          <w:sz w:val="36"/>
          <w:szCs w:val="36"/>
          <w:lang w:bidi="hi-IN"/>
        </w:rPr>
        <w:t>maqhadBya#H kShullaqkeBya#H,</w:t>
      </w:r>
      <w:r w:rsidRPr="00B91E7B">
        <w:rPr>
          <w:rFonts w:ascii="Arial" w:hAnsi="Arial" w:cs="Arial"/>
          <w:color w:val="000000"/>
          <w:sz w:val="36"/>
          <w:szCs w:val="36"/>
          <w:lang w:bidi="hi-IN"/>
        </w:rPr>
        <w:tab/>
        <w:t>maqhadByaq iti# maqhat --- ByaqH</w:t>
      </w:r>
      <w:r w:rsidRPr="00B91E7B">
        <w:rPr>
          <w:rFonts w:ascii="Arial" w:hAnsi="Arial" w:cs="Arial"/>
          <w:color w:val="000000"/>
          <w:sz w:val="36"/>
          <w:szCs w:val="36"/>
          <w:lang w:bidi="hi-IN"/>
        </w:rPr>
        <w:tab/>
        <w:t xml:space="preserve">   </w:t>
      </w:r>
    </w:p>
    <w:p w14:paraId="0BB322E8"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r w:rsidRPr="00B91E7B">
        <w:rPr>
          <w:rFonts w:ascii="Arial" w:hAnsi="Arial" w:cs="Arial"/>
          <w:color w:val="000000"/>
          <w:sz w:val="36"/>
          <w:szCs w:val="36"/>
          <w:lang w:bidi="hi-IN"/>
        </w:rPr>
        <w:t>kShuqllaqkeBya#Sca,</w:t>
      </w:r>
      <w:r w:rsidRPr="00B91E7B">
        <w:rPr>
          <w:rFonts w:ascii="Arial" w:hAnsi="Arial" w:cs="Arial"/>
          <w:color w:val="000000"/>
          <w:sz w:val="36"/>
          <w:szCs w:val="36"/>
          <w:lang w:bidi="hi-IN"/>
        </w:rPr>
        <w:tab/>
        <w:t>caq vaqH</w:t>
      </w:r>
      <w:r w:rsidRPr="00B91E7B">
        <w:rPr>
          <w:rFonts w:ascii="Arial" w:hAnsi="Arial" w:cs="Arial"/>
          <w:color w:val="000000"/>
          <w:sz w:val="36"/>
          <w:szCs w:val="36"/>
          <w:lang w:bidi="hi-IN"/>
        </w:rPr>
        <w:tab/>
        <w:t xml:space="preserve">   </w:t>
      </w:r>
    </w:p>
    <w:p w14:paraId="724ED234"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proofErr w:type="gramStart"/>
      <w:r w:rsidRPr="00B91E7B">
        <w:rPr>
          <w:rFonts w:ascii="Arial" w:hAnsi="Arial" w:cs="Arial"/>
          <w:color w:val="000000"/>
          <w:sz w:val="36"/>
          <w:szCs w:val="36"/>
          <w:lang w:bidi="hi-IN"/>
        </w:rPr>
        <w:t>voq</w:t>
      </w:r>
      <w:proofErr w:type="gramEnd"/>
      <w:r w:rsidRPr="00B91E7B">
        <w:rPr>
          <w:rFonts w:ascii="Arial" w:hAnsi="Arial" w:cs="Arial"/>
          <w:color w:val="000000"/>
          <w:sz w:val="36"/>
          <w:szCs w:val="36"/>
          <w:lang w:bidi="hi-IN"/>
        </w:rPr>
        <w:t xml:space="preserve"> nama#H</w:t>
      </w:r>
      <w:r w:rsidRPr="00B91E7B">
        <w:rPr>
          <w:rFonts w:ascii="Arial" w:hAnsi="Arial" w:cs="Arial"/>
          <w:color w:val="000000"/>
          <w:sz w:val="36"/>
          <w:szCs w:val="36"/>
          <w:lang w:bidi="hi-IN"/>
        </w:rPr>
        <w:tab/>
        <w:t>,namoq nama#H</w:t>
      </w:r>
      <w:r w:rsidRPr="00B91E7B">
        <w:rPr>
          <w:rFonts w:ascii="Arial" w:hAnsi="Arial" w:cs="Arial"/>
          <w:color w:val="000000"/>
          <w:sz w:val="36"/>
          <w:szCs w:val="36"/>
          <w:lang w:bidi="hi-IN"/>
        </w:rPr>
        <w:tab/>
        <w:t xml:space="preserve">   </w:t>
      </w:r>
    </w:p>
    <w:p w14:paraId="54E3105F"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r w:rsidRPr="00B91E7B">
        <w:rPr>
          <w:rFonts w:ascii="Arial" w:hAnsi="Arial" w:cs="Arial"/>
          <w:color w:val="000000"/>
          <w:sz w:val="36"/>
          <w:szCs w:val="36"/>
          <w:lang w:bidi="hi-IN"/>
        </w:rPr>
        <w:t>namo# raqthiBya#H,</w:t>
      </w:r>
      <w:r w:rsidRPr="00B91E7B">
        <w:rPr>
          <w:rFonts w:ascii="Arial" w:hAnsi="Arial" w:cs="Arial"/>
          <w:color w:val="000000"/>
          <w:sz w:val="36"/>
          <w:szCs w:val="36"/>
          <w:lang w:bidi="hi-IN"/>
        </w:rPr>
        <w:tab/>
        <w:t>raqthiByo# &amp;raqtheBya#H</w:t>
      </w:r>
      <w:r w:rsidRPr="00B91E7B">
        <w:rPr>
          <w:rFonts w:ascii="Arial" w:hAnsi="Arial" w:cs="Arial"/>
          <w:color w:val="000000"/>
          <w:sz w:val="36"/>
          <w:szCs w:val="36"/>
          <w:lang w:bidi="hi-IN"/>
        </w:rPr>
        <w:tab/>
        <w:t xml:space="preserve">   </w:t>
      </w:r>
    </w:p>
    <w:p w14:paraId="25F7F38A"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r w:rsidRPr="00B91E7B">
        <w:rPr>
          <w:rFonts w:ascii="Arial" w:hAnsi="Arial" w:cs="Arial"/>
          <w:color w:val="000000"/>
          <w:sz w:val="36"/>
          <w:szCs w:val="36"/>
          <w:lang w:bidi="hi-IN"/>
        </w:rPr>
        <w:t>raqthiByaq iti# raqthi --- ByaqH,</w:t>
      </w:r>
      <w:r w:rsidRPr="00B91E7B">
        <w:rPr>
          <w:rFonts w:ascii="Arial" w:hAnsi="Arial" w:cs="Arial"/>
          <w:color w:val="000000"/>
          <w:sz w:val="36"/>
          <w:szCs w:val="36"/>
          <w:lang w:bidi="hi-IN"/>
        </w:rPr>
        <w:tab/>
        <w:t>aqraqtheBya#Sca</w:t>
      </w:r>
      <w:r w:rsidRPr="00B91E7B">
        <w:rPr>
          <w:rFonts w:ascii="Arial" w:hAnsi="Arial" w:cs="Arial"/>
          <w:color w:val="000000"/>
          <w:sz w:val="36"/>
          <w:szCs w:val="36"/>
          <w:lang w:bidi="hi-IN"/>
        </w:rPr>
        <w:tab/>
        <w:t xml:space="preserve">   </w:t>
      </w:r>
    </w:p>
    <w:p w14:paraId="3446C59B"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proofErr w:type="gramStart"/>
      <w:r w:rsidRPr="00B91E7B">
        <w:rPr>
          <w:rFonts w:ascii="Arial" w:hAnsi="Arial" w:cs="Arial"/>
          <w:color w:val="000000"/>
          <w:sz w:val="36"/>
          <w:szCs w:val="36"/>
          <w:lang w:bidi="hi-IN"/>
        </w:rPr>
        <w:t>caq</w:t>
      </w:r>
      <w:proofErr w:type="gramEnd"/>
      <w:r w:rsidRPr="00B91E7B">
        <w:rPr>
          <w:rFonts w:ascii="Arial" w:hAnsi="Arial" w:cs="Arial"/>
          <w:color w:val="000000"/>
          <w:sz w:val="36"/>
          <w:szCs w:val="36"/>
          <w:lang w:bidi="hi-IN"/>
        </w:rPr>
        <w:t xml:space="preserve"> vaqH</w:t>
      </w:r>
      <w:r w:rsidRPr="00B91E7B">
        <w:rPr>
          <w:rFonts w:ascii="Arial" w:hAnsi="Arial" w:cs="Arial"/>
          <w:color w:val="000000"/>
          <w:sz w:val="36"/>
          <w:szCs w:val="36"/>
          <w:lang w:bidi="hi-IN"/>
        </w:rPr>
        <w:tab/>
        <w:t>,voq nama#H</w:t>
      </w:r>
      <w:r w:rsidRPr="00B91E7B">
        <w:rPr>
          <w:rFonts w:ascii="Arial" w:hAnsi="Arial" w:cs="Arial"/>
          <w:color w:val="000000"/>
          <w:sz w:val="36"/>
          <w:szCs w:val="36"/>
          <w:lang w:bidi="hi-IN"/>
        </w:rPr>
        <w:tab/>
        <w:t xml:space="preserve">   </w:t>
      </w:r>
    </w:p>
    <w:p w14:paraId="1A17A84C"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r w:rsidRPr="00B91E7B">
        <w:rPr>
          <w:rFonts w:ascii="Arial" w:hAnsi="Arial" w:cs="Arial"/>
          <w:color w:val="000000"/>
          <w:sz w:val="36"/>
          <w:szCs w:val="36"/>
          <w:lang w:bidi="hi-IN"/>
        </w:rPr>
        <w:t>namoq nama#H</w:t>
      </w:r>
      <w:r w:rsidRPr="00B91E7B">
        <w:rPr>
          <w:rFonts w:ascii="Arial" w:hAnsi="Arial" w:cs="Arial"/>
          <w:color w:val="000000"/>
          <w:sz w:val="36"/>
          <w:szCs w:val="36"/>
          <w:lang w:bidi="hi-IN"/>
        </w:rPr>
        <w:tab/>
        <w:t>, namoq rathe$ByaH</w:t>
      </w:r>
      <w:r w:rsidRPr="00B91E7B">
        <w:rPr>
          <w:rFonts w:ascii="Arial" w:hAnsi="Arial" w:cs="Arial"/>
          <w:color w:val="000000"/>
          <w:sz w:val="36"/>
          <w:szCs w:val="36"/>
          <w:lang w:bidi="hi-IN"/>
        </w:rPr>
        <w:tab/>
        <w:t xml:space="preserve">   </w:t>
      </w:r>
    </w:p>
    <w:p w14:paraId="18A02F0C"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r w:rsidRPr="00B91E7B">
        <w:rPr>
          <w:rFonts w:ascii="Arial" w:hAnsi="Arial" w:cs="Arial"/>
          <w:color w:val="000000"/>
          <w:sz w:val="36"/>
          <w:szCs w:val="36"/>
          <w:lang w:bidi="hi-IN"/>
        </w:rPr>
        <w:t>rathe$Byoq ratha#patiByaH,</w:t>
      </w:r>
      <w:r w:rsidRPr="00B91E7B">
        <w:rPr>
          <w:rFonts w:ascii="Arial" w:hAnsi="Arial" w:cs="Arial"/>
          <w:color w:val="000000"/>
          <w:sz w:val="36"/>
          <w:szCs w:val="36"/>
          <w:lang w:bidi="hi-IN"/>
        </w:rPr>
        <w:tab/>
        <w:t>ratha#patiByaSca</w:t>
      </w:r>
      <w:r w:rsidRPr="00B91E7B">
        <w:rPr>
          <w:rFonts w:ascii="Arial" w:hAnsi="Arial" w:cs="Arial"/>
          <w:color w:val="000000"/>
          <w:sz w:val="36"/>
          <w:szCs w:val="36"/>
          <w:lang w:bidi="hi-IN"/>
        </w:rPr>
        <w:tab/>
        <w:t xml:space="preserve">   </w:t>
      </w:r>
    </w:p>
    <w:p w14:paraId="5439A51E"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r w:rsidRPr="00B91E7B">
        <w:rPr>
          <w:rFonts w:ascii="Arial" w:hAnsi="Arial" w:cs="Arial"/>
          <w:color w:val="000000"/>
          <w:sz w:val="36"/>
          <w:szCs w:val="36"/>
          <w:lang w:bidi="hi-IN"/>
        </w:rPr>
        <w:t>ratha#patiByaq itiq ratha#pati --- ByaqH,</w:t>
      </w:r>
      <w:r w:rsidRPr="00B91E7B">
        <w:rPr>
          <w:rFonts w:ascii="Arial" w:hAnsi="Arial" w:cs="Arial"/>
          <w:color w:val="000000"/>
          <w:sz w:val="36"/>
          <w:szCs w:val="36"/>
          <w:lang w:bidi="hi-IN"/>
        </w:rPr>
        <w:tab/>
        <w:t>caq vaqH</w:t>
      </w:r>
      <w:r w:rsidRPr="00B91E7B">
        <w:rPr>
          <w:rFonts w:ascii="Arial" w:hAnsi="Arial" w:cs="Arial"/>
          <w:color w:val="000000"/>
          <w:sz w:val="36"/>
          <w:szCs w:val="36"/>
          <w:lang w:bidi="hi-IN"/>
        </w:rPr>
        <w:tab/>
        <w:t xml:space="preserve">   </w:t>
      </w:r>
    </w:p>
    <w:p w14:paraId="42804DDC"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r w:rsidRPr="00B91E7B">
        <w:rPr>
          <w:rFonts w:ascii="Arial" w:hAnsi="Arial" w:cs="Arial"/>
          <w:color w:val="000000"/>
          <w:sz w:val="36"/>
          <w:szCs w:val="36"/>
          <w:lang w:bidi="hi-IN"/>
        </w:rPr>
        <w:t>voq nama#H,</w:t>
      </w:r>
      <w:r w:rsidRPr="00B91E7B">
        <w:rPr>
          <w:rFonts w:ascii="Arial" w:hAnsi="Arial" w:cs="Arial"/>
          <w:color w:val="000000"/>
          <w:sz w:val="36"/>
          <w:szCs w:val="36"/>
          <w:lang w:bidi="hi-IN"/>
        </w:rPr>
        <w:tab/>
        <w:t>namoq nama#H</w:t>
      </w:r>
      <w:r w:rsidRPr="00B91E7B">
        <w:rPr>
          <w:rFonts w:ascii="Arial" w:hAnsi="Arial" w:cs="Arial"/>
          <w:color w:val="000000"/>
          <w:sz w:val="36"/>
          <w:szCs w:val="36"/>
          <w:lang w:bidi="hi-IN"/>
        </w:rPr>
        <w:tab/>
        <w:t xml:space="preserve">   </w:t>
      </w:r>
    </w:p>
    <w:p w14:paraId="4F37C238"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r w:rsidRPr="00B91E7B">
        <w:rPr>
          <w:rFonts w:ascii="Arial" w:hAnsi="Arial" w:cs="Arial"/>
          <w:color w:val="000000"/>
          <w:sz w:val="36"/>
          <w:szCs w:val="36"/>
          <w:lang w:bidi="hi-IN"/>
        </w:rPr>
        <w:t>namaqs senA$ByaH,</w:t>
      </w:r>
      <w:r w:rsidRPr="00B91E7B">
        <w:rPr>
          <w:rFonts w:ascii="Arial" w:hAnsi="Arial" w:cs="Arial"/>
          <w:color w:val="000000"/>
          <w:sz w:val="36"/>
          <w:szCs w:val="36"/>
          <w:lang w:bidi="hi-IN"/>
        </w:rPr>
        <w:tab/>
        <w:t>senA$Byas-senAqniBya#H</w:t>
      </w:r>
      <w:r w:rsidRPr="00B91E7B">
        <w:rPr>
          <w:rFonts w:ascii="Arial" w:hAnsi="Arial" w:cs="Arial"/>
          <w:color w:val="000000"/>
          <w:sz w:val="36"/>
          <w:szCs w:val="36"/>
          <w:lang w:bidi="hi-IN"/>
        </w:rPr>
        <w:tab/>
        <w:t xml:space="preserve">   </w:t>
      </w:r>
    </w:p>
    <w:p w14:paraId="2922BB42"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r w:rsidRPr="00B91E7B">
        <w:rPr>
          <w:rFonts w:ascii="Arial" w:hAnsi="Arial" w:cs="Arial"/>
          <w:color w:val="000000"/>
          <w:sz w:val="36"/>
          <w:szCs w:val="36"/>
          <w:lang w:bidi="hi-IN"/>
        </w:rPr>
        <w:t>seqnAqniBya#Sca,</w:t>
      </w:r>
      <w:r w:rsidRPr="00B91E7B">
        <w:rPr>
          <w:rFonts w:ascii="Arial" w:hAnsi="Arial" w:cs="Arial"/>
          <w:color w:val="000000"/>
          <w:sz w:val="36"/>
          <w:szCs w:val="36"/>
          <w:lang w:bidi="hi-IN"/>
        </w:rPr>
        <w:tab/>
        <w:t>seqnAqniByaq iti# senAqni --- ByaqH</w:t>
      </w:r>
      <w:r w:rsidRPr="00B91E7B">
        <w:rPr>
          <w:rFonts w:ascii="Arial" w:hAnsi="Arial" w:cs="Arial"/>
          <w:color w:val="000000"/>
          <w:sz w:val="36"/>
          <w:szCs w:val="36"/>
          <w:lang w:bidi="hi-IN"/>
        </w:rPr>
        <w:tab/>
        <w:t xml:space="preserve">   </w:t>
      </w:r>
    </w:p>
    <w:p w14:paraId="34768F72"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r w:rsidRPr="00B91E7B">
        <w:rPr>
          <w:rFonts w:ascii="Arial" w:hAnsi="Arial" w:cs="Arial"/>
          <w:color w:val="000000"/>
          <w:sz w:val="36"/>
          <w:szCs w:val="36"/>
          <w:lang w:bidi="hi-IN"/>
        </w:rPr>
        <w:t>caq vaqH,</w:t>
      </w:r>
      <w:r w:rsidRPr="00B91E7B">
        <w:rPr>
          <w:rFonts w:ascii="Arial" w:hAnsi="Arial" w:cs="Arial"/>
          <w:color w:val="000000"/>
          <w:sz w:val="36"/>
          <w:szCs w:val="36"/>
          <w:lang w:bidi="hi-IN"/>
        </w:rPr>
        <w:tab/>
        <w:t>voq nama#H</w:t>
      </w:r>
      <w:r w:rsidRPr="00B91E7B">
        <w:rPr>
          <w:rFonts w:ascii="Arial" w:hAnsi="Arial" w:cs="Arial"/>
          <w:color w:val="000000"/>
          <w:sz w:val="36"/>
          <w:szCs w:val="36"/>
          <w:lang w:bidi="hi-IN"/>
        </w:rPr>
        <w:tab/>
        <w:t xml:space="preserve">   </w:t>
      </w:r>
    </w:p>
    <w:p w14:paraId="4369D24B"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proofErr w:type="gramStart"/>
      <w:r w:rsidRPr="00B91E7B">
        <w:rPr>
          <w:rFonts w:ascii="Arial" w:hAnsi="Arial" w:cs="Arial"/>
          <w:color w:val="000000"/>
          <w:sz w:val="36"/>
          <w:szCs w:val="36"/>
          <w:lang w:bidi="hi-IN"/>
        </w:rPr>
        <w:t>namoq</w:t>
      </w:r>
      <w:proofErr w:type="gramEnd"/>
      <w:r w:rsidRPr="00B91E7B">
        <w:rPr>
          <w:rFonts w:ascii="Arial" w:hAnsi="Arial" w:cs="Arial"/>
          <w:color w:val="000000"/>
          <w:sz w:val="36"/>
          <w:szCs w:val="36"/>
          <w:lang w:bidi="hi-IN"/>
        </w:rPr>
        <w:t xml:space="preserve"> nama#H,nama#H kShaqttRuBya#H</w:t>
      </w:r>
      <w:r w:rsidRPr="00B91E7B">
        <w:rPr>
          <w:rFonts w:ascii="Arial" w:hAnsi="Arial" w:cs="Arial"/>
          <w:color w:val="000000"/>
          <w:sz w:val="36"/>
          <w:szCs w:val="36"/>
          <w:lang w:bidi="hi-IN"/>
        </w:rPr>
        <w:tab/>
        <w:t xml:space="preserve">   </w:t>
      </w:r>
    </w:p>
    <w:p w14:paraId="4DB564D5"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proofErr w:type="gramStart"/>
      <w:r w:rsidRPr="00B91E7B">
        <w:rPr>
          <w:rFonts w:ascii="Arial" w:hAnsi="Arial" w:cs="Arial"/>
          <w:color w:val="000000"/>
          <w:sz w:val="36"/>
          <w:szCs w:val="36"/>
          <w:lang w:bidi="hi-IN"/>
        </w:rPr>
        <w:t>kShaqttRuBya#</w:t>
      </w:r>
      <w:proofErr w:type="gramEnd"/>
      <w:r w:rsidRPr="00B91E7B">
        <w:rPr>
          <w:rFonts w:ascii="Arial" w:hAnsi="Arial" w:cs="Arial"/>
          <w:color w:val="000000"/>
          <w:sz w:val="36"/>
          <w:szCs w:val="36"/>
          <w:lang w:bidi="hi-IN"/>
        </w:rPr>
        <w:t xml:space="preserve">s sa~ggrahIqtRuBya#H,kShaqttRuByaqH iti# kShaqttRu --- ByaqH   </w:t>
      </w:r>
    </w:p>
    <w:p w14:paraId="42EA1433"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proofErr w:type="gramStart"/>
      <w:r w:rsidRPr="00B91E7B">
        <w:rPr>
          <w:rFonts w:ascii="Arial" w:hAnsi="Arial" w:cs="Arial"/>
          <w:color w:val="000000"/>
          <w:sz w:val="36"/>
          <w:szCs w:val="36"/>
          <w:lang w:bidi="hi-IN"/>
        </w:rPr>
        <w:t>saq~</w:t>
      </w:r>
      <w:proofErr w:type="gramEnd"/>
      <w:r w:rsidRPr="00B91E7B">
        <w:rPr>
          <w:rFonts w:ascii="Arial" w:hAnsi="Arial" w:cs="Arial"/>
          <w:color w:val="000000"/>
          <w:sz w:val="36"/>
          <w:szCs w:val="36"/>
          <w:lang w:bidi="hi-IN"/>
        </w:rPr>
        <w:t xml:space="preserve">ggraqhIqtRuBya#Sca,saq~ggraqhIqtRuByaq iti# sa~ggrahIqtRu --- ByaqH   </w:t>
      </w:r>
    </w:p>
    <w:p w14:paraId="2915B3AF"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proofErr w:type="gramStart"/>
      <w:r w:rsidRPr="00B91E7B">
        <w:rPr>
          <w:rFonts w:ascii="Arial" w:hAnsi="Arial" w:cs="Arial"/>
          <w:color w:val="000000"/>
          <w:sz w:val="36"/>
          <w:szCs w:val="36"/>
          <w:lang w:bidi="hi-IN"/>
        </w:rPr>
        <w:t>caq</w:t>
      </w:r>
      <w:proofErr w:type="gramEnd"/>
      <w:r w:rsidRPr="00B91E7B">
        <w:rPr>
          <w:rFonts w:ascii="Arial" w:hAnsi="Arial" w:cs="Arial"/>
          <w:color w:val="000000"/>
          <w:sz w:val="36"/>
          <w:szCs w:val="36"/>
          <w:lang w:bidi="hi-IN"/>
        </w:rPr>
        <w:t xml:space="preserve"> vaqH,voq nama#H</w:t>
      </w:r>
      <w:r w:rsidRPr="00B91E7B">
        <w:rPr>
          <w:rFonts w:ascii="Arial" w:hAnsi="Arial" w:cs="Arial"/>
          <w:color w:val="000000"/>
          <w:sz w:val="36"/>
          <w:szCs w:val="36"/>
          <w:lang w:bidi="hi-IN"/>
        </w:rPr>
        <w:tab/>
        <w:t xml:space="preserve">   </w:t>
      </w:r>
    </w:p>
    <w:p w14:paraId="409AFB2B"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r w:rsidRPr="00B91E7B">
        <w:rPr>
          <w:rFonts w:ascii="Arial" w:hAnsi="Arial" w:cs="Arial"/>
          <w:color w:val="000000"/>
          <w:sz w:val="36"/>
          <w:szCs w:val="36"/>
          <w:lang w:bidi="hi-IN"/>
        </w:rPr>
        <w:t>namoq nama#H,</w:t>
      </w:r>
      <w:r w:rsidRPr="00B91E7B">
        <w:rPr>
          <w:rFonts w:ascii="Arial" w:hAnsi="Arial" w:cs="Arial"/>
          <w:color w:val="000000"/>
          <w:sz w:val="36"/>
          <w:szCs w:val="36"/>
          <w:lang w:bidi="hi-IN"/>
        </w:rPr>
        <w:tab/>
        <w:t>namaqstakSha#ByaH</w:t>
      </w:r>
      <w:r w:rsidRPr="00B91E7B">
        <w:rPr>
          <w:rFonts w:ascii="Arial" w:hAnsi="Arial" w:cs="Arial"/>
          <w:color w:val="000000"/>
          <w:sz w:val="36"/>
          <w:szCs w:val="36"/>
          <w:lang w:bidi="hi-IN"/>
        </w:rPr>
        <w:tab/>
        <w:t xml:space="preserve">   </w:t>
      </w:r>
    </w:p>
    <w:p w14:paraId="14A27C1D"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r w:rsidRPr="00B91E7B">
        <w:rPr>
          <w:rFonts w:ascii="Arial" w:hAnsi="Arial" w:cs="Arial"/>
          <w:color w:val="000000"/>
          <w:sz w:val="36"/>
          <w:szCs w:val="36"/>
          <w:lang w:bidi="hi-IN"/>
        </w:rPr>
        <w:t>takSha#Byo rathakAqreBya#H,</w:t>
      </w:r>
      <w:r w:rsidRPr="00B91E7B">
        <w:rPr>
          <w:rFonts w:ascii="Arial" w:hAnsi="Arial" w:cs="Arial"/>
          <w:color w:val="000000"/>
          <w:sz w:val="36"/>
          <w:szCs w:val="36"/>
          <w:lang w:bidi="hi-IN"/>
        </w:rPr>
        <w:tab/>
        <w:t>takSha#Byaq itiq takSha# --- ByaqH</w:t>
      </w:r>
      <w:r w:rsidRPr="00B91E7B">
        <w:rPr>
          <w:rFonts w:ascii="Arial" w:hAnsi="Arial" w:cs="Arial"/>
          <w:color w:val="000000"/>
          <w:sz w:val="36"/>
          <w:szCs w:val="36"/>
          <w:lang w:bidi="hi-IN"/>
        </w:rPr>
        <w:tab/>
        <w:t xml:space="preserve">   </w:t>
      </w:r>
    </w:p>
    <w:p w14:paraId="38800FB2"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r w:rsidRPr="00B91E7B">
        <w:rPr>
          <w:rFonts w:ascii="Arial" w:hAnsi="Arial" w:cs="Arial"/>
          <w:color w:val="000000"/>
          <w:sz w:val="36"/>
          <w:szCs w:val="36"/>
          <w:lang w:bidi="hi-IN"/>
        </w:rPr>
        <w:t>raqthaqkAqreBya#Sca,</w:t>
      </w:r>
      <w:r w:rsidRPr="00B91E7B">
        <w:rPr>
          <w:rFonts w:ascii="Arial" w:hAnsi="Arial" w:cs="Arial"/>
          <w:color w:val="000000"/>
          <w:sz w:val="36"/>
          <w:szCs w:val="36"/>
          <w:lang w:bidi="hi-IN"/>
        </w:rPr>
        <w:tab/>
        <w:t>raqthaqkAqreByaq iti# ratha --- kAqreBya#H</w:t>
      </w:r>
      <w:r w:rsidRPr="00B91E7B">
        <w:rPr>
          <w:rFonts w:ascii="Arial" w:hAnsi="Arial" w:cs="Arial"/>
          <w:color w:val="000000"/>
          <w:sz w:val="36"/>
          <w:szCs w:val="36"/>
          <w:lang w:bidi="hi-IN"/>
        </w:rPr>
        <w:tab/>
        <w:t xml:space="preserve">   </w:t>
      </w:r>
    </w:p>
    <w:p w14:paraId="23E6EB1E"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proofErr w:type="gramStart"/>
      <w:r w:rsidRPr="00B91E7B">
        <w:rPr>
          <w:rFonts w:ascii="Arial" w:hAnsi="Arial" w:cs="Arial"/>
          <w:color w:val="000000"/>
          <w:sz w:val="36"/>
          <w:szCs w:val="36"/>
          <w:lang w:bidi="hi-IN"/>
        </w:rPr>
        <w:t>caq</w:t>
      </w:r>
      <w:proofErr w:type="gramEnd"/>
      <w:r w:rsidRPr="00B91E7B">
        <w:rPr>
          <w:rFonts w:ascii="Arial" w:hAnsi="Arial" w:cs="Arial"/>
          <w:color w:val="000000"/>
          <w:sz w:val="36"/>
          <w:szCs w:val="36"/>
          <w:lang w:bidi="hi-IN"/>
        </w:rPr>
        <w:t xml:space="preserve"> vaqH</w:t>
      </w:r>
      <w:r w:rsidRPr="00B91E7B">
        <w:rPr>
          <w:rFonts w:ascii="Arial" w:hAnsi="Arial" w:cs="Arial"/>
          <w:color w:val="000000"/>
          <w:sz w:val="36"/>
          <w:szCs w:val="36"/>
          <w:lang w:bidi="hi-IN"/>
        </w:rPr>
        <w:tab/>
        <w:t>,voq nama#H</w:t>
      </w:r>
      <w:r w:rsidRPr="00B91E7B">
        <w:rPr>
          <w:rFonts w:ascii="Arial" w:hAnsi="Arial" w:cs="Arial"/>
          <w:color w:val="000000"/>
          <w:sz w:val="36"/>
          <w:szCs w:val="36"/>
          <w:lang w:bidi="hi-IN"/>
        </w:rPr>
        <w:tab/>
        <w:t xml:space="preserve">   </w:t>
      </w:r>
    </w:p>
    <w:p w14:paraId="6CD6B45D"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r w:rsidRPr="00B91E7B">
        <w:rPr>
          <w:rFonts w:ascii="Arial" w:hAnsi="Arial" w:cs="Arial"/>
          <w:color w:val="000000"/>
          <w:sz w:val="36"/>
          <w:szCs w:val="36"/>
          <w:lang w:bidi="hi-IN"/>
        </w:rPr>
        <w:t>namoq nama#H,</w:t>
      </w:r>
      <w:r w:rsidRPr="00B91E7B">
        <w:rPr>
          <w:rFonts w:ascii="Arial" w:hAnsi="Arial" w:cs="Arial"/>
          <w:color w:val="000000"/>
          <w:sz w:val="36"/>
          <w:szCs w:val="36"/>
          <w:lang w:bidi="hi-IN"/>
        </w:rPr>
        <w:tab/>
        <w:t>namaqH kulA#leByaH</w:t>
      </w:r>
      <w:r w:rsidRPr="00B91E7B">
        <w:rPr>
          <w:rFonts w:ascii="Arial" w:hAnsi="Arial" w:cs="Arial"/>
          <w:color w:val="000000"/>
          <w:sz w:val="36"/>
          <w:szCs w:val="36"/>
          <w:lang w:bidi="hi-IN"/>
        </w:rPr>
        <w:tab/>
        <w:t xml:space="preserve">   </w:t>
      </w:r>
    </w:p>
    <w:p w14:paraId="03D24528"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r w:rsidRPr="00B91E7B">
        <w:rPr>
          <w:rFonts w:ascii="Arial" w:hAnsi="Arial" w:cs="Arial"/>
          <w:color w:val="000000"/>
          <w:sz w:val="36"/>
          <w:szCs w:val="36"/>
          <w:lang w:bidi="hi-IN"/>
        </w:rPr>
        <w:t>kulA#leByaH kaqrmAre$ByaH,</w:t>
      </w:r>
      <w:r w:rsidRPr="00B91E7B">
        <w:rPr>
          <w:rFonts w:ascii="Arial" w:hAnsi="Arial" w:cs="Arial"/>
          <w:color w:val="000000"/>
          <w:sz w:val="36"/>
          <w:szCs w:val="36"/>
          <w:lang w:bidi="hi-IN"/>
        </w:rPr>
        <w:tab/>
        <w:t>kaqrmAre$ByaSca</w:t>
      </w:r>
      <w:r w:rsidRPr="00B91E7B">
        <w:rPr>
          <w:rFonts w:ascii="Arial" w:hAnsi="Arial" w:cs="Arial"/>
          <w:color w:val="000000"/>
          <w:sz w:val="36"/>
          <w:szCs w:val="36"/>
          <w:lang w:bidi="hi-IN"/>
        </w:rPr>
        <w:tab/>
        <w:t xml:space="preserve">   </w:t>
      </w:r>
    </w:p>
    <w:p w14:paraId="34B3BC44"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r w:rsidRPr="00B91E7B">
        <w:rPr>
          <w:rFonts w:ascii="Arial" w:hAnsi="Arial" w:cs="Arial"/>
          <w:color w:val="000000"/>
          <w:sz w:val="36"/>
          <w:szCs w:val="36"/>
          <w:lang w:bidi="hi-IN"/>
        </w:rPr>
        <w:t>caq vaqH,</w:t>
      </w:r>
      <w:r w:rsidRPr="00B91E7B">
        <w:rPr>
          <w:rFonts w:ascii="Arial" w:hAnsi="Arial" w:cs="Arial"/>
          <w:color w:val="000000"/>
          <w:sz w:val="36"/>
          <w:szCs w:val="36"/>
          <w:lang w:bidi="hi-IN"/>
        </w:rPr>
        <w:tab/>
        <w:t>voq nama#H</w:t>
      </w:r>
      <w:r w:rsidRPr="00B91E7B">
        <w:rPr>
          <w:rFonts w:ascii="Arial" w:hAnsi="Arial" w:cs="Arial"/>
          <w:color w:val="000000"/>
          <w:sz w:val="36"/>
          <w:szCs w:val="36"/>
          <w:lang w:bidi="hi-IN"/>
        </w:rPr>
        <w:tab/>
        <w:t xml:space="preserve">   </w:t>
      </w:r>
    </w:p>
    <w:p w14:paraId="6E4A4109"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r w:rsidRPr="00B91E7B">
        <w:rPr>
          <w:rFonts w:ascii="Arial" w:hAnsi="Arial" w:cs="Arial"/>
          <w:color w:val="000000"/>
          <w:sz w:val="36"/>
          <w:szCs w:val="36"/>
          <w:lang w:bidi="hi-IN"/>
        </w:rPr>
        <w:lastRenderedPageBreak/>
        <w:t>namoq nama#H,</w:t>
      </w:r>
      <w:r w:rsidRPr="00B91E7B">
        <w:rPr>
          <w:rFonts w:ascii="Arial" w:hAnsi="Arial" w:cs="Arial"/>
          <w:color w:val="000000"/>
          <w:sz w:val="36"/>
          <w:szCs w:val="36"/>
          <w:lang w:bidi="hi-IN"/>
        </w:rPr>
        <w:tab/>
        <w:t>nama#H puq~jjiShTe$ByaH</w:t>
      </w:r>
      <w:r w:rsidRPr="00B91E7B">
        <w:rPr>
          <w:rFonts w:ascii="Arial" w:hAnsi="Arial" w:cs="Arial"/>
          <w:color w:val="000000"/>
          <w:sz w:val="36"/>
          <w:szCs w:val="36"/>
          <w:lang w:bidi="hi-IN"/>
        </w:rPr>
        <w:tab/>
        <w:t xml:space="preserve">   </w:t>
      </w:r>
    </w:p>
    <w:p w14:paraId="31ADE949"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r w:rsidRPr="00B91E7B">
        <w:rPr>
          <w:rFonts w:ascii="Arial" w:hAnsi="Arial" w:cs="Arial"/>
          <w:color w:val="000000"/>
          <w:sz w:val="36"/>
          <w:szCs w:val="36"/>
          <w:lang w:bidi="hi-IN"/>
        </w:rPr>
        <w:t>puq~jjiShTe$Byo niShAqdeBya#H</w:t>
      </w:r>
      <w:r w:rsidRPr="00B91E7B">
        <w:rPr>
          <w:rFonts w:ascii="Arial" w:hAnsi="Arial" w:cs="Arial"/>
          <w:color w:val="000000"/>
          <w:sz w:val="36"/>
          <w:szCs w:val="36"/>
          <w:lang w:bidi="hi-IN"/>
        </w:rPr>
        <w:tab/>
        <w:t>, niqShAqdeBya#Sca</w:t>
      </w:r>
      <w:r w:rsidRPr="00B91E7B">
        <w:rPr>
          <w:rFonts w:ascii="Arial" w:hAnsi="Arial" w:cs="Arial"/>
          <w:color w:val="000000"/>
          <w:sz w:val="36"/>
          <w:szCs w:val="36"/>
          <w:lang w:bidi="hi-IN"/>
        </w:rPr>
        <w:tab/>
        <w:t xml:space="preserve">   </w:t>
      </w:r>
    </w:p>
    <w:p w14:paraId="77DB6876"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r w:rsidRPr="00B91E7B">
        <w:rPr>
          <w:rFonts w:ascii="Arial" w:hAnsi="Arial" w:cs="Arial"/>
          <w:color w:val="000000"/>
          <w:sz w:val="36"/>
          <w:szCs w:val="36"/>
          <w:lang w:bidi="hi-IN"/>
        </w:rPr>
        <w:t>caq vaqH,</w:t>
      </w:r>
      <w:r w:rsidRPr="00B91E7B">
        <w:rPr>
          <w:rFonts w:ascii="Arial" w:hAnsi="Arial" w:cs="Arial"/>
          <w:color w:val="000000"/>
          <w:sz w:val="36"/>
          <w:szCs w:val="36"/>
          <w:lang w:bidi="hi-IN"/>
        </w:rPr>
        <w:tab/>
        <w:t>voq nama#H</w:t>
      </w:r>
      <w:r w:rsidRPr="00B91E7B">
        <w:rPr>
          <w:rFonts w:ascii="Arial" w:hAnsi="Arial" w:cs="Arial"/>
          <w:color w:val="000000"/>
          <w:sz w:val="36"/>
          <w:szCs w:val="36"/>
          <w:lang w:bidi="hi-IN"/>
        </w:rPr>
        <w:tab/>
        <w:t xml:space="preserve">   </w:t>
      </w:r>
    </w:p>
    <w:p w14:paraId="374379FE"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proofErr w:type="gramStart"/>
      <w:r w:rsidRPr="00B91E7B">
        <w:rPr>
          <w:rFonts w:ascii="Arial" w:hAnsi="Arial" w:cs="Arial"/>
          <w:color w:val="000000"/>
          <w:sz w:val="36"/>
          <w:szCs w:val="36"/>
          <w:lang w:bidi="hi-IN"/>
        </w:rPr>
        <w:t>namoq</w:t>
      </w:r>
      <w:proofErr w:type="gramEnd"/>
      <w:r w:rsidRPr="00B91E7B">
        <w:rPr>
          <w:rFonts w:ascii="Arial" w:hAnsi="Arial" w:cs="Arial"/>
          <w:color w:val="000000"/>
          <w:sz w:val="36"/>
          <w:szCs w:val="36"/>
          <w:lang w:bidi="hi-IN"/>
        </w:rPr>
        <w:t xml:space="preserve"> nama#H</w:t>
      </w:r>
      <w:r w:rsidRPr="00B91E7B">
        <w:rPr>
          <w:rFonts w:ascii="Arial" w:hAnsi="Arial" w:cs="Arial"/>
          <w:color w:val="000000"/>
          <w:sz w:val="36"/>
          <w:szCs w:val="36"/>
          <w:lang w:bidi="hi-IN"/>
        </w:rPr>
        <w:tab/>
        <w:t>,nama# iShuqkRudBya#H</w:t>
      </w:r>
      <w:r w:rsidRPr="00B91E7B">
        <w:rPr>
          <w:rFonts w:ascii="Arial" w:hAnsi="Arial" w:cs="Arial"/>
          <w:color w:val="000000"/>
          <w:sz w:val="36"/>
          <w:szCs w:val="36"/>
          <w:lang w:bidi="hi-IN"/>
        </w:rPr>
        <w:tab/>
        <w:t xml:space="preserve">   </w:t>
      </w:r>
    </w:p>
    <w:p w14:paraId="32ABDA51"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r w:rsidRPr="00B91E7B">
        <w:rPr>
          <w:rFonts w:ascii="Arial" w:hAnsi="Arial" w:cs="Arial"/>
          <w:color w:val="000000"/>
          <w:sz w:val="36"/>
          <w:szCs w:val="36"/>
          <w:lang w:bidi="hi-IN"/>
        </w:rPr>
        <w:t>iqShuqkRudByo# dhanvaqkRudBya#H,</w:t>
      </w:r>
      <w:r w:rsidRPr="00B91E7B">
        <w:rPr>
          <w:rFonts w:ascii="Arial" w:hAnsi="Arial" w:cs="Arial"/>
          <w:color w:val="000000"/>
          <w:sz w:val="36"/>
          <w:szCs w:val="36"/>
          <w:lang w:bidi="hi-IN"/>
        </w:rPr>
        <w:tab/>
        <w:t>iqShuqkRudByaq itI#ShuqkRut -ByaqH</w:t>
      </w:r>
      <w:r w:rsidRPr="00B91E7B">
        <w:rPr>
          <w:rFonts w:ascii="Arial" w:hAnsi="Arial" w:cs="Arial"/>
          <w:color w:val="000000"/>
          <w:sz w:val="36"/>
          <w:szCs w:val="36"/>
          <w:lang w:bidi="hi-IN"/>
        </w:rPr>
        <w:tab/>
        <w:t xml:space="preserve">   </w:t>
      </w:r>
    </w:p>
    <w:p w14:paraId="05E3357D"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r w:rsidRPr="00B91E7B">
        <w:rPr>
          <w:rFonts w:ascii="Arial" w:hAnsi="Arial" w:cs="Arial"/>
          <w:color w:val="000000"/>
          <w:sz w:val="36"/>
          <w:szCs w:val="36"/>
          <w:lang w:bidi="hi-IN"/>
        </w:rPr>
        <w:t>dhaqnvaqkRudBya#Sca,</w:t>
      </w:r>
      <w:r w:rsidRPr="00B91E7B">
        <w:rPr>
          <w:rFonts w:ascii="Arial" w:hAnsi="Arial" w:cs="Arial"/>
          <w:color w:val="000000"/>
          <w:sz w:val="36"/>
          <w:szCs w:val="36"/>
          <w:lang w:bidi="hi-IN"/>
        </w:rPr>
        <w:tab/>
        <w:t>dhaqnvaqkRudByaq iti# dhanvaqkRut --- ByaqH</w:t>
      </w:r>
      <w:r w:rsidRPr="00B91E7B">
        <w:rPr>
          <w:rFonts w:ascii="Arial" w:hAnsi="Arial" w:cs="Arial"/>
          <w:color w:val="000000"/>
          <w:sz w:val="36"/>
          <w:szCs w:val="36"/>
          <w:lang w:bidi="hi-IN"/>
        </w:rPr>
        <w:tab/>
        <w:t xml:space="preserve">   </w:t>
      </w:r>
    </w:p>
    <w:p w14:paraId="7887AAA3"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r w:rsidRPr="00B91E7B">
        <w:rPr>
          <w:rFonts w:ascii="Arial" w:hAnsi="Arial" w:cs="Arial"/>
          <w:color w:val="000000"/>
          <w:sz w:val="36"/>
          <w:szCs w:val="36"/>
          <w:lang w:bidi="hi-IN"/>
        </w:rPr>
        <w:t>caq vaqH,</w:t>
      </w:r>
      <w:r w:rsidRPr="00B91E7B">
        <w:rPr>
          <w:rFonts w:ascii="Arial" w:hAnsi="Arial" w:cs="Arial"/>
          <w:color w:val="000000"/>
          <w:sz w:val="36"/>
          <w:szCs w:val="36"/>
          <w:lang w:bidi="hi-IN"/>
        </w:rPr>
        <w:tab/>
        <w:t>voq nama#H</w:t>
      </w:r>
      <w:r w:rsidRPr="00B91E7B">
        <w:rPr>
          <w:rFonts w:ascii="Arial" w:hAnsi="Arial" w:cs="Arial"/>
          <w:color w:val="000000"/>
          <w:sz w:val="36"/>
          <w:szCs w:val="36"/>
          <w:lang w:bidi="hi-IN"/>
        </w:rPr>
        <w:tab/>
        <w:t xml:space="preserve">   </w:t>
      </w:r>
    </w:p>
    <w:p w14:paraId="07AA3231"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proofErr w:type="gramStart"/>
      <w:r w:rsidRPr="00B91E7B">
        <w:rPr>
          <w:rFonts w:ascii="Arial" w:hAnsi="Arial" w:cs="Arial"/>
          <w:color w:val="000000"/>
          <w:sz w:val="36"/>
          <w:szCs w:val="36"/>
          <w:lang w:bidi="hi-IN"/>
        </w:rPr>
        <w:t>namoq</w:t>
      </w:r>
      <w:proofErr w:type="gramEnd"/>
      <w:r w:rsidRPr="00B91E7B">
        <w:rPr>
          <w:rFonts w:ascii="Arial" w:hAnsi="Arial" w:cs="Arial"/>
          <w:color w:val="000000"/>
          <w:sz w:val="36"/>
          <w:szCs w:val="36"/>
          <w:lang w:bidi="hi-IN"/>
        </w:rPr>
        <w:t xml:space="preserve"> nama#H</w:t>
      </w:r>
      <w:r w:rsidRPr="00B91E7B">
        <w:rPr>
          <w:rFonts w:ascii="Arial" w:hAnsi="Arial" w:cs="Arial"/>
          <w:color w:val="000000"/>
          <w:sz w:val="36"/>
          <w:szCs w:val="36"/>
          <w:lang w:bidi="hi-IN"/>
        </w:rPr>
        <w:tab/>
        <w:t>,namo# mRugaqyuBya#H</w:t>
      </w:r>
      <w:r w:rsidRPr="00B91E7B">
        <w:rPr>
          <w:rFonts w:ascii="Arial" w:hAnsi="Arial" w:cs="Arial"/>
          <w:color w:val="000000"/>
          <w:sz w:val="36"/>
          <w:szCs w:val="36"/>
          <w:lang w:bidi="hi-IN"/>
        </w:rPr>
        <w:tab/>
        <w:t xml:space="preserve">   </w:t>
      </w:r>
    </w:p>
    <w:p w14:paraId="275448C2"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r w:rsidRPr="00B91E7B">
        <w:rPr>
          <w:rFonts w:ascii="Arial" w:hAnsi="Arial" w:cs="Arial"/>
          <w:color w:val="000000"/>
          <w:sz w:val="36"/>
          <w:szCs w:val="36"/>
          <w:lang w:bidi="hi-IN"/>
        </w:rPr>
        <w:t>mRuqgaqyuBya#S SvaqniBya#H,</w:t>
      </w:r>
      <w:r w:rsidRPr="00B91E7B">
        <w:rPr>
          <w:rFonts w:ascii="Arial" w:hAnsi="Arial" w:cs="Arial"/>
          <w:color w:val="000000"/>
          <w:sz w:val="36"/>
          <w:szCs w:val="36"/>
          <w:lang w:bidi="hi-IN"/>
        </w:rPr>
        <w:tab/>
        <w:t xml:space="preserve">mRuqgaqyuByaq iti# mRugaqyu --- ByaqH   </w:t>
      </w:r>
    </w:p>
    <w:p w14:paraId="677814D7"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r w:rsidRPr="00B91E7B">
        <w:rPr>
          <w:rFonts w:ascii="Arial" w:hAnsi="Arial" w:cs="Arial"/>
          <w:color w:val="000000"/>
          <w:sz w:val="36"/>
          <w:szCs w:val="36"/>
          <w:lang w:bidi="hi-IN"/>
        </w:rPr>
        <w:t>SvaqniBya#Sca,</w:t>
      </w:r>
      <w:r w:rsidRPr="00B91E7B">
        <w:rPr>
          <w:rFonts w:ascii="Arial" w:hAnsi="Arial" w:cs="Arial"/>
          <w:color w:val="000000"/>
          <w:sz w:val="36"/>
          <w:szCs w:val="36"/>
          <w:lang w:bidi="hi-IN"/>
        </w:rPr>
        <w:tab/>
        <w:t>SvaqniByaq iti# Svaqni --- ByaqH</w:t>
      </w:r>
      <w:r w:rsidRPr="00B91E7B">
        <w:rPr>
          <w:rFonts w:ascii="Arial" w:hAnsi="Arial" w:cs="Arial"/>
          <w:color w:val="000000"/>
          <w:sz w:val="36"/>
          <w:szCs w:val="36"/>
          <w:lang w:bidi="hi-IN"/>
        </w:rPr>
        <w:tab/>
        <w:t xml:space="preserve">   </w:t>
      </w:r>
    </w:p>
    <w:p w14:paraId="04C45832"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proofErr w:type="gramStart"/>
      <w:r w:rsidRPr="00B91E7B">
        <w:rPr>
          <w:rFonts w:ascii="Arial" w:hAnsi="Arial" w:cs="Arial"/>
          <w:color w:val="000000"/>
          <w:sz w:val="36"/>
          <w:szCs w:val="36"/>
          <w:lang w:bidi="hi-IN"/>
        </w:rPr>
        <w:t>caq</w:t>
      </w:r>
      <w:proofErr w:type="gramEnd"/>
      <w:r w:rsidRPr="00B91E7B">
        <w:rPr>
          <w:rFonts w:ascii="Arial" w:hAnsi="Arial" w:cs="Arial"/>
          <w:color w:val="000000"/>
          <w:sz w:val="36"/>
          <w:szCs w:val="36"/>
          <w:lang w:bidi="hi-IN"/>
        </w:rPr>
        <w:t xml:space="preserve"> vaqH</w:t>
      </w:r>
      <w:r w:rsidRPr="00B91E7B">
        <w:rPr>
          <w:rFonts w:ascii="Arial" w:hAnsi="Arial" w:cs="Arial"/>
          <w:color w:val="000000"/>
          <w:sz w:val="36"/>
          <w:szCs w:val="36"/>
          <w:lang w:bidi="hi-IN"/>
        </w:rPr>
        <w:tab/>
        <w:t>,voq nama#H</w:t>
      </w:r>
      <w:r w:rsidRPr="00B91E7B">
        <w:rPr>
          <w:rFonts w:ascii="Arial" w:hAnsi="Arial" w:cs="Arial"/>
          <w:color w:val="000000"/>
          <w:sz w:val="36"/>
          <w:szCs w:val="36"/>
          <w:lang w:bidi="hi-IN"/>
        </w:rPr>
        <w:tab/>
        <w:t xml:space="preserve">   </w:t>
      </w:r>
    </w:p>
    <w:p w14:paraId="7B7832B4"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r w:rsidRPr="00B91E7B">
        <w:rPr>
          <w:rFonts w:ascii="Arial" w:hAnsi="Arial" w:cs="Arial"/>
          <w:color w:val="000000"/>
          <w:sz w:val="36"/>
          <w:szCs w:val="36"/>
          <w:lang w:bidi="hi-IN"/>
        </w:rPr>
        <w:t>namoq nama#H,</w:t>
      </w:r>
      <w:r w:rsidRPr="00B91E7B">
        <w:rPr>
          <w:rFonts w:ascii="Arial" w:hAnsi="Arial" w:cs="Arial"/>
          <w:color w:val="000000"/>
          <w:sz w:val="36"/>
          <w:szCs w:val="36"/>
          <w:lang w:bidi="hi-IN"/>
        </w:rPr>
        <w:tab/>
        <w:t>namaqS SvaBya#H</w:t>
      </w:r>
      <w:r w:rsidRPr="00B91E7B">
        <w:rPr>
          <w:rFonts w:ascii="Arial" w:hAnsi="Arial" w:cs="Arial"/>
          <w:color w:val="000000"/>
          <w:sz w:val="36"/>
          <w:szCs w:val="36"/>
          <w:lang w:bidi="hi-IN"/>
        </w:rPr>
        <w:tab/>
        <w:t xml:space="preserve">   </w:t>
      </w:r>
    </w:p>
    <w:p w14:paraId="4D3E1A9A" w14:textId="6DC74C6D"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r w:rsidRPr="00B91E7B">
        <w:rPr>
          <w:rFonts w:ascii="Arial" w:hAnsi="Arial" w:cs="Arial"/>
          <w:color w:val="000000"/>
          <w:sz w:val="36"/>
          <w:szCs w:val="36"/>
          <w:lang w:bidi="hi-IN"/>
        </w:rPr>
        <w:t>SvaByaqSSvapa#tiByaH,</w:t>
      </w:r>
      <w:r w:rsidRPr="00B91E7B">
        <w:rPr>
          <w:rFonts w:ascii="Arial" w:hAnsi="Arial" w:cs="Arial"/>
          <w:color w:val="000000"/>
          <w:sz w:val="36"/>
          <w:szCs w:val="36"/>
          <w:lang w:bidi="hi-IN"/>
        </w:rPr>
        <w:tab/>
        <w:t>SvaByaq itiq Sva --- ByaqH</w:t>
      </w:r>
      <w:r w:rsidRPr="00B91E7B">
        <w:rPr>
          <w:rFonts w:ascii="Arial" w:hAnsi="Arial" w:cs="Arial"/>
          <w:color w:val="000000"/>
          <w:sz w:val="36"/>
          <w:szCs w:val="36"/>
          <w:lang w:bidi="hi-IN"/>
        </w:rPr>
        <w:tab/>
        <w:t xml:space="preserve">   </w:t>
      </w:r>
    </w:p>
    <w:p w14:paraId="628F5F7C"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r w:rsidRPr="00B91E7B">
        <w:rPr>
          <w:rFonts w:ascii="Arial" w:hAnsi="Arial" w:cs="Arial"/>
          <w:color w:val="000000"/>
          <w:sz w:val="36"/>
          <w:szCs w:val="36"/>
          <w:lang w:bidi="hi-IN"/>
        </w:rPr>
        <w:t>Svapa#tiByaSca,</w:t>
      </w:r>
      <w:r w:rsidRPr="00B91E7B">
        <w:rPr>
          <w:rFonts w:ascii="Arial" w:hAnsi="Arial" w:cs="Arial"/>
          <w:color w:val="000000"/>
          <w:sz w:val="36"/>
          <w:szCs w:val="36"/>
          <w:lang w:bidi="hi-IN"/>
        </w:rPr>
        <w:tab/>
        <w:t>Svapa#tiByaq itiq Svapa#ti --- ByaqH</w:t>
      </w:r>
      <w:r w:rsidRPr="00B91E7B">
        <w:rPr>
          <w:rFonts w:ascii="Arial" w:hAnsi="Arial" w:cs="Arial"/>
          <w:color w:val="000000"/>
          <w:sz w:val="36"/>
          <w:szCs w:val="36"/>
          <w:lang w:bidi="hi-IN"/>
        </w:rPr>
        <w:tab/>
        <w:t xml:space="preserve">   </w:t>
      </w:r>
    </w:p>
    <w:p w14:paraId="314EF436" w14:textId="77777777" w:rsidR="00B91E7B" w:rsidRPr="00B91E7B" w:rsidRDefault="00B91E7B" w:rsidP="00B91E7B">
      <w:pPr>
        <w:autoSpaceDE w:val="0"/>
        <w:autoSpaceDN w:val="0"/>
        <w:adjustRightInd w:val="0"/>
        <w:spacing w:after="0" w:line="240" w:lineRule="auto"/>
        <w:rPr>
          <w:rFonts w:ascii="Arial" w:hAnsi="Arial" w:cs="Arial"/>
          <w:color w:val="000000"/>
          <w:sz w:val="36"/>
          <w:szCs w:val="36"/>
          <w:lang w:bidi="hi-IN"/>
        </w:rPr>
      </w:pPr>
      <w:r w:rsidRPr="00B91E7B">
        <w:rPr>
          <w:rFonts w:ascii="Arial" w:hAnsi="Arial" w:cs="Arial"/>
          <w:color w:val="000000"/>
          <w:sz w:val="36"/>
          <w:szCs w:val="36"/>
          <w:lang w:bidi="hi-IN"/>
        </w:rPr>
        <w:t>caq vaqH,</w:t>
      </w:r>
      <w:r w:rsidRPr="00B91E7B">
        <w:rPr>
          <w:rFonts w:ascii="Arial" w:hAnsi="Arial" w:cs="Arial"/>
          <w:color w:val="000000"/>
          <w:sz w:val="36"/>
          <w:szCs w:val="36"/>
          <w:lang w:bidi="hi-IN"/>
        </w:rPr>
        <w:tab/>
        <w:t>voq nama#H</w:t>
      </w:r>
      <w:r w:rsidRPr="00B91E7B">
        <w:rPr>
          <w:rFonts w:ascii="Arial" w:hAnsi="Arial" w:cs="Arial"/>
          <w:color w:val="000000"/>
          <w:sz w:val="36"/>
          <w:szCs w:val="36"/>
          <w:lang w:bidi="hi-IN"/>
        </w:rPr>
        <w:tab/>
        <w:t xml:space="preserve">   </w:t>
      </w:r>
    </w:p>
    <w:p w14:paraId="70A72465" w14:textId="3CFB7F21" w:rsidR="00D91D60" w:rsidRDefault="00B91E7B" w:rsidP="00B91E7B">
      <w:pPr>
        <w:autoSpaceDE w:val="0"/>
        <w:autoSpaceDN w:val="0"/>
        <w:adjustRightInd w:val="0"/>
        <w:spacing w:after="0" w:line="240" w:lineRule="auto"/>
        <w:rPr>
          <w:rFonts w:ascii="Arial" w:hAnsi="Arial" w:cs="Arial"/>
          <w:color w:val="000000"/>
          <w:sz w:val="36"/>
          <w:szCs w:val="36"/>
          <w:lang w:bidi="hi-IN"/>
        </w:rPr>
      </w:pPr>
      <w:proofErr w:type="gramStart"/>
      <w:r w:rsidRPr="00B91E7B">
        <w:rPr>
          <w:rFonts w:ascii="Arial" w:hAnsi="Arial" w:cs="Arial"/>
          <w:color w:val="000000"/>
          <w:sz w:val="36"/>
          <w:szCs w:val="36"/>
          <w:lang w:bidi="hi-IN"/>
        </w:rPr>
        <w:t>namaq</w:t>
      </w:r>
      <w:proofErr w:type="gramEnd"/>
      <w:r w:rsidRPr="00B91E7B">
        <w:rPr>
          <w:rFonts w:ascii="Arial" w:hAnsi="Arial" w:cs="Arial"/>
          <w:color w:val="000000"/>
          <w:sz w:val="36"/>
          <w:szCs w:val="36"/>
          <w:lang w:bidi="hi-IN"/>
        </w:rPr>
        <w:t xml:space="preserve"> itiq  nama#H, ,</w:t>
      </w:r>
    </w:p>
    <w:p w14:paraId="532964A2" w14:textId="130D356A" w:rsidR="00D91D60" w:rsidRDefault="00B247DB"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
    <w:p w14:paraId="76066DB8" w14:textId="6671ADB2" w:rsidR="00D91D60" w:rsidRPr="00B247DB" w:rsidRDefault="00D91D60" w:rsidP="00D91D60">
      <w:pPr>
        <w:autoSpaceDE w:val="0"/>
        <w:autoSpaceDN w:val="0"/>
        <w:adjustRightInd w:val="0"/>
        <w:spacing w:after="0" w:line="240" w:lineRule="auto"/>
        <w:rPr>
          <w:rFonts w:ascii="Arial" w:hAnsi="Arial" w:cs="Arial"/>
          <w:b/>
          <w:bCs/>
          <w:color w:val="000000"/>
          <w:sz w:val="36"/>
          <w:szCs w:val="36"/>
          <w:lang w:bidi="hi-IN"/>
        </w:rPr>
      </w:pPr>
      <w:r w:rsidRPr="00B247DB">
        <w:rPr>
          <w:rFonts w:ascii="Arial" w:hAnsi="Arial" w:cs="Arial"/>
          <w:b/>
          <w:bCs/>
          <w:color w:val="000000"/>
          <w:sz w:val="36"/>
          <w:szCs w:val="36"/>
          <w:lang w:bidi="hi-IN"/>
        </w:rPr>
        <w:t xml:space="preserve"> </w:t>
      </w:r>
      <w:r w:rsidR="003073A0" w:rsidRPr="00B247DB">
        <w:rPr>
          <w:rFonts w:ascii="Arial" w:hAnsi="Arial" w:cs="Arial"/>
          <w:b/>
          <w:bCs/>
          <w:color w:val="000000"/>
          <w:sz w:val="36"/>
          <w:szCs w:val="36"/>
          <w:lang w:bidi="hi-IN"/>
        </w:rPr>
        <w:t xml:space="preserve">16.5 </w:t>
      </w:r>
      <w:r w:rsidRPr="00B247DB">
        <w:rPr>
          <w:rFonts w:ascii="Arial" w:hAnsi="Arial" w:cs="Arial"/>
          <w:b/>
          <w:bCs/>
          <w:color w:val="000000"/>
          <w:sz w:val="36"/>
          <w:szCs w:val="36"/>
          <w:lang w:bidi="hi-IN"/>
        </w:rPr>
        <w:t>SrI rudrakramaH pa~jcam</w:t>
      </w:r>
      <w:r w:rsidR="00665208" w:rsidRPr="00B247DB">
        <w:rPr>
          <w:rFonts w:ascii="Arial" w:hAnsi="Arial" w:cs="Arial"/>
          <w:b/>
          <w:bCs/>
          <w:color w:val="000000"/>
          <w:sz w:val="36"/>
          <w:szCs w:val="36"/>
          <w:lang w:bidi="hi-IN"/>
        </w:rPr>
        <w:t>O</w:t>
      </w:r>
      <w:r w:rsidRPr="00B247DB">
        <w:rPr>
          <w:rFonts w:ascii="Arial" w:hAnsi="Arial" w:cs="Arial"/>
          <w:b/>
          <w:bCs/>
          <w:color w:val="000000"/>
          <w:sz w:val="36"/>
          <w:szCs w:val="36"/>
          <w:lang w:bidi="hi-IN"/>
        </w:rPr>
        <w:t xml:space="preserve"> &amp;nuvAkaH</w:t>
      </w:r>
    </w:p>
    <w:p w14:paraId="4865DC7C" w14:textId="77777777" w:rsidR="00B91E7B" w:rsidRDefault="00B91E7B" w:rsidP="00D91D60">
      <w:pPr>
        <w:autoSpaceDE w:val="0"/>
        <w:autoSpaceDN w:val="0"/>
        <w:adjustRightInd w:val="0"/>
        <w:spacing w:after="0" w:line="240" w:lineRule="auto"/>
        <w:rPr>
          <w:rFonts w:ascii="Arial" w:hAnsi="Arial" w:cs="Arial"/>
          <w:color w:val="000000"/>
          <w:sz w:val="36"/>
          <w:szCs w:val="36"/>
          <w:lang w:bidi="hi-IN"/>
        </w:rPr>
      </w:pPr>
    </w:p>
    <w:p w14:paraId="7F493AC8" w14:textId="77777777" w:rsidR="00E46BA5" w:rsidRPr="00E46BA5" w:rsidRDefault="00E46BA5" w:rsidP="00E46BA5">
      <w:pPr>
        <w:autoSpaceDE w:val="0"/>
        <w:autoSpaceDN w:val="0"/>
        <w:adjustRightInd w:val="0"/>
        <w:spacing w:after="0" w:line="240" w:lineRule="auto"/>
        <w:rPr>
          <w:rFonts w:ascii="Arial" w:hAnsi="Arial" w:cs="Arial"/>
          <w:color w:val="000000"/>
          <w:sz w:val="36"/>
          <w:szCs w:val="36"/>
          <w:lang w:bidi="hi-IN"/>
        </w:rPr>
      </w:pPr>
      <w:proofErr w:type="gramStart"/>
      <w:r w:rsidRPr="00E46BA5">
        <w:rPr>
          <w:rFonts w:ascii="Arial" w:hAnsi="Arial" w:cs="Arial"/>
          <w:color w:val="000000"/>
          <w:sz w:val="36"/>
          <w:szCs w:val="36"/>
          <w:lang w:bidi="hi-IN"/>
        </w:rPr>
        <w:t>namo</w:t>
      </w:r>
      <w:proofErr w:type="gramEnd"/>
      <w:r w:rsidRPr="00E46BA5">
        <w:rPr>
          <w:rFonts w:ascii="Arial" w:hAnsi="Arial" w:cs="Arial"/>
          <w:color w:val="000000"/>
          <w:sz w:val="36"/>
          <w:szCs w:val="36"/>
          <w:lang w:bidi="hi-IN"/>
        </w:rPr>
        <w:t># BaqvAya# , BaqvAya# ca</w:t>
      </w:r>
      <w:r w:rsidRPr="00E46BA5">
        <w:rPr>
          <w:rFonts w:ascii="Arial" w:hAnsi="Arial" w:cs="Arial"/>
          <w:color w:val="000000"/>
          <w:sz w:val="36"/>
          <w:szCs w:val="36"/>
          <w:lang w:bidi="hi-IN"/>
        </w:rPr>
        <w:tab/>
        <w:t xml:space="preserve">   </w:t>
      </w:r>
    </w:p>
    <w:p w14:paraId="3760FF65" w14:textId="77777777" w:rsidR="00E46BA5" w:rsidRPr="00E46BA5" w:rsidRDefault="00E46BA5" w:rsidP="00E46BA5">
      <w:pPr>
        <w:autoSpaceDE w:val="0"/>
        <w:autoSpaceDN w:val="0"/>
        <w:adjustRightInd w:val="0"/>
        <w:spacing w:after="0" w:line="240" w:lineRule="auto"/>
        <w:rPr>
          <w:rFonts w:ascii="Arial" w:hAnsi="Arial" w:cs="Arial"/>
          <w:color w:val="000000"/>
          <w:sz w:val="36"/>
          <w:szCs w:val="36"/>
          <w:lang w:bidi="hi-IN"/>
        </w:rPr>
      </w:pPr>
      <w:proofErr w:type="gramStart"/>
      <w:r w:rsidRPr="00E46BA5">
        <w:rPr>
          <w:rFonts w:ascii="Arial" w:hAnsi="Arial" w:cs="Arial"/>
          <w:color w:val="000000"/>
          <w:sz w:val="36"/>
          <w:szCs w:val="36"/>
          <w:lang w:bidi="hi-IN"/>
        </w:rPr>
        <w:t>caq</w:t>
      </w:r>
      <w:proofErr w:type="gramEnd"/>
      <w:r w:rsidRPr="00E46BA5">
        <w:rPr>
          <w:rFonts w:ascii="Arial" w:hAnsi="Arial" w:cs="Arial"/>
          <w:color w:val="000000"/>
          <w:sz w:val="36"/>
          <w:szCs w:val="36"/>
          <w:lang w:bidi="hi-IN"/>
        </w:rPr>
        <w:t xml:space="preserve"> ruqdrAya# ,</w:t>
      </w:r>
      <w:r w:rsidRPr="00E46BA5">
        <w:rPr>
          <w:rFonts w:ascii="Arial" w:hAnsi="Arial" w:cs="Arial"/>
          <w:color w:val="000000"/>
          <w:sz w:val="36"/>
          <w:szCs w:val="36"/>
          <w:lang w:bidi="hi-IN"/>
        </w:rPr>
        <w:tab/>
        <w:t>ruqdrAya# ca</w:t>
      </w:r>
      <w:r w:rsidRPr="00E46BA5">
        <w:rPr>
          <w:rFonts w:ascii="Arial" w:hAnsi="Arial" w:cs="Arial"/>
          <w:color w:val="000000"/>
          <w:sz w:val="36"/>
          <w:szCs w:val="36"/>
          <w:lang w:bidi="hi-IN"/>
        </w:rPr>
        <w:tab/>
        <w:t xml:space="preserve">   </w:t>
      </w:r>
    </w:p>
    <w:p w14:paraId="1F329F88" w14:textId="77777777" w:rsidR="00E46BA5" w:rsidRPr="00E46BA5" w:rsidRDefault="00E46BA5" w:rsidP="00E46BA5">
      <w:pPr>
        <w:autoSpaceDE w:val="0"/>
        <w:autoSpaceDN w:val="0"/>
        <w:adjustRightInd w:val="0"/>
        <w:spacing w:after="0" w:line="240" w:lineRule="auto"/>
        <w:rPr>
          <w:rFonts w:ascii="Arial" w:hAnsi="Arial" w:cs="Arial"/>
          <w:color w:val="000000"/>
          <w:sz w:val="36"/>
          <w:szCs w:val="36"/>
          <w:lang w:bidi="hi-IN"/>
        </w:rPr>
      </w:pPr>
      <w:proofErr w:type="gramStart"/>
      <w:r w:rsidRPr="00E46BA5">
        <w:rPr>
          <w:rFonts w:ascii="Arial" w:hAnsi="Arial" w:cs="Arial"/>
          <w:color w:val="000000"/>
          <w:sz w:val="36"/>
          <w:szCs w:val="36"/>
          <w:lang w:bidi="hi-IN"/>
        </w:rPr>
        <w:t>caq</w:t>
      </w:r>
      <w:proofErr w:type="gramEnd"/>
      <w:r w:rsidRPr="00E46BA5">
        <w:rPr>
          <w:rFonts w:ascii="Arial" w:hAnsi="Arial" w:cs="Arial"/>
          <w:color w:val="000000"/>
          <w:sz w:val="36"/>
          <w:szCs w:val="36"/>
          <w:lang w:bidi="hi-IN"/>
        </w:rPr>
        <w:t xml:space="preserve"> nama#H</w:t>
      </w:r>
      <w:r w:rsidRPr="00E46BA5">
        <w:rPr>
          <w:rFonts w:ascii="Arial" w:hAnsi="Arial" w:cs="Arial"/>
          <w:color w:val="000000"/>
          <w:sz w:val="36"/>
          <w:szCs w:val="36"/>
          <w:lang w:bidi="hi-IN"/>
        </w:rPr>
        <w:tab/>
        <w:t>,nama#SSaqrvAya#</w:t>
      </w:r>
      <w:r w:rsidRPr="00E46BA5">
        <w:rPr>
          <w:rFonts w:ascii="Arial" w:hAnsi="Arial" w:cs="Arial"/>
          <w:color w:val="000000"/>
          <w:sz w:val="36"/>
          <w:szCs w:val="36"/>
          <w:lang w:bidi="hi-IN"/>
        </w:rPr>
        <w:tab/>
        <w:t xml:space="preserve">   </w:t>
      </w:r>
    </w:p>
    <w:p w14:paraId="741EF613" w14:textId="77777777" w:rsidR="00E46BA5" w:rsidRPr="00E46BA5" w:rsidRDefault="00E46BA5" w:rsidP="00E46BA5">
      <w:pPr>
        <w:autoSpaceDE w:val="0"/>
        <w:autoSpaceDN w:val="0"/>
        <w:adjustRightInd w:val="0"/>
        <w:spacing w:after="0" w:line="240" w:lineRule="auto"/>
        <w:rPr>
          <w:rFonts w:ascii="Arial" w:hAnsi="Arial" w:cs="Arial"/>
          <w:color w:val="000000"/>
          <w:sz w:val="36"/>
          <w:szCs w:val="36"/>
          <w:lang w:bidi="hi-IN"/>
        </w:rPr>
      </w:pPr>
      <w:r w:rsidRPr="00E46BA5">
        <w:rPr>
          <w:rFonts w:ascii="Arial" w:hAnsi="Arial" w:cs="Arial"/>
          <w:color w:val="000000"/>
          <w:sz w:val="36"/>
          <w:szCs w:val="36"/>
          <w:lang w:bidi="hi-IN"/>
        </w:rPr>
        <w:t>SaqrvAya# ca,</w:t>
      </w:r>
      <w:r w:rsidRPr="00E46BA5">
        <w:rPr>
          <w:rFonts w:ascii="Arial" w:hAnsi="Arial" w:cs="Arial"/>
          <w:color w:val="000000"/>
          <w:sz w:val="36"/>
          <w:szCs w:val="36"/>
          <w:lang w:bidi="hi-IN"/>
        </w:rPr>
        <w:tab/>
        <w:t>caq paqSuqpata#ye</w:t>
      </w:r>
      <w:r w:rsidRPr="00E46BA5">
        <w:rPr>
          <w:rFonts w:ascii="Arial" w:hAnsi="Arial" w:cs="Arial"/>
          <w:color w:val="000000"/>
          <w:sz w:val="36"/>
          <w:szCs w:val="36"/>
          <w:lang w:bidi="hi-IN"/>
        </w:rPr>
        <w:tab/>
        <w:t xml:space="preserve">   </w:t>
      </w:r>
    </w:p>
    <w:p w14:paraId="62D336A7" w14:textId="77777777" w:rsidR="00E46BA5" w:rsidRPr="00E46BA5" w:rsidRDefault="00E46BA5" w:rsidP="00E46BA5">
      <w:pPr>
        <w:autoSpaceDE w:val="0"/>
        <w:autoSpaceDN w:val="0"/>
        <w:adjustRightInd w:val="0"/>
        <w:spacing w:after="0" w:line="240" w:lineRule="auto"/>
        <w:rPr>
          <w:rFonts w:ascii="Arial" w:hAnsi="Arial" w:cs="Arial"/>
          <w:color w:val="000000"/>
          <w:sz w:val="36"/>
          <w:szCs w:val="36"/>
          <w:lang w:bidi="hi-IN"/>
        </w:rPr>
      </w:pPr>
      <w:r w:rsidRPr="00E46BA5">
        <w:rPr>
          <w:rFonts w:ascii="Arial" w:hAnsi="Arial" w:cs="Arial"/>
          <w:color w:val="000000"/>
          <w:sz w:val="36"/>
          <w:szCs w:val="36"/>
          <w:lang w:bidi="hi-IN"/>
        </w:rPr>
        <w:t>paqSuqpata#ye ca,</w:t>
      </w:r>
      <w:r w:rsidRPr="00E46BA5">
        <w:rPr>
          <w:rFonts w:ascii="Arial" w:hAnsi="Arial" w:cs="Arial"/>
          <w:color w:val="000000"/>
          <w:sz w:val="36"/>
          <w:szCs w:val="36"/>
          <w:lang w:bidi="hi-IN"/>
        </w:rPr>
        <w:tab/>
        <w:t>paqSuqpata#yaq iti# paSu --- pata#ye</w:t>
      </w:r>
      <w:r w:rsidRPr="00E46BA5">
        <w:rPr>
          <w:rFonts w:ascii="Arial" w:hAnsi="Arial" w:cs="Arial"/>
          <w:color w:val="000000"/>
          <w:sz w:val="36"/>
          <w:szCs w:val="36"/>
          <w:lang w:bidi="hi-IN"/>
        </w:rPr>
        <w:tab/>
        <w:t xml:space="preserve">   </w:t>
      </w:r>
    </w:p>
    <w:p w14:paraId="5BE49954" w14:textId="77777777" w:rsidR="00E46BA5" w:rsidRPr="00E46BA5" w:rsidRDefault="00E46BA5" w:rsidP="00E46BA5">
      <w:pPr>
        <w:autoSpaceDE w:val="0"/>
        <w:autoSpaceDN w:val="0"/>
        <w:adjustRightInd w:val="0"/>
        <w:spacing w:after="0" w:line="240" w:lineRule="auto"/>
        <w:rPr>
          <w:rFonts w:ascii="Arial" w:hAnsi="Arial" w:cs="Arial"/>
          <w:color w:val="000000"/>
          <w:sz w:val="36"/>
          <w:szCs w:val="36"/>
          <w:lang w:bidi="hi-IN"/>
        </w:rPr>
      </w:pPr>
      <w:proofErr w:type="gramStart"/>
      <w:r w:rsidRPr="00E46BA5">
        <w:rPr>
          <w:rFonts w:ascii="Arial" w:hAnsi="Arial" w:cs="Arial"/>
          <w:color w:val="000000"/>
          <w:sz w:val="36"/>
          <w:szCs w:val="36"/>
          <w:lang w:bidi="hi-IN"/>
        </w:rPr>
        <w:t>caq</w:t>
      </w:r>
      <w:proofErr w:type="gramEnd"/>
      <w:r w:rsidRPr="00E46BA5">
        <w:rPr>
          <w:rFonts w:ascii="Arial" w:hAnsi="Arial" w:cs="Arial"/>
          <w:color w:val="000000"/>
          <w:sz w:val="36"/>
          <w:szCs w:val="36"/>
          <w:lang w:bidi="hi-IN"/>
        </w:rPr>
        <w:t xml:space="preserve"> nama#H</w:t>
      </w:r>
      <w:r w:rsidRPr="00E46BA5">
        <w:rPr>
          <w:rFonts w:ascii="Arial" w:hAnsi="Arial" w:cs="Arial"/>
          <w:color w:val="000000"/>
          <w:sz w:val="36"/>
          <w:szCs w:val="36"/>
          <w:lang w:bidi="hi-IN"/>
        </w:rPr>
        <w:tab/>
        <w:t xml:space="preserve">,namoq nIla#grIvAya </w:t>
      </w:r>
      <w:r w:rsidRPr="00E46BA5">
        <w:rPr>
          <w:rFonts w:ascii="Arial" w:hAnsi="Arial" w:cs="Arial"/>
          <w:color w:val="000000"/>
          <w:sz w:val="36"/>
          <w:szCs w:val="36"/>
          <w:lang w:bidi="hi-IN"/>
        </w:rPr>
        <w:tab/>
        <w:t xml:space="preserve">   </w:t>
      </w:r>
    </w:p>
    <w:p w14:paraId="6BDB2499" w14:textId="77777777" w:rsidR="00E46BA5" w:rsidRPr="00E46BA5" w:rsidRDefault="00E46BA5" w:rsidP="00E46BA5">
      <w:pPr>
        <w:autoSpaceDE w:val="0"/>
        <w:autoSpaceDN w:val="0"/>
        <w:adjustRightInd w:val="0"/>
        <w:spacing w:after="0" w:line="240" w:lineRule="auto"/>
        <w:rPr>
          <w:rFonts w:ascii="Arial" w:hAnsi="Arial" w:cs="Arial"/>
          <w:color w:val="000000"/>
          <w:sz w:val="36"/>
          <w:szCs w:val="36"/>
          <w:lang w:bidi="hi-IN"/>
        </w:rPr>
      </w:pPr>
      <w:r w:rsidRPr="00E46BA5">
        <w:rPr>
          <w:rFonts w:ascii="Arial" w:hAnsi="Arial" w:cs="Arial"/>
          <w:color w:val="000000"/>
          <w:sz w:val="36"/>
          <w:szCs w:val="36"/>
          <w:lang w:bidi="hi-IN"/>
        </w:rPr>
        <w:t>nIla#grIvAya ca</w:t>
      </w:r>
      <w:r w:rsidRPr="00E46BA5">
        <w:rPr>
          <w:rFonts w:ascii="Arial" w:hAnsi="Arial" w:cs="Arial"/>
          <w:color w:val="000000"/>
          <w:sz w:val="36"/>
          <w:szCs w:val="36"/>
          <w:lang w:bidi="hi-IN"/>
        </w:rPr>
        <w:tab/>
        <w:t>, nIla#grIvAqyetiq nIla# --- grIqvAqyaq</w:t>
      </w:r>
      <w:r w:rsidRPr="00E46BA5">
        <w:rPr>
          <w:rFonts w:ascii="Arial" w:hAnsi="Arial" w:cs="Arial"/>
          <w:color w:val="000000"/>
          <w:sz w:val="36"/>
          <w:szCs w:val="36"/>
          <w:lang w:bidi="hi-IN"/>
        </w:rPr>
        <w:tab/>
        <w:t xml:space="preserve">   </w:t>
      </w:r>
    </w:p>
    <w:p w14:paraId="5117EFCD" w14:textId="77777777" w:rsidR="00E46BA5" w:rsidRPr="00E46BA5" w:rsidRDefault="00E46BA5" w:rsidP="00E46BA5">
      <w:pPr>
        <w:autoSpaceDE w:val="0"/>
        <w:autoSpaceDN w:val="0"/>
        <w:adjustRightInd w:val="0"/>
        <w:spacing w:after="0" w:line="240" w:lineRule="auto"/>
        <w:rPr>
          <w:rFonts w:ascii="Arial" w:hAnsi="Arial" w:cs="Arial"/>
          <w:color w:val="000000"/>
          <w:sz w:val="36"/>
          <w:szCs w:val="36"/>
          <w:lang w:bidi="hi-IN"/>
        </w:rPr>
      </w:pPr>
      <w:proofErr w:type="gramStart"/>
      <w:r w:rsidRPr="00E46BA5">
        <w:rPr>
          <w:rFonts w:ascii="Arial" w:hAnsi="Arial" w:cs="Arial"/>
          <w:color w:val="000000"/>
          <w:sz w:val="36"/>
          <w:szCs w:val="36"/>
          <w:lang w:bidi="hi-IN"/>
        </w:rPr>
        <w:t>caq</w:t>
      </w:r>
      <w:proofErr w:type="gramEnd"/>
      <w:r w:rsidRPr="00E46BA5">
        <w:rPr>
          <w:rFonts w:ascii="Arial" w:hAnsi="Arial" w:cs="Arial"/>
          <w:color w:val="000000"/>
          <w:sz w:val="36"/>
          <w:szCs w:val="36"/>
          <w:lang w:bidi="hi-IN"/>
        </w:rPr>
        <w:t xml:space="preserve"> SiqtiqkaNThA#ya ,</w:t>
      </w:r>
      <w:r w:rsidRPr="00E46BA5">
        <w:rPr>
          <w:rFonts w:ascii="Arial" w:hAnsi="Arial" w:cs="Arial"/>
          <w:color w:val="000000"/>
          <w:sz w:val="36"/>
          <w:szCs w:val="36"/>
          <w:lang w:bidi="hi-IN"/>
        </w:rPr>
        <w:tab/>
        <w:t>SiqtiqkaNThA#ya ca</w:t>
      </w:r>
      <w:r w:rsidRPr="00E46BA5">
        <w:rPr>
          <w:rFonts w:ascii="Arial" w:hAnsi="Arial" w:cs="Arial"/>
          <w:color w:val="000000"/>
          <w:sz w:val="36"/>
          <w:szCs w:val="36"/>
          <w:lang w:bidi="hi-IN"/>
        </w:rPr>
        <w:tab/>
        <w:t xml:space="preserve">   </w:t>
      </w:r>
    </w:p>
    <w:p w14:paraId="1E576CCF" w14:textId="77777777" w:rsidR="00E46BA5" w:rsidRPr="00E46BA5" w:rsidRDefault="00E46BA5" w:rsidP="00E46BA5">
      <w:pPr>
        <w:autoSpaceDE w:val="0"/>
        <w:autoSpaceDN w:val="0"/>
        <w:adjustRightInd w:val="0"/>
        <w:spacing w:after="0" w:line="240" w:lineRule="auto"/>
        <w:rPr>
          <w:rFonts w:ascii="Arial" w:hAnsi="Arial" w:cs="Arial"/>
          <w:color w:val="000000"/>
          <w:sz w:val="36"/>
          <w:szCs w:val="36"/>
          <w:lang w:bidi="hi-IN"/>
        </w:rPr>
      </w:pPr>
      <w:r w:rsidRPr="00E46BA5">
        <w:rPr>
          <w:rFonts w:ascii="Arial" w:hAnsi="Arial" w:cs="Arial"/>
          <w:color w:val="000000"/>
          <w:sz w:val="36"/>
          <w:szCs w:val="36"/>
          <w:lang w:bidi="hi-IN"/>
        </w:rPr>
        <w:lastRenderedPageBreak/>
        <w:t>SiqtiqkaNThAqyeti# Siti --- kaNThA#ya,</w:t>
      </w:r>
      <w:r w:rsidRPr="00E46BA5">
        <w:rPr>
          <w:rFonts w:ascii="Arial" w:hAnsi="Arial" w:cs="Arial"/>
          <w:color w:val="000000"/>
          <w:sz w:val="36"/>
          <w:szCs w:val="36"/>
          <w:lang w:bidi="hi-IN"/>
        </w:rPr>
        <w:tab/>
        <w:t>caq nama#H</w:t>
      </w:r>
      <w:r w:rsidRPr="00E46BA5">
        <w:rPr>
          <w:rFonts w:ascii="Arial" w:hAnsi="Arial" w:cs="Arial"/>
          <w:color w:val="000000"/>
          <w:sz w:val="36"/>
          <w:szCs w:val="36"/>
          <w:lang w:bidi="hi-IN"/>
        </w:rPr>
        <w:tab/>
        <w:t xml:space="preserve">   </w:t>
      </w:r>
    </w:p>
    <w:p w14:paraId="1AF5F2CE" w14:textId="77777777" w:rsidR="00E46BA5" w:rsidRPr="00E46BA5" w:rsidRDefault="00E46BA5" w:rsidP="00E46BA5">
      <w:pPr>
        <w:autoSpaceDE w:val="0"/>
        <w:autoSpaceDN w:val="0"/>
        <w:adjustRightInd w:val="0"/>
        <w:spacing w:after="0" w:line="240" w:lineRule="auto"/>
        <w:rPr>
          <w:rFonts w:ascii="Arial" w:hAnsi="Arial" w:cs="Arial"/>
          <w:color w:val="000000"/>
          <w:sz w:val="36"/>
          <w:szCs w:val="36"/>
          <w:lang w:bidi="hi-IN"/>
        </w:rPr>
      </w:pPr>
      <w:r w:rsidRPr="00E46BA5">
        <w:rPr>
          <w:rFonts w:ascii="Arial" w:hAnsi="Arial" w:cs="Arial"/>
          <w:color w:val="000000"/>
          <w:sz w:val="36"/>
          <w:szCs w:val="36"/>
          <w:lang w:bidi="hi-IN"/>
        </w:rPr>
        <w:t>nama#H kapaqrddine$ &gt;,</w:t>
      </w:r>
      <w:r w:rsidRPr="00E46BA5">
        <w:rPr>
          <w:rFonts w:ascii="Arial" w:hAnsi="Arial" w:cs="Arial"/>
          <w:color w:val="000000"/>
          <w:sz w:val="36"/>
          <w:szCs w:val="36"/>
          <w:lang w:bidi="hi-IN"/>
        </w:rPr>
        <w:tab/>
        <w:t>kaqpaqrddine# ca</w:t>
      </w:r>
      <w:r w:rsidRPr="00E46BA5">
        <w:rPr>
          <w:rFonts w:ascii="Arial" w:hAnsi="Arial" w:cs="Arial"/>
          <w:color w:val="000000"/>
          <w:sz w:val="36"/>
          <w:szCs w:val="36"/>
          <w:lang w:bidi="hi-IN"/>
        </w:rPr>
        <w:tab/>
        <w:t xml:space="preserve">   </w:t>
      </w:r>
    </w:p>
    <w:p w14:paraId="687085C0" w14:textId="77777777" w:rsidR="00E46BA5" w:rsidRPr="00E46BA5" w:rsidRDefault="00E46BA5" w:rsidP="00E46BA5">
      <w:pPr>
        <w:autoSpaceDE w:val="0"/>
        <w:autoSpaceDN w:val="0"/>
        <w:adjustRightInd w:val="0"/>
        <w:spacing w:after="0" w:line="240" w:lineRule="auto"/>
        <w:rPr>
          <w:rFonts w:ascii="Arial" w:hAnsi="Arial" w:cs="Arial"/>
          <w:color w:val="000000"/>
          <w:sz w:val="36"/>
          <w:szCs w:val="36"/>
          <w:lang w:bidi="hi-IN"/>
        </w:rPr>
      </w:pPr>
      <w:proofErr w:type="gramStart"/>
      <w:r w:rsidRPr="00E46BA5">
        <w:rPr>
          <w:rFonts w:ascii="Arial" w:hAnsi="Arial" w:cs="Arial"/>
          <w:color w:val="000000"/>
          <w:sz w:val="36"/>
          <w:szCs w:val="36"/>
          <w:lang w:bidi="hi-IN"/>
        </w:rPr>
        <w:t>caq</w:t>
      </w:r>
      <w:proofErr w:type="gramEnd"/>
      <w:r w:rsidRPr="00E46BA5">
        <w:rPr>
          <w:rFonts w:ascii="Arial" w:hAnsi="Arial" w:cs="Arial"/>
          <w:color w:val="000000"/>
          <w:sz w:val="36"/>
          <w:szCs w:val="36"/>
          <w:lang w:bidi="hi-IN"/>
        </w:rPr>
        <w:t xml:space="preserve"> vyu#ptakeSAya ,</w:t>
      </w:r>
      <w:r w:rsidRPr="00E46BA5">
        <w:rPr>
          <w:rFonts w:ascii="Arial" w:hAnsi="Arial" w:cs="Arial"/>
          <w:color w:val="000000"/>
          <w:sz w:val="36"/>
          <w:szCs w:val="36"/>
          <w:lang w:bidi="hi-IN"/>
        </w:rPr>
        <w:tab/>
        <w:t>vyu#ptakeSAya ca</w:t>
      </w:r>
      <w:r w:rsidRPr="00E46BA5">
        <w:rPr>
          <w:rFonts w:ascii="Arial" w:hAnsi="Arial" w:cs="Arial"/>
          <w:color w:val="000000"/>
          <w:sz w:val="36"/>
          <w:szCs w:val="36"/>
          <w:lang w:bidi="hi-IN"/>
        </w:rPr>
        <w:tab/>
        <w:t xml:space="preserve">   </w:t>
      </w:r>
    </w:p>
    <w:p w14:paraId="3FC80A71" w14:textId="77777777" w:rsidR="00E46BA5" w:rsidRPr="00E46BA5" w:rsidRDefault="00E46BA5" w:rsidP="00E46BA5">
      <w:pPr>
        <w:autoSpaceDE w:val="0"/>
        <w:autoSpaceDN w:val="0"/>
        <w:adjustRightInd w:val="0"/>
        <w:spacing w:after="0" w:line="240" w:lineRule="auto"/>
        <w:rPr>
          <w:rFonts w:ascii="Arial" w:hAnsi="Arial" w:cs="Arial"/>
          <w:color w:val="000000"/>
          <w:sz w:val="36"/>
          <w:szCs w:val="36"/>
          <w:lang w:bidi="hi-IN"/>
        </w:rPr>
      </w:pPr>
      <w:r w:rsidRPr="00E46BA5">
        <w:rPr>
          <w:rFonts w:ascii="Arial" w:hAnsi="Arial" w:cs="Arial"/>
          <w:color w:val="000000"/>
          <w:sz w:val="36"/>
          <w:szCs w:val="36"/>
          <w:lang w:bidi="hi-IN"/>
        </w:rPr>
        <w:t>vyu#ptakeSAqyetiq vyu#pta --- keqSAqyaq,</w:t>
      </w:r>
      <w:r w:rsidRPr="00E46BA5">
        <w:rPr>
          <w:rFonts w:ascii="Arial" w:hAnsi="Arial" w:cs="Arial"/>
          <w:color w:val="000000"/>
          <w:sz w:val="36"/>
          <w:szCs w:val="36"/>
          <w:lang w:bidi="hi-IN"/>
        </w:rPr>
        <w:tab/>
        <w:t>caq nama#H</w:t>
      </w:r>
      <w:r w:rsidRPr="00E46BA5">
        <w:rPr>
          <w:rFonts w:ascii="Arial" w:hAnsi="Arial" w:cs="Arial"/>
          <w:color w:val="000000"/>
          <w:sz w:val="36"/>
          <w:szCs w:val="36"/>
          <w:lang w:bidi="hi-IN"/>
        </w:rPr>
        <w:tab/>
        <w:t xml:space="preserve">   </w:t>
      </w:r>
    </w:p>
    <w:p w14:paraId="784555E8" w14:textId="77777777" w:rsidR="00E46BA5" w:rsidRPr="00E46BA5" w:rsidRDefault="00E46BA5" w:rsidP="00E46BA5">
      <w:pPr>
        <w:autoSpaceDE w:val="0"/>
        <w:autoSpaceDN w:val="0"/>
        <w:adjustRightInd w:val="0"/>
        <w:spacing w:after="0" w:line="240" w:lineRule="auto"/>
        <w:rPr>
          <w:rFonts w:ascii="Arial" w:hAnsi="Arial" w:cs="Arial"/>
          <w:color w:val="000000"/>
          <w:sz w:val="36"/>
          <w:szCs w:val="36"/>
          <w:lang w:bidi="hi-IN"/>
        </w:rPr>
      </w:pPr>
      <w:r w:rsidRPr="00E46BA5">
        <w:rPr>
          <w:rFonts w:ascii="Arial" w:hAnsi="Arial" w:cs="Arial"/>
          <w:color w:val="000000"/>
          <w:sz w:val="36"/>
          <w:szCs w:val="36"/>
          <w:lang w:bidi="hi-IN"/>
        </w:rPr>
        <w:t xml:space="preserve">nama#s sahasrAqkShAya# </w:t>
      </w:r>
      <w:r w:rsidRPr="00E46BA5">
        <w:rPr>
          <w:rFonts w:ascii="Arial" w:hAnsi="Arial" w:cs="Arial"/>
          <w:color w:val="000000"/>
          <w:sz w:val="36"/>
          <w:szCs w:val="36"/>
          <w:lang w:bidi="hi-IN"/>
        </w:rPr>
        <w:tab/>
        <w:t>, saqhaqsrAqkShAya# ca</w:t>
      </w:r>
      <w:r w:rsidRPr="00E46BA5">
        <w:rPr>
          <w:rFonts w:ascii="Arial" w:hAnsi="Arial" w:cs="Arial"/>
          <w:color w:val="000000"/>
          <w:sz w:val="36"/>
          <w:szCs w:val="36"/>
          <w:lang w:bidi="hi-IN"/>
        </w:rPr>
        <w:tab/>
        <w:t xml:space="preserve">   </w:t>
      </w:r>
    </w:p>
    <w:p w14:paraId="16FDA2B7" w14:textId="77777777" w:rsidR="00E46BA5" w:rsidRPr="00E46BA5" w:rsidRDefault="00E46BA5" w:rsidP="00E46BA5">
      <w:pPr>
        <w:autoSpaceDE w:val="0"/>
        <w:autoSpaceDN w:val="0"/>
        <w:adjustRightInd w:val="0"/>
        <w:spacing w:after="0" w:line="240" w:lineRule="auto"/>
        <w:rPr>
          <w:rFonts w:ascii="Arial" w:hAnsi="Arial" w:cs="Arial"/>
          <w:color w:val="000000"/>
          <w:sz w:val="36"/>
          <w:szCs w:val="36"/>
          <w:lang w:bidi="hi-IN"/>
        </w:rPr>
      </w:pPr>
      <w:r w:rsidRPr="00E46BA5">
        <w:rPr>
          <w:rFonts w:ascii="Arial" w:hAnsi="Arial" w:cs="Arial"/>
          <w:color w:val="000000"/>
          <w:sz w:val="36"/>
          <w:szCs w:val="36"/>
          <w:lang w:bidi="hi-IN"/>
        </w:rPr>
        <w:t>saqhaqsrAqkShAyeti# sahasra --- aqkShAya#</w:t>
      </w:r>
      <w:r w:rsidRPr="00E46BA5">
        <w:rPr>
          <w:rFonts w:ascii="Arial" w:hAnsi="Arial" w:cs="Arial"/>
          <w:color w:val="000000"/>
          <w:sz w:val="36"/>
          <w:szCs w:val="36"/>
          <w:lang w:bidi="hi-IN"/>
        </w:rPr>
        <w:tab/>
        <w:t xml:space="preserve">, caq Saqtadha#nvane </w:t>
      </w:r>
      <w:r w:rsidRPr="00E46BA5">
        <w:rPr>
          <w:rFonts w:ascii="Arial" w:hAnsi="Arial" w:cs="Arial"/>
          <w:color w:val="000000"/>
          <w:sz w:val="36"/>
          <w:szCs w:val="36"/>
          <w:lang w:bidi="hi-IN"/>
        </w:rPr>
        <w:tab/>
        <w:t xml:space="preserve">   </w:t>
      </w:r>
    </w:p>
    <w:p w14:paraId="1B57FCA8" w14:textId="77777777" w:rsidR="00E46BA5" w:rsidRPr="00E46BA5" w:rsidRDefault="00E46BA5" w:rsidP="00E46BA5">
      <w:pPr>
        <w:autoSpaceDE w:val="0"/>
        <w:autoSpaceDN w:val="0"/>
        <w:adjustRightInd w:val="0"/>
        <w:spacing w:after="0" w:line="240" w:lineRule="auto"/>
        <w:rPr>
          <w:rFonts w:ascii="Arial" w:hAnsi="Arial" w:cs="Arial"/>
          <w:color w:val="000000"/>
          <w:sz w:val="36"/>
          <w:szCs w:val="36"/>
          <w:lang w:bidi="hi-IN"/>
        </w:rPr>
      </w:pPr>
      <w:r w:rsidRPr="00E46BA5">
        <w:rPr>
          <w:rFonts w:ascii="Arial" w:hAnsi="Arial" w:cs="Arial"/>
          <w:color w:val="000000"/>
          <w:sz w:val="36"/>
          <w:szCs w:val="36"/>
          <w:lang w:bidi="hi-IN"/>
        </w:rPr>
        <w:t xml:space="preserve">Saqtadha#nvane </w:t>
      </w:r>
      <w:proofErr w:type="gramStart"/>
      <w:r w:rsidRPr="00E46BA5">
        <w:rPr>
          <w:rFonts w:ascii="Arial" w:hAnsi="Arial" w:cs="Arial"/>
          <w:color w:val="000000"/>
          <w:sz w:val="36"/>
          <w:szCs w:val="36"/>
          <w:lang w:bidi="hi-IN"/>
        </w:rPr>
        <w:t>ca ,</w:t>
      </w:r>
      <w:proofErr w:type="gramEnd"/>
      <w:r w:rsidRPr="00E46BA5">
        <w:rPr>
          <w:rFonts w:ascii="Arial" w:hAnsi="Arial" w:cs="Arial"/>
          <w:color w:val="000000"/>
          <w:sz w:val="36"/>
          <w:szCs w:val="36"/>
          <w:lang w:bidi="hi-IN"/>
        </w:rPr>
        <w:tab/>
        <w:t>Saqtadha#nvanaq iti#  Saqta --- dhaqnvaqneq &gt;</w:t>
      </w:r>
      <w:r w:rsidRPr="00E46BA5">
        <w:rPr>
          <w:rFonts w:ascii="Arial" w:hAnsi="Arial" w:cs="Arial"/>
          <w:color w:val="000000"/>
          <w:sz w:val="36"/>
          <w:szCs w:val="36"/>
          <w:lang w:bidi="hi-IN"/>
        </w:rPr>
        <w:tab/>
        <w:t xml:space="preserve"> </w:t>
      </w:r>
    </w:p>
    <w:p w14:paraId="19847906" w14:textId="77777777" w:rsidR="00E46BA5" w:rsidRPr="00E46BA5" w:rsidRDefault="00E46BA5" w:rsidP="00E46BA5">
      <w:pPr>
        <w:autoSpaceDE w:val="0"/>
        <w:autoSpaceDN w:val="0"/>
        <w:adjustRightInd w:val="0"/>
        <w:spacing w:after="0" w:line="240" w:lineRule="auto"/>
        <w:rPr>
          <w:rFonts w:ascii="Arial" w:hAnsi="Arial" w:cs="Arial"/>
          <w:color w:val="000000"/>
          <w:sz w:val="36"/>
          <w:szCs w:val="36"/>
          <w:lang w:bidi="hi-IN"/>
        </w:rPr>
      </w:pPr>
      <w:proofErr w:type="gramStart"/>
      <w:r w:rsidRPr="00E46BA5">
        <w:rPr>
          <w:rFonts w:ascii="Arial" w:hAnsi="Arial" w:cs="Arial"/>
          <w:color w:val="000000"/>
          <w:sz w:val="36"/>
          <w:szCs w:val="36"/>
          <w:lang w:bidi="hi-IN"/>
        </w:rPr>
        <w:t>caq</w:t>
      </w:r>
      <w:proofErr w:type="gramEnd"/>
      <w:r w:rsidRPr="00E46BA5">
        <w:rPr>
          <w:rFonts w:ascii="Arial" w:hAnsi="Arial" w:cs="Arial"/>
          <w:color w:val="000000"/>
          <w:sz w:val="36"/>
          <w:szCs w:val="36"/>
          <w:lang w:bidi="hi-IN"/>
        </w:rPr>
        <w:t xml:space="preserve"> nama#H</w:t>
      </w:r>
      <w:r w:rsidRPr="00E46BA5">
        <w:rPr>
          <w:rFonts w:ascii="Arial" w:hAnsi="Arial" w:cs="Arial"/>
          <w:color w:val="000000"/>
          <w:sz w:val="36"/>
          <w:szCs w:val="36"/>
          <w:lang w:bidi="hi-IN"/>
        </w:rPr>
        <w:tab/>
        <w:t xml:space="preserve">,namo# giriqSAya# </w:t>
      </w:r>
      <w:r w:rsidRPr="00E46BA5">
        <w:rPr>
          <w:rFonts w:ascii="Arial" w:hAnsi="Arial" w:cs="Arial"/>
          <w:color w:val="000000"/>
          <w:sz w:val="36"/>
          <w:szCs w:val="36"/>
          <w:lang w:bidi="hi-IN"/>
        </w:rPr>
        <w:tab/>
        <w:t xml:space="preserve">   </w:t>
      </w:r>
    </w:p>
    <w:p w14:paraId="0A23934E" w14:textId="77777777" w:rsidR="00E46BA5" w:rsidRPr="00E46BA5" w:rsidRDefault="00E46BA5" w:rsidP="00E46BA5">
      <w:pPr>
        <w:autoSpaceDE w:val="0"/>
        <w:autoSpaceDN w:val="0"/>
        <w:adjustRightInd w:val="0"/>
        <w:spacing w:after="0" w:line="240" w:lineRule="auto"/>
        <w:rPr>
          <w:rFonts w:ascii="Arial" w:hAnsi="Arial" w:cs="Arial"/>
          <w:color w:val="000000"/>
          <w:sz w:val="36"/>
          <w:szCs w:val="36"/>
          <w:lang w:bidi="hi-IN"/>
        </w:rPr>
      </w:pPr>
      <w:proofErr w:type="gramStart"/>
      <w:r w:rsidRPr="00E46BA5">
        <w:rPr>
          <w:rFonts w:ascii="Arial" w:hAnsi="Arial" w:cs="Arial"/>
          <w:color w:val="000000"/>
          <w:sz w:val="36"/>
          <w:szCs w:val="36"/>
          <w:lang w:bidi="hi-IN"/>
        </w:rPr>
        <w:t>giqriqSAya</w:t>
      </w:r>
      <w:proofErr w:type="gramEnd"/>
      <w:r w:rsidRPr="00E46BA5">
        <w:rPr>
          <w:rFonts w:ascii="Arial" w:hAnsi="Arial" w:cs="Arial"/>
          <w:color w:val="000000"/>
          <w:sz w:val="36"/>
          <w:szCs w:val="36"/>
          <w:lang w:bidi="hi-IN"/>
        </w:rPr>
        <w:t># ca</w:t>
      </w:r>
      <w:r w:rsidRPr="00E46BA5">
        <w:rPr>
          <w:rFonts w:ascii="Arial" w:hAnsi="Arial" w:cs="Arial"/>
          <w:color w:val="000000"/>
          <w:sz w:val="36"/>
          <w:szCs w:val="36"/>
          <w:lang w:bidi="hi-IN"/>
        </w:rPr>
        <w:tab/>
        <w:t xml:space="preserve">,caq SiqpiqviqShTAya# </w:t>
      </w:r>
      <w:r w:rsidRPr="00E46BA5">
        <w:rPr>
          <w:rFonts w:ascii="Arial" w:hAnsi="Arial" w:cs="Arial"/>
          <w:color w:val="000000"/>
          <w:sz w:val="36"/>
          <w:szCs w:val="36"/>
          <w:lang w:bidi="hi-IN"/>
        </w:rPr>
        <w:tab/>
        <w:t xml:space="preserve">   </w:t>
      </w:r>
    </w:p>
    <w:p w14:paraId="11D6CCB0" w14:textId="77777777" w:rsidR="00E46BA5" w:rsidRPr="00E46BA5" w:rsidRDefault="00E46BA5" w:rsidP="00E46BA5">
      <w:pPr>
        <w:autoSpaceDE w:val="0"/>
        <w:autoSpaceDN w:val="0"/>
        <w:adjustRightInd w:val="0"/>
        <w:spacing w:after="0" w:line="240" w:lineRule="auto"/>
        <w:rPr>
          <w:rFonts w:ascii="Arial" w:hAnsi="Arial" w:cs="Arial"/>
          <w:color w:val="000000"/>
          <w:sz w:val="36"/>
          <w:szCs w:val="36"/>
          <w:lang w:bidi="hi-IN"/>
        </w:rPr>
      </w:pPr>
      <w:r w:rsidRPr="00E46BA5">
        <w:rPr>
          <w:rFonts w:ascii="Arial" w:hAnsi="Arial" w:cs="Arial"/>
          <w:color w:val="000000"/>
          <w:sz w:val="36"/>
          <w:szCs w:val="36"/>
          <w:lang w:bidi="hi-IN"/>
        </w:rPr>
        <w:t>SiqpiqviqShTAya# ca</w:t>
      </w:r>
      <w:r w:rsidRPr="00E46BA5">
        <w:rPr>
          <w:rFonts w:ascii="Arial" w:hAnsi="Arial" w:cs="Arial"/>
          <w:color w:val="000000"/>
          <w:sz w:val="36"/>
          <w:szCs w:val="36"/>
          <w:lang w:bidi="hi-IN"/>
        </w:rPr>
        <w:tab/>
      </w:r>
      <w:proofErr w:type="gramStart"/>
      <w:r w:rsidRPr="00E46BA5">
        <w:rPr>
          <w:rFonts w:ascii="Arial" w:hAnsi="Arial" w:cs="Arial"/>
          <w:color w:val="000000"/>
          <w:sz w:val="36"/>
          <w:szCs w:val="36"/>
          <w:lang w:bidi="hi-IN"/>
        </w:rPr>
        <w:t>,SiqpiqviqShTAyeti</w:t>
      </w:r>
      <w:proofErr w:type="gramEnd"/>
      <w:r w:rsidRPr="00E46BA5">
        <w:rPr>
          <w:rFonts w:ascii="Arial" w:hAnsi="Arial" w:cs="Arial"/>
          <w:color w:val="000000"/>
          <w:sz w:val="36"/>
          <w:szCs w:val="36"/>
          <w:lang w:bidi="hi-IN"/>
        </w:rPr>
        <w:t xml:space="preserve"># Sipi --- viqShTAya# </w:t>
      </w:r>
      <w:r w:rsidRPr="00E46BA5">
        <w:rPr>
          <w:rFonts w:ascii="Arial" w:hAnsi="Arial" w:cs="Arial"/>
          <w:color w:val="000000"/>
          <w:sz w:val="36"/>
          <w:szCs w:val="36"/>
          <w:lang w:bidi="hi-IN"/>
        </w:rPr>
        <w:tab/>
        <w:t xml:space="preserve">   </w:t>
      </w:r>
    </w:p>
    <w:p w14:paraId="78773C00" w14:textId="77777777" w:rsidR="00E46BA5" w:rsidRPr="00E46BA5" w:rsidRDefault="00E46BA5" w:rsidP="00E46BA5">
      <w:pPr>
        <w:autoSpaceDE w:val="0"/>
        <w:autoSpaceDN w:val="0"/>
        <w:adjustRightInd w:val="0"/>
        <w:spacing w:after="0" w:line="240" w:lineRule="auto"/>
        <w:rPr>
          <w:rFonts w:ascii="Arial" w:hAnsi="Arial" w:cs="Arial"/>
          <w:color w:val="000000"/>
          <w:sz w:val="36"/>
          <w:szCs w:val="36"/>
          <w:lang w:bidi="hi-IN"/>
        </w:rPr>
      </w:pPr>
      <w:proofErr w:type="gramStart"/>
      <w:r w:rsidRPr="00E46BA5">
        <w:rPr>
          <w:rFonts w:ascii="Arial" w:hAnsi="Arial" w:cs="Arial"/>
          <w:color w:val="000000"/>
          <w:sz w:val="36"/>
          <w:szCs w:val="36"/>
          <w:lang w:bidi="hi-IN"/>
        </w:rPr>
        <w:t>caq</w:t>
      </w:r>
      <w:proofErr w:type="gramEnd"/>
      <w:r w:rsidRPr="00E46BA5">
        <w:rPr>
          <w:rFonts w:ascii="Arial" w:hAnsi="Arial" w:cs="Arial"/>
          <w:color w:val="000000"/>
          <w:sz w:val="36"/>
          <w:szCs w:val="36"/>
          <w:lang w:bidi="hi-IN"/>
        </w:rPr>
        <w:t xml:space="preserve"> nama#H</w:t>
      </w:r>
      <w:r w:rsidRPr="00E46BA5">
        <w:rPr>
          <w:rFonts w:ascii="Arial" w:hAnsi="Arial" w:cs="Arial"/>
          <w:color w:val="000000"/>
          <w:sz w:val="36"/>
          <w:szCs w:val="36"/>
          <w:lang w:bidi="hi-IN"/>
        </w:rPr>
        <w:tab/>
        <w:t xml:space="preserve">,namo# mIqDhuShTa#mAya </w:t>
      </w:r>
      <w:r w:rsidRPr="00E46BA5">
        <w:rPr>
          <w:rFonts w:ascii="Arial" w:hAnsi="Arial" w:cs="Arial"/>
          <w:color w:val="000000"/>
          <w:sz w:val="36"/>
          <w:szCs w:val="36"/>
          <w:lang w:bidi="hi-IN"/>
        </w:rPr>
        <w:tab/>
        <w:t xml:space="preserve">   </w:t>
      </w:r>
    </w:p>
    <w:p w14:paraId="1145B175" w14:textId="77777777" w:rsidR="00E46BA5" w:rsidRPr="00E46BA5" w:rsidRDefault="00E46BA5" w:rsidP="00E46BA5">
      <w:pPr>
        <w:autoSpaceDE w:val="0"/>
        <w:autoSpaceDN w:val="0"/>
        <w:adjustRightInd w:val="0"/>
        <w:spacing w:after="0" w:line="240" w:lineRule="auto"/>
        <w:rPr>
          <w:rFonts w:ascii="Arial" w:hAnsi="Arial" w:cs="Arial"/>
          <w:color w:val="000000"/>
          <w:sz w:val="36"/>
          <w:szCs w:val="36"/>
          <w:lang w:bidi="hi-IN"/>
        </w:rPr>
      </w:pPr>
      <w:proofErr w:type="gramStart"/>
      <w:r w:rsidRPr="00E46BA5">
        <w:rPr>
          <w:rFonts w:ascii="Arial" w:hAnsi="Arial" w:cs="Arial"/>
          <w:color w:val="000000"/>
          <w:sz w:val="36"/>
          <w:szCs w:val="36"/>
          <w:lang w:bidi="hi-IN"/>
        </w:rPr>
        <w:t>mIqDhuShTa#</w:t>
      </w:r>
      <w:proofErr w:type="gramEnd"/>
      <w:r w:rsidRPr="00E46BA5">
        <w:rPr>
          <w:rFonts w:ascii="Arial" w:hAnsi="Arial" w:cs="Arial"/>
          <w:color w:val="000000"/>
          <w:sz w:val="36"/>
          <w:szCs w:val="36"/>
          <w:lang w:bidi="hi-IN"/>
        </w:rPr>
        <w:t>mAya ca ,</w:t>
      </w:r>
      <w:r w:rsidRPr="00E46BA5">
        <w:rPr>
          <w:rFonts w:ascii="Arial" w:hAnsi="Arial" w:cs="Arial"/>
          <w:color w:val="000000"/>
          <w:sz w:val="36"/>
          <w:szCs w:val="36"/>
          <w:lang w:bidi="hi-IN"/>
        </w:rPr>
        <w:tab/>
        <w:t>mIqDhuShTa#mAqyeti# mIqDhuH --- taqmAqyaq</w:t>
      </w:r>
      <w:r w:rsidRPr="00E46BA5">
        <w:rPr>
          <w:rFonts w:ascii="Arial" w:hAnsi="Arial" w:cs="Arial"/>
          <w:color w:val="000000"/>
          <w:sz w:val="36"/>
          <w:szCs w:val="36"/>
          <w:lang w:bidi="hi-IN"/>
        </w:rPr>
        <w:tab/>
        <w:t xml:space="preserve">   </w:t>
      </w:r>
    </w:p>
    <w:p w14:paraId="39B586E2" w14:textId="77777777" w:rsidR="00E46BA5" w:rsidRPr="00E46BA5" w:rsidRDefault="00E46BA5" w:rsidP="00E46BA5">
      <w:pPr>
        <w:autoSpaceDE w:val="0"/>
        <w:autoSpaceDN w:val="0"/>
        <w:adjustRightInd w:val="0"/>
        <w:spacing w:after="0" w:line="240" w:lineRule="auto"/>
        <w:rPr>
          <w:rFonts w:ascii="Arial" w:hAnsi="Arial" w:cs="Arial"/>
          <w:color w:val="000000"/>
          <w:sz w:val="36"/>
          <w:szCs w:val="36"/>
          <w:lang w:bidi="hi-IN"/>
        </w:rPr>
      </w:pPr>
      <w:r w:rsidRPr="00E46BA5">
        <w:rPr>
          <w:rFonts w:ascii="Arial" w:hAnsi="Arial" w:cs="Arial"/>
          <w:color w:val="000000"/>
          <w:sz w:val="36"/>
          <w:szCs w:val="36"/>
          <w:lang w:bidi="hi-IN"/>
        </w:rPr>
        <w:t xml:space="preserve">ceShu#mate, </w:t>
      </w:r>
      <w:r w:rsidRPr="00E46BA5">
        <w:rPr>
          <w:rFonts w:ascii="Arial" w:hAnsi="Arial" w:cs="Arial"/>
          <w:color w:val="000000"/>
          <w:sz w:val="36"/>
          <w:szCs w:val="36"/>
          <w:lang w:bidi="hi-IN"/>
        </w:rPr>
        <w:tab/>
        <w:t>iShu#mate ca</w:t>
      </w:r>
      <w:r w:rsidRPr="00E46BA5">
        <w:rPr>
          <w:rFonts w:ascii="Arial" w:hAnsi="Arial" w:cs="Arial"/>
          <w:color w:val="000000"/>
          <w:sz w:val="36"/>
          <w:szCs w:val="36"/>
          <w:lang w:bidi="hi-IN"/>
        </w:rPr>
        <w:tab/>
        <w:t xml:space="preserve">   </w:t>
      </w:r>
    </w:p>
    <w:p w14:paraId="04045A7B" w14:textId="77777777" w:rsidR="00E46BA5" w:rsidRPr="00E46BA5" w:rsidRDefault="00E46BA5" w:rsidP="00E46BA5">
      <w:pPr>
        <w:autoSpaceDE w:val="0"/>
        <w:autoSpaceDN w:val="0"/>
        <w:adjustRightInd w:val="0"/>
        <w:spacing w:after="0" w:line="240" w:lineRule="auto"/>
        <w:rPr>
          <w:rFonts w:ascii="Arial" w:hAnsi="Arial" w:cs="Arial"/>
          <w:color w:val="000000"/>
          <w:sz w:val="36"/>
          <w:szCs w:val="36"/>
          <w:lang w:bidi="hi-IN"/>
        </w:rPr>
      </w:pPr>
      <w:r w:rsidRPr="00E46BA5">
        <w:rPr>
          <w:rFonts w:ascii="Arial" w:hAnsi="Arial" w:cs="Arial"/>
          <w:color w:val="000000"/>
          <w:sz w:val="36"/>
          <w:szCs w:val="36"/>
          <w:lang w:bidi="hi-IN"/>
        </w:rPr>
        <w:t>iShu#mataq itIShu# --- maqteq &gt;,</w:t>
      </w:r>
      <w:r w:rsidRPr="00E46BA5">
        <w:rPr>
          <w:rFonts w:ascii="Arial" w:hAnsi="Arial" w:cs="Arial"/>
          <w:color w:val="000000"/>
          <w:sz w:val="36"/>
          <w:szCs w:val="36"/>
          <w:lang w:bidi="hi-IN"/>
        </w:rPr>
        <w:tab/>
        <w:t>caq nama#H</w:t>
      </w:r>
      <w:r w:rsidRPr="00E46BA5">
        <w:rPr>
          <w:rFonts w:ascii="Arial" w:hAnsi="Arial" w:cs="Arial"/>
          <w:color w:val="000000"/>
          <w:sz w:val="36"/>
          <w:szCs w:val="36"/>
          <w:lang w:bidi="hi-IN"/>
        </w:rPr>
        <w:tab/>
        <w:t xml:space="preserve"> </w:t>
      </w:r>
    </w:p>
    <w:p w14:paraId="360FD403" w14:textId="77777777" w:rsidR="00E46BA5" w:rsidRPr="00E46BA5" w:rsidRDefault="00E46BA5" w:rsidP="00E46BA5">
      <w:pPr>
        <w:autoSpaceDE w:val="0"/>
        <w:autoSpaceDN w:val="0"/>
        <w:adjustRightInd w:val="0"/>
        <w:spacing w:after="0" w:line="240" w:lineRule="auto"/>
        <w:rPr>
          <w:rFonts w:ascii="Arial" w:hAnsi="Arial" w:cs="Arial"/>
          <w:color w:val="000000"/>
          <w:sz w:val="36"/>
          <w:szCs w:val="36"/>
          <w:lang w:bidi="hi-IN"/>
        </w:rPr>
      </w:pPr>
      <w:proofErr w:type="gramStart"/>
      <w:r w:rsidRPr="00E46BA5">
        <w:rPr>
          <w:rFonts w:ascii="Arial" w:hAnsi="Arial" w:cs="Arial"/>
          <w:color w:val="000000"/>
          <w:sz w:val="36"/>
          <w:szCs w:val="36"/>
          <w:lang w:bidi="hi-IN"/>
        </w:rPr>
        <w:t>namo</w:t>
      </w:r>
      <w:proofErr w:type="gramEnd"/>
      <w:r w:rsidRPr="00E46BA5">
        <w:rPr>
          <w:rFonts w:ascii="Arial" w:hAnsi="Arial" w:cs="Arial"/>
          <w:color w:val="000000"/>
          <w:sz w:val="36"/>
          <w:szCs w:val="36"/>
          <w:lang w:bidi="hi-IN"/>
        </w:rPr>
        <w:t>$ hraqsvAya# ,</w:t>
      </w:r>
      <w:r w:rsidRPr="00E46BA5">
        <w:rPr>
          <w:rFonts w:ascii="Arial" w:hAnsi="Arial" w:cs="Arial"/>
          <w:color w:val="000000"/>
          <w:sz w:val="36"/>
          <w:szCs w:val="36"/>
          <w:lang w:bidi="hi-IN"/>
        </w:rPr>
        <w:tab/>
        <w:t>hraqsvAya# ca</w:t>
      </w:r>
      <w:r w:rsidRPr="00E46BA5">
        <w:rPr>
          <w:rFonts w:ascii="Arial" w:hAnsi="Arial" w:cs="Arial"/>
          <w:color w:val="000000"/>
          <w:sz w:val="36"/>
          <w:szCs w:val="36"/>
          <w:lang w:bidi="hi-IN"/>
        </w:rPr>
        <w:tab/>
        <w:t xml:space="preserve">   </w:t>
      </w:r>
    </w:p>
    <w:p w14:paraId="18453AD4" w14:textId="40EA6BC9" w:rsidR="00E46BA5" w:rsidRPr="00E46BA5" w:rsidRDefault="00E46BA5" w:rsidP="00E46BA5">
      <w:pPr>
        <w:autoSpaceDE w:val="0"/>
        <w:autoSpaceDN w:val="0"/>
        <w:adjustRightInd w:val="0"/>
        <w:spacing w:after="0" w:line="240" w:lineRule="auto"/>
        <w:rPr>
          <w:rFonts w:ascii="Arial" w:hAnsi="Arial" w:cs="Arial"/>
          <w:color w:val="000000"/>
          <w:sz w:val="36"/>
          <w:szCs w:val="36"/>
          <w:lang w:bidi="hi-IN"/>
        </w:rPr>
      </w:pPr>
      <w:proofErr w:type="gramStart"/>
      <w:r w:rsidRPr="00E46BA5">
        <w:rPr>
          <w:rFonts w:ascii="Arial" w:hAnsi="Arial" w:cs="Arial"/>
          <w:color w:val="000000"/>
          <w:sz w:val="36"/>
          <w:szCs w:val="36"/>
          <w:lang w:bidi="hi-IN"/>
        </w:rPr>
        <w:t>caq</w:t>
      </w:r>
      <w:proofErr w:type="gramEnd"/>
      <w:r w:rsidRPr="00E46BA5">
        <w:rPr>
          <w:rFonts w:ascii="Arial" w:hAnsi="Arial" w:cs="Arial"/>
          <w:color w:val="000000"/>
          <w:sz w:val="36"/>
          <w:szCs w:val="36"/>
          <w:lang w:bidi="hi-IN"/>
        </w:rPr>
        <w:t xml:space="preserve"> vAqmaqnAya</w:t>
      </w:r>
      <w:r w:rsidR="00E64895">
        <w:rPr>
          <w:rFonts w:ascii="Arial" w:hAnsi="Arial" w:cs="Arial"/>
          <w:color w:val="000000"/>
          <w:sz w:val="36"/>
          <w:szCs w:val="36"/>
          <w:lang w:bidi="hi-IN"/>
        </w:rPr>
        <w:t>#</w:t>
      </w:r>
      <w:r w:rsidRPr="00E46BA5">
        <w:rPr>
          <w:rFonts w:ascii="Arial" w:hAnsi="Arial" w:cs="Arial"/>
          <w:color w:val="000000"/>
          <w:sz w:val="36"/>
          <w:szCs w:val="36"/>
          <w:lang w:bidi="hi-IN"/>
        </w:rPr>
        <w:t xml:space="preserve"> ,</w:t>
      </w:r>
      <w:r w:rsidRPr="00E46BA5">
        <w:rPr>
          <w:rFonts w:ascii="Arial" w:hAnsi="Arial" w:cs="Arial"/>
          <w:color w:val="000000"/>
          <w:sz w:val="36"/>
          <w:szCs w:val="36"/>
          <w:lang w:bidi="hi-IN"/>
        </w:rPr>
        <w:tab/>
        <w:t>vAqmaqnAya# ca</w:t>
      </w:r>
      <w:r w:rsidRPr="00E46BA5">
        <w:rPr>
          <w:rFonts w:ascii="Arial" w:hAnsi="Arial" w:cs="Arial"/>
          <w:color w:val="000000"/>
          <w:sz w:val="36"/>
          <w:szCs w:val="36"/>
          <w:lang w:bidi="hi-IN"/>
        </w:rPr>
        <w:tab/>
        <w:t xml:space="preserve">   </w:t>
      </w:r>
    </w:p>
    <w:p w14:paraId="32EE9249" w14:textId="77777777" w:rsidR="00E46BA5" w:rsidRPr="00E46BA5" w:rsidRDefault="00E46BA5" w:rsidP="00E46BA5">
      <w:pPr>
        <w:autoSpaceDE w:val="0"/>
        <w:autoSpaceDN w:val="0"/>
        <w:adjustRightInd w:val="0"/>
        <w:spacing w:after="0" w:line="240" w:lineRule="auto"/>
        <w:rPr>
          <w:rFonts w:ascii="Arial" w:hAnsi="Arial" w:cs="Arial"/>
          <w:color w:val="000000"/>
          <w:sz w:val="36"/>
          <w:szCs w:val="36"/>
          <w:lang w:bidi="hi-IN"/>
        </w:rPr>
      </w:pPr>
      <w:proofErr w:type="gramStart"/>
      <w:r w:rsidRPr="00E46BA5">
        <w:rPr>
          <w:rFonts w:ascii="Arial" w:hAnsi="Arial" w:cs="Arial"/>
          <w:color w:val="000000"/>
          <w:sz w:val="36"/>
          <w:szCs w:val="36"/>
          <w:lang w:bidi="hi-IN"/>
        </w:rPr>
        <w:t>caq</w:t>
      </w:r>
      <w:proofErr w:type="gramEnd"/>
      <w:r w:rsidRPr="00E46BA5">
        <w:rPr>
          <w:rFonts w:ascii="Arial" w:hAnsi="Arial" w:cs="Arial"/>
          <w:color w:val="000000"/>
          <w:sz w:val="36"/>
          <w:szCs w:val="36"/>
          <w:lang w:bidi="hi-IN"/>
        </w:rPr>
        <w:t xml:space="preserve"> nama#H</w:t>
      </w:r>
      <w:r w:rsidRPr="00E46BA5">
        <w:rPr>
          <w:rFonts w:ascii="Arial" w:hAnsi="Arial" w:cs="Arial"/>
          <w:color w:val="000000"/>
          <w:sz w:val="36"/>
          <w:szCs w:val="36"/>
          <w:lang w:bidi="hi-IN"/>
        </w:rPr>
        <w:tab/>
        <w:t xml:space="preserve">,namo# bRuhaqte </w:t>
      </w:r>
      <w:r w:rsidRPr="00E46BA5">
        <w:rPr>
          <w:rFonts w:ascii="Arial" w:hAnsi="Arial" w:cs="Arial"/>
          <w:color w:val="000000"/>
          <w:sz w:val="36"/>
          <w:szCs w:val="36"/>
          <w:lang w:bidi="hi-IN"/>
        </w:rPr>
        <w:tab/>
        <w:t xml:space="preserve">   </w:t>
      </w:r>
    </w:p>
    <w:p w14:paraId="056EC800" w14:textId="77777777" w:rsidR="00E46BA5" w:rsidRPr="00E46BA5" w:rsidRDefault="00E46BA5" w:rsidP="00E46BA5">
      <w:pPr>
        <w:autoSpaceDE w:val="0"/>
        <w:autoSpaceDN w:val="0"/>
        <w:adjustRightInd w:val="0"/>
        <w:spacing w:after="0" w:line="240" w:lineRule="auto"/>
        <w:rPr>
          <w:rFonts w:ascii="Arial" w:hAnsi="Arial" w:cs="Arial"/>
          <w:color w:val="000000"/>
          <w:sz w:val="36"/>
          <w:szCs w:val="36"/>
          <w:lang w:bidi="hi-IN"/>
        </w:rPr>
      </w:pPr>
      <w:proofErr w:type="gramStart"/>
      <w:r w:rsidRPr="00E46BA5">
        <w:rPr>
          <w:rFonts w:ascii="Arial" w:hAnsi="Arial" w:cs="Arial"/>
          <w:color w:val="000000"/>
          <w:sz w:val="36"/>
          <w:szCs w:val="36"/>
          <w:lang w:bidi="hi-IN"/>
        </w:rPr>
        <w:t>bRuqhaqte</w:t>
      </w:r>
      <w:proofErr w:type="gramEnd"/>
      <w:r w:rsidRPr="00E46BA5">
        <w:rPr>
          <w:rFonts w:ascii="Arial" w:hAnsi="Arial" w:cs="Arial"/>
          <w:color w:val="000000"/>
          <w:sz w:val="36"/>
          <w:szCs w:val="36"/>
          <w:lang w:bidi="hi-IN"/>
        </w:rPr>
        <w:t xml:space="preserve"> ca#,</w:t>
      </w:r>
      <w:r w:rsidRPr="00E46BA5">
        <w:rPr>
          <w:rFonts w:ascii="Arial" w:hAnsi="Arial" w:cs="Arial"/>
          <w:color w:val="000000"/>
          <w:sz w:val="36"/>
          <w:szCs w:val="36"/>
          <w:lang w:bidi="hi-IN"/>
        </w:rPr>
        <w:tab/>
        <w:t xml:space="preserve">caq var.ShI#yase </w:t>
      </w:r>
      <w:r w:rsidRPr="00E46BA5">
        <w:rPr>
          <w:rFonts w:ascii="Arial" w:hAnsi="Arial" w:cs="Arial"/>
          <w:color w:val="000000"/>
          <w:sz w:val="36"/>
          <w:szCs w:val="36"/>
          <w:lang w:bidi="hi-IN"/>
        </w:rPr>
        <w:tab/>
        <w:t xml:space="preserve">   </w:t>
      </w:r>
    </w:p>
    <w:p w14:paraId="05FB5470" w14:textId="77777777" w:rsidR="00E46BA5" w:rsidRPr="00E46BA5" w:rsidRDefault="00E46BA5" w:rsidP="00E46BA5">
      <w:pPr>
        <w:autoSpaceDE w:val="0"/>
        <w:autoSpaceDN w:val="0"/>
        <w:adjustRightInd w:val="0"/>
        <w:spacing w:after="0" w:line="240" w:lineRule="auto"/>
        <w:rPr>
          <w:rFonts w:ascii="Arial" w:hAnsi="Arial" w:cs="Arial"/>
          <w:color w:val="000000"/>
          <w:sz w:val="36"/>
          <w:szCs w:val="36"/>
          <w:lang w:bidi="hi-IN"/>
        </w:rPr>
      </w:pPr>
      <w:r w:rsidRPr="00E46BA5">
        <w:rPr>
          <w:rFonts w:ascii="Arial" w:hAnsi="Arial" w:cs="Arial"/>
          <w:color w:val="000000"/>
          <w:sz w:val="36"/>
          <w:szCs w:val="36"/>
          <w:lang w:bidi="hi-IN"/>
        </w:rPr>
        <w:t>var.ShI#yase ca,</w:t>
      </w:r>
      <w:r w:rsidRPr="00E46BA5">
        <w:rPr>
          <w:rFonts w:ascii="Arial" w:hAnsi="Arial" w:cs="Arial"/>
          <w:color w:val="000000"/>
          <w:sz w:val="36"/>
          <w:szCs w:val="36"/>
          <w:lang w:bidi="hi-IN"/>
        </w:rPr>
        <w:tab/>
        <w:t xml:space="preserve">caq </w:t>
      </w:r>
      <w:proofErr w:type="gramStart"/>
      <w:r w:rsidRPr="00E46BA5">
        <w:rPr>
          <w:rFonts w:ascii="Arial" w:hAnsi="Arial" w:cs="Arial"/>
          <w:color w:val="000000"/>
          <w:sz w:val="36"/>
          <w:szCs w:val="36"/>
          <w:lang w:bidi="hi-IN"/>
        </w:rPr>
        <w:t>nama#</w:t>
      </w:r>
      <w:proofErr w:type="gramEnd"/>
      <w:r w:rsidRPr="00E46BA5">
        <w:rPr>
          <w:rFonts w:ascii="Arial" w:hAnsi="Arial" w:cs="Arial"/>
          <w:color w:val="000000"/>
          <w:sz w:val="36"/>
          <w:szCs w:val="36"/>
          <w:lang w:bidi="hi-IN"/>
        </w:rPr>
        <w:t>H</w:t>
      </w:r>
      <w:r w:rsidRPr="00E46BA5">
        <w:rPr>
          <w:rFonts w:ascii="Arial" w:hAnsi="Arial" w:cs="Arial"/>
          <w:color w:val="000000"/>
          <w:sz w:val="36"/>
          <w:szCs w:val="36"/>
          <w:lang w:bidi="hi-IN"/>
        </w:rPr>
        <w:tab/>
        <w:t xml:space="preserve">   </w:t>
      </w:r>
    </w:p>
    <w:p w14:paraId="15E2F527" w14:textId="77777777" w:rsidR="00E46BA5" w:rsidRPr="00E46BA5" w:rsidRDefault="00E46BA5" w:rsidP="00E46BA5">
      <w:pPr>
        <w:autoSpaceDE w:val="0"/>
        <w:autoSpaceDN w:val="0"/>
        <w:adjustRightInd w:val="0"/>
        <w:spacing w:after="0" w:line="240" w:lineRule="auto"/>
        <w:rPr>
          <w:rFonts w:ascii="Arial" w:hAnsi="Arial" w:cs="Arial"/>
          <w:color w:val="000000"/>
          <w:sz w:val="36"/>
          <w:szCs w:val="36"/>
          <w:lang w:bidi="hi-IN"/>
        </w:rPr>
      </w:pPr>
      <w:proofErr w:type="gramStart"/>
      <w:r w:rsidRPr="00E46BA5">
        <w:rPr>
          <w:rFonts w:ascii="Arial" w:hAnsi="Arial" w:cs="Arial"/>
          <w:color w:val="000000"/>
          <w:sz w:val="36"/>
          <w:szCs w:val="36"/>
          <w:lang w:bidi="hi-IN"/>
        </w:rPr>
        <w:t>namo</w:t>
      </w:r>
      <w:proofErr w:type="gramEnd"/>
      <w:r w:rsidRPr="00E46BA5">
        <w:rPr>
          <w:rFonts w:ascii="Arial" w:hAnsi="Arial" w:cs="Arial"/>
          <w:color w:val="000000"/>
          <w:sz w:val="36"/>
          <w:szCs w:val="36"/>
          <w:lang w:bidi="hi-IN"/>
        </w:rPr>
        <w:t># vRuqddhAya# ,</w:t>
      </w:r>
      <w:r w:rsidRPr="00E46BA5">
        <w:rPr>
          <w:rFonts w:ascii="Arial" w:hAnsi="Arial" w:cs="Arial"/>
          <w:color w:val="000000"/>
          <w:sz w:val="36"/>
          <w:szCs w:val="36"/>
          <w:lang w:bidi="hi-IN"/>
        </w:rPr>
        <w:tab/>
        <w:t>vRuqddhAya# ca</w:t>
      </w:r>
      <w:r w:rsidRPr="00E46BA5">
        <w:rPr>
          <w:rFonts w:ascii="Arial" w:hAnsi="Arial" w:cs="Arial"/>
          <w:color w:val="000000"/>
          <w:sz w:val="36"/>
          <w:szCs w:val="36"/>
          <w:lang w:bidi="hi-IN"/>
        </w:rPr>
        <w:tab/>
        <w:t xml:space="preserve">   </w:t>
      </w:r>
    </w:p>
    <w:p w14:paraId="3EE38FF1" w14:textId="77777777" w:rsidR="00E46BA5" w:rsidRPr="00E46BA5" w:rsidRDefault="00E46BA5" w:rsidP="00E46BA5">
      <w:pPr>
        <w:autoSpaceDE w:val="0"/>
        <w:autoSpaceDN w:val="0"/>
        <w:adjustRightInd w:val="0"/>
        <w:spacing w:after="0" w:line="240" w:lineRule="auto"/>
        <w:rPr>
          <w:rFonts w:ascii="Arial" w:hAnsi="Arial" w:cs="Arial"/>
          <w:color w:val="000000"/>
          <w:sz w:val="36"/>
          <w:szCs w:val="36"/>
          <w:lang w:bidi="hi-IN"/>
        </w:rPr>
      </w:pPr>
      <w:proofErr w:type="gramStart"/>
      <w:r w:rsidRPr="00E46BA5">
        <w:rPr>
          <w:rFonts w:ascii="Arial" w:hAnsi="Arial" w:cs="Arial"/>
          <w:color w:val="000000"/>
          <w:sz w:val="36"/>
          <w:szCs w:val="36"/>
          <w:lang w:bidi="hi-IN"/>
        </w:rPr>
        <w:t>caq</w:t>
      </w:r>
      <w:proofErr w:type="gramEnd"/>
      <w:r w:rsidRPr="00E46BA5">
        <w:rPr>
          <w:rFonts w:ascii="Arial" w:hAnsi="Arial" w:cs="Arial"/>
          <w:color w:val="000000"/>
          <w:sz w:val="36"/>
          <w:szCs w:val="36"/>
          <w:lang w:bidi="hi-IN"/>
        </w:rPr>
        <w:t xml:space="preserve"> saqM~MvRudhdva#ne ,</w:t>
      </w:r>
      <w:r w:rsidRPr="00E46BA5">
        <w:rPr>
          <w:rFonts w:ascii="Arial" w:hAnsi="Arial" w:cs="Arial"/>
          <w:color w:val="000000"/>
          <w:sz w:val="36"/>
          <w:szCs w:val="36"/>
          <w:lang w:bidi="hi-IN"/>
        </w:rPr>
        <w:tab/>
        <w:t>saqM~MvRudhdva#ne ca</w:t>
      </w:r>
      <w:r w:rsidRPr="00E46BA5">
        <w:rPr>
          <w:rFonts w:ascii="Arial" w:hAnsi="Arial" w:cs="Arial"/>
          <w:color w:val="000000"/>
          <w:sz w:val="36"/>
          <w:szCs w:val="36"/>
          <w:lang w:bidi="hi-IN"/>
        </w:rPr>
        <w:tab/>
        <w:t xml:space="preserve">   </w:t>
      </w:r>
    </w:p>
    <w:p w14:paraId="3B15E1EC" w14:textId="77777777" w:rsidR="00E46BA5" w:rsidRPr="00E46BA5" w:rsidRDefault="00E46BA5" w:rsidP="00E46BA5">
      <w:pPr>
        <w:autoSpaceDE w:val="0"/>
        <w:autoSpaceDN w:val="0"/>
        <w:adjustRightInd w:val="0"/>
        <w:spacing w:after="0" w:line="240" w:lineRule="auto"/>
        <w:rPr>
          <w:rFonts w:ascii="Arial" w:hAnsi="Arial" w:cs="Arial"/>
          <w:color w:val="000000"/>
          <w:sz w:val="36"/>
          <w:szCs w:val="36"/>
          <w:lang w:bidi="hi-IN"/>
        </w:rPr>
      </w:pPr>
      <w:r w:rsidRPr="00E46BA5">
        <w:rPr>
          <w:rFonts w:ascii="Arial" w:hAnsi="Arial" w:cs="Arial"/>
          <w:color w:val="000000"/>
          <w:sz w:val="36"/>
          <w:szCs w:val="36"/>
          <w:lang w:bidi="hi-IN"/>
        </w:rPr>
        <w:t>saqM~MvRuddhva#naq iti# saM --- vRuddhva#ne,</w:t>
      </w:r>
      <w:r w:rsidRPr="00E46BA5">
        <w:rPr>
          <w:rFonts w:ascii="Arial" w:hAnsi="Arial" w:cs="Arial"/>
          <w:color w:val="000000"/>
          <w:sz w:val="36"/>
          <w:szCs w:val="36"/>
          <w:lang w:bidi="hi-IN"/>
        </w:rPr>
        <w:tab/>
        <w:t>caq nama#H</w:t>
      </w:r>
      <w:r w:rsidRPr="00E46BA5">
        <w:rPr>
          <w:rFonts w:ascii="Arial" w:hAnsi="Arial" w:cs="Arial"/>
          <w:color w:val="000000"/>
          <w:sz w:val="36"/>
          <w:szCs w:val="36"/>
          <w:lang w:bidi="hi-IN"/>
        </w:rPr>
        <w:tab/>
        <w:t xml:space="preserve">   </w:t>
      </w:r>
    </w:p>
    <w:p w14:paraId="5188FE9D" w14:textId="77777777" w:rsidR="00E46BA5" w:rsidRPr="00E46BA5" w:rsidRDefault="00E46BA5" w:rsidP="00E46BA5">
      <w:pPr>
        <w:autoSpaceDE w:val="0"/>
        <w:autoSpaceDN w:val="0"/>
        <w:adjustRightInd w:val="0"/>
        <w:spacing w:after="0" w:line="240" w:lineRule="auto"/>
        <w:rPr>
          <w:rFonts w:ascii="Arial" w:hAnsi="Arial" w:cs="Arial"/>
          <w:color w:val="000000"/>
          <w:sz w:val="36"/>
          <w:szCs w:val="36"/>
          <w:lang w:bidi="hi-IN"/>
        </w:rPr>
      </w:pPr>
      <w:proofErr w:type="gramStart"/>
      <w:r w:rsidRPr="00E46BA5">
        <w:rPr>
          <w:rFonts w:ascii="Arial" w:hAnsi="Arial" w:cs="Arial"/>
          <w:color w:val="000000"/>
          <w:sz w:val="36"/>
          <w:szCs w:val="36"/>
          <w:lang w:bidi="hi-IN"/>
        </w:rPr>
        <w:t>namoq</w:t>
      </w:r>
      <w:proofErr w:type="gramEnd"/>
      <w:r w:rsidRPr="00E46BA5">
        <w:rPr>
          <w:rFonts w:ascii="Arial" w:hAnsi="Arial" w:cs="Arial"/>
          <w:color w:val="000000"/>
          <w:sz w:val="36"/>
          <w:szCs w:val="36"/>
          <w:lang w:bidi="hi-IN"/>
        </w:rPr>
        <w:t xml:space="preserve"> agri#yAya </w:t>
      </w:r>
      <w:r w:rsidRPr="00E46BA5">
        <w:rPr>
          <w:rFonts w:ascii="Arial" w:hAnsi="Arial" w:cs="Arial"/>
          <w:color w:val="000000"/>
          <w:sz w:val="36"/>
          <w:szCs w:val="36"/>
          <w:lang w:bidi="hi-IN"/>
        </w:rPr>
        <w:tab/>
        <w:t>,agri#yAya ca</w:t>
      </w:r>
      <w:r w:rsidRPr="00E46BA5">
        <w:rPr>
          <w:rFonts w:ascii="Arial" w:hAnsi="Arial" w:cs="Arial"/>
          <w:color w:val="000000"/>
          <w:sz w:val="36"/>
          <w:szCs w:val="36"/>
          <w:lang w:bidi="hi-IN"/>
        </w:rPr>
        <w:tab/>
        <w:t xml:space="preserve">   </w:t>
      </w:r>
    </w:p>
    <w:p w14:paraId="0F9CABBF" w14:textId="77777777" w:rsidR="00E46BA5" w:rsidRPr="00E46BA5" w:rsidRDefault="00E46BA5" w:rsidP="00E46BA5">
      <w:pPr>
        <w:autoSpaceDE w:val="0"/>
        <w:autoSpaceDN w:val="0"/>
        <w:adjustRightInd w:val="0"/>
        <w:spacing w:after="0" w:line="240" w:lineRule="auto"/>
        <w:rPr>
          <w:rFonts w:ascii="Arial" w:hAnsi="Arial" w:cs="Arial"/>
          <w:color w:val="000000"/>
          <w:sz w:val="36"/>
          <w:szCs w:val="36"/>
          <w:lang w:bidi="hi-IN"/>
        </w:rPr>
      </w:pPr>
      <w:proofErr w:type="gramStart"/>
      <w:r w:rsidRPr="00E46BA5">
        <w:rPr>
          <w:rFonts w:ascii="Arial" w:hAnsi="Arial" w:cs="Arial"/>
          <w:color w:val="000000"/>
          <w:sz w:val="36"/>
          <w:szCs w:val="36"/>
          <w:lang w:bidi="hi-IN"/>
        </w:rPr>
        <w:t>caq</w:t>
      </w:r>
      <w:proofErr w:type="gramEnd"/>
      <w:r w:rsidRPr="00E46BA5">
        <w:rPr>
          <w:rFonts w:ascii="Arial" w:hAnsi="Arial" w:cs="Arial"/>
          <w:color w:val="000000"/>
          <w:sz w:val="36"/>
          <w:szCs w:val="36"/>
          <w:lang w:bidi="hi-IN"/>
        </w:rPr>
        <w:t xml:space="preserve"> praqthaqmAya# ,</w:t>
      </w:r>
      <w:r w:rsidRPr="00E46BA5">
        <w:rPr>
          <w:rFonts w:ascii="Arial" w:hAnsi="Arial" w:cs="Arial"/>
          <w:color w:val="000000"/>
          <w:sz w:val="36"/>
          <w:szCs w:val="36"/>
          <w:lang w:bidi="hi-IN"/>
        </w:rPr>
        <w:tab/>
        <w:t>praqthaqmAya# ca</w:t>
      </w:r>
      <w:r w:rsidRPr="00E46BA5">
        <w:rPr>
          <w:rFonts w:ascii="Arial" w:hAnsi="Arial" w:cs="Arial"/>
          <w:color w:val="000000"/>
          <w:sz w:val="36"/>
          <w:szCs w:val="36"/>
          <w:lang w:bidi="hi-IN"/>
        </w:rPr>
        <w:tab/>
        <w:t xml:space="preserve">   </w:t>
      </w:r>
    </w:p>
    <w:p w14:paraId="087588A5" w14:textId="77777777" w:rsidR="00E46BA5" w:rsidRPr="00E46BA5" w:rsidRDefault="00E46BA5" w:rsidP="00E46BA5">
      <w:pPr>
        <w:autoSpaceDE w:val="0"/>
        <w:autoSpaceDN w:val="0"/>
        <w:adjustRightInd w:val="0"/>
        <w:spacing w:after="0" w:line="240" w:lineRule="auto"/>
        <w:rPr>
          <w:rFonts w:ascii="Arial" w:hAnsi="Arial" w:cs="Arial"/>
          <w:color w:val="000000"/>
          <w:sz w:val="36"/>
          <w:szCs w:val="36"/>
          <w:lang w:bidi="hi-IN"/>
        </w:rPr>
      </w:pPr>
      <w:proofErr w:type="gramStart"/>
      <w:r w:rsidRPr="00E46BA5">
        <w:rPr>
          <w:rFonts w:ascii="Arial" w:hAnsi="Arial" w:cs="Arial"/>
          <w:color w:val="000000"/>
          <w:sz w:val="36"/>
          <w:szCs w:val="36"/>
          <w:lang w:bidi="hi-IN"/>
        </w:rPr>
        <w:t>caq</w:t>
      </w:r>
      <w:proofErr w:type="gramEnd"/>
      <w:r w:rsidRPr="00E46BA5">
        <w:rPr>
          <w:rFonts w:ascii="Arial" w:hAnsi="Arial" w:cs="Arial"/>
          <w:color w:val="000000"/>
          <w:sz w:val="36"/>
          <w:szCs w:val="36"/>
          <w:lang w:bidi="hi-IN"/>
        </w:rPr>
        <w:t xml:space="preserve"> nama#H</w:t>
      </w:r>
      <w:r w:rsidRPr="00E46BA5">
        <w:rPr>
          <w:rFonts w:ascii="Arial" w:hAnsi="Arial" w:cs="Arial"/>
          <w:color w:val="000000"/>
          <w:sz w:val="36"/>
          <w:szCs w:val="36"/>
          <w:lang w:bidi="hi-IN"/>
        </w:rPr>
        <w:tab/>
        <w:t>,nama# AqSave$ &gt;</w:t>
      </w:r>
      <w:r w:rsidRPr="00E46BA5">
        <w:rPr>
          <w:rFonts w:ascii="Arial" w:hAnsi="Arial" w:cs="Arial"/>
          <w:color w:val="000000"/>
          <w:sz w:val="36"/>
          <w:szCs w:val="36"/>
          <w:lang w:bidi="hi-IN"/>
        </w:rPr>
        <w:tab/>
        <w:t xml:space="preserve"> </w:t>
      </w:r>
    </w:p>
    <w:p w14:paraId="2007D5A5" w14:textId="77777777" w:rsidR="00E46BA5" w:rsidRPr="00E46BA5" w:rsidRDefault="00E46BA5" w:rsidP="00E46BA5">
      <w:pPr>
        <w:autoSpaceDE w:val="0"/>
        <w:autoSpaceDN w:val="0"/>
        <w:adjustRightInd w:val="0"/>
        <w:spacing w:after="0" w:line="240" w:lineRule="auto"/>
        <w:rPr>
          <w:rFonts w:ascii="Arial" w:hAnsi="Arial" w:cs="Arial"/>
          <w:color w:val="000000"/>
          <w:sz w:val="36"/>
          <w:szCs w:val="36"/>
          <w:lang w:bidi="hi-IN"/>
        </w:rPr>
      </w:pPr>
      <w:r w:rsidRPr="00E46BA5">
        <w:rPr>
          <w:rFonts w:ascii="Arial" w:hAnsi="Arial" w:cs="Arial"/>
          <w:color w:val="000000"/>
          <w:sz w:val="36"/>
          <w:szCs w:val="36"/>
          <w:lang w:bidi="hi-IN"/>
        </w:rPr>
        <w:t>AqSave# ca</w:t>
      </w:r>
      <w:r w:rsidRPr="00E46BA5">
        <w:rPr>
          <w:rFonts w:ascii="Arial" w:hAnsi="Arial" w:cs="Arial"/>
          <w:color w:val="000000"/>
          <w:sz w:val="36"/>
          <w:szCs w:val="36"/>
          <w:lang w:bidi="hi-IN"/>
        </w:rPr>
        <w:tab/>
        <w:t xml:space="preserve">, cAqjiqrAya# </w:t>
      </w:r>
      <w:r w:rsidRPr="00E46BA5">
        <w:rPr>
          <w:rFonts w:ascii="Arial" w:hAnsi="Arial" w:cs="Arial"/>
          <w:color w:val="000000"/>
          <w:sz w:val="36"/>
          <w:szCs w:val="36"/>
          <w:lang w:bidi="hi-IN"/>
        </w:rPr>
        <w:tab/>
        <w:t xml:space="preserve">   </w:t>
      </w:r>
    </w:p>
    <w:p w14:paraId="679BDB27" w14:textId="77777777" w:rsidR="00E46BA5" w:rsidRPr="00E46BA5" w:rsidRDefault="00E46BA5" w:rsidP="00E46BA5">
      <w:pPr>
        <w:autoSpaceDE w:val="0"/>
        <w:autoSpaceDN w:val="0"/>
        <w:adjustRightInd w:val="0"/>
        <w:spacing w:after="0" w:line="240" w:lineRule="auto"/>
        <w:rPr>
          <w:rFonts w:ascii="Arial" w:hAnsi="Arial" w:cs="Arial"/>
          <w:color w:val="000000"/>
          <w:sz w:val="36"/>
          <w:szCs w:val="36"/>
          <w:lang w:bidi="hi-IN"/>
        </w:rPr>
      </w:pPr>
      <w:proofErr w:type="gramStart"/>
      <w:r w:rsidRPr="00E46BA5">
        <w:rPr>
          <w:rFonts w:ascii="Arial" w:hAnsi="Arial" w:cs="Arial"/>
          <w:color w:val="000000"/>
          <w:sz w:val="36"/>
          <w:szCs w:val="36"/>
          <w:lang w:bidi="hi-IN"/>
        </w:rPr>
        <w:lastRenderedPageBreak/>
        <w:t>aqjiqrAya</w:t>
      </w:r>
      <w:proofErr w:type="gramEnd"/>
      <w:r w:rsidRPr="00E46BA5">
        <w:rPr>
          <w:rFonts w:ascii="Arial" w:hAnsi="Arial" w:cs="Arial"/>
          <w:color w:val="000000"/>
          <w:sz w:val="36"/>
          <w:szCs w:val="36"/>
          <w:lang w:bidi="hi-IN"/>
        </w:rPr>
        <w:t># ca ,</w:t>
      </w:r>
      <w:r w:rsidRPr="00E46BA5">
        <w:rPr>
          <w:rFonts w:ascii="Arial" w:hAnsi="Arial" w:cs="Arial"/>
          <w:color w:val="000000"/>
          <w:sz w:val="36"/>
          <w:szCs w:val="36"/>
          <w:lang w:bidi="hi-IN"/>
        </w:rPr>
        <w:tab/>
        <w:t>caq nama#H</w:t>
      </w:r>
      <w:r w:rsidRPr="00E46BA5">
        <w:rPr>
          <w:rFonts w:ascii="Arial" w:hAnsi="Arial" w:cs="Arial"/>
          <w:color w:val="000000"/>
          <w:sz w:val="36"/>
          <w:szCs w:val="36"/>
          <w:lang w:bidi="hi-IN"/>
        </w:rPr>
        <w:tab/>
        <w:t xml:space="preserve">   </w:t>
      </w:r>
    </w:p>
    <w:p w14:paraId="61335A8E" w14:textId="77777777" w:rsidR="00E46BA5" w:rsidRPr="00E46BA5" w:rsidRDefault="00E46BA5" w:rsidP="00E46BA5">
      <w:pPr>
        <w:autoSpaceDE w:val="0"/>
        <w:autoSpaceDN w:val="0"/>
        <w:adjustRightInd w:val="0"/>
        <w:spacing w:after="0" w:line="240" w:lineRule="auto"/>
        <w:rPr>
          <w:rFonts w:ascii="Arial" w:hAnsi="Arial" w:cs="Arial"/>
          <w:color w:val="000000"/>
          <w:sz w:val="36"/>
          <w:szCs w:val="36"/>
          <w:lang w:bidi="hi-IN"/>
        </w:rPr>
      </w:pPr>
      <w:proofErr w:type="gramStart"/>
      <w:r w:rsidRPr="00E46BA5">
        <w:rPr>
          <w:rFonts w:ascii="Arial" w:hAnsi="Arial" w:cs="Arial"/>
          <w:color w:val="000000"/>
          <w:sz w:val="36"/>
          <w:szCs w:val="36"/>
          <w:lang w:bidi="hi-IN"/>
        </w:rPr>
        <w:t>namaqS</w:t>
      </w:r>
      <w:proofErr w:type="gramEnd"/>
      <w:r w:rsidRPr="00E46BA5">
        <w:rPr>
          <w:rFonts w:ascii="Arial" w:hAnsi="Arial" w:cs="Arial"/>
          <w:color w:val="000000"/>
          <w:sz w:val="36"/>
          <w:szCs w:val="36"/>
          <w:lang w:bidi="hi-IN"/>
        </w:rPr>
        <w:t xml:space="preserve"> SIGri#yAya ,</w:t>
      </w:r>
      <w:r w:rsidRPr="00E46BA5">
        <w:rPr>
          <w:rFonts w:ascii="Arial" w:hAnsi="Arial" w:cs="Arial"/>
          <w:color w:val="000000"/>
          <w:sz w:val="36"/>
          <w:szCs w:val="36"/>
          <w:lang w:bidi="hi-IN"/>
        </w:rPr>
        <w:tab/>
        <w:t>SIGri#yAya ca</w:t>
      </w:r>
      <w:r w:rsidRPr="00E46BA5">
        <w:rPr>
          <w:rFonts w:ascii="Arial" w:hAnsi="Arial" w:cs="Arial"/>
          <w:color w:val="000000"/>
          <w:sz w:val="36"/>
          <w:szCs w:val="36"/>
          <w:lang w:bidi="hi-IN"/>
        </w:rPr>
        <w:tab/>
        <w:t xml:space="preserve">   </w:t>
      </w:r>
    </w:p>
    <w:p w14:paraId="0A25EF4D" w14:textId="77777777" w:rsidR="00E46BA5" w:rsidRPr="00E46BA5" w:rsidRDefault="00E46BA5" w:rsidP="00E46BA5">
      <w:pPr>
        <w:autoSpaceDE w:val="0"/>
        <w:autoSpaceDN w:val="0"/>
        <w:adjustRightInd w:val="0"/>
        <w:spacing w:after="0" w:line="240" w:lineRule="auto"/>
        <w:rPr>
          <w:rFonts w:ascii="Arial" w:hAnsi="Arial" w:cs="Arial"/>
          <w:color w:val="000000"/>
          <w:sz w:val="36"/>
          <w:szCs w:val="36"/>
          <w:lang w:bidi="hi-IN"/>
        </w:rPr>
      </w:pPr>
      <w:proofErr w:type="gramStart"/>
      <w:r w:rsidRPr="00E46BA5">
        <w:rPr>
          <w:rFonts w:ascii="Arial" w:hAnsi="Arial" w:cs="Arial"/>
          <w:color w:val="000000"/>
          <w:sz w:val="36"/>
          <w:szCs w:val="36"/>
          <w:lang w:bidi="hi-IN"/>
        </w:rPr>
        <w:t>caq</w:t>
      </w:r>
      <w:proofErr w:type="gramEnd"/>
      <w:r w:rsidRPr="00E46BA5">
        <w:rPr>
          <w:rFonts w:ascii="Arial" w:hAnsi="Arial" w:cs="Arial"/>
          <w:color w:val="000000"/>
          <w:sz w:val="36"/>
          <w:szCs w:val="36"/>
          <w:lang w:bidi="hi-IN"/>
        </w:rPr>
        <w:t xml:space="preserve"> SIByA#ya ,</w:t>
      </w:r>
      <w:r w:rsidRPr="00E46BA5">
        <w:rPr>
          <w:rFonts w:ascii="Arial" w:hAnsi="Arial" w:cs="Arial"/>
          <w:color w:val="000000"/>
          <w:sz w:val="36"/>
          <w:szCs w:val="36"/>
          <w:lang w:bidi="hi-IN"/>
        </w:rPr>
        <w:tab/>
        <w:t>SIByA#ya ca</w:t>
      </w:r>
      <w:r w:rsidRPr="00E46BA5">
        <w:rPr>
          <w:rFonts w:ascii="Arial" w:hAnsi="Arial" w:cs="Arial"/>
          <w:color w:val="000000"/>
          <w:sz w:val="36"/>
          <w:szCs w:val="36"/>
          <w:lang w:bidi="hi-IN"/>
        </w:rPr>
        <w:tab/>
        <w:t xml:space="preserve">   </w:t>
      </w:r>
    </w:p>
    <w:p w14:paraId="6C5A1E28" w14:textId="77777777" w:rsidR="00E46BA5" w:rsidRPr="00E46BA5" w:rsidRDefault="00E46BA5" w:rsidP="00E46BA5">
      <w:pPr>
        <w:autoSpaceDE w:val="0"/>
        <w:autoSpaceDN w:val="0"/>
        <w:adjustRightInd w:val="0"/>
        <w:spacing w:after="0" w:line="240" w:lineRule="auto"/>
        <w:rPr>
          <w:rFonts w:ascii="Arial" w:hAnsi="Arial" w:cs="Arial"/>
          <w:color w:val="000000"/>
          <w:sz w:val="36"/>
          <w:szCs w:val="36"/>
          <w:lang w:bidi="hi-IN"/>
        </w:rPr>
      </w:pPr>
      <w:r w:rsidRPr="00E46BA5">
        <w:rPr>
          <w:rFonts w:ascii="Arial" w:hAnsi="Arial" w:cs="Arial"/>
          <w:color w:val="000000"/>
          <w:sz w:val="36"/>
          <w:szCs w:val="36"/>
          <w:lang w:bidi="hi-IN"/>
        </w:rPr>
        <w:t>caq nama#H,</w:t>
      </w:r>
      <w:r w:rsidRPr="00E46BA5">
        <w:rPr>
          <w:rFonts w:ascii="Arial" w:hAnsi="Arial" w:cs="Arial"/>
          <w:color w:val="000000"/>
          <w:sz w:val="36"/>
          <w:szCs w:val="36"/>
          <w:lang w:bidi="hi-IN"/>
        </w:rPr>
        <w:tab/>
        <w:t>nama# UqrmyA#ya</w:t>
      </w:r>
      <w:r w:rsidRPr="00E46BA5">
        <w:rPr>
          <w:rFonts w:ascii="Arial" w:hAnsi="Arial" w:cs="Arial"/>
          <w:color w:val="000000"/>
          <w:sz w:val="36"/>
          <w:szCs w:val="36"/>
          <w:lang w:bidi="hi-IN"/>
        </w:rPr>
        <w:tab/>
        <w:t xml:space="preserve">   </w:t>
      </w:r>
    </w:p>
    <w:p w14:paraId="5843E5C8" w14:textId="77777777" w:rsidR="00E46BA5" w:rsidRPr="00E46BA5" w:rsidRDefault="00E46BA5" w:rsidP="00E46BA5">
      <w:pPr>
        <w:autoSpaceDE w:val="0"/>
        <w:autoSpaceDN w:val="0"/>
        <w:adjustRightInd w:val="0"/>
        <w:spacing w:after="0" w:line="240" w:lineRule="auto"/>
        <w:rPr>
          <w:rFonts w:ascii="Arial" w:hAnsi="Arial" w:cs="Arial"/>
          <w:color w:val="000000"/>
          <w:sz w:val="36"/>
          <w:szCs w:val="36"/>
          <w:lang w:bidi="hi-IN"/>
        </w:rPr>
      </w:pPr>
      <w:r w:rsidRPr="00E46BA5">
        <w:rPr>
          <w:rFonts w:ascii="Arial" w:hAnsi="Arial" w:cs="Arial"/>
          <w:color w:val="000000"/>
          <w:sz w:val="36"/>
          <w:szCs w:val="36"/>
          <w:lang w:bidi="hi-IN"/>
        </w:rPr>
        <w:t xml:space="preserve">UqrmyA#ya </w:t>
      </w:r>
      <w:proofErr w:type="gramStart"/>
      <w:r w:rsidRPr="00E46BA5">
        <w:rPr>
          <w:rFonts w:ascii="Arial" w:hAnsi="Arial" w:cs="Arial"/>
          <w:color w:val="000000"/>
          <w:sz w:val="36"/>
          <w:szCs w:val="36"/>
          <w:lang w:bidi="hi-IN"/>
        </w:rPr>
        <w:t>ca ,</w:t>
      </w:r>
      <w:proofErr w:type="gramEnd"/>
      <w:r w:rsidRPr="00E46BA5">
        <w:rPr>
          <w:rFonts w:ascii="Arial" w:hAnsi="Arial" w:cs="Arial"/>
          <w:color w:val="000000"/>
          <w:sz w:val="36"/>
          <w:szCs w:val="36"/>
          <w:lang w:bidi="hi-IN"/>
        </w:rPr>
        <w:tab/>
        <w:t xml:space="preserve">cAqvaqsvaqnyA#ya </w:t>
      </w:r>
      <w:r w:rsidRPr="00E46BA5">
        <w:rPr>
          <w:rFonts w:ascii="Arial" w:hAnsi="Arial" w:cs="Arial"/>
          <w:color w:val="000000"/>
          <w:sz w:val="36"/>
          <w:szCs w:val="36"/>
          <w:lang w:bidi="hi-IN"/>
        </w:rPr>
        <w:tab/>
        <w:t xml:space="preserve">   </w:t>
      </w:r>
    </w:p>
    <w:p w14:paraId="3FD3103C" w14:textId="77777777" w:rsidR="00E46BA5" w:rsidRPr="00E46BA5" w:rsidRDefault="00E46BA5" w:rsidP="00E46BA5">
      <w:pPr>
        <w:autoSpaceDE w:val="0"/>
        <w:autoSpaceDN w:val="0"/>
        <w:adjustRightInd w:val="0"/>
        <w:spacing w:after="0" w:line="240" w:lineRule="auto"/>
        <w:rPr>
          <w:rFonts w:ascii="Arial" w:hAnsi="Arial" w:cs="Arial"/>
          <w:color w:val="000000"/>
          <w:sz w:val="36"/>
          <w:szCs w:val="36"/>
          <w:lang w:bidi="hi-IN"/>
        </w:rPr>
      </w:pPr>
      <w:r w:rsidRPr="00E46BA5">
        <w:rPr>
          <w:rFonts w:ascii="Arial" w:hAnsi="Arial" w:cs="Arial"/>
          <w:color w:val="000000"/>
          <w:sz w:val="36"/>
          <w:szCs w:val="36"/>
          <w:lang w:bidi="hi-IN"/>
        </w:rPr>
        <w:t>aqvaqsvaqnyA#ya ca</w:t>
      </w:r>
      <w:r w:rsidRPr="00E46BA5">
        <w:rPr>
          <w:rFonts w:ascii="Arial" w:hAnsi="Arial" w:cs="Arial"/>
          <w:color w:val="000000"/>
          <w:sz w:val="36"/>
          <w:szCs w:val="36"/>
          <w:lang w:bidi="hi-IN"/>
        </w:rPr>
        <w:tab/>
        <w:t>, aqvaqsvaqnyA#yetya#va --- svaqnyA#ya</w:t>
      </w:r>
      <w:r w:rsidRPr="00E46BA5">
        <w:rPr>
          <w:rFonts w:ascii="Arial" w:hAnsi="Arial" w:cs="Arial"/>
          <w:color w:val="000000"/>
          <w:sz w:val="36"/>
          <w:szCs w:val="36"/>
          <w:lang w:bidi="hi-IN"/>
        </w:rPr>
        <w:tab/>
        <w:t xml:space="preserve">   </w:t>
      </w:r>
    </w:p>
    <w:p w14:paraId="1F229AD3" w14:textId="77777777" w:rsidR="00E46BA5" w:rsidRPr="00E46BA5" w:rsidRDefault="00E46BA5" w:rsidP="00E46BA5">
      <w:pPr>
        <w:autoSpaceDE w:val="0"/>
        <w:autoSpaceDN w:val="0"/>
        <w:adjustRightInd w:val="0"/>
        <w:spacing w:after="0" w:line="240" w:lineRule="auto"/>
        <w:rPr>
          <w:rFonts w:ascii="Arial" w:hAnsi="Arial" w:cs="Arial"/>
          <w:color w:val="000000"/>
          <w:sz w:val="36"/>
          <w:szCs w:val="36"/>
          <w:lang w:bidi="hi-IN"/>
        </w:rPr>
      </w:pPr>
      <w:proofErr w:type="gramStart"/>
      <w:r w:rsidRPr="00E46BA5">
        <w:rPr>
          <w:rFonts w:ascii="Arial" w:hAnsi="Arial" w:cs="Arial"/>
          <w:color w:val="000000"/>
          <w:sz w:val="36"/>
          <w:szCs w:val="36"/>
          <w:lang w:bidi="hi-IN"/>
        </w:rPr>
        <w:t>caq</w:t>
      </w:r>
      <w:proofErr w:type="gramEnd"/>
      <w:r w:rsidRPr="00E46BA5">
        <w:rPr>
          <w:rFonts w:ascii="Arial" w:hAnsi="Arial" w:cs="Arial"/>
          <w:color w:val="000000"/>
          <w:sz w:val="36"/>
          <w:szCs w:val="36"/>
          <w:lang w:bidi="hi-IN"/>
        </w:rPr>
        <w:t xml:space="preserve"> nama#H ,</w:t>
      </w:r>
      <w:r w:rsidRPr="00E46BA5">
        <w:rPr>
          <w:rFonts w:ascii="Arial" w:hAnsi="Arial" w:cs="Arial"/>
          <w:color w:val="000000"/>
          <w:sz w:val="36"/>
          <w:szCs w:val="36"/>
          <w:lang w:bidi="hi-IN"/>
        </w:rPr>
        <w:tab/>
        <w:t xml:space="preserve">nama#s srotaqsyA#ya </w:t>
      </w:r>
      <w:r w:rsidRPr="00E46BA5">
        <w:rPr>
          <w:rFonts w:ascii="Arial" w:hAnsi="Arial" w:cs="Arial"/>
          <w:color w:val="000000"/>
          <w:sz w:val="36"/>
          <w:szCs w:val="36"/>
          <w:lang w:bidi="hi-IN"/>
        </w:rPr>
        <w:tab/>
        <w:t xml:space="preserve">   </w:t>
      </w:r>
    </w:p>
    <w:p w14:paraId="0D9A6001" w14:textId="77777777" w:rsidR="00E46BA5" w:rsidRPr="00E46BA5" w:rsidRDefault="00E46BA5" w:rsidP="00E46BA5">
      <w:pPr>
        <w:autoSpaceDE w:val="0"/>
        <w:autoSpaceDN w:val="0"/>
        <w:adjustRightInd w:val="0"/>
        <w:spacing w:after="0" w:line="240" w:lineRule="auto"/>
        <w:rPr>
          <w:rFonts w:ascii="Arial" w:hAnsi="Arial" w:cs="Arial"/>
          <w:color w:val="000000"/>
          <w:sz w:val="36"/>
          <w:szCs w:val="36"/>
          <w:lang w:bidi="hi-IN"/>
        </w:rPr>
      </w:pPr>
      <w:r w:rsidRPr="00E46BA5">
        <w:rPr>
          <w:rFonts w:ascii="Arial" w:hAnsi="Arial" w:cs="Arial"/>
          <w:color w:val="000000"/>
          <w:sz w:val="36"/>
          <w:szCs w:val="36"/>
          <w:lang w:bidi="hi-IN"/>
        </w:rPr>
        <w:t>sroqtaqsyA#ya ca,</w:t>
      </w:r>
      <w:r w:rsidRPr="00E46BA5">
        <w:rPr>
          <w:rFonts w:ascii="Arial" w:hAnsi="Arial" w:cs="Arial"/>
          <w:color w:val="000000"/>
          <w:sz w:val="36"/>
          <w:szCs w:val="36"/>
          <w:lang w:bidi="hi-IN"/>
        </w:rPr>
        <w:tab/>
        <w:t xml:space="preserve">caq dvIpyA#ya </w:t>
      </w:r>
      <w:r w:rsidRPr="00E46BA5">
        <w:rPr>
          <w:rFonts w:ascii="Arial" w:hAnsi="Arial" w:cs="Arial"/>
          <w:color w:val="000000"/>
          <w:sz w:val="36"/>
          <w:szCs w:val="36"/>
          <w:lang w:bidi="hi-IN"/>
        </w:rPr>
        <w:tab/>
        <w:t xml:space="preserve">   </w:t>
      </w:r>
    </w:p>
    <w:p w14:paraId="1028E364" w14:textId="7661C78C" w:rsidR="00D91D60" w:rsidRDefault="00E46BA5" w:rsidP="00E46BA5">
      <w:pPr>
        <w:autoSpaceDE w:val="0"/>
        <w:autoSpaceDN w:val="0"/>
        <w:adjustRightInd w:val="0"/>
        <w:spacing w:after="0" w:line="240" w:lineRule="auto"/>
        <w:rPr>
          <w:rFonts w:ascii="Arial" w:hAnsi="Arial" w:cs="Arial"/>
          <w:color w:val="000000"/>
          <w:sz w:val="36"/>
          <w:szCs w:val="36"/>
          <w:lang w:bidi="hi-IN"/>
        </w:rPr>
      </w:pPr>
      <w:r w:rsidRPr="00E46BA5">
        <w:rPr>
          <w:rFonts w:ascii="Arial" w:hAnsi="Arial" w:cs="Arial"/>
          <w:color w:val="000000"/>
          <w:sz w:val="36"/>
          <w:szCs w:val="36"/>
          <w:lang w:bidi="hi-IN"/>
        </w:rPr>
        <w:t>dvIpyA#ya ca,</w:t>
      </w:r>
      <w:r w:rsidRPr="00E46BA5">
        <w:rPr>
          <w:rFonts w:ascii="Arial" w:hAnsi="Arial" w:cs="Arial"/>
          <w:color w:val="000000"/>
          <w:sz w:val="36"/>
          <w:szCs w:val="36"/>
          <w:lang w:bidi="hi-IN"/>
        </w:rPr>
        <w:tab/>
        <w:t>ceti# ca</w:t>
      </w:r>
      <w:r w:rsidRPr="00E46BA5">
        <w:rPr>
          <w:rFonts w:ascii="Arial" w:hAnsi="Arial" w:cs="Arial"/>
          <w:color w:val="000000"/>
          <w:sz w:val="36"/>
          <w:szCs w:val="36"/>
          <w:lang w:bidi="hi-IN"/>
        </w:rPr>
        <w:tab/>
        <w:t>,</w:t>
      </w:r>
    </w:p>
    <w:p w14:paraId="3EE98E44" w14:textId="57183E38" w:rsidR="00E46BA5" w:rsidRDefault="004F7BBF"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
    <w:p w14:paraId="0BA823A9" w14:textId="3712CB0B" w:rsidR="00D91D60" w:rsidRPr="004F7BBF" w:rsidRDefault="00D91D60" w:rsidP="00D91D60">
      <w:pPr>
        <w:autoSpaceDE w:val="0"/>
        <w:autoSpaceDN w:val="0"/>
        <w:adjustRightInd w:val="0"/>
        <w:spacing w:after="0" w:line="240" w:lineRule="auto"/>
        <w:rPr>
          <w:rFonts w:ascii="Arial" w:hAnsi="Arial" w:cs="Arial"/>
          <w:b/>
          <w:bCs/>
          <w:color w:val="000000"/>
          <w:sz w:val="36"/>
          <w:szCs w:val="36"/>
          <w:lang w:bidi="hi-IN"/>
        </w:rPr>
      </w:pPr>
      <w:r w:rsidRPr="004F7BBF">
        <w:rPr>
          <w:rFonts w:ascii="Arial" w:hAnsi="Arial" w:cs="Arial"/>
          <w:b/>
          <w:bCs/>
          <w:color w:val="000000"/>
          <w:sz w:val="36"/>
          <w:szCs w:val="36"/>
          <w:lang w:bidi="hi-IN"/>
        </w:rPr>
        <w:t xml:space="preserve"> </w:t>
      </w:r>
      <w:r w:rsidR="003073A0" w:rsidRPr="004F7BBF">
        <w:rPr>
          <w:rFonts w:ascii="Arial" w:hAnsi="Arial" w:cs="Arial"/>
          <w:b/>
          <w:bCs/>
          <w:color w:val="000000"/>
          <w:sz w:val="36"/>
          <w:szCs w:val="36"/>
          <w:lang w:bidi="hi-IN"/>
        </w:rPr>
        <w:t xml:space="preserve">16.6 </w:t>
      </w:r>
      <w:r w:rsidRPr="004F7BBF">
        <w:rPr>
          <w:rFonts w:ascii="Arial" w:hAnsi="Arial" w:cs="Arial"/>
          <w:b/>
          <w:bCs/>
          <w:color w:val="000000"/>
          <w:sz w:val="36"/>
          <w:szCs w:val="36"/>
          <w:lang w:bidi="hi-IN"/>
        </w:rPr>
        <w:t>SrI rudrakramaH ShaShTh</w:t>
      </w:r>
      <w:r w:rsidR="00665208" w:rsidRPr="004F7BBF">
        <w:rPr>
          <w:rFonts w:ascii="Arial" w:hAnsi="Arial" w:cs="Arial"/>
          <w:b/>
          <w:bCs/>
          <w:color w:val="000000"/>
          <w:sz w:val="36"/>
          <w:szCs w:val="36"/>
          <w:lang w:bidi="hi-IN"/>
        </w:rPr>
        <w:t>O</w:t>
      </w:r>
      <w:r w:rsidRPr="004F7BBF">
        <w:rPr>
          <w:rFonts w:ascii="Arial" w:hAnsi="Arial" w:cs="Arial"/>
          <w:b/>
          <w:bCs/>
          <w:color w:val="000000"/>
          <w:sz w:val="36"/>
          <w:szCs w:val="36"/>
          <w:lang w:bidi="hi-IN"/>
        </w:rPr>
        <w:t xml:space="preserve"> &amp;nuvAkaH</w:t>
      </w:r>
    </w:p>
    <w:p w14:paraId="0E2B74A4" w14:textId="77777777" w:rsidR="005608C1" w:rsidRDefault="005608C1" w:rsidP="00D91D60">
      <w:pPr>
        <w:autoSpaceDE w:val="0"/>
        <w:autoSpaceDN w:val="0"/>
        <w:adjustRightInd w:val="0"/>
        <w:spacing w:after="0" w:line="240" w:lineRule="auto"/>
        <w:rPr>
          <w:rFonts w:ascii="Arial" w:hAnsi="Arial" w:cs="Arial"/>
          <w:color w:val="000000"/>
          <w:sz w:val="36"/>
          <w:szCs w:val="36"/>
          <w:lang w:bidi="hi-IN"/>
        </w:rPr>
      </w:pPr>
    </w:p>
    <w:p w14:paraId="1231C25D" w14:textId="77777777" w:rsidR="00AB7C80" w:rsidRPr="00AB7C80" w:rsidRDefault="00AB7C80" w:rsidP="00AB7C80">
      <w:pPr>
        <w:autoSpaceDE w:val="0"/>
        <w:autoSpaceDN w:val="0"/>
        <w:adjustRightInd w:val="0"/>
        <w:spacing w:after="0" w:line="240" w:lineRule="auto"/>
        <w:rPr>
          <w:rFonts w:ascii="Arial" w:hAnsi="Arial" w:cs="Arial"/>
          <w:color w:val="000000"/>
          <w:sz w:val="36"/>
          <w:szCs w:val="36"/>
          <w:lang w:bidi="hi-IN"/>
        </w:rPr>
      </w:pPr>
      <w:proofErr w:type="gramStart"/>
      <w:r w:rsidRPr="00AB7C80">
        <w:rPr>
          <w:rFonts w:ascii="Arial" w:hAnsi="Arial" w:cs="Arial"/>
          <w:color w:val="000000"/>
          <w:sz w:val="36"/>
          <w:szCs w:val="36"/>
          <w:lang w:bidi="hi-IN"/>
        </w:rPr>
        <w:t>namo</w:t>
      </w:r>
      <w:proofErr w:type="gramEnd"/>
      <w:r w:rsidRPr="00AB7C80">
        <w:rPr>
          <w:rFonts w:ascii="Arial" w:hAnsi="Arial" w:cs="Arial"/>
          <w:color w:val="000000"/>
          <w:sz w:val="36"/>
          <w:szCs w:val="36"/>
          <w:lang w:bidi="hi-IN"/>
        </w:rPr>
        <w:t>$ jyeqShThAya# ,</w:t>
      </w:r>
      <w:r w:rsidRPr="00AB7C80">
        <w:rPr>
          <w:rFonts w:ascii="Arial" w:hAnsi="Arial" w:cs="Arial"/>
          <w:color w:val="000000"/>
          <w:sz w:val="36"/>
          <w:szCs w:val="36"/>
          <w:lang w:bidi="hi-IN"/>
        </w:rPr>
        <w:tab/>
        <w:t>jyeqShThAya# ca</w:t>
      </w:r>
      <w:r w:rsidRPr="00AB7C80">
        <w:rPr>
          <w:rFonts w:ascii="Arial" w:hAnsi="Arial" w:cs="Arial"/>
          <w:color w:val="000000"/>
          <w:sz w:val="36"/>
          <w:szCs w:val="36"/>
          <w:lang w:bidi="hi-IN"/>
        </w:rPr>
        <w:tab/>
        <w:t xml:space="preserve">   </w:t>
      </w:r>
    </w:p>
    <w:p w14:paraId="19FA22A9" w14:textId="77777777" w:rsidR="00AB7C80" w:rsidRPr="00AB7C80" w:rsidRDefault="00AB7C80" w:rsidP="00AB7C80">
      <w:pPr>
        <w:autoSpaceDE w:val="0"/>
        <w:autoSpaceDN w:val="0"/>
        <w:adjustRightInd w:val="0"/>
        <w:spacing w:after="0" w:line="240" w:lineRule="auto"/>
        <w:rPr>
          <w:rFonts w:ascii="Arial" w:hAnsi="Arial" w:cs="Arial"/>
          <w:color w:val="000000"/>
          <w:sz w:val="36"/>
          <w:szCs w:val="36"/>
          <w:lang w:bidi="hi-IN"/>
        </w:rPr>
      </w:pPr>
      <w:proofErr w:type="gramStart"/>
      <w:r w:rsidRPr="00AB7C80">
        <w:rPr>
          <w:rFonts w:ascii="Arial" w:hAnsi="Arial" w:cs="Arial"/>
          <w:color w:val="000000"/>
          <w:sz w:val="36"/>
          <w:szCs w:val="36"/>
          <w:lang w:bidi="hi-IN"/>
        </w:rPr>
        <w:t>caq</w:t>
      </w:r>
      <w:proofErr w:type="gramEnd"/>
      <w:r w:rsidRPr="00AB7C80">
        <w:rPr>
          <w:rFonts w:ascii="Arial" w:hAnsi="Arial" w:cs="Arial"/>
          <w:color w:val="000000"/>
          <w:sz w:val="36"/>
          <w:szCs w:val="36"/>
          <w:lang w:bidi="hi-IN"/>
        </w:rPr>
        <w:t xml:space="preserve"> kaqniqShThAya# ,</w:t>
      </w:r>
      <w:r w:rsidRPr="00AB7C80">
        <w:rPr>
          <w:rFonts w:ascii="Arial" w:hAnsi="Arial" w:cs="Arial"/>
          <w:color w:val="000000"/>
          <w:sz w:val="36"/>
          <w:szCs w:val="36"/>
          <w:lang w:bidi="hi-IN"/>
        </w:rPr>
        <w:tab/>
        <w:t>kaqniqShThAya# ca</w:t>
      </w:r>
      <w:r w:rsidRPr="00AB7C80">
        <w:rPr>
          <w:rFonts w:ascii="Arial" w:hAnsi="Arial" w:cs="Arial"/>
          <w:color w:val="000000"/>
          <w:sz w:val="36"/>
          <w:szCs w:val="36"/>
          <w:lang w:bidi="hi-IN"/>
        </w:rPr>
        <w:tab/>
        <w:t xml:space="preserve">   </w:t>
      </w:r>
    </w:p>
    <w:p w14:paraId="2C105BB4" w14:textId="77777777" w:rsidR="00AB7C80" w:rsidRPr="00AB7C80" w:rsidRDefault="00AB7C80" w:rsidP="00AB7C80">
      <w:pPr>
        <w:autoSpaceDE w:val="0"/>
        <w:autoSpaceDN w:val="0"/>
        <w:adjustRightInd w:val="0"/>
        <w:spacing w:after="0" w:line="240" w:lineRule="auto"/>
        <w:rPr>
          <w:rFonts w:ascii="Arial" w:hAnsi="Arial" w:cs="Arial"/>
          <w:color w:val="000000"/>
          <w:sz w:val="36"/>
          <w:szCs w:val="36"/>
          <w:lang w:bidi="hi-IN"/>
        </w:rPr>
      </w:pPr>
      <w:proofErr w:type="gramStart"/>
      <w:r w:rsidRPr="00AB7C80">
        <w:rPr>
          <w:rFonts w:ascii="Arial" w:hAnsi="Arial" w:cs="Arial"/>
          <w:color w:val="000000"/>
          <w:sz w:val="36"/>
          <w:szCs w:val="36"/>
          <w:lang w:bidi="hi-IN"/>
        </w:rPr>
        <w:t>caq</w:t>
      </w:r>
      <w:proofErr w:type="gramEnd"/>
      <w:r w:rsidRPr="00AB7C80">
        <w:rPr>
          <w:rFonts w:ascii="Arial" w:hAnsi="Arial" w:cs="Arial"/>
          <w:color w:val="000000"/>
          <w:sz w:val="36"/>
          <w:szCs w:val="36"/>
          <w:lang w:bidi="hi-IN"/>
        </w:rPr>
        <w:t xml:space="preserve"> nama#H</w:t>
      </w:r>
      <w:r w:rsidRPr="00AB7C80">
        <w:rPr>
          <w:rFonts w:ascii="Arial" w:hAnsi="Arial" w:cs="Arial"/>
          <w:color w:val="000000"/>
          <w:sz w:val="36"/>
          <w:szCs w:val="36"/>
          <w:lang w:bidi="hi-IN"/>
        </w:rPr>
        <w:tab/>
        <w:t>,nama#H pUrvaqjAya#</w:t>
      </w:r>
      <w:r w:rsidRPr="00AB7C80">
        <w:rPr>
          <w:rFonts w:ascii="Arial" w:hAnsi="Arial" w:cs="Arial"/>
          <w:color w:val="000000"/>
          <w:sz w:val="36"/>
          <w:szCs w:val="36"/>
          <w:lang w:bidi="hi-IN"/>
        </w:rPr>
        <w:tab/>
        <w:t xml:space="preserve">   </w:t>
      </w:r>
    </w:p>
    <w:p w14:paraId="0A9AC59C" w14:textId="77777777" w:rsidR="00AB7C80" w:rsidRPr="00AB7C80" w:rsidRDefault="00AB7C80" w:rsidP="00AB7C80">
      <w:pPr>
        <w:autoSpaceDE w:val="0"/>
        <w:autoSpaceDN w:val="0"/>
        <w:adjustRightInd w:val="0"/>
        <w:spacing w:after="0" w:line="240" w:lineRule="auto"/>
        <w:rPr>
          <w:rFonts w:ascii="Arial" w:hAnsi="Arial" w:cs="Arial"/>
          <w:color w:val="000000"/>
          <w:sz w:val="36"/>
          <w:szCs w:val="36"/>
          <w:lang w:bidi="hi-IN"/>
        </w:rPr>
      </w:pPr>
      <w:r w:rsidRPr="00AB7C80">
        <w:rPr>
          <w:rFonts w:ascii="Arial" w:hAnsi="Arial" w:cs="Arial"/>
          <w:color w:val="000000"/>
          <w:sz w:val="36"/>
          <w:szCs w:val="36"/>
          <w:lang w:bidi="hi-IN"/>
        </w:rPr>
        <w:t>pUqrvaqjAya# ca</w:t>
      </w:r>
      <w:r w:rsidRPr="00AB7C80">
        <w:rPr>
          <w:rFonts w:ascii="Arial" w:hAnsi="Arial" w:cs="Arial"/>
          <w:color w:val="000000"/>
          <w:sz w:val="36"/>
          <w:szCs w:val="36"/>
          <w:lang w:bidi="hi-IN"/>
        </w:rPr>
        <w:tab/>
        <w:t>, pUqrvaqjAyeti# pUrva --- jAya#</w:t>
      </w:r>
      <w:r w:rsidRPr="00AB7C80">
        <w:rPr>
          <w:rFonts w:ascii="Arial" w:hAnsi="Arial" w:cs="Arial"/>
          <w:color w:val="000000"/>
          <w:sz w:val="36"/>
          <w:szCs w:val="36"/>
          <w:lang w:bidi="hi-IN"/>
        </w:rPr>
        <w:tab/>
        <w:t xml:space="preserve">   </w:t>
      </w:r>
    </w:p>
    <w:p w14:paraId="6E9BB481" w14:textId="77777777" w:rsidR="00AB7C80" w:rsidRPr="00AB7C80" w:rsidRDefault="00AB7C80" w:rsidP="00AB7C80">
      <w:pPr>
        <w:autoSpaceDE w:val="0"/>
        <w:autoSpaceDN w:val="0"/>
        <w:adjustRightInd w:val="0"/>
        <w:spacing w:after="0" w:line="240" w:lineRule="auto"/>
        <w:rPr>
          <w:rFonts w:ascii="Arial" w:hAnsi="Arial" w:cs="Arial"/>
          <w:color w:val="000000"/>
          <w:sz w:val="36"/>
          <w:szCs w:val="36"/>
          <w:lang w:bidi="hi-IN"/>
        </w:rPr>
      </w:pPr>
      <w:proofErr w:type="gramStart"/>
      <w:r w:rsidRPr="00AB7C80">
        <w:rPr>
          <w:rFonts w:ascii="Arial" w:hAnsi="Arial" w:cs="Arial"/>
          <w:color w:val="000000"/>
          <w:sz w:val="36"/>
          <w:szCs w:val="36"/>
          <w:lang w:bidi="hi-IN"/>
        </w:rPr>
        <w:t>cAqpaqraqjAya</w:t>
      </w:r>
      <w:proofErr w:type="gramEnd"/>
      <w:r w:rsidRPr="00AB7C80">
        <w:rPr>
          <w:rFonts w:ascii="Arial" w:hAnsi="Arial" w:cs="Arial"/>
          <w:color w:val="000000"/>
          <w:sz w:val="36"/>
          <w:szCs w:val="36"/>
          <w:lang w:bidi="hi-IN"/>
        </w:rPr>
        <w:t># ,</w:t>
      </w:r>
      <w:r w:rsidRPr="00AB7C80">
        <w:rPr>
          <w:rFonts w:ascii="Arial" w:hAnsi="Arial" w:cs="Arial"/>
          <w:color w:val="000000"/>
          <w:sz w:val="36"/>
          <w:szCs w:val="36"/>
          <w:lang w:bidi="hi-IN"/>
        </w:rPr>
        <w:tab/>
        <w:t>aqpaqraqjAya# ca</w:t>
      </w:r>
      <w:r w:rsidRPr="00AB7C80">
        <w:rPr>
          <w:rFonts w:ascii="Arial" w:hAnsi="Arial" w:cs="Arial"/>
          <w:color w:val="000000"/>
          <w:sz w:val="36"/>
          <w:szCs w:val="36"/>
          <w:lang w:bidi="hi-IN"/>
        </w:rPr>
        <w:tab/>
        <w:t xml:space="preserve">   </w:t>
      </w:r>
    </w:p>
    <w:p w14:paraId="6668B9F6" w14:textId="77777777" w:rsidR="00AB7C80" w:rsidRPr="00AB7C80" w:rsidRDefault="00AB7C80" w:rsidP="00AB7C80">
      <w:pPr>
        <w:autoSpaceDE w:val="0"/>
        <w:autoSpaceDN w:val="0"/>
        <w:adjustRightInd w:val="0"/>
        <w:spacing w:after="0" w:line="240" w:lineRule="auto"/>
        <w:rPr>
          <w:rFonts w:ascii="Arial" w:hAnsi="Arial" w:cs="Arial"/>
          <w:color w:val="000000"/>
          <w:sz w:val="36"/>
          <w:szCs w:val="36"/>
          <w:lang w:bidi="hi-IN"/>
        </w:rPr>
      </w:pPr>
      <w:proofErr w:type="gramStart"/>
      <w:r w:rsidRPr="00AB7C80">
        <w:rPr>
          <w:rFonts w:ascii="Arial" w:hAnsi="Arial" w:cs="Arial"/>
          <w:color w:val="000000"/>
          <w:sz w:val="36"/>
          <w:szCs w:val="36"/>
          <w:lang w:bidi="hi-IN"/>
        </w:rPr>
        <w:t>aqpaqraqjAyetya</w:t>
      </w:r>
      <w:proofErr w:type="gramEnd"/>
      <w:r w:rsidRPr="00AB7C80">
        <w:rPr>
          <w:rFonts w:ascii="Arial" w:hAnsi="Arial" w:cs="Arial"/>
          <w:color w:val="000000"/>
          <w:sz w:val="36"/>
          <w:szCs w:val="36"/>
          <w:lang w:bidi="hi-IN"/>
        </w:rPr>
        <w:t># para --- jAya#</w:t>
      </w:r>
      <w:r w:rsidRPr="00AB7C80">
        <w:rPr>
          <w:rFonts w:ascii="Arial" w:hAnsi="Arial" w:cs="Arial"/>
          <w:color w:val="000000"/>
          <w:sz w:val="36"/>
          <w:szCs w:val="36"/>
          <w:lang w:bidi="hi-IN"/>
        </w:rPr>
        <w:tab/>
        <w:t>,caq nama#H</w:t>
      </w:r>
      <w:r w:rsidRPr="00AB7C80">
        <w:rPr>
          <w:rFonts w:ascii="Arial" w:hAnsi="Arial" w:cs="Arial"/>
          <w:color w:val="000000"/>
          <w:sz w:val="36"/>
          <w:szCs w:val="36"/>
          <w:lang w:bidi="hi-IN"/>
        </w:rPr>
        <w:tab/>
        <w:t xml:space="preserve">   </w:t>
      </w:r>
    </w:p>
    <w:p w14:paraId="5AB3115F" w14:textId="77777777" w:rsidR="00AB7C80" w:rsidRPr="00AB7C80" w:rsidRDefault="00AB7C80" w:rsidP="00AB7C80">
      <w:pPr>
        <w:autoSpaceDE w:val="0"/>
        <w:autoSpaceDN w:val="0"/>
        <w:adjustRightInd w:val="0"/>
        <w:spacing w:after="0" w:line="240" w:lineRule="auto"/>
        <w:rPr>
          <w:rFonts w:ascii="Arial" w:hAnsi="Arial" w:cs="Arial"/>
          <w:color w:val="000000"/>
          <w:sz w:val="36"/>
          <w:szCs w:val="36"/>
          <w:lang w:bidi="hi-IN"/>
        </w:rPr>
      </w:pPr>
      <w:r w:rsidRPr="00AB7C80">
        <w:rPr>
          <w:rFonts w:ascii="Arial" w:hAnsi="Arial" w:cs="Arial"/>
          <w:color w:val="000000"/>
          <w:sz w:val="36"/>
          <w:szCs w:val="36"/>
          <w:lang w:bidi="hi-IN"/>
        </w:rPr>
        <w:t>namo# maddhyaqmAya#</w:t>
      </w:r>
      <w:r w:rsidRPr="00AB7C80">
        <w:rPr>
          <w:rFonts w:ascii="Arial" w:hAnsi="Arial" w:cs="Arial"/>
          <w:color w:val="000000"/>
          <w:sz w:val="36"/>
          <w:szCs w:val="36"/>
          <w:lang w:bidi="hi-IN"/>
        </w:rPr>
        <w:tab/>
        <w:t>, maqddhyaqmAya# ca</w:t>
      </w:r>
      <w:r w:rsidRPr="00AB7C80">
        <w:rPr>
          <w:rFonts w:ascii="Arial" w:hAnsi="Arial" w:cs="Arial"/>
          <w:color w:val="000000"/>
          <w:sz w:val="36"/>
          <w:szCs w:val="36"/>
          <w:lang w:bidi="hi-IN"/>
        </w:rPr>
        <w:tab/>
        <w:t xml:space="preserve">   </w:t>
      </w:r>
    </w:p>
    <w:p w14:paraId="22AE3EC8" w14:textId="77777777" w:rsidR="00AB7C80" w:rsidRPr="00AB7C80" w:rsidRDefault="00AB7C80" w:rsidP="00AB7C80">
      <w:pPr>
        <w:autoSpaceDE w:val="0"/>
        <w:autoSpaceDN w:val="0"/>
        <w:adjustRightInd w:val="0"/>
        <w:spacing w:after="0" w:line="240" w:lineRule="auto"/>
        <w:rPr>
          <w:rFonts w:ascii="Arial" w:hAnsi="Arial" w:cs="Arial"/>
          <w:color w:val="000000"/>
          <w:sz w:val="36"/>
          <w:szCs w:val="36"/>
          <w:lang w:bidi="hi-IN"/>
        </w:rPr>
      </w:pPr>
      <w:r w:rsidRPr="00AB7C80">
        <w:rPr>
          <w:rFonts w:ascii="Arial" w:hAnsi="Arial" w:cs="Arial"/>
          <w:color w:val="000000"/>
          <w:sz w:val="36"/>
          <w:szCs w:val="36"/>
          <w:lang w:bidi="hi-IN"/>
        </w:rPr>
        <w:t xml:space="preserve">cAqpaqgaqlBAya# </w:t>
      </w:r>
      <w:r w:rsidRPr="00AB7C80">
        <w:rPr>
          <w:rFonts w:ascii="Arial" w:hAnsi="Arial" w:cs="Arial"/>
          <w:color w:val="000000"/>
          <w:sz w:val="36"/>
          <w:szCs w:val="36"/>
          <w:lang w:bidi="hi-IN"/>
        </w:rPr>
        <w:tab/>
        <w:t>, aqpaqgaqlBAya# ca</w:t>
      </w:r>
      <w:r w:rsidRPr="00AB7C80">
        <w:rPr>
          <w:rFonts w:ascii="Arial" w:hAnsi="Arial" w:cs="Arial"/>
          <w:color w:val="000000"/>
          <w:sz w:val="36"/>
          <w:szCs w:val="36"/>
          <w:lang w:bidi="hi-IN"/>
        </w:rPr>
        <w:tab/>
        <w:t xml:space="preserve">   </w:t>
      </w:r>
    </w:p>
    <w:p w14:paraId="11AB4D42" w14:textId="77777777" w:rsidR="00AB7C80" w:rsidRPr="00AB7C80" w:rsidRDefault="00AB7C80" w:rsidP="00AB7C80">
      <w:pPr>
        <w:autoSpaceDE w:val="0"/>
        <w:autoSpaceDN w:val="0"/>
        <w:adjustRightInd w:val="0"/>
        <w:spacing w:after="0" w:line="240" w:lineRule="auto"/>
        <w:rPr>
          <w:rFonts w:ascii="Arial" w:hAnsi="Arial" w:cs="Arial"/>
          <w:color w:val="000000"/>
          <w:sz w:val="36"/>
          <w:szCs w:val="36"/>
          <w:lang w:bidi="hi-IN"/>
        </w:rPr>
      </w:pPr>
      <w:r w:rsidRPr="00AB7C80">
        <w:rPr>
          <w:rFonts w:ascii="Arial" w:hAnsi="Arial" w:cs="Arial"/>
          <w:color w:val="000000"/>
          <w:sz w:val="36"/>
          <w:szCs w:val="36"/>
          <w:lang w:bidi="hi-IN"/>
        </w:rPr>
        <w:t>aqpaqgaqlBAyetya#pa --- gaqlBAya#,</w:t>
      </w:r>
      <w:r w:rsidRPr="00AB7C80">
        <w:rPr>
          <w:rFonts w:ascii="Arial" w:hAnsi="Arial" w:cs="Arial"/>
          <w:color w:val="000000"/>
          <w:sz w:val="36"/>
          <w:szCs w:val="36"/>
          <w:lang w:bidi="hi-IN"/>
        </w:rPr>
        <w:tab/>
        <w:t>caq nama#H</w:t>
      </w:r>
      <w:r w:rsidRPr="00AB7C80">
        <w:rPr>
          <w:rFonts w:ascii="Arial" w:hAnsi="Arial" w:cs="Arial"/>
          <w:color w:val="000000"/>
          <w:sz w:val="36"/>
          <w:szCs w:val="36"/>
          <w:lang w:bidi="hi-IN"/>
        </w:rPr>
        <w:tab/>
        <w:t xml:space="preserve">   </w:t>
      </w:r>
    </w:p>
    <w:p w14:paraId="73BFA534" w14:textId="77777777" w:rsidR="00AB7C80" w:rsidRPr="00AB7C80" w:rsidRDefault="00AB7C80" w:rsidP="00AB7C80">
      <w:pPr>
        <w:autoSpaceDE w:val="0"/>
        <w:autoSpaceDN w:val="0"/>
        <w:adjustRightInd w:val="0"/>
        <w:spacing w:after="0" w:line="240" w:lineRule="auto"/>
        <w:rPr>
          <w:rFonts w:ascii="Arial" w:hAnsi="Arial" w:cs="Arial"/>
          <w:color w:val="000000"/>
          <w:sz w:val="36"/>
          <w:szCs w:val="36"/>
          <w:lang w:bidi="hi-IN"/>
        </w:rPr>
      </w:pPr>
      <w:proofErr w:type="gramStart"/>
      <w:r w:rsidRPr="00AB7C80">
        <w:rPr>
          <w:rFonts w:ascii="Arial" w:hAnsi="Arial" w:cs="Arial"/>
          <w:color w:val="000000"/>
          <w:sz w:val="36"/>
          <w:szCs w:val="36"/>
          <w:lang w:bidi="hi-IN"/>
        </w:rPr>
        <w:t>namo</w:t>
      </w:r>
      <w:proofErr w:type="gramEnd"/>
      <w:r w:rsidRPr="00AB7C80">
        <w:rPr>
          <w:rFonts w:ascii="Arial" w:hAnsi="Arial" w:cs="Arial"/>
          <w:color w:val="000000"/>
          <w:sz w:val="36"/>
          <w:szCs w:val="36"/>
          <w:lang w:bidi="hi-IN"/>
        </w:rPr>
        <w:t># jaGaqnyA#ya ,</w:t>
      </w:r>
      <w:r w:rsidRPr="00AB7C80">
        <w:rPr>
          <w:rFonts w:ascii="Arial" w:hAnsi="Arial" w:cs="Arial"/>
          <w:color w:val="000000"/>
          <w:sz w:val="36"/>
          <w:szCs w:val="36"/>
          <w:lang w:bidi="hi-IN"/>
        </w:rPr>
        <w:tab/>
        <w:t>jaqGaqnyA#ya ca</w:t>
      </w:r>
      <w:r w:rsidRPr="00AB7C80">
        <w:rPr>
          <w:rFonts w:ascii="Arial" w:hAnsi="Arial" w:cs="Arial"/>
          <w:color w:val="000000"/>
          <w:sz w:val="36"/>
          <w:szCs w:val="36"/>
          <w:lang w:bidi="hi-IN"/>
        </w:rPr>
        <w:tab/>
        <w:t xml:space="preserve">   </w:t>
      </w:r>
    </w:p>
    <w:p w14:paraId="1A31BFFE" w14:textId="77777777" w:rsidR="00AB7C80" w:rsidRPr="00AB7C80" w:rsidRDefault="00AB7C80" w:rsidP="00AB7C80">
      <w:pPr>
        <w:autoSpaceDE w:val="0"/>
        <w:autoSpaceDN w:val="0"/>
        <w:adjustRightInd w:val="0"/>
        <w:spacing w:after="0" w:line="240" w:lineRule="auto"/>
        <w:rPr>
          <w:rFonts w:ascii="Arial" w:hAnsi="Arial" w:cs="Arial"/>
          <w:color w:val="000000"/>
          <w:sz w:val="36"/>
          <w:szCs w:val="36"/>
          <w:lang w:bidi="hi-IN"/>
        </w:rPr>
      </w:pPr>
      <w:proofErr w:type="gramStart"/>
      <w:r w:rsidRPr="00AB7C80">
        <w:rPr>
          <w:rFonts w:ascii="Arial" w:hAnsi="Arial" w:cs="Arial"/>
          <w:color w:val="000000"/>
          <w:sz w:val="36"/>
          <w:szCs w:val="36"/>
          <w:lang w:bidi="hi-IN"/>
        </w:rPr>
        <w:t>caq</w:t>
      </w:r>
      <w:proofErr w:type="gramEnd"/>
      <w:r w:rsidRPr="00AB7C80">
        <w:rPr>
          <w:rFonts w:ascii="Arial" w:hAnsi="Arial" w:cs="Arial"/>
          <w:color w:val="000000"/>
          <w:sz w:val="36"/>
          <w:szCs w:val="36"/>
          <w:lang w:bidi="hi-IN"/>
        </w:rPr>
        <w:t xml:space="preserve"> buddhni#yAya ,</w:t>
      </w:r>
      <w:r w:rsidRPr="00AB7C80">
        <w:rPr>
          <w:rFonts w:ascii="Arial" w:hAnsi="Arial" w:cs="Arial"/>
          <w:color w:val="000000"/>
          <w:sz w:val="36"/>
          <w:szCs w:val="36"/>
          <w:lang w:bidi="hi-IN"/>
        </w:rPr>
        <w:tab/>
        <w:t>buddhni#yAya ca</w:t>
      </w:r>
      <w:r w:rsidRPr="00AB7C80">
        <w:rPr>
          <w:rFonts w:ascii="Arial" w:hAnsi="Arial" w:cs="Arial"/>
          <w:color w:val="000000"/>
          <w:sz w:val="36"/>
          <w:szCs w:val="36"/>
          <w:lang w:bidi="hi-IN"/>
        </w:rPr>
        <w:tab/>
        <w:t xml:space="preserve">   </w:t>
      </w:r>
    </w:p>
    <w:p w14:paraId="019F2FBF" w14:textId="77777777" w:rsidR="00AB7C80" w:rsidRPr="00AB7C80" w:rsidRDefault="00AB7C80" w:rsidP="00AB7C80">
      <w:pPr>
        <w:autoSpaceDE w:val="0"/>
        <w:autoSpaceDN w:val="0"/>
        <w:adjustRightInd w:val="0"/>
        <w:spacing w:after="0" w:line="240" w:lineRule="auto"/>
        <w:rPr>
          <w:rFonts w:ascii="Arial" w:hAnsi="Arial" w:cs="Arial"/>
          <w:color w:val="000000"/>
          <w:sz w:val="36"/>
          <w:szCs w:val="36"/>
          <w:lang w:bidi="hi-IN"/>
        </w:rPr>
      </w:pPr>
      <w:proofErr w:type="gramStart"/>
      <w:r w:rsidRPr="00AB7C80">
        <w:rPr>
          <w:rFonts w:ascii="Arial" w:hAnsi="Arial" w:cs="Arial"/>
          <w:color w:val="000000"/>
          <w:sz w:val="36"/>
          <w:szCs w:val="36"/>
          <w:lang w:bidi="hi-IN"/>
        </w:rPr>
        <w:t>caq</w:t>
      </w:r>
      <w:proofErr w:type="gramEnd"/>
      <w:r w:rsidRPr="00AB7C80">
        <w:rPr>
          <w:rFonts w:ascii="Arial" w:hAnsi="Arial" w:cs="Arial"/>
          <w:color w:val="000000"/>
          <w:sz w:val="36"/>
          <w:szCs w:val="36"/>
          <w:lang w:bidi="hi-IN"/>
        </w:rPr>
        <w:t xml:space="preserve"> nama#H</w:t>
      </w:r>
      <w:r w:rsidRPr="00AB7C80">
        <w:rPr>
          <w:rFonts w:ascii="Arial" w:hAnsi="Arial" w:cs="Arial"/>
          <w:color w:val="000000"/>
          <w:sz w:val="36"/>
          <w:szCs w:val="36"/>
          <w:lang w:bidi="hi-IN"/>
        </w:rPr>
        <w:tab/>
        <w:t xml:space="preserve">,nama#ssoqByA#ya </w:t>
      </w:r>
      <w:r w:rsidRPr="00AB7C80">
        <w:rPr>
          <w:rFonts w:ascii="Arial" w:hAnsi="Arial" w:cs="Arial"/>
          <w:color w:val="000000"/>
          <w:sz w:val="36"/>
          <w:szCs w:val="36"/>
          <w:lang w:bidi="hi-IN"/>
        </w:rPr>
        <w:tab/>
        <w:t xml:space="preserve">   </w:t>
      </w:r>
    </w:p>
    <w:p w14:paraId="52F755E7" w14:textId="77777777" w:rsidR="00AB7C80" w:rsidRPr="00AB7C80" w:rsidRDefault="00AB7C80" w:rsidP="00AB7C80">
      <w:pPr>
        <w:autoSpaceDE w:val="0"/>
        <w:autoSpaceDN w:val="0"/>
        <w:adjustRightInd w:val="0"/>
        <w:spacing w:after="0" w:line="240" w:lineRule="auto"/>
        <w:rPr>
          <w:rFonts w:ascii="Arial" w:hAnsi="Arial" w:cs="Arial"/>
          <w:color w:val="000000"/>
          <w:sz w:val="36"/>
          <w:szCs w:val="36"/>
          <w:lang w:bidi="hi-IN"/>
        </w:rPr>
      </w:pPr>
      <w:proofErr w:type="gramStart"/>
      <w:r w:rsidRPr="00AB7C80">
        <w:rPr>
          <w:rFonts w:ascii="Arial" w:hAnsi="Arial" w:cs="Arial"/>
          <w:color w:val="000000"/>
          <w:sz w:val="36"/>
          <w:szCs w:val="36"/>
          <w:lang w:bidi="hi-IN"/>
        </w:rPr>
        <w:t>soqByA#</w:t>
      </w:r>
      <w:proofErr w:type="gramEnd"/>
      <w:r w:rsidRPr="00AB7C80">
        <w:rPr>
          <w:rFonts w:ascii="Arial" w:hAnsi="Arial" w:cs="Arial"/>
          <w:color w:val="000000"/>
          <w:sz w:val="36"/>
          <w:szCs w:val="36"/>
          <w:lang w:bidi="hi-IN"/>
        </w:rPr>
        <w:t>ya ca</w:t>
      </w:r>
      <w:r w:rsidRPr="00AB7C80">
        <w:rPr>
          <w:rFonts w:ascii="Arial" w:hAnsi="Arial" w:cs="Arial"/>
          <w:color w:val="000000"/>
          <w:sz w:val="36"/>
          <w:szCs w:val="36"/>
          <w:lang w:bidi="hi-IN"/>
        </w:rPr>
        <w:tab/>
        <w:t xml:space="preserve">,caq praqtiqsaqryA#ya </w:t>
      </w:r>
      <w:r w:rsidRPr="00AB7C80">
        <w:rPr>
          <w:rFonts w:ascii="Arial" w:hAnsi="Arial" w:cs="Arial"/>
          <w:color w:val="000000"/>
          <w:sz w:val="36"/>
          <w:szCs w:val="36"/>
          <w:lang w:bidi="hi-IN"/>
        </w:rPr>
        <w:tab/>
        <w:t xml:space="preserve">   </w:t>
      </w:r>
    </w:p>
    <w:p w14:paraId="75A75C80" w14:textId="77777777" w:rsidR="00AB7C80" w:rsidRPr="00AB7C80" w:rsidRDefault="00AB7C80" w:rsidP="00AB7C80">
      <w:pPr>
        <w:autoSpaceDE w:val="0"/>
        <w:autoSpaceDN w:val="0"/>
        <w:adjustRightInd w:val="0"/>
        <w:spacing w:after="0" w:line="240" w:lineRule="auto"/>
        <w:rPr>
          <w:rFonts w:ascii="Arial" w:hAnsi="Arial" w:cs="Arial"/>
          <w:color w:val="000000"/>
          <w:sz w:val="36"/>
          <w:szCs w:val="36"/>
          <w:lang w:bidi="hi-IN"/>
        </w:rPr>
      </w:pPr>
      <w:proofErr w:type="gramStart"/>
      <w:r w:rsidRPr="00AB7C80">
        <w:rPr>
          <w:rFonts w:ascii="Arial" w:hAnsi="Arial" w:cs="Arial"/>
          <w:color w:val="000000"/>
          <w:sz w:val="36"/>
          <w:szCs w:val="36"/>
          <w:lang w:bidi="hi-IN"/>
        </w:rPr>
        <w:t>praqtiqsaqryA#</w:t>
      </w:r>
      <w:proofErr w:type="gramEnd"/>
      <w:r w:rsidRPr="00AB7C80">
        <w:rPr>
          <w:rFonts w:ascii="Arial" w:hAnsi="Arial" w:cs="Arial"/>
          <w:color w:val="000000"/>
          <w:sz w:val="36"/>
          <w:szCs w:val="36"/>
          <w:lang w:bidi="hi-IN"/>
        </w:rPr>
        <w:t>ya ca</w:t>
      </w:r>
      <w:r w:rsidRPr="00AB7C80">
        <w:rPr>
          <w:rFonts w:ascii="Arial" w:hAnsi="Arial" w:cs="Arial"/>
          <w:color w:val="000000"/>
          <w:sz w:val="36"/>
          <w:szCs w:val="36"/>
          <w:lang w:bidi="hi-IN"/>
        </w:rPr>
        <w:tab/>
        <w:t>,praqtiqsaqryA#yeti# prati --- saqryA#ya</w:t>
      </w:r>
      <w:r w:rsidRPr="00AB7C80">
        <w:rPr>
          <w:rFonts w:ascii="Arial" w:hAnsi="Arial" w:cs="Arial"/>
          <w:color w:val="000000"/>
          <w:sz w:val="36"/>
          <w:szCs w:val="36"/>
          <w:lang w:bidi="hi-IN"/>
        </w:rPr>
        <w:tab/>
        <w:t xml:space="preserve">   </w:t>
      </w:r>
    </w:p>
    <w:p w14:paraId="3094A126" w14:textId="77777777" w:rsidR="00AB7C80" w:rsidRPr="00AB7C80" w:rsidRDefault="00AB7C80" w:rsidP="00AB7C80">
      <w:pPr>
        <w:autoSpaceDE w:val="0"/>
        <w:autoSpaceDN w:val="0"/>
        <w:adjustRightInd w:val="0"/>
        <w:spacing w:after="0" w:line="240" w:lineRule="auto"/>
        <w:rPr>
          <w:rFonts w:ascii="Arial" w:hAnsi="Arial" w:cs="Arial"/>
          <w:color w:val="000000"/>
          <w:sz w:val="36"/>
          <w:szCs w:val="36"/>
          <w:lang w:bidi="hi-IN"/>
        </w:rPr>
      </w:pPr>
      <w:proofErr w:type="gramStart"/>
      <w:r w:rsidRPr="00AB7C80">
        <w:rPr>
          <w:rFonts w:ascii="Arial" w:hAnsi="Arial" w:cs="Arial"/>
          <w:color w:val="000000"/>
          <w:sz w:val="36"/>
          <w:szCs w:val="36"/>
          <w:lang w:bidi="hi-IN"/>
        </w:rPr>
        <w:t>caq</w:t>
      </w:r>
      <w:proofErr w:type="gramEnd"/>
      <w:r w:rsidRPr="00AB7C80">
        <w:rPr>
          <w:rFonts w:ascii="Arial" w:hAnsi="Arial" w:cs="Arial"/>
          <w:color w:val="000000"/>
          <w:sz w:val="36"/>
          <w:szCs w:val="36"/>
          <w:lang w:bidi="hi-IN"/>
        </w:rPr>
        <w:t xml:space="preserve"> nama#H</w:t>
      </w:r>
      <w:r w:rsidRPr="00AB7C80">
        <w:rPr>
          <w:rFonts w:ascii="Arial" w:hAnsi="Arial" w:cs="Arial"/>
          <w:color w:val="000000"/>
          <w:sz w:val="36"/>
          <w:szCs w:val="36"/>
          <w:lang w:bidi="hi-IN"/>
        </w:rPr>
        <w:tab/>
        <w:t xml:space="preserve">,namoq yAmyA#ya </w:t>
      </w:r>
      <w:r w:rsidRPr="00AB7C80">
        <w:rPr>
          <w:rFonts w:ascii="Arial" w:hAnsi="Arial" w:cs="Arial"/>
          <w:color w:val="000000"/>
          <w:sz w:val="36"/>
          <w:szCs w:val="36"/>
          <w:lang w:bidi="hi-IN"/>
        </w:rPr>
        <w:tab/>
        <w:t xml:space="preserve">   </w:t>
      </w:r>
    </w:p>
    <w:p w14:paraId="50F6F204" w14:textId="77777777" w:rsidR="00AB7C80" w:rsidRPr="00AB7C80" w:rsidRDefault="00AB7C80" w:rsidP="00AB7C80">
      <w:pPr>
        <w:autoSpaceDE w:val="0"/>
        <w:autoSpaceDN w:val="0"/>
        <w:adjustRightInd w:val="0"/>
        <w:spacing w:after="0" w:line="240" w:lineRule="auto"/>
        <w:rPr>
          <w:rFonts w:ascii="Arial" w:hAnsi="Arial" w:cs="Arial"/>
          <w:color w:val="000000"/>
          <w:sz w:val="36"/>
          <w:szCs w:val="36"/>
          <w:lang w:bidi="hi-IN"/>
        </w:rPr>
      </w:pPr>
      <w:proofErr w:type="gramStart"/>
      <w:r w:rsidRPr="00AB7C80">
        <w:rPr>
          <w:rFonts w:ascii="Arial" w:hAnsi="Arial" w:cs="Arial"/>
          <w:color w:val="000000"/>
          <w:sz w:val="36"/>
          <w:szCs w:val="36"/>
          <w:lang w:bidi="hi-IN"/>
        </w:rPr>
        <w:t>yAmyA#</w:t>
      </w:r>
      <w:proofErr w:type="gramEnd"/>
      <w:r w:rsidRPr="00AB7C80">
        <w:rPr>
          <w:rFonts w:ascii="Arial" w:hAnsi="Arial" w:cs="Arial"/>
          <w:color w:val="000000"/>
          <w:sz w:val="36"/>
          <w:szCs w:val="36"/>
          <w:lang w:bidi="hi-IN"/>
        </w:rPr>
        <w:t>ya ca</w:t>
      </w:r>
      <w:r w:rsidRPr="00AB7C80">
        <w:rPr>
          <w:rFonts w:ascii="Arial" w:hAnsi="Arial" w:cs="Arial"/>
          <w:color w:val="000000"/>
          <w:sz w:val="36"/>
          <w:szCs w:val="36"/>
          <w:lang w:bidi="hi-IN"/>
        </w:rPr>
        <w:tab/>
        <w:t xml:space="preserve">,caq kShemyA#ya </w:t>
      </w:r>
      <w:r w:rsidRPr="00AB7C80">
        <w:rPr>
          <w:rFonts w:ascii="Arial" w:hAnsi="Arial" w:cs="Arial"/>
          <w:color w:val="000000"/>
          <w:sz w:val="36"/>
          <w:szCs w:val="36"/>
          <w:lang w:bidi="hi-IN"/>
        </w:rPr>
        <w:tab/>
        <w:t xml:space="preserve">   </w:t>
      </w:r>
    </w:p>
    <w:p w14:paraId="2CAF5AAC" w14:textId="77777777" w:rsidR="00AB7C80" w:rsidRPr="00AB7C80" w:rsidRDefault="00AB7C80" w:rsidP="00AB7C80">
      <w:pPr>
        <w:autoSpaceDE w:val="0"/>
        <w:autoSpaceDN w:val="0"/>
        <w:adjustRightInd w:val="0"/>
        <w:spacing w:after="0" w:line="240" w:lineRule="auto"/>
        <w:rPr>
          <w:rFonts w:ascii="Arial" w:hAnsi="Arial" w:cs="Arial"/>
          <w:color w:val="000000"/>
          <w:sz w:val="36"/>
          <w:szCs w:val="36"/>
          <w:lang w:bidi="hi-IN"/>
        </w:rPr>
      </w:pPr>
      <w:r w:rsidRPr="00AB7C80">
        <w:rPr>
          <w:rFonts w:ascii="Arial" w:hAnsi="Arial" w:cs="Arial"/>
          <w:color w:val="000000"/>
          <w:sz w:val="36"/>
          <w:szCs w:val="36"/>
          <w:lang w:bidi="hi-IN"/>
        </w:rPr>
        <w:t>kShemyA#ya ca,</w:t>
      </w:r>
      <w:r w:rsidRPr="00AB7C80">
        <w:rPr>
          <w:rFonts w:ascii="Arial" w:hAnsi="Arial" w:cs="Arial"/>
          <w:color w:val="000000"/>
          <w:sz w:val="36"/>
          <w:szCs w:val="36"/>
          <w:lang w:bidi="hi-IN"/>
        </w:rPr>
        <w:tab/>
        <w:t>caq nama#H</w:t>
      </w:r>
      <w:r w:rsidRPr="00AB7C80">
        <w:rPr>
          <w:rFonts w:ascii="Arial" w:hAnsi="Arial" w:cs="Arial"/>
          <w:color w:val="000000"/>
          <w:sz w:val="36"/>
          <w:szCs w:val="36"/>
          <w:lang w:bidi="hi-IN"/>
        </w:rPr>
        <w:tab/>
        <w:t xml:space="preserve">   </w:t>
      </w:r>
    </w:p>
    <w:p w14:paraId="5E363C71" w14:textId="77777777" w:rsidR="00AB7C80" w:rsidRPr="00AB7C80" w:rsidRDefault="00AB7C80" w:rsidP="00AB7C80">
      <w:pPr>
        <w:autoSpaceDE w:val="0"/>
        <w:autoSpaceDN w:val="0"/>
        <w:adjustRightInd w:val="0"/>
        <w:spacing w:after="0" w:line="240" w:lineRule="auto"/>
        <w:rPr>
          <w:rFonts w:ascii="Arial" w:hAnsi="Arial" w:cs="Arial"/>
          <w:color w:val="000000"/>
          <w:sz w:val="36"/>
          <w:szCs w:val="36"/>
          <w:lang w:bidi="hi-IN"/>
        </w:rPr>
      </w:pPr>
      <w:r w:rsidRPr="00AB7C80">
        <w:rPr>
          <w:rFonts w:ascii="Arial" w:hAnsi="Arial" w:cs="Arial"/>
          <w:color w:val="000000"/>
          <w:sz w:val="36"/>
          <w:szCs w:val="36"/>
          <w:lang w:bidi="hi-IN"/>
        </w:rPr>
        <w:lastRenderedPageBreak/>
        <w:t xml:space="preserve">nama# uqrvaqryA#ya, </w:t>
      </w:r>
      <w:r w:rsidRPr="00AB7C80">
        <w:rPr>
          <w:rFonts w:ascii="Arial" w:hAnsi="Arial" w:cs="Arial"/>
          <w:color w:val="000000"/>
          <w:sz w:val="36"/>
          <w:szCs w:val="36"/>
          <w:lang w:bidi="hi-IN"/>
        </w:rPr>
        <w:tab/>
        <w:t>uqrvaqryA#ya ca</w:t>
      </w:r>
      <w:r w:rsidRPr="00AB7C80">
        <w:rPr>
          <w:rFonts w:ascii="Arial" w:hAnsi="Arial" w:cs="Arial"/>
          <w:color w:val="000000"/>
          <w:sz w:val="36"/>
          <w:szCs w:val="36"/>
          <w:lang w:bidi="hi-IN"/>
        </w:rPr>
        <w:tab/>
        <w:t xml:space="preserve"> </w:t>
      </w:r>
    </w:p>
    <w:p w14:paraId="61B9B196" w14:textId="77777777" w:rsidR="00AB7C80" w:rsidRPr="00AB7C80" w:rsidRDefault="00AB7C80" w:rsidP="00AB7C80">
      <w:pPr>
        <w:autoSpaceDE w:val="0"/>
        <w:autoSpaceDN w:val="0"/>
        <w:adjustRightInd w:val="0"/>
        <w:spacing w:after="0" w:line="240" w:lineRule="auto"/>
        <w:rPr>
          <w:rFonts w:ascii="Arial" w:hAnsi="Arial" w:cs="Arial"/>
          <w:color w:val="000000"/>
          <w:sz w:val="36"/>
          <w:szCs w:val="36"/>
          <w:lang w:bidi="hi-IN"/>
        </w:rPr>
      </w:pPr>
      <w:proofErr w:type="gramStart"/>
      <w:r w:rsidRPr="00AB7C80">
        <w:rPr>
          <w:rFonts w:ascii="Arial" w:hAnsi="Arial" w:cs="Arial"/>
          <w:color w:val="000000"/>
          <w:sz w:val="36"/>
          <w:szCs w:val="36"/>
          <w:lang w:bidi="hi-IN"/>
        </w:rPr>
        <w:t>caq</w:t>
      </w:r>
      <w:proofErr w:type="gramEnd"/>
      <w:r w:rsidRPr="00AB7C80">
        <w:rPr>
          <w:rFonts w:ascii="Arial" w:hAnsi="Arial" w:cs="Arial"/>
          <w:color w:val="000000"/>
          <w:sz w:val="36"/>
          <w:szCs w:val="36"/>
          <w:lang w:bidi="hi-IN"/>
        </w:rPr>
        <w:t xml:space="preserve"> KalyA#ya ,</w:t>
      </w:r>
      <w:r w:rsidRPr="00AB7C80">
        <w:rPr>
          <w:rFonts w:ascii="Arial" w:hAnsi="Arial" w:cs="Arial"/>
          <w:color w:val="000000"/>
          <w:sz w:val="36"/>
          <w:szCs w:val="36"/>
          <w:lang w:bidi="hi-IN"/>
        </w:rPr>
        <w:tab/>
        <w:t>KalyA#ya ca</w:t>
      </w:r>
      <w:r w:rsidRPr="00AB7C80">
        <w:rPr>
          <w:rFonts w:ascii="Arial" w:hAnsi="Arial" w:cs="Arial"/>
          <w:color w:val="000000"/>
          <w:sz w:val="36"/>
          <w:szCs w:val="36"/>
          <w:lang w:bidi="hi-IN"/>
        </w:rPr>
        <w:tab/>
        <w:t xml:space="preserve">   </w:t>
      </w:r>
    </w:p>
    <w:p w14:paraId="2BDEAEF8" w14:textId="77777777" w:rsidR="00AB7C80" w:rsidRPr="00AB7C80" w:rsidRDefault="00AB7C80" w:rsidP="00AB7C80">
      <w:pPr>
        <w:autoSpaceDE w:val="0"/>
        <w:autoSpaceDN w:val="0"/>
        <w:adjustRightInd w:val="0"/>
        <w:spacing w:after="0" w:line="240" w:lineRule="auto"/>
        <w:rPr>
          <w:rFonts w:ascii="Arial" w:hAnsi="Arial" w:cs="Arial"/>
          <w:color w:val="000000"/>
          <w:sz w:val="36"/>
          <w:szCs w:val="36"/>
          <w:lang w:bidi="hi-IN"/>
        </w:rPr>
      </w:pPr>
      <w:proofErr w:type="gramStart"/>
      <w:r w:rsidRPr="00AB7C80">
        <w:rPr>
          <w:rFonts w:ascii="Arial" w:hAnsi="Arial" w:cs="Arial"/>
          <w:color w:val="000000"/>
          <w:sz w:val="36"/>
          <w:szCs w:val="36"/>
          <w:lang w:bidi="hi-IN"/>
        </w:rPr>
        <w:t>caq</w:t>
      </w:r>
      <w:proofErr w:type="gramEnd"/>
      <w:r w:rsidRPr="00AB7C80">
        <w:rPr>
          <w:rFonts w:ascii="Arial" w:hAnsi="Arial" w:cs="Arial"/>
          <w:color w:val="000000"/>
          <w:sz w:val="36"/>
          <w:szCs w:val="36"/>
          <w:lang w:bidi="hi-IN"/>
        </w:rPr>
        <w:t xml:space="preserve"> nama#H</w:t>
      </w:r>
      <w:r w:rsidRPr="00AB7C80">
        <w:rPr>
          <w:rFonts w:ascii="Arial" w:hAnsi="Arial" w:cs="Arial"/>
          <w:color w:val="000000"/>
          <w:sz w:val="36"/>
          <w:szCs w:val="36"/>
          <w:lang w:bidi="hi-IN"/>
        </w:rPr>
        <w:tab/>
        <w:t>,namaqS SlokyA#ya</w:t>
      </w:r>
      <w:r w:rsidRPr="00AB7C80">
        <w:rPr>
          <w:rFonts w:ascii="Arial" w:hAnsi="Arial" w:cs="Arial"/>
          <w:color w:val="000000"/>
          <w:sz w:val="36"/>
          <w:szCs w:val="36"/>
          <w:lang w:bidi="hi-IN"/>
        </w:rPr>
        <w:tab/>
        <w:t xml:space="preserve">   </w:t>
      </w:r>
    </w:p>
    <w:p w14:paraId="18EB3404" w14:textId="77777777" w:rsidR="00AB7C80" w:rsidRPr="00AB7C80" w:rsidRDefault="00AB7C80" w:rsidP="00AB7C80">
      <w:pPr>
        <w:autoSpaceDE w:val="0"/>
        <w:autoSpaceDN w:val="0"/>
        <w:adjustRightInd w:val="0"/>
        <w:spacing w:after="0" w:line="240" w:lineRule="auto"/>
        <w:rPr>
          <w:rFonts w:ascii="Arial" w:hAnsi="Arial" w:cs="Arial"/>
          <w:color w:val="000000"/>
          <w:sz w:val="36"/>
          <w:szCs w:val="36"/>
          <w:lang w:bidi="hi-IN"/>
        </w:rPr>
      </w:pPr>
      <w:r w:rsidRPr="00AB7C80">
        <w:rPr>
          <w:rFonts w:ascii="Arial" w:hAnsi="Arial" w:cs="Arial"/>
          <w:color w:val="000000"/>
          <w:sz w:val="36"/>
          <w:szCs w:val="36"/>
          <w:lang w:bidi="hi-IN"/>
        </w:rPr>
        <w:t>SlokyA#ya ca</w:t>
      </w:r>
      <w:r w:rsidRPr="00AB7C80">
        <w:rPr>
          <w:rFonts w:ascii="Arial" w:hAnsi="Arial" w:cs="Arial"/>
          <w:color w:val="000000"/>
          <w:sz w:val="36"/>
          <w:szCs w:val="36"/>
          <w:lang w:bidi="hi-IN"/>
        </w:rPr>
        <w:tab/>
      </w:r>
      <w:proofErr w:type="gramStart"/>
      <w:r w:rsidRPr="00AB7C80">
        <w:rPr>
          <w:rFonts w:ascii="Arial" w:hAnsi="Arial" w:cs="Arial"/>
          <w:color w:val="000000"/>
          <w:sz w:val="36"/>
          <w:szCs w:val="36"/>
          <w:lang w:bidi="hi-IN"/>
        </w:rPr>
        <w:t>,cAqvaqsAqnyA</w:t>
      </w:r>
      <w:proofErr w:type="gramEnd"/>
      <w:r w:rsidRPr="00AB7C80">
        <w:rPr>
          <w:rFonts w:ascii="Arial" w:hAnsi="Arial" w:cs="Arial"/>
          <w:color w:val="000000"/>
          <w:sz w:val="36"/>
          <w:szCs w:val="36"/>
          <w:lang w:bidi="hi-IN"/>
        </w:rPr>
        <w:t xml:space="preserve">#ya </w:t>
      </w:r>
      <w:r w:rsidRPr="00AB7C80">
        <w:rPr>
          <w:rFonts w:ascii="Arial" w:hAnsi="Arial" w:cs="Arial"/>
          <w:color w:val="000000"/>
          <w:sz w:val="36"/>
          <w:szCs w:val="36"/>
          <w:lang w:bidi="hi-IN"/>
        </w:rPr>
        <w:tab/>
        <w:t xml:space="preserve">   </w:t>
      </w:r>
    </w:p>
    <w:p w14:paraId="123741B7" w14:textId="77777777" w:rsidR="00AB7C80" w:rsidRPr="00AB7C80" w:rsidRDefault="00AB7C80" w:rsidP="00AB7C80">
      <w:pPr>
        <w:autoSpaceDE w:val="0"/>
        <w:autoSpaceDN w:val="0"/>
        <w:adjustRightInd w:val="0"/>
        <w:spacing w:after="0" w:line="240" w:lineRule="auto"/>
        <w:rPr>
          <w:rFonts w:ascii="Arial" w:hAnsi="Arial" w:cs="Arial"/>
          <w:color w:val="000000"/>
          <w:sz w:val="36"/>
          <w:szCs w:val="36"/>
          <w:lang w:bidi="hi-IN"/>
        </w:rPr>
      </w:pPr>
      <w:r w:rsidRPr="00AB7C80">
        <w:rPr>
          <w:rFonts w:ascii="Arial" w:hAnsi="Arial" w:cs="Arial"/>
          <w:color w:val="000000"/>
          <w:sz w:val="36"/>
          <w:szCs w:val="36"/>
          <w:lang w:bidi="hi-IN"/>
        </w:rPr>
        <w:t>aqvaqsAqnyA#ya ca,</w:t>
      </w:r>
      <w:r w:rsidRPr="00AB7C80">
        <w:rPr>
          <w:rFonts w:ascii="Arial" w:hAnsi="Arial" w:cs="Arial"/>
          <w:color w:val="000000"/>
          <w:sz w:val="36"/>
          <w:szCs w:val="36"/>
          <w:lang w:bidi="hi-IN"/>
        </w:rPr>
        <w:tab/>
        <w:t>aqvaqsAqnyA#yetya#va --- sAqnyA#ya</w:t>
      </w:r>
      <w:r w:rsidRPr="00AB7C80">
        <w:rPr>
          <w:rFonts w:ascii="Arial" w:hAnsi="Arial" w:cs="Arial"/>
          <w:color w:val="000000"/>
          <w:sz w:val="36"/>
          <w:szCs w:val="36"/>
          <w:lang w:bidi="hi-IN"/>
        </w:rPr>
        <w:tab/>
        <w:t xml:space="preserve">   </w:t>
      </w:r>
    </w:p>
    <w:p w14:paraId="6CE0CF29" w14:textId="77777777" w:rsidR="00AB7C80" w:rsidRPr="00AB7C80" w:rsidRDefault="00AB7C80" w:rsidP="00AB7C80">
      <w:pPr>
        <w:autoSpaceDE w:val="0"/>
        <w:autoSpaceDN w:val="0"/>
        <w:adjustRightInd w:val="0"/>
        <w:spacing w:after="0" w:line="240" w:lineRule="auto"/>
        <w:rPr>
          <w:rFonts w:ascii="Arial" w:hAnsi="Arial" w:cs="Arial"/>
          <w:color w:val="000000"/>
          <w:sz w:val="36"/>
          <w:szCs w:val="36"/>
          <w:lang w:bidi="hi-IN"/>
        </w:rPr>
      </w:pPr>
      <w:proofErr w:type="gramStart"/>
      <w:r w:rsidRPr="00AB7C80">
        <w:rPr>
          <w:rFonts w:ascii="Arial" w:hAnsi="Arial" w:cs="Arial"/>
          <w:color w:val="000000"/>
          <w:sz w:val="36"/>
          <w:szCs w:val="36"/>
          <w:lang w:bidi="hi-IN"/>
        </w:rPr>
        <w:t>caq</w:t>
      </w:r>
      <w:proofErr w:type="gramEnd"/>
      <w:r w:rsidRPr="00AB7C80">
        <w:rPr>
          <w:rFonts w:ascii="Arial" w:hAnsi="Arial" w:cs="Arial"/>
          <w:color w:val="000000"/>
          <w:sz w:val="36"/>
          <w:szCs w:val="36"/>
          <w:lang w:bidi="hi-IN"/>
        </w:rPr>
        <w:t xml:space="preserve"> nama#H</w:t>
      </w:r>
      <w:r w:rsidRPr="00AB7C80">
        <w:rPr>
          <w:rFonts w:ascii="Arial" w:hAnsi="Arial" w:cs="Arial"/>
          <w:color w:val="000000"/>
          <w:sz w:val="36"/>
          <w:szCs w:val="36"/>
          <w:lang w:bidi="hi-IN"/>
        </w:rPr>
        <w:tab/>
        <w:t xml:space="preserve">,namoq vanyA#ya </w:t>
      </w:r>
      <w:r w:rsidRPr="00AB7C80">
        <w:rPr>
          <w:rFonts w:ascii="Arial" w:hAnsi="Arial" w:cs="Arial"/>
          <w:color w:val="000000"/>
          <w:sz w:val="36"/>
          <w:szCs w:val="36"/>
          <w:lang w:bidi="hi-IN"/>
        </w:rPr>
        <w:tab/>
        <w:t xml:space="preserve">   </w:t>
      </w:r>
    </w:p>
    <w:p w14:paraId="07785541" w14:textId="77777777" w:rsidR="00AB7C80" w:rsidRPr="00AB7C80" w:rsidRDefault="00AB7C80" w:rsidP="00AB7C80">
      <w:pPr>
        <w:autoSpaceDE w:val="0"/>
        <w:autoSpaceDN w:val="0"/>
        <w:adjustRightInd w:val="0"/>
        <w:spacing w:after="0" w:line="240" w:lineRule="auto"/>
        <w:rPr>
          <w:rFonts w:ascii="Arial" w:hAnsi="Arial" w:cs="Arial"/>
          <w:color w:val="000000"/>
          <w:sz w:val="36"/>
          <w:szCs w:val="36"/>
          <w:lang w:bidi="hi-IN"/>
        </w:rPr>
      </w:pPr>
      <w:r w:rsidRPr="00AB7C80">
        <w:rPr>
          <w:rFonts w:ascii="Arial" w:hAnsi="Arial" w:cs="Arial"/>
          <w:color w:val="000000"/>
          <w:sz w:val="36"/>
          <w:szCs w:val="36"/>
          <w:lang w:bidi="hi-IN"/>
        </w:rPr>
        <w:t>vanyA#ya ca,</w:t>
      </w:r>
      <w:r w:rsidRPr="00AB7C80">
        <w:rPr>
          <w:rFonts w:ascii="Arial" w:hAnsi="Arial" w:cs="Arial"/>
          <w:color w:val="000000"/>
          <w:sz w:val="36"/>
          <w:szCs w:val="36"/>
          <w:lang w:bidi="hi-IN"/>
        </w:rPr>
        <w:tab/>
        <w:t xml:space="preserve">caq kakShyA#ya </w:t>
      </w:r>
      <w:r w:rsidRPr="00AB7C80">
        <w:rPr>
          <w:rFonts w:ascii="Arial" w:hAnsi="Arial" w:cs="Arial"/>
          <w:color w:val="000000"/>
          <w:sz w:val="36"/>
          <w:szCs w:val="36"/>
          <w:lang w:bidi="hi-IN"/>
        </w:rPr>
        <w:tab/>
        <w:t xml:space="preserve">   </w:t>
      </w:r>
    </w:p>
    <w:p w14:paraId="2E6B4DBF" w14:textId="77777777" w:rsidR="00AB7C80" w:rsidRPr="00AB7C80" w:rsidRDefault="00AB7C80" w:rsidP="00AB7C80">
      <w:pPr>
        <w:autoSpaceDE w:val="0"/>
        <w:autoSpaceDN w:val="0"/>
        <w:adjustRightInd w:val="0"/>
        <w:spacing w:after="0" w:line="240" w:lineRule="auto"/>
        <w:rPr>
          <w:rFonts w:ascii="Arial" w:hAnsi="Arial" w:cs="Arial"/>
          <w:color w:val="000000"/>
          <w:sz w:val="36"/>
          <w:szCs w:val="36"/>
          <w:lang w:bidi="hi-IN"/>
        </w:rPr>
      </w:pPr>
      <w:r w:rsidRPr="00AB7C80">
        <w:rPr>
          <w:rFonts w:ascii="Arial" w:hAnsi="Arial" w:cs="Arial"/>
          <w:color w:val="000000"/>
          <w:sz w:val="36"/>
          <w:szCs w:val="36"/>
          <w:lang w:bidi="hi-IN"/>
        </w:rPr>
        <w:t>kakShyA#ya ca,</w:t>
      </w:r>
      <w:r w:rsidRPr="00AB7C80">
        <w:rPr>
          <w:rFonts w:ascii="Arial" w:hAnsi="Arial" w:cs="Arial"/>
          <w:color w:val="000000"/>
          <w:sz w:val="36"/>
          <w:szCs w:val="36"/>
          <w:lang w:bidi="hi-IN"/>
        </w:rPr>
        <w:tab/>
        <w:t>caq nama#H</w:t>
      </w:r>
      <w:r w:rsidRPr="00AB7C80">
        <w:rPr>
          <w:rFonts w:ascii="Arial" w:hAnsi="Arial" w:cs="Arial"/>
          <w:color w:val="000000"/>
          <w:sz w:val="36"/>
          <w:szCs w:val="36"/>
          <w:lang w:bidi="hi-IN"/>
        </w:rPr>
        <w:tab/>
        <w:t xml:space="preserve">   </w:t>
      </w:r>
    </w:p>
    <w:p w14:paraId="65925587" w14:textId="77777777" w:rsidR="00AB7C80" w:rsidRPr="00AB7C80" w:rsidRDefault="00AB7C80" w:rsidP="00AB7C80">
      <w:pPr>
        <w:autoSpaceDE w:val="0"/>
        <w:autoSpaceDN w:val="0"/>
        <w:adjustRightInd w:val="0"/>
        <w:spacing w:after="0" w:line="240" w:lineRule="auto"/>
        <w:rPr>
          <w:rFonts w:ascii="Arial" w:hAnsi="Arial" w:cs="Arial"/>
          <w:color w:val="000000"/>
          <w:sz w:val="36"/>
          <w:szCs w:val="36"/>
          <w:lang w:bidi="hi-IN"/>
        </w:rPr>
      </w:pPr>
      <w:proofErr w:type="gramStart"/>
      <w:r w:rsidRPr="00AB7C80">
        <w:rPr>
          <w:rFonts w:ascii="Arial" w:hAnsi="Arial" w:cs="Arial"/>
          <w:color w:val="000000"/>
          <w:sz w:val="36"/>
          <w:szCs w:val="36"/>
          <w:lang w:bidi="hi-IN"/>
        </w:rPr>
        <w:t>nama#</w:t>
      </w:r>
      <w:proofErr w:type="gramEnd"/>
      <w:r w:rsidRPr="00AB7C80">
        <w:rPr>
          <w:rFonts w:ascii="Arial" w:hAnsi="Arial" w:cs="Arial"/>
          <w:color w:val="000000"/>
          <w:sz w:val="36"/>
          <w:szCs w:val="36"/>
          <w:lang w:bidi="hi-IN"/>
        </w:rPr>
        <w:t>S SraqvAya# ,</w:t>
      </w:r>
      <w:r w:rsidRPr="00AB7C80">
        <w:rPr>
          <w:rFonts w:ascii="Arial" w:hAnsi="Arial" w:cs="Arial"/>
          <w:color w:val="000000"/>
          <w:sz w:val="36"/>
          <w:szCs w:val="36"/>
          <w:lang w:bidi="hi-IN"/>
        </w:rPr>
        <w:tab/>
        <w:t>SraqvAya# ca</w:t>
      </w:r>
      <w:r w:rsidRPr="00AB7C80">
        <w:rPr>
          <w:rFonts w:ascii="Arial" w:hAnsi="Arial" w:cs="Arial"/>
          <w:color w:val="000000"/>
          <w:sz w:val="36"/>
          <w:szCs w:val="36"/>
          <w:lang w:bidi="hi-IN"/>
        </w:rPr>
        <w:tab/>
        <w:t xml:space="preserve">   </w:t>
      </w:r>
    </w:p>
    <w:p w14:paraId="39E7FE46" w14:textId="77777777" w:rsidR="00AB7C80" w:rsidRPr="00AB7C80" w:rsidRDefault="00AB7C80" w:rsidP="00AB7C80">
      <w:pPr>
        <w:autoSpaceDE w:val="0"/>
        <w:autoSpaceDN w:val="0"/>
        <w:adjustRightInd w:val="0"/>
        <w:spacing w:after="0" w:line="240" w:lineRule="auto"/>
        <w:rPr>
          <w:rFonts w:ascii="Arial" w:hAnsi="Arial" w:cs="Arial"/>
          <w:color w:val="000000"/>
          <w:sz w:val="36"/>
          <w:szCs w:val="36"/>
          <w:lang w:bidi="hi-IN"/>
        </w:rPr>
      </w:pPr>
      <w:proofErr w:type="gramStart"/>
      <w:r w:rsidRPr="00AB7C80">
        <w:rPr>
          <w:rFonts w:ascii="Arial" w:hAnsi="Arial" w:cs="Arial"/>
          <w:color w:val="000000"/>
          <w:sz w:val="36"/>
          <w:szCs w:val="36"/>
          <w:lang w:bidi="hi-IN"/>
        </w:rPr>
        <w:t>caq</w:t>
      </w:r>
      <w:proofErr w:type="gramEnd"/>
      <w:r w:rsidRPr="00AB7C80">
        <w:rPr>
          <w:rFonts w:ascii="Arial" w:hAnsi="Arial" w:cs="Arial"/>
          <w:color w:val="000000"/>
          <w:sz w:val="36"/>
          <w:szCs w:val="36"/>
          <w:lang w:bidi="hi-IN"/>
        </w:rPr>
        <w:t xml:space="preserve"> praqtiqSraqvAya# ,</w:t>
      </w:r>
      <w:r w:rsidRPr="00AB7C80">
        <w:rPr>
          <w:rFonts w:ascii="Arial" w:hAnsi="Arial" w:cs="Arial"/>
          <w:color w:val="000000"/>
          <w:sz w:val="36"/>
          <w:szCs w:val="36"/>
          <w:lang w:bidi="hi-IN"/>
        </w:rPr>
        <w:tab/>
        <w:t>praqtiqSraqvAya# ca</w:t>
      </w:r>
      <w:r w:rsidRPr="00AB7C80">
        <w:rPr>
          <w:rFonts w:ascii="Arial" w:hAnsi="Arial" w:cs="Arial"/>
          <w:color w:val="000000"/>
          <w:sz w:val="36"/>
          <w:szCs w:val="36"/>
          <w:lang w:bidi="hi-IN"/>
        </w:rPr>
        <w:tab/>
        <w:t xml:space="preserve">   </w:t>
      </w:r>
    </w:p>
    <w:p w14:paraId="1412A24B" w14:textId="77777777" w:rsidR="00AB7C80" w:rsidRPr="00AB7C80" w:rsidRDefault="00AB7C80" w:rsidP="00AB7C80">
      <w:pPr>
        <w:autoSpaceDE w:val="0"/>
        <w:autoSpaceDN w:val="0"/>
        <w:adjustRightInd w:val="0"/>
        <w:spacing w:after="0" w:line="240" w:lineRule="auto"/>
        <w:rPr>
          <w:rFonts w:ascii="Arial" w:hAnsi="Arial" w:cs="Arial"/>
          <w:color w:val="000000"/>
          <w:sz w:val="36"/>
          <w:szCs w:val="36"/>
          <w:lang w:bidi="hi-IN"/>
        </w:rPr>
      </w:pPr>
      <w:r w:rsidRPr="00AB7C80">
        <w:rPr>
          <w:rFonts w:ascii="Arial" w:hAnsi="Arial" w:cs="Arial"/>
          <w:color w:val="000000"/>
          <w:sz w:val="36"/>
          <w:szCs w:val="36"/>
          <w:lang w:bidi="hi-IN"/>
        </w:rPr>
        <w:t>praqtiqSraqvAyeti# prati --- SraqvAya#,</w:t>
      </w:r>
      <w:r w:rsidRPr="00AB7C80">
        <w:rPr>
          <w:rFonts w:ascii="Arial" w:hAnsi="Arial" w:cs="Arial"/>
          <w:color w:val="000000"/>
          <w:sz w:val="36"/>
          <w:szCs w:val="36"/>
          <w:lang w:bidi="hi-IN"/>
        </w:rPr>
        <w:tab/>
        <w:t>caq nama#H</w:t>
      </w:r>
      <w:r w:rsidRPr="00AB7C80">
        <w:rPr>
          <w:rFonts w:ascii="Arial" w:hAnsi="Arial" w:cs="Arial"/>
          <w:color w:val="000000"/>
          <w:sz w:val="36"/>
          <w:szCs w:val="36"/>
          <w:lang w:bidi="hi-IN"/>
        </w:rPr>
        <w:tab/>
        <w:t xml:space="preserve">   </w:t>
      </w:r>
    </w:p>
    <w:p w14:paraId="29E8C913" w14:textId="77777777" w:rsidR="00AB7C80" w:rsidRPr="00AB7C80" w:rsidRDefault="00AB7C80" w:rsidP="00AB7C80">
      <w:pPr>
        <w:autoSpaceDE w:val="0"/>
        <w:autoSpaceDN w:val="0"/>
        <w:adjustRightInd w:val="0"/>
        <w:spacing w:after="0" w:line="240" w:lineRule="auto"/>
        <w:rPr>
          <w:rFonts w:ascii="Arial" w:hAnsi="Arial" w:cs="Arial"/>
          <w:color w:val="000000"/>
          <w:sz w:val="36"/>
          <w:szCs w:val="36"/>
          <w:lang w:bidi="hi-IN"/>
        </w:rPr>
      </w:pPr>
      <w:r w:rsidRPr="00AB7C80">
        <w:rPr>
          <w:rFonts w:ascii="Arial" w:hAnsi="Arial" w:cs="Arial"/>
          <w:color w:val="000000"/>
          <w:sz w:val="36"/>
          <w:szCs w:val="36"/>
          <w:lang w:bidi="hi-IN"/>
        </w:rPr>
        <w:t>nama# AqSuShe#NAya,</w:t>
      </w:r>
      <w:r w:rsidRPr="00AB7C80">
        <w:rPr>
          <w:rFonts w:ascii="Arial" w:hAnsi="Arial" w:cs="Arial"/>
          <w:color w:val="000000"/>
          <w:sz w:val="36"/>
          <w:szCs w:val="36"/>
          <w:lang w:bidi="hi-IN"/>
        </w:rPr>
        <w:tab/>
        <w:t>AqSuShe#NAya ca</w:t>
      </w:r>
      <w:r w:rsidRPr="00AB7C80">
        <w:rPr>
          <w:rFonts w:ascii="Arial" w:hAnsi="Arial" w:cs="Arial"/>
          <w:color w:val="000000"/>
          <w:sz w:val="36"/>
          <w:szCs w:val="36"/>
          <w:lang w:bidi="hi-IN"/>
        </w:rPr>
        <w:tab/>
        <w:t xml:space="preserve">   </w:t>
      </w:r>
    </w:p>
    <w:p w14:paraId="6276AFB9" w14:textId="77777777" w:rsidR="00AB7C80" w:rsidRPr="00AB7C80" w:rsidRDefault="00AB7C80" w:rsidP="00AB7C80">
      <w:pPr>
        <w:autoSpaceDE w:val="0"/>
        <w:autoSpaceDN w:val="0"/>
        <w:adjustRightInd w:val="0"/>
        <w:spacing w:after="0" w:line="240" w:lineRule="auto"/>
        <w:rPr>
          <w:rFonts w:ascii="Arial" w:hAnsi="Arial" w:cs="Arial"/>
          <w:color w:val="000000"/>
          <w:sz w:val="36"/>
          <w:szCs w:val="36"/>
          <w:lang w:bidi="hi-IN"/>
        </w:rPr>
      </w:pPr>
      <w:r w:rsidRPr="00AB7C80">
        <w:rPr>
          <w:rFonts w:ascii="Arial" w:hAnsi="Arial" w:cs="Arial"/>
          <w:color w:val="000000"/>
          <w:sz w:val="36"/>
          <w:szCs w:val="36"/>
          <w:lang w:bidi="hi-IN"/>
        </w:rPr>
        <w:t>AqSuShe#NAqyetyAqSu --- seqnAqyaq,</w:t>
      </w:r>
      <w:r w:rsidRPr="00AB7C80">
        <w:rPr>
          <w:rFonts w:ascii="Arial" w:hAnsi="Arial" w:cs="Arial"/>
          <w:color w:val="000000"/>
          <w:sz w:val="36"/>
          <w:szCs w:val="36"/>
          <w:lang w:bidi="hi-IN"/>
        </w:rPr>
        <w:tab/>
        <w:t xml:space="preserve">cAqSura#thAya </w:t>
      </w:r>
      <w:r w:rsidRPr="00AB7C80">
        <w:rPr>
          <w:rFonts w:ascii="Arial" w:hAnsi="Arial" w:cs="Arial"/>
          <w:color w:val="000000"/>
          <w:sz w:val="36"/>
          <w:szCs w:val="36"/>
          <w:lang w:bidi="hi-IN"/>
        </w:rPr>
        <w:tab/>
        <w:t xml:space="preserve">   </w:t>
      </w:r>
    </w:p>
    <w:p w14:paraId="7E403388" w14:textId="77777777" w:rsidR="00AB7C80" w:rsidRPr="00AB7C80" w:rsidRDefault="00AB7C80" w:rsidP="00AB7C80">
      <w:pPr>
        <w:autoSpaceDE w:val="0"/>
        <w:autoSpaceDN w:val="0"/>
        <w:adjustRightInd w:val="0"/>
        <w:spacing w:after="0" w:line="240" w:lineRule="auto"/>
        <w:rPr>
          <w:rFonts w:ascii="Arial" w:hAnsi="Arial" w:cs="Arial"/>
          <w:color w:val="000000"/>
          <w:sz w:val="36"/>
          <w:szCs w:val="36"/>
          <w:lang w:bidi="hi-IN"/>
        </w:rPr>
      </w:pPr>
      <w:r w:rsidRPr="00AB7C80">
        <w:rPr>
          <w:rFonts w:ascii="Arial" w:hAnsi="Arial" w:cs="Arial"/>
          <w:color w:val="000000"/>
          <w:sz w:val="36"/>
          <w:szCs w:val="36"/>
          <w:lang w:bidi="hi-IN"/>
        </w:rPr>
        <w:t>AqSura#thAya ca</w:t>
      </w:r>
      <w:r w:rsidRPr="00AB7C80">
        <w:rPr>
          <w:rFonts w:ascii="Arial" w:hAnsi="Arial" w:cs="Arial"/>
          <w:color w:val="000000"/>
          <w:sz w:val="36"/>
          <w:szCs w:val="36"/>
          <w:lang w:bidi="hi-IN"/>
        </w:rPr>
        <w:tab/>
      </w:r>
      <w:proofErr w:type="gramStart"/>
      <w:r w:rsidRPr="00AB7C80">
        <w:rPr>
          <w:rFonts w:ascii="Arial" w:hAnsi="Arial" w:cs="Arial"/>
          <w:color w:val="000000"/>
          <w:sz w:val="36"/>
          <w:szCs w:val="36"/>
          <w:lang w:bidi="hi-IN"/>
        </w:rPr>
        <w:t>,AqSura</w:t>
      </w:r>
      <w:proofErr w:type="gramEnd"/>
      <w:r w:rsidRPr="00AB7C80">
        <w:rPr>
          <w:rFonts w:ascii="Arial" w:hAnsi="Arial" w:cs="Arial"/>
          <w:color w:val="000000"/>
          <w:sz w:val="36"/>
          <w:szCs w:val="36"/>
          <w:lang w:bidi="hi-IN"/>
        </w:rPr>
        <w:t>#thAqyetyAqSu --- raqthAqyaq</w:t>
      </w:r>
      <w:r w:rsidRPr="00AB7C80">
        <w:rPr>
          <w:rFonts w:ascii="Arial" w:hAnsi="Arial" w:cs="Arial"/>
          <w:color w:val="000000"/>
          <w:sz w:val="36"/>
          <w:szCs w:val="36"/>
          <w:lang w:bidi="hi-IN"/>
        </w:rPr>
        <w:tab/>
        <w:t xml:space="preserve">   </w:t>
      </w:r>
    </w:p>
    <w:p w14:paraId="0005D4C2" w14:textId="77777777" w:rsidR="00AB7C80" w:rsidRPr="00AB7C80" w:rsidRDefault="00AB7C80" w:rsidP="00AB7C80">
      <w:pPr>
        <w:autoSpaceDE w:val="0"/>
        <w:autoSpaceDN w:val="0"/>
        <w:adjustRightInd w:val="0"/>
        <w:spacing w:after="0" w:line="240" w:lineRule="auto"/>
        <w:rPr>
          <w:rFonts w:ascii="Arial" w:hAnsi="Arial" w:cs="Arial"/>
          <w:color w:val="000000"/>
          <w:sz w:val="36"/>
          <w:szCs w:val="36"/>
          <w:lang w:bidi="hi-IN"/>
        </w:rPr>
      </w:pPr>
      <w:proofErr w:type="gramStart"/>
      <w:r w:rsidRPr="00AB7C80">
        <w:rPr>
          <w:rFonts w:ascii="Arial" w:hAnsi="Arial" w:cs="Arial"/>
          <w:color w:val="000000"/>
          <w:sz w:val="36"/>
          <w:szCs w:val="36"/>
          <w:lang w:bidi="hi-IN"/>
        </w:rPr>
        <w:t>caq</w:t>
      </w:r>
      <w:proofErr w:type="gramEnd"/>
      <w:r w:rsidRPr="00AB7C80">
        <w:rPr>
          <w:rFonts w:ascii="Arial" w:hAnsi="Arial" w:cs="Arial"/>
          <w:color w:val="000000"/>
          <w:sz w:val="36"/>
          <w:szCs w:val="36"/>
          <w:lang w:bidi="hi-IN"/>
        </w:rPr>
        <w:t xml:space="preserve"> nama#H</w:t>
      </w:r>
      <w:r w:rsidRPr="00AB7C80">
        <w:rPr>
          <w:rFonts w:ascii="Arial" w:hAnsi="Arial" w:cs="Arial"/>
          <w:color w:val="000000"/>
          <w:sz w:val="36"/>
          <w:szCs w:val="36"/>
          <w:lang w:bidi="hi-IN"/>
        </w:rPr>
        <w:tab/>
        <w:t>,namaqS SUrA#ya</w:t>
      </w:r>
      <w:r w:rsidRPr="00AB7C80">
        <w:rPr>
          <w:rFonts w:ascii="Arial" w:hAnsi="Arial" w:cs="Arial"/>
          <w:color w:val="000000"/>
          <w:sz w:val="36"/>
          <w:szCs w:val="36"/>
          <w:lang w:bidi="hi-IN"/>
        </w:rPr>
        <w:tab/>
        <w:t xml:space="preserve">   </w:t>
      </w:r>
    </w:p>
    <w:p w14:paraId="7ABFBCC3" w14:textId="77777777" w:rsidR="00AB7C80" w:rsidRPr="00AB7C80" w:rsidRDefault="00AB7C80" w:rsidP="00AB7C80">
      <w:pPr>
        <w:autoSpaceDE w:val="0"/>
        <w:autoSpaceDN w:val="0"/>
        <w:adjustRightInd w:val="0"/>
        <w:spacing w:after="0" w:line="240" w:lineRule="auto"/>
        <w:rPr>
          <w:rFonts w:ascii="Arial" w:hAnsi="Arial" w:cs="Arial"/>
          <w:color w:val="000000"/>
          <w:sz w:val="36"/>
          <w:szCs w:val="36"/>
          <w:lang w:bidi="hi-IN"/>
        </w:rPr>
      </w:pPr>
      <w:r w:rsidRPr="00AB7C80">
        <w:rPr>
          <w:rFonts w:ascii="Arial" w:hAnsi="Arial" w:cs="Arial"/>
          <w:color w:val="000000"/>
          <w:sz w:val="36"/>
          <w:szCs w:val="36"/>
          <w:lang w:bidi="hi-IN"/>
        </w:rPr>
        <w:t>SUrA#ya ca,</w:t>
      </w:r>
      <w:r w:rsidRPr="00AB7C80">
        <w:rPr>
          <w:rFonts w:ascii="Arial" w:hAnsi="Arial" w:cs="Arial"/>
          <w:color w:val="000000"/>
          <w:sz w:val="36"/>
          <w:szCs w:val="36"/>
          <w:lang w:bidi="hi-IN"/>
        </w:rPr>
        <w:tab/>
        <w:t>cAqvaqBiqndaqte</w:t>
      </w:r>
      <w:r w:rsidRPr="00AB7C80">
        <w:rPr>
          <w:rFonts w:ascii="Arial" w:hAnsi="Arial" w:cs="Arial"/>
          <w:color w:val="000000"/>
          <w:sz w:val="36"/>
          <w:szCs w:val="36"/>
          <w:lang w:bidi="hi-IN"/>
        </w:rPr>
        <w:tab/>
        <w:t xml:space="preserve">   </w:t>
      </w:r>
    </w:p>
    <w:p w14:paraId="28B97E14" w14:textId="77777777" w:rsidR="00AB7C80" w:rsidRPr="00AB7C80" w:rsidRDefault="00AB7C80" w:rsidP="00AB7C80">
      <w:pPr>
        <w:autoSpaceDE w:val="0"/>
        <w:autoSpaceDN w:val="0"/>
        <w:adjustRightInd w:val="0"/>
        <w:spacing w:after="0" w:line="240" w:lineRule="auto"/>
        <w:rPr>
          <w:rFonts w:ascii="Arial" w:hAnsi="Arial" w:cs="Arial"/>
          <w:color w:val="000000"/>
          <w:sz w:val="36"/>
          <w:szCs w:val="36"/>
          <w:lang w:bidi="hi-IN"/>
        </w:rPr>
      </w:pPr>
      <w:proofErr w:type="gramStart"/>
      <w:r w:rsidRPr="00AB7C80">
        <w:rPr>
          <w:rFonts w:ascii="Arial" w:hAnsi="Arial" w:cs="Arial"/>
          <w:color w:val="000000"/>
          <w:sz w:val="36"/>
          <w:szCs w:val="36"/>
          <w:lang w:bidi="hi-IN"/>
        </w:rPr>
        <w:t>aqvaqBiqndaqte</w:t>
      </w:r>
      <w:proofErr w:type="gramEnd"/>
      <w:r w:rsidRPr="00AB7C80">
        <w:rPr>
          <w:rFonts w:ascii="Arial" w:hAnsi="Arial" w:cs="Arial"/>
          <w:color w:val="000000"/>
          <w:sz w:val="36"/>
          <w:szCs w:val="36"/>
          <w:lang w:bidi="hi-IN"/>
        </w:rPr>
        <w:t xml:space="preserve"> ca#</w:t>
      </w:r>
      <w:r w:rsidRPr="00AB7C80">
        <w:rPr>
          <w:rFonts w:ascii="Arial" w:hAnsi="Arial" w:cs="Arial"/>
          <w:color w:val="000000"/>
          <w:sz w:val="36"/>
          <w:szCs w:val="36"/>
          <w:lang w:bidi="hi-IN"/>
        </w:rPr>
        <w:tab/>
        <w:t xml:space="preserve"> , aqvaqBiqndaqta itya#va --- Biqndaqte</w:t>
      </w:r>
      <w:r w:rsidRPr="00AB7C80">
        <w:rPr>
          <w:rFonts w:ascii="Arial" w:hAnsi="Arial" w:cs="Arial"/>
          <w:color w:val="000000"/>
          <w:sz w:val="36"/>
          <w:szCs w:val="36"/>
          <w:lang w:bidi="hi-IN"/>
        </w:rPr>
        <w:tab/>
        <w:t xml:space="preserve">   </w:t>
      </w:r>
    </w:p>
    <w:p w14:paraId="6F2682A1" w14:textId="77777777" w:rsidR="00AB7C80" w:rsidRPr="00AB7C80" w:rsidRDefault="00AB7C80" w:rsidP="00AB7C80">
      <w:pPr>
        <w:autoSpaceDE w:val="0"/>
        <w:autoSpaceDN w:val="0"/>
        <w:adjustRightInd w:val="0"/>
        <w:spacing w:after="0" w:line="240" w:lineRule="auto"/>
        <w:rPr>
          <w:rFonts w:ascii="Arial" w:hAnsi="Arial" w:cs="Arial"/>
          <w:color w:val="000000"/>
          <w:sz w:val="36"/>
          <w:szCs w:val="36"/>
          <w:lang w:bidi="hi-IN"/>
        </w:rPr>
      </w:pPr>
      <w:r w:rsidRPr="00AB7C80">
        <w:rPr>
          <w:rFonts w:ascii="Arial" w:hAnsi="Arial" w:cs="Arial"/>
          <w:color w:val="000000"/>
          <w:sz w:val="36"/>
          <w:szCs w:val="36"/>
          <w:lang w:bidi="hi-IN"/>
        </w:rPr>
        <w:t>caq nama#H</w:t>
      </w:r>
      <w:r w:rsidRPr="00AB7C80">
        <w:rPr>
          <w:rFonts w:ascii="Arial" w:hAnsi="Arial" w:cs="Arial"/>
          <w:color w:val="000000"/>
          <w:sz w:val="36"/>
          <w:szCs w:val="36"/>
          <w:lang w:bidi="hi-IN"/>
        </w:rPr>
        <w:tab/>
        <w:t>, namo# vaqrmiNe$ &gt;</w:t>
      </w:r>
      <w:r w:rsidRPr="00AB7C80">
        <w:rPr>
          <w:rFonts w:ascii="Arial" w:hAnsi="Arial" w:cs="Arial"/>
          <w:color w:val="000000"/>
          <w:sz w:val="36"/>
          <w:szCs w:val="36"/>
          <w:lang w:bidi="hi-IN"/>
        </w:rPr>
        <w:tab/>
        <w:t xml:space="preserve"> </w:t>
      </w:r>
    </w:p>
    <w:p w14:paraId="336E51A0" w14:textId="77777777" w:rsidR="00AB7C80" w:rsidRPr="00AB7C80" w:rsidRDefault="00AB7C80" w:rsidP="00AB7C80">
      <w:pPr>
        <w:autoSpaceDE w:val="0"/>
        <w:autoSpaceDN w:val="0"/>
        <w:adjustRightInd w:val="0"/>
        <w:spacing w:after="0" w:line="240" w:lineRule="auto"/>
        <w:rPr>
          <w:rFonts w:ascii="Arial" w:hAnsi="Arial" w:cs="Arial"/>
          <w:color w:val="000000"/>
          <w:sz w:val="36"/>
          <w:szCs w:val="36"/>
          <w:lang w:bidi="hi-IN"/>
        </w:rPr>
      </w:pPr>
      <w:proofErr w:type="gramStart"/>
      <w:r w:rsidRPr="00AB7C80">
        <w:rPr>
          <w:rFonts w:ascii="Arial" w:hAnsi="Arial" w:cs="Arial"/>
          <w:color w:val="000000"/>
          <w:sz w:val="36"/>
          <w:szCs w:val="36"/>
          <w:lang w:bidi="hi-IN"/>
        </w:rPr>
        <w:t>vaqrmiNe</w:t>
      </w:r>
      <w:proofErr w:type="gramEnd"/>
      <w:r w:rsidRPr="00AB7C80">
        <w:rPr>
          <w:rFonts w:ascii="Arial" w:hAnsi="Arial" w:cs="Arial"/>
          <w:color w:val="000000"/>
          <w:sz w:val="36"/>
          <w:szCs w:val="36"/>
          <w:lang w:bidi="hi-IN"/>
        </w:rPr>
        <w:t># ca ,</w:t>
      </w:r>
      <w:r w:rsidRPr="00AB7C80">
        <w:rPr>
          <w:rFonts w:ascii="Arial" w:hAnsi="Arial" w:cs="Arial"/>
          <w:color w:val="000000"/>
          <w:sz w:val="36"/>
          <w:szCs w:val="36"/>
          <w:lang w:bidi="hi-IN"/>
        </w:rPr>
        <w:tab/>
        <w:t>caq vaqrUqthine$ &gt;</w:t>
      </w:r>
      <w:r w:rsidRPr="00AB7C80">
        <w:rPr>
          <w:rFonts w:ascii="Arial" w:hAnsi="Arial" w:cs="Arial"/>
          <w:color w:val="000000"/>
          <w:sz w:val="36"/>
          <w:szCs w:val="36"/>
          <w:lang w:bidi="hi-IN"/>
        </w:rPr>
        <w:tab/>
        <w:t xml:space="preserve"> </w:t>
      </w:r>
    </w:p>
    <w:p w14:paraId="2A3E39C6" w14:textId="77777777" w:rsidR="00AB7C80" w:rsidRPr="00AB7C80" w:rsidRDefault="00AB7C80" w:rsidP="00AB7C80">
      <w:pPr>
        <w:autoSpaceDE w:val="0"/>
        <w:autoSpaceDN w:val="0"/>
        <w:adjustRightInd w:val="0"/>
        <w:spacing w:after="0" w:line="240" w:lineRule="auto"/>
        <w:rPr>
          <w:rFonts w:ascii="Arial" w:hAnsi="Arial" w:cs="Arial"/>
          <w:color w:val="000000"/>
          <w:sz w:val="36"/>
          <w:szCs w:val="36"/>
          <w:lang w:bidi="hi-IN"/>
        </w:rPr>
      </w:pPr>
      <w:proofErr w:type="gramStart"/>
      <w:r w:rsidRPr="00AB7C80">
        <w:rPr>
          <w:rFonts w:ascii="Arial" w:hAnsi="Arial" w:cs="Arial"/>
          <w:color w:val="000000"/>
          <w:sz w:val="36"/>
          <w:szCs w:val="36"/>
          <w:lang w:bidi="hi-IN"/>
        </w:rPr>
        <w:t>vaqrUqthine</w:t>
      </w:r>
      <w:proofErr w:type="gramEnd"/>
      <w:r w:rsidRPr="00AB7C80">
        <w:rPr>
          <w:rFonts w:ascii="Arial" w:hAnsi="Arial" w:cs="Arial"/>
          <w:color w:val="000000"/>
          <w:sz w:val="36"/>
          <w:szCs w:val="36"/>
          <w:lang w:bidi="hi-IN"/>
        </w:rPr>
        <w:t># ca</w:t>
      </w:r>
      <w:r w:rsidRPr="00AB7C80">
        <w:rPr>
          <w:rFonts w:ascii="Arial" w:hAnsi="Arial" w:cs="Arial"/>
          <w:color w:val="000000"/>
          <w:sz w:val="36"/>
          <w:szCs w:val="36"/>
          <w:lang w:bidi="hi-IN"/>
        </w:rPr>
        <w:tab/>
        <w:t>,caq nama#H</w:t>
      </w:r>
      <w:r w:rsidRPr="00AB7C80">
        <w:rPr>
          <w:rFonts w:ascii="Arial" w:hAnsi="Arial" w:cs="Arial"/>
          <w:color w:val="000000"/>
          <w:sz w:val="36"/>
          <w:szCs w:val="36"/>
          <w:lang w:bidi="hi-IN"/>
        </w:rPr>
        <w:tab/>
        <w:t xml:space="preserve">   </w:t>
      </w:r>
    </w:p>
    <w:p w14:paraId="303B21D2" w14:textId="77777777" w:rsidR="00AB7C80" w:rsidRPr="00AB7C80" w:rsidRDefault="00AB7C80" w:rsidP="00AB7C80">
      <w:pPr>
        <w:autoSpaceDE w:val="0"/>
        <w:autoSpaceDN w:val="0"/>
        <w:adjustRightInd w:val="0"/>
        <w:spacing w:after="0" w:line="240" w:lineRule="auto"/>
        <w:rPr>
          <w:rFonts w:ascii="Arial" w:hAnsi="Arial" w:cs="Arial"/>
          <w:color w:val="000000"/>
          <w:sz w:val="36"/>
          <w:szCs w:val="36"/>
          <w:lang w:bidi="hi-IN"/>
        </w:rPr>
      </w:pPr>
      <w:r w:rsidRPr="00AB7C80">
        <w:rPr>
          <w:rFonts w:ascii="Arial" w:hAnsi="Arial" w:cs="Arial"/>
          <w:color w:val="000000"/>
          <w:sz w:val="36"/>
          <w:szCs w:val="36"/>
          <w:lang w:bidi="hi-IN"/>
        </w:rPr>
        <w:t>namo# biqlmine$ &gt;,</w:t>
      </w:r>
      <w:r w:rsidRPr="00AB7C80">
        <w:rPr>
          <w:rFonts w:ascii="Arial" w:hAnsi="Arial" w:cs="Arial"/>
          <w:color w:val="000000"/>
          <w:sz w:val="36"/>
          <w:szCs w:val="36"/>
          <w:lang w:bidi="hi-IN"/>
        </w:rPr>
        <w:tab/>
        <w:t>biqlmine# ca</w:t>
      </w:r>
      <w:r w:rsidRPr="00AB7C80">
        <w:rPr>
          <w:rFonts w:ascii="Arial" w:hAnsi="Arial" w:cs="Arial"/>
          <w:color w:val="000000"/>
          <w:sz w:val="36"/>
          <w:szCs w:val="36"/>
          <w:lang w:bidi="hi-IN"/>
        </w:rPr>
        <w:tab/>
        <w:t xml:space="preserve"> </w:t>
      </w:r>
    </w:p>
    <w:p w14:paraId="678D344D" w14:textId="77777777" w:rsidR="00AB7C80" w:rsidRPr="00AB7C80" w:rsidRDefault="00AB7C80" w:rsidP="00AB7C80">
      <w:pPr>
        <w:autoSpaceDE w:val="0"/>
        <w:autoSpaceDN w:val="0"/>
        <w:adjustRightInd w:val="0"/>
        <w:spacing w:after="0" w:line="240" w:lineRule="auto"/>
        <w:rPr>
          <w:rFonts w:ascii="Arial" w:hAnsi="Arial" w:cs="Arial"/>
          <w:color w:val="000000"/>
          <w:sz w:val="36"/>
          <w:szCs w:val="36"/>
          <w:lang w:bidi="hi-IN"/>
        </w:rPr>
      </w:pPr>
      <w:r w:rsidRPr="00AB7C80">
        <w:rPr>
          <w:rFonts w:ascii="Arial" w:hAnsi="Arial" w:cs="Arial"/>
          <w:color w:val="000000"/>
          <w:sz w:val="36"/>
          <w:szCs w:val="36"/>
          <w:lang w:bidi="hi-IN"/>
        </w:rPr>
        <w:t>caq kaqvaqcine$ &gt;,</w:t>
      </w:r>
      <w:r w:rsidRPr="00AB7C80">
        <w:rPr>
          <w:rFonts w:ascii="Arial" w:hAnsi="Arial" w:cs="Arial"/>
          <w:color w:val="000000"/>
          <w:sz w:val="36"/>
          <w:szCs w:val="36"/>
          <w:lang w:bidi="hi-IN"/>
        </w:rPr>
        <w:tab/>
        <w:t>kaqvaqcine# ca</w:t>
      </w:r>
      <w:r w:rsidRPr="00AB7C80">
        <w:rPr>
          <w:rFonts w:ascii="Arial" w:hAnsi="Arial" w:cs="Arial"/>
          <w:color w:val="000000"/>
          <w:sz w:val="36"/>
          <w:szCs w:val="36"/>
          <w:lang w:bidi="hi-IN"/>
        </w:rPr>
        <w:tab/>
        <w:t xml:space="preserve"> </w:t>
      </w:r>
    </w:p>
    <w:p w14:paraId="2F1C64F6" w14:textId="77777777" w:rsidR="00AB7C80" w:rsidRPr="00AB7C80" w:rsidRDefault="00AB7C80" w:rsidP="00AB7C80">
      <w:pPr>
        <w:autoSpaceDE w:val="0"/>
        <w:autoSpaceDN w:val="0"/>
        <w:adjustRightInd w:val="0"/>
        <w:spacing w:after="0" w:line="240" w:lineRule="auto"/>
        <w:rPr>
          <w:rFonts w:ascii="Arial" w:hAnsi="Arial" w:cs="Arial"/>
          <w:color w:val="000000"/>
          <w:sz w:val="36"/>
          <w:szCs w:val="36"/>
          <w:lang w:bidi="hi-IN"/>
        </w:rPr>
      </w:pPr>
      <w:proofErr w:type="gramStart"/>
      <w:r w:rsidRPr="00AB7C80">
        <w:rPr>
          <w:rFonts w:ascii="Arial" w:hAnsi="Arial" w:cs="Arial"/>
          <w:color w:val="000000"/>
          <w:sz w:val="36"/>
          <w:szCs w:val="36"/>
          <w:lang w:bidi="hi-IN"/>
        </w:rPr>
        <w:t>caq</w:t>
      </w:r>
      <w:proofErr w:type="gramEnd"/>
      <w:r w:rsidRPr="00AB7C80">
        <w:rPr>
          <w:rFonts w:ascii="Arial" w:hAnsi="Arial" w:cs="Arial"/>
          <w:color w:val="000000"/>
          <w:sz w:val="36"/>
          <w:szCs w:val="36"/>
          <w:lang w:bidi="hi-IN"/>
        </w:rPr>
        <w:t xml:space="preserve"> nama#H</w:t>
      </w:r>
      <w:r w:rsidRPr="00AB7C80">
        <w:rPr>
          <w:rFonts w:ascii="Arial" w:hAnsi="Arial" w:cs="Arial"/>
          <w:color w:val="000000"/>
          <w:sz w:val="36"/>
          <w:szCs w:val="36"/>
          <w:lang w:bidi="hi-IN"/>
        </w:rPr>
        <w:tab/>
        <w:t xml:space="preserve">,nama#S SruqtAya# </w:t>
      </w:r>
      <w:r w:rsidRPr="00AB7C80">
        <w:rPr>
          <w:rFonts w:ascii="Arial" w:hAnsi="Arial" w:cs="Arial"/>
          <w:color w:val="000000"/>
          <w:sz w:val="36"/>
          <w:szCs w:val="36"/>
          <w:lang w:bidi="hi-IN"/>
        </w:rPr>
        <w:tab/>
        <w:t xml:space="preserve">   </w:t>
      </w:r>
    </w:p>
    <w:p w14:paraId="6F59F5ED" w14:textId="77777777" w:rsidR="00AB7C80" w:rsidRPr="00AB7C80" w:rsidRDefault="00AB7C80" w:rsidP="00AB7C80">
      <w:pPr>
        <w:autoSpaceDE w:val="0"/>
        <w:autoSpaceDN w:val="0"/>
        <w:adjustRightInd w:val="0"/>
        <w:spacing w:after="0" w:line="240" w:lineRule="auto"/>
        <w:rPr>
          <w:rFonts w:ascii="Arial" w:hAnsi="Arial" w:cs="Arial"/>
          <w:color w:val="000000"/>
          <w:sz w:val="36"/>
          <w:szCs w:val="36"/>
          <w:lang w:bidi="hi-IN"/>
        </w:rPr>
      </w:pPr>
      <w:r w:rsidRPr="00AB7C80">
        <w:rPr>
          <w:rFonts w:ascii="Arial" w:hAnsi="Arial" w:cs="Arial"/>
          <w:color w:val="000000"/>
          <w:sz w:val="36"/>
          <w:szCs w:val="36"/>
          <w:lang w:bidi="hi-IN"/>
        </w:rPr>
        <w:t>SruqtAya# ca</w:t>
      </w:r>
      <w:r w:rsidRPr="00AB7C80">
        <w:rPr>
          <w:rFonts w:ascii="Arial" w:hAnsi="Arial" w:cs="Arial"/>
          <w:color w:val="000000"/>
          <w:sz w:val="36"/>
          <w:szCs w:val="36"/>
          <w:lang w:bidi="hi-IN"/>
        </w:rPr>
        <w:tab/>
      </w:r>
      <w:proofErr w:type="gramStart"/>
      <w:r w:rsidRPr="00AB7C80">
        <w:rPr>
          <w:rFonts w:ascii="Arial" w:hAnsi="Arial" w:cs="Arial"/>
          <w:color w:val="000000"/>
          <w:sz w:val="36"/>
          <w:szCs w:val="36"/>
          <w:lang w:bidi="hi-IN"/>
        </w:rPr>
        <w:t>,caq</w:t>
      </w:r>
      <w:proofErr w:type="gramEnd"/>
      <w:r w:rsidRPr="00AB7C80">
        <w:rPr>
          <w:rFonts w:ascii="Arial" w:hAnsi="Arial" w:cs="Arial"/>
          <w:color w:val="000000"/>
          <w:sz w:val="36"/>
          <w:szCs w:val="36"/>
          <w:lang w:bidi="hi-IN"/>
        </w:rPr>
        <w:t xml:space="preserve"> SruqtaqseqnAya#</w:t>
      </w:r>
      <w:r w:rsidRPr="00AB7C80">
        <w:rPr>
          <w:rFonts w:ascii="Arial" w:hAnsi="Arial" w:cs="Arial"/>
          <w:color w:val="000000"/>
          <w:sz w:val="36"/>
          <w:szCs w:val="36"/>
          <w:lang w:bidi="hi-IN"/>
        </w:rPr>
        <w:tab/>
        <w:t xml:space="preserve">   </w:t>
      </w:r>
    </w:p>
    <w:p w14:paraId="693C66A7" w14:textId="77777777" w:rsidR="00AB7C80" w:rsidRPr="00AB7C80" w:rsidRDefault="00AB7C80" w:rsidP="00AB7C80">
      <w:pPr>
        <w:autoSpaceDE w:val="0"/>
        <w:autoSpaceDN w:val="0"/>
        <w:adjustRightInd w:val="0"/>
        <w:spacing w:after="0" w:line="240" w:lineRule="auto"/>
        <w:rPr>
          <w:rFonts w:ascii="Arial" w:hAnsi="Arial" w:cs="Arial"/>
          <w:color w:val="000000"/>
          <w:sz w:val="36"/>
          <w:szCs w:val="36"/>
          <w:lang w:bidi="hi-IN"/>
        </w:rPr>
      </w:pPr>
      <w:r w:rsidRPr="00AB7C80">
        <w:rPr>
          <w:rFonts w:ascii="Arial" w:hAnsi="Arial" w:cs="Arial"/>
          <w:color w:val="000000"/>
          <w:sz w:val="36"/>
          <w:szCs w:val="36"/>
          <w:lang w:bidi="hi-IN"/>
        </w:rPr>
        <w:t>SruqtaqseqnAya# ca</w:t>
      </w:r>
      <w:r w:rsidRPr="00AB7C80">
        <w:rPr>
          <w:rFonts w:ascii="Arial" w:hAnsi="Arial" w:cs="Arial"/>
          <w:color w:val="000000"/>
          <w:sz w:val="36"/>
          <w:szCs w:val="36"/>
          <w:lang w:bidi="hi-IN"/>
        </w:rPr>
        <w:tab/>
      </w:r>
      <w:proofErr w:type="gramStart"/>
      <w:r w:rsidRPr="00AB7C80">
        <w:rPr>
          <w:rFonts w:ascii="Arial" w:hAnsi="Arial" w:cs="Arial"/>
          <w:color w:val="000000"/>
          <w:sz w:val="36"/>
          <w:szCs w:val="36"/>
          <w:lang w:bidi="hi-IN"/>
        </w:rPr>
        <w:t>,SruqtaqseqnAyeti</w:t>
      </w:r>
      <w:proofErr w:type="gramEnd"/>
      <w:r w:rsidRPr="00AB7C80">
        <w:rPr>
          <w:rFonts w:ascii="Arial" w:hAnsi="Arial" w:cs="Arial"/>
          <w:color w:val="000000"/>
          <w:sz w:val="36"/>
          <w:szCs w:val="36"/>
          <w:lang w:bidi="hi-IN"/>
        </w:rPr>
        <w:t># Sruta --- seqnAya#</w:t>
      </w:r>
      <w:r w:rsidRPr="00AB7C80">
        <w:rPr>
          <w:rFonts w:ascii="Arial" w:hAnsi="Arial" w:cs="Arial"/>
          <w:color w:val="000000"/>
          <w:sz w:val="36"/>
          <w:szCs w:val="36"/>
          <w:lang w:bidi="hi-IN"/>
        </w:rPr>
        <w:tab/>
        <w:t xml:space="preserve">   </w:t>
      </w:r>
    </w:p>
    <w:p w14:paraId="53D89A42" w14:textId="4D3B01B0" w:rsidR="00D91D60" w:rsidRDefault="00AB7C80" w:rsidP="00AB7C80">
      <w:pPr>
        <w:autoSpaceDE w:val="0"/>
        <w:autoSpaceDN w:val="0"/>
        <w:adjustRightInd w:val="0"/>
        <w:spacing w:after="0" w:line="240" w:lineRule="auto"/>
        <w:rPr>
          <w:rFonts w:ascii="Arial" w:hAnsi="Arial" w:cs="Arial"/>
          <w:color w:val="000000"/>
          <w:sz w:val="36"/>
          <w:szCs w:val="36"/>
          <w:lang w:bidi="hi-IN"/>
        </w:rPr>
      </w:pPr>
      <w:proofErr w:type="gramStart"/>
      <w:r w:rsidRPr="00AB7C80">
        <w:rPr>
          <w:rFonts w:ascii="Arial" w:hAnsi="Arial" w:cs="Arial"/>
          <w:color w:val="000000"/>
          <w:sz w:val="36"/>
          <w:szCs w:val="36"/>
          <w:lang w:bidi="hi-IN"/>
        </w:rPr>
        <w:t>ceti</w:t>
      </w:r>
      <w:proofErr w:type="gramEnd"/>
      <w:r w:rsidRPr="00AB7C80">
        <w:rPr>
          <w:rFonts w:ascii="Arial" w:hAnsi="Arial" w:cs="Arial"/>
          <w:color w:val="000000"/>
          <w:sz w:val="36"/>
          <w:szCs w:val="36"/>
          <w:lang w:bidi="hi-IN"/>
        </w:rPr>
        <w:t># ca  ,  ,</w:t>
      </w:r>
      <w:r w:rsidR="00D91D60">
        <w:rPr>
          <w:rFonts w:ascii="Arial" w:hAnsi="Arial" w:cs="Arial"/>
          <w:color w:val="000000"/>
          <w:sz w:val="36"/>
          <w:szCs w:val="36"/>
          <w:lang w:bidi="hi-IN"/>
        </w:rPr>
        <w:t xml:space="preserve"> </w:t>
      </w:r>
    </w:p>
    <w:p w14:paraId="37A2B5D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825AC40" w14:textId="152816B0" w:rsidR="00D91D60" w:rsidRPr="001023B4" w:rsidRDefault="00D91D60" w:rsidP="00D91D60">
      <w:pPr>
        <w:autoSpaceDE w:val="0"/>
        <w:autoSpaceDN w:val="0"/>
        <w:adjustRightInd w:val="0"/>
        <w:spacing w:after="0" w:line="240" w:lineRule="auto"/>
        <w:rPr>
          <w:rFonts w:ascii="Arial" w:hAnsi="Arial" w:cs="Arial"/>
          <w:b/>
          <w:bCs/>
          <w:color w:val="000000"/>
          <w:sz w:val="36"/>
          <w:szCs w:val="36"/>
          <w:lang w:bidi="hi-IN"/>
        </w:rPr>
      </w:pPr>
      <w:r w:rsidRPr="001023B4">
        <w:rPr>
          <w:rFonts w:ascii="Arial" w:hAnsi="Arial" w:cs="Arial"/>
          <w:b/>
          <w:bCs/>
          <w:color w:val="000000"/>
          <w:sz w:val="36"/>
          <w:szCs w:val="36"/>
          <w:lang w:bidi="hi-IN"/>
        </w:rPr>
        <w:t xml:space="preserve"> </w:t>
      </w:r>
      <w:r w:rsidR="00020CD0" w:rsidRPr="001023B4">
        <w:rPr>
          <w:rFonts w:ascii="Arial" w:hAnsi="Arial" w:cs="Arial"/>
          <w:b/>
          <w:bCs/>
          <w:color w:val="000000"/>
          <w:sz w:val="36"/>
          <w:szCs w:val="36"/>
          <w:lang w:bidi="hi-IN"/>
        </w:rPr>
        <w:t>1</w:t>
      </w:r>
      <w:r w:rsidR="001B577C">
        <w:rPr>
          <w:rFonts w:ascii="Arial" w:hAnsi="Arial" w:cs="Arial"/>
          <w:b/>
          <w:bCs/>
          <w:color w:val="000000"/>
          <w:sz w:val="36"/>
          <w:szCs w:val="36"/>
          <w:lang w:bidi="hi-IN"/>
        </w:rPr>
        <w:t>6</w:t>
      </w:r>
      <w:r w:rsidR="00020CD0" w:rsidRPr="001023B4">
        <w:rPr>
          <w:rFonts w:ascii="Arial" w:hAnsi="Arial" w:cs="Arial"/>
          <w:b/>
          <w:bCs/>
          <w:color w:val="000000"/>
          <w:sz w:val="36"/>
          <w:szCs w:val="36"/>
          <w:lang w:bidi="hi-IN"/>
        </w:rPr>
        <w:t xml:space="preserve">.7 </w:t>
      </w:r>
      <w:r w:rsidRPr="001023B4">
        <w:rPr>
          <w:rFonts w:ascii="Arial" w:hAnsi="Arial" w:cs="Arial"/>
          <w:b/>
          <w:bCs/>
          <w:color w:val="000000"/>
          <w:sz w:val="36"/>
          <w:szCs w:val="36"/>
          <w:lang w:bidi="hi-IN"/>
        </w:rPr>
        <w:t>SrI rudrakramaH - saptam</w:t>
      </w:r>
      <w:r w:rsidR="00665208" w:rsidRPr="001023B4">
        <w:rPr>
          <w:rFonts w:ascii="Arial" w:hAnsi="Arial" w:cs="Arial"/>
          <w:b/>
          <w:bCs/>
          <w:color w:val="000000"/>
          <w:sz w:val="36"/>
          <w:szCs w:val="36"/>
          <w:lang w:bidi="hi-IN"/>
        </w:rPr>
        <w:t>O</w:t>
      </w:r>
      <w:r w:rsidRPr="001023B4">
        <w:rPr>
          <w:rFonts w:ascii="Arial" w:hAnsi="Arial" w:cs="Arial"/>
          <w:b/>
          <w:bCs/>
          <w:color w:val="000000"/>
          <w:sz w:val="36"/>
          <w:szCs w:val="36"/>
          <w:lang w:bidi="hi-IN"/>
        </w:rPr>
        <w:t xml:space="preserve"> &amp;nuvAkaH</w:t>
      </w:r>
    </w:p>
    <w:p w14:paraId="5EDE356A" w14:textId="77777777" w:rsidR="00E35D1C" w:rsidRDefault="00E35D1C" w:rsidP="00D91D60">
      <w:pPr>
        <w:autoSpaceDE w:val="0"/>
        <w:autoSpaceDN w:val="0"/>
        <w:adjustRightInd w:val="0"/>
        <w:spacing w:after="0" w:line="240" w:lineRule="auto"/>
        <w:rPr>
          <w:rFonts w:ascii="Arial" w:hAnsi="Arial" w:cs="Arial"/>
          <w:color w:val="000000"/>
          <w:sz w:val="36"/>
          <w:szCs w:val="36"/>
          <w:lang w:bidi="hi-IN"/>
        </w:rPr>
      </w:pPr>
    </w:p>
    <w:p w14:paraId="798C99C9" w14:textId="7777777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r w:rsidRPr="007243E8">
        <w:rPr>
          <w:rFonts w:ascii="Arial" w:hAnsi="Arial" w:cs="Arial"/>
          <w:color w:val="000000"/>
          <w:sz w:val="36"/>
          <w:szCs w:val="36"/>
          <w:lang w:bidi="hi-IN"/>
        </w:rPr>
        <w:t>namo# dunduqByA#ya,</w:t>
      </w:r>
      <w:r w:rsidRPr="007243E8">
        <w:rPr>
          <w:rFonts w:ascii="Arial" w:hAnsi="Arial" w:cs="Arial"/>
          <w:color w:val="000000"/>
          <w:sz w:val="36"/>
          <w:szCs w:val="36"/>
          <w:lang w:bidi="hi-IN"/>
        </w:rPr>
        <w:tab/>
        <w:t>duqnduqByA#ya ca</w:t>
      </w:r>
      <w:r w:rsidRPr="007243E8">
        <w:rPr>
          <w:rFonts w:ascii="Arial" w:hAnsi="Arial" w:cs="Arial"/>
          <w:color w:val="000000"/>
          <w:sz w:val="36"/>
          <w:szCs w:val="36"/>
          <w:lang w:bidi="hi-IN"/>
        </w:rPr>
        <w:tab/>
        <w:t xml:space="preserve">   </w:t>
      </w:r>
    </w:p>
    <w:p w14:paraId="21F49C06" w14:textId="7777777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proofErr w:type="gramStart"/>
      <w:r w:rsidRPr="007243E8">
        <w:rPr>
          <w:rFonts w:ascii="Arial" w:hAnsi="Arial" w:cs="Arial"/>
          <w:color w:val="000000"/>
          <w:sz w:val="36"/>
          <w:szCs w:val="36"/>
          <w:lang w:bidi="hi-IN"/>
        </w:rPr>
        <w:t>cAqhaqnaqnyA#</w:t>
      </w:r>
      <w:proofErr w:type="gramEnd"/>
      <w:r w:rsidRPr="007243E8">
        <w:rPr>
          <w:rFonts w:ascii="Arial" w:hAnsi="Arial" w:cs="Arial"/>
          <w:color w:val="000000"/>
          <w:sz w:val="36"/>
          <w:szCs w:val="36"/>
          <w:lang w:bidi="hi-IN"/>
        </w:rPr>
        <w:t>ya ,</w:t>
      </w:r>
      <w:r w:rsidRPr="007243E8">
        <w:rPr>
          <w:rFonts w:ascii="Arial" w:hAnsi="Arial" w:cs="Arial"/>
          <w:color w:val="000000"/>
          <w:sz w:val="36"/>
          <w:szCs w:val="36"/>
          <w:lang w:bidi="hi-IN"/>
        </w:rPr>
        <w:tab/>
        <w:t>AqhaqnaqnyA#ya ca</w:t>
      </w:r>
      <w:r w:rsidRPr="007243E8">
        <w:rPr>
          <w:rFonts w:ascii="Arial" w:hAnsi="Arial" w:cs="Arial"/>
          <w:color w:val="000000"/>
          <w:sz w:val="36"/>
          <w:szCs w:val="36"/>
          <w:lang w:bidi="hi-IN"/>
        </w:rPr>
        <w:tab/>
        <w:t xml:space="preserve">   </w:t>
      </w:r>
    </w:p>
    <w:p w14:paraId="40124A27" w14:textId="7777777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r w:rsidRPr="007243E8">
        <w:rPr>
          <w:rFonts w:ascii="Arial" w:hAnsi="Arial" w:cs="Arial"/>
          <w:color w:val="000000"/>
          <w:sz w:val="36"/>
          <w:szCs w:val="36"/>
          <w:lang w:bidi="hi-IN"/>
        </w:rPr>
        <w:t>AqhaqnaqnyA#yetyA$ --- haqnaqnyA#ya</w:t>
      </w:r>
      <w:r w:rsidRPr="007243E8">
        <w:rPr>
          <w:rFonts w:ascii="Arial" w:hAnsi="Arial" w:cs="Arial"/>
          <w:color w:val="000000"/>
          <w:sz w:val="36"/>
          <w:szCs w:val="36"/>
          <w:lang w:bidi="hi-IN"/>
        </w:rPr>
        <w:tab/>
        <w:t xml:space="preserve"> , caq </w:t>
      </w:r>
      <w:proofErr w:type="gramStart"/>
      <w:r w:rsidRPr="007243E8">
        <w:rPr>
          <w:rFonts w:ascii="Arial" w:hAnsi="Arial" w:cs="Arial"/>
          <w:color w:val="000000"/>
          <w:sz w:val="36"/>
          <w:szCs w:val="36"/>
          <w:lang w:bidi="hi-IN"/>
        </w:rPr>
        <w:t>nama#</w:t>
      </w:r>
      <w:proofErr w:type="gramEnd"/>
      <w:r w:rsidRPr="007243E8">
        <w:rPr>
          <w:rFonts w:ascii="Arial" w:hAnsi="Arial" w:cs="Arial"/>
          <w:color w:val="000000"/>
          <w:sz w:val="36"/>
          <w:szCs w:val="36"/>
          <w:lang w:bidi="hi-IN"/>
        </w:rPr>
        <w:t>H</w:t>
      </w:r>
      <w:r w:rsidRPr="007243E8">
        <w:rPr>
          <w:rFonts w:ascii="Arial" w:hAnsi="Arial" w:cs="Arial"/>
          <w:color w:val="000000"/>
          <w:sz w:val="36"/>
          <w:szCs w:val="36"/>
          <w:lang w:bidi="hi-IN"/>
        </w:rPr>
        <w:tab/>
        <w:t xml:space="preserve">   </w:t>
      </w:r>
    </w:p>
    <w:p w14:paraId="18B387F2" w14:textId="7777777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proofErr w:type="gramStart"/>
      <w:r w:rsidRPr="007243E8">
        <w:rPr>
          <w:rFonts w:ascii="Arial" w:hAnsi="Arial" w:cs="Arial"/>
          <w:color w:val="000000"/>
          <w:sz w:val="36"/>
          <w:szCs w:val="36"/>
          <w:lang w:bidi="hi-IN"/>
        </w:rPr>
        <w:t>namo</w:t>
      </w:r>
      <w:proofErr w:type="gramEnd"/>
      <w:r w:rsidRPr="007243E8">
        <w:rPr>
          <w:rFonts w:ascii="Arial" w:hAnsi="Arial" w:cs="Arial"/>
          <w:color w:val="000000"/>
          <w:sz w:val="36"/>
          <w:szCs w:val="36"/>
          <w:lang w:bidi="hi-IN"/>
        </w:rPr>
        <w:t># dhRuqShNave$ ,</w:t>
      </w:r>
      <w:r w:rsidRPr="007243E8">
        <w:rPr>
          <w:rFonts w:ascii="Arial" w:hAnsi="Arial" w:cs="Arial"/>
          <w:color w:val="000000"/>
          <w:sz w:val="36"/>
          <w:szCs w:val="36"/>
          <w:lang w:bidi="hi-IN"/>
        </w:rPr>
        <w:tab/>
        <w:t>dhRuqShNave# ca</w:t>
      </w:r>
      <w:r w:rsidRPr="007243E8">
        <w:rPr>
          <w:rFonts w:ascii="Arial" w:hAnsi="Arial" w:cs="Arial"/>
          <w:color w:val="000000"/>
          <w:sz w:val="36"/>
          <w:szCs w:val="36"/>
          <w:lang w:bidi="hi-IN"/>
        </w:rPr>
        <w:tab/>
        <w:t xml:space="preserve">   </w:t>
      </w:r>
    </w:p>
    <w:p w14:paraId="3A731738" w14:textId="7777777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proofErr w:type="gramStart"/>
      <w:r w:rsidRPr="007243E8">
        <w:rPr>
          <w:rFonts w:ascii="Arial" w:hAnsi="Arial" w:cs="Arial"/>
          <w:color w:val="000000"/>
          <w:sz w:val="36"/>
          <w:szCs w:val="36"/>
          <w:lang w:bidi="hi-IN"/>
        </w:rPr>
        <w:t>caq</w:t>
      </w:r>
      <w:proofErr w:type="gramEnd"/>
      <w:r w:rsidRPr="007243E8">
        <w:rPr>
          <w:rFonts w:ascii="Arial" w:hAnsi="Arial" w:cs="Arial"/>
          <w:color w:val="000000"/>
          <w:sz w:val="36"/>
          <w:szCs w:val="36"/>
          <w:lang w:bidi="hi-IN"/>
        </w:rPr>
        <w:t xml:space="preserve"> praqmRuqSAya# ,</w:t>
      </w:r>
      <w:r w:rsidRPr="007243E8">
        <w:rPr>
          <w:rFonts w:ascii="Arial" w:hAnsi="Arial" w:cs="Arial"/>
          <w:color w:val="000000"/>
          <w:sz w:val="36"/>
          <w:szCs w:val="36"/>
          <w:lang w:bidi="hi-IN"/>
        </w:rPr>
        <w:tab/>
        <w:t>praqmRuqSAya# ca</w:t>
      </w:r>
      <w:r w:rsidRPr="007243E8">
        <w:rPr>
          <w:rFonts w:ascii="Arial" w:hAnsi="Arial" w:cs="Arial"/>
          <w:color w:val="000000"/>
          <w:sz w:val="36"/>
          <w:szCs w:val="36"/>
          <w:lang w:bidi="hi-IN"/>
        </w:rPr>
        <w:tab/>
        <w:t xml:space="preserve">   </w:t>
      </w:r>
    </w:p>
    <w:p w14:paraId="6C4EA40C" w14:textId="7777777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r w:rsidRPr="007243E8">
        <w:rPr>
          <w:rFonts w:ascii="Arial" w:hAnsi="Arial" w:cs="Arial"/>
          <w:color w:val="000000"/>
          <w:sz w:val="36"/>
          <w:szCs w:val="36"/>
          <w:lang w:bidi="hi-IN"/>
        </w:rPr>
        <w:t>praqmRuqSAyeti# pra --- mRuqSAya#,</w:t>
      </w:r>
      <w:r w:rsidRPr="007243E8">
        <w:rPr>
          <w:rFonts w:ascii="Arial" w:hAnsi="Arial" w:cs="Arial"/>
          <w:color w:val="000000"/>
          <w:sz w:val="36"/>
          <w:szCs w:val="36"/>
          <w:lang w:bidi="hi-IN"/>
        </w:rPr>
        <w:tab/>
        <w:t>caq nama#H</w:t>
      </w:r>
      <w:r w:rsidRPr="007243E8">
        <w:rPr>
          <w:rFonts w:ascii="Arial" w:hAnsi="Arial" w:cs="Arial"/>
          <w:color w:val="000000"/>
          <w:sz w:val="36"/>
          <w:szCs w:val="36"/>
          <w:lang w:bidi="hi-IN"/>
        </w:rPr>
        <w:tab/>
        <w:t xml:space="preserve">   </w:t>
      </w:r>
    </w:p>
    <w:p w14:paraId="1FF83EFF" w14:textId="7777777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proofErr w:type="gramStart"/>
      <w:r w:rsidRPr="007243E8">
        <w:rPr>
          <w:rFonts w:ascii="Arial" w:hAnsi="Arial" w:cs="Arial"/>
          <w:color w:val="000000"/>
          <w:sz w:val="36"/>
          <w:szCs w:val="36"/>
          <w:lang w:bidi="hi-IN"/>
        </w:rPr>
        <w:t>namo</w:t>
      </w:r>
      <w:proofErr w:type="gramEnd"/>
      <w:r w:rsidRPr="007243E8">
        <w:rPr>
          <w:rFonts w:ascii="Arial" w:hAnsi="Arial" w:cs="Arial"/>
          <w:color w:val="000000"/>
          <w:sz w:val="36"/>
          <w:szCs w:val="36"/>
          <w:lang w:bidi="hi-IN"/>
        </w:rPr>
        <w:t># dUqtAya# ,</w:t>
      </w:r>
      <w:r w:rsidRPr="007243E8">
        <w:rPr>
          <w:rFonts w:ascii="Arial" w:hAnsi="Arial" w:cs="Arial"/>
          <w:color w:val="000000"/>
          <w:sz w:val="36"/>
          <w:szCs w:val="36"/>
          <w:lang w:bidi="hi-IN"/>
        </w:rPr>
        <w:tab/>
        <w:t>dUqtAya# ca</w:t>
      </w:r>
      <w:r w:rsidRPr="007243E8">
        <w:rPr>
          <w:rFonts w:ascii="Arial" w:hAnsi="Arial" w:cs="Arial"/>
          <w:color w:val="000000"/>
          <w:sz w:val="36"/>
          <w:szCs w:val="36"/>
          <w:lang w:bidi="hi-IN"/>
        </w:rPr>
        <w:tab/>
        <w:t xml:space="preserve">   </w:t>
      </w:r>
    </w:p>
    <w:p w14:paraId="11958000" w14:textId="7777777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proofErr w:type="gramStart"/>
      <w:r w:rsidRPr="007243E8">
        <w:rPr>
          <w:rFonts w:ascii="Arial" w:hAnsi="Arial" w:cs="Arial"/>
          <w:color w:val="000000"/>
          <w:sz w:val="36"/>
          <w:szCs w:val="36"/>
          <w:lang w:bidi="hi-IN"/>
        </w:rPr>
        <w:t>caq</w:t>
      </w:r>
      <w:proofErr w:type="gramEnd"/>
      <w:r w:rsidRPr="007243E8">
        <w:rPr>
          <w:rFonts w:ascii="Arial" w:hAnsi="Arial" w:cs="Arial"/>
          <w:color w:val="000000"/>
          <w:sz w:val="36"/>
          <w:szCs w:val="36"/>
          <w:lang w:bidi="hi-IN"/>
        </w:rPr>
        <w:t xml:space="preserve"> prahi#tAya ,</w:t>
      </w:r>
      <w:r w:rsidRPr="007243E8">
        <w:rPr>
          <w:rFonts w:ascii="Arial" w:hAnsi="Arial" w:cs="Arial"/>
          <w:color w:val="000000"/>
          <w:sz w:val="36"/>
          <w:szCs w:val="36"/>
          <w:lang w:bidi="hi-IN"/>
        </w:rPr>
        <w:tab/>
        <w:t>prahi#tAya ca</w:t>
      </w:r>
      <w:r w:rsidRPr="007243E8">
        <w:rPr>
          <w:rFonts w:ascii="Arial" w:hAnsi="Arial" w:cs="Arial"/>
          <w:color w:val="000000"/>
          <w:sz w:val="36"/>
          <w:szCs w:val="36"/>
          <w:lang w:bidi="hi-IN"/>
        </w:rPr>
        <w:tab/>
        <w:t xml:space="preserve">   </w:t>
      </w:r>
    </w:p>
    <w:p w14:paraId="2F5C3ECB" w14:textId="7777777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r w:rsidRPr="007243E8">
        <w:rPr>
          <w:rFonts w:ascii="Arial" w:hAnsi="Arial" w:cs="Arial"/>
          <w:color w:val="000000"/>
          <w:sz w:val="36"/>
          <w:szCs w:val="36"/>
          <w:lang w:bidi="hi-IN"/>
        </w:rPr>
        <w:t>prahi#tAqyetiq pra --- hiqtAqyaq,</w:t>
      </w:r>
      <w:r w:rsidRPr="007243E8">
        <w:rPr>
          <w:rFonts w:ascii="Arial" w:hAnsi="Arial" w:cs="Arial"/>
          <w:color w:val="000000"/>
          <w:sz w:val="36"/>
          <w:szCs w:val="36"/>
          <w:lang w:bidi="hi-IN"/>
        </w:rPr>
        <w:tab/>
        <w:t>caq nama#H</w:t>
      </w:r>
      <w:r w:rsidRPr="007243E8">
        <w:rPr>
          <w:rFonts w:ascii="Arial" w:hAnsi="Arial" w:cs="Arial"/>
          <w:color w:val="000000"/>
          <w:sz w:val="36"/>
          <w:szCs w:val="36"/>
          <w:lang w:bidi="hi-IN"/>
        </w:rPr>
        <w:tab/>
        <w:t xml:space="preserve">   </w:t>
      </w:r>
    </w:p>
    <w:p w14:paraId="00E1AD78" w14:textId="7777777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r w:rsidRPr="007243E8">
        <w:rPr>
          <w:rFonts w:ascii="Arial" w:hAnsi="Arial" w:cs="Arial"/>
          <w:color w:val="000000"/>
          <w:sz w:val="36"/>
          <w:szCs w:val="36"/>
          <w:lang w:bidi="hi-IN"/>
        </w:rPr>
        <w:t>namo# niShaq~ggiNe$ &gt;,</w:t>
      </w:r>
      <w:r w:rsidRPr="007243E8">
        <w:rPr>
          <w:rFonts w:ascii="Arial" w:hAnsi="Arial" w:cs="Arial"/>
          <w:color w:val="000000"/>
          <w:sz w:val="36"/>
          <w:szCs w:val="36"/>
          <w:lang w:bidi="hi-IN"/>
        </w:rPr>
        <w:tab/>
        <w:t>niqShaq~ggiNe# ca</w:t>
      </w:r>
      <w:r w:rsidRPr="007243E8">
        <w:rPr>
          <w:rFonts w:ascii="Arial" w:hAnsi="Arial" w:cs="Arial"/>
          <w:color w:val="000000"/>
          <w:sz w:val="36"/>
          <w:szCs w:val="36"/>
          <w:lang w:bidi="hi-IN"/>
        </w:rPr>
        <w:tab/>
        <w:t xml:space="preserve">   </w:t>
      </w:r>
    </w:p>
    <w:p w14:paraId="6CC87F27" w14:textId="7777777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r w:rsidRPr="007243E8">
        <w:rPr>
          <w:rFonts w:ascii="Arial" w:hAnsi="Arial" w:cs="Arial"/>
          <w:color w:val="000000"/>
          <w:sz w:val="36"/>
          <w:szCs w:val="36"/>
          <w:lang w:bidi="hi-IN"/>
        </w:rPr>
        <w:t>niqShaq~ggiNaq iti# ni --- saq~ggine$ &gt;,</w:t>
      </w:r>
      <w:r w:rsidRPr="007243E8">
        <w:rPr>
          <w:rFonts w:ascii="Arial" w:hAnsi="Arial" w:cs="Arial"/>
          <w:color w:val="000000"/>
          <w:sz w:val="36"/>
          <w:szCs w:val="36"/>
          <w:lang w:bidi="hi-IN"/>
        </w:rPr>
        <w:tab/>
        <w:t>ceqShuqdhiqmate$ &gt;</w:t>
      </w:r>
      <w:r w:rsidRPr="007243E8">
        <w:rPr>
          <w:rFonts w:ascii="Arial" w:hAnsi="Arial" w:cs="Arial"/>
          <w:color w:val="000000"/>
          <w:sz w:val="36"/>
          <w:szCs w:val="36"/>
          <w:lang w:bidi="hi-IN"/>
        </w:rPr>
        <w:tab/>
        <w:t xml:space="preserve"> </w:t>
      </w:r>
    </w:p>
    <w:p w14:paraId="62C2DB9A" w14:textId="7777777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r w:rsidRPr="007243E8">
        <w:rPr>
          <w:rFonts w:ascii="Arial" w:hAnsi="Arial" w:cs="Arial"/>
          <w:color w:val="000000"/>
          <w:sz w:val="36"/>
          <w:szCs w:val="36"/>
          <w:lang w:bidi="hi-IN"/>
        </w:rPr>
        <w:t>iqShuqdhiqmate# ca</w:t>
      </w:r>
      <w:r w:rsidRPr="007243E8">
        <w:rPr>
          <w:rFonts w:ascii="Arial" w:hAnsi="Arial" w:cs="Arial"/>
          <w:color w:val="000000"/>
          <w:sz w:val="36"/>
          <w:szCs w:val="36"/>
          <w:lang w:bidi="hi-IN"/>
        </w:rPr>
        <w:tab/>
        <w:t>, iqShuqdhiqmataq itI#Shudhi --- mate$ &gt;</w:t>
      </w:r>
      <w:r w:rsidRPr="007243E8">
        <w:rPr>
          <w:rFonts w:ascii="Arial" w:hAnsi="Arial" w:cs="Arial"/>
          <w:color w:val="000000"/>
          <w:sz w:val="36"/>
          <w:szCs w:val="36"/>
          <w:lang w:bidi="hi-IN"/>
        </w:rPr>
        <w:tab/>
        <w:t xml:space="preserve">   </w:t>
      </w:r>
    </w:p>
    <w:p w14:paraId="686F7FA1" w14:textId="7777777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proofErr w:type="gramStart"/>
      <w:r w:rsidRPr="007243E8">
        <w:rPr>
          <w:rFonts w:ascii="Arial" w:hAnsi="Arial" w:cs="Arial"/>
          <w:color w:val="000000"/>
          <w:sz w:val="36"/>
          <w:szCs w:val="36"/>
          <w:lang w:bidi="hi-IN"/>
        </w:rPr>
        <w:t>caq</w:t>
      </w:r>
      <w:proofErr w:type="gramEnd"/>
      <w:r w:rsidRPr="007243E8">
        <w:rPr>
          <w:rFonts w:ascii="Arial" w:hAnsi="Arial" w:cs="Arial"/>
          <w:color w:val="000000"/>
          <w:sz w:val="36"/>
          <w:szCs w:val="36"/>
          <w:lang w:bidi="hi-IN"/>
        </w:rPr>
        <w:t xml:space="preserve"> nama#H</w:t>
      </w:r>
      <w:r w:rsidRPr="007243E8">
        <w:rPr>
          <w:rFonts w:ascii="Arial" w:hAnsi="Arial" w:cs="Arial"/>
          <w:color w:val="000000"/>
          <w:sz w:val="36"/>
          <w:szCs w:val="36"/>
          <w:lang w:bidi="hi-IN"/>
        </w:rPr>
        <w:tab/>
        <w:t>,nama# stIqkShNeSha#ve</w:t>
      </w:r>
      <w:r w:rsidRPr="007243E8">
        <w:rPr>
          <w:rFonts w:ascii="Arial" w:hAnsi="Arial" w:cs="Arial"/>
          <w:color w:val="000000"/>
          <w:sz w:val="36"/>
          <w:szCs w:val="36"/>
          <w:lang w:bidi="hi-IN"/>
        </w:rPr>
        <w:tab/>
        <w:t xml:space="preserve">   </w:t>
      </w:r>
    </w:p>
    <w:p w14:paraId="188037C8" w14:textId="7777777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r w:rsidRPr="007243E8">
        <w:rPr>
          <w:rFonts w:ascii="Arial" w:hAnsi="Arial" w:cs="Arial"/>
          <w:color w:val="000000"/>
          <w:sz w:val="36"/>
          <w:szCs w:val="36"/>
          <w:lang w:bidi="hi-IN"/>
        </w:rPr>
        <w:t>tIqkShNeSha#ve ca,</w:t>
      </w:r>
      <w:r w:rsidRPr="007243E8">
        <w:rPr>
          <w:rFonts w:ascii="Arial" w:hAnsi="Arial" w:cs="Arial"/>
          <w:color w:val="000000"/>
          <w:sz w:val="36"/>
          <w:szCs w:val="36"/>
          <w:lang w:bidi="hi-IN"/>
        </w:rPr>
        <w:tab/>
        <w:t>tIqkShNeSha#vaq iti# tIqkShNa --- iqShaqveq &gt;</w:t>
      </w:r>
      <w:r w:rsidRPr="007243E8">
        <w:rPr>
          <w:rFonts w:ascii="Arial" w:hAnsi="Arial" w:cs="Arial"/>
          <w:color w:val="000000"/>
          <w:sz w:val="36"/>
          <w:szCs w:val="36"/>
          <w:lang w:bidi="hi-IN"/>
        </w:rPr>
        <w:tab/>
        <w:t xml:space="preserve"> </w:t>
      </w:r>
    </w:p>
    <w:p w14:paraId="09E8A38A" w14:textId="7777777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r w:rsidRPr="007243E8">
        <w:rPr>
          <w:rFonts w:ascii="Arial" w:hAnsi="Arial" w:cs="Arial"/>
          <w:color w:val="000000"/>
          <w:sz w:val="36"/>
          <w:szCs w:val="36"/>
          <w:lang w:bidi="hi-IN"/>
        </w:rPr>
        <w:t>cAqyuqdhine$ &gt;</w:t>
      </w:r>
      <w:r w:rsidRPr="007243E8">
        <w:rPr>
          <w:rFonts w:ascii="Arial" w:hAnsi="Arial" w:cs="Arial"/>
          <w:color w:val="000000"/>
          <w:sz w:val="36"/>
          <w:szCs w:val="36"/>
          <w:lang w:bidi="hi-IN"/>
        </w:rPr>
        <w:tab/>
        <w:t>, Aqyuqdhine# ca</w:t>
      </w:r>
      <w:r w:rsidRPr="007243E8">
        <w:rPr>
          <w:rFonts w:ascii="Arial" w:hAnsi="Arial" w:cs="Arial"/>
          <w:color w:val="000000"/>
          <w:sz w:val="36"/>
          <w:szCs w:val="36"/>
          <w:lang w:bidi="hi-IN"/>
        </w:rPr>
        <w:tab/>
        <w:t xml:space="preserve"> </w:t>
      </w:r>
    </w:p>
    <w:p w14:paraId="3CD69B3B" w14:textId="7777777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r w:rsidRPr="007243E8">
        <w:rPr>
          <w:rFonts w:ascii="Arial" w:hAnsi="Arial" w:cs="Arial"/>
          <w:color w:val="000000"/>
          <w:sz w:val="36"/>
          <w:szCs w:val="36"/>
          <w:lang w:bidi="hi-IN"/>
        </w:rPr>
        <w:t>caq nama#H</w:t>
      </w:r>
      <w:r w:rsidRPr="007243E8">
        <w:rPr>
          <w:rFonts w:ascii="Arial" w:hAnsi="Arial" w:cs="Arial"/>
          <w:color w:val="000000"/>
          <w:sz w:val="36"/>
          <w:szCs w:val="36"/>
          <w:lang w:bidi="hi-IN"/>
        </w:rPr>
        <w:tab/>
        <w:t xml:space="preserve">, nama#s svAyuqdhAya# </w:t>
      </w:r>
      <w:r w:rsidRPr="007243E8">
        <w:rPr>
          <w:rFonts w:ascii="Arial" w:hAnsi="Arial" w:cs="Arial"/>
          <w:color w:val="000000"/>
          <w:sz w:val="36"/>
          <w:szCs w:val="36"/>
          <w:lang w:bidi="hi-IN"/>
        </w:rPr>
        <w:tab/>
        <w:t xml:space="preserve">   </w:t>
      </w:r>
    </w:p>
    <w:p w14:paraId="100E05D2" w14:textId="7777777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proofErr w:type="gramStart"/>
      <w:r w:rsidRPr="007243E8">
        <w:rPr>
          <w:rFonts w:ascii="Arial" w:hAnsi="Arial" w:cs="Arial"/>
          <w:color w:val="000000"/>
          <w:sz w:val="36"/>
          <w:szCs w:val="36"/>
          <w:lang w:bidi="hi-IN"/>
        </w:rPr>
        <w:t>svAqyuqdhAya</w:t>
      </w:r>
      <w:proofErr w:type="gramEnd"/>
      <w:r w:rsidRPr="007243E8">
        <w:rPr>
          <w:rFonts w:ascii="Arial" w:hAnsi="Arial" w:cs="Arial"/>
          <w:color w:val="000000"/>
          <w:sz w:val="36"/>
          <w:szCs w:val="36"/>
          <w:lang w:bidi="hi-IN"/>
        </w:rPr>
        <w:t># ca ,</w:t>
      </w:r>
      <w:r w:rsidRPr="007243E8">
        <w:rPr>
          <w:rFonts w:ascii="Arial" w:hAnsi="Arial" w:cs="Arial"/>
          <w:color w:val="000000"/>
          <w:sz w:val="36"/>
          <w:szCs w:val="36"/>
          <w:lang w:bidi="hi-IN"/>
        </w:rPr>
        <w:tab/>
        <w:t>svAqyuqdhAyeti# su --- AqyuqdhAya#</w:t>
      </w:r>
      <w:r w:rsidRPr="007243E8">
        <w:rPr>
          <w:rFonts w:ascii="Arial" w:hAnsi="Arial" w:cs="Arial"/>
          <w:color w:val="000000"/>
          <w:sz w:val="36"/>
          <w:szCs w:val="36"/>
          <w:lang w:bidi="hi-IN"/>
        </w:rPr>
        <w:tab/>
        <w:t xml:space="preserve">   </w:t>
      </w:r>
    </w:p>
    <w:p w14:paraId="05020589" w14:textId="7777777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proofErr w:type="gramStart"/>
      <w:r w:rsidRPr="007243E8">
        <w:rPr>
          <w:rFonts w:ascii="Arial" w:hAnsi="Arial" w:cs="Arial"/>
          <w:color w:val="000000"/>
          <w:sz w:val="36"/>
          <w:szCs w:val="36"/>
          <w:lang w:bidi="hi-IN"/>
        </w:rPr>
        <w:t>caq</w:t>
      </w:r>
      <w:proofErr w:type="gramEnd"/>
      <w:r w:rsidRPr="007243E8">
        <w:rPr>
          <w:rFonts w:ascii="Arial" w:hAnsi="Arial" w:cs="Arial"/>
          <w:color w:val="000000"/>
          <w:sz w:val="36"/>
          <w:szCs w:val="36"/>
          <w:lang w:bidi="hi-IN"/>
        </w:rPr>
        <w:t xml:space="preserve"> suqdhanva#ne ,</w:t>
      </w:r>
      <w:r w:rsidRPr="007243E8">
        <w:rPr>
          <w:rFonts w:ascii="Arial" w:hAnsi="Arial" w:cs="Arial"/>
          <w:color w:val="000000"/>
          <w:sz w:val="36"/>
          <w:szCs w:val="36"/>
          <w:lang w:bidi="hi-IN"/>
        </w:rPr>
        <w:tab/>
        <w:t>suqdhanva#ne ca</w:t>
      </w:r>
      <w:r w:rsidRPr="007243E8">
        <w:rPr>
          <w:rFonts w:ascii="Arial" w:hAnsi="Arial" w:cs="Arial"/>
          <w:color w:val="000000"/>
          <w:sz w:val="36"/>
          <w:szCs w:val="36"/>
          <w:lang w:bidi="hi-IN"/>
        </w:rPr>
        <w:tab/>
        <w:t xml:space="preserve">   </w:t>
      </w:r>
    </w:p>
    <w:p w14:paraId="399B0DBF" w14:textId="7777777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r w:rsidRPr="007243E8">
        <w:rPr>
          <w:rFonts w:ascii="Arial" w:hAnsi="Arial" w:cs="Arial"/>
          <w:color w:val="000000"/>
          <w:sz w:val="36"/>
          <w:szCs w:val="36"/>
          <w:lang w:bidi="hi-IN"/>
        </w:rPr>
        <w:t>suqdhanva#naq iti# su --- dhanva#ne,</w:t>
      </w:r>
      <w:r w:rsidRPr="007243E8">
        <w:rPr>
          <w:rFonts w:ascii="Arial" w:hAnsi="Arial" w:cs="Arial"/>
          <w:color w:val="000000"/>
          <w:sz w:val="36"/>
          <w:szCs w:val="36"/>
          <w:lang w:bidi="hi-IN"/>
        </w:rPr>
        <w:tab/>
        <w:t>caq nama#H</w:t>
      </w:r>
      <w:r w:rsidRPr="007243E8">
        <w:rPr>
          <w:rFonts w:ascii="Arial" w:hAnsi="Arial" w:cs="Arial"/>
          <w:color w:val="000000"/>
          <w:sz w:val="36"/>
          <w:szCs w:val="36"/>
          <w:lang w:bidi="hi-IN"/>
        </w:rPr>
        <w:tab/>
        <w:t xml:space="preserve">   </w:t>
      </w:r>
    </w:p>
    <w:p w14:paraId="0C6B1BFA" w14:textId="7777777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proofErr w:type="gramStart"/>
      <w:r w:rsidRPr="007243E8">
        <w:rPr>
          <w:rFonts w:ascii="Arial" w:hAnsi="Arial" w:cs="Arial"/>
          <w:color w:val="000000"/>
          <w:sz w:val="36"/>
          <w:szCs w:val="36"/>
          <w:lang w:bidi="hi-IN"/>
        </w:rPr>
        <w:t>namaqssrutyA#</w:t>
      </w:r>
      <w:proofErr w:type="gramEnd"/>
      <w:r w:rsidRPr="007243E8">
        <w:rPr>
          <w:rFonts w:ascii="Arial" w:hAnsi="Arial" w:cs="Arial"/>
          <w:color w:val="000000"/>
          <w:sz w:val="36"/>
          <w:szCs w:val="36"/>
          <w:lang w:bidi="hi-IN"/>
        </w:rPr>
        <w:t>ya ,</w:t>
      </w:r>
      <w:r w:rsidRPr="007243E8">
        <w:rPr>
          <w:rFonts w:ascii="Arial" w:hAnsi="Arial" w:cs="Arial"/>
          <w:color w:val="000000"/>
          <w:sz w:val="36"/>
          <w:szCs w:val="36"/>
          <w:lang w:bidi="hi-IN"/>
        </w:rPr>
        <w:tab/>
        <w:t>srutyA#ya ca</w:t>
      </w:r>
      <w:r w:rsidRPr="007243E8">
        <w:rPr>
          <w:rFonts w:ascii="Arial" w:hAnsi="Arial" w:cs="Arial"/>
          <w:color w:val="000000"/>
          <w:sz w:val="36"/>
          <w:szCs w:val="36"/>
          <w:lang w:bidi="hi-IN"/>
        </w:rPr>
        <w:tab/>
        <w:t xml:space="preserve">   </w:t>
      </w:r>
    </w:p>
    <w:p w14:paraId="041CF328" w14:textId="7777777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proofErr w:type="gramStart"/>
      <w:r w:rsidRPr="007243E8">
        <w:rPr>
          <w:rFonts w:ascii="Arial" w:hAnsi="Arial" w:cs="Arial"/>
          <w:color w:val="000000"/>
          <w:sz w:val="36"/>
          <w:szCs w:val="36"/>
          <w:lang w:bidi="hi-IN"/>
        </w:rPr>
        <w:t>caq</w:t>
      </w:r>
      <w:proofErr w:type="gramEnd"/>
      <w:r w:rsidRPr="007243E8">
        <w:rPr>
          <w:rFonts w:ascii="Arial" w:hAnsi="Arial" w:cs="Arial"/>
          <w:color w:val="000000"/>
          <w:sz w:val="36"/>
          <w:szCs w:val="36"/>
          <w:lang w:bidi="hi-IN"/>
        </w:rPr>
        <w:t xml:space="preserve"> pathyA#ya ,</w:t>
      </w:r>
      <w:r w:rsidRPr="007243E8">
        <w:rPr>
          <w:rFonts w:ascii="Arial" w:hAnsi="Arial" w:cs="Arial"/>
          <w:color w:val="000000"/>
          <w:sz w:val="36"/>
          <w:szCs w:val="36"/>
          <w:lang w:bidi="hi-IN"/>
        </w:rPr>
        <w:tab/>
        <w:t>pathyA#ya ca</w:t>
      </w:r>
      <w:r w:rsidRPr="007243E8">
        <w:rPr>
          <w:rFonts w:ascii="Arial" w:hAnsi="Arial" w:cs="Arial"/>
          <w:color w:val="000000"/>
          <w:sz w:val="36"/>
          <w:szCs w:val="36"/>
          <w:lang w:bidi="hi-IN"/>
        </w:rPr>
        <w:tab/>
        <w:t xml:space="preserve">   </w:t>
      </w:r>
    </w:p>
    <w:p w14:paraId="65A8F4E2" w14:textId="7777777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proofErr w:type="gramStart"/>
      <w:r w:rsidRPr="007243E8">
        <w:rPr>
          <w:rFonts w:ascii="Arial" w:hAnsi="Arial" w:cs="Arial"/>
          <w:color w:val="000000"/>
          <w:sz w:val="36"/>
          <w:szCs w:val="36"/>
          <w:lang w:bidi="hi-IN"/>
        </w:rPr>
        <w:t>caq</w:t>
      </w:r>
      <w:proofErr w:type="gramEnd"/>
      <w:r w:rsidRPr="007243E8">
        <w:rPr>
          <w:rFonts w:ascii="Arial" w:hAnsi="Arial" w:cs="Arial"/>
          <w:color w:val="000000"/>
          <w:sz w:val="36"/>
          <w:szCs w:val="36"/>
          <w:lang w:bidi="hi-IN"/>
        </w:rPr>
        <w:t xml:space="preserve"> nama#H</w:t>
      </w:r>
      <w:r w:rsidRPr="007243E8">
        <w:rPr>
          <w:rFonts w:ascii="Arial" w:hAnsi="Arial" w:cs="Arial"/>
          <w:color w:val="000000"/>
          <w:sz w:val="36"/>
          <w:szCs w:val="36"/>
          <w:lang w:bidi="hi-IN"/>
        </w:rPr>
        <w:tab/>
        <w:t>,nama#H kAqTyA#ya</w:t>
      </w:r>
      <w:r w:rsidRPr="007243E8">
        <w:rPr>
          <w:rFonts w:ascii="Arial" w:hAnsi="Arial" w:cs="Arial"/>
          <w:color w:val="000000"/>
          <w:sz w:val="36"/>
          <w:szCs w:val="36"/>
          <w:lang w:bidi="hi-IN"/>
        </w:rPr>
        <w:tab/>
        <w:t xml:space="preserve">   </w:t>
      </w:r>
    </w:p>
    <w:p w14:paraId="1DC77A84" w14:textId="7777777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proofErr w:type="gramStart"/>
      <w:r w:rsidRPr="007243E8">
        <w:rPr>
          <w:rFonts w:ascii="Arial" w:hAnsi="Arial" w:cs="Arial"/>
          <w:color w:val="000000"/>
          <w:sz w:val="36"/>
          <w:szCs w:val="36"/>
          <w:lang w:bidi="hi-IN"/>
        </w:rPr>
        <w:t>kAqTyA#</w:t>
      </w:r>
      <w:proofErr w:type="gramEnd"/>
      <w:r w:rsidRPr="007243E8">
        <w:rPr>
          <w:rFonts w:ascii="Arial" w:hAnsi="Arial" w:cs="Arial"/>
          <w:color w:val="000000"/>
          <w:sz w:val="36"/>
          <w:szCs w:val="36"/>
          <w:lang w:bidi="hi-IN"/>
        </w:rPr>
        <w:t>ya ca ,</w:t>
      </w:r>
      <w:r w:rsidRPr="007243E8">
        <w:rPr>
          <w:rFonts w:ascii="Arial" w:hAnsi="Arial" w:cs="Arial"/>
          <w:color w:val="000000"/>
          <w:sz w:val="36"/>
          <w:szCs w:val="36"/>
          <w:lang w:bidi="hi-IN"/>
        </w:rPr>
        <w:tab/>
        <w:t xml:space="preserve">caq nIqpyA#ya </w:t>
      </w:r>
      <w:r w:rsidRPr="007243E8">
        <w:rPr>
          <w:rFonts w:ascii="Arial" w:hAnsi="Arial" w:cs="Arial"/>
          <w:color w:val="000000"/>
          <w:sz w:val="36"/>
          <w:szCs w:val="36"/>
          <w:lang w:bidi="hi-IN"/>
        </w:rPr>
        <w:tab/>
        <w:t xml:space="preserve">   </w:t>
      </w:r>
    </w:p>
    <w:p w14:paraId="08B3C976" w14:textId="7777777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proofErr w:type="gramStart"/>
      <w:r w:rsidRPr="007243E8">
        <w:rPr>
          <w:rFonts w:ascii="Arial" w:hAnsi="Arial" w:cs="Arial"/>
          <w:color w:val="000000"/>
          <w:sz w:val="36"/>
          <w:szCs w:val="36"/>
          <w:lang w:bidi="hi-IN"/>
        </w:rPr>
        <w:t>nIqpyA#</w:t>
      </w:r>
      <w:proofErr w:type="gramEnd"/>
      <w:r w:rsidRPr="007243E8">
        <w:rPr>
          <w:rFonts w:ascii="Arial" w:hAnsi="Arial" w:cs="Arial"/>
          <w:color w:val="000000"/>
          <w:sz w:val="36"/>
          <w:szCs w:val="36"/>
          <w:lang w:bidi="hi-IN"/>
        </w:rPr>
        <w:t>ya ca</w:t>
      </w:r>
      <w:r w:rsidRPr="007243E8">
        <w:rPr>
          <w:rFonts w:ascii="Arial" w:hAnsi="Arial" w:cs="Arial"/>
          <w:color w:val="000000"/>
          <w:sz w:val="36"/>
          <w:szCs w:val="36"/>
          <w:lang w:bidi="hi-IN"/>
        </w:rPr>
        <w:tab/>
        <w:t xml:space="preserve"> , caq nama#H</w:t>
      </w:r>
      <w:r w:rsidRPr="007243E8">
        <w:rPr>
          <w:rFonts w:ascii="Arial" w:hAnsi="Arial" w:cs="Arial"/>
          <w:color w:val="000000"/>
          <w:sz w:val="36"/>
          <w:szCs w:val="36"/>
          <w:lang w:bidi="hi-IN"/>
        </w:rPr>
        <w:tab/>
        <w:t xml:space="preserve">   </w:t>
      </w:r>
    </w:p>
    <w:p w14:paraId="74446D7C" w14:textId="7777777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proofErr w:type="gramStart"/>
      <w:r w:rsidRPr="007243E8">
        <w:rPr>
          <w:rFonts w:ascii="Arial" w:hAnsi="Arial" w:cs="Arial"/>
          <w:color w:val="000000"/>
          <w:sz w:val="36"/>
          <w:szCs w:val="36"/>
          <w:lang w:bidi="hi-IN"/>
        </w:rPr>
        <w:t>namaqs</w:t>
      </w:r>
      <w:proofErr w:type="gramEnd"/>
      <w:r w:rsidRPr="007243E8">
        <w:rPr>
          <w:rFonts w:ascii="Arial" w:hAnsi="Arial" w:cs="Arial"/>
          <w:color w:val="000000"/>
          <w:sz w:val="36"/>
          <w:szCs w:val="36"/>
          <w:lang w:bidi="hi-IN"/>
        </w:rPr>
        <w:t xml:space="preserve"> sUdyA#ya ,</w:t>
      </w:r>
      <w:r w:rsidRPr="007243E8">
        <w:rPr>
          <w:rFonts w:ascii="Arial" w:hAnsi="Arial" w:cs="Arial"/>
          <w:color w:val="000000"/>
          <w:sz w:val="36"/>
          <w:szCs w:val="36"/>
          <w:lang w:bidi="hi-IN"/>
        </w:rPr>
        <w:tab/>
        <w:t>sUdyA#ya ca</w:t>
      </w:r>
      <w:r w:rsidRPr="007243E8">
        <w:rPr>
          <w:rFonts w:ascii="Arial" w:hAnsi="Arial" w:cs="Arial"/>
          <w:color w:val="000000"/>
          <w:sz w:val="36"/>
          <w:szCs w:val="36"/>
          <w:lang w:bidi="hi-IN"/>
        </w:rPr>
        <w:tab/>
        <w:t xml:space="preserve">   </w:t>
      </w:r>
    </w:p>
    <w:p w14:paraId="0029220A" w14:textId="7777777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proofErr w:type="gramStart"/>
      <w:r w:rsidRPr="007243E8">
        <w:rPr>
          <w:rFonts w:ascii="Arial" w:hAnsi="Arial" w:cs="Arial"/>
          <w:color w:val="000000"/>
          <w:sz w:val="36"/>
          <w:szCs w:val="36"/>
          <w:lang w:bidi="hi-IN"/>
        </w:rPr>
        <w:lastRenderedPageBreak/>
        <w:t>caq</w:t>
      </w:r>
      <w:proofErr w:type="gramEnd"/>
      <w:r w:rsidRPr="007243E8">
        <w:rPr>
          <w:rFonts w:ascii="Arial" w:hAnsi="Arial" w:cs="Arial"/>
          <w:color w:val="000000"/>
          <w:sz w:val="36"/>
          <w:szCs w:val="36"/>
          <w:lang w:bidi="hi-IN"/>
        </w:rPr>
        <w:t xml:space="preserve"> saqraqsyA#ya ,</w:t>
      </w:r>
      <w:r w:rsidRPr="007243E8">
        <w:rPr>
          <w:rFonts w:ascii="Arial" w:hAnsi="Arial" w:cs="Arial"/>
          <w:color w:val="000000"/>
          <w:sz w:val="36"/>
          <w:szCs w:val="36"/>
          <w:lang w:bidi="hi-IN"/>
        </w:rPr>
        <w:tab/>
        <w:t>saqraqsyA#ya ca</w:t>
      </w:r>
      <w:r w:rsidRPr="007243E8">
        <w:rPr>
          <w:rFonts w:ascii="Arial" w:hAnsi="Arial" w:cs="Arial"/>
          <w:color w:val="000000"/>
          <w:sz w:val="36"/>
          <w:szCs w:val="36"/>
          <w:lang w:bidi="hi-IN"/>
        </w:rPr>
        <w:tab/>
        <w:t xml:space="preserve">   </w:t>
      </w:r>
    </w:p>
    <w:p w14:paraId="450B9401" w14:textId="7777777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r w:rsidRPr="007243E8">
        <w:rPr>
          <w:rFonts w:ascii="Arial" w:hAnsi="Arial" w:cs="Arial"/>
          <w:color w:val="000000"/>
          <w:sz w:val="36"/>
          <w:szCs w:val="36"/>
          <w:lang w:bidi="hi-IN"/>
        </w:rPr>
        <w:t>caq nama#H</w:t>
      </w:r>
      <w:r w:rsidRPr="007243E8">
        <w:rPr>
          <w:rFonts w:ascii="Arial" w:hAnsi="Arial" w:cs="Arial"/>
          <w:color w:val="000000"/>
          <w:sz w:val="36"/>
          <w:szCs w:val="36"/>
          <w:lang w:bidi="hi-IN"/>
        </w:rPr>
        <w:tab/>
        <w:t xml:space="preserve">, namo# nAqdyAya# </w:t>
      </w:r>
      <w:r w:rsidRPr="007243E8">
        <w:rPr>
          <w:rFonts w:ascii="Arial" w:hAnsi="Arial" w:cs="Arial"/>
          <w:color w:val="000000"/>
          <w:sz w:val="36"/>
          <w:szCs w:val="36"/>
          <w:lang w:bidi="hi-IN"/>
        </w:rPr>
        <w:tab/>
        <w:t xml:space="preserve">   </w:t>
      </w:r>
    </w:p>
    <w:p w14:paraId="6839B0F2" w14:textId="7777777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r w:rsidRPr="007243E8">
        <w:rPr>
          <w:rFonts w:ascii="Arial" w:hAnsi="Arial" w:cs="Arial"/>
          <w:color w:val="000000"/>
          <w:sz w:val="36"/>
          <w:szCs w:val="36"/>
          <w:lang w:bidi="hi-IN"/>
        </w:rPr>
        <w:t>nAqdyAya# ca</w:t>
      </w:r>
      <w:r w:rsidRPr="007243E8">
        <w:rPr>
          <w:rFonts w:ascii="Arial" w:hAnsi="Arial" w:cs="Arial"/>
          <w:color w:val="000000"/>
          <w:sz w:val="36"/>
          <w:szCs w:val="36"/>
          <w:lang w:bidi="hi-IN"/>
        </w:rPr>
        <w:tab/>
        <w:t xml:space="preserve">, caq vaiqSaqntAya# </w:t>
      </w:r>
      <w:r w:rsidRPr="007243E8">
        <w:rPr>
          <w:rFonts w:ascii="Arial" w:hAnsi="Arial" w:cs="Arial"/>
          <w:color w:val="000000"/>
          <w:sz w:val="36"/>
          <w:szCs w:val="36"/>
          <w:lang w:bidi="hi-IN"/>
        </w:rPr>
        <w:tab/>
        <w:t xml:space="preserve">   </w:t>
      </w:r>
    </w:p>
    <w:p w14:paraId="08462030" w14:textId="7777777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r w:rsidRPr="007243E8">
        <w:rPr>
          <w:rFonts w:ascii="Arial" w:hAnsi="Arial" w:cs="Arial"/>
          <w:color w:val="000000"/>
          <w:sz w:val="36"/>
          <w:szCs w:val="36"/>
          <w:lang w:bidi="hi-IN"/>
        </w:rPr>
        <w:t>vaiqSaqntAya# ca,</w:t>
      </w:r>
      <w:r w:rsidRPr="007243E8">
        <w:rPr>
          <w:rFonts w:ascii="Arial" w:hAnsi="Arial" w:cs="Arial"/>
          <w:color w:val="000000"/>
          <w:sz w:val="36"/>
          <w:szCs w:val="36"/>
          <w:lang w:bidi="hi-IN"/>
        </w:rPr>
        <w:tab/>
        <w:t>caq nama#H</w:t>
      </w:r>
      <w:r w:rsidRPr="007243E8">
        <w:rPr>
          <w:rFonts w:ascii="Arial" w:hAnsi="Arial" w:cs="Arial"/>
          <w:color w:val="000000"/>
          <w:sz w:val="36"/>
          <w:szCs w:val="36"/>
          <w:lang w:bidi="hi-IN"/>
        </w:rPr>
        <w:tab/>
        <w:t xml:space="preserve">   </w:t>
      </w:r>
    </w:p>
    <w:p w14:paraId="054D96FA" w14:textId="7777777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r w:rsidRPr="007243E8">
        <w:rPr>
          <w:rFonts w:ascii="Arial" w:hAnsi="Arial" w:cs="Arial"/>
          <w:color w:val="000000"/>
          <w:sz w:val="36"/>
          <w:szCs w:val="36"/>
          <w:lang w:bidi="hi-IN"/>
        </w:rPr>
        <w:t>namaqH kUpyA#ya,</w:t>
      </w:r>
      <w:r w:rsidRPr="007243E8">
        <w:rPr>
          <w:rFonts w:ascii="Arial" w:hAnsi="Arial" w:cs="Arial"/>
          <w:color w:val="000000"/>
          <w:sz w:val="36"/>
          <w:szCs w:val="36"/>
          <w:lang w:bidi="hi-IN"/>
        </w:rPr>
        <w:tab/>
        <w:t>kUpyA#ya ca</w:t>
      </w:r>
      <w:r w:rsidRPr="007243E8">
        <w:rPr>
          <w:rFonts w:ascii="Arial" w:hAnsi="Arial" w:cs="Arial"/>
          <w:color w:val="000000"/>
          <w:sz w:val="36"/>
          <w:szCs w:val="36"/>
          <w:lang w:bidi="hi-IN"/>
        </w:rPr>
        <w:tab/>
        <w:t xml:space="preserve">   </w:t>
      </w:r>
    </w:p>
    <w:p w14:paraId="0CA59784" w14:textId="7777777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proofErr w:type="gramStart"/>
      <w:r w:rsidRPr="007243E8">
        <w:rPr>
          <w:rFonts w:ascii="Arial" w:hAnsi="Arial" w:cs="Arial"/>
          <w:color w:val="000000"/>
          <w:sz w:val="36"/>
          <w:szCs w:val="36"/>
          <w:lang w:bidi="hi-IN"/>
        </w:rPr>
        <w:t>cAqvaqTyA#</w:t>
      </w:r>
      <w:proofErr w:type="gramEnd"/>
      <w:r w:rsidRPr="007243E8">
        <w:rPr>
          <w:rFonts w:ascii="Arial" w:hAnsi="Arial" w:cs="Arial"/>
          <w:color w:val="000000"/>
          <w:sz w:val="36"/>
          <w:szCs w:val="36"/>
          <w:lang w:bidi="hi-IN"/>
        </w:rPr>
        <w:t>ya ,</w:t>
      </w:r>
      <w:r w:rsidRPr="007243E8">
        <w:rPr>
          <w:rFonts w:ascii="Arial" w:hAnsi="Arial" w:cs="Arial"/>
          <w:color w:val="000000"/>
          <w:sz w:val="36"/>
          <w:szCs w:val="36"/>
          <w:lang w:bidi="hi-IN"/>
        </w:rPr>
        <w:tab/>
        <w:t>aqvaqTyA#ya ca</w:t>
      </w:r>
      <w:r w:rsidRPr="007243E8">
        <w:rPr>
          <w:rFonts w:ascii="Arial" w:hAnsi="Arial" w:cs="Arial"/>
          <w:color w:val="000000"/>
          <w:sz w:val="36"/>
          <w:szCs w:val="36"/>
          <w:lang w:bidi="hi-IN"/>
        </w:rPr>
        <w:tab/>
        <w:t xml:space="preserve">   </w:t>
      </w:r>
    </w:p>
    <w:p w14:paraId="47B25A40" w14:textId="7777777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r w:rsidRPr="007243E8">
        <w:rPr>
          <w:rFonts w:ascii="Arial" w:hAnsi="Arial" w:cs="Arial"/>
          <w:color w:val="000000"/>
          <w:sz w:val="36"/>
          <w:szCs w:val="36"/>
          <w:lang w:bidi="hi-IN"/>
        </w:rPr>
        <w:t>caq nama#H,</w:t>
      </w:r>
      <w:r w:rsidRPr="007243E8">
        <w:rPr>
          <w:rFonts w:ascii="Arial" w:hAnsi="Arial" w:cs="Arial"/>
          <w:color w:val="000000"/>
          <w:sz w:val="36"/>
          <w:szCs w:val="36"/>
          <w:lang w:bidi="hi-IN"/>
        </w:rPr>
        <w:tab/>
        <w:t>namoq varShyA#ya</w:t>
      </w:r>
      <w:r w:rsidRPr="007243E8">
        <w:rPr>
          <w:rFonts w:ascii="Arial" w:hAnsi="Arial" w:cs="Arial"/>
          <w:color w:val="000000"/>
          <w:sz w:val="36"/>
          <w:szCs w:val="36"/>
          <w:lang w:bidi="hi-IN"/>
        </w:rPr>
        <w:tab/>
        <w:t xml:space="preserve">   </w:t>
      </w:r>
    </w:p>
    <w:p w14:paraId="203D250A" w14:textId="70AABCF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r w:rsidRPr="007243E8">
        <w:rPr>
          <w:rFonts w:ascii="Arial" w:hAnsi="Arial" w:cs="Arial"/>
          <w:color w:val="000000"/>
          <w:sz w:val="36"/>
          <w:szCs w:val="36"/>
          <w:lang w:bidi="hi-IN"/>
        </w:rPr>
        <w:t>varShyA#ya ca,</w:t>
      </w:r>
      <w:r w:rsidRPr="007243E8">
        <w:rPr>
          <w:rFonts w:ascii="Arial" w:hAnsi="Arial" w:cs="Arial"/>
          <w:color w:val="000000"/>
          <w:sz w:val="36"/>
          <w:szCs w:val="36"/>
          <w:lang w:bidi="hi-IN"/>
        </w:rPr>
        <w:tab/>
        <w:t xml:space="preserve">cAqvaqrShyAya# </w:t>
      </w:r>
      <w:r w:rsidRPr="007243E8">
        <w:rPr>
          <w:rFonts w:ascii="Arial" w:hAnsi="Arial" w:cs="Arial"/>
          <w:color w:val="000000"/>
          <w:sz w:val="36"/>
          <w:szCs w:val="36"/>
          <w:lang w:bidi="hi-IN"/>
        </w:rPr>
        <w:tab/>
        <w:t xml:space="preserve">   </w:t>
      </w:r>
    </w:p>
    <w:p w14:paraId="64C2B7AA" w14:textId="7777777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r w:rsidRPr="007243E8">
        <w:rPr>
          <w:rFonts w:ascii="Arial" w:hAnsi="Arial" w:cs="Arial"/>
          <w:color w:val="000000"/>
          <w:sz w:val="36"/>
          <w:szCs w:val="36"/>
          <w:lang w:bidi="hi-IN"/>
        </w:rPr>
        <w:t>aqvaqrShyAya# ca,</w:t>
      </w:r>
      <w:r w:rsidRPr="007243E8">
        <w:rPr>
          <w:rFonts w:ascii="Arial" w:hAnsi="Arial" w:cs="Arial"/>
          <w:color w:val="000000"/>
          <w:sz w:val="36"/>
          <w:szCs w:val="36"/>
          <w:lang w:bidi="hi-IN"/>
        </w:rPr>
        <w:tab/>
        <w:t>caq nama#H</w:t>
      </w:r>
      <w:r w:rsidRPr="007243E8">
        <w:rPr>
          <w:rFonts w:ascii="Arial" w:hAnsi="Arial" w:cs="Arial"/>
          <w:color w:val="000000"/>
          <w:sz w:val="36"/>
          <w:szCs w:val="36"/>
          <w:lang w:bidi="hi-IN"/>
        </w:rPr>
        <w:tab/>
        <w:t xml:space="preserve">   </w:t>
      </w:r>
    </w:p>
    <w:p w14:paraId="1D0CD618" w14:textId="7777777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proofErr w:type="gramStart"/>
      <w:r w:rsidRPr="007243E8">
        <w:rPr>
          <w:rFonts w:ascii="Arial" w:hAnsi="Arial" w:cs="Arial"/>
          <w:color w:val="000000"/>
          <w:sz w:val="36"/>
          <w:szCs w:val="36"/>
          <w:lang w:bidi="hi-IN"/>
        </w:rPr>
        <w:t>namo</w:t>
      </w:r>
      <w:proofErr w:type="gramEnd"/>
      <w:r w:rsidRPr="007243E8">
        <w:rPr>
          <w:rFonts w:ascii="Arial" w:hAnsi="Arial" w:cs="Arial"/>
          <w:color w:val="000000"/>
          <w:sz w:val="36"/>
          <w:szCs w:val="36"/>
          <w:lang w:bidi="hi-IN"/>
        </w:rPr>
        <w:t># meqGyA#ya ,</w:t>
      </w:r>
      <w:r w:rsidRPr="007243E8">
        <w:rPr>
          <w:rFonts w:ascii="Arial" w:hAnsi="Arial" w:cs="Arial"/>
          <w:color w:val="000000"/>
          <w:sz w:val="36"/>
          <w:szCs w:val="36"/>
          <w:lang w:bidi="hi-IN"/>
        </w:rPr>
        <w:tab/>
        <w:t>meqGyA#ya ca</w:t>
      </w:r>
      <w:r w:rsidRPr="007243E8">
        <w:rPr>
          <w:rFonts w:ascii="Arial" w:hAnsi="Arial" w:cs="Arial"/>
          <w:color w:val="000000"/>
          <w:sz w:val="36"/>
          <w:szCs w:val="36"/>
          <w:lang w:bidi="hi-IN"/>
        </w:rPr>
        <w:tab/>
        <w:t xml:space="preserve">   </w:t>
      </w:r>
    </w:p>
    <w:p w14:paraId="107E0853" w14:textId="7777777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proofErr w:type="gramStart"/>
      <w:r w:rsidRPr="007243E8">
        <w:rPr>
          <w:rFonts w:ascii="Arial" w:hAnsi="Arial" w:cs="Arial"/>
          <w:color w:val="000000"/>
          <w:sz w:val="36"/>
          <w:szCs w:val="36"/>
          <w:lang w:bidi="hi-IN"/>
        </w:rPr>
        <w:t>caq</w:t>
      </w:r>
      <w:proofErr w:type="gramEnd"/>
      <w:r w:rsidRPr="007243E8">
        <w:rPr>
          <w:rFonts w:ascii="Arial" w:hAnsi="Arial" w:cs="Arial"/>
          <w:color w:val="000000"/>
          <w:sz w:val="36"/>
          <w:szCs w:val="36"/>
          <w:lang w:bidi="hi-IN"/>
        </w:rPr>
        <w:t xml:space="preserve"> viqdyuqtyA#ya ,</w:t>
      </w:r>
      <w:r w:rsidRPr="007243E8">
        <w:rPr>
          <w:rFonts w:ascii="Arial" w:hAnsi="Arial" w:cs="Arial"/>
          <w:color w:val="000000"/>
          <w:sz w:val="36"/>
          <w:szCs w:val="36"/>
          <w:lang w:bidi="hi-IN"/>
        </w:rPr>
        <w:tab/>
        <w:t>viqdyuqtyA#ya ca</w:t>
      </w:r>
      <w:r w:rsidRPr="007243E8">
        <w:rPr>
          <w:rFonts w:ascii="Arial" w:hAnsi="Arial" w:cs="Arial"/>
          <w:color w:val="000000"/>
          <w:sz w:val="36"/>
          <w:szCs w:val="36"/>
          <w:lang w:bidi="hi-IN"/>
        </w:rPr>
        <w:tab/>
        <w:t xml:space="preserve">   </w:t>
      </w:r>
    </w:p>
    <w:p w14:paraId="4E121512" w14:textId="7777777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r w:rsidRPr="007243E8">
        <w:rPr>
          <w:rFonts w:ascii="Arial" w:hAnsi="Arial" w:cs="Arial"/>
          <w:color w:val="000000"/>
          <w:sz w:val="36"/>
          <w:szCs w:val="36"/>
          <w:lang w:bidi="hi-IN"/>
        </w:rPr>
        <w:t>viqdyuqtyA#yeti# vi --- dyuqtyA#ya,</w:t>
      </w:r>
      <w:r w:rsidRPr="007243E8">
        <w:rPr>
          <w:rFonts w:ascii="Arial" w:hAnsi="Arial" w:cs="Arial"/>
          <w:color w:val="000000"/>
          <w:sz w:val="36"/>
          <w:szCs w:val="36"/>
          <w:lang w:bidi="hi-IN"/>
        </w:rPr>
        <w:tab/>
        <w:t>caq nama#H</w:t>
      </w:r>
      <w:r w:rsidRPr="007243E8">
        <w:rPr>
          <w:rFonts w:ascii="Arial" w:hAnsi="Arial" w:cs="Arial"/>
          <w:color w:val="000000"/>
          <w:sz w:val="36"/>
          <w:szCs w:val="36"/>
          <w:lang w:bidi="hi-IN"/>
        </w:rPr>
        <w:tab/>
        <w:t xml:space="preserve">   </w:t>
      </w:r>
    </w:p>
    <w:p w14:paraId="26BF20DE" w14:textId="7777777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r w:rsidRPr="007243E8">
        <w:rPr>
          <w:rFonts w:ascii="Arial" w:hAnsi="Arial" w:cs="Arial"/>
          <w:color w:val="000000"/>
          <w:sz w:val="36"/>
          <w:szCs w:val="36"/>
          <w:lang w:bidi="hi-IN"/>
        </w:rPr>
        <w:t>nama# IqddhriyA#ya,</w:t>
      </w:r>
      <w:r w:rsidRPr="007243E8">
        <w:rPr>
          <w:rFonts w:ascii="Arial" w:hAnsi="Arial" w:cs="Arial"/>
          <w:color w:val="000000"/>
          <w:sz w:val="36"/>
          <w:szCs w:val="36"/>
          <w:lang w:bidi="hi-IN"/>
        </w:rPr>
        <w:tab/>
        <w:t>IqddhriyA#ya ca</w:t>
      </w:r>
      <w:r w:rsidRPr="007243E8">
        <w:rPr>
          <w:rFonts w:ascii="Arial" w:hAnsi="Arial" w:cs="Arial"/>
          <w:color w:val="000000"/>
          <w:sz w:val="36"/>
          <w:szCs w:val="36"/>
          <w:lang w:bidi="hi-IN"/>
        </w:rPr>
        <w:tab/>
        <w:t xml:space="preserve">   </w:t>
      </w:r>
    </w:p>
    <w:p w14:paraId="0D5CA983" w14:textId="7777777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proofErr w:type="gramStart"/>
      <w:r w:rsidRPr="007243E8">
        <w:rPr>
          <w:rFonts w:ascii="Arial" w:hAnsi="Arial" w:cs="Arial"/>
          <w:color w:val="000000"/>
          <w:sz w:val="36"/>
          <w:szCs w:val="36"/>
          <w:lang w:bidi="hi-IN"/>
        </w:rPr>
        <w:t>cAqtaqpyA#</w:t>
      </w:r>
      <w:proofErr w:type="gramEnd"/>
      <w:r w:rsidRPr="007243E8">
        <w:rPr>
          <w:rFonts w:ascii="Arial" w:hAnsi="Arial" w:cs="Arial"/>
          <w:color w:val="000000"/>
          <w:sz w:val="36"/>
          <w:szCs w:val="36"/>
          <w:lang w:bidi="hi-IN"/>
        </w:rPr>
        <w:t>ya ,</w:t>
      </w:r>
      <w:r w:rsidRPr="007243E8">
        <w:rPr>
          <w:rFonts w:ascii="Arial" w:hAnsi="Arial" w:cs="Arial"/>
          <w:color w:val="000000"/>
          <w:sz w:val="36"/>
          <w:szCs w:val="36"/>
          <w:lang w:bidi="hi-IN"/>
        </w:rPr>
        <w:tab/>
        <w:t>AqtaqpyA#ya ca</w:t>
      </w:r>
      <w:r w:rsidRPr="007243E8">
        <w:rPr>
          <w:rFonts w:ascii="Arial" w:hAnsi="Arial" w:cs="Arial"/>
          <w:color w:val="000000"/>
          <w:sz w:val="36"/>
          <w:szCs w:val="36"/>
          <w:lang w:bidi="hi-IN"/>
        </w:rPr>
        <w:tab/>
        <w:t xml:space="preserve">   </w:t>
      </w:r>
    </w:p>
    <w:p w14:paraId="36DFB74B" w14:textId="7777777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r w:rsidRPr="007243E8">
        <w:rPr>
          <w:rFonts w:ascii="Arial" w:hAnsi="Arial" w:cs="Arial"/>
          <w:color w:val="000000"/>
          <w:sz w:val="36"/>
          <w:szCs w:val="36"/>
          <w:lang w:bidi="hi-IN"/>
        </w:rPr>
        <w:t>AqtaqpyA#yetyA$ --- taqpyA#ya,</w:t>
      </w:r>
      <w:r w:rsidRPr="007243E8">
        <w:rPr>
          <w:rFonts w:ascii="Arial" w:hAnsi="Arial" w:cs="Arial"/>
          <w:color w:val="000000"/>
          <w:sz w:val="36"/>
          <w:szCs w:val="36"/>
          <w:lang w:bidi="hi-IN"/>
        </w:rPr>
        <w:tab/>
        <w:t>caq nama#H</w:t>
      </w:r>
      <w:r w:rsidRPr="007243E8">
        <w:rPr>
          <w:rFonts w:ascii="Arial" w:hAnsi="Arial" w:cs="Arial"/>
          <w:color w:val="000000"/>
          <w:sz w:val="36"/>
          <w:szCs w:val="36"/>
          <w:lang w:bidi="hi-IN"/>
        </w:rPr>
        <w:tab/>
        <w:t xml:space="preserve">   </w:t>
      </w:r>
    </w:p>
    <w:p w14:paraId="3F8794A2" w14:textId="7777777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r w:rsidRPr="007243E8">
        <w:rPr>
          <w:rFonts w:ascii="Arial" w:hAnsi="Arial" w:cs="Arial"/>
          <w:color w:val="000000"/>
          <w:sz w:val="36"/>
          <w:szCs w:val="36"/>
          <w:lang w:bidi="hi-IN"/>
        </w:rPr>
        <w:t xml:space="preserve">namoq vAtyA#ya, </w:t>
      </w:r>
      <w:r w:rsidRPr="007243E8">
        <w:rPr>
          <w:rFonts w:ascii="Arial" w:hAnsi="Arial" w:cs="Arial"/>
          <w:color w:val="000000"/>
          <w:sz w:val="36"/>
          <w:szCs w:val="36"/>
          <w:lang w:bidi="hi-IN"/>
        </w:rPr>
        <w:tab/>
        <w:t>vAtyA#ya ca</w:t>
      </w:r>
      <w:r w:rsidRPr="007243E8">
        <w:rPr>
          <w:rFonts w:ascii="Arial" w:hAnsi="Arial" w:cs="Arial"/>
          <w:color w:val="000000"/>
          <w:sz w:val="36"/>
          <w:szCs w:val="36"/>
          <w:lang w:bidi="hi-IN"/>
        </w:rPr>
        <w:tab/>
        <w:t xml:space="preserve">   </w:t>
      </w:r>
    </w:p>
    <w:p w14:paraId="4F5DE344" w14:textId="7777777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r w:rsidRPr="007243E8">
        <w:rPr>
          <w:rFonts w:ascii="Arial" w:hAnsi="Arial" w:cs="Arial"/>
          <w:color w:val="000000"/>
          <w:sz w:val="36"/>
          <w:szCs w:val="36"/>
          <w:lang w:bidi="hi-IN"/>
        </w:rPr>
        <w:t xml:space="preserve">caq reShmi#yAya, </w:t>
      </w:r>
      <w:r w:rsidRPr="007243E8">
        <w:rPr>
          <w:rFonts w:ascii="Arial" w:hAnsi="Arial" w:cs="Arial"/>
          <w:color w:val="000000"/>
          <w:sz w:val="36"/>
          <w:szCs w:val="36"/>
          <w:lang w:bidi="hi-IN"/>
        </w:rPr>
        <w:tab/>
        <w:t>reShmi#yAya ca</w:t>
      </w:r>
      <w:r w:rsidRPr="007243E8">
        <w:rPr>
          <w:rFonts w:ascii="Arial" w:hAnsi="Arial" w:cs="Arial"/>
          <w:color w:val="000000"/>
          <w:sz w:val="36"/>
          <w:szCs w:val="36"/>
          <w:lang w:bidi="hi-IN"/>
        </w:rPr>
        <w:tab/>
        <w:t xml:space="preserve">   </w:t>
      </w:r>
    </w:p>
    <w:p w14:paraId="5FE48E6E" w14:textId="7777777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proofErr w:type="gramStart"/>
      <w:r w:rsidRPr="007243E8">
        <w:rPr>
          <w:rFonts w:ascii="Arial" w:hAnsi="Arial" w:cs="Arial"/>
          <w:color w:val="000000"/>
          <w:sz w:val="36"/>
          <w:szCs w:val="36"/>
          <w:lang w:bidi="hi-IN"/>
        </w:rPr>
        <w:t>caq</w:t>
      </w:r>
      <w:proofErr w:type="gramEnd"/>
      <w:r w:rsidRPr="007243E8">
        <w:rPr>
          <w:rFonts w:ascii="Arial" w:hAnsi="Arial" w:cs="Arial"/>
          <w:color w:val="000000"/>
          <w:sz w:val="36"/>
          <w:szCs w:val="36"/>
          <w:lang w:bidi="hi-IN"/>
        </w:rPr>
        <w:t xml:space="preserve"> nama#H</w:t>
      </w:r>
      <w:r w:rsidRPr="007243E8">
        <w:rPr>
          <w:rFonts w:ascii="Arial" w:hAnsi="Arial" w:cs="Arial"/>
          <w:color w:val="000000"/>
          <w:sz w:val="36"/>
          <w:szCs w:val="36"/>
          <w:lang w:bidi="hi-IN"/>
        </w:rPr>
        <w:tab/>
        <w:t xml:space="preserve">,namo# vAstaqvyA#ya </w:t>
      </w:r>
      <w:r w:rsidRPr="007243E8">
        <w:rPr>
          <w:rFonts w:ascii="Arial" w:hAnsi="Arial" w:cs="Arial"/>
          <w:color w:val="000000"/>
          <w:sz w:val="36"/>
          <w:szCs w:val="36"/>
          <w:lang w:bidi="hi-IN"/>
        </w:rPr>
        <w:tab/>
        <w:t xml:space="preserve">   </w:t>
      </w:r>
    </w:p>
    <w:p w14:paraId="5E38ECEC" w14:textId="7777777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r w:rsidRPr="007243E8">
        <w:rPr>
          <w:rFonts w:ascii="Arial" w:hAnsi="Arial" w:cs="Arial"/>
          <w:color w:val="000000"/>
          <w:sz w:val="36"/>
          <w:szCs w:val="36"/>
          <w:lang w:bidi="hi-IN"/>
        </w:rPr>
        <w:t>vAqstaqvyA#ya ca,</w:t>
      </w:r>
      <w:r w:rsidRPr="007243E8">
        <w:rPr>
          <w:rFonts w:ascii="Arial" w:hAnsi="Arial" w:cs="Arial"/>
          <w:color w:val="000000"/>
          <w:sz w:val="36"/>
          <w:szCs w:val="36"/>
          <w:lang w:bidi="hi-IN"/>
        </w:rPr>
        <w:tab/>
        <w:t xml:space="preserve">caq vAqstuqpAya# </w:t>
      </w:r>
      <w:r w:rsidRPr="007243E8">
        <w:rPr>
          <w:rFonts w:ascii="Arial" w:hAnsi="Arial" w:cs="Arial"/>
          <w:color w:val="000000"/>
          <w:sz w:val="36"/>
          <w:szCs w:val="36"/>
          <w:lang w:bidi="hi-IN"/>
        </w:rPr>
        <w:tab/>
        <w:t xml:space="preserve">   </w:t>
      </w:r>
    </w:p>
    <w:p w14:paraId="48E60734" w14:textId="77777777" w:rsidR="007243E8" w:rsidRPr="007243E8" w:rsidRDefault="007243E8" w:rsidP="007243E8">
      <w:pPr>
        <w:autoSpaceDE w:val="0"/>
        <w:autoSpaceDN w:val="0"/>
        <w:adjustRightInd w:val="0"/>
        <w:spacing w:after="0" w:line="240" w:lineRule="auto"/>
        <w:rPr>
          <w:rFonts w:ascii="Arial" w:hAnsi="Arial" w:cs="Arial"/>
          <w:color w:val="000000"/>
          <w:sz w:val="36"/>
          <w:szCs w:val="36"/>
          <w:lang w:bidi="hi-IN"/>
        </w:rPr>
      </w:pPr>
      <w:r w:rsidRPr="007243E8">
        <w:rPr>
          <w:rFonts w:ascii="Arial" w:hAnsi="Arial" w:cs="Arial"/>
          <w:color w:val="000000"/>
          <w:sz w:val="36"/>
          <w:szCs w:val="36"/>
          <w:lang w:bidi="hi-IN"/>
        </w:rPr>
        <w:t>vAqstuqpAya# ca,</w:t>
      </w:r>
      <w:r w:rsidRPr="007243E8">
        <w:rPr>
          <w:rFonts w:ascii="Arial" w:hAnsi="Arial" w:cs="Arial"/>
          <w:color w:val="000000"/>
          <w:sz w:val="36"/>
          <w:szCs w:val="36"/>
          <w:lang w:bidi="hi-IN"/>
        </w:rPr>
        <w:tab/>
        <w:t>vAqstuqpAyeti# vAstu --- pAya#</w:t>
      </w:r>
      <w:r w:rsidRPr="007243E8">
        <w:rPr>
          <w:rFonts w:ascii="Arial" w:hAnsi="Arial" w:cs="Arial"/>
          <w:color w:val="000000"/>
          <w:sz w:val="36"/>
          <w:szCs w:val="36"/>
          <w:lang w:bidi="hi-IN"/>
        </w:rPr>
        <w:tab/>
        <w:t xml:space="preserve"> </w:t>
      </w:r>
    </w:p>
    <w:p w14:paraId="78762EE3" w14:textId="3BAF3E31" w:rsidR="00BD5ACA" w:rsidRDefault="007243E8" w:rsidP="007243E8">
      <w:pPr>
        <w:autoSpaceDE w:val="0"/>
        <w:autoSpaceDN w:val="0"/>
        <w:adjustRightInd w:val="0"/>
        <w:spacing w:after="0" w:line="240" w:lineRule="auto"/>
        <w:rPr>
          <w:rFonts w:ascii="Arial" w:hAnsi="Arial" w:cs="Arial"/>
          <w:color w:val="000000"/>
          <w:sz w:val="36"/>
          <w:szCs w:val="36"/>
          <w:lang w:bidi="hi-IN"/>
        </w:rPr>
      </w:pPr>
      <w:proofErr w:type="gramStart"/>
      <w:r w:rsidRPr="007243E8">
        <w:rPr>
          <w:rFonts w:ascii="Arial" w:hAnsi="Arial" w:cs="Arial"/>
          <w:color w:val="000000"/>
          <w:sz w:val="36"/>
          <w:szCs w:val="36"/>
          <w:lang w:bidi="hi-IN"/>
        </w:rPr>
        <w:t>ceti</w:t>
      </w:r>
      <w:proofErr w:type="gramEnd"/>
      <w:r w:rsidRPr="007243E8">
        <w:rPr>
          <w:rFonts w:ascii="Arial" w:hAnsi="Arial" w:cs="Arial"/>
          <w:color w:val="000000"/>
          <w:sz w:val="36"/>
          <w:szCs w:val="36"/>
          <w:lang w:bidi="hi-IN"/>
        </w:rPr>
        <w:t># ca,</w:t>
      </w:r>
      <w:r w:rsidRPr="007243E8">
        <w:rPr>
          <w:rFonts w:ascii="Arial" w:hAnsi="Arial" w:cs="Arial"/>
          <w:color w:val="000000"/>
          <w:sz w:val="36"/>
          <w:szCs w:val="36"/>
          <w:lang w:bidi="hi-IN"/>
        </w:rPr>
        <w:tab/>
      </w:r>
      <w:r w:rsidRPr="007243E8">
        <w:rPr>
          <w:rFonts w:ascii="Arial" w:hAnsi="Arial" w:cs="Arial"/>
          <w:color w:val="000000"/>
          <w:sz w:val="36"/>
          <w:szCs w:val="36"/>
          <w:lang w:bidi="hi-IN"/>
        </w:rPr>
        <w:tab/>
        <w:t xml:space="preserve"> ,</w:t>
      </w:r>
    </w:p>
    <w:p w14:paraId="3230077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79C6687" w14:textId="346FEA7B" w:rsidR="00D91D60" w:rsidRPr="001B577C" w:rsidRDefault="00BD5ACA" w:rsidP="00D91D60">
      <w:pPr>
        <w:autoSpaceDE w:val="0"/>
        <w:autoSpaceDN w:val="0"/>
        <w:adjustRightInd w:val="0"/>
        <w:spacing w:after="0" w:line="240" w:lineRule="auto"/>
        <w:rPr>
          <w:rFonts w:ascii="Arial" w:hAnsi="Arial" w:cs="Arial"/>
          <w:b/>
          <w:bCs/>
          <w:color w:val="000000"/>
          <w:sz w:val="36"/>
          <w:szCs w:val="36"/>
          <w:lang w:bidi="hi-IN"/>
        </w:rPr>
      </w:pPr>
      <w:proofErr w:type="gramStart"/>
      <w:r w:rsidRPr="001B577C">
        <w:rPr>
          <w:rFonts w:ascii="Arial" w:hAnsi="Arial" w:cs="Arial"/>
          <w:b/>
          <w:bCs/>
          <w:color w:val="000000"/>
          <w:sz w:val="36"/>
          <w:szCs w:val="36"/>
          <w:lang w:bidi="hi-IN"/>
        </w:rPr>
        <w:t xml:space="preserve">16.8 </w:t>
      </w:r>
      <w:r w:rsidR="00D91D60" w:rsidRPr="001B577C">
        <w:rPr>
          <w:rFonts w:ascii="Arial" w:hAnsi="Arial" w:cs="Arial"/>
          <w:b/>
          <w:bCs/>
          <w:color w:val="000000"/>
          <w:sz w:val="36"/>
          <w:szCs w:val="36"/>
          <w:lang w:bidi="hi-IN"/>
        </w:rPr>
        <w:t xml:space="preserve"> SrI</w:t>
      </w:r>
      <w:proofErr w:type="gramEnd"/>
      <w:r w:rsidR="00D91D60" w:rsidRPr="001B577C">
        <w:rPr>
          <w:rFonts w:ascii="Arial" w:hAnsi="Arial" w:cs="Arial"/>
          <w:b/>
          <w:bCs/>
          <w:color w:val="000000"/>
          <w:sz w:val="36"/>
          <w:szCs w:val="36"/>
          <w:lang w:bidi="hi-IN"/>
        </w:rPr>
        <w:t xml:space="preserve"> rudrakramaH - aShTham</w:t>
      </w:r>
      <w:r w:rsidR="00665208" w:rsidRPr="001B577C">
        <w:rPr>
          <w:rFonts w:ascii="Arial" w:hAnsi="Arial" w:cs="Arial"/>
          <w:b/>
          <w:bCs/>
          <w:color w:val="000000"/>
          <w:sz w:val="36"/>
          <w:szCs w:val="36"/>
          <w:lang w:bidi="hi-IN"/>
        </w:rPr>
        <w:t>O</w:t>
      </w:r>
      <w:r w:rsidR="00D91D60" w:rsidRPr="001B577C">
        <w:rPr>
          <w:rFonts w:ascii="Arial" w:hAnsi="Arial" w:cs="Arial"/>
          <w:b/>
          <w:bCs/>
          <w:color w:val="000000"/>
          <w:sz w:val="36"/>
          <w:szCs w:val="36"/>
          <w:lang w:bidi="hi-IN"/>
        </w:rPr>
        <w:t xml:space="preserve"> &amp;nuvAkaH</w:t>
      </w:r>
    </w:p>
    <w:p w14:paraId="29703EA7" w14:textId="77777777" w:rsidR="00ED19E9" w:rsidRDefault="00ED19E9" w:rsidP="00D91D60">
      <w:pPr>
        <w:autoSpaceDE w:val="0"/>
        <w:autoSpaceDN w:val="0"/>
        <w:adjustRightInd w:val="0"/>
        <w:spacing w:after="0" w:line="240" w:lineRule="auto"/>
        <w:rPr>
          <w:rFonts w:ascii="Arial" w:hAnsi="Arial" w:cs="Arial"/>
          <w:color w:val="000000"/>
          <w:sz w:val="36"/>
          <w:szCs w:val="36"/>
          <w:lang w:bidi="hi-IN"/>
        </w:rPr>
      </w:pPr>
    </w:p>
    <w:p w14:paraId="20B6F20E"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proofErr w:type="gramStart"/>
      <w:r w:rsidRPr="00305EE0">
        <w:rPr>
          <w:rFonts w:ascii="Arial" w:hAnsi="Arial" w:cs="Arial"/>
          <w:color w:val="000000"/>
          <w:sz w:val="36"/>
          <w:szCs w:val="36"/>
          <w:lang w:bidi="hi-IN"/>
        </w:rPr>
        <w:t>namaqs</w:t>
      </w:r>
      <w:proofErr w:type="gramEnd"/>
      <w:r w:rsidRPr="00305EE0">
        <w:rPr>
          <w:rFonts w:ascii="Arial" w:hAnsi="Arial" w:cs="Arial"/>
          <w:color w:val="000000"/>
          <w:sz w:val="36"/>
          <w:szCs w:val="36"/>
          <w:lang w:bidi="hi-IN"/>
        </w:rPr>
        <w:t xml:space="preserve"> somA#ya ,</w:t>
      </w:r>
      <w:r w:rsidRPr="00305EE0">
        <w:rPr>
          <w:rFonts w:ascii="Arial" w:hAnsi="Arial" w:cs="Arial"/>
          <w:color w:val="000000"/>
          <w:sz w:val="36"/>
          <w:szCs w:val="36"/>
          <w:lang w:bidi="hi-IN"/>
        </w:rPr>
        <w:tab/>
        <w:t>somA#ya ca</w:t>
      </w:r>
      <w:r w:rsidRPr="00305EE0">
        <w:rPr>
          <w:rFonts w:ascii="Arial" w:hAnsi="Arial" w:cs="Arial"/>
          <w:color w:val="000000"/>
          <w:sz w:val="36"/>
          <w:szCs w:val="36"/>
          <w:lang w:bidi="hi-IN"/>
        </w:rPr>
        <w:tab/>
        <w:t xml:space="preserve">   </w:t>
      </w:r>
    </w:p>
    <w:p w14:paraId="2570D49C"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proofErr w:type="gramStart"/>
      <w:r w:rsidRPr="00305EE0">
        <w:rPr>
          <w:rFonts w:ascii="Arial" w:hAnsi="Arial" w:cs="Arial"/>
          <w:color w:val="000000"/>
          <w:sz w:val="36"/>
          <w:szCs w:val="36"/>
          <w:lang w:bidi="hi-IN"/>
        </w:rPr>
        <w:t>caq</w:t>
      </w:r>
      <w:proofErr w:type="gramEnd"/>
      <w:r w:rsidRPr="00305EE0">
        <w:rPr>
          <w:rFonts w:ascii="Arial" w:hAnsi="Arial" w:cs="Arial"/>
          <w:color w:val="000000"/>
          <w:sz w:val="36"/>
          <w:szCs w:val="36"/>
          <w:lang w:bidi="hi-IN"/>
        </w:rPr>
        <w:t xml:space="preserve"> ruqdrAya# </w:t>
      </w:r>
      <w:r w:rsidRPr="00305EE0">
        <w:rPr>
          <w:rFonts w:ascii="Arial" w:hAnsi="Arial" w:cs="Arial"/>
          <w:color w:val="000000"/>
          <w:sz w:val="36"/>
          <w:szCs w:val="36"/>
          <w:lang w:bidi="hi-IN"/>
        </w:rPr>
        <w:tab/>
        <w:t>,ruqdrAya# ca</w:t>
      </w:r>
      <w:r w:rsidRPr="00305EE0">
        <w:rPr>
          <w:rFonts w:ascii="Arial" w:hAnsi="Arial" w:cs="Arial"/>
          <w:color w:val="000000"/>
          <w:sz w:val="36"/>
          <w:szCs w:val="36"/>
          <w:lang w:bidi="hi-IN"/>
        </w:rPr>
        <w:tab/>
        <w:t xml:space="preserve">   </w:t>
      </w:r>
    </w:p>
    <w:p w14:paraId="7499301F"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proofErr w:type="gramStart"/>
      <w:r w:rsidRPr="00305EE0">
        <w:rPr>
          <w:rFonts w:ascii="Arial" w:hAnsi="Arial" w:cs="Arial"/>
          <w:color w:val="000000"/>
          <w:sz w:val="36"/>
          <w:szCs w:val="36"/>
          <w:lang w:bidi="hi-IN"/>
        </w:rPr>
        <w:t>caq</w:t>
      </w:r>
      <w:proofErr w:type="gramEnd"/>
      <w:r w:rsidRPr="00305EE0">
        <w:rPr>
          <w:rFonts w:ascii="Arial" w:hAnsi="Arial" w:cs="Arial"/>
          <w:color w:val="000000"/>
          <w:sz w:val="36"/>
          <w:szCs w:val="36"/>
          <w:lang w:bidi="hi-IN"/>
        </w:rPr>
        <w:t xml:space="preserve"> nama#H</w:t>
      </w:r>
      <w:r w:rsidRPr="00305EE0">
        <w:rPr>
          <w:rFonts w:ascii="Arial" w:hAnsi="Arial" w:cs="Arial"/>
          <w:color w:val="000000"/>
          <w:sz w:val="36"/>
          <w:szCs w:val="36"/>
          <w:lang w:bidi="hi-IN"/>
        </w:rPr>
        <w:tab/>
        <w:t>,nama#stAqmrAya#</w:t>
      </w:r>
      <w:r w:rsidRPr="00305EE0">
        <w:rPr>
          <w:rFonts w:ascii="Arial" w:hAnsi="Arial" w:cs="Arial"/>
          <w:color w:val="000000"/>
          <w:sz w:val="36"/>
          <w:szCs w:val="36"/>
          <w:lang w:bidi="hi-IN"/>
        </w:rPr>
        <w:tab/>
        <w:t xml:space="preserve">   </w:t>
      </w:r>
    </w:p>
    <w:p w14:paraId="33D81218"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proofErr w:type="gramStart"/>
      <w:r w:rsidRPr="00305EE0">
        <w:rPr>
          <w:rFonts w:ascii="Arial" w:hAnsi="Arial" w:cs="Arial"/>
          <w:color w:val="000000"/>
          <w:sz w:val="36"/>
          <w:szCs w:val="36"/>
          <w:lang w:bidi="hi-IN"/>
        </w:rPr>
        <w:t>tAqmrAya</w:t>
      </w:r>
      <w:proofErr w:type="gramEnd"/>
      <w:r w:rsidRPr="00305EE0">
        <w:rPr>
          <w:rFonts w:ascii="Arial" w:hAnsi="Arial" w:cs="Arial"/>
          <w:color w:val="000000"/>
          <w:sz w:val="36"/>
          <w:szCs w:val="36"/>
          <w:lang w:bidi="hi-IN"/>
        </w:rPr>
        <w:t># ca ,</w:t>
      </w:r>
      <w:r w:rsidRPr="00305EE0">
        <w:rPr>
          <w:rFonts w:ascii="Arial" w:hAnsi="Arial" w:cs="Arial"/>
          <w:color w:val="000000"/>
          <w:sz w:val="36"/>
          <w:szCs w:val="36"/>
          <w:lang w:bidi="hi-IN"/>
        </w:rPr>
        <w:tab/>
        <w:t>cAqruqNAya#</w:t>
      </w:r>
      <w:r w:rsidRPr="00305EE0">
        <w:rPr>
          <w:rFonts w:ascii="Arial" w:hAnsi="Arial" w:cs="Arial"/>
          <w:color w:val="000000"/>
          <w:sz w:val="36"/>
          <w:szCs w:val="36"/>
          <w:lang w:bidi="hi-IN"/>
        </w:rPr>
        <w:tab/>
        <w:t xml:space="preserve">   </w:t>
      </w:r>
    </w:p>
    <w:p w14:paraId="033AEDE0"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proofErr w:type="gramStart"/>
      <w:r w:rsidRPr="00305EE0">
        <w:rPr>
          <w:rFonts w:ascii="Arial" w:hAnsi="Arial" w:cs="Arial"/>
          <w:color w:val="000000"/>
          <w:sz w:val="36"/>
          <w:szCs w:val="36"/>
          <w:lang w:bidi="hi-IN"/>
        </w:rPr>
        <w:t>aqruqNAya</w:t>
      </w:r>
      <w:proofErr w:type="gramEnd"/>
      <w:r w:rsidRPr="00305EE0">
        <w:rPr>
          <w:rFonts w:ascii="Arial" w:hAnsi="Arial" w:cs="Arial"/>
          <w:color w:val="000000"/>
          <w:sz w:val="36"/>
          <w:szCs w:val="36"/>
          <w:lang w:bidi="hi-IN"/>
        </w:rPr>
        <w:t># ca</w:t>
      </w:r>
      <w:r w:rsidRPr="00305EE0">
        <w:rPr>
          <w:rFonts w:ascii="Arial" w:hAnsi="Arial" w:cs="Arial"/>
          <w:color w:val="000000"/>
          <w:sz w:val="36"/>
          <w:szCs w:val="36"/>
          <w:lang w:bidi="hi-IN"/>
        </w:rPr>
        <w:tab/>
        <w:t>,caq nama#H</w:t>
      </w:r>
      <w:r w:rsidRPr="00305EE0">
        <w:rPr>
          <w:rFonts w:ascii="Arial" w:hAnsi="Arial" w:cs="Arial"/>
          <w:color w:val="000000"/>
          <w:sz w:val="36"/>
          <w:szCs w:val="36"/>
          <w:lang w:bidi="hi-IN"/>
        </w:rPr>
        <w:tab/>
        <w:t xml:space="preserve">   </w:t>
      </w:r>
    </w:p>
    <w:p w14:paraId="06C464F9"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proofErr w:type="gramStart"/>
      <w:r w:rsidRPr="00305EE0">
        <w:rPr>
          <w:rFonts w:ascii="Arial" w:hAnsi="Arial" w:cs="Arial"/>
          <w:color w:val="000000"/>
          <w:sz w:val="36"/>
          <w:szCs w:val="36"/>
          <w:lang w:bidi="hi-IN"/>
        </w:rPr>
        <w:t>nama#</w:t>
      </w:r>
      <w:proofErr w:type="gramEnd"/>
      <w:r w:rsidRPr="00305EE0">
        <w:rPr>
          <w:rFonts w:ascii="Arial" w:hAnsi="Arial" w:cs="Arial"/>
          <w:color w:val="000000"/>
          <w:sz w:val="36"/>
          <w:szCs w:val="36"/>
          <w:lang w:bidi="hi-IN"/>
        </w:rPr>
        <w:t>SSaq~ggAya# ,</w:t>
      </w:r>
      <w:r w:rsidRPr="00305EE0">
        <w:rPr>
          <w:rFonts w:ascii="Arial" w:hAnsi="Arial" w:cs="Arial"/>
          <w:color w:val="000000"/>
          <w:sz w:val="36"/>
          <w:szCs w:val="36"/>
          <w:lang w:bidi="hi-IN"/>
        </w:rPr>
        <w:tab/>
        <w:t>Saq~ggAya# ca</w:t>
      </w:r>
      <w:r w:rsidRPr="00305EE0">
        <w:rPr>
          <w:rFonts w:ascii="Arial" w:hAnsi="Arial" w:cs="Arial"/>
          <w:color w:val="000000"/>
          <w:sz w:val="36"/>
          <w:szCs w:val="36"/>
          <w:lang w:bidi="hi-IN"/>
        </w:rPr>
        <w:tab/>
        <w:t xml:space="preserve">   </w:t>
      </w:r>
    </w:p>
    <w:p w14:paraId="37625996"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proofErr w:type="gramStart"/>
      <w:r w:rsidRPr="00305EE0">
        <w:rPr>
          <w:rFonts w:ascii="Arial" w:hAnsi="Arial" w:cs="Arial"/>
          <w:color w:val="000000"/>
          <w:sz w:val="36"/>
          <w:szCs w:val="36"/>
          <w:lang w:bidi="hi-IN"/>
        </w:rPr>
        <w:t>caq</w:t>
      </w:r>
      <w:proofErr w:type="gramEnd"/>
      <w:r w:rsidRPr="00305EE0">
        <w:rPr>
          <w:rFonts w:ascii="Arial" w:hAnsi="Arial" w:cs="Arial"/>
          <w:color w:val="000000"/>
          <w:sz w:val="36"/>
          <w:szCs w:val="36"/>
          <w:lang w:bidi="hi-IN"/>
        </w:rPr>
        <w:t xml:space="preserve"> paqSuqpata#ye ,</w:t>
      </w:r>
      <w:r w:rsidRPr="00305EE0">
        <w:rPr>
          <w:rFonts w:ascii="Arial" w:hAnsi="Arial" w:cs="Arial"/>
          <w:color w:val="000000"/>
          <w:sz w:val="36"/>
          <w:szCs w:val="36"/>
          <w:lang w:bidi="hi-IN"/>
        </w:rPr>
        <w:tab/>
        <w:t>paqSuqpata#ye ca</w:t>
      </w:r>
      <w:r w:rsidRPr="00305EE0">
        <w:rPr>
          <w:rFonts w:ascii="Arial" w:hAnsi="Arial" w:cs="Arial"/>
          <w:color w:val="000000"/>
          <w:sz w:val="36"/>
          <w:szCs w:val="36"/>
          <w:lang w:bidi="hi-IN"/>
        </w:rPr>
        <w:tab/>
        <w:t xml:space="preserve">   </w:t>
      </w:r>
    </w:p>
    <w:p w14:paraId="531391A5"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r w:rsidRPr="00305EE0">
        <w:rPr>
          <w:rFonts w:ascii="Arial" w:hAnsi="Arial" w:cs="Arial"/>
          <w:color w:val="000000"/>
          <w:sz w:val="36"/>
          <w:szCs w:val="36"/>
          <w:lang w:bidi="hi-IN"/>
        </w:rPr>
        <w:lastRenderedPageBreak/>
        <w:t>paqSuqpata#yaq iti# paSu --- pata#ye,</w:t>
      </w:r>
      <w:r w:rsidRPr="00305EE0">
        <w:rPr>
          <w:rFonts w:ascii="Arial" w:hAnsi="Arial" w:cs="Arial"/>
          <w:color w:val="000000"/>
          <w:sz w:val="36"/>
          <w:szCs w:val="36"/>
          <w:lang w:bidi="hi-IN"/>
        </w:rPr>
        <w:tab/>
        <w:t>caq nama#H</w:t>
      </w:r>
      <w:r w:rsidRPr="00305EE0">
        <w:rPr>
          <w:rFonts w:ascii="Arial" w:hAnsi="Arial" w:cs="Arial"/>
          <w:color w:val="000000"/>
          <w:sz w:val="36"/>
          <w:szCs w:val="36"/>
          <w:lang w:bidi="hi-IN"/>
        </w:rPr>
        <w:tab/>
        <w:t xml:space="preserve">   </w:t>
      </w:r>
    </w:p>
    <w:p w14:paraId="30C74068"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r w:rsidRPr="00305EE0">
        <w:rPr>
          <w:rFonts w:ascii="Arial" w:hAnsi="Arial" w:cs="Arial"/>
          <w:color w:val="000000"/>
          <w:sz w:val="36"/>
          <w:szCs w:val="36"/>
          <w:lang w:bidi="hi-IN"/>
        </w:rPr>
        <w:t>nama# uqgrAya#,</w:t>
      </w:r>
      <w:r w:rsidRPr="00305EE0">
        <w:rPr>
          <w:rFonts w:ascii="Arial" w:hAnsi="Arial" w:cs="Arial"/>
          <w:color w:val="000000"/>
          <w:sz w:val="36"/>
          <w:szCs w:val="36"/>
          <w:lang w:bidi="hi-IN"/>
        </w:rPr>
        <w:tab/>
        <w:t>uqgrAya# ca</w:t>
      </w:r>
      <w:r w:rsidRPr="00305EE0">
        <w:rPr>
          <w:rFonts w:ascii="Arial" w:hAnsi="Arial" w:cs="Arial"/>
          <w:color w:val="000000"/>
          <w:sz w:val="36"/>
          <w:szCs w:val="36"/>
          <w:lang w:bidi="hi-IN"/>
        </w:rPr>
        <w:tab/>
        <w:t xml:space="preserve">   </w:t>
      </w:r>
    </w:p>
    <w:p w14:paraId="66FEAAF9"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proofErr w:type="gramStart"/>
      <w:r w:rsidRPr="00305EE0">
        <w:rPr>
          <w:rFonts w:ascii="Arial" w:hAnsi="Arial" w:cs="Arial"/>
          <w:color w:val="000000"/>
          <w:sz w:val="36"/>
          <w:szCs w:val="36"/>
          <w:lang w:bidi="hi-IN"/>
        </w:rPr>
        <w:t>caq</w:t>
      </w:r>
      <w:proofErr w:type="gramEnd"/>
      <w:r w:rsidRPr="00305EE0">
        <w:rPr>
          <w:rFonts w:ascii="Arial" w:hAnsi="Arial" w:cs="Arial"/>
          <w:color w:val="000000"/>
          <w:sz w:val="36"/>
          <w:szCs w:val="36"/>
          <w:lang w:bidi="hi-IN"/>
        </w:rPr>
        <w:t xml:space="preserve"> BIqmAya# ,</w:t>
      </w:r>
      <w:r w:rsidRPr="00305EE0">
        <w:rPr>
          <w:rFonts w:ascii="Arial" w:hAnsi="Arial" w:cs="Arial"/>
          <w:color w:val="000000"/>
          <w:sz w:val="36"/>
          <w:szCs w:val="36"/>
          <w:lang w:bidi="hi-IN"/>
        </w:rPr>
        <w:tab/>
        <w:t>BIqmAya# ca</w:t>
      </w:r>
      <w:r w:rsidRPr="00305EE0">
        <w:rPr>
          <w:rFonts w:ascii="Arial" w:hAnsi="Arial" w:cs="Arial"/>
          <w:color w:val="000000"/>
          <w:sz w:val="36"/>
          <w:szCs w:val="36"/>
          <w:lang w:bidi="hi-IN"/>
        </w:rPr>
        <w:tab/>
        <w:t xml:space="preserve">   </w:t>
      </w:r>
    </w:p>
    <w:p w14:paraId="52F20073"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proofErr w:type="gramStart"/>
      <w:r w:rsidRPr="00305EE0">
        <w:rPr>
          <w:rFonts w:ascii="Arial" w:hAnsi="Arial" w:cs="Arial"/>
          <w:color w:val="000000"/>
          <w:sz w:val="36"/>
          <w:szCs w:val="36"/>
          <w:lang w:bidi="hi-IN"/>
        </w:rPr>
        <w:t>caq</w:t>
      </w:r>
      <w:proofErr w:type="gramEnd"/>
      <w:r w:rsidRPr="00305EE0">
        <w:rPr>
          <w:rFonts w:ascii="Arial" w:hAnsi="Arial" w:cs="Arial"/>
          <w:color w:val="000000"/>
          <w:sz w:val="36"/>
          <w:szCs w:val="36"/>
          <w:lang w:bidi="hi-IN"/>
        </w:rPr>
        <w:t xml:space="preserve"> nama#H</w:t>
      </w:r>
      <w:r w:rsidRPr="00305EE0">
        <w:rPr>
          <w:rFonts w:ascii="Arial" w:hAnsi="Arial" w:cs="Arial"/>
          <w:color w:val="000000"/>
          <w:sz w:val="36"/>
          <w:szCs w:val="36"/>
          <w:lang w:bidi="hi-IN"/>
        </w:rPr>
        <w:tab/>
        <w:t>,namo# agrevaqdhAya#</w:t>
      </w:r>
      <w:r w:rsidRPr="00305EE0">
        <w:rPr>
          <w:rFonts w:ascii="Arial" w:hAnsi="Arial" w:cs="Arial"/>
          <w:color w:val="000000"/>
          <w:sz w:val="36"/>
          <w:szCs w:val="36"/>
          <w:lang w:bidi="hi-IN"/>
        </w:rPr>
        <w:tab/>
        <w:t xml:space="preserve">   </w:t>
      </w:r>
    </w:p>
    <w:p w14:paraId="29082E7F"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proofErr w:type="gramStart"/>
      <w:r w:rsidRPr="00305EE0">
        <w:rPr>
          <w:rFonts w:ascii="Arial" w:hAnsi="Arial" w:cs="Arial"/>
          <w:color w:val="000000"/>
          <w:sz w:val="36"/>
          <w:szCs w:val="36"/>
          <w:lang w:bidi="hi-IN"/>
        </w:rPr>
        <w:t>aqgreqvaqdhAya</w:t>
      </w:r>
      <w:proofErr w:type="gramEnd"/>
      <w:r w:rsidRPr="00305EE0">
        <w:rPr>
          <w:rFonts w:ascii="Arial" w:hAnsi="Arial" w:cs="Arial"/>
          <w:color w:val="000000"/>
          <w:sz w:val="36"/>
          <w:szCs w:val="36"/>
          <w:lang w:bidi="hi-IN"/>
        </w:rPr>
        <w:t># ca ,</w:t>
      </w:r>
      <w:r w:rsidRPr="00305EE0">
        <w:rPr>
          <w:rFonts w:ascii="Arial" w:hAnsi="Arial" w:cs="Arial"/>
          <w:color w:val="000000"/>
          <w:sz w:val="36"/>
          <w:szCs w:val="36"/>
          <w:lang w:bidi="hi-IN"/>
        </w:rPr>
        <w:tab/>
        <w:t>aqgreqvaqdhAyetya#gre --- vaqdhAya#</w:t>
      </w:r>
      <w:r w:rsidRPr="00305EE0">
        <w:rPr>
          <w:rFonts w:ascii="Arial" w:hAnsi="Arial" w:cs="Arial"/>
          <w:color w:val="000000"/>
          <w:sz w:val="36"/>
          <w:szCs w:val="36"/>
          <w:lang w:bidi="hi-IN"/>
        </w:rPr>
        <w:tab/>
        <w:t xml:space="preserve">   </w:t>
      </w:r>
    </w:p>
    <w:p w14:paraId="39EC7523"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proofErr w:type="gramStart"/>
      <w:r w:rsidRPr="00305EE0">
        <w:rPr>
          <w:rFonts w:ascii="Arial" w:hAnsi="Arial" w:cs="Arial"/>
          <w:color w:val="000000"/>
          <w:sz w:val="36"/>
          <w:szCs w:val="36"/>
          <w:lang w:bidi="hi-IN"/>
        </w:rPr>
        <w:t>caq</w:t>
      </w:r>
      <w:proofErr w:type="gramEnd"/>
      <w:r w:rsidRPr="00305EE0">
        <w:rPr>
          <w:rFonts w:ascii="Arial" w:hAnsi="Arial" w:cs="Arial"/>
          <w:color w:val="000000"/>
          <w:sz w:val="36"/>
          <w:szCs w:val="36"/>
          <w:lang w:bidi="hi-IN"/>
        </w:rPr>
        <w:t xml:space="preserve"> dUqreqvaqdhAya# ,</w:t>
      </w:r>
      <w:r w:rsidRPr="00305EE0">
        <w:rPr>
          <w:rFonts w:ascii="Arial" w:hAnsi="Arial" w:cs="Arial"/>
          <w:color w:val="000000"/>
          <w:sz w:val="36"/>
          <w:szCs w:val="36"/>
          <w:lang w:bidi="hi-IN"/>
        </w:rPr>
        <w:tab/>
        <w:t>dUqreqvaqdhAya# ca</w:t>
      </w:r>
      <w:r w:rsidRPr="00305EE0">
        <w:rPr>
          <w:rFonts w:ascii="Arial" w:hAnsi="Arial" w:cs="Arial"/>
          <w:color w:val="000000"/>
          <w:sz w:val="36"/>
          <w:szCs w:val="36"/>
          <w:lang w:bidi="hi-IN"/>
        </w:rPr>
        <w:tab/>
        <w:t xml:space="preserve">   </w:t>
      </w:r>
    </w:p>
    <w:p w14:paraId="3F567FA1"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proofErr w:type="gramStart"/>
      <w:r w:rsidRPr="00305EE0">
        <w:rPr>
          <w:rFonts w:ascii="Arial" w:hAnsi="Arial" w:cs="Arial"/>
          <w:color w:val="000000"/>
          <w:sz w:val="36"/>
          <w:szCs w:val="36"/>
          <w:lang w:bidi="hi-IN"/>
        </w:rPr>
        <w:t>dUqreqvaqdhAyeti</w:t>
      </w:r>
      <w:proofErr w:type="gramEnd"/>
      <w:r w:rsidRPr="00305EE0">
        <w:rPr>
          <w:rFonts w:ascii="Arial" w:hAnsi="Arial" w:cs="Arial"/>
          <w:color w:val="000000"/>
          <w:sz w:val="36"/>
          <w:szCs w:val="36"/>
          <w:lang w:bidi="hi-IN"/>
        </w:rPr>
        <w:t># dUre --- vaqdhAya#</w:t>
      </w:r>
      <w:r w:rsidRPr="00305EE0">
        <w:rPr>
          <w:rFonts w:ascii="Arial" w:hAnsi="Arial" w:cs="Arial"/>
          <w:color w:val="000000"/>
          <w:sz w:val="36"/>
          <w:szCs w:val="36"/>
          <w:lang w:bidi="hi-IN"/>
        </w:rPr>
        <w:tab/>
        <w:t>,caq nama#H</w:t>
      </w:r>
      <w:r w:rsidRPr="00305EE0">
        <w:rPr>
          <w:rFonts w:ascii="Arial" w:hAnsi="Arial" w:cs="Arial"/>
          <w:color w:val="000000"/>
          <w:sz w:val="36"/>
          <w:szCs w:val="36"/>
          <w:lang w:bidi="hi-IN"/>
        </w:rPr>
        <w:tab/>
        <w:t xml:space="preserve">   </w:t>
      </w:r>
    </w:p>
    <w:p w14:paraId="746B1B00"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proofErr w:type="gramStart"/>
      <w:r w:rsidRPr="00305EE0">
        <w:rPr>
          <w:rFonts w:ascii="Arial" w:hAnsi="Arial" w:cs="Arial"/>
          <w:color w:val="000000"/>
          <w:sz w:val="36"/>
          <w:szCs w:val="36"/>
          <w:lang w:bidi="hi-IN"/>
        </w:rPr>
        <w:t>namo</w:t>
      </w:r>
      <w:proofErr w:type="gramEnd"/>
      <w:r w:rsidRPr="00305EE0">
        <w:rPr>
          <w:rFonts w:ascii="Arial" w:hAnsi="Arial" w:cs="Arial"/>
          <w:color w:val="000000"/>
          <w:sz w:val="36"/>
          <w:szCs w:val="36"/>
          <w:lang w:bidi="hi-IN"/>
        </w:rPr>
        <w:t># haqntre ,</w:t>
      </w:r>
      <w:r w:rsidRPr="00305EE0">
        <w:rPr>
          <w:rFonts w:ascii="Arial" w:hAnsi="Arial" w:cs="Arial"/>
          <w:color w:val="000000"/>
          <w:sz w:val="36"/>
          <w:szCs w:val="36"/>
          <w:lang w:bidi="hi-IN"/>
        </w:rPr>
        <w:tab/>
        <w:t>haqntre ca#</w:t>
      </w:r>
      <w:r w:rsidRPr="00305EE0">
        <w:rPr>
          <w:rFonts w:ascii="Arial" w:hAnsi="Arial" w:cs="Arial"/>
          <w:color w:val="000000"/>
          <w:sz w:val="36"/>
          <w:szCs w:val="36"/>
          <w:lang w:bidi="hi-IN"/>
        </w:rPr>
        <w:tab/>
        <w:t xml:space="preserve">   </w:t>
      </w:r>
    </w:p>
    <w:p w14:paraId="4BF7D532"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proofErr w:type="gramStart"/>
      <w:r w:rsidRPr="00305EE0">
        <w:rPr>
          <w:rFonts w:ascii="Arial" w:hAnsi="Arial" w:cs="Arial"/>
          <w:color w:val="000000"/>
          <w:sz w:val="36"/>
          <w:szCs w:val="36"/>
          <w:lang w:bidi="hi-IN"/>
        </w:rPr>
        <w:t>caq</w:t>
      </w:r>
      <w:proofErr w:type="gramEnd"/>
      <w:r w:rsidRPr="00305EE0">
        <w:rPr>
          <w:rFonts w:ascii="Arial" w:hAnsi="Arial" w:cs="Arial"/>
          <w:color w:val="000000"/>
          <w:sz w:val="36"/>
          <w:szCs w:val="36"/>
          <w:lang w:bidi="hi-IN"/>
        </w:rPr>
        <w:t xml:space="preserve"> hanI#yase ,</w:t>
      </w:r>
      <w:r w:rsidRPr="00305EE0">
        <w:rPr>
          <w:rFonts w:ascii="Arial" w:hAnsi="Arial" w:cs="Arial"/>
          <w:color w:val="000000"/>
          <w:sz w:val="36"/>
          <w:szCs w:val="36"/>
          <w:lang w:bidi="hi-IN"/>
        </w:rPr>
        <w:tab/>
        <w:t>hanI#yase ca</w:t>
      </w:r>
      <w:r w:rsidRPr="00305EE0">
        <w:rPr>
          <w:rFonts w:ascii="Arial" w:hAnsi="Arial" w:cs="Arial"/>
          <w:color w:val="000000"/>
          <w:sz w:val="36"/>
          <w:szCs w:val="36"/>
          <w:lang w:bidi="hi-IN"/>
        </w:rPr>
        <w:tab/>
        <w:t xml:space="preserve">   </w:t>
      </w:r>
    </w:p>
    <w:p w14:paraId="7DBAC54A"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proofErr w:type="gramStart"/>
      <w:r w:rsidRPr="00305EE0">
        <w:rPr>
          <w:rFonts w:ascii="Arial" w:hAnsi="Arial" w:cs="Arial"/>
          <w:color w:val="000000"/>
          <w:sz w:val="36"/>
          <w:szCs w:val="36"/>
          <w:lang w:bidi="hi-IN"/>
        </w:rPr>
        <w:t>caq</w:t>
      </w:r>
      <w:proofErr w:type="gramEnd"/>
      <w:r w:rsidRPr="00305EE0">
        <w:rPr>
          <w:rFonts w:ascii="Arial" w:hAnsi="Arial" w:cs="Arial"/>
          <w:color w:val="000000"/>
          <w:sz w:val="36"/>
          <w:szCs w:val="36"/>
          <w:lang w:bidi="hi-IN"/>
        </w:rPr>
        <w:t xml:space="preserve"> nama#H</w:t>
      </w:r>
      <w:r w:rsidRPr="00305EE0">
        <w:rPr>
          <w:rFonts w:ascii="Arial" w:hAnsi="Arial" w:cs="Arial"/>
          <w:color w:val="000000"/>
          <w:sz w:val="36"/>
          <w:szCs w:val="36"/>
          <w:lang w:bidi="hi-IN"/>
        </w:rPr>
        <w:tab/>
        <w:t>,namo# vRuqkSheBya#H</w:t>
      </w:r>
      <w:r w:rsidRPr="00305EE0">
        <w:rPr>
          <w:rFonts w:ascii="Arial" w:hAnsi="Arial" w:cs="Arial"/>
          <w:color w:val="000000"/>
          <w:sz w:val="36"/>
          <w:szCs w:val="36"/>
          <w:lang w:bidi="hi-IN"/>
        </w:rPr>
        <w:tab/>
        <w:t xml:space="preserve">   </w:t>
      </w:r>
    </w:p>
    <w:p w14:paraId="012F97D4"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r w:rsidRPr="00305EE0">
        <w:rPr>
          <w:rFonts w:ascii="Arial" w:hAnsi="Arial" w:cs="Arial"/>
          <w:color w:val="000000"/>
          <w:sz w:val="36"/>
          <w:szCs w:val="36"/>
          <w:lang w:bidi="hi-IN"/>
        </w:rPr>
        <w:t>vRuqkSheByoq hari#keSeByaH,</w:t>
      </w:r>
      <w:r w:rsidRPr="00305EE0">
        <w:rPr>
          <w:rFonts w:ascii="Arial" w:hAnsi="Arial" w:cs="Arial"/>
          <w:color w:val="000000"/>
          <w:sz w:val="36"/>
          <w:szCs w:val="36"/>
          <w:lang w:bidi="hi-IN"/>
        </w:rPr>
        <w:tab/>
        <w:t>hari#keSeByoq nama#H</w:t>
      </w:r>
      <w:r w:rsidRPr="00305EE0">
        <w:rPr>
          <w:rFonts w:ascii="Arial" w:hAnsi="Arial" w:cs="Arial"/>
          <w:color w:val="000000"/>
          <w:sz w:val="36"/>
          <w:szCs w:val="36"/>
          <w:lang w:bidi="hi-IN"/>
        </w:rPr>
        <w:tab/>
        <w:t xml:space="preserve">   </w:t>
      </w:r>
    </w:p>
    <w:p w14:paraId="19E061E1"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proofErr w:type="gramStart"/>
      <w:r w:rsidRPr="00305EE0">
        <w:rPr>
          <w:rFonts w:ascii="Arial" w:hAnsi="Arial" w:cs="Arial"/>
          <w:color w:val="000000"/>
          <w:sz w:val="36"/>
          <w:szCs w:val="36"/>
          <w:lang w:bidi="hi-IN"/>
        </w:rPr>
        <w:t>hari#</w:t>
      </w:r>
      <w:proofErr w:type="gramEnd"/>
      <w:r w:rsidRPr="00305EE0">
        <w:rPr>
          <w:rFonts w:ascii="Arial" w:hAnsi="Arial" w:cs="Arial"/>
          <w:color w:val="000000"/>
          <w:sz w:val="36"/>
          <w:szCs w:val="36"/>
          <w:lang w:bidi="hi-IN"/>
        </w:rPr>
        <w:t>keSeByaq itiq  hari# --- keqSeqByaqH,</w:t>
      </w:r>
      <w:r w:rsidRPr="00305EE0">
        <w:rPr>
          <w:rFonts w:ascii="Arial" w:hAnsi="Arial" w:cs="Arial"/>
          <w:color w:val="000000"/>
          <w:sz w:val="36"/>
          <w:szCs w:val="36"/>
          <w:lang w:bidi="hi-IN"/>
        </w:rPr>
        <w:tab/>
        <w:t>nama#stAqrAya#</w:t>
      </w:r>
      <w:r w:rsidRPr="00305EE0">
        <w:rPr>
          <w:rFonts w:ascii="Arial" w:hAnsi="Arial" w:cs="Arial"/>
          <w:color w:val="000000"/>
          <w:sz w:val="36"/>
          <w:szCs w:val="36"/>
          <w:lang w:bidi="hi-IN"/>
        </w:rPr>
        <w:tab/>
        <w:t xml:space="preserve">   </w:t>
      </w:r>
    </w:p>
    <w:p w14:paraId="5017C19D"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r w:rsidRPr="00305EE0">
        <w:rPr>
          <w:rFonts w:ascii="Arial" w:hAnsi="Arial" w:cs="Arial"/>
          <w:color w:val="000000"/>
          <w:sz w:val="36"/>
          <w:szCs w:val="36"/>
          <w:lang w:bidi="hi-IN"/>
        </w:rPr>
        <w:t>tAqrAyaq nama#H,</w:t>
      </w:r>
      <w:r w:rsidRPr="00305EE0">
        <w:rPr>
          <w:rFonts w:ascii="Arial" w:hAnsi="Arial" w:cs="Arial"/>
          <w:color w:val="000000"/>
          <w:sz w:val="36"/>
          <w:szCs w:val="36"/>
          <w:lang w:bidi="hi-IN"/>
        </w:rPr>
        <w:tab/>
        <w:t>nama#S SaqMBave$ &gt;</w:t>
      </w:r>
      <w:r w:rsidRPr="00305EE0">
        <w:rPr>
          <w:rFonts w:ascii="Arial" w:hAnsi="Arial" w:cs="Arial"/>
          <w:color w:val="000000"/>
          <w:sz w:val="36"/>
          <w:szCs w:val="36"/>
          <w:lang w:bidi="hi-IN"/>
        </w:rPr>
        <w:tab/>
        <w:t xml:space="preserve">   </w:t>
      </w:r>
    </w:p>
    <w:p w14:paraId="3A6B9750"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r w:rsidRPr="00305EE0">
        <w:rPr>
          <w:rFonts w:ascii="Arial" w:hAnsi="Arial" w:cs="Arial"/>
          <w:color w:val="000000"/>
          <w:sz w:val="36"/>
          <w:szCs w:val="36"/>
          <w:lang w:bidi="hi-IN"/>
        </w:rPr>
        <w:t>SaqMBave# ca,</w:t>
      </w:r>
      <w:r w:rsidRPr="00305EE0">
        <w:rPr>
          <w:rFonts w:ascii="Arial" w:hAnsi="Arial" w:cs="Arial"/>
          <w:color w:val="000000"/>
          <w:sz w:val="36"/>
          <w:szCs w:val="36"/>
          <w:lang w:bidi="hi-IN"/>
        </w:rPr>
        <w:tab/>
        <w:t>SaqMBavaq iti# SaM --- Bave$ &gt;</w:t>
      </w:r>
      <w:r w:rsidRPr="00305EE0">
        <w:rPr>
          <w:rFonts w:ascii="Arial" w:hAnsi="Arial" w:cs="Arial"/>
          <w:color w:val="000000"/>
          <w:sz w:val="36"/>
          <w:szCs w:val="36"/>
          <w:lang w:bidi="hi-IN"/>
        </w:rPr>
        <w:tab/>
        <w:t xml:space="preserve"> </w:t>
      </w:r>
    </w:p>
    <w:p w14:paraId="4C98B02D"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proofErr w:type="gramStart"/>
      <w:r w:rsidRPr="00305EE0">
        <w:rPr>
          <w:rFonts w:ascii="Arial" w:hAnsi="Arial" w:cs="Arial"/>
          <w:color w:val="000000"/>
          <w:sz w:val="36"/>
          <w:szCs w:val="36"/>
          <w:lang w:bidi="hi-IN"/>
        </w:rPr>
        <w:t>caq</w:t>
      </w:r>
      <w:proofErr w:type="gramEnd"/>
      <w:r w:rsidRPr="00305EE0">
        <w:rPr>
          <w:rFonts w:ascii="Arial" w:hAnsi="Arial" w:cs="Arial"/>
          <w:color w:val="000000"/>
          <w:sz w:val="36"/>
          <w:szCs w:val="36"/>
          <w:lang w:bidi="hi-IN"/>
        </w:rPr>
        <w:t xml:space="preserve"> maqyoqBave$ &gt; ,</w:t>
      </w:r>
      <w:r w:rsidRPr="00305EE0">
        <w:rPr>
          <w:rFonts w:ascii="Arial" w:hAnsi="Arial" w:cs="Arial"/>
          <w:color w:val="000000"/>
          <w:sz w:val="36"/>
          <w:szCs w:val="36"/>
          <w:lang w:bidi="hi-IN"/>
        </w:rPr>
        <w:tab/>
        <w:t>maqyoqBave# ca</w:t>
      </w:r>
      <w:r w:rsidRPr="00305EE0">
        <w:rPr>
          <w:rFonts w:ascii="Arial" w:hAnsi="Arial" w:cs="Arial"/>
          <w:color w:val="000000"/>
          <w:sz w:val="36"/>
          <w:szCs w:val="36"/>
          <w:lang w:bidi="hi-IN"/>
        </w:rPr>
        <w:tab/>
        <w:t xml:space="preserve"> </w:t>
      </w:r>
    </w:p>
    <w:p w14:paraId="18AB9F91"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r w:rsidRPr="00305EE0">
        <w:rPr>
          <w:rFonts w:ascii="Arial" w:hAnsi="Arial" w:cs="Arial"/>
          <w:color w:val="000000"/>
          <w:sz w:val="36"/>
          <w:szCs w:val="36"/>
          <w:lang w:bidi="hi-IN"/>
        </w:rPr>
        <w:t>maqyoqBavaq iti# mayaH --- Bave$ &gt;</w:t>
      </w:r>
      <w:r w:rsidRPr="00305EE0">
        <w:rPr>
          <w:rFonts w:ascii="Arial" w:hAnsi="Arial" w:cs="Arial"/>
          <w:color w:val="000000"/>
          <w:sz w:val="36"/>
          <w:szCs w:val="36"/>
          <w:lang w:bidi="hi-IN"/>
        </w:rPr>
        <w:tab/>
        <w:t>, caq nama#H</w:t>
      </w:r>
      <w:r w:rsidRPr="00305EE0">
        <w:rPr>
          <w:rFonts w:ascii="Arial" w:hAnsi="Arial" w:cs="Arial"/>
          <w:color w:val="000000"/>
          <w:sz w:val="36"/>
          <w:szCs w:val="36"/>
          <w:lang w:bidi="hi-IN"/>
        </w:rPr>
        <w:tab/>
        <w:t xml:space="preserve"> </w:t>
      </w:r>
    </w:p>
    <w:p w14:paraId="0B1542C3"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proofErr w:type="gramStart"/>
      <w:r w:rsidRPr="00305EE0">
        <w:rPr>
          <w:rFonts w:ascii="Arial" w:hAnsi="Arial" w:cs="Arial"/>
          <w:color w:val="000000"/>
          <w:sz w:val="36"/>
          <w:szCs w:val="36"/>
          <w:lang w:bidi="hi-IN"/>
        </w:rPr>
        <w:t>nama#</w:t>
      </w:r>
      <w:proofErr w:type="gramEnd"/>
      <w:r w:rsidRPr="00305EE0">
        <w:rPr>
          <w:rFonts w:ascii="Arial" w:hAnsi="Arial" w:cs="Arial"/>
          <w:color w:val="000000"/>
          <w:sz w:val="36"/>
          <w:szCs w:val="36"/>
          <w:lang w:bidi="hi-IN"/>
        </w:rPr>
        <w:t xml:space="preserve">SSa~gkaqrAya# , </w:t>
      </w:r>
      <w:r w:rsidRPr="00305EE0">
        <w:rPr>
          <w:rFonts w:ascii="Arial" w:hAnsi="Arial" w:cs="Arial"/>
          <w:color w:val="000000"/>
          <w:sz w:val="36"/>
          <w:szCs w:val="36"/>
          <w:lang w:bidi="hi-IN"/>
        </w:rPr>
        <w:tab/>
        <w:t>Saq~gkaqrAya# ca</w:t>
      </w:r>
      <w:r w:rsidRPr="00305EE0">
        <w:rPr>
          <w:rFonts w:ascii="Arial" w:hAnsi="Arial" w:cs="Arial"/>
          <w:color w:val="000000"/>
          <w:sz w:val="36"/>
          <w:szCs w:val="36"/>
          <w:lang w:bidi="hi-IN"/>
        </w:rPr>
        <w:tab/>
        <w:t xml:space="preserve">   </w:t>
      </w:r>
    </w:p>
    <w:p w14:paraId="49AEF873"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r w:rsidRPr="00305EE0">
        <w:rPr>
          <w:rFonts w:ascii="Arial" w:hAnsi="Arial" w:cs="Arial"/>
          <w:color w:val="000000"/>
          <w:sz w:val="36"/>
          <w:szCs w:val="36"/>
          <w:lang w:bidi="hi-IN"/>
        </w:rPr>
        <w:t>Saq~gkaqrAyeti# SaM --- kaqrAya#</w:t>
      </w:r>
      <w:r w:rsidRPr="00305EE0">
        <w:rPr>
          <w:rFonts w:ascii="Arial" w:hAnsi="Arial" w:cs="Arial"/>
          <w:color w:val="000000"/>
          <w:sz w:val="36"/>
          <w:szCs w:val="36"/>
          <w:lang w:bidi="hi-IN"/>
        </w:rPr>
        <w:tab/>
        <w:t>, caq maqyaqskaqrAya#</w:t>
      </w:r>
      <w:r w:rsidRPr="00305EE0">
        <w:rPr>
          <w:rFonts w:ascii="Arial" w:hAnsi="Arial" w:cs="Arial"/>
          <w:color w:val="000000"/>
          <w:sz w:val="36"/>
          <w:szCs w:val="36"/>
          <w:lang w:bidi="hi-IN"/>
        </w:rPr>
        <w:tab/>
        <w:t xml:space="preserve">   </w:t>
      </w:r>
    </w:p>
    <w:p w14:paraId="587E23CD"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proofErr w:type="gramStart"/>
      <w:r w:rsidRPr="00305EE0">
        <w:rPr>
          <w:rFonts w:ascii="Arial" w:hAnsi="Arial" w:cs="Arial"/>
          <w:color w:val="000000"/>
          <w:sz w:val="36"/>
          <w:szCs w:val="36"/>
          <w:lang w:bidi="hi-IN"/>
        </w:rPr>
        <w:t>maqyaqskaqrAya</w:t>
      </w:r>
      <w:proofErr w:type="gramEnd"/>
      <w:r w:rsidRPr="00305EE0">
        <w:rPr>
          <w:rFonts w:ascii="Arial" w:hAnsi="Arial" w:cs="Arial"/>
          <w:color w:val="000000"/>
          <w:sz w:val="36"/>
          <w:szCs w:val="36"/>
          <w:lang w:bidi="hi-IN"/>
        </w:rPr>
        <w:t># ca</w:t>
      </w:r>
      <w:r w:rsidRPr="00305EE0">
        <w:rPr>
          <w:rFonts w:ascii="Arial" w:hAnsi="Arial" w:cs="Arial"/>
          <w:color w:val="000000"/>
          <w:sz w:val="36"/>
          <w:szCs w:val="36"/>
          <w:lang w:bidi="hi-IN"/>
        </w:rPr>
        <w:tab/>
        <w:t xml:space="preserve"> , maqyaqskaqrAyeti# mayaH --- kaqrAya#</w:t>
      </w:r>
      <w:r w:rsidRPr="00305EE0">
        <w:rPr>
          <w:rFonts w:ascii="Arial" w:hAnsi="Arial" w:cs="Arial"/>
          <w:color w:val="000000"/>
          <w:sz w:val="36"/>
          <w:szCs w:val="36"/>
          <w:lang w:bidi="hi-IN"/>
        </w:rPr>
        <w:tab/>
        <w:t xml:space="preserve">   </w:t>
      </w:r>
    </w:p>
    <w:p w14:paraId="7A304902"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r w:rsidRPr="00305EE0">
        <w:rPr>
          <w:rFonts w:ascii="Arial" w:hAnsi="Arial" w:cs="Arial"/>
          <w:color w:val="000000"/>
          <w:sz w:val="36"/>
          <w:szCs w:val="36"/>
          <w:lang w:bidi="hi-IN"/>
        </w:rPr>
        <w:t>caq nama#H,</w:t>
      </w:r>
      <w:r w:rsidRPr="00305EE0">
        <w:rPr>
          <w:rFonts w:ascii="Arial" w:hAnsi="Arial" w:cs="Arial"/>
          <w:color w:val="000000"/>
          <w:sz w:val="36"/>
          <w:szCs w:val="36"/>
          <w:lang w:bidi="hi-IN"/>
        </w:rPr>
        <w:tab/>
        <w:t>nama#SSiqvAya#</w:t>
      </w:r>
      <w:r w:rsidRPr="00305EE0">
        <w:rPr>
          <w:rFonts w:ascii="Arial" w:hAnsi="Arial" w:cs="Arial"/>
          <w:color w:val="000000"/>
          <w:sz w:val="36"/>
          <w:szCs w:val="36"/>
          <w:lang w:bidi="hi-IN"/>
        </w:rPr>
        <w:tab/>
        <w:t xml:space="preserve">   </w:t>
      </w:r>
    </w:p>
    <w:p w14:paraId="296DD441"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r w:rsidRPr="00305EE0">
        <w:rPr>
          <w:rFonts w:ascii="Arial" w:hAnsi="Arial" w:cs="Arial"/>
          <w:color w:val="000000"/>
          <w:sz w:val="36"/>
          <w:szCs w:val="36"/>
          <w:lang w:bidi="hi-IN"/>
        </w:rPr>
        <w:t xml:space="preserve">SiqvAya# ca </w:t>
      </w:r>
      <w:r w:rsidRPr="00305EE0">
        <w:rPr>
          <w:rFonts w:ascii="Arial" w:hAnsi="Arial" w:cs="Arial"/>
          <w:color w:val="000000"/>
          <w:sz w:val="36"/>
          <w:szCs w:val="36"/>
          <w:lang w:bidi="hi-IN"/>
        </w:rPr>
        <w:tab/>
      </w:r>
      <w:proofErr w:type="gramStart"/>
      <w:r w:rsidRPr="00305EE0">
        <w:rPr>
          <w:rFonts w:ascii="Arial" w:hAnsi="Arial" w:cs="Arial"/>
          <w:color w:val="000000"/>
          <w:sz w:val="36"/>
          <w:szCs w:val="36"/>
          <w:lang w:bidi="hi-IN"/>
        </w:rPr>
        <w:t>,caq</w:t>
      </w:r>
      <w:proofErr w:type="gramEnd"/>
      <w:r w:rsidRPr="00305EE0">
        <w:rPr>
          <w:rFonts w:ascii="Arial" w:hAnsi="Arial" w:cs="Arial"/>
          <w:color w:val="000000"/>
          <w:sz w:val="36"/>
          <w:szCs w:val="36"/>
          <w:lang w:bidi="hi-IN"/>
        </w:rPr>
        <w:t xml:space="preserve"> Siqvata#rAya </w:t>
      </w:r>
      <w:r w:rsidRPr="00305EE0">
        <w:rPr>
          <w:rFonts w:ascii="Arial" w:hAnsi="Arial" w:cs="Arial"/>
          <w:color w:val="000000"/>
          <w:sz w:val="36"/>
          <w:szCs w:val="36"/>
          <w:lang w:bidi="hi-IN"/>
        </w:rPr>
        <w:tab/>
        <w:t xml:space="preserve">   </w:t>
      </w:r>
    </w:p>
    <w:p w14:paraId="75748545"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r w:rsidRPr="00305EE0">
        <w:rPr>
          <w:rFonts w:ascii="Arial" w:hAnsi="Arial" w:cs="Arial"/>
          <w:color w:val="000000"/>
          <w:sz w:val="36"/>
          <w:szCs w:val="36"/>
          <w:lang w:bidi="hi-IN"/>
        </w:rPr>
        <w:t>Siqvata#rAya ca,</w:t>
      </w:r>
      <w:r w:rsidRPr="00305EE0">
        <w:rPr>
          <w:rFonts w:ascii="Arial" w:hAnsi="Arial" w:cs="Arial"/>
          <w:color w:val="000000"/>
          <w:sz w:val="36"/>
          <w:szCs w:val="36"/>
          <w:lang w:bidi="hi-IN"/>
        </w:rPr>
        <w:tab/>
        <w:t>Siqvata#rAqyeti# Siqva --- taqrAqyaq</w:t>
      </w:r>
      <w:r w:rsidRPr="00305EE0">
        <w:rPr>
          <w:rFonts w:ascii="Arial" w:hAnsi="Arial" w:cs="Arial"/>
          <w:color w:val="000000"/>
          <w:sz w:val="36"/>
          <w:szCs w:val="36"/>
          <w:lang w:bidi="hi-IN"/>
        </w:rPr>
        <w:tab/>
        <w:t xml:space="preserve">   </w:t>
      </w:r>
    </w:p>
    <w:p w14:paraId="1229A919"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r w:rsidRPr="00305EE0">
        <w:rPr>
          <w:rFonts w:ascii="Arial" w:hAnsi="Arial" w:cs="Arial"/>
          <w:color w:val="000000"/>
          <w:sz w:val="36"/>
          <w:szCs w:val="36"/>
          <w:lang w:bidi="hi-IN"/>
        </w:rPr>
        <w:t>caq nama#H,</w:t>
      </w:r>
      <w:r w:rsidRPr="00305EE0">
        <w:rPr>
          <w:rFonts w:ascii="Arial" w:hAnsi="Arial" w:cs="Arial"/>
          <w:color w:val="000000"/>
          <w:sz w:val="36"/>
          <w:szCs w:val="36"/>
          <w:lang w:bidi="hi-IN"/>
        </w:rPr>
        <w:tab/>
        <w:t xml:space="preserve">namaqstIrtthyA#ya </w:t>
      </w:r>
      <w:r w:rsidRPr="00305EE0">
        <w:rPr>
          <w:rFonts w:ascii="Arial" w:hAnsi="Arial" w:cs="Arial"/>
          <w:color w:val="000000"/>
          <w:sz w:val="36"/>
          <w:szCs w:val="36"/>
          <w:lang w:bidi="hi-IN"/>
        </w:rPr>
        <w:tab/>
        <w:t xml:space="preserve">   </w:t>
      </w:r>
    </w:p>
    <w:p w14:paraId="6348CF77"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proofErr w:type="gramStart"/>
      <w:r w:rsidRPr="00305EE0">
        <w:rPr>
          <w:rFonts w:ascii="Arial" w:hAnsi="Arial" w:cs="Arial"/>
          <w:color w:val="000000"/>
          <w:sz w:val="36"/>
          <w:szCs w:val="36"/>
          <w:lang w:bidi="hi-IN"/>
        </w:rPr>
        <w:t>tIrtthyA#</w:t>
      </w:r>
      <w:proofErr w:type="gramEnd"/>
      <w:r w:rsidRPr="00305EE0">
        <w:rPr>
          <w:rFonts w:ascii="Arial" w:hAnsi="Arial" w:cs="Arial"/>
          <w:color w:val="000000"/>
          <w:sz w:val="36"/>
          <w:szCs w:val="36"/>
          <w:lang w:bidi="hi-IN"/>
        </w:rPr>
        <w:t>ya ca</w:t>
      </w:r>
      <w:r w:rsidRPr="00305EE0">
        <w:rPr>
          <w:rFonts w:ascii="Arial" w:hAnsi="Arial" w:cs="Arial"/>
          <w:color w:val="000000"/>
          <w:sz w:val="36"/>
          <w:szCs w:val="36"/>
          <w:lang w:bidi="hi-IN"/>
        </w:rPr>
        <w:tab/>
        <w:t xml:space="preserve">,caq kUlyA#ya </w:t>
      </w:r>
      <w:r w:rsidRPr="00305EE0">
        <w:rPr>
          <w:rFonts w:ascii="Arial" w:hAnsi="Arial" w:cs="Arial"/>
          <w:color w:val="000000"/>
          <w:sz w:val="36"/>
          <w:szCs w:val="36"/>
          <w:lang w:bidi="hi-IN"/>
        </w:rPr>
        <w:tab/>
        <w:t xml:space="preserve">   </w:t>
      </w:r>
    </w:p>
    <w:p w14:paraId="7B4BE896"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r w:rsidRPr="00305EE0">
        <w:rPr>
          <w:rFonts w:ascii="Arial" w:hAnsi="Arial" w:cs="Arial"/>
          <w:color w:val="000000"/>
          <w:sz w:val="36"/>
          <w:szCs w:val="36"/>
          <w:lang w:bidi="hi-IN"/>
        </w:rPr>
        <w:t>kUlyA#ya ca,</w:t>
      </w:r>
      <w:r w:rsidRPr="00305EE0">
        <w:rPr>
          <w:rFonts w:ascii="Arial" w:hAnsi="Arial" w:cs="Arial"/>
          <w:color w:val="000000"/>
          <w:sz w:val="36"/>
          <w:szCs w:val="36"/>
          <w:lang w:bidi="hi-IN"/>
        </w:rPr>
        <w:tab/>
        <w:t>caq nama#H</w:t>
      </w:r>
      <w:r w:rsidRPr="00305EE0">
        <w:rPr>
          <w:rFonts w:ascii="Arial" w:hAnsi="Arial" w:cs="Arial"/>
          <w:color w:val="000000"/>
          <w:sz w:val="36"/>
          <w:szCs w:val="36"/>
          <w:lang w:bidi="hi-IN"/>
        </w:rPr>
        <w:tab/>
        <w:t xml:space="preserve">   </w:t>
      </w:r>
    </w:p>
    <w:p w14:paraId="2A26B2F6"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r w:rsidRPr="00305EE0">
        <w:rPr>
          <w:rFonts w:ascii="Arial" w:hAnsi="Arial" w:cs="Arial"/>
          <w:color w:val="000000"/>
          <w:sz w:val="36"/>
          <w:szCs w:val="36"/>
          <w:lang w:bidi="hi-IN"/>
        </w:rPr>
        <w:t>nama#H pAqryA#ya,</w:t>
      </w:r>
      <w:r w:rsidRPr="00305EE0">
        <w:rPr>
          <w:rFonts w:ascii="Arial" w:hAnsi="Arial" w:cs="Arial"/>
          <w:color w:val="000000"/>
          <w:sz w:val="36"/>
          <w:szCs w:val="36"/>
          <w:lang w:bidi="hi-IN"/>
        </w:rPr>
        <w:tab/>
        <w:t xml:space="preserve">pAqryA#ya ca </w:t>
      </w:r>
      <w:r w:rsidRPr="00305EE0">
        <w:rPr>
          <w:rFonts w:ascii="Arial" w:hAnsi="Arial" w:cs="Arial"/>
          <w:color w:val="000000"/>
          <w:sz w:val="36"/>
          <w:szCs w:val="36"/>
          <w:lang w:bidi="hi-IN"/>
        </w:rPr>
        <w:tab/>
        <w:t xml:space="preserve">   </w:t>
      </w:r>
    </w:p>
    <w:p w14:paraId="29AC5392"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proofErr w:type="gramStart"/>
      <w:r w:rsidRPr="00305EE0">
        <w:rPr>
          <w:rFonts w:ascii="Arial" w:hAnsi="Arial" w:cs="Arial"/>
          <w:color w:val="000000"/>
          <w:sz w:val="36"/>
          <w:szCs w:val="36"/>
          <w:lang w:bidi="hi-IN"/>
        </w:rPr>
        <w:lastRenderedPageBreak/>
        <w:t>cAqvAqryA#</w:t>
      </w:r>
      <w:proofErr w:type="gramEnd"/>
      <w:r w:rsidRPr="00305EE0">
        <w:rPr>
          <w:rFonts w:ascii="Arial" w:hAnsi="Arial" w:cs="Arial"/>
          <w:color w:val="000000"/>
          <w:sz w:val="36"/>
          <w:szCs w:val="36"/>
          <w:lang w:bidi="hi-IN"/>
        </w:rPr>
        <w:t>ya ,</w:t>
      </w:r>
      <w:r w:rsidRPr="00305EE0">
        <w:rPr>
          <w:rFonts w:ascii="Arial" w:hAnsi="Arial" w:cs="Arial"/>
          <w:color w:val="000000"/>
          <w:sz w:val="36"/>
          <w:szCs w:val="36"/>
          <w:lang w:bidi="hi-IN"/>
        </w:rPr>
        <w:tab/>
        <w:t>aqvAqryA#ya ca</w:t>
      </w:r>
      <w:r w:rsidRPr="00305EE0">
        <w:rPr>
          <w:rFonts w:ascii="Arial" w:hAnsi="Arial" w:cs="Arial"/>
          <w:color w:val="000000"/>
          <w:sz w:val="36"/>
          <w:szCs w:val="36"/>
          <w:lang w:bidi="hi-IN"/>
        </w:rPr>
        <w:tab/>
        <w:t xml:space="preserve">   </w:t>
      </w:r>
    </w:p>
    <w:p w14:paraId="530ED776"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proofErr w:type="gramStart"/>
      <w:r w:rsidRPr="00305EE0">
        <w:rPr>
          <w:rFonts w:ascii="Arial" w:hAnsi="Arial" w:cs="Arial"/>
          <w:color w:val="000000"/>
          <w:sz w:val="36"/>
          <w:szCs w:val="36"/>
          <w:lang w:bidi="hi-IN"/>
        </w:rPr>
        <w:t>caq</w:t>
      </w:r>
      <w:proofErr w:type="gramEnd"/>
      <w:r w:rsidRPr="00305EE0">
        <w:rPr>
          <w:rFonts w:ascii="Arial" w:hAnsi="Arial" w:cs="Arial"/>
          <w:color w:val="000000"/>
          <w:sz w:val="36"/>
          <w:szCs w:val="36"/>
          <w:lang w:bidi="hi-IN"/>
        </w:rPr>
        <w:t xml:space="preserve"> nama#H</w:t>
      </w:r>
      <w:r w:rsidRPr="00305EE0">
        <w:rPr>
          <w:rFonts w:ascii="Arial" w:hAnsi="Arial" w:cs="Arial"/>
          <w:color w:val="000000"/>
          <w:sz w:val="36"/>
          <w:szCs w:val="36"/>
          <w:lang w:bidi="hi-IN"/>
        </w:rPr>
        <w:tab/>
        <w:t>,nama#H praqtara#NAya</w:t>
      </w:r>
      <w:r w:rsidRPr="00305EE0">
        <w:rPr>
          <w:rFonts w:ascii="Arial" w:hAnsi="Arial" w:cs="Arial"/>
          <w:color w:val="000000"/>
          <w:sz w:val="36"/>
          <w:szCs w:val="36"/>
          <w:lang w:bidi="hi-IN"/>
        </w:rPr>
        <w:tab/>
        <w:t xml:space="preserve">   </w:t>
      </w:r>
    </w:p>
    <w:p w14:paraId="7B6CB862"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proofErr w:type="gramStart"/>
      <w:r w:rsidRPr="00305EE0">
        <w:rPr>
          <w:rFonts w:ascii="Arial" w:hAnsi="Arial" w:cs="Arial"/>
          <w:color w:val="000000"/>
          <w:sz w:val="36"/>
          <w:szCs w:val="36"/>
          <w:lang w:bidi="hi-IN"/>
        </w:rPr>
        <w:t>praqtara#</w:t>
      </w:r>
      <w:proofErr w:type="gramEnd"/>
      <w:r w:rsidRPr="00305EE0">
        <w:rPr>
          <w:rFonts w:ascii="Arial" w:hAnsi="Arial" w:cs="Arial"/>
          <w:color w:val="000000"/>
          <w:sz w:val="36"/>
          <w:szCs w:val="36"/>
          <w:lang w:bidi="hi-IN"/>
        </w:rPr>
        <w:t xml:space="preserve">NAya ca </w:t>
      </w:r>
      <w:r w:rsidRPr="00305EE0">
        <w:rPr>
          <w:rFonts w:ascii="Arial" w:hAnsi="Arial" w:cs="Arial"/>
          <w:color w:val="000000"/>
          <w:sz w:val="36"/>
          <w:szCs w:val="36"/>
          <w:lang w:bidi="hi-IN"/>
        </w:rPr>
        <w:tab/>
        <w:t>,praqtara#NAqyeti# pra --- tara#NAya</w:t>
      </w:r>
      <w:r w:rsidRPr="00305EE0">
        <w:rPr>
          <w:rFonts w:ascii="Arial" w:hAnsi="Arial" w:cs="Arial"/>
          <w:color w:val="000000"/>
          <w:sz w:val="36"/>
          <w:szCs w:val="36"/>
          <w:lang w:bidi="hi-IN"/>
        </w:rPr>
        <w:tab/>
        <w:t xml:space="preserve">   </w:t>
      </w:r>
    </w:p>
    <w:p w14:paraId="14EA84BC"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r w:rsidRPr="00305EE0">
        <w:rPr>
          <w:rFonts w:ascii="Arial" w:hAnsi="Arial" w:cs="Arial"/>
          <w:color w:val="000000"/>
          <w:sz w:val="36"/>
          <w:szCs w:val="36"/>
          <w:lang w:bidi="hi-IN"/>
        </w:rPr>
        <w:t>coqttara#NAya,</w:t>
      </w:r>
      <w:r w:rsidRPr="00305EE0">
        <w:rPr>
          <w:rFonts w:ascii="Arial" w:hAnsi="Arial" w:cs="Arial"/>
          <w:color w:val="000000"/>
          <w:sz w:val="36"/>
          <w:szCs w:val="36"/>
          <w:lang w:bidi="hi-IN"/>
        </w:rPr>
        <w:tab/>
        <w:t>uqttara#NAya ca</w:t>
      </w:r>
      <w:r w:rsidRPr="00305EE0">
        <w:rPr>
          <w:rFonts w:ascii="Arial" w:hAnsi="Arial" w:cs="Arial"/>
          <w:color w:val="000000"/>
          <w:sz w:val="36"/>
          <w:szCs w:val="36"/>
          <w:lang w:bidi="hi-IN"/>
        </w:rPr>
        <w:tab/>
        <w:t xml:space="preserve">   </w:t>
      </w:r>
    </w:p>
    <w:p w14:paraId="03F2E0F7"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r w:rsidRPr="00305EE0">
        <w:rPr>
          <w:rFonts w:ascii="Arial" w:hAnsi="Arial" w:cs="Arial"/>
          <w:color w:val="000000"/>
          <w:sz w:val="36"/>
          <w:szCs w:val="36"/>
          <w:lang w:bidi="hi-IN"/>
        </w:rPr>
        <w:t>uqttara#NAqyetyu#t --- tara#NAya,</w:t>
      </w:r>
      <w:r w:rsidRPr="00305EE0">
        <w:rPr>
          <w:rFonts w:ascii="Arial" w:hAnsi="Arial" w:cs="Arial"/>
          <w:color w:val="000000"/>
          <w:sz w:val="36"/>
          <w:szCs w:val="36"/>
          <w:lang w:bidi="hi-IN"/>
        </w:rPr>
        <w:tab/>
        <w:t>caq nama#H</w:t>
      </w:r>
      <w:r w:rsidRPr="00305EE0">
        <w:rPr>
          <w:rFonts w:ascii="Arial" w:hAnsi="Arial" w:cs="Arial"/>
          <w:color w:val="000000"/>
          <w:sz w:val="36"/>
          <w:szCs w:val="36"/>
          <w:lang w:bidi="hi-IN"/>
        </w:rPr>
        <w:tab/>
        <w:t xml:space="preserve">   </w:t>
      </w:r>
    </w:p>
    <w:p w14:paraId="17AD0DD8"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r w:rsidRPr="00305EE0">
        <w:rPr>
          <w:rFonts w:ascii="Arial" w:hAnsi="Arial" w:cs="Arial"/>
          <w:color w:val="000000"/>
          <w:sz w:val="36"/>
          <w:szCs w:val="36"/>
          <w:lang w:bidi="hi-IN"/>
        </w:rPr>
        <w:t>nama# AtAqryA#ya,</w:t>
      </w:r>
      <w:r w:rsidRPr="00305EE0">
        <w:rPr>
          <w:rFonts w:ascii="Arial" w:hAnsi="Arial" w:cs="Arial"/>
          <w:color w:val="000000"/>
          <w:sz w:val="36"/>
          <w:szCs w:val="36"/>
          <w:lang w:bidi="hi-IN"/>
        </w:rPr>
        <w:tab/>
        <w:t>AqtAqryA#ya ca</w:t>
      </w:r>
      <w:r w:rsidRPr="00305EE0">
        <w:rPr>
          <w:rFonts w:ascii="Arial" w:hAnsi="Arial" w:cs="Arial"/>
          <w:color w:val="000000"/>
          <w:sz w:val="36"/>
          <w:szCs w:val="36"/>
          <w:lang w:bidi="hi-IN"/>
        </w:rPr>
        <w:tab/>
        <w:t xml:space="preserve">   </w:t>
      </w:r>
    </w:p>
    <w:p w14:paraId="64F8CE17"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r w:rsidRPr="00305EE0">
        <w:rPr>
          <w:rFonts w:ascii="Arial" w:hAnsi="Arial" w:cs="Arial"/>
          <w:color w:val="000000"/>
          <w:sz w:val="36"/>
          <w:szCs w:val="36"/>
          <w:lang w:bidi="hi-IN"/>
        </w:rPr>
        <w:t>AqtAqryA#yetyA$ --- tAqryA#ya,</w:t>
      </w:r>
      <w:r w:rsidRPr="00305EE0">
        <w:rPr>
          <w:rFonts w:ascii="Arial" w:hAnsi="Arial" w:cs="Arial"/>
          <w:color w:val="000000"/>
          <w:sz w:val="36"/>
          <w:szCs w:val="36"/>
          <w:lang w:bidi="hi-IN"/>
        </w:rPr>
        <w:tab/>
        <w:t xml:space="preserve">cAqlAqdyA#ya </w:t>
      </w:r>
      <w:r w:rsidRPr="00305EE0">
        <w:rPr>
          <w:rFonts w:ascii="Arial" w:hAnsi="Arial" w:cs="Arial"/>
          <w:color w:val="000000"/>
          <w:sz w:val="36"/>
          <w:szCs w:val="36"/>
          <w:lang w:bidi="hi-IN"/>
        </w:rPr>
        <w:tab/>
        <w:t xml:space="preserve">   </w:t>
      </w:r>
    </w:p>
    <w:p w14:paraId="38073228"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r w:rsidRPr="00305EE0">
        <w:rPr>
          <w:rFonts w:ascii="Arial" w:hAnsi="Arial" w:cs="Arial"/>
          <w:color w:val="000000"/>
          <w:sz w:val="36"/>
          <w:szCs w:val="36"/>
          <w:lang w:bidi="hi-IN"/>
        </w:rPr>
        <w:t>AqlAqdyA#ya ca,</w:t>
      </w:r>
      <w:r w:rsidRPr="00305EE0">
        <w:rPr>
          <w:rFonts w:ascii="Arial" w:hAnsi="Arial" w:cs="Arial"/>
          <w:color w:val="000000"/>
          <w:sz w:val="36"/>
          <w:szCs w:val="36"/>
          <w:lang w:bidi="hi-IN"/>
        </w:rPr>
        <w:tab/>
        <w:t>AqlAqdyA#yetyA$ --- lAqdyA#ya</w:t>
      </w:r>
      <w:r w:rsidRPr="00305EE0">
        <w:rPr>
          <w:rFonts w:ascii="Arial" w:hAnsi="Arial" w:cs="Arial"/>
          <w:color w:val="000000"/>
          <w:sz w:val="36"/>
          <w:szCs w:val="36"/>
          <w:lang w:bidi="hi-IN"/>
        </w:rPr>
        <w:tab/>
        <w:t xml:space="preserve">   </w:t>
      </w:r>
    </w:p>
    <w:p w14:paraId="071BEE4B"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proofErr w:type="gramStart"/>
      <w:r w:rsidRPr="00305EE0">
        <w:rPr>
          <w:rFonts w:ascii="Arial" w:hAnsi="Arial" w:cs="Arial"/>
          <w:color w:val="000000"/>
          <w:sz w:val="36"/>
          <w:szCs w:val="36"/>
          <w:lang w:bidi="hi-IN"/>
        </w:rPr>
        <w:t>caq</w:t>
      </w:r>
      <w:proofErr w:type="gramEnd"/>
      <w:r w:rsidRPr="00305EE0">
        <w:rPr>
          <w:rFonts w:ascii="Arial" w:hAnsi="Arial" w:cs="Arial"/>
          <w:color w:val="000000"/>
          <w:sz w:val="36"/>
          <w:szCs w:val="36"/>
          <w:lang w:bidi="hi-IN"/>
        </w:rPr>
        <w:t xml:space="preserve"> nama#H</w:t>
      </w:r>
      <w:r w:rsidRPr="00305EE0">
        <w:rPr>
          <w:rFonts w:ascii="Arial" w:hAnsi="Arial" w:cs="Arial"/>
          <w:color w:val="000000"/>
          <w:sz w:val="36"/>
          <w:szCs w:val="36"/>
          <w:lang w:bidi="hi-IN"/>
        </w:rPr>
        <w:tab/>
        <w:t>,namaqSSaShpyA#ya</w:t>
      </w:r>
      <w:r w:rsidRPr="00305EE0">
        <w:rPr>
          <w:rFonts w:ascii="Arial" w:hAnsi="Arial" w:cs="Arial"/>
          <w:color w:val="000000"/>
          <w:sz w:val="36"/>
          <w:szCs w:val="36"/>
          <w:lang w:bidi="hi-IN"/>
        </w:rPr>
        <w:tab/>
        <w:t xml:space="preserve">   </w:t>
      </w:r>
    </w:p>
    <w:p w14:paraId="55916AD8"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r w:rsidRPr="00305EE0">
        <w:rPr>
          <w:rFonts w:ascii="Arial" w:hAnsi="Arial" w:cs="Arial"/>
          <w:color w:val="000000"/>
          <w:sz w:val="36"/>
          <w:szCs w:val="36"/>
          <w:lang w:bidi="hi-IN"/>
        </w:rPr>
        <w:t>SaShpyA#ya ca,</w:t>
      </w:r>
      <w:r w:rsidRPr="00305EE0">
        <w:rPr>
          <w:rFonts w:ascii="Arial" w:hAnsi="Arial" w:cs="Arial"/>
          <w:color w:val="000000"/>
          <w:sz w:val="36"/>
          <w:szCs w:val="36"/>
          <w:lang w:bidi="hi-IN"/>
        </w:rPr>
        <w:tab/>
        <w:t xml:space="preserve">caq PenyA#ya </w:t>
      </w:r>
      <w:r w:rsidRPr="00305EE0">
        <w:rPr>
          <w:rFonts w:ascii="Arial" w:hAnsi="Arial" w:cs="Arial"/>
          <w:color w:val="000000"/>
          <w:sz w:val="36"/>
          <w:szCs w:val="36"/>
          <w:lang w:bidi="hi-IN"/>
        </w:rPr>
        <w:tab/>
        <w:t xml:space="preserve">   </w:t>
      </w:r>
    </w:p>
    <w:p w14:paraId="46BCB1C4"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r w:rsidRPr="00305EE0">
        <w:rPr>
          <w:rFonts w:ascii="Arial" w:hAnsi="Arial" w:cs="Arial"/>
          <w:color w:val="000000"/>
          <w:sz w:val="36"/>
          <w:szCs w:val="36"/>
          <w:lang w:bidi="hi-IN"/>
        </w:rPr>
        <w:t>PenyA#ya ca</w:t>
      </w:r>
      <w:r w:rsidRPr="00305EE0">
        <w:rPr>
          <w:rFonts w:ascii="Arial" w:hAnsi="Arial" w:cs="Arial"/>
          <w:color w:val="000000"/>
          <w:sz w:val="36"/>
          <w:szCs w:val="36"/>
          <w:lang w:bidi="hi-IN"/>
        </w:rPr>
        <w:tab/>
      </w:r>
      <w:proofErr w:type="gramStart"/>
      <w:r w:rsidRPr="00305EE0">
        <w:rPr>
          <w:rFonts w:ascii="Arial" w:hAnsi="Arial" w:cs="Arial"/>
          <w:color w:val="000000"/>
          <w:sz w:val="36"/>
          <w:szCs w:val="36"/>
          <w:lang w:bidi="hi-IN"/>
        </w:rPr>
        <w:t>,caq</w:t>
      </w:r>
      <w:proofErr w:type="gramEnd"/>
      <w:r w:rsidRPr="00305EE0">
        <w:rPr>
          <w:rFonts w:ascii="Arial" w:hAnsi="Arial" w:cs="Arial"/>
          <w:color w:val="000000"/>
          <w:sz w:val="36"/>
          <w:szCs w:val="36"/>
          <w:lang w:bidi="hi-IN"/>
        </w:rPr>
        <w:t xml:space="preserve"> nama#H</w:t>
      </w:r>
      <w:r w:rsidRPr="00305EE0">
        <w:rPr>
          <w:rFonts w:ascii="Arial" w:hAnsi="Arial" w:cs="Arial"/>
          <w:color w:val="000000"/>
          <w:sz w:val="36"/>
          <w:szCs w:val="36"/>
          <w:lang w:bidi="hi-IN"/>
        </w:rPr>
        <w:tab/>
        <w:t xml:space="preserve">   </w:t>
      </w:r>
    </w:p>
    <w:p w14:paraId="4FFC891D"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r w:rsidRPr="00305EE0">
        <w:rPr>
          <w:rFonts w:ascii="Arial" w:hAnsi="Arial" w:cs="Arial"/>
          <w:color w:val="000000"/>
          <w:sz w:val="36"/>
          <w:szCs w:val="36"/>
          <w:lang w:bidi="hi-IN"/>
        </w:rPr>
        <w:t>nama#s sikaqtyA#ya,</w:t>
      </w:r>
      <w:r w:rsidRPr="00305EE0">
        <w:rPr>
          <w:rFonts w:ascii="Arial" w:hAnsi="Arial" w:cs="Arial"/>
          <w:color w:val="000000"/>
          <w:sz w:val="36"/>
          <w:szCs w:val="36"/>
          <w:lang w:bidi="hi-IN"/>
        </w:rPr>
        <w:tab/>
        <w:t>siqkaqtyA#ya ca</w:t>
      </w:r>
      <w:r w:rsidRPr="00305EE0">
        <w:rPr>
          <w:rFonts w:ascii="Arial" w:hAnsi="Arial" w:cs="Arial"/>
          <w:color w:val="000000"/>
          <w:sz w:val="36"/>
          <w:szCs w:val="36"/>
          <w:lang w:bidi="hi-IN"/>
        </w:rPr>
        <w:tab/>
        <w:t xml:space="preserve">   </w:t>
      </w:r>
    </w:p>
    <w:p w14:paraId="2625005E" w14:textId="77777777" w:rsidR="00305EE0" w:rsidRPr="00305EE0" w:rsidRDefault="00305EE0" w:rsidP="00305EE0">
      <w:pPr>
        <w:autoSpaceDE w:val="0"/>
        <w:autoSpaceDN w:val="0"/>
        <w:adjustRightInd w:val="0"/>
        <w:spacing w:after="0" w:line="240" w:lineRule="auto"/>
        <w:rPr>
          <w:rFonts w:ascii="Arial" w:hAnsi="Arial" w:cs="Arial"/>
          <w:color w:val="000000"/>
          <w:sz w:val="36"/>
          <w:szCs w:val="36"/>
          <w:lang w:bidi="hi-IN"/>
        </w:rPr>
      </w:pPr>
      <w:proofErr w:type="gramStart"/>
      <w:r w:rsidRPr="00305EE0">
        <w:rPr>
          <w:rFonts w:ascii="Arial" w:hAnsi="Arial" w:cs="Arial"/>
          <w:color w:val="000000"/>
          <w:sz w:val="36"/>
          <w:szCs w:val="36"/>
          <w:lang w:bidi="hi-IN"/>
        </w:rPr>
        <w:t>caq</w:t>
      </w:r>
      <w:proofErr w:type="gramEnd"/>
      <w:r w:rsidRPr="00305EE0">
        <w:rPr>
          <w:rFonts w:ascii="Arial" w:hAnsi="Arial" w:cs="Arial"/>
          <w:color w:val="000000"/>
          <w:sz w:val="36"/>
          <w:szCs w:val="36"/>
          <w:lang w:bidi="hi-IN"/>
        </w:rPr>
        <w:t xml:space="preserve"> praqvAqhyA#ya ,</w:t>
      </w:r>
      <w:r w:rsidRPr="00305EE0">
        <w:rPr>
          <w:rFonts w:ascii="Arial" w:hAnsi="Arial" w:cs="Arial"/>
          <w:color w:val="000000"/>
          <w:sz w:val="36"/>
          <w:szCs w:val="36"/>
          <w:lang w:bidi="hi-IN"/>
        </w:rPr>
        <w:tab/>
        <w:t>praqvAqhyA#ya ca</w:t>
      </w:r>
      <w:r w:rsidRPr="00305EE0">
        <w:rPr>
          <w:rFonts w:ascii="Arial" w:hAnsi="Arial" w:cs="Arial"/>
          <w:color w:val="000000"/>
          <w:sz w:val="36"/>
          <w:szCs w:val="36"/>
          <w:lang w:bidi="hi-IN"/>
        </w:rPr>
        <w:tab/>
        <w:t xml:space="preserve">   </w:t>
      </w:r>
    </w:p>
    <w:p w14:paraId="3CDC94EA" w14:textId="748BE006" w:rsidR="00D91D60" w:rsidRDefault="00305EE0" w:rsidP="00305EE0">
      <w:pPr>
        <w:autoSpaceDE w:val="0"/>
        <w:autoSpaceDN w:val="0"/>
        <w:adjustRightInd w:val="0"/>
        <w:spacing w:after="0" w:line="240" w:lineRule="auto"/>
        <w:rPr>
          <w:rFonts w:ascii="Arial" w:hAnsi="Arial" w:cs="Arial"/>
          <w:color w:val="000000"/>
          <w:sz w:val="36"/>
          <w:szCs w:val="36"/>
          <w:lang w:bidi="hi-IN"/>
        </w:rPr>
      </w:pPr>
      <w:r w:rsidRPr="00305EE0">
        <w:rPr>
          <w:rFonts w:ascii="Arial" w:hAnsi="Arial" w:cs="Arial"/>
          <w:color w:val="000000"/>
          <w:sz w:val="36"/>
          <w:szCs w:val="36"/>
          <w:lang w:bidi="hi-IN"/>
        </w:rPr>
        <w:t>praqvAqhyA#yeti# pra --- vAqhyA#ya,</w:t>
      </w:r>
      <w:r w:rsidRPr="00305EE0">
        <w:rPr>
          <w:rFonts w:ascii="Arial" w:hAnsi="Arial" w:cs="Arial"/>
          <w:color w:val="000000"/>
          <w:sz w:val="36"/>
          <w:szCs w:val="36"/>
          <w:lang w:bidi="hi-IN"/>
        </w:rPr>
        <w:tab/>
        <w:t>ceti# ca</w:t>
      </w:r>
      <w:r w:rsidRPr="00305EE0">
        <w:rPr>
          <w:rFonts w:ascii="Arial" w:hAnsi="Arial" w:cs="Arial"/>
          <w:color w:val="000000"/>
          <w:sz w:val="36"/>
          <w:szCs w:val="36"/>
          <w:lang w:bidi="hi-IN"/>
        </w:rPr>
        <w:tab/>
      </w:r>
    </w:p>
    <w:p w14:paraId="59BE8BE4" w14:textId="77777777" w:rsidR="00FA0F89" w:rsidRDefault="00FA0F89" w:rsidP="00D91D60">
      <w:pPr>
        <w:autoSpaceDE w:val="0"/>
        <w:autoSpaceDN w:val="0"/>
        <w:adjustRightInd w:val="0"/>
        <w:spacing w:after="0" w:line="240" w:lineRule="auto"/>
        <w:rPr>
          <w:rFonts w:ascii="Arial" w:hAnsi="Arial" w:cs="Arial"/>
          <w:color w:val="000000"/>
          <w:sz w:val="36"/>
          <w:szCs w:val="36"/>
          <w:lang w:bidi="hi-IN"/>
        </w:rPr>
      </w:pPr>
    </w:p>
    <w:p w14:paraId="7549BB35" w14:textId="60E3D43A" w:rsidR="00D91D60" w:rsidRPr="001B577C" w:rsidRDefault="00D91D60" w:rsidP="00D91D60">
      <w:pPr>
        <w:autoSpaceDE w:val="0"/>
        <w:autoSpaceDN w:val="0"/>
        <w:adjustRightInd w:val="0"/>
        <w:spacing w:after="0" w:line="240" w:lineRule="auto"/>
        <w:rPr>
          <w:rFonts w:ascii="Arial" w:hAnsi="Arial" w:cs="Arial"/>
          <w:b/>
          <w:bCs/>
          <w:color w:val="000000"/>
          <w:sz w:val="36"/>
          <w:szCs w:val="36"/>
          <w:lang w:bidi="hi-IN"/>
        </w:rPr>
      </w:pPr>
      <w:r w:rsidRPr="001B577C">
        <w:rPr>
          <w:rFonts w:ascii="Arial" w:hAnsi="Arial" w:cs="Arial"/>
          <w:b/>
          <w:bCs/>
          <w:color w:val="000000"/>
          <w:sz w:val="36"/>
          <w:szCs w:val="36"/>
          <w:lang w:bidi="hi-IN"/>
        </w:rPr>
        <w:t xml:space="preserve"> </w:t>
      </w:r>
      <w:r w:rsidR="00FA0F89" w:rsidRPr="001B577C">
        <w:rPr>
          <w:rFonts w:ascii="Arial" w:hAnsi="Arial" w:cs="Arial"/>
          <w:b/>
          <w:bCs/>
          <w:color w:val="000000"/>
          <w:sz w:val="36"/>
          <w:szCs w:val="36"/>
          <w:lang w:bidi="hi-IN"/>
        </w:rPr>
        <w:t xml:space="preserve">16.9 </w:t>
      </w:r>
      <w:r w:rsidRPr="001B577C">
        <w:rPr>
          <w:rFonts w:ascii="Arial" w:hAnsi="Arial" w:cs="Arial"/>
          <w:b/>
          <w:bCs/>
          <w:color w:val="000000"/>
          <w:sz w:val="36"/>
          <w:szCs w:val="36"/>
          <w:lang w:bidi="hi-IN"/>
        </w:rPr>
        <w:t>SrIrudrakramaH - navam</w:t>
      </w:r>
      <w:r w:rsidR="00665208" w:rsidRPr="001B577C">
        <w:rPr>
          <w:rFonts w:ascii="Arial" w:hAnsi="Arial" w:cs="Arial"/>
          <w:b/>
          <w:bCs/>
          <w:color w:val="000000"/>
          <w:sz w:val="36"/>
          <w:szCs w:val="36"/>
          <w:lang w:bidi="hi-IN"/>
        </w:rPr>
        <w:t>O</w:t>
      </w:r>
      <w:r w:rsidRPr="001B577C">
        <w:rPr>
          <w:rFonts w:ascii="Arial" w:hAnsi="Arial" w:cs="Arial"/>
          <w:b/>
          <w:bCs/>
          <w:color w:val="000000"/>
          <w:sz w:val="36"/>
          <w:szCs w:val="36"/>
          <w:lang w:bidi="hi-IN"/>
        </w:rPr>
        <w:t xml:space="preserve"> &amp;nuvAkaH</w:t>
      </w:r>
    </w:p>
    <w:p w14:paraId="7956FC3C" w14:textId="77777777" w:rsidR="00305EE0" w:rsidRDefault="00305EE0" w:rsidP="00D91D60">
      <w:pPr>
        <w:autoSpaceDE w:val="0"/>
        <w:autoSpaceDN w:val="0"/>
        <w:adjustRightInd w:val="0"/>
        <w:spacing w:after="0" w:line="240" w:lineRule="auto"/>
        <w:rPr>
          <w:rFonts w:ascii="Arial" w:hAnsi="Arial" w:cs="Arial"/>
          <w:color w:val="000000"/>
          <w:sz w:val="36"/>
          <w:szCs w:val="36"/>
          <w:lang w:bidi="hi-IN"/>
        </w:rPr>
      </w:pPr>
    </w:p>
    <w:p w14:paraId="72F45891"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proofErr w:type="gramStart"/>
      <w:r w:rsidRPr="00A27388">
        <w:rPr>
          <w:rFonts w:ascii="Arial" w:hAnsi="Arial" w:cs="Arial"/>
          <w:color w:val="000000"/>
          <w:sz w:val="36"/>
          <w:szCs w:val="36"/>
          <w:lang w:bidi="hi-IN"/>
        </w:rPr>
        <w:t>nama</w:t>
      </w:r>
      <w:proofErr w:type="gramEnd"/>
      <w:r w:rsidRPr="00A27388">
        <w:rPr>
          <w:rFonts w:ascii="Arial" w:hAnsi="Arial" w:cs="Arial"/>
          <w:color w:val="000000"/>
          <w:sz w:val="36"/>
          <w:szCs w:val="36"/>
          <w:lang w:bidi="hi-IN"/>
        </w:rPr>
        <w:t># iriqNyA#ya ,</w:t>
      </w:r>
      <w:r w:rsidRPr="00A27388">
        <w:rPr>
          <w:rFonts w:ascii="Arial" w:hAnsi="Arial" w:cs="Arial"/>
          <w:color w:val="000000"/>
          <w:sz w:val="36"/>
          <w:szCs w:val="36"/>
          <w:lang w:bidi="hi-IN"/>
        </w:rPr>
        <w:tab/>
        <w:t>iqriqNyA#ya ca</w:t>
      </w:r>
      <w:r w:rsidRPr="00A27388">
        <w:rPr>
          <w:rFonts w:ascii="Arial" w:hAnsi="Arial" w:cs="Arial"/>
          <w:color w:val="000000"/>
          <w:sz w:val="36"/>
          <w:szCs w:val="36"/>
          <w:lang w:bidi="hi-IN"/>
        </w:rPr>
        <w:tab/>
        <w:t xml:space="preserve">   </w:t>
      </w:r>
    </w:p>
    <w:p w14:paraId="22F6ACBC"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proofErr w:type="gramStart"/>
      <w:r w:rsidRPr="00A27388">
        <w:rPr>
          <w:rFonts w:ascii="Arial" w:hAnsi="Arial" w:cs="Arial"/>
          <w:color w:val="000000"/>
          <w:sz w:val="36"/>
          <w:szCs w:val="36"/>
          <w:lang w:bidi="hi-IN"/>
        </w:rPr>
        <w:t>caq</w:t>
      </w:r>
      <w:proofErr w:type="gramEnd"/>
      <w:r w:rsidRPr="00A27388">
        <w:rPr>
          <w:rFonts w:ascii="Arial" w:hAnsi="Arial" w:cs="Arial"/>
          <w:color w:val="000000"/>
          <w:sz w:val="36"/>
          <w:szCs w:val="36"/>
          <w:lang w:bidi="hi-IN"/>
        </w:rPr>
        <w:t xml:space="preserve"> praqpaqthyA#ya ,</w:t>
      </w:r>
      <w:r w:rsidRPr="00A27388">
        <w:rPr>
          <w:rFonts w:ascii="Arial" w:hAnsi="Arial" w:cs="Arial"/>
          <w:color w:val="000000"/>
          <w:sz w:val="36"/>
          <w:szCs w:val="36"/>
          <w:lang w:bidi="hi-IN"/>
        </w:rPr>
        <w:tab/>
        <w:t>praqpaqthyA#ya ca</w:t>
      </w:r>
      <w:r w:rsidRPr="00A27388">
        <w:rPr>
          <w:rFonts w:ascii="Arial" w:hAnsi="Arial" w:cs="Arial"/>
          <w:color w:val="000000"/>
          <w:sz w:val="36"/>
          <w:szCs w:val="36"/>
          <w:lang w:bidi="hi-IN"/>
        </w:rPr>
        <w:tab/>
        <w:t xml:space="preserve">   </w:t>
      </w:r>
    </w:p>
    <w:p w14:paraId="6C4D7E16"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r w:rsidRPr="00A27388">
        <w:rPr>
          <w:rFonts w:ascii="Arial" w:hAnsi="Arial" w:cs="Arial"/>
          <w:color w:val="000000"/>
          <w:sz w:val="36"/>
          <w:szCs w:val="36"/>
          <w:lang w:bidi="hi-IN"/>
        </w:rPr>
        <w:t>praqpaqthyA#yeti# pra --- paqthyA#ya,</w:t>
      </w:r>
      <w:r w:rsidRPr="00A27388">
        <w:rPr>
          <w:rFonts w:ascii="Arial" w:hAnsi="Arial" w:cs="Arial"/>
          <w:color w:val="000000"/>
          <w:sz w:val="36"/>
          <w:szCs w:val="36"/>
          <w:lang w:bidi="hi-IN"/>
        </w:rPr>
        <w:tab/>
        <w:t>caq nama#H</w:t>
      </w:r>
      <w:r w:rsidRPr="00A27388">
        <w:rPr>
          <w:rFonts w:ascii="Arial" w:hAnsi="Arial" w:cs="Arial"/>
          <w:color w:val="000000"/>
          <w:sz w:val="36"/>
          <w:szCs w:val="36"/>
          <w:lang w:bidi="hi-IN"/>
        </w:rPr>
        <w:tab/>
        <w:t xml:space="preserve">   </w:t>
      </w:r>
    </w:p>
    <w:p w14:paraId="73EB115E"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proofErr w:type="gramStart"/>
      <w:r w:rsidRPr="00A27388">
        <w:rPr>
          <w:rFonts w:ascii="Arial" w:hAnsi="Arial" w:cs="Arial"/>
          <w:color w:val="000000"/>
          <w:sz w:val="36"/>
          <w:szCs w:val="36"/>
          <w:lang w:bidi="hi-IN"/>
        </w:rPr>
        <w:t>nama#</w:t>
      </w:r>
      <w:proofErr w:type="gramEnd"/>
      <w:r w:rsidRPr="00A27388">
        <w:rPr>
          <w:rFonts w:ascii="Arial" w:hAnsi="Arial" w:cs="Arial"/>
          <w:color w:val="000000"/>
          <w:sz w:val="36"/>
          <w:szCs w:val="36"/>
          <w:lang w:bidi="hi-IN"/>
        </w:rPr>
        <w:t>H ki(gm)SiqlAya# ,</w:t>
      </w:r>
      <w:r w:rsidRPr="00A27388">
        <w:rPr>
          <w:rFonts w:ascii="Arial" w:hAnsi="Arial" w:cs="Arial"/>
          <w:color w:val="000000"/>
          <w:sz w:val="36"/>
          <w:szCs w:val="36"/>
          <w:lang w:bidi="hi-IN"/>
        </w:rPr>
        <w:tab/>
        <w:t>kiq(gm)qSiqlAya# ca</w:t>
      </w:r>
      <w:r w:rsidRPr="00A27388">
        <w:rPr>
          <w:rFonts w:ascii="Arial" w:hAnsi="Arial" w:cs="Arial"/>
          <w:color w:val="000000"/>
          <w:sz w:val="36"/>
          <w:szCs w:val="36"/>
          <w:lang w:bidi="hi-IN"/>
        </w:rPr>
        <w:tab/>
        <w:t xml:space="preserve"> </w:t>
      </w:r>
    </w:p>
    <w:p w14:paraId="1C063B43"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proofErr w:type="gramStart"/>
      <w:r w:rsidRPr="00A27388">
        <w:rPr>
          <w:rFonts w:ascii="Arial" w:hAnsi="Arial" w:cs="Arial"/>
          <w:color w:val="000000"/>
          <w:sz w:val="36"/>
          <w:szCs w:val="36"/>
          <w:lang w:bidi="hi-IN"/>
        </w:rPr>
        <w:t>caq</w:t>
      </w:r>
      <w:proofErr w:type="gramEnd"/>
      <w:r w:rsidRPr="00A27388">
        <w:rPr>
          <w:rFonts w:ascii="Arial" w:hAnsi="Arial" w:cs="Arial"/>
          <w:color w:val="000000"/>
          <w:sz w:val="36"/>
          <w:szCs w:val="36"/>
          <w:lang w:bidi="hi-IN"/>
        </w:rPr>
        <w:t xml:space="preserve"> kShaya#NAya ,</w:t>
      </w:r>
      <w:r w:rsidRPr="00A27388">
        <w:rPr>
          <w:rFonts w:ascii="Arial" w:hAnsi="Arial" w:cs="Arial"/>
          <w:color w:val="000000"/>
          <w:sz w:val="36"/>
          <w:szCs w:val="36"/>
          <w:lang w:bidi="hi-IN"/>
        </w:rPr>
        <w:tab/>
        <w:t>kShaya#NAya ca</w:t>
      </w:r>
      <w:r w:rsidRPr="00A27388">
        <w:rPr>
          <w:rFonts w:ascii="Arial" w:hAnsi="Arial" w:cs="Arial"/>
          <w:color w:val="000000"/>
          <w:sz w:val="36"/>
          <w:szCs w:val="36"/>
          <w:lang w:bidi="hi-IN"/>
        </w:rPr>
        <w:tab/>
        <w:t xml:space="preserve">   </w:t>
      </w:r>
    </w:p>
    <w:p w14:paraId="361C3369"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r w:rsidRPr="00A27388">
        <w:rPr>
          <w:rFonts w:ascii="Arial" w:hAnsi="Arial" w:cs="Arial"/>
          <w:color w:val="000000"/>
          <w:sz w:val="36"/>
          <w:szCs w:val="36"/>
          <w:lang w:bidi="hi-IN"/>
        </w:rPr>
        <w:t>caq nama#H</w:t>
      </w:r>
      <w:r w:rsidRPr="00A27388">
        <w:rPr>
          <w:rFonts w:ascii="Arial" w:hAnsi="Arial" w:cs="Arial"/>
          <w:color w:val="000000"/>
          <w:sz w:val="36"/>
          <w:szCs w:val="36"/>
          <w:lang w:bidi="hi-IN"/>
        </w:rPr>
        <w:tab/>
        <w:t>nama#H kapaqrddine$ &gt;</w:t>
      </w:r>
      <w:r w:rsidRPr="00A27388">
        <w:rPr>
          <w:rFonts w:ascii="Arial" w:hAnsi="Arial" w:cs="Arial"/>
          <w:color w:val="000000"/>
          <w:sz w:val="36"/>
          <w:szCs w:val="36"/>
          <w:lang w:bidi="hi-IN"/>
        </w:rPr>
        <w:tab/>
        <w:t xml:space="preserve"> </w:t>
      </w:r>
    </w:p>
    <w:p w14:paraId="72ED1437"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proofErr w:type="gramStart"/>
      <w:r w:rsidRPr="00A27388">
        <w:rPr>
          <w:rFonts w:ascii="Arial" w:hAnsi="Arial" w:cs="Arial"/>
          <w:color w:val="000000"/>
          <w:sz w:val="36"/>
          <w:szCs w:val="36"/>
          <w:lang w:bidi="hi-IN"/>
        </w:rPr>
        <w:t>kaqpaqrddine</w:t>
      </w:r>
      <w:proofErr w:type="gramEnd"/>
      <w:r w:rsidRPr="00A27388">
        <w:rPr>
          <w:rFonts w:ascii="Arial" w:hAnsi="Arial" w:cs="Arial"/>
          <w:color w:val="000000"/>
          <w:sz w:val="36"/>
          <w:szCs w:val="36"/>
          <w:lang w:bidi="hi-IN"/>
        </w:rPr>
        <w:t># ca ,</w:t>
      </w:r>
      <w:r w:rsidRPr="00A27388">
        <w:rPr>
          <w:rFonts w:ascii="Arial" w:hAnsi="Arial" w:cs="Arial"/>
          <w:color w:val="000000"/>
          <w:sz w:val="36"/>
          <w:szCs w:val="36"/>
          <w:lang w:bidi="hi-IN"/>
        </w:rPr>
        <w:tab/>
        <w:t>caq puqlaqstaye$ &gt;</w:t>
      </w:r>
      <w:r w:rsidRPr="00A27388">
        <w:rPr>
          <w:rFonts w:ascii="Arial" w:hAnsi="Arial" w:cs="Arial"/>
          <w:color w:val="000000"/>
          <w:sz w:val="36"/>
          <w:szCs w:val="36"/>
          <w:lang w:bidi="hi-IN"/>
        </w:rPr>
        <w:tab/>
        <w:t xml:space="preserve"> </w:t>
      </w:r>
    </w:p>
    <w:p w14:paraId="0C2D705A"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r w:rsidRPr="00A27388">
        <w:rPr>
          <w:rFonts w:ascii="Arial" w:hAnsi="Arial" w:cs="Arial"/>
          <w:color w:val="000000"/>
          <w:sz w:val="36"/>
          <w:szCs w:val="36"/>
          <w:lang w:bidi="hi-IN"/>
        </w:rPr>
        <w:t>puqlaqstaye# ca</w:t>
      </w:r>
      <w:r w:rsidRPr="00A27388">
        <w:rPr>
          <w:rFonts w:ascii="Arial" w:hAnsi="Arial" w:cs="Arial"/>
          <w:color w:val="000000"/>
          <w:sz w:val="36"/>
          <w:szCs w:val="36"/>
          <w:lang w:bidi="hi-IN"/>
        </w:rPr>
        <w:tab/>
        <w:t>, caq nama#H</w:t>
      </w:r>
      <w:r w:rsidRPr="00A27388">
        <w:rPr>
          <w:rFonts w:ascii="Arial" w:hAnsi="Arial" w:cs="Arial"/>
          <w:color w:val="000000"/>
          <w:sz w:val="36"/>
          <w:szCs w:val="36"/>
          <w:lang w:bidi="hi-IN"/>
        </w:rPr>
        <w:tab/>
        <w:t xml:space="preserve">   </w:t>
      </w:r>
    </w:p>
    <w:p w14:paraId="463BF59A"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proofErr w:type="gramStart"/>
      <w:r w:rsidRPr="00A27388">
        <w:rPr>
          <w:rFonts w:ascii="Arial" w:hAnsi="Arial" w:cs="Arial"/>
          <w:color w:val="000000"/>
          <w:sz w:val="36"/>
          <w:szCs w:val="36"/>
          <w:lang w:bidi="hi-IN"/>
        </w:rPr>
        <w:t>namoq</w:t>
      </w:r>
      <w:proofErr w:type="gramEnd"/>
      <w:r w:rsidRPr="00A27388">
        <w:rPr>
          <w:rFonts w:ascii="Arial" w:hAnsi="Arial" w:cs="Arial"/>
          <w:color w:val="000000"/>
          <w:sz w:val="36"/>
          <w:szCs w:val="36"/>
          <w:lang w:bidi="hi-IN"/>
        </w:rPr>
        <w:t xml:space="preserve"> goShThyA#ya ,</w:t>
      </w:r>
      <w:r w:rsidRPr="00A27388">
        <w:rPr>
          <w:rFonts w:ascii="Arial" w:hAnsi="Arial" w:cs="Arial"/>
          <w:color w:val="000000"/>
          <w:sz w:val="36"/>
          <w:szCs w:val="36"/>
          <w:lang w:bidi="hi-IN"/>
        </w:rPr>
        <w:tab/>
        <w:t>goShThyA#ya ca</w:t>
      </w:r>
      <w:r w:rsidRPr="00A27388">
        <w:rPr>
          <w:rFonts w:ascii="Arial" w:hAnsi="Arial" w:cs="Arial"/>
          <w:color w:val="000000"/>
          <w:sz w:val="36"/>
          <w:szCs w:val="36"/>
          <w:lang w:bidi="hi-IN"/>
        </w:rPr>
        <w:tab/>
        <w:t xml:space="preserve">   </w:t>
      </w:r>
    </w:p>
    <w:p w14:paraId="0549E4AC"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r w:rsidRPr="00A27388">
        <w:rPr>
          <w:rFonts w:ascii="Arial" w:hAnsi="Arial" w:cs="Arial"/>
          <w:color w:val="000000"/>
          <w:sz w:val="36"/>
          <w:szCs w:val="36"/>
          <w:lang w:bidi="hi-IN"/>
        </w:rPr>
        <w:t>goShThyAqyetiq go --- sthyAqyaq,</w:t>
      </w:r>
      <w:r w:rsidRPr="00A27388">
        <w:rPr>
          <w:rFonts w:ascii="Arial" w:hAnsi="Arial" w:cs="Arial"/>
          <w:color w:val="000000"/>
          <w:sz w:val="36"/>
          <w:szCs w:val="36"/>
          <w:lang w:bidi="hi-IN"/>
        </w:rPr>
        <w:tab/>
        <w:t xml:space="preserve">caq gRuhyA#ya </w:t>
      </w:r>
      <w:r w:rsidRPr="00A27388">
        <w:rPr>
          <w:rFonts w:ascii="Arial" w:hAnsi="Arial" w:cs="Arial"/>
          <w:color w:val="000000"/>
          <w:sz w:val="36"/>
          <w:szCs w:val="36"/>
          <w:lang w:bidi="hi-IN"/>
        </w:rPr>
        <w:tab/>
        <w:t xml:space="preserve">   </w:t>
      </w:r>
    </w:p>
    <w:p w14:paraId="7ED65826"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proofErr w:type="gramStart"/>
      <w:r w:rsidRPr="00A27388">
        <w:rPr>
          <w:rFonts w:ascii="Arial" w:hAnsi="Arial" w:cs="Arial"/>
          <w:color w:val="000000"/>
          <w:sz w:val="36"/>
          <w:szCs w:val="36"/>
          <w:lang w:bidi="hi-IN"/>
        </w:rPr>
        <w:t>gRuhyA#</w:t>
      </w:r>
      <w:proofErr w:type="gramEnd"/>
      <w:r w:rsidRPr="00A27388">
        <w:rPr>
          <w:rFonts w:ascii="Arial" w:hAnsi="Arial" w:cs="Arial"/>
          <w:color w:val="000000"/>
          <w:sz w:val="36"/>
          <w:szCs w:val="36"/>
          <w:lang w:bidi="hi-IN"/>
        </w:rPr>
        <w:t>ya ca</w:t>
      </w:r>
      <w:r w:rsidRPr="00A27388">
        <w:rPr>
          <w:rFonts w:ascii="Arial" w:hAnsi="Arial" w:cs="Arial"/>
          <w:color w:val="000000"/>
          <w:sz w:val="36"/>
          <w:szCs w:val="36"/>
          <w:lang w:bidi="hi-IN"/>
        </w:rPr>
        <w:tab/>
        <w:t xml:space="preserve"> , caq nama#H</w:t>
      </w:r>
      <w:r w:rsidRPr="00A27388">
        <w:rPr>
          <w:rFonts w:ascii="Arial" w:hAnsi="Arial" w:cs="Arial"/>
          <w:color w:val="000000"/>
          <w:sz w:val="36"/>
          <w:szCs w:val="36"/>
          <w:lang w:bidi="hi-IN"/>
        </w:rPr>
        <w:tab/>
        <w:t xml:space="preserve">   </w:t>
      </w:r>
    </w:p>
    <w:p w14:paraId="00009674"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proofErr w:type="gramStart"/>
      <w:r w:rsidRPr="00A27388">
        <w:rPr>
          <w:rFonts w:ascii="Arial" w:hAnsi="Arial" w:cs="Arial"/>
          <w:color w:val="000000"/>
          <w:sz w:val="36"/>
          <w:szCs w:val="36"/>
          <w:lang w:bidi="hi-IN"/>
        </w:rPr>
        <w:t>namaqstalpyA#</w:t>
      </w:r>
      <w:proofErr w:type="gramEnd"/>
      <w:r w:rsidRPr="00A27388">
        <w:rPr>
          <w:rFonts w:ascii="Arial" w:hAnsi="Arial" w:cs="Arial"/>
          <w:color w:val="000000"/>
          <w:sz w:val="36"/>
          <w:szCs w:val="36"/>
          <w:lang w:bidi="hi-IN"/>
        </w:rPr>
        <w:t>ya ,</w:t>
      </w:r>
      <w:r w:rsidRPr="00A27388">
        <w:rPr>
          <w:rFonts w:ascii="Arial" w:hAnsi="Arial" w:cs="Arial"/>
          <w:color w:val="000000"/>
          <w:sz w:val="36"/>
          <w:szCs w:val="36"/>
          <w:lang w:bidi="hi-IN"/>
        </w:rPr>
        <w:tab/>
        <w:t>talpyA#ya ca</w:t>
      </w:r>
      <w:r w:rsidRPr="00A27388">
        <w:rPr>
          <w:rFonts w:ascii="Arial" w:hAnsi="Arial" w:cs="Arial"/>
          <w:color w:val="000000"/>
          <w:sz w:val="36"/>
          <w:szCs w:val="36"/>
          <w:lang w:bidi="hi-IN"/>
        </w:rPr>
        <w:tab/>
        <w:t xml:space="preserve">   </w:t>
      </w:r>
    </w:p>
    <w:p w14:paraId="3198A24E"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proofErr w:type="gramStart"/>
      <w:r w:rsidRPr="00A27388">
        <w:rPr>
          <w:rFonts w:ascii="Arial" w:hAnsi="Arial" w:cs="Arial"/>
          <w:color w:val="000000"/>
          <w:sz w:val="36"/>
          <w:szCs w:val="36"/>
          <w:lang w:bidi="hi-IN"/>
        </w:rPr>
        <w:t>caq</w:t>
      </w:r>
      <w:proofErr w:type="gramEnd"/>
      <w:r w:rsidRPr="00A27388">
        <w:rPr>
          <w:rFonts w:ascii="Arial" w:hAnsi="Arial" w:cs="Arial"/>
          <w:color w:val="000000"/>
          <w:sz w:val="36"/>
          <w:szCs w:val="36"/>
          <w:lang w:bidi="hi-IN"/>
        </w:rPr>
        <w:t xml:space="preserve"> gehyA#ya ,</w:t>
      </w:r>
      <w:r w:rsidRPr="00A27388">
        <w:rPr>
          <w:rFonts w:ascii="Arial" w:hAnsi="Arial" w:cs="Arial"/>
          <w:color w:val="000000"/>
          <w:sz w:val="36"/>
          <w:szCs w:val="36"/>
          <w:lang w:bidi="hi-IN"/>
        </w:rPr>
        <w:tab/>
        <w:t>gehyA#ya ca</w:t>
      </w:r>
      <w:r w:rsidRPr="00A27388">
        <w:rPr>
          <w:rFonts w:ascii="Arial" w:hAnsi="Arial" w:cs="Arial"/>
          <w:color w:val="000000"/>
          <w:sz w:val="36"/>
          <w:szCs w:val="36"/>
          <w:lang w:bidi="hi-IN"/>
        </w:rPr>
        <w:tab/>
        <w:t xml:space="preserve">   </w:t>
      </w:r>
    </w:p>
    <w:p w14:paraId="47974CB9"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proofErr w:type="gramStart"/>
      <w:r w:rsidRPr="00A27388">
        <w:rPr>
          <w:rFonts w:ascii="Arial" w:hAnsi="Arial" w:cs="Arial"/>
          <w:color w:val="000000"/>
          <w:sz w:val="36"/>
          <w:szCs w:val="36"/>
          <w:lang w:bidi="hi-IN"/>
        </w:rPr>
        <w:lastRenderedPageBreak/>
        <w:t>caq</w:t>
      </w:r>
      <w:proofErr w:type="gramEnd"/>
      <w:r w:rsidRPr="00A27388">
        <w:rPr>
          <w:rFonts w:ascii="Arial" w:hAnsi="Arial" w:cs="Arial"/>
          <w:color w:val="000000"/>
          <w:sz w:val="36"/>
          <w:szCs w:val="36"/>
          <w:lang w:bidi="hi-IN"/>
        </w:rPr>
        <w:t xml:space="preserve"> nama#H</w:t>
      </w:r>
      <w:r w:rsidRPr="00A27388">
        <w:rPr>
          <w:rFonts w:ascii="Arial" w:hAnsi="Arial" w:cs="Arial"/>
          <w:color w:val="000000"/>
          <w:sz w:val="36"/>
          <w:szCs w:val="36"/>
          <w:lang w:bidi="hi-IN"/>
        </w:rPr>
        <w:tab/>
        <w:t xml:space="preserve">,nama#H kAqTyA#ya </w:t>
      </w:r>
      <w:r w:rsidRPr="00A27388">
        <w:rPr>
          <w:rFonts w:ascii="Arial" w:hAnsi="Arial" w:cs="Arial"/>
          <w:color w:val="000000"/>
          <w:sz w:val="36"/>
          <w:szCs w:val="36"/>
          <w:lang w:bidi="hi-IN"/>
        </w:rPr>
        <w:tab/>
        <w:t xml:space="preserve">   </w:t>
      </w:r>
    </w:p>
    <w:p w14:paraId="12673A4A"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proofErr w:type="gramStart"/>
      <w:r w:rsidRPr="00A27388">
        <w:rPr>
          <w:rFonts w:ascii="Arial" w:hAnsi="Arial" w:cs="Arial"/>
          <w:color w:val="000000"/>
          <w:sz w:val="36"/>
          <w:szCs w:val="36"/>
          <w:lang w:bidi="hi-IN"/>
        </w:rPr>
        <w:t>kAqTyA#</w:t>
      </w:r>
      <w:proofErr w:type="gramEnd"/>
      <w:r w:rsidRPr="00A27388">
        <w:rPr>
          <w:rFonts w:ascii="Arial" w:hAnsi="Arial" w:cs="Arial"/>
          <w:color w:val="000000"/>
          <w:sz w:val="36"/>
          <w:szCs w:val="36"/>
          <w:lang w:bidi="hi-IN"/>
        </w:rPr>
        <w:t>ya ca</w:t>
      </w:r>
      <w:r w:rsidRPr="00A27388">
        <w:rPr>
          <w:rFonts w:ascii="Arial" w:hAnsi="Arial" w:cs="Arial"/>
          <w:color w:val="000000"/>
          <w:sz w:val="36"/>
          <w:szCs w:val="36"/>
          <w:lang w:bidi="hi-IN"/>
        </w:rPr>
        <w:tab/>
        <w:t xml:space="preserve">,caq gaqhvaqreqShThAya# </w:t>
      </w:r>
      <w:r w:rsidRPr="00A27388">
        <w:rPr>
          <w:rFonts w:ascii="Arial" w:hAnsi="Arial" w:cs="Arial"/>
          <w:color w:val="000000"/>
          <w:sz w:val="36"/>
          <w:szCs w:val="36"/>
          <w:lang w:bidi="hi-IN"/>
        </w:rPr>
        <w:tab/>
        <w:t xml:space="preserve">   </w:t>
      </w:r>
    </w:p>
    <w:p w14:paraId="1D33DDA3"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proofErr w:type="gramStart"/>
      <w:r w:rsidRPr="00A27388">
        <w:rPr>
          <w:rFonts w:ascii="Arial" w:hAnsi="Arial" w:cs="Arial"/>
          <w:color w:val="000000"/>
          <w:sz w:val="36"/>
          <w:szCs w:val="36"/>
          <w:lang w:bidi="hi-IN"/>
        </w:rPr>
        <w:t>gaqhvaqreqShThAya</w:t>
      </w:r>
      <w:proofErr w:type="gramEnd"/>
      <w:r w:rsidRPr="00A27388">
        <w:rPr>
          <w:rFonts w:ascii="Arial" w:hAnsi="Arial" w:cs="Arial"/>
          <w:color w:val="000000"/>
          <w:sz w:val="36"/>
          <w:szCs w:val="36"/>
          <w:lang w:bidi="hi-IN"/>
        </w:rPr>
        <w:t># ca</w:t>
      </w:r>
      <w:r w:rsidRPr="00A27388">
        <w:rPr>
          <w:rFonts w:ascii="Arial" w:hAnsi="Arial" w:cs="Arial"/>
          <w:color w:val="000000"/>
          <w:sz w:val="36"/>
          <w:szCs w:val="36"/>
          <w:lang w:bidi="hi-IN"/>
        </w:rPr>
        <w:tab/>
        <w:t>,gaqhvaqreqShThAyeti# gahvare --- sthAya#</w:t>
      </w:r>
      <w:r w:rsidRPr="00A27388">
        <w:rPr>
          <w:rFonts w:ascii="Arial" w:hAnsi="Arial" w:cs="Arial"/>
          <w:color w:val="000000"/>
          <w:sz w:val="36"/>
          <w:szCs w:val="36"/>
          <w:lang w:bidi="hi-IN"/>
        </w:rPr>
        <w:tab/>
        <w:t xml:space="preserve">   </w:t>
      </w:r>
    </w:p>
    <w:p w14:paraId="69CA64E5"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proofErr w:type="gramStart"/>
      <w:r w:rsidRPr="00A27388">
        <w:rPr>
          <w:rFonts w:ascii="Arial" w:hAnsi="Arial" w:cs="Arial"/>
          <w:color w:val="000000"/>
          <w:sz w:val="36"/>
          <w:szCs w:val="36"/>
          <w:lang w:bidi="hi-IN"/>
        </w:rPr>
        <w:t>caq</w:t>
      </w:r>
      <w:proofErr w:type="gramEnd"/>
      <w:r w:rsidRPr="00A27388">
        <w:rPr>
          <w:rFonts w:ascii="Arial" w:hAnsi="Arial" w:cs="Arial"/>
          <w:color w:val="000000"/>
          <w:sz w:val="36"/>
          <w:szCs w:val="36"/>
          <w:lang w:bidi="hi-IN"/>
        </w:rPr>
        <w:t xml:space="preserve"> nama#H</w:t>
      </w:r>
      <w:r w:rsidRPr="00A27388">
        <w:rPr>
          <w:rFonts w:ascii="Arial" w:hAnsi="Arial" w:cs="Arial"/>
          <w:color w:val="000000"/>
          <w:sz w:val="36"/>
          <w:szCs w:val="36"/>
          <w:lang w:bidi="hi-IN"/>
        </w:rPr>
        <w:tab/>
        <w:t xml:space="preserve">,namo$ hradaqyyA#ya </w:t>
      </w:r>
      <w:r w:rsidRPr="00A27388">
        <w:rPr>
          <w:rFonts w:ascii="Arial" w:hAnsi="Arial" w:cs="Arial"/>
          <w:color w:val="000000"/>
          <w:sz w:val="36"/>
          <w:szCs w:val="36"/>
          <w:lang w:bidi="hi-IN"/>
        </w:rPr>
        <w:tab/>
        <w:t xml:space="preserve">   </w:t>
      </w:r>
    </w:p>
    <w:p w14:paraId="148D8541"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r w:rsidRPr="00A27388">
        <w:rPr>
          <w:rFonts w:ascii="Arial" w:hAnsi="Arial" w:cs="Arial"/>
          <w:color w:val="000000"/>
          <w:sz w:val="36"/>
          <w:szCs w:val="36"/>
          <w:lang w:bidi="hi-IN"/>
        </w:rPr>
        <w:t>hraqdaqyyA#ya ca,</w:t>
      </w:r>
      <w:r w:rsidRPr="00A27388">
        <w:rPr>
          <w:rFonts w:ascii="Arial" w:hAnsi="Arial" w:cs="Arial"/>
          <w:color w:val="000000"/>
          <w:sz w:val="36"/>
          <w:szCs w:val="36"/>
          <w:lang w:bidi="hi-IN"/>
        </w:rPr>
        <w:tab/>
        <w:t xml:space="preserve">caq niqveqShpyA#ya </w:t>
      </w:r>
      <w:r w:rsidRPr="00A27388">
        <w:rPr>
          <w:rFonts w:ascii="Arial" w:hAnsi="Arial" w:cs="Arial"/>
          <w:color w:val="000000"/>
          <w:sz w:val="36"/>
          <w:szCs w:val="36"/>
          <w:lang w:bidi="hi-IN"/>
        </w:rPr>
        <w:tab/>
        <w:t xml:space="preserve">   </w:t>
      </w:r>
    </w:p>
    <w:p w14:paraId="143DBCD9"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proofErr w:type="gramStart"/>
      <w:r w:rsidRPr="00A27388">
        <w:rPr>
          <w:rFonts w:ascii="Arial" w:hAnsi="Arial" w:cs="Arial"/>
          <w:color w:val="000000"/>
          <w:sz w:val="36"/>
          <w:szCs w:val="36"/>
          <w:lang w:bidi="hi-IN"/>
        </w:rPr>
        <w:t>niqveqShpyA#</w:t>
      </w:r>
      <w:proofErr w:type="gramEnd"/>
      <w:r w:rsidRPr="00A27388">
        <w:rPr>
          <w:rFonts w:ascii="Arial" w:hAnsi="Arial" w:cs="Arial"/>
          <w:color w:val="000000"/>
          <w:sz w:val="36"/>
          <w:szCs w:val="36"/>
          <w:lang w:bidi="hi-IN"/>
        </w:rPr>
        <w:t>ya ca</w:t>
      </w:r>
      <w:r w:rsidRPr="00A27388">
        <w:rPr>
          <w:rFonts w:ascii="Arial" w:hAnsi="Arial" w:cs="Arial"/>
          <w:color w:val="000000"/>
          <w:sz w:val="36"/>
          <w:szCs w:val="36"/>
          <w:lang w:bidi="hi-IN"/>
        </w:rPr>
        <w:tab/>
        <w:t>,niqveqShpyA#yeti# ni --- veqShpyA#ya</w:t>
      </w:r>
      <w:r w:rsidRPr="00A27388">
        <w:rPr>
          <w:rFonts w:ascii="Arial" w:hAnsi="Arial" w:cs="Arial"/>
          <w:color w:val="000000"/>
          <w:sz w:val="36"/>
          <w:szCs w:val="36"/>
          <w:lang w:bidi="hi-IN"/>
        </w:rPr>
        <w:tab/>
        <w:t xml:space="preserve">   </w:t>
      </w:r>
    </w:p>
    <w:p w14:paraId="1F828715"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r w:rsidRPr="00A27388">
        <w:rPr>
          <w:rFonts w:ascii="Arial" w:hAnsi="Arial" w:cs="Arial"/>
          <w:color w:val="000000"/>
          <w:sz w:val="36"/>
          <w:szCs w:val="36"/>
          <w:lang w:bidi="hi-IN"/>
        </w:rPr>
        <w:t>caq nama#H,</w:t>
      </w:r>
      <w:r w:rsidRPr="00A27388">
        <w:rPr>
          <w:rFonts w:ascii="Arial" w:hAnsi="Arial" w:cs="Arial"/>
          <w:color w:val="000000"/>
          <w:sz w:val="36"/>
          <w:szCs w:val="36"/>
          <w:lang w:bidi="hi-IN"/>
        </w:rPr>
        <w:tab/>
        <w:t>nama#H pA(gm)saqvyA#ya</w:t>
      </w:r>
      <w:r w:rsidRPr="00A27388">
        <w:rPr>
          <w:rFonts w:ascii="Arial" w:hAnsi="Arial" w:cs="Arial"/>
          <w:color w:val="000000"/>
          <w:sz w:val="36"/>
          <w:szCs w:val="36"/>
          <w:lang w:bidi="hi-IN"/>
        </w:rPr>
        <w:tab/>
        <w:t xml:space="preserve">   </w:t>
      </w:r>
    </w:p>
    <w:p w14:paraId="6D84F795"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r w:rsidRPr="00A27388">
        <w:rPr>
          <w:rFonts w:ascii="Arial" w:hAnsi="Arial" w:cs="Arial"/>
          <w:color w:val="000000"/>
          <w:sz w:val="36"/>
          <w:szCs w:val="36"/>
          <w:lang w:bidi="hi-IN"/>
        </w:rPr>
        <w:t>pAq(gm)qsaqvyA#ya ca,</w:t>
      </w:r>
      <w:r w:rsidRPr="00A27388">
        <w:rPr>
          <w:rFonts w:ascii="Arial" w:hAnsi="Arial" w:cs="Arial"/>
          <w:color w:val="000000"/>
          <w:sz w:val="36"/>
          <w:szCs w:val="36"/>
          <w:lang w:bidi="hi-IN"/>
        </w:rPr>
        <w:tab/>
        <w:t xml:space="preserve">caq raqjaqsyA#ya </w:t>
      </w:r>
      <w:r w:rsidRPr="00A27388">
        <w:rPr>
          <w:rFonts w:ascii="Arial" w:hAnsi="Arial" w:cs="Arial"/>
          <w:color w:val="000000"/>
          <w:sz w:val="36"/>
          <w:szCs w:val="36"/>
          <w:lang w:bidi="hi-IN"/>
        </w:rPr>
        <w:tab/>
        <w:t xml:space="preserve">   </w:t>
      </w:r>
    </w:p>
    <w:p w14:paraId="211B0FDC"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r w:rsidRPr="00A27388">
        <w:rPr>
          <w:rFonts w:ascii="Arial" w:hAnsi="Arial" w:cs="Arial"/>
          <w:color w:val="000000"/>
          <w:sz w:val="36"/>
          <w:szCs w:val="36"/>
          <w:lang w:bidi="hi-IN"/>
        </w:rPr>
        <w:t>raqjaqsyA#ya ca,</w:t>
      </w:r>
      <w:r w:rsidRPr="00A27388">
        <w:rPr>
          <w:rFonts w:ascii="Arial" w:hAnsi="Arial" w:cs="Arial"/>
          <w:color w:val="000000"/>
          <w:sz w:val="36"/>
          <w:szCs w:val="36"/>
          <w:lang w:bidi="hi-IN"/>
        </w:rPr>
        <w:tab/>
        <w:t>caq nama#H</w:t>
      </w:r>
      <w:r w:rsidRPr="00A27388">
        <w:rPr>
          <w:rFonts w:ascii="Arial" w:hAnsi="Arial" w:cs="Arial"/>
          <w:color w:val="000000"/>
          <w:sz w:val="36"/>
          <w:szCs w:val="36"/>
          <w:lang w:bidi="hi-IN"/>
        </w:rPr>
        <w:tab/>
        <w:t xml:space="preserve">   </w:t>
      </w:r>
    </w:p>
    <w:p w14:paraId="263C20CC"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proofErr w:type="gramStart"/>
      <w:r w:rsidRPr="00A27388">
        <w:rPr>
          <w:rFonts w:ascii="Arial" w:hAnsi="Arial" w:cs="Arial"/>
          <w:color w:val="000000"/>
          <w:sz w:val="36"/>
          <w:szCs w:val="36"/>
          <w:lang w:bidi="hi-IN"/>
        </w:rPr>
        <w:t>namaqSSuShkyA#</w:t>
      </w:r>
      <w:proofErr w:type="gramEnd"/>
      <w:r w:rsidRPr="00A27388">
        <w:rPr>
          <w:rFonts w:ascii="Arial" w:hAnsi="Arial" w:cs="Arial"/>
          <w:color w:val="000000"/>
          <w:sz w:val="36"/>
          <w:szCs w:val="36"/>
          <w:lang w:bidi="hi-IN"/>
        </w:rPr>
        <w:t>ya ,</w:t>
      </w:r>
      <w:r w:rsidRPr="00A27388">
        <w:rPr>
          <w:rFonts w:ascii="Arial" w:hAnsi="Arial" w:cs="Arial"/>
          <w:color w:val="000000"/>
          <w:sz w:val="36"/>
          <w:szCs w:val="36"/>
          <w:lang w:bidi="hi-IN"/>
        </w:rPr>
        <w:tab/>
        <w:t>SuShkyA#ya ca</w:t>
      </w:r>
      <w:r w:rsidRPr="00A27388">
        <w:rPr>
          <w:rFonts w:ascii="Arial" w:hAnsi="Arial" w:cs="Arial"/>
          <w:color w:val="000000"/>
          <w:sz w:val="36"/>
          <w:szCs w:val="36"/>
          <w:lang w:bidi="hi-IN"/>
        </w:rPr>
        <w:tab/>
        <w:t xml:space="preserve">   </w:t>
      </w:r>
    </w:p>
    <w:p w14:paraId="6BC2FC96"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proofErr w:type="gramStart"/>
      <w:r w:rsidRPr="00A27388">
        <w:rPr>
          <w:rFonts w:ascii="Arial" w:hAnsi="Arial" w:cs="Arial"/>
          <w:color w:val="000000"/>
          <w:sz w:val="36"/>
          <w:szCs w:val="36"/>
          <w:lang w:bidi="hi-IN"/>
        </w:rPr>
        <w:t>caq</w:t>
      </w:r>
      <w:proofErr w:type="gramEnd"/>
      <w:r w:rsidRPr="00A27388">
        <w:rPr>
          <w:rFonts w:ascii="Arial" w:hAnsi="Arial" w:cs="Arial"/>
          <w:color w:val="000000"/>
          <w:sz w:val="36"/>
          <w:szCs w:val="36"/>
          <w:lang w:bidi="hi-IN"/>
        </w:rPr>
        <w:t xml:space="preserve"> haqriqtyA#ya ,</w:t>
      </w:r>
      <w:r w:rsidRPr="00A27388">
        <w:rPr>
          <w:rFonts w:ascii="Arial" w:hAnsi="Arial" w:cs="Arial"/>
          <w:color w:val="000000"/>
          <w:sz w:val="36"/>
          <w:szCs w:val="36"/>
          <w:lang w:bidi="hi-IN"/>
        </w:rPr>
        <w:tab/>
        <w:t>haqriqtyA#ya ca</w:t>
      </w:r>
      <w:r w:rsidRPr="00A27388">
        <w:rPr>
          <w:rFonts w:ascii="Arial" w:hAnsi="Arial" w:cs="Arial"/>
          <w:color w:val="000000"/>
          <w:sz w:val="36"/>
          <w:szCs w:val="36"/>
          <w:lang w:bidi="hi-IN"/>
        </w:rPr>
        <w:tab/>
        <w:t xml:space="preserve">   </w:t>
      </w:r>
    </w:p>
    <w:p w14:paraId="3260F576"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r w:rsidRPr="00A27388">
        <w:rPr>
          <w:rFonts w:ascii="Arial" w:hAnsi="Arial" w:cs="Arial"/>
          <w:color w:val="000000"/>
          <w:sz w:val="36"/>
          <w:szCs w:val="36"/>
          <w:lang w:bidi="hi-IN"/>
        </w:rPr>
        <w:t>caq nama#H,</w:t>
      </w:r>
      <w:r w:rsidRPr="00A27388">
        <w:rPr>
          <w:rFonts w:ascii="Arial" w:hAnsi="Arial" w:cs="Arial"/>
          <w:color w:val="000000"/>
          <w:sz w:val="36"/>
          <w:szCs w:val="36"/>
          <w:lang w:bidi="hi-IN"/>
        </w:rPr>
        <w:tab/>
        <w:t>namoq lopyA#ya</w:t>
      </w:r>
      <w:r w:rsidRPr="00A27388">
        <w:rPr>
          <w:rFonts w:ascii="Arial" w:hAnsi="Arial" w:cs="Arial"/>
          <w:color w:val="000000"/>
          <w:sz w:val="36"/>
          <w:szCs w:val="36"/>
          <w:lang w:bidi="hi-IN"/>
        </w:rPr>
        <w:tab/>
        <w:t xml:space="preserve">   </w:t>
      </w:r>
    </w:p>
    <w:p w14:paraId="4CB58A28"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r w:rsidRPr="00A27388">
        <w:rPr>
          <w:rFonts w:ascii="Arial" w:hAnsi="Arial" w:cs="Arial"/>
          <w:color w:val="000000"/>
          <w:sz w:val="36"/>
          <w:szCs w:val="36"/>
          <w:lang w:bidi="hi-IN"/>
        </w:rPr>
        <w:t>lopyA#ya ca,</w:t>
      </w:r>
      <w:r w:rsidRPr="00A27388">
        <w:rPr>
          <w:rFonts w:ascii="Arial" w:hAnsi="Arial" w:cs="Arial"/>
          <w:color w:val="000000"/>
          <w:sz w:val="36"/>
          <w:szCs w:val="36"/>
          <w:lang w:bidi="hi-IN"/>
        </w:rPr>
        <w:tab/>
        <w:t xml:space="preserve">coqlaqpyA#ya </w:t>
      </w:r>
      <w:r w:rsidRPr="00A27388">
        <w:rPr>
          <w:rFonts w:ascii="Arial" w:hAnsi="Arial" w:cs="Arial"/>
          <w:color w:val="000000"/>
          <w:sz w:val="36"/>
          <w:szCs w:val="36"/>
          <w:lang w:bidi="hi-IN"/>
        </w:rPr>
        <w:tab/>
        <w:t xml:space="preserve">   </w:t>
      </w:r>
    </w:p>
    <w:p w14:paraId="6B81F5A6"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r w:rsidRPr="00A27388">
        <w:rPr>
          <w:rFonts w:ascii="Arial" w:hAnsi="Arial" w:cs="Arial"/>
          <w:color w:val="000000"/>
          <w:sz w:val="36"/>
          <w:szCs w:val="36"/>
          <w:lang w:bidi="hi-IN"/>
        </w:rPr>
        <w:t>uqlaqpyA#ya ca,</w:t>
      </w:r>
      <w:r w:rsidRPr="00A27388">
        <w:rPr>
          <w:rFonts w:ascii="Arial" w:hAnsi="Arial" w:cs="Arial"/>
          <w:color w:val="000000"/>
          <w:sz w:val="36"/>
          <w:szCs w:val="36"/>
          <w:lang w:bidi="hi-IN"/>
        </w:rPr>
        <w:tab/>
        <w:t>caq nama#H</w:t>
      </w:r>
      <w:r w:rsidRPr="00A27388">
        <w:rPr>
          <w:rFonts w:ascii="Arial" w:hAnsi="Arial" w:cs="Arial"/>
          <w:color w:val="000000"/>
          <w:sz w:val="36"/>
          <w:szCs w:val="36"/>
          <w:lang w:bidi="hi-IN"/>
        </w:rPr>
        <w:tab/>
        <w:t xml:space="preserve">   </w:t>
      </w:r>
    </w:p>
    <w:p w14:paraId="73B9C854"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r w:rsidRPr="00A27388">
        <w:rPr>
          <w:rFonts w:ascii="Arial" w:hAnsi="Arial" w:cs="Arial"/>
          <w:color w:val="000000"/>
          <w:sz w:val="36"/>
          <w:szCs w:val="36"/>
          <w:lang w:bidi="hi-IN"/>
        </w:rPr>
        <w:t xml:space="preserve">nama# UqrvyA#ya, </w:t>
      </w:r>
      <w:r w:rsidRPr="00A27388">
        <w:rPr>
          <w:rFonts w:ascii="Arial" w:hAnsi="Arial" w:cs="Arial"/>
          <w:color w:val="000000"/>
          <w:sz w:val="36"/>
          <w:szCs w:val="36"/>
          <w:lang w:bidi="hi-IN"/>
        </w:rPr>
        <w:tab/>
        <w:t>UqrvyA#ya ca</w:t>
      </w:r>
      <w:r w:rsidRPr="00A27388">
        <w:rPr>
          <w:rFonts w:ascii="Arial" w:hAnsi="Arial" w:cs="Arial"/>
          <w:color w:val="000000"/>
          <w:sz w:val="36"/>
          <w:szCs w:val="36"/>
          <w:lang w:bidi="hi-IN"/>
        </w:rPr>
        <w:tab/>
        <w:t xml:space="preserve">   </w:t>
      </w:r>
    </w:p>
    <w:p w14:paraId="3947356D"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r w:rsidRPr="00A27388">
        <w:rPr>
          <w:rFonts w:ascii="Arial" w:hAnsi="Arial" w:cs="Arial"/>
          <w:color w:val="000000"/>
          <w:sz w:val="36"/>
          <w:szCs w:val="36"/>
          <w:lang w:bidi="hi-IN"/>
        </w:rPr>
        <w:t xml:space="preserve">caq sUqrmyA#ya, </w:t>
      </w:r>
      <w:r w:rsidRPr="00A27388">
        <w:rPr>
          <w:rFonts w:ascii="Arial" w:hAnsi="Arial" w:cs="Arial"/>
          <w:color w:val="000000"/>
          <w:sz w:val="36"/>
          <w:szCs w:val="36"/>
          <w:lang w:bidi="hi-IN"/>
        </w:rPr>
        <w:tab/>
        <w:t>sUqrmyA#ya ca</w:t>
      </w:r>
      <w:r w:rsidRPr="00A27388">
        <w:rPr>
          <w:rFonts w:ascii="Arial" w:hAnsi="Arial" w:cs="Arial"/>
          <w:color w:val="000000"/>
          <w:sz w:val="36"/>
          <w:szCs w:val="36"/>
          <w:lang w:bidi="hi-IN"/>
        </w:rPr>
        <w:tab/>
        <w:t xml:space="preserve">   </w:t>
      </w:r>
    </w:p>
    <w:p w14:paraId="7BD97AA0"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proofErr w:type="gramStart"/>
      <w:r w:rsidRPr="00A27388">
        <w:rPr>
          <w:rFonts w:ascii="Arial" w:hAnsi="Arial" w:cs="Arial"/>
          <w:color w:val="000000"/>
          <w:sz w:val="36"/>
          <w:szCs w:val="36"/>
          <w:lang w:bidi="hi-IN"/>
        </w:rPr>
        <w:t>caq</w:t>
      </w:r>
      <w:proofErr w:type="gramEnd"/>
      <w:r w:rsidRPr="00A27388">
        <w:rPr>
          <w:rFonts w:ascii="Arial" w:hAnsi="Arial" w:cs="Arial"/>
          <w:color w:val="000000"/>
          <w:sz w:val="36"/>
          <w:szCs w:val="36"/>
          <w:lang w:bidi="hi-IN"/>
        </w:rPr>
        <w:t xml:space="preserve"> nama#H</w:t>
      </w:r>
      <w:r w:rsidRPr="00A27388">
        <w:rPr>
          <w:rFonts w:ascii="Arial" w:hAnsi="Arial" w:cs="Arial"/>
          <w:color w:val="000000"/>
          <w:sz w:val="36"/>
          <w:szCs w:val="36"/>
          <w:lang w:bidi="hi-IN"/>
        </w:rPr>
        <w:tab/>
        <w:t xml:space="preserve">,nama#H paqrNyA#ya </w:t>
      </w:r>
      <w:r w:rsidRPr="00A27388">
        <w:rPr>
          <w:rFonts w:ascii="Arial" w:hAnsi="Arial" w:cs="Arial"/>
          <w:color w:val="000000"/>
          <w:sz w:val="36"/>
          <w:szCs w:val="36"/>
          <w:lang w:bidi="hi-IN"/>
        </w:rPr>
        <w:tab/>
        <w:t xml:space="preserve">   </w:t>
      </w:r>
    </w:p>
    <w:p w14:paraId="614238C5"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r w:rsidRPr="00A27388">
        <w:rPr>
          <w:rFonts w:ascii="Arial" w:hAnsi="Arial" w:cs="Arial"/>
          <w:color w:val="000000"/>
          <w:sz w:val="36"/>
          <w:szCs w:val="36"/>
          <w:lang w:bidi="hi-IN"/>
        </w:rPr>
        <w:t>paqrNyA#ya ca,</w:t>
      </w:r>
      <w:r w:rsidRPr="00A27388">
        <w:rPr>
          <w:rFonts w:ascii="Arial" w:hAnsi="Arial" w:cs="Arial"/>
          <w:color w:val="000000"/>
          <w:sz w:val="36"/>
          <w:szCs w:val="36"/>
          <w:lang w:bidi="hi-IN"/>
        </w:rPr>
        <w:tab/>
        <w:t xml:space="preserve">caq paqrNaqSaqdyA#ya </w:t>
      </w:r>
      <w:r w:rsidRPr="00A27388">
        <w:rPr>
          <w:rFonts w:ascii="Arial" w:hAnsi="Arial" w:cs="Arial"/>
          <w:color w:val="000000"/>
          <w:sz w:val="36"/>
          <w:szCs w:val="36"/>
          <w:lang w:bidi="hi-IN"/>
        </w:rPr>
        <w:tab/>
        <w:t xml:space="preserve">   </w:t>
      </w:r>
    </w:p>
    <w:p w14:paraId="4488C617"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r w:rsidRPr="00A27388">
        <w:rPr>
          <w:rFonts w:ascii="Arial" w:hAnsi="Arial" w:cs="Arial"/>
          <w:color w:val="000000"/>
          <w:sz w:val="36"/>
          <w:szCs w:val="36"/>
          <w:lang w:bidi="hi-IN"/>
        </w:rPr>
        <w:t>paqrNaqSaqdyA#ya ca,</w:t>
      </w:r>
      <w:r w:rsidRPr="00A27388">
        <w:rPr>
          <w:rFonts w:ascii="Arial" w:hAnsi="Arial" w:cs="Arial"/>
          <w:color w:val="000000"/>
          <w:sz w:val="36"/>
          <w:szCs w:val="36"/>
          <w:lang w:bidi="hi-IN"/>
        </w:rPr>
        <w:tab/>
        <w:t>paqrNaqSaqdyA#yeti# parNa --- SaqdyA#ya</w:t>
      </w:r>
      <w:r w:rsidRPr="00A27388">
        <w:rPr>
          <w:rFonts w:ascii="Arial" w:hAnsi="Arial" w:cs="Arial"/>
          <w:color w:val="000000"/>
          <w:sz w:val="36"/>
          <w:szCs w:val="36"/>
          <w:lang w:bidi="hi-IN"/>
        </w:rPr>
        <w:tab/>
        <w:t xml:space="preserve">   </w:t>
      </w:r>
    </w:p>
    <w:p w14:paraId="4E24491B"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proofErr w:type="gramStart"/>
      <w:r w:rsidRPr="00A27388">
        <w:rPr>
          <w:rFonts w:ascii="Arial" w:hAnsi="Arial" w:cs="Arial"/>
          <w:color w:val="000000"/>
          <w:sz w:val="36"/>
          <w:szCs w:val="36"/>
          <w:lang w:bidi="hi-IN"/>
        </w:rPr>
        <w:t>caq</w:t>
      </w:r>
      <w:proofErr w:type="gramEnd"/>
      <w:r w:rsidRPr="00A27388">
        <w:rPr>
          <w:rFonts w:ascii="Arial" w:hAnsi="Arial" w:cs="Arial"/>
          <w:color w:val="000000"/>
          <w:sz w:val="36"/>
          <w:szCs w:val="36"/>
          <w:lang w:bidi="hi-IN"/>
        </w:rPr>
        <w:t xml:space="preserve"> nama#H</w:t>
      </w:r>
      <w:r w:rsidRPr="00A27388">
        <w:rPr>
          <w:rFonts w:ascii="Arial" w:hAnsi="Arial" w:cs="Arial"/>
          <w:color w:val="000000"/>
          <w:sz w:val="36"/>
          <w:szCs w:val="36"/>
          <w:lang w:bidi="hi-IN"/>
        </w:rPr>
        <w:tab/>
        <w:t>,namo#&amp;paguqramA#NAya</w:t>
      </w:r>
      <w:r w:rsidRPr="00A27388">
        <w:rPr>
          <w:rFonts w:ascii="Arial" w:hAnsi="Arial" w:cs="Arial"/>
          <w:color w:val="000000"/>
          <w:sz w:val="36"/>
          <w:szCs w:val="36"/>
          <w:lang w:bidi="hi-IN"/>
        </w:rPr>
        <w:tab/>
        <w:t xml:space="preserve">   </w:t>
      </w:r>
    </w:p>
    <w:p w14:paraId="61156819"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proofErr w:type="gramStart"/>
      <w:r w:rsidRPr="00A27388">
        <w:rPr>
          <w:rFonts w:ascii="Arial" w:hAnsi="Arial" w:cs="Arial"/>
          <w:color w:val="000000"/>
          <w:sz w:val="36"/>
          <w:szCs w:val="36"/>
          <w:lang w:bidi="hi-IN"/>
        </w:rPr>
        <w:t>aqpaqguqramA#</w:t>
      </w:r>
      <w:proofErr w:type="gramEnd"/>
      <w:r w:rsidRPr="00A27388">
        <w:rPr>
          <w:rFonts w:ascii="Arial" w:hAnsi="Arial" w:cs="Arial"/>
          <w:color w:val="000000"/>
          <w:sz w:val="36"/>
          <w:szCs w:val="36"/>
          <w:lang w:bidi="hi-IN"/>
        </w:rPr>
        <w:t>NAya ca</w:t>
      </w:r>
      <w:r w:rsidRPr="00A27388">
        <w:rPr>
          <w:rFonts w:ascii="Arial" w:hAnsi="Arial" w:cs="Arial"/>
          <w:color w:val="000000"/>
          <w:sz w:val="36"/>
          <w:szCs w:val="36"/>
          <w:lang w:bidi="hi-IN"/>
        </w:rPr>
        <w:tab/>
        <w:t>,aqpaqguqramA#NAqyetya#pa --- guqramA#NAya</w:t>
      </w:r>
      <w:r w:rsidRPr="00A27388">
        <w:rPr>
          <w:rFonts w:ascii="Arial" w:hAnsi="Arial" w:cs="Arial"/>
          <w:color w:val="000000"/>
          <w:sz w:val="36"/>
          <w:szCs w:val="36"/>
          <w:lang w:bidi="hi-IN"/>
        </w:rPr>
        <w:tab/>
        <w:t xml:space="preserve">   </w:t>
      </w:r>
    </w:p>
    <w:p w14:paraId="0D477861"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proofErr w:type="gramStart"/>
      <w:r w:rsidRPr="00A27388">
        <w:rPr>
          <w:rFonts w:ascii="Arial" w:hAnsi="Arial" w:cs="Arial"/>
          <w:color w:val="000000"/>
          <w:sz w:val="36"/>
          <w:szCs w:val="36"/>
          <w:lang w:bidi="hi-IN"/>
        </w:rPr>
        <w:t>cAqBiqGnaqte ,</w:t>
      </w:r>
      <w:proofErr w:type="gramEnd"/>
      <w:r w:rsidRPr="00A27388">
        <w:rPr>
          <w:rFonts w:ascii="Arial" w:hAnsi="Arial" w:cs="Arial"/>
          <w:color w:val="000000"/>
          <w:sz w:val="36"/>
          <w:szCs w:val="36"/>
          <w:lang w:bidi="hi-IN"/>
        </w:rPr>
        <w:tab/>
        <w:t>aqBiqGnaqte ca#</w:t>
      </w:r>
      <w:r w:rsidRPr="00A27388">
        <w:rPr>
          <w:rFonts w:ascii="Arial" w:hAnsi="Arial" w:cs="Arial"/>
          <w:color w:val="000000"/>
          <w:sz w:val="36"/>
          <w:szCs w:val="36"/>
          <w:lang w:bidi="hi-IN"/>
        </w:rPr>
        <w:tab/>
        <w:t xml:space="preserve">   </w:t>
      </w:r>
    </w:p>
    <w:p w14:paraId="09E1C6EE"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r w:rsidRPr="00A27388">
        <w:rPr>
          <w:rFonts w:ascii="Arial" w:hAnsi="Arial" w:cs="Arial"/>
          <w:color w:val="000000"/>
          <w:sz w:val="36"/>
          <w:szCs w:val="36"/>
          <w:lang w:bidi="hi-IN"/>
        </w:rPr>
        <w:t>aqBiqGnaqta itya#Bi --- Gnaqte,</w:t>
      </w:r>
      <w:r w:rsidRPr="00A27388">
        <w:rPr>
          <w:rFonts w:ascii="Arial" w:hAnsi="Arial" w:cs="Arial"/>
          <w:color w:val="000000"/>
          <w:sz w:val="36"/>
          <w:szCs w:val="36"/>
          <w:lang w:bidi="hi-IN"/>
        </w:rPr>
        <w:tab/>
        <w:t>caq nama#H</w:t>
      </w:r>
      <w:r w:rsidRPr="00A27388">
        <w:rPr>
          <w:rFonts w:ascii="Arial" w:hAnsi="Arial" w:cs="Arial"/>
          <w:color w:val="000000"/>
          <w:sz w:val="36"/>
          <w:szCs w:val="36"/>
          <w:lang w:bidi="hi-IN"/>
        </w:rPr>
        <w:tab/>
        <w:t xml:space="preserve">   </w:t>
      </w:r>
    </w:p>
    <w:p w14:paraId="359959F3"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r w:rsidRPr="00A27388">
        <w:rPr>
          <w:rFonts w:ascii="Arial" w:hAnsi="Arial" w:cs="Arial"/>
          <w:color w:val="000000"/>
          <w:sz w:val="36"/>
          <w:szCs w:val="36"/>
          <w:lang w:bidi="hi-IN"/>
        </w:rPr>
        <w:t xml:space="preserve">nama# AkKidaqte, </w:t>
      </w:r>
      <w:r w:rsidRPr="00A27388">
        <w:rPr>
          <w:rFonts w:ascii="Arial" w:hAnsi="Arial" w:cs="Arial"/>
          <w:color w:val="000000"/>
          <w:sz w:val="36"/>
          <w:szCs w:val="36"/>
          <w:lang w:bidi="hi-IN"/>
        </w:rPr>
        <w:tab/>
        <w:t>AqkKiqdaqte ca#</w:t>
      </w:r>
      <w:r w:rsidRPr="00A27388">
        <w:rPr>
          <w:rFonts w:ascii="Arial" w:hAnsi="Arial" w:cs="Arial"/>
          <w:color w:val="000000"/>
          <w:sz w:val="36"/>
          <w:szCs w:val="36"/>
          <w:lang w:bidi="hi-IN"/>
        </w:rPr>
        <w:tab/>
        <w:t xml:space="preserve">   </w:t>
      </w:r>
    </w:p>
    <w:p w14:paraId="571C8FAD"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r w:rsidRPr="00A27388">
        <w:rPr>
          <w:rFonts w:ascii="Arial" w:hAnsi="Arial" w:cs="Arial"/>
          <w:color w:val="000000"/>
          <w:sz w:val="36"/>
          <w:szCs w:val="36"/>
          <w:lang w:bidi="hi-IN"/>
        </w:rPr>
        <w:t xml:space="preserve">AqkKiqdaqta ityA$ --- </w:t>
      </w:r>
      <w:proofErr w:type="gramStart"/>
      <w:r w:rsidRPr="00A27388">
        <w:rPr>
          <w:rFonts w:ascii="Arial" w:hAnsi="Arial" w:cs="Arial"/>
          <w:color w:val="000000"/>
          <w:sz w:val="36"/>
          <w:szCs w:val="36"/>
          <w:lang w:bidi="hi-IN"/>
        </w:rPr>
        <w:t>Kiqdaqte ,</w:t>
      </w:r>
      <w:proofErr w:type="gramEnd"/>
      <w:r w:rsidRPr="00A27388">
        <w:rPr>
          <w:rFonts w:ascii="Arial" w:hAnsi="Arial" w:cs="Arial"/>
          <w:color w:val="000000"/>
          <w:sz w:val="36"/>
          <w:szCs w:val="36"/>
          <w:lang w:bidi="hi-IN"/>
        </w:rPr>
        <w:tab/>
        <w:t xml:space="preserve">caq praqkKiqdaqte </w:t>
      </w:r>
      <w:r w:rsidRPr="00A27388">
        <w:rPr>
          <w:rFonts w:ascii="Arial" w:hAnsi="Arial" w:cs="Arial"/>
          <w:color w:val="000000"/>
          <w:sz w:val="36"/>
          <w:szCs w:val="36"/>
          <w:lang w:bidi="hi-IN"/>
        </w:rPr>
        <w:tab/>
        <w:t xml:space="preserve">   </w:t>
      </w:r>
    </w:p>
    <w:p w14:paraId="7DC0B5DD"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proofErr w:type="gramStart"/>
      <w:r w:rsidRPr="00A27388">
        <w:rPr>
          <w:rFonts w:ascii="Arial" w:hAnsi="Arial" w:cs="Arial"/>
          <w:color w:val="000000"/>
          <w:sz w:val="36"/>
          <w:szCs w:val="36"/>
          <w:lang w:bidi="hi-IN"/>
        </w:rPr>
        <w:t>praqkKiqdaqte</w:t>
      </w:r>
      <w:proofErr w:type="gramEnd"/>
      <w:r w:rsidRPr="00A27388">
        <w:rPr>
          <w:rFonts w:ascii="Arial" w:hAnsi="Arial" w:cs="Arial"/>
          <w:color w:val="000000"/>
          <w:sz w:val="36"/>
          <w:szCs w:val="36"/>
          <w:lang w:bidi="hi-IN"/>
        </w:rPr>
        <w:t xml:space="preserve"> ca# ,</w:t>
      </w:r>
      <w:r w:rsidRPr="00A27388">
        <w:rPr>
          <w:rFonts w:ascii="Arial" w:hAnsi="Arial" w:cs="Arial"/>
          <w:color w:val="000000"/>
          <w:sz w:val="36"/>
          <w:szCs w:val="36"/>
          <w:lang w:bidi="hi-IN"/>
        </w:rPr>
        <w:tab/>
        <w:t>praqkKiqdaqta iti# pra --- Kiqdaqte</w:t>
      </w:r>
      <w:r w:rsidRPr="00A27388">
        <w:rPr>
          <w:rFonts w:ascii="Arial" w:hAnsi="Arial" w:cs="Arial"/>
          <w:color w:val="000000"/>
          <w:sz w:val="36"/>
          <w:szCs w:val="36"/>
          <w:lang w:bidi="hi-IN"/>
        </w:rPr>
        <w:tab/>
        <w:t xml:space="preserve">   </w:t>
      </w:r>
    </w:p>
    <w:p w14:paraId="650DCD34"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r w:rsidRPr="00A27388">
        <w:rPr>
          <w:rFonts w:ascii="Arial" w:hAnsi="Arial" w:cs="Arial"/>
          <w:color w:val="000000"/>
          <w:sz w:val="36"/>
          <w:szCs w:val="36"/>
          <w:lang w:bidi="hi-IN"/>
        </w:rPr>
        <w:t>caq nama#H,</w:t>
      </w:r>
      <w:r w:rsidRPr="00A27388">
        <w:rPr>
          <w:rFonts w:ascii="Arial" w:hAnsi="Arial" w:cs="Arial"/>
          <w:color w:val="000000"/>
          <w:sz w:val="36"/>
          <w:szCs w:val="36"/>
          <w:lang w:bidi="hi-IN"/>
        </w:rPr>
        <w:tab/>
        <w:t>namo# vaH</w:t>
      </w:r>
      <w:r w:rsidRPr="00A27388">
        <w:rPr>
          <w:rFonts w:ascii="Arial" w:hAnsi="Arial" w:cs="Arial"/>
          <w:color w:val="000000"/>
          <w:sz w:val="36"/>
          <w:szCs w:val="36"/>
          <w:lang w:bidi="hi-IN"/>
        </w:rPr>
        <w:tab/>
        <w:t xml:space="preserve">   </w:t>
      </w:r>
    </w:p>
    <w:p w14:paraId="5D862FB6"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r w:rsidRPr="00A27388">
        <w:rPr>
          <w:rFonts w:ascii="Arial" w:hAnsi="Arial" w:cs="Arial"/>
          <w:color w:val="000000"/>
          <w:sz w:val="36"/>
          <w:szCs w:val="36"/>
          <w:lang w:bidi="hi-IN"/>
        </w:rPr>
        <w:lastRenderedPageBreak/>
        <w:t>vaqH kiqriqkeBya#H,</w:t>
      </w:r>
      <w:r w:rsidRPr="00A27388">
        <w:rPr>
          <w:rFonts w:ascii="Arial" w:hAnsi="Arial" w:cs="Arial"/>
          <w:color w:val="000000"/>
          <w:sz w:val="36"/>
          <w:szCs w:val="36"/>
          <w:lang w:bidi="hi-IN"/>
        </w:rPr>
        <w:tab/>
        <w:t>kiqriqkeByo# deqvAnA$M &gt;</w:t>
      </w:r>
      <w:r w:rsidRPr="00A27388">
        <w:rPr>
          <w:rFonts w:ascii="Arial" w:hAnsi="Arial" w:cs="Arial"/>
          <w:color w:val="000000"/>
          <w:sz w:val="36"/>
          <w:szCs w:val="36"/>
          <w:lang w:bidi="hi-IN"/>
        </w:rPr>
        <w:tab/>
        <w:t xml:space="preserve"> </w:t>
      </w:r>
    </w:p>
    <w:p w14:paraId="7FE14190" w14:textId="344CA7EA"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r w:rsidRPr="00A27388">
        <w:rPr>
          <w:rFonts w:ascii="Arial" w:hAnsi="Arial" w:cs="Arial"/>
          <w:color w:val="000000"/>
          <w:sz w:val="36"/>
          <w:szCs w:val="36"/>
          <w:lang w:bidi="hi-IN"/>
        </w:rPr>
        <w:t>deqvAnAq(gm)q hRuda#yeByaH,</w:t>
      </w:r>
      <w:r w:rsidRPr="00A27388">
        <w:rPr>
          <w:rFonts w:ascii="Arial" w:hAnsi="Arial" w:cs="Arial"/>
          <w:color w:val="000000"/>
          <w:sz w:val="36"/>
          <w:szCs w:val="36"/>
          <w:lang w:bidi="hi-IN"/>
        </w:rPr>
        <w:tab/>
        <w:t>hRuda</w:t>
      </w:r>
      <w:r w:rsidR="00D37D0D">
        <w:rPr>
          <w:rFonts w:ascii="Arial" w:hAnsi="Arial" w:cs="Arial"/>
          <w:color w:val="000000"/>
          <w:sz w:val="36"/>
          <w:szCs w:val="36"/>
          <w:lang w:bidi="hi-IN"/>
        </w:rPr>
        <w:t>#</w:t>
      </w:r>
      <w:r w:rsidRPr="00A27388">
        <w:rPr>
          <w:rFonts w:ascii="Arial" w:hAnsi="Arial" w:cs="Arial"/>
          <w:color w:val="000000"/>
          <w:sz w:val="36"/>
          <w:szCs w:val="36"/>
          <w:lang w:bidi="hi-IN"/>
        </w:rPr>
        <w:t>yeByoq nama#H</w:t>
      </w:r>
      <w:r w:rsidRPr="00A27388">
        <w:rPr>
          <w:rFonts w:ascii="Arial" w:hAnsi="Arial" w:cs="Arial"/>
          <w:color w:val="000000"/>
          <w:sz w:val="36"/>
          <w:szCs w:val="36"/>
          <w:lang w:bidi="hi-IN"/>
        </w:rPr>
        <w:tab/>
        <w:t xml:space="preserve">   </w:t>
      </w:r>
    </w:p>
    <w:p w14:paraId="7F9D3974"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r w:rsidRPr="00A27388">
        <w:rPr>
          <w:rFonts w:ascii="Arial" w:hAnsi="Arial" w:cs="Arial"/>
          <w:color w:val="000000"/>
          <w:sz w:val="36"/>
          <w:szCs w:val="36"/>
          <w:lang w:bidi="hi-IN"/>
        </w:rPr>
        <w:t>namo# vikShINaqkeBya#H,</w:t>
      </w:r>
      <w:r w:rsidRPr="00A27388">
        <w:rPr>
          <w:rFonts w:ascii="Arial" w:hAnsi="Arial" w:cs="Arial"/>
          <w:color w:val="000000"/>
          <w:sz w:val="36"/>
          <w:szCs w:val="36"/>
          <w:lang w:bidi="hi-IN"/>
        </w:rPr>
        <w:tab/>
        <w:t>viqkShIqNaqkeByoq nama#H</w:t>
      </w:r>
      <w:r w:rsidRPr="00A27388">
        <w:rPr>
          <w:rFonts w:ascii="Arial" w:hAnsi="Arial" w:cs="Arial"/>
          <w:color w:val="000000"/>
          <w:sz w:val="36"/>
          <w:szCs w:val="36"/>
          <w:lang w:bidi="hi-IN"/>
        </w:rPr>
        <w:tab/>
        <w:t xml:space="preserve">   </w:t>
      </w:r>
    </w:p>
    <w:p w14:paraId="4DB218FE"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r w:rsidRPr="00A27388">
        <w:rPr>
          <w:rFonts w:ascii="Arial" w:hAnsi="Arial" w:cs="Arial"/>
          <w:color w:val="000000"/>
          <w:sz w:val="36"/>
          <w:szCs w:val="36"/>
          <w:lang w:bidi="hi-IN"/>
        </w:rPr>
        <w:t>viqkShIqNaqkeByaq iti# vi --- kShIqNaqkeBya#H,</w:t>
      </w:r>
      <w:r w:rsidRPr="00A27388">
        <w:rPr>
          <w:rFonts w:ascii="Arial" w:hAnsi="Arial" w:cs="Arial"/>
          <w:color w:val="000000"/>
          <w:sz w:val="36"/>
          <w:szCs w:val="36"/>
          <w:lang w:bidi="hi-IN"/>
        </w:rPr>
        <w:tab/>
        <w:t>namo# vicinvaqtkeBya#H</w:t>
      </w:r>
      <w:r w:rsidRPr="00A27388">
        <w:rPr>
          <w:rFonts w:ascii="Arial" w:hAnsi="Arial" w:cs="Arial"/>
          <w:color w:val="000000"/>
          <w:sz w:val="36"/>
          <w:szCs w:val="36"/>
          <w:lang w:bidi="hi-IN"/>
        </w:rPr>
        <w:tab/>
        <w:t xml:space="preserve"> </w:t>
      </w:r>
    </w:p>
    <w:p w14:paraId="447599DF"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proofErr w:type="gramStart"/>
      <w:r w:rsidRPr="00A27388">
        <w:rPr>
          <w:rFonts w:ascii="Arial" w:hAnsi="Arial" w:cs="Arial"/>
          <w:color w:val="000000"/>
          <w:sz w:val="36"/>
          <w:szCs w:val="36"/>
          <w:lang w:bidi="hi-IN"/>
        </w:rPr>
        <w:t>viqciqnvaqtkeByoq</w:t>
      </w:r>
      <w:proofErr w:type="gramEnd"/>
      <w:r w:rsidRPr="00A27388">
        <w:rPr>
          <w:rFonts w:ascii="Arial" w:hAnsi="Arial" w:cs="Arial"/>
          <w:color w:val="000000"/>
          <w:sz w:val="36"/>
          <w:szCs w:val="36"/>
          <w:lang w:bidi="hi-IN"/>
        </w:rPr>
        <w:t xml:space="preserve"> nama#H ,</w:t>
      </w:r>
      <w:r w:rsidRPr="00A27388">
        <w:rPr>
          <w:rFonts w:ascii="Arial" w:hAnsi="Arial" w:cs="Arial"/>
          <w:color w:val="000000"/>
          <w:sz w:val="36"/>
          <w:szCs w:val="36"/>
          <w:lang w:bidi="hi-IN"/>
        </w:rPr>
        <w:tab/>
        <w:t>viqciqnvaqtkeByaq iti#  vi --- ciqnvaqtkeBya#H</w:t>
      </w:r>
    </w:p>
    <w:p w14:paraId="6E9CD26E"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proofErr w:type="gramStart"/>
      <w:r w:rsidRPr="00A27388">
        <w:rPr>
          <w:rFonts w:ascii="Arial" w:hAnsi="Arial" w:cs="Arial"/>
          <w:color w:val="000000"/>
          <w:sz w:val="36"/>
          <w:szCs w:val="36"/>
          <w:lang w:bidi="hi-IN"/>
        </w:rPr>
        <w:t>nama</w:t>
      </w:r>
      <w:proofErr w:type="gramEnd"/>
      <w:r w:rsidRPr="00A27388">
        <w:rPr>
          <w:rFonts w:ascii="Arial" w:hAnsi="Arial" w:cs="Arial"/>
          <w:color w:val="000000"/>
          <w:sz w:val="36"/>
          <w:szCs w:val="36"/>
          <w:lang w:bidi="hi-IN"/>
        </w:rPr>
        <w:t># Anir.haqteBya#H,</w:t>
      </w:r>
      <w:r w:rsidRPr="00A27388">
        <w:rPr>
          <w:rFonts w:ascii="Arial" w:hAnsi="Arial" w:cs="Arial"/>
          <w:color w:val="000000"/>
          <w:sz w:val="36"/>
          <w:szCs w:val="36"/>
          <w:lang w:bidi="hi-IN"/>
        </w:rPr>
        <w:tab/>
        <w:t>Aqniqr.haqteByoq nama#H</w:t>
      </w:r>
    </w:p>
    <w:p w14:paraId="1141BEAC" w14:textId="77777777" w:rsidR="00A27388" w:rsidRPr="00A27388" w:rsidRDefault="00A27388" w:rsidP="00A27388">
      <w:pPr>
        <w:autoSpaceDE w:val="0"/>
        <w:autoSpaceDN w:val="0"/>
        <w:adjustRightInd w:val="0"/>
        <w:spacing w:after="0" w:line="240" w:lineRule="auto"/>
        <w:rPr>
          <w:rFonts w:ascii="Arial" w:hAnsi="Arial" w:cs="Arial"/>
          <w:color w:val="000000"/>
          <w:sz w:val="36"/>
          <w:szCs w:val="36"/>
          <w:lang w:bidi="hi-IN"/>
        </w:rPr>
      </w:pPr>
      <w:r w:rsidRPr="00A27388">
        <w:rPr>
          <w:rFonts w:ascii="Arial" w:hAnsi="Arial" w:cs="Arial"/>
          <w:color w:val="000000"/>
          <w:sz w:val="36"/>
          <w:szCs w:val="36"/>
          <w:lang w:bidi="hi-IN"/>
        </w:rPr>
        <w:t>Aqniqr.haqteByaq ityA#niH --- haqteBya#H,</w:t>
      </w:r>
      <w:r w:rsidRPr="00A27388">
        <w:rPr>
          <w:rFonts w:ascii="Arial" w:hAnsi="Arial" w:cs="Arial"/>
          <w:color w:val="000000"/>
          <w:sz w:val="36"/>
          <w:szCs w:val="36"/>
          <w:lang w:bidi="hi-IN"/>
        </w:rPr>
        <w:tab/>
        <w:t>nama# AmIvaqtkeBya#H</w:t>
      </w:r>
      <w:r w:rsidRPr="00A27388">
        <w:rPr>
          <w:rFonts w:ascii="Arial" w:hAnsi="Arial" w:cs="Arial"/>
          <w:color w:val="000000"/>
          <w:sz w:val="36"/>
          <w:szCs w:val="36"/>
          <w:lang w:bidi="hi-IN"/>
        </w:rPr>
        <w:tab/>
        <w:t xml:space="preserve">   </w:t>
      </w:r>
    </w:p>
    <w:p w14:paraId="098FC3A9" w14:textId="223C97F0" w:rsidR="00D91D60" w:rsidRDefault="00A27388" w:rsidP="00A27388">
      <w:pPr>
        <w:autoSpaceDE w:val="0"/>
        <w:autoSpaceDN w:val="0"/>
        <w:adjustRightInd w:val="0"/>
        <w:spacing w:after="0" w:line="240" w:lineRule="auto"/>
        <w:rPr>
          <w:rFonts w:ascii="Arial" w:hAnsi="Arial" w:cs="Arial"/>
          <w:color w:val="000000"/>
          <w:sz w:val="36"/>
          <w:szCs w:val="36"/>
          <w:lang w:bidi="hi-IN"/>
        </w:rPr>
      </w:pPr>
      <w:r w:rsidRPr="00A27388">
        <w:rPr>
          <w:rFonts w:ascii="Arial" w:hAnsi="Arial" w:cs="Arial"/>
          <w:color w:val="000000"/>
          <w:sz w:val="36"/>
          <w:szCs w:val="36"/>
          <w:lang w:bidi="hi-IN"/>
        </w:rPr>
        <w:t>AqmIqvaqtkeByaq ityA$ --- mIqvaqtkeBya#H</w:t>
      </w:r>
      <w:r w:rsidRPr="00A27388">
        <w:rPr>
          <w:rFonts w:ascii="Arial" w:hAnsi="Arial" w:cs="Arial"/>
          <w:color w:val="000000"/>
          <w:sz w:val="36"/>
          <w:szCs w:val="36"/>
          <w:lang w:bidi="hi-IN"/>
        </w:rPr>
        <w:tab/>
      </w:r>
      <w:proofErr w:type="gramStart"/>
      <w:r w:rsidRPr="00A27388">
        <w:rPr>
          <w:rFonts w:ascii="Arial" w:hAnsi="Arial" w:cs="Arial"/>
          <w:color w:val="000000"/>
          <w:sz w:val="36"/>
          <w:szCs w:val="36"/>
          <w:lang w:bidi="hi-IN"/>
        </w:rPr>
        <w:t>, ,</w:t>
      </w:r>
      <w:proofErr w:type="gramEnd"/>
    </w:p>
    <w:p w14:paraId="67D73323" w14:textId="77777777" w:rsidR="001B577C" w:rsidRDefault="001B577C" w:rsidP="00A27388">
      <w:pPr>
        <w:autoSpaceDE w:val="0"/>
        <w:autoSpaceDN w:val="0"/>
        <w:adjustRightInd w:val="0"/>
        <w:spacing w:after="0" w:line="240" w:lineRule="auto"/>
        <w:rPr>
          <w:rFonts w:ascii="Arial" w:hAnsi="Arial" w:cs="Arial"/>
          <w:color w:val="000000"/>
          <w:sz w:val="36"/>
          <w:szCs w:val="36"/>
          <w:lang w:bidi="hi-IN"/>
        </w:rPr>
      </w:pPr>
    </w:p>
    <w:p w14:paraId="1A2CEADC" w14:textId="77777777" w:rsidR="001B577C" w:rsidRDefault="001B577C" w:rsidP="00A27388">
      <w:pPr>
        <w:autoSpaceDE w:val="0"/>
        <w:autoSpaceDN w:val="0"/>
        <w:adjustRightInd w:val="0"/>
        <w:spacing w:after="0" w:line="240" w:lineRule="auto"/>
        <w:rPr>
          <w:rFonts w:ascii="Arial" w:hAnsi="Arial" w:cs="Arial"/>
          <w:color w:val="000000"/>
          <w:sz w:val="36"/>
          <w:szCs w:val="36"/>
          <w:lang w:bidi="hi-IN"/>
        </w:rPr>
      </w:pPr>
    </w:p>
    <w:p w14:paraId="6B51EB0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0B36EEC" w14:textId="251BE850" w:rsidR="00D91D60" w:rsidRPr="001B577C" w:rsidRDefault="00D91D60" w:rsidP="00D91D60">
      <w:pPr>
        <w:autoSpaceDE w:val="0"/>
        <w:autoSpaceDN w:val="0"/>
        <w:adjustRightInd w:val="0"/>
        <w:spacing w:after="0" w:line="240" w:lineRule="auto"/>
        <w:rPr>
          <w:rFonts w:ascii="Arial" w:hAnsi="Arial" w:cs="Arial"/>
          <w:b/>
          <w:bCs/>
          <w:color w:val="000000"/>
          <w:sz w:val="36"/>
          <w:szCs w:val="36"/>
          <w:lang w:bidi="hi-IN"/>
        </w:rPr>
      </w:pPr>
      <w:r w:rsidRPr="001B577C">
        <w:rPr>
          <w:rFonts w:ascii="Arial" w:hAnsi="Arial" w:cs="Arial"/>
          <w:b/>
          <w:bCs/>
          <w:color w:val="000000"/>
          <w:sz w:val="36"/>
          <w:szCs w:val="36"/>
          <w:lang w:bidi="hi-IN"/>
        </w:rPr>
        <w:t xml:space="preserve"> </w:t>
      </w:r>
      <w:r w:rsidR="00E839FB" w:rsidRPr="001B577C">
        <w:rPr>
          <w:rFonts w:ascii="Arial" w:hAnsi="Arial" w:cs="Arial"/>
          <w:b/>
          <w:bCs/>
          <w:color w:val="000000"/>
          <w:sz w:val="36"/>
          <w:szCs w:val="36"/>
          <w:lang w:bidi="hi-IN"/>
        </w:rPr>
        <w:t>1</w:t>
      </w:r>
      <w:r w:rsidR="001442F2">
        <w:rPr>
          <w:rFonts w:ascii="Arial" w:hAnsi="Arial" w:cs="Arial"/>
          <w:b/>
          <w:bCs/>
          <w:color w:val="000000"/>
          <w:sz w:val="36"/>
          <w:szCs w:val="36"/>
          <w:lang w:bidi="hi-IN"/>
        </w:rPr>
        <w:t>6</w:t>
      </w:r>
      <w:r w:rsidR="00E839FB" w:rsidRPr="001B577C">
        <w:rPr>
          <w:rFonts w:ascii="Arial" w:hAnsi="Arial" w:cs="Arial"/>
          <w:b/>
          <w:bCs/>
          <w:color w:val="000000"/>
          <w:sz w:val="36"/>
          <w:szCs w:val="36"/>
          <w:lang w:bidi="hi-IN"/>
        </w:rPr>
        <w:t xml:space="preserve">.10 </w:t>
      </w:r>
      <w:r w:rsidRPr="001B577C">
        <w:rPr>
          <w:rFonts w:ascii="Arial" w:hAnsi="Arial" w:cs="Arial"/>
          <w:b/>
          <w:bCs/>
          <w:color w:val="000000"/>
          <w:sz w:val="36"/>
          <w:szCs w:val="36"/>
          <w:lang w:bidi="hi-IN"/>
        </w:rPr>
        <w:t>SrIrudrakramaH- daSam</w:t>
      </w:r>
      <w:r w:rsidR="00665208" w:rsidRPr="001B577C">
        <w:rPr>
          <w:rFonts w:ascii="Arial" w:hAnsi="Arial" w:cs="Arial"/>
          <w:b/>
          <w:bCs/>
          <w:color w:val="000000"/>
          <w:sz w:val="36"/>
          <w:szCs w:val="36"/>
          <w:lang w:bidi="hi-IN"/>
        </w:rPr>
        <w:t>O</w:t>
      </w:r>
      <w:r w:rsidRPr="001B577C">
        <w:rPr>
          <w:rFonts w:ascii="Arial" w:hAnsi="Arial" w:cs="Arial"/>
          <w:b/>
          <w:bCs/>
          <w:color w:val="000000"/>
          <w:sz w:val="36"/>
          <w:szCs w:val="36"/>
          <w:lang w:bidi="hi-IN"/>
        </w:rPr>
        <w:t xml:space="preserve"> &amp;nuvAkaH</w:t>
      </w:r>
    </w:p>
    <w:p w14:paraId="3EB330D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4608D67"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gramStart"/>
      <w:r w:rsidRPr="004E6F9C">
        <w:rPr>
          <w:rFonts w:ascii="Arial" w:hAnsi="Arial" w:cs="Arial"/>
          <w:color w:val="000000"/>
          <w:sz w:val="36"/>
          <w:szCs w:val="36"/>
          <w:lang w:bidi="hi-IN"/>
        </w:rPr>
        <w:t>drApeq</w:t>
      </w:r>
      <w:proofErr w:type="gramEnd"/>
      <w:r w:rsidRPr="004E6F9C">
        <w:rPr>
          <w:rFonts w:ascii="Arial" w:hAnsi="Arial" w:cs="Arial"/>
          <w:color w:val="000000"/>
          <w:sz w:val="36"/>
          <w:szCs w:val="36"/>
          <w:lang w:bidi="hi-IN"/>
        </w:rPr>
        <w:t xml:space="preserve"> andha#saH ,</w:t>
      </w:r>
      <w:r w:rsidRPr="004E6F9C">
        <w:rPr>
          <w:rFonts w:ascii="Arial" w:hAnsi="Arial" w:cs="Arial"/>
          <w:color w:val="000000"/>
          <w:sz w:val="36"/>
          <w:szCs w:val="36"/>
          <w:lang w:bidi="hi-IN"/>
        </w:rPr>
        <w:tab/>
        <w:t>andha#saspate</w:t>
      </w:r>
      <w:r w:rsidRPr="004E6F9C">
        <w:rPr>
          <w:rFonts w:ascii="Arial" w:hAnsi="Arial" w:cs="Arial"/>
          <w:color w:val="000000"/>
          <w:sz w:val="36"/>
          <w:szCs w:val="36"/>
          <w:lang w:bidi="hi-IN"/>
        </w:rPr>
        <w:tab/>
        <w:t xml:space="preserve">   </w:t>
      </w:r>
    </w:p>
    <w:p w14:paraId="371D94FD"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paqteq dari#drat,</w:t>
      </w:r>
      <w:r w:rsidRPr="004E6F9C">
        <w:rPr>
          <w:rFonts w:ascii="Arial" w:hAnsi="Arial" w:cs="Arial"/>
          <w:color w:val="000000"/>
          <w:sz w:val="36"/>
          <w:szCs w:val="36"/>
          <w:lang w:bidi="hi-IN"/>
        </w:rPr>
        <w:tab/>
        <w:t>dari#draqn nIla#lohita</w:t>
      </w:r>
      <w:r w:rsidRPr="004E6F9C">
        <w:rPr>
          <w:rFonts w:ascii="Arial" w:hAnsi="Arial" w:cs="Arial"/>
          <w:color w:val="000000"/>
          <w:sz w:val="36"/>
          <w:szCs w:val="36"/>
          <w:lang w:bidi="hi-IN"/>
        </w:rPr>
        <w:tab/>
        <w:t xml:space="preserve">   </w:t>
      </w:r>
    </w:p>
    <w:p w14:paraId="04E98F65"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nIla#lohiqtetiq nIla# --- loqhiqtaq,</w:t>
      </w:r>
      <w:r w:rsidRPr="004E6F9C">
        <w:rPr>
          <w:rFonts w:ascii="Arial" w:hAnsi="Arial" w:cs="Arial"/>
          <w:color w:val="000000"/>
          <w:sz w:val="36"/>
          <w:szCs w:val="36"/>
          <w:lang w:bidi="hi-IN"/>
        </w:rPr>
        <w:tab/>
        <w:t>eqShAM puru#ShANAM</w:t>
      </w:r>
      <w:r w:rsidRPr="004E6F9C">
        <w:rPr>
          <w:rFonts w:ascii="Arial" w:hAnsi="Arial" w:cs="Arial"/>
          <w:color w:val="000000"/>
          <w:sz w:val="36"/>
          <w:szCs w:val="36"/>
          <w:lang w:bidi="hi-IN"/>
        </w:rPr>
        <w:tab/>
        <w:t xml:space="preserve">   </w:t>
      </w:r>
    </w:p>
    <w:p w14:paraId="0F2ED53C"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gramStart"/>
      <w:r w:rsidRPr="004E6F9C">
        <w:rPr>
          <w:rFonts w:ascii="Arial" w:hAnsi="Arial" w:cs="Arial"/>
          <w:color w:val="000000"/>
          <w:sz w:val="36"/>
          <w:szCs w:val="36"/>
          <w:lang w:bidi="hi-IN"/>
        </w:rPr>
        <w:t>puru#</w:t>
      </w:r>
      <w:proofErr w:type="gramEnd"/>
      <w:r w:rsidRPr="004E6F9C">
        <w:rPr>
          <w:rFonts w:ascii="Arial" w:hAnsi="Arial" w:cs="Arial"/>
          <w:color w:val="000000"/>
          <w:sz w:val="36"/>
          <w:szCs w:val="36"/>
          <w:lang w:bidi="hi-IN"/>
        </w:rPr>
        <w:t>ShANAmeqShAM</w:t>
      </w:r>
      <w:r w:rsidRPr="004E6F9C">
        <w:rPr>
          <w:rFonts w:ascii="Arial" w:hAnsi="Arial" w:cs="Arial"/>
          <w:color w:val="000000"/>
          <w:sz w:val="36"/>
          <w:szCs w:val="36"/>
          <w:lang w:bidi="hi-IN"/>
        </w:rPr>
        <w:tab/>
        <w:t xml:space="preserve"> ,eqShAM pa#SUqnAM</w:t>
      </w:r>
      <w:r w:rsidRPr="004E6F9C">
        <w:rPr>
          <w:rFonts w:ascii="Arial" w:hAnsi="Arial" w:cs="Arial"/>
          <w:color w:val="000000"/>
          <w:sz w:val="36"/>
          <w:szCs w:val="36"/>
          <w:lang w:bidi="hi-IN"/>
        </w:rPr>
        <w:tab/>
        <w:t xml:space="preserve">   </w:t>
      </w:r>
    </w:p>
    <w:p w14:paraId="12B71379"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gramStart"/>
      <w:r w:rsidRPr="004E6F9C">
        <w:rPr>
          <w:rFonts w:ascii="Arial" w:hAnsi="Arial" w:cs="Arial"/>
          <w:color w:val="000000"/>
          <w:sz w:val="36"/>
          <w:szCs w:val="36"/>
          <w:lang w:bidi="hi-IN"/>
        </w:rPr>
        <w:t>paqSUqnAM</w:t>
      </w:r>
      <w:proofErr w:type="gramEnd"/>
      <w:r w:rsidRPr="004E6F9C">
        <w:rPr>
          <w:rFonts w:ascii="Arial" w:hAnsi="Arial" w:cs="Arial"/>
          <w:color w:val="000000"/>
          <w:sz w:val="36"/>
          <w:szCs w:val="36"/>
          <w:lang w:bidi="hi-IN"/>
        </w:rPr>
        <w:t xml:space="preserve"> mA</w:t>
      </w:r>
      <w:r w:rsidRPr="004E6F9C">
        <w:rPr>
          <w:rFonts w:ascii="Arial" w:hAnsi="Arial" w:cs="Arial"/>
          <w:color w:val="000000"/>
          <w:sz w:val="36"/>
          <w:szCs w:val="36"/>
          <w:lang w:bidi="hi-IN"/>
        </w:rPr>
        <w:tab/>
        <w:t>,mA BeH</w:t>
      </w:r>
      <w:r w:rsidRPr="004E6F9C">
        <w:rPr>
          <w:rFonts w:ascii="Arial" w:hAnsi="Arial" w:cs="Arial"/>
          <w:color w:val="000000"/>
          <w:sz w:val="36"/>
          <w:szCs w:val="36"/>
          <w:lang w:bidi="hi-IN"/>
        </w:rPr>
        <w:tab/>
        <w:t xml:space="preserve">   </w:t>
      </w:r>
    </w:p>
    <w:p w14:paraId="1472D709"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BermA</w:t>
      </w:r>
      <w:r w:rsidRPr="004E6F9C">
        <w:rPr>
          <w:rFonts w:ascii="Arial" w:hAnsi="Arial" w:cs="Arial"/>
          <w:color w:val="000000"/>
          <w:sz w:val="36"/>
          <w:szCs w:val="36"/>
          <w:lang w:bidi="hi-IN"/>
        </w:rPr>
        <w:tab/>
        <w:t>, mA&amp;ra#H</w:t>
      </w:r>
      <w:r w:rsidRPr="004E6F9C">
        <w:rPr>
          <w:rFonts w:ascii="Arial" w:hAnsi="Arial" w:cs="Arial"/>
          <w:color w:val="000000"/>
          <w:sz w:val="36"/>
          <w:szCs w:val="36"/>
          <w:lang w:bidi="hi-IN"/>
        </w:rPr>
        <w:tab/>
        <w:t xml:space="preserve">   </w:t>
      </w:r>
    </w:p>
    <w:p w14:paraId="14B03217"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aqroqmo,</w:t>
      </w:r>
      <w:r w:rsidRPr="004E6F9C">
        <w:rPr>
          <w:rFonts w:ascii="Arial" w:hAnsi="Arial" w:cs="Arial"/>
          <w:color w:val="000000"/>
          <w:sz w:val="36"/>
          <w:szCs w:val="36"/>
          <w:lang w:bidi="hi-IN"/>
        </w:rPr>
        <w:tab/>
        <w:t>mo e#ShAM</w:t>
      </w:r>
      <w:r w:rsidRPr="004E6F9C">
        <w:rPr>
          <w:rFonts w:ascii="Arial" w:hAnsi="Arial" w:cs="Arial"/>
          <w:color w:val="000000"/>
          <w:sz w:val="36"/>
          <w:szCs w:val="36"/>
          <w:lang w:bidi="hi-IN"/>
        </w:rPr>
        <w:tab/>
        <w:t xml:space="preserve">   </w:t>
      </w:r>
    </w:p>
    <w:p w14:paraId="467E4A36"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gramStart"/>
      <w:r w:rsidRPr="004E6F9C">
        <w:rPr>
          <w:rFonts w:ascii="Arial" w:hAnsi="Arial" w:cs="Arial"/>
          <w:color w:val="000000"/>
          <w:sz w:val="36"/>
          <w:szCs w:val="36"/>
          <w:lang w:bidi="hi-IN"/>
        </w:rPr>
        <w:t>mo</w:t>
      </w:r>
      <w:proofErr w:type="gramEnd"/>
      <w:r w:rsidRPr="004E6F9C">
        <w:rPr>
          <w:rFonts w:ascii="Arial" w:hAnsi="Arial" w:cs="Arial"/>
          <w:color w:val="000000"/>
          <w:sz w:val="36"/>
          <w:szCs w:val="36"/>
          <w:lang w:bidi="hi-IN"/>
        </w:rPr>
        <w:t xml:space="preserve"> itiq mo</w:t>
      </w:r>
      <w:r w:rsidRPr="004E6F9C">
        <w:rPr>
          <w:rFonts w:ascii="Arial" w:hAnsi="Arial" w:cs="Arial"/>
          <w:color w:val="000000"/>
          <w:sz w:val="36"/>
          <w:szCs w:val="36"/>
          <w:lang w:bidi="hi-IN"/>
        </w:rPr>
        <w:tab/>
        <w:t>,eqShAq~g kiM</w:t>
      </w:r>
      <w:r w:rsidRPr="004E6F9C">
        <w:rPr>
          <w:rFonts w:ascii="Arial" w:hAnsi="Arial" w:cs="Arial"/>
          <w:color w:val="000000"/>
          <w:sz w:val="36"/>
          <w:szCs w:val="36"/>
          <w:lang w:bidi="hi-IN"/>
        </w:rPr>
        <w:tab/>
        <w:t xml:space="preserve">   </w:t>
      </w:r>
    </w:p>
    <w:p w14:paraId="75F1D9BF"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ki~jcaqna,</w:t>
      </w:r>
      <w:r w:rsidRPr="004E6F9C">
        <w:rPr>
          <w:rFonts w:ascii="Arial" w:hAnsi="Arial" w:cs="Arial"/>
          <w:color w:val="000000"/>
          <w:sz w:val="36"/>
          <w:szCs w:val="36"/>
          <w:lang w:bidi="hi-IN"/>
        </w:rPr>
        <w:tab/>
        <w:t>caq nAma#mat</w:t>
      </w:r>
      <w:r w:rsidRPr="004E6F9C">
        <w:rPr>
          <w:rFonts w:ascii="Arial" w:hAnsi="Arial" w:cs="Arial"/>
          <w:color w:val="000000"/>
          <w:sz w:val="36"/>
          <w:szCs w:val="36"/>
          <w:lang w:bidi="hi-IN"/>
        </w:rPr>
        <w:tab/>
        <w:t xml:space="preserve">   </w:t>
      </w:r>
    </w:p>
    <w:p w14:paraId="5A3B7650"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AqmaqmaqdityA# mamat</w:t>
      </w:r>
      <w:r w:rsidRPr="004E6F9C">
        <w:rPr>
          <w:rFonts w:ascii="Arial" w:hAnsi="Arial" w:cs="Arial"/>
          <w:color w:val="000000"/>
          <w:sz w:val="36"/>
          <w:szCs w:val="36"/>
          <w:lang w:bidi="hi-IN"/>
        </w:rPr>
        <w:tab/>
        <w:t>, yA te$ &gt;</w:t>
      </w:r>
      <w:r w:rsidRPr="004E6F9C">
        <w:rPr>
          <w:rFonts w:ascii="Arial" w:hAnsi="Arial" w:cs="Arial"/>
          <w:color w:val="000000"/>
          <w:sz w:val="36"/>
          <w:szCs w:val="36"/>
          <w:lang w:bidi="hi-IN"/>
        </w:rPr>
        <w:tab/>
        <w:t xml:space="preserve">   </w:t>
      </w:r>
    </w:p>
    <w:p w14:paraId="3636B3B4"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gramStart"/>
      <w:r w:rsidRPr="004E6F9C">
        <w:rPr>
          <w:rFonts w:ascii="Arial" w:hAnsi="Arial" w:cs="Arial"/>
          <w:color w:val="000000"/>
          <w:sz w:val="36"/>
          <w:szCs w:val="36"/>
          <w:lang w:bidi="hi-IN"/>
        </w:rPr>
        <w:t>teq</w:t>
      </w:r>
      <w:proofErr w:type="gramEnd"/>
      <w:r w:rsidRPr="004E6F9C">
        <w:rPr>
          <w:rFonts w:ascii="Arial" w:hAnsi="Arial" w:cs="Arial"/>
          <w:color w:val="000000"/>
          <w:sz w:val="36"/>
          <w:szCs w:val="36"/>
          <w:lang w:bidi="hi-IN"/>
        </w:rPr>
        <w:t xml:space="preserve"> ruqdraq</w:t>
      </w:r>
      <w:r w:rsidRPr="004E6F9C">
        <w:rPr>
          <w:rFonts w:ascii="Arial" w:hAnsi="Arial" w:cs="Arial"/>
          <w:color w:val="000000"/>
          <w:sz w:val="36"/>
          <w:szCs w:val="36"/>
          <w:lang w:bidi="hi-IN"/>
        </w:rPr>
        <w:tab/>
        <w:t xml:space="preserve"> , ruqdraq SiqvA</w:t>
      </w:r>
      <w:r w:rsidRPr="004E6F9C">
        <w:rPr>
          <w:rFonts w:ascii="Arial" w:hAnsi="Arial" w:cs="Arial"/>
          <w:color w:val="000000"/>
          <w:sz w:val="36"/>
          <w:szCs w:val="36"/>
          <w:lang w:bidi="hi-IN"/>
        </w:rPr>
        <w:tab/>
        <w:t xml:space="preserve">   </w:t>
      </w:r>
    </w:p>
    <w:p w14:paraId="6B98D5A8"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SiqvA taqnUH,</w:t>
      </w:r>
      <w:r w:rsidRPr="004E6F9C">
        <w:rPr>
          <w:rFonts w:ascii="Arial" w:hAnsi="Arial" w:cs="Arial"/>
          <w:color w:val="000000"/>
          <w:sz w:val="36"/>
          <w:szCs w:val="36"/>
          <w:lang w:bidi="hi-IN"/>
        </w:rPr>
        <w:tab/>
        <w:t>taqnUSSiqvA</w:t>
      </w:r>
      <w:r w:rsidRPr="004E6F9C">
        <w:rPr>
          <w:rFonts w:ascii="Arial" w:hAnsi="Arial" w:cs="Arial"/>
          <w:color w:val="000000"/>
          <w:sz w:val="36"/>
          <w:szCs w:val="36"/>
          <w:lang w:bidi="hi-IN"/>
        </w:rPr>
        <w:tab/>
        <w:t xml:space="preserve">   </w:t>
      </w:r>
    </w:p>
    <w:p w14:paraId="614982FE"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lastRenderedPageBreak/>
        <w:t>SiqvA viqSvAha#BeShajI,</w:t>
      </w:r>
      <w:r w:rsidRPr="004E6F9C">
        <w:rPr>
          <w:rFonts w:ascii="Arial" w:hAnsi="Arial" w:cs="Arial"/>
          <w:color w:val="000000"/>
          <w:sz w:val="36"/>
          <w:szCs w:val="36"/>
          <w:lang w:bidi="hi-IN"/>
        </w:rPr>
        <w:tab/>
        <w:t>viqSvAha# BeShaqjIti# viqSvAha# --- BeqShaqjIq &gt;</w:t>
      </w:r>
      <w:r w:rsidRPr="004E6F9C">
        <w:rPr>
          <w:rFonts w:ascii="Arial" w:hAnsi="Arial" w:cs="Arial"/>
          <w:color w:val="000000"/>
          <w:sz w:val="36"/>
          <w:szCs w:val="36"/>
          <w:lang w:bidi="hi-IN"/>
        </w:rPr>
        <w:tab/>
        <w:t xml:space="preserve"> </w:t>
      </w:r>
    </w:p>
    <w:p w14:paraId="5C3338F1"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SiqvA ruqdrasya#</w:t>
      </w:r>
      <w:r w:rsidRPr="004E6F9C">
        <w:rPr>
          <w:rFonts w:ascii="Arial" w:hAnsi="Arial" w:cs="Arial"/>
          <w:color w:val="000000"/>
          <w:sz w:val="36"/>
          <w:szCs w:val="36"/>
          <w:lang w:bidi="hi-IN"/>
        </w:rPr>
        <w:tab/>
        <w:t xml:space="preserve"> , ruqdrasya# BeShaqjI</w:t>
      </w:r>
      <w:r w:rsidRPr="004E6F9C">
        <w:rPr>
          <w:rFonts w:ascii="Arial" w:hAnsi="Arial" w:cs="Arial"/>
          <w:color w:val="000000"/>
          <w:sz w:val="36"/>
          <w:szCs w:val="36"/>
          <w:lang w:bidi="hi-IN"/>
        </w:rPr>
        <w:tab/>
        <w:t xml:space="preserve">   </w:t>
      </w:r>
    </w:p>
    <w:p w14:paraId="341C5A41"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BeqShaqjI tayA$ &gt;.</w:t>
      </w:r>
      <w:r w:rsidRPr="004E6F9C">
        <w:rPr>
          <w:rFonts w:ascii="Arial" w:hAnsi="Arial" w:cs="Arial"/>
          <w:color w:val="000000"/>
          <w:sz w:val="36"/>
          <w:szCs w:val="36"/>
          <w:lang w:bidi="hi-IN"/>
        </w:rPr>
        <w:tab/>
        <w:t>tayA# naH</w:t>
      </w:r>
      <w:r w:rsidRPr="004E6F9C">
        <w:rPr>
          <w:rFonts w:ascii="Arial" w:hAnsi="Arial" w:cs="Arial"/>
          <w:color w:val="000000"/>
          <w:sz w:val="36"/>
          <w:szCs w:val="36"/>
          <w:lang w:bidi="hi-IN"/>
        </w:rPr>
        <w:tab/>
        <w:t xml:space="preserve"> </w:t>
      </w:r>
    </w:p>
    <w:p w14:paraId="3EBF4E40"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noq mRuqDaq,</w:t>
      </w:r>
      <w:r w:rsidRPr="004E6F9C">
        <w:rPr>
          <w:rFonts w:ascii="Arial" w:hAnsi="Arial" w:cs="Arial"/>
          <w:color w:val="000000"/>
          <w:sz w:val="36"/>
          <w:szCs w:val="36"/>
          <w:lang w:bidi="hi-IN"/>
        </w:rPr>
        <w:tab/>
        <w:t>mRuqDaq jIqvase$ &gt;</w:t>
      </w:r>
      <w:r w:rsidRPr="004E6F9C">
        <w:rPr>
          <w:rFonts w:ascii="Arial" w:hAnsi="Arial" w:cs="Arial"/>
          <w:color w:val="000000"/>
          <w:sz w:val="36"/>
          <w:szCs w:val="36"/>
          <w:lang w:bidi="hi-IN"/>
        </w:rPr>
        <w:tab/>
        <w:t xml:space="preserve"> </w:t>
      </w:r>
    </w:p>
    <w:p w14:paraId="4C29B089"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gramStart"/>
      <w:r w:rsidRPr="004E6F9C">
        <w:rPr>
          <w:rFonts w:ascii="Arial" w:hAnsi="Arial" w:cs="Arial"/>
          <w:color w:val="000000"/>
          <w:sz w:val="36"/>
          <w:szCs w:val="36"/>
          <w:lang w:bidi="hi-IN"/>
        </w:rPr>
        <w:t>jIqvasaq</w:t>
      </w:r>
      <w:proofErr w:type="gramEnd"/>
      <w:r w:rsidRPr="004E6F9C">
        <w:rPr>
          <w:rFonts w:ascii="Arial" w:hAnsi="Arial" w:cs="Arial"/>
          <w:color w:val="000000"/>
          <w:sz w:val="36"/>
          <w:szCs w:val="36"/>
          <w:lang w:bidi="hi-IN"/>
        </w:rPr>
        <w:t xml:space="preserve"> iti#  jIqvase$ &gt;,</w:t>
      </w:r>
      <w:r w:rsidRPr="004E6F9C">
        <w:rPr>
          <w:rFonts w:ascii="Arial" w:hAnsi="Arial" w:cs="Arial"/>
          <w:color w:val="000000"/>
          <w:sz w:val="36"/>
          <w:szCs w:val="36"/>
          <w:lang w:bidi="hi-IN"/>
        </w:rPr>
        <w:tab/>
        <w:t>iqmA(gm) ruqdrAya#</w:t>
      </w:r>
      <w:r w:rsidRPr="004E6F9C">
        <w:rPr>
          <w:rFonts w:ascii="Arial" w:hAnsi="Arial" w:cs="Arial"/>
          <w:color w:val="000000"/>
          <w:sz w:val="36"/>
          <w:szCs w:val="36"/>
          <w:lang w:bidi="hi-IN"/>
        </w:rPr>
        <w:tab/>
        <w:t xml:space="preserve"> </w:t>
      </w:r>
    </w:p>
    <w:p w14:paraId="766655F4"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ruqdrAya# taqvase$ &gt;,</w:t>
      </w:r>
      <w:r w:rsidRPr="004E6F9C">
        <w:rPr>
          <w:rFonts w:ascii="Arial" w:hAnsi="Arial" w:cs="Arial"/>
          <w:color w:val="000000"/>
          <w:sz w:val="36"/>
          <w:szCs w:val="36"/>
          <w:lang w:bidi="hi-IN"/>
        </w:rPr>
        <w:tab/>
        <w:t>taqvase# kapaqrdine$ &gt;</w:t>
      </w:r>
      <w:r w:rsidRPr="004E6F9C">
        <w:rPr>
          <w:rFonts w:ascii="Arial" w:hAnsi="Arial" w:cs="Arial"/>
          <w:color w:val="000000"/>
          <w:sz w:val="36"/>
          <w:szCs w:val="36"/>
          <w:lang w:bidi="hi-IN"/>
        </w:rPr>
        <w:tab/>
        <w:t xml:space="preserve">   </w:t>
      </w:r>
    </w:p>
    <w:p w14:paraId="4EFC57D8"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kaqpaqrdine$ kShaqyadvI#rAya,</w:t>
      </w:r>
      <w:r w:rsidRPr="004E6F9C">
        <w:rPr>
          <w:rFonts w:ascii="Arial" w:hAnsi="Arial" w:cs="Arial"/>
          <w:color w:val="000000"/>
          <w:sz w:val="36"/>
          <w:szCs w:val="36"/>
          <w:lang w:bidi="hi-IN"/>
        </w:rPr>
        <w:tab/>
        <w:t>kShaqyadvI#rAyaq pra</w:t>
      </w:r>
      <w:r w:rsidRPr="004E6F9C">
        <w:rPr>
          <w:rFonts w:ascii="Arial" w:hAnsi="Arial" w:cs="Arial"/>
          <w:color w:val="000000"/>
          <w:sz w:val="36"/>
          <w:szCs w:val="36"/>
          <w:lang w:bidi="hi-IN"/>
        </w:rPr>
        <w:tab/>
        <w:t xml:space="preserve">   </w:t>
      </w:r>
    </w:p>
    <w:p w14:paraId="41C2CA04"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kShaqyadvI#rAqyeti# kShaqyat --- vIqrAqyaq,</w:t>
      </w:r>
      <w:r w:rsidRPr="004E6F9C">
        <w:rPr>
          <w:rFonts w:ascii="Arial" w:hAnsi="Arial" w:cs="Arial"/>
          <w:color w:val="000000"/>
          <w:sz w:val="36"/>
          <w:szCs w:val="36"/>
          <w:lang w:bidi="hi-IN"/>
        </w:rPr>
        <w:tab/>
        <w:t>praBa#rAmahe</w:t>
      </w:r>
      <w:r w:rsidRPr="004E6F9C">
        <w:rPr>
          <w:rFonts w:ascii="Arial" w:hAnsi="Arial" w:cs="Arial"/>
          <w:color w:val="000000"/>
          <w:sz w:val="36"/>
          <w:szCs w:val="36"/>
          <w:lang w:bidi="hi-IN"/>
        </w:rPr>
        <w:tab/>
        <w:t xml:space="preserve">   </w:t>
      </w:r>
    </w:p>
    <w:p w14:paraId="68CCDF68"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BaqrAqmaqheq maqtiM,</w:t>
      </w:r>
      <w:r w:rsidRPr="004E6F9C">
        <w:rPr>
          <w:rFonts w:ascii="Arial" w:hAnsi="Arial" w:cs="Arial"/>
          <w:color w:val="000000"/>
          <w:sz w:val="36"/>
          <w:szCs w:val="36"/>
          <w:lang w:bidi="hi-IN"/>
        </w:rPr>
        <w:tab/>
        <w:t>maqtimiti# maqtiM</w:t>
      </w:r>
      <w:r w:rsidRPr="004E6F9C">
        <w:rPr>
          <w:rFonts w:ascii="Arial" w:hAnsi="Arial" w:cs="Arial"/>
          <w:color w:val="000000"/>
          <w:sz w:val="36"/>
          <w:szCs w:val="36"/>
          <w:lang w:bidi="hi-IN"/>
        </w:rPr>
        <w:tab/>
        <w:t xml:space="preserve">   </w:t>
      </w:r>
    </w:p>
    <w:p w14:paraId="16A37E76"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yathA# naH,</w:t>
      </w:r>
      <w:r w:rsidRPr="004E6F9C">
        <w:rPr>
          <w:rFonts w:ascii="Arial" w:hAnsi="Arial" w:cs="Arial"/>
          <w:color w:val="000000"/>
          <w:sz w:val="36"/>
          <w:szCs w:val="36"/>
          <w:lang w:bidi="hi-IN"/>
        </w:rPr>
        <w:tab/>
        <w:t>naqSSaM</w:t>
      </w:r>
      <w:r w:rsidRPr="004E6F9C">
        <w:rPr>
          <w:rFonts w:ascii="Arial" w:hAnsi="Arial" w:cs="Arial"/>
          <w:color w:val="000000"/>
          <w:sz w:val="36"/>
          <w:szCs w:val="36"/>
          <w:lang w:bidi="hi-IN"/>
        </w:rPr>
        <w:tab/>
        <w:t xml:space="preserve">   </w:t>
      </w:r>
    </w:p>
    <w:p w14:paraId="19373B01"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Samasa#t,</w:t>
      </w:r>
      <w:r w:rsidRPr="004E6F9C">
        <w:rPr>
          <w:rFonts w:ascii="Arial" w:hAnsi="Arial" w:cs="Arial"/>
          <w:color w:val="000000"/>
          <w:sz w:val="36"/>
          <w:szCs w:val="36"/>
          <w:lang w:bidi="hi-IN"/>
        </w:rPr>
        <w:tab/>
        <w:t>asa#d dviqpade$ &gt;</w:t>
      </w:r>
      <w:r w:rsidRPr="004E6F9C">
        <w:rPr>
          <w:rFonts w:ascii="Arial" w:hAnsi="Arial" w:cs="Arial"/>
          <w:color w:val="000000"/>
          <w:sz w:val="36"/>
          <w:szCs w:val="36"/>
          <w:lang w:bidi="hi-IN"/>
        </w:rPr>
        <w:tab/>
        <w:t xml:space="preserve">   </w:t>
      </w:r>
    </w:p>
    <w:p w14:paraId="76DF496F"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gramStart"/>
      <w:r w:rsidRPr="004E6F9C">
        <w:rPr>
          <w:rFonts w:ascii="Arial" w:hAnsi="Arial" w:cs="Arial"/>
          <w:color w:val="000000"/>
          <w:sz w:val="36"/>
          <w:szCs w:val="36"/>
          <w:lang w:bidi="hi-IN"/>
        </w:rPr>
        <w:t>dviqpadeq</w:t>
      </w:r>
      <w:proofErr w:type="gramEnd"/>
      <w:r w:rsidRPr="004E6F9C">
        <w:rPr>
          <w:rFonts w:ascii="Arial" w:hAnsi="Arial" w:cs="Arial"/>
          <w:color w:val="000000"/>
          <w:sz w:val="36"/>
          <w:szCs w:val="36"/>
          <w:lang w:bidi="hi-IN"/>
        </w:rPr>
        <w:t xml:space="preserve"> catu#Shpade,</w:t>
      </w:r>
      <w:r w:rsidRPr="004E6F9C">
        <w:rPr>
          <w:rFonts w:ascii="Arial" w:hAnsi="Arial" w:cs="Arial"/>
          <w:color w:val="000000"/>
          <w:sz w:val="36"/>
          <w:szCs w:val="36"/>
          <w:lang w:bidi="hi-IN"/>
        </w:rPr>
        <w:tab/>
        <w:t>dviqpadaq iti#  dvi --- pade$ &gt;</w:t>
      </w:r>
      <w:r w:rsidRPr="004E6F9C">
        <w:rPr>
          <w:rFonts w:ascii="Arial" w:hAnsi="Arial" w:cs="Arial"/>
          <w:color w:val="000000"/>
          <w:sz w:val="36"/>
          <w:szCs w:val="36"/>
          <w:lang w:bidi="hi-IN"/>
        </w:rPr>
        <w:tab/>
        <w:t xml:space="preserve"> </w:t>
      </w:r>
    </w:p>
    <w:p w14:paraId="6F1130BD"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catu#Shpadeq viSva$M &gt;,</w:t>
      </w:r>
      <w:r w:rsidRPr="004E6F9C">
        <w:rPr>
          <w:rFonts w:ascii="Arial" w:hAnsi="Arial" w:cs="Arial"/>
          <w:color w:val="000000"/>
          <w:sz w:val="36"/>
          <w:szCs w:val="36"/>
          <w:lang w:bidi="hi-IN"/>
        </w:rPr>
        <w:tab/>
        <w:t>catu#Shpadaq itiq catu#H --- paqdeq &gt;</w:t>
      </w:r>
      <w:r w:rsidRPr="004E6F9C">
        <w:rPr>
          <w:rFonts w:ascii="Arial" w:hAnsi="Arial" w:cs="Arial"/>
          <w:color w:val="000000"/>
          <w:sz w:val="36"/>
          <w:szCs w:val="36"/>
          <w:lang w:bidi="hi-IN"/>
        </w:rPr>
        <w:tab/>
        <w:t xml:space="preserve"> </w:t>
      </w:r>
    </w:p>
    <w:p w14:paraId="0187C7F6"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gramStart"/>
      <w:r w:rsidRPr="004E6F9C">
        <w:rPr>
          <w:rFonts w:ascii="Arial" w:hAnsi="Arial" w:cs="Arial"/>
          <w:color w:val="000000"/>
          <w:sz w:val="36"/>
          <w:szCs w:val="36"/>
          <w:lang w:bidi="hi-IN"/>
        </w:rPr>
        <w:t>viSva#</w:t>
      </w:r>
      <w:proofErr w:type="gramEnd"/>
      <w:r w:rsidRPr="004E6F9C">
        <w:rPr>
          <w:rFonts w:ascii="Arial" w:hAnsi="Arial" w:cs="Arial"/>
          <w:color w:val="000000"/>
          <w:sz w:val="36"/>
          <w:szCs w:val="36"/>
          <w:lang w:bidi="hi-IN"/>
        </w:rPr>
        <w:t>M puqShTaM ,</w:t>
      </w:r>
      <w:r w:rsidRPr="004E6F9C">
        <w:rPr>
          <w:rFonts w:ascii="Arial" w:hAnsi="Arial" w:cs="Arial"/>
          <w:color w:val="000000"/>
          <w:sz w:val="36"/>
          <w:szCs w:val="36"/>
          <w:lang w:bidi="hi-IN"/>
        </w:rPr>
        <w:tab/>
        <w:t>puqShTa~g grAme$ &gt;</w:t>
      </w:r>
      <w:r w:rsidRPr="004E6F9C">
        <w:rPr>
          <w:rFonts w:ascii="Arial" w:hAnsi="Arial" w:cs="Arial"/>
          <w:color w:val="000000"/>
          <w:sz w:val="36"/>
          <w:szCs w:val="36"/>
          <w:lang w:bidi="hi-IN"/>
        </w:rPr>
        <w:tab/>
        <w:t xml:space="preserve">   </w:t>
      </w:r>
    </w:p>
    <w:p w14:paraId="510EE13D"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gramStart"/>
      <w:r w:rsidRPr="004E6F9C">
        <w:rPr>
          <w:rFonts w:ascii="Arial" w:hAnsi="Arial" w:cs="Arial"/>
          <w:color w:val="000000"/>
          <w:sz w:val="36"/>
          <w:szCs w:val="36"/>
          <w:lang w:bidi="hi-IN"/>
        </w:rPr>
        <w:t>grAme</w:t>
      </w:r>
      <w:proofErr w:type="gramEnd"/>
      <w:r w:rsidRPr="004E6F9C">
        <w:rPr>
          <w:rFonts w:ascii="Arial" w:hAnsi="Arial" w:cs="Arial"/>
          <w:color w:val="000000"/>
          <w:sz w:val="36"/>
          <w:szCs w:val="36"/>
          <w:lang w:bidi="hi-IN"/>
        </w:rPr>
        <w:t># aqsmin ,</w:t>
      </w:r>
      <w:r w:rsidRPr="004E6F9C">
        <w:rPr>
          <w:rFonts w:ascii="Arial" w:hAnsi="Arial" w:cs="Arial"/>
          <w:color w:val="000000"/>
          <w:sz w:val="36"/>
          <w:szCs w:val="36"/>
          <w:lang w:bidi="hi-IN"/>
        </w:rPr>
        <w:tab/>
        <w:t>aqsminnanA#turaM</w:t>
      </w:r>
      <w:r w:rsidRPr="004E6F9C">
        <w:rPr>
          <w:rFonts w:ascii="Arial" w:hAnsi="Arial" w:cs="Arial"/>
          <w:color w:val="000000"/>
          <w:sz w:val="36"/>
          <w:szCs w:val="36"/>
          <w:lang w:bidi="hi-IN"/>
        </w:rPr>
        <w:tab/>
        <w:t xml:space="preserve">   </w:t>
      </w:r>
    </w:p>
    <w:p w14:paraId="42E3B5D5"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anA#turaqmityanA$ --- tuqraqM &gt;,</w:t>
      </w:r>
      <w:r w:rsidRPr="004E6F9C">
        <w:rPr>
          <w:rFonts w:ascii="Arial" w:hAnsi="Arial" w:cs="Arial"/>
          <w:color w:val="000000"/>
          <w:sz w:val="36"/>
          <w:szCs w:val="36"/>
          <w:lang w:bidi="hi-IN"/>
        </w:rPr>
        <w:tab/>
        <w:t>mRuqDAna#H</w:t>
      </w:r>
      <w:r w:rsidRPr="004E6F9C">
        <w:rPr>
          <w:rFonts w:ascii="Arial" w:hAnsi="Arial" w:cs="Arial"/>
          <w:color w:val="000000"/>
          <w:sz w:val="36"/>
          <w:szCs w:val="36"/>
          <w:lang w:bidi="hi-IN"/>
        </w:rPr>
        <w:tab/>
        <w:t xml:space="preserve">   </w:t>
      </w:r>
    </w:p>
    <w:p w14:paraId="34C3750F"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noq ruqdraq,</w:t>
      </w:r>
      <w:r w:rsidRPr="004E6F9C">
        <w:rPr>
          <w:rFonts w:ascii="Arial" w:hAnsi="Arial" w:cs="Arial"/>
          <w:color w:val="000000"/>
          <w:sz w:val="36"/>
          <w:szCs w:val="36"/>
          <w:lang w:bidi="hi-IN"/>
        </w:rPr>
        <w:tab/>
        <w:t>ruqdroqta</w:t>
      </w:r>
      <w:r w:rsidRPr="004E6F9C">
        <w:rPr>
          <w:rFonts w:ascii="Arial" w:hAnsi="Arial" w:cs="Arial"/>
          <w:color w:val="000000"/>
          <w:sz w:val="36"/>
          <w:szCs w:val="36"/>
          <w:lang w:bidi="hi-IN"/>
        </w:rPr>
        <w:tab/>
        <w:t xml:space="preserve">   </w:t>
      </w:r>
    </w:p>
    <w:p w14:paraId="496EA1A2"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uqta na#H</w:t>
      </w:r>
      <w:r w:rsidRPr="004E6F9C">
        <w:rPr>
          <w:rFonts w:ascii="Arial" w:hAnsi="Arial" w:cs="Arial"/>
          <w:color w:val="000000"/>
          <w:sz w:val="36"/>
          <w:szCs w:val="36"/>
          <w:lang w:bidi="hi-IN"/>
        </w:rPr>
        <w:tab/>
        <w:t>, noq maya#H</w:t>
      </w:r>
      <w:r w:rsidRPr="004E6F9C">
        <w:rPr>
          <w:rFonts w:ascii="Arial" w:hAnsi="Arial" w:cs="Arial"/>
          <w:color w:val="000000"/>
          <w:sz w:val="36"/>
          <w:szCs w:val="36"/>
          <w:lang w:bidi="hi-IN"/>
        </w:rPr>
        <w:tab/>
        <w:t xml:space="preserve">   </w:t>
      </w:r>
    </w:p>
    <w:p w14:paraId="343B8DE2"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maya#skRudhi</w:t>
      </w:r>
      <w:r w:rsidRPr="004E6F9C">
        <w:rPr>
          <w:rFonts w:ascii="Arial" w:hAnsi="Arial" w:cs="Arial"/>
          <w:color w:val="000000"/>
          <w:sz w:val="36"/>
          <w:szCs w:val="36"/>
          <w:lang w:bidi="hi-IN"/>
        </w:rPr>
        <w:tab/>
        <w:t>, kRuqdhiq kShaqyadvI#rAya</w:t>
      </w:r>
      <w:r w:rsidRPr="004E6F9C">
        <w:rPr>
          <w:rFonts w:ascii="Arial" w:hAnsi="Arial" w:cs="Arial"/>
          <w:color w:val="000000"/>
          <w:sz w:val="36"/>
          <w:szCs w:val="36"/>
          <w:lang w:bidi="hi-IN"/>
        </w:rPr>
        <w:tab/>
        <w:t xml:space="preserve">   </w:t>
      </w:r>
    </w:p>
    <w:p w14:paraId="6BBEDC42"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gramStart"/>
      <w:r w:rsidRPr="004E6F9C">
        <w:rPr>
          <w:rFonts w:ascii="Arial" w:hAnsi="Arial" w:cs="Arial"/>
          <w:color w:val="000000"/>
          <w:sz w:val="36"/>
          <w:szCs w:val="36"/>
          <w:lang w:bidi="hi-IN"/>
        </w:rPr>
        <w:t>kShaqyadvI#</w:t>
      </w:r>
      <w:proofErr w:type="gramEnd"/>
      <w:r w:rsidRPr="004E6F9C">
        <w:rPr>
          <w:rFonts w:ascii="Arial" w:hAnsi="Arial" w:cs="Arial"/>
          <w:color w:val="000000"/>
          <w:sz w:val="36"/>
          <w:szCs w:val="36"/>
          <w:lang w:bidi="hi-IN"/>
        </w:rPr>
        <w:t>rAyaq nama#sA ,</w:t>
      </w:r>
      <w:r w:rsidRPr="004E6F9C">
        <w:rPr>
          <w:rFonts w:ascii="Arial" w:hAnsi="Arial" w:cs="Arial"/>
          <w:color w:val="000000"/>
          <w:sz w:val="36"/>
          <w:szCs w:val="36"/>
          <w:lang w:bidi="hi-IN"/>
        </w:rPr>
        <w:tab/>
        <w:t>kShaqyadvI#rAqyeti# kShaqyat --- vIqrAqyaq</w:t>
      </w:r>
      <w:r w:rsidRPr="004E6F9C">
        <w:rPr>
          <w:rFonts w:ascii="Arial" w:hAnsi="Arial" w:cs="Arial"/>
          <w:color w:val="000000"/>
          <w:sz w:val="36"/>
          <w:szCs w:val="36"/>
          <w:lang w:bidi="hi-IN"/>
        </w:rPr>
        <w:tab/>
        <w:t xml:space="preserve">   </w:t>
      </w:r>
    </w:p>
    <w:p w14:paraId="1414C2EB"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nama#sA vidhema,</w:t>
      </w:r>
      <w:r w:rsidRPr="004E6F9C">
        <w:rPr>
          <w:rFonts w:ascii="Arial" w:hAnsi="Arial" w:cs="Arial"/>
          <w:color w:val="000000"/>
          <w:sz w:val="36"/>
          <w:szCs w:val="36"/>
          <w:lang w:bidi="hi-IN"/>
        </w:rPr>
        <w:tab/>
        <w:t>viqdheqmaq teq &gt;</w:t>
      </w:r>
      <w:r w:rsidRPr="004E6F9C">
        <w:rPr>
          <w:rFonts w:ascii="Arial" w:hAnsi="Arial" w:cs="Arial"/>
          <w:color w:val="000000"/>
          <w:sz w:val="36"/>
          <w:szCs w:val="36"/>
          <w:lang w:bidi="hi-IN"/>
        </w:rPr>
        <w:tab/>
        <w:t xml:space="preserve">   </w:t>
      </w:r>
    </w:p>
    <w:p w14:paraId="7B867D6C"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taq iti# te,</w:t>
      </w:r>
      <w:r w:rsidRPr="004E6F9C">
        <w:rPr>
          <w:rFonts w:ascii="Arial" w:hAnsi="Arial" w:cs="Arial"/>
          <w:color w:val="000000"/>
          <w:sz w:val="36"/>
          <w:szCs w:val="36"/>
          <w:lang w:bidi="hi-IN"/>
        </w:rPr>
        <w:tab/>
        <w:t>yacCaM</w:t>
      </w:r>
      <w:r w:rsidRPr="004E6F9C">
        <w:rPr>
          <w:rFonts w:ascii="Arial" w:hAnsi="Arial" w:cs="Arial"/>
          <w:color w:val="000000"/>
          <w:sz w:val="36"/>
          <w:szCs w:val="36"/>
          <w:lang w:bidi="hi-IN"/>
        </w:rPr>
        <w:tab/>
        <w:t xml:space="preserve">   </w:t>
      </w:r>
    </w:p>
    <w:p w14:paraId="71868015"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Sa~jca#</w:t>
      </w:r>
      <w:r w:rsidRPr="004E6F9C">
        <w:rPr>
          <w:rFonts w:ascii="Arial" w:hAnsi="Arial" w:cs="Arial"/>
          <w:color w:val="000000"/>
          <w:sz w:val="36"/>
          <w:szCs w:val="36"/>
          <w:lang w:bidi="hi-IN"/>
        </w:rPr>
        <w:tab/>
      </w:r>
      <w:proofErr w:type="gramStart"/>
      <w:r w:rsidRPr="004E6F9C">
        <w:rPr>
          <w:rFonts w:ascii="Arial" w:hAnsi="Arial" w:cs="Arial"/>
          <w:color w:val="000000"/>
          <w:sz w:val="36"/>
          <w:szCs w:val="36"/>
          <w:lang w:bidi="hi-IN"/>
        </w:rPr>
        <w:t>,caq</w:t>
      </w:r>
      <w:proofErr w:type="gramEnd"/>
      <w:r w:rsidRPr="004E6F9C">
        <w:rPr>
          <w:rFonts w:ascii="Arial" w:hAnsi="Arial" w:cs="Arial"/>
          <w:color w:val="000000"/>
          <w:sz w:val="36"/>
          <w:szCs w:val="36"/>
          <w:lang w:bidi="hi-IN"/>
        </w:rPr>
        <w:t xml:space="preserve"> yoH</w:t>
      </w:r>
      <w:r w:rsidRPr="004E6F9C">
        <w:rPr>
          <w:rFonts w:ascii="Arial" w:hAnsi="Arial" w:cs="Arial"/>
          <w:color w:val="000000"/>
          <w:sz w:val="36"/>
          <w:szCs w:val="36"/>
          <w:lang w:bidi="hi-IN"/>
        </w:rPr>
        <w:tab/>
        <w:t xml:space="preserve">   </w:t>
      </w:r>
    </w:p>
    <w:p w14:paraId="4FEC9C8A"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gramStart"/>
      <w:r w:rsidRPr="004E6F9C">
        <w:rPr>
          <w:rFonts w:ascii="Arial" w:hAnsi="Arial" w:cs="Arial"/>
          <w:color w:val="000000"/>
          <w:sz w:val="36"/>
          <w:szCs w:val="36"/>
          <w:lang w:bidi="hi-IN"/>
        </w:rPr>
        <w:t>yoSca</w:t>
      </w:r>
      <w:proofErr w:type="gramEnd"/>
      <w:r w:rsidRPr="004E6F9C">
        <w:rPr>
          <w:rFonts w:ascii="Arial" w:hAnsi="Arial" w:cs="Arial"/>
          <w:color w:val="000000"/>
          <w:sz w:val="36"/>
          <w:szCs w:val="36"/>
          <w:lang w:bidi="hi-IN"/>
        </w:rPr>
        <w:t>#</w:t>
      </w:r>
      <w:r w:rsidRPr="004E6F9C">
        <w:rPr>
          <w:rFonts w:ascii="Arial" w:hAnsi="Arial" w:cs="Arial"/>
          <w:color w:val="000000"/>
          <w:sz w:val="36"/>
          <w:szCs w:val="36"/>
          <w:lang w:bidi="hi-IN"/>
        </w:rPr>
        <w:tab/>
        <w:t>,caq manu#H</w:t>
      </w:r>
      <w:r w:rsidRPr="004E6F9C">
        <w:rPr>
          <w:rFonts w:ascii="Arial" w:hAnsi="Arial" w:cs="Arial"/>
          <w:color w:val="000000"/>
          <w:sz w:val="36"/>
          <w:szCs w:val="36"/>
          <w:lang w:bidi="hi-IN"/>
        </w:rPr>
        <w:tab/>
        <w:t xml:space="preserve">   </w:t>
      </w:r>
    </w:p>
    <w:p w14:paraId="433E3E2A"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manu# rAyaqje,</w:t>
      </w:r>
      <w:r w:rsidRPr="004E6F9C">
        <w:rPr>
          <w:rFonts w:ascii="Arial" w:hAnsi="Arial" w:cs="Arial"/>
          <w:color w:val="000000"/>
          <w:sz w:val="36"/>
          <w:szCs w:val="36"/>
          <w:lang w:bidi="hi-IN"/>
        </w:rPr>
        <w:tab/>
        <w:t>Aqyaqje piqtA</w:t>
      </w:r>
      <w:r w:rsidRPr="004E6F9C">
        <w:rPr>
          <w:rFonts w:ascii="Arial" w:hAnsi="Arial" w:cs="Arial"/>
          <w:color w:val="000000"/>
          <w:sz w:val="36"/>
          <w:szCs w:val="36"/>
          <w:lang w:bidi="hi-IN"/>
        </w:rPr>
        <w:tab/>
        <w:t xml:space="preserve">   </w:t>
      </w:r>
    </w:p>
    <w:p w14:paraId="45E3978A"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Aqyaqja ityA$ --- yaqje,</w:t>
      </w:r>
      <w:r w:rsidRPr="004E6F9C">
        <w:rPr>
          <w:rFonts w:ascii="Arial" w:hAnsi="Arial" w:cs="Arial"/>
          <w:color w:val="000000"/>
          <w:sz w:val="36"/>
          <w:szCs w:val="36"/>
          <w:lang w:bidi="hi-IN"/>
        </w:rPr>
        <w:tab/>
        <w:t>piqtA tat</w:t>
      </w:r>
      <w:r w:rsidRPr="004E6F9C">
        <w:rPr>
          <w:rFonts w:ascii="Arial" w:hAnsi="Arial" w:cs="Arial"/>
          <w:color w:val="000000"/>
          <w:sz w:val="36"/>
          <w:szCs w:val="36"/>
          <w:lang w:bidi="hi-IN"/>
        </w:rPr>
        <w:tab/>
        <w:t xml:space="preserve">   </w:t>
      </w:r>
    </w:p>
    <w:p w14:paraId="47397182"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lastRenderedPageBreak/>
        <w:t>tada#SyAma</w:t>
      </w:r>
      <w:r w:rsidRPr="004E6F9C">
        <w:rPr>
          <w:rFonts w:ascii="Arial" w:hAnsi="Arial" w:cs="Arial"/>
          <w:color w:val="000000"/>
          <w:sz w:val="36"/>
          <w:szCs w:val="36"/>
          <w:lang w:bidi="hi-IN"/>
        </w:rPr>
        <w:tab/>
        <w:t>, aqSyAqmaq tava#</w:t>
      </w:r>
      <w:r w:rsidRPr="004E6F9C">
        <w:rPr>
          <w:rFonts w:ascii="Arial" w:hAnsi="Arial" w:cs="Arial"/>
          <w:color w:val="000000"/>
          <w:sz w:val="36"/>
          <w:szCs w:val="36"/>
          <w:lang w:bidi="hi-IN"/>
        </w:rPr>
        <w:tab/>
        <w:t xml:space="preserve">   </w:t>
      </w:r>
    </w:p>
    <w:p w14:paraId="01C4630B"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tava# rudra,</w:t>
      </w:r>
      <w:r w:rsidRPr="004E6F9C">
        <w:rPr>
          <w:rFonts w:ascii="Arial" w:hAnsi="Arial" w:cs="Arial"/>
          <w:color w:val="000000"/>
          <w:sz w:val="36"/>
          <w:szCs w:val="36"/>
          <w:lang w:bidi="hi-IN"/>
        </w:rPr>
        <w:tab/>
        <w:t xml:space="preserve">ruqdraq praNI#tau </w:t>
      </w:r>
      <w:r w:rsidRPr="004E6F9C">
        <w:rPr>
          <w:rFonts w:ascii="Arial" w:hAnsi="Arial" w:cs="Arial"/>
          <w:color w:val="000000"/>
          <w:sz w:val="36"/>
          <w:szCs w:val="36"/>
          <w:lang w:bidi="hi-IN"/>
        </w:rPr>
        <w:tab/>
        <w:t xml:space="preserve">   </w:t>
      </w:r>
    </w:p>
    <w:p w14:paraId="6618562A"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praNI#tAqvitiq pra --- nIqtauq &gt;,</w:t>
      </w:r>
      <w:r w:rsidRPr="004E6F9C">
        <w:rPr>
          <w:rFonts w:ascii="Arial" w:hAnsi="Arial" w:cs="Arial"/>
          <w:color w:val="000000"/>
          <w:sz w:val="36"/>
          <w:szCs w:val="36"/>
          <w:lang w:bidi="hi-IN"/>
        </w:rPr>
        <w:tab/>
        <w:t>mA na#H</w:t>
      </w:r>
      <w:r w:rsidRPr="004E6F9C">
        <w:rPr>
          <w:rFonts w:ascii="Arial" w:hAnsi="Arial" w:cs="Arial"/>
          <w:color w:val="000000"/>
          <w:sz w:val="36"/>
          <w:szCs w:val="36"/>
          <w:lang w:bidi="hi-IN"/>
        </w:rPr>
        <w:tab/>
        <w:t xml:space="preserve"> </w:t>
      </w:r>
    </w:p>
    <w:p w14:paraId="4EAE79CD"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noq maqhAnta$M &gt;,</w:t>
      </w:r>
      <w:r w:rsidRPr="004E6F9C">
        <w:rPr>
          <w:rFonts w:ascii="Arial" w:hAnsi="Arial" w:cs="Arial"/>
          <w:color w:val="000000"/>
          <w:sz w:val="36"/>
          <w:szCs w:val="36"/>
          <w:lang w:bidi="hi-IN"/>
        </w:rPr>
        <w:tab/>
        <w:t>maqhAnta#muqta</w:t>
      </w:r>
      <w:r w:rsidRPr="004E6F9C">
        <w:rPr>
          <w:rFonts w:ascii="Arial" w:hAnsi="Arial" w:cs="Arial"/>
          <w:color w:val="000000"/>
          <w:sz w:val="36"/>
          <w:szCs w:val="36"/>
          <w:lang w:bidi="hi-IN"/>
        </w:rPr>
        <w:tab/>
        <w:t xml:space="preserve">   </w:t>
      </w:r>
    </w:p>
    <w:p w14:paraId="16839793"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gramStart"/>
      <w:r w:rsidRPr="004E6F9C">
        <w:rPr>
          <w:rFonts w:ascii="Arial" w:hAnsi="Arial" w:cs="Arial"/>
          <w:color w:val="000000"/>
          <w:sz w:val="36"/>
          <w:szCs w:val="36"/>
          <w:lang w:bidi="hi-IN"/>
        </w:rPr>
        <w:t>uqta</w:t>
      </w:r>
      <w:proofErr w:type="gramEnd"/>
      <w:r w:rsidRPr="004E6F9C">
        <w:rPr>
          <w:rFonts w:ascii="Arial" w:hAnsi="Arial" w:cs="Arial"/>
          <w:color w:val="000000"/>
          <w:sz w:val="36"/>
          <w:szCs w:val="36"/>
          <w:lang w:bidi="hi-IN"/>
        </w:rPr>
        <w:t xml:space="preserve"> mA</w:t>
      </w:r>
      <w:r w:rsidRPr="004E6F9C">
        <w:rPr>
          <w:rFonts w:ascii="Arial" w:hAnsi="Arial" w:cs="Arial"/>
          <w:color w:val="000000"/>
          <w:sz w:val="36"/>
          <w:szCs w:val="36"/>
          <w:lang w:bidi="hi-IN"/>
        </w:rPr>
        <w:tab/>
        <w:t>,mA na#H</w:t>
      </w:r>
      <w:r w:rsidRPr="004E6F9C">
        <w:rPr>
          <w:rFonts w:ascii="Arial" w:hAnsi="Arial" w:cs="Arial"/>
          <w:color w:val="000000"/>
          <w:sz w:val="36"/>
          <w:szCs w:val="36"/>
          <w:lang w:bidi="hi-IN"/>
        </w:rPr>
        <w:tab/>
        <w:t xml:space="preserve">   </w:t>
      </w:r>
    </w:p>
    <w:p w14:paraId="515A9DAB"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noq aqrBaqkaM,</w:t>
      </w:r>
      <w:r w:rsidRPr="004E6F9C">
        <w:rPr>
          <w:rFonts w:ascii="Arial" w:hAnsi="Arial" w:cs="Arial"/>
          <w:color w:val="000000"/>
          <w:sz w:val="36"/>
          <w:szCs w:val="36"/>
          <w:lang w:bidi="hi-IN"/>
        </w:rPr>
        <w:tab/>
        <w:t>aqrBaqkaM mA</w:t>
      </w:r>
      <w:r w:rsidRPr="004E6F9C">
        <w:rPr>
          <w:rFonts w:ascii="Arial" w:hAnsi="Arial" w:cs="Arial"/>
          <w:color w:val="000000"/>
          <w:sz w:val="36"/>
          <w:szCs w:val="36"/>
          <w:lang w:bidi="hi-IN"/>
        </w:rPr>
        <w:tab/>
        <w:t xml:space="preserve">   </w:t>
      </w:r>
    </w:p>
    <w:p w14:paraId="1C5F9CF6"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mA na#H</w:t>
      </w:r>
      <w:r w:rsidRPr="004E6F9C">
        <w:rPr>
          <w:rFonts w:ascii="Arial" w:hAnsi="Arial" w:cs="Arial"/>
          <w:color w:val="000000"/>
          <w:sz w:val="36"/>
          <w:szCs w:val="36"/>
          <w:lang w:bidi="hi-IN"/>
        </w:rPr>
        <w:tab/>
        <w:t>, naq ukSha#ntaM</w:t>
      </w:r>
      <w:r w:rsidRPr="004E6F9C">
        <w:rPr>
          <w:rFonts w:ascii="Arial" w:hAnsi="Arial" w:cs="Arial"/>
          <w:color w:val="000000"/>
          <w:sz w:val="36"/>
          <w:szCs w:val="36"/>
          <w:lang w:bidi="hi-IN"/>
        </w:rPr>
        <w:tab/>
        <w:t xml:space="preserve">   </w:t>
      </w:r>
    </w:p>
    <w:p w14:paraId="1B155C2A"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ukSha#ntamuqta,</w:t>
      </w:r>
      <w:r w:rsidRPr="004E6F9C">
        <w:rPr>
          <w:rFonts w:ascii="Arial" w:hAnsi="Arial" w:cs="Arial"/>
          <w:color w:val="000000"/>
          <w:sz w:val="36"/>
          <w:szCs w:val="36"/>
          <w:lang w:bidi="hi-IN"/>
        </w:rPr>
        <w:tab/>
        <w:t>uqta mA</w:t>
      </w:r>
      <w:r w:rsidRPr="004E6F9C">
        <w:rPr>
          <w:rFonts w:ascii="Arial" w:hAnsi="Arial" w:cs="Arial"/>
          <w:color w:val="000000"/>
          <w:sz w:val="36"/>
          <w:szCs w:val="36"/>
          <w:lang w:bidi="hi-IN"/>
        </w:rPr>
        <w:tab/>
        <w:t xml:space="preserve">   </w:t>
      </w:r>
    </w:p>
    <w:p w14:paraId="1D7D8616"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mA na#H,</w:t>
      </w:r>
      <w:r w:rsidRPr="004E6F9C">
        <w:rPr>
          <w:rFonts w:ascii="Arial" w:hAnsi="Arial" w:cs="Arial"/>
          <w:color w:val="000000"/>
          <w:sz w:val="36"/>
          <w:szCs w:val="36"/>
          <w:lang w:bidi="hi-IN"/>
        </w:rPr>
        <w:tab/>
        <w:t>naq uqkShiqtaM</w:t>
      </w:r>
      <w:r w:rsidRPr="004E6F9C">
        <w:rPr>
          <w:rFonts w:ascii="Arial" w:hAnsi="Arial" w:cs="Arial"/>
          <w:color w:val="000000"/>
          <w:sz w:val="36"/>
          <w:szCs w:val="36"/>
          <w:lang w:bidi="hi-IN"/>
        </w:rPr>
        <w:tab/>
        <w:t xml:space="preserve">   </w:t>
      </w:r>
    </w:p>
    <w:p w14:paraId="738DB0C3"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uqkShiqtamityu#kShiqtaM,</w:t>
      </w:r>
      <w:r w:rsidRPr="004E6F9C">
        <w:rPr>
          <w:rFonts w:ascii="Arial" w:hAnsi="Arial" w:cs="Arial"/>
          <w:color w:val="000000"/>
          <w:sz w:val="36"/>
          <w:szCs w:val="36"/>
          <w:lang w:bidi="hi-IN"/>
        </w:rPr>
        <w:tab/>
        <w:t>mA na#H</w:t>
      </w:r>
      <w:r w:rsidRPr="004E6F9C">
        <w:rPr>
          <w:rFonts w:ascii="Arial" w:hAnsi="Arial" w:cs="Arial"/>
          <w:color w:val="000000"/>
          <w:sz w:val="36"/>
          <w:szCs w:val="36"/>
          <w:lang w:bidi="hi-IN"/>
        </w:rPr>
        <w:tab/>
        <w:t xml:space="preserve">   </w:t>
      </w:r>
    </w:p>
    <w:p w14:paraId="1DC32094"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noq vaqdhIqH &gt;</w:t>
      </w:r>
      <w:r w:rsidRPr="004E6F9C">
        <w:rPr>
          <w:rFonts w:ascii="Arial" w:hAnsi="Arial" w:cs="Arial"/>
          <w:color w:val="000000"/>
          <w:sz w:val="36"/>
          <w:szCs w:val="36"/>
          <w:lang w:bidi="hi-IN"/>
        </w:rPr>
        <w:tab/>
        <w:t>, vaqdhIqH piqtara$M &gt;</w:t>
      </w:r>
      <w:r w:rsidRPr="004E6F9C">
        <w:rPr>
          <w:rFonts w:ascii="Arial" w:hAnsi="Arial" w:cs="Arial"/>
          <w:color w:val="000000"/>
          <w:sz w:val="36"/>
          <w:szCs w:val="36"/>
          <w:lang w:bidi="hi-IN"/>
        </w:rPr>
        <w:tab/>
        <w:t xml:space="preserve"> </w:t>
      </w:r>
    </w:p>
    <w:p w14:paraId="61C58B6E"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piqtaraqM mA,</w:t>
      </w:r>
      <w:r w:rsidRPr="004E6F9C">
        <w:rPr>
          <w:rFonts w:ascii="Arial" w:hAnsi="Arial" w:cs="Arial"/>
          <w:color w:val="000000"/>
          <w:sz w:val="36"/>
          <w:szCs w:val="36"/>
          <w:lang w:bidi="hi-IN"/>
        </w:rPr>
        <w:tab/>
        <w:t>mota</w:t>
      </w:r>
      <w:r w:rsidRPr="004E6F9C">
        <w:rPr>
          <w:rFonts w:ascii="Arial" w:hAnsi="Arial" w:cs="Arial"/>
          <w:color w:val="000000"/>
          <w:sz w:val="36"/>
          <w:szCs w:val="36"/>
          <w:lang w:bidi="hi-IN"/>
        </w:rPr>
        <w:tab/>
        <w:t xml:space="preserve">   </w:t>
      </w:r>
    </w:p>
    <w:p w14:paraId="7282E79B"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uqta mAqtara$M &gt;,</w:t>
      </w:r>
      <w:r w:rsidRPr="004E6F9C">
        <w:rPr>
          <w:rFonts w:ascii="Arial" w:hAnsi="Arial" w:cs="Arial"/>
          <w:color w:val="000000"/>
          <w:sz w:val="36"/>
          <w:szCs w:val="36"/>
          <w:lang w:bidi="hi-IN"/>
        </w:rPr>
        <w:tab/>
        <w:t>mAqtara#M priqyAH</w:t>
      </w:r>
      <w:r w:rsidRPr="004E6F9C">
        <w:rPr>
          <w:rFonts w:ascii="Arial" w:hAnsi="Arial" w:cs="Arial"/>
          <w:color w:val="000000"/>
          <w:sz w:val="36"/>
          <w:szCs w:val="36"/>
          <w:lang w:bidi="hi-IN"/>
        </w:rPr>
        <w:tab/>
        <w:t xml:space="preserve"> </w:t>
      </w:r>
    </w:p>
    <w:p w14:paraId="22FC0DB0"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priqyA mA,</w:t>
      </w:r>
      <w:r w:rsidRPr="004E6F9C">
        <w:rPr>
          <w:rFonts w:ascii="Arial" w:hAnsi="Arial" w:cs="Arial"/>
          <w:color w:val="000000"/>
          <w:sz w:val="36"/>
          <w:szCs w:val="36"/>
          <w:lang w:bidi="hi-IN"/>
        </w:rPr>
        <w:tab/>
        <w:t>mA na#H</w:t>
      </w:r>
      <w:r w:rsidRPr="004E6F9C">
        <w:rPr>
          <w:rFonts w:ascii="Arial" w:hAnsi="Arial" w:cs="Arial"/>
          <w:color w:val="000000"/>
          <w:sz w:val="36"/>
          <w:szCs w:val="36"/>
          <w:lang w:bidi="hi-IN"/>
        </w:rPr>
        <w:tab/>
        <w:t xml:space="preserve">   </w:t>
      </w:r>
    </w:p>
    <w:p w14:paraId="3AA5CD76"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naqstaqnuva#H,</w:t>
      </w:r>
      <w:r w:rsidRPr="004E6F9C">
        <w:rPr>
          <w:rFonts w:ascii="Arial" w:hAnsi="Arial" w:cs="Arial"/>
          <w:color w:val="000000"/>
          <w:sz w:val="36"/>
          <w:szCs w:val="36"/>
          <w:lang w:bidi="hi-IN"/>
        </w:rPr>
        <w:tab/>
        <w:t>taqnuvo# rudra</w:t>
      </w:r>
      <w:r w:rsidRPr="004E6F9C">
        <w:rPr>
          <w:rFonts w:ascii="Arial" w:hAnsi="Arial" w:cs="Arial"/>
          <w:color w:val="000000"/>
          <w:sz w:val="36"/>
          <w:szCs w:val="36"/>
          <w:lang w:bidi="hi-IN"/>
        </w:rPr>
        <w:tab/>
        <w:t xml:space="preserve">   </w:t>
      </w:r>
    </w:p>
    <w:p w14:paraId="05C80E5F" w14:textId="03FF582A"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ruqdraq rIqriqShaqH,</w:t>
      </w:r>
      <w:r w:rsidRPr="004E6F9C">
        <w:rPr>
          <w:rFonts w:ascii="Arial" w:hAnsi="Arial" w:cs="Arial"/>
          <w:color w:val="000000"/>
          <w:sz w:val="36"/>
          <w:szCs w:val="36"/>
          <w:lang w:bidi="hi-IN"/>
        </w:rPr>
        <w:tab/>
        <w:t>rIqriqShaq iti# rIriShaH</w:t>
      </w:r>
      <w:r w:rsidRPr="004E6F9C">
        <w:rPr>
          <w:rFonts w:ascii="Arial" w:hAnsi="Arial" w:cs="Arial"/>
          <w:color w:val="000000"/>
          <w:sz w:val="36"/>
          <w:szCs w:val="36"/>
          <w:lang w:bidi="hi-IN"/>
        </w:rPr>
        <w:tab/>
        <w:t xml:space="preserve">   </w:t>
      </w:r>
    </w:p>
    <w:p w14:paraId="66DC1891"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mA na#H</w:t>
      </w:r>
      <w:r w:rsidRPr="004E6F9C">
        <w:rPr>
          <w:rFonts w:ascii="Arial" w:hAnsi="Arial" w:cs="Arial"/>
          <w:color w:val="000000"/>
          <w:sz w:val="36"/>
          <w:szCs w:val="36"/>
          <w:lang w:bidi="hi-IN"/>
        </w:rPr>
        <w:tab/>
        <w:t>, naqstoqke</w:t>
      </w:r>
      <w:r w:rsidRPr="004E6F9C">
        <w:rPr>
          <w:rFonts w:ascii="Arial" w:hAnsi="Arial" w:cs="Arial"/>
          <w:color w:val="000000"/>
          <w:sz w:val="36"/>
          <w:szCs w:val="36"/>
          <w:lang w:bidi="hi-IN"/>
        </w:rPr>
        <w:tab/>
        <w:t xml:space="preserve">   </w:t>
      </w:r>
    </w:p>
    <w:p w14:paraId="24A76C83"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toqke tana#ye,</w:t>
      </w:r>
      <w:r w:rsidRPr="004E6F9C">
        <w:rPr>
          <w:rFonts w:ascii="Arial" w:hAnsi="Arial" w:cs="Arial"/>
          <w:color w:val="000000"/>
          <w:sz w:val="36"/>
          <w:szCs w:val="36"/>
          <w:lang w:bidi="hi-IN"/>
        </w:rPr>
        <w:tab/>
        <w:t>tana#yeq mA</w:t>
      </w:r>
      <w:r w:rsidRPr="004E6F9C">
        <w:rPr>
          <w:rFonts w:ascii="Arial" w:hAnsi="Arial" w:cs="Arial"/>
          <w:color w:val="000000"/>
          <w:sz w:val="36"/>
          <w:szCs w:val="36"/>
          <w:lang w:bidi="hi-IN"/>
        </w:rPr>
        <w:tab/>
        <w:t xml:space="preserve">   </w:t>
      </w:r>
    </w:p>
    <w:p w14:paraId="45FA9E67"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gramStart"/>
      <w:r w:rsidRPr="004E6F9C">
        <w:rPr>
          <w:rFonts w:ascii="Arial" w:hAnsi="Arial" w:cs="Arial"/>
          <w:color w:val="000000"/>
          <w:sz w:val="36"/>
          <w:szCs w:val="36"/>
          <w:lang w:bidi="hi-IN"/>
        </w:rPr>
        <w:t>mA</w:t>
      </w:r>
      <w:proofErr w:type="gramEnd"/>
      <w:r w:rsidRPr="004E6F9C">
        <w:rPr>
          <w:rFonts w:ascii="Arial" w:hAnsi="Arial" w:cs="Arial"/>
          <w:color w:val="000000"/>
          <w:sz w:val="36"/>
          <w:szCs w:val="36"/>
          <w:lang w:bidi="hi-IN"/>
        </w:rPr>
        <w:t xml:space="preserve"> na#H</w:t>
      </w:r>
      <w:r w:rsidRPr="004E6F9C">
        <w:rPr>
          <w:rFonts w:ascii="Arial" w:hAnsi="Arial" w:cs="Arial"/>
          <w:color w:val="000000"/>
          <w:sz w:val="36"/>
          <w:szCs w:val="36"/>
          <w:lang w:bidi="hi-IN"/>
        </w:rPr>
        <w:tab/>
        <w:t>,naq Ayu#Shi</w:t>
      </w:r>
      <w:r w:rsidRPr="004E6F9C">
        <w:rPr>
          <w:rFonts w:ascii="Arial" w:hAnsi="Arial" w:cs="Arial"/>
          <w:color w:val="000000"/>
          <w:sz w:val="36"/>
          <w:szCs w:val="36"/>
          <w:lang w:bidi="hi-IN"/>
        </w:rPr>
        <w:tab/>
        <w:t xml:space="preserve">   </w:t>
      </w:r>
    </w:p>
    <w:p w14:paraId="3A9BB3D4"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Ayu#Shiq mA</w:t>
      </w:r>
      <w:r w:rsidRPr="004E6F9C">
        <w:rPr>
          <w:rFonts w:ascii="Arial" w:hAnsi="Arial" w:cs="Arial"/>
          <w:color w:val="000000"/>
          <w:sz w:val="36"/>
          <w:szCs w:val="36"/>
          <w:lang w:bidi="hi-IN"/>
        </w:rPr>
        <w:tab/>
      </w:r>
      <w:proofErr w:type="gramStart"/>
      <w:r w:rsidRPr="004E6F9C">
        <w:rPr>
          <w:rFonts w:ascii="Arial" w:hAnsi="Arial" w:cs="Arial"/>
          <w:color w:val="000000"/>
          <w:sz w:val="36"/>
          <w:szCs w:val="36"/>
          <w:lang w:bidi="hi-IN"/>
        </w:rPr>
        <w:t>,mA</w:t>
      </w:r>
      <w:proofErr w:type="gramEnd"/>
      <w:r w:rsidRPr="004E6F9C">
        <w:rPr>
          <w:rFonts w:ascii="Arial" w:hAnsi="Arial" w:cs="Arial"/>
          <w:color w:val="000000"/>
          <w:sz w:val="36"/>
          <w:szCs w:val="36"/>
          <w:lang w:bidi="hi-IN"/>
        </w:rPr>
        <w:t xml:space="preserve"> na#H</w:t>
      </w:r>
      <w:r w:rsidRPr="004E6F9C">
        <w:rPr>
          <w:rFonts w:ascii="Arial" w:hAnsi="Arial" w:cs="Arial"/>
          <w:color w:val="000000"/>
          <w:sz w:val="36"/>
          <w:szCs w:val="36"/>
          <w:lang w:bidi="hi-IN"/>
        </w:rPr>
        <w:tab/>
        <w:t xml:space="preserve">   </w:t>
      </w:r>
    </w:p>
    <w:p w14:paraId="024EA0C3"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gramStart"/>
      <w:r w:rsidRPr="004E6F9C">
        <w:rPr>
          <w:rFonts w:ascii="Arial" w:hAnsi="Arial" w:cs="Arial"/>
          <w:color w:val="000000"/>
          <w:sz w:val="36"/>
          <w:szCs w:val="36"/>
          <w:lang w:bidi="hi-IN"/>
        </w:rPr>
        <w:t>noq</w:t>
      </w:r>
      <w:proofErr w:type="gramEnd"/>
      <w:r w:rsidRPr="004E6F9C">
        <w:rPr>
          <w:rFonts w:ascii="Arial" w:hAnsi="Arial" w:cs="Arial"/>
          <w:color w:val="000000"/>
          <w:sz w:val="36"/>
          <w:szCs w:val="36"/>
          <w:lang w:bidi="hi-IN"/>
        </w:rPr>
        <w:t xml:space="preserve"> goShu# ,</w:t>
      </w:r>
      <w:r w:rsidRPr="004E6F9C">
        <w:rPr>
          <w:rFonts w:ascii="Arial" w:hAnsi="Arial" w:cs="Arial"/>
          <w:color w:val="000000"/>
          <w:sz w:val="36"/>
          <w:szCs w:val="36"/>
          <w:lang w:bidi="hi-IN"/>
        </w:rPr>
        <w:tab/>
        <w:t>goShuq mA</w:t>
      </w:r>
      <w:r w:rsidRPr="004E6F9C">
        <w:rPr>
          <w:rFonts w:ascii="Arial" w:hAnsi="Arial" w:cs="Arial"/>
          <w:color w:val="000000"/>
          <w:sz w:val="36"/>
          <w:szCs w:val="36"/>
          <w:lang w:bidi="hi-IN"/>
        </w:rPr>
        <w:tab/>
        <w:t xml:space="preserve">   </w:t>
      </w:r>
    </w:p>
    <w:p w14:paraId="1D7A1D07"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gramStart"/>
      <w:r w:rsidRPr="004E6F9C">
        <w:rPr>
          <w:rFonts w:ascii="Arial" w:hAnsi="Arial" w:cs="Arial"/>
          <w:color w:val="000000"/>
          <w:sz w:val="36"/>
          <w:szCs w:val="36"/>
          <w:lang w:bidi="hi-IN"/>
        </w:rPr>
        <w:t>mA</w:t>
      </w:r>
      <w:proofErr w:type="gramEnd"/>
      <w:r w:rsidRPr="004E6F9C">
        <w:rPr>
          <w:rFonts w:ascii="Arial" w:hAnsi="Arial" w:cs="Arial"/>
          <w:color w:val="000000"/>
          <w:sz w:val="36"/>
          <w:szCs w:val="36"/>
          <w:lang w:bidi="hi-IN"/>
        </w:rPr>
        <w:t xml:space="preserve"> na#H</w:t>
      </w:r>
      <w:r w:rsidRPr="004E6F9C">
        <w:rPr>
          <w:rFonts w:ascii="Arial" w:hAnsi="Arial" w:cs="Arial"/>
          <w:color w:val="000000"/>
          <w:sz w:val="36"/>
          <w:szCs w:val="36"/>
          <w:lang w:bidi="hi-IN"/>
        </w:rPr>
        <w:tab/>
        <w:t>,noq aSve#Shu</w:t>
      </w:r>
      <w:r w:rsidRPr="004E6F9C">
        <w:rPr>
          <w:rFonts w:ascii="Arial" w:hAnsi="Arial" w:cs="Arial"/>
          <w:color w:val="000000"/>
          <w:sz w:val="36"/>
          <w:szCs w:val="36"/>
          <w:lang w:bidi="hi-IN"/>
        </w:rPr>
        <w:tab/>
        <w:t xml:space="preserve">   </w:t>
      </w:r>
    </w:p>
    <w:p w14:paraId="70B85442"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gramStart"/>
      <w:r w:rsidRPr="004E6F9C">
        <w:rPr>
          <w:rFonts w:ascii="Arial" w:hAnsi="Arial" w:cs="Arial"/>
          <w:color w:val="000000"/>
          <w:sz w:val="36"/>
          <w:szCs w:val="36"/>
          <w:lang w:bidi="hi-IN"/>
        </w:rPr>
        <w:t>aSve#</w:t>
      </w:r>
      <w:proofErr w:type="gramEnd"/>
      <w:r w:rsidRPr="004E6F9C">
        <w:rPr>
          <w:rFonts w:ascii="Arial" w:hAnsi="Arial" w:cs="Arial"/>
          <w:color w:val="000000"/>
          <w:sz w:val="36"/>
          <w:szCs w:val="36"/>
          <w:lang w:bidi="hi-IN"/>
        </w:rPr>
        <w:t>Shu rIriShaH</w:t>
      </w:r>
      <w:r w:rsidRPr="004E6F9C">
        <w:rPr>
          <w:rFonts w:ascii="Arial" w:hAnsi="Arial" w:cs="Arial"/>
          <w:color w:val="000000"/>
          <w:sz w:val="36"/>
          <w:szCs w:val="36"/>
          <w:lang w:bidi="hi-IN"/>
        </w:rPr>
        <w:tab/>
        <w:t>,rIqriqShaq iti# rIriShaH</w:t>
      </w:r>
      <w:r w:rsidRPr="004E6F9C">
        <w:rPr>
          <w:rFonts w:ascii="Arial" w:hAnsi="Arial" w:cs="Arial"/>
          <w:color w:val="000000"/>
          <w:sz w:val="36"/>
          <w:szCs w:val="36"/>
          <w:lang w:bidi="hi-IN"/>
        </w:rPr>
        <w:tab/>
        <w:t xml:space="preserve">   </w:t>
      </w:r>
    </w:p>
    <w:p w14:paraId="6A855A17"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vIqrAnmA,</w:t>
      </w:r>
      <w:r w:rsidRPr="004E6F9C">
        <w:rPr>
          <w:rFonts w:ascii="Arial" w:hAnsi="Arial" w:cs="Arial"/>
          <w:color w:val="000000"/>
          <w:sz w:val="36"/>
          <w:szCs w:val="36"/>
          <w:lang w:bidi="hi-IN"/>
        </w:rPr>
        <w:tab/>
        <w:t>mA na#H</w:t>
      </w:r>
      <w:r w:rsidRPr="004E6F9C">
        <w:rPr>
          <w:rFonts w:ascii="Arial" w:hAnsi="Arial" w:cs="Arial"/>
          <w:color w:val="000000"/>
          <w:sz w:val="36"/>
          <w:szCs w:val="36"/>
          <w:lang w:bidi="hi-IN"/>
        </w:rPr>
        <w:tab/>
        <w:t xml:space="preserve">   </w:t>
      </w:r>
    </w:p>
    <w:p w14:paraId="18DE16C6"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noq ruqdraq,</w:t>
      </w:r>
      <w:r w:rsidRPr="004E6F9C">
        <w:rPr>
          <w:rFonts w:ascii="Arial" w:hAnsi="Arial" w:cs="Arial"/>
          <w:color w:val="000000"/>
          <w:sz w:val="36"/>
          <w:szCs w:val="36"/>
          <w:lang w:bidi="hi-IN"/>
        </w:rPr>
        <w:tab/>
        <w:t>ruqdraq BAqmiqtaH</w:t>
      </w:r>
      <w:r w:rsidRPr="004E6F9C">
        <w:rPr>
          <w:rFonts w:ascii="Arial" w:hAnsi="Arial" w:cs="Arial"/>
          <w:color w:val="000000"/>
          <w:sz w:val="36"/>
          <w:szCs w:val="36"/>
          <w:lang w:bidi="hi-IN"/>
        </w:rPr>
        <w:tab/>
        <w:t xml:space="preserve">   </w:t>
      </w:r>
    </w:p>
    <w:p w14:paraId="1B1C6B6B"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BAqmiqto va#dhIH,</w:t>
      </w:r>
      <w:r w:rsidRPr="004E6F9C">
        <w:rPr>
          <w:rFonts w:ascii="Arial" w:hAnsi="Arial" w:cs="Arial"/>
          <w:color w:val="000000"/>
          <w:sz w:val="36"/>
          <w:szCs w:val="36"/>
          <w:lang w:bidi="hi-IN"/>
        </w:rPr>
        <w:tab/>
        <w:t>vaqdhIqr. haqviShma#ntaH</w:t>
      </w:r>
      <w:r w:rsidRPr="004E6F9C">
        <w:rPr>
          <w:rFonts w:ascii="Arial" w:hAnsi="Arial" w:cs="Arial"/>
          <w:color w:val="000000"/>
          <w:sz w:val="36"/>
          <w:szCs w:val="36"/>
          <w:lang w:bidi="hi-IN"/>
        </w:rPr>
        <w:tab/>
        <w:t xml:space="preserve">   </w:t>
      </w:r>
    </w:p>
    <w:p w14:paraId="2C51B845"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gramStart"/>
      <w:r w:rsidRPr="004E6F9C">
        <w:rPr>
          <w:rFonts w:ascii="Arial" w:hAnsi="Arial" w:cs="Arial"/>
          <w:color w:val="000000"/>
          <w:sz w:val="36"/>
          <w:szCs w:val="36"/>
          <w:lang w:bidi="hi-IN"/>
        </w:rPr>
        <w:t>haqviShma#</w:t>
      </w:r>
      <w:proofErr w:type="gramEnd"/>
      <w:r w:rsidRPr="004E6F9C">
        <w:rPr>
          <w:rFonts w:ascii="Arial" w:hAnsi="Arial" w:cs="Arial"/>
          <w:color w:val="000000"/>
          <w:sz w:val="36"/>
          <w:szCs w:val="36"/>
          <w:lang w:bidi="hi-IN"/>
        </w:rPr>
        <w:t>ntoq nama#sA</w:t>
      </w:r>
      <w:r w:rsidRPr="004E6F9C">
        <w:rPr>
          <w:rFonts w:ascii="Arial" w:hAnsi="Arial" w:cs="Arial"/>
          <w:color w:val="000000"/>
          <w:sz w:val="36"/>
          <w:szCs w:val="36"/>
          <w:lang w:bidi="hi-IN"/>
        </w:rPr>
        <w:tab/>
        <w:t>,nama#sA vidhema</w:t>
      </w:r>
      <w:r w:rsidRPr="004E6F9C">
        <w:rPr>
          <w:rFonts w:ascii="Arial" w:hAnsi="Arial" w:cs="Arial"/>
          <w:color w:val="000000"/>
          <w:sz w:val="36"/>
          <w:szCs w:val="36"/>
          <w:lang w:bidi="hi-IN"/>
        </w:rPr>
        <w:tab/>
        <w:t xml:space="preserve">   </w:t>
      </w:r>
    </w:p>
    <w:p w14:paraId="56170515"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viqdheqmaq teq &gt;,</w:t>
      </w:r>
      <w:r w:rsidRPr="004E6F9C">
        <w:rPr>
          <w:rFonts w:ascii="Arial" w:hAnsi="Arial" w:cs="Arial"/>
          <w:color w:val="000000"/>
          <w:sz w:val="36"/>
          <w:szCs w:val="36"/>
          <w:lang w:bidi="hi-IN"/>
        </w:rPr>
        <w:tab/>
        <w:t>taq iti# te</w:t>
      </w:r>
      <w:r w:rsidRPr="004E6F9C">
        <w:rPr>
          <w:rFonts w:ascii="Arial" w:hAnsi="Arial" w:cs="Arial"/>
          <w:color w:val="000000"/>
          <w:sz w:val="36"/>
          <w:szCs w:val="36"/>
          <w:lang w:bidi="hi-IN"/>
        </w:rPr>
        <w:tab/>
        <w:t xml:space="preserve">   </w:t>
      </w:r>
    </w:p>
    <w:p w14:paraId="4C2AE48C"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AqrAtte$ &gt;,</w:t>
      </w:r>
      <w:r w:rsidRPr="004E6F9C">
        <w:rPr>
          <w:rFonts w:ascii="Arial" w:hAnsi="Arial" w:cs="Arial"/>
          <w:color w:val="000000"/>
          <w:sz w:val="36"/>
          <w:szCs w:val="36"/>
          <w:lang w:bidi="hi-IN"/>
        </w:rPr>
        <w:tab/>
        <w:t xml:space="preserve">teq goqGne </w:t>
      </w:r>
      <w:r w:rsidRPr="004E6F9C">
        <w:rPr>
          <w:rFonts w:ascii="Arial" w:hAnsi="Arial" w:cs="Arial"/>
          <w:color w:val="000000"/>
          <w:sz w:val="36"/>
          <w:szCs w:val="36"/>
          <w:lang w:bidi="hi-IN"/>
        </w:rPr>
        <w:tab/>
        <w:t xml:space="preserve">   </w:t>
      </w:r>
    </w:p>
    <w:p w14:paraId="248EBA9C"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goqGna uqta,</w:t>
      </w:r>
      <w:r w:rsidRPr="004E6F9C">
        <w:rPr>
          <w:rFonts w:ascii="Arial" w:hAnsi="Arial" w:cs="Arial"/>
          <w:color w:val="000000"/>
          <w:sz w:val="36"/>
          <w:szCs w:val="36"/>
          <w:lang w:bidi="hi-IN"/>
        </w:rPr>
        <w:tab/>
        <w:t>goqGna iti# go --- Gne</w:t>
      </w:r>
      <w:r w:rsidRPr="004E6F9C">
        <w:rPr>
          <w:rFonts w:ascii="Arial" w:hAnsi="Arial" w:cs="Arial"/>
          <w:color w:val="000000"/>
          <w:sz w:val="36"/>
          <w:szCs w:val="36"/>
          <w:lang w:bidi="hi-IN"/>
        </w:rPr>
        <w:tab/>
        <w:t xml:space="preserve">   </w:t>
      </w:r>
    </w:p>
    <w:p w14:paraId="1299ADCB"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lastRenderedPageBreak/>
        <w:t>uqta pU#ruShaqGne</w:t>
      </w:r>
      <w:r w:rsidRPr="004E6F9C">
        <w:rPr>
          <w:rFonts w:ascii="Arial" w:hAnsi="Arial" w:cs="Arial"/>
          <w:color w:val="000000"/>
          <w:sz w:val="36"/>
          <w:szCs w:val="36"/>
          <w:lang w:bidi="hi-IN"/>
        </w:rPr>
        <w:tab/>
        <w:t>, pUqruqShaqGne kShaqyadvI#rAya</w:t>
      </w:r>
      <w:r w:rsidRPr="004E6F9C">
        <w:rPr>
          <w:rFonts w:ascii="Arial" w:hAnsi="Arial" w:cs="Arial"/>
          <w:color w:val="000000"/>
          <w:sz w:val="36"/>
          <w:szCs w:val="36"/>
          <w:lang w:bidi="hi-IN"/>
        </w:rPr>
        <w:tab/>
        <w:t xml:space="preserve">   </w:t>
      </w:r>
    </w:p>
    <w:p w14:paraId="2CAD0449"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pUqruqShaqGna iti# pUruSha --- Gne,</w:t>
      </w:r>
      <w:r w:rsidRPr="004E6F9C">
        <w:rPr>
          <w:rFonts w:ascii="Arial" w:hAnsi="Arial" w:cs="Arial"/>
          <w:color w:val="000000"/>
          <w:sz w:val="36"/>
          <w:szCs w:val="36"/>
          <w:lang w:bidi="hi-IN"/>
        </w:rPr>
        <w:tab/>
        <w:t>kShaqyadvI#rAya suqmnaM</w:t>
      </w:r>
      <w:r w:rsidRPr="004E6F9C">
        <w:rPr>
          <w:rFonts w:ascii="Arial" w:hAnsi="Arial" w:cs="Arial"/>
          <w:color w:val="000000"/>
          <w:sz w:val="36"/>
          <w:szCs w:val="36"/>
          <w:lang w:bidi="hi-IN"/>
        </w:rPr>
        <w:tab/>
        <w:t xml:space="preserve">   </w:t>
      </w:r>
    </w:p>
    <w:p w14:paraId="048A3F90"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kShaqyadvI#rAqyeti# kShaqyat --- vIqrAqyaq,</w:t>
      </w:r>
      <w:r w:rsidRPr="004E6F9C">
        <w:rPr>
          <w:rFonts w:ascii="Arial" w:hAnsi="Arial" w:cs="Arial"/>
          <w:color w:val="000000"/>
          <w:sz w:val="36"/>
          <w:szCs w:val="36"/>
          <w:lang w:bidi="hi-IN"/>
        </w:rPr>
        <w:tab/>
        <w:t>suqmnamaqsme</w:t>
      </w:r>
      <w:r w:rsidRPr="004E6F9C">
        <w:rPr>
          <w:rFonts w:ascii="Arial" w:hAnsi="Arial" w:cs="Arial"/>
          <w:color w:val="000000"/>
          <w:sz w:val="36"/>
          <w:szCs w:val="36"/>
          <w:lang w:bidi="hi-IN"/>
        </w:rPr>
        <w:tab/>
        <w:t xml:space="preserve">   </w:t>
      </w:r>
    </w:p>
    <w:p w14:paraId="46B51F06"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aqsme te$ &gt;</w:t>
      </w:r>
      <w:r w:rsidRPr="004E6F9C">
        <w:rPr>
          <w:rFonts w:ascii="Arial" w:hAnsi="Arial" w:cs="Arial"/>
          <w:color w:val="000000"/>
          <w:sz w:val="36"/>
          <w:szCs w:val="36"/>
          <w:lang w:bidi="hi-IN"/>
        </w:rPr>
        <w:tab/>
        <w:t>, aqsme ityaqsme</w:t>
      </w:r>
      <w:r w:rsidRPr="004E6F9C">
        <w:rPr>
          <w:rFonts w:ascii="Arial" w:hAnsi="Arial" w:cs="Arial"/>
          <w:color w:val="000000"/>
          <w:sz w:val="36"/>
          <w:szCs w:val="36"/>
          <w:lang w:bidi="hi-IN"/>
        </w:rPr>
        <w:tab/>
        <w:t xml:space="preserve">   </w:t>
      </w:r>
    </w:p>
    <w:p w14:paraId="2D740D5C"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 xml:space="preserve">teq aqstuq, </w:t>
      </w:r>
      <w:r w:rsidRPr="004E6F9C">
        <w:rPr>
          <w:rFonts w:ascii="Arial" w:hAnsi="Arial" w:cs="Arial"/>
          <w:color w:val="000000"/>
          <w:sz w:val="36"/>
          <w:szCs w:val="36"/>
          <w:lang w:bidi="hi-IN"/>
        </w:rPr>
        <w:tab/>
        <w:t>aqstvitya#stu</w:t>
      </w:r>
      <w:r w:rsidRPr="004E6F9C">
        <w:rPr>
          <w:rFonts w:ascii="Arial" w:hAnsi="Arial" w:cs="Arial"/>
          <w:color w:val="000000"/>
          <w:sz w:val="36"/>
          <w:szCs w:val="36"/>
          <w:lang w:bidi="hi-IN"/>
        </w:rPr>
        <w:tab/>
        <w:t xml:space="preserve">   </w:t>
      </w:r>
    </w:p>
    <w:p w14:paraId="583156A4"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rakShA# ca,</w:t>
      </w:r>
      <w:r w:rsidRPr="004E6F9C">
        <w:rPr>
          <w:rFonts w:ascii="Arial" w:hAnsi="Arial" w:cs="Arial"/>
          <w:color w:val="000000"/>
          <w:sz w:val="36"/>
          <w:szCs w:val="36"/>
          <w:lang w:bidi="hi-IN"/>
        </w:rPr>
        <w:tab/>
        <w:t>caq naqH</w:t>
      </w:r>
      <w:r w:rsidRPr="004E6F9C">
        <w:rPr>
          <w:rFonts w:ascii="Arial" w:hAnsi="Arial" w:cs="Arial"/>
          <w:color w:val="000000"/>
          <w:sz w:val="36"/>
          <w:szCs w:val="36"/>
          <w:lang w:bidi="hi-IN"/>
        </w:rPr>
        <w:tab/>
        <w:t xml:space="preserve">   </w:t>
      </w:r>
    </w:p>
    <w:p w14:paraId="77D5B1B5"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noq adhi#,</w:t>
      </w:r>
      <w:r w:rsidRPr="004E6F9C">
        <w:rPr>
          <w:rFonts w:ascii="Arial" w:hAnsi="Arial" w:cs="Arial"/>
          <w:color w:val="000000"/>
          <w:sz w:val="36"/>
          <w:szCs w:val="36"/>
          <w:lang w:bidi="hi-IN"/>
        </w:rPr>
        <w:tab/>
        <w:t>adhi# ca</w:t>
      </w:r>
      <w:r w:rsidRPr="004E6F9C">
        <w:rPr>
          <w:rFonts w:ascii="Arial" w:hAnsi="Arial" w:cs="Arial"/>
          <w:color w:val="000000"/>
          <w:sz w:val="36"/>
          <w:szCs w:val="36"/>
          <w:lang w:bidi="hi-IN"/>
        </w:rPr>
        <w:tab/>
        <w:t xml:space="preserve">   </w:t>
      </w:r>
    </w:p>
    <w:p w14:paraId="5C0F6EAE"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caq deqvaq,</w:t>
      </w:r>
      <w:r w:rsidRPr="004E6F9C">
        <w:rPr>
          <w:rFonts w:ascii="Arial" w:hAnsi="Arial" w:cs="Arial"/>
          <w:color w:val="000000"/>
          <w:sz w:val="36"/>
          <w:szCs w:val="36"/>
          <w:lang w:bidi="hi-IN"/>
        </w:rPr>
        <w:tab/>
        <w:t>deqvaq brUqhiq</w:t>
      </w:r>
      <w:r w:rsidRPr="004E6F9C">
        <w:rPr>
          <w:rFonts w:ascii="Arial" w:hAnsi="Arial" w:cs="Arial"/>
          <w:color w:val="000000"/>
          <w:sz w:val="36"/>
          <w:szCs w:val="36"/>
          <w:lang w:bidi="hi-IN"/>
        </w:rPr>
        <w:tab/>
        <w:t xml:space="preserve">   </w:t>
      </w:r>
    </w:p>
    <w:p w14:paraId="5715E1DA"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brUqhyadha#</w:t>
      </w:r>
      <w:r w:rsidRPr="004E6F9C">
        <w:rPr>
          <w:rFonts w:ascii="Arial" w:hAnsi="Arial" w:cs="Arial"/>
          <w:color w:val="000000"/>
          <w:sz w:val="36"/>
          <w:szCs w:val="36"/>
          <w:lang w:bidi="hi-IN"/>
        </w:rPr>
        <w:tab/>
        <w:t>, adhA# ca</w:t>
      </w:r>
      <w:r w:rsidRPr="004E6F9C">
        <w:rPr>
          <w:rFonts w:ascii="Arial" w:hAnsi="Arial" w:cs="Arial"/>
          <w:color w:val="000000"/>
          <w:sz w:val="36"/>
          <w:szCs w:val="36"/>
          <w:lang w:bidi="hi-IN"/>
        </w:rPr>
        <w:tab/>
        <w:t xml:space="preserve">   </w:t>
      </w:r>
    </w:p>
    <w:p w14:paraId="7D863D76"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caq naqH</w:t>
      </w:r>
      <w:r w:rsidRPr="004E6F9C">
        <w:rPr>
          <w:rFonts w:ascii="Arial" w:hAnsi="Arial" w:cs="Arial"/>
          <w:color w:val="000000"/>
          <w:sz w:val="36"/>
          <w:szCs w:val="36"/>
          <w:lang w:bidi="hi-IN"/>
        </w:rPr>
        <w:tab/>
        <w:t>, naqS Sarma#</w:t>
      </w:r>
      <w:r w:rsidRPr="004E6F9C">
        <w:rPr>
          <w:rFonts w:ascii="Arial" w:hAnsi="Arial" w:cs="Arial"/>
          <w:color w:val="000000"/>
          <w:sz w:val="36"/>
          <w:szCs w:val="36"/>
          <w:lang w:bidi="hi-IN"/>
        </w:rPr>
        <w:tab/>
        <w:t xml:space="preserve">   </w:t>
      </w:r>
    </w:p>
    <w:p w14:paraId="21F0CCD5"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Sarma# yacCa,</w:t>
      </w:r>
      <w:r w:rsidRPr="004E6F9C">
        <w:rPr>
          <w:rFonts w:ascii="Arial" w:hAnsi="Arial" w:cs="Arial"/>
          <w:color w:val="000000"/>
          <w:sz w:val="36"/>
          <w:szCs w:val="36"/>
          <w:lang w:bidi="hi-IN"/>
        </w:rPr>
        <w:tab/>
        <w:t>yaqcCaq dviqbar.hA$H &gt;</w:t>
      </w:r>
      <w:r w:rsidRPr="004E6F9C">
        <w:rPr>
          <w:rFonts w:ascii="Arial" w:hAnsi="Arial" w:cs="Arial"/>
          <w:color w:val="000000"/>
          <w:sz w:val="36"/>
          <w:szCs w:val="36"/>
          <w:lang w:bidi="hi-IN"/>
        </w:rPr>
        <w:tab/>
        <w:t xml:space="preserve">   </w:t>
      </w:r>
    </w:p>
    <w:p w14:paraId="2DEECFB0"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gramStart"/>
      <w:r w:rsidRPr="004E6F9C">
        <w:rPr>
          <w:rFonts w:ascii="Arial" w:hAnsi="Arial" w:cs="Arial"/>
          <w:color w:val="000000"/>
          <w:sz w:val="36"/>
          <w:szCs w:val="36"/>
          <w:lang w:bidi="hi-IN"/>
        </w:rPr>
        <w:t>dviqbar.hAq</w:t>
      </w:r>
      <w:proofErr w:type="gramEnd"/>
      <w:r w:rsidRPr="004E6F9C">
        <w:rPr>
          <w:rFonts w:ascii="Arial" w:hAnsi="Arial" w:cs="Arial"/>
          <w:color w:val="000000"/>
          <w:sz w:val="36"/>
          <w:szCs w:val="36"/>
          <w:lang w:bidi="hi-IN"/>
        </w:rPr>
        <w:t xml:space="preserve"> iti# dvi --- bar.hA$H &gt;,</w:t>
      </w:r>
      <w:r w:rsidRPr="004E6F9C">
        <w:rPr>
          <w:rFonts w:ascii="Arial" w:hAnsi="Arial" w:cs="Arial"/>
          <w:color w:val="000000"/>
          <w:sz w:val="36"/>
          <w:szCs w:val="36"/>
          <w:lang w:bidi="hi-IN"/>
        </w:rPr>
        <w:tab/>
        <w:t xml:space="preserve">stuqhi SruqtaM  </w:t>
      </w:r>
      <w:r w:rsidRPr="004E6F9C">
        <w:rPr>
          <w:rFonts w:ascii="Arial" w:hAnsi="Arial" w:cs="Arial"/>
          <w:color w:val="000000"/>
          <w:sz w:val="36"/>
          <w:szCs w:val="36"/>
          <w:lang w:bidi="hi-IN"/>
        </w:rPr>
        <w:tab/>
        <w:t xml:space="preserve"> </w:t>
      </w:r>
    </w:p>
    <w:p w14:paraId="3DA25147"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Sruqta~g ga#rttaqsada$M &gt;</w:t>
      </w:r>
      <w:r w:rsidRPr="004E6F9C">
        <w:rPr>
          <w:rFonts w:ascii="Arial" w:hAnsi="Arial" w:cs="Arial"/>
          <w:color w:val="000000"/>
          <w:sz w:val="36"/>
          <w:szCs w:val="36"/>
          <w:lang w:bidi="hi-IN"/>
        </w:rPr>
        <w:tab/>
        <w:t xml:space="preserve">, gaqrttaqsadaqM ~MyuvA#naM </w:t>
      </w:r>
      <w:r w:rsidRPr="004E6F9C">
        <w:rPr>
          <w:rFonts w:ascii="Arial" w:hAnsi="Arial" w:cs="Arial"/>
          <w:color w:val="000000"/>
          <w:sz w:val="36"/>
          <w:szCs w:val="36"/>
          <w:lang w:bidi="hi-IN"/>
        </w:rPr>
        <w:tab/>
        <w:t xml:space="preserve"> </w:t>
      </w:r>
    </w:p>
    <w:p w14:paraId="1714EF6E"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gramStart"/>
      <w:r w:rsidRPr="004E6F9C">
        <w:rPr>
          <w:rFonts w:ascii="Arial" w:hAnsi="Arial" w:cs="Arial"/>
          <w:color w:val="000000"/>
          <w:sz w:val="36"/>
          <w:szCs w:val="36"/>
          <w:lang w:bidi="hi-IN"/>
        </w:rPr>
        <w:t>gaqrttaqsadaqmiti</w:t>
      </w:r>
      <w:proofErr w:type="gramEnd"/>
      <w:r w:rsidRPr="004E6F9C">
        <w:rPr>
          <w:rFonts w:ascii="Arial" w:hAnsi="Arial" w:cs="Arial"/>
          <w:color w:val="000000"/>
          <w:sz w:val="36"/>
          <w:szCs w:val="36"/>
          <w:lang w:bidi="hi-IN"/>
        </w:rPr>
        <w:t># gartta --- sada$M &gt; , yuvA#naM mRuqgaM</w:t>
      </w:r>
      <w:r w:rsidRPr="004E6F9C">
        <w:rPr>
          <w:rFonts w:ascii="Arial" w:hAnsi="Arial" w:cs="Arial"/>
          <w:color w:val="000000"/>
          <w:sz w:val="36"/>
          <w:szCs w:val="36"/>
          <w:lang w:bidi="hi-IN"/>
        </w:rPr>
        <w:tab/>
        <w:t xml:space="preserve"> </w:t>
      </w:r>
    </w:p>
    <w:p w14:paraId="19321240"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mRuqganna,</w:t>
      </w:r>
      <w:r w:rsidRPr="004E6F9C">
        <w:rPr>
          <w:rFonts w:ascii="Arial" w:hAnsi="Arial" w:cs="Arial"/>
          <w:color w:val="000000"/>
          <w:sz w:val="36"/>
          <w:szCs w:val="36"/>
          <w:lang w:bidi="hi-IN"/>
        </w:rPr>
        <w:tab/>
        <w:t>na BIqmaM</w:t>
      </w:r>
      <w:r w:rsidRPr="004E6F9C">
        <w:rPr>
          <w:rFonts w:ascii="Arial" w:hAnsi="Arial" w:cs="Arial"/>
          <w:color w:val="000000"/>
          <w:sz w:val="36"/>
          <w:szCs w:val="36"/>
          <w:lang w:bidi="hi-IN"/>
        </w:rPr>
        <w:tab/>
        <w:t xml:space="preserve">   </w:t>
      </w:r>
    </w:p>
    <w:p w14:paraId="30F2D913"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BIqma mu#pahaqtnuM</w:t>
      </w:r>
      <w:r w:rsidRPr="004E6F9C">
        <w:rPr>
          <w:rFonts w:ascii="Arial" w:hAnsi="Arial" w:cs="Arial"/>
          <w:color w:val="000000"/>
          <w:sz w:val="36"/>
          <w:szCs w:val="36"/>
          <w:lang w:bidi="hi-IN"/>
        </w:rPr>
        <w:tab/>
        <w:t xml:space="preserve"> </w:t>
      </w:r>
      <w:proofErr w:type="gramStart"/>
      <w:r w:rsidRPr="004E6F9C">
        <w:rPr>
          <w:rFonts w:ascii="Arial" w:hAnsi="Arial" w:cs="Arial"/>
          <w:color w:val="000000"/>
          <w:sz w:val="36"/>
          <w:szCs w:val="36"/>
          <w:lang w:bidi="hi-IN"/>
        </w:rPr>
        <w:t>,uqpaqhaqtnumuqgraM</w:t>
      </w:r>
      <w:proofErr w:type="gramEnd"/>
      <w:r w:rsidRPr="004E6F9C">
        <w:rPr>
          <w:rFonts w:ascii="Arial" w:hAnsi="Arial" w:cs="Arial"/>
          <w:color w:val="000000"/>
          <w:sz w:val="36"/>
          <w:szCs w:val="36"/>
          <w:lang w:bidi="hi-IN"/>
        </w:rPr>
        <w:tab/>
        <w:t xml:space="preserve">   </w:t>
      </w:r>
    </w:p>
    <w:p w14:paraId="6F7E6DBD"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gramStart"/>
      <w:r w:rsidRPr="004E6F9C">
        <w:rPr>
          <w:rFonts w:ascii="Arial" w:hAnsi="Arial" w:cs="Arial"/>
          <w:color w:val="000000"/>
          <w:sz w:val="36"/>
          <w:szCs w:val="36"/>
          <w:lang w:bidi="hi-IN"/>
        </w:rPr>
        <w:t>uqgramityuqgraM</w:t>
      </w:r>
      <w:proofErr w:type="gramEnd"/>
      <w:r w:rsidRPr="004E6F9C">
        <w:rPr>
          <w:rFonts w:ascii="Arial" w:hAnsi="Arial" w:cs="Arial"/>
          <w:color w:val="000000"/>
          <w:sz w:val="36"/>
          <w:szCs w:val="36"/>
          <w:lang w:bidi="hi-IN"/>
        </w:rPr>
        <w:tab/>
        <w:t>,mRuqDA ja#riqtre</w:t>
      </w:r>
      <w:r w:rsidRPr="004E6F9C">
        <w:rPr>
          <w:rFonts w:ascii="Arial" w:hAnsi="Arial" w:cs="Arial"/>
          <w:color w:val="000000"/>
          <w:sz w:val="36"/>
          <w:szCs w:val="36"/>
          <w:lang w:bidi="hi-IN"/>
        </w:rPr>
        <w:tab/>
        <w:t xml:space="preserve">   </w:t>
      </w:r>
    </w:p>
    <w:p w14:paraId="6044E292"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jaqriqtre ru#dra</w:t>
      </w:r>
      <w:r w:rsidRPr="004E6F9C">
        <w:rPr>
          <w:rFonts w:ascii="Arial" w:hAnsi="Arial" w:cs="Arial"/>
          <w:color w:val="000000"/>
          <w:sz w:val="36"/>
          <w:szCs w:val="36"/>
          <w:lang w:bidi="hi-IN"/>
        </w:rPr>
        <w:tab/>
        <w:t>, ruqdraq stavA#naH</w:t>
      </w:r>
      <w:r w:rsidRPr="004E6F9C">
        <w:rPr>
          <w:rFonts w:ascii="Arial" w:hAnsi="Arial" w:cs="Arial"/>
          <w:color w:val="000000"/>
          <w:sz w:val="36"/>
          <w:szCs w:val="36"/>
          <w:lang w:bidi="hi-IN"/>
        </w:rPr>
        <w:tab/>
        <w:t xml:space="preserve">   </w:t>
      </w:r>
    </w:p>
    <w:p w14:paraId="4DB4DF11"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stavA#no aqnyaM</w:t>
      </w:r>
      <w:r w:rsidRPr="004E6F9C">
        <w:rPr>
          <w:rFonts w:ascii="Arial" w:hAnsi="Arial" w:cs="Arial"/>
          <w:color w:val="000000"/>
          <w:sz w:val="36"/>
          <w:szCs w:val="36"/>
          <w:lang w:bidi="hi-IN"/>
        </w:rPr>
        <w:tab/>
        <w:t>, aqnyante$ &gt;</w:t>
      </w:r>
      <w:r w:rsidRPr="004E6F9C">
        <w:rPr>
          <w:rFonts w:ascii="Arial" w:hAnsi="Arial" w:cs="Arial"/>
          <w:color w:val="000000"/>
          <w:sz w:val="36"/>
          <w:szCs w:val="36"/>
          <w:lang w:bidi="hi-IN"/>
        </w:rPr>
        <w:tab/>
        <w:t xml:space="preserve"> </w:t>
      </w:r>
    </w:p>
    <w:p w14:paraId="2EDE7BD3"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gramStart"/>
      <w:r w:rsidRPr="004E6F9C">
        <w:rPr>
          <w:rFonts w:ascii="Arial" w:hAnsi="Arial" w:cs="Arial"/>
          <w:color w:val="000000"/>
          <w:sz w:val="36"/>
          <w:szCs w:val="36"/>
          <w:lang w:bidi="hi-IN"/>
        </w:rPr>
        <w:t>teq</w:t>
      </w:r>
      <w:proofErr w:type="gramEnd"/>
      <w:r w:rsidRPr="004E6F9C">
        <w:rPr>
          <w:rFonts w:ascii="Arial" w:hAnsi="Arial" w:cs="Arial"/>
          <w:color w:val="000000"/>
          <w:sz w:val="36"/>
          <w:szCs w:val="36"/>
          <w:lang w:bidi="hi-IN"/>
        </w:rPr>
        <w:t xml:space="preserve"> aqsmat ,</w:t>
      </w:r>
      <w:r w:rsidRPr="004E6F9C">
        <w:rPr>
          <w:rFonts w:ascii="Arial" w:hAnsi="Arial" w:cs="Arial"/>
          <w:color w:val="000000"/>
          <w:sz w:val="36"/>
          <w:szCs w:val="36"/>
          <w:lang w:bidi="hi-IN"/>
        </w:rPr>
        <w:tab/>
        <w:t>aqsmanni</w:t>
      </w:r>
      <w:r w:rsidRPr="004E6F9C">
        <w:rPr>
          <w:rFonts w:ascii="Arial" w:hAnsi="Arial" w:cs="Arial"/>
          <w:color w:val="000000"/>
          <w:sz w:val="36"/>
          <w:szCs w:val="36"/>
          <w:lang w:bidi="hi-IN"/>
        </w:rPr>
        <w:tab/>
        <w:t xml:space="preserve">   </w:t>
      </w:r>
    </w:p>
    <w:p w14:paraId="28410FAA"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ni va#pantu,</w:t>
      </w:r>
      <w:r w:rsidRPr="004E6F9C">
        <w:rPr>
          <w:rFonts w:ascii="Arial" w:hAnsi="Arial" w:cs="Arial"/>
          <w:color w:val="000000"/>
          <w:sz w:val="36"/>
          <w:szCs w:val="36"/>
          <w:lang w:bidi="hi-IN"/>
        </w:rPr>
        <w:tab/>
        <w:t>vaqpaqntuq senA$H &gt;</w:t>
      </w:r>
      <w:r w:rsidRPr="004E6F9C">
        <w:rPr>
          <w:rFonts w:ascii="Arial" w:hAnsi="Arial" w:cs="Arial"/>
          <w:color w:val="000000"/>
          <w:sz w:val="36"/>
          <w:szCs w:val="36"/>
          <w:lang w:bidi="hi-IN"/>
        </w:rPr>
        <w:tab/>
        <w:t xml:space="preserve"> </w:t>
      </w:r>
    </w:p>
    <w:p w14:paraId="6302C792"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senAq itiq senA$H &gt;,</w:t>
      </w:r>
      <w:r w:rsidRPr="004E6F9C">
        <w:rPr>
          <w:rFonts w:ascii="Arial" w:hAnsi="Arial" w:cs="Arial"/>
          <w:color w:val="000000"/>
          <w:sz w:val="36"/>
          <w:szCs w:val="36"/>
          <w:lang w:bidi="hi-IN"/>
        </w:rPr>
        <w:tab/>
        <w:t>pari#NaH</w:t>
      </w:r>
      <w:r w:rsidRPr="004E6F9C">
        <w:rPr>
          <w:rFonts w:ascii="Arial" w:hAnsi="Arial" w:cs="Arial"/>
          <w:color w:val="000000"/>
          <w:sz w:val="36"/>
          <w:szCs w:val="36"/>
          <w:lang w:bidi="hi-IN"/>
        </w:rPr>
        <w:tab/>
        <w:t xml:space="preserve">   </w:t>
      </w:r>
    </w:p>
    <w:p w14:paraId="7CAF0B92"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noq ruqdrasya#,</w:t>
      </w:r>
      <w:r w:rsidRPr="004E6F9C">
        <w:rPr>
          <w:rFonts w:ascii="Arial" w:hAnsi="Arial" w:cs="Arial"/>
          <w:color w:val="000000"/>
          <w:sz w:val="36"/>
          <w:szCs w:val="36"/>
          <w:lang w:bidi="hi-IN"/>
        </w:rPr>
        <w:tab/>
        <w:t>ruqdrasya# heqtiH</w:t>
      </w:r>
      <w:r w:rsidRPr="004E6F9C">
        <w:rPr>
          <w:rFonts w:ascii="Arial" w:hAnsi="Arial" w:cs="Arial"/>
          <w:color w:val="000000"/>
          <w:sz w:val="36"/>
          <w:szCs w:val="36"/>
          <w:lang w:bidi="hi-IN"/>
        </w:rPr>
        <w:tab/>
        <w:t xml:space="preserve">   </w:t>
      </w:r>
    </w:p>
    <w:p w14:paraId="625BD094"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gramStart"/>
      <w:r w:rsidRPr="004E6F9C">
        <w:rPr>
          <w:rFonts w:ascii="Arial" w:hAnsi="Arial" w:cs="Arial"/>
          <w:color w:val="000000"/>
          <w:sz w:val="36"/>
          <w:szCs w:val="36"/>
          <w:lang w:bidi="hi-IN"/>
        </w:rPr>
        <w:t>heqtir</w:t>
      </w:r>
      <w:proofErr w:type="gramEnd"/>
      <w:r w:rsidRPr="004E6F9C">
        <w:rPr>
          <w:rFonts w:ascii="Arial" w:hAnsi="Arial" w:cs="Arial"/>
          <w:color w:val="000000"/>
          <w:sz w:val="36"/>
          <w:szCs w:val="36"/>
          <w:lang w:bidi="hi-IN"/>
        </w:rPr>
        <w:t xml:space="preserve"> vRu#Naktu</w:t>
      </w:r>
      <w:r w:rsidRPr="004E6F9C">
        <w:rPr>
          <w:rFonts w:ascii="Arial" w:hAnsi="Arial" w:cs="Arial"/>
          <w:color w:val="000000"/>
          <w:sz w:val="36"/>
          <w:szCs w:val="36"/>
          <w:lang w:bidi="hi-IN"/>
        </w:rPr>
        <w:tab/>
        <w:t>,vRuqNaqktuq pari#</w:t>
      </w:r>
      <w:r w:rsidRPr="004E6F9C">
        <w:rPr>
          <w:rFonts w:ascii="Arial" w:hAnsi="Arial" w:cs="Arial"/>
          <w:color w:val="000000"/>
          <w:sz w:val="36"/>
          <w:szCs w:val="36"/>
          <w:lang w:bidi="hi-IN"/>
        </w:rPr>
        <w:tab/>
        <w:t xml:space="preserve">   </w:t>
      </w:r>
    </w:p>
    <w:p w14:paraId="775DB75F"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pari# tveqShasya#,</w:t>
      </w:r>
      <w:r w:rsidRPr="004E6F9C">
        <w:rPr>
          <w:rFonts w:ascii="Arial" w:hAnsi="Arial" w:cs="Arial"/>
          <w:color w:val="000000"/>
          <w:sz w:val="36"/>
          <w:szCs w:val="36"/>
          <w:lang w:bidi="hi-IN"/>
        </w:rPr>
        <w:tab/>
        <w:t>tveqShasya# durmaqtiH</w:t>
      </w:r>
      <w:r w:rsidRPr="004E6F9C">
        <w:rPr>
          <w:rFonts w:ascii="Arial" w:hAnsi="Arial" w:cs="Arial"/>
          <w:color w:val="000000"/>
          <w:sz w:val="36"/>
          <w:szCs w:val="36"/>
          <w:lang w:bidi="hi-IN"/>
        </w:rPr>
        <w:tab/>
        <w:t xml:space="preserve">   </w:t>
      </w:r>
    </w:p>
    <w:p w14:paraId="6150B025"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duqrmaqtira#GAqyoH,</w:t>
      </w:r>
      <w:r w:rsidRPr="004E6F9C">
        <w:rPr>
          <w:rFonts w:ascii="Arial" w:hAnsi="Arial" w:cs="Arial"/>
          <w:color w:val="000000"/>
          <w:sz w:val="36"/>
          <w:szCs w:val="36"/>
          <w:lang w:bidi="hi-IN"/>
        </w:rPr>
        <w:tab/>
        <w:t>duqrmaqtiriti# duH --- maqtiH</w:t>
      </w:r>
      <w:r w:rsidRPr="004E6F9C">
        <w:rPr>
          <w:rFonts w:ascii="Arial" w:hAnsi="Arial" w:cs="Arial"/>
          <w:color w:val="000000"/>
          <w:sz w:val="36"/>
          <w:szCs w:val="36"/>
          <w:lang w:bidi="hi-IN"/>
        </w:rPr>
        <w:tab/>
        <w:t xml:space="preserve">   </w:t>
      </w:r>
    </w:p>
    <w:p w14:paraId="6F82665D"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lastRenderedPageBreak/>
        <w:t>aqGAqyoritya#Ga --- yoH,</w:t>
      </w:r>
      <w:r w:rsidRPr="004E6F9C">
        <w:rPr>
          <w:rFonts w:ascii="Arial" w:hAnsi="Arial" w:cs="Arial"/>
          <w:color w:val="000000"/>
          <w:sz w:val="36"/>
          <w:szCs w:val="36"/>
          <w:lang w:bidi="hi-IN"/>
        </w:rPr>
        <w:tab/>
        <w:t>ava#sthiqrA</w:t>
      </w:r>
      <w:r w:rsidRPr="004E6F9C">
        <w:rPr>
          <w:rFonts w:ascii="Arial" w:hAnsi="Arial" w:cs="Arial"/>
          <w:color w:val="000000"/>
          <w:sz w:val="36"/>
          <w:szCs w:val="36"/>
          <w:lang w:bidi="hi-IN"/>
        </w:rPr>
        <w:tab/>
        <w:t xml:space="preserve">   </w:t>
      </w:r>
    </w:p>
    <w:p w14:paraId="789DDF57"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sthiqrA maqGava#dByaH,</w:t>
      </w:r>
      <w:r w:rsidRPr="004E6F9C">
        <w:rPr>
          <w:rFonts w:ascii="Arial" w:hAnsi="Arial" w:cs="Arial"/>
          <w:color w:val="000000"/>
          <w:sz w:val="36"/>
          <w:szCs w:val="36"/>
          <w:lang w:bidi="hi-IN"/>
        </w:rPr>
        <w:tab/>
        <w:t>maqGava#dByaH tanuShva</w:t>
      </w:r>
      <w:r w:rsidRPr="004E6F9C">
        <w:rPr>
          <w:rFonts w:ascii="Arial" w:hAnsi="Arial" w:cs="Arial"/>
          <w:color w:val="000000"/>
          <w:sz w:val="36"/>
          <w:szCs w:val="36"/>
          <w:lang w:bidi="hi-IN"/>
        </w:rPr>
        <w:tab/>
        <w:t xml:space="preserve">   </w:t>
      </w:r>
    </w:p>
    <w:p w14:paraId="5B8DF9A0"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maqGava#dByaq iti# maqGava#t --- ByaqH,</w:t>
      </w:r>
      <w:r w:rsidRPr="004E6F9C">
        <w:rPr>
          <w:rFonts w:ascii="Arial" w:hAnsi="Arial" w:cs="Arial"/>
          <w:color w:val="000000"/>
          <w:sz w:val="36"/>
          <w:szCs w:val="36"/>
          <w:lang w:bidi="hi-IN"/>
        </w:rPr>
        <w:tab/>
        <w:t>taqnuqShvaq mIDhva#H</w:t>
      </w:r>
      <w:r w:rsidRPr="004E6F9C">
        <w:rPr>
          <w:rFonts w:ascii="Arial" w:hAnsi="Arial" w:cs="Arial"/>
          <w:color w:val="000000"/>
          <w:sz w:val="36"/>
          <w:szCs w:val="36"/>
          <w:lang w:bidi="hi-IN"/>
        </w:rPr>
        <w:tab/>
        <w:t xml:space="preserve">   </w:t>
      </w:r>
    </w:p>
    <w:p w14:paraId="70AE540D"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mIDhva# stoqkAya#,</w:t>
      </w:r>
      <w:r w:rsidRPr="004E6F9C">
        <w:rPr>
          <w:rFonts w:ascii="Arial" w:hAnsi="Arial" w:cs="Arial"/>
          <w:color w:val="000000"/>
          <w:sz w:val="36"/>
          <w:szCs w:val="36"/>
          <w:lang w:bidi="hi-IN"/>
        </w:rPr>
        <w:tab/>
        <w:t>toqkAyaq tana#yAya</w:t>
      </w:r>
      <w:r w:rsidRPr="004E6F9C">
        <w:rPr>
          <w:rFonts w:ascii="Arial" w:hAnsi="Arial" w:cs="Arial"/>
          <w:color w:val="000000"/>
          <w:sz w:val="36"/>
          <w:szCs w:val="36"/>
          <w:lang w:bidi="hi-IN"/>
        </w:rPr>
        <w:tab/>
        <w:t xml:space="preserve">   </w:t>
      </w:r>
    </w:p>
    <w:p w14:paraId="6ADB6A43"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tana#yAya mRuDaya,</w:t>
      </w:r>
      <w:r w:rsidRPr="004E6F9C">
        <w:rPr>
          <w:rFonts w:ascii="Arial" w:hAnsi="Arial" w:cs="Arial"/>
          <w:color w:val="000000"/>
          <w:sz w:val="36"/>
          <w:szCs w:val="36"/>
          <w:lang w:bidi="hi-IN"/>
        </w:rPr>
        <w:tab/>
        <w:t>mRuqDaqyeti# mRuDaya</w:t>
      </w:r>
      <w:r w:rsidRPr="004E6F9C">
        <w:rPr>
          <w:rFonts w:ascii="Arial" w:hAnsi="Arial" w:cs="Arial"/>
          <w:color w:val="000000"/>
          <w:sz w:val="36"/>
          <w:szCs w:val="36"/>
          <w:lang w:bidi="hi-IN"/>
        </w:rPr>
        <w:tab/>
        <w:t xml:space="preserve">   </w:t>
      </w:r>
    </w:p>
    <w:p w14:paraId="7E8869C6"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gramStart"/>
      <w:r w:rsidRPr="004E6F9C">
        <w:rPr>
          <w:rFonts w:ascii="Arial" w:hAnsi="Arial" w:cs="Arial"/>
          <w:color w:val="000000"/>
          <w:sz w:val="36"/>
          <w:szCs w:val="36"/>
          <w:lang w:bidi="hi-IN"/>
        </w:rPr>
        <w:t>mIDhu#</w:t>
      </w:r>
      <w:proofErr w:type="gramEnd"/>
      <w:r w:rsidRPr="004E6F9C">
        <w:rPr>
          <w:rFonts w:ascii="Arial" w:hAnsi="Arial" w:cs="Arial"/>
          <w:color w:val="000000"/>
          <w:sz w:val="36"/>
          <w:szCs w:val="36"/>
          <w:lang w:bidi="hi-IN"/>
        </w:rPr>
        <w:t>ShTamaq Siva#tama</w:t>
      </w:r>
      <w:r w:rsidRPr="004E6F9C">
        <w:rPr>
          <w:rFonts w:ascii="Arial" w:hAnsi="Arial" w:cs="Arial"/>
          <w:color w:val="000000"/>
          <w:sz w:val="36"/>
          <w:szCs w:val="36"/>
          <w:lang w:bidi="hi-IN"/>
        </w:rPr>
        <w:tab/>
        <w:t xml:space="preserve"> , mIDhu#ShTaqmetiq mIDhu#H --- taqmaq</w:t>
      </w:r>
      <w:r w:rsidRPr="004E6F9C">
        <w:rPr>
          <w:rFonts w:ascii="Arial" w:hAnsi="Arial" w:cs="Arial"/>
          <w:color w:val="000000"/>
          <w:sz w:val="36"/>
          <w:szCs w:val="36"/>
          <w:lang w:bidi="hi-IN"/>
        </w:rPr>
        <w:tab/>
        <w:t xml:space="preserve">   </w:t>
      </w:r>
    </w:p>
    <w:p w14:paraId="524EBE40"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Siva#tama SiqvaH</w:t>
      </w:r>
      <w:r w:rsidRPr="004E6F9C">
        <w:rPr>
          <w:rFonts w:ascii="Arial" w:hAnsi="Arial" w:cs="Arial"/>
          <w:color w:val="000000"/>
          <w:sz w:val="36"/>
          <w:szCs w:val="36"/>
          <w:lang w:bidi="hi-IN"/>
        </w:rPr>
        <w:tab/>
        <w:t>, Siva#taqmetiq Siva# --- taqmaq</w:t>
      </w:r>
      <w:r w:rsidRPr="004E6F9C">
        <w:rPr>
          <w:rFonts w:ascii="Arial" w:hAnsi="Arial" w:cs="Arial"/>
          <w:color w:val="000000"/>
          <w:sz w:val="36"/>
          <w:szCs w:val="36"/>
          <w:lang w:bidi="hi-IN"/>
        </w:rPr>
        <w:tab/>
        <w:t xml:space="preserve">   </w:t>
      </w:r>
    </w:p>
    <w:p w14:paraId="31E577B1"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Siqvo na#H</w:t>
      </w:r>
      <w:r w:rsidRPr="004E6F9C">
        <w:rPr>
          <w:rFonts w:ascii="Arial" w:hAnsi="Arial" w:cs="Arial"/>
          <w:color w:val="000000"/>
          <w:sz w:val="36"/>
          <w:szCs w:val="36"/>
          <w:lang w:bidi="hi-IN"/>
        </w:rPr>
        <w:tab/>
        <w:t>, naqssuqmanA$H &gt;</w:t>
      </w:r>
      <w:r w:rsidRPr="004E6F9C">
        <w:rPr>
          <w:rFonts w:ascii="Arial" w:hAnsi="Arial" w:cs="Arial"/>
          <w:color w:val="000000"/>
          <w:sz w:val="36"/>
          <w:szCs w:val="36"/>
          <w:lang w:bidi="hi-IN"/>
        </w:rPr>
        <w:tab/>
        <w:t xml:space="preserve">   </w:t>
      </w:r>
    </w:p>
    <w:p w14:paraId="4B2D7DFE"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gramStart"/>
      <w:r w:rsidRPr="004E6F9C">
        <w:rPr>
          <w:rFonts w:ascii="Arial" w:hAnsi="Arial" w:cs="Arial"/>
          <w:color w:val="000000"/>
          <w:sz w:val="36"/>
          <w:szCs w:val="36"/>
          <w:lang w:bidi="hi-IN"/>
        </w:rPr>
        <w:t>suqmanA</w:t>
      </w:r>
      <w:proofErr w:type="gramEnd"/>
      <w:r w:rsidRPr="004E6F9C">
        <w:rPr>
          <w:rFonts w:ascii="Arial" w:hAnsi="Arial" w:cs="Arial"/>
          <w:color w:val="000000"/>
          <w:sz w:val="36"/>
          <w:szCs w:val="36"/>
          <w:lang w:bidi="hi-IN"/>
        </w:rPr>
        <w:t># Bava ,</w:t>
      </w:r>
      <w:r w:rsidRPr="004E6F9C">
        <w:rPr>
          <w:rFonts w:ascii="Arial" w:hAnsi="Arial" w:cs="Arial"/>
          <w:color w:val="000000"/>
          <w:sz w:val="36"/>
          <w:szCs w:val="36"/>
          <w:lang w:bidi="hi-IN"/>
        </w:rPr>
        <w:tab/>
        <w:t>suqmanAq iti# su --- manA$H &gt;</w:t>
      </w:r>
      <w:r w:rsidRPr="004E6F9C">
        <w:rPr>
          <w:rFonts w:ascii="Arial" w:hAnsi="Arial" w:cs="Arial"/>
          <w:color w:val="000000"/>
          <w:sz w:val="36"/>
          <w:szCs w:val="36"/>
          <w:lang w:bidi="hi-IN"/>
        </w:rPr>
        <w:tab/>
        <w:t xml:space="preserve"> </w:t>
      </w:r>
    </w:p>
    <w:p w14:paraId="2B47580F"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 xml:space="preserve">Baqveti# </w:t>
      </w:r>
      <w:proofErr w:type="gramStart"/>
      <w:r w:rsidRPr="004E6F9C">
        <w:rPr>
          <w:rFonts w:ascii="Arial" w:hAnsi="Arial" w:cs="Arial"/>
          <w:color w:val="000000"/>
          <w:sz w:val="36"/>
          <w:szCs w:val="36"/>
          <w:lang w:bidi="hi-IN"/>
        </w:rPr>
        <w:t>Bava ,</w:t>
      </w:r>
      <w:proofErr w:type="gramEnd"/>
      <w:r w:rsidRPr="004E6F9C">
        <w:rPr>
          <w:rFonts w:ascii="Arial" w:hAnsi="Arial" w:cs="Arial"/>
          <w:color w:val="000000"/>
          <w:sz w:val="36"/>
          <w:szCs w:val="36"/>
          <w:lang w:bidi="hi-IN"/>
        </w:rPr>
        <w:tab/>
        <w:t>paqraqme vRuqkShe</w:t>
      </w:r>
      <w:r w:rsidRPr="004E6F9C">
        <w:rPr>
          <w:rFonts w:ascii="Arial" w:hAnsi="Arial" w:cs="Arial"/>
          <w:color w:val="000000"/>
          <w:sz w:val="36"/>
          <w:szCs w:val="36"/>
          <w:lang w:bidi="hi-IN"/>
        </w:rPr>
        <w:tab/>
        <w:t xml:space="preserve">   </w:t>
      </w:r>
    </w:p>
    <w:p w14:paraId="6B0A08AB"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vRuqkSha Ayu#dhaM</w:t>
      </w:r>
      <w:r w:rsidRPr="004E6F9C">
        <w:rPr>
          <w:rFonts w:ascii="Arial" w:hAnsi="Arial" w:cs="Arial"/>
          <w:color w:val="000000"/>
          <w:sz w:val="36"/>
          <w:szCs w:val="36"/>
          <w:lang w:bidi="hi-IN"/>
        </w:rPr>
        <w:tab/>
        <w:t>, Ayu#dhaM niqdhAya#</w:t>
      </w:r>
      <w:r w:rsidRPr="004E6F9C">
        <w:rPr>
          <w:rFonts w:ascii="Arial" w:hAnsi="Arial" w:cs="Arial"/>
          <w:color w:val="000000"/>
          <w:sz w:val="36"/>
          <w:szCs w:val="36"/>
          <w:lang w:bidi="hi-IN"/>
        </w:rPr>
        <w:tab/>
        <w:t xml:space="preserve">   </w:t>
      </w:r>
    </w:p>
    <w:p w14:paraId="7AFB846D"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niqdhAyaq kRutti$M &gt;,</w:t>
      </w:r>
      <w:r w:rsidRPr="004E6F9C">
        <w:rPr>
          <w:rFonts w:ascii="Arial" w:hAnsi="Arial" w:cs="Arial"/>
          <w:color w:val="000000"/>
          <w:sz w:val="36"/>
          <w:szCs w:val="36"/>
          <w:lang w:bidi="hi-IN"/>
        </w:rPr>
        <w:tab/>
        <w:t>niqdhAyeti# ni --- dhAya#</w:t>
      </w:r>
      <w:r w:rsidRPr="004E6F9C">
        <w:rPr>
          <w:rFonts w:ascii="Arial" w:hAnsi="Arial" w:cs="Arial"/>
          <w:color w:val="000000"/>
          <w:sz w:val="36"/>
          <w:szCs w:val="36"/>
          <w:lang w:bidi="hi-IN"/>
        </w:rPr>
        <w:tab/>
        <w:t xml:space="preserve">   </w:t>
      </w:r>
    </w:p>
    <w:p w14:paraId="1E1430A0"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kRuttiqM ~MvasA#naH,</w:t>
      </w:r>
      <w:r w:rsidRPr="004E6F9C">
        <w:rPr>
          <w:rFonts w:ascii="Arial" w:hAnsi="Arial" w:cs="Arial"/>
          <w:color w:val="000000"/>
          <w:sz w:val="36"/>
          <w:szCs w:val="36"/>
          <w:lang w:bidi="hi-IN"/>
        </w:rPr>
        <w:tab/>
        <w:t>vasA#naq A</w:t>
      </w:r>
      <w:r w:rsidRPr="004E6F9C">
        <w:rPr>
          <w:rFonts w:ascii="Arial" w:hAnsi="Arial" w:cs="Arial"/>
          <w:color w:val="000000"/>
          <w:sz w:val="36"/>
          <w:szCs w:val="36"/>
          <w:lang w:bidi="hi-IN"/>
        </w:rPr>
        <w:tab/>
        <w:t xml:space="preserve">   </w:t>
      </w:r>
    </w:p>
    <w:p w14:paraId="079A3AAD"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A ca#ra</w:t>
      </w:r>
      <w:r w:rsidRPr="004E6F9C">
        <w:rPr>
          <w:rFonts w:ascii="Arial" w:hAnsi="Arial" w:cs="Arial"/>
          <w:color w:val="000000"/>
          <w:sz w:val="36"/>
          <w:szCs w:val="36"/>
          <w:lang w:bidi="hi-IN"/>
        </w:rPr>
        <w:tab/>
      </w:r>
      <w:proofErr w:type="gramStart"/>
      <w:r w:rsidRPr="004E6F9C">
        <w:rPr>
          <w:rFonts w:ascii="Arial" w:hAnsi="Arial" w:cs="Arial"/>
          <w:color w:val="000000"/>
          <w:sz w:val="36"/>
          <w:szCs w:val="36"/>
          <w:lang w:bidi="hi-IN"/>
        </w:rPr>
        <w:t>,caqraq</w:t>
      </w:r>
      <w:proofErr w:type="gramEnd"/>
      <w:r w:rsidRPr="004E6F9C">
        <w:rPr>
          <w:rFonts w:ascii="Arial" w:hAnsi="Arial" w:cs="Arial"/>
          <w:color w:val="000000"/>
          <w:sz w:val="36"/>
          <w:szCs w:val="36"/>
          <w:lang w:bidi="hi-IN"/>
        </w:rPr>
        <w:t xml:space="preserve"> pinA#kaM</w:t>
      </w:r>
      <w:r w:rsidRPr="004E6F9C">
        <w:rPr>
          <w:rFonts w:ascii="Arial" w:hAnsi="Arial" w:cs="Arial"/>
          <w:color w:val="000000"/>
          <w:sz w:val="36"/>
          <w:szCs w:val="36"/>
          <w:lang w:bidi="hi-IN"/>
        </w:rPr>
        <w:tab/>
        <w:t xml:space="preserve">   </w:t>
      </w:r>
    </w:p>
    <w:p w14:paraId="42C9BC70"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pinA#kaqM biBra#t,</w:t>
      </w:r>
      <w:r w:rsidRPr="004E6F9C">
        <w:rPr>
          <w:rFonts w:ascii="Arial" w:hAnsi="Arial" w:cs="Arial"/>
          <w:color w:val="000000"/>
          <w:sz w:val="36"/>
          <w:szCs w:val="36"/>
          <w:lang w:bidi="hi-IN"/>
        </w:rPr>
        <w:tab/>
        <w:t>biBraqdA</w:t>
      </w:r>
      <w:r w:rsidRPr="004E6F9C">
        <w:rPr>
          <w:rFonts w:ascii="Arial" w:hAnsi="Arial" w:cs="Arial"/>
          <w:color w:val="000000"/>
          <w:sz w:val="36"/>
          <w:szCs w:val="36"/>
          <w:lang w:bidi="hi-IN"/>
        </w:rPr>
        <w:tab/>
        <w:t xml:space="preserve">   </w:t>
      </w:r>
    </w:p>
    <w:p w14:paraId="504EFA5D"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A ga#hi</w:t>
      </w:r>
      <w:r w:rsidRPr="004E6F9C">
        <w:rPr>
          <w:rFonts w:ascii="Arial" w:hAnsi="Arial" w:cs="Arial"/>
          <w:color w:val="000000"/>
          <w:sz w:val="36"/>
          <w:szCs w:val="36"/>
          <w:lang w:bidi="hi-IN"/>
        </w:rPr>
        <w:tab/>
        <w:t>, gaqhIti# gahi</w:t>
      </w:r>
      <w:r w:rsidRPr="004E6F9C">
        <w:rPr>
          <w:rFonts w:ascii="Arial" w:hAnsi="Arial" w:cs="Arial"/>
          <w:color w:val="000000"/>
          <w:sz w:val="36"/>
          <w:szCs w:val="36"/>
          <w:lang w:bidi="hi-IN"/>
        </w:rPr>
        <w:tab/>
        <w:t xml:space="preserve">   </w:t>
      </w:r>
    </w:p>
    <w:p w14:paraId="00E7AE49"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gramStart"/>
      <w:r w:rsidRPr="004E6F9C">
        <w:rPr>
          <w:rFonts w:ascii="Arial" w:hAnsi="Arial" w:cs="Arial"/>
          <w:color w:val="000000"/>
          <w:sz w:val="36"/>
          <w:szCs w:val="36"/>
          <w:lang w:bidi="hi-IN"/>
        </w:rPr>
        <w:t>viki#</w:t>
      </w:r>
      <w:proofErr w:type="gramEnd"/>
      <w:r w:rsidRPr="004E6F9C">
        <w:rPr>
          <w:rFonts w:ascii="Arial" w:hAnsi="Arial" w:cs="Arial"/>
          <w:color w:val="000000"/>
          <w:sz w:val="36"/>
          <w:szCs w:val="36"/>
          <w:lang w:bidi="hi-IN"/>
        </w:rPr>
        <w:t>ridaq vilo#hita</w:t>
      </w:r>
      <w:r w:rsidRPr="004E6F9C">
        <w:rPr>
          <w:rFonts w:ascii="Arial" w:hAnsi="Arial" w:cs="Arial"/>
          <w:color w:val="000000"/>
          <w:sz w:val="36"/>
          <w:szCs w:val="36"/>
          <w:lang w:bidi="hi-IN"/>
        </w:rPr>
        <w:tab/>
        <w:t xml:space="preserve"> ,viki#riqdetiq vi --- kiqriqdaq</w:t>
      </w:r>
      <w:r w:rsidRPr="004E6F9C">
        <w:rPr>
          <w:rFonts w:ascii="Arial" w:hAnsi="Arial" w:cs="Arial"/>
          <w:color w:val="000000"/>
          <w:sz w:val="36"/>
          <w:szCs w:val="36"/>
          <w:lang w:bidi="hi-IN"/>
        </w:rPr>
        <w:tab/>
        <w:t xml:space="preserve">   </w:t>
      </w:r>
    </w:p>
    <w:p w14:paraId="5315DA98"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vilo#hitaq nama#H,</w:t>
      </w:r>
      <w:r w:rsidRPr="004E6F9C">
        <w:rPr>
          <w:rFonts w:ascii="Arial" w:hAnsi="Arial" w:cs="Arial"/>
          <w:color w:val="000000"/>
          <w:sz w:val="36"/>
          <w:szCs w:val="36"/>
          <w:lang w:bidi="hi-IN"/>
        </w:rPr>
        <w:tab/>
        <w:t>vilo#hiqtetiq vi --- loqhiqtaq</w:t>
      </w:r>
      <w:r w:rsidRPr="004E6F9C">
        <w:rPr>
          <w:rFonts w:ascii="Arial" w:hAnsi="Arial" w:cs="Arial"/>
          <w:color w:val="000000"/>
          <w:sz w:val="36"/>
          <w:szCs w:val="36"/>
          <w:lang w:bidi="hi-IN"/>
        </w:rPr>
        <w:tab/>
        <w:t xml:space="preserve">   </w:t>
      </w:r>
    </w:p>
    <w:p w14:paraId="086FDC47"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gramStart"/>
      <w:r w:rsidRPr="004E6F9C">
        <w:rPr>
          <w:rFonts w:ascii="Arial" w:hAnsi="Arial" w:cs="Arial"/>
          <w:color w:val="000000"/>
          <w:sz w:val="36"/>
          <w:szCs w:val="36"/>
          <w:lang w:bidi="hi-IN"/>
        </w:rPr>
        <w:t>nama#</w:t>
      </w:r>
      <w:proofErr w:type="gramEnd"/>
      <w:r w:rsidRPr="004E6F9C">
        <w:rPr>
          <w:rFonts w:ascii="Arial" w:hAnsi="Arial" w:cs="Arial"/>
          <w:color w:val="000000"/>
          <w:sz w:val="36"/>
          <w:szCs w:val="36"/>
          <w:lang w:bidi="hi-IN"/>
        </w:rPr>
        <w:t>ste ,</w:t>
      </w:r>
      <w:r w:rsidRPr="004E6F9C">
        <w:rPr>
          <w:rFonts w:ascii="Arial" w:hAnsi="Arial" w:cs="Arial"/>
          <w:color w:val="000000"/>
          <w:sz w:val="36"/>
          <w:szCs w:val="36"/>
          <w:lang w:bidi="hi-IN"/>
        </w:rPr>
        <w:tab/>
        <w:t>teq aqstuq</w:t>
      </w:r>
      <w:r w:rsidRPr="004E6F9C">
        <w:rPr>
          <w:rFonts w:ascii="Arial" w:hAnsi="Arial" w:cs="Arial"/>
          <w:color w:val="000000"/>
          <w:sz w:val="36"/>
          <w:szCs w:val="36"/>
          <w:lang w:bidi="hi-IN"/>
        </w:rPr>
        <w:tab/>
        <w:t xml:space="preserve">   </w:t>
      </w:r>
    </w:p>
    <w:p w14:paraId="466253AE"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aqstuq BaqgaqvaqH,</w:t>
      </w:r>
      <w:r w:rsidRPr="004E6F9C">
        <w:rPr>
          <w:rFonts w:ascii="Arial" w:hAnsi="Arial" w:cs="Arial"/>
          <w:color w:val="000000"/>
          <w:sz w:val="36"/>
          <w:szCs w:val="36"/>
          <w:lang w:bidi="hi-IN"/>
        </w:rPr>
        <w:tab/>
        <w:t>Baqgaqvaq iti# Baga --- vaqH</w:t>
      </w:r>
      <w:r w:rsidRPr="004E6F9C">
        <w:rPr>
          <w:rFonts w:ascii="Arial" w:hAnsi="Arial" w:cs="Arial"/>
          <w:color w:val="000000"/>
          <w:sz w:val="36"/>
          <w:szCs w:val="36"/>
          <w:lang w:bidi="hi-IN"/>
        </w:rPr>
        <w:tab/>
        <w:t xml:space="preserve">   </w:t>
      </w:r>
    </w:p>
    <w:p w14:paraId="4531036A"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yAste$ &gt;,</w:t>
      </w:r>
      <w:r w:rsidRPr="004E6F9C">
        <w:rPr>
          <w:rFonts w:ascii="Arial" w:hAnsi="Arial" w:cs="Arial"/>
          <w:color w:val="000000"/>
          <w:sz w:val="36"/>
          <w:szCs w:val="36"/>
          <w:lang w:bidi="hi-IN"/>
        </w:rPr>
        <w:tab/>
        <w:t>teq saqhasra$M &gt;</w:t>
      </w:r>
      <w:r w:rsidRPr="004E6F9C">
        <w:rPr>
          <w:rFonts w:ascii="Arial" w:hAnsi="Arial" w:cs="Arial"/>
          <w:color w:val="000000"/>
          <w:sz w:val="36"/>
          <w:szCs w:val="36"/>
          <w:lang w:bidi="hi-IN"/>
        </w:rPr>
        <w:tab/>
        <w:t xml:space="preserve"> </w:t>
      </w:r>
    </w:p>
    <w:p w14:paraId="045CE51C"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gramStart"/>
      <w:r w:rsidRPr="004E6F9C">
        <w:rPr>
          <w:rFonts w:ascii="Arial" w:hAnsi="Arial" w:cs="Arial"/>
          <w:color w:val="000000"/>
          <w:sz w:val="36"/>
          <w:szCs w:val="36"/>
          <w:lang w:bidi="hi-IN"/>
        </w:rPr>
        <w:t>saqhasra</w:t>
      </w:r>
      <w:proofErr w:type="gramEnd"/>
      <w:r w:rsidRPr="004E6F9C">
        <w:rPr>
          <w:rFonts w:ascii="Arial" w:hAnsi="Arial" w:cs="Arial"/>
          <w:color w:val="000000"/>
          <w:sz w:val="36"/>
          <w:szCs w:val="36"/>
          <w:lang w:bidi="hi-IN"/>
        </w:rPr>
        <w:t># heqtaya#H</w:t>
      </w:r>
      <w:r w:rsidRPr="004E6F9C">
        <w:rPr>
          <w:rFonts w:ascii="Arial" w:hAnsi="Arial" w:cs="Arial"/>
          <w:color w:val="000000"/>
          <w:sz w:val="36"/>
          <w:szCs w:val="36"/>
          <w:lang w:bidi="hi-IN"/>
        </w:rPr>
        <w:tab/>
        <w:t>,heqtayoq &amp;nyaM</w:t>
      </w:r>
      <w:r w:rsidRPr="004E6F9C">
        <w:rPr>
          <w:rFonts w:ascii="Arial" w:hAnsi="Arial" w:cs="Arial"/>
          <w:color w:val="000000"/>
          <w:sz w:val="36"/>
          <w:szCs w:val="36"/>
          <w:lang w:bidi="hi-IN"/>
        </w:rPr>
        <w:tab/>
        <w:t xml:space="preserve">   </w:t>
      </w:r>
    </w:p>
    <w:p w14:paraId="7ACE105A"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aqnyamaqsmat,</w:t>
      </w:r>
      <w:r w:rsidRPr="004E6F9C">
        <w:rPr>
          <w:rFonts w:ascii="Arial" w:hAnsi="Arial" w:cs="Arial"/>
          <w:color w:val="000000"/>
          <w:sz w:val="36"/>
          <w:szCs w:val="36"/>
          <w:lang w:bidi="hi-IN"/>
        </w:rPr>
        <w:tab/>
        <w:t>aqsmanni</w:t>
      </w:r>
      <w:r w:rsidRPr="004E6F9C">
        <w:rPr>
          <w:rFonts w:ascii="Arial" w:hAnsi="Arial" w:cs="Arial"/>
          <w:color w:val="000000"/>
          <w:sz w:val="36"/>
          <w:szCs w:val="36"/>
          <w:lang w:bidi="hi-IN"/>
        </w:rPr>
        <w:tab/>
        <w:t xml:space="preserve">   </w:t>
      </w:r>
    </w:p>
    <w:p w14:paraId="4E563AD7"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gramStart"/>
      <w:r w:rsidRPr="004E6F9C">
        <w:rPr>
          <w:rFonts w:ascii="Arial" w:hAnsi="Arial" w:cs="Arial"/>
          <w:color w:val="000000"/>
          <w:sz w:val="36"/>
          <w:szCs w:val="36"/>
          <w:lang w:bidi="hi-IN"/>
        </w:rPr>
        <w:t>niva#</w:t>
      </w:r>
      <w:proofErr w:type="gramEnd"/>
      <w:r w:rsidRPr="004E6F9C">
        <w:rPr>
          <w:rFonts w:ascii="Arial" w:hAnsi="Arial" w:cs="Arial"/>
          <w:color w:val="000000"/>
          <w:sz w:val="36"/>
          <w:szCs w:val="36"/>
          <w:lang w:bidi="hi-IN"/>
        </w:rPr>
        <w:t>pantu</w:t>
      </w:r>
      <w:r w:rsidRPr="004E6F9C">
        <w:rPr>
          <w:rFonts w:ascii="Arial" w:hAnsi="Arial" w:cs="Arial"/>
          <w:color w:val="000000"/>
          <w:sz w:val="36"/>
          <w:szCs w:val="36"/>
          <w:lang w:bidi="hi-IN"/>
        </w:rPr>
        <w:tab/>
        <w:t>,vaqpaqntuq tAH</w:t>
      </w:r>
      <w:r w:rsidRPr="004E6F9C">
        <w:rPr>
          <w:rFonts w:ascii="Arial" w:hAnsi="Arial" w:cs="Arial"/>
          <w:color w:val="000000"/>
          <w:sz w:val="36"/>
          <w:szCs w:val="36"/>
          <w:lang w:bidi="hi-IN"/>
        </w:rPr>
        <w:tab/>
        <w:t xml:space="preserve">   </w:t>
      </w:r>
    </w:p>
    <w:p w14:paraId="5D1C248B"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tA itiq tAH,</w:t>
      </w:r>
      <w:r w:rsidRPr="004E6F9C">
        <w:rPr>
          <w:rFonts w:ascii="Arial" w:hAnsi="Arial" w:cs="Arial"/>
          <w:color w:val="000000"/>
          <w:sz w:val="36"/>
          <w:szCs w:val="36"/>
          <w:lang w:bidi="hi-IN"/>
        </w:rPr>
        <w:tab/>
        <w:t>saqhasrA#Ni sahasraqdhA</w:t>
      </w:r>
      <w:r w:rsidRPr="004E6F9C">
        <w:rPr>
          <w:rFonts w:ascii="Arial" w:hAnsi="Arial" w:cs="Arial"/>
          <w:color w:val="000000"/>
          <w:sz w:val="36"/>
          <w:szCs w:val="36"/>
          <w:lang w:bidi="hi-IN"/>
        </w:rPr>
        <w:tab/>
        <w:t xml:space="preserve">   </w:t>
      </w:r>
    </w:p>
    <w:p w14:paraId="1BB2CB8E"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saqhaqsraqdhA bA#huqvoH</w:t>
      </w:r>
      <w:r w:rsidRPr="004E6F9C">
        <w:rPr>
          <w:rFonts w:ascii="Arial" w:hAnsi="Arial" w:cs="Arial"/>
          <w:color w:val="000000"/>
          <w:sz w:val="36"/>
          <w:szCs w:val="36"/>
          <w:lang w:bidi="hi-IN"/>
        </w:rPr>
        <w:tab/>
        <w:t>, saqhaqsraqdheti# sahasra --- dhA</w:t>
      </w:r>
      <w:r w:rsidRPr="004E6F9C">
        <w:rPr>
          <w:rFonts w:ascii="Arial" w:hAnsi="Arial" w:cs="Arial"/>
          <w:color w:val="000000"/>
          <w:sz w:val="36"/>
          <w:szCs w:val="36"/>
          <w:lang w:bidi="hi-IN"/>
        </w:rPr>
        <w:tab/>
        <w:t xml:space="preserve">   </w:t>
      </w:r>
    </w:p>
    <w:p w14:paraId="3537BF02"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proofErr w:type="gramStart"/>
      <w:r w:rsidRPr="004E6F9C">
        <w:rPr>
          <w:rFonts w:ascii="Arial" w:hAnsi="Arial" w:cs="Arial"/>
          <w:color w:val="000000"/>
          <w:sz w:val="36"/>
          <w:szCs w:val="36"/>
          <w:lang w:bidi="hi-IN"/>
        </w:rPr>
        <w:t>bAqhuqvostava</w:t>
      </w:r>
      <w:proofErr w:type="gramEnd"/>
      <w:r w:rsidRPr="004E6F9C">
        <w:rPr>
          <w:rFonts w:ascii="Arial" w:hAnsi="Arial" w:cs="Arial"/>
          <w:color w:val="000000"/>
          <w:sz w:val="36"/>
          <w:szCs w:val="36"/>
          <w:lang w:bidi="hi-IN"/>
        </w:rPr>
        <w:t>#</w:t>
      </w:r>
      <w:r w:rsidRPr="004E6F9C">
        <w:rPr>
          <w:rFonts w:ascii="Arial" w:hAnsi="Arial" w:cs="Arial"/>
          <w:color w:val="000000"/>
          <w:sz w:val="36"/>
          <w:szCs w:val="36"/>
          <w:lang w:bidi="hi-IN"/>
        </w:rPr>
        <w:tab/>
        <w:t>,tava# heqtaya#H</w:t>
      </w:r>
      <w:r w:rsidRPr="004E6F9C">
        <w:rPr>
          <w:rFonts w:ascii="Arial" w:hAnsi="Arial" w:cs="Arial"/>
          <w:color w:val="000000"/>
          <w:sz w:val="36"/>
          <w:szCs w:val="36"/>
          <w:lang w:bidi="hi-IN"/>
        </w:rPr>
        <w:tab/>
        <w:t xml:space="preserve">   </w:t>
      </w:r>
    </w:p>
    <w:p w14:paraId="36A780F3"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heqtayaq iti# heqtaya#H,</w:t>
      </w:r>
      <w:r w:rsidRPr="004E6F9C">
        <w:rPr>
          <w:rFonts w:ascii="Arial" w:hAnsi="Arial" w:cs="Arial"/>
          <w:color w:val="000000"/>
          <w:sz w:val="36"/>
          <w:szCs w:val="36"/>
          <w:lang w:bidi="hi-IN"/>
        </w:rPr>
        <w:tab/>
        <w:t>tAsAqmISA#naH</w:t>
      </w:r>
      <w:r w:rsidRPr="004E6F9C">
        <w:rPr>
          <w:rFonts w:ascii="Arial" w:hAnsi="Arial" w:cs="Arial"/>
          <w:color w:val="000000"/>
          <w:sz w:val="36"/>
          <w:szCs w:val="36"/>
          <w:lang w:bidi="hi-IN"/>
        </w:rPr>
        <w:tab/>
        <w:t xml:space="preserve">   </w:t>
      </w:r>
    </w:p>
    <w:p w14:paraId="530AC038"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lastRenderedPageBreak/>
        <w:t>ISA#no BagavaH,</w:t>
      </w:r>
      <w:r w:rsidRPr="004E6F9C">
        <w:rPr>
          <w:rFonts w:ascii="Arial" w:hAnsi="Arial" w:cs="Arial"/>
          <w:color w:val="000000"/>
          <w:sz w:val="36"/>
          <w:szCs w:val="36"/>
          <w:lang w:bidi="hi-IN"/>
        </w:rPr>
        <w:tab/>
        <w:t>BaqgaqvaqH paqrAqcInA$ &gt;</w:t>
      </w:r>
      <w:r w:rsidRPr="004E6F9C">
        <w:rPr>
          <w:rFonts w:ascii="Arial" w:hAnsi="Arial" w:cs="Arial"/>
          <w:color w:val="000000"/>
          <w:sz w:val="36"/>
          <w:szCs w:val="36"/>
          <w:lang w:bidi="hi-IN"/>
        </w:rPr>
        <w:tab/>
        <w:t xml:space="preserve"> </w:t>
      </w:r>
    </w:p>
    <w:p w14:paraId="5E7D0B4B" w14:textId="77777777" w:rsidR="004E6F9C" w:rsidRPr="004E6F9C"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Baqgaqvaq iti# Baga --- vaqH,</w:t>
      </w:r>
      <w:r w:rsidRPr="004E6F9C">
        <w:rPr>
          <w:rFonts w:ascii="Arial" w:hAnsi="Arial" w:cs="Arial"/>
          <w:color w:val="000000"/>
          <w:sz w:val="36"/>
          <w:szCs w:val="36"/>
          <w:lang w:bidi="hi-IN"/>
        </w:rPr>
        <w:tab/>
        <w:t>paqrAqcInAq muKA$ &gt;</w:t>
      </w:r>
      <w:r w:rsidRPr="004E6F9C">
        <w:rPr>
          <w:rFonts w:ascii="Arial" w:hAnsi="Arial" w:cs="Arial"/>
          <w:color w:val="000000"/>
          <w:sz w:val="36"/>
          <w:szCs w:val="36"/>
          <w:lang w:bidi="hi-IN"/>
        </w:rPr>
        <w:tab/>
        <w:t xml:space="preserve"> </w:t>
      </w:r>
    </w:p>
    <w:p w14:paraId="76107041" w14:textId="7E272C1C" w:rsidR="00C52A7A" w:rsidRDefault="004E6F9C" w:rsidP="004E6F9C">
      <w:pPr>
        <w:autoSpaceDE w:val="0"/>
        <w:autoSpaceDN w:val="0"/>
        <w:adjustRightInd w:val="0"/>
        <w:spacing w:after="0" w:line="240" w:lineRule="auto"/>
        <w:rPr>
          <w:rFonts w:ascii="Arial" w:hAnsi="Arial" w:cs="Arial"/>
          <w:color w:val="000000"/>
          <w:sz w:val="36"/>
          <w:szCs w:val="36"/>
          <w:lang w:bidi="hi-IN"/>
        </w:rPr>
      </w:pPr>
      <w:r w:rsidRPr="004E6F9C">
        <w:rPr>
          <w:rFonts w:ascii="Arial" w:hAnsi="Arial" w:cs="Arial"/>
          <w:color w:val="000000"/>
          <w:sz w:val="36"/>
          <w:szCs w:val="36"/>
          <w:lang w:bidi="hi-IN"/>
        </w:rPr>
        <w:t>muKA# kRudhi,</w:t>
      </w:r>
      <w:r w:rsidRPr="004E6F9C">
        <w:rPr>
          <w:rFonts w:ascii="Arial" w:hAnsi="Arial" w:cs="Arial"/>
          <w:color w:val="000000"/>
          <w:sz w:val="36"/>
          <w:szCs w:val="36"/>
          <w:lang w:bidi="hi-IN"/>
        </w:rPr>
        <w:tab/>
        <w:t>kRuqdhIti# kRudhi</w:t>
      </w:r>
      <w:r w:rsidRPr="004E6F9C">
        <w:rPr>
          <w:rFonts w:ascii="Arial" w:hAnsi="Arial" w:cs="Arial"/>
          <w:color w:val="000000"/>
          <w:sz w:val="36"/>
          <w:szCs w:val="36"/>
          <w:lang w:bidi="hi-IN"/>
        </w:rPr>
        <w:tab/>
      </w:r>
    </w:p>
    <w:p w14:paraId="49BC8694" w14:textId="464E4C45" w:rsidR="004E6F9C" w:rsidRDefault="001B577C" w:rsidP="004E6F9C">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
    <w:p w14:paraId="7982B7CD" w14:textId="22E1D7B3" w:rsidR="00D91D60" w:rsidRPr="001B577C" w:rsidRDefault="00C52A7A" w:rsidP="00D91D60">
      <w:pPr>
        <w:autoSpaceDE w:val="0"/>
        <w:autoSpaceDN w:val="0"/>
        <w:adjustRightInd w:val="0"/>
        <w:spacing w:after="0" w:line="240" w:lineRule="auto"/>
        <w:rPr>
          <w:rFonts w:ascii="Arial" w:hAnsi="Arial" w:cs="Arial"/>
          <w:b/>
          <w:bCs/>
          <w:color w:val="000000"/>
          <w:sz w:val="36"/>
          <w:szCs w:val="36"/>
          <w:lang w:bidi="hi-IN"/>
        </w:rPr>
      </w:pPr>
      <w:r w:rsidRPr="001B577C">
        <w:rPr>
          <w:rFonts w:ascii="Arial" w:hAnsi="Arial" w:cs="Arial"/>
          <w:b/>
          <w:bCs/>
          <w:color w:val="000000"/>
          <w:sz w:val="36"/>
          <w:szCs w:val="36"/>
          <w:lang w:bidi="hi-IN"/>
        </w:rPr>
        <w:t>16.11</w:t>
      </w:r>
      <w:r w:rsidR="00D91D60" w:rsidRPr="001B577C">
        <w:rPr>
          <w:rFonts w:ascii="Arial" w:hAnsi="Arial" w:cs="Arial"/>
          <w:b/>
          <w:bCs/>
          <w:color w:val="000000"/>
          <w:sz w:val="36"/>
          <w:szCs w:val="36"/>
          <w:lang w:bidi="hi-IN"/>
        </w:rPr>
        <w:t xml:space="preserve"> SrI rudrakramaH - </w:t>
      </w:r>
      <w:r w:rsidR="00665208" w:rsidRPr="001B577C">
        <w:rPr>
          <w:rFonts w:ascii="Arial" w:hAnsi="Arial" w:cs="Arial"/>
          <w:b/>
          <w:bCs/>
          <w:color w:val="000000"/>
          <w:sz w:val="36"/>
          <w:szCs w:val="36"/>
          <w:lang w:bidi="hi-IN"/>
        </w:rPr>
        <w:t>E</w:t>
      </w:r>
      <w:r w:rsidR="00D91D60" w:rsidRPr="001B577C">
        <w:rPr>
          <w:rFonts w:ascii="Arial" w:hAnsi="Arial" w:cs="Arial"/>
          <w:b/>
          <w:bCs/>
          <w:color w:val="000000"/>
          <w:sz w:val="36"/>
          <w:szCs w:val="36"/>
          <w:lang w:bidi="hi-IN"/>
        </w:rPr>
        <w:t>kAdaS</w:t>
      </w:r>
      <w:r w:rsidR="00665208" w:rsidRPr="001B577C">
        <w:rPr>
          <w:rFonts w:ascii="Arial" w:hAnsi="Arial" w:cs="Arial"/>
          <w:b/>
          <w:bCs/>
          <w:color w:val="000000"/>
          <w:sz w:val="36"/>
          <w:szCs w:val="36"/>
          <w:lang w:bidi="hi-IN"/>
        </w:rPr>
        <w:t>O</w:t>
      </w:r>
      <w:r w:rsidR="00D91D60" w:rsidRPr="001B577C">
        <w:rPr>
          <w:rFonts w:ascii="Arial" w:hAnsi="Arial" w:cs="Arial"/>
          <w:b/>
          <w:bCs/>
          <w:color w:val="000000"/>
          <w:sz w:val="36"/>
          <w:szCs w:val="36"/>
          <w:lang w:bidi="hi-IN"/>
        </w:rPr>
        <w:t xml:space="preserve"> &amp;nuvAkaH</w:t>
      </w:r>
    </w:p>
    <w:p w14:paraId="265C8FE8" w14:textId="77777777" w:rsidR="00804F80" w:rsidRDefault="00804F80" w:rsidP="00D91D60">
      <w:pPr>
        <w:autoSpaceDE w:val="0"/>
        <w:autoSpaceDN w:val="0"/>
        <w:adjustRightInd w:val="0"/>
        <w:spacing w:after="0" w:line="240" w:lineRule="auto"/>
        <w:rPr>
          <w:rFonts w:ascii="Arial" w:hAnsi="Arial" w:cs="Arial"/>
          <w:color w:val="000000"/>
          <w:sz w:val="36"/>
          <w:szCs w:val="36"/>
          <w:lang w:bidi="hi-IN"/>
        </w:rPr>
      </w:pPr>
    </w:p>
    <w:p w14:paraId="75F4E114"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r w:rsidRPr="00804F80">
        <w:rPr>
          <w:rFonts w:ascii="Arial" w:hAnsi="Arial" w:cs="Arial"/>
          <w:color w:val="000000"/>
          <w:sz w:val="36"/>
          <w:szCs w:val="36"/>
          <w:lang w:bidi="hi-IN"/>
        </w:rPr>
        <w:t>saqhasrA#Ni sahasraqSaH</w:t>
      </w:r>
      <w:r w:rsidRPr="00804F80">
        <w:rPr>
          <w:rFonts w:ascii="Arial" w:hAnsi="Arial" w:cs="Arial"/>
          <w:color w:val="000000"/>
          <w:sz w:val="36"/>
          <w:szCs w:val="36"/>
          <w:lang w:bidi="hi-IN"/>
        </w:rPr>
        <w:tab/>
        <w:t>, saqhaqsraqSo ye</w:t>
      </w:r>
      <w:r w:rsidRPr="00804F80">
        <w:rPr>
          <w:rFonts w:ascii="Arial" w:hAnsi="Arial" w:cs="Arial"/>
          <w:color w:val="000000"/>
          <w:sz w:val="36"/>
          <w:szCs w:val="36"/>
          <w:lang w:bidi="hi-IN"/>
        </w:rPr>
        <w:tab/>
        <w:t xml:space="preserve">   </w:t>
      </w:r>
    </w:p>
    <w:p w14:paraId="4E6BB2F4"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r w:rsidRPr="00804F80">
        <w:rPr>
          <w:rFonts w:ascii="Arial" w:hAnsi="Arial" w:cs="Arial"/>
          <w:color w:val="000000"/>
          <w:sz w:val="36"/>
          <w:szCs w:val="36"/>
          <w:lang w:bidi="hi-IN"/>
        </w:rPr>
        <w:t>saqhaqsraqSa iti# sahasra --- SaH,</w:t>
      </w:r>
      <w:r w:rsidRPr="00804F80">
        <w:rPr>
          <w:rFonts w:ascii="Arial" w:hAnsi="Arial" w:cs="Arial"/>
          <w:color w:val="000000"/>
          <w:sz w:val="36"/>
          <w:szCs w:val="36"/>
          <w:lang w:bidi="hi-IN"/>
        </w:rPr>
        <w:tab/>
        <w:t>ye ruqdrAH</w:t>
      </w:r>
      <w:r w:rsidRPr="00804F80">
        <w:rPr>
          <w:rFonts w:ascii="Arial" w:hAnsi="Arial" w:cs="Arial"/>
          <w:color w:val="000000"/>
          <w:sz w:val="36"/>
          <w:szCs w:val="36"/>
          <w:lang w:bidi="hi-IN"/>
        </w:rPr>
        <w:tab/>
        <w:t xml:space="preserve">   </w:t>
      </w:r>
    </w:p>
    <w:p w14:paraId="14BD09B1"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r w:rsidRPr="00804F80">
        <w:rPr>
          <w:rFonts w:ascii="Arial" w:hAnsi="Arial" w:cs="Arial"/>
          <w:color w:val="000000"/>
          <w:sz w:val="36"/>
          <w:szCs w:val="36"/>
          <w:lang w:bidi="hi-IN"/>
        </w:rPr>
        <w:t>ruqdrA adhi#</w:t>
      </w:r>
      <w:r w:rsidRPr="00804F80">
        <w:rPr>
          <w:rFonts w:ascii="Arial" w:hAnsi="Arial" w:cs="Arial"/>
          <w:color w:val="000000"/>
          <w:sz w:val="36"/>
          <w:szCs w:val="36"/>
          <w:lang w:bidi="hi-IN"/>
        </w:rPr>
        <w:tab/>
        <w:t>, adhiq BUmyA$M &gt;</w:t>
      </w:r>
      <w:r w:rsidRPr="00804F80">
        <w:rPr>
          <w:rFonts w:ascii="Arial" w:hAnsi="Arial" w:cs="Arial"/>
          <w:color w:val="000000"/>
          <w:sz w:val="36"/>
          <w:szCs w:val="36"/>
          <w:lang w:bidi="hi-IN"/>
        </w:rPr>
        <w:tab/>
        <w:t xml:space="preserve"> </w:t>
      </w:r>
    </w:p>
    <w:p w14:paraId="332996FB"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r w:rsidRPr="00804F80">
        <w:rPr>
          <w:rFonts w:ascii="Arial" w:hAnsi="Arial" w:cs="Arial"/>
          <w:color w:val="000000"/>
          <w:sz w:val="36"/>
          <w:szCs w:val="36"/>
          <w:lang w:bidi="hi-IN"/>
        </w:rPr>
        <w:t>BUmyAqmitiq BUmyA$M &gt;,</w:t>
      </w:r>
      <w:r w:rsidRPr="00804F80">
        <w:rPr>
          <w:rFonts w:ascii="Arial" w:hAnsi="Arial" w:cs="Arial"/>
          <w:color w:val="000000"/>
          <w:sz w:val="36"/>
          <w:szCs w:val="36"/>
          <w:lang w:bidi="hi-IN"/>
        </w:rPr>
        <w:tab/>
        <w:t>teShA(gm)# sahasrayojaqne</w:t>
      </w:r>
      <w:r w:rsidRPr="00804F80">
        <w:rPr>
          <w:rFonts w:ascii="Arial" w:hAnsi="Arial" w:cs="Arial"/>
          <w:color w:val="000000"/>
          <w:sz w:val="36"/>
          <w:szCs w:val="36"/>
          <w:lang w:bidi="hi-IN"/>
        </w:rPr>
        <w:tab/>
        <w:t xml:space="preserve"> </w:t>
      </w:r>
    </w:p>
    <w:p w14:paraId="5D91E031"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proofErr w:type="gramStart"/>
      <w:r w:rsidRPr="00804F80">
        <w:rPr>
          <w:rFonts w:ascii="Arial" w:hAnsi="Arial" w:cs="Arial"/>
          <w:color w:val="000000"/>
          <w:sz w:val="36"/>
          <w:szCs w:val="36"/>
          <w:lang w:bidi="hi-IN"/>
        </w:rPr>
        <w:t>saqhaqsraqyoqjaqne&amp;</w:t>
      </w:r>
      <w:proofErr w:type="gramEnd"/>
      <w:r w:rsidRPr="00804F80">
        <w:rPr>
          <w:rFonts w:ascii="Arial" w:hAnsi="Arial" w:cs="Arial"/>
          <w:color w:val="000000"/>
          <w:sz w:val="36"/>
          <w:szCs w:val="36"/>
          <w:lang w:bidi="hi-IN"/>
        </w:rPr>
        <w:t>va#</w:t>
      </w:r>
      <w:r w:rsidRPr="00804F80">
        <w:rPr>
          <w:rFonts w:ascii="Arial" w:hAnsi="Arial" w:cs="Arial"/>
          <w:color w:val="000000"/>
          <w:sz w:val="36"/>
          <w:szCs w:val="36"/>
          <w:lang w:bidi="hi-IN"/>
        </w:rPr>
        <w:tab/>
        <w:t>,saqhaqsraqyoqjaqna iti# sahasra --- yoqjaqne</w:t>
      </w:r>
      <w:r w:rsidRPr="00804F80">
        <w:rPr>
          <w:rFonts w:ascii="Arial" w:hAnsi="Arial" w:cs="Arial"/>
          <w:color w:val="000000"/>
          <w:sz w:val="36"/>
          <w:szCs w:val="36"/>
          <w:lang w:bidi="hi-IN"/>
        </w:rPr>
        <w:tab/>
        <w:t xml:space="preserve">   </w:t>
      </w:r>
    </w:p>
    <w:p w14:paraId="40529CCE"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proofErr w:type="gramStart"/>
      <w:r w:rsidRPr="00804F80">
        <w:rPr>
          <w:rFonts w:ascii="Arial" w:hAnsi="Arial" w:cs="Arial"/>
          <w:color w:val="000000"/>
          <w:sz w:val="36"/>
          <w:szCs w:val="36"/>
          <w:lang w:bidi="hi-IN"/>
        </w:rPr>
        <w:t>avaq</w:t>
      </w:r>
      <w:proofErr w:type="gramEnd"/>
      <w:r w:rsidRPr="00804F80">
        <w:rPr>
          <w:rFonts w:ascii="Arial" w:hAnsi="Arial" w:cs="Arial"/>
          <w:color w:val="000000"/>
          <w:sz w:val="36"/>
          <w:szCs w:val="36"/>
          <w:lang w:bidi="hi-IN"/>
        </w:rPr>
        <w:t xml:space="preserve"> dhanvA#ni </w:t>
      </w:r>
      <w:r w:rsidRPr="00804F80">
        <w:rPr>
          <w:rFonts w:ascii="Arial" w:hAnsi="Arial" w:cs="Arial"/>
          <w:color w:val="000000"/>
          <w:sz w:val="36"/>
          <w:szCs w:val="36"/>
          <w:lang w:bidi="hi-IN"/>
        </w:rPr>
        <w:tab/>
        <w:t>,dhanvA#ni tanmasi</w:t>
      </w:r>
      <w:r w:rsidRPr="00804F80">
        <w:rPr>
          <w:rFonts w:ascii="Arial" w:hAnsi="Arial" w:cs="Arial"/>
          <w:color w:val="000000"/>
          <w:sz w:val="36"/>
          <w:szCs w:val="36"/>
          <w:lang w:bidi="hi-IN"/>
        </w:rPr>
        <w:tab/>
        <w:t xml:space="preserve">   </w:t>
      </w:r>
    </w:p>
    <w:p w14:paraId="3C565EFB"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r w:rsidRPr="00804F80">
        <w:rPr>
          <w:rFonts w:ascii="Arial" w:hAnsi="Arial" w:cs="Arial"/>
          <w:color w:val="000000"/>
          <w:sz w:val="36"/>
          <w:szCs w:val="36"/>
          <w:lang w:bidi="hi-IN"/>
        </w:rPr>
        <w:t>taqnmaqsIti# tanmasi</w:t>
      </w:r>
      <w:r w:rsidRPr="00804F80">
        <w:rPr>
          <w:rFonts w:ascii="Arial" w:hAnsi="Arial" w:cs="Arial"/>
          <w:color w:val="000000"/>
          <w:sz w:val="36"/>
          <w:szCs w:val="36"/>
          <w:lang w:bidi="hi-IN"/>
        </w:rPr>
        <w:tab/>
        <w:t>, aqsmin ma#haqti</w:t>
      </w:r>
      <w:r w:rsidRPr="00804F80">
        <w:rPr>
          <w:rFonts w:ascii="Arial" w:hAnsi="Arial" w:cs="Arial"/>
          <w:color w:val="000000"/>
          <w:sz w:val="36"/>
          <w:szCs w:val="36"/>
          <w:lang w:bidi="hi-IN"/>
        </w:rPr>
        <w:tab/>
        <w:t xml:space="preserve">   </w:t>
      </w:r>
    </w:p>
    <w:p w14:paraId="58869C59"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r w:rsidRPr="00804F80">
        <w:rPr>
          <w:rFonts w:ascii="Arial" w:hAnsi="Arial" w:cs="Arial"/>
          <w:color w:val="000000"/>
          <w:sz w:val="36"/>
          <w:szCs w:val="36"/>
          <w:lang w:bidi="hi-IN"/>
        </w:rPr>
        <w:t>maqhaqtya#rNaqve,</w:t>
      </w:r>
      <w:r w:rsidRPr="00804F80">
        <w:rPr>
          <w:rFonts w:ascii="Arial" w:hAnsi="Arial" w:cs="Arial"/>
          <w:color w:val="000000"/>
          <w:sz w:val="36"/>
          <w:szCs w:val="36"/>
          <w:lang w:bidi="hi-IN"/>
        </w:rPr>
        <w:tab/>
        <w:t>aqrNaqve$&amp;ntari#kShe</w:t>
      </w:r>
      <w:r w:rsidRPr="00804F80">
        <w:rPr>
          <w:rFonts w:ascii="Arial" w:hAnsi="Arial" w:cs="Arial"/>
          <w:color w:val="000000"/>
          <w:sz w:val="36"/>
          <w:szCs w:val="36"/>
          <w:lang w:bidi="hi-IN"/>
        </w:rPr>
        <w:tab/>
        <w:t xml:space="preserve">   </w:t>
      </w:r>
    </w:p>
    <w:p w14:paraId="3F28E204"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proofErr w:type="gramStart"/>
      <w:r w:rsidRPr="00804F80">
        <w:rPr>
          <w:rFonts w:ascii="Arial" w:hAnsi="Arial" w:cs="Arial"/>
          <w:color w:val="000000"/>
          <w:sz w:val="36"/>
          <w:szCs w:val="36"/>
          <w:lang w:bidi="hi-IN"/>
        </w:rPr>
        <w:t>aqntari#</w:t>
      </w:r>
      <w:proofErr w:type="gramEnd"/>
      <w:r w:rsidRPr="00804F80">
        <w:rPr>
          <w:rFonts w:ascii="Arial" w:hAnsi="Arial" w:cs="Arial"/>
          <w:color w:val="000000"/>
          <w:sz w:val="36"/>
          <w:szCs w:val="36"/>
          <w:lang w:bidi="hi-IN"/>
        </w:rPr>
        <w:t>kShe BaqvAH</w:t>
      </w:r>
      <w:r w:rsidRPr="00804F80">
        <w:rPr>
          <w:rFonts w:ascii="Arial" w:hAnsi="Arial" w:cs="Arial"/>
          <w:color w:val="000000"/>
          <w:sz w:val="36"/>
          <w:szCs w:val="36"/>
          <w:lang w:bidi="hi-IN"/>
        </w:rPr>
        <w:tab/>
        <w:t>,BaqvA adhi#</w:t>
      </w:r>
      <w:r w:rsidRPr="00804F80">
        <w:rPr>
          <w:rFonts w:ascii="Arial" w:hAnsi="Arial" w:cs="Arial"/>
          <w:color w:val="000000"/>
          <w:sz w:val="36"/>
          <w:szCs w:val="36"/>
          <w:lang w:bidi="hi-IN"/>
        </w:rPr>
        <w:tab/>
        <w:t xml:space="preserve">   </w:t>
      </w:r>
    </w:p>
    <w:p w14:paraId="1E738B92"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r w:rsidRPr="00804F80">
        <w:rPr>
          <w:rFonts w:ascii="Arial" w:hAnsi="Arial" w:cs="Arial"/>
          <w:color w:val="000000"/>
          <w:sz w:val="36"/>
          <w:szCs w:val="36"/>
          <w:lang w:bidi="hi-IN"/>
        </w:rPr>
        <w:t>adhIqtyadhi#,</w:t>
      </w:r>
      <w:r w:rsidRPr="00804F80">
        <w:rPr>
          <w:rFonts w:ascii="Arial" w:hAnsi="Arial" w:cs="Arial"/>
          <w:color w:val="000000"/>
          <w:sz w:val="36"/>
          <w:szCs w:val="36"/>
          <w:lang w:bidi="hi-IN"/>
        </w:rPr>
        <w:tab/>
        <w:t>nIla#grIvAS SitiqkaNThA$H &gt;</w:t>
      </w:r>
      <w:r w:rsidRPr="00804F80">
        <w:rPr>
          <w:rFonts w:ascii="Arial" w:hAnsi="Arial" w:cs="Arial"/>
          <w:color w:val="000000"/>
          <w:sz w:val="36"/>
          <w:szCs w:val="36"/>
          <w:lang w:bidi="hi-IN"/>
        </w:rPr>
        <w:tab/>
        <w:t xml:space="preserve"> </w:t>
      </w:r>
    </w:p>
    <w:p w14:paraId="51BE2AE4"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r w:rsidRPr="00804F80">
        <w:rPr>
          <w:rFonts w:ascii="Arial" w:hAnsi="Arial" w:cs="Arial"/>
          <w:color w:val="000000"/>
          <w:sz w:val="36"/>
          <w:szCs w:val="36"/>
          <w:lang w:bidi="hi-IN"/>
        </w:rPr>
        <w:t>nIla#grIvAq itiq nIla# --- grIqvAqH &gt;,</w:t>
      </w:r>
      <w:r w:rsidRPr="00804F80">
        <w:rPr>
          <w:rFonts w:ascii="Arial" w:hAnsi="Arial" w:cs="Arial"/>
          <w:color w:val="000000"/>
          <w:sz w:val="36"/>
          <w:szCs w:val="36"/>
          <w:lang w:bidi="hi-IN"/>
        </w:rPr>
        <w:tab/>
        <w:t xml:space="preserve">SiqtiqkaNThA$S SaqrvAH </w:t>
      </w:r>
      <w:r w:rsidRPr="00804F80">
        <w:rPr>
          <w:rFonts w:ascii="Arial" w:hAnsi="Arial" w:cs="Arial"/>
          <w:color w:val="000000"/>
          <w:sz w:val="36"/>
          <w:szCs w:val="36"/>
          <w:lang w:bidi="hi-IN"/>
        </w:rPr>
        <w:tab/>
        <w:t xml:space="preserve"> </w:t>
      </w:r>
    </w:p>
    <w:p w14:paraId="07805847"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r w:rsidRPr="00804F80">
        <w:rPr>
          <w:rFonts w:ascii="Arial" w:hAnsi="Arial" w:cs="Arial"/>
          <w:color w:val="000000"/>
          <w:sz w:val="36"/>
          <w:szCs w:val="36"/>
          <w:lang w:bidi="hi-IN"/>
        </w:rPr>
        <w:t>SiqtiqkaNThAq iti# Siti --- kaNThA$H &gt;,</w:t>
      </w:r>
      <w:r w:rsidRPr="00804F80">
        <w:rPr>
          <w:rFonts w:ascii="Arial" w:hAnsi="Arial" w:cs="Arial"/>
          <w:color w:val="000000"/>
          <w:sz w:val="36"/>
          <w:szCs w:val="36"/>
          <w:lang w:bidi="hi-IN"/>
        </w:rPr>
        <w:tab/>
        <w:t>SaqrvA aqdhaH</w:t>
      </w:r>
      <w:r w:rsidRPr="00804F80">
        <w:rPr>
          <w:rFonts w:ascii="Arial" w:hAnsi="Arial" w:cs="Arial"/>
          <w:color w:val="000000"/>
          <w:sz w:val="36"/>
          <w:szCs w:val="36"/>
          <w:lang w:bidi="hi-IN"/>
        </w:rPr>
        <w:tab/>
        <w:t xml:space="preserve"> </w:t>
      </w:r>
    </w:p>
    <w:p w14:paraId="61C76166"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proofErr w:type="gramStart"/>
      <w:r w:rsidRPr="00804F80">
        <w:rPr>
          <w:rFonts w:ascii="Arial" w:hAnsi="Arial" w:cs="Arial"/>
          <w:color w:val="000000"/>
          <w:sz w:val="36"/>
          <w:szCs w:val="36"/>
          <w:lang w:bidi="hi-IN"/>
        </w:rPr>
        <w:t>aqdhaH</w:t>
      </w:r>
      <w:proofErr w:type="gramEnd"/>
      <w:r w:rsidRPr="00804F80">
        <w:rPr>
          <w:rFonts w:ascii="Arial" w:hAnsi="Arial" w:cs="Arial"/>
          <w:color w:val="000000"/>
          <w:sz w:val="36"/>
          <w:szCs w:val="36"/>
          <w:lang w:bidi="hi-IN"/>
        </w:rPr>
        <w:t xml:space="preserve"> kSha#mAcaqrAH ,</w:t>
      </w:r>
      <w:r w:rsidRPr="00804F80">
        <w:rPr>
          <w:rFonts w:ascii="Arial" w:hAnsi="Arial" w:cs="Arial"/>
          <w:color w:val="000000"/>
          <w:sz w:val="36"/>
          <w:szCs w:val="36"/>
          <w:lang w:bidi="hi-IN"/>
        </w:rPr>
        <w:tab/>
        <w:t>kShaqmAqcaqrA iti# kShamAcaqrAH</w:t>
      </w:r>
      <w:r w:rsidRPr="00804F80">
        <w:rPr>
          <w:rFonts w:ascii="Arial" w:hAnsi="Arial" w:cs="Arial"/>
          <w:color w:val="000000"/>
          <w:sz w:val="36"/>
          <w:szCs w:val="36"/>
          <w:lang w:bidi="hi-IN"/>
        </w:rPr>
        <w:tab/>
        <w:t xml:space="preserve">   </w:t>
      </w:r>
    </w:p>
    <w:p w14:paraId="38F07C71"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r w:rsidRPr="00804F80">
        <w:rPr>
          <w:rFonts w:ascii="Arial" w:hAnsi="Arial" w:cs="Arial"/>
          <w:color w:val="000000"/>
          <w:sz w:val="36"/>
          <w:szCs w:val="36"/>
          <w:lang w:bidi="hi-IN"/>
        </w:rPr>
        <w:t>nIla#grIvAS SitiqkaNThA$H &gt;,</w:t>
      </w:r>
      <w:r w:rsidRPr="00804F80">
        <w:rPr>
          <w:rFonts w:ascii="Arial" w:hAnsi="Arial" w:cs="Arial"/>
          <w:color w:val="000000"/>
          <w:sz w:val="36"/>
          <w:szCs w:val="36"/>
          <w:lang w:bidi="hi-IN"/>
        </w:rPr>
        <w:tab/>
        <w:t>nIla#grIvAq itiq nIla# --- grIqvAqH &gt;</w:t>
      </w:r>
      <w:r w:rsidRPr="00804F80">
        <w:rPr>
          <w:rFonts w:ascii="Arial" w:hAnsi="Arial" w:cs="Arial"/>
          <w:color w:val="000000"/>
          <w:sz w:val="36"/>
          <w:szCs w:val="36"/>
          <w:lang w:bidi="hi-IN"/>
        </w:rPr>
        <w:tab/>
        <w:t xml:space="preserve"> </w:t>
      </w:r>
    </w:p>
    <w:p w14:paraId="7CE2D496"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r w:rsidRPr="00804F80">
        <w:rPr>
          <w:rFonts w:ascii="Arial" w:hAnsi="Arial" w:cs="Arial"/>
          <w:color w:val="000000"/>
          <w:sz w:val="36"/>
          <w:szCs w:val="36"/>
          <w:lang w:bidi="hi-IN"/>
        </w:rPr>
        <w:t>SiqtiqkaNThAq diva$M &gt;,</w:t>
      </w:r>
      <w:r w:rsidRPr="00804F80">
        <w:rPr>
          <w:rFonts w:ascii="Arial" w:hAnsi="Arial" w:cs="Arial"/>
          <w:color w:val="000000"/>
          <w:sz w:val="36"/>
          <w:szCs w:val="36"/>
          <w:lang w:bidi="hi-IN"/>
        </w:rPr>
        <w:tab/>
        <w:t>SiqtiqkaNThAq iti</w:t>
      </w:r>
      <w:proofErr w:type="gramStart"/>
      <w:r w:rsidRPr="00804F80">
        <w:rPr>
          <w:rFonts w:ascii="Arial" w:hAnsi="Arial" w:cs="Arial"/>
          <w:color w:val="000000"/>
          <w:sz w:val="36"/>
          <w:szCs w:val="36"/>
          <w:lang w:bidi="hi-IN"/>
        </w:rPr>
        <w:t>#  Siti</w:t>
      </w:r>
      <w:proofErr w:type="gramEnd"/>
      <w:r w:rsidRPr="00804F80">
        <w:rPr>
          <w:rFonts w:ascii="Arial" w:hAnsi="Arial" w:cs="Arial"/>
          <w:color w:val="000000"/>
          <w:sz w:val="36"/>
          <w:szCs w:val="36"/>
          <w:lang w:bidi="hi-IN"/>
        </w:rPr>
        <w:t xml:space="preserve"> --- kaNThA$H&gt;</w:t>
      </w:r>
      <w:r w:rsidRPr="00804F80">
        <w:rPr>
          <w:rFonts w:ascii="Arial" w:hAnsi="Arial" w:cs="Arial"/>
          <w:color w:val="000000"/>
          <w:sz w:val="36"/>
          <w:szCs w:val="36"/>
          <w:lang w:bidi="hi-IN"/>
        </w:rPr>
        <w:tab/>
        <w:t xml:space="preserve"> </w:t>
      </w:r>
    </w:p>
    <w:p w14:paraId="25028105"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r w:rsidRPr="00804F80">
        <w:rPr>
          <w:rFonts w:ascii="Arial" w:hAnsi="Arial" w:cs="Arial"/>
          <w:color w:val="000000"/>
          <w:sz w:val="36"/>
          <w:szCs w:val="36"/>
          <w:lang w:bidi="hi-IN"/>
        </w:rPr>
        <w:t>diva# ruqdrAH,</w:t>
      </w:r>
      <w:r w:rsidRPr="00804F80">
        <w:rPr>
          <w:rFonts w:ascii="Arial" w:hAnsi="Arial" w:cs="Arial"/>
          <w:color w:val="000000"/>
          <w:sz w:val="36"/>
          <w:szCs w:val="36"/>
          <w:lang w:bidi="hi-IN"/>
        </w:rPr>
        <w:tab/>
        <w:t>ruqdrA upa#SritAH</w:t>
      </w:r>
      <w:r w:rsidRPr="00804F80">
        <w:rPr>
          <w:rFonts w:ascii="Arial" w:hAnsi="Arial" w:cs="Arial"/>
          <w:color w:val="000000"/>
          <w:sz w:val="36"/>
          <w:szCs w:val="36"/>
          <w:lang w:bidi="hi-IN"/>
        </w:rPr>
        <w:tab/>
        <w:t xml:space="preserve">   </w:t>
      </w:r>
    </w:p>
    <w:p w14:paraId="6C1C6079"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r w:rsidRPr="00804F80">
        <w:rPr>
          <w:rFonts w:ascii="Arial" w:hAnsi="Arial" w:cs="Arial"/>
          <w:color w:val="000000"/>
          <w:sz w:val="36"/>
          <w:szCs w:val="36"/>
          <w:lang w:bidi="hi-IN"/>
        </w:rPr>
        <w:t>upa#SritAq ityupa# --- SriqtAqH &gt;,</w:t>
      </w:r>
      <w:r w:rsidRPr="00804F80">
        <w:rPr>
          <w:rFonts w:ascii="Arial" w:hAnsi="Arial" w:cs="Arial"/>
          <w:color w:val="000000"/>
          <w:sz w:val="36"/>
          <w:szCs w:val="36"/>
          <w:lang w:bidi="hi-IN"/>
        </w:rPr>
        <w:tab/>
        <w:t>ye vRuqkSheShu#</w:t>
      </w:r>
      <w:r w:rsidRPr="00804F80">
        <w:rPr>
          <w:rFonts w:ascii="Arial" w:hAnsi="Arial" w:cs="Arial"/>
          <w:color w:val="000000"/>
          <w:sz w:val="36"/>
          <w:szCs w:val="36"/>
          <w:lang w:bidi="hi-IN"/>
        </w:rPr>
        <w:tab/>
        <w:t xml:space="preserve"> </w:t>
      </w:r>
    </w:p>
    <w:p w14:paraId="17AE02FD"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r w:rsidRPr="00804F80">
        <w:rPr>
          <w:rFonts w:ascii="Arial" w:hAnsi="Arial" w:cs="Arial"/>
          <w:color w:val="000000"/>
          <w:sz w:val="36"/>
          <w:szCs w:val="36"/>
          <w:lang w:bidi="hi-IN"/>
        </w:rPr>
        <w:t>vRuqkSheShu# saqspi~jja#rAH,</w:t>
      </w:r>
      <w:r w:rsidRPr="00804F80">
        <w:rPr>
          <w:rFonts w:ascii="Arial" w:hAnsi="Arial" w:cs="Arial"/>
          <w:color w:val="000000"/>
          <w:sz w:val="36"/>
          <w:szCs w:val="36"/>
          <w:lang w:bidi="hi-IN"/>
        </w:rPr>
        <w:tab/>
        <w:t>saqspi~jja#rAq nIla#grIvAH</w:t>
      </w:r>
      <w:r w:rsidRPr="00804F80">
        <w:rPr>
          <w:rFonts w:ascii="Arial" w:hAnsi="Arial" w:cs="Arial"/>
          <w:color w:val="000000"/>
          <w:sz w:val="36"/>
          <w:szCs w:val="36"/>
          <w:lang w:bidi="hi-IN"/>
        </w:rPr>
        <w:tab/>
        <w:t xml:space="preserve">   </w:t>
      </w:r>
    </w:p>
    <w:p w14:paraId="09B54F4C"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r w:rsidRPr="00804F80">
        <w:rPr>
          <w:rFonts w:ascii="Arial" w:hAnsi="Arial" w:cs="Arial"/>
          <w:color w:val="000000"/>
          <w:sz w:val="36"/>
          <w:szCs w:val="36"/>
          <w:lang w:bidi="hi-IN"/>
        </w:rPr>
        <w:lastRenderedPageBreak/>
        <w:t>nIla#grIvAq vilo#hitAH,</w:t>
      </w:r>
      <w:r w:rsidRPr="00804F80">
        <w:rPr>
          <w:rFonts w:ascii="Arial" w:hAnsi="Arial" w:cs="Arial"/>
          <w:color w:val="000000"/>
          <w:sz w:val="36"/>
          <w:szCs w:val="36"/>
          <w:lang w:bidi="hi-IN"/>
        </w:rPr>
        <w:tab/>
        <w:t>nIla#grIvAq itiq nIla# --- grIqvAqH &gt;</w:t>
      </w:r>
      <w:r w:rsidRPr="00804F80">
        <w:rPr>
          <w:rFonts w:ascii="Arial" w:hAnsi="Arial" w:cs="Arial"/>
          <w:color w:val="000000"/>
          <w:sz w:val="36"/>
          <w:szCs w:val="36"/>
          <w:lang w:bidi="hi-IN"/>
        </w:rPr>
        <w:tab/>
        <w:t xml:space="preserve"> </w:t>
      </w:r>
    </w:p>
    <w:p w14:paraId="0BAFD09B"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r w:rsidRPr="00804F80">
        <w:rPr>
          <w:rFonts w:ascii="Arial" w:hAnsi="Arial" w:cs="Arial"/>
          <w:color w:val="000000"/>
          <w:sz w:val="36"/>
          <w:szCs w:val="36"/>
          <w:lang w:bidi="hi-IN"/>
        </w:rPr>
        <w:t>vilo#hitAq itiq vi -loqhiqtAqH &gt;,</w:t>
      </w:r>
      <w:r w:rsidRPr="00804F80">
        <w:rPr>
          <w:rFonts w:ascii="Arial" w:hAnsi="Arial" w:cs="Arial"/>
          <w:color w:val="000000"/>
          <w:sz w:val="36"/>
          <w:szCs w:val="36"/>
          <w:lang w:bidi="hi-IN"/>
        </w:rPr>
        <w:tab/>
        <w:t>ye BUqtAnA$M &gt;</w:t>
      </w:r>
      <w:r w:rsidRPr="00804F80">
        <w:rPr>
          <w:rFonts w:ascii="Arial" w:hAnsi="Arial" w:cs="Arial"/>
          <w:color w:val="000000"/>
          <w:sz w:val="36"/>
          <w:szCs w:val="36"/>
          <w:lang w:bidi="hi-IN"/>
        </w:rPr>
        <w:tab/>
        <w:t xml:space="preserve"> </w:t>
      </w:r>
    </w:p>
    <w:p w14:paraId="72E29469"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r w:rsidRPr="00804F80">
        <w:rPr>
          <w:rFonts w:ascii="Arial" w:hAnsi="Arial" w:cs="Arial"/>
          <w:color w:val="000000"/>
          <w:sz w:val="36"/>
          <w:szCs w:val="36"/>
          <w:lang w:bidi="hi-IN"/>
        </w:rPr>
        <w:t>BUqtAnAqmadhi#patayaH,</w:t>
      </w:r>
      <w:r w:rsidRPr="00804F80">
        <w:rPr>
          <w:rFonts w:ascii="Arial" w:hAnsi="Arial" w:cs="Arial"/>
          <w:color w:val="000000"/>
          <w:sz w:val="36"/>
          <w:szCs w:val="36"/>
          <w:lang w:bidi="hi-IN"/>
        </w:rPr>
        <w:tab/>
        <w:t>adhi#patayo viSiqKAsa#H</w:t>
      </w:r>
      <w:r w:rsidRPr="00804F80">
        <w:rPr>
          <w:rFonts w:ascii="Arial" w:hAnsi="Arial" w:cs="Arial"/>
          <w:color w:val="000000"/>
          <w:sz w:val="36"/>
          <w:szCs w:val="36"/>
          <w:lang w:bidi="hi-IN"/>
        </w:rPr>
        <w:tab/>
        <w:t xml:space="preserve">   </w:t>
      </w:r>
    </w:p>
    <w:p w14:paraId="796472A2"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r w:rsidRPr="00804F80">
        <w:rPr>
          <w:rFonts w:ascii="Arial" w:hAnsi="Arial" w:cs="Arial"/>
          <w:color w:val="000000"/>
          <w:sz w:val="36"/>
          <w:szCs w:val="36"/>
          <w:lang w:bidi="hi-IN"/>
        </w:rPr>
        <w:t>adhi#patayaq ityadhi# --- paqtaqyaqH,</w:t>
      </w:r>
      <w:r w:rsidRPr="00804F80">
        <w:rPr>
          <w:rFonts w:ascii="Arial" w:hAnsi="Arial" w:cs="Arial"/>
          <w:color w:val="000000"/>
          <w:sz w:val="36"/>
          <w:szCs w:val="36"/>
          <w:lang w:bidi="hi-IN"/>
        </w:rPr>
        <w:tab/>
        <w:t>viqSiqKAsa#H kapaqrdina#H</w:t>
      </w:r>
      <w:r w:rsidRPr="00804F80">
        <w:rPr>
          <w:rFonts w:ascii="Arial" w:hAnsi="Arial" w:cs="Arial"/>
          <w:color w:val="000000"/>
          <w:sz w:val="36"/>
          <w:szCs w:val="36"/>
          <w:lang w:bidi="hi-IN"/>
        </w:rPr>
        <w:tab/>
        <w:t xml:space="preserve">   </w:t>
      </w:r>
    </w:p>
    <w:p w14:paraId="1D8E9FAC"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r w:rsidRPr="00804F80">
        <w:rPr>
          <w:rFonts w:ascii="Arial" w:hAnsi="Arial" w:cs="Arial"/>
          <w:color w:val="000000"/>
          <w:sz w:val="36"/>
          <w:szCs w:val="36"/>
          <w:lang w:bidi="hi-IN"/>
        </w:rPr>
        <w:t>viqSiqKAsaq iti# vi --- SiqKAsa#H,</w:t>
      </w:r>
      <w:r w:rsidRPr="00804F80">
        <w:rPr>
          <w:rFonts w:ascii="Arial" w:hAnsi="Arial" w:cs="Arial"/>
          <w:color w:val="000000"/>
          <w:sz w:val="36"/>
          <w:szCs w:val="36"/>
          <w:lang w:bidi="hi-IN"/>
        </w:rPr>
        <w:tab/>
        <w:t>kaqpaqrdinaq iti# kapaqrdina#H</w:t>
      </w:r>
      <w:r w:rsidRPr="00804F80">
        <w:rPr>
          <w:rFonts w:ascii="Arial" w:hAnsi="Arial" w:cs="Arial"/>
          <w:color w:val="000000"/>
          <w:sz w:val="36"/>
          <w:szCs w:val="36"/>
          <w:lang w:bidi="hi-IN"/>
        </w:rPr>
        <w:tab/>
        <w:t xml:space="preserve">   </w:t>
      </w:r>
    </w:p>
    <w:p w14:paraId="039055D7"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proofErr w:type="gramStart"/>
      <w:r w:rsidRPr="00804F80">
        <w:rPr>
          <w:rFonts w:ascii="Arial" w:hAnsi="Arial" w:cs="Arial"/>
          <w:color w:val="000000"/>
          <w:sz w:val="36"/>
          <w:szCs w:val="36"/>
          <w:lang w:bidi="hi-IN"/>
        </w:rPr>
        <w:t>ye</w:t>
      </w:r>
      <w:proofErr w:type="gramEnd"/>
      <w:r w:rsidRPr="00804F80">
        <w:rPr>
          <w:rFonts w:ascii="Arial" w:hAnsi="Arial" w:cs="Arial"/>
          <w:color w:val="000000"/>
          <w:sz w:val="36"/>
          <w:szCs w:val="36"/>
          <w:lang w:bidi="hi-IN"/>
        </w:rPr>
        <w:t xml:space="preserve"> anne#Shu</w:t>
      </w:r>
      <w:r w:rsidRPr="00804F80">
        <w:rPr>
          <w:rFonts w:ascii="Arial" w:hAnsi="Arial" w:cs="Arial"/>
          <w:color w:val="000000"/>
          <w:sz w:val="36"/>
          <w:szCs w:val="36"/>
          <w:lang w:bidi="hi-IN"/>
        </w:rPr>
        <w:tab/>
        <w:t>,anne#Shu viqviddhya#nti</w:t>
      </w:r>
      <w:r w:rsidRPr="00804F80">
        <w:rPr>
          <w:rFonts w:ascii="Arial" w:hAnsi="Arial" w:cs="Arial"/>
          <w:color w:val="000000"/>
          <w:sz w:val="36"/>
          <w:szCs w:val="36"/>
          <w:lang w:bidi="hi-IN"/>
        </w:rPr>
        <w:tab/>
        <w:t xml:space="preserve">   </w:t>
      </w:r>
    </w:p>
    <w:p w14:paraId="5339D01A"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r w:rsidRPr="00804F80">
        <w:rPr>
          <w:rFonts w:ascii="Arial" w:hAnsi="Arial" w:cs="Arial"/>
          <w:color w:val="000000"/>
          <w:sz w:val="36"/>
          <w:szCs w:val="36"/>
          <w:lang w:bidi="hi-IN"/>
        </w:rPr>
        <w:t>viqviddhya#ntiq pAtre#Shu,</w:t>
      </w:r>
      <w:r w:rsidRPr="00804F80">
        <w:rPr>
          <w:rFonts w:ascii="Arial" w:hAnsi="Arial" w:cs="Arial"/>
          <w:color w:val="000000"/>
          <w:sz w:val="36"/>
          <w:szCs w:val="36"/>
          <w:lang w:bidi="hi-IN"/>
        </w:rPr>
        <w:tab/>
        <w:t>viqviddhyaqntIti# vi --- viddhya#nti</w:t>
      </w:r>
      <w:r w:rsidRPr="00804F80">
        <w:rPr>
          <w:rFonts w:ascii="Arial" w:hAnsi="Arial" w:cs="Arial"/>
          <w:color w:val="000000"/>
          <w:sz w:val="36"/>
          <w:szCs w:val="36"/>
          <w:lang w:bidi="hi-IN"/>
        </w:rPr>
        <w:tab/>
        <w:t xml:space="preserve">   </w:t>
      </w:r>
    </w:p>
    <w:p w14:paraId="6BF15BB8"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r w:rsidRPr="00804F80">
        <w:rPr>
          <w:rFonts w:ascii="Arial" w:hAnsi="Arial" w:cs="Arial"/>
          <w:color w:val="000000"/>
          <w:sz w:val="36"/>
          <w:szCs w:val="36"/>
          <w:lang w:bidi="hi-IN"/>
        </w:rPr>
        <w:t>pAtre#Shuq piba#taH,</w:t>
      </w:r>
      <w:r w:rsidRPr="00804F80">
        <w:rPr>
          <w:rFonts w:ascii="Arial" w:hAnsi="Arial" w:cs="Arial"/>
          <w:color w:val="000000"/>
          <w:sz w:val="36"/>
          <w:szCs w:val="36"/>
          <w:lang w:bidi="hi-IN"/>
        </w:rPr>
        <w:tab/>
        <w:t>piba#toq janAn#</w:t>
      </w:r>
      <w:r w:rsidRPr="00804F80">
        <w:rPr>
          <w:rFonts w:ascii="Arial" w:hAnsi="Arial" w:cs="Arial"/>
          <w:color w:val="000000"/>
          <w:sz w:val="36"/>
          <w:szCs w:val="36"/>
          <w:lang w:bidi="hi-IN"/>
        </w:rPr>
        <w:tab/>
        <w:t xml:space="preserve">   </w:t>
      </w:r>
    </w:p>
    <w:p w14:paraId="25589FBA"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r w:rsidRPr="00804F80">
        <w:rPr>
          <w:rFonts w:ascii="Arial" w:hAnsi="Arial" w:cs="Arial"/>
          <w:color w:val="000000"/>
          <w:sz w:val="36"/>
          <w:szCs w:val="36"/>
          <w:lang w:bidi="hi-IN"/>
        </w:rPr>
        <w:t>janAqnitiq janAn#,</w:t>
      </w:r>
      <w:r w:rsidRPr="00804F80">
        <w:rPr>
          <w:rFonts w:ascii="Arial" w:hAnsi="Arial" w:cs="Arial"/>
          <w:color w:val="000000"/>
          <w:sz w:val="36"/>
          <w:szCs w:val="36"/>
          <w:lang w:bidi="hi-IN"/>
        </w:rPr>
        <w:tab/>
        <w:t>ye paqthAM</w:t>
      </w:r>
      <w:r w:rsidRPr="00804F80">
        <w:rPr>
          <w:rFonts w:ascii="Arial" w:hAnsi="Arial" w:cs="Arial"/>
          <w:color w:val="000000"/>
          <w:sz w:val="36"/>
          <w:szCs w:val="36"/>
          <w:lang w:bidi="hi-IN"/>
        </w:rPr>
        <w:tab/>
        <w:t xml:space="preserve">   </w:t>
      </w:r>
    </w:p>
    <w:p w14:paraId="53F45C0A"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r w:rsidRPr="00804F80">
        <w:rPr>
          <w:rFonts w:ascii="Arial" w:hAnsi="Arial" w:cs="Arial"/>
          <w:color w:val="000000"/>
          <w:sz w:val="36"/>
          <w:szCs w:val="36"/>
          <w:lang w:bidi="hi-IN"/>
        </w:rPr>
        <w:t>paqthAM pa#thiqrakSha#yaH,</w:t>
      </w:r>
      <w:r w:rsidRPr="00804F80">
        <w:rPr>
          <w:rFonts w:ascii="Arial" w:hAnsi="Arial" w:cs="Arial"/>
          <w:color w:val="000000"/>
          <w:sz w:val="36"/>
          <w:szCs w:val="36"/>
          <w:lang w:bidi="hi-IN"/>
        </w:rPr>
        <w:tab/>
        <w:t>paqthiqrakSha#ya ailabRuqdAH</w:t>
      </w:r>
      <w:r w:rsidRPr="00804F80">
        <w:rPr>
          <w:rFonts w:ascii="Arial" w:hAnsi="Arial" w:cs="Arial"/>
          <w:color w:val="000000"/>
          <w:sz w:val="36"/>
          <w:szCs w:val="36"/>
          <w:lang w:bidi="hi-IN"/>
        </w:rPr>
        <w:tab/>
        <w:t xml:space="preserve">   </w:t>
      </w:r>
    </w:p>
    <w:p w14:paraId="607BD1AF"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r w:rsidRPr="00804F80">
        <w:rPr>
          <w:rFonts w:ascii="Arial" w:hAnsi="Arial" w:cs="Arial"/>
          <w:color w:val="000000"/>
          <w:sz w:val="36"/>
          <w:szCs w:val="36"/>
          <w:lang w:bidi="hi-IN"/>
        </w:rPr>
        <w:t>paqthiqrakSha#yaq iti# pathi --- rakSha#yaH,</w:t>
      </w:r>
      <w:r w:rsidRPr="00804F80">
        <w:rPr>
          <w:rFonts w:ascii="Arial" w:hAnsi="Arial" w:cs="Arial"/>
          <w:color w:val="000000"/>
          <w:sz w:val="36"/>
          <w:szCs w:val="36"/>
          <w:lang w:bidi="hi-IN"/>
        </w:rPr>
        <w:tab/>
        <w:t>aiqlaqbRuqdA yaqvyudha#H</w:t>
      </w:r>
      <w:r w:rsidRPr="00804F80">
        <w:rPr>
          <w:rFonts w:ascii="Arial" w:hAnsi="Arial" w:cs="Arial"/>
          <w:color w:val="000000"/>
          <w:sz w:val="36"/>
          <w:szCs w:val="36"/>
          <w:lang w:bidi="hi-IN"/>
        </w:rPr>
        <w:tab/>
        <w:t xml:space="preserve">   </w:t>
      </w:r>
    </w:p>
    <w:p w14:paraId="09280F8D"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r w:rsidRPr="00804F80">
        <w:rPr>
          <w:rFonts w:ascii="Arial" w:hAnsi="Arial" w:cs="Arial"/>
          <w:color w:val="000000"/>
          <w:sz w:val="36"/>
          <w:szCs w:val="36"/>
          <w:lang w:bidi="hi-IN"/>
        </w:rPr>
        <w:t>yaqvyudhaq iti# yaqvyudha#H,</w:t>
      </w:r>
      <w:r w:rsidRPr="00804F80">
        <w:rPr>
          <w:rFonts w:ascii="Arial" w:hAnsi="Arial" w:cs="Arial"/>
          <w:color w:val="000000"/>
          <w:sz w:val="36"/>
          <w:szCs w:val="36"/>
          <w:lang w:bidi="hi-IN"/>
        </w:rPr>
        <w:tab/>
        <w:t>ye tIqrtthAni#</w:t>
      </w:r>
      <w:r w:rsidRPr="00804F80">
        <w:rPr>
          <w:rFonts w:ascii="Arial" w:hAnsi="Arial" w:cs="Arial"/>
          <w:color w:val="000000"/>
          <w:sz w:val="36"/>
          <w:szCs w:val="36"/>
          <w:lang w:bidi="hi-IN"/>
        </w:rPr>
        <w:tab/>
        <w:t xml:space="preserve">   </w:t>
      </w:r>
    </w:p>
    <w:p w14:paraId="60E95A0E"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r w:rsidRPr="00804F80">
        <w:rPr>
          <w:rFonts w:ascii="Arial" w:hAnsi="Arial" w:cs="Arial"/>
          <w:color w:val="000000"/>
          <w:sz w:val="36"/>
          <w:szCs w:val="36"/>
          <w:lang w:bidi="hi-IN"/>
        </w:rPr>
        <w:t>tIqrtthAni# praqcara#nti,</w:t>
      </w:r>
      <w:r w:rsidRPr="00804F80">
        <w:rPr>
          <w:rFonts w:ascii="Arial" w:hAnsi="Arial" w:cs="Arial"/>
          <w:color w:val="000000"/>
          <w:sz w:val="36"/>
          <w:szCs w:val="36"/>
          <w:lang w:bidi="hi-IN"/>
        </w:rPr>
        <w:tab/>
        <w:t>praqcara#nti sRuqkAva#ntaH</w:t>
      </w:r>
      <w:r w:rsidRPr="00804F80">
        <w:rPr>
          <w:rFonts w:ascii="Arial" w:hAnsi="Arial" w:cs="Arial"/>
          <w:color w:val="000000"/>
          <w:sz w:val="36"/>
          <w:szCs w:val="36"/>
          <w:lang w:bidi="hi-IN"/>
        </w:rPr>
        <w:tab/>
        <w:t xml:space="preserve">   </w:t>
      </w:r>
    </w:p>
    <w:p w14:paraId="7330B003"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r w:rsidRPr="00804F80">
        <w:rPr>
          <w:rFonts w:ascii="Arial" w:hAnsi="Arial" w:cs="Arial"/>
          <w:color w:val="000000"/>
          <w:sz w:val="36"/>
          <w:szCs w:val="36"/>
          <w:lang w:bidi="hi-IN"/>
        </w:rPr>
        <w:t>praqcaraqntIti# pra --- cara#nti,</w:t>
      </w:r>
      <w:r w:rsidRPr="00804F80">
        <w:rPr>
          <w:rFonts w:ascii="Arial" w:hAnsi="Arial" w:cs="Arial"/>
          <w:color w:val="000000"/>
          <w:sz w:val="36"/>
          <w:szCs w:val="36"/>
          <w:lang w:bidi="hi-IN"/>
        </w:rPr>
        <w:tab/>
        <w:t>sRuqkAva#nto niShaq~ggiNa#H</w:t>
      </w:r>
      <w:r w:rsidRPr="00804F80">
        <w:rPr>
          <w:rFonts w:ascii="Arial" w:hAnsi="Arial" w:cs="Arial"/>
          <w:color w:val="000000"/>
          <w:sz w:val="36"/>
          <w:szCs w:val="36"/>
          <w:lang w:bidi="hi-IN"/>
        </w:rPr>
        <w:tab/>
        <w:t xml:space="preserve">   </w:t>
      </w:r>
    </w:p>
    <w:p w14:paraId="2DDD56A1"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proofErr w:type="gramStart"/>
      <w:r w:rsidRPr="00804F80">
        <w:rPr>
          <w:rFonts w:ascii="Arial" w:hAnsi="Arial" w:cs="Arial"/>
          <w:color w:val="000000"/>
          <w:sz w:val="36"/>
          <w:szCs w:val="36"/>
          <w:lang w:bidi="hi-IN"/>
        </w:rPr>
        <w:t>sRuqkAva#</w:t>
      </w:r>
      <w:proofErr w:type="gramEnd"/>
      <w:r w:rsidRPr="00804F80">
        <w:rPr>
          <w:rFonts w:ascii="Arial" w:hAnsi="Arial" w:cs="Arial"/>
          <w:color w:val="000000"/>
          <w:sz w:val="36"/>
          <w:szCs w:val="36"/>
          <w:lang w:bidi="hi-IN"/>
        </w:rPr>
        <w:t>ntaq iti# sRuqkA --- vaqntaqH</w:t>
      </w:r>
      <w:r w:rsidRPr="00804F80">
        <w:rPr>
          <w:rFonts w:ascii="Arial" w:hAnsi="Arial" w:cs="Arial"/>
          <w:color w:val="000000"/>
          <w:sz w:val="36"/>
          <w:szCs w:val="36"/>
          <w:lang w:bidi="hi-IN"/>
        </w:rPr>
        <w:tab/>
        <w:t xml:space="preserve"> , niqShaq~ggiNaq iti# ni --- saq~ggina#H</w:t>
      </w:r>
      <w:r w:rsidRPr="00804F80">
        <w:rPr>
          <w:rFonts w:ascii="Arial" w:hAnsi="Arial" w:cs="Arial"/>
          <w:color w:val="000000"/>
          <w:sz w:val="36"/>
          <w:szCs w:val="36"/>
          <w:lang w:bidi="hi-IN"/>
        </w:rPr>
        <w:tab/>
        <w:t xml:space="preserve">   </w:t>
      </w:r>
    </w:p>
    <w:p w14:paraId="1F513BED"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r w:rsidRPr="00804F80">
        <w:rPr>
          <w:rFonts w:ascii="Arial" w:hAnsi="Arial" w:cs="Arial"/>
          <w:color w:val="000000"/>
          <w:sz w:val="36"/>
          <w:szCs w:val="36"/>
          <w:lang w:bidi="hi-IN"/>
        </w:rPr>
        <w:t>ya eqtAva#ntaH,</w:t>
      </w:r>
      <w:r w:rsidRPr="00804F80">
        <w:rPr>
          <w:rFonts w:ascii="Arial" w:hAnsi="Arial" w:cs="Arial"/>
          <w:color w:val="000000"/>
          <w:sz w:val="36"/>
          <w:szCs w:val="36"/>
          <w:lang w:bidi="hi-IN"/>
        </w:rPr>
        <w:tab/>
        <w:t>eqtAva#ntaSca</w:t>
      </w:r>
      <w:r w:rsidRPr="00804F80">
        <w:rPr>
          <w:rFonts w:ascii="Arial" w:hAnsi="Arial" w:cs="Arial"/>
          <w:color w:val="000000"/>
          <w:sz w:val="36"/>
          <w:szCs w:val="36"/>
          <w:lang w:bidi="hi-IN"/>
        </w:rPr>
        <w:tab/>
        <w:t xml:space="preserve">   </w:t>
      </w:r>
    </w:p>
    <w:p w14:paraId="0A74B9FC"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r w:rsidRPr="00804F80">
        <w:rPr>
          <w:rFonts w:ascii="Arial" w:hAnsi="Arial" w:cs="Arial"/>
          <w:color w:val="000000"/>
          <w:sz w:val="36"/>
          <w:szCs w:val="36"/>
          <w:lang w:bidi="hi-IN"/>
        </w:rPr>
        <w:t>caq BUyA#saH,</w:t>
      </w:r>
      <w:r w:rsidRPr="00804F80">
        <w:rPr>
          <w:rFonts w:ascii="Arial" w:hAnsi="Arial" w:cs="Arial"/>
          <w:color w:val="000000"/>
          <w:sz w:val="36"/>
          <w:szCs w:val="36"/>
          <w:lang w:bidi="hi-IN"/>
        </w:rPr>
        <w:tab/>
        <w:t>BUyA#saSca</w:t>
      </w:r>
      <w:r w:rsidRPr="00804F80">
        <w:rPr>
          <w:rFonts w:ascii="Arial" w:hAnsi="Arial" w:cs="Arial"/>
          <w:color w:val="000000"/>
          <w:sz w:val="36"/>
          <w:szCs w:val="36"/>
          <w:lang w:bidi="hi-IN"/>
        </w:rPr>
        <w:tab/>
        <w:t xml:space="preserve">   </w:t>
      </w:r>
    </w:p>
    <w:p w14:paraId="3B0FA594"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r w:rsidRPr="00804F80">
        <w:rPr>
          <w:rFonts w:ascii="Arial" w:hAnsi="Arial" w:cs="Arial"/>
          <w:color w:val="000000"/>
          <w:sz w:val="36"/>
          <w:szCs w:val="36"/>
          <w:lang w:bidi="hi-IN"/>
        </w:rPr>
        <w:t>caq diSa#H,</w:t>
      </w:r>
      <w:r w:rsidRPr="00804F80">
        <w:rPr>
          <w:rFonts w:ascii="Arial" w:hAnsi="Arial" w:cs="Arial"/>
          <w:color w:val="000000"/>
          <w:sz w:val="36"/>
          <w:szCs w:val="36"/>
          <w:lang w:bidi="hi-IN"/>
        </w:rPr>
        <w:tab/>
        <w:t>diSo# ruqdrAH</w:t>
      </w:r>
      <w:r w:rsidRPr="00804F80">
        <w:rPr>
          <w:rFonts w:ascii="Arial" w:hAnsi="Arial" w:cs="Arial"/>
          <w:color w:val="000000"/>
          <w:sz w:val="36"/>
          <w:szCs w:val="36"/>
          <w:lang w:bidi="hi-IN"/>
        </w:rPr>
        <w:tab/>
        <w:t xml:space="preserve">   </w:t>
      </w:r>
    </w:p>
    <w:p w14:paraId="624FFEF9"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proofErr w:type="gramStart"/>
      <w:r w:rsidRPr="00804F80">
        <w:rPr>
          <w:rFonts w:ascii="Arial" w:hAnsi="Arial" w:cs="Arial"/>
          <w:color w:val="000000"/>
          <w:sz w:val="36"/>
          <w:szCs w:val="36"/>
          <w:lang w:bidi="hi-IN"/>
        </w:rPr>
        <w:t>ruqdrA</w:t>
      </w:r>
      <w:proofErr w:type="gramEnd"/>
      <w:r w:rsidRPr="00804F80">
        <w:rPr>
          <w:rFonts w:ascii="Arial" w:hAnsi="Arial" w:cs="Arial"/>
          <w:color w:val="000000"/>
          <w:sz w:val="36"/>
          <w:szCs w:val="36"/>
          <w:lang w:bidi="hi-IN"/>
        </w:rPr>
        <w:t xml:space="preserve"> vi#tasthiqre ,</w:t>
      </w:r>
      <w:r w:rsidRPr="00804F80">
        <w:rPr>
          <w:rFonts w:ascii="Arial" w:hAnsi="Arial" w:cs="Arial"/>
          <w:color w:val="000000"/>
          <w:sz w:val="36"/>
          <w:szCs w:val="36"/>
          <w:lang w:bidi="hi-IN"/>
        </w:rPr>
        <w:tab/>
        <w:t>viqtaqsthiqra iti# vi --- taqsthiqre</w:t>
      </w:r>
      <w:r w:rsidRPr="00804F80">
        <w:rPr>
          <w:rFonts w:ascii="Arial" w:hAnsi="Arial" w:cs="Arial"/>
          <w:color w:val="000000"/>
          <w:sz w:val="36"/>
          <w:szCs w:val="36"/>
          <w:lang w:bidi="hi-IN"/>
        </w:rPr>
        <w:tab/>
        <w:t xml:space="preserve">   </w:t>
      </w:r>
    </w:p>
    <w:p w14:paraId="31F578FD"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r w:rsidRPr="00804F80">
        <w:rPr>
          <w:rFonts w:ascii="Arial" w:hAnsi="Arial" w:cs="Arial"/>
          <w:color w:val="000000"/>
          <w:sz w:val="36"/>
          <w:szCs w:val="36"/>
          <w:lang w:bidi="hi-IN"/>
        </w:rPr>
        <w:t>teShA# sahasrayojaqne,</w:t>
      </w:r>
      <w:r w:rsidRPr="00804F80">
        <w:rPr>
          <w:rFonts w:ascii="Arial" w:hAnsi="Arial" w:cs="Arial"/>
          <w:color w:val="000000"/>
          <w:sz w:val="36"/>
          <w:szCs w:val="36"/>
          <w:lang w:bidi="hi-IN"/>
        </w:rPr>
        <w:tab/>
        <w:t>saqhaqsraqyoqjaqne&amp;va#</w:t>
      </w:r>
      <w:r w:rsidRPr="00804F80">
        <w:rPr>
          <w:rFonts w:ascii="Arial" w:hAnsi="Arial" w:cs="Arial"/>
          <w:color w:val="000000"/>
          <w:sz w:val="36"/>
          <w:szCs w:val="36"/>
          <w:lang w:bidi="hi-IN"/>
        </w:rPr>
        <w:tab/>
        <w:t xml:space="preserve">   </w:t>
      </w:r>
    </w:p>
    <w:p w14:paraId="312F5648"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r w:rsidRPr="00804F80">
        <w:rPr>
          <w:rFonts w:ascii="Arial" w:hAnsi="Arial" w:cs="Arial"/>
          <w:color w:val="000000"/>
          <w:sz w:val="36"/>
          <w:szCs w:val="36"/>
          <w:lang w:bidi="hi-IN"/>
        </w:rPr>
        <w:t>saqhaqsraqyoqjaqna iti# sahasra --- yoqjaqne,</w:t>
      </w:r>
      <w:r w:rsidRPr="00804F80">
        <w:rPr>
          <w:rFonts w:ascii="Arial" w:hAnsi="Arial" w:cs="Arial"/>
          <w:color w:val="000000"/>
          <w:sz w:val="36"/>
          <w:szCs w:val="36"/>
          <w:lang w:bidi="hi-IN"/>
        </w:rPr>
        <w:tab/>
        <w:t>avaq dhanvA#ni</w:t>
      </w:r>
      <w:r w:rsidRPr="00804F80">
        <w:rPr>
          <w:rFonts w:ascii="Arial" w:hAnsi="Arial" w:cs="Arial"/>
          <w:color w:val="000000"/>
          <w:sz w:val="36"/>
          <w:szCs w:val="36"/>
          <w:lang w:bidi="hi-IN"/>
        </w:rPr>
        <w:tab/>
        <w:t xml:space="preserve">   </w:t>
      </w:r>
    </w:p>
    <w:p w14:paraId="000DCFDE"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r w:rsidRPr="00804F80">
        <w:rPr>
          <w:rFonts w:ascii="Arial" w:hAnsi="Arial" w:cs="Arial"/>
          <w:color w:val="000000"/>
          <w:sz w:val="36"/>
          <w:szCs w:val="36"/>
          <w:lang w:bidi="hi-IN"/>
        </w:rPr>
        <w:t>dhanvA#ni tanmasi,</w:t>
      </w:r>
      <w:r w:rsidRPr="00804F80">
        <w:rPr>
          <w:rFonts w:ascii="Arial" w:hAnsi="Arial" w:cs="Arial"/>
          <w:color w:val="000000"/>
          <w:sz w:val="36"/>
          <w:szCs w:val="36"/>
          <w:lang w:bidi="hi-IN"/>
        </w:rPr>
        <w:tab/>
        <w:t>taqnmaqsIti# tanmasi</w:t>
      </w:r>
      <w:r w:rsidRPr="00804F80">
        <w:rPr>
          <w:rFonts w:ascii="Arial" w:hAnsi="Arial" w:cs="Arial"/>
          <w:color w:val="000000"/>
          <w:sz w:val="36"/>
          <w:szCs w:val="36"/>
          <w:lang w:bidi="hi-IN"/>
        </w:rPr>
        <w:tab/>
        <w:t xml:space="preserve">   </w:t>
      </w:r>
    </w:p>
    <w:p w14:paraId="2CEC249B"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r w:rsidRPr="00804F80">
        <w:rPr>
          <w:rFonts w:ascii="Arial" w:hAnsi="Arial" w:cs="Arial"/>
          <w:color w:val="000000"/>
          <w:sz w:val="36"/>
          <w:szCs w:val="36"/>
          <w:lang w:bidi="hi-IN"/>
        </w:rPr>
        <w:lastRenderedPageBreak/>
        <w:t>namo# ruqdreBya#H,</w:t>
      </w:r>
      <w:r w:rsidRPr="00804F80">
        <w:rPr>
          <w:rFonts w:ascii="Arial" w:hAnsi="Arial" w:cs="Arial"/>
          <w:color w:val="000000"/>
          <w:sz w:val="36"/>
          <w:szCs w:val="36"/>
          <w:lang w:bidi="hi-IN"/>
        </w:rPr>
        <w:tab/>
        <w:t>ruqdreByoq ye</w:t>
      </w:r>
      <w:r w:rsidRPr="00804F80">
        <w:rPr>
          <w:rFonts w:ascii="Arial" w:hAnsi="Arial" w:cs="Arial"/>
          <w:color w:val="000000"/>
          <w:sz w:val="36"/>
          <w:szCs w:val="36"/>
          <w:lang w:bidi="hi-IN"/>
        </w:rPr>
        <w:tab/>
        <w:t xml:space="preserve">   </w:t>
      </w:r>
    </w:p>
    <w:p w14:paraId="7A45278C"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proofErr w:type="gramStart"/>
      <w:r w:rsidRPr="00804F80">
        <w:rPr>
          <w:rFonts w:ascii="Arial" w:hAnsi="Arial" w:cs="Arial"/>
          <w:color w:val="000000"/>
          <w:sz w:val="36"/>
          <w:szCs w:val="36"/>
          <w:lang w:bidi="hi-IN"/>
        </w:rPr>
        <w:t>ye</w:t>
      </w:r>
      <w:proofErr w:type="gramEnd"/>
      <w:r w:rsidRPr="00804F80">
        <w:rPr>
          <w:rFonts w:ascii="Arial" w:hAnsi="Arial" w:cs="Arial"/>
          <w:color w:val="000000"/>
          <w:sz w:val="36"/>
          <w:szCs w:val="36"/>
          <w:lang w:bidi="hi-IN"/>
        </w:rPr>
        <w:t xml:space="preserve"> pRu#thiqvyAM</w:t>
      </w:r>
      <w:r w:rsidRPr="00804F80">
        <w:rPr>
          <w:rFonts w:ascii="Arial" w:hAnsi="Arial" w:cs="Arial"/>
          <w:color w:val="000000"/>
          <w:sz w:val="36"/>
          <w:szCs w:val="36"/>
          <w:lang w:bidi="hi-IN"/>
        </w:rPr>
        <w:tab/>
        <w:t>,pRuqthiqvyAM ~Mye</w:t>
      </w:r>
      <w:r w:rsidRPr="00804F80">
        <w:rPr>
          <w:rFonts w:ascii="Arial" w:hAnsi="Arial" w:cs="Arial"/>
          <w:color w:val="000000"/>
          <w:sz w:val="36"/>
          <w:szCs w:val="36"/>
          <w:lang w:bidi="hi-IN"/>
        </w:rPr>
        <w:tab/>
        <w:t xml:space="preserve">   </w:t>
      </w:r>
    </w:p>
    <w:p w14:paraId="4A0B1A26"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r w:rsidRPr="00804F80">
        <w:rPr>
          <w:rFonts w:ascii="Arial" w:hAnsi="Arial" w:cs="Arial"/>
          <w:color w:val="000000"/>
          <w:sz w:val="36"/>
          <w:szCs w:val="36"/>
          <w:lang w:bidi="hi-IN"/>
        </w:rPr>
        <w:t>ye$&amp;ntari#kShe,</w:t>
      </w:r>
      <w:r w:rsidRPr="00804F80">
        <w:rPr>
          <w:rFonts w:ascii="Arial" w:hAnsi="Arial" w:cs="Arial"/>
          <w:color w:val="000000"/>
          <w:sz w:val="36"/>
          <w:szCs w:val="36"/>
          <w:lang w:bidi="hi-IN"/>
        </w:rPr>
        <w:tab/>
        <w:t>aqntari#kSheq ye</w:t>
      </w:r>
      <w:r w:rsidRPr="00804F80">
        <w:rPr>
          <w:rFonts w:ascii="Arial" w:hAnsi="Arial" w:cs="Arial"/>
          <w:color w:val="000000"/>
          <w:sz w:val="36"/>
          <w:szCs w:val="36"/>
          <w:lang w:bidi="hi-IN"/>
        </w:rPr>
        <w:tab/>
        <w:t xml:space="preserve">   </w:t>
      </w:r>
    </w:p>
    <w:p w14:paraId="26F6FA0D"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r w:rsidRPr="00804F80">
        <w:rPr>
          <w:rFonts w:ascii="Arial" w:hAnsi="Arial" w:cs="Arial"/>
          <w:color w:val="000000"/>
          <w:sz w:val="36"/>
          <w:szCs w:val="36"/>
          <w:lang w:bidi="hi-IN"/>
        </w:rPr>
        <w:t>ye diqvi</w:t>
      </w:r>
      <w:r w:rsidRPr="00804F80">
        <w:rPr>
          <w:rFonts w:ascii="Arial" w:hAnsi="Arial" w:cs="Arial"/>
          <w:color w:val="000000"/>
          <w:sz w:val="36"/>
          <w:szCs w:val="36"/>
          <w:lang w:bidi="hi-IN"/>
        </w:rPr>
        <w:tab/>
        <w:t>, diqvi yeShA$M &gt;</w:t>
      </w:r>
      <w:r w:rsidRPr="00804F80">
        <w:rPr>
          <w:rFonts w:ascii="Arial" w:hAnsi="Arial" w:cs="Arial"/>
          <w:color w:val="000000"/>
          <w:sz w:val="36"/>
          <w:szCs w:val="36"/>
          <w:lang w:bidi="hi-IN"/>
        </w:rPr>
        <w:tab/>
        <w:t xml:space="preserve">   </w:t>
      </w:r>
    </w:p>
    <w:p w14:paraId="6BE37AD2"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r w:rsidRPr="00804F80">
        <w:rPr>
          <w:rFonts w:ascii="Arial" w:hAnsi="Arial" w:cs="Arial"/>
          <w:color w:val="000000"/>
          <w:sz w:val="36"/>
          <w:szCs w:val="36"/>
          <w:lang w:bidi="hi-IN"/>
        </w:rPr>
        <w:t>yeShAqmanna$M &gt;,</w:t>
      </w:r>
      <w:r w:rsidRPr="00804F80">
        <w:rPr>
          <w:rFonts w:ascii="Arial" w:hAnsi="Arial" w:cs="Arial"/>
          <w:color w:val="000000"/>
          <w:sz w:val="36"/>
          <w:szCs w:val="36"/>
          <w:lang w:bidi="hi-IN"/>
        </w:rPr>
        <w:tab/>
        <w:t>annaqM ~MvAta#H</w:t>
      </w:r>
      <w:r w:rsidRPr="00804F80">
        <w:rPr>
          <w:rFonts w:ascii="Arial" w:hAnsi="Arial" w:cs="Arial"/>
          <w:color w:val="000000"/>
          <w:sz w:val="36"/>
          <w:szCs w:val="36"/>
          <w:lang w:bidi="hi-IN"/>
        </w:rPr>
        <w:tab/>
        <w:t xml:space="preserve">   </w:t>
      </w:r>
    </w:p>
    <w:p w14:paraId="10EBA9AD"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proofErr w:type="gramStart"/>
      <w:r w:rsidRPr="00804F80">
        <w:rPr>
          <w:rFonts w:ascii="Arial" w:hAnsi="Arial" w:cs="Arial"/>
          <w:color w:val="000000"/>
          <w:sz w:val="36"/>
          <w:szCs w:val="36"/>
          <w:lang w:bidi="hi-IN"/>
        </w:rPr>
        <w:t>vAto</w:t>
      </w:r>
      <w:proofErr w:type="gramEnd"/>
      <w:r w:rsidRPr="00804F80">
        <w:rPr>
          <w:rFonts w:ascii="Arial" w:hAnsi="Arial" w:cs="Arial"/>
          <w:color w:val="000000"/>
          <w:sz w:val="36"/>
          <w:szCs w:val="36"/>
          <w:lang w:bidi="hi-IN"/>
        </w:rPr>
        <w:t># vaqr.ShaM,</w:t>
      </w:r>
      <w:r w:rsidRPr="00804F80">
        <w:rPr>
          <w:rFonts w:ascii="Arial" w:hAnsi="Arial" w:cs="Arial"/>
          <w:color w:val="000000"/>
          <w:sz w:val="36"/>
          <w:szCs w:val="36"/>
          <w:lang w:bidi="hi-IN"/>
        </w:rPr>
        <w:tab/>
        <w:t>vaqr.ShamiSha#vaH</w:t>
      </w:r>
      <w:r w:rsidRPr="00804F80">
        <w:rPr>
          <w:rFonts w:ascii="Arial" w:hAnsi="Arial" w:cs="Arial"/>
          <w:color w:val="000000"/>
          <w:sz w:val="36"/>
          <w:szCs w:val="36"/>
          <w:lang w:bidi="hi-IN"/>
        </w:rPr>
        <w:tab/>
        <w:t xml:space="preserve">   </w:t>
      </w:r>
    </w:p>
    <w:p w14:paraId="3BD90E2A"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r w:rsidRPr="00804F80">
        <w:rPr>
          <w:rFonts w:ascii="Arial" w:hAnsi="Arial" w:cs="Arial"/>
          <w:color w:val="000000"/>
          <w:sz w:val="36"/>
          <w:szCs w:val="36"/>
          <w:lang w:bidi="hi-IN"/>
        </w:rPr>
        <w:t>iSha#vaqsteBya#H,</w:t>
      </w:r>
      <w:r w:rsidRPr="00804F80">
        <w:rPr>
          <w:rFonts w:ascii="Arial" w:hAnsi="Arial" w:cs="Arial"/>
          <w:color w:val="000000"/>
          <w:sz w:val="36"/>
          <w:szCs w:val="36"/>
          <w:lang w:bidi="hi-IN"/>
        </w:rPr>
        <w:tab/>
        <w:t>teByoq daSa#</w:t>
      </w:r>
      <w:r w:rsidRPr="00804F80">
        <w:rPr>
          <w:rFonts w:ascii="Arial" w:hAnsi="Arial" w:cs="Arial"/>
          <w:color w:val="000000"/>
          <w:sz w:val="36"/>
          <w:szCs w:val="36"/>
          <w:lang w:bidi="hi-IN"/>
        </w:rPr>
        <w:tab/>
        <w:t xml:space="preserve">   </w:t>
      </w:r>
    </w:p>
    <w:p w14:paraId="11014391"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r w:rsidRPr="00804F80">
        <w:rPr>
          <w:rFonts w:ascii="Arial" w:hAnsi="Arial" w:cs="Arial"/>
          <w:color w:val="000000"/>
          <w:sz w:val="36"/>
          <w:szCs w:val="36"/>
          <w:lang w:bidi="hi-IN"/>
        </w:rPr>
        <w:t>daSaq prAcI$H &gt;,</w:t>
      </w:r>
      <w:r w:rsidRPr="00804F80">
        <w:rPr>
          <w:rFonts w:ascii="Arial" w:hAnsi="Arial" w:cs="Arial"/>
          <w:color w:val="000000"/>
          <w:sz w:val="36"/>
          <w:szCs w:val="36"/>
          <w:lang w:bidi="hi-IN"/>
        </w:rPr>
        <w:tab/>
        <w:t>prAcIqrdaSa#</w:t>
      </w:r>
      <w:r w:rsidRPr="00804F80">
        <w:rPr>
          <w:rFonts w:ascii="Arial" w:hAnsi="Arial" w:cs="Arial"/>
          <w:color w:val="000000"/>
          <w:sz w:val="36"/>
          <w:szCs w:val="36"/>
          <w:lang w:bidi="hi-IN"/>
        </w:rPr>
        <w:tab/>
        <w:t xml:space="preserve">   </w:t>
      </w:r>
    </w:p>
    <w:p w14:paraId="7889D123"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r w:rsidRPr="00804F80">
        <w:rPr>
          <w:rFonts w:ascii="Arial" w:hAnsi="Arial" w:cs="Arial"/>
          <w:color w:val="000000"/>
          <w:sz w:val="36"/>
          <w:szCs w:val="36"/>
          <w:lang w:bidi="hi-IN"/>
        </w:rPr>
        <w:t>daSa# dakShiqNA,</w:t>
      </w:r>
      <w:r w:rsidRPr="00804F80">
        <w:rPr>
          <w:rFonts w:ascii="Arial" w:hAnsi="Arial" w:cs="Arial"/>
          <w:color w:val="000000"/>
          <w:sz w:val="36"/>
          <w:szCs w:val="36"/>
          <w:lang w:bidi="hi-IN"/>
        </w:rPr>
        <w:tab/>
        <w:t>daqkShiqNA daSa#</w:t>
      </w:r>
      <w:r w:rsidRPr="00804F80">
        <w:rPr>
          <w:rFonts w:ascii="Arial" w:hAnsi="Arial" w:cs="Arial"/>
          <w:color w:val="000000"/>
          <w:sz w:val="36"/>
          <w:szCs w:val="36"/>
          <w:lang w:bidi="hi-IN"/>
        </w:rPr>
        <w:tab/>
        <w:t xml:space="preserve">   </w:t>
      </w:r>
    </w:p>
    <w:p w14:paraId="5A292625"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r w:rsidRPr="00804F80">
        <w:rPr>
          <w:rFonts w:ascii="Arial" w:hAnsi="Arial" w:cs="Arial"/>
          <w:color w:val="000000"/>
          <w:sz w:val="36"/>
          <w:szCs w:val="36"/>
          <w:lang w:bidi="hi-IN"/>
        </w:rPr>
        <w:t>daSa# praqtIcI$H &gt;,</w:t>
      </w:r>
      <w:r w:rsidRPr="00804F80">
        <w:rPr>
          <w:rFonts w:ascii="Arial" w:hAnsi="Arial" w:cs="Arial"/>
          <w:color w:val="000000"/>
          <w:sz w:val="36"/>
          <w:szCs w:val="36"/>
          <w:lang w:bidi="hi-IN"/>
        </w:rPr>
        <w:tab/>
        <w:t>praqtIcIqrdaSa#</w:t>
      </w:r>
      <w:r w:rsidRPr="00804F80">
        <w:rPr>
          <w:rFonts w:ascii="Arial" w:hAnsi="Arial" w:cs="Arial"/>
          <w:color w:val="000000"/>
          <w:sz w:val="36"/>
          <w:szCs w:val="36"/>
          <w:lang w:bidi="hi-IN"/>
        </w:rPr>
        <w:tab/>
        <w:t xml:space="preserve">   </w:t>
      </w:r>
    </w:p>
    <w:p w14:paraId="77A95226"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r w:rsidRPr="00804F80">
        <w:rPr>
          <w:rFonts w:ascii="Arial" w:hAnsi="Arial" w:cs="Arial"/>
          <w:color w:val="000000"/>
          <w:sz w:val="36"/>
          <w:szCs w:val="36"/>
          <w:lang w:bidi="hi-IN"/>
        </w:rPr>
        <w:t>daSodI#cIH,</w:t>
      </w:r>
      <w:r w:rsidRPr="00804F80">
        <w:rPr>
          <w:rFonts w:ascii="Arial" w:hAnsi="Arial" w:cs="Arial"/>
          <w:color w:val="000000"/>
          <w:sz w:val="36"/>
          <w:szCs w:val="36"/>
          <w:lang w:bidi="hi-IN"/>
        </w:rPr>
        <w:tab/>
        <w:t>udI#cIqrdaSa#</w:t>
      </w:r>
      <w:r w:rsidRPr="00804F80">
        <w:rPr>
          <w:rFonts w:ascii="Arial" w:hAnsi="Arial" w:cs="Arial"/>
          <w:color w:val="000000"/>
          <w:sz w:val="36"/>
          <w:szCs w:val="36"/>
          <w:lang w:bidi="hi-IN"/>
        </w:rPr>
        <w:tab/>
        <w:t xml:space="preserve">   </w:t>
      </w:r>
    </w:p>
    <w:p w14:paraId="35C16D8C"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r w:rsidRPr="00804F80">
        <w:rPr>
          <w:rFonts w:ascii="Arial" w:hAnsi="Arial" w:cs="Arial"/>
          <w:color w:val="000000"/>
          <w:sz w:val="36"/>
          <w:szCs w:val="36"/>
          <w:lang w:bidi="hi-IN"/>
        </w:rPr>
        <w:t>daSoqdrdhvAH,</w:t>
      </w:r>
      <w:r w:rsidRPr="00804F80">
        <w:rPr>
          <w:rFonts w:ascii="Arial" w:hAnsi="Arial" w:cs="Arial"/>
          <w:color w:val="000000"/>
          <w:sz w:val="36"/>
          <w:szCs w:val="36"/>
          <w:lang w:bidi="hi-IN"/>
        </w:rPr>
        <w:tab/>
        <w:t>UqdrdhvAsteBya#H</w:t>
      </w:r>
      <w:r w:rsidRPr="00804F80">
        <w:rPr>
          <w:rFonts w:ascii="Arial" w:hAnsi="Arial" w:cs="Arial"/>
          <w:color w:val="000000"/>
          <w:sz w:val="36"/>
          <w:szCs w:val="36"/>
          <w:lang w:bidi="hi-IN"/>
        </w:rPr>
        <w:tab/>
        <w:t xml:space="preserve">   </w:t>
      </w:r>
    </w:p>
    <w:p w14:paraId="58946382"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r w:rsidRPr="00804F80">
        <w:rPr>
          <w:rFonts w:ascii="Arial" w:hAnsi="Arial" w:cs="Arial"/>
          <w:color w:val="000000"/>
          <w:sz w:val="36"/>
          <w:szCs w:val="36"/>
          <w:lang w:bidi="hi-IN"/>
        </w:rPr>
        <w:t>teByoq nama#H,</w:t>
      </w:r>
      <w:r w:rsidRPr="00804F80">
        <w:rPr>
          <w:rFonts w:ascii="Arial" w:hAnsi="Arial" w:cs="Arial"/>
          <w:color w:val="000000"/>
          <w:sz w:val="36"/>
          <w:szCs w:val="36"/>
          <w:lang w:bidi="hi-IN"/>
        </w:rPr>
        <w:tab/>
        <w:t>namaqste</w:t>
      </w:r>
      <w:r w:rsidRPr="00804F80">
        <w:rPr>
          <w:rFonts w:ascii="Arial" w:hAnsi="Arial" w:cs="Arial"/>
          <w:color w:val="000000"/>
          <w:sz w:val="36"/>
          <w:szCs w:val="36"/>
          <w:lang w:bidi="hi-IN"/>
        </w:rPr>
        <w:tab/>
        <w:t xml:space="preserve">   </w:t>
      </w:r>
    </w:p>
    <w:p w14:paraId="4FBA4F49"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r w:rsidRPr="00804F80">
        <w:rPr>
          <w:rFonts w:ascii="Arial" w:hAnsi="Arial" w:cs="Arial"/>
          <w:color w:val="000000"/>
          <w:sz w:val="36"/>
          <w:szCs w:val="36"/>
          <w:lang w:bidi="hi-IN"/>
        </w:rPr>
        <w:t>te na#H,</w:t>
      </w:r>
      <w:r w:rsidRPr="00804F80">
        <w:rPr>
          <w:rFonts w:ascii="Arial" w:hAnsi="Arial" w:cs="Arial"/>
          <w:color w:val="000000"/>
          <w:sz w:val="36"/>
          <w:szCs w:val="36"/>
          <w:lang w:bidi="hi-IN"/>
        </w:rPr>
        <w:tab/>
        <w:t>noq mRuqDaqyaqntuq</w:t>
      </w:r>
      <w:r w:rsidRPr="00804F80">
        <w:rPr>
          <w:rFonts w:ascii="Arial" w:hAnsi="Arial" w:cs="Arial"/>
          <w:color w:val="000000"/>
          <w:sz w:val="36"/>
          <w:szCs w:val="36"/>
          <w:lang w:bidi="hi-IN"/>
        </w:rPr>
        <w:tab/>
        <w:t xml:space="preserve">   </w:t>
      </w:r>
    </w:p>
    <w:p w14:paraId="3980944A"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r w:rsidRPr="00804F80">
        <w:rPr>
          <w:rFonts w:ascii="Arial" w:hAnsi="Arial" w:cs="Arial"/>
          <w:color w:val="000000"/>
          <w:sz w:val="36"/>
          <w:szCs w:val="36"/>
          <w:lang w:bidi="hi-IN"/>
        </w:rPr>
        <w:t xml:space="preserve">mRuqDaqyaqntuq te, </w:t>
      </w:r>
      <w:r w:rsidRPr="00804F80">
        <w:rPr>
          <w:rFonts w:ascii="Arial" w:hAnsi="Arial" w:cs="Arial"/>
          <w:color w:val="000000"/>
          <w:sz w:val="36"/>
          <w:szCs w:val="36"/>
          <w:lang w:bidi="hi-IN"/>
        </w:rPr>
        <w:tab/>
        <w:t>te yaM</w:t>
      </w:r>
      <w:r w:rsidRPr="00804F80">
        <w:rPr>
          <w:rFonts w:ascii="Arial" w:hAnsi="Arial" w:cs="Arial"/>
          <w:color w:val="000000"/>
          <w:sz w:val="36"/>
          <w:szCs w:val="36"/>
          <w:lang w:bidi="hi-IN"/>
        </w:rPr>
        <w:tab/>
        <w:t xml:space="preserve">   </w:t>
      </w:r>
    </w:p>
    <w:p w14:paraId="14C59C86"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r w:rsidRPr="00804F80">
        <w:rPr>
          <w:rFonts w:ascii="Arial" w:hAnsi="Arial" w:cs="Arial"/>
          <w:color w:val="000000"/>
          <w:sz w:val="36"/>
          <w:szCs w:val="36"/>
          <w:lang w:bidi="hi-IN"/>
        </w:rPr>
        <w:t>yan dviqShmaH,</w:t>
      </w:r>
      <w:r w:rsidRPr="00804F80">
        <w:rPr>
          <w:rFonts w:ascii="Arial" w:hAnsi="Arial" w:cs="Arial"/>
          <w:color w:val="000000"/>
          <w:sz w:val="36"/>
          <w:szCs w:val="36"/>
          <w:lang w:bidi="hi-IN"/>
        </w:rPr>
        <w:tab/>
        <w:t>dviqShmo yaH</w:t>
      </w:r>
      <w:r w:rsidRPr="00804F80">
        <w:rPr>
          <w:rFonts w:ascii="Arial" w:hAnsi="Arial" w:cs="Arial"/>
          <w:color w:val="000000"/>
          <w:sz w:val="36"/>
          <w:szCs w:val="36"/>
          <w:lang w:bidi="hi-IN"/>
        </w:rPr>
        <w:tab/>
        <w:t xml:space="preserve">   </w:t>
      </w:r>
    </w:p>
    <w:p w14:paraId="7C1278A6"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proofErr w:type="gramStart"/>
      <w:r w:rsidRPr="00804F80">
        <w:rPr>
          <w:rFonts w:ascii="Arial" w:hAnsi="Arial" w:cs="Arial"/>
          <w:color w:val="000000"/>
          <w:sz w:val="36"/>
          <w:szCs w:val="36"/>
          <w:lang w:bidi="hi-IN"/>
        </w:rPr>
        <w:t>yaSca</w:t>
      </w:r>
      <w:proofErr w:type="gramEnd"/>
      <w:r w:rsidRPr="00804F80">
        <w:rPr>
          <w:rFonts w:ascii="Arial" w:hAnsi="Arial" w:cs="Arial"/>
          <w:color w:val="000000"/>
          <w:sz w:val="36"/>
          <w:szCs w:val="36"/>
          <w:lang w:bidi="hi-IN"/>
        </w:rPr>
        <w:t>#</w:t>
      </w:r>
      <w:r w:rsidRPr="00804F80">
        <w:rPr>
          <w:rFonts w:ascii="Arial" w:hAnsi="Arial" w:cs="Arial"/>
          <w:color w:val="000000"/>
          <w:sz w:val="36"/>
          <w:szCs w:val="36"/>
          <w:lang w:bidi="hi-IN"/>
        </w:rPr>
        <w:tab/>
        <w:t>,caq naqH</w:t>
      </w:r>
      <w:r w:rsidRPr="00804F80">
        <w:rPr>
          <w:rFonts w:ascii="Arial" w:hAnsi="Arial" w:cs="Arial"/>
          <w:color w:val="000000"/>
          <w:sz w:val="36"/>
          <w:szCs w:val="36"/>
          <w:lang w:bidi="hi-IN"/>
        </w:rPr>
        <w:tab/>
        <w:t xml:space="preserve">   </w:t>
      </w:r>
    </w:p>
    <w:p w14:paraId="6BAB6C71"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proofErr w:type="gramStart"/>
      <w:r w:rsidRPr="00804F80">
        <w:rPr>
          <w:rFonts w:ascii="Arial" w:hAnsi="Arial" w:cs="Arial"/>
          <w:color w:val="000000"/>
          <w:sz w:val="36"/>
          <w:szCs w:val="36"/>
          <w:lang w:bidi="hi-IN"/>
        </w:rPr>
        <w:t>noq</w:t>
      </w:r>
      <w:proofErr w:type="gramEnd"/>
      <w:r w:rsidRPr="00804F80">
        <w:rPr>
          <w:rFonts w:ascii="Arial" w:hAnsi="Arial" w:cs="Arial"/>
          <w:color w:val="000000"/>
          <w:sz w:val="36"/>
          <w:szCs w:val="36"/>
          <w:lang w:bidi="hi-IN"/>
        </w:rPr>
        <w:t xml:space="preserve"> dveShTi#</w:t>
      </w:r>
      <w:r w:rsidRPr="00804F80">
        <w:rPr>
          <w:rFonts w:ascii="Arial" w:hAnsi="Arial" w:cs="Arial"/>
          <w:color w:val="000000"/>
          <w:sz w:val="36"/>
          <w:szCs w:val="36"/>
          <w:lang w:bidi="hi-IN"/>
        </w:rPr>
        <w:tab/>
        <w:t>,dveShTiq taM</w:t>
      </w:r>
      <w:r w:rsidRPr="00804F80">
        <w:rPr>
          <w:rFonts w:ascii="Arial" w:hAnsi="Arial" w:cs="Arial"/>
          <w:color w:val="000000"/>
          <w:sz w:val="36"/>
          <w:szCs w:val="36"/>
          <w:lang w:bidi="hi-IN"/>
        </w:rPr>
        <w:tab/>
        <w:t xml:space="preserve">   </w:t>
      </w:r>
    </w:p>
    <w:p w14:paraId="2A6C19DF" w14:textId="77777777" w:rsidR="00804F80" w:rsidRPr="00804F80" w:rsidRDefault="00804F80" w:rsidP="00804F80">
      <w:pPr>
        <w:autoSpaceDE w:val="0"/>
        <w:autoSpaceDN w:val="0"/>
        <w:adjustRightInd w:val="0"/>
        <w:spacing w:after="0" w:line="240" w:lineRule="auto"/>
        <w:rPr>
          <w:rFonts w:ascii="Arial" w:hAnsi="Arial" w:cs="Arial"/>
          <w:color w:val="000000"/>
          <w:sz w:val="36"/>
          <w:szCs w:val="36"/>
          <w:lang w:bidi="hi-IN"/>
        </w:rPr>
      </w:pPr>
      <w:proofErr w:type="gramStart"/>
      <w:r w:rsidRPr="00804F80">
        <w:rPr>
          <w:rFonts w:ascii="Arial" w:hAnsi="Arial" w:cs="Arial"/>
          <w:color w:val="000000"/>
          <w:sz w:val="36"/>
          <w:szCs w:val="36"/>
          <w:lang w:bidi="hi-IN"/>
        </w:rPr>
        <w:t>taM</w:t>
      </w:r>
      <w:proofErr w:type="gramEnd"/>
      <w:r w:rsidRPr="00804F80">
        <w:rPr>
          <w:rFonts w:ascii="Arial" w:hAnsi="Arial" w:cs="Arial"/>
          <w:color w:val="000000"/>
          <w:sz w:val="36"/>
          <w:szCs w:val="36"/>
          <w:lang w:bidi="hi-IN"/>
        </w:rPr>
        <w:t xml:space="preserve"> ~Mva#H</w:t>
      </w:r>
      <w:r w:rsidRPr="00804F80">
        <w:rPr>
          <w:rFonts w:ascii="Arial" w:hAnsi="Arial" w:cs="Arial"/>
          <w:color w:val="000000"/>
          <w:sz w:val="36"/>
          <w:szCs w:val="36"/>
          <w:lang w:bidi="hi-IN"/>
        </w:rPr>
        <w:tab/>
        <w:t>,voq jaMBe$</w:t>
      </w:r>
      <w:r w:rsidRPr="00804F80">
        <w:rPr>
          <w:rFonts w:ascii="Arial" w:hAnsi="Arial" w:cs="Arial"/>
          <w:color w:val="000000"/>
          <w:sz w:val="36"/>
          <w:szCs w:val="36"/>
          <w:lang w:bidi="hi-IN"/>
        </w:rPr>
        <w:tab/>
        <w:t xml:space="preserve">   </w:t>
      </w:r>
    </w:p>
    <w:p w14:paraId="5C61F4D4" w14:textId="10294C5E" w:rsidR="00D91D60" w:rsidRDefault="00804F80" w:rsidP="00804F80">
      <w:pPr>
        <w:autoSpaceDE w:val="0"/>
        <w:autoSpaceDN w:val="0"/>
        <w:adjustRightInd w:val="0"/>
        <w:spacing w:after="0" w:line="240" w:lineRule="auto"/>
        <w:rPr>
          <w:rFonts w:ascii="Arial" w:hAnsi="Arial" w:cs="Arial"/>
          <w:color w:val="000000"/>
          <w:sz w:val="36"/>
          <w:szCs w:val="36"/>
          <w:lang w:bidi="hi-IN"/>
        </w:rPr>
      </w:pPr>
      <w:r w:rsidRPr="00804F80">
        <w:rPr>
          <w:rFonts w:ascii="Arial" w:hAnsi="Arial" w:cs="Arial"/>
          <w:color w:val="000000"/>
          <w:sz w:val="36"/>
          <w:szCs w:val="36"/>
          <w:lang w:bidi="hi-IN"/>
        </w:rPr>
        <w:t>jaMBe# dadhAmi,</w:t>
      </w:r>
      <w:r w:rsidRPr="00804F80">
        <w:rPr>
          <w:rFonts w:ascii="Arial" w:hAnsi="Arial" w:cs="Arial"/>
          <w:color w:val="000000"/>
          <w:sz w:val="36"/>
          <w:szCs w:val="36"/>
          <w:lang w:bidi="hi-IN"/>
        </w:rPr>
        <w:tab/>
        <w:t>daqdhAqmIti# dadhAmi</w:t>
      </w:r>
      <w:r w:rsidRPr="00804F80">
        <w:rPr>
          <w:rFonts w:ascii="Arial" w:hAnsi="Arial" w:cs="Arial"/>
          <w:color w:val="000000"/>
          <w:sz w:val="36"/>
          <w:szCs w:val="36"/>
          <w:lang w:bidi="hi-IN"/>
        </w:rPr>
        <w:tab/>
      </w:r>
    </w:p>
    <w:p w14:paraId="2E7AE674" w14:textId="2CF47697" w:rsidR="00055AF4" w:rsidRDefault="001B577C"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
    <w:p w14:paraId="34FA549D" w14:textId="3EE5D21E" w:rsidR="00D91D60" w:rsidRPr="001B577C" w:rsidRDefault="00D91D60" w:rsidP="00D91D60">
      <w:pPr>
        <w:autoSpaceDE w:val="0"/>
        <w:autoSpaceDN w:val="0"/>
        <w:adjustRightInd w:val="0"/>
        <w:spacing w:after="0" w:line="240" w:lineRule="auto"/>
        <w:rPr>
          <w:rFonts w:ascii="Arial" w:hAnsi="Arial" w:cs="Arial"/>
          <w:b/>
          <w:bCs/>
          <w:color w:val="000000"/>
          <w:sz w:val="36"/>
          <w:szCs w:val="36"/>
          <w:lang w:bidi="hi-IN"/>
        </w:rPr>
      </w:pPr>
      <w:r w:rsidRPr="001B577C">
        <w:rPr>
          <w:rFonts w:ascii="Arial" w:hAnsi="Arial" w:cs="Arial"/>
          <w:b/>
          <w:bCs/>
          <w:color w:val="000000"/>
          <w:sz w:val="36"/>
          <w:szCs w:val="36"/>
          <w:lang w:bidi="hi-IN"/>
        </w:rPr>
        <w:t xml:space="preserve"> </w:t>
      </w:r>
      <w:r w:rsidR="00055AF4" w:rsidRPr="001B577C">
        <w:rPr>
          <w:rFonts w:ascii="Arial" w:hAnsi="Arial" w:cs="Arial"/>
          <w:b/>
          <w:bCs/>
          <w:color w:val="000000"/>
          <w:sz w:val="36"/>
          <w:szCs w:val="36"/>
          <w:lang w:bidi="hi-IN"/>
        </w:rPr>
        <w:t xml:space="preserve">16.12 </w:t>
      </w:r>
      <w:r w:rsidRPr="001B577C">
        <w:rPr>
          <w:rFonts w:ascii="Arial" w:hAnsi="Arial" w:cs="Arial"/>
          <w:b/>
          <w:bCs/>
          <w:color w:val="000000"/>
          <w:sz w:val="36"/>
          <w:szCs w:val="36"/>
          <w:lang w:bidi="hi-IN"/>
        </w:rPr>
        <w:t>tryaMbakaM ~MyajAmah</w:t>
      </w:r>
      <w:r w:rsidR="00665208" w:rsidRPr="001B577C">
        <w:rPr>
          <w:rFonts w:ascii="Arial" w:hAnsi="Arial" w:cs="Arial"/>
          <w:b/>
          <w:bCs/>
          <w:color w:val="000000"/>
          <w:sz w:val="36"/>
          <w:szCs w:val="36"/>
          <w:lang w:bidi="hi-IN"/>
        </w:rPr>
        <w:t>E</w:t>
      </w:r>
    </w:p>
    <w:p w14:paraId="41552F12" w14:textId="77777777" w:rsidR="00055AF4" w:rsidRDefault="00055AF4" w:rsidP="00D91D60">
      <w:pPr>
        <w:autoSpaceDE w:val="0"/>
        <w:autoSpaceDN w:val="0"/>
        <w:adjustRightInd w:val="0"/>
        <w:spacing w:after="0" w:line="240" w:lineRule="auto"/>
        <w:rPr>
          <w:rFonts w:ascii="Arial" w:hAnsi="Arial" w:cs="Arial"/>
          <w:color w:val="000000"/>
          <w:sz w:val="36"/>
          <w:szCs w:val="36"/>
          <w:lang w:bidi="hi-IN"/>
        </w:rPr>
      </w:pPr>
    </w:p>
    <w:p w14:paraId="1A1AA3A3" w14:textId="77777777" w:rsidR="00082CE5" w:rsidRPr="00082CE5" w:rsidRDefault="00082CE5" w:rsidP="00082CE5">
      <w:pPr>
        <w:autoSpaceDE w:val="0"/>
        <w:autoSpaceDN w:val="0"/>
        <w:adjustRightInd w:val="0"/>
        <w:spacing w:after="0" w:line="240" w:lineRule="auto"/>
        <w:rPr>
          <w:rFonts w:ascii="Arial" w:hAnsi="Arial" w:cs="Arial"/>
          <w:color w:val="000000"/>
          <w:sz w:val="36"/>
          <w:szCs w:val="36"/>
          <w:lang w:bidi="hi-IN"/>
        </w:rPr>
      </w:pPr>
      <w:r w:rsidRPr="00082CE5">
        <w:rPr>
          <w:rFonts w:ascii="Arial" w:hAnsi="Arial" w:cs="Arial"/>
          <w:color w:val="000000"/>
          <w:sz w:val="36"/>
          <w:szCs w:val="36"/>
          <w:lang w:bidi="hi-IN"/>
        </w:rPr>
        <w:t>trya#MbakaM ~MyajAmahe,</w:t>
      </w:r>
      <w:r w:rsidRPr="00082CE5">
        <w:rPr>
          <w:rFonts w:ascii="Arial" w:hAnsi="Arial" w:cs="Arial"/>
          <w:color w:val="000000"/>
          <w:sz w:val="36"/>
          <w:szCs w:val="36"/>
          <w:lang w:bidi="hi-IN"/>
        </w:rPr>
        <w:tab/>
        <w:t>trya#Mbakaqmitiq tri --- aqMbaqkaqM &gt;</w:t>
      </w:r>
      <w:r w:rsidRPr="00082CE5">
        <w:rPr>
          <w:rFonts w:ascii="Arial" w:hAnsi="Arial" w:cs="Arial"/>
          <w:color w:val="000000"/>
          <w:sz w:val="36"/>
          <w:szCs w:val="36"/>
          <w:lang w:bidi="hi-IN"/>
        </w:rPr>
        <w:tab/>
        <w:t xml:space="preserve">   </w:t>
      </w:r>
    </w:p>
    <w:p w14:paraId="0B04760A" w14:textId="77777777" w:rsidR="00082CE5" w:rsidRPr="00082CE5" w:rsidRDefault="00082CE5" w:rsidP="00082CE5">
      <w:pPr>
        <w:autoSpaceDE w:val="0"/>
        <w:autoSpaceDN w:val="0"/>
        <w:adjustRightInd w:val="0"/>
        <w:spacing w:after="0" w:line="240" w:lineRule="auto"/>
        <w:rPr>
          <w:rFonts w:ascii="Arial" w:hAnsi="Arial" w:cs="Arial"/>
          <w:color w:val="000000"/>
          <w:sz w:val="36"/>
          <w:szCs w:val="36"/>
          <w:lang w:bidi="hi-IN"/>
        </w:rPr>
      </w:pPr>
      <w:r w:rsidRPr="00082CE5">
        <w:rPr>
          <w:rFonts w:ascii="Arial" w:hAnsi="Arial" w:cs="Arial"/>
          <w:color w:val="000000"/>
          <w:sz w:val="36"/>
          <w:szCs w:val="36"/>
          <w:lang w:bidi="hi-IN"/>
        </w:rPr>
        <w:t>yaqjAqmaqheq suqgaqndhiM,</w:t>
      </w:r>
      <w:r w:rsidRPr="00082CE5">
        <w:rPr>
          <w:rFonts w:ascii="Arial" w:hAnsi="Arial" w:cs="Arial"/>
          <w:color w:val="000000"/>
          <w:sz w:val="36"/>
          <w:szCs w:val="36"/>
          <w:lang w:bidi="hi-IN"/>
        </w:rPr>
        <w:tab/>
        <w:t xml:space="preserve">suqgaqndhiM pu#ShTiqvarddha#naM  </w:t>
      </w:r>
    </w:p>
    <w:p w14:paraId="45311E98" w14:textId="77777777" w:rsidR="00082CE5" w:rsidRPr="00082CE5" w:rsidRDefault="00082CE5" w:rsidP="00082CE5">
      <w:pPr>
        <w:autoSpaceDE w:val="0"/>
        <w:autoSpaceDN w:val="0"/>
        <w:adjustRightInd w:val="0"/>
        <w:spacing w:after="0" w:line="240" w:lineRule="auto"/>
        <w:rPr>
          <w:rFonts w:ascii="Arial" w:hAnsi="Arial" w:cs="Arial"/>
          <w:color w:val="000000"/>
          <w:sz w:val="36"/>
          <w:szCs w:val="36"/>
          <w:lang w:bidi="hi-IN"/>
        </w:rPr>
      </w:pPr>
      <w:r w:rsidRPr="00082CE5">
        <w:rPr>
          <w:rFonts w:ascii="Arial" w:hAnsi="Arial" w:cs="Arial"/>
          <w:color w:val="000000"/>
          <w:sz w:val="36"/>
          <w:szCs w:val="36"/>
          <w:lang w:bidi="hi-IN"/>
        </w:rPr>
        <w:t>suqgaqndhimiti# su --- gaqndhiM</w:t>
      </w:r>
      <w:r w:rsidRPr="00082CE5">
        <w:rPr>
          <w:rFonts w:ascii="Arial" w:hAnsi="Arial" w:cs="Arial"/>
          <w:color w:val="000000"/>
          <w:sz w:val="36"/>
          <w:szCs w:val="36"/>
          <w:lang w:bidi="hi-IN"/>
        </w:rPr>
        <w:tab/>
        <w:t>, puqShTiqvarddha#naqmiti# puShTi --- varddha#naM</w:t>
      </w:r>
      <w:r w:rsidRPr="00082CE5">
        <w:rPr>
          <w:rFonts w:ascii="Arial" w:hAnsi="Arial" w:cs="Arial"/>
          <w:color w:val="000000"/>
          <w:sz w:val="36"/>
          <w:szCs w:val="36"/>
          <w:lang w:bidi="hi-IN"/>
        </w:rPr>
        <w:tab/>
        <w:t xml:space="preserve">   </w:t>
      </w:r>
    </w:p>
    <w:p w14:paraId="086F9992" w14:textId="77777777" w:rsidR="00082CE5" w:rsidRPr="00082CE5" w:rsidRDefault="00082CE5" w:rsidP="00082CE5">
      <w:pPr>
        <w:autoSpaceDE w:val="0"/>
        <w:autoSpaceDN w:val="0"/>
        <w:adjustRightInd w:val="0"/>
        <w:spacing w:after="0" w:line="240" w:lineRule="auto"/>
        <w:rPr>
          <w:rFonts w:ascii="Arial" w:hAnsi="Arial" w:cs="Arial"/>
          <w:color w:val="000000"/>
          <w:sz w:val="36"/>
          <w:szCs w:val="36"/>
          <w:lang w:bidi="hi-IN"/>
        </w:rPr>
      </w:pPr>
      <w:r w:rsidRPr="00082CE5">
        <w:rPr>
          <w:rFonts w:ascii="Arial" w:hAnsi="Arial" w:cs="Arial"/>
          <w:color w:val="000000"/>
          <w:sz w:val="36"/>
          <w:szCs w:val="36"/>
          <w:lang w:bidi="hi-IN"/>
        </w:rPr>
        <w:t>uqrvAqruqkami#va,</w:t>
      </w:r>
      <w:r w:rsidRPr="00082CE5">
        <w:rPr>
          <w:rFonts w:ascii="Arial" w:hAnsi="Arial" w:cs="Arial"/>
          <w:color w:val="000000"/>
          <w:sz w:val="36"/>
          <w:szCs w:val="36"/>
          <w:lang w:bidi="hi-IN"/>
        </w:rPr>
        <w:tab/>
        <w:t>iqvaq bandha#nAt</w:t>
      </w:r>
      <w:r w:rsidRPr="00082CE5">
        <w:rPr>
          <w:rFonts w:ascii="Arial" w:hAnsi="Arial" w:cs="Arial"/>
          <w:color w:val="000000"/>
          <w:sz w:val="36"/>
          <w:szCs w:val="36"/>
          <w:lang w:bidi="hi-IN"/>
        </w:rPr>
        <w:tab/>
        <w:t xml:space="preserve">   </w:t>
      </w:r>
    </w:p>
    <w:p w14:paraId="3C631C2E" w14:textId="77777777" w:rsidR="00082CE5" w:rsidRPr="00082CE5" w:rsidRDefault="00082CE5" w:rsidP="00082CE5">
      <w:pPr>
        <w:autoSpaceDE w:val="0"/>
        <w:autoSpaceDN w:val="0"/>
        <w:adjustRightInd w:val="0"/>
        <w:spacing w:after="0" w:line="240" w:lineRule="auto"/>
        <w:rPr>
          <w:rFonts w:ascii="Arial" w:hAnsi="Arial" w:cs="Arial"/>
          <w:color w:val="000000"/>
          <w:sz w:val="36"/>
          <w:szCs w:val="36"/>
          <w:lang w:bidi="hi-IN"/>
        </w:rPr>
      </w:pPr>
      <w:r w:rsidRPr="00082CE5">
        <w:rPr>
          <w:rFonts w:ascii="Arial" w:hAnsi="Arial" w:cs="Arial"/>
          <w:color w:val="000000"/>
          <w:sz w:val="36"/>
          <w:szCs w:val="36"/>
          <w:lang w:bidi="hi-IN"/>
        </w:rPr>
        <w:t>bandha#nAn-mRuqtyoH,</w:t>
      </w:r>
      <w:r w:rsidRPr="00082CE5">
        <w:rPr>
          <w:rFonts w:ascii="Arial" w:hAnsi="Arial" w:cs="Arial"/>
          <w:color w:val="000000"/>
          <w:sz w:val="36"/>
          <w:szCs w:val="36"/>
          <w:lang w:bidi="hi-IN"/>
        </w:rPr>
        <w:tab/>
        <w:t>mRuqtyormu#kShIya</w:t>
      </w:r>
      <w:r w:rsidRPr="00082CE5">
        <w:rPr>
          <w:rFonts w:ascii="Arial" w:hAnsi="Arial" w:cs="Arial"/>
          <w:color w:val="000000"/>
          <w:sz w:val="36"/>
          <w:szCs w:val="36"/>
          <w:lang w:bidi="hi-IN"/>
        </w:rPr>
        <w:tab/>
        <w:t xml:space="preserve">   </w:t>
      </w:r>
    </w:p>
    <w:p w14:paraId="413CD5A5" w14:textId="77777777" w:rsidR="00082CE5" w:rsidRPr="00082CE5" w:rsidRDefault="00082CE5" w:rsidP="00082CE5">
      <w:pPr>
        <w:autoSpaceDE w:val="0"/>
        <w:autoSpaceDN w:val="0"/>
        <w:adjustRightInd w:val="0"/>
        <w:spacing w:after="0" w:line="240" w:lineRule="auto"/>
        <w:rPr>
          <w:rFonts w:ascii="Arial" w:hAnsi="Arial" w:cs="Arial"/>
          <w:color w:val="000000"/>
          <w:sz w:val="36"/>
          <w:szCs w:val="36"/>
          <w:lang w:bidi="hi-IN"/>
        </w:rPr>
      </w:pPr>
      <w:r w:rsidRPr="00082CE5">
        <w:rPr>
          <w:rFonts w:ascii="Arial" w:hAnsi="Arial" w:cs="Arial"/>
          <w:color w:val="000000"/>
          <w:sz w:val="36"/>
          <w:szCs w:val="36"/>
          <w:lang w:bidi="hi-IN"/>
        </w:rPr>
        <w:lastRenderedPageBreak/>
        <w:t>muqkShIqyaq mA,</w:t>
      </w:r>
      <w:r w:rsidRPr="00082CE5">
        <w:rPr>
          <w:rFonts w:ascii="Arial" w:hAnsi="Arial" w:cs="Arial"/>
          <w:color w:val="000000"/>
          <w:sz w:val="36"/>
          <w:szCs w:val="36"/>
          <w:lang w:bidi="hi-IN"/>
        </w:rPr>
        <w:tab/>
        <w:t>mA&amp;mRutA$t &gt;</w:t>
      </w:r>
      <w:r w:rsidRPr="00082CE5">
        <w:rPr>
          <w:rFonts w:ascii="Arial" w:hAnsi="Arial" w:cs="Arial"/>
          <w:color w:val="000000"/>
          <w:sz w:val="36"/>
          <w:szCs w:val="36"/>
          <w:lang w:bidi="hi-IN"/>
        </w:rPr>
        <w:tab/>
        <w:t xml:space="preserve"> </w:t>
      </w:r>
    </w:p>
    <w:p w14:paraId="55DCF8FA" w14:textId="77777777" w:rsidR="00082CE5" w:rsidRPr="00082CE5" w:rsidRDefault="00082CE5" w:rsidP="00082CE5">
      <w:pPr>
        <w:autoSpaceDE w:val="0"/>
        <w:autoSpaceDN w:val="0"/>
        <w:adjustRightInd w:val="0"/>
        <w:spacing w:after="0" w:line="240" w:lineRule="auto"/>
        <w:rPr>
          <w:rFonts w:ascii="Arial" w:hAnsi="Arial" w:cs="Arial"/>
          <w:color w:val="000000"/>
          <w:sz w:val="36"/>
          <w:szCs w:val="36"/>
          <w:lang w:bidi="hi-IN"/>
        </w:rPr>
      </w:pPr>
      <w:r w:rsidRPr="00082CE5">
        <w:rPr>
          <w:rFonts w:ascii="Arial" w:hAnsi="Arial" w:cs="Arial"/>
          <w:color w:val="000000"/>
          <w:sz w:val="36"/>
          <w:szCs w:val="36"/>
          <w:lang w:bidi="hi-IN"/>
        </w:rPr>
        <w:t>aqmRutAqtityaqmRutA$t &gt;,</w:t>
      </w:r>
      <w:r w:rsidRPr="00082CE5">
        <w:rPr>
          <w:rFonts w:ascii="Arial" w:hAnsi="Arial" w:cs="Arial"/>
          <w:color w:val="000000"/>
          <w:sz w:val="36"/>
          <w:szCs w:val="36"/>
          <w:lang w:bidi="hi-IN"/>
        </w:rPr>
        <w:tab/>
        <w:t>yo ruqdraH</w:t>
      </w:r>
      <w:r w:rsidRPr="00082CE5">
        <w:rPr>
          <w:rFonts w:ascii="Arial" w:hAnsi="Arial" w:cs="Arial"/>
          <w:color w:val="000000"/>
          <w:sz w:val="36"/>
          <w:szCs w:val="36"/>
          <w:lang w:bidi="hi-IN"/>
        </w:rPr>
        <w:tab/>
        <w:t xml:space="preserve">   </w:t>
      </w:r>
    </w:p>
    <w:p w14:paraId="19486717" w14:textId="77777777" w:rsidR="00082CE5" w:rsidRPr="00082CE5" w:rsidRDefault="00082CE5" w:rsidP="00082CE5">
      <w:pPr>
        <w:autoSpaceDE w:val="0"/>
        <w:autoSpaceDN w:val="0"/>
        <w:adjustRightInd w:val="0"/>
        <w:spacing w:after="0" w:line="240" w:lineRule="auto"/>
        <w:rPr>
          <w:rFonts w:ascii="Arial" w:hAnsi="Arial" w:cs="Arial"/>
          <w:color w:val="000000"/>
          <w:sz w:val="36"/>
          <w:szCs w:val="36"/>
          <w:lang w:bidi="hi-IN"/>
        </w:rPr>
      </w:pPr>
      <w:r w:rsidRPr="00082CE5">
        <w:rPr>
          <w:rFonts w:ascii="Arial" w:hAnsi="Arial" w:cs="Arial"/>
          <w:color w:val="000000"/>
          <w:sz w:val="36"/>
          <w:szCs w:val="36"/>
          <w:lang w:bidi="hi-IN"/>
        </w:rPr>
        <w:t>ruqdro aqgnau,</w:t>
      </w:r>
      <w:r w:rsidRPr="00082CE5">
        <w:rPr>
          <w:rFonts w:ascii="Arial" w:hAnsi="Arial" w:cs="Arial"/>
          <w:color w:val="000000"/>
          <w:sz w:val="36"/>
          <w:szCs w:val="36"/>
          <w:lang w:bidi="hi-IN"/>
        </w:rPr>
        <w:tab/>
        <w:t>aqgnau yaH</w:t>
      </w:r>
      <w:r w:rsidRPr="00082CE5">
        <w:rPr>
          <w:rFonts w:ascii="Arial" w:hAnsi="Arial" w:cs="Arial"/>
          <w:color w:val="000000"/>
          <w:sz w:val="36"/>
          <w:szCs w:val="36"/>
          <w:lang w:bidi="hi-IN"/>
        </w:rPr>
        <w:tab/>
        <w:t xml:space="preserve">   </w:t>
      </w:r>
    </w:p>
    <w:p w14:paraId="09A78FC9" w14:textId="77777777" w:rsidR="00082CE5" w:rsidRPr="00082CE5" w:rsidRDefault="00082CE5" w:rsidP="00082CE5">
      <w:pPr>
        <w:autoSpaceDE w:val="0"/>
        <w:autoSpaceDN w:val="0"/>
        <w:adjustRightInd w:val="0"/>
        <w:spacing w:after="0" w:line="240" w:lineRule="auto"/>
        <w:rPr>
          <w:rFonts w:ascii="Arial" w:hAnsi="Arial" w:cs="Arial"/>
          <w:color w:val="000000"/>
          <w:sz w:val="36"/>
          <w:szCs w:val="36"/>
          <w:lang w:bidi="hi-IN"/>
        </w:rPr>
      </w:pPr>
      <w:r w:rsidRPr="00082CE5">
        <w:rPr>
          <w:rFonts w:ascii="Arial" w:hAnsi="Arial" w:cs="Arial"/>
          <w:color w:val="000000"/>
          <w:sz w:val="36"/>
          <w:szCs w:val="36"/>
          <w:lang w:bidi="hi-IN"/>
        </w:rPr>
        <w:t>yo aqPsu,</w:t>
      </w:r>
      <w:r w:rsidRPr="00082CE5">
        <w:rPr>
          <w:rFonts w:ascii="Arial" w:hAnsi="Arial" w:cs="Arial"/>
          <w:color w:val="000000"/>
          <w:sz w:val="36"/>
          <w:szCs w:val="36"/>
          <w:lang w:bidi="hi-IN"/>
        </w:rPr>
        <w:tab/>
        <w:t>aqPsu yaH</w:t>
      </w:r>
      <w:r w:rsidRPr="00082CE5">
        <w:rPr>
          <w:rFonts w:ascii="Arial" w:hAnsi="Arial" w:cs="Arial"/>
          <w:color w:val="000000"/>
          <w:sz w:val="36"/>
          <w:szCs w:val="36"/>
          <w:lang w:bidi="hi-IN"/>
        </w:rPr>
        <w:tab/>
        <w:t xml:space="preserve">   </w:t>
      </w:r>
    </w:p>
    <w:p w14:paraId="7C43CEDC" w14:textId="77777777" w:rsidR="00082CE5" w:rsidRPr="00082CE5" w:rsidRDefault="00082CE5" w:rsidP="00082CE5">
      <w:pPr>
        <w:autoSpaceDE w:val="0"/>
        <w:autoSpaceDN w:val="0"/>
        <w:adjustRightInd w:val="0"/>
        <w:spacing w:after="0" w:line="240" w:lineRule="auto"/>
        <w:rPr>
          <w:rFonts w:ascii="Arial" w:hAnsi="Arial" w:cs="Arial"/>
          <w:color w:val="000000"/>
          <w:sz w:val="36"/>
          <w:szCs w:val="36"/>
          <w:lang w:bidi="hi-IN"/>
        </w:rPr>
      </w:pPr>
      <w:r w:rsidRPr="00082CE5">
        <w:rPr>
          <w:rFonts w:ascii="Arial" w:hAnsi="Arial" w:cs="Arial"/>
          <w:color w:val="000000"/>
          <w:sz w:val="36"/>
          <w:szCs w:val="36"/>
          <w:lang w:bidi="hi-IN"/>
        </w:rPr>
        <w:t>aqPsvitya#p --- su,</w:t>
      </w:r>
      <w:r w:rsidRPr="00082CE5">
        <w:rPr>
          <w:rFonts w:ascii="Arial" w:hAnsi="Arial" w:cs="Arial"/>
          <w:color w:val="000000"/>
          <w:sz w:val="36"/>
          <w:szCs w:val="36"/>
          <w:lang w:bidi="hi-IN"/>
        </w:rPr>
        <w:tab/>
        <w:t>ya oSha#dhIShu</w:t>
      </w:r>
      <w:r w:rsidRPr="00082CE5">
        <w:rPr>
          <w:rFonts w:ascii="Arial" w:hAnsi="Arial" w:cs="Arial"/>
          <w:color w:val="000000"/>
          <w:sz w:val="36"/>
          <w:szCs w:val="36"/>
          <w:lang w:bidi="hi-IN"/>
        </w:rPr>
        <w:tab/>
        <w:t xml:space="preserve">   </w:t>
      </w:r>
    </w:p>
    <w:p w14:paraId="5063BAA4" w14:textId="77777777" w:rsidR="00082CE5" w:rsidRPr="00082CE5" w:rsidRDefault="00082CE5" w:rsidP="00082CE5">
      <w:pPr>
        <w:autoSpaceDE w:val="0"/>
        <w:autoSpaceDN w:val="0"/>
        <w:adjustRightInd w:val="0"/>
        <w:spacing w:after="0" w:line="240" w:lineRule="auto"/>
        <w:rPr>
          <w:rFonts w:ascii="Arial" w:hAnsi="Arial" w:cs="Arial"/>
          <w:color w:val="000000"/>
          <w:sz w:val="36"/>
          <w:szCs w:val="36"/>
          <w:lang w:bidi="hi-IN"/>
        </w:rPr>
      </w:pPr>
      <w:r w:rsidRPr="00082CE5">
        <w:rPr>
          <w:rFonts w:ascii="Arial" w:hAnsi="Arial" w:cs="Arial"/>
          <w:color w:val="000000"/>
          <w:sz w:val="36"/>
          <w:szCs w:val="36"/>
          <w:lang w:bidi="hi-IN"/>
        </w:rPr>
        <w:t>oSha#dhIShuq yaH,</w:t>
      </w:r>
      <w:r w:rsidRPr="00082CE5">
        <w:rPr>
          <w:rFonts w:ascii="Arial" w:hAnsi="Arial" w:cs="Arial"/>
          <w:color w:val="000000"/>
          <w:sz w:val="36"/>
          <w:szCs w:val="36"/>
          <w:lang w:bidi="hi-IN"/>
        </w:rPr>
        <w:tab/>
        <w:t>yo ruqdraH</w:t>
      </w:r>
      <w:r w:rsidRPr="00082CE5">
        <w:rPr>
          <w:rFonts w:ascii="Arial" w:hAnsi="Arial" w:cs="Arial"/>
          <w:color w:val="000000"/>
          <w:sz w:val="36"/>
          <w:szCs w:val="36"/>
          <w:lang w:bidi="hi-IN"/>
        </w:rPr>
        <w:tab/>
        <w:t xml:space="preserve">   </w:t>
      </w:r>
    </w:p>
    <w:p w14:paraId="1CFC1500" w14:textId="77777777" w:rsidR="00082CE5" w:rsidRPr="00082CE5" w:rsidRDefault="00082CE5" w:rsidP="00082CE5">
      <w:pPr>
        <w:autoSpaceDE w:val="0"/>
        <w:autoSpaceDN w:val="0"/>
        <w:adjustRightInd w:val="0"/>
        <w:spacing w:after="0" w:line="240" w:lineRule="auto"/>
        <w:rPr>
          <w:rFonts w:ascii="Arial" w:hAnsi="Arial" w:cs="Arial"/>
          <w:color w:val="000000"/>
          <w:sz w:val="36"/>
          <w:szCs w:val="36"/>
          <w:lang w:bidi="hi-IN"/>
        </w:rPr>
      </w:pPr>
      <w:r w:rsidRPr="00082CE5">
        <w:rPr>
          <w:rFonts w:ascii="Arial" w:hAnsi="Arial" w:cs="Arial"/>
          <w:color w:val="000000"/>
          <w:sz w:val="36"/>
          <w:szCs w:val="36"/>
          <w:lang w:bidi="hi-IN"/>
        </w:rPr>
        <w:t>ruqdro viSvA$ &gt;,</w:t>
      </w:r>
      <w:r w:rsidRPr="00082CE5">
        <w:rPr>
          <w:rFonts w:ascii="Arial" w:hAnsi="Arial" w:cs="Arial"/>
          <w:color w:val="000000"/>
          <w:sz w:val="36"/>
          <w:szCs w:val="36"/>
          <w:lang w:bidi="hi-IN"/>
        </w:rPr>
        <w:tab/>
        <w:t>viSvAq Buva#nA</w:t>
      </w:r>
      <w:r w:rsidRPr="00082CE5">
        <w:rPr>
          <w:rFonts w:ascii="Arial" w:hAnsi="Arial" w:cs="Arial"/>
          <w:color w:val="000000"/>
          <w:sz w:val="36"/>
          <w:szCs w:val="36"/>
          <w:lang w:bidi="hi-IN"/>
        </w:rPr>
        <w:tab/>
        <w:t xml:space="preserve">   </w:t>
      </w:r>
    </w:p>
    <w:p w14:paraId="0DBE584D" w14:textId="77777777" w:rsidR="00082CE5" w:rsidRPr="00082CE5" w:rsidRDefault="00082CE5" w:rsidP="00082CE5">
      <w:pPr>
        <w:autoSpaceDE w:val="0"/>
        <w:autoSpaceDN w:val="0"/>
        <w:adjustRightInd w:val="0"/>
        <w:spacing w:after="0" w:line="240" w:lineRule="auto"/>
        <w:rPr>
          <w:rFonts w:ascii="Arial" w:hAnsi="Arial" w:cs="Arial"/>
          <w:color w:val="000000"/>
          <w:sz w:val="36"/>
          <w:szCs w:val="36"/>
          <w:lang w:bidi="hi-IN"/>
        </w:rPr>
      </w:pPr>
      <w:r w:rsidRPr="00082CE5">
        <w:rPr>
          <w:rFonts w:ascii="Arial" w:hAnsi="Arial" w:cs="Arial"/>
          <w:color w:val="000000"/>
          <w:sz w:val="36"/>
          <w:szCs w:val="36"/>
          <w:lang w:bidi="hi-IN"/>
        </w:rPr>
        <w:t>Buva#nA&amp;&amp;viqveSa#,</w:t>
      </w:r>
      <w:r w:rsidRPr="00082CE5">
        <w:rPr>
          <w:rFonts w:ascii="Arial" w:hAnsi="Arial" w:cs="Arial"/>
          <w:color w:val="000000"/>
          <w:sz w:val="36"/>
          <w:szCs w:val="36"/>
          <w:lang w:bidi="hi-IN"/>
        </w:rPr>
        <w:tab/>
        <w:t>AqviqveSaq tasmai$ &gt;</w:t>
      </w:r>
      <w:r w:rsidRPr="00082CE5">
        <w:rPr>
          <w:rFonts w:ascii="Arial" w:hAnsi="Arial" w:cs="Arial"/>
          <w:color w:val="000000"/>
          <w:sz w:val="36"/>
          <w:szCs w:val="36"/>
          <w:lang w:bidi="hi-IN"/>
        </w:rPr>
        <w:tab/>
        <w:t xml:space="preserve">   </w:t>
      </w:r>
    </w:p>
    <w:p w14:paraId="5A4E3765" w14:textId="77777777" w:rsidR="00082CE5" w:rsidRPr="00082CE5" w:rsidRDefault="00082CE5" w:rsidP="00082CE5">
      <w:pPr>
        <w:autoSpaceDE w:val="0"/>
        <w:autoSpaceDN w:val="0"/>
        <w:adjustRightInd w:val="0"/>
        <w:spacing w:after="0" w:line="240" w:lineRule="auto"/>
        <w:rPr>
          <w:rFonts w:ascii="Arial" w:hAnsi="Arial" w:cs="Arial"/>
          <w:color w:val="000000"/>
          <w:sz w:val="36"/>
          <w:szCs w:val="36"/>
          <w:lang w:bidi="hi-IN"/>
        </w:rPr>
      </w:pPr>
      <w:r w:rsidRPr="00082CE5">
        <w:rPr>
          <w:rFonts w:ascii="Arial" w:hAnsi="Arial" w:cs="Arial"/>
          <w:color w:val="000000"/>
          <w:sz w:val="36"/>
          <w:szCs w:val="36"/>
          <w:lang w:bidi="hi-IN"/>
        </w:rPr>
        <w:t>AqviqveSetyA$ --- viqveSa#,</w:t>
      </w:r>
      <w:r w:rsidRPr="00082CE5">
        <w:rPr>
          <w:rFonts w:ascii="Arial" w:hAnsi="Arial" w:cs="Arial"/>
          <w:color w:val="000000"/>
          <w:sz w:val="36"/>
          <w:szCs w:val="36"/>
          <w:lang w:bidi="hi-IN"/>
        </w:rPr>
        <w:tab/>
        <w:t>tasmai# ruqdrAya#</w:t>
      </w:r>
      <w:r w:rsidRPr="00082CE5">
        <w:rPr>
          <w:rFonts w:ascii="Arial" w:hAnsi="Arial" w:cs="Arial"/>
          <w:color w:val="000000"/>
          <w:sz w:val="36"/>
          <w:szCs w:val="36"/>
          <w:lang w:bidi="hi-IN"/>
        </w:rPr>
        <w:tab/>
        <w:t xml:space="preserve">   </w:t>
      </w:r>
    </w:p>
    <w:p w14:paraId="05B00B17" w14:textId="77777777" w:rsidR="00082CE5" w:rsidRPr="00082CE5" w:rsidRDefault="00082CE5" w:rsidP="00082CE5">
      <w:pPr>
        <w:autoSpaceDE w:val="0"/>
        <w:autoSpaceDN w:val="0"/>
        <w:adjustRightInd w:val="0"/>
        <w:spacing w:after="0" w:line="240" w:lineRule="auto"/>
        <w:rPr>
          <w:rFonts w:ascii="Arial" w:hAnsi="Arial" w:cs="Arial"/>
          <w:color w:val="000000"/>
          <w:sz w:val="36"/>
          <w:szCs w:val="36"/>
          <w:lang w:bidi="hi-IN"/>
        </w:rPr>
      </w:pPr>
      <w:r w:rsidRPr="00082CE5">
        <w:rPr>
          <w:rFonts w:ascii="Arial" w:hAnsi="Arial" w:cs="Arial"/>
          <w:color w:val="000000"/>
          <w:sz w:val="36"/>
          <w:szCs w:val="36"/>
          <w:lang w:bidi="hi-IN"/>
        </w:rPr>
        <w:t>ruqdrAyaq nama#H,</w:t>
      </w:r>
      <w:r w:rsidRPr="00082CE5">
        <w:rPr>
          <w:rFonts w:ascii="Arial" w:hAnsi="Arial" w:cs="Arial"/>
          <w:color w:val="000000"/>
          <w:sz w:val="36"/>
          <w:szCs w:val="36"/>
          <w:lang w:bidi="hi-IN"/>
        </w:rPr>
        <w:tab/>
        <w:t>namo# astu</w:t>
      </w:r>
      <w:r w:rsidRPr="00082CE5">
        <w:rPr>
          <w:rFonts w:ascii="Arial" w:hAnsi="Arial" w:cs="Arial"/>
          <w:color w:val="000000"/>
          <w:sz w:val="36"/>
          <w:szCs w:val="36"/>
          <w:lang w:bidi="hi-IN"/>
        </w:rPr>
        <w:tab/>
        <w:t xml:space="preserve">   </w:t>
      </w:r>
    </w:p>
    <w:p w14:paraId="70528834" w14:textId="4DA62C53" w:rsidR="00D91D60" w:rsidRDefault="00082CE5" w:rsidP="00082CE5">
      <w:pPr>
        <w:autoSpaceDE w:val="0"/>
        <w:autoSpaceDN w:val="0"/>
        <w:adjustRightInd w:val="0"/>
        <w:spacing w:after="0" w:line="240" w:lineRule="auto"/>
        <w:rPr>
          <w:rFonts w:ascii="Arial" w:hAnsi="Arial" w:cs="Arial"/>
          <w:color w:val="000000"/>
          <w:sz w:val="36"/>
          <w:szCs w:val="36"/>
          <w:lang w:bidi="hi-IN"/>
        </w:rPr>
      </w:pPr>
      <w:r w:rsidRPr="00082CE5">
        <w:rPr>
          <w:rFonts w:ascii="Arial" w:hAnsi="Arial" w:cs="Arial"/>
          <w:color w:val="000000"/>
          <w:sz w:val="36"/>
          <w:szCs w:val="36"/>
          <w:lang w:bidi="hi-IN"/>
        </w:rPr>
        <w:t>aqstvitya#stu</w:t>
      </w:r>
      <w:r w:rsidRPr="00082CE5">
        <w:rPr>
          <w:rFonts w:ascii="Arial" w:hAnsi="Arial" w:cs="Arial"/>
          <w:color w:val="000000"/>
          <w:sz w:val="36"/>
          <w:szCs w:val="36"/>
          <w:lang w:bidi="hi-IN"/>
        </w:rPr>
        <w:tab/>
        <w:t>,</w:t>
      </w:r>
    </w:p>
    <w:p w14:paraId="29401B0B" w14:textId="77777777" w:rsidR="00D91D60" w:rsidRDefault="00D91D60" w:rsidP="00D91D60">
      <w:pPr>
        <w:pBdr>
          <w:bottom w:val="single" w:sz="6" w:space="1" w:color="auto"/>
        </w:pBdr>
        <w:autoSpaceDE w:val="0"/>
        <w:autoSpaceDN w:val="0"/>
        <w:adjustRightInd w:val="0"/>
        <w:spacing w:after="0" w:line="240" w:lineRule="auto"/>
        <w:rPr>
          <w:rFonts w:ascii="Arial" w:hAnsi="Arial" w:cs="Arial"/>
          <w:color w:val="000000"/>
          <w:sz w:val="36"/>
          <w:szCs w:val="36"/>
          <w:lang w:bidi="hi-IN"/>
        </w:rPr>
      </w:pPr>
    </w:p>
    <w:p w14:paraId="768B7091" w14:textId="77777777" w:rsidR="002771E1" w:rsidRDefault="002771E1" w:rsidP="00D91D60">
      <w:pPr>
        <w:autoSpaceDE w:val="0"/>
        <w:autoSpaceDN w:val="0"/>
        <w:adjustRightInd w:val="0"/>
        <w:spacing w:after="0" w:line="240" w:lineRule="auto"/>
        <w:rPr>
          <w:rFonts w:ascii="Arial" w:hAnsi="Arial" w:cs="Arial"/>
          <w:color w:val="000000"/>
          <w:sz w:val="36"/>
          <w:szCs w:val="36"/>
          <w:lang w:bidi="hi-IN"/>
        </w:rPr>
      </w:pPr>
    </w:p>
    <w:p w14:paraId="32AD15D5" w14:textId="77777777" w:rsidR="002771E1" w:rsidRDefault="002771E1" w:rsidP="00D91D60">
      <w:pPr>
        <w:autoSpaceDE w:val="0"/>
        <w:autoSpaceDN w:val="0"/>
        <w:adjustRightInd w:val="0"/>
        <w:spacing w:after="0" w:line="240" w:lineRule="auto"/>
        <w:rPr>
          <w:rFonts w:ascii="Arial" w:hAnsi="Arial" w:cs="Arial"/>
          <w:color w:val="000000"/>
          <w:sz w:val="36"/>
          <w:szCs w:val="36"/>
          <w:lang w:bidi="hi-IN"/>
        </w:rPr>
      </w:pPr>
    </w:p>
    <w:p w14:paraId="5BA173AA" w14:textId="77777777" w:rsidR="002771E1" w:rsidRDefault="002771E1" w:rsidP="00D91D60">
      <w:pPr>
        <w:autoSpaceDE w:val="0"/>
        <w:autoSpaceDN w:val="0"/>
        <w:adjustRightInd w:val="0"/>
        <w:spacing w:after="0" w:line="240" w:lineRule="auto"/>
        <w:rPr>
          <w:rFonts w:ascii="Arial" w:hAnsi="Arial" w:cs="Arial"/>
          <w:color w:val="000000"/>
          <w:sz w:val="36"/>
          <w:szCs w:val="36"/>
          <w:lang w:bidi="hi-IN"/>
        </w:rPr>
      </w:pPr>
    </w:p>
    <w:p w14:paraId="322183B7" w14:textId="082A879A" w:rsidR="00D91D60" w:rsidRDefault="00B57A5F" w:rsidP="002771E1">
      <w:pPr>
        <w:pStyle w:val="Heading1"/>
        <w:numPr>
          <w:ilvl w:val="0"/>
          <w:numId w:val="0"/>
        </w:numPr>
        <w:rPr>
          <w:rFonts w:ascii="Arial" w:hAnsi="Arial" w:cs="Arial"/>
        </w:rPr>
      </w:pPr>
      <w:r w:rsidRPr="002771E1">
        <w:rPr>
          <w:rFonts w:ascii="Arial" w:hAnsi="Arial" w:cs="Arial"/>
        </w:rPr>
        <w:t xml:space="preserve">17 </w:t>
      </w:r>
      <w:r w:rsidR="00D91D60" w:rsidRPr="002771E1">
        <w:rPr>
          <w:rFonts w:ascii="Arial" w:hAnsi="Arial" w:cs="Arial"/>
        </w:rPr>
        <w:t>SrI camaka kramaH</w:t>
      </w:r>
    </w:p>
    <w:p w14:paraId="6DA985B0" w14:textId="77777777" w:rsidR="002771E1" w:rsidRPr="002771E1" w:rsidRDefault="002771E1" w:rsidP="002771E1">
      <w:pPr>
        <w:rPr>
          <w:lang w:val="x-none" w:eastAsia="x-none" w:bidi="ml-IN"/>
        </w:rPr>
      </w:pPr>
    </w:p>
    <w:p w14:paraId="4AC6C292" w14:textId="1800140B" w:rsidR="00D91D60" w:rsidRPr="002771E1" w:rsidRDefault="00B57A5F" w:rsidP="00D91D60">
      <w:pPr>
        <w:autoSpaceDE w:val="0"/>
        <w:autoSpaceDN w:val="0"/>
        <w:adjustRightInd w:val="0"/>
        <w:spacing w:after="0" w:line="240" w:lineRule="auto"/>
        <w:rPr>
          <w:rFonts w:ascii="Arial" w:hAnsi="Arial" w:cs="Arial"/>
          <w:b/>
          <w:bCs/>
          <w:color w:val="000000"/>
          <w:sz w:val="36"/>
          <w:szCs w:val="36"/>
          <w:lang w:bidi="hi-IN"/>
        </w:rPr>
      </w:pPr>
      <w:r w:rsidRPr="002771E1">
        <w:rPr>
          <w:rFonts w:ascii="Arial" w:hAnsi="Arial" w:cs="Arial"/>
          <w:b/>
          <w:bCs/>
          <w:color w:val="000000"/>
          <w:sz w:val="36"/>
          <w:szCs w:val="36"/>
          <w:lang w:bidi="hi-IN"/>
        </w:rPr>
        <w:t xml:space="preserve">17.1 </w:t>
      </w:r>
      <w:r w:rsidR="00D91D60" w:rsidRPr="002771E1">
        <w:rPr>
          <w:rFonts w:ascii="Arial" w:hAnsi="Arial" w:cs="Arial"/>
          <w:b/>
          <w:bCs/>
          <w:color w:val="000000"/>
          <w:sz w:val="36"/>
          <w:szCs w:val="36"/>
          <w:lang w:bidi="hi-IN"/>
        </w:rPr>
        <w:t>SrI camaka kramaH - pratham</w:t>
      </w:r>
      <w:r w:rsidR="00665208" w:rsidRPr="002771E1">
        <w:rPr>
          <w:rFonts w:ascii="Arial" w:hAnsi="Arial" w:cs="Arial"/>
          <w:b/>
          <w:bCs/>
          <w:color w:val="000000"/>
          <w:sz w:val="36"/>
          <w:szCs w:val="36"/>
          <w:lang w:bidi="hi-IN"/>
        </w:rPr>
        <w:t>O</w:t>
      </w:r>
      <w:r w:rsidR="00D91D60" w:rsidRPr="002771E1">
        <w:rPr>
          <w:rFonts w:ascii="Arial" w:hAnsi="Arial" w:cs="Arial"/>
          <w:b/>
          <w:bCs/>
          <w:color w:val="000000"/>
          <w:sz w:val="36"/>
          <w:szCs w:val="36"/>
          <w:lang w:bidi="hi-IN"/>
        </w:rPr>
        <w:t xml:space="preserve"> &amp;nuvAkaH</w:t>
      </w:r>
    </w:p>
    <w:p w14:paraId="628D2611" w14:textId="77777777" w:rsidR="00B57A5F" w:rsidRDefault="00B57A5F" w:rsidP="00D91D60">
      <w:pPr>
        <w:autoSpaceDE w:val="0"/>
        <w:autoSpaceDN w:val="0"/>
        <w:adjustRightInd w:val="0"/>
        <w:spacing w:after="0" w:line="240" w:lineRule="auto"/>
        <w:rPr>
          <w:rFonts w:ascii="Arial" w:hAnsi="Arial" w:cs="Arial"/>
          <w:color w:val="000000"/>
          <w:sz w:val="36"/>
          <w:szCs w:val="36"/>
          <w:lang w:bidi="hi-IN"/>
        </w:rPr>
      </w:pPr>
    </w:p>
    <w:p w14:paraId="0C48D5D2"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gramStart"/>
      <w:r w:rsidRPr="0095677F">
        <w:rPr>
          <w:rFonts w:ascii="Arial" w:hAnsi="Arial" w:cs="Arial"/>
          <w:color w:val="000000"/>
          <w:sz w:val="36"/>
          <w:szCs w:val="36"/>
          <w:lang w:bidi="hi-IN"/>
        </w:rPr>
        <w:t>agnA#</w:t>
      </w:r>
      <w:proofErr w:type="gramEnd"/>
      <w:r w:rsidRPr="0095677F">
        <w:rPr>
          <w:rFonts w:ascii="Arial" w:hAnsi="Arial" w:cs="Arial"/>
          <w:color w:val="000000"/>
          <w:sz w:val="36"/>
          <w:szCs w:val="36"/>
          <w:lang w:bidi="hi-IN"/>
        </w:rPr>
        <w:t>viShNU saqjOSha#sA,agnA#viShNUq ityagnA$ --- viqShNUq &gt;</w:t>
      </w:r>
      <w:r w:rsidRPr="0095677F">
        <w:rPr>
          <w:rFonts w:ascii="Arial" w:hAnsi="Arial" w:cs="Arial"/>
          <w:color w:val="000000"/>
          <w:sz w:val="36"/>
          <w:szCs w:val="36"/>
          <w:lang w:bidi="hi-IN"/>
        </w:rPr>
        <w:tab/>
        <w:t xml:space="preserve"> </w:t>
      </w:r>
    </w:p>
    <w:p w14:paraId="613F8652"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gramStart"/>
      <w:r w:rsidRPr="0095677F">
        <w:rPr>
          <w:rFonts w:ascii="Arial" w:hAnsi="Arial" w:cs="Arial"/>
          <w:color w:val="000000"/>
          <w:sz w:val="36"/>
          <w:szCs w:val="36"/>
          <w:lang w:bidi="hi-IN"/>
        </w:rPr>
        <w:t>saqjOSha#</w:t>
      </w:r>
      <w:proofErr w:type="gramEnd"/>
      <w:r w:rsidRPr="0095677F">
        <w:rPr>
          <w:rFonts w:ascii="Arial" w:hAnsi="Arial" w:cs="Arial"/>
          <w:color w:val="000000"/>
          <w:sz w:val="36"/>
          <w:szCs w:val="36"/>
          <w:lang w:bidi="hi-IN"/>
        </w:rPr>
        <w:t>sEqmAH,saqjOShaqsEti# sa --- jOSha#sA</w:t>
      </w:r>
      <w:r w:rsidRPr="0095677F">
        <w:rPr>
          <w:rFonts w:ascii="Arial" w:hAnsi="Arial" w:cs="Arial"/>
          <w:color w:val="000000"/>
          <w:sz w:val="36"/>
          <w:szCs w:val="36"/>
          <w:lang w:bidi="hi-IN"/>
        </w:rPr>
        <w:tab/>
        <w:t xml:space="preserve">   </w:t>
      </w:r>
    </w:p>
    <w:p w14:paraId="5D10D7FF"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r w:rsidRPr="0095677F">
        <w:rPr>
          <w:rFonts w:ascii="Arial" w:hAnsi="Arial" w:cs="Arial"/>
          <w:color w:val="000000"/>
          <w:sz w:val="36"/>
          <w:szCs w:val="36"/>
          <w:lang w:bidi="hi-IN"/>
        </w:rPr>
        <w:t>iqmA va#rddhantu,</w:t>
      </w:r>
      <w:r w:rsidRPr="0095677F">
        <w:rPr>
          <w:rFonts w:ascii="Arial" w:hAnsi="Arial" w:cs="Arial"/>
          <w:color w:val="000000"/>
          <w:sz w:val="36"/>
          <w:szCs w:val="36"/>
          <w:lang w:bidi="hi-IN"/>
        </w:rPr>
        <w:tab/>
        <w:t>vaqrddhaqntuq vAqM &gt;</w:t>
      </w:r>
      <w:r w:rsidRPr="0095677F">
        <w:rPr>
          <w:rFonts w:ascii="Arial" w:hAnsi="Arial" w:cs="Arial"/>
          <w:color w:val="000000"/>
          <w:sz w:val="36"/>
          <w:szCs w:val="36"/>
          <w:lang w:bidi="hi-IN"/>
        </w:rPr>
        <w:tab/>
        <w:t xml:space="preserve"> </w:t>
      </w:r>
    </w:p>
    <w:p w14:paraId="6A3B342A"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gramStart"/>
      <w:r w:rsidRPr="0095677F">
        <w:rPr>
          <w:rFonts w:ascii="Arial" w:hAnsi="Arial" w:cs="Arial"/>
          <w:color w:val="000000"/>
          <w:sz w:val="36"/>
          <w:szCs w:val="36"/>
          <w:lang w:bidi="hi-IN"/>
        </w:rPr>
        <w:t>vAq~</w:t>
      </w:r>
      <w:proofErr w:type="gramEnd"/>
      <w:r w:rsidRPr="0095677F">
        <w:rPr>
          <w:rFonts w:ascii="Arial" w:hAnsi="Arial" w:cs="Arial"/>
          <w:color w:val="000000"/>
          <w:sz w:val="36"/>
          <w:szCs w:val="36"/>
          <w:lang w:bidi="hi-IN"/>
        </w:rPr>
        <w:t>ggira#H,giraq itiq gira#H</w:t>
      </w:r>
      <w:r w:rsidRPr="0095677F">
        <w:rPr>
          <w:rFonts w:ascii="Arial" w:hAnsi="Arial" w:cs="Arial"/>
          <w:color w:val="000000"/>
          <w:sz w:val="36"/>
          <w:szCs w:val="36"/>
          <w:lang w:bidi="hi-IN"/>
        </w:rPr>
        <w:tab/>
        <w:t xml:space="preserve">   </w:t>
      </w:r>
    </w:p>
    <w:p w14:paraId="7C4D29FD"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gramStart"/>
      <w:r w:rsidRPr="0095677F">
        <w:rPr>
          <w:rFonts w:ascii="Arial" w:hAnsi="Arial" w:cs="Arial"/>
          <w:color w:val="000000"/>
          <w:sz w:val="36"/>
          <w:szCs w:val="36"/>
          <w:lang w:bidi="hi-IN"/>
        </w:rPr>
        <w:t>dyuqmnairvAjE#</w:t>
      </w:r>
      <w:proofErr w:type="gramEnd"/>
      <w:r w:rsidRPr="0095677F">
        <w:rPr>
          <w:rFonts w:ascii="Arial" w:hAnsi="Arial" w:cs="Arial"/>
          <w:color w:val="000000"/>
          <w:sz w:val="36"/>
          <w:szCs w:val="36"/>
          <w:lang w:bidi="hi-IN"/>
        </w:rPr>
        <w:t>BiH,vAjE#BiqrA</w:t>
      </w:r>
      <w:r w:rsidRPr="0095677F">
        <w:rPr>
          <w:rFonts w:ascii="Arial" w:hAnsi="Arial" w:cs="Arial"/>
          <w:color w:val="000000"/>
          <w:sz w:val="36"/>
          <w:szCs w:val="36"/>
          <w:lang w:bidi="hi-IN"/>
        </w:rPr>
        <w:tab/>
        <w:t xml:space="preserve">   </w:t>
      </w:r>
    </w:p>
    <w:p w14:paraId="3750BCFB"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r w:rsidRPr="0095677F">
        <w:rPr>
          <w:rFonts w:ascii="Arial" w:hAnsi="Arial" w:cs="Arial"/>
          <w:color w:val="000000"/>
          <w:sz w:val="36"/>
          <w:szCs w:val="36"/>
          <w:lang w:bidi="hi-IN"/>
        </w:rPr>
        <w:t>Aga#taM</w:t>
      </w:r>
      <w:proofErr w:type="gramStart"/>
      <w:r w:rsidRPr="0095677F">
        <w:rPr>
          <w:rFonts w:ascii="Arial" w:hAnsi="Arial" w:cs="Arial"/>
          <w:color w:val="000000"/>
          <w:sz w:val="36"/>
          <w:szCs w:val="36"/>
          <w:lang w:bidi="hi-IN"/>
        </w:rPr>
        <w:t>,gaqtaqmiti</w:t>
      </w:r>
      <w:proofErr w:type="gramEnd"/>
      <w:r w:rsidRPr="0095677F">
        <w:rPr>
          <w:rFonts w:ascii="Arial" w:hAnsi="Arial" w:cs="Arial"/>
          <w:color w:val="000000"/>
          <w:sz w:val="36"/>
          <w:szCs w:val="36"/>
          <w:lang w:bidi="hi-IN"/>
        </w:rPr>
        <w:t># gataM</w:t>
      </w:r>
      <w:r w:rsidRPr="0095677F">
        <w:rPr>
          <w:rFonts w:ascii="Arial" w:hAnsi="Arial" w:cs="Arial"/>
          <w:color w:val="000000"/>
          <w:sz w:val="36"/>
          <w:szCs w:val="36"/>
          <w:lang w:bidi="hi-IN"/>
        </w:rPr>
        <w:tab/>
        <w:t xml:space="preserve">   </w:t>
      </w:r>
    </w:p>
    <w:p w14:paraId="2F6EBC95"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gramStart"/>
      <w:r w:rsidRPr="0095677F">
        <w:rPr>
          <w:rFonts w:ascii="Arial" w:hAnsi="Arial" w:cs="Arial"/>
          <w:color w:val="000000"/>
          <w:sz w:val="36"/>
          <w:szCs w:val="36"/>
          <w:lang w:bidi="hi-IN"/>
        </w:rPr>
        <w:t>vAja#</w:t>
      </w:r>
      <w:proofErr w:type="gramEnd"/>
      <w:r w:rsidRPr="0095677F">
        <w:rPr>
          <w:rFonts w:ascii="Arial" w:hAnsi="Arial" w:cs="Arial"/>
          <w:color w:val="000000"/>
          <w:sz w:val="36"/>
          <w:szCs w:val="36"/>
          <w:lang w:bidi="hi-IN"/>
        </w:rPr>
        <w:t>Sca,caq mEq &gt;</w:t>
      </w:r>
      <w:r w:rsidRPr="0095677F">
        <w:rPr>
          <w:rFonts w:ascii="Arial" w:hAnsi="Arial" w:cs="Arial"/>
          <w:color w:val="000000"/>
          <w:sz w:val="36"/>
          <w:szCs w:val="36"/>
          <w:lang w:bidi="hi-IN"/>
        </w:rPr>
        <w:tab/>
        <w:t xml:space="preserve"> </w:t>
      </w:r>
    </w:p>
    <w:p w14:paraId="464559F9"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gramStart"/>
      <w:r w:rsidRPr="0095677F">
        <w:rPr>
          <w:rFonts w:ascii="Arial" w:hAnsi="Arial" w:cs="Arial"/>
          <w:color w:val="000000"/>
          <w:sz w:val="36"/>
          <w:szCs w:val="36"/>
          <w:lang w:bidi="hi-IN"/>
        </w:rPr>
        <w:t>mEq</w:t>
      </w:r>
      <w:proofErr w:type="gramEnd"/>
      <w:r w:rsidRPr="0095677F">
        <w:rPr>
          <w:rFonts w:ascii="Arial" w:hAnsi="Arial" w:cs="Arial"/>
          <w:color w:val="000000"/>
          <w:sz w:val="36"/>
          <w:szCs w:val="36"/>
          <w:lang w:bidi="hi-IN"/>
        </w:rPr>
        <w:t xml:space="preserve"> praqsaqvaH,praqsaqvaSca#</w:t>
      </w:r>
      <w:r w:rsidRPr="0095677F">
        <w:rPr>
          <w:rFonts w:ascii="Arial" w:hAnsi="Arial" w:cs="Arial"/>
          <w:color w:val="000000"/>
          <w:sz w:val="36"/>
          <w:szCs w:val="36"/>
          <w:lang w:bidi="hi-IN"/>
        </w:rPr>
        <w:tab/>
        <w:t xml:space="preserve">   </w:t>
      </w:r>
    </w:p>
    <w:p w14:paraId="6D9987FC"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gramStart"/>
      <w:r w:rsidRPr="0095677F">
        <w:rPr>
          <w:rFonts w:ascii="Arial" w:hAnsi="Arial" w:cs="Arial"/>
          <w:color w:val="000000"/>
          <w:sz w:val="36"/>
          <w:szCs w:val="36"/>
          <w:lang w:bidi="hi-IN"/>
        </w:rPr>
        <w:t>praqsaqva</w:t>
      </w:r>
      <w:proofErr w:type="gramEnd"/>
      <w:r w:rsidRPr="0095677F">
        <w:rPr>
          <w:rFonts w:ascii="Arial" w:hAnsi="Arial" w:cs="Arial"/>
          <w:color w:val="000000"/>
          <w:sz w:val="36"/>
          <w:szCs w:val="36"/>
          <w:lang w:bidi="hi-IN"/>
        </w:rPr>
        <w:t xml:space="preserve"> iti# pra --- saqvaH,caq mEq &gt;</w:t>
      </w:r>
      <w:r w:rsidRPr="0095677F">
        <w:rPr>
          <w:rFonts w:ascii="Arial" w:hAnsi="Arial" w:cs="Arial"/>
          <w:color w:val="000000"/>
          <w:sz w:val="36"/>
          <w:szCs w:val="36"/>
          <w:lang w:bidi="hi-IN"/>
        </w:rPr>
        <w:tab/>
        <w:t xml:space="preserve"> </w:t>
      </w:r>
    </w:p>
    <w:p w14:paraId="3602C948"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gramStart"/>
      <w:r w:rsidRPr="0095677F">
        <w:rPr>
          <w:rFonts w:ascii="Arial" w:hAnsi="Arial" w:cs="Arial"/>
          <w:color w:val="000000"/>
          <w:sz w:val="36"/>
          <w:szCs w:val="36"/>
          <w:lang w:bidi="hi-IN"/>
        </w:rPr>
        <w:t>mEq</w:t>
      </w:r>
      <w:proofErr w:type="gramEnd"/>
      <w:r w:rsidRPr="0095677F">
        <w:rPr>
          <w:rFonts w:ascii="Arial" w:hAnsi="Arial" w:cs="Arial"/>
          <w:color w:val="000000"/>
          <w:sz w:val="36"/>
          <w:szCs w:val="36"/>
          <w:lang w:bidi="hi-IN"/>
        </w:rPr>
        <w:t xml:space="preserve"> praya#tiH,praya#tiSca</w:t>
      </w:r>
      <w:r w:rsidRPr="0095677F">
        <w:rPr>
          <w:rFonts w:ascii="Arial" w:hAnsi="Arial" w:cs="Arial"/>
          <w:color w:val="000000"/>
          <w:sz w:val="36"/>
          <w:szCs w:val="36"/>
          <w:lang w:bidi="hi-IN"/>
        </w:rPr>
        <w:tab/>
        <w:t xml:space="preserve">   </w:t>
      </w:r>
    </w:p>
    <w:p w14:paraId="23F09704"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gramStart"/>
      <w:r w:rsidRPr="0095677F">
        <w:rPr>
          <w:rFonts w:ascii="Arial" w:hAnsi="Arial" w:cs="Arial"/>
          <w:color w:val="000000"/>
          <w:sz w:val="36"/>
          <w:szCs w:val="36"/>
          <w:lang w:bidi="hi-IN"/>
        </w:rPr>
        <w:lastRenderedPageBreak/>
        <w:t>praya#</w:t>
      </w:r>
      <w:proofErr w:type="gramEnd"/>
      <w:r w:rsidRPr="0095677F">
        <w:rPr>
          <w:rFonts w:ascii="Arial" w:hAnsi="Arial" w:cs="Arial"/>
          <w:color w:val="000000"/>
          <w:sz w:val="36"/>
          <w:szCs w:val="36"/>
          <w:lang w:bidi="hi-IN"/>
        </w:rPr>
        <w:t>tiqritiq pra --- yaqtiqH,caq mEq &gt;</w:t>
      </w:r>
      <w:r w:rsidRPr="0095677F">
        <w:rPr>
          <w:rFonts w:ascii="Arial" w:hAnsi="Arial" w:cs="Arial"/>
          <w:color w:val="000000"/>
          <w:sz w:val="36"/>
          <w:szCs w:val="36"/>
          <w:lang w:bidi="hi-IN"/>
        </w:rPr>
        <w:tab/>
        <w:t xml:space="preserve"> </w:t>
      </w:r>
    </w:p>
    <w:p w14:paraId="5FDE2F58"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gramStart"/>
      <w:r w:rsidRPr="0095677F">
        <w:rPr>
          <w:rFonts w:ascii="Arial" w:hAnsi="Arial" w:cs="Arial"/>
          <w:color w:val="000000"/>
          <w:sz w:val="36"/>
          <w:szCs w:val="36"/>
          <w:lang w:bidi="hi-IN"/>
        </w:rPr>
        <w:t>mEq</w:t>
      </w:r>
      <w:proofErr w:type="gramEnd"/>
      <w:r w:rsidRPr="0095677F">
        <w:rPr>
          <w:rFonts w:ascii="Arial" w:hAnsi="Arial" w:cs="Arial"/>
          <w:color w:val="000000"/>
          <w:sz w:val="36"/>
          <w:szCs w:val="36"/>
          <w:lang w:bidi="hi-IN"/>
        </w:rPr>
        <w:t xml:space="preserve"> prasi#tiH ,prasi#tiSca</w:t>
      </w:r>
      <w:r w:rsidRPr="0095677F">
        <w:rPr>
          <w:rFonts w:ascii="Arial" w:hAnsi="Arial" w:cs="Arial"/>
          <w:color w:val="000000"/>
          <w:sz w:val="36"/>
          <w:szCs w:val="36"/>
          <w:lang w:bidi="hi-IN"/>
        </w:rPr>
        <w:tab/>
        <w:t xml:space="preserve">   </w:t>
      </w:r>
    </w:p>
    <w:p w14:paraId="69CB3A54"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r w:rsidRPr="0095677F">
        <w:rPr>
          <w:rFonts w:ascii="Arial" w:hAnsi="Arial" w:cs="Arial"/>
          <w:color w:val="000000"/>
          <w:sz w:val="36"/>
          <w:szCs w:val="36"/>
          <w:lang w:bidi="hi-IN"/>
        </w:rPr>
        <w:t>prasi#tiqritiq pra --- siqtiqH, caq mEq &gt;</w:t>
      </w:r>
      <w:r w:rsidRPr="0095677F">
        <w:rPr>
          <w:rFonts w:ascii="Arial" w:hAnsi="Arial" w:cs="Arial"/>
          <w:color w:val="000000"/>
          <w:sz w:val="36"/>
          <w:szCs w:val="36"/>
          <w:lang w:bidi="hi-IN"/>
        </w:rPr>
        <w:tab/>
        <w:t xml:space="preserve"> </w:t>
      </w:r>
    </w:p>
    <w:p w14:paraId="34898FEB"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gramStart"/>
      <w:r w:rsidRPr="0095677F">
        <w:rPr>
          <w:rFonts w:ascii="Arial" w:hAnsi="Arial" w:cs="Arial"/>
          <w:color w:val="000000"/>
          <w:sz w:val="36"/>
          <w:szCs w:val="36"/>
          <w:lang w:bidi="hi-IN"/>
        </w:rPr>
        <w:t>mEq</w:t>
      </w:r>
      <w:proofErr w:type="gramEnd"/>
      <w:r w:rsidRPr="0095677F">
        <w:rPr>
          <w:rFonts w:ascii="Arial" w:hAnsi="Arial" w:cs="Arial"/>
          <w:color w:val="000000"/>
          <w:sz w:val="36"/>
          <w:szCs w:val="36"/>
          <w:lang w:bidi="hi-IN"/>
        </w:rPr>
        <w:t xml:space="preserve"> dhIqtiH ,dhIqtiSca#</w:t>
      </w:r>
      <w:r w:rsidRPr="0095677F">
        <w:rPr>
          <w:rFonts w:ascii="Arial" w:hAnsi="Arial" w:cs="Arial"/>
          <w:color w:val="000000"/>
          <w:sz w:val="36"/>
          <w:szCs w:val="36"/>
          <w:lang w:bidi="hi-IN"/>
        </w:rPr>
        <w:tab/>
        <w:t xml:space="preserve">   </w:t>
      </w:r>
    </w:p>
    <w:p w14:paraId="1C62F753"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r w:rsidRPr="0095677F">
        <w:rPr>
          <w:rFonts w:ascii="Arial" w:hAnsi="Arial" w:cs="Arial"/>
          <w:color w:val="000000"/>
          <w:sz w:val="36"/>
          <w:szCs w:val="36"/>
          <w:lang w:bidi="hi-IN"/>
        </w:rPr>
        <w:t>caq mEq &gt;,</w:t>
      </w:r>
      <w:r w:rsidRPr="0095677F">
        <w:rPr>
          <w:rFonts w:ascii="Arial" w:hAnsi="Arial" w:cs="Arial"/>
          <w:color w:val="000000"/>
          <w:sz w:val="36"/>
          <w:szCs w:val="36"/>
          <w:lang w:bidi="hi-IN"/>
        </w:rPr>
        <w:tab/>
        <w:t>mEq kratu#H</w:t>
      </w:r>
      <w:r w:rsidRPr="0095677F">
        <w:rPr>
          <w:rFonts w:ascii="Arial" w:hAnsi="Arial" w:cs="Arial"/>
          <w:color w:val="000000"/>
          <w:sz w:val="36"/>
          <w:szCs w:val="36"/>
          <w:lang w:bidi="hi-IN"/>
        </w:rPr>
        <w:tab/>
        <w:t xml:space="preserve"> </w:t>
      </w:r>
    </w:p>
    <w:p w14:paraId="1BB6F389"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r w:rsidRPr="0095677F">
        <w:rPr>
          <w:rFonts w:ascii="Arial" w:hAnsi="Arial" w:cs="Arial"/>
          <w:color w:val="000000"/>
          <w:sz w:val="36"/>
          <w:szCs w:val="36"/>
          <w:lang w:bidi="hi-IN"/>
        </w:rPr>
        <w:t>kratu#Sca, caq mEq &gt;</w:t>
      </w:r>
      <w:r w:rsidRPr="0095677F">
        <w:rPr>
          <w:rFonts w:ascii="Arial" w:hAnsi="Arial" w:cs="Arial"/>
          <w:color w:val="000000"/>
          <w:sz w:val="36"/>
          <w:szCs w:val="36"/>
          <w:lang w:bidi="hi-IN"/>
        </w:rPr>
        <w:tab/>
        <w:t xml:space="preserve"> </w:t>
      </w:r>
    </w:p>
    <w:p w14:paraId="54A99414"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r w:rsidRPr="0095677F">
        <w:rPr>
          <w:rFonts w:ascii="Arial" w:hAnsi="Arial" w:cs="Arial"/>
          <w:color w:val="000000"/>
          <w:sz w:val="36"/>
          <w:szCs w:val="36"/>
          <w:lang w:bidi="hi-IN"/>
        </w:rPr>
        <w:t>mEq svara#H, svara#Sca</w:t>
      </w:r>
      <w:r w:rsidRPr="0095677F">
        <w:rPr>
          <w:rFonts w:ascii="Arial" w:hAnsi="Arial" w:cs="Arial"/>
          <w:color w:val="000000"/>
          <w:sz w:val="36"/>
          <w:szCs w:val="36"/>
          <w:lang w:bidi="hi-IN"/>
        </w:rPr>
        <w:tab/>
        <w:t xml:space="preserve">   </w:t>
      </w:r>
    </w:p>
    <w:p w14:paraId="08A29DC8"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r w:rsidRPr="0095677F">
        <w:rPr>
          <w:rFonts w:ascii="Arial" w:hAnsi="Arial" w:cs="Arial"/>
          <w:color w:val="000000"/>
          <w:sz w:val="36"/>
          <w:szCs w:val="36"/>
          <w:lang w:bidi="hi-IN"/>
        </w:rPr>
        <w:t>caq mEq &gt;,</w:t>
      </w:r>
      <w:r w:rsidRPr="0095677F">
        <w:rPr>
          <w:rFonts w:ascii="Arial" w:hAnsi="Arial" w:cs="Arial"/>
          <w:color w:val="000000"/>
          <w:sz w:val="36"/>
          <w:szCs w:val="36"/>
          <w:lang w:bidi="hi-IN"/>
        </w:rPr>
        <w:tab/>
        <w:t>mEq SlOka#H</w:t>
      </w:r>
      <w:r w:rsidRPr="0095677F">
        <w:rPr>
          <w:rFonts w:ascii="Arial" w:hAnsi="Arial" w:cs="Arial"/>
          <w:color w:val="000000"/>
          <w:sz w:val="36"/>
          <w:szCs w:val="36"/>
          <w:lang w:bidi="hi-IN"/>
        </w:rPr>
        <w:tab/>
        <w:t xml:space="preserve"> </w:t>
      </w:r>
    </w:p>
    <w:p w14:paraId="618BC551"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r w:rsidRPr="0095677F">
        <w:rPr>
          <w:rFonts w:ascii="Arial" w:hAnsi="Arial" w:cs="Arial"/>
          <w:color w:val="000000"/>
          <w:sz w:val="36"/>
          <w:szCs w:val="36"/>
          <w:lang w:bidi="hi-IN"/>
        </w:rPr>
        <w:t>SlOka#Sca</w:t>
      </w:r>
      <w:proofErr w:type="gramStart"/>
      <w:r w:rsidRPr="0095677F">
        <w:rPr>
          <w:rFonts w:ascii="Arial" w:hAnsi="Arial" w:cs="Arial"/>
          <w:color w:val="000000"/>
          <w:sz w:val="36"/>
          <w:szCs w:val="36"/>
          <w:lang w:bidi="hi-IN"/>
        </w:rPr>
        <w:t>,caq</w:t>
      </w:r>
      <w:proofErr w:type="gramEnd"/>
      <w:r w:rsidRPr="0095677F">
        <w:rPr>
          <w:rFonts w:ascii="Arial" w:hAnsi="Arial" w:cs="Arial"/>
          <w:color w:val="000000"/>
          <w:sz w:val="36"/>
          <w:szCs w:val="36"/>
          <w:lang w:bidi="hi-IN"/>
        </w:rPr>
        <w:t xml:space="preserve"> mEq &gt;</w:t>
      </w:r>
      <w:r w:rsidRPr="0095677F">
        <w:rPr>
          <w:rFonts w:ascii="Arial" w:hAnsi="Arial" w:cs="Arial"/>
          <w:color w:val="000000"/>
          <w:sz w:val="36"/>
          <w:szCs w:val="36"/>
          <w:lang w:bidi="hi-IN"/>
        </w:rPr>
        <w:tab/>
        <w:t xml:space="preserve"> </w:t>
      </w:r>
    </w:p>
    <w:p w14:paraId="4A1D8F17"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gramStart"/>
      <w:r w:rsidRPr="0095677F">
        <w:rPr>
          <w:rFonts w:ascii="Arial" w:hAnsi="Arial" w:cs="Arial"/>
          <w:color w:val="000000"/>
          <w:sz w:val="36"/>
          <w:szCs w:val="36"/>
          <w:lang w:bidi="hi-IN"/>
        </w:rPr>
        <w:t>mEq</w:t>
      </w:r>
      <w:proofErr w:type="gramEnd"/>
      <w:r w:rsidRPr="0095677F">
        <w:rPr>
          <w:rFonts w:ascii="Arial" w:hAnsi="Arial" w:cs="Arial"/>
          <w:color w:val="000000"/>
          <w:sz w:val="36"/>
          <w:szCs w:val="36"/>
          <w:lang w:bidi="hi-IN"/>
        </w:rPr>
        <w:t xml:space="preserve"> SrAqvaH,SrAqvaSca#</w:t>
      </w:r>
      <w:r w:rsidRPr="0095677F">
        <w:rPr>
          <w:rFonts w:ascii="Arial" w:hAnsi="Arial" w:cs="Arial"/>
          <w:color w:val="000000"/>
          <w:sz w:val="36"/>
          <w:szCs w:val="36"/>
          <w:lang w:bidi="hi-IN"/>
        </w:rPr>
        <w:tab/>
        <w:t xml:space="preserve">   </w:t>
      </w:r>
    </w:p>
    <w:p w14:paraId="6B0736F3"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r w:rsidRPr="0095677F">
        <w:rPr>
          <w:rFonts w:ascii="Arial" w:hAnsi="Arial" w:cs="Arial"/>
          <w:color w:val="000000"/>
          <w:sz w:val="36"/>
          <w:szCs w:val="36"/>
          <w:lang w:bidi="hi-IN"/>
        </w:rPr>
        <w:t>caq mEq &gt;, mEq Sruti#H</w:t>
      </w:r>
      <w:r w:rsidRPr="0095677F">
        <w:rPr>
          <w:rFonts w:ascii="Arial" w:hAnsi="Arial" w:cs="Arial"/>
          <w:color w:val="000000"/>
          <w:sz w:val="36"/>
          <w:szCs w:val="36"/>
          <w:lang w:bidi="hi-IN"/>
        </w:rPr>
        <w:tab/>
        <w:t xml:space="preserve"> </w:t>
      </w:r>
    </w:p>
    <w:p w14:paraId="0ED40111"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r w:rsidRPr="0095677F">
        <w:rPr>
          <w:rFonts w:ascii="Arial" w:hAnsi="Arial" w:cs="Arial"/>
          <w:color w:val="000000"/>
          <w:sz w:val="36"/>
          <w:szCs w:val="36"/>
          <w:lang w:bidi="hi-IN"/>
        </w:rPr>
        <w:t>Sruti#</w:t>
      </w:r>
      <w:proofErr w:type="gramStart"/>
      <w:r w:rsidRPr="0095677F">
        <w:rPr>
          <w:rFonts w:ascii="Arial" w:hAnsi="Arial" w:cs="Arial"/>
          <w:color w:val="000000"/>
          <w:sz w:val="36"/>
          <w:szCs w:val="36"/>
          <w:lang w:bidi="hi-IN"/>
        </w:rPr>
        <w:t>Sca ,caq</w:t>
      </w:r>
      <w:proofErr w:type="gramEnd"/>
      <w:r w:rsidRPr="0095677F">
        <w:rPr>
          <w:rFonts w:ascii="Arial" w:hAnsi="Arial" w:cs="Arial"/>
          <w:color w:val="000000"/>
          <w:sz w:val="36"/>
          <w:szCs w:val="36"/>
          <w:lang w:bidi="hi-IN"/>
        </w:rPr>
        <w:t xml:space="preserve"> mEq &gt;</w:t>
      </w:r>
      <w:r w:rsidRPr="0095677F">
        <w:rPr>
          <w:rFonts w:ascii="Arial" w:hAnsi="Arial" w:cs="Arial"/>
          <w:color w:val="000000"/>
          <w:sz w:val="36"/>
          <w:szCs w:val="36"/>
          <w:lang w:bidi="hi-IN"/>
        </w:rPr>
        <w:tab/>
        <w:t xml:space="preserve"> </w:t>
      </w:r>
    </w:p>
    <w:p w14:paraId="76399528"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gramStart"/>
      <w:r w:rsidRPr="0095677F">
        <w:rPr>
          <w:rFonts w:ascii="Arial" w:hAnsi="Arial" w:cs="Arial"/>
          <w:color w:val="000000"/>
          <w:sz w:val="36"/>
          <w:szCs w:val="36"/>
          <w:lang w:bidi="hi-IN"/>
        </w:rPr>
        <w:t>mEq</w:t>
      </w:r>
      <w:proofErr w:type="gramEnd"/>
      <w:r w:rsidRPr="0095677F">
        <w:rPr>
          <w:rFonts w:ascii="Arial" w:hAnsi="Arial" w:cs="Arial"/>
          <w:color w:val="000000"/>
          <w:sz w:val="36"/>
          <w:szCs w:val="36"/>
          <w:lang w:bidi="hi-IN"/>
        </w:rPr>
        <w:t xml:space="preserve"> jyOti#H,jyOti#Sca</w:t>
      </w:r>
      <w:r w:rsidRPr="0095677F">
        <w:rPr>
          <w:rFonts w:ascii="Arial" w:hAnsi="Arial" w:cs="Arial"/>
          <w:color w:val="000000"/>
          <w:sz w:val="36"/>
          <w:szCs w:val="36"/>
          <w:lang w:bidi="hi-IN"/>
        </w:rPr>
        <w:tab/>
        <w:t xml:space="preserve">   </w:t>
      </w:r>
    </w:p>
    <w:p w14:paraId="1A1C1146"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r w:rsidRPr="0095677F">
        <w:rPr>
          <w:rFonts w:ascii="Arial" w:hAnsi="Arial" w:cs="Arial"/>
          <w:color w:val="000000"/>
          <w:sz w:val="36"/>
          <w:szCs w:val="36"/>
          <w:lang w:bidi="hi-IN"/>
        </w:rPr>
        <w:t>caq mEq &gt;,</w:t>
      </w:r>
      <w:r w:rsidRPr="0095677F">
        <w:rPr>
          <w:rFonts w:ascii="Arial" w:hAnsi="Arial" w:cs="Arial"/>
          <w:color w:val="000000"/>
          <w:sz w:val="36"/>
          <w:szCs w:val="36"/>
          <w:lang w:bidi="hi-IN"/>
        </w:rPr>
        <w:tab/>
        <w:t>mEq suva#H</w:t>
      </w:r>
      <w:r w:rsidRPr="0095677F">
        <w:rPr>
          <w:rFonts w:ascii="Arial" w:hAnsi="Arial" w:cs="Arial"/>
          <w:color w:val="000000"/>
          <w:sz w:val="36"/>
          <w:szCs w:val="36"/>
          <w:lang w:bidi="hi-IN"/>
        </w:rPr>
        <w:tab/>
        <w:t xml:space="preserve"> </w:t>
      </w:r>
    </w:p>
    <w:p w14:paraId="41CF7A14"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gramStart"/>
      <w:r w:rsidRPr="0095677F">
        <w:rPr>
          <w:rFonts w:ascii="Arial" w:hAnsi="Arial" w:cs="Arial"/>
          <w:color w:val="000000"/>
          <w:sz w:val="36"/>
          <w:szCs w:val="36"/>
          <w:lang w:bidi="hi-IN"/>
        </w:rPr>
        <w:t>suva#</w:t>
      </w:r>
      <w:proofErr w:type="gramEnd"/>
      <w:r w:rsidRPr="0095677F">
        <w:rPr>
          <w:rFonts w:ascii="Arial" w:hAnsi="Arial" w:cs="Arial"/>
          <w:color w:val="000000"/>
          <w:sz w:val="36"/>
          <w:szCs w:val="36"/>
          <w:lang w:bidi="hi-IN"/>
        </w:rPr>
        <w:t>Sca , caq mEq &gt;</w:t>
      </w:r>
      <w:r w:rsidRPr="0095677F">
        <w:rPr>
          <w:rFonts w:ascii="Arial" w:hAnsi="Arial" w:cs="Arial"/>
          <w:color w:val="000000"/>
          <w:sz w:val="36"/>
          <w:szCs w:val="36"/>
          <w:lang w:bidi="hi-IN"/>
        </w:rPr>
        <w:tab/>
        <w:t xml:space="preserve"> </w:t>
      </w:r>
    </w:p>
    <w:p w14:paraId="4F8B2E53"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r w:rsidRPr="0095677F">
        <w:rPr>
          <w:rFonts w:ascii="Arial" w:hAnsi="Arial" w:cs="Arial"/>
          <w:color w:val="000000"/>
          <w:sz w:val="36"/>
          <w:szCs w:val="36"/>
          <w:lang w:bidi="hi-IN"/>
        </w:rPr>
        <w:t>mEq prAqNaH,</w:t>
      </w:r>
      <w:r w:rsidRPr="0095677F">
        <w:rPr>
          <w:rFonts w:ascii="Arial" w:hAnsi="Arial" w:cs="Arial"/>
          <w:color w:val="000000"/>
          <w:sz w:val="36"/>
          <w:szCs w:val="36"/>
          <w:lang w:bidi="hi-IN"/>
        </w:rPr>
        <w:tab/>
        <w:t>prAqNaSca#</w:t>
      </w:r>
      <w:r w:rsidRPr="0095677F">
        <w:rPr>
          <w:rFonts w:ascii="Arial" w:hAnsi="Arial" w:cs="Arial"/>
          <w:color w:val="000000"/>
          <w:sz w:val="36"/>
          <w:szCs w:val="36"/>
          <w:lang w:bidi="hi-IN"/>
        </w:rPr>
        <w:tab/>
        <w:t xml:space="preserve">   </w:t>
      </w:r>
    </w:p>
    <w:p w14:paraId="297D16EC"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gramStart"/>
      <w:r w:rsidRPr="0095677F">
        <w:rPr>
          <w:rFonts w:ascii="Arial" w:hAnsi="Arial" w:cs="Arial"/>
          <w:color w:val="000000"/>
          <w:sz w:val="36"/>
          <w:szCs w:val="36"/>
          <w:lang w:bidi="hi-IN"/>
        </w:rPr>
        <w:t>prAqNa</w:t>
      </w:r>
      <w:proofErr w:type="gramEnd"/>
      <w:r w:rsidRPr="0095677F">
        <w:rPr>
          <w:rFonts w:ascii="Arial" w:hAnsi="Arial" w:cs="Arial"/>
          <w:color w:val="000000"/>
          <w:sz w:val="36"/>
          <w:szCs w:val="36"/>
          <w:lang w:bidi="hi-IN"/>
        </w:rPr>
        <w:t xml:space="preserve"> iti# pra --- aqnaH ,</w:t>
      </w:r>
      <w:r w:rsidRPr="0095677F">
        <w:rPr>
          <w:rFonts w:ascii="Arial" w:hAnsi="Arial" w:cs="Arial"/>
          <w:color w:val="000000"/>
          <w:sz w:val="36"/>
          <w:szCs w:val="36"/>
          <w:lang w:bidi="hi-IN"/>
        </w:rPr>
        <w:tab/>
        <w:t>caq mEq &gt;</w:t>
      </w:r>
      <w:r w:rsidRPr="0095677F">
        <w:rPr>
          <w:rFonts w:ascii="Arial" w:hAnsi="Arial" w:cs="Arial"/>
          <w:color w:val="000000"/>
          <w:sz w:val="36"/>
          <w:szCs w:val="36"/>
          <w:lang w:bidi="hi-IN"/>
        </w:rPr>
        <w:tab/>
        <w:t xml:space="preserve"> </w:t>
      </w:r>
    </w:p>
    <w:p w14:paraId="3EE51D5F"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r w:rsidRPr="0095677F">
        <w:rPr>
          <w:rFonts w:ascii="Arial" w:hAnsi="Arial" w:cs="Arial"/>
          <w:color w:val="000000"/>
          <w:sz w:val="36"/>
          <w:szCs w:val="36"/>
          <w:lang w:bidi="hi-IN"/>
        </w:rPr>
        <w:t>mEq&amp;pAqnaH,</w:t>
      </w:r>
      <w:r w:rsidRPr="0095677F">
        <w:rPr>
          <w:rFonts w:ascii="Arial" w:hAnsi="Arial" w:cs="Arial"/>
          <w:color w:val="000000"/>
          <w:sz w:val="36"/>
          <w:szCs w:val="36"/>
          <w:lang w:bidi="hi-IN"/>
        </w:rPr>
        <w:tab/>
        <w:t>aqpAqnaSca#</w:t>
      </w:r>
      <w:r w:rsidRPr="0095677F">
        <w:rPr>
          <w:rFonts w:ascii="Arial" w:hAnsi="Arial" w:cs="Arial"/>
          <w:color w:val="000000"/>
          <w:sz w:val="36"/>
          <w:szCs w:val="36"/>
          <w:lang w:bidi="hi-IN"/>
        </w:rPr>
        <w:tab/>
        <w:t xml:space="preserve">   </w:t>
      </w:r>
    </w:p>
    <w:p w14:paraId="76A4A3D8"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gramStart"/>
      <w:r w:rsidRPr="0095677F">
        <w:rPr>
          <w:rFonts w:ascii="Arial" w:hAnsi="Arial" w:cs="Arial"/>
          <w:color w:val="000000"/>
          <w:sz w:val="36"/>
          <w:szCs w:val="36"/>
          <w:lang w:bidi="hi-IN"/>
        </w:rPr>
        <w:t>aqpAqna</w:t>
      </w:r>
      <w:proofErr w:type="gramEnd"/>
      <w:r w:rsidRPr="0095677F">
        <w:rPr>
          <w:rFonts w:ascii="Arial" w:hAnsi="Arial" w:cs="Arial"/>
          <w:color w:val="000000"/>
          <w:sz w:val="36"/>
          <w:szCs w:val="36"/>
          <w:lang w:bidi="hi-IN"/>
        </w:rPr>
        <w:t xml:space="preserve"> itya#pa --- aqnaH,caq mEq &gt;</w:t>
      </w:r>
      <w:r w:rsidRPr="0095677F">
        <w:rPr>
          <w:rFonts w:ascii="Arial" w:hAnsi="Arial" w:cs="Arial"/>
          <w:color w:val="000000"/>
          <w:sz w:val="36"/>
          <w:szCs w:val="36"/>
          <w:lang w:bidi="hi-IN"/>
        </w:rPr>
        <w:tab/>
        <w:t xml:space="preserve"> </w:t>
      </w:r>
    </w:p>
    <w:p w14:paraId="252E899C"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gramStart"/>
      <w:r w:rsidRPr="0095677F">
        <w:rPr>
          <w:rFonts w:ascii="Arial" w:hAnsi="Arial" w:cs="Arial"/>
          <w:color w:val="000000"/>
          <w:sz w:val="36"/>
          <w:szCs w:val="36"/>
          <w:lang w:bidi="hi-IN"/>
        </w:rPr>
        <w:t>maq</w:t>
      </w:r>
      <w:proofErr w:type="gramEnd"/>
      <w:r w:rsidRPr="0095677F">
        <w:rPr>
          <w:rFonts w:ascii="Arial" w:hAnsi="Arial" w:cs="Arial"/>
          <w:color w:val="000000"/>
          <w:sz w:val="36"/>
          <w:szCs w:val="36"/>
          <w:lang w:bidi="hi-IN"/>
        </w:rPr>
        <w:t xml:space="preserve"> vyAqnaH ,vyAqnaSca#</w:t>
      </w:r>
      <w:r w:rsidRPr="0095677F">
        <w:rPr>
          <w:rFonts w:ascii="Arial" w:hAnsi="Arial" w:cs="Arial"/>
          <w:color w:val="000000"/>
          <w:sz w:val="36"/>
          <w:szCs w:val="36"/>
          <w:lang w:bidi="hi-IN"/>
        </w:rPr>
        <w:tab/>
        <w:t xml:space="preserve">   </w:t>
      </w:r>
    </w:p>
    <w:p w14:paraId="0561EE22"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gramStart"/>
      <w:r w:rsidRPr="0095677F">
        <w:rPr>
          <w:rFonts w:ascii="Arial" w:hAnsi="Arial" w:cs="Arial"/>
          <w:color w:val="000000"/>
          <w:sz w:val="36"/>
          <w:szCs w:val="36"/>
          <w:lang w:bidi="hi-IN"/>
        </w:rPr>
        <w:t>vyAqna</w:t>
      </w:r>
      <w:proofErr w:type="gramEnd"/>
      <w:r w:rsidRPr="0095677F">
        <w:rPr>
          <w:rFonts w:ascii="Arial" w:hAnsi="Arial" w:cs="Arial"/>
          <w:color w:val="000000"/>
          <w:sz w:val="36"/>
          <w:szCs w:val="36"/>
          <w:lang w:bidi="hi-IN"/>
        </w:rPr>
        <w:t xml:space="preserve"> iti# vi --- aqnaH,caq mEq &gt;</w:t>
      </w:r>
      <w:r w:rsidRPr="0095677F">
        <w:rPr>
          <w:rFonts w:ascii="Arial" w:hAnsi="Arial" w:cs="Arial"/>
          <w:color w:val="000000"/>
          <w:sz w:val="36"/>
          <w:szCs w:val="36"/>
          <w:lang w:bidi="hi-IN"/>
        </w:rPr>
        <w:tab/>
        <w:t xml:space="preserve"> </w:t>
      </w:r>
    </w:p>
    <w:p w14:paraId="18F93445"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gramStart"/>
      <w:r w:rsidRPr="0095677F">
        <w:rPr>
          <w:rFonts w:ascii="Arial" w:hAnsi="Arial" w:cs="Arial"/>
          <w:color w:val="000000"/>
          <w:sz w:val="36"/>
          <w:szCs w:val="36"/>
          <w:lang w:bidi="hi-IN"/>
        </w:rPr>
        <w:t>mE&amp;</w:t>
      </w:r>
      <w:proofErr w:type="gramEnd"/>
      <w:r w:rsidRPr="0095677F">
        <w:rPr>
          <w:rFonts w:ascii="Arial" w:hAnsi="Arial" w:cs="Arial"/>
          <w:color w:val="000000"/>
          <w:sz w:val="36"/>
          <w:szCs w:val="36"/>
          <w:lang w:bidi="hi-IN"/>
        </w:rPr>
        <w:t>su#H ,asu#Sca</w:t>
      </w:r>
      <w:r w:rsidRPr="0095677F">
        <w:rPr>
          <w:rFonts w:ascii="Arial" w:hAnsi="Arial" w:cs="Arial"/>
          <w:color w:val="000000"/>
          <w:sz w:val="36"/>
          <w:szCs w:val="36"/>
          <w:lang w:bidi="hi-IN"/>
        </w:rPr>
        <w:tab/>
        <w:t xml:space="preserve">   </w:t>
      </w:r>
    </w:p>
    <w:p w14:paraId="2B56EB19"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r w:rsidRPr="0095677F">
        <w:rPr>
          <w:rFonts w:ascii="Arial" w:hAnsi="Arial" w:cs="Arial"/>
          <w:color w:val="000000"/>
          <w:sz w:val="36"/>
          <w:szCs w:val="36"/>
          <w:lang w:bidi="hi-IN"/>
        </w:rPr>
        <w:t>caq mEq &gt;, mEq ciqttaM</w:t>
      </w:r>
      <w:r w:rsidRPr="0095677F">
        <w:rPr>
          <w:rFonts w:ascii="Arial" w:hAnsi="Arial" w:cs="Arial"/>
          <w:color w:val="000000"/>
          <w:sz w:val="36"/>
          <w:szCs w:val="36"/>
          <w:lang w:bidi="hi-IN"/>
        </w:rPr>
        <w:tab/>
        <w:t xml:space="preserve"> </w:t>
      </w:r>
    </w:p>
    <w:p w14:paraId="4085E21E"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r w:rsidRPr="0095677F">
        <w:rPr>
          <w:rFonts w:ascii="Arial" w:hAnsi="Arial" w:cs="Arial"/>
          <w:color w:val="000000"/>
          <w:sz w:val="36"/>
          <w:szCs w:val="36"/>
          <w:lang w:bidi="hi-IN"/>
        </w:rPr>
        <w:t>ciqtta~jca#,</w:t>
      </w:r>
      <w:r w:rsidRPr="0095677F">
        <w:rPr>
          <w:rFonts w:ascii="Arial" w:hAnsi="Arial" w:cs="Arial"/>
          <w:color w:val="000000"/>
          <w:sz w:val="36"/>
          <w:szCs w:val="36"/>
          <w:lang w:bidi="hi-IN"/>
        </w:rPr>
        <w:tab/>
        <w:t>caq mEq &gt;</w:t>
      </w:r>
      <w:r w:rsidRPr="0095677F">
        <w:rPr>
          <w:rFonts w:ascii="Arial" w:hAnsi="Arial" w:cs="Arial"/>
          <w:color w:val="000000"/>
          <w:sz w:val="36"/>
          <w:szCs w:val="36"/>
          <w:lang w:bidi="hi-IN"/>
        </w:rPr>
        <w:tab/>
        <w:t xml:space="preserve"> </w:t>
      </w:r>
    </w:p>
    <w:p w14:paraId="6B40700A"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r w:rsidRPr="0095677F">
        <w:rPr>
          <w:rFonts w:ascii="Arial" w:hAnsi="Arial" w:cs="Arial"/>
          <w:color w:val="000000"/>
          <w:sz w:val="36"/>
          <w:szCs w:val="36"/>
          <w:lang w:bidi="hi-IN"/>
        </w:rPr>
        <w:t>maq AdhI#taM,</w:t>
      </w:r>
      <w:r w:rsidRPr="0095677F">
        <w:rPr>
          <w:rFonts w:ascii="Arial" w:hAnsi="Arial" w:cs="Arial"/>
          <w:color w:val="000000"/>
          <w:sz w:val="36"/>
          <w:szCs w:val="36"/>
          <w:lang w:bidi="hi-IN"/>
        </w:rPr>
        <w:tab/>
        <w:t>AdhI#ta~jca</w:t>
      </w:r>
      <w:r w:rsidRPr="0095677F">
        <w:rPr>
          <w:rFonts w:ascii="Arial" w:hAnsi="Arial" w:cs="Arial"/>
          <w:color w:val="000000"/>
          <w:sz w:val="36"/>
          <w:szCs w:val="36"/>
          <w:lang w:bidi="hi-IN"/>
        </w:rPr>
        <w:tab/>
        <w:t xml:space="preserve">   </w:t>
      </w:r>
    </w:p>
    <w:p w14:paraId="221712FD"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r w:rsidRPr="0095677F">
        <w:rPr>
          <w:rFonts w:ascii="Arial" w:hAnsi="Arial" w:cs="Arial"/>
          <w:color w:val="000000"/>
          <w:sz w:val="36"/>
          <w:szCs w:val="36"/>
          <w:lang w:bidi="hi-IN"/>
        </w:rPr>
        <w:t>AdhI#taqmityA --- dhIqtaqM &gt;, caq mEq &gt;</w:t>
      </w:r>
      <w:r w:rsidRPr="0095677F">
        <w:rPr>
          <w:rFonts w:ascii="Arial" w:hAnsi="Arial" w:cs="Arial"/>
          <w:color w:val="000000"/>
          <w:sz w:val="36"/>
          <w:szCs w:val="36"/>
          <w:lang w:bidi="hi-IN"/>
        </w:rPr>
        <w:tab/>
        <w:t xml:space="preserve"> </w:t>
      </w:r>
    </w:p>
    <w:p w14:paraId="6A40485A"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gramStart"/>
      <w:r w:rsidRPr="0095677F">
        <w:rPr>
          <w:rFonts w:ascii="Arial" w:hAnsi="Arial" w:cs="Arial"/>
          <w:color w:val="000000"/>
          <w:sz w:val="36"/>
          <w:szCs w:val="36"/>
          <w:lang w:bidi="hi-IN"/>
        </w:rPr>
        <w:t>mEq</w:t>
      </w:r>
      <w:proofErr w:type="gramEnd"/>
      <w:r w:rsidRPr="0095677F">
        <w:rPr>
          <w:rFonts w:ascii="Arial" w:hAnsi="Arial" w:cs="Arial"/>
          <w:color w:val="000000"/>
          <w:sz w:val="36"/>
          <w:szCs w:val="36"/>
          <w:lang w:bidi="hi-IN"/>
        </w:rPr>
        <w:t xml:space="preserve"> vAk ,vAkca#</w:t>
      </w:r>
      <w:r w:rsidRPr="0095677F">
        <w:rPr>
          <w:rFonts w:ascii="Arial" w:hAnsi="Arial" w:cs="Arial"/>
          <w:color w:val="000000"/>
          <w:sz w:val="36"/>
          <w:szCs w:val="36"/>
          <w:lang w:bidi="hi-IN"/>
        </w:rPr>
        <w:tab/>
        <w:t xml:space="preserve">   </w:t>
      </w:r>
    </w:p>
    <w:p w14:paraId="3F2499BC"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r w:rsidRPr="0095677F">
        <w:rPr>
          <w:rFonts w:ascii="Arial" w:hAnsi="Arial" w:cs="Arial"/>
          <w:color w:val="000000"/>
          <w:sz w:val="36"/>
          <w:szCs w:val="36"/>
          <w:lang w:bidi="hi-IN"/>
        </w:rPr>
        <w:t>caq mEq &gt;,</w:t>
      </w:r>
      <w:r w:rsidRPr="0095677F">
        <w:rPr>
          <w:rFonts w:ascii="Arial" w:hAnsi="Arial" w:cs="Arial"/>
          <w:color w:val="000000"/>
          <w:sz w:val="36"/>
          <w:szCs w:val="36"/>
          <w:lang w:bidi="hi-IN"/>
        </w:rPr>
        <w:tab/>
        <w:t>mEq mana#H</w:t>
      </w:r>
      <w:r w:rsidRPr="0095677F">
        <w:rPr>
          <w:rFonts w:ascii="Arial" w:hAnsi="Arial" w:cs="Arial"/>
          <w:color w:val="000000"/>
          <w:sz w:val="36"/>
          <w:szCs w:val="36"/>
          <w:lang w:bidi="hi-IN"/>
        </w:rPr>
        <w:tab/>
        <w:t xml:space="preserve"> </w:t>
      </w:r>
    </w:p>
    <w:p w14:paraId="7A2A907E"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gramStart"/>
      <w:r w:rsidRPr="0095677F">
        <w:rPr>
          <w:rFonts w:ascii="Arial" w:hAnsi="Arial" w:cs="Arial"/>
          <w:color w:val="000000"/>
          <w:sz w:val="36"/>
          <w:szCs w:val="36"/>
          <w:lang w:bidi="hi-IN"/>
        </w:rPr>
        <w:t>mana#</w:t>
      </w:r>
      <w:proofErr w:type="gramEnd"/>
      <w:r w:rsidRPr="0095677F">
        <w:rPr>
          <w:rFonts w:ascii="Arial" w:hAnsi="Arial" w:cs="Arial"/>
          <w:color w:val="000000"/>
          <w:sz w:val="36"/>
          <w:szCs w:val="36"/>
          <w:lang w:bidi="hi-IN"/>
        </w:rPr>
        <w:t>Sca,caq mEq &gt;</w:t>
      </w:r>
      <w:r w:rsidRPr="0095677F">
        <w:rPr>
          <w:rFonts w:ascii="Arial" w:hAnsi="Arial" w:cs="Arial"/>
          <w:color w:val="000000"/>
          <w:sz w:val="36"/>
          <w:szCs w:val="36"/>
          <w:lang w:bidi="hi-IN"/>
        </w:rPr>
        <w:tab/>
        <w:t xml:space="preserve"> </w:t>
      </w:r>
    </w:p>
    <w:p w14:paraId="4DF631C0"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gramStart"/>
      <w:r w:rsidRPr="0095677F">
        <w:rPr>
          <w:rFonts w:ascii="Arial" w:hAnsi="Arial" w:cs="Arial"/>
          <w:color w:val="000000"/>
          <w:sz w:val="36"/>
          <w:szCs w:val="36"/>
          <w:lang w:bidi="hi-IN"/>
        </w:rPr>
        <w:t>mEq</w:t>
      </w:r>
      <w:proofErr w:type="gramEnd"/>
      <w:r w:rsidRPr="0095677F">
        <w:rPr>
          <w:rFonts w:ascii="Arial" w:hAnsi="Arial" w:cs="Arial"/>
          <w:color w:val="000000"/>
          <w:sz w:val="36"/>
          <w:szCs w:val="36"/>
          <w:lang w:bidi="hi-IN"/>
        </w:rPr>
        <w:t xml:space="preserve"> cakShu#H</w:t>
      </w:r>
      <w:r w:rsidRPr="0095677F">
        <w:rPr>
          <w:rFonts w:ascii="Arial" w:hAnsi="Arial" w:cs="Arial"/>
          <w:color w:val="000000"/>
          <w:sz w:val="36"/>
          <w:szCs w:val="36"/>
          <w:lang w:bidi="hi-IN"/>
        </w:rPr>
        <w:tab/>
        <w:t>,cakShu#Sca</w:t>
      </w:r>
      <w:r w:rsidRPr="0095677F">
        <w:rPr>
          <w:rFonts w:ascii="Arial" w:hAnsi="Arial" w:cs="Arial"/>
          <w:color w:val="000000"/>
          <w:sz w:val="36"/>
          <w:szCs w:val="36"/>
          <w:lang w:bidi="hi-IN"/>
        </w:rPr>
        <w:tab/>
        <w:t xml:space="preserve">   </w:t>
      </w:r>
    </w:p>
    <w:p w14:paraId="78DF75E1"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r w:rsidRPr="0095677F">
        <w:rPr>
          <w:rFonts w:ascii="Arial" w:hAnsi="Arial" w:cs="Arial"/>
          <w:color w:val="000000"/>
          <w:sz w:val="36"/>
          <w:szCs w:val="36"/>
          <w:lang w:bidi="hi-IN"/>
        </w:rPr>
        <w:t>caq mEq &gt;, mEq SrOtra$M &gt;</w:t>
      </w:r>
      <w:r w:rsidRPr="0095677F">
        <w:rPr>
          <w:rFonts w:ascii="Arial" w:hAnsi="Arial" w:cs="Arial"/>
          <w:color w:val="000000"/>
          <w:sz w:val="36"/>
          <w:szCs w:val="36"/>
          <w:lang w:bidi="hi-IN"/>
        </w:rPr>
        <w:tab/>
        <w:t xml:space="preserve"> </w:t>
      </w:r>
    </w:p>
    <w:p w14:paraId="2FBA1E7E"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r w:rsidRPr="0095677F">
        <w:rPr>
          <w:rFonts w:ascii="Arial" w:hAnsi="Arial" w:cs="Arial"/>
          <w:color w:val="000000"/>
          <w:sz w:val="36"/>
          <w:szCs w:val="36"/>
          <w:lang w:bidi="hi-IN"/>
        </w:rPr>
        <w:lastRenderedPageBreak/>
        <w:t>SrOtra#~jca, caq mEq &gt;</w:t>
      </w:r>
      <w:r w:rsidRPr="0095677F">
        <w:rPr>
          <w:rFonts w:ascii="Arial" w:hAnsi="Arial" w:cs="Arial"/>
          <w:color w:val="000000"/>
          <w:sz w:val="36"/>
          <w:szCs w:val="36"/>
          <w:lang w:bidi="hi-IN"/>
        </w:rPr>
        <w:tab/>
        <w:t xml:space="preserve"> </w:t>
      </w:r>
    </w:p>
    <w:p w14:paraId="12309507"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gramStart"/>
      <w:r w:rsidRPr="0095677F">
        <w:rPr>
          <w:rFonts w:ascii="Arial" w:hAnsi="Arial" w:cs="Arial"/>
          <w:color w:val="000000"/>
          <w:sz w:val="36"/>
          <w:szCs w:val="36"/>
          <w:lang w:bidi="hi-IN"/>
        </w:rPr>
        <w:t>mEq</w:t>
      </w:r>
      <w:proofErr w:type="gramEnd"/>
      <w:r w:rsidRPr="0095677F">
        <w:rPr>
          <w:rFonts w:ascii="Arial" w:hAnsi="Arial" w:cs="Arial"/>
          <w:color w:val="000000"/>
          <w:sz w:val="36"/>
          <w:szCs w:val="36"/>
          <w:lang w:bidi="hi-IN"/>
        </w:rPr>
        <w:t xml:space="preserve"> dakSha#H ,dakSha#Sca</w:t>
      </w:r>
      <w:r w:rsidRPr="0095677F">
        <w:rPr>
          <w:rFonts w:ascii="Arial" w:hAnsi="Arial" w:cs="Arial"/>
          <w:color w:val="000000"/>
          <w:sz w:val="36"/>
          <w:szCs w:val="36"/>
          <w:lang w:bidi="hi-IN"/>
        </w:rPr>
        <w:tab/>
        <w:t xml:space="preserve">   </w:t>
      </w:r>
    </w:p>
    <w:p w14:paraId="6CD1EB6E"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r w:rsidRPr="0095677F">
        <w:rPr>
          <w:rFonts w:ascii="Arial" w:hAnsi="Arial" w:cs="Arial"/>
          <w:color w:val="000000"/>
          <w:sz w:val="36"/>
          <w:szCs w:val="36"/>
          <w:lang w:bidi="hi-IN"/>
        </w:rPr>
        <w:t>caq mEq &gt;,</w:t>
      </w:r>
      <w:r w:rsidRPr="0095677F">
        <w:rPr>
          <w:rFonts w:ascii="Arial" w:hAnsi="Arial" w:cs="Arial"/>
          <w:color w:val="000000"/>
          <w:sz w:val="36"/>
          <w:szCs w:val="36"/>
          <w:lang w:bidi="hi-IN"/>
        </w:rPr>
        <w:tab/>
        <w:t>mEq bala$M &gt;</w:t>
      </w:r>
      <w:r w:rsidRPr="0095677F">
        <w:rPr>
          <w:rFonts w:ascii="Arial" w:hAnsi="Arial" w:cs="Arial"/>
          <w:color w:val="000000"/>
          <w:sz w:val="36"/>
          <w:szCs w:val="36"/>
          <w:lang w:bidi="hi-IN"/>
        </w:rPr>
        <w:tab/>
        <w:t xml:space="preserve"> </w:t>
      </w:r>
    </w:p>
    <w:p w14:paraId="4C41DC83"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gramStart"/>
      <w:r w:rsidRPr="0095677F">
        <w:rPr>
          <w:rFonts w:ascii="Arial" w:hAnsi="Arial" w:cs="Arial"/>
          <w:color w:val="000000"/>
          <w:sz w:val="36"/>
          <w:szCs w:val="36"/>
          <w:lang w:bidi="hi-IN"/>
        </w:rPr>
        <w:t>bala</w:t>
      </w:r>
      <w:proofErr w:type="gramEnd"/>
      <w:r w:rsidRPr="0095677F">
        <w:rPr>
          <w:rFonts w:ascii="Arial" w:hAnsi="Arial" w:cs="Arial"/>
          <w:color w:val="000000"/>
          <w:sz w:val="36"/>
          <w:szCs w:val="36"/>
          <w:lang w:bidi="hi-IN"/>
        </w:rPr>
        <w:t>#~jca,caq mEq &gt;</w:t>
      </w:r>
      <w:r w:rsidRPr="0095677F">
        <w:rPr>
          <w:rFonts w:ascii="Arial" w:hAnsi="Arial" w:cs="Arial"/>
          <w:color w:val="000000"/>
          <w:sz w:val="36"/>
          <w:szCs w:val="36"/>
          <w:lang w:bidi="hi-IN"/>
        </w:rPr>
        <w:tab/>
        <w:t xml:space="preserve"> </w:t>
      </w:r>
    </w:p>
    <w:p w14:paraId="15B569AE"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gramStart"/>
      <w:r w:rsidRPr="0095677F">
        <w:rPr>
          <w:rFonts w:ascii="Arial" w:hAnsi="Arial" w:cs="Arial"/>
          <w:color w:val="000000"/>
          <w:sz w:val="36"/>
          <w:szCs w:val="36"/>
          <w:lang w:bidi="hi-IN"/>
        </w:rPr>
        <w:t>maq</w:t>
      </w:r>
      <w:proofErr w:type="gramEnd"/>
      <w:r w:rsidRPr="0095677F">
        <w:rPr>
          <w:rFonts w:ascii="Arial" w:hAnsi="Arial" w:cs="Arial"/>
          <w:color w:val="000000"/>
          <w:sz w:val="36"/>
          <w:szCs w:val="36"/>
          <w:lang w:bidi="hi-IN"/>
        </w:rPr>
        <w:t xml:space="preserve"> Oja#H,Oja#Sca</w:t>
      </w:r>
      <w:r w:rsidRPr="0095677F">
        <w:rPr>
          <w:rFonts w:ascii="Arial" w:hAnsi="Arial" w:cs="Arial"/>
          <w:color w:val="000000"/>
          <w:sz w:val="36"/>
          <w:szCs w:val="36"/>
          <w:lang w:bidi="hi-IN"/>
        </w:rPr>
        <w:tab/>
        <w:t xml:space="preserve">   </w:t>
      </w:r>
    </w:p>
    <w:p w14:paraId="6BA3F4C0"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r w:rsidRPr="0095677F">
        <w:rPr>
          <w:rFonts w:ascii="Arial" w:hAnsi="Arial" w:cs="Arial"/>
          <w:color w:val="000000"/>
          <w:sz w:val="36"/>
          <w:szCs w:val="36"/>
          <w:lang w:bidi="hi-IN"/>
        </w:rPr>
        <w:t>caq mEq &gt;,</w:t>
      </w:r>
      <w:r w:rsidRPr="0095677F">
        <w:rPr>
          <w:rFonts w:ascii="Arial" w:hAnsi="Arial" w:cs="Arial"/>
          <w:color w:val="000000"/>
          <w:sz w:val="36"/>
          <w:szCs w:val="36"/>
          <w:lang w:bidi="hi-IN"/>
        </w:rPr>
        <w:tab/>
        <w:t>mEq saha#H</w:t>
      </w:r>
      <w:r w:rsidRPr="0095677F">
        <w:rPr>
          <w:rFonts w:ascii="Arial" w:hAnsi="Arial" w:cs="Arial"/>
          <w:color w:val="000000"/>
          <w:sz w:val="36"/>
          <w:szCs w:val="36"/>
          <w:lang w:bidi="hi-IN"/>
        </w:rPr>
        <w:tab/>
        <w:t xml:space="preserve"> </w:t>
      </w:r>
    </w:p>
    <w:p w14:paraId="0BF160F7"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gramStart"/>
      <w:r w:rsidRPr="0095677F">
        <w:rPr>
          <w:rFonts w:ascii="Arial" w:hAnsi="Arial" w:cs="Arial"/>
          <w:color w:val="000000"/>
          <w:sz w:val="36"/>
          <w:szCs w:val="36"/>
          <w:lang w:bidi="hi-IN"/>
        </w:rPr>
        <w:t>saha#</w:t>
      </w:r>
      <w:proofErr w:type="gramEnd"/>
      <w:r w:rsidRPr="0095677F">
        <w:rPr>
          <w:rFonts w:ascii="Arial" w:hAnsi="Arial" w:cs="Arial"/>
          <w:color w:val="000000"/>
          <w:sz w:val="36"/>
          <w:szCs w:val="36"/>
          <w:lang w:bidi="hi-IN"/>
        </w:rPr>
        <w:t>Sca,caq mEq &gt;</w:t>
      </w:r>
      <w:r w:rsidRPr="0095677F">
        <w:rPr>
          <w:rFonts w:ascii="Arial" w:hAnsi="Arial" w:cs="Arial"/>
          <w:color w:val="000000"/>
          <w:sz w:val="36"/>
          <w:szCs w:val="36"/>
          <w:lang w:bidi="hi-IN"/>
        </w:rPr>
        <w:tab/>
        <w:t xml:space="preserve"> </w:t>
      </w:r>
    </w:p>
    <w:p w14:paraId="462196E8"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r w:rsidRPr="0095677F">
        <w:rPr>
          <w:rFonts w:ascii="Arial" w:hAnsi="Arial" w:cs="Arial"/>
          <w:color w:val="000000"/>
          <w:sz w:val="36"/>
          <w:szCs w:val="36"/>
          <w:lang w:bidi="hi-IN"/>
        </w:rPr>
        <w:t>maq Ayu#H,</w:t>
      </w:r>
      <w:r w:rsidRPr="0095677F">
        <w:rPr>
          <w:rFonts w:ascii="Arial" w:hAnsi="Arial" w:cs="Arial"/>
          <w:color w:val="000000"/>
          <w:sz w:val="36"/>
          <w:szCs w:val="36"/>
          <w:lang w:bidi="hi-IN"/>
        </w:rPr>
        <w:tab/>
        <w:t>Ayu#Sca</w:t>
      </w:r>
      <w:r w:rsidRPr="0095677F">
        <w:rPr>
          <w:rFonts w:ascii="Arial" w:hAnsi="Arial" w:cs="Arial"/>
          <w:color w:val="000000"/>
          <w:sz w:val="36"/>
          <w:szCs w:val="36"/>
          <w:lang w:bidi="hi-IN"/>
        </w:rPr>
        <w:tab/>
        <w:t xml:space="preserve">   </w:t>
      </w:r>
    </w:p>
    <w:p w14:paraId="11A71E72"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r w:rsidRPr="0095677F">
        <w:rPr>
          <w:rFonts w:ascii="Arial" w:hAnsi="Arial" w:cs="Arial"/>
          <w:color w:val="000000"/>
          <w:sz w:val="36"/>
          <w:szCs w:val="36"/>
          <w:lang w:bidi="hi-IN"/>
        </w:rPr>
        <w:t>caq mEq &gt;,</w:t>
      </w:r>
      <w:r w:rsidRPr="0095677F">
        <w:rPr>
          <w:rFonts w:ascii="Arial" w:hAnsi="Arial" w:cs="Arial"/>
          <w:color w:val="000000"/>
          <w:sz w:val="36"/>
          <w:szCs w:val="36"/>
          <w:lang w:bidi="hi-IN"/>
        </w:rPr>
        <w:tab/>
        <w:t>mEq jaqrA</w:t>
      </w:r>
      <w:r w:rsidRPr="0095677F">
        <w:rPr>
          <w:rFonts w:ascii="Arial" w:hAnsi="Arial" w:cs="Arial"/>
          <w:color w:val="000000"/>
          <w:sz w:val="36"/>
          <w:szCs w:val="36"/>
          <w:lang w:bidi="hi-IN"/>
        </w:rPr>
        <w:tab/>
        <w:t xml:space="preserve"> </w:t>
      </w:r>
    </w:p>
    <w:p w14:paraId="5347BEEC"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gramStart"/>
      <w:r w:rsidRPr="0095677F">
        <w:rPr>
          <w:rFonts w:ascii="Arial" w:hAnsi="Arial" w:cs="Arial"/>
          <w:color w:val="000000"/>
          <w:sz w:val="36"/>
          <w:szCs w:val="36"/>
          <w:lang w:bidi="hi-IN"/>
        </w:rPr>
        <w:t>jaqrA</w:t>
      </w:r>
      <w:proofErr w:type="gramEnd"/>
      <w:r w:rsidRPr="0095677F">
        <w:rPr>
          <w:rFonts w:ascii="Arial" w:hAnsi="Arial" w:cs="Arial"/>
          <w:color w:val="000000"/>
          <w:sz w:val="36"/>
          <w:szCs w:val="36"/>
          <w:lang w:bidi="hi-IN"/>
        </w:rPr>
        <w:t xml:space="preserve"> ca#,caq mEq &gt;</w:t>
      </w:r>
      <w:r w:rsidRPr="0095677F">
        <w:rPr>
          <w:rFonts w:ascii="Arial" w:hAnsi="Arial" w:cs="Arial"/>
          <w:color w:val="000000"/>
          <w:sz w:val="36"/>
          <w:szCs w:val="36"/>
          <w:lang w:bidi="hi-IN"/>
        </w:rPr>
        <w:tab/>
        <w:t xml:space="preserve"> </w:t>
      </w:r>
    </w:p>
    <w:p w14:paraId="027456D4"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r w:rsidRPr="0095677F">
        <w:rPr>
          <w:rFonts w:ascii="Arial" w:hAnsi="Arial" w:cs="Arial"/>
          <w:color w:val="000000"/>
          <w:sz w:val="36"/>
          <w:szCs w:val="36"/>
          <w:lang w:bidi="hi-IN"/>
        </w:rPr>
        <w:t>maq AqtmA, AqtmA ca#</w:t>
      </w:r>
      <w:r w:rsidRPr="0095677F">
        <w:rPr>
          <w:rFonts w:ascii="Arial" w:hAnsi="Arial" w:cs="Arial"/>
          <w:color w:val="000000"/>
          <w:sz w:val="36"/>
          <w:szCs w:val="36"/>
          <w:lang w:bidi="hi-IN"/>
        </w:rPr>
        <w:tab/>
        <w:t xml:space="preserve">   </w:t>
      </w:r>
    </w:p>
    <w:p w14:paraId="4433B67E"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r w:rsidRPr="0095677F">
        <w:rPr>
          <w:rFonts w:ascii="Arial" w:hAnsi="Arial" w:cs="Arial"/>
          <w:color w:val="000000"/>
          <w:sz w:val="36"/>
          <w:szCs w:val="36"/>
          <w:lang w:bidi="hi-IN"/>
        </w:rPr>
        <w:t>caq mEq &gt;, mE taqnUH</w:t>
      </w:r>
      <w:r w:rsidRPr="0095677F">
        <w:rPr>
          <w:rFonts w:ascii="Arial" w:hAnsi="Arial" w:cs="Arial"/>
          <w:color w:val="000000"/>
          <w:sz w:val="36"/>
          <w:szCs w:val="36"/>
          <w:lang w:bidi="hi-IN"/>
        </w:rPr>
        <w:tab/>
        <w:t xml:space="preserve"> </w:t>
      </w:r>
    </w:p>
    <w:p w14:paraId="0EECD173"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gramStart"/>
      <w:r w:rsidRPr="0095677F">
        <w:rPr>
          <w:rFonts w:ascii="Arial" w:hAnsi="Arial" w:cs="Arial"/>
          <w:color w:val="000000"/>
          <w:sz w:val="36"/>
          <w:szCs w:val="36"/>
          <w:lang w:bidi="hi-IN"/>
        </w:rPr>
        <w:t>taqnUSca</w:t>
      </w:r>
      <w:proofErr w:type="gramEnd"/>
      <w:r w:rsidRPr="0095677F">
        <w:rPr>
          <w:rFonts w:ascii="Arial" w:hAnsi="Arial" w:cs="Arial"/>
          <w:color w:val="000000"/>
          <w:sz w:val="36"/>
          <w:szCs w:val="36"/>
          <w:lang w:bidi="hi-IN"/>
        </w:rPr>
        <w:t>#,caq mEq &gt;</w:t>
      </w:r>
      <w:r w:rsidRPr="0095677F">
        <w:rPr>
          <w:rFonts w:ascii="Arial" w:hAnsi="Arial" w:cs="Arial"/>
          <w:color w:val="000000"/>
          <w:sz w:val="36"/>
          <w:szCs w:val="36"/>
          <w:lang w:bidi="hi-IN"/>
        </w:rPr>
        <w:tab/>
      </w:r>
      <w:r w:rsidRPr="0095677F">
        <w:rPr>
          <w:rFonts w:ascii="Arial" w:hAnsi="Arial" w:cs="Arial"/>
          <w:color w:val="000000"/>
          <w:sz w:val="36"/>
          <w:szCs w:val="36"/>
          <w:lang w:bidi="hi-IN"/>
        </w:rPr>
        <w:tab/>
        <w:t xml:space="preserve">   </w:t>
      </w:r>
    </w:p>
    <w:p w14:paraId="2E2BF2CF"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gramStart"/>
      <w:r w:rsidRPr="0095677F">
        <w:rPr>
          <w:rFonts w:ascii="Arial" w:hAnsi="Arial" w:cs="Arial"/>
          <w:color w:val="000000"/>
          <w:sz w:val="36"/>
          <w:szCs w:val="36"/>
          <w:lang w:bidi="hi-IN"/>
        </w:rPr>
        <w:t>mEq</w:t>
      </w:r>
      <w:proofErr w:type="gramEnd"/>
      <w:r w:rsidRPr="0095677F">
        <w:rPr>
          <w:rFonts w:ascii="Arial" w:hAnsi="Arial" w:cs="Arial"/>
          <w:color w:val="000000"/>
          <w:sz w:val="36"/>
          <w:szCs w:val="36"/>
          <w:lang w:bidi="hi-IN"/>
        </w:rPr>
        <w:t xml:space="preserve"> Sarma# ,Sarma# ca</w:t>
      </w:r>
      <w:r w:rsidRPr="0095677F">
        <w:rPr>
          <w:rFonts w:ascii="Arial" w:hAnsi="Arial" w:cs="Arial"/>
          <w:color w:val="000000"/>
          <w:sz w:val="36"/>
          <w:szCs w:val="36"/>
          <w:lang w:bidi="hi-IN"/>
        </w:rPr>
        <w:tab/>
        <w:t xml:space="preserve">   </w:t>
      </w:r>
    </w:p>
    <w:p w14:paraId="670EB45B"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r w:rsidRPr="0095677F">
        <w:rPr>
          <w:rFonts w:ascii="Arial" w:hAnsi="Arial" w:cs="Arial"/>
          <w:color w:val="000000"/>
          <w:sz w:val="36"/>
          <w:szCs w:val="36"/>
          <w:lang w:bidi="hi-IN"/>
        </w:rPr>
        <w:t>caq mEq &gt;,</w:t>
      </w:r>
      <w:r w:rsidRPr="0095677F">
        <w:rPr>
          <w:rFonts w:ascii="Arial" w:hAnsi="Arial" w:cs="Arial"/>
          <w:color w:val="000000"/>
          <w:sz w:val="36"/>
          <w:szCs w:val="36"/>
          <w:lang w:bidi="hi-IN"/>
        </w:rPr>
        <w:tab/>
        <w:t xml:space="preserve">mEq varma# </w:t>
      </w:r>
      <w:r w:rsidRPr="0095677F">
        <w:rPr>
          <w:rFonts w:ascii="Arial" w:hAnsi="Arial" w:cs="Arial"/>
          <w:color w:val="000000"/>
          <w:sz w:val="36"/>
          <w:szCs w:val="36"/>
          <w:lang w:bidi="hi-IN"/>
        </w:rPr>
        <w:tab/>
        <w:t xml:space="preserve">  </w:t>
      </w:r>
      <w:r w:rsidRPr="0095677F">
        <w:rPr>
          <w:rFonts w:ascii="Arial" w:hAnsi="Arial" w:cs="Arial"/>
          <w:color w:val="000000"/>
          <w:sz w:val="36"/>
          <w:szCs w:val="36"/>
          <w:lang w:bidi="hi-IN"/>
        </w:rPr>
        <w:tab/>
        <w:t xml:space="preserve">   </w:t>
      </w:r>
    </w:p>
    <w:p w14:paraId="3A29FA00"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gramStart"/>
      <w:r w:rsidRPr="0095677F">
        <w:rPr>
          <w:rFonts w:ascii="Arial" w:hAnsi="Arial" w:cs="Arial"/>
          <w:color w:val="000000"/>
          <w:sz w:val="36"/>
          <w:szCs w:val="36"/>
          <w:lang w:bidi="hi-IN"/>
        </w:rPr>
        <w:t>varma</w:t>
      </w:r>
      <w:proofErr w:type="gramEnd"/>
      <w:r w:rsidRPr="0095677F">
        <w:rPr>
          <w:rFonts w:ascii="Arial" w:hAnsi="Arial" w:cs="Arial"/>
          <w:color w:val="000000"/>
          <w:sz w:val="36"/>
          <w:szCs w:val="36"/>
          <w:lang w:bidi="hi-IN"/>
        </w:rPr>
        <w:t># ca,caq mEq &gt;</w:t>
      </w:r>
      <w:r w:rsidRPr="0095677F">
        <w:rPr>
          <w:rFonts w:ascii="Arial" w:hAnsi="Arial" w:cs="Arial"/>
          <w:color w:val="000000"/>
          <w:sz w:val="36"/>
          <w:szCs w:val="36"/>
          <w:lang w:bidi="hi-IN"/>
        </w:rPr>
        <w:tab/>
        <w:t xml:space="preserve">   </w:t>
      </w:r>
    </w:p>
    <w:p w14:paraId="77689DE6"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gramStart"/>
      <w:r w:rsidRPr="0095677F">
        <w:rPr>
          <w:rFonts w:ascii="Arial" w:hAnsi="Arial" w:cs="Arial"/>
          <w:color w:val="000000"/>
          <w:sz w:val="36"/>
          <w:szCs w:val="36"/>
          <w:lang w:bidi="hi-IN"/>
        </w:rPr>
        <w:t>mE</w:t>
      </w:r>
      <w:proofErr w:type="gramEnd"/>
      <w:r w:rsidRPr="0095677F">
        <w:rPr>
          <w:rFonts w:ascii="Arial" w:hAnsi="Arial" w:cs="Arial"/>
          <w:color w:val="000000"/>
          <w:sz w:val="36"/>
          <w:szCs w:val="36"/>
          <w:lang w:bidi="hi-IN"/>
        </w:rPr>
        <w:t>&amp;~ggA#ni,a~ggA#ni ca</w:t>
      </w:r>
      <w:r w:rsidRPr="0095677F">
        <w:rPr>
          <w:rFonts w:ascii="Arial" w:hAnsi="Arial" w:cs="Arial"/>
          <w:color w:val="000000"/>
          <w:sz w:val="36"/>
          <w:szCs w:val="36"/>
          <w:lang w:bidi="hi-IN"/>
        </w:rPr>
        <w:tab/>
        <w:t xml:space="preserve">   </w:t>
      </w:r>
    </w:p>
    <w:p w14:paraId="037E80D6"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gramStart"/>
      <w:r w:rsidRPr="0095677F">
        <w:rPr>
          <w:rFonts w:ascii="Arial" w:hAnsi="Arial" w:cs="Arial"/>
          <w:color w:val="000000"/>
          <w:sz w:val="36"/>
          <w:szCs w:val="36"/>
          <w:lang w:bidi="hi-IN"/>
        </w:rPr>
        <w:t>caq</w:t>
      </w:r>
      <w:proofErr w:type="gramEnd"/>
      <w:r w:rsidRPr="0095677F">
        <w:rPr>
          <w:rFonts w:ascii="Arial" w:hAnsi="Arial" w:cs="Arial"/>
          <w:color w:val="000000"/>
          <w:sz w:val="36"/>
          <w:szCs w:val="36"/>
          <w:lang w:bidi="hi-IN"/>
        </w:rPr>
        <w:t xml:space="preserve"> mEq &gt;</w:t>
      </w:r>
      <w:r w:rsidRPr="0095677F">
        <w:rPr>
          <w:rFonts w:ascii="Arial" w:hAnsi="Arial" w:cs="Arial"/>
          <w:color w:val="000000"/>
          <w:sz w:val="36"/>
          <w:szCs w:val="36"/>
          <w:lang w:bidi="hi-IN"/>
        </w:rPr>
        <w:tab/>
        <w:t xml:space="preserve">,mEq&amp;sthAni# </w:t>
      </w:r>
      <w:r w:rsidRPr="0095677F">
        <w:rPr>
          <w:rFonts w:ascii="Arial" w:hAnsi="Arial" w:cs="Arial"/>
          <w:color w:val="000000"/>
          <w:sz w:val="36"/>
          <w:szCs w:val="36"/>
          <w:lang w:bidi="hi-IN"/>
        </w:rPr>
        <w:tab/>
        <w:t xml:space="preserve">   </w:t>
      </w:r>
    </w:p>
    <w:p w14:paraId="27214405"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gramStart"/>
      <w:r w:rsidRPr="0095677F">
        <w:rPr>
          <w:rFonts w:ascii="Arial" w:hAnsi="Arial" w:cs="Arial"/>
          <w:color w:val="000000"/>
          <w:sz w:val="36"/>
          <w:szCs w:val="36"/>
          <w:lang w:bidi="hi-IN"/>
        </w:rPr>
        <w:t>aqsthAni</w:t>
      </w:r>
      <w:proofErr w:type="gramEnd"/>
      <w:r w:rsidRPr="0095677F">
        <w:rPr>
          <w:rFonts w:ascii="Arial" w:hAnsi="Arial" w:cs="Arial"/>
          <w:color w:val="000000"/>
          <w:sz w:val="36"/>
          <w:szCs w:val="36"/>
          <w:lang w:bidi="hi-IN"/>
        </w:rPr>
        <w:t># ca,caq mEq &gt;</w:t>
      </w:r>
      <w:r w:rsidRPr="0095677F">
        <w:rPr>
          <w:rFonts w:ascii="Arial" w:hAnsi="Arial" w:cs="Arial"/>
          <w:color w:val="000000"/>
          <w:sz w:val="36"/>
          <w:szCs w:val="36"/>
          <w:lang w:bidi="hi-IN"/>
        </w:rPr>
        <w:tab/>
      </w:r>
      <w:r w:rsidRPr="0095677F">
        <w:rPr>
          <w:rFonts w:ascii="Arial" w:hAnsi="Arial" w:cs="Arial"/>
          <w:color w:val="000000"/>
          <w:sz w:val="36"/>
          <w:szCs w:val="36"/>
          <w:lang w:bidi="hi-IN"/>
        </w:rPr>
        <w:tab/>
        <w:t xml:space="preserve">   </w:t>
      </w:r>
    </w:p>
    <w:p w14:paraId="423B4916"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gramStart"/>
      <w:r w:rsidRPr="0095677F">
        <w:rPr>
          <w:rFonts w:ascii="Arial" w:hAnsi="Arial" w:cs="Arial"/>
          <w:color w:val="000000"/>
          <w:sz w:val="36"/>
          <w:szCs w:val="36"/>
          <w:lang w:bidi="hi-IN"/>
        </w:rPr>
        <w:t>mEq</w:t>
      </w:r>
      <w:proofErr w:type="gramEnd"/>
      <w:r w:rsidRPr="0095677F">
        <w:rPr>
          <w:rFonts w:ascii="Arial" w:hAnsi="Arial" w:cs="Arial"/>
          <w:color w:val="000000"/>
          <w:sz w:val="36"/>
          <w:szCs w:val="36"/>
          <w:lang w:bidi="hi-IN"/>
        </w:rPr>
        <w:t xml:space="preserve"> parU(gm)#Shi,parU(gm)#Shi ca </w:t>
      </w:r>
      <w:r w:rsidRPr="0095677F">
        <w:rPr>
          <w:rFonts w:ascii="Arial" w:hAnsi="Arial" w:cs="Arial"/>
          <w:color w:val="000000"/>
          <w:sz w:val="36"/>
          <w:szCs w:val="36"/>
          <w:lang w:bidi="hi-IN"/>
        </w:rPr>
        <w:tab/>
        <w:t xml:space="preserve">   </w:t>
      </w:r>
    </w:p>
    <w:p w14:paraId="776F9F97"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proofErr w:type="gramStart"/>
      <w:r w:rsidRPr="0095677F">
        <w:rPr>
          <w:rFonts w:ascii="Arial" w:hAnsi="Arial" w:cs="Arial"/>
          <w:color w:val="000000"/>
          <w:sz w:val="36"/>
          <w:szCs w:val="36"/>
          <w:lang w:bidi="hi-IN"/>
        </w:rPr>
        <w:t>caq</w:t>
      </w:r>
      <w:proofErr w:type="gramEnd"/>
      <w:r w:rsidRPr="0095677F">
        <w:rPr>
          <w:rFonts w:ascii="Arial" w:hAnsi="Arial" w:cs="Arial"/>
          <w:color w:val="000000"/>
          <w:sz w:val="36"/>
          <w:szCs w:val="36"/>
          <w:lang w:bidi="hi-IN"/>
        </w:rPr>
        <w:t xml:space="preserve"> mEq &gt;,mEq SarI#rANi </w:t>
      </w:r>
      <w:r w:rsidRPr="0095677F">
        <w:rPr>
          <w:rFonts w:ascii="Arial" w:hAnsi="Arial" w:cs="Arial"/>
          <w:color w:val="000000"/>
          <w:sz w:val="36"/>
          <w:szCs w:val="36"/>
          <w:lang w:bidi="hi-IN"/>
        </w:rPr>
        <w:tab/>
        <w:t xml:space="preserve"> </w:t>
      </w:r>
    </w:p>
    <w:p w14:paraId="104A5274" w14:textId="77777777" w:rsidR="0095677F" w:rsidRPr="0095677F" w:rsidRDefault="0095677F" w:rsidP="0095677F">
      <w:pPr>
        <w:autoSpaceDE w:val="0"/>
        <w:autoSpaceDN w:val="0"/>
        <w:adjustRightInd w:val="0"/>
        <w:spacing w:after="0" w:line="240" w:lineRule="auto"/>
        <w:rPr>
          <w:rFonts w:ascii="Arial" w:hAnsi="Arial" w:cs="Arial"/>
          <w:color w:val="000000"/>
          <w:sz w:val="36"/>
          <w:szCs w:val="36"/>
          <w:lang w:bidi="hi-IN"/>
        </w:rPr>
      </w:pPr>
      <w:r w:rsidRPr="0095677F">
        <w:rPr>
          <w:rFonts w:ascii="Arial" w:hAnsi="Arial" w:cs="Arial"/>
          <w:color w:val="000000"/>
          <w:sz w:val="36"/>
          <w:szCs w:val="36"/>
          <w:lang w:bidi="hi-IN"/>
        </w:rPr>
        <w:t>SarI#rANi ca,</w:t>
      </w:r>
      <w:r w:rsidRPr="0095677F">
        <w:rPr>
          <w:rFonts w:ascii="Arial" w:hAnsi="Arial" w:cs="Arial"/>
          <w:color w:val="000000"/>
          <w:sz w:val="36"/>
          <w:szCs w:val="36"/>
          <w:lang w:bidi="hi-IN"/>
        </w:rPr>
        <w:tab/>
        <w:t>caq mEq &gt;</w:t>
      </w:r>
      <w:r w:rsidRPr="0095677F">
        <w:rPr>
          <w:rFonts w:ascii="Arial" w:hAnsi="Arial" w:cs="Arial"/>
          <w:color w:val="000000"/>
          <w:sz w:val="36"/>
          <w:szCs w:val="36"/>
          <w:lang w:bidi="hi-IN"/>
        </w:rPr>
        <w:tab/>
        <w:t xml:space="preserve"> </w:t>
      </w:r>
    </w:p>
    <w:p w14:paraId="6111140A" w14:textId="0E49E384" w:rsidR="00D91D60" w:rsidRDefault="0095677F" w:rsidP="0095677F">
      <w:pPr>
        <w:autoSpaceDE w:val="0"/>
        <w:autoSpaceDN w:val="0"/>
        <w:adjustRightInd w:val="0"/>
        <w:spacing w:after="0" w:line="240" w:lineRule="auto"/>
        <w:rPr>
          <w:rFonts w:ascii="Arial" w:hAnsi="Arial" w:cs="Arial"/>
          <w:color w:val="000000"/>
          <w:sz w:val="36"/>
          <w:szCs w:val="36"/>
          <w:lang w:bidi="hi-IN"/>
        </w:rPr>
      </w:pPr>
      <w:r w:rsidRPr="0095677F">
        <w:rPr>
          <w:rFonts w:ascii="Arial" w:hAnsi="Arial" w:cs="Arial"/>
          <w:color w:val="000000"/>
          <w:sz w:val="36"/>
          <w:szCs w:val="36"/>
          <w:lang w:bidi="hi-IN"/>
        </w:rPr>
        <w:t>maq iti# mE</w:t>
      </w:r>
      <w:r w:rsidRPr="0095677F">
        <w:rPr>
          <w:rFonts w:ascii="Arial" w:hAnsi="Arial" w:cs="Arial"/>
          <w:color w:val="000000"/>
          <w:sz w:val="36"/>
          <w:szCs w:val="36"/>
          <w:lang w:bidi="hi-IN"/>
        </w:rPr>
        <w:tab/>
        <w:t>,</w:t>
      </w:r>
    </w:p>
    <w:p w14:paraId="427013D9" w14:textId="465F0B1A" w:rsidR="00D91D60" w:rsidRDefault="002771E1"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
    <w:p w14:paraId="60B63350" w14:textId="3999739A" w:rsidR="00D91D60" w:rsidRPr="002771E1" w:rsidRDefault="00E42661" w:rsidP="00D91D60">
      <w:pPr>
        <w:autoSpaceDE w:val="0"/>
        <w:autoSpaceDN w:val="0"/>
        <w:adjustRightInd w:val="0"/>
        <w:spacing w:after="0" w:line="240" w:lineRule="auto"/>
        <w:rPr>
          <w:rFonts w:ascii="Arial" w:hAnsi="Arial" w:cs="Arial"/>
          <w:b/>
          <w:bCs/>
          <w:color w:val="000000"/>
          <w:sz w:val="36"/>
          <w:szCs w:val="36"/>
          <w:lang w:bidi="hi-IN"/>
        </w:rPr>
      </w:pPr>
      <w:proofErr w:type="gramStart"/>
      <w:r w:rsidRPr="002771E1">
        <w:rPr>
          <w:rFonts w:ascii="Arial" w:hAnsi="Arial" w:cs="Arial"/>
          <w:b/>
          <w:bCs/>
          <w:color w:val="000000"/>
          <w:sz w:val="36"/>
          <w:szCs w:val="36"/>
          <w:lang w:bidi="hi-IN"/>
        </w:rPr>
        <w:t xml:space="preserve">17.2 </w:t>
      </w:r>
      <w:r w:rsidR="00D91D60" w:rsidRPr="002771E1">
        <w:rPr>
          <w:rFonts w:ascii="Arial" w:hAnsi="Arial" w:cs="Arial"/>
          <w:b/>
          <w:bCs/>
          <w:color w:val="000000"/>
          <w:sz w:val="36"/>
          <w:szCs w:val="36"/>
          <w:lang w:bidi="hi-IN"/>
        </w:rPr>
        <w:t xml:space="preserve"> SrI</w:t>
      </w:r>
      <w:proofErr w:type="gramEnd"/>
      <w:r w:rsidR="00D91D60" w:rsidRPr="002771E1">
        <w:rPr>
          <w:rFonts w:ascii="Arial" w:hAnsi="Arial" w:cs="Arial"/>
          <w:b/>
          <w:bCs/>
          <w:color w:val="000000"/>
          <w:sz w:val="36"/>
          <w:szCs w:val="36"/>
          <w:lang w:bidi="hi-IN"/>
        </w:rPr>
        <w:t xml:space="preserve"> camaka kramaH - dvitIy</w:t>
      </w:r>
      <w:r w:rsidR="00665208" w:rsidRPr="002771E1">
        <w:rPr>
          <w:rFonts w:ascii="Arial" w:hAnsi="Arial" w:cs="Arial"/>
          <w:b/>
          <w:bCs/>
          <w:color w:val="000000"/>
          <w:sz w:val="36"/>
          <w:szCs w:val="36"/>
          <w:lang w:bidi="hi-IN"/>
        </w:rPr>
        <w:t>O</w:t>
      </w:r>
      <w:r w:rsidR="00D91D60" w:rsidRPr="002771E1">
        <w:rPr>
          <w:rFonts w:ascii="Arial" w:hAnsi="Arial" w:cs="Arial"/>
          <w:b/>
          <w:bCs/>
          <w:color w:val="000000"/>
          <w:sz w:val="36"/>
          <w:szCs w:val="36"/>
          <w:lang w:bidi="hi-IN"/>
        </w:rPr>
        <w:t xml:space="preserve"> &amp;nuvAkaH</w:t>
      </w:r>
    </w:p>
    <w:p w14:paraId="6E8F3E53" w14:textId="77777777" w:rsidR="0095677F" w:rsidRDefault="0095677F" w:rsidP="00D91D60">
      <w:pPr>
        <w:autoSpaceDE w:val="0"/>
        <w:autoSpaceDN w:val="0"/>
        <w:adjustRightInd w:val="0"/>
        <w:spacing w:after="0" w:line="240" w:lineRule="auto"/>
        <w:rPr>
          <w:rFonts w:ascii="Arial" w:hAnsi="Arial" w:cs="Arial"/>
          <w:color w:val="000000"/>
          <w:sz w:val="36"/>
          <w:szCs w:val="36"/>
          <w:lang w:bidi="hi-IN"/>
        </w:rPr>
      </w:pPr>
    </w:p>
    <w:p w14:paraId="24D458FA"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r w:rsidRPr="003674D9">
        <w:rPr>
          <w:rFonts w:ascii="Arial" w:hAnsi="Arial" w:cs="Arial"/>
          <w:color w:val="000000"/>
          <w:sz w:val="36"/>
          <w:szCs w:val="36"/>
          <w:lang w:bidi="hi-IN"/>
        </w:rPr>
        <w:t>jyaiShThya#~jca,</w:t>
      </w:r>
      <w:r w:rsidRPr="003674D9">
        <w:rPr>
          <w:rFonts w:ascii="Arial" w:hAnsi="Arial" w:cs="Arial"/>
          <w:color w:val="000000"/>
          <w:sz w:val="36"/>
          <w:szCs w:val="36"/>
          <w:lang w:bidi="hi-IN"/>
        </w:rPr>
        <w:tab/>
        <w:t>caq mEq &gt;</w:t>
      </w:r>
      <w:r w:rsidRPr="003674D9">
        <w:rPr>
          <w:rFonts w:ascii="Arial" w:hAnsi="Arial" w:cs="Arial"/>
          <w:color w:val="000000"/>
          <w:sz w:val="36"/>
          <w:szCs w:val="36"/>
          <w:lang w:bidi="hi-IN"/>
        </w:rPr>
        <w:tab/>
      </w:r>
      <w:r w:rsidRPr="003674D9">
        <w:rPr>
          <w:rFonts w:ascii="Arial" w:hAnsi="Arial" w:cs="Arial"/>
          <w:color w:val="000000"/>
          <w:sz w:val="36"/>
          <w:szCs w:val="36"/>
          <w:lang w:bidi="hi-IN"/>
        </w:rPr>
        <w:tab/>
        <w:t xml:space="preserve">   </w:t>
      </w:r>
    </w:p>
    <w:p w14:paraId="0166442B"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gramStart"/>
      <w:r w:rsidRPr="003674D9">
        <w:rPr>
          <w:rFonts w:ascii="Arial" w:hAnsi="Arial" w:cs="Arial"/>
          <w:color w:val="000000"/>
          <w:sz w:val="36"/>
          <w:szCs w:val="36"/>
          <w:lang w:bidi="hi-IN"/>
        </w:rPr>
        <w:t>maq</w:t>
      </w:r>
      <w:proofErr w:type="gramEnd"/>
      <w:r w:rsidRPr="003674D9">
        <w:rPr>
          <w:rFonts w:ascii="Arial" w:hAnsi="Arial" w:cs="Arial"/>
          <w:color w:val="000000"/>
          <w:sz w:val="36"/>
          <w:szCs w:val="36"/>
          <w:lang w:bidi="hi-IN"/>
        </w:rPr>
        <w:t xml:space="preserve"> Adhi#patyaM,Adhi#patya~jca</w:t>
      </w:r>
      <w:r w:rsidRPr="003674D9">
        <w:rPr>
          <w:rFonts w:ascii="Arial" w:hAnsi="Arial" w:cs="Arial"/>
          <w:color w:val="000000"/>
          <w:sz w:val="36"/>
          <w:szCs w:val="36"/>
          <w:lang w:bidi="hi-IN"/>
        </w:rPr>
        <w:tab/>
        <w:t xml:space="preserve">   </w:t>
      </w:r>
    </w:p>
    <w:p w14:paraId="4B51D4D3"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r w:rsidRPr="003674D9">
        <w:rPr>
          <w:rFonts w:ascii="Arial" w:hAnsi="Arial" w:cs="Arial"/>
          <w:color w:val="000000"/>
          <w:sz w:val="36"/>
          <w:szCs w:val="36"/>
          <w:lang w:bidi="hi-IN"/>
        </w:rPr>
        <w:t xml:space="preserve">Adhi#patyaqmityAdhi# --- </w:t>
      </w:r>
      <w:proofErr w:type="gramStart"/>
      <w:r w:rsidRPr="003674D9">
        <w:rPr>
          <w:rFonts w:ascii="Arial" w:hAnsi="Arial" w:cs="Arial"/>
          <w:color w:val="000000"/>
          <w:sz w:val="36"/>
          <w:szCs w:val="36"/>
          <w:lang w:bidi="hi-IN"/>
        </w:rPr>
        <w:t>paqtyaqM  &gt;</w:t>
      </w:r>
      <w:proofErr w:type="gramEnd"/>
      <w:r w:rsidRPr="003674D9">
        <w:rPr>
          <w:rFonts w:ascii="Arial" w:hAnsi="Arial" w:cs="Arial"/>
          <w:color w:val="000000"/>
          <w:sz w:val="36"/>
          <w:szCs w:val="36"/>
          <w:lang w:bidi="hi-IN"/>
        </w:rPr>
        <w:t>,caq mEq &gt;</w:t>
      </w:r>
      <w:r w:rsidRPr="003674D9">
        <w:rPr>
          <w:rFonts w:ascii="Arial" w:hAnsi="Arial" w:cs="Arial"/>
          <w:color w:val="000000"/>
          <w:sz w:val="36"/>
          <w:szCs w:val="36"/>
          <w:lang w:bidi="hi-IN"/>
        </w:rPr>
        <w:tab/>
        <w:t xml:space="preserve"> </w:t>
      </w:r>
    </w:p>
    <w:p w14:paraId="1D5E8D21"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r w:rsidRPr="003674D9">
        <w:rPr>
          <w:rFonts w:ascii="Arial" w:hAnsi="Arial" w:cs="Arial"/>
          <w:color w:val="000000"/>
          <w:sz w:val="36"/>
          <w:szCs w:val="36"/>
          <w:lang w:bidi="hi-IN"/>
        </w:rPr>
        <w:t>mEq maqnyuH,</w:t>
      </w:r>
      <w:r w:rsidRPr="003674D9">
        <w:rPr>
          <w:rFonts w:ascii="Arial" w:hAnsi="Arial" w:cs="Arial"/>
          <w:color w:val="000000"/>
          <w:sz w:val="36"/>
          <w:szCs w:val="36"/>
          <w:lang w:bidi="hi-IN"/>
        </w:rPr>
        <w:tab/>
        <w:t>maqnyuSca#</w:t>
      </w:r>
      <w:r w:rsidRPr="003674D9">
        <w:rPr>
          <w:rFonts w:ascii="Arial" w:hAnsi="Arial" w:cs="Arial"/>
          <w:color w:val="000000"/>
          <w:sz w:val="36"/>
          <w:szCs w:val="36"/>
          <w:lang w:bidi="hi-IN"/>
        </w:rPr>
        <w:tab/>
        <w:t xml:space="preserve">   </w:t>
      </w:r>
    </w:p>
    <w:p w14:paraId="4F58EE33"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gramStart"/>
      <w:r w:rsidRPr="003674D9">
        <w:rPr>
          <w:rFonts w:ascii="Arial" w:hAnsi="Arial" w:cs="Arial"/>
          <w:color w:val="000000"/>
          <w:sz w:val="36"/>
          <w:szCs w:val="36"/>
          <w:lang w:bidi="hi-IN"/>
        </w:rPr>
        <w:t>caq</w:t>
      </w:r>
      <w:proofErr w:type="gramEnd"/>
      <w:r w:rsidRPr="003674D9">
        <w:rPr>
          <w:rFonts w:ascii="Arial" w:hAnsi="Arial" w:cs="Arial"/>
          <w:color w:val="000000"/>
          <w:sz w:val="36"/>
          <w:szCs w:val="36"/>
          <w:lang w:bidi="hi-IN"/>
        </w:rPr>
        <w:t xml:space="preserve"> mEq &gt;</w:t>
      </w:r>
      <w:r w:rsidRPr="003674D9">
        <w:rPr>
          <w:rFonts w:ascii="Arial" w:hAnsi="Arial" w:cs="Arial"/>
          <w:color w:val="000000"/>
          <w:sz w:val="36"/>
          <w:szCs w:val="36"/>
          <w:lang w:bidi="hi-IN"/>
        </w:rPr>
        <w:tab/>
        <w:t>,mEq BAma#H</w:t>
      </w:r>
      <w:r w:rsidRPr="003674D9">
        <w:rPr>
          <w:rFonts w:ascii="Arial" w:hAnsi="Arial" w:cs="Arial"/>
          <w:color w:val="000000"/>
          <w:sz w:val="36"/>
          <w:szCs w:val="36"/>
          <w:lang w:bidi="hi-IN"/>
        </w:rPr>
        <w:tab/>
        <w:t xml:space="preserve">   </w:t>
      </w:r>
    </w:p>
    <w:p w14:paraId="21B6F1BF"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r w:rsidRPr="003674D9">
        <w:rPr>
          <w:rFonts w:ascii="Arial" w:hAnsi="Arial" w:cs="Arial"/>
          <w:color w:val="000000"/>
          <w:sz w:val="36"/>
          <w:szCs w:val="36"/>
          <w:lang w:bidi="hi-IN"/>
        </w:rPr>
        <w:lastRenderedPageBreak/>
        <w:t>BAma#Sca</w:t>
      </w:r>
      <w:proofErr w:type="gramStart"/>
      <w:r w:rsidRPr="003674D9">
        <w:rPr>
          <w:rFonts w:ascii="Arial" w:hAnsi="Arial" w:cs="Arial"/>
          <w:color w:val="000000"/>
          <w:sz w:val="36"/>
          <w:szCs w:val="36"/>
          <w:lang w:bidi="hi-IN"/>
        </w:rPr>
        <w:t>,caq</w:t>
      </w:r>
      <w:proofErr w:type="gramEnd"/>
      <w:r w:rsidRPr="003674D9">
        <w:rPr>
          <w:rFonts w:ascii="Arial" w:hAnsi="Arial" w:cs="Arial"/>
          <w:color w:val="000000"/>
          <w:sz w:val="36"/>
          <w:szCs w:val="36"/>
          <w:lang w:bidi="hi-IN"/>
        </w:rPr>
        <w:t xml:space="preserve"> mEq &gt;</w:t>
      </w:r>
      <w:r w:rsidRPr="003674D9">
        <w:rPr>
          <w:rFonts w:ascii="Arial" w:hAnsi="Arial" w:cs="Arial"/>
          <w:color w:val="000000"/>
          <w:sz w:val="36"/>
          <w:szCs w:val="36"/>
          <w:lang w:bidi="hi-IN"/>
        </w:rPr>
        <w:tab/>
        <w:t xml:space="preserve"> </w:t>
      </w:r>
    </w:p>
    <w:p w14:paraId="0264F05A"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gramStart"/>
      <w:r w:rsidRPr="003674D9">
        <w:rPr>
          <w:rFonts w:ascii="Arial" w:hAnsi="Arial" w:cs="Arial"/>
          <w:color w:val="000000"/>
          <w:sz w:val="36"/>
          <w:szCs w:val="36"/>
          <w:lang w:bidi="hi-IN"/>
        </w:rPr>
        <w:t>mE&amp;</w:t>
      </w:r>
      <w:proofErr w:type="gramEnd"/>
      <w:r w:rsidRPr="003674D9">
        <w:rPr>
          <w:rFonts w:ascii="Arial" w:hAnsi="Arial" w:cs="Arial"/>
          <w:color w:val="000000"/>
          <w:sz w:val="36"/>
          <w:szCs w:val="36"/>
          <w:lang w:bidi="hi-IN"/>
        </w:rPr>
        <w:t>ma#H,ama#Sca</w:t>
      </w:r>
      <w:r w:rsidRPr="003674D9">
        <w:rPr>
          <w:rFonts w:ascii="Arial" w:hAnsi="Arial" w:cs="Arial"/>
          <w:color w:val="000000"/>
          <w:sz w:val="36"/>
          <w:szCs w:val="36"/>
          <w:lang w:bidi="hi-IN"/>
        </w:rPr>
        <w:tab/>
        <w:t xml:space="preserve">   </w:t>
      </w:r>
    </w:p>
    <w:p w14:paraId="75655681"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gramStart"/>
      <w:r w:rsidRPr="003674D9">
        <w:rPr>
          <w:rFonts w:ascii="Arial" w:hAnsi="Arial" w:cs="Arial"/>
          <w:color w:val="000000"/>
          <w:sz w:val="36"/>
          <w:szCs w:val="36"/>
          <w:lang w:bidi="hi-IN"/>
        </w:rPr>
        <w:t>caq</w:t>
      </w:r>
      <w:proofErr w:type="gramEnd"/>
      <w:r w:rsidRPr="003674D9">
        <w:rPr>
          <w:rFonts w:ascii="Arial" w:hAnsi="Arial" w:cs="Arial"/>
          <w:color w:val="000000"/>
          <w:sz w:val="36"/>
          <w:szCs w:val="36"/>
          <w:lang w:bidi="hi-IN"/>
        </w:rPr>
        <w:t xml:space="preserve"> mEq &gt;,mE&amp;MBa#H</w:t>
      </w:r>
      <w:r w:rsidRPr="003674D9">
        <w:rPr>
          <w:rFonts w:ascii="Arial" w:hAnsi="Arial" w:cs="Arial"/>
          <w:color w:val="000000"/>
          <w:sz w:val="36"/>
          <w:szCs w:val="36"/>
          <w:lang w:bidi="hi-IN"/>
        </w:rPr>
        <w:tab/>
        <w:t xml:space="preserve">   </w:t>
      </w:r>
    </w:p>
    <w:p w14:paraId="4BB47A57"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gramStart"/>
      <w:r w:rsidRPr="003674D9">
        <w:rPr>
          <w:rFonts w:ascii="Arial" w:hAnsi="Arial" w:cs="Arial"/>
          <w:color w:val="000000"/>
          <w:sz w:val="36"/>
          <w:szCs w:val="36"/>
          <w:lang w:bidi="hi-IN"/>
        </w:rPr>
        <w:t>aMBa#</w:t>
      </w:r>
      <w:proofErr w:type="gramEnd"/>
      <w:r w:rsidRPr="003674D9">
        <w:rPr>
          <w:rFonts w:ascii="Arial" w:hAnsi="Arial" w:cs="Arial"/>
          <w:color w:val="000000"/>
          <w:sz w:val="36"/>
          <w:szCs w:val="36"/>
          <w:lang w:bidi="hi-IN"/>
        </w:rPr>
        <w:t xml:space="preserve">Sca,caq mEq &gt; </w:t>
      </w:r>
    </w:p>
    <w:p w14:paraId="65C64687"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gramStart"/>
      <w:r w:rsidRPr="003674D9">
        <w:rPr>
          <w:rFonts w:ascii="Arial" w:hAnsi="Arial" w:cs="Arial"/>
          <w:color w:val="000000"/>
          <w:sz w:val="36"/>
          <w:szCs w:val="36"/>
          <w:lang w:bidi="hi-IN"/>
        </w:rPr>
        <w:t>mEq</w:t>
      </w:r>
      <w:proofErr w:type="gramEnd"/>
      <w:r w:rsidRPr="003674D9">
        <w:rPr>
          <w:rFonts w:ascii="Arial" w:hAnsi="Arial" w:cs="Arial"/>
          <w:color w:val="000000"/>
          <w:sz w:val="36"/>
          <w:szCs w:val="36"/>
          <w:lang w:bidi="hi-IN"/>
        </w:rPr>
        <w:t xml:space="preserve"> jEqmA ,jEqmA ca#</w:t>
      </w:r>
      <w:r w:rsidRPr="003674D9">
        <w:rPr>
          <w:rFonts w:ascii="Arial" w:hAnsi="Arial" w:cs="Arial"/>
          <w:color w:val="000000"/>
          <w:sz w:val="36"/>
          <w:szCs w:val="36"/>
          <w:lang w:bidi="hi-IN"/>
        </w:rPr>
        <w:tab/>
        <w:t xml:space="preserve">   </w:t>
      </w:r>
    </w:p>
    <w:p w14:paraId="028C8A9B"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gramStart"/>
      <w:r w:rsidRPr="003674D9">
        <w:rPr>
          <w:rFonts w:ascii="Arial" w:hAnsi="Arial" w:cs="Arial"/>
          <w:color w:val="000000"/>
          <w:sz w:val="36"/>
          <w:szCs w:val="36"/>
          <w:lang w:bidi="hi-IN"/>
        </w:rPr>
        <w:t>caq</w:t>
      </w:r>
      <w:proofErr w:type="gramEnd"/>
      <w:r w:rsidRPr="003674D9">
        <w:rPr>
          <w:rFonts w:ascii="Arial" w:hAnsi="Arial" w:cs="Arial"/>
          <w:color w:val="000000"/>
          <w:sz w:val="36"/>
          <w:szCs w:val="36"/>
          <w:lang w:bidi="hi-IN"/>
        </w:rPr>
        <w:t xml:space="preserve"> mEq &gt;,</w:t>
      </w:r>
      <w:r w:rsidRPr="003674D9">
        <w:rPr>
          <w:rFonts w:ascii="Arial" w:hAnsi="Arial" w:cs="Arial"/>
          <w:color w:val="000000"/>
          <w:sz w:val="36"/>
          <w:szCs w:val="36"/>
          <w:lang w:bidi="hi-IN"/>
        </w:rPr>
        <w:tab/>
        <w:t xml:space="preserve">mEq  maqhiqmA </w:t>
      </w:r>
      <w:r w:rsidRPr="003674D9">
        <w:rPr>
          <w:rFonts w:ascii="Arial" w:hAnsi="Arial" w:cs="Arial"/>
          <w:color w:val="000000"/>
          <w:sz w:val="36"/>
          <w:szCs w:val="36"/>
          <w:lang w:bidi="hi-IN"/>
        </w:rPr>
        <w:tab/>
        <w:t xml:space="preserve"> </w:t>
      </w:r>
    </w:p>
    <w:p w14:paraId="64ADFC73"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r w:rsidRPr="003674D9">
        <w:rPr>
          <w:rFonts w:ascii="Arial" w:hAnsi="Arial" w:cs="Arial"/>
          <w:color w:val="000000"/>
          <w:sz w:val="36"/>
          <w:szCs w:val="36"/>
          <w:lang w:bidi="hi-IN"/>
        </w:rPr>
        <w:t>maqhiqmA ca#,</w:t>
      </w:r>
      <w:r w:rsidRPr="003674D9">
        <w:rPr>
          <w:rFonts w:ascii="Arial" w:hAnsi="Arial" w:cs="Arial"/>
          <w:color w:val="000000"/>
          <w:sz w:val="36"/>
          <w:szCs w:val="36"/>
          <w:lang w:bidi="hi-IN"/>
        </w:rPr>
        <w:tab/>
        <w:t>caq mEq &gt;</w:t>
      </w:r>
      <w:r w:rsidRPr="003674D9">
        <w:rPr>
          <w:rFonts w:ascii="Arial" w:hAnsi="Arial" w:cs="Arial"/>
          <w:color w:val="000000"/>
          <w:sz w:val="36"/>
          <w:szCs w:val="36"/>
          <w:lang w:bidi="hi-IN"/>
        </w:rPr>
        <w:tab/>
        <w:t xml:space="preserve"> </w:t>
      </w:r>
    </w:p>
    <w:p w14:paraId="01BAC510"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gramStart"/>
      <w:r w:rsidRPr="003674D9">
        <w:rPr>
          <w:rFonts w:ascii="Arial" w:hAnsi="Arial" w:cs="Arial"/>
          <w:color w:val="000000"/>
          <w:sz w:val="36"/>
          <w:szCs w:val="36"/>
          <w:lang w:bidi="hi-IN"/>
        </w:rPr>
        <w:t>mEq</w:t>
      </w:r>
      <w:proofErr w:type="gramEnd"/>
      <w:r w:rsidRPr="003674D9">
        <w:rPr>
          <w:rFonts w:ascii="Arial" w:hAnsi="Arial" w:cs="Arial"/>
          <w:color w:val="000000"/>
          <w:sz w:val="36"/>
          <w:szCs w:val="36"/>
          <w:lang w:bidi="hi-IN"/>
        </w:rPr>
        <w:t xml:space="preserve"> vaqriqmA ,vaqriqmA ca#</w:t>
      </w:r>
      <w:r w:rsidRPr="003674D9">
        <w:rPr>
          <w:rFonts w:ascii="Arial" w:hAnsi="Arial" w:cs="Arial"/>
          <w:color w:val="000000"/>
          <w:sz w:val="36"/>
          <w:szCs w:val="36"/>
          <w:lang w:bidi="hi-IN"/>
        </w:rPr>
        <w:tab/>
        <w:t xml:space="preserve">   </w:t>
      </w:r>
    </w:p>
    <w:p w14:paraId="7526B5E6"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gramStart"/>
      <w:r w:rsidRPr="003674D9">
        <w:rPr>
          <w:rFonts w:ascii="Arial" w:hAnsi="Arial" w:cs="Arial"/>
          <w:color w:val="000000"/>
          <w:sz w:val="36"/>
          <w:szCs w:val="36"/>
          <w:lang w:bidi="hi-IN"/>
        </w:rPr>
        <w:t>caq</w:t>
      </w:r>
      <w:proofErr w:type="gramEnd"/>
      <w:r w:rsidRPr="003674D9">
        <w:rPr>
          <w:rFonts w:ascii="Arial" w:hAnsi="Arial" w:cs="Arial"/>
          <w:color w:val="000000"/>
          <w:sz w:val="36"/>
          <w:szCs w:val="36"/>
          <w:lang w:bidi="hi-IN"/>
        </w:rPr>
        <w:t xml:space="preserve"> mEq &gt;</w:t>
      </w:r>
      <w:r w:rsidRPr="003674D9">
        <w:rPr>
          <w:rFonts w:ascii="Arial" w:hAnsi="Arial" w:cs="Arial"/>
          <w:color w:val="000000"/>
          <w:sz w:val="36"/>
          <w:szCs w:val="36"/>
          <w:lang w:bidi="hi-IN"/>
        </w:rPr>
        <w:tab/>
        <w:t xml:space="preserve">,mEq praqthiqmA </w:t>
      </w:r>
      <w:r w:rsidRPr="003674D9">
        <w:rPr>
          <w:rFonts w:ascii="Arial" w:hAnsi="Arial" w:cs="Arial"/>
          <w:color w:val="000000"/>
          <w:sz w:val="36"/>
          <w:szCs w:val="36"/>
          <w:lang w:bidi="hi-IN"/>
        </w:rPr>
        <w:tab/>
        <w:t xml:space="preserve">   </w:t>
      </w:r>
    </w:p>
    <w:p w14:paraId="691D3682"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gramStart"/>
      <w:r w:rsidRPr="003674D9">
        <w:rPr>
          <w:rFonts w:ascii="Arial" w:hAnsi="Arial" w:cs="Arial"/>
          <w:color w:val="000000"/>
          <w:sz w:val="36"/>
          <w:szCs w:val="36"/>
          <w:lang w:bidi="hi-IN"/>
        </w:rPr>
        <w:t>praqthiqmA</w:t>
      </w:r>
      <w:proofErr w:type="gramEnd"/>
      <w:r w:rsidRPr="003674D9">
        <w:rPr>
          <w:rFonts w:ascii="Arial" w:hAnsi="Arial" w:cs="Arial"/>
          <w:color w:val="000000"/>
          <w:sz w:val="36"/>
          <w:szCs w:val="36"/>
          <w:lang w:bidi="hi-IN"/>
        </w:rPr>
        <w:t xml:space="preserve"> ca#,caq mEq &gt; </w:t>
      </w:r>
    </w:p>
    <w:p w14:paraId="20C11709"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gramStart"/>
      <w:r w:rsidRPr="003674D9">
        <w:rPr>
          <w:rFonts w:ascii="Arial" w:hAnsi="Arial" w:cs="Arial"/>
          <w:color w:val="000000"/>
          <w:sz w:val="36"/>
          <w:szCs w:val="36"/>
          <w:lang w:bidi="hi-IN"/>
        </w:rPr>
        <w:t>mEq</w:t>
      </w:r>
      <w:proofErr w:type="gramEnd"/>
      <w:r w:rsidRPr="003674D9">
        <w:rPr>
          <w:rFonts w:ascii="Arial" w:hAnsi="Arial" w:cs="Arial"/>
          <w:color w:val="000000"/>
          <w:sz w:val="36"/>
          <w:szCs w:val="36"/>
          <w:lang w:bidi="hi-IN"/>
        </w:rPr>
        <w:t xml:space="preserve"> vaqr.ShmA, vaqr.ShmA ca#</w:t>
      </w:r>
      <w:r w:rsidRPr="003674D9">
        <w:rPr>
          <w:rFonts w:ascii="Arial" w:hAnsi="Arial" w:cs="Arial"/>
          <w:color w:val="000000"/>
          <w:sz w:val="36"/>
          <w:szCs w:val="36"/>
          <w:lang w:bidi="hi-IN"/>
        </w:rPr>
        <w:tab/>
        <w:t xml:space="preserve">   </w:t>
      </w:r>
    </w:p>
    <w:p w14:paraId="2A9D66C6"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gramStart"/>
      <w:r w:rsidRPr="003674D9">
        <w:rPr>
          <w:rFonts w:ascii="Arial" w:hAnsi="Arial" w:cs="Arial"/>
          <w:color w:val="000000"/>
          <w:sz w:val="36"/>
          <w:szCs w:val="36"/>
          <w:lang w:bidi="hi-IN"/>
        </w:rPr>
        <w:t>caq</w:t>
      </w:r>
      <w:proofErr w:type="gramEnd"/>
      <w:r w:rsidRPr="003674D9">
        <w:rPr>
          <w:rFonts w:ascii="Arial" w:hAnsi="Arial" w:cs="Arial"/>
          <w:color w:val="000000"/>
          <w:sz w:val="36"/>
          <w:szCs w:val="36"/>
          <w:lang w:bidi="hi-IN"/>
        </w:rPr>
        <w:t xml:space="preserve"> mEq &gt;, mEq  drAqGuqyA </w:t>
      </w:r>
      <w:r w:rsidRPr="003674D9">
        <w:rPr>
          <w:rFonts w:ascii="Arial" w:hAnsi="Arial" w:cs="Arial"/>
          <w:color w:val="000000"/>
          <w:sz w:val="36"/>
          <w:szCs w:val="36"/>
          <w:lang w:bidi="hi-IN"/>
        </w:rPr>
        <w:tab/>
        <w:t xml:space="preserve"> </w:t>
      </w:r>
    </w:p>
    <w:p w14:paraId="737C7DBD"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gramStart"/>
      <w:r w:rsidRPr="003674D9">
        <w:rPr>
          <w:rFonts w:ascii="Arial" w:hAnsi="Arial" w:cs="Arial"/>
          <w:color w:val="000000"/>
          <w:sz w:val="36"/>
          <w:szCs w:val="36"/>
          <w:lang w:bidi="hi-IN"/>
        </w:rPr>
        <w:t>drAqGuqyA</w:t>
      </w:r>
      <w:proofErr w:type="gramEnd"/>
      <w:r w:rsidRPr="003674D9">
        <w:rPr>
          <w:rFonts w:ascii="Arial" w:hAnsi="Arial" w:cs="Arial"/>
          <w:color w:val="000000"/>
          <w:sz w:val="36"/>
          <w:szCs w:val="36"/>
          <w:lang w:bidi="hi-IN"/>
        </w:rPr>
        <w:t xml:space="preserve"> ca# ,caq mEq &gt;</w:t>
      </w:r>
      <w:r w:rsidRPr="003674D9">
        <w:rPr>
          <w:rFonts w:ascii="Arial" w:hAnsi="Arial" w:cs="Arial"/>
          <w:color w:val="000000"/>
          <w:sz w:val="36"/>
          <w:szCs w:val="36"/>
          <w:lang w:bidi="hi-IN"/>
        </w:rPr>
        <w:tab/>
        <w:t xml:space="preserve"> </w:t>
      </w:r>
    </w:p>
    <w:p w14:paraId="09F0A444"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r w:rsidRPr="003674D9">
        <w:rPr>
          <w:rFonts w:ascii="Arial" w:hAnsi="Arial" w:cs="Arial"/>
          <w:color w:val="000000"/>
          <w:sz w:val="36"/>
          <w:szCs w:val="36"/>
          <w:lang w:bidi="hi-IN"/>
        </w:rPr>
        <w:t>mEq vRuqddhaM,</w:t>
      </w:r>
      <w:r w:rsidRPr="003674D9">
        <w:rPr>
          <w:rFonts w:ascii="Arial" w:hAnsi="Arial" w:cs="Arial"/>
          <w:color w:val="000000"/>
          <w:sz w:val="36"/>
          <w:szCs w:val="36"/>
          <w:lang w:bidi="hi-IN"/>
        </w:rPr>
        <w:tab/>
        <w:t>vRuqddha~jca#</w:t>
      </w:r>
      <w:r w:rsidRPr="003674D9">
        <w:rPr>
          <w:rFonts w:ascii="Arial" w:hAnsi="Arial" w:cs="Arial"/>
          <w:color w:val="000000"/>
          <w:sz w:val="36"/>
          <w:szCs w:val="36"/>
          <w:lang w:bidi="hi-IN"/>
        </w:rPr>
        <w:tab/>
        <w:t xml:space="preserve">   </w:t>
      </w:r>
    </w:p>
    <w:p w14:paraId="6FDA67B1"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r w:rsidRPr="003674D9">
        <w:rPr>
          <w:rFonts w:ascii="Arial" w:hAnsi="Arial" w:cs="Arial"/>
          <w:color w:val="000000"/>
          <w:sz w:val="36"/>
          <w:szCs w:val="36"/>
          <w:lang w:bidi="hi-IN"/>
        </w:rPr>
        <w:t>caq mEq &gt;, mEq vRuddhi#H</w:t>
      </w:r>
      <w:r w:rsidRPr="003674D9">
        <w:rPr>
          <w:rFonts w:ascii="Arial" w:hAnsi="Arial" w:cs="Arial"/>
          <w:color w:val="000000"/>
          <w:sz w:val="36"/>
          <w:szCs w:val="36"/>
          <w:lang w:bidi="hi-IN"/>
        </w:rPr>
        <w:tab/>
        <w:t xml:space="preserve"> </w:t>
      </w:r>
      <w:r w:rsidRPr="003674D9">
        <w:rPr>
          <w:rFonts w:ascii="Arial" w:hAnsi="Arial" w:cs="Arial"/>
          <w:color w:val="000000"/>
          <w:sz w:val="36"/>
          <w:szCs w:val="36"/>
          <w:lang w:bidi="hi-IN"/>
        </w:rPr>
        <w:tab/>
        <w:t xml:space="preserve">   </w:t>
      </w:r>
    </w:p>
    <w:p w14:paraId="28C8EAD6"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gramStart"/>
      <w:r w:rsidRPr="003674D9">
        <w:rPr>
          <w:rFonts w:ascii="Arial" w:hAnsi="Arial" w:cs="Arial"/>
          <w:color w:val="000000"/>
          <w:sz w:val="36"/>
          <w:szCs w:val="36"/>
          <w:lang w:bidi="hi-IN"/>
        </w:rPr>
        <w:t>vRuddhi#</w:t>
      </w:r>
      <w:proofErr w:type="gramEnd"/>
      <w:r w:rsidRPr="003674D9">
        <w:rPr>
          <w:rFonts w:ascii="Arial" w:hAnsi="Arial" w:cs="Arial"/>
          <w:color w:val="000000"/>
          <w:sz w:val="36"/>
          <w:szCs w:val="36"/>
          <w:lang w:bidi="hi-IN"/>
        </w:rPr>
        <w:t>Sca,caq mEq &gt;</w:t>
      </w:r>
      <w:r w:rsidRPr="003674D9">
        <w:rPr>
          <w:rFonts w:ascii="Arial" w:hAnsi="Arial" w:cs="Arial"/>
          <w:color w:val="000000"/>
          <w:sz w:val="36"/>
          <w:szCs w:val="36"/>
          <w:lang w:bidi="hi-IN"/>
        </w:rPr>
        <w:tab/>
      </w:r>
      <w:r w:rsidRPr="003674D9">
        <w:rPr>
          <w:rFonts w:ascii="Arial" w:hAnsi="Arial" w:cs="Arial"/>
          <w:color w:val="000000"/>
          <w:sz w:val="36"/>
          <w:szCs w:val="36"/>
          <w:lang w:bidi="hi-IN"/>
        </w:rPr>
        <w:tab/>
        <w:t xml:space="preserve">   </w:t>
      </w:r>
    </w:p>
    <w:p w14:paraId="3EE5DF32"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gramStart"/>
      <w:r w:rsidRPr="003674D9">
        <w:rPr>
          <w:rFonts w:ascii="Arial" w:hAnsi="Arial" w:cs="Arial"/>
          <w:color w:val="000000"/>
          <w:sz w:val="36"/>
          <w:szCs w:val="36"/>
          <w:lang w:bidi="hi-IN"/>
        </w:rPr>
        <w:t>mEq</w:t>
      </w:r>
      <w:proofErr w:type="gramEnd"/>
      <w:r w:rsidRPr="003674D9">
        <w:rPr>
          <w:rFonts w:ascii="Arial" w:hAnsi="Arial" w:cs="Arial"/>
          <w:color w:val="000000"/>
          <w:sz w:val="36"/>
          <w:szCs w:val="36"/>
          <w:lang w:bidi="hi-IN"/>
        </w:rPr>
        <w:t xml:space="preserve"> saqtyaM ,saqtya~jca#</w:t>
      </w:r>
      <w:r w:rsidRPr="003674D9">
        <w:rPr>
          <w:rFonts w:ascii="Arial" w:hAnsi="Arial" w:cs="Arial"/>
          <w:color w:val="000000"/>
          <w:sz w:val="36"/>
          <w:szCs w:val="36"/>
          <w:lang w:bidi="hi-IN"/>
        </w:rPr>
        <w:tab/>
        <w:t xml:space="preserve">   </w:t>
      </w:r>
    </w:p>
    <w:p w14:paraId="13B057A2"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r w:rsidRPr="003674D9">
        <w:rPr>
          <w:rFonts w:ascii="Arial" w:hAnsi="Arial" w:cs="Arial"/>
          <w:color w:val="000000"/>
          <w:sz w:val="36"/>
          <w:szCs w:val="36"/>
          <w:lang w:bidi="hi-IN"/>
        </w:rPr>
        <w:t>caq mEq &gt;,</w:t>
      </w:r>
      <w:r w:rsidRPr="003674D9">
        <w:rPr>
          <w:rFonts w:ascii="Arial" w:hAnsi="Arial" w:cs="Arial"/>
          <w:color w:val="000000"/>
          <w:sz w:val="36"/>
          <w:szCs w:val="36"/>
          <w:lang w:bidi="hi-IN"/>
        </w:rPr>
        <w:tab/>
        <w:t xml:space="preserve">mEq SraqddhA   </w:t>
      </w:r>
      <w:r w:rsidRPr="003674D9">
        <w:rPr>
          <w:rFonts w:ascii="Arial" w:hAnsi="Arial" w:cs="Arial"/>
          <w:color w:val="000000"/>
          <w:sz w:val="36"/>
          <w:szCs w:val="36"/>
          <w:lang w:bidi="hi-IN"/>
        </w:rPr>
        <w:tab/>
        <w:t xml:space="preserve">   </w:t>
      </w:r>
    </w:p>
    <w:p w14:paraId="6F1EACDA"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gramStart"/>
      <w:r w:rsidRPr="003674D9">
        <w:rPr>
          <w:rFonts w:ascii="Arial" w:hAnsi="Arial" w:cs="Arial"/>
          <w:color w:val="000000"/>
          <w:sz w:val="36"/>
          <w:szCs w:val="36"/>
          <w:lang w:bidi="hi-IN"/>
        </w:rPr>
        <w:t>SraqddhA  ca</w:t>
      </w:r>
      <w:proofErr w:type="gramEnd"/>
      <w:r w:rsidRPr="003674D9">
        <w:rPr>
          <w:rFonts w:ascii="Arial" w:hAnsi="Arial" w:cs="Arial"/>
          <w:color w:val="000000"/>
          <w:sz w:val="36"/>
          <w:szCs w:val="36"/>
          <w:lang w:bidi="hi-IN"/>
        </w:rPr>
        <w:t xml:space="preserve">#,SraqddhEti# Srat --- dhA </w:t>
      </w:r>
      <w:r w:rsidRPr="003674D9">
        <w:rPr>
          <w:rFonts w:ascii="Arial" w:hAnsi="Arial" w:cs="Arial"/>
          <w:color w:val="000000"/>
          <w:sz w:val="36"/>
          <w:szCs w:val="36"/>
          <w:lang w:bidi="hi-IN"/>
        </w:rPr>
        <w:tab/>
        <w:t xml:space="preserve">   </w:t>
      </w:r>
    </w:p>
    <w:p w14:paraId="06DA2095"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gramStart"/>
      <w:r w:rsidRPr="003674D9">
        <w:rPr>
          <w:rFonts w:ascii="Arial" w:hAnsi="Arial" w:cs="Arial"/>
          <w:color w:val="000000"/>
          <w:sz w:val="36"/>
          <w:szCs w:val="36"/>
          <w:lang w:bidi="hi-IN"/>
        </w:rPr>
        <w:t>caq</w:t>
      </w:r>
      <w:proofErr w:type="gramEnd"/>
      <w:r w:rsidRPr="003674D9">
        <w:rPr>
          <w:rFonts w:ascii="Arial" w:hAnsi="Arial" w:cs="Arial"/>
          <w:color w:val="000000"/>
          <w:sz w:val="36"/>
          <w:szCs w:val="36"/>
          <w:lang w:bidi="hi-IN"/>
        </w:rPr>
        <w:t xml:space="preserve"> mEq &gt;,mEq jaga#t </w:t>
      </w:r>
      <w:r w:rsidRPr="003674D9">
        <w:rPr>
          <w:rFonts w:ascii="Arial" w:hAnsi="Arial" w:cs="Arial"/>
          <w:color w:val="000000"/>
          <w:sz w:val="36"/>
          <w:szCs w:val="36"/>
          <w:lang w:bidi="hi-IN"/>
        </w:rPr>
        <w:tab/>
        <w:t xml:space="preserve"> </w:t>
      </w:r>
    </w:p>
    <w:p w14:paraId="7920B17E"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gramStart"/>
      <w:r w:rsidRPr="003674D9">
        <w:rPr>
          <w:rFonts w:ascii="Arial" w:hAnsi="Arial" w:cs="Arial"/>
          <w:color w:val="000000"/>
          <w:sz w:val="36"/>
          <w:szCs w:val="36"/>
          <w:lang w:bidi="hi-IN"/>
        </w:rPr>
        <w:t>jaga#</w:t>
      </w:r>
      <w:proofErr w:type="gramEnd"/>
      <w:r w:rsidRPr="003674D9">
        <w:rPr>
          <w:rFonts w:ascii="Arial" w:hAnsi="Arial" w:cs="Arial"/>
          <w:color w:val="000000"/>
          <w:sz w:val="36"/>
          <w:szCs w:val="36"/>
          <w:lang w:bidi="hi-IN"/>
        </w:rPr>
        <w:t>cca ,caq mEq &gt;</w:t>
      </w:r>
      <w:r w:rsidRPr="003674D9">
        <w:rPr>
          <w:rFonts w:ascii="Arial" w:hAnsi="Arial" w:cs="Arial"/>
          <w:color w:val="000000"/>
          <w:sz w:val="36"/>
          <w:szCs w:val="36"/>
          <w:lang w:bidi="hi-IN"/>
        </w:rPr>
        <w:tab/>
        <w:t xml:space="preserve"> </w:t>
      </w:r>
    </w:p>
    <w:p w14:paraId="764625E8"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gramStart"/>
      <w:r w:rsidRPr="003674D9">
        <w:rPr>
          <w:rFonts w:ascii="Arial" w:hAnsi="Arial" w:cs="Arial"/>
          <w:color w:val="000000"/>
          <w:sz w:val="36"/>
          <w:szCs w:val="36"/>
          <w:lang w:bidi="hi-IN"/>
        </w:rPr>
        <w:t>mEq</w:t>
      </w:r>
      <w:proofErr w:type="gramEnd"/>
      <w:r w:rsidRPr="003674D9">
        <w:rPr>
          <w:rFonts w:ascii="Arial" w:hAnsi="Arial" w:cs="Arial"/>
          <w:color w:val="000000"/>
          <w:sz w:val="36"/>
          <w:szCs w:val="36"/>
          <w:lang w:bidi="hi-IN"/>
        </w:rPr>
        <w:t xml:space="preserve"> dhana$M &gt;,dhana#~jca</w:t>
      </w:r>
      <w:r w:rsidRPr="003674D9">
        <w:rPr>
          <w:rFonts w:ascii="Arial" w:hAnsi="Arial" w:cs="Arial"/>
          <w:color w:val="000000"/>
          <w:sz w:val="36"/>
          <w:szCs w:val="36"/>
          <w:lang w:bidi="hi-IN"/>
        </w:rPr>
        <w:tab/>
        <w:t xml:space="preserve">   </w:t>
      </w:r>
    </w:p>
    <w:p w14:paraId="7C292E49"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r w:rsidRPr="003674D9">
        <w:rPr>
          <w:rFonts w:ascii="Arial" w:hAnsi="Arial" w:cs="Arial"/>
          <w:color w:val="000000"/>
          <w:sz w:val="36"/>
          <w:szCs w:val="36"/>
          <w:lang w:bidi="hi-IN"/>
        </w:rPr>
        <w:t>caq mEq &gt;,</w:t>
      </w:r>
      <w:r w:rsidRPr="003674D9">
        <w:rPr>
          <w:rFonts w:ascii="Arial" w:hAnsi="Arial" w:cs="Arial"/>
          <w:color w:val="000000"/>
          <w:sz w:val="36"/>
          <w:szCs w:val="36"/>
          <w:lang w:bidi="hi-IN"/>
        </w:rPr>
        <w:tab/>
        <w:t>mEq vaSa#H</w:t>
      </w:r>
      <w:r w:rsidRPr="003674D9">
        <w:rPr>
          <w:rFonts w:ascii="Arial" w:hAnsi="Arial" w:cs="Arial"/>
          <w:color w:val="000000"/>
          <w:sz w:val="36"/>
          <w:szCs w:val="36"/>
          <w:lang w:bidi="hi-IN"/>
        </w:rPr>
        <w:tab/>
        <w:t xml:space="preserve"> </w:t>
      </w:r>
    </w:p>
    <w:p w14:paraId="52E1B435"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gramStart"/>
      <w:r w:rsidRPr="003674D9">
        <w:rPr>
          <w:rFonts w:ascii="Arial" w:hAnsi="Arial" w:cs="Arial"/>
          <w:color w:val="000000"/>
          <w:sz w:val="36"/>
          <w:szCs w:val="36"/>
          <w:lang w:bidi="hi-IN"/>
        </w:rPr>
        <w:t>vaSa#</w:t>
      </w:r>
      <w:proofErr w:type="gramEnd"/>
      <w:r w:rsidRPr="003674D9">
        <w:rPr>
          <w:rFonts w:ascii="Arial" w:hAnsi="Arial" w:cs="Arial"/>
          <w:color w:val="000000"/>
          <w:sz w:val="36"/>
          <w:szCs w:val="36"/>
          <w:lang w:bidi="hi-IN"/>
        </w:rPr>
        <w:t>Sca,caq mEq &gt;</w:t>
      </w:r>
      <w:r w:rsidRPr="003674D9">
        <w:rPr>
          <w:rFonts w:ascii="Arial" w:hAnsi="Arial" w:cs="Arial"/>
          <w:color w:val="000000"/>
          <w:sz w:val="36"/>
          <w:szCs w:val="36"/>
          <w:lang w:bidi="hi-IN"/>
        </w:rPr>
        <w:tab/>
        <w:t xml:space="preserve"> </w:t>
      </w:r>
    </w:p>
    <w:p w14:paraId="37CB41AD"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gramStart"/>
      <w:r w:rsidRPr="003674D9">
        <w:rPr>
          <w:rFonts w:ascii="Arial" w:hAnsi="Arial" w:cs="Arial"/>
          <w:color w:val="000000"/>
          <w:sz w:val="36"/>
          <w:szCs w:val="36"/>
          <w:lang w:bidi="hi-IN"/>
        </w:rPr>
        <w:t>mEq</w:t>
      </w:r>
      <w:proofErr w:type="gramEnd"/>
      <w:r w:rsidRPr="003674D9">
        <w:rPr>
          <w:rFonts w:ascii="Arial" w:hAnsi="Arial" w:cs="Arial"/>
          <w:color w:val="000000"/>
          <w:sz w:val="36"/>
          <w:szCs w:val="36"/>
          <w:lang w:bidi="hi-IN"/>
        </w:rPr>
        <w:t xml:space="preserve"> tviShi#H,tviShi#Sca</w:t>
      </w:r>
      <w:r w:rsidRPr="003674D9">
        <w:rPr>
          <w:rFonts w:ascii="Arial" w:hAnsi="Arial" w:cs="Arial"/>
          <w:color w:val="000000"/>
          <w:sz w:val="36"/>
          <w:szCs w:val="36"/>
          <w:lang w:bidi="hi-IN"/>
        </w:rPr>
        <w:tab/>
        <w:t xml:space="preserve">   </w:t>
      </w:r>
    </w:p>
    <w:p w14:paraId="0BA35D52"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gramStart"/>
      <w:r w:rsidRPr="003674D9">
        <w:rPr>
          <w:rFonts w:ascii="Arial" w:hAnsi="Arial" w:cs="Arial"/>
          <w:color w:val="000000"/>
          <w:sz w:val="36"/>
          <w:szCs w:val="36"/>
          <w:lang w:bidi="hi-IN"/>
        </w:rPr>
        <w:t>caq</w:t>
      </w:r>
      <w:proofErr w:type="gramEnd"/>
      <w:r w:rsidRPr="003674D9">
        <w:rPr>
          <w:rFonts w:ascii="Arial" w:hAnsi="Arial" w:cs="Arial"/>
          <w:color w:val="000000"/>
          <w:sz w:val="36"/>
          <w:szCs w:val="36"/>
          <w:lang w:bidi="hi-IN"/>
        </w:rPr>
        <w:t xml:space="preserve"> mEq &gt;,mEq krIqDA </w:t>
      </w:r>
      <w:r w:rsidRPr="003674D9">
        <w:rPr>
          <w:rFonts w:ascii="Arial" w:hAnsi="Arial" w:cs="Arial"/>
          <w:color w:val="000000"/>
          <w:sz w:val="36"/>
          <w:szCs w:val="36"/>
          <w:lang w:bidi="hi-IN"/>
        </w:rPr>
        <w:tab/>
      </w:r>
      <w:r w:rsidRPr="003674D9">
        <w:rPr>
          <w:rFonts w:ascii="Arial" w:hAnsi="Arial" w:cs="Arial"/>
          <w:color w:val="000000"/>
          <w:sz w:val="36"/>
          <w:szCs w:val="36"/>
          <w:lang w:bidi="hi-IN"/>
        </w:rPr>
        <w:tab/>
        <w:t xml:space="preserve">   </w:t>
      </w:r>
    </w:p>
    <w:p w14:paraId="153FD39B"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gramStart"/>
      <w:r w:rsidRPr="003674D9">
        <w:rPr>
          <w:rFonts w:ascii="Arial" w:hAnsi="Arial" w:cs="Arial"/>
          <w:color w:val="000000"/>
          <w:sz w:val="36"/>
          <w:szCs w:val="36"/>
          <w:lang w:bidi="hi-IN"/>
        </w:rPr>
        <w:t>krIqDA</w:t>
      </w:r>
      <w:proofErr w:type="gramEnd"/>
      <w:r w:rsidRPr="003674D9">
        <w:rPr>
          <w:rFonts w:ascii="Arial" w:hAnsi="Arial" w:cs="Arial"/>
          <w:color w:val="000000"/>
          <w:sz w:val="36"/>
          <w:szCs w:val="36"/>
          <w:lang w:bidi="hi-IN"/>
        </w:rPr>
        <w:t xml:space="preserve"> ca#</w:t>
      </w:r>
      <w:r w:rsidRPr="003674D9">
        <w:rPr>
          <w:rFonts w:ascii="Arial" w:hAnsi="Arial" w:cs="Arial"/>
          <w:color w:val="000000"/>
          <w:sz w:val="36"/>
          <w:szCs w:val="36"/>
          <w:lang w:bidi="hi-IN"/>
        </w:rPr>
        <w:tab/>
        <w:t>,caq mEq &gt;</w:t>
      </w:r>
      <w:r w:rsidRPr="003674D9">
        <w:rPr>
          <w:rFonts w:ascii="Arial" w:hAnsi="Arial" w:cs="Arial"/>
          <w:color w:val="000000"/>
          <w:sz w:val="36"/>
          <w:szCs w:val="36"/>
          <w:lang w:bidi="hi-IN"/>
        </w:rPr>
        <w:tab/>
        <w:t xml:space="preserve"> </w:t>
      </w:r>
    </w:p>
    <w:p w14:paraId="4CA5995B"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r w:rsidRPr="003674D9">
        <w:rPr>
          <w:rFonts w:ascii="Arial" w:hAnsi="Arial" w:cs="Arial"/>
          <w:color w:val="000000"/>
          <w:sz w:val="36"/>
          <w:szCs w:val="36"/>
          <w:lang w:bidi="hi-IN"/>
        </w:rPr>
        <w:t>mEq mOda#H,</w:t>
      </w:r>
      <w:r w:rsidRPr="003674D9">
        <w:rPr>
          <w:rFonts w:ascii="Arial" w:hAnsi="Arial" w:cs="Arial"/>
          <w:color w:val="000000"/>
          <w:sz w:val="36"/>
          <w:szCs w:val="36"/>
          <w:lang w:bidi="hi-IN"/>
        </w:rPr>
        <w:tab/>
        <w:t>mOda#Sca</w:t>
      </w:r>
      <w:r w:rsidRPr="003674D9">
        <w:rPr>
          <w:rFonts w:ascii="Arial" w:hAnsi="Arial" w:cs="Arial"/>
          <w:color w:val="000000"/>
          <w:sz w:val="36"/>
          <w:szCs w:val="36"/>
          <w:lang w:bidi="hi-IN"/>
        </w:rPr>
        <w:tab/>
        <w:t xml:space="preserve">   </w:t>
      </w:r>
    </w:p>
    <w:p w14:paraId="07F90CCE"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r w:rsidRPr="003674D9">
        <w:rPr>
          <w:rFonts w:ascii="Arial" w:hAnsi="Arial" w:cs="Arial"/>
          <w:color w:val="000000"/>
          <w:sz w:val="36"/>
          <w:szCs w:val="36"/>
          <w:lang w:bidi="hi-IN"/>
        </w:rPr>
        <w:t xml:space="preserve">caq mEq &gt;, mEq jAqtaM </w:t>
      </w:r>
      <w:r w:rsidRPr="003674D9">
        <w:rPr>
          <w:rFonts w:ascii="Arial" w:hAnsi="Arial" w:cs="Arial"/>
          <w:color w:val="000000"/>
          <w:sz w:val="36"/>
          <w:szCs w:val="36"/>
          <w:lang w:bidi="hi-IN"/>
        </w:rPr>
        <w:tab/>
        <w:t xml:space="preserve"> </w:t>
      </w:r>
    </w:p>
    <w:p w14:paraId="786CFF04"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r w:rsidRPr="003674D9">
        <w:rPr>
          <w:rFonts w:ascii="Arial" w:hAnsi="Arial" w:cs="Arial"/>
          <w:color w:val="000000"/>
          <w:sz w:val="36"/>
          <w:szCs w:val="36"/>
          <w:lang w:bidi="hi-IN"/>
        </w:rPr>
        <w:t>jAqta~jca#,</w:t>
      </w:r>
      <w:r w:rsidRPr="003674D9">
        <w:rPr>
          <w:rFonts w:ascii="Arial" w:hAnsi="Arial" w:cs="Arial"/>
          <w:color w:val="000000"/>
          <w:sz w:val="36"/>
          <w:szCs w:val="36"/>
          <w:lang w:bidi="hi-IN"/>
        </w:rPr>
        <w:tab/>
        <w:t>caq mEq &gt;</w:t>
      </w:r>
      <w:r w:rsidRPr="003674D9">
        <w:rPr>
          <w:rFonts w:ascii="Arial" w:hAnsi="Arial" w:cs="Arial"/>
          <w:color w:val="000000"/>
          <w:sz w:val="36"/>
          <w:szCs w:val="36"/>
          <w:lang w:bidi="hi-IN"/>
        </w:rPr>
        <w:tab/>
        <w:t xml:space="preserve"> </w:t>
      </w:r>
      <w:r w:rsidRPr="003674D9">
        <w:rPr>
          <w:rFonts w:ascii="Arial" w:hAnsi="Arial" w:cs="Arial"/>
          <w:color w:val="000000"/>
          <w:sz w:val="36"/>
          <w:szCs w:val="36"/>
          <w:lang w:bidi="hi-IN"/>
        </w:rPr>
        <w:tab/>
        <w:t xml:space="preserve">   </w:t>
      </w:r>
    </w:p>
    <w:p w14:paraId="088047E6"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gramStart"/>
      <w:r w:rsidRPr="003674D9">
        <w:rPr>
          <w:rFonts w:ascii="Arial" w:hAnsi="Arial" w:cs="Arial"/>
          <w:color w:val="000000"/>
          <w:sz w:val="36"/>
          <w:szCs w:val="36"/>
          <w:lang w:bidi="hi-IN"/>
        </w:rPr>
        <w:t>mEq</w:t>
      </w:r>
      <w:proofErr w:type="gramEnd"/>
      <w:r w:rsidRPr="003674D9">
        <w:rPr>
          <w:rFonts w:ascii="Arial" w:hAnsi="Arial" w:cs="Arial"/>
          <w:color w:val="000000"/>
          <w:sz w:val="36"/>
          <w:szCs w:val="36"/>
          <w:lang w:bidi="hi-IN"/>
        </w:rPr>
        <w:t xml:space="preserve"> jaqniqShyamA#NaM ,jaqniqShyamA#Na~jca</w:t>
      </w:r>
      <w:r w:rsidRPr="003674D9">
        <w:rPr>
          <w:rFonts w:ascii="Arial" w:hAnsi="Arial" w:cs="Arial"/>
          <w:color w:val="000000"/>
          <w:sz w:val="36"/>
          <w:szCs w:val="36"/>
          <w:lang w:bidi="hi-IN"/>
        </w:rPr>
        <w:tab/>
        <w:t xml:space="preserve">   </w:t>
      </w:r>
    </w:p>
    <w:p w14:paraId="3C52F761"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gramStart"/>
      <w:r w:rsidRPr="003674D9">
        <w:rPr>
          <w:rFonts w:ascii="Arial" w:hAnsi="Arial" w:cs="Arial"/>
          <w:color w:val="000000"/>
          <w:sz w:val="36"/>
          <w:szCs w:val="36"/>
          <w:lang w:bidi="hi-IN"/>
        </w:rPr>
        <w:lastRenderedPageBreak/>
        <w:t>caq</w:t>
      </w:r>
      <w:proofErr w:type="gramEnd"/>
      <w:r w:rsidRPr="003674D9">
        <w:rPr>
          <w:rFonts w:ascii="Arial" w:hAnsi="Arial" w:cs="Arial"/>
          <w:color w:val="000000"/>
          <w:sz w:val="36"/>
          <w:szCs w:val="36"/>
          <w:lang w:bidi="hi-IN"/>
        </w:rPr>
        <w:t xml:space="preserve"> mEq &gt;,mEq sUqktaM </w:t>
      </w:r>
      <w:r w:rsidRPr="003674D9">
        <w:rPr>
          <w:rFonts w:ascii="Arial" w:hAnsi="Arial" w:cs="Arial"/>
          <w:color w:val="000000"/>
          <w:sz w:val="36"/>
          <w:szCs w:val="36"/>
          <w:lang w:bidi="hi-IN"/>
        </w:rPr>
        <w:tab/>
        <w:t xml:space="preserve">   </w:t>
      </w:r>
      <w:r w:rsidRPr="003674D9">
        <w:rPr>
          <w:rFonts w:ascii="Arial" w:hAnsi="Arial" w:cs="Arial"/>
          <w:color w:val="000000"/>
          <w:sz w:val="36"/>
          <w:szCs w:val="36"/>
          <w:lang w:bidi="hi-IN"/>
        </w:rPr>
        <w:tab/>
        <w:t xml:space="preserve">   </w:t>
      </w:r>
    </w:p>
    <w:p w14:paraId="55E92040"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gramStart"/>
      <w:r w:rsidRPr="003674D9">
        <w:rPr>
          <w:rFonts w:ascii="Arial" w:hAnsi="Arial" w:cs="Arial"/>
          <w:color w:val="000000"/>
          <w:sz w:val="36"/>
          <w:szCs w:val="36"/>
          <w:lang w:bidi="hi-IN"/>
        </w:rPr>
        <w:t>sUqkta~</w:t>
      </w:r>
      <w:proofErr w:type="gramEnd"/>
      <w:r w:rsidRPr="003674D9">
        <w:rPr>
          <w:rFonts w:ascii="Arial" w:hAnsi="Arial" w:cs="Arial"/>
          <w:color w:val="000000"/>
          <w:sz w:val="36"/>
          <w:szCs w:val="36"/>
          <w:lang w:bidi="hi-IN"/>
        </w:rPr>
        <w:t>jca#,sUqktamiti# su --- uqktaM</w:t>
      </w:r>
      <w:r w:rsidRPr="003674D9">
        <w:rPr>
          <w:rFonts w:ascii="Arial" w:hAnsi="Arial" w:cs="Arial"/>
          <w:color w:val="000000"/>
          <w:sz w:val="36"/>
          <w:szCs w:val="36"/>
          <w:lang w:bidi="hi-IN"/>
        </w:rPr>
        <w:tab/>
        <w:t xml:space="preserve">   </w:t>
      </w:r>
    </w:p>
    <w:p w14:paraId="6B87132F"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r w:rsidRPr="003674D9">
        <w:rPr>
          <w:rFonts w:ascii="Arial" w:hAnsi="Arial" w:cs="Arial"/>
          <w:color w:val="000000"/>
          <w:sz w:val="36"/>
          <w:szCs w:val="36"/>
          <w:lang w:bidi="hi-IN"/>
        </w:rPr>
        <w:t>caq mEq &gt;,</w:t>
      </w:r>
      <w:r w:rsidRPr="003674D9">
        <w:rPr>
          <w:rFonts w:ascii="Arial" w:hAnsi="Arial" w:cs="Arial"/>
          <w:color w:val="000000"/>
          <w:sz w:val="36"/>
          <w:szCs w:val="36"/>
          <w:lang w:bidi="hi-IN"/>
        </w:rPr>
        <w:tab/>
        <w:t xml:space="preserve">mEq suqkRuqtaM </w:t>
      </w:r>
      <w:r w:rsidRPr="003674D9">
        <w:rPr>
          <w:rFonts w:ascii="Arial" w:hAnsi="Arial" w:cs="Arial"/>
          <w:color w:val="000000"/>
          <w:sz w:val="36"/>
          <w:szCs w:val="36"/>
          <w:lang w:bidi="hi-IN"/>
        </w:rPr>
        <w:tab/>
        <w:t xml:space="preserve">  </w:t>
      </w:r>
      <w:r w:rsidRPr="003674D9">
        <w:rPr>
          <w:rFonts w:ascii="Arial" w:hAnsi="Arial" w:cs="Arial"/>
          <w:color w:val="000000"/>
          <w:sz w:val="36"/>
          <w:szCs w:val="36"/>
          <w:lang w:bidi="hi-IN"/>
        </w:rPr>
        <w:tab/>
        <w:t xml:space="preserve">   </w:t>
      </w:r>
    </w:p>
    <w:p w14:paraId="37F7ED68"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gramStart"/>
      <w:r w:rsidRPr="003674D9">
        <w:rPr>
          <w:rFonts w:ascii="Arial" w:hAnsi="Arial" w:cs="Arial"/>
          <w:color w:val="000000"/>
          <w:sz w:val="36"/>
          <w:szCs w:val="36"/>
          <w:lang w:bidi="hi-IN"/>
        </w:rPr>
        <w:t>suqkRuqta~</w:t>
      </w:r>
      <w:proofErr w:type="gramEnd"/>
      <w:r w:rsidRPr="003674D9">
        <w:rPr>
          <w:rFonts w:ascii="Arial" w:hAnsi="Arial" w:cs="Arial"/>
          <w:color w:val="000000"/>
          <w:sz w:val="36"/>
          <w:szCs w:val="36"/>
          <w:lang w:bidi="hi-IN"/>
        </w:rPr>
        <w:t>jca#,suqkRuqtamiti# su --- kRuqtaM</w:t>
      </w:r>
      <w:r w:rsidRPr="003674D9">
        <w:rPr>
          <w:rFonts w:ascii="Arial" w:hAnsi="Arial" w:cs="Arial"/>
          <w:color w:val="000000"/>
          <w:sz w:val="36"/>
          <w:szCs w:val="36"/>
          <w:lang w:bidi="hi-IN"/>
        </w:rPr>
        <w:tab/>
        <w:t xml:space="preserve">   </w:t>
      </w:r>
    </w:p>
    <w:p w14:paraId="3D5B8805"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r w:rsidRPr="003674D9">
        <w:rPr>
          <w:rFonts w:ascii="Arial" w:hAnsi="Arial" w:cs="Arial"/>
          <w:color w:val="000000"/>
          <w:sz w:val="36"/>
          <w:szCs w:val="36"/>
          <w:lang w:bidi="hi-IN"/>
        </w:rPr>
        <w:t xml:space="preserve">caq mEq &gt;, maq viqttaM </w:t>
      </w:r>
      <w:r w:rsidRPr="003674D9">
        <w:rPr>
          <w:rFonts w:ascii="Arial" w:hAnsi="Arial" w:cs="Arial"/>
          <w:color w:val="000000"/>
          <w:sz w:val="36"/>
          <w:szCs w:val="36"/>
          <w:lang w:bidi="hi-IN"/>
        </w:rPr>
        <w:tab/>
        <w:t xml:space="preserve">  </w:t>
      </w:r>
      <w:r w:rsidRPr="003674D9">
        <w:rPr>
          <w:rFonts w:ascii="Arial" w:hAnsi="Arial" w:cs="Arial"/>
          <w:color w:val="000000"/>
          <w:sz w:val="36"/>
          <w:szCs w:val="36"/>
          <w:lang w:bidi="hi-IN"/>
        </w:rPr>
        <w:tab/>
        <w:t xml:space="preserve">   </w:t>
      </w:r>
    </w:p>
    <w:p w14:paraId="7B7E0E77"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r w:rsidRPr="003674D9">
        <w:rPr>
          <w:rFonts w:ascii="Arial" w:hAnsi="Arial" w:cs="Arial"/>
          <w:color w:val="000000"/>
          <w:sz w:val="36"/>
          <w:szCs w:val="36"/>
          <w:lang w:bidi="hi-IN"/>
        </w:rPr>
        <w:t>viqtta~jca#, caq mEq &gt;</w:t>
      </w:r>
      <w:r w:rsidRPr="003674D9">
        <w:rPr>
          <w:rFonts w:ascii="Arial" w:hAnsi="Arial" w:cs="Arial"/>
          <w:color w:val="000000"/>
          <w:sz w:val="36"/>
          <w:szCs w:val="36"/>
          <w:lang w:bidi="hi-IN"/>
        </w:rPr>
        <w:tab/>
        <w:t xml:space="preserve"> </w:t>
      </w:r>
      <w:r w:rsidRPr="003674D9">
        <w:rPr>
          <w:rFonts w:ascii="Arial" w:hAnsi="Arial" w:cs="Arial"/>
          <w:color w:val="000000"/>
          <w:sz w:val="36"/>
          <w:szCs w:val="36"/>
          <w:lang w:bidi="hi-IN"/>
        </w:rPr>
        <w:tab/>
        <w:t xml:space="preserve">   </w:t>
      </w:r>
    </w:p>
    <w:p w14:paraId="2DFDE597"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gramStart"/>
      <w:r w:rsidRPr="003674D9">
        <w:rPr>
          <w:rFonts w:ascii="Arial" w:hAnsi="Arial" w:cs="Arial"/>
          <w:color w:val="000000"/>
          <w:sz w:val="36"/>
          <w:szCs w:val="36"/>
          <w:lang w:bidi="hi-IN"/>
        </w:rPr>
        <w:t>mEq</w:t>
      </w:r>
      <w:proofErr w:type="gramEnd"/>
      <w:r w:rsidRPr="003674D9">
        <w:rPr>
          <w:rFonts w:ascii="Arial" w:hAnsi="Arial" w:cs="Arial"/>
          <w:color w:val="000000"/>
          <w:sz w:val="36"/>
          <w:szCs w:val="36"/>
          <w:lang w:bidi="hi-IN"/>
        </w:rPr>
        <w:t xml:space="preserve"> vEdya$M &gt;,vEdya#~jca</w:t>
      </w:r>
      <w:r w:rsidRPr="003674D9">
        <w:rPr>
          <w:rFonts w:ascii="Arial" w:hAnsi="Arial" w:cs="Arial"/>
          <w:color w:val="000000"/>
          <w:sz w:val="36"/>
          <w:szCs w:val="36"/>
          <w:lang w:bidi="hi-IN"/>
        </w:rPr>
        <w:tab/>
        <w:t xml:space="preserve">   </w:t>
      </w:r>
    </w:p>
    <w:p w14:paraId="005D9D2A"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r w:rsidRPr="003674D9">
        <w:rPr>
          <w:rFonts w:ascii="Arial" w:hAnsi="Arial" w:cs="Arial"/>
          <w:color w:val="000000"/>
          <w:sz w:val="36"/>
          <w:szCs w:val="36"/>
          <w:lang w:bidi="hi-IN"/>
        </w:rPr>
        <w:t>caq mEq &gt;,</w:t>
      </w:r>
      <w:r w:rsidRPr="003674D9">
        <w:rPr>
          <w:rFonts w:ascii="Arial" w:hAnsi="Arial" w:cs="Arial"/>
          <w:color w:val="000000"/>
          <w:sz w:val="36"/>
          <w:szCs w:val="36"/>
          <w:lang w:bidi="hi-IN"/>
        </w:rPr>
        <w:tab/>
        <w:t xml:space="preserve">mEq BUqtaM </w:t>
      </w:r>
      <w:r w:rsidRPr="003674D9">
        <w:rPr>
          <w:rFonts w:ascii="Arial" w:hAnsi="Arial" w:cs="Arial"/>
          <w:color w:val="000000"/>
          <w:sz w:val="36"/>
          <w:szCs w:val="36"/>
          <w:lang w:bidi="hi-IN"/>
        </w:rPr>
        <w:tab/>
        <w:t xml:space="preserve"> </w:t>
      </w:r>
      <w:r w:rsidRPr="003674D9">
        <w:rPr>
          <w:rFonts w:ascii="Arial" w:hAnsi="Arial" w:cs="Arial"/>
          <w:color w:val="000000"/>
          <w:sz w:val="36"/>
          <w:szCs w:val="36"/>
          <w:lang w:bidi="hi-IN"/>
        </w:rPr>
        <w:tab/>
        <w:t xml:space="preserve">   </w:t>
      </w:r>
    </w:p>
    <w:p w14:paraId="2262F66D"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r w:rsidRPr="003674D9">
        <w:rPr>
          <w:rFonts w:ascii="Arial" w:hAnsi="Arial" w:cs="Arial"/>
          <w:color w:val="000000"/>
          <w:sz w:val="36"/>
          <w:szCs w:val="36"/>
          <w:lang w:bidi="hi-IN"/>
        </w:rPr>
        <w:t>BUqta~jca#</w:t>
      </w:r>
      <w:proofErr w:type="gramStart"/>
      <w:r w:rsidRPr="003674D9">
        <w:rPr>
          <w:rFonts w:ascii="Arial" w:hAnsi="Arial" w:cs="Arial"/>
          <w:color w:val="000000"/>
          <w:sz w:val="36"/>
          <w:szCs w:val="36"/>
          <w:lang w:bidi="hi-IN"/>
        </w:rPr>
        <w:t>,caq</w:t>
      </w:r>
      <w:proofErr w:type="gramEnd"/>
      <w:r w:rsidRPr="003674D9">
        <w:rPr>
          <w:rFonts w:ascii="Arial" w:hAnsi="Arial" w:cs="Arial"/>
          <w:color w:val="000000"/>
          <w:sz w:val="36"/>
          <w:szCs w:val="36"/>
          <w:lang w:bidi="hi-IN"/>
        </w:rPr>
        <w:t xml:space="preserve"> mEq &gt;</w:t>
      </w:r>
      <w:r w:rsidRPr="003674D9">
        <w:rPr>
          <w:rFonts w:ascii="Arial" w:hAnsi="Arial" w:cs="Arial"/>
          <w:color w:val="000000"/>
          <w:sz w:val="36"/>
          <w:szCs w:val="36"/>
          <w:lang w:bidi="hi-IN"/>
        </w:rPr>
        <w:tab/>
        <w:t xml:space="preserve">   </w:t>
      </w:r>
    </w:p>
    <w:p w14:paraId="499486D8"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gramStart"/>
      <w:r w:rsidRPr="003674D9">
        <w:rPr>
          <w:rFonts w:ascii="Arial" w:hAnsi="Arial" w:cs="Arial"/>
          <w:color w:val="000000"/>
          <w:sz w:val="36"/>
          <w:szCs w:val="36"/>
          <w:lang w:bidi="hi-IN"/>
        </w:rPr>
        <w:t>mEq  BaqviqShyat</w:t>
      </w:r>
      <w:proofErr w:type="gramEnd"/>
      <w:r w:rsidRPr="003674D9">
        <w:rPr>
          <w:rFonts w:ascii="Arial" w:hAnsi="Arial" w:cs="Arial"/>
          <w:color w:val="000000"/>
          <w:sz w:val="36"/>
          <w:szCs w:val="36"/>
          <w:lang w:bidi="hi-IN"/>
        </w:rPr>
        <w:t xml:space="preserve"> ,BaqviqShyacca# </w:t>
      </w:r>
      <w:r w:rsidRPr="003674D9">
        <w:rPr>
          <w:rFonts w:ascii="Arial" w:hAnsi="Arial" w:cs="Arial"/>
          <w:color w:val="000000"/>
          <w:sz w:val="36"/>
          <w:szCs w:val="36"/>
          <w:lang w:bidi="hi-IN"/>
        </w:rPr>
        <w:tab/>
        <w:t xml:space="preserve">   </w:t>
      </w:r>
    </w:p>
    <w:p w14:paraId="6205ED20"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r w:rsidRPr="003674D9">
        <w:rPr>
          <w:rFonts w:ascii="Arial" w:hAnsi="Arial" w:cs="Arial"/>
          <w:color w:val="000000"/>
          <w:sz w:val="36"/>
          <w:szCs w:val="36"/>
          <w:lang w:bidi="hi-IN"/>
        </w:rPr>
        <w:t>caq mEq &gt;,</w:t>
      </w:r>
      <w:r w:rsidRPr="003674D9">
        <w:rPr>
          <w:rFonts w:ascii="Arial" w:hAnsi="Arial" w:cs="Arial"/>
          <w:color w:val="000000"/>
          <w:sz w:val="36"/>
          <w:szCs w:val="36"/>
          <w:lang w:bidi="hi-IN"/>
        </w:rPr>
        <w:tab/>
        <w:t xml:space="preserve">mEq suqgaM  </w:t>
      </w:r>
      <w:r w:rsidRPr="003674D9">
        <w:rPr>
          <w:rFonts w:ascii="Arial" w:hAnsi="Arial" w:cs="Arial"/>
          <w:color w:val="000000"/>
          <w:sz w:val="36"/>
          <w:szCs w:val="36"/>
          <w:lang w:bidi="hi-IN"/>
        </w:rPr>
        <w:tab/>
        <w:t xml:space="preserve">   </w:t>
      </w:r>
    </w:p>
    <w:p w14:paraId="1866CA9B"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gramStart"/>
      <w:r w:rsidRPr="003674D9">
        <w:rPr>
          <w:rFonts w:ascii="Arial" w:hAnsi="Arial" w:cs="Arial"/>
          <w:color w:val="000000"/>
          <w:sz w:val="36"/>
          <w:szCs w:val="36"/>
          <w:lang w:bidi="hi-IN"/>
        </w:rPr>
        <w:t>suqga~</w:t>
      </w:r>
      <w:proofErr w:type="gramEnd"/>
      <w:r w:rsidRPr="003674D9">
        <w:rPr>
          <w:rFonts w:ascii="Arial" w:hAnsi="Arial" w:cs="Arial"/>
          <w:color w:val="000000"/>
          <w:sz w:val="36"/>
          <w:szCs w:val="36"/>
          <w:lang w:bidi="hi-IN"/>
        </w:rPr>
        <w:t>jca#,suqgamiti# su --- gaM</w:t>
      </w:r>
      <w:r w:rsidRPr="003674D9">
        <w:rPr>
          <w:rFonts w:ascii="Arial" w:hAnsi="Arial" w:cs="Arial"/>
          <w:color w:val="000000"/>
          <w:sz w:val="36"/>
          <w:szCs w:val="36"/>
          <w:lang w:bidi="hi-IN"/>
        </w:rPr>
        <w:tab/>
        <w:t xml:space="preserve">   </w:t>
      </w:r>
    </w:p>
    <w:p w14:paraId="3A7757F4"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gramStart"/>
      <w:r w:rsidRPr="003674D9">
        <w:rPr>
          <w:rFonts w:ascii="Arial" w:hAnsi="Arial" w:cs="Arial"/>
          <w:color w:val="000000"/>
          <w:sz w:val="36"/>
          <w:szCs w:val="36"/>
          <w:lang w:bidi="hi-IN"/>
        </w:rPr>
        <w:t>caq</w:t>
      </w:r>
      <w:proofErr w:type="gramEnd"/>
      <w:r w:rsidRPr="003674D9">
        <w:rPr>
          <w:rFonts w:ascii="Arial" w:hAnsi="Arial" w:cs="Arial"/>
          <w:color w:val="000000"/>
          <w:sz w:val="36"/>
          <w:szCs w:val="36"/>
          <w:lang w:bidi="hi-IN"/>
        </w:rPr>
        <w:t xml:space="preserve"> mEq &gt;,mEq suqpatha$M &gt;</w:t>
      </w:r>
      <w:r w:rsidRPr="003674D9">
        <w:rPr>
          <w:rFonts w:ascii="Arial" w:hAnsi="Arial" w:cs="Arial"/>
          <w:color w:val="000000"/>
          <w:sz w:val="36"/>
          <w:szCs w:val="36"/>
          <w:lang w:bidi="hi-IN"/>
        </w:rPr>
        <w:tab/>
        <w:t xml:space="preserve">  </w:t>
      </w:r>
    </w:p>
    <w:p w14:paraId="0F75F599"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gramStart"/>
      <w:r w:rsidRPr="003674D9">
        <w:rPr>
          <w:rFonts w:ascii="Arial" w:hAnsi="Arial" w:cs="Arial"/>
          <w:color w:val="000000"/>
          <w:sz w:val="36"/>
          <w:szCs w:val="36"/>
          <w:lang w:bidi="hi-IN"/>
        </w:rPr>
        <w:t>suqpatha</w:t>
      </w:r>
      <w:proofErr w:type="gramEnd"/>
      <w:r w:rsidRPr="003674D9">
        <w:rPr>
          <w:rFonts w:ascii="Arial" w:hAnsi="Arial" w:cs="Arial"/>
          <w:color w:val="000000"/>
          <w:sz w:val="36"/>
          <w:szCs w:val="36"/>
          <w:lang w:bidi="hi-IN"/>
        </w:rPr>
        <w:t xml:space="preserve">#~jca,suqpathaqmiti# su --- patha$M &gt;  </w:t>
      </w:r>
    </w:p>
    <w:p w14:paraId="3B5BACC6"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r w:rsidRPr="003674D9">
        <w:rPr>
          <w:rFonts w:ascii="Arial" w:hAnsi="Arial" w:cs="Arial"/>
          <w:color w:val="000000"/>
          <w:sz w:val="36"/>
          <w:szCs w:val="36"/>
          <w:lang w:bidi="hi-IN"/>
        </w:rPr>
        <w:t xml:space="preserve">caq mEq &gt;, maq RuqddhaM </w:t>
      </w:r>
      <w:r w:rsidRPr="003674D9">
        <w:rPr>
          <w:rFonts w:ascii="Arial" w:hAnsi="Arial" w:cs="Arial"/>
          <w:color w:val="000000"/>
          <w:sz w:val="36"/>
          <w:szCs w:val="36"/>
          <w:lang w:bidi="hi-IN"/>
        </w:rPr>
        <w:tab/>
        <w:t xml:space="preserve">    </w:t>
      </w:r>
    </w:p>
    <w:p w14:paraId="46FFF8A1"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r w:rsidRPr="003674D9">
        <w:rPr>
          <w:rFonts w:ascii="Arial" w:hAnsi="Arial" w:cs="Arial"/>
          <w:color w:val="000000"/>
          <w:sz w:val="36"/>
          <w:szCs w:val="36"/>
          <w:lang w:bidi="hi-IN"/>
        </w:rPr>
        <w:t>Ruqddha~jca#</w:t>
      </w:r>
      <w:r w:rsidRPr="003674D9">
        <w:rPr>
          <w:rFonts w:ascii="Arial" w:hAnsi="Arial" w:cs="Arial"/>
          <w:color w:val="000000"/>
          <w:sz w:val="36"/>
          <w:szCs w:val="36"/>
          <w:lang w:bidi="hi-IN"/>
        </w:rPr>
        <w:tab/>
      </w:r>
      <w:proofErr w:type="gramStart"/>
      <w:r w:rsidRPr="003674D9">
        <w:rPr>
          <w:rFonts w:ascii="Arial" w:hAnsi="Arial" w:cs="Arial"/>
          <w:color w:val="000000"/>
          <w:sz w:val="36"/>
          <w:szCs w:val="36"/>
          <w:lang w:bidi="hi-IN"/>
        </w:rPr>
        <w:t>,caq</w:t>
      </w:r>
      <w:proofErr w:type="gramEnd"/>
      <w:r w:rsidRPr="003674D9">
        <w:rPr>
          <w:rFonts w:ascii="Arial" w:hAnsi="Arial" w:cs="Arial"/>
          <w:color w:val="000000"/>
          <w:sz w:val="36"/>
          <w:szCs w:val="36"/>
          <w:lang w:bidi="hi-IN"/>
        </w:rPr>
        <w:t xml:space="preserve"> mEq &gt;</w:t>
      </w:r>
      <w:r w:rsidRPr="003674D9">
        <w:rPr>
          <w:rFonts w:ascii="Arial" w:hAnsi="Arial" w:cs="Arial"/>
          <w:color w:val="000000"/>
          <w:sz w:val="36"/>
          <w:szCs w:val="36"/>
          <w:lang w:bidi="hi-IN"/>
        </w:rPr>
        <w:tab/>
        <w:t xml:space="preserve">    </w:t>
      </w:r>
    </w:p>
    <w:p w14:paraId="64F20404"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gramStart"/>
      <w:r w:rsidRPr="003674D9">
        <w:rPr>
          <w:rFonts w:ascii="Arial" w:hAnsi="Arial" w:cs="Arial"/>
          <w:color w:val="000000"/>
          <w:sz w:val="36"/>
          <w:szCs w:val="36"/>
          <w:lang w:bidi="hi-IN"/>
        </w:rPr>
        <w:t>maq</w:t>
      </w:r>
      <w:proofErr w:type="gramEnd"/>
      <w:r w:rsidRPr="003674D9">
        <w:rPr>
          <w:rFonts w:ascii="Arial" w:hAnsi="Arial" w:cs="Arial"/>
          <w:color w:val="000000"/>
          <w:sz w:val="36"/>
          <w:szCs w:val="36"/>
          <w:lang w:bidi="hi-IN"/>
        </w:rPr>
        <w:t xml:space="preserve"> Ruddhi#H,Ruddhi#Sca</w:t>
      </w:r>
      <w:r w:rsidRPr="003674D9">
        <w:rPr>
          <w:rFonts w:ascii="Arial" w:hAnsi="Arial" w:cs="Arial"/>
          <w:color w:val="000000"/>
          <w:sz w:val="36"/>
          <w:szCs w:val="36"/>
          <w:lang w:bidi="hi-IN"/>
        </w:rPr>
        <w:tab/>
        <w:t xml:space="preserve"> </w:t>
      </w:r>
    </w:p>
    <w:p w14:paraId="3390EAE4"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gramStart"/>
      <w:r w:rsidRPr="003674D9">
        <w:rPr>
          <w:rFonts w:ascii="Arial" w:hAnsi="Arial" w:cs="Arial"/>
          <w:color w:val="000000"/>
          <w:sz w:val="36"/>
          <w:szCs w:val="36"/>
          <w:lang w:bidi="hi-IN"/>
        </w:rPr>
        <w:t>klRuqpta~</w:t>
      </w:r>
      <w:proofErr w:type="gramEnd"/>
      <w:r w:rsidRPr="003674D9">
        <w:rPr>
          <w:rFonts w:ascii="Arial" w:hAnsi="Arial" w:cs="Arial"/>
          <w:color w:val="000000"/>
          <w:sz w:val="36"/>
          <w:szCs w:val="36"/>
          <w:lang w:bidi="hi-IN"/>
        </w:rPr>
        <w:t>jca#,caq mEq &gt;</w:t>
      </w:r>
      <w:r w:rsidRPr="003674D9">
        <w:rPr>
          <w:rFonts w:ascii="Arial" w:hAnsi="Arial" w:cs="Arial"/>
          <w:color w:val="000000"/>
          <w:sz w:val="36"/>
          <w:szCs w:val="36"/>
          <w:lang w:bidi="hi-IN"/>
        </w:rPr>
        <w:tab/>
        <w:t xml:space="preserve"> </w:t>
      </w:r>
    </w:p>
    <w:p w14:paraId="598FF3B6"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gramStart"/>
      <w:r w:rsidRPr="003674D9">
        <w:rPr>
          <w:rFonts w:ascii="Arial" w:hAnsi="Arial" w:cs="Arial"/>
          <w:color w:val="000000"/>
          <w:sz w:val="36"/>
          <w:szCs w:val="36"/>
          <w:lang w:bidi="hi-IN"/>
        </w:rPr>
        <w:t>mEq</w:t>
      </w:r>
      <w:proofErr w:type="gramEnd"/>
      <w:r w:rsidRPr="003674D9">
        <w:rPr>
          <w:rFonts w:ascii="Arial" w:hAnsi="Arial" w:cs="Arial"/>
          <w:color w:val="000000"/>
          <w:sz w:val="36"/>
          <w:szCs w:val="36"/>
          <w:lang w:bidi="hi-IN"/>
        </w:rPr>
        <w:t xml:space="preserve"> klRupti#H,klRupti#Sca</w:t>
      </w:r>
      <w:r w:rsidRPr="003674D9">
        <w:rPr>
          <w:rFonts w:ascii="Arial" w:hAnsi="Arial" w:cs="Arial"/>
          <w:color w:val="000000"/>
          <w:sz w:val="36"/>
          <w:szCs w:val="36"/>
          <w:lang w:bidi="hi-IN"/>
        </w:rPr>
        <w:tab/>
        <w:t xml:space="preserve">   </w:t>
      </w:r>
    </w:p>
    <w:p w14:paraId="02856084"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r w:rsidRPr="003674D9">
        <w:rPr>
          <w:rFonts w:ascii="Arial" w:hAnsi="Arial" w:cs="Arial"/>
          <w:color w:val="000000"/>
          <w:sz w:val="36"/>
          <w:szCs w:val="36"/>
          <w:lang w:bidi="hi-IN"/>
        </w:rPr>
        <w:t>caq mEq &gt;,</w:t>
      </w:r>
      <w:r w:rsidRPr="003674D9">
        <w:rPr>
          <w:rFonts w:ascii="Arial" w:hAnsi="Arial" w:cs="Arial"/>
          <w:color w:val="000000"/>
          <w:sz w:val="36"/>
          <w:szCs w:val="36"/>
          <w:lang w:bidi="hi-IN"/>
        </w:rPr>
        <w:tab/>
        <w:t>mEq maqtiH</w:t>
      </w:r>
      <w:r w:rsidRPr="003674D9">
        <w:rPr>
          <w:rFonts w:ascii="Arial" w:hAnsi="Arial" w:cs="Arial"/>
          <w:color w:val="000000"/>
          <w:sz w:val="36"/>
          <w:szCs w:val="36"/>
          <w:lang w:bidi="hi-IN"/>
        </w:rPr>
        <w:tab/>
        <w:t xml:space="preserve"> </w:t>
      </w:r>
    </w:p>
    <w:p w14:paraId="51D461CC"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r w:rsidRPr="003674D9">
        <w:rPr>
          <w:rFonts w:ascii="Arial" w:hAnsi="Arial" w:cs="Arial"/>
          <w:color w:val="000000"/>
          <w:sz w:val="36"/>
          <w:szCs w:val="36"/>
          <w:lang w:bidi="hi-IN"/>
        </w:rPr>
        <w:t>maqtiSca#,</w:t>
      </w:r>
      <w:r w:rsidRPr="003674D9">
        <w:rPr>
          <w:rFonts w:ascii="Arial" w:hAnsi="Arial" w:cs="Arial"/>
          <w:color w:val="000000"/>
          <w:sz w:val="36"/>
          <w:szCs w:val="36"/>
          <w:lang w:bidi="hi-IN"/>
        </w:rPr>
        <w:tab/>
        <w:t>caq mEq &gt;</w:t>
      </w:r>
      <w:r w:rsidRPr="003674D9">
        <w:rPr>
          <w:rFonts w:ascii="Arial" w:hAnsi="Arial" w:cs="Arial"/>
          <w:color w:val="000000"/>
          <w:sz w:val="36"/>
          <w:szCs w:val="36"/>
          <w:lang w:bidi="hi-IN"/>
        </w:rPr>
        <w:tab/>
        <w:t xml:space="preserve"> </w:t>
      </w:r>
    </w:p>
    <w:p w14:paraId="5BB8B1A4"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r w:rsidRPr="003674D9">
        <w:rPr>
          <w:rFonts w:ascii="Arial" w:hAnsi="Arial" w:cs="Arial"/>
          <w:color w:val="000000"/>
          <w:sz w:val="36"/>
          <w:szCs w:val="36"/>
          <w:lang w:bidi="hi-IN"/>
        </w:rPr>
        <w:t>mEq suqmaqtiH, suqmaqtiSca#</w:t>
      </w:r>
      <w:r w:rsidRPr="003674D9">
        <w:rPr>
          <w:rFonts w:ascii="Arial" w:hAnsi="Arial" w:cs="Arial"/>
          <w:color w:val="000000"/>
          <w:sz w:val="36"/>
          <w:szCs w:val="36"/>
          <w:lang w:bidi="hi-IN"/>
        </w:rPr>
        <w:tab/>
        <w:t xml:space="preserve">   </w:t>
      </w:r>
    </w:p>
    <w:p w14:paraId="5783CBF3" w14:textId="77777777" w:rsidR="003674D9" w:rsidRPr="003674D9" w:rsidRDefault="003674D9" w:rsidP="003674D9">
      <w:pPr>
        <w:autoSpaceDE w:val="0"/>
        <w:autoSpaceDN w:val="0"/>
        <w:adjustRightInd w:val="0"/>
        <w:spacing w:after="0" w:line="240" w:lineRule="auto"/>
        <w:rPr>
          <w:rFonts w:ascii="Arial" w:hAnsi="Arial" w:cs="Arial"/>
          <w:color w:val="000000"/>
          <w:sz w:val="36"/>
          <w:szCs w:val="36"/>
          <w:lang w:bidi="hi-IN"/>
        </w:rPr>
      </w:pPr>
      <w:proofErr w:type="gramStart"/>
      <w:r w:rsidRPr="003674D9">
        <w:rPr>
          <w:rFonts w:ascii="Arial" w:hAnsi="Arial" w:cs="Arial"/>
          <w:color w:val="000000"/>
          <w:sz w:val="36"/>
          <w:szCs w:val="36"/>
          <w:lang w:bidi="hi-IN"/>
        </w:rPr>
        <w:t>suqmaqtiriti</w:t>
      </w:r>
      <w:proofErr w:type="gramEnd"/>
      <w:r w:rsidRPr="003674D9">
        <w:rPr>
          <w:rFonts w:ascii="Arial" w:hAnsi="Arial" w:cs="Arial"/>
          <w:color w:val="000000"/>
          <w:sz w:val="36"/>
          <w:szCs w:val="36"/>
          <w:lang w:bidi="hi-IN"/>
        </w:rPr>
        <w:t># su --- maqtiH,caq mEq &gt;</w:t>
      </w:r>
      <w:r w:rsidRPr="003674D9">
        <w:rPr>
          <w:rFonts w:ascii="Arial" w:hAnsi="Arial" w:cs="Arial"/>
          <w:color w:val="000000"/>
          <w:sz w:val="36"/>
          <w:szCs w:val="36"/>
          <w:lang w:bidi="hi-IN"/>
        </w:rPr>
        <w:tab/>
        <w:t xml:space="preserve"> </w:t>
      </w:r>
      <w:r w:rsidRPr="003674D9">
        <w:rPr>
          <w:rFonts w:ascii="Arial" w:hAnsi="Arial" w:cs="Arial"/>
          <w:color w:val="000000"/>
          <w:sz w:val="36"/>
          <w:szCs w:val="36"/>
          <w:lang w:bidi="hi-IN"/>
        </w:rPr>
        <w:tab/>
        <w:t xml:space="preserve">   </w:t>
      </w:r>
    </w:p>
    <w:p w14:paraId="1E9418B9" w14:textId="76340E47" w:rsidR="00D91D60" w:rsidRDefault="003674D9" w:rsidP="003674D9">
      <w:pPr>
        <w:autoSpaceDE w:val="0"/>
        <w:autoSpaceDN w:val="0"/>
        <w:adjustRightInd w:val="0"/>
        <w:spacing w:after="0" w:line="240" w:lineRule="auto"/>
        <w:rPr>
          <w:rFonts w:ascii="Arial" w:hAnsi="Arial" w:cs="Arial"/>
          <w:color w:val="000000"/>
          <w:sz w:val="36"/>
          <w:szCs w:val="36"/>
          <w:lang w:bidi="hi-IN"/>
        </w:rPr>
      </w:pPr>
      <w:r w:rsidRPr="003674D9">
        <w:rPr>
          <w:rFonts w:ascii="Arial" w:hAnsi="Arial" w:cs="Arial"/>
          <w:color w:val="000000"/>
          <w:sz w:val="36"/>
          <w:szCs w:val="36"/>
          <w:lang w:bidi="hi-IN"/>
        </w:rPr>
        <w:t>maq iti# mE,</w:t>
      </w:r>
    </w:p>
    <w:p w14:paraId="32853AB6" w14:textId="608D087C" w:rsidR="00D91D60" w:rsidRDefault="002771E1"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
    <w:p w14:paraId="3C2A393A" w14:textId="780A887A" w:rsidR="00D91D60" w:rsidRPr="002771E1" w:rsidRDefault="00D91D60" w:rsidP="00D91D60">
      <w:pPr>
        <w:autoSpaceDE w:val="0"/>
        <w:autoSpaceDN w:val="0"/>
        <w:adjustRightInd w:val="0"/>
        <w:spacing w:after="0" w:line="240" w:lineRule="auto"/>
        <w:rPr>
          <w:rFonts w:ascii="Arial" w:hAnsi="Arial" w:cs="Arial"/>
          <w:b/>
          <w:bCs/>
          <w:color w:val="000000"/>
          <w:sz w:val="36"/>
          <w:szCs w:val="36"/>
          <w:lang w:bidi="hi-IN"/>
        </w:rPr>
      </w:pPr>
      <w:r w:rsidRPr="002771E1">
        <w:rPr>
          <w:rFonts w:ascii="Arial" w:hAnsi="Arial" w:cs="Arial"/>
          <w:b/>
          <w:bCs/>
          <w:color w:val="000000"/>
          <w:sz w:val="36"/>
          <w:szCs w:val="36"/>
          <w:lang w:bidi="hi-IN"/>
        </w:rPr>
        <w:t xml:space="preserve"> </w:t>
      </w:r>
      <w:r w:rsidR="00E42661" w:rsidRPr="002771E1">
        <w:rPr>
          <w:rFonts w:ascii="Arial" w:hAnsi="Arial" w:cs="Arial"/>
          <w:b/>
          <w:bCs/>
          <w:color w:val="000000"/>
          <w:sz w:val="36"/>
          <w:szCs w:val="36"/>
          <w:lang w:bidi="hi-IN"/>
        </w:rPr>
        <w:t xml:space="preserve">17.3 </w:t>
      </w:r>
      <w:r w:rsidRPr="002771E1">
        <w:rPr>
          <w:rFonts w:ascii="Arial" w:hAnsi="Arial" w:cs="Arial"/>
          <w:b/>
          <w:bCs/>
          <w:color w:val="000000"/>
          <w:sz w:val="36"/>
          <w:szCs w:val="36"/>
          <w:lang w:bidi="hi-IN"/>
        </w:rPr>
        <w:t>SrI camaka krama H- tRutIy</w:t>
      </w:r>
      <w:r w:rsidR="00665208" w:rsidRPr="002771E1">
        <w:rPr>
          <w:rFonts w:ascii="Arial" w:hAnsi="Arial" w:cs="Arial"/>
          <w:b/>
          <w:bCs/>
          <w:color w:val="000000"/>
          <w:sz w:val="36"/>
          <w:szCs w:val="36"/>
          <w:lang w:bidi="hi-IN"/>
        </w:rPr>
        <w:t>O</w:t>
      </w:r>
      <w:r w:rsidRPr="002771E1">
        <w:rPr>
          <w:rFonts w:ascii="Arial" w:hAnsi="Arial" w:cs="Arial"/>
          <w:b/>
          <w:bCs/>
          <w:color w:val="000000"/>
          <w:sz w:val="36"/>
          <w:szCs w:val="36"/>
          <w:lang w:bidi="hi-IN"/>
        </w:rPr>
        <w:t xml:space="preserve"> &amp;nuvAkaH</w:t>
      </w:r>
    </w:p>
    <w:p w14:paraId="3AE2292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82FF51B"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r w:rsidRPr="001B27E7">
        <w:rPr>
          <w:rFonts w:ascii="Arial" w:hAnsi="Arial" w:cs="Arial"/>
          <w:color w:val="000000"/>
          <w:sz w:val="36"/>
          <w:szCs w:val="36"/>
          <w:lang w:bidi="hi-IN"/>
        </w:rPr>
        <w:t>Sa~jca#</w:t>
      </w:r>
      <w:r w:rsidRPr="001B27E7">
        <w:rPr>
          <w:rFonts w:ascii="Arial" w:hAnsi="Arial" w:cs="Arial"/>
          <w:color w:val="000000"/>
          <w:sz w:val="36"/>
          <w:szCs w:val="36"/>
          <w:lang w:bidi="hi-IN"/>
        </w:rPr>
        <w:tab/>
      </w:r>
      <w:proofErr w:type="gramStart"/>
      <w:r w:rsidRPr="001B27E7">
        <w:rPr>
          <w:rFonts w:ascii="Arial" w:hAnsi="Arial" w:cs="Arial"/>
          <w:color w:val="000000"/>
          <w:sz w:val="36"/>
          <w:szCs w:val="36"/>
          <w:lang w:bidi="hi-IN"/>
        </w:rPr>
        <w:t>,caq</w:t>
      </w:r>
      <w:proofErr w:type="gramEnd"/>
      <w:r w:rsidRPr="001B27E7">
        <w:rPr>
          <w:rFonts w:ascii="Arial" w:hAnsi="Arial" w:cs="Arial"/>
          <w:color w:val="000000"/>
          <w:sz w:val="36"/>
          <w:szCs w:val="36"/>
          <w:lang w:bidi="hi-IN"/>
        </w:rPr>
        <w:t xml:space="preserve"> mEq &gt;</w:t>
      </w:r>
      <w:r w:rsidRPr="001B27E7">
        <w:rPr>
          <w:rFonts w:ascii="Arial" w:hAnsi="Arial" w:cs="Arial"/>
          <w:color w:val="000000"/>
          <w:sz w:val="36"/>
          <w:szCs w:val="36"/>
          <w:lang w:bidi="hi-IN"/>
        </w:rPr>
        <w:tab/>
        <w:t xml:space="preserve"> </w:t>
      </w:r>
    </w:p>
    <w:p w14:paraId="12DB0093"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gramStart"/>
      <w:r w:rsidRPr="001B27E7">
        <w:rPr>
          <w:rFonts w:ascii="Arial" w:hAnsi="Arial" w:cs="Arial"/>
          <w:color w:val="000000"/>
          <w:sz w:val="36"/>
          <w:szCs w:val="36"/>
          <w:lang w:bidi="hi-IN"/>
        </w:rPr>
        <w:t>mEq  maya</w:t>
      </w:r>
      <w:proofErr w:type="gramEnd"/>
      <w:r w:rsidRPr="001B27E7">
        <w:rPr>
          <w:rFonts w:ascii="Arial" w:hAnsi="Arial" w:cs="Arial"/>
          <w:color w:val="000000"/>
          <w:sz w:val="36"/>
          <w:szCs w:val="36"/>
          <w:lang w:bidi="hi-IN"/>
        </w:rPr>
        <w:t>#H,maya#Sca</w:t>
      </w:r>
      <w:r w:rsidRPr="001B27E7">
        <w:rPr>
          <w:rFonts w:ascii="Arial" w:hAnsi="Arial" w:cs="Arial"/>
          <w:color w:val="000000"/>
          <w:sz w:val="36"/>
          <w:szCs w:val="36"/>
          <w:lang w:bidi="hi-IN"/>
        </w:rPr>
        <w:tab/>
        <w:t xml:space="preserve">   </w:t>
      </w:r>
    </w:p>
    <w:p w14:paraId="76B1D33A"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gramStart"/>
      <w:r w:rsidRPr="001B27E7">
        <w:rPr>
          <w:rFonts w:ascii="Arial" w:hAnsi="Arial" w:cs="Arial"/>
          <w:color w:val="000000"/>
          <w:sz w:val="36"/>
          <w:szCs w:val="36"/>
          <w:lang w:bidi="hi-IN"/>
        </w:rPr>
        <w:t>caq</w:t>
      </w:r>
      <w:proofErr w:type="gramEnd"/>
      <w:r w:rsidRPr="001B27E7">
        <w:rPr>
          <w:rFonts w:ascii="Arial" w:hAnsi="Arial" w:cs="Arial"/>
          <w:color w:val="000000"/>
          <w:sz w:val="36"/>
          <w:szCs w:val="36"/>
          <w:lang w:bidi="hi-IN"/>
        </w:rPr>
        <w:t xml:space="preserve"> mEq &gt;</w:t>
      </w:r>
      <w:r w:rsidRPr="001B27E7">
        <w:rPr>
          <w:rFonts w:ascii="Arial" w:hAnsi="Arial" w:cs="Arial"/>
          <w:color w:val="000000"/>
          <w:sz w:val="36"/>
          <w:szCs w:val="36"/>
          <w:lang w:bidi="hi-IN"/>
        </w:rPr>
        <w:tab/>
        <w:t xml:space="preserve">,mEq priqyaM </w:t>
      </w:r>
      <w:r w:rsidRPr="001B27E7">
        <w:rPr>
          <w:rFonts w:ascii="Arial" w:hAnsi="Arial" w:cs="Arial"/>
          <w:color w:val="000000"/>
          <w:sz w:val="36"/>
          <w:szCs w:val="36"/>
          <w:lang w:bidi="hi-IN"/>
        </w:rPr>
        <w:tab/>
        <w:t xml:space="preserve"> </w:t>
      </w:r>
    </w:p>
    <w:p w14:paraId="1F015162"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gramStart"/>
      <w:r w:rsidRPr="001B27E7">
        <w:rPr>
          <w:rFonts w:ascii="Arial" w:hAnsi="Arial" w:cs="Arial"/>
          <w:color w:val="000000"/>
          <w:sz w:val="36"/>
          <w:szCs w:val="36"/>
          <w:lang w:bidi="hi-IN"/>
        </w:rPr>
        <w:t>priqya~</w:t>
      </w:r>
      <w:proofErr w:type="gramEnd"/>
      <w:r w:rsidRPr="001B27E7">
        <w:rPr>
          <w:rFonts w:ascii="Arial" w:hAnsi="Arial" w:cs="Arial"/>
          <w:color w:val="000000"/>
          <w:sz w:val="36"/>
          <w:szCs w:val="36"/>
          <w:lang w:bidi="hi-IN"/>
        </w:rPr>
        <w:t>jca#,caq mEq &gt;</w:t>
      </w:r>
      <w:r w:rsidRPr="001B27E7">
        <w:rPr>
          <w:rFonts w:ascii="Arial" w:hAnsi="Arial" w:cs="Arial"/>
          <w:color w:val="000000"/>
          <w:sz w:val="36"/>
          <w:szCs w:val="36"/>
          <w:lang w:bidi="hi-IN"/>
        </w:rPr>
        <w:tab/>
        <w:t xml:space="preserve"> </w:t>
      </w:r>
      <w:r w:rsidRPr="001B27E7">
        <w:rPr>
          <w:rFonts w:ascii="Arial" w:hAnsi="Arial" w:cs="Arial"/>
          <w:color w:val="000000"/>
          <w:sz w:val="36"/>
          <w:szCs w:val="36"/>
          <w:lang w:bidi="hi-IN"/>
        </w:rPr>
        <w:tab/>
        <w:t xml:space="preserve">   </w:t>
      </w:r>
    </w:p>
    <w:p w14:paraId="109BD314"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r w:rsidRPr="001B27E7">
        <w:rPr>
          <w:rFonts w:ascii="Arial" w:hAnsi="Arial" w:cs="Arial"/>
          <w:color w:val="000000"/>
          <w:sz w:val="36"/>
          <w:szCs w:val="36"/>
          <w:lang w:bidi="hi-IN"/>
        </w:rPr>
        <w:lastRenderedPageBreak/>
        <w:t>mEq&amp;nuqkAqmaH,</w:t>
      </w:r>
      <w:r w:rsidRPr="001B27E7">
        <w:rPr>
          <w:rFonts w:ascii="Arial" w:hAnsi="Arial" w:cs="Arial"/>
          <w:color w:val="000000"/>
          <w:sz w:val="36"/>
          <w:szCs w:val="36"/>
          <w:lang w:bidi="hi-IN"/>
        </w:rPr>
        <w:tab/>
        <w:t>aqnuqkAqmaSca#</w:t>
      </w:r>
      <w:r w:rsidRPr="001B27E7">
        <w:rPr>
          <w:rFonts w:ascii="Arial" w:hAnsi="Arial" w:cs="Arial"/>
          <w:color w:val="000000"/>
          <w:sz w:val="36"/>
          <w:szCs w:val="36"/>
          <w:lang w:bidi="hi-IN"/>
        </w:rPr>
        <w:tab/>
        <w:t xml:space="preserve">   </w:t>
      </w:r>
    </w:p>
    <w:p w14:paraId="44FD5BC4"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gramStart"/>
      <w:r w:rsidRPr="001B27E7">
        <w:rPr>
          <w:rFonts w:ascii="Arial" w:hAnsi="Arial" w:cs="Arial"/>
          <w:color w:val="000000"/>
          <w:sz w:val="36"/>
          <w:szCs w:val="36"/>
          <w:lang w:bidi="hi-IN"/>
        </w:rPr>
        <w:t>aqnuqkAqma</w:t>
      </w:r>
      <w:proofErr w:type="gramEnd"/>
      <w:r w:rsidRPr="001B27E7">
        <w:rPr>
          <w:rFonts w:ascii="Arial" w:hAnsi="Arial" w:cs="Arial"/>
          <w:color w:val="000000"/>
          <w:sz w:val="36"/>
          <w:szCs w:val="36"/>
          <w:lang w:bidi="hi-IN"/>
        </w:rPr>
        <w:t xml:space="preserve"> itya#nu --- kAqmaH,caq mEq &gt;</w:t>
      </w:r>
      <w:r w:rsidRPr="001B27E7">
        <w:rPr>
          <w:rFonts w:ascii="Arial" w:hAnsi="Arial" w:cs="Arial"/>
          <w:color w:val="000000"/>
          <w:sz w:val="36"/>
          <w:szCs w:val="36"/>
          <w:lang w:bidi="hi-IN"/>
        </w:rPr>
        <w:tab/>
        <w:t xml:space="preserve">    </w:t>
      </w:r>
    </w:p>
    <w:p w14:paraId="46B63C34"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gramStart"/>
      <w:r w:rsidRPr="001B27E7">
        <w:rPr>
          <w:rFonts w:ascii="Arial" w:hAnsi="Arial" w:cs="Arial"/>
          <w:color w:val="000000"/>
          <w:sz w:val="36"/>
          <w:szCs w:val="36"/>
          <w:lang w:bidi="hi-IN"/>
        </w:rPr>
        <w:t>mEq</w:t>
      </w:r>
      <w:proofErr w:type="gramEnd"/>
      <w:r w:rsidRPr="001B27E7">
        <w:rPr>
          <w:rFonts w:ascii="Arial" w:hAnsi="Arial" w:cs="Arial"/>
          <w:color w:val="000000"/>
          <w:sz w:val="36"/>
          <w:szCs w:val="36"/>
          <w:lang w:bidi="hi-IN"/>
        </w:rPr>
        <w:t xml:space="preserve"> kAma#H , kAma#Sca</w:t>
      </w:r>
      <w:r w:rsidRPr="001B27E7">
        <w:rPr>
          <w:rFonts w:ascii="Arial" w:hAnsi="Arial" w:cs="Arial"/>
          <w:color w:val="000000"/>
          <w:sz w:val="36"/>
          <w:szCs w:val="36"/>
          <w:lang w:bidi="hi-IN"/>
        </w:rPr>
        <w:tab/>
        <w:t xml:space="preserve">   </w:t>
      </w:r>
    </w:p>
    <w:p w14:paraId="5830741A"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gramStart"/>
      <w:r w:rsidRPr="001B27E7">
        <w:rPr>
          <w:rFonts w:ascii="Arial" w:hAnsi="Arial" w:cs="Arial"/>
          <w:color w:val="000000"/>
          <w:sz w:val="36"/>
          <w:szCs w:val="36"/>
          <w:lang w:bidi="hi-IN"/>
        </w:rPr>
        <w:t>caq</w:t>
      </w:r>
      <w:proofErr w:type="gramEnd"/>
      <w:r w:rsidRPr="001B27E7">
        <w:rPr>
          <w:rFonts w:ascii="Arial" w:hAnsi="Arial" w:cs="Arial"/>
          <w:color w:val="000000"/>
          <w:sz w:val="36"/>
          <w:szCs w:val="36"/>
          <w:lang w:bidi="hi-IN"/>
        </w:rPr>
        <w:t xml:space="preserve"> mEq &gt;</w:t>
      </w:r>
      <w:r w:rsidRPr="001B27E7">
        <w:rPr>
          <w:rFonts w:ascii="Arial" w:hAnsi="Arial" w:cs="Arial"/>
          <w:color w:val="000000"/>
          <w:sz w:val="36"/>
          <w:szCs w:val="36"/>
          <w:lang w:bidi="hi-IN"/>
        </w:rPr>
        <w:tab/>
        <w:t xml:space="preserve">,mEq sauqmaqnaqsaH </w:t>
      </w:r>
      <w:r w:rsidRPr="001B27E7">
        <w:rPr>
          <w:rFonts w:ascii="Arial" w:hAnsi="Arial" w:cs="Arial"/>
          <w:color w:val="000000"/>
          <w:sz w:val="36"/>
          <w:szCs w:val="36"/>
          <w:lang w:bidi="hi-IN"/>
        </w:rPr>
        <w:tab/>
        <w:t xml:space="preserve">  </w:t>
      </w:r>
      <w:r w:rsidRPr="001B27E7">
        <w:rPr>
          <w:rFonts w:ascii="Arial" w:hAnsi="Arial" w:cs="Arial"/>
          <w:color w:val="000000"/>
          <w:sz w:val="36"/>
          <w:szCs w:val="36"/>
          <w:lang w:bidi="hi-IN"/>
        </w:rPr>
        <w:tab/>
        <w:t xml:space="preserve">   </w:t>
      </w:r>
    </w:p>
    <w:p w14:paraId="55E2E1C9"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r w:rsidRPr="001B27E7">
        <w:rPr>
          <w:rFonts w:ascii="Arial" w:hAnsi="Arial" w:cs="Arial"/>
          <w:color w:val="000000"/>
          <w:sz w:val="36"/>
          <w:szCs w:val="36"/>
          <w:lang w:bidi="hi-IN"/>
        </w:rPr>
        <w:t>sauqmaqnaqsaSca#, caq mEq &gt;</w:t>
      </w:r>
      <w:r w:rsidRPr="001B27E7">
        <w:rPr>
          <w:rFonts w:ascii="Arial" w:hAnsi="Arial" w:cs="Arial"/>
          <w:color w:val="000000"/>
          <w:sz w:val="36"/>
          <w:szCs w:val="36"/>
          <w:lang w:bidi="hi-IN"/>
        </w:rPr>
        <w:tab/>
        <w:t xml:space="preserve"> </w:t>
      </w:r>
      <w:r w:rsidRPr="001B27E7">
        <w:rPr>
          <w:rFonts w:ascii="Arial" w:hAnsi="Arial" w:cs="Arial"/>
          <w:color w:val="000000"/>
          <w:sz w:val="36"/>
          <w:szCs w:val="36"/>
          <w:lang w:bidi="hi-IN"/>
        </w:rPr>
        <w:tab/>
        <w:t xml:space="preserve">   </w:t>
      </w:r>
    </w:p>
    <w:p w14:paraId="7BFCBBC6"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gramStart"/>
      <w:r w:rsidRPr="001B27E7">
        <w:rPr>
          <w:rFonts w:ascii="Arial" w:hAnsi="Arial" w:cs="Arial"/>
          <w:color w:val="000000"/>
          <w:sz w:val="36"/>
          <w:szCs w:val="36"/>
          <w:lang w:bidi="hi-IN"/>
        </w:rPr>
        <w:t>mEq</w:t>
      </w:r>
      <w:proofErr w:type="gramEnd"/>
      <w:r w:rsidRPr="001B27E7">
        <w:rPr>
          <w:rFonts w:ascii="Arial" w:hAnsi="Arial" w:cs="Arial"/>
          <w:color w:val="000000"/>
          <w:sz w:val="36"/>
          <w:szCs w:val="36"/>
          <w:lang w:bidi="hi-IN"/>
        </w:rPr>
        <w:t xml:space="preserve"> BaqdraM ,Baqdra~jca#</w:t>
      </w:r>
      <w:r w:rsidRPr="001B27E7">
        <w:rPr>
          <w:rFonts w:ascii="Arial" w:hAnsi="Arial" w:cs="Arial"/>
          <w:color w:val="000000"/>
          <w:sz w:val="36"/>
          <w:szCs w:val="36"/>
          <w:lang w:bidi="hi-IN"/>
        </w:rPr>
        <w:tab/>
        <w:t xml:space="preserve">   </w:t>
      </w:r>
    </w:p>
    <w:p w14:paraId="29BCA061"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r w:rsidRPr="001B27E7">
        <w:rPr>
          <w:rFonts w:ascii="Arial" w:hAnsi="Arial" w:cs="Arial"/>
          <w:color w:val="000000"/>
          <w:sz w:val="36"/>
          <w:szCs w:val="36"/>
          <w:lang w:bidi="hi-IN"/>
        </w:rPr>
        <w:t>caq mEq &gt;,</w:t>
      </w:r>
      <w:r w:rsidRPr="001B27E7">
        <w:rPr>
          <w:rFonts w:ascii="Arial" w:hAnsi="Arial" w:cs="Arial"/>
          <w:color w:val="000000"/>
          <w:sz w:val="36"/>
          <w:szCs w:val="36"/>
          <w:lang w:bidi="hi-IN"/>
        </w:rPr>
        <w:tab/>
        <w:t>mEq SrEya#H</w:t>
      </w:r>
      <w:r w:rsidRPr="001B27E7">
        <w:rPr>
          <w:rFonts w:ascii="Arial" w:hAnsi="Arial" w:cs="Arial"/>
          <w:color w:val="000000"/>
          <w:sz w:val="36"/>
          <w:szCs w:val="36"/>
          <w:lang w:bidi="hi-IN"/>
        </w:rPr>
        <w:tab/>
        <w:t xml:space="preserve"> </w:t>
      </w:r>
      <w:r w:rsidRPr="001B27E7">
        <w:rPr>
          <w:rFonts w:ascii="Arial" w:hAnsi="Arial" w:cs="Arial"/>
          <w:color w:val="000000"/>
          <w:sz w:val="36"/>
          <w:szCs w:val="36"/>
          <w:lang w:bidi="hi-IN"/>
        </w:rPr>
        <w:tab/>
        <w:t xml:space="preserve">   </w:t>
      </w:r>
    </w:p>
    <w:p w14:paraId="4461700C"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r w:rsidRPr="001B27E7">
        <w:rPr>
          <w:rFonts w:ascii="Arial" w:hAnsi="Arial" w:cs="Arial"/>
          <w:color w:val="000000"/>
          <w:sz w:val="36"/>
          <w:szCs w:val="36"/>
          <w:lang w:bidi="hi-IN"/>
        </w:rPr>
        <w:t>SrEya#Sca</w:t>
      </w:r>
      <w:proofErr w:type="gramStart"/>
      <w:r w:rsidRPr="001B27E7">
        <w:rPr>
          <w:rFonts w:ascii="Arial" w:hAnsi="Arial" w:cs="Arial"/>
          <w:color w:val="000000"/>
          <w:sz w:val="36"/>
          <w:szCs w:val="36"/>
          <w:lang w:bidi="hi-IN"/>
        </w:rPr>
        <w:t>,caq</w:t>
      </w:r>
      <w:proofErr w:type="gramEnd"/>
      <w:r w:rsidRPr="001B27E7">
        <w:rPr>
          <w:rFonts w:ascii="Arial" w:hAnsi="Arial" w:cs="Arial"/>
          <w:color w:val="000000"/>
          <w:sz w:val="36"/>
          <w:szCs w:val="36"/>
          <w:lang w:bidi="hi-IN"/>
        </w:rPr>
        <w:t xml:space="preserve"> mEq &gt;</w:t>
      </w:r>
      <w:r w:rsidRPr="001B27E7">
        <w:rPr>
          <w:rFonts w:ascii="Arial" w:hAnsi="Arial" w:cs="Arial"/>
          <w:color w:val="000000"/>
          <w:sz w:val="36"/>
          <w:szCs w:val="36"/>
          <w:lang w:bidi="hi-IN"/>
        </w:rPr>
        <w:tab/>
        <w:t xml:space="preserve"> </w:t>
      </w:r>
    </w:p>
    <w:p w14:paraId="691448C9"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gramStart"/>
      <w:r w:rsidRPr="001B27E7">
        <w:rPr>
          <w:rFonts w:ascii="Arial" w:hAnsi="Arial" w:cs="Arial"/>
          <w:color w:val="000000"/>
          <w:sz w:val="36"/>
          <w:szCs w:val="36"/>
          <w:lang w:bidi="hi-IN"/>
        </w:rPr>
        <w:t>mEq</w:t>
      </w:r>
      <w:proofErr w:type="gramEnd"/>
      <w:r w:rsidRPr="001B27E7">
        <w:rPr>
          <w:rFonts w:ascii="Arial" w:hAnsi="Arial" w:cs="Arial"/>
          <w:color w:val="000000"/>
          <w:sz w:val="36"/>
          <w:szCs w:val="36"/>
          <w:lang w:bidi="hi-IN"/>
        </w:rPr>
        <w:t xml:space="preserve"> vasya#H,vasya#Sca</w:t>
      </w:r>
      <w:r w:rsidRPr="001B27E7">
        <w:rPr>
          <w:rFonts w:ascii="Arial" w:hAnsi="Arial" w:cs="Arial"/>
          <w:color w:val="000000"/>
          <w:sz w:val="36"/>
          <w:szCs w:val="36"/>
          <w:lang w:bidi="hi-IN"/>
        </w:rPr>
        <w:tab/>
        <w:t xml:space="preserve">   </w:t>
      </w:r>
    </w:p>
    <w:p w14:paraId="4A392B59"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r w:rsidRPr="001B27E7">
        <w:rPr>
          <w:rFonts w:ascii="Arial" w:hAnsi="Arial" w:cs="Arial"/>
          <w:color w:val="000000"/>
          <w:sz w:val="36"/>
          <w:szCs w:val="36"/>
          <w:lang w:bidi="hi-IN"/>
        </w:rPr>
        <w:t>caq mEq &gt;,</w:t>
      </w:r>
      <w:r w:rsidRPr="001B27E7">
        <w:rPr>
          <w:rFonts w:ascii="Arial" w:hAnsi="Arial" w:cs="Arial"/>
          <w:color w:val="000000"/>
          <w:sz w:val="36"/>
          <w:szCs w:val="36"/>
          <w:lang w:bidi="hi-IN"/>
        </w:rPr>
        <w:tab/>
        <w:t>mEq yaSa#H</w:t>
      </w:r>
      <w:r w:rsidRPr="001B27E7">
        <w:rPr>
          <w:rFonts w:ascii="Arial" w:hAnsi="Arial" w:cs="Arial"/>
          <w:color w:val="000000"/>
          <w:sz w:val="36"/>
          <w:szCs w:val="36"/>
          <w:lang w:bidi="hi-IN"/>
        </w:rPr>
        <w:tab/>
        <w:t xml:space="preserve">    </w:t>
      </w:r>
    </w:p>
    <w:p w14:paraId="0E40D77E"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r w:rsidRPr="001B27E7">
        <w:rPr>
          <w:rFonts w:ascii="Arial" w:hAnsi="Arial" w:cs="Arial"/>
          <w:color w:val="000000"/>
          <w:sz w:val="36"/>
          <w:szCs w:val="36"/>
          <w:lang w:bidi="hi-IN"/>
        </w:rPr>
        <w:t>yaSa#Sca, caq mEq &gt;</w:t>
      </w:r>
      <w:r w:rsidRPr="001B27E7">
        <w:rPr>
          <w:rFonts w:ascii="Arial" w:hAnsi="Arial" w:cs="Arial"/>
          <w:color w:val="000000"/>
          <w:sz w:val="36"/>
          <w:szCs w:val="36"/>
          <w:lang w:bidi="hi-IN"/>
        </w:rPr>
        <w:tab/>
        <w:t xml:space="preserve">    </w:t>
      </w:r>
    </w:p>
    <w:p w14:paraId="6897AE4D"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r w:rsidRPr="001B27E7">
        <w:rPr>
          <w:rFonts w:ascii="Arial" w:hAnsi="Arial" w:cs="Arial"/>
          <w:color w:val="000000"/>
          <w:sz w:val="36"/>
          <w:szCs w:val="36"/>
          <w:lang w:bidi="hi-IN"/>
        </w:rPr>
        <w:t>mEq Baga#H,</w:t>
      </w:r>
      <w:r w:rsidRPr="001B27E7">
        <w:rPr>
          <w:rFonts w:ascii="Arial" w:hAnsi="Arial" w:cs="Arial"/>
          <w:color w:val="000000"/>
          <w:sz w:val="36"/>
          <w:szCs w:val="36"/>
          <w:lang w:bidi="hi-IN"/>
        </w:rPr>
        <w:tab/>
        <w:t>Baga#Sca</w:t>
      </w:r>
      <w:r w:rsidRPr="001B27E7">
        <w:rPr>
          <w:rFonts w:ascii="Arial" w:hAnsi="Arial" w:cs="Arial"/>
          <w:color w:val="000000"/>
          <w:sz w:val="36"/>
          <w:szCs w:val="36"/>
          <w:lang w:bidi="hi-IN"/>
        </w:rPr>
        <w:tab/>
        <w:t xml:space="preserve">   </w:t>
      </w:r>
    </w:p>
    <w:p w14:paraId="1E069C49"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gramStart"/>
      <w:r w:rsidRPr="001B27E7">
        <w:rPr>
          <w:rFonts w:ascii="Arial" w:hAnsi="Arial" w:cs="Arial"/>
          <w:color w:val="000000"/>
          <w:sz w:val="36"/>
          <w:szCs w:val="36"/>
          <w:lang w:bidi="hi-IN"/>
        </w:rPr>
        <w:t>caq</w:t>
      </w:r>
      <w:proofErr w:type="gramEnd"/>
      <w:r w:rsidRPr="001B27E7">
        <w:rPr>
          <w:rFonts w:ascii="Arial" w:hAnsi="Arial" w:cs="Arial"/>
          <w:color w:val="000000"/>
          <w:sz w:val="36"/>
          <w:szCs w:val="36"/>
          <w:lang w:bidi="hi-IN"/>
        </w:rPr>
        <w:t xml:space="preserve"> mEq &gt;</w:t>
      </w:r>
      <w:r w:rsidRPr="001B27E7">
        <w:rPr>
          <w:rFonts w:ascii="Arial" w:hAnsi="Arial" w:cs="Arial"/>
          <w:color w:val="000000"/>
          <w:sz w:val="36"/>
          <w:szCs w:val="36"/>
          <w:lang w:bidi="hi-IN"/>
        </w:rPr>
        <w:tab/>
        <w:t xml:space="preserve">,mEq dravi#NaM </w:t>
      </w:r>
      <w:r w:rsidRPr="001B27E7">
        <w:rPr>
          <w:rFonts w:ascii="Arial" w:hAnsi="Arial" w:cs="Arial"/>
          <w:color w:val="000000"/>
          <w:sz w:val="36"/>
          <w:szCs w:val="36"/>
          <w:lang w:bidi="hi-IN"/>
        </w:rPr>
        <w:tab/>
        <w:t xml:space="preserve">  </w:t>
      </w:r>
      <w:r w:rsidRPr="001B27E7">
        <w:rPr>
          <w:rFonts w:ascii="Arial" w:hAnsi="Arial" w:cs="Arial"/>
          <w:color w:val="000000"/>
          <w:sz w:val="36"/>
          <w:szCs w:val="36"/>
          <w:lang w:bidi="hi-IN"/>
        </w:rPr>
        <w:tab/>
        <w:t xml:space="preserve">   </w:t>
      </w:r>
    </w:p>
    <w:p w14:paraId="7EA66DF7"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gramStart"/>
      <w:r w:rsidRPr="001B27E7">
        <w:rPr>
          <w:rFonts w:ascii="Arial" w:hAnsi="Arial" w:cs="Arial"/>
          <w:color w:val="000000"/>
          <w:sz w:val="36"/>
          <w:szCs w:val="36"/>
          <w:lang w:bidi="hi-IN"/>
        </w:rPr>
        <w:t>dravi#</w:t>
      </w:r>
      <w:proofErr w:type="gramEnd"/>
      <w:r w:rsidRPr="001B27E7">
        <w:rPr>
          <w:rFonts w:ascii="Arial" w:hAnsi="Arial" w:cs="Arial"/>
          <w:color w:val="000000"/>
          <w:sz w:val="36"/>
          <w:szCs w:val="36"/>
          <w:lang w:bidi="hi-IN"/>
        </w:rPr>
        <w:t>Na~jca,caq mEq &gt;</w:t>
      </w:r>
      <w:r w:rsidRPr="001B27E7">
        <w:rPr>
          <w:rFonts w:ascii="Arial" w:hAnsi="Arial" w:cs="Arial"/>
          <w:color w:val="000000"/>
          <w:sz w:val="36"/>
          <w:szCs w:val="36"/>
          <w:lang w:bidi="hi-IN"/>
        </w:rPr>
        <w:tab/>
        <w:t xml:space="preserve"> </w:t>
      </w:r>
      <w:r w:rsidRPr="001B27E7">
        <w:rPr>
          <w:rFonts w:ascii="Arial" w:hAnsi="Arial" w:cs="Arial"/>
          <w:color w:val="000000"/>
          <w:sz w:val="36"/>
          <w:szCs w:val="36"/>
          <w:lang w:bidi="hi-IN"/>
        </w:rPr>
        <w:tab/>
        <w:t xml:space="preserve">   </w:t>
      </w:r>
    </w:p>
    <w:p w14:paraId="51D58794"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gramStart"/>
      <w:r w:rsidRPr="001B27E7">
        <w:rPr>
          <w:rFonts w:ascii="Arial" w:hAnsi="Arial" w:cs="Arial"/>
          <w:color w:val="000000"/>
          <w:sz w:val="36"/>
          <w:szCs w:val="36"/>
          <w:lang w:bidi="hi-IN"/>
        </w:rPr>
        <w:t>mEq</w:t>
      </w:r>
      <w:proofErr w:type="gramEnd"/>
      <w:r w:rsidRPr="001B27E7">
        <w:rPr>
          <w:rFonts w:ascii="Arial" w:hAnsi="Arial" w:cs="Arial"/>
          <w:color w:val="000000"/>
          <w:sz w:val="36"/>
          <w:szCs w:val="36"/>
          <w:lang w:bidi="hi-IN"/>
        </w:rPr>
        <w:t xml:space="preserve"> yaqntA ,yaqntA ca#</w:t>
      </w:r>
      <w:r w:rsidRPr="001B27E7">
        <w:rPr>
          <w:rFonts w:ascii="Arial" w:hAnsi="Arial" w:cs="Arial"/>
          <w:color w:val="000000"/>
          <w:sz w:val="36"/>
          <w:szCs w:val="36"/>
          <w:lang w:bidi="hi-IN"/>
        </w:rPr>
        <w:tab/>
        <w:t xml:space="preserve">   </w:t>
      </w:r>
    </w:p>
    <w:p w14:paraId="07BF1382"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r w:rsidRPr="001B27E7">
        <w:rPr>
          <w:rFonts w:ascii="Arial" w:hAnsi="Arial" w:cs="Arial"/>
          <w:color w:val="000000"/>
          <w:sz w:val="36"/>
          <w:szCs w:val="36"/>
          <w:lang w:bidi="hi-IN"/>
        </w:rPr>
        <w:t>caq mEq &gt;,</w:t>
      </w:r>
      <w:r w:rsidRPr="001B27E7">
        <w:rPr>
          <w:rFonts w:ascii="Arial" w:hAnsi="Arial" w:cs="Arial"/>
          <w:color w:val="000000"/>
          <w:sz w:val="36"/>
          <w:szCs w:val="36"/>
          <w:lang w:bidi="hi-IN"/>
        </w:rPr>
        <w:tab/>
        <w:t xml:space="preserve">mEq dhaqrttA </w:t>
      </w:r>
      <w:r w:rsidRPr="001B27E7">
        <w:rPr>
          <w:rFonts w:ascii="Arial" w:hAnsi="Arial" w:cs="Arial"/>
          <w:color w:val="000000"/>
          <w:sz w:val="36"/>
          <w:szCs w:val="36"/>
          <w:lang w:bidi="hi-IN"/>
        </w:rPr>
        <w:tab/>
        <w:t xml:space="preserve">  </w:t>
      </w:r>
      <w:r w:rsidRPr="001B27E7">
        <w:rPr>
          <w:rFonts w:ascii="Arial" w:hAnsi="Arial" w:cs="Arial"/>
          <w:color w:val="000000"/>
          <w:sz w:val="36"/>
          <w:szCs w:val="36"/>
          <w:lang w:bidi="hi-IN"/>
        </w:rPr>
        <w:tab/>
        <w:t xml:space="preserve">   </w:t>
      </w:r>
    </w:p>
    <w:p w14:paraId="485C146E"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gramStart"/>
      <w:r w:rsidRPr="001B27E7">
        <w:rPr>
          <w:rFonts w:ascii="Arial" w:hAnsi="Arial" w:cs="Arial"/>
          <w:color w:val="000000"/>
          <w:sz w:val="36"/>
          <w:szCs w:val="36"/>
          <w:lang w:bidi="hi-IN"/>
        </w:rPr>
        <w:t>dhaqrttA</w:t>
      </w:r>
      <w:proofErr w:type="gramEnd"/>
      <w:r w:rsidRPr="001B27E7">
        <w:rPr>
          <w:rFonts w:ascii="Arial" w:hAnsi="Arial" w:cs="Arial"/>
          <w:color w:val="000000"/>
          <w:sz w:val="36"/>
          <w:szCs w:val="36"/>
          <w:lang w:bidi="hi-IN"/>
        </w:rPr>
        <w:t xml:space="preserve"> ca#,caq mEq &gt;</w:t>
      </w:r>
      <w:r w:rsidRPr="001B27E7">
        <w:rPr>
          <w:rFonts w:ascii="Arial" w:hAnsi="Arial" w:cs="Arial"/>
          <w:color w:val="000000"/>
          <w:sz w:val="36"/>
          <w:szCs w:val="36"/>
          <w:lang w:bidi="hi-IN"/>
        </w:rPr>
        <w:tab/>
        <w:t xml:space="preserve"> </w:t>
      </w:r>
      <w:r w:rsidRPr="001B27E7">
        <w:rPr>
          <w:rFonts w:ascii="Arial" w:hAnsi="Arial" w:cs="Arial"/>
          <w:color w:val="000000"/>
          <w:sz w:val="36"/>
          <w:szCs w:val="36"/>
          <w:lang w:bidi="hi-IN"/>
        </w:rPr>
        <w:tab/>
        <w:t xml:space="preserve">   </w:t>
      </w:r>
    </w:p>
    <w:p w14:paraId="0F888E44"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gramStart"/>
      <w:r w:rsidRPr="001B27E7">
        <w:rPr>
          <w:rFonts w:ascii="Arial" w:hAnsi="Arial" w:cs="Arial"/>
          <w:color w:val="000000"/>
          <w:sz w:val="36"/>
          <w:szCs w:val="36"/>
          <w:lang w:bidi="hi-IN"/>
        </w:rPr>
        <w:t>mEq</w:t>
      </w:r>
      <w:proofErr w:type="gramEnd"/>
      <w:r w:rsidRPr="001B27E7">
        <w:rPr>
          <w:rFonts w:ascii="Arial" w:hAnsi="Arial" w:cs="Arial"/>
          <w:color w:val="000000"/>
          <w:sz w:val="36"/>
          <w:szCs w:val="36"/>
          <w:lang w:bidi="hi-IN"/>
        </w:rPr>
        <w:t xml:space="preserve"> kShEma#H</w:t>
      </w:r>
      <w:r w:rsidRPr="001B27E7">
        <w:rPr>
          <w:rFonts w:ascii="Arial" w:hAnsi="Arial" w:cs="Arial"/>
          <w:color w:val="000000"/>
          <w:sz w:val="36"/>
          <w:szCs w:val="36"/>
          <w:lang w:bidi="hi-IN"/>
        </w:rPr>
        <w:tab/>
        <w:t xml:space="preserve">,kShEma#Sca </w:t>
      </w:r>
      <w:r w:rsidRPr="001B27E7">
        <w:rPr>
          <w:rFonts w:ascii="Arial" w:hAnsi="Arial" w:cs="Arial"/>
          <w:color w:val="000000"/>
          <w:sz w:val="36"/>
          <w:szCs w:val="36"/>
          <w:lang w:bidi="hi-IN"/>
        </w:rPr>
        <w:tab/>
        <w:t xml:space="preserve">   </w:t>
      </w:r>
    </w:p>
    <w:p w14:paraId="04C67311"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gramStart"/>
      <w:r w:rsidRPr="001B27E7">
        <w:rPr>
          <w:rFonts w:ascii="Arial" w:hAnsi="Arial" w:cs="Arial"/>
          <w:color w:val="000000"/>
          <w:sz w:val="36"/>
          <w:szCs w:val="36"/>
          <w:lang w:bidi="hi-IN"/>
        </w:rPr>
        <w:t>caq</w:t>
      </w:r>
      <w:proofErr w:type="gramEnd"/>
      <w:r w:rsidRPr="001B27E7">
        <w:rPr>
          <w:rFonts w:ascii="Arial" w:hAnsi="Arial" w:cs="Arial"/>
          <w:color w:val="000000"/>
          <w:sz w:val="36"/>
          <w:szCs w:val="36"/>
          <w:lang w:bidi="hi-IN"/>
        </w:rPr>
        <w:t xml:space="preserve"> mEq &gt;,mEq dhRuti#H</w:t>
      </w:r>
      <w:r w:rsidRPr="001B27E7">
        <w:rPr>
          <w:rFonts w:ascii="Arial" w:hAnsi="Arial" w:cs="Arial"/>
          <w:color w:val="000000"/>
          <w:sz w:val="36"/>
          <w:szCs w:val="36"/>
          <w:lang w:bidi="hi-IN"/>
        </w:rPr>
        <w:tab/>
        <w:t xml:space="preserve"> </w:t>
      </w:r>
      <w:r w:rsidRPr="001B27E7">
        <w:rPr>
          <w:rFonts w:ascii="Arial" w:hAnsi="Arial" w:cs="Arial"/>
          <w:color w:val="000000"/>
          <w:sz w:val="36"/>
          <w:szCs w:val="36"/>
          <w:lang w:bidi="hi-IN"/>
        </w:rPr>
        <w:tab/>
        <w:t xml:space="preserve">   </w:t>
      </w:r>
    </w:p>
    <w:p w14:paraId="4C38F4AB"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r w:rsidRPr="001B27E7">
        <w:rPr>
          <w:rFonts w:ascii="Arial" w:hAnsi="Arial" w:cs="Arial"/>
          <w:color w:val="000000"/>
          <w:sz w:val="36"/>
          <w:szCs w:val="36"/>
          <w:lang w:bidi="hi-IN"/>
        </w:rPr>
        <w:t>dhRuti#Sca</w:t>
      </w:r>
      <w:r w:rsidRPr="001B27E7">
        <w:rPr>
          <w:rFonts w:ascii="Arial" w:hAnsi="Arial" w:cs="Arial"/>
          <w:color w:val="000000"/>
          <w:sz w:val="36"/>
          <w:szCs w:val="36"/>
          <w:lang w:bidi="hi-IN"/>
        </w:rPr>
        <w:tab/>
        <w:t>, caq mEq &gt;</w:t>
      </w:r>
      <w:r w:rsidRPr="001B27E7">
        <w:rPr>
          <w:rFonts w:ascii="Arial" w:hAnsi="Arial" w:cs="Arial"/>
          <w:color w:val="000000"/>
          <w:sz w:val="36"/>
          <w:szCs w:val="36"/>
          <w:lang w:bidi="hi-IN"/>
        </w:rPr>
        <w:tab/>
        <w:t xml:space="preserve"> </w:t>
      </w:r>
      <w:r w:rsidRPr="001B27E7">
        <w:rPr>
          <w:rFonts w:ascii="Arial" w:hAnsi="Arial" w:cs="Arial"/>
          <w:color w:val="000000"/>
          <w:sz w:val="36"/>
          <w:szCs w:val="36"/>
          <w:lang w:bidi="hi-IN"/>
        </w:rPr>
        <w:tab/>
        <w:t xml:space="preserve">   </w:t>
      </w:r>
    </w:p>
    <w:p w14:paraId="400F2561"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r w:rsidRPr="001B27E7">
        <w:rPr>
          <w:rFonts w:ascii="Arial" w:hAnsi="Arial" w:cs="Arial"/>
          <w:color w:val="000000"/>
          <w:sz w:val="36"/>
          <w:szCs w:val="36"/>
          <w:lang w:bidi="hi-IN"/>
        </w:rPr>
        <w:t>mEq viSva$M &gt;,</w:t>
      </w:r>
      <w:r w:rsidRPr="001B27E7">
        <w:rPr>
          <w:rFonts w:ascii="Arial" w:hAnsi="Arial" w:cs="Arial"/>
          <w:color w:val="000000"/>
          <w:sz w:val="36"/>
          <w:szCs w:val="36"/>
          <w:lang w:bidi="hi-IN"/>
        </w:rPr>
        <w:tab/>
        <w:t>viSva#~jca</w:t>
      </w:r>
      <w:r w:rsidRPr="001B27E7">
        <w:rPr>
          <w:rFonts w:ascii="Arial" w:hAnsi="Arial" w:cs="Arial"/>
          <w:color w:val="000000"/>
          <w:sz w:val="36"/>
          <w:szCs w:val="36"/>
          <w:lang w:bidi="hi-IN"/>
        </w:rPr>
        <w:tab/>
        <w:t xml:space="preserve">   </w:t>
      </w:r>
    </w:p>
    <w:p w14:paraId="2019CB3D"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r w:rsidRPr="001B27E7">
        <w:rPr>
          <w:rFonts w:ascii="Arial" w:hAnsi="Arial" w:cs="Arial"/>
          <w:color w:val="000000"/>
          <w:sz w:val="36"/>
          <w:szCs w:val="36"/>
          <w:lang w:bidi="hi-IN"/>
        </w:rPr>
        <w:t>caq mEq &gt;,</w:t>
      </w:r>
      <w:r w:rsidRPr="001B27E7">
        <w:rPr>
          <w:rFonts w:ascii="Arial" w:hAnsi="Arial" w:cs="Arial"/>
          <w:color w:val="000000"/>
          <w:sz w:val="36"/>
          <w:szCs w:val="36"/>
          <w:lang w:bidi="hi-IN"/>
        </w:rPr>
        <w:tab/>
        <w:t>mEq maha#H</w:t>
      </w:r>
      <w:r w:rsidRPr="001B27E7">
        <w:rPr>
          <w:rFonts w:ascii="Arial" w:hAnsi="Arial" w:cs="Arial"/>
          <w:color w:val="000000"/>
          <w:sz w:val="36"/>
          <w:szCs w:val="36"/>
          <w:lang w:bidi="hi-IN"/>
        </w:rPr>
        <w:tab/>
        <w:t xml:space="preserve">   </w:t>
      </w:r>
    </w:p>
    <w:p w14:paraId="1896A433"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gramStart"/>
      <w:r w:rsidRPr="001B27E7">
        <w:rPr>
          <w:rFonts w:ascii="Arial" w:hAnsi="Arial" w:cs="Arial"/>
          <w:color w:val="000000"/>
          <w:sz w:val="36"/>
          <w:szCs w:val="36"/>
          <w:lang w:bidi="hi-IN"/>
        </w:rPr>
        <w:t>maha#</w:t>
      </w:r>
      <w:proofErr w:type="gramEnd"/>
      <w:r w:rsidRPr="001B27E7">
        <w:rPr>
          <w:rFonts w:ascii="Arial" w:hAnsi="Arial" w:cs="Arial"/>
          <w:color w:val="000000"/>
          <w:sz w:val="36"/>
          <w:szCs w:val="36"/>
          <w:lang w:bidi="hi-IN"/>
        </w:rPr>
        <w:t>Sca,caq mEq &gt;</w:t>
      </w:r>
      <w:r w:rsidRPr="001B27E7">
        <w:rPr>
          <w:rFonts w:ascii="Arial" w:hAnsi="Arial" w:cs="Arial"/>
          <w:color w:val="000000"/>
          <w:sz w:val="36"/>
          <w:szCs w:val="36"/>
          <w:lang w:bidi="hi-IN"/>
        </w:rPr>
        <w:tab/>
        <w:t xml:space="preserve"> </w:t>
      </w:r>
      <w:r w:rsidRPr="001B27E7">
        <w:rPr>
          <w:rFonts w:ascii="Arial" w:hAnsi="Arial" w:cs="Arial"/>
          <w:color w:val="000000"/>
          <w:sz w:val="36"/>
          <w:szCs w:val="36"/>
          <w:lang w:bidi="hi-IN"/>
        </w:rPr>
        <w:tab/>
        <w:t xml:space="preserve">  </w:t>
      </w:r>
    </w:p>
    <w:p w14:paraId="6626057A"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gramStart"/>
      <w:r w:rsidRPr="001B27E7">
        <w:rPr>
          <w:rFonts w:ascii="Arial" w:hAnsi="Arial" w:cs="Arial"/>
          <w:color w:val="000000"/>
          <w:sz w:val="36"/>
          <w:szCs w:val="36"/>
          <w:lang w:bidi="hi-IN"/>
        </w:rPr>
        <w:t>mEq</w:t>
      </w:r>
      <w:proofErr w:type="gramEnd"/>
      <w:r w:rsidRPr="001B27E7">
        <w:rPr>
          <w:rFonts w:ascii="Arial" w:hAnsi="Arial" w:cs="Arial"/>
          <w:color w:val="000000"/>
          <w:sz w:val="36"/>
          <w:szCs w:val="36"/>
          <w:lang w:bidi="hi-IN"/>
        </w:rPr>
        <w:t xml:space="preserve"> saqM~Mvit ,saqM~Mvicca#</w:t>
      </w:r>
      <w:r w:rsidRPr="001B27E7">
        <w:rPr>
          <w:rFonts w:ascii="Arial" w:hAnsi="Arial" w:cs="Arial"/>
          <w:color w:val="000000"/>
          <w:sz w:val="36"/>
          <w:szCs w:val="36"/>
          <w:lang w:bidi="hi-IN"/>
        </w:rPr>
        <w:tab/>
        <w:t xml:space="preserve">   </w:t>
      </w:r>
    </w:p>
    <w:p w14:paraId="5BAD0810"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r w:rsidRPr="001B27E7">
        <w:rPr>
          <w:rFonts w:ascii="Arial" w:hAnsi="Arial" w:cs="Arial"/>
          <w:color w:val="000000"/>
          <w:sz w:val="36"/>
          <w:szCs w:val="36"/>
          <w:lang w:bidi="hi-IN"/>
        </w:rPr>
        <w:t>saqM~Mviditi# saM --- vit,</w:t>
      </w:r>
      <w:r w:rsidRPr="001B27E7">
        <w:rPr>
          <w:rFonts w:ascii="Arial" w:hAnsi="Arial" w:cs="Arial"/>
          <w:color w:val="000000"/>
          <w:sz w:val="36"/>
          <w:szCs w:val="36"/>
          <w:lang w:bidi="hi-IN"/>
        </w:rPr>
        <w:tab/>
        <w:t>caq mEq &gt;</w:t>
      </w:r>
      <w:r w:rsidRPr="001B27E7">
        <w:rPr>
          <w:rFonts w:ascii="Arial" w:hAnsi="Arial" w:cs="Arial"/>
          <w:color w:val="000000"/>
          <w:sz w:val="36"/>
          <w:szCs w:val="36"/>
          <w:lang w:bidi="hi-IN"/>
        </w:rPr>
        <w:tab/>
        <w:t xml:space="preserve"> </w:t>
      </w:r>
      <w:r w:rsidRPr="001B27E7">
        <w:rPr>
          <w:rFonts w:ascii="Arial" w:hAnsi="Arial" w:cs="Arial"/>
          <w:color w:val="000000"/>
          <w:sz w:val="36"/>
          <w:szCs w:val="36"/>
          <w:lang w:bidi="hi-IN"/>
        </w:rPr>
        <w:tab/>
        <w:t xml:space="preserve">   </w:t>
      </w:r>
    </w:p>
    <w:p w14:paraId="181B397D"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gramStart"/>
      <w:r w:rsidRPr="001B27E7">
        <w:rPr>
          <w:rFonts w:ascii="Arial" w:hAnsi="Arial" w:cs="Arial"/>
          <w:color w:val="000000"/>
          <w:sz w:val="36"/>
          <w:szCs w:val="36"/>
          <w:lang w:bidi="hi-IN"/>
        </w:rPr>
        <w:t>mEq</w:t>
      </w:r>
      <w:proofErr w:type="gramEnd"/>
      <w:r w:rsidRPr="001B27E7">
        <w:rPr>
          <w:rFonts w:ascii="Arial" w:hAnsi="Arial" w:cs="Arial"/>
          <w:color w:val="000000"/>
          <w:sz w:val="36"/>
          <w:szCs w:val="36"/>
          <w:lang w:bidi="hi-IN"/>
        </w:rPr>
        <w:t xml:space="preserve"> j~jAtra$M &gt;,j~jAtra#~jca</w:t>
      </w:r>
      <w:r w:rsidRPr="001B27E7">
        <w:rPr>
          <w:rFonts w:ascii="Arial" w:hAnsi="Arial" w:cs="Arial"/>
          <w:color w:val="000000"/>
          <w:sz w:val="36"/>
          <w:szCs w:val="36"/>
          <w:lang w:bidi="hi-IN"/>
        </w:rPr>
        <w:tab/>
        <w:t xml:space="preserve">   </w:t>
      </w:r>
    </w:p>
    <w:p w14:paraId="6779248F"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r w:rsidRPr="001B27E7">
        <w:rPr>
          <w:rFonts w:ascii="Arial" w:hAnsi="Arial" w:cs="Arial"/>
          <w:color w:val="000000"/>
          <w:sz w:val="36"/>
          <w:szCs w:val="36"/>
          <w:lang w:bidi="hi-IN"/>
        </w:rPr>
        <w:t>caq mEq &gt;,</w:t>
      </w:r>
      <w:r w:rsidRPr="001B27E7">
        <w:rPr>
          <w:rFonts w:ascii="Arial" w:hAnsi="Arial" w:cs="Arial"/>
          <w:color w:val="000000"/>
          <w:sz w:val="36"/>
          <w:szCs w:val="36"/>
          <w:lang w:bidi="hi-IN"/>
        </w:rPr>
        <w:tab/>
        <w:t>mEq sUH</w:t>
      </w:r>
      <w:r w:rsidRPr="001B27E7">
        <w:rPr>
          <w:rFonts w:ascii="Arial" w:hAnsi="Arial" w:cs="Arial"/>
          <w:color w:val="000000"/>
          <w:sz w:val="36"/>
          <w:szCs w:val="36"/>
          <w:lang w:bidi="hi-IN"/>
        </w:rPr>
        <w:tab/>
        <w:t xml:space="preserve"> </w:t>
      </w:r>
      <w:r w:rsidRPr="001B27E7">
        <w:rPr>
          <w:rFonts w:ascii="Arial" w:hAnsi="Arial" w:cs="Arial"/>
          <w:color w:val="000000"/>
          <w:sz w:val="36"/>
          <w:szCs w:val="36"/>
          <w:lang w:bidi="hi-IN"/>
        </w:rPr>
        <w:tab/>
        <w:t xml:space="preserve">   </w:t>
      </w:r>
    </w:p>
    <w:p w14:paraId="2D7C6BF9"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r w:rsidRPr="001B27E7">
        <w:rPr>
          <w:rFonts w:ascii="Arial" w:hAnsi="Arial" w:cs="Arial"/>
          <w:color w:val="000000"/>
          <w:sz w:val="36"/>
          <w:szCs w:val="36"/>
          <w:lang w:bidi="hi-IN"/>
        </w:rPr>
        <w:t>sUSca#, caq mEq &gt;</w:t>
      </w:r>
      <w:r w:rsidRPr="001B27E7">
        <w:rPr>
          <w:rFonts w:ascii="Arial" w:hAnsi="Arial" w:cs="Arial"/>
          <w:color w:val="000000"/>
          <w:sz w:val="36"/>
          <w:szCs w:val="36"/>
          <w:lang w:bidi="hi-IN"/>
        </w:rPr>
        <w:tab/>
        <w:t xml:space="preserve"> </w:t>
      </w:r>
      <w:r w:rsidRPr="001B27E7">
        <w:rPr>
          <w:rFonts w:ascii="Arial" w:hAnsi="Arial" w:cs="Arial"/>
          <w:color w:val="000000"/>
          <w:sz w:val="36"/>
          <w:szCs w:val="36"/>
          <w:lang w:bidi="hi-IN"/>
        </w:rPr>
        <w:tab/>
        <w:t xml:space="preserve">   </w:t>
      </w:r>
    </w:p>
    <w:p w14:paraId="19470A1F"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gramStart"/>
      <w:r w:rsidRPr="001B27E7">
        <w:rPr>
          <w:rFonts w:ascii="Arial" w:hAnsi="Arial" w:cs="Arial"/>
          <w:color w:val="000000"/>
          <w:sz w:val="36"/>
          <w:szCs w:val="36"/>
          <w:lang w:bidi="hi-IN"/>
        </w:rPr>
        <w:t>mEq</w:t>
      </w:r>
      <w:proofErr w:type="gramEnd"/>
      <w:r w:rsidRPr="001B27E7">
        <w:rPr>
          <w:rFonts w:ascii="Arial" w:hAnsi="Arial" w:cs="Arial"/>
          <w:color w:val="000000"/>
          <w:sz w:val="36"/>
          <w:szCs w:val="36"/>
          <w:lang w:bidi="hi-IN"/>
        </w:rPr>
        <w:t xml:space="preserve"> praqsUH ,</w:t>
      </w:r>
      <w:r w:rsidRPr="001B27E7">
        <w:rPr>
          <w:rFonts w:ascii="Arial" w:hAnsi="Arial" w:cs="Arial"/>
          <w:color w:val="000000"/>
          <w:sz w:val="36"/>
          <w:szCs w:val="36"/>
          <w:lang w:bidi="hi-IN"/>
        </w:rPr>
        <w:tab/>
        <w:t>praqsUSca#</w:t>
      </w:r>
      <w:r w:rsidRPr="001B27E7">
        <w:rPr>
          <w:rFonts w:ascii="Arial" w:hAnsi="Arial" w:cs="Arial"/>
          <w:color w:val="000000"/>
          <w:sz w:val="36"/>
          <w:szCs w:val="36"/>
          <w:lang w:bidi="hi-IN"/>
        </w:rPr>
        <w:tab/>
        <w:t xml:space="preserve">   </w:t>
      </w:r>
    </w:p>
    <w:p w14:paraId="555C18DC"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gramStart"/>
      <w:r w:rsidRPr="001B27E7">
        <w:rPr>
          <w:rFonts w:ascii="Arial" w:hAnsi="Arial" w:cs="Arial"/>
          <w:color w:val="000000"/>
          <w:sz w:val="36"/>
          <w:szCs w:val="36"/>
          <w:lang w:bidi="hi-IN"/>
        </w:rPr>
        <w:t>praqsUriti</w:t>
      </w:r>
      <w:proofErr w:type="gramEnd"/>
      <w:r w:rsidRPr="001B27E7">
        <w:rPr>
          <w:rFonts w:ascii="Arial" w:hAnsi="Arial" w:cs="Arial"/>
          <w:color w:val="000000"/>
          <w:sz w:val="36"/>
          <w:szCs w:val="36"/>
          <w:lang w:bidi="hi-IN"/>
        </w:rPr>
        <w:t># pra --- sUH,caq mEq &gt;</w:t>
      </w:r>
      <w:r w:rsidRPr="001B27E7">
        <w:rPr>
          <w:rFonts w:ascii="Arial" w:hAnsi="Arial" w:cs="Arial"/>
          <w:color w:val="000000"/>
          <w:sz w:val="36"/>
          <w:szCs w:val="36"/>
          <w:lang w:bidi="hi-IN"/>
        </w:rPr>
        <w:tab/>
        <w:t xml:space="preserve"> </w:t>
      </w:r>
      <w:r w:rsidRPr="001B27E7">
        <w:rPr>
          <w:rFonts w:ascii="Arial" w:hAnsi="Arial" w:cs="Arial"/>
          <w:color w:val="000000"/>
          <w:sz w:val="36"/>
          <w:szCs w:val="36"/>
          <w:lang w:bidi="hi-IN"/>
        </w:rPr>
        <w:tab/>
        <w:t xml:space="preserve">   </w:t>
      </w:r>
    </w:p>
    <w:p w14:paraId="49328258"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gramStart"/>
      <w:r w:rsidRPr="001B27E7">
        <w:rPr>
          <w:rFonts w:ascii="Arial" w:hAnsi="Arial" w:cs="Arial"/>
          <w:color w:val="000000"/>
          <w:sz w:val="36"/>
          <w:szCs w:val="36"/>
          <w:lang w:bidi="hi-IN"/>
        </w:rPr>
        <w:t>mEq</w:t>
      </w:r>
      <w:proofErr w:type="gramEnd"/>
      <w:r w:rsidRPr="001B27E7">
        <w:rPr>
          <w:rFonts w:ascii="Arial" w:hAnsi="Arial" w:cs="Arial"/>
          <w:color w:val="000000"/>
          <w:sz w:val="36"/>
          <w:szCs w:val="36"/>
          <w:lang w:bidi="hi-IN"/>
        </w:rPr>
        <w:t xml:space="preserve"> sIra$M &gt;,sIra#~jca</w:t>
      </w:r>
      <w:r w:rsidRPr="001B27E7">
        <w:rPr>
          <w:rFonts w:ascii="Arial" w:hAnsi="Arial" w:cs="Arial"/>
          <w:color w:val="000000"/>
          <w:sz w:val="36"/>
          <w:szCs w:val="36"/>
          <w:lang w:bidi="hi-IN"/>
        </w:rPr>
        <w:tab/>
        <w:t xml:space="preserve">   </w:t>
      </w:r>
    </w:p>
    <w:p w14:paraId="31BF3C51"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r w:rsidRPr="001B27E7">
        <w:rPr>
          <w:rFonts w:ascii="Arial" w:hAnsi="Arial" w:cs="Arial"/>
          <w:color w:val="000000"/>
          <w:sz w:val="36"/>
          <w:szCs w:val="36"/>
          <w:lang w:bidi="hi-IN"/>
        </w:rPr>
        <w:lastRenderedPageBreak/>
        <w:t>caq mEq &gt;,</w:t>
      </w:r>
      <w:r w:rsidRPr="001B27E7">
        <w:rPr>
          <w:rFonts w:ascii="Arial" w:hAnsi="Arial" w:cs="Arial"/>
          <w:color w:val="000000"/>
          <w:sz w:val="36"/>
          <w:szCs w:val="36"/>
          <w:lang w:bidi="hi-IN"/>
        </w:rPr>
        <w:tab/>
        <w:t>mEq laqyaH</w:t>
      </w:r>
      <w:r w:rsidRPr="001B27E7">
        <w:rPr>
          <w:rFonts w:ascii="Arial" w:hAnsi="Arial" w:cs="Arial"/>
          <w:color w:val="000000"/>
          <w:sz w:val="36"/>
          <w:szCs w:val="36"/>
          <w:lang w:bidi="hi-IN"/>
        </w:rPr>
        <w:tab/>
        <w:t xml:space="preserve">   </w:t>
      </w:r>
    </w:p>
    <w:p w14:paraId="1079BACF"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gramStart"/>
      <w:r w:rsidRPr="001B27E7">
        <w:rPr>
          <w:rFonts w:ascii="Arial" w:hAnsi="Arial" w:cs="Arial"/>
          <w:color w:val="000000"/>
          <w:sz w:val="36"/>
          <w:szCs w:val="36"/>
          <w:lang w:bidi="hi-IN"/>
        </w:rPr>
        <w:t>laqyaSca</w:t>
      </w:r>
      <w:proofErr w:type="gramEnd"/>
      <w:r w:rsidRPr="001B27E7">
        <w:rPr>
          <w:rFonts w:ascii="Arial" w:hAnsi="Arial" w:cs="Arial"/>
          <w:color w:val="000000"/>
          <w:sz w:val="36"/>
          <w:szCs w:val="36"/>
          <w:lang w:bidi="hi-IN"/>
        </w:rPr>
        <w:t>#,caq mEq &gt;</w:t>
      </w:r>
      <w:r w:rsidRPr="001B27E7">
        <w:rPr>
          <w:rFonts w:ascii="Arial" w:hAnsi="Arial" w:cs="Arial"/>
          <w:color w:val="000000"/>
          <w:sz w:val="36"/>
          <w:szCs w:val="36"/>
          <w:lang w:bidi="hi-IN"/>
        </w:rPr>
        <w:tab/>
        <w:t xml:space="preserve"> </w:t>
      </w:r>
      <w:r w:rsidRPr="001B27E7">
        <w:rPr>
          <w:rFonts w:ascii="Arial" w:hAnsi="Arial" w:cs="Arial"/>
          <w:color w:val="000000"/>
          <w:sz w:val="36"/>
          <w:szCs w:val="36"/>
          <w:lang w:bidi="hi-IN"/>
        </w:rPr>
        <w:tab/>
        <w:t xml:space="preserve">   </w:t>
      </w:r>
    </w:p>
    <w:p w14:paraId="29004056"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gramStart"/>
      <w:r w:rsidRPr="001B27E7">
        <w:rPr>
          <w:rFonts w:ascii="Arial" w:hAnsi="Arial" w:cs="Arial"/>
          <w:color w:val="000000"/>
          <w:sz w:val="36"/>
          <w:szCs w:val="36"/>
          <w:lang w:bidi="hi-IN"/>
        </w:rPr>
        <w:t>maq</w:t>
      </w:r>
      <w:proofErr w:type="gramEnd"/>
      <w:r w:rsidRPr="001B27E7">
        <w:rPr>
          <w:rFonts w:ascii="Arial" w:hAnsi="Arial" w:cs="Arial"/>
          <w:color w:val="000000"/>
          <w:sz w:val="36"/>
          <w:szCs w:val="36"/>
          <w:lang w:bidi="hi-IN"/>
        </w:rPr>
        <w:t xml:space="preserve"> RuqtaM,Ruqta~jca#</w:t>
      </w:r>
      <w:r w:rsidRPr="001B27E7">
        <w:rPr>
          <w:rFonts w:ascii="Arial" w:hAnsi="Arial" w:cs="Arial"/>
          <w:color w:val="000000"/>
          <w:sz w:val="36"/>
          <w:szCs w:val="36"/>
          <w:lang w:bidi="hi-IN"/>
        </w:rPr>
        <w:tab/>
        <w:t xml:space="preserve">   </w:t>
      </w:r>
    </w:p>
    <w:p w14:paraId="09B0F25F"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r w:rsidRPr="001B27E7">
        <w:rPr>
          <w:rFonts w:ascii="Arial" w:hAnsi="Arial" w:cs="Arial"/>
          <w:color w:val="000000"/>
          <w:sz w:val="36"/>
          <w:szCs w:val="36"/>
          <w:lang w:bidi="hi-IN"/>
        </w:rPr>
        <w:t>caq mEq &gt;,</w:t>
      </w:r>
      <w:r w:rsidRPr="001B27E7">
        <w:rPr>
          <w:rFonts w:ascii="Arial" w:hAnsi="Arial" w:cs="Arial"/>
          <w:color w:val="000000"/>
          <w:sz w:val="36"/>
          <w:szCs w:val="36"/>
          <w:lang w:bidi="hi-IN"/>
        </w:rPr>
        <w:tab/>
        <w:t>mEq&amp;mRuta$M &gt;</w:t>
      </w:r>
      <w:r w:rsidRPr="001B27E7">
        <w:rPr>
          <w:rFonts w:ascii="Arial" w:hAnsi="Arial" w:cs="Arial"/>
          <w:color w:val="000000"/>
          <w:sz w:val="36"/>
          <w:szCs w:val="36"/>
          <w:lang w:bidi="hi-IN"/>
        </w:rPr>
        <w:tab/>
        <w:t xml:space="preserve">    </w:t>
      </w:r>
    </w:p>
    <w:p w14:paraId="644ED2CB"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gramStart"/>
      <w:r w:rsidRPr="001B27E7">
        <w:rPr>
          <w:rFonts w:ascii="Arial" w:hAnsi="Arial" w:cs="Arial"/>
          <w:color w:val="000000"/>
          <w:sz w:val="36"/>
          <w:szCs w:val="36"/>
          <w:lang w:bidi="hi-IN"/>
        </w:rPr>
        <w:t>aqmRuta</w:t>
      </w:r>
      <w:proofErr w:type="gramEnd"/>
      <w:r w:rsidRPr="001B27E7">
        <w:rPr>
          <w:rFonts w:ascii="Arial" w:hAnsi="Arial" w:cs="Arial"/>
          <w:color w:val="000000"/>
          <w:sz w:val="36"/>
          <w:szCs w:val="36"/>
          <w:lang w:bidi="hi-IN"/>
        </w:rPr>
        <w:t>#~jca,caq mEq &gt;</w:t>
      </w:r>
      <w:r w:rsidRPr="001B27E7">
        <w:rPr>
          <w:rFonts w:ascii="Arial" w:hAnsi="Arial" w:cs="Arial"/>
          <w:color w:val="000000"/>
          <w:sz w:val="36"/>
          <w:szCs w:val="36"/>
          <w:lang w:bidi="hi-IN"/>
        </w:rPr>
        <w:tab/>
        <w:t xml:space="preserve">  </w:t>
      </w:r>
      <w:r w:rsidRPr="001B27E7">
        <w:rPr>
          <w:rFonts w:ascii="Arial" w:hAnsi="Arial" w:cs="Arial"/>
          <w:color w:val="000000"/>
          <w:sz w:val="36"/>
          <w:szCs w:val="36"/>
          <w:lang w:bidi="hi-IN"/>
        </w:rPr>
        <w:tab/>
        <w:t xml:space="preserve">   </w:t>
      </w:r>
    </w:p>
    <w:p w14:paraId="3EF99CFF"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gramStart"/>
      <w:r w:rsidRPr="001B27E7">
        <w:rPr>
          <w:rFonts w:ascii="Arial" w:hAnsi="Arial" w:cs="Arial"/>
          <w:color w:val="000000"/>
          <w:sz w:val="36"/>
          <w:szCs w:val="36"/>
          <w:lang w:bidi="hi-IN"/>
        </w:rPr>
        <w:t>mEq&amp;</w:t>
      </w:r>
      <w:proofErr w:type="gramEnd"/>
      <w:r w:rsidRPr="001B27E7">
        <w:rPr>
          <w:rFonts w:ascii="Arial" w:hAnsi="Arial" w:cs="Arial"/>
          <w:color w:val="000000"/>
          <w:sz w:val="36"/>
          <w:szCs w:val="36"/>
          <w:lang w:bidi="hi-IN"/>
        </w:rPr>
        <w:t>yaqkShmaM ,aqyaqkShma~jca#</w:t>
      </w:r>
      <w:r w:rsidRPr="001B27E7">
        <w:rPr>
          <w:rFonts w:ascii="Arial" w:hAnsi="Arial" w:cs="Arial"/>
          <w:color w:val="000000"/>
          <w:sz w:val="36"/>
          <w:szCs w:val="36"/>
          <w:lang w:bidi="hi-IN"/>
        </w:rPr>
        <w:tab/>
        <w:t xml:space="preserve">   </w:t>
      </w:r>
    </w:p>
    <w:p w14:paraId="0908C805" w14:textId="07E6B429"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gramStart"/>
      <w:r w:rsidRPr="001B27E7">
        <w:rPr>
          <w:rFonts w:ascii="Arial" w:hAnsi="Arial" w:cs="Arial"/>
          <w:color w:val="000000"/>
          <w:sz w:val="36"/>
          <w:szCs w:val="36"/>
          <w:lang w:bidi="hi-IN"/>
        </w:rPr>
        <w:t>caq</w:t>
      </w:r>
      <w:proofErr w:type="gramEnd"/>
      <w:r w:rsidRPr="001B27E7">
        <w:rPr>
          <w:rFonts w:ascii="Arial" w:hAnsi="Arial" w:cs="Arial"/>
          <w:color w:val="000000"/>
          <w:sz w:val="36"/>
          <w:szCs w:val="36"/>
          <w:lang w:bidi="hi-IN"/>
        </w:rPr>
        <w:t xml:space="preserve"> mEq &gt;</w:t>
      </w:r>
      <w:r w:rsidRPr="001B27E7">
        <w:rPr>
          <w:rFonts w:ascii="Arial" w:hAnsi="Arial" w:cs="Arial"/>
          <w:color w:val="000000"/>
          <w:sz w:val="36"/>
          <w:szCs w:val="36"/>
          <w:lang w:bidi="hi-IN"/>
        </w:rPr>
        <w:tab/>
        <w:t>,mE&amp;nA#mayat</w:t>
      </w:r>
      <w:r w:rsidRPr="001B27E7">
        <w:rPr>
          <w:rFonts w:ascii="Arial" w:hAnsi="Arial" w:cs="Arial"/>
          <w:color w:val="000000"/>
          <w:sz w:val="36"/>
          <w:szCs w:val="36"/>
          <w:lang w:bidi="hi-IN"/>
        </w:rPr>
        <w:tab/>
        <w:t xml:space="preserve"> </w:t>
      </w:r>
      <w:r w:rsidRPr="001B27E7">
        <w:rPr>
          <w:rFonts w:ascii="Arial" w:hAnsi="Arial" w:cs="Arial"/>
          <w:color w:val="000000"/>
          <w:sz w:val="36"/>
          <w:szCs w:val="36"/>
          <w:lang w:bidi="hi-IN"/>
        </w:rPr>
        <w:tab/>
        <w:t xml:space="preserve">   </w:t>
      </w:r>
    </w:p>
    <w:p w14:paraId="30EE1214"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r w:rsidRPr="001B27E7">
        <w:rPr>
          <w:rFonts w:ascii="Arial" w:hAnsi="Arial" w:cs="Arial"/>
          <w:color w:val="000000"/>
          <w:sz w:val="36"/>
          <w:szCs w:val="36"/>
          <w:lang w:bidi="hi-IN"/>
        </w:rPr>
        <w:t>anA#mayacca, caq mEq &gt;</w:t>
      </w:r>
    </w:p>
    <w:p w14:paraId="38384DD3"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gramStart"/>
      <w:r w:rsidRPr="001B27E7">
        <w:rPr>
          <w:rFonts w:ascii="Arial" w:hAnsi="Arial" w:cs="Arial"/>
          <w:color w:val="000000"/>
          <w:sz w:val="36"/>
          <w:szCs w:val="36"/>
          <w:lang w:bidi="hi-IN"/>
        </w:rPr>
        <w:t>mEq</w:t>
      </w:r>
      <w:proofErr w:type="gramEnd"/>
      <w:r w:rsidRPr="001B27E7">
        <w:rPr>
          <w:rFonts w:ascii="Arial" w:hAnsi="Arial" w:cs="Arial"/>
          <w:color w:val="000000"/>
          <w:sz w:val="36"/>
          <w:szCs w:val="36"/>
          <w:lang w:bidi="hi-IN"/>
        </w:rPr>
        <w:t xml:space="preserve"> jIqvAtu#H ,jIqvAtu#Sca</w:t>
      </w:r>
      <w:r w:rsidRPr="001B27E7">
        <w:rPr>
          <w:rFonts w:ascii="Arial" w:hAnsi="Arial" w:cs="Arial"/>
          <w:color w:val="000000"/>
          <w:sz w:val="36"/>
          <w:szCs w:val="36"/>
          <w:lang w:bidi="hi-IN"/>
        </w:rPr>
        <w:tab/>
        <w:t xml:space="preserve">   </w:t>
      </w:r>
    </w:p>
    <w:p w14:paraId="630E7935"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gramStart"/>
      <w:r w:rsidRPr="001B27E7">
        <w:rPr>
          <w:rFonts w:ascii="Arial" w:hAnsi="Arial" w:cs="Arial"/>
          <w:color w:val="000000"/>
          <w:sz w:val="36"/>
          <w:szCs w:val="36"/>
          <w:lang w:bidi="hi-IN"/>
        </w:rPr>
        <w:t>caq</w:t>
      </w:r>
      <w:proofErr w:type="gramEnd"/>
      <w:r w:rsidRPr="001B27E7">
        <w:rPr>
          <w:rFonts w:ascii="Arial" w:hAnsi="Arial" w:cs="Arial"/>
          <w:color w:val="000000"/>
          <w:sz w:val="36"/>
          <w:szCs w:val="36"/>
          <w:lang w:bidi="hi-IN"/>
        </w:rPr>
        <w:t xml:space="preserve"> mEq &gt;</w:t>
      </w:r>
      <w:r w:rsidRPr="001B27E7">
        <w:rPr>
          <w:rFonts w:ascii="Arial" w:hAnsi="Arial" w:cs="Arial"/>
          <w:color w:val="000000"/>
          <w:sz w:val="36"/>
          <w:szCs w:val="36"/>
          <w:lang w:bidi="hi-IN"/>
        </w:rPr>
        <w:tab/>
        <w:t xml:space="preserve">,mEq dIqrGAqyuqtvaM </w:t>
      </w:r>
      <w:r w:rsidRPr="001B27E7">
        <w:rPr>
          <w:rFonts w:ascii="Arial" w:hAnsi="Arial" w:cs="Arial"/>
          <w:color w:val="000000"/>
          <w:sz w:val="36"/>
          <w:szCs w:val="36"/>
          <w:lang w:bidi="hi-IN"/>
        </w:rPr>
        <w:tab/>
        <w:t xml:space="preserve">  </w:t>
      </w:r>
      <w:r w:rsidRPr="001B27E7">
        <w:rPr>
          <w:rFonts w:ascii="Arial" w:hAnsi="Arial" w:cs="Arial"/>
          <w:color w:val="000000"/>
          <w:sz w:val="36"/>
          <w:szCs w:val="36"/>
          <w:lang w:bidi="hi-IN"/>
        </w:rPr>
        <w:tab/>
        <w:t xml:space="preserve">   </w:t>
      </w:r>
    </w:p>
    <w:p w14:paraId="3D4CD320"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gramStart"/>
      <w:r w:rsidRPr="001B27E7">
        <w:rPr>
          <w:rFonts w:ascii="Arial" w:hAnsi="Arial" w:cs="Arial"/>
          <w:color w:val="000000"/>
          <w:sz w:val="36"/>
          <w:szCs w:val="36"/>
          <w:lang w:bidi="hi-IN"/>
        </w:rPr>
        <w:t>dIqrGAqyuqtva~</w:t>
      </w:r>
      <w:proofErr w:type="gramEnd"/>
      <w:r w:rsidRPr="001B27E7">
        <w:rPr>
          <w:rFonts w:ascii="Arial" w:hAnsi="Arial" w:cs="Arial"/>
          <w:color w:val="000000"/>
          <w:sz w:val="36"/>
          <w:szCs w:val="36"/>
          <w:lang w:bidi="hi-IN"/>
        </w:rPr>
        <w:t>jca#,dIqrGAqyuqtvamiti# dIrGAyu --- tvaM</w:t>
      </w:r>
      <w:r w:rsidRPr="001B27E7">
        <w:rPr>
          <w:rFonts w:ascii="Arial" w:hAnsi="Arial" w:cs="Arial"/>
          <w:color w:val="000000"/>
          <w:sz w:val="36"/>
          <w:szCs w:val="36"/>
          <w:lang w:bidi="hi-IN"/>
        </w:rPr>
        <w:tab/>
        <w:t xml:space="preserve">   </w:t>
      </w:r>
    </w:p>
    <w:p w14:paraId="474C498B"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r w:rsidRPr="001B27E7">
        <w:rPr>
          <w:rFonts w:ascii="Arial" w:hAnsi="Arial" w:cs="Arial"/>
          <w:color w:val="000000"/>
          <w:sz w:val="36"/>
          <w:szCs w:val="36"/>
          <w:lang w:bidi="hi-IN"/>
        </w:rPr>
        <w:t>caq mEq &gt;,</w:t>
      </w:r>
      <w:r w:rsidRPr="001B27E7">
        <w:rPr>
          <w:rFonts w:ascii="Arial" w:hAnsi="Arial" w:cs="Arial"/>
          <w:color w:val="000000"/>
          <w:sz w:val="36"/>
          <w:szCs w:val="36"/>
          <w:lang w:bidi="hi-IN"/>
        </w:rPr>
        <w:tab/>
        <w:t xml:space="preserve">mEq&amp;naqmiqtraM </w:t>
      </w:r>
      <w:r w:rsidRPr="001B27E7">
        <w:rPr>
          <w:rFonts w:ascii="Arial" w:hAnsi="Arial" w:cs="Arial"/>
          <w:color w:val="000000"/>
          <w:sz w:val="36"/>
          <w:szCs w:val="36"/>
          <w:lang w:bidi="hi-IN"/>
        </w:rPr>
        <w:tab/>
        <w:t xml:space="preserve">  </w:t>
      </w:r>
      <w:r w:rsidRPr="001B27E7">
        <w:rPr>
          <w:rFonts w:ascii="Arial" w:hAnsi="Arial" w:cs="Arial"/>
          <w:color w:val="000000"/>
          <w:sz w:val="36"/>
          <w:szCs w:val="36"/>
          <w:lang w:bidi="hi-IN"/>
        </w:rPr>
        <w:tab/>
        <w:t xml:space="preserve">   </w:t>
      </w:r>
    </w:p>
    <w:p w14:paraId="54AE27F2"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r w:rsidRPr="001B27E7">
        <w:rPr>
          <w:rFonts w:ascii="Arial" w:hAnsi="Arial" w:cs="Arial"/>
          <w:color w:val="000000"/>
          <w:sz w:val="36"/>
          <w:szCs w:val="36"/>
          <w:lang w:bidi="hi-IN"/>
        </w:rPr>
        <w:t>aqnaqmiqtra~jca#,</w:t>
      </w:r>
      <w:r w:rsidRPr="001B27E7">
        <w:rPr>
          <w:rFonts w:ascii="Arial" w:hAnsi="Arial" w:cs="Arial"/>
          <w:color w:val="000000"/>
          <w:sz w:val="36"/>
          <w:szCs w:val="36"/>
          <w:lang w:bidi="hi-IN"/>
        </w:rPr>
        <w:tab/>
        <w:t>caq mEq &gt;</w:t>
      </w:r>
      <w:r w:rsidRPr="001B27E7">
        <w:rPr>
          <w:rFonts w:ascii="Arial" w:hAnsi="Arial" w:cs="Arial"/>
          <w:color w:val="000000"/>
          <w:sz w:val="36"/>
          <w:szCs w:val="36"/>
          <w:lang w:bidi="hi-IN"/>
        </w:rPr>
        <w:tab/>
        <w:t xml:space="preserve"> </w:t>
      </w:r>
      <w:r w:rsidRPr="001B27E7">
        <w:rPr>
          <w:rFonts w:ascii="Arial" w:hAnsi="Arial" w:cs="Arial"/>
          <w:color w:val="000000"/>
          <w:sz w:val="36"/>
          <w:szCs w:val="36"/>
          <w:lang w:bidi="hi-IN"/>
        </w:rPr>
        <w:tab/>
        <w:t xml:space="preserve">   </w:t>
      </w:r>
    </w:p>
    <w:p w14:paraId="383F4F93" w14:textId="389A3D7F"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gramStart"/>
      <w:r w:rsidRPr="001B27E7">
        <w:rPr>
          <w:rFonts w:ascii="Arial" w:hAnsi="Arial" w:cs="Arial"/>
          <w:color w:val="000000"/>
          <w:sz w:val="36"/>
          <w:szCs w:val="36"/>
          <w:lang w:bidi="hi-IN"/>
        </w:rPr>
        <w:t>mE&amp;</w:t>
      </w:r>
      <w:proofErr w:type="gramEnd"/>
      <w:r w:rsidRPr="001B27E7">
        <w:rPr>
          <w:rFonts w:ascii="Arial" w:hAnsi="Arial" w:cs="Arial"/>
          <w:color w:val="000000"/>
          <w:sz w:val="36"/>
          <w:szCs w:val="36"/>
          <w:lang w:bidi="hi-IN"/>
        </w:rPr>
        <w:t>Ba#yaM ,</w:t>
      </w:r>
      <w:r w:rsidRPr="001B27E7">
        <w:rPr>
          <w:rFonts w:ascii="Arial" w:hAnsi="Arial" w:cs="Arial"/>
          <w:color w:val="000000"/>
          <w:sz w:val="36"/>
          <w:szCs w:val="36"/>
          <w:lang w:bidi="hi-IN"/>
        </w:rPr>
        <w:tab/>
        <w:t>aBa#ya~jca</w:t>
      </w:r>
      <w:r w:rsidRPr="001B27E7">
        <w:rPr>
          <w:rFonts w:ascii="Arial" w:hAnsi="Arial" w:cs="Arial"/>
          <w:color w:val="000000"/>
          <w:sz w:val="36"/>
          <w:szCs w:val="36"/>
          <w:lang w:bidi="hi-IN"/>
        </w:rPr>
        <w:tab/>
        <w:t xml:space="preserve">   </w:t>
      </w:r>
    </w:p>
    <w:p w14:paraId="6FDC7A04"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r w:rsidRPr="001B27E7">
        <w:rPr>
          <w:rFonts w:ascii="Arial" w:hAnsi="Arial" w:cs="Arial"/>
          <w:color w:val="000000"/>
          <w:sz w:val="36"/>
          <w:szCs w:val="36"/>
          <w:lang w:bidi="hi-IN"/>
        </w:rPr>
        <w:t>caq mEq &gt;,</w:t>
      </w:r>
      <w:r w:rsidRPr="001B27E7">
        <w:rPr>
          <w:rFonts w:ascii="Arial" w:hAnsi="Arial" w:cs="Arial"/>
          <w:color w:val="000000"/>
          <w:sz w:val="36"/>
          <w:szCs w:val="36"/>
          <w:lang w:bidi="hi-IN"/>
        </w:rPr>
        <w:tab/>
        <w:t xml:space="preserve">mEq suqgaM </w:t>
      </w:r>
      <w:r w:rsidRPr="001B27E7">
        <w:rPr>
          <w:rFonts w:ascii="Arial" w:hAnsi="Arial" w:cs="Arial"/>
          <w:color w:val="000000"/>
          <w:sz w:val="36"/>
          <w:szCs w:val="36"/>
          <w:lang w:bidi="hi-IN"/>
        </w:rPr>
        <w:tab/>
        <w:t xml:space="preserve">  </w:t>
      </w:r>
      <w:r w:rsidRPr="001B27E7">
        <w:rPr>
          <w:rFonts w:ascii="Arial" w:hAnsi="Arial" w:cs="Arial"/>
          <w:color w:val="000000"/>
          <w:sz w:val="36"/>
          <w:szCs w:val="36"/>
          <w:lang w:bidi="hi-IN"/>
        </w:rPr>
        <w:tab/>
        <w:t xml:space="preserve">   </w:t>
      </w:r>
    </w:p>
    <w:p w14:paraId="7841CD75"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gramStart"/>
      <w:r w:rsidRPr="001B27E7">
        <w:rPr>
          <w:rFonts w:ascii="Arial" w:hAnsi="Arial" w:cs="Arial"/>
          <w:color w:val="000000"/>
          <w:sz w:val="36"/>
          <w:szCs w:val="36"/>
          <w:lang w:bidi="hi-IN"/>
        </w:rPr>
        <w:t>suqga~</w:t>
      </w:r>
      <w:proofErr w:type="gramEnd"/>
      <w:r w:rsidRPr="001B27E7">
        <w:rPr>
          <w:rFonts w:ascii="Arial" w:hAnsi="Arial" w:cs="Arial"/>
          <w:color w:val="000000"/>
          <w:sz w:val="36"/>
          <w:szCs w:val="36"/>
          <w:lang w:bidi="hi-IN"/>
        </w:rPr>
        <w:t>jca#,suqgamiti# su --- gaM</w:t>
      </w:r>
      <w:r w:rsidRPr="001B27E7">
        <w:rPr>
          <w:rFonts w:ascii="Arial" w:hAnsi="Arial" w:cs="Arial"/>
          <w:color w:val="000000"/>
          <w:sz w:val="36"/>
          <w:szCs w:val="36"/>
          <w:lang w:bidi="hi-IN"/>
        </w:rPr>
        <w:tab/>
        <w:t xml:space="preserve">   </w:t>
      </w:r>
    </w:p>
    <w:p w14:paraId="0F73F1D3"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gramStart"/>
      <w:r w:rsidRPr="001B27E7">
        <w:rPr>
          <w:rFonts w:ascii="Arial" w:hAnsi="Arial" w:cs="Arial"/>
          <w:color w:val="000000"/>
          <w:sz w:val="36"/>
          <w:szCs w:val="36"/>
          <w:lang w:bidi="hi-IN"/>
        </w:rPr>
        <w:t>caq</w:t>
      </w:r>
      <w:proofErr w:type="gramEnd"/>
      <w:r w:rsidRPr="001B27E7">
        <w:rPr>
          <w:rFonts w:ascii="Arial" w:hAnsi="Arial" w:cs="Arial"/>
          <w:color w:val="000000"/>
          <w:sz w:val="36"/>
          <w:szCs w:val="36"/>
          <w:lang w:bidi="hi-IN"/>
        </w:rPr>
        <w:t xml:space="preserve"> mEq &gt;</w:t>
      </w:r>
      <w:r w:rsidRPr="001B27E7">
        <w:rPr>
          <w:rFonts w:ascii="Arial" w:hAnsi="Arial" w:cs="Arial"/>
          <w:color w:val="000000"/>
          <w:sz w:val="36"/>
          <w:szCs w:val="36"/>
          <w:lang w:bidi="hi-IN"/>
        </w:rPr>
        <w:tab/>
        <w:t xml:space="preserve">,mEq Saya#naM </w:t>
      </w:r>
      <w:r w:rsidRPr="001B27E7">
        <w:rPr>
          <w:rFonts w:ascii="Arial" w:hAnsi="Arial" w:cs="Arial"/>
          <w:color w:val="000000"/>
          <w:sz w:val="36"/>
          <w:szCs w:val="36"/>
          <w:lang w:bidi="hi-IN"/>
        </w:rPr>
        <w:tab/>
        <w:t xml:space="preserve"> </w:t>
      </w:r>
      <w:r w:rsidRPr="001B27E7">
        <w:rPr>
          <w:rFonts w:ascii="Arial" w:hAnsi="Arial" w:cs="Arial"/>
          <w:color w:val="000000"/>
          <w:sz w:val="36"/>
          <w:szCs w:val="36"/>
          <w:lang w:bidi="hi-IN"/>
        </w:rPr>
        <w:tab/>
        <w:t xml:space="preserve">   </w:t>
      </w:r>
    </w:p>
    <w:p w14:paraId="6E10E9EA"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r w:rsidRPr="001B27E7">
        <w:rPr>
          <w:rFonts w:ascii="Arial" w:hAnsi="Arial" w:cs="Arial"/>
          <w:color w:val="000000"/>
          <w:sz w:val="36"/>
          <w:szCs w:val="36"/>
          <w:lang w:bidi="hi-IN"/>
        </w:rPr>
        <w:t>Saya#na~jca</w:t>
      </w:r>
      <w:proofErr w:type="gramStart"/>
      <w:r w:rsidRPr="001B27E7">
        <w:rPr>
          <w:rFonts w:ascii="Arial" w:hAnsi="Arial" w:cs="Arial"/>
          <w:color w:val="000000"/>
          <w:sz w:val="36"/>
          <w:szCs w:val="36"/>
          <w:lang w:bidi="hi-IN"/>
        </w:rPr>
        <w:t>,caq</w:t>
      </w:r>
      <w:proofErr w:type="gramEnd"/>
      <w:r w:rsidRPr="001B27E7">
        <w:rPr>
          <w:rFonts w:ascii="Arial" w:hAnsi="Arial" w:cs="Arial"/>
          <w:color w:val="000000"/>
          <w:sz w:val="36"/>
          <w:szCs w:val="36"/>
          <w:lang w:bidi="hi-IN"/>
        </w:rPr>
        <w:t xml:space="preserve"> mEq &gt;</w:t>
      </w:r>
      <w:r w:rsidRPr="001B27E7">
        <w:rPr>
          <w:rFonts w:ascii="Arial" w:hAnsi="Arial" w:cs="Arial"/>
          <w:color w:val="000000"/>
          <w:sz w:val="36"/>
          <w:szCs w:val="36"/>
          <w:lang w:bidi="hi-IN"/>
        </w:rPr>
        <w:tab/>
        <w:t xml:space="preserve"> </w:t>
      </w:r>
      <w:r w:rsidRPr="001B27E7">
        <w:rPr>
          <w:rFonts w:ascii="Arial" w:hAnsi="Arial" w:cs="Arial"/>
          <w:color w:val="000000"/>
          <w:sz w:val="36"/>
          <w:szCs w:val="36"/>
          <w:lang w:bidi="hi-IN"/>
        </w:rPr>
        <w:tab/>
        <w:t xml:space="preserve">   </w:t>
      </w:r>
    </w:p>
    <w:p w14:paraId="19EAB40A"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gramStart"/>
      <w:r w:rsidRPr="001B27E7">
        <w:rPr>
          <w:rFonts w:ascii="Arial" w:hAnsi="Arial" w:cs="Arial"/>
          <w:color w:val="000000"/>
          <w:sz w:val="36"/>
          <w:szCs w:val="36"/>
          <w:lang w:bidi="hi-IN"/>
        </w:rPr>
        <w:t>mEq</w:t>
      </w:r>
      <w:proofErr w:type="gramEnd"/>
      <w:r w:rsidRPr="001B27E7">
        <w:rPr>
          <w:rFonts w:ascii="Arial" w:hAnsi="Arial" w:cs="Arial"/>
          <w:color w:val="000000"/>
          <w:sz w:val="36"/>
          <w:szCs w:val="36"/>
          <w:lang w:bidi="hi-IN"/>
        </w:rPr>
        <w:t xml:space="preserve"> sUqShA,sUqShA ca#</w:t>
      </w:r>
      <w:r w:rsidRPr="001B27E7">
        <w:rPr>
          <w:rFonts w:ascii="Arial" w:hAnsi="Arial" w:cs="Arial"/>
          <w:color w:val="000000"/>
          <w:sz w:val="36"/>
          <w:szCs w:val="36"/>
          <w:lang w:bidi="hi-IN"/>
        </w:rPr>
        <w:tab/>
        <w:t xml:space="preserve">   </w:t>
      </w:r>
    </w:p>
    <w:p w14:paraId="5C09AB30"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gramStart"/>
      <w:r w:rsidRPr="001B27E7">
        <w:rPr>
          <w:rFonts w:ascii="Arial" w:hAnsi="Arial" w:cs="Arial"/>
          <w:color w:val="000000"/>
          <w:sz w:val="36"/>
          <w:szCs w:val="36"/>
          <w:lang w:bidi="hi-IN"/>
        </w:rPr>
        <w:t>sUqShEti</w:t>
      </w:r>
      <w:proofErr w:type="gramEnd"/>
      <w:r w:rsidRPr="001B27E7">
        <w:rPr>
          <w:rFonts w:ascii="Arial" w:hAnsi="Arial" w:cs="Arial"/>
          <w:color w:val="000000"/>
          <w:sz w:val="36"/>
          <w:szCs w:val="36"/>
          <w:lang w:bidi="hi-IN"/>
        </w:rPr>
        <w:t># su --- uqShA,caq mEq &gt;</w:t>
      </w:r>
      <w:r w:rsidRPr="001B27E7">
        <w:rPr>
          <w:rFonts w:ascii="Arial" w:hAnsi="Arial" w:cs="Arial"/>
          <w:color w:val="000000"/>
          <w:sz w:val="36"/>
          <w:szCs w:val="36"/>
          <w:lang w:bidi="hi-IN"/>
        </w:rPr>
        <w:tab/>
        <w:t xml:space="preserve">    </w:t>
      </w:r>
    </w:p>
    <w:p w14:paraId="79F93C2E"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r w:rsidRPr="001B27E7">
        <w:rPr>
          <w:rFonts w:ascii="Arial" w:hAnsi="Arial" w:cs="Arial"/>
          <w:color w:val="000000"/>
          <w:sz w:val="36"/>
          <w:szCs w:val="36"/>
          <w:lang w:bidi="hi-IN"/>
        </w:rPr>
        <w:t>mEq suqdina$M &gt;,</w:t>
      </w:r>
      <w:r w:rsidRPr="001B27E7">
        <w:rPr>
          <w:rFonts w:ascii="Arial" w:hAnsi="Arial" w:cs="Arial"/>
          <w:color w:val="000000"/>
          <w:sz w:val="36"/>
          <w:szCs w:val="36"/>
          <w:lang w:bidi="hi-IN"/>
        </w:rPr>
        <w:tab/>
        <w:t>suqdina#~jca</w:t>
      </w:r>
      <w:r w:rsidRPr="001B27E7">
        <w:rPr>
          <w:rFonts w:ascii="Arial" w:hAnsi="Arial" w:cs="Arial"/>
          <w:color w:val="000000"/>
          <w:sz w:val="36"/>
          <w:szCs w:val="36"/>
          <w:lang w:bidi="hi-IN"/>
        </w:rPr>
        <w:tab/>
        <w:t xml:space="preserve"> </w:t>
      </w:r>
      <w:r w:rsidRPr="001B27E7">
        <w:rPr>
          <w:rFonts w:ascii="Arial" w:hAnsi="Arial" w:cs="Arial"/>
          <w:color w:val="000000"/>
          <w:sz w:val="36"/>
          <w:szCs w:val="36"/>
          <w:lang w:bidi="hi-IN"/>
        </w:rPr>
        <w:tab/>
        <w:t xml:space="preserve">   </w:t>
      </w:r>
    </w:p>
    <w:p w14:paraId="6986B88E" w14:textId="77777777" w:rsidR="001B27E7" w:rsidRPr="001B27E7" w:rsidRDefault="001B27E7" w:rsidP="001B27E7">
      <w:pPr>
        <w:autoSpaceDE w:val="0"/>
        <w:autoSpaceDN w:val="0"/>
        <w:adjustRightInd w:val="0"/>
        <w:spacing w:after="0" w:line="240" w:lineRule="auto"/>
        <w:rPr>
          <w:rFonts w:ascii="Arial" w:hAnsi="Arial" w:cs="Arial"/>
          <w:color w:val="000000"/>
          <w:sz w:val="36"/>
          <w:szCs w:val="36"/>
          <w:lang w:bidi="hi-IN"/>
        </w:rPr>
      </w:pPr>
      <w:proofErr w:type="gramStart"/>
      <w:r w:rsidRPr="001B27E7">
        <w:rPr>
          <w:rFonts w:ascii="Arial" w:hAnsi="Arial" w:cs="Arial"/>
          <w:color w:val="000000"/>
          <w:sz w:val="36"/>
          <w:szCs w:val="36"/>
          <w:lang w:bidi="hi-IN"/>
        </w:rPr>
        <w:t>suqdinaqmiti</w:t>
      </w:r>
      <w:proofErr w:type="gramEnd"/>
      <w:r w:rsidRPr="001B27E7">
        <w:rPr>
          <w:rFonts w:ascii="Arial" w:hAnsi="Arial" w:cs="Arial"/>
          <w:color w:val="000000"/>
          <w:sz w:val="36"/>
          <w:szCs w:val="36"/>
          <w:lang w:bidi="hi-IN"/>
        </w:rPr>
        <w:t># su --- dina$M &gt;,caq mEq &gt;</w:t>
      </w:r>
      <w:r w:rsidRPr="001B27E7">
        <w:rPr>
          <w:rFonts w:ascii="Arial" w:hAnsi="Arial" w:cs="Arial"/>
          <w:color w:val="000000"/>
          <w:sz w:val="36"/>
          <w:szCs w:val="36"/>
          <w:lang w:bidi="hi-IN"/>
        </w:rPr>
        <w:tab/>
        <w:t xml:space="preserve"> </w:t>
      </w:r>
      <w:r w:rsidRPr="001B27E7">
        <w:rPr>
          <w:rFonts w:ascii="Arial" w:hAnsi="Arial" w:cs="Arial"/>
          <w:color w:val="000000"/>
          <w:sz w:val="36"/>
          <w:szCs w:val="36"/>
          <w:lang w:bidi="hi-IN"/>
        </w:rPr>
        <w:tab/>
        <w:t xml:space="preserve">   </w:t>
      </w:r>
    </w:p>
    <w:p w14:paraId="5A499696" w14:textId="70630590" w:rsidR="00D91D60" w:rsidRDefault="001B27E7" w:rsidP="001B27E7">
      <w:pPr>
        <w:autoSpaceDE w:val="0"/>
        <w:autoSpaceDN w:val="0"/>
        <w:adjustRightInd w:val="0"/>
        <w:spacing w:after="0" w:line="240" w:lineRule="auto"/>
        <w:rPr>
          <w:rFonts w:ascii="Arial" w:hAnsi="Arial" w:cs="Arial"/>
          <w:color w:val="000000"/>
          <w:sz w:val="36"/>
          <w:szCs w:val="36"/>
          <w:lang w:bidi="hi-IN"/>
        </w:rPr>
      </w:pPr>
      <w:proofErr w:type="gramStart"/>
      <w:r w:rsidRPr="001B27E7">
        <w:rPr>
          <w:rFonts w:ascii="Arial" w:hAnsi="Arial" w:cs="Arial"/>
          <w:color w:val="000000"/>
          <w:sz w:val="36"/>
          <w:szCs w:val="36"/>
          <w:lang w:bidi="hi-IN"/>
        </w:rPr>
        <w:t>maq</w:t>
      </w:r>
      <w:proofErr w:type="gramEnd"/>
      <w:r w:rsidRPr="001B27E7">
        <w:rPr>
          <w:rFonts w:ascii="Arial" w:hAnsi="Arial" w:cs="Arial"/>
          <w:color w:val="000000"/>
          <w:sz w:val="36"/>
          <w:szCs w:val="36"/>
          <w:lang w:bidi="hi-IN"/>
        </w:rPr>
        <w:t xml:space="preserve"> iti# mE, </w:t>
      </w:r>
      <w:r w:rsidRPr="001B27E7">
        <w:rPr>
          <w:rFonts w:ascii="Arial" w:hAnsi="Arial" w:cs="Arial"/>
          <w:color w:val="000000"/>
          <w:sz w:val="36"/>
          <w:szCs w:val="36"/>
          <w:lang w:bidi="hi-IN"/>
        </w:rPr>
        <w:tab/>
      </w:r>
      <w:r w:rsidRPr="001B27E7">
        <w:rPr>
          <w:rFonts w:ascii="Arial" w:hAnsi="Arial" w:cs="Arial"/>
          <w:color w:val="000000"/>
          <w:sz w:val="36"/>
          <w:szCs w:val="36"/>
          <w:lang w:bidi="hi-IN"/>
        </w:rPr>
        <w:tab/>
        <w:t xml:space="preserve"> ,</w:t>
      </w:r>
      <w:r w:rsidR="00D91D60">
        <w:rPr>
          <w:rFonts w:ascii="Arial" w:hAnsi="Arial" w:cs="Arial"/>
          <w:color w:val="000000"/>
          <w:sz w:val="36"/>
          <w:szCs w:val="36"/>
          <w:lang w:bidi="hi-IN"/>
        </w:rPr>
        <w:t xml:space="preserve"> </w:t>
      </w:r>
    </w:p>
    <w:p w14:paraId="59923A07" w14:textId="7AC7FAD6" w:rsidR="00D91D60" w:rsidRDefault="00BF35BA"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
    <w:p w14:paraId="59C910CF" w14:textId="1FC7FAD0" w:rsidR="00D91D60" w:rsidRPr="00BF35BA" w:rsidRDefault="00D91D60" w:rsidP="00D91D60">
      <w:pPr>
        <w:autoSpaceDE w:val="0"/>
        <w:autoSpaceDN w:val="0"/>
        <w:adjustRightInd w:val="0"/>
        <w:spacing w:after="0" w:line="240" w:lineRule="auto"/>
        <w:rPr>
          <w:rFonts w:ascii="Arial" w:hAnsi="Arial" w:cs="Arial"/>
          <w:b/>
          <w:bCs/>
          <w:color w:val="000000"/>
          <w:sz w:val="36"/>
          <w:szCs w:val="36"/>
          <w:lang w:bidi="hi-IN"/>
        </w:rPr>
      </w:pPr>
      <w:r w:rsidRPr="00BF35BA">
        <w:rPr>
          <w:rFonts w:ascii="Arial" w:hAnsi="Arial" w:cs="Arial"/>
          <w:b/>
          <w:bCs/>
          <w:color w:val="000000"/>
          <w:sz w:val="36"/>
          <w:szCs w:val="36"/>
          <w:lang w:bidi="hi-IN"/>
        </w:rPr>
        <w:t xml:space="preserve"> </w:t>
      </w:r>
      <w:r w:rsidR="00E42661" w:rsidRPr="00BF35BA">
        <w:rPr>
          <w:rFonts w:ascii="Arial" w:hAnsi="Arial" w:cs="Arial"/>
          <w:b/>
          <w:bCs/>
          <w:color w:val="000000"/>
          <w:sz w:val="36"/>
          <w:szCs w:val="36"/>
          <w:lang w:bidi="hi-IN"/>
        </w:rPr>
        <w:t xml:space="preserve">17.4 </w:t>
      </w:r>
      <w:r w:rsidRPr="00BF35BA">
        <w:rPr>
          <w:rFonts w:ascii="Arial" w:hAnsi="Arial" w:cs="Arial"/>
          <w:b/>
          <w:bCs/>
          <w:color w:val="000000"/>
          <w:sz w:val="36"/>
          <w:szCs w:val="36"/>
          <w:lang w:bidi="hi-IN"/>
        </w:rPr>
        <w:t>SrI camaka kramaH- caturtth</w:t>
      </w:r>
      <w:r w:rsidR="00665208" w:rsidRPr="00BF35BA">
        <w:rPr>
          <w:rFonts w:ascii="Arial" w:hAnsi="Arial" w:cs="Arial"/>
          <w:b/>
          <w:bCs/>
          <w:color w:val="000000"/>
          <w:sz w:val="36"/>
          <w:szCs w:val="36"/>
          <w:lang w:bidi="hi-IN"/>
        </w:rPr>
        <w:t>O</w:t>
      </w:r>
      <w:r w:rsidRPr="00BF35BA">
        <w:rPr>
          <w:rFonts w:ascii="Arial" w:hAnsi="Arial" w:cs="Arial"/>
          <w:b/>
          <w:bCs/>
          <w:color w:val="000000"/>
          <w:sz w:val="36"/>
          <w:szCs w:val="36"/>
          <w:lang w:bidi="hi-IN"/>
        </w:rPr>
        <w:t xml:space="preserve"> &amp;nuvAkaH</w:t>
      </w:r>
    </w:p>
    <w:p w14:paraId="1196AF1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9F03A01"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r w:rsidRPr="00D74D96">
        <w:rPr>
          <w:rFonts w:ascii="Arial" w:hAnsi="Arial" w:cs="Arial"/>
          <w:color w:val="000000"/>
          <w:sz w:val="36"/>
          <w:szCs w:val="36"/>
          <w:lang w:bidi="hi-IN"/>
        </w:rPr>
        <w:t>Urkca</w:t>
      </w:r>
      <w:proofErr w:type="gramStart"/>
      <w:r w:rsidRPr="00D74D96">
        <w:rPr>
          <w:rFonts w:ascii="Arial" w:hAnsi="Arial" w:cs="Arial"/>
          <w:color w:val="000000"/>
          <w:sz w:val="36"/>
          <w:szCs w:val="36"/>
          <w:lang w:bidi="hi-IN"/>
        </w:rPr>
        <w:t># ,</w:t>
      </w:r>
      <w:proofErr w:type="gramEnd"/>
      <w:r w:rsidRPr="00D74D96">
        <w:rPr>
          <w:rFonts w:ascii="Arial" w:hAnsi="Arial" w:cs="Arial"/>
          <w:color w:val="000000"/>
          <w:sz w:val="36"/>
          <w:szCs w:val="36"/>
          <w:lang w:bidi="hi-IN"/>
        </w:rPr>
        <w:t xml:space="preserve"> caq mEq &gt; </w:t>
      </w:r>
      <w:r w:rsidRPr="00D74D96">
        <w:rPr>
          <w:rFonts w:ascii="Arial" w:hAnsi="Arial" w:cs="Arial"/>
          <w:color w:val="000000"/>
          <w:sz w:val="36"/>
          <w:szCs w:val="36"/>
          <w:lang w:bidi="hi-IN"/>
        </w:rPr>
        <w:tab/>
        <w:t xml:space="preserve">   </w:t>
      </w:r>
    </w:p>
    <w:p w14:paraId="5FEDF0DC"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gramStart"/>
      <w:r w:rsidRPr="00D74D96">
        <w:rPr>
          <w:rFonts w:ascii="Arial" w:hAnsi="Arial" w:cs="Arial"/>
          <w:color w:val="000000"/>
          <w:sz w:val="36"/>
          <w:szCs w:val="36"/>
          <w:lang w:bidi="hi-IN"/>
        </w:rPr>
        <w:t>mEq</w:t>
      </w:r>
      <w:proofErr w:type="gramEnd"/>
      <w:r w:rsidRPr="00D74D96">
        <w:rPr>
          <w:rFonts w:ascii="Arial" w:hAnsi="Arial" w:cs="Arial"/>
          <w:color w:val="000000"/>
          <w:sz w:val="36"/>
          <w:szCs w:val="36"/>
          <w:lang w:bidi="hi-IN"/>
        </w:rPr>
        <w:t xml:space="preserve"> sUqnRutA$ &gt;,sUqnRutA# ca</w:t>
      </w:r>
      <w:r w:rsidRPr="00D74D96">
        <w:rPr>
          <w:rFonts w:ascii="Arial" w:hAnsi="Arial" w:cs="Arial"/>
          <w:color w:val="000000"/>
          <w:sz w:val="36"/>
          <w:szCs w:val="36"/>
          <w:lang w:bidi="hi-IN"/>
        </w:rPr>
        <w:tab/>
        <w:t xml:space="preserve">    </w:t>
      </w:r>
    </w:p>
    <w:p w14:paraId="463E001D"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r w:rsidRPr="00D74D96">
        <w:rPr>
          <w:rFonts w:ascii="Arial" w:hAnsi="Arial" w:cs="Arial"/>
          <w:color w:val="000000"/>
          <w:sz w:val="36"/>
          <w:szCs w:val="36"/>
          <w:lang w:bidi="hi-IN"/>
        </w:rPr>
        <w:t>caq mEq &gt;,</w:t>
      </w:r>
      <w:r w:rsidRPr="00D74D96">
        <w:rPr>
          <w:rFonts w:ascii="Arial" w:hAnsi="Arial" w:cs="Arial"/>
          <w:color w:val="000000"/>
          <w:sz w:val="36"/>
          <w:szCs w:val="36"/>
          <w:lang w:bidi="hi-IN"/>
        </w:rPr>
        <w:tab/>
        <w:t>mEq paya#H</w:t>
      </w:r>
      <w:r w:rsidRPr="00D74D96">
        <w:rPr>
          <w:rFonts w:ascii="Arial" w:hAnsi="Arial" w:cs="Arial"/>
          <w:color w:val="000000"/>
          <w:sz w:val="36"/>
          <w:szCs w:val="36"/>
          <w:lang w:bidi="hi-IN"/>
        </w:rPr>
        <w:tab/>
        <w:t xml:space="preserve">    </w:t>
      </w:r>
    </w:p>
    <w:p w14:paraId="53972A5B"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gramStart"/>
      <w:r w:rsidRPr="00D74D96">
        <w:rPr>
          <w:rFonts w:ascii="Arial" w:hAnsi="Arial" w:cs="Arial"/>
          <w:color w:val="000000"/>
          <w:sz w:val="36"/>
          <w:szCs w:val="36"/>
          <w:lang w:bidi="hi-IN"/>
        </w:rPr>
        <w:t>paya#</w:t>
      </w:r>
      <w:proofErr w:type="gramEnd"/>
      <w:r w:rsidRPr="00D74D96">
        <w:rPr>
          <w:rFonts w:ascii="Arial" w:hAnsi="Arial" w:cs="Arial"/>
          <w:color w:val="000000"/>
          <w:sz w:val="36"/>
          <w:szCs w:val="36"/>
          <w:lang w:bidi="hi-IN"/>
        </w:rPr>
        <w:t>Sca,caq mEq &gt;</w:t>
      </w:r>
      <w:r w:rsidRPr="00D74D96">
        <w:rPr>
          <w:rFonts w:ascii="Arial" w:hAnsi="Arial" w:cs="Arial"/>
          <w:color w:val="000000"/>
          <w:sz w:val="36"/>
          <w:szCs w:val="36"/>
          <w:lang w:bidi="hi-IN"/>
        </w:rPr>
        <w:tab/>
        <w:t xml:space="preserve"> </w:t>
      </w:r>
      <w:r w:rsidRPr="00D74D96">
        <w:rPr>
          <w:rFonts w:ascii="Arial" w:hAnsi="Arial" w:cs="Arial"/>
          <w:color w:val="000000"/>
          <w:sz w:val="36"/>
          <w:szCs w:val="36"/>
          <w:lang w:bidi="hi-IN"/>
        </w:rPr>
        <w:tab/>
        <w:t xml:space="preserve">   </w:t>
      </w:r>
    </w:p>
    <w:p w14:paraId="6940CC62"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gramStart"/>
      <w:r w:rsidRPr="00D74D96">
        <w:rPr>
          <w:rFonts w:ascii="Arial" w:hAnsi="Arial" w:cs="Arial"/>
          <w:color w:val="000000"/>
          <w:sz w:val="36"/>
          <w:szCs w:val="36"/>
          <w:lang w:bidi="hi-IN"/>
        </w:rPr>
        <w:t>mEq</w:t>
      </w:r>
      <w:proofErr w:type="gramEnd"/>
      <w:r w:rsidRPr="00D74D96">
        <w:rPr>
          <w:rFonts w:ascii="Arial" w:hAnsi="Arial" w:cs="Arial"/>
          <w:color w:val="000000"/>
          <w:sz w:val="36"/>
          <w:szCs w:val="36"/>
          <w:lang w:bidi="hi-IN"/>
        </w:rPr>
        <w:t xml:space="preserve"> rasa#H,rasa#Sca</w:t>
      </w:r>
      <w:r w:rsidRPr="00D74D96">
        <w:rPr>
          <w:rFonts w:ascii="Arial" w:hAnsi="Arial" w:cs="Arial"/>
          <w:color w:val="000000"/>
          <w:sz w:val="36"/>
          <w:szCs w:val="36"/>
          <w:lang w:bidi="hi-IN"/>
        </w:rPr>
        <w:tab/>
        <w:t xml:space="preserve">   </w:t>
      </w:r>
    </w:p>
    <w:p w14:paraId="75EDB7F2"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r w:rsidRPr="00D74D96">
        <w:rPr>
          <w:rFonts w:ascii="Arial" w:hAnsi="Arial" w:cs="Arial"/>
          <w:color w:val="000000"/>
          <w:sz w:val="36"/>
          <w:szCs w:val="36"/>
          <w:lang w:bidi="hi-IN"/>
        </w:rPr>
        <w:lastRenderedPageBreak/>
        <w:t>caq mEq &gt;,</w:t>
      </w:r>
      <w:r w:rsidRPr="00D74D96">
        <w:rPr>
          <w:rFonts w:ascii="Arial" w:hAnsi="Arial" w:cs="Arial"/>
          <w:color w:val="000000"/>
          <w:sz w:val="36"/>
          <w:szCs w:val="36"/>
          <w:lang w:bidi="hi-IN"/>
        </w:rPr>
        <w:tab/>
        <w:t xml:space="preserve">mEq GRuqtaM </w:t>
      </w:r>
      <w:r w:rsidRPr="00D74D96">
        <w:rPr>
          <w:rFonts w:ascii="Arial" w:hAnsi="Arial" w:cs="Arial"/>
          <w:color w:val="000000"/>
          <w:sz w:val="36"/>
          <w:szCs w:val="36"/>
          <w:lang w:bidi="hi-IN"/>
        </w:rPr>
        <w:tab/>
        <w:t xml:space="preserve"> </w:t>
      </w:r>
      <w:r w:rsidRPr="00D74D96">
        <w:rPr>
          <w:rFonts w:ascii="Arial" w:hAnsi="Arial" w:cs="Arial"/>
          <w:color w:val="000000"/>
          <w:sz w:val="36"/>
          <w:szCs w:val="36"/>
          <w:lang w:bidi="hi-IN"/>
        </w:rPr>
        <w:tab/>
        <w:t xml:space="preserve">   </w:t>
      </w:r>
    </w:p>
    <w:p w14:paraId="3BB6B1C8"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r w:rsidRPr="00D74D96">
        <w:rPr>
          <w:rFonts w:ascii="Arial" w:hAnsi="Arial" w:cs="Arial"/>
          <w:color w:val="000000"/>
          <w:sz w:val="36"/>
          <w:szCs w:val="36"/>
          <w:lang w:bidi="hi-IN"/>
        </w:rPr>
        <w:t>GRuqta~jca#</w:t>
      </w:r>
      <w:proofErr w:type="gramStart"/>
      <w:r w:rsidRPr="00D74D96">
        <w:rPr>
          <w:rFonts w:ascii="Arial" w:hAnsi="Arial" w:cs="Arial"/>
          <w:color w:val="000000"/>
          <w:sz w:val="36"/>
          <w:szCs w:val="36"/>
          <w:lang w:bidi="hi-IN"/>
        </w:rPr>
        <w:t>,caq</w:t>
      </w:r>
      <w:proofErr w:type="gramEnd"/>
      <w:r w:rsidRPr="00D74D96">
        <w:rPr>
          <w:rFonts w:ascii="Arial" w:hAnsi="Arial" w:cs="Arial"/>
          <w:color w:val="000000"/>
          <w:sz w:val="36"/>
          <w:szCs w:val="36"/>
          <w:lang w:bidi="hi-IN"/>
        </w:rPr>
        <w:t xml:space="preserve"> mEq &gt;</w:t>
      </w:r>
      <w:r w:rsidRPr="00D74D96">
        <w:rPr>
          <w:rFonts w:ascii="Arial" w:hAnsi="Arial" w:cs="Arial"/>
          <w:color w:val="000000"/>
          <w:sz w:val="36"/>
          <w:szCs w:val="36"/>
          <w:lang w:bidi="hi-IN"/>
        </w:rPr>
        <w:tab/>
        <w:t xml:space="preserve"> </w:t>
      </w:r>
      <w:r w:rsidRPr="00D74D96">
        <w:rPr>
          <w:rFonts w:ascii="Arial" w:hAnsi="Arial" w:cs="Arial"/>
          <w:color w:val="000000"/>
          <w:sz w:val="36"/>
          <w:szCs w:val="36"/>
          <w:lang w:bidi="hi-IN"/>
        </w:rPr>
        <w:tab/>
        <w:t xml:space="preserve">   </w:t>
      </w:r>
    </w:p>
    <w:p w14:paraId="6ACF0AAA"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gramStart"/>
      <w:r w:rsidRPr="00D74D96">
        <w:rPr>
          <w:rFonts w:ascii="Arial" w:hAnsi="Arial" w:cs="Arial"/>
          <w:color w:val="000000"/>
          <w:sz w:val="36"/>
          <w:szCs w:val="36"/>
          <w:lang w:bidi="hi-IN"/>
        </w:rPr>
        <w:t>mEq</w:t>
      </w:r>
      <w:proofErr w:type="gramEnd"/>
      <w:r w:rsidRPr="00D74D96">
        <w:rPr>
          <w:rFonts w:ascii="Arial" w:hAnsi="Arial" w:cs="Arial"/>
          <w:color w:val="000000"/>
          <w:sz w:val="36"/>
          <w:szCs w:val="36"/>
          <w:lang w:bidi="hi-IN"/>
        </w:rPr>
        <w:t xml:space="preserve"> madhu# ,madhu# ca</w:t>
      </w:r>
      <w:r w:rsidRPr="00D74D96">
        <w:rPr>
          <w:rFonts w:ascii="Arial" w:hAnsi="Arial" w:cs="Arial"/>
          <w:color w:val="000000"/>
          <w:sz w:val="36"/>
          <w:szCs w:val="36"/>
          <w:lang w:bidi="hi-IN"/>
        </w:rPr>
        <w:tab/>
        <w:t xml:space="preserve">   </w:t>
      </w:r>
    </w:p>
    <w:p w14:paraId="23D900C3"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gramStart"/>
      <w:r w:rsidRPr="00D74D96">
        <w:rPr>
          <w:rFonts w:ascii="Arial" w:hAnsi="Arial" w:cs="Arial"/>
          <w:color w:val="000000"/>
          <w:sz w:val="36"/>
          <w:szCs w:val="36"/>
          <w:lang w:bidi="hi-IN"/>
        </w:rPr>
        <w:t>caq</w:t>
      </w:r>
      <w:proofErr w:type="gramEnd"/>
      <w:r w:rsidRPr="00D74D96">
        <w:rPr>
          <w:rFonts w:ascii="Arial" w:hAnsi="Arial" w:cs="Arial"/>
          <w:color w:val="000000"/>
          <w:sz w:val="36"/>
          <w:szCs w:val="36"/>
          <w:lang w:bidi="hi-IN"/>
        </w:rPr>
        <w:t xml:space="preserve"> mEq &gt;</w:t>
      </w:r>
      <w:r w:rsidRPr="00D74D96">
        <w:rPr>
          <w:rFonts w:ascii="Arial" w:hAnsi="Arial" w:cs="Arial"/>
          <w:color w:val="000000"/>
          <w:sz w:val="36"/>
          <w:szCs w:val="36"/>
          <w:lang w:bidi="hi-IN"/>
        </w:rPr>
        <w:tab/>
        <w:t>,mEq sagdhi#H</w:t>
      </w:r>
      <w:r w:rsidRPr="00D74D96">
        <w:rPr>
          <w:rFonts w:ascii="Arial" w:hAnsi="Arial" w:cs="Arial"/>
          <w:color w:val="000000"/>
          <w:sz w:val="36"/>
          <w:szCs w:val="36"/>
          <w:lang w:bidi="hi-IN"/>
        </w:rPr>
        <w:tab/>
        <w:t xml:space="preserve"> </w:t>
      </w:r>
    </w:p>
    <w:p w14:paraId="56FF0CFC"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gramStart"/>
      <w:r w:rsidRPr="00D74D96">
        <w:rPr>
          <w:rFonts w:ascii="Arial" w:hAnsi="Arial" w:cs="Arial"/>
          <w:color w:val="000000"/>
          <w:sz w:val="36"/>
          <w:szCs w:val="36"/>
          <w:lang w:bidi="hi-IN"/>
        </w:rPr>
        <w:t>sagdhi#</w:t>
      </w:r>
      <w:proofErr w:type="gramEnd"/>
      <w:r w:rsidRPr="00D74D96">
        <w:rPr>
          <w:rFonts w:ascii="Arial" w:hAnsi="Arial" w:cs="Arial"/>
          <w:color w:val="000000"/>
          <w:sz w:val="36"/>
          <w:szCs w:val="36"/>
          <w:lang w:bidi="hi-IN"/>
        </w:rPr>
        <w:t>Sca,caq mEq &gt;</w:t>
      </w:r>
      <w:r w:rsidRPr="00D74D96">
        <w:rPr>
          <w:rFonts w:ascii="Arial" w:hAnsi="Arial" w:cs="Arial"/>
          <w:color w:val="000000"/>
          <w:sz w:val="36"/>
          <w:szCs w:val="36"/>
          <w:lang w:bidi="hi-IN"/>
        </w:rPr>
        <w:tab/>
        <w:t xml:space="preserve"> </w:t>
      </w:r>
      <w:r w:rsidRPr="00D74D96">
        <w:rPr>
          <w:rFonts w:ascii="Arial" w:hAnsi="Arial" w:cs="Arial"/>
          <w:color w:val="000000"/>
          <w:sz w:val="36"/>
          <w:szCs w:val="36"/>
          <w:lang w:bidi="hi-IN"/>
        </w:rPr>
        <w:tab/>
        <w:t xml:space="preserve">   </w:t>
      </w:r>
    </w:p>
    <w:p w14:paraId="11A1F8B7"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gramStart"/>
      <w:r w:rsidRPr="00D74D96">
        <w:rPr>
          <w:rFonts w:ascii="Arial" w:hAnsi="Arial" w:cs="Arial"/>
          <w:color w:val="000000"/>
          <w:sz w:val="36"/>
          <w:szCs w:val="36"/>
          <w:lang w:bidi="hi-IN"/>
        </w:rPr>
        <w:t>mEq</w:t>
      </w:r>
      <w:proofErr w:type="gramEnd"/>
      <w:r w:rsidRPr="00D74D96">
        <w:rPr>
          <w:rFonts w:ascii="Arial" w:hAnsi="Arial" w:cs="Arial"/>
          <w:color w:val="000000"/>
          <w:sz w:val="36"/>
          <w:szCs w:val="36"/>
          <w:lang w:bidi="hi-IN"/>
        </w:rPr>
        <w:t xml:space="preserve"> sapI#tiH,sapI#tiSca</w:t>
      </w:r>
      <w:r w:rsidRPr="00D74D96">
        <w:rPr>
          <w:rFonts w:ascii="Arial" w:hAnsi="Arial" w:cs="Arial"/>
          <w:color w:val="000000"/>
          <w:sz w:val="36"/>
          <w:szCs w:val="36"/>
          <w:lang w:bidi="hi-IN"/>
        </w:rPr>
        <w:tab/>
        <w:t xml:space="preserve">   </w:t>
      </w:r>
    </w:p>
    <w:p w14:paraId="0DCF3DCE"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gramStart"/>
      <w:r w:rsidRPr="00D74D96">
        <w:rPr>
          <w:rFonts w:ascii="Arial" w:hAnsi="Arial" w:cs="Arial"/>
          <w:color w:val="000000"/>
          <w:sz w:val="36"/>
          <w:szCs w:val="36"/>
          <w:lang w:bidi="hi-IN"/>
        </w:rPr>
        <w:t>sapI#</w:t>
      </w:r>
      <w:proofErr w:type="gramEnd"/>
      <w:r w:rsidRPr="00D74D96">
        <w:rPr>
          <w:rFonts w:ascii="Arial" w:hAnsi="Arial" w:cs="Arial"/>
          <w:color w:val="000000"/>
          <w:sz w:val="36"/>
          <w:szCs w:val="36"/>
          <w:lang w:bidi="hi-IN"/>
        </w:rPr>
        <w:t>tiqritiq sa --- pIqtiqH,caq mEq &gt;</w:t>
      </w:r>
      <w:r w:rsidRPr="00D74D96">
        <w:rPr>
          <w:rFonts w:ascii="Arial" w:hAnsi="Arial" w:cs="Arial"/>
          <w:color w:val="000000"/>
          <w:sz w:val="36"/>
          <w:szCs w:val="36"/>
          <w:lang w:bidi="hi-IN"/>
        </w:rPr>
        <w:tab/>
        <w:t xml:space="preserve">    </w:t>
      </w:r>
    </w:p>
    <w:p w14:paraId="6282B996"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r w:rsidRPr="00D74D96">
        <w:rPr>
          <w:rFonts w:ascii="Arial" w:hAnsi="Arial" w:cs="Arial"/>
          <w:color w:val="000000"/>
          <w:sz w:val="36"/>
          <w:szCs w:val="36"/>
          <w:lang w:bidi="hi-IN"/>
        </w:rPr>
        <w:t>maq kRuqShiH,</w:t>
      </w:r>
      <w:r w:rsidRPr="00D74D96">
        <w:rPr>
          <w:rFonts w:ascii="Arial" w:hAnsi="Arial" w:cs="Arial"/>
          <w:color w:val="000000"/>
          <w:sz w:val="36"/>
          <w:szCs w:val="36"/>
          <w:lang w:bidi="hi-IN"/>
        </w:rPr>
        <w:tab/>
        <w:t>kRuqShiSca#</w:t>
      </w:r>
      <w:r w:rsidRPr="00D74D96">
        <w:rPr>
          <w:rFonts w:ascii="Arial" w:hAnsi="Arial" w:cs="Arial"/>
          <w:color w:val="000000"/>
          <w:sz w:val="36"/>
          <w:szCs w:val="36"/>
          <w:lang w:bidi="hi-IN"/>
        </w:rPr>
        <w:tab/>
        <w:t xml:space="preserve">   </w:t>
      </w:r>
    </w:p>
    <w:p w14:paraId="4C16A0B5"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r w:rsidRPr="00D74D96">
        <w:rPr>
          <w:rFonts w:ascii="Arial" w:hAnsi="Arial" w:cs="Arial"/>
          <w:color w:val="000000"/>
          <w:sz w:val="36"/>
          <w:szCs w:val="36"/>
          <w:lang w:bidi="hi-IN"/>
        </w:rPr>
        <w:t>caq mEq &gt;,</w:t>
      </w:r>
      <w:r w:rsidRPr="00D74D96">
        <w:rPr>
          <w:rFonts w:ascii="Arial" w:hAnsi="Arial" w:cs="Arial"/>
          <w:color w:val="000000"/>
          <w:sz w:val="36"/>
          <w:szCs w:val="36"/>
          <w:lang w:bidi="hi-IN"/>
        </w:rPr>
        <w:tab/>
        <w:t>mEq vRuShTi#H</w:t>
      </w:r>
      <w:r w:rsidRPr="00D74D96">
        <w:rPr>
          <w:rFonts w:ascii="Arial" w:hAnsi="Arial" w:cs="Arial"/>
          <w:color w:val="000000"/>
          <w:sz w:val="36"/>
          <w:szCs w:val="36"/>
          <w:lang w:bidi="hi-IN"/>
        </w:rPr>
        <w:tab/>
        <w:t xml:space="preserve"> </w:t>
      </w:r>
    </w:p>
    <w:p w14:paraId="1B202B34"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gramStart"/>
      <w:r w:rsidRPr="00D74D96">
        <w:rPr>
          <w:rFonts w:ascii="Arial" w:hAnsi="Arial" w:cs="Arial"/>
          <w:color w:val="000000"/>
          <w:sz w:val="36"/>
          <w:szCs w:val="36"/>
          <w:lang w:bidi="hi-IN"/>
        </w:rPr>
        <w:t>vRuShTi#</w:t>
      </w:r>
      <w:proofErr w:type="gramEnd"/>
      <w:r w:rsidRPr="00D74D96">
        <w:rPr>
          <w:rFonts w:ascii="Arial" w:hAnsi="Arial" w:cs="Arial"/>
          <w:color w:val="000000"/>
          <w:sz w:val="36"/>
          <w:szCs w:val="36"/>
          <w:lang w:bidi="hi-IN"/>
        </w:rPr>
        <w:t>Sca,caq mEq &gt;</w:t>
      </w:r>
      <w:r w:rsidRPr="00D74D96">
        <w:rPr>
          <w:rFonts w:ascii="Arial" w:hAnsi="Arial" w:cs="Arial"/>
          <w:color w:val="000000"/>
          <w:sz w:val="36"/>
          <w:szCs w:val="36"/>
          <w:lang w:bidi="hi-IN"/>
        </w:rPr>
        <w:tab/>
        <w:t xml:space="preserve"> </w:t>
      </w:r>
    </w:p>
    <w:p w14:paraId="3C262F80"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gramStart"/>
      <w:r w:rsidRPr="00D74D96">
        <w:rPr>
          <w:rFonts w:ascii="Arial" w:hAnsi="Arial" w:cs="Arial"/>
          <w:color w:val="000000"/>
          <w:sz w:val="36"/>
          <w:szCs w:val="36"/>
          <w:lang w:bidi="hi-IN"/>
        </w:rPr>
        <w:t>mEq</w:t>
      </w:r>
      <w:proofErr w:type="gramEnd"/>
      <w:r w:rsidRPr="00D74D96">
        <w:rPr>
          <w:rFonts w:ascii="Arial" w:hAnsi="Arial" w:cs="Arial"/>
          <w:color w:val="000000"/>
          <w:sz w:val="36"/>
          <w:szCs w:val="36"/>
          <w:lang w:bidi="hi-IN"/>
        </w:rPr>
        <w:t xml:space="preserve"> jaitra$M &gt;,jaitra#~jca</w:t>
      </w:r>
      <w:r w:rsidRPr="00D74D96">
        <w:rPr>
          <w:rFonts w:ascii="Arial" w:hAnsi="Arial" w:cs="Arial"/>
          <w:color w:val="000000"/>
          <w:sz w:val="36"/>
          <w:szCs w:val="36"/>
          <w:lang w:bidi="hi-IN"/>
        </w:rPr>
        <w:tab/>
        <w:t xml:space="preserve">   </w:t>
      </w:r>
    </w:p>
    <w:p w14:paraId="1FF91187"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r w:rsidRPr="00D74D96">
        <w:rPr>
          <w:rFonts w:ascii="Arial" w:hAnsi="Arial" w:cs="Arial"/>
          <w:color w:val="000000"/>
          <w:sz w:val="36"/>
          <w:szCs w:val="36"/>
          <w:lang w:bidi="hi-IN"/>
        </w:rPr>
        <w:t>caq mEq &gt;,</w:t>
      </w:r>
      <w:r w:rsidRPr="00D74D96">
        <w:rPr>
          <w:rFonts w:ascii="Arial" w:hAnsi="Arial" w:cs="Arial"/>
          <w:color w:val="000000"/>
          <w:sz w:val="36"/>
          <w:szCs w:val="36"/>
          <w:lang w:bidi="hi-IN"/>
        </w:rPr>
        <w:tab/>
        <w:t>maq audBi#dyaM</w:t>
      </w:r>
      <w:r w:rsidRPr="00D74D96">
        <w:rPr>
          <w:rFonts w:ascii="Arial" w:hAnsi="Arial" w:cs="Arial"/>
          <w:color w:val="000000"/>
          <w:sz w:val="36"/>
          <w:szCs w:val="36"/>
          <w:lang w:bidi="hi-IN"/>
        </w:rPr>
        <w:tab/>
        <w:t xml:space="preserve">    </w:t>
      </w:r>
    </w:p>
    <w:p w14:paraId="31221B38"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r w:rsidRPr="00D74D96">
        <w:rPr>
          <w:rFonts w:ascii="Arial" w:hAnsi="Arial" w:cs="Arial"/>
          <w:color w:val="000000"/>
          <w:sz w:val="36"/>
          <w:szCs w:val="36"/>
          <w:lang w:bidi="hi-IN"/>
        </w:rPr>
        <w:t>audBi#dya~jca,</w:t>
      </w:r>
      <w:r w:rsidRPr="00D74D96">
        <w:rPr>
          <w:rFonts w:ascii="Arial" w:hAnsi="Arial" w:cs="Arial"/>
          <w:color w:val="000000"/>
          <w:sz w:val="36"/>
          <w:szCs w:val="36"/>
          <w:lang w:bidi="hi-IN"/>
        </w:rPr>
        <w:tab/>
        <w:t>audBi#dyaqqmityaut --- BiqdyaqM &gt;</w:t>
      </w:r>
      <w:r w:rsidRPr="00D74D96">
        <w:rPr>
          <w:rFonts w:ascii="Arial" w:hAnsi="Arial" w:cs="Arial"/>
          <w:color w:val="000000"/>
          <w:sz w:val="36"/>
          <w:szCs w:val="36"/>
          <w:lang w:bidi="hi-IN"/>
        </w:rPr>
        <w:tab/>
        <w:t xml:space="preserve">   </w:t>
      </w:r>
    </w:p>
    <w:p w14:paraId="047B0F82"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r w:rsidRPr="00D74D96">
        <w:rPr>
          <w:rFonts w:ascii="Arial" w:hAnsi="Arial" w:cs="Arial"/>
          <w:color w:val="000000"/>
          <w:sz w:val="36"/>
          <w:szCs w:val="36"/>
          <w:lang w:bidi="hi-IN"/>
        </w:rPr>
        <w:t>caq mEq &gt;,</w:t>
      </w:r>
      <w:r w:rsidRPr="00D74D96">
        <w:rPr>
          <w:rFonts w:ascii="Arial" w:hAnsi="Arial" w:cs="Arial"/>
          <w:color w:val="000000"/>
          <w:sz w:val="36"/>
          <w:szCs w:val="36"/>
          <w:lang w:bidi="hi-IN"/>
        </w:rPr>
        <w:tab/>
        <w:t>mEq raqyiH</w:t>
      </w:r>
      <w:r w:rsidRPr="00D74D96">
        <w:rPr>
          <w:rFonts w:ascii="Arial" w:hAnsi="Arial" w:cs="Arial"/>
          <w:color w:val="000000"/>
          <w:sz w:val="36"/>
          <w:szCs w:val="36"/>
          <w:lang w:bidi="hi-IN"/>
        </w:rPr>
        <w:tab/>
        <w:t xml:space="preserve">   </w:t>
      </w:r>
    </w:p>
    <w:p w14:paraId="000EB1BE"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r w:rsidRPr="00D74D96">
        <w:rPr>
          <w:rFonts w:ascii="Arial" w:hAnsi="Arial" w:cs="Arial"/>
          <w:color w:val="000000"/>
          <w:sz w:val="36"/>
          <w:szCs w:val="36"/>
          <w:lang w:bidi="hi-IN"/>
        </w:rPr>
        <w:t>raqyiSca#,</w:t>
      </w:r>
      <w:r w:rsidRPr="00D74D96">
        <w:rPr>
          <w:rFonts w:ascii="Arial" w:hAnsi="Arial" w:cs="Arial"/>
          <w:color w:val="000000"/>
          <w:sz w:val="36"/>
          <w:szCs w:val="36"/>
          <w:lang w:bidi="hi-IN"/>
        </w:rPr>
        <w:tab/>
        <w:t>caq mEq &gt;</w:t>
      </w:r>
      <w:r w:rsidRPr="00D74D96">
        <w:rPr>
          <w:rFonts w:ascii="Arial" w:hAnsi="Arial" w:cs="Arial"/>
          <w:color w:val="000000"/>
          <w:sz w:val="36"/>
          <w:szCs w:val="36"/>
          <w:lang w:bidi="hi-IN"/>
        </w:rPr>
        <w:tab/>
        <w:t xml:space="preserve"> </w:t>
      </w:r>
      <w:r w:rsidRPr="00D74D96">
        <w:rPr>
          <w:rFonts w:ascii="Arial" w:hAnsi="Arial" w:cs="Arial"/>
          <w:color w:val="000000"/>
          <w:sz w:val="36"/>
          <w:szCs w:val="36"/>
          <w:lang w:bidi="hi-IN"/>
        </w:rPr>
        <w:tab/>
        <w:t xml:space="preserve">   </w:t>
      </w:r>
    </w:p>
    <w:p w14:paraId="4EC56C63"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gramStart"/>
      <w:r w:rsidRPr="00D74D96">
        <w:rPr>
          <w:rFonts w:ascii="Arial" w:hAnsi="Arial" w:cs="Arial"/>
          <w:color w:val="000000"/>
          <w:sz w:val="36"/>
          <w:szCs w:val="36"/>
          <w:lang w:bidi="hi-IN"/>
        </w:rPr>
        <w:t>mEq</w:t>
      </w:r>
      <w:proofErr w:type="gramEnd"/>
      <w:r w:rsidRPr="00D74D96">
        <w:rPr>
          <w:rFonts w:ascii="Arial" w:hAnsi="Arial" w:cs="Arial"/>
          <w:color w:val="000000"/>
          <w:sz w:val="36"/>
          <w:szCs w:val="36"/>
          <w:lang w:bidi="hi-IN"/>
        </w:rPr>
        <w:t xml:space="preserve"> rAya#H,rAya#Sca</w:t>
      </w:r>
      <w:r w:rsidRPr="00D74D96">
        <w:rPr>
          <w:rFonts w:ascii="Arial" w:hAnsi="Arial" w:cs="Arial"/>
          <w:color w:val="000000"/>
          <w:sz w:val="36"/>
          <w:szCs w:val="36"/>
          <w:lang w:bidi="hi-IN"/>
        </w:rPr>
        <w:tab/>
        <w:t xml:space="preserve">   </w:t>
      </w:r>
    </w:p>
    <w:p w14:paraId="06DBEBCF"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gramStart"/>
      <w:r w:rsidRPr="00D74D96">
        <w:rPr>
          <w:rFonts w:ascii="Arial" w:hAnsi="Arial" w:cs="Arial"/>
          <w:color w:val="000000"/>
          <w:sz w:val="36"/>
          <w:szCs w:val="36"/>
          <w:lang w:bidi="hi-IN"/>
        </w:rPr>
        <w:t>caq</w:t>
      </w:r>
      <w:proofErr w:type="gramEnd"/>
      <w:r w:rsidRPr="00D74D96">
        <w:rPr>
          <w:rFonts w:ascii="Arial" w:hAnsi="Arial" w:cs="Arial"/>
          <w:color w:val="000000"/>
          <w:sz w:val="36"/>
          <w:szCs w:val="36"/>
          <w:lang w:bidi="hi-IN"/>
        </w:rPr>
        <w:t xml:space="preserve"> mEq &gt;,</w:t>
      </w:r>
      <w:r w:rsidRPr="00D74D96">
        <w:rPr>
          <w:rFonts w:ascii="Arial" w:hAnsi="Arial" w:cs="Arial"/>
          <w:color w:val="000000"/>
          <w:sz w:val="36"/>
          <w:szCs w:val="36"/>
          <w:lang w:bidi="hi-IN"/>
        </w:rPr>
        <w:tab/>
        <w:t xml:space="preserve">mEq  puqShTaM </w:t>
      </w:r>
      <w:r w:rsidRPr="00D74D96">
        <w:rPr>
          <w:rFonts w:ascii="Arial" w:hAnsi="Arial" w:cs="Arial"/>
          <w:color w:val="000000"/>
          <w:sz w:val="36"/>
          <w:szCs w:val="36"/>
          <w:lang w:bidi="hi-IN"/>
        </w:rPr>
        <w:tab/>
        <w:t xml:space="preserve">  </w:t>
      </w:r>
      <w:r w:rsidRPr="00D74D96">
        <w:rPr>
          <w:rFonts w:ascii="Arial" w:hAnsi="Arial" w:cs="Arial"/>
          <w:color w:val="000000"/>
          <w:sz w:val="36"/>
          <w:szCs w:val="36"/>
          <w:lang w:bidi="hi-IN"/>
        </w:rPr>
        <w:tab/>
        <w:t xml:space="preserve">   </w:t>
      </w:r>
    </w:p>
    <w:p w14:paraId="3DF21D25"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r w:rsidRPr="00D74D96">
        <w:rPr>
          <w:rFonts w:ascii="Arial" w:hAnsi="Arial" w:cs="Arial"/>
          <w:color w:val="000000"/>
          <w:sz w:val="36"/>
          <w:szCs w:val="36"/>
          <w:lang w:bidi="hi-IN"/>
        </w:rPr>
        <w:t>puqShTa~jca#,</w:t>
      </w:r>
      <w:r w:rsidRPr="00D74D96">
        <w:rPr>
          <w:rFonts w:ascii="Arial" w:hAnsi="Arial" w:cs="Arial"/>
          <w:color w:val="000000"/>
          <w:sz w:val="36"/>
          <w:szCs w:val="36"/>
          <w:lang w:bidi="hi-IN"/>
        </w:rPr>
        <w:tab/>
        <w:t>caq mEq &gt;</w:t>
      </w:r>
      <w:r w:rsidRPr="00D74D96">
        <w:rPr>
          <w:rFonts w:ascii="Arial" w:hAnsi="Arial" w:cs="Arial"/>
          <w:color w:val="000000"/>
          <w:sz w:val="36"/>
          <w:szCs w:val="36"/>
          <w:lang w:bidi="hi-IN"/>
        </w:rPr>
        <w:tab/>
        <w:t xml:space="preserve">    </w:t>
      </w:r>
    </w:p>
    <w:p w14:paraId="0C54F015"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r w:rsidRPr="00D74D96">
        <w:rPr>
          <w:rFonts w:ascii="Arial" w:hAnsi="Arial" w:cs="Arial"/>
          <w:color w:val="000000"/>
          <w:sz w:val="36"/>
          <w:szCs w:val="36"/>
          <w:lang w:bidi="hi-IN"/>
        </w:rPr>
        <w:t>mEq puShTi#H,</w:t>
      </w:r>
      <w:r w:rsidRPr="00D74D96">
        <w:rPr>
          <w:rFonts w:ascii="Arial" w:hAnsi="Arial" w:cs="Arial"/>
          <w:color w:val="000000"/>
          <w:sz w:val="36"/>
          <w:szCs w:val="36"/>
          <w:lang w:bidi="hi-IN"/>
        </w:rPr>
        <w:tab/>
        <w:t>puShTi#Sca</w:t>
      </w:r>
      <w:r w:rsidRPr="00D74D96">
        <w:rPr>
          <w:rFonts w:ascii="Arial" w:hAnsi="Arial" w:cs="Arial"/>
          <w:color w:val="000000"/>
          <w:sz w:val="36"/>
          <w:szCs w:val="36"/>
          <w:lang w:bidi="hi-IN"/>
        </w:rPr>
        <w:tab/>
        <w:t xml:space="preserve">   </w:t>
      </w:r>
    </w:p>
    <w:p w14:paraId="318B0EBA"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gramStart"/>
      <w:r w:rsidRPr="00D74D96">
        <w:rPr>
          <w:rFonts w:ascii="Arial" w:hAnsi="Arial" w:cs="Arial"/>
          <w:color w:val="000000"/>
          <w:sz w:val="36"/>
          <w:szCs w:val="36"/>
          <w:lang w:bidi="hi-IN"/>
        </w:rPr>
        <w:t>caq</w:t>
      </w:r>
      <w:proofErr w:type="gramEnd"/>
      <w:r w:rsidRPr="00D74D96">
        <w:rPr>
          <w:rFonts w:ascii="Arial" w:hAnsi="Arial" w:cs="Arial"/>
          <w:color w:val="000000"/>
          <w:sz w:val="36"/>
          <w:szCs w:val="36"/>
          <w:lang w:bidi="hi-IN"/>
        </w:rPr>
        <w:t xml:space="preserve"> mEq &gt;</w:t>
      </w:r>
      <w:r w:rsidRPr="00D74D96">
        <w:rPr>
          <w:rFonts w:ascii="Arial" w:hAnsi="Arial" w:cs="Arial"/>
          <w:color w:val="000000"/>
          <w:sz w:val="36"/>
          <w:szCs w:val="36"/>
          <w:lang w:bidi="hi-IN"/>
        </w:rPr>
        <w:tab/>
        <w:t xml:space="preserve">,mEq viqBu </w:t>
      </w:r>
      <w:r w:rsidRPr="00D74D96">
        <w:rPr>
          <w:rFonts w:ascii="Arial" w:hAnsi="Arial" w:cs="Arial"/>
          <w:color w:val="000000"/>
          <w:sz w:val="36"/>
          <w:szCs w:val="36"/>
          <w:lang w:bidi="hi-IN"/>
        </w:rPr>
        <w:tab/>
        <w:t xml:space="preserve"> </w:t>
      </w:r>
      <w:r w:rsidRPr="00D74D96">
        <w:rPr>
          <w:rFonts w:ascii="Arial" w:hAnsi="Arial" w:cs="Arial"/>
          <w:color w:val="000000"/>
          <w:sz w:val="36"/>
          <w:szCs w:val="36"/>
          <w:lang w:bidi="hi-IN"/>
        </w:rPr>
        <w:tab/>
        <w:t xml:space="preserve">   </w:t>
      </w:r>
    </w:p>
    <w:p w14:paraId="3EC0B8C8"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r w:rsidRPr="00D74D96">
        <w:rPr>
          <w:rFonts w:ascii="Arial" w:hAnsi="Arial" w:cs="Arial"/>
          <w:color w:val="000000"/>
          <w:sz w:val="36"/>
          <w:szCs w:val="36"/>
          <w:lang w:bidi="hi-IN"/>
        </w:rPr>
        <w:t>viqBu ca#,</w:t>
      </w:r>
      <w:r w:rsidRPr="00D74D96">
        <w:rPr>
          <w:rFonts w:ascii="Arial" w:hAnsi="Arial" w:cs="Arial"/>
          <w:color w:val="000000"/>
          <w:sz w:val="36"/>
          <w:szCs w:val="36"/>
          <w:lang w:bidi="hi-IN"/>
        </w:rPr>
        <w:tab/>
        <w:t>viqBviti# vi --- Bu</w:t>
      </w:r>
      <w:r w:rsidRPr="00D74D96">
        <w:rPr>
          <w:rFonts w:ascii="Arial" w:hAnsi="Arial" w:cs="Arial"/>
          <w:color w:val="000000"/>
          <w:sz w:val="36"/>
          <w:szCs w:val="36"/>
          <w:lang w:bidi="hi-IN"/>
        </w:rPr>
        <w:tab/>
        <w:t xml:space="preserve">   </w:t>
      </w:r>
    </w:p>
    <w:p w14:paraId="027DA7E0"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gramStart"/>
      <w:r w:rsidRPr="00D74D96">
        <w:rPr>
          <w:rFonts w:ascii="Arial" w:hAnsi="Arial" w:cs="Arial"/>
          <w:color w:val="000000"/>
          <w:sz w:val="36"/>
          <w:szCs w:val="36"/>
          <w:lang w:bidi="hi-IN"/>
        </w:rPr>
        <w:t>caq</w:t>
      </w:r>
      <w:proofErr w:type="gramEnd"/>
      <w:r w:rsidRPr="00D74D96">
        <w:rPr>
          <w:rFonts w:ascii="Arial" w:hAnsi="Arial" w:cs="Arial"/>
          <w:color w:val="000000"/>
          <w:sz w:val="36"/>
          <w:szCs w:val="36"/>
          <w:lang w:bidi="hi-IN"/>
        </w:rPr>
        <w:t xml:space="preserve"> mEq &gt;</w:t>
      </w:r>
      <w:r w:rsidRPr="00D74D96">
        <w:rPr>
          <w:rFonts w:ascii="Arial" w:hAnsi="Arial" w:cs="Arial"/>
          <w:color w:val="000000"/>
          <w:sz w:val="36"/>
          <w:szCs w:val="36"/>
          <w:lang w:bidi="hi-IN"/>
        </w:rPr>
        <w:tab/>
        <w:t xml:space="preserve">,mEq praqBu </w:t>
      </w:r>
      <w:r w:rsidRPr="00D74D96">
        <w:rPr>
          <w:rFonts w:ascii="Arial" w:hAnsi="Arial" w:cs="Arial"/>
          <w:color w:val="000000"/>
          <w:sz w:val="36"/>
          <w:szCs w:val="36"/>
          <w:lang w:bidi="hi-IN"/>
        </w:rPr>
        <w:tab/>
        <w:t xml:space="preserve"> </w:t>
      </w:r>
      <w:r w:rsidRPr="00D74D96">
        <w:rPr>
          <w:rFonts w:ascii="Arial" w:hAnsi="Arial" w:cs="Arial"/>
          <w:color w:val="000000"/>
          <w:sz w:val="36"/>
          <w:szCs w:val="36"/>
          <w:lang w:bidi="hi-IN"/>
        </w:rPr>
        <w:tab/>
        <w:t xml:space="preserve">   </w:t>
      </w:r>
    </w:p>
    <w:p w14:paraId="299E0056"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gramStart"/>
      <w:r w:rsidRPr="00D74D96">
        <w:rPr>
          <w:rFonts w:ascii="Arial" w:hAnsi="Arial" w:cs="Arial"/>
          <w:color w:val="000000"/>
          <w:sz w:val="36"/>
          <w:szCs w:val="36"/>
          <w:lang w:bidi="hi-IN"/>
        </w:rPr>
        <w:t>praqBu</w:t>
      </w:r>
      <w:proofErr w:type="gramEnd"/>
      <w:r w:rsidRPr="00D74D96">
        <w:rPr>
          <w:rFonts w:ascii="Arial" w:hAnsi="Arial" w:cs="Arial"/>
          <w:color w:val="000000"/>
          <w:sz w:val="36"/>
          <w:szCs w:val="36"/>
          <w:lang w:bidi="hi-IN"/>
        </w:rPr>
        <w:t xml:space="preserve"> ca#,praqBviti# pra --- Bu</w:t>
      </w:r>
      <w:r w:rsidRPr="00D74D96">
        <w:rPr>
          <w:rFonts w:ascii="Arial" w:hAnsi="Arial" w:cs="Arial"/>
          <w:color w:val="000000"/>
          <w:sz w:val="36"/>
          <w:szCs w:val="36"/>
          <w:lang w:bidi="hi-IN"/>
        </w:rPr>
        <w:tab/>
        <w:t xml:space="preserve">   </w:t>
      </w:r>
    </w:p>
    <w:p w14:paraId="2D7FB36B"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gramStart"/>
      <w:r w:rsidRPr="00D74D96">
        <w:rPr>
          <w:rFonts w:ascii="Arial" w:hAnsi="Arial" w:cs="Arial"/>
          <w:color w:val="000000"/>
          <w:sz w:val="36"/>
          <w:szCs w:val="36"/>
          <w:lang w:bidi="hi-IN"/>
        </w:rPr>
        <w:t>caq</w:t>
      </w:r>
      <w:proofErr w:type="gramEnd"/>
      <w:r w:rsidRPr="00D74D96">
        <w:rPr>
          <w:rFonts w:ascii="Arial" w:hAnsi="Arial" w:cs="Arial"/>
          <w:color w:val="000000"/>
          <w:sz w:val="36"/>
          <w:szCs w:val="36"/>
          <w:lang w:bidi="hi-IN"/>
        </w:rPr>
        <w:t xml:space="preserve"> mEq &gt;,mEq baqhu </w:t>
      </w:r>
      <w:r w:rsidRPr="00D74D96">
        <w:rPr>
          <w:rFonts w:ascii="Arial" w:hAnsi="Arial" w:cs="Arial"/>
          <w:color w:val="000000"/>
          <w:sz w:val="36"/>
          <w:szCs w:val="36"/>
          <w:lang w:bidi="hi-IN"/>
        </w:rPr>
        <w:tab/>
        <w:t xml:space="preserve"> </w:t>
      </w:r>
      <w:r w:rsidRPr="00D74D96">
        <w:rPr>
          <w:rFonts w:ascii="Arial" w:hAnsi="Arial" w:cs="Arial"/>
          <w:color w:val="000000"/>
          <w:sz w:val="36"/>
          <w:szCs w:val="36"/>
          <w:lang w:bidi="hi-IN"/>
        </w:rPr>
        <w:tab/>
        <w:t xml:space="preserve">   </w:t>
      </w:r>
    </w:p>
    <w:p w14:paraId="1712E7FD"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r w:rsidRPr="00D74D96">
        <w:rPr>
          <w:rFonts w:ascii="Arial" w:hAnsi="Arial" w:cs="Arial"/>
          <w:color w:val="000000"/>
          <w:sz w:val="36"/>
          <w:szCs w:val="36"/>
          <w:lang w:bidi="hi-IN"/>
        </w:rPr>
        <w:t>baqhu ca#,</w:t>
      </w:r>
      <w:r w:rsidRPr="00D74D96">
        <w:rPr>
          <w:rFonts w:ascii="Arial" w:hAnsi="Arial" w:cs="Arial"/>
          <w:color w:val="000000"/>
          <w:sz w:val="36"/>
          <w:szCs w:val="36"/>
          <w:lang w:bidi="hi-IN"/>
        </w:rPr>
        <w:tab/>
        <w:t>caq mEq &gt;</w:t>
      </w:r>
      <w:r w:rsidRPr="00D74D96">
        <w:rPr>
          <w:rFonts w:ascii="Arial" w:hAnsi="Arial" w:cs="Arial"/>
          <w:color w:val="000000"/>
          <w:sz w:val="36"/>
          <w:szCs w:val="36"/>
          <w:lang w:bidi="hi-IN"/>
        </w:rPr>
        <w:tab/>
        <w:t xml:space="preserve"> </w:t>
      </w:r>
      <w:r w:rsidRPr="00D74D96">
        <w:rPr>
          <w:rFonts w:ascii="Arial" w:hAnsi="Arial" w:cs="Arial"/>
          <w:color w:val="000000"/>
          <w:sz w:val="36"/>
          <w:szCs w:val="36"/>
          <w:lang w:bidi="hi-IN"/>
        </w:rPr>
        <w:tab/>
        <w:t xml:space="preserve">   </w:t>
      </w:r>
    </w:p>
    <w:p w14:paraId="4B5A9FC3"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gramStart"/>
      <w:r w:rsidRPr="00D74D96">
        <w:rPr>
          <w:rFonts w:ascii="Arial" w:hAnsi="Arial" w:cs="Arial"/>
          <w:color w:val="000000"/>
          <w:sz w:val="36"/>
          <w:szCs w:val="36"/>
          <w:lang w:bidi="hi-IN"/>
        </w:rPr>
        <w:t>mEq</w:t>
      </w:r>
      <w:proofErr w:type="gramEnd"/>
      <w:r w:rsidRPr="00D74D96">
        <w:rPr>
          <w:rFonts w:ascii="Arial" w:hAnsi="Arial" w:cs="Arial"/>
          <w:color w:val="000000"/>
          <w:sz w:val="36"/>
          <w:szCs w:val="36"/>
          <w:lang w:bidi="hi-IN"/>
        </w:rPr>
        <w:t xml:space="preserve"> BUya#H,BUya#Sca</w:t>
      </w:r>
      <w:r w:rsidRPr="00D74D96">
        <w:rPr>
          <w:rFonts w:ascii="Arial" w:hAnsi="Arial" w:cs="Arial"/>
          <w:color w:val="000000"/>
          <w:sz w:val="36"/>
          <w:szCs w:val="36"/>
          <w:lang w:bidi="hi-IN"/>
        </w:rPr>
        <w:tab/>
        <w:t xml:space="preserve">   </w:t>
      </w:r>
    </w:p>
    <w:p w14:paraId="6EAFE749"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r w:rsidRPr="00D74D96">
        <w:rPr>
          <w:rFonts w:ascii="Arial" w:hAnsi="Arial" w:cs="Arial"/>
          <w:color w:val="000000"/>
          <w:sz w:val="36"/>
          <w:szCs w:val="36"/>
          <w:lang w:bidi="hi-IN"/>
        </w:rPr>
        <w:t>caq mEq &gt;,</w:t>
      </w:r>
      <w:r w:rsidRPr="00D74D96">
        <w:rPr>
          <w:rFonts w:ascii="Arial" w:hAnsi="Arial" w:cs="Arial"/>
          <w:color w:val="000000"/>
          <w:sz w:val="36"/>
          <w:szCs w:val="36"/>
          <w:lang w:bidi="hi-IN"/>
        </w:rPr>
        <w:tab/>
        <w:t>mEq pUqrNaM</w:t>
      </w:r>
      <w:r w:rsidRPr="00D74D96">
        <w:rPr>
          <w:rFonts w:ascii="Arial" w:hAnsi="Arial" w:cs="Arial"/>
          <w:color w:val="000000"/>
          <w:sz w:val="36"/>
          <w:szCs w:val="36"/>
          <w:lang w:bidi="hi-IN"/>
        </w:rPr>
        <w:tab/>
        <w:t xml:space="preserve">  </w:t>
      </w:r>
    </w:p>
    <w:p w14:paraId="6D48C77D"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gramStart"/>
      <w:r w:rsidRPr="00D74D96">
        <w:rPr>
          <w:rFonts w:ascii="Arial" w:hAnsi="Arial" w:cs="Arial"/>
          <w:color w:val="000000"/>
          <w:sz w:val="36"/>
          <w:szCs w:val="36"/>
          <w:lang w:bidi="hi-IN"/>
        </w:rPr>
        <w:t>pUqrNa~</w:t>
      </w:r>
      <w:proofErr w:type="gramEnd"/>
      <w:r w:rsidRPr="00D74D96">
        <w:rPr>
          <w:rFonts w:ascii="Arial" w:hAnsi="Arial" w:cs="Arial"/>
          <w:color w:val="000000"/>
          <w:sz w:val="36"/>
          <w:szCs w:val="36"/>
          <w:lang w:bidi="hi-IN"/>
        </w:rPr>
        <w:t>jca# ,caq mEq &gt;</w:t>
      </w:r>
      <w:r w:rsidRPr="00D74D96">
        <w:rPr>
          <w:rFonts w:ascii="Arial" w:hAnsi="Arial" w:cs="Arial"/>
          <w:color w:val="000000"/>
          <w:sz w:val="36"/>
          <w:szCs w:val="36"/>
          <w:lang w:bidi="hi-IN"/>
        </w:rPr>
        <w:tab/>
        <w:t xml:space="preserve">   </w:t>
      </w:r>
    </w:p>
    <w:p w14:paraId="1C19FCE0"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gramStart"/>
      <w:r w:rsidRPr="00D74D96">
        <w:rPr>
          <w:rFonts w:ascii="Arial" w:hAnsi="Arial" w:cs="Arial"/>
          <w:color w:val="000000"/>
          <w:sz w:val="36"/>
          <w:szCs w:val="36"/>
          <w:lang w:bidi="hi-IN"/>
        </w:rPr>
        <w:t>mEq</w:t>
      </w:r>
      <w:proofErr w:type="gramEnd"/>
      <w:r w:rsidRPr="00D74D96">
        <w:rPr>
          <w:rFonts w:ascii="Arial" w:hAnsi="Arial" w:cs="Arial"/>
          <w:color w:val="000000"/>
          <w:sz w:val="36"/>
          <w:szCs w:val="36"/>
          <w:lang w:bidi="hi-IN"/>
        </w:rPr>
        <w:t xml:space="preserve"> pUqrNata#raM,pUqrNata#ra~jca</w:t>
      </w:r>
      <w:r w:rsidRPr="00D74D96">
        <w:rPr>
          <w:rFonts w:ascii="Arial" w:hAnsi="Arial" w:cs="Arial"/>
          <w:color w:val="000000"/>
          <w:sz w:val="36"/>
          <w:szCs w:val="36"/>
          <w:lang w:bidi="hi-IN"/>
        </w:rPr>
        <w:tab/>
        <w:t xml:space="preserve">   </w:t>
      </w:r>
    </w:p>
    <w:p w14:paraId="2C06D799"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gramStart"/>
      <w:r w:rsidRPr="00D74D96">
        <w:rPr>
          <w:rFonts w:ascii="Arial" w:hAnsi="Arial" w:cs="Arial"/>
          <w:color w:val="000000"/>
          <w:sz w:val="36"/>
          <w:szCs w:val="36"/>
          <w:lang w:bidi="hi-IN"/>
        </w:rPr>
        <w:t>pUqrNata#</w:t>
      </w:r>
      <w:proofErr w:type="gramEnd"/>
      <w:r w:rsidRPr="00D74D96">
        <w:rPr>
          <w:rFonts w:ascii="Arial" w:hAnsi="Arial" w:cs="Arial"/>
          <w:color w:val="000000"/>
          <w:sz w:val="36"/>
          <w:szCs w:val="36"/>
          <w:lang w:bidi="hi-IN"/>
        </w:rPr>
        <w:t>raqmiti# pUqrNa --- taqraqM &gt; ,caq mEq &gt;</w:t>
      </w:r>
      <w:r w:rsidRPr="00D74D96">
        <w:rPr>
          <w:rFonts w:ascii="Arial" w:hAnsi="Arial" w:cs="Arial"/>
          <w:color w:val="000000"/>
          <w:sz w:val="36"/>
          <w:szCs w:val="36"/>
          <w:lang w:bidi="hi-IN"/>
        </w:rPr>
        <w:tab/>
        <w:t xml:space="preserve">    </w:t>
      </w:r>
    </w:p>
    <w:p w14:paraId="1D89C13B"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r w:rsidRPr="00D74D96">
        <w:rPr>
          <w:rFonts w:ascii="Arial" w:hAnsi="Arial" w:cs="Arial"/>
          <w:color w:val="000000"/>
          <w:sz w:val="36"/>
          <w:szCs w:val="36"/>
          <w:lang w:bidi="hi-IN"/>
        </w:rPr>
        <w:t>mE&amp;kShi#tiH</w:t>
      </w:r>
      <w:r w:rsidRPr="00D74D96">
        <w:rPr>
          <w:rFonts w:ascii="Arial" w:hAnsi="Arial" w:cs="Arial"/>
          <w:color w:val="000000"/>
          <w:sz w:val="36"/>
          <w:szCs w:val="36"/>
          <w:lang w:bidi="hi-IN"/>
        </w:rPr>
        <w:tab/>
        <w:t>, akShi#tiSca</w:t>
      </w:r>
      <w:r w:rsidRPr="00D74D96">
        <w:rPr>
          <w:rFonts w:ascii="Arial" w:hAnsi="Arial" w:cs="Arial"/>
          <w:color w:val="000000"/>
          <w:sz w:val="36"/>
          <w:szCs w:val="36"/>
          <w:lang w:bidi="hi-IN"/>
        </w:rPr>
        <w:tab/>
        <w:t xml:space="preserve">   </w:t>
      </w:r>
    </w:p>
    <w:p w14:paraId="48C6B433"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gramStart"/>
      <w:r w:rsidRPr="00D74D96">
        <w:rPr>
          <w:rFonts w:ascii="Arial" w:hAnsi="Arial" w:cs="Arial"/>
          <w:color w:val="000000"/>
          <w:sz w:val="36"/>
          <w:szCs w:val="36"/>
          <w:lang w:bidi="hi-IN"/>
        </w:rPr>
        <w:lastRenderedPageBreak/>
        <w:t>caq</w:t>
      </w:r>
      <w:proofErr w:type="gramEnd"/>
      <w:r w:rsidRPr="00D74D96">
        <w:rPr>
          <w:rFonts w:ascii="Arial" w:hAnsi="Arial" w:cs="Arial"/>
          <w:color w:val="000000"/>
          <w:sz w:val="36"/>
          <w:szCs w:val="36"/>
          <w:lang w:bidi="hi-IN"/>
        </w:rPr>
        <w:t xml:space="preserve"> mEq &gt; ,mEq kUya#vAH</w:t>
      </w:r>
      <w:r w:rsidRPr="00D74D96">
        <w:rPr>
          <w:rFonts w:ascii="Arial" w:hAnsi="Arial" w:cs="Arial"/>
          <w:color w:val="000000"/>
          <w:sz w:val="36"/>
          <w:szCs w:val="36"/>
          <w:lang w:bidi="hi-IN"/>
        </w:rPr>
        <w:tab/>
        <w:t xml:space="preserve"> </w:t>
      </w:r>
      <w:r w:rsidRPr="00D74D96">
        <w:rPr>
          <w:rFonts w:ascii="Arial" w:hAnsi="Arial" w:cs="Arial"/>
          <w:color w:val="000000"/>
          <w:sz w:val="36"/>
          <w:szCs w:val="36"/>
          <w:lang w:bidi="hi-IN"/>
        </w:rPr>
        <w:tab/>
        <w:t xml:space="preserve">   </w:t>
      </w:r>
    </w:p>
    <w:p w14:paraId="09FBD21C"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r w:rsidRPr="00D74D96">
        <w:rPr>
          <w:rFonts w:ascii="Arial" w:hAnsi="Arial" w:cs="Arial"/>
          <w:color w:val="000000"/>
          <w:sz w:val="36"/>
          <w:szCs w:val="36"/>
          <w:lang w:bidi="hi-IN"/>
        </w:rPr>
        <w:t>kUya#vASca,</w:t>
      </w:r>
      <w:r w:rsidRPr="00D74D96">
        <w:rPr>
          <w:rFonts w:ascii="Arial" w:hAnsi="Arial" w:cs="Arial"/>
          <w:color w:val="000000"/>
          <w:sz w:val="36"/>
          <w:szCs w:val="36"/>
          <w:lang w:bidi="hi-IN"/>
        </w:rPr>
        <w:tab/>
        <w:t>caq mEq &gt;</w:t>
      </w:r>
      <w:r w:rsidRPr="00D74D96">
        <w:rPr>
          <w:rFonts w:ascii="Arial" w:hAnsi="Arial" w:cs="Arial"/>
          <w:color w:val="000000"/>
          <w:sz w:val="36"/>
          <w:szCs w:val="36"/>
          <w:lang w:bidi="hi-IN"/>
        </w:rPr>
        <w:tab/>
        <w:t xml:space="preserve"> </w:t>
      </w:r>
      <w:r w:rsidRPr="00D74D96">
        <w:rPr>
          <w:rFonts w:ascii="Arial" w:hAnsi="Arial" w:cs="Arial"/>
          <w:color w:val="000000"/>
          <w:sz w:val="36"/>
          <w:szCs w:val="36"/>
          <w:lang w:bidi="hi-IN"/>
        </w:rPr>
        <w:tab/>
        <w:t xml:space="preserve">   </w:t>
      </w:r>
    </w:p>
    <w:p w14:paraId="1CB83DE3"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gramStart"/>
      <w:r w:rsidRPr="00D74D96">
        <w:rPr>
          <w:rFonts w:ascii="Arial" w:hAnsi="Arial" w:cs="Arial"/>
          <w:color w:val="000000"/>
          <w:sz w:val="36"/>
          <w:szCs w:val="36"/>
          <w:lang w:bidi="hi-IN"/>
        </w:rPr>
        <w:t>mE&amp;</w:t>
      </w:r>
      <w:proofErr w:type="gramEnd"/>
      <w:r w:rsidRPr="00D74D96">
        <w:rPr>
          <w:rFonts w:ascii="Arial" w:hAnsi="Arial" w:cs="Arial"/>
          <w:color w:val="000000"/>
          <w:sz w:val="36"/>
          <w:szCs w:val="36"/>
          <w:lang w:bidi="hi-IN"/>
        </w:rPr>
        <w:t>nna$M &gt;,anna#~jca</w:t>
      </w:r>
      <w:r w:rsidRPr="00D74D96">
        <w:rPr>
          <w:rFonts w:ascii="Arial" w:hAnsi="Arial" w:cs="Arial"/>
          <w:color w:val="000000"/>
          <w:sz w:val="36"/>
          <w:szCs w:val="36"/>
          <w:lang w:bidi="hi-IN"/>
        </w:rPr>
        <w:tab/>
        <w:t xml:space="preserve"> </w:t>
      </w:r>
      <w:r w:rsidRPr="00D74D96">
        <w:rPr>
          <w:rFonts w:ascii="Arial" w:hAnsi="Arial" w:cs="Arial"/>
          <w:color w:val="000000"/>
          <w:sz w:val="36"/>
          <w:szCs w:val="36"/>
          <w:lang w:bidi="hi-IN"/>
        </w:rPr>
        <w:tab/>
        <w:t xml:space="preserve">   </w:t>
      </w:r>
    </w:p>
    <w:p w14:paraId="632AEC67"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r w:rsidRPr="00D74D96">
        <w:rPr>
          <w:rFonts w:ascii="Arial" w:hAnsi="Arial" w:cs="Arial"/>
          <w:color w:val="000000"/>
          <w:sz w:val="36"/>
          <w:szCs w:val="36"/>
          <w:lang w:bidi="hi-IN"/>
        </w:rPr>
        <w:t>caq mEq &gt;,</w:t>
      </w:r>
      <w:r w:rsidRPr="00D74D96">
        <w:rPr>
          <w:rFonts w:ascii="Arial" w:hAnsi="Arial" w:cs="Arial"/>
          <w:color w:val="000000"/>
          <w:sz w:val="36"/>
          <w:szCs w:val="36"/>
          <w:lang w:bidi="hi-IN"/>
        </w:rPr>
        <w:tab/>
        <w:t>mE&amp;kShu#t</w:t>
      </w:r>
      <w:r w:rsidRPr="00D74D96">
        <w:rPr>
          <w:rFonts w:ascii="Arial" w:hAnsi="Arial" w:cs="Arial"/>
          <w:color w:val="000000"/>
          <w:sz w:val="36"/>
          <w:szCs w:val="36"/>
          <w:lang w:bidi="hi-IN"/>
        </w:rPr>
        <w:tab/>
        <w:t xml:space="preserve"> </w:t>
      </w:r>
      <w:r w:rsidRPr="00D74D96">
        <w:rPr>
          <w:rFonts w:ascii="Arial" w:hAnsi="Arial" w:cs="Arial"/>
          <w:color w:val="000000"/>
          <w:sz w:val="36"/>
          <w:szCs w:val="36"/>
          <w:lang w:bidi="hi-IN"/>
        </w:rPr>
        <w:tab/>
        <w:t xml:space="preserve">   </w:t>
      </w:r>
    </w:p>
    <w:p w14:paraId="00BC1B71"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gramStart"/>
      <w:r w:rsidRPr="00D74D96">
        <w:rPr>
          <w:rFonts w:ascii="Arial" w:hAnsi="Arial" w:cs="Arial"/>
          <w:color w:val="000000"/>
          <w:sz w:val="36"/>
          <w:szCs w:val="36"/>
          <w:lang w:bidi="hi-IN"/>
        </w:rPr>
        <w:t>akShu#</w:t>
      </w:r>
      <w:proofErr w:type="gramEnd"/>
      <w:r w:rsidRPr="00D74D96">
        <w:rPr>
          <w:rFonts w:ascii="Arial" w:hAnsi="Arial" w:cs="Arial"/>
          <w:color w:val="000000"/>
          <w:sz w:val="36"/>
          <w:szCs w:val="36"/>
          <w:lang w:bidi="hi-IN"/>
        </w:rPr>
        <w:t>cca,caq mEq &gt;</w:t>
      </w:r>
      <w:r w:rsidRPr="00D74D96">
        <w:rPr>
          <w:rFonts w:ascii="Arial" w:hAnsi="Arial" w:cs="Arial"/>
          <w:color w:val="000000"/>
          <w:sz w:val="36"/>
          <w:szCs w:val="36"/>
          <w:lang w:bidi="hi-IN"/>
        </w:rPr>
        <w:tab/>
        <w:t xml:space="preserve"> </w:t>
      </w:r>
      <w:r w:rsidRPr="00D74D96">
        <w:rPr>
          <w:rFonts w:ascii="Arial" w:hAnsi="Arial" w:cs="Arial"/>
          <w:color w:val="000000"/>
          <w:sz w:val="36"/>
          <w:szCs w:val="36"/>
          <w:lang w:bidi="hi-IN"/>
        </w:rPr>
        <w:tab/>
        <w:t xml:space="preserve">   </w:t>
      </w:r>
    </w:p>
    <w:p w14:paraId="4B75605E"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gramStart"/>
      <w:r w:rsidRPr="00D74D96">
        <w:rPr>
          <w:rFonts w:ascii="Arial" w:hAnsi="Arial" w:cs="Arial"/>
          <w:color w:val="000000"/>
          <w:sz w:val="36"/>
          <w:szCs w:val="36"/>
          <w:lang w:bidi="hi-IN"/>
        </w:rPr>
        <w:t>mEq</w:t>
      </w:r>
      <w:proofErr w:type="gramEnd"/>
      <w:r w:rsidRPr="00D74D96">
        <w:rPr>
          <w:rFonts w:ascii="Arial" w:hAnsi="Arial" w:cs="Arial"/>
          <w:color w:val="000000"/>
          <w:sz w:val="36"/>
          <w:szCs w:val="36"/>
          <w:lang w:bidi="hi-IN"/>
        </w:rPr>
        <w:t xml:space="preserve"> vrIqhaya#H,vrIqhaya#Sca</w:t>
      </w:r>
      <w:r w:rsidRPr="00D74D96">
        <w:rPr>
          <w:rFonts w:ascii="Arial" w:hAnsi="Arial" w:cs="Arial"/>
          <w:color w:val="000000"/>
          <w:sz w:val="36"/>
          <w:szCs w:val="36"/>
          <w:lang w:bidi="hi-IN"/>
        </w:rPr>
        <w:tab/>
        <w:t xml:space="preserve">   </w:t>
      </w:r>
    </w:p>
    <w:p w14:paraId="70FED754"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gramStart"/>
      <w:r w:rsidRPr="00D74D96">
        <w:rPr>
          <w:rFonts w:ascii="Arial" w:hAnsi="Arial" w:cs="Arial"/>
          <w:color w:val="000000"/>
          <w:sz w:val="36"/>
          <w:szCs w:val="36"/>
          <w:lang w:bidi="hi-IN"/>
        </w:rPr>
        <w:t>caq</w:t>
      </w:r>
      <w:proofErr w:type="gramEnd"/>
      <w:r w:rsidRPr="00D74D96">
        <w:rPr>
          <w:rFonts w:ascii="Arial" w:hAnsi="Arial" w:cs="Arial"/>
          <w:color w:val="000000"/>
          <w:sz w:val="36"/>
          <w:szCs w:val="36"/>
          <w:lang w:bidi="hi-IN"/>
        </w:rPr>
        <w:t xml:space="preserve"> mEq &gt;,mEq yavA$H &gt;</w:t>
      </w:r>
      <w:r w:rsidRPr="00D74D96">
        <w:rPr>
          <w:rFonts w:ascii="Arial" w:hAnsi="Arial" w:cs="Arial"/>
          <w:color w:val="000000"/>
          <w:sz w:val="36"/>
          <w:szCs w:val="36"/>
          <w:lang w:bidi="hi-IN"/>
        </w:rPr>
        <w:tab/>
        <w:t xml:space="preserve">    </w:t>
      </w:r>
    </w:p>
    <w:p w14:paraId="7B97AD5E"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gramStart"/>
      <w:r w:rsidRPr="00D74D96">
        <w:rPr>
          <w:rFonts w:ascii="Arial" w:hAnsi="Arial" w:cs="Arial"/>
          <w:color w:val="000000"/>
          <w:sz w:val="36"/>
          <w:szCs w:val="36"/>
          <w:lang w:bidi="hi-IN"/>
        </w:rPr>
        <w:t>yavA$</w:t>
      </w:r>
      <w:proofErr w:type="gramEnd"/>
      <w:r w:rsidRPr="00D74D96">
        <w:rPr>
          <w:rFonts w:ascii="Arial" w:hAnsi="Arial" w:cs="Arial"/>
          <w:color w:val="000000"/>
          <w:sz w:val="36"/>
          <w:szCs w:val="36"/>
          <w:lang w:bidi="hi-IN"/>
        </w:rPr>
        <w:t>Sca,caq mEq &gt;</w:t>
      </w:r>
      <w:r w:rsidRPr="00D74D96">
        <w:rPr>
          <w:rFonts w:ascii="Arial" w:hAnsi="Arial" w:cs="Arial"/>
          <w:color w:val="000000"/>
          <w:sz w:val="36"/>
          <w:szCs w:val="36"/>
          <w:lang w:bidi="hi-IN"/>
        </w:rPr>
        <w:tab/>
        <w:t xml:space="preserve"> </w:t>
      </w:r>
      <w:r w:rsidRPr="00D74D96">
        <w:rPr>
          <w:rFonts w:ascii="Arial" w:hAnsi="Arial" w:cs="Arial"/>
          <w:color w:val="000000"/>
          <w:sz w:val="36"/>
          <w:szCs w:val="36"/>
          <w:lang w:bidi="hi-IN"/>
        </w:rPr>
        <w:tab/>
        <w:t xml:space="preserve">   </w:t>
      </w:r>
    </w:p>
    <w:p w14:paraId="04E2F918"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gramStart"/>
      <w:r w:rsidRPr="00D74D96">
        <w:rPr>
          <w:rFonts w:ascii="Arial" w:hAnsi="Arial" w:cs="Arial"/>
          <w:color w:val="000000"/>
          <w:sz w:val="36"/>
          <w:szCs w:val="36"/>
          <w:lang w:bidi="hi-IN"/>
        </w:rPr>
        <w:t>mEq</w:t>
      </w:r>
      <w:proofErr w:type="gramEnd"/>
      <w:r w:rsidRPr="00D74D96">
        <w:rPr>
          <w:rFonts w:ascii="Arial" w:hAnsi="Arial" w:cs="Arial"/>
          <w:color w:val="000000"/>
          <w:sz w:val="36"/>
          <w:szCs w:val="36"/>
          <w:lang w:bidi="hi-IN"/>
        </w:rPr>
        <w:t xml:space="preserve"> mAShA$H &gt;,mAShA$Sca</w:t>
      </w:r>
      <w:r w:rsidRPr="00D74D96">
        <w:rPr>
          <w:rFonts w:ascii="Arial" w:hAnsi="Arial" w:cs="Arial"/>
          <w:color w:val="000000"/>
          <w:sz w:val="36"/>
          <w:szCs w:val="36"/>
          <w:lang w:bidi="hi-IN"/>
        </w:rPr>
        <w:tab/>
        <w:t xml:space="preserve"> </w:t>
      </w:r>
      <w:r w:rsidRPr="00D74D96">
        <w:rPr>
          <w:rFonts w:ascii="Arial" w:hAnsi="Arial" w:cs="Arial"/>
          <w:color w:val="000000"/>
          <w:sz w:val="36"/>
          <w:szCs w:val="36"/>
          <w:lang w:bidi="hi-IN"/>
        </w:rPr>
        <w:tab/>
        <w:t xml:space="preserve">   </w:t>
      </w:r>
    </w:p>
    <w:p w14:paraId="127AD0A2"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r w:rsidRPr="00D74D96">
        <w:rPr>
          <w:rFonts w:ascii="Arial" w:hAnsi="Arial" w:cs="Arial"/>
          <w:color w:val="000000"/>
          <w:sz w:val="36"/>
          <w:szCs w:val="36"/>
          <w:lang w:bidi="hi-IN"/>
        </w:rPr>
        <w:t>caq mEq &gt;,</w:t>
      </w:r>
      <w:r w:rsidRPr="00D74D96">
        <w:rPr>
          <w:rFonts w:ascii="Arial" w:hAnsi="Arial" w:cs="Arial"/>
          <w:color w:val="000000"/>
          <w:sz w:val="36"/>
          <w:szCs w:val="36"/>
          <w:lang w:bidi="hi-IN"/>
        </w:rPr>
        <w:tab/>
        <w:t>mEq tilA$H &gt;</w:t>
      </w:r>
      <w:r w:rsidRPr="00D74D96">
        <w:rPr>
          <w:rFonts w:ascii="Arial" w:hAnsi="Arial" w:cs="Arial"/>
          <w:color w:val="000000"/>
          <w:sz w:val="36"/>
          <w:szCs w:val="36"/>
          <w:lang w:bidi="hi-IN"/>
        </w:rPr>
        <w:tab/>
        <w:t xml:space="preserve">   </w:t>
      </w:r>
    </w:p>
    <w:p w14:paraId="0CA29233"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gramStart"/>
      <w:r w:rsidRPr="00D74D96">
        <w:rPr>
          <w:rFonts w:ascii="Arial" w:hAnsi="Arial" w:cs="Arial"/>
          <w:color w:val="000000"/>
          <w:sz w:val="36"/>
          <w:szCs w:val="36"/>
          <w:lang w:bidi="hi-IN"/>
        </w:rPr>
        <w:t>tilA$</w:t>
      </w:r>
      <w:proofErr w:type="gramEnd"/>
      <w:r w:rsidRPr="00D74D96">
        <w:rPr>
          <w:rFonts w:ascii="Arial" w:hAnsi="Arial" w:cs="Arial"/>
          <w:color w:val="000000"/>
          <w:sz w:val="36"/>
          <w:szCs w:val="36"/>
          <w:lang w:bidi="hi-IN"/>
        </w:rPr>
        <w:t>Sca,caq mEq &gt;</w:t>
      </w:r>
      <w:r w:rsidRPr="00D74D96">
        <w:rPr>
          <w:rFonts w:ascii="Arial" w:hAnsi="Arial" w:cs="Arial"/>
          <w:color w:val="000000"/>
          <w:sz w:val="36"/>
          <w:szCs w:val="36"/>
          <w:lang w:bidi="hi-IN"/>
        </w:rPr>
        <w:tab/>
        <w:t xml:space="preserve">   </w:t>
      </w:r>
    </w:p>
    <w:p w14:paraId="53CF5C9B"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gramStart"/>
      <w:r w:rsidRPr="00D74D96">
        <w:rPr>
          <w:rFonts w:ascii="Arial" w:hAnsi="Arial" w:cs="Arial"/>
          <w:color w:val="000000"/>
          <w:sz w:val="36"/>
          <w:szCs w:val="36"/>
          <w:lang w:bidi="hi-IN"/>
        </w:rPr>
        <w:t>mEq</w:t>
      </w:r>
      <w:proofErr w:type="gramEnd"/>
      <w:r w:rsidRPr="00D74D96">
        <w:rPr>
          <w:rFonts w:ascii="Arial" w:hAnsi="Arial" w:cs="Arial"/>
          <w:color w:val="000000"/>
          <w:sz w:val="36"/>
          <w:szCs w:val="36"/>
          <w:lang w:bidi="hi-IN"/>
        </w:rPr>
        <w:t xml:space="preserve"> muqdgAH,muqdgASca#</w:t>
      </w:r>
      <w:r w:rsidRPr="00D74D96">
        <w:rPr>
          <w:rFonts w:ascii="Arial" w:hAnsi="Arial" w:cs="Arial"/>
          <w:color w:val="000000"/>
          <w:sz w:val="36"/>
          <w:szCs w:val="36"/>
          <w:lang w:bidi="hi-IN"/>
        </w:rPr>
        <w:tab/>
        <w:t xml:space="preserve">   </w:t>
      </w:r>
    </w:p>
    <w:p w14:paraId="55209B58"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gramStart"/>
      <w:r w:rsidRPr="00D74D96">
        <w:rPr>
          <w:rFonts w:ascii="Arial" w:hAnsi="Arial" w:cs="Arial"/>
          <w:color w:val="000000"/>
          <w:sz w:val="36"/>
          <w:szCs w:val="36"/>
          <w:lang w:bidi="hi-IN"/>
        </w:rPr>
        <w:t>caq</w:t>
      </w:r>
      <w:proofErr w:type="gramEnd"/>
      <w:r w:rsidRPr="00D74D96">
        <w:rPr>
          <w:rFonts w:ascii="Arial" w:hAnsi="Arial" w:cs="Arial"/>
          <w:color w:val="000000"/>
          <w:sz w:val="36"/>
          <w:szCs w:val="36"/>
          <w:lang w:bidi="hi-IN"/>
        </w:rPr>
        <w:t xml:space="preserve"> mEq &gt;,mEq KaqlvA$H &gt;</w:t>
      </w:r>
      <w:r w:rsidRPr="00D74D96">
        <w:rPr>
          <w:rFonts w:ascii="Arial" w:hAnsi="Arial" w:cs="Arial"/>
          <w:color w:val="000000"/>
          <w:sz w:val="36"/>
          <w:szCs w:val="36"/>
          <w:lang w:bidi="hi-IN"/>
        </w:rPr>
        <w:tab/>
        <w:t xml:space="preserve"> </w:t>
      </w:r>
      <w:r w:rsidRPr="00D74D96">
        <w:rPr>
          <w:rFonts w:ascii="Arial" w:hAnsi="Arial" w:cs="Arial"/>
          <w:color w:val="000000"/>
          <w:sz w:val="36"/>
          <w:szCs w:val="36"/>
          <w:lang w:bidi="hi-IN"/>
        </w:rPr>
        <w:tab/>
        <w:t xml:space="preserve">   </w:t>
      </w:r>
    </w:p>
    <w:p w14:paraId="5EF47488"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r w:rsidRPr="00D74D96">
        <w:rPr>
          <w:rFonts w:ascii="Arial" w:hAnsi="Arial" w:cs="Arial"/>
          <w:color w:val="000000"/>
          <w:sz w:val="36"/>
          <w:szCs w:val="36"/>
          <w:lang w:bidi="hi-IN"/>
        </w:rPr>
        <w:t>KaqlvA$Sca</w:t>
      </w:r>
      <w:proofErr w:type="gramStart"/>
      <w:r w:rsidRPr="00D74D96">
        <w:rPr>
          <w:rFonts w:ascii="Arial" w:hAnsi="Arial" w:cs="Arial"/>
          <w:color w:val="000000"/>
          <w:sz w:val="36"/>
          <w:szCs w:val="36"/>
          <w:lang w:bidi="hi-IN"/>
        </w:rPr>
        <w:t>,caq</w:t>
      </w:r>
      <w:proofErr w:type="gramEnd"/>
      <w:r w:rsidRPr="00D74D96">
        <w:rPr>
          <w:rFonts w:ascii="Arial" w:hAnsi="Arial" w:cs="Arial"/>
          <w:color w:val="000000"/>
          <w:sz w:val="36"/>
          <w:szCs w:val="36"/>
          <w:lang w:bidi="hi-IN"/>
        </w:rPr>
        <w:t xml:space="preserve"> mEq &gt;</w:t>
      </w:r>
      <w:r w:rsidRPr="00D74D96">
        <w:rPr>
          <w:rFonts w:ascii="Arial" w:hAnsi="Arial" w:cs="Arial"/>
          <w:color w:val="000000"/>
          <w:sz w:val="36"/>
          <w:szCs w:val="36"/>
          <w:lang w:bidi="hi-IN"/>
        </w:rPr>
        <w:tab/>
        <w:t xml:space="preserve"> </w:t>
      </w:r>
      <w:r w:rsidRPr="00D74D96">
        <w:rPr>
          <w:rFonts w:ascii="Arial" w:hAnsi="Arial" w:cs="Arial"/>
          <w:color w:val="000000"/>
          <w:sz w:val="36"/>
          <w:szCs w:val="36"/>
          <w:lang w:bidi="hi-IN"/>
        </w:rPr>
        <w:tab/>
        <w:t xml:space="preserve">   </w:t>
      </w:r>
    </w:p>
    <w:p w14:paraId="63275F05"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gramStart"/>
      <w:r w:rsidRPr="00D74D96">
        <w:rPr>
          <w:rFonts w:ascii="Arial" w:hAnsi="Arial" w:cs="Arial"/>
          <w:color w:val="000000"/>
          <w:sz w:val="36"/>
          <w:szCs w:val="36"/>
          <w:lang w:bidi="hi-IN"/>
        </w:rPr>
        <w:t>mEq</w:t>
      </w:r>
      <w:proofErr w:type="gramEnd"/>
      <w:r w:rsidRPr="00D74D96">
        <w:rPr>
          <w:rFonts w:ascii="Arial" w:hAnsi="Arial" w:cs="Arial"/>
          <w:color w:val="000000"/>
          <w:sz w:val="36"/>
          <w:szCs w:val="36"/>
          <w:lang w:bidi="hi-IN"/>
        </w:rPr>
        <w:t xml:space="preserve"> gOqdhUmA$H &gt;,gOqdhUmA$Sca</w:t>
      </w:r>
      <w:r w:rsidRPr="00D74D96">
        <w:rPr>
          <w:rFonts w:ascii="Arial" w:hAnsi="Arial" w:cs="Arial"/>
          <w:color w:val="000000"/>
          <w:sz w:val="36"/>
          <w:szCs w:val="36"/>
          <w:lang w:bidi="hi-IN"/>
        </w:rPr>
        <w:tab/>
        <w:t xml:space="preserve"> </w:t>
      </w:r>
      <w:r w:rsidRPr="00D74D96">
        <w:rPr>
          <w:rFonts w:ascii="Arial" w:hAnsi="Arial" w:cs="Arial"/>
          <w:color w:val="000000"/>
          <w:sz w:val="36"/>
          <w:szCs w:val="36"/>
          <w:lang w:bidi="hi-IN"/>
        </w:rPr>
        <w:tab/>
        <w:t xml:space="preserve">   </w:t>
      </w:r>
    </w:p>
    <w:p w14:paraId="787525F2"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r w:rsidRPr="00D74D96">
        <w:rPr>
          <w:rFonts w:ascii="Arial" w:hAnsi="Arial" w:cs="Arial"/>
          <w:color w:val="000000"/>
          <w:sz w:val="36"/>
          <w:szCs w:val="36"/>
          <w:lang w:bidi="hi-IN"/>
        </w:rPr>
        <w:t>caq mEq &gt;,</w:t>
      </w:r>
      <w:r w:rsidRPr="00D74D96">
        <w:rPr>
          <w:rFonts w:ascii="Arial" w:hAnsi="Arial" w:cs="Arial"/>
          <w:color w:val="000000"/>
          <w:sz w:val="36"/>
          <w:szCs w:val="36"/>
          <w:lang w:bidi="hi-IN"/>
        </w:rPr>
        <w:tab/>
        <w:t>mEq maqsurA$H &gt;</w:t>
      </w:r>
      <w:r w:rsidRPr="00D74D96">
        <w:rPr>
          <w:rFonts w:ascii="Arial" w:hAnsi="Arial" w:cs="Arial"/>
          <w:color w:val="000000"/>
          <w:sz w:val="36"/>
          <w:szCs w:val="36"/>
          <w:lang w:bidi="hi-IN"/>
        </w:rPr>
        <w:tab/>
        <w:t xml:space="preserve"> </w:t>
      </w:r>
      <w:r w:rsidRPr="00D74D96">
        <w:rPr>
          <w:rFonts w:ascii="Arial" w:hAnsi="Arial" w:cs="Arial"/>
          <w:color w:val="000000"/>
          <w:sz w:val="36"/>
          <w:szCs w:val="36"/>
          <w:lang w:bidi="hi-IN"/>
        </w:rPr>
        <w:tab/>
        <w:t xml:space="preserve">   </w:t>
      </w:r>
    </w:p>
    <w:p w14:paraId="413D9AAB"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gramStart"/>
      <w:r w:rsidRPr="00D74D96">
        <w:rPr>
          <w:rFonts w:ascii="Arial" w:hAnsi="Arial" w:cs="Arial"/>
          <w:color w:val="000000"/>
          <w:sz w:val="36"/>
          <w:szCs w:val="36"/>
          <w:lang w:bidi="hi-IN"/>
        </w:rPr>
        <w:t>maqsurA$</w:t>
      </w:r>
      <w:proofErr w:type="gramEnd"/>
      <w:r w:rsidRPr="00D74D96">
        <w:rPr>
          <w:rFonts w:ascii="Arial" w:hAnsi="Arial" w:cs="Arial"/>
          <w:color w:val="000000"/>
          <w:sz w:val="36"/>
          <w:szCs w:val="36"/>
          <w:lang w:bidi="hi-IN"/>
        </w:rPr>
        <w:t>Sca,caq mEq &gt;</w:t>
      </w:r>
      <w:r w:rsidRPr="00D74D96">
        <w:rPr>
          <w:rFonts w:ascii="Arial" w:hAnsi="Arial" w:cs="Arial"/>
          <w:color w:val="000000"/>
          <w:sz w:val="36"/>
          <w:szCs w:val="36"/>
          <w:lang w:bidi="hi-IN"/>
        </w:rPr>
        <w:tab/>
        <w:t xml:space="preserve"> </w:t>
      </w:r>
      <w:r w:rsidRPr="00D74D96">
        <w:rPr>
          <w:rFonts w:ascii="Arial" w:hAnsi="Arial" w:cs="Arial"/>
          <w:color w:val="000000"/>
          <w:sz w:val="36"/>
          <w:szCs w:val="36"/>
          <w:lang w:bidi="hi-IN"/>
        </w:rPr>
        <w:tab/>
        <w:t xml:space="preserve">   </w:t>
      </w:r>
    </w:p>
    <w:p w14:paraId="73635F5F"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gramStart"/>
      <w:r w:rsidRPr="00D74D96">
        <w:rPr>
          <w:rFonts w:ascii="Arial" w:hAnsi="Arial" w:cs="Arial"/>
          <w:color w:val="000000"/>
          <w:sz w:val="36"/>
          <w:szCs w:val="36"/>
          <w:lang w:bidi="hi-IN"/>
        </w:rPr>
        <w:t>mEq</w:t>
      </w:r>
      <w:proofErr w:type="gramEnd"/>
      <w:r w:rsidRPr="00D74D96">
        <w:rPr>
          <w:rFonts w:ascii="Arial" w:hAnsi="Arial" w:cs="Arial"/>
          <w:color w:val="000000"/>
          <w:sz w:val="36"/>
          <w:szCs w:val="36"/>
          <w:lang w:bidi="hi-IN"/>
        </w:rPr>
        <w:t xml:space="preserve"> priqya~gga#vaH,priqya~gga#vaSca</w:t>
      </w:r>
      <w:r w:rsidRPr="00D74D96">
        <w:rPr>
          <w:rFonts w:ascii="Arial" w:hAnsi="Arial" w:cs="Arial"/>
          <w:color w:val="000000"/>
          <w:sz w:val="36"/>
          <w:szCs w:val="36"/>
          <w:lang w:bidi="hi-IN"/>
        </w:rPr>
        <w:tab/>
        <w:t xml:space="preserve">   </w:t>
      </w:r>
    </w:p>
    <w:p w14:paraId="464EA3C4"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r w:rsidRPr="00D74D96">
        <w:rPr>
          <w:rFonts w:ascii="Arial" w:hAnsi="Arial" w:cs="Arial"/>
          <w:color w:val="000000"/>
          <w:sz w:val="36"/>
          <w:szCs w:val="36"/>
          <w:lang w:bidi="hi-IN"/>
        </w:rPr>
        <w:t>caq mEq &gt;,</w:t>
      </w:r>
      <w:r w:rsidRPr="00D74D96">
        <w:rPr>
          <w:rFonts w:ascii="Arial" w:hAnsi="Arial" w:cs="Arial"/>
          <w:color w:val="000000"/>
          <w:sz w:val="36"/>
          <w:szCs w:val="36"/>
          <w:lang w:bidi="hi-IN"/>
        </w:rPr>
        <w:tab/>
        <w:t>mE&amp;Na#vaH</w:t>
      </w:r>
      <w:r w:rsidRPr="00D74D96">
        <w:rPr>
          <w:rFonts w:ascii="Arial" w:hAnsi="Arial" w:cs="Arial"/>
          <w:color w:val="000000"/>
          <w:sz w:val="36"/>
          <w:szCs w:val="36"/>
          <w:lang w:bidi="hi-IN"/>
        </w:rPr>
        <w:tab/>
        <w:t xml:space="preserve"> </w:t>
      </w:r>
      <w:r w:rsidRPr="00D74D96">
        <w:rPr>
          <w:rFonts w:ascii="Arial" w:hAnsi="Arial" w:cs="Arial"/>
          <w:color w:val="000000"/>
          <w:sz w:val="36"/>
          <w:szCs w:val="36"/>
          <w:lang w:bidi="hi-IN"/>
        </w:rPr>
        <w:tab/>
        <w:t xml:space="preserve">   </w:t>
      </w:r>
    </w:p>
    <w:p w14:paraId="51ED718A"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gramStart"/>
      <w:r w:rsidRPr="00D74D96">
        <w:rPr>
          <w:rFonts w:ascii="Arial" w:hAnsi="Arial" w:cs="Arial"/>
          <w:color w:val="000000"/>
          <w:sz w:val="36"/>
          <w:szCs w:val="36"/>
          <w:lang w:bidi="hi-IN"/>
        </w:rPr>
        <w:t>aNa#</w:t>
      </w:r>
      <w:proofErr w:type="gramEnd"/>
      <w:r w:rsidRPr="00D74D96">
        <w:rPr>
          <w:rFonts w:ascii="Arial" w:hAnsi="Arial" w:cs="Arial"/>
          <w:color w:val="000000"/>
          <w:sz w:val="36"/>
          <w:szCs w:val="36"/>
          <w:lang w:bidi="hi-IN"/>
        </w:rPr>
        <w:t>vaSca,caq mEq &gt;</w:t>
      </w:r>
      <w:r w:rsidRPr="00D74D96">
        <w:rPr>
          <w:rFonts w:ascii="Arial" w:hAnsi="Arial" w:cs="Arial"/>
          <w:color w:val="000000"/>
          <w:sz w:val="36"/>
          <w:szCs w:val="36"/>
          <w:lang w:bidi="hi-IN"/>
        </w:rPr>
        <w:tab/>
        <w:t xml:space="preserve"> </w:t>
      </w:r>
      <w:r w:rsidRPr="00D74D96">
        <w:rPr>
          <w:rFonts w:ascii="Arial" w:hAnsi="Arial" w:cs="Arial"/>
          <w:color w:val="000000"/>
          <w:sz w:val="36"/>
          <w:szCs w:val="36"/>
          <w:lang w:bidi="hi-IN"/>
        </w:rPr>
        <w:tab/>
        <w:t xml:space="preserve">   </w:t>
      </w:r>
    </w:p>
    <w:p w14:paraId="1D29A515"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gramStart"/>
      <w:r w:rsidRPr="00D74D96">
        <w:rPr>
          <w:rFonts w:ascii="Arial" w:hAnsi="Arial" w:cs="Arial"/>
          <w:color w:val="000000"/>
          <w:sz w:val="36"/>
          <w:szCs w:val="36"/>
          <w:lang w:bidi="hi-IN"/>
        </w:rPr>
        <w:t>mEq</w:t>
      </w:r>
      <w:proofErr w:type="gramEnd"/>
      <w:r w:rsidRPr="00D74D96">
        <w:rPr>
          <w:rFonts w:ascii="Arial" w:hAnsi="Arial" w:cs="Arial"/>
          <w:color w:val="000000"/>
          <w:sz w:val="36"/>
          <w:szCs w:val="36"/>
          <w:lang w:bidi="hi-IN"/>
        </w:rPr>
        <w:t xml:space="preserve"> SyAqmAkA$H &gt;,SyAqmAkA$Sca</w:t>
      </w:r>
      <w:r w:rsidRPr="00D74D96">
        <w:rPr>
          <w:rFonts w:ascii="Arial" w:hAnsi="Arial" w:cs="Arial"/>
          <w:color w:val="000000"/>
          <w:sz w:val="36"/>
          <w:szCs w:val="36"/>
          <w:lang w:bidi="hi-IN"/>
        </w:rPr>
        <w:tab/>
        <w:t xml:space="preserve"> </w:t>
      </w:r>
      <w:r w:rsidRPr="00D74D96">
        <w:rPr>
          <w:rFonts w:ascii="Arial" w:hAnsi="Arial" w:cs="Arial"/>
          <w:color w:val="000000"/>
          <w:sz w:val="36"/>
          <w:szCs w:val="36"/>
          <w:lang w:bidi="hi-IN"/>
        </w:rPr>
        <w:tab/>
        <w:t xml:space="preserve">   </w:t>
      </w:r>
    </w:p>
    <w:p w14:paraId="61AEEA52"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r w:rsidRPr="00D74D96">
        <w:rPr>
          <w:rFonts w:ascii="Arial" w:hAnsi="Arial" w:cs="Arial"/>
          <w:color w:val="000000"/>
          <w:sz w:val="36"/>
          <w:szCs w:val="36"/>
          <w:lang w:bidi="hi-IN"/>
        </w:rPr>
        <w:t>caq mEq &gt;,</w:t>
      </w:r>
      <w:r w:rsidRPr="00D74D96">
        <w:rPr>
          <w:rFonts w:ascii="Arial" w:hAnsi="Arial" w:cs="Arial"/>
          <w:color w:val="000000"/>
          <w:sz w:val="36"/>
          <w:szCs w:val="36"/>
          <w:lang w:bidi="hi-IN"/>
        </w:rPr>
        <w:tab/>
        <w:t>mEq nIqvArA$H &gt;</w:t>
      </w:r>
      <w:r w:rsidRPr="00D74D96">
        <w:rPr>
          <w:rFonts w:ascii="Arial" w:hAnsi="Arial" w:cs="Arial"/>
          <w:color w:val="000000"/>
          <w:sz w:val="36"/>
          <w:szCs w:val="36"/>
          <w:lang w:bidi="hi-IN"/>
        </w:rPr>
        <w:tab/>
        <w:t xml:space="preserve"> </w:t>
      </w:r>
      <w:r w:rsidRPr="00D74D96">
        <w:rPr>
          <w:rFonts w:ascii="Arial" w:hAnsi="Arial" w:cs="Arial"/>
          <w:color w:val="000000"/>
          <w:sz w:val="36"/>
          <w:szCs w:val="36"/>
          <w:lang w:bidi="hi-IN"/>
        </w:rPr>
        <w:tab/>
        <w:t xml:space="preserve">   </w:t>
      </w:r>
    </w:p>
    <w:p w14:paraId="0E6047E0" w14:textId="77777777" w:rsidR="00D74D96" w:rsidRPr="00D74D96" w:rsidRDefault="00D74D96" w:rsidP="00D74D96">
      <w:pPr>
        <w:autoSpaceDE w:val="0"/>
        <w:autoSpaceDN w:val="0"/>
        <w:adjustRightInd w:val="0"/>
        <w:spacing w:after="0" w:line="240" w:lineRule="auto"/>
        <w:rPr>
          <w:rFonts w:ascii="Arial" w:hAnsi="Arial" w:cs="Arial"/>
          <w:color w:val="000000"/>
          <w:sz w:val="36"/>
          <w:szCs w:val="36"/>
          <w:lang w:bidi="hi-IN"/>
        </w:rPr>
      </w:pPr>
      <w:proofErr w:type="gramStart"/>
      <w:r w:rsidRPr="00D74D96">
        <w:rPr>
          <w:rFonts w:ascii="Arial" w:hAnsi="Arial" w:cs="Arial"/>
          <w:color w:val="000000"/>
          <w:sz w:val="36"/>
          <w:szCs w:val="36"/>
          <w:lang w:bidi="hi-IN"/>
        </w:rPr>
        <w:t>nIqvArA$</w:t>
      </w:r>
      <w:proofErr w:type="gramEnd"/>
      <w:r w:rsidRPr="00D74D96">
        <w:rPr>
          <w:rFonts w:ascii="Arial" w:hAnsi="Arial" w:cs="Arial"/>
          <w:color w:val="000000"/>
          <w:sz w:val="36"/>
          <w:szCs w:val="36"/>
          <w:lang w:bidi="hi-IN"/>
        </w:rPr>
        <w:t>Sca,caq mEq &gt;</w:t>
      </w:r>
      <w:r w:rsidRPr="00D74D96">
        <w:rPr>
          <w:rFonts w:ascii="Arial" w:hAnsi="Arial" w:cs="Arial"/>
          <w:color w:val="000000"/>
          <w:sz w:val="36"/>
          <w:szCs w:val="36"/>
          <w:lang w:bidi="hi-IN"/>
        </w:rPr>
        <w:tab/>
        <w:t xml:space="preserve"> </w:t>
      </w:r>
      <w:r w:rsidRPr="00D74D96">
        <w:rPr>
          <w:rFonts w:ascii="Arial" w:hAnsi="Arial" w:cs="Arial"/>
          <w:color w:val="000000"/>
          <w:sz w:val="36"/>
          <w:szCs w:val="36"/>
          <w:lang w:bidi="hi-IN"/>
        </w:rPr>
        <w:tab/>
        <w:t xml:space="preserve">   </w:t>
      </w:r>
    </w:p>
    <w:p w14:paraId="65C08F20" w14:textId="1EB20810" w:rsidR="00D91D60" w:rsidRDefault="00D74D96" w:rsidP="00D74D96">
      <w:pPr>
        <w:autoSpaceDE w:val="0"/>
        <w:autoSpaceDN w:val="0"/>
        <w:adjustRightInd w:val="0"/>
        <w:spacing w:after="0" w:line="240" w:lineRule="auto"/>
        <w:rPr>
          <w:rFonts w:ascii="Arial" w:hAnsi="Arial" w:cs="Arial"/>
          <w:color w:val="000000"/>
          <w:sz w:val="36"/>
          <w:szCs w:val="36"/>
          <w:lang w:bidi="hi-IN"/>
        </w:rPr>
      </w:pPr>
      <w:r w:rsidRPr="00D74D96">
        <w:rPr>
          <w:rFonts w:ascii="Arial" w:hAnsi="Arial" w:cs="Arial"/>
          <w:color w:val="000000"/>
          <w:sz w:val="36"/>
          <w:szCs w:val="36"/>
          <w:lang w:bidi="hi-IN"/>
        </w:rPr>
        <w:t>maq iti# mE</w:t>
      </w:r>
      <w:r w:rsidRPr="00D74D96">
        <w:rPr>
          <w:rFonts w:ascii="Arial" w:hAnsi="Arial" w:cs="Arial"/>
          <w:color w:val="000000"/>
          <w:sz w:val="36"/>
          <w:szCs w:val="36"/>
          <w:lang w:bidi="hi-IN"/>
        </w:rPr>
        <w:tab/>
        <w:t>,</w:t>
      </w:r>
    </w:p>
    <w:p w14:paraId="273FB0E4" w14:textId="1902680D" w:rsidR="00D91D60" w:rsidRDefault="00AC2BEC"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
    <w:p w14:paraId="5171F4BE" w14:textId="2D0DEF5D" w:rsidR="00D91D60" w:rsidRPr="00AC2BEC" w:rsidRDefault="0074763D" w:rsidP="00D91D60">
      <w:pPr>
        <w:autoSpaceDE w:val="0"/>
        <w:autoSpaceDN w:val="0"/>
        <w:adjustRightInd w:val="0"/>
        <w:spacing w:after="0" w:line="240" w:lineRule="auto"/>
        <w:rPr>
          <w:rFonts w:ascii="Arial" w:hAnsi="Arial" w:cs="Arial"/>
          <w:b/>
          <w:bCs/>
          <w:color w:val="000000"/>
          <w:sz w:val="36"/>
          <w:szCs w:val="36"/>
          <w:lang w:bidi="hi-IN"/>
        </w:rPr>
      </w:pPr>
      <w:proofErr w:type="gramStart"/>
      <w:r w:rsidRPr="00AC2BEC">
        <w:rPr>
          <w:rFonts w:ascii="Arial" w:hAnsi="Arial" w:cs="Arial"/>
          <w:b/>
          <w:bCs/>
          <w:color w:val="000000"/>
          <w:sz w:val="36"/>
          <w:szCs w:val="36"/>
          <w:lang w:bidi="hi-IN"/>
        </w:rPr>
        <w:t xml:space="preserve">17.5 </w:t>
      </w:r>
      <w:r w:rsidR="00D91D60" w:rsidRPr="00AC2BEC">
        <w:rPr>
          <w:rFonts w:ascii="Arial" w:hAnsi="Arial" w:cs="Arial"/>
          <w:b/>
          <w:bCs/>
          <w:color w:val="000000"/>
          <w:sz w:val="36"/>
          <w:szCs w:val="36"/>
          <w:lang w:bidi="hi-IN"/>
        </w:rPr>
        <w:t xml:space="preserve"> SrI</w:t>
      </w:r>
      <w:proofErr w:type="gramEnd"/>
      <w:r w:rsidR="00D91D60" w:rsidRPr="00AC2BEC">
        <w:rPr>
          <w:rFonts w:ascii="Arial" w:hAnsi="Arial" w:cs="Arial"/>
          <w:b/>
          <w:bCs/>
          <w:color w:val="000000"/>
          <w:sz w:val="36"/>
          <w:szCs w:val="36"/>
          <w:lang w:bidi="hi-IN"/>
        </w:rPr>
        <w:t xml:space="preserve"> camaka kramaH- pa~jcam</w:t>
      </w:r>
      <w:r w:rsidR="00665208" w:rsidRPr="00AC2BEC">
        <w:rPr>
          <w:rFonts w:ascii="Arial" w:hAnsi="Arial" w:cs="Arial"/>
          <w:b/>
          <w:bCs/>
          <w:color w:val="000000"/>
          <w:sz w:val="36"/>
          <w:szCs w:val="36"/>
          <w:lang w:bidi="hi-IN"/>
        </w:rPr>
        <w:t>O</w:t>
      </w:r>
      <w:r w:rsidR="00D91D60" w:rsidRPr="00AC2BEC">
        <w:rPr>
          <w:rFonts w:ascii="Arial" w:hAnsi="Arial" w:cs="Arial"/>
          <w:b/>
          <w:bCs/>
          <w:color w:val="000000"/>
          <w:sz w:val="36"/>
          <w:szCs w:val="36"/>
          <w:lang w:bidi="hi-IN"/>
        </w:rPr>
        <w:t xml:space="preserve"> &amp;nuvAkaH</w:t>
      </w:r>
    </w:p>
    <w:p w14:paraId="31534AD7" w14:textId="77777777" w:rsidR="0060360F" w:rsidRDefault="0060360F" w:rsidP="00D91D60">
      <w:pPr>
        <w:autoSpaceDE w:val="0"/>
        <w:autoSpaceDN w:val="0"/>
        <w:adjustRightInd w:val="0"/>
        <w:spacing w:after="0" w:line="240" w:lineRule="auto"/>
        <w:rPr>
          <w:rFonts w:ascii="Arial" w:hAnsi="Arial" w:cs="Arial"/>
          <w:color w:val="000000"/>
          <w:sz w:val="36"/>
          <w:szCs w:val="36"/>
          <w:lang w:bidi="hi-IN"/>
        </w:rPr>
      </w:pPr>
    </w:p>
    <w:p w14:paraId="459F634F"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proofErr w:type="gramStart"/>
      <w:r w:rsidRPr="0060360F">
        <w:rPr>
          <w:rFonts w:ascii="Arial" w:hAnsi="Arial" w:cs="Arial"/>
          <w:color w:val="000000"/>
          <w:sz w:val="36"/>
          <w:szCs w:val="36"/>
          <w:lang w:bidi="hi-IN"/>
        </w:rPr>
        <w:t>aSmA</w:t>
      </w:r>
      <w:proofErr w:type="gramEnd"/>
      <w:r w:rsidRPr="0060360F">
        <w:rPr>
          <w:rFonts w:ascii="Arial" w:hAnsi="Arial" w:cs="Arial"/>
          <w:color w:val="000000"/>
          <w:sz w:val="36"/>
          <w:szCs w:val="36"/>
          <w:lang w:bidi="hi-IN"/>
        </w:rPr>
        <w:t># ca,caq mEq &gt;</w:t>
      </w:r>
      <w:r w:rsidRPr="0060360F">
        <w:rPr>
          <w:rFonts w:ascii="Arial" w:hAnsi="Arial" w:cs="Arial"/>
          <w:color w:val="000000"/>
          <w:sz w:val="36"/>
          <w:szCs w:val="36"/>
          <w:lang w:bidi="hi-IN"/>
        </w:rPr>
        <w:tab/>
        <w:t xml:space="preserve"> </w:t>
      </w:r>
      <w:r w:rsidRPr="0060360F">
        <w:rPr>
          <w:rFonts w:ascii="Arial" w:hAnsi="Arial" w:cs="Arial"/>
          <w:color w:val="000000"/>
          <w:sz w:val="36"/>
          <w:szCs w:val="36"/>
          <w:lang w:bidi="hi-IN"/>
        </w:rPr>
        <w:tab/>
        <w:t xml:space="preserve">   </w:t>
      </w:r>
    </w:p>
    <w:p w14:paraId="0EB1A226"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r w:rsidRPr="0060360F">
        <w:rPr>
          <w:rFonts w:ascii="Arial" w:hAnsi="Arial" w:cs="Arial"/>
          <w:color w:val="000000"/>
          <w:sz w:val="36"/>
          <w:szCs w:val="36"/>
          <w:lang w:bidi="hi-IN"/>
        </w:rPr>
        <w:t>mEq mRutti#kA,</w:t>
      </w:r>
      <w:r w:rsidRPr="0060360F">
        <w:rPr>
          <w:rFonts w:ascii="Arial" w:hAnsi="Arial" w:cs="Arial"/>
          <w:color w:val="000000"/>
          <w:sz w:val="36"/>
          <w:szCs w:val="36"/>
          <w:lang w:bidi="hi-IN"/>
        </w:rPr>
        <w:tab/>
        <w:t>mRutti#kA ca</w:t>
      </w:r>
      <w:r w:rsidRPr="0060360F">
        <w:rPr>
          <w:rFonts w:ascii="Arial" w:hAnsi="Arial" w:cs="Arial"/>
          <w:color w:val="000000"/>
          <w:sz w:val="36"/>
          <w:szCs w:val="36"/>
          <w:lang w:bidi="hi-IN"/>
        </w:rPr>
        <w:tab/>
        <w:t xml:space="preserve">   </w:t>
      </w:r>
    </w:p>
    <w:p w14:paraId="4FA6341E"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r w:rsidRPr="0060360F">
        <w:rPr>
          <w:rFonts w:ascii="Arial" w:hAnsi="Arial" w:cs="Arial"/>
          <w:color w:val="000000"/>
          <w:sz w:val="36"/>
          <w:szCs w:val="36"/>
          <w:lang w:bidi="hi-IN"/>
        </w:rPr>
        <w:t>caq mEq &gt;,</w:t>
      </w:r>
      <w:r w:rsidRPr="0060360F">
        <w:rPr>
          <w:rFonts w:ascii="Arial" w:hAnsi="Arial" w:cs="Arial"/>
          <w:color w:val="000000"/>
          <w:sz w:val="36"/>
          <w:szCs w:val="36"/>
          <w:lang w:bidi="hi-IN"/>
        </w:rPr>
        <w:tab/>
        <w:t>mEq giqraya#H</w:t>
      </w:r>
      <w:r w:rsidRPr="0060360F">
        <w:rPr>
          <w:rFonts w:ascii="Arial" w:hAnsi="Arial" w:cs="Arial"/>
          <w:color w:val="000000"/>
          <w:sz w:val="36"/>
          <w:szCs w:val="36"/>
          <w:lang w:bidi="hi-IN"/>
        </w:rPr>
        <w:tab/>
        <w:t xml:space="preserve"> </w:t>
      </w:r>
      <w:r w:rsidRPr="0060360F">
        <w:rPr>
          <w:rFonts w:ascii="Arial" w:hAnsi="Arial" w:cs="Arial"/>
          <w:color w:val="000000"/>
          <w:sz w:val="36"/>
          <w:szCs w:val="36"/>
          <w:lang w:bidi="hi-IN"/>
        </w:rPr>
        <w:tab/>
        <w:t xml:space="preserve">   </w:t>
      </w:r>
    </w:p>
    <w:p w14:paraId="362A3219"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proofErr w:type="gramStart"/>
      <w:r w:rsidRPr="0060360F">
        <w:rPr>
          <w:rFonts w:ascii="Arial" w:hAnsi="Arial" w:cs="Arial"/>
          <w:color w:val="000000"/>
          <w:sz w:val="36"/>
          <w:szCs w:val="36"/>
          <w:lang w:bidi="hi-IN"/>
        </w:rPr>
        <w:t>giqraya#</w:t>
      </w:r>
      <w:proofErr w:type="gramEnd"/>
      <w:r w:rsidRPr="0060360F">
        <w:rPr>
          <w:rFonts w:ascii="Arial" w:hAnsi="Arial" w:cs="Arial"/>
          <w:color w:val="000000"/>
          <w:sz w:val="36"/>
          <w:szCs w:val="36"/>
          <w:lang w:bidi="hi-IN"/>
        </w:rPr>
        <w:t>Sca,caq mEq &gt;</w:t>
      </w:r>
      <w:r w:rsidRPr="0060360F">
        <w:rPr>
          <w:rFonts w:ascii="Arial" w:hAnsi="Arial" w:cs="Arial"/>
          <w:color w:val="000000"/>
          <w:sz w:val="36"/>
          <w:szCs w:val="36"/>
          <w:lang w:bidi="hi-IN"/>
        </w:rPr>
        <w:tab/>
        <w:t xml:space="preserve"> </w:t>
      </w:r>
    </w:p>
    <w:p w14:paraId="0BD0C2B3"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proofErr w:type="gramStart"/>
      <w:r w:rsidRPr="0060360F">
        <w:rPr>
          <w:rFonts w:ascii="Arial" w:hAnsi="Arial" w:cs="Arial"/>
          <w:color w:val="000000"/>
          <w:sz w:val="36"/>
          <w:szCs w:val="36"/>
          <w:lang w:bidi="hi-IN"/>
        </w:rPr>
        <w:lastRenderedPageBreak/>
        <w:t>mEq</w:t>
      </w:r>
      <w:proofErr w:type="gramEnd"/>
      <w:r w:rsidRPr="0060360F">
        <w:rPr>
          <w:rFonts w:ascii="Arial" w:hAnsi="Arial" w:cs="Arial"/>
          <w:color w:val="000000"/>
          <w:sz w:val="36"/>
          <w:szCs w:val="36"/>
          <w:lang w:bidi="hi-IN"/>
        </w:rPr>
        <w:t xml:space="preserve"> parva#tAH,parva#tASca</w:t>
      </w:r>
      <w:r w:rsidRPr="0060360F">
        <w:rPr>
          <w:rFonts w:ascii="Arial" w:hAnsi="Arial" w:cs="Arial"/>
          <w:color w:val="000000"/>
          <w:sz w:val="36"/>
          <w:szCs w:val="36"/>
          <w:lang w:bidi="hi-IN"/>
        </w:rPr>
        <w:tab/>
        <w:t xml:space="preserve">   </w:t>
      </w:r>
    </w:p>
    <w:p w14:paraId="62CA09CB"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r w:rsidRPr="0060360F">
        <w:rPr>
          <w:rFonts w:ascii="Arial" w:hAnsi="Arial" w:cs="Arial"/>
          <w:color w:val="000000"/>
          <w:sz w:val="36"/>
          <w:szCs w:val="36"/>
          <w:lang w:bidi="hi-IN"/>
        </w:rPr>
        <w:t>caq mEq &gt;,</w:t>
      </w:r>
      <w:r w:rsidRPr="0060360F">
        <w:rPr>
          <w:rFonts w:ascii="Arial" w:hAnsi="Arial" w:cs="Arial"/>
          <w:color w:val="000000"/>
          <w:sz w:val="36"/>
          <w:szCs w:val="36"/>
          <w:lang w:bidi="hi-IN"/>
        </w:rPr>
        <w:tab/>
        <w:t>mEq sika#tAH</w:t>
      </w:r>
      <w:r w:rsidRPr="0060360F">
        <w:rPr>
          <w:rFonts w:ascii="Arial" w:hAnsi="Arial" w:cs="Arial"/>
          <w:color w:val="000000"/>
          <w:sz w:val="36"/>
          <w:szCs w:val="36"/>
          <w:lang w:bidi="hi-IN"/>
        </w:rPr>
        <w:tab/>
        <w:t xml:space="preserve"> </w:t>
      </w:r>
    </w:p>
    <w:p w14:paraId="7BE6967F"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proofErr w:type="gramStart"/>
      <w:r w:rsidRPr="0060360F">
        <w:rPr>
          <w:rFonts w:ascii="Arial" w:hAnsi="Arial" w:cs="Arial"/>
          <w:color w:val="000000"/>
          <w:sz w:val="36"/>
          <w:szCs w:val="36"/>
          <w:lang w:bidi="hi-IN"/>
        </w:rPr>
        <w:t>sika#</w:t>
      </w:r>
      <w:proofErr w:type="gramEnd"/>
      <w:r w:rsidRPr="0060360F">
        <w:rPr>
          <w:rFonts w:ascii="Arial" w:hAnsi="Arial" w:cs="Arial"/>
          <w:color w:val="000000"/>
          <w:sz w:val="36"/>
          <w:szCs w:val="36"/>
          <w:lang w:bidi="hi-IN"/>
        </w:rPr>
        <w:t>tASca,caq mEq &gt;</w:t>
      </w:r>
      <w:r w:rsidRPr="0060360F">
        <w:rPr>
          <w:rFonts w:ascii="Arial" w:hAnsi="Arial" w:cs="Arial"/>
          <w:color w:val="000000"/>
          <w:sz w:val="36"/>
          <w:szCs w:val="36"/>
          <w:lang w:bidi="hi-IN"/>
        </w:rPr>
        <w:tab/>
        <w:t xml:space="preserve"> </w:t>
      </w:r>
    </w:p>
    <w:p w14:paraId="5828799A"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proofErr w:type="gramStart"/>
      <w:r w:rsidRPr="0060360F">
        <w:rPr>
          <w:rFonts w:ascii="Arial" w:hAnsi="Arial" w:cs="Arial"/>
          <w:color w:val="000000"/>
          <w:sz w:val="36"/>
          <w:szCs w:val="36"/>
          <w:lang w:bidi="hi-IN"/>
        </w:rPr>
        <w:t>mEq</w:t>
      </w:r>
      <w:proofErr w:type="gramEnd"/>
      <w:r w:rsidRPr="0060360F">
        <w:rPr>
          <w:rFonts w:ascii="Arial" w:hAnsi="Arial" w:cs="Arial"/>
          <w:color w:val="000000"/>
          <w:sz w:val="36"/>
          <w:szCs w:val="36"/>
          <w:lang w:bidi="hi-IN"/>
        </w:rPr>
        <w:t xml:space="preserve"> vanaqspata#yaH,vanaqspata#yaSca</w:t>
      </w:r>
      <w:r w:rsidRPr="0060360F">
        <w:rPr>
          <w:rFonts w:ascii="Arial" w:hAnsi="Arial" w:cs="Arial"/>
          <w:color w:val="000000"/>
          <w:sz w:val="36"/>
          <w:szCs w:val="36"/>
          <w:lang w:bidi="hi-IN"/>
        </w:rPr>
        <w:tab/>
        <w:t xml:space="preserve">   </w:t>
      </w:r>
    </w:p>
    <w:p w14:paraId="23CDDF57"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r w:rsidRPr="0060360F">
        <w:rPr>
          <w:rFonts w:ascii="Arial" w:hAnsi="Arial" w:cs="Arial"/>
          <w:color w:val="000000"/>
          <w:sz w:val="36"/>
          <w:szCs w:val="36"/>
          <w:lang w:bidi="hi-IN"/>
        </w:rPr>
        <w:t>caq mEq &gt;,</w:t>
      </w:r>
      <w:r w:rsidRPr="0060360F">
        <w:rPr>
          <w:rFonts w:ascii="Arial" w:hAnsi="Arial" w:cs="Arial"/>
          <w:color w:val="000000"/>
          <w:sz w:val="36"/>
          <w:szCs w:val="36"/>
          <w:lang w:bidi="hi-IN"/>
        </w:rPr>
        <w:tab/>
        <w:t xml:space="preserve">mEq hira#NyaM </w:t>
      </w:r>
      <w:r w:rsidRPr="0060360F">
        <w:rPr>
          <w:rFonts w:ascii="Arial" w:hAnsi="Arial" w:cs="Arial"/>
          <w:color w:val="000000"/>
          <w:sz w:val="36"/>
          <w:szCs w:val="36"/>
          <w:lang w:bidi="hi-IN"/>
        </w:rPr>
        <w:tab/>
        <w:t xml:space="preserve"> </w:t>
      </w:r>
      <w:r w:rsidRPr="0060360F">
        <w:rPr>
          <w:rFonts w:ascii="Arial" w:hAnsi="Arial" w:cs="Arial"/>
          <w:color w:val="000000"/>
          <w:sz w:val="36"/>
          <w:szCs w:val="36"/>
          <w:lang w:bidi="hi-IN"/>
        </w:rPr>
        <w:tab/>
        <w:t xml:space="preserve">   </w:t>
      </w:r>
    </w:p>
    <w:p w14:paraId="2BFDD0A4"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proofErr w:type="gramStart"/>
      <w:r w:rsidRPr="0060360F">
        <w:rPr>
          <w:rFonts w:ascii="Arial" w:hAnsi="Arial" w:cs="Arial"/>
          <w:color w:val="000000"/>
          <w:sz w:val="36"/>
          <w:szCs w:val="36"/>
          <w:lang w:bidi="hi-IN"/>
        </w:rPr>
        <w:t>hira#</w:t>
      </w:r>
      <w:proofErr w:type="gramEnd"/>
      <w:r w:rsidRPr="0060360F">
        <w:rPr>
          <w:rFonts w:ascii="Arial" w:hAnsi="Arial" w:cs="Arial"/>
          <w:color w:val="000000"/>
          <w:sz w:val="36"/>
          <w:szCs w:val="36"/>
          <w:lang w:bidi="hi-IN"/>
        </w:rPr>
        <w:t>Nya~jca,caq mEq &gt;</w:t>
      </w:r>
      <w:r w:rsidRPr="0060360F">
        <w:rPr>
          <w:rFonts w:ascii="Arial" w:hAnsi="Arial" w:cs="Arial"/>
          <w:color w:val="000000"/>
          <w:sz w:val="36"/>
          <w:szCs w:val="36"/>
          <w:lang w:bidi="hi-IN"/>
        </w:rPr>
        <w:tab/>
        <w:t xml:space="preserve">    </w:t>
      </w:r>
    </w:p>
    <w:p w14:paraId="4339FAB8"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proofErr w:type="gramStart"/>
      <w:r w:rsidRPr="0060360F">
        <w:rPr>
          <w:rFonts w:ascii="Arial" w:hAnsi="Arial" w:cs="Arial"/>
          <w:color w:val="000000"/>
          <w:sz w:val="36"/>
          <w:szCs w:val="36"/>
          <w:lang w:bidi="hi-IN"/>
        </w:rPr>
        <w:t>mE&amp;</w:t>
      </w:r>
      <w:proofErr w:type="gramEnd"/>
      <w:r w:rsidRPr="0060360F">
        <w:rPr>
          <w:rFonts w:ascii="Arial" w:hAnsi="Arial" w:cs="Arial"/>
          <w:color w:val="000000"/>
          <w:sz w:val="36"/>
          <w:szCs w:val="36"/>
          <w:lang w:bidi="hi-IN"/>
        </w:rPr>
        <w:t>ya#H,aya#Sca</w:t>
      </w:r>
      <w:r w:rsidRPr="0060360F">
        <w:rPr>
          <w:rFonts w:ascii="Arial" w:hAnsi="Arial" w:cs="Arial"/>
          <w:color w:val="000000"/>
          <w:sz w:val="36"/>
          <w:szCs w:val="36"/>
          <w:lang w:bidi="hi-IN"/>
        </w:rPr>
        <w:tab/>
        <w:t xml:space="preserve">   </w:t>
      </w:r>
    </w:p>
    <w:p w14:paraId="22544833"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proofErr w:type="gramStart"/>
      <w:r w:rsidRPr="0060360F">
        <w:rPr>
          <w:rFonts w:ascii="Arial" w:hAnsi="Arial" w:cs="Arial"/>
          <w:color w:val="000000"/>
          <w:sz w:val="36"/>
          <w:szCs w:val="36"/>
          <w:lang w:bidi="hi-IN"/>
        </w:rPr>
        <w:t>caq</w:t>
      </w:r>
      <w:proofErr w:type="gramEnd"/>
      <w:r w:rsidRPr="0060360F">
        <w:rPr>
          <w:rFonts w:ascii="Arial" w:hAnsi="Arial" w:cs="Arial"/>
          <w:color w:val="000000"/>
          <w:sz w:val="36"/>
          <w:szCs w:val="36"/>
          <w:lang w:bidi="hi-IN"/>
        </w:rPr>
        <w:t xml:space="preserve"> mEq,mEq sIsa$M &gt;</w:t>
      </w:r>
      <w:r w:rsidRPr="0060360F">
        <w:rPr>
          <w:rFonts w:ascii="Arial" w:hAnsi="Arial" w:cs="Arial"/>
          <w:color w:val="000000"/>
          <w:sz w:val="36"/>
          <w:szCs w:val="36"/>
          <w:lang w:bidi="hi-IN"/>
        </w:rPr>
        <w:tab/>
        <w:t xml:space="preserve"> </w:t>
      </w:r>
      <w:r w:rsidRPr="0060360F">
        <w:rPr>
          <w:rFonts w:ascii="Arial" w:hAnsi="Arial" w:cs="Arial"/>
          <w:color w:val="000000"/>
          <w:sz w:val="36"/>
          <w:szCs w:val="36"/>
          <w:lang w:bidi="hi-IN"/>
        </w:rPr>
        <w:tab/>
        <w:t xml:space="preserve">   </w:t>
      </w:r>
    </w:p>
    <w:p w14:paraId="1662A0D3"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proofErr w:type="gramStart"/>
      <w:r w:rsidRPr="0060360F">
        <w:rPr>
          <w:rFonts w:ascii="Arial" w:hAnsi="Arial" w:cs="Arial"/>
          <w:color w:val="000000"/>
          <w:sz w:val="36"/>
          <w:szCs w:val="36"/>
          <w:lang w:bidi="hi-IN"/>
        </w:rPr>
        <w:t>sIsa</w:t>
      </w:r>
      <w:proofErr w:type="gramEnd"/>
      <w:r w:rsidRPr="0060360F">
        <w:rPr>
          <w:rFonts w:ascii="Arial" w:hAnsi="Arial" w:cs="Arial"/>
          <w:color w:val="000000"/>
          <w:sz w:val="36"/>
          <w:szCs w:val="36"/>
          <w:lang w:bidi="hi-IN"/>
        </w:rPr>
        <w:t>#~jca,caq mEq &gt;</w:t>
      </w:r>
      <w:r w:rsidRPr="0060360F">
        <w:rPr>
          <w:rFonts w:ascii="Arial" w:hAnsi="Arial" w:cs="Arial"/>
          <w:color w:val="000000"/>
          <w:sz w:val="36"/>
          <w:szCs w:val="36"/>
          <w:lang w:bidi="hi-IN"/>
        </w:rPr>
        <w:tab/>
        <w:t xml:space="preserve">   </w:t>
      </w:r>
    </w:p>
    <w:p w14:paraId="60C07F64"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proofErr w:type="gramStart"/>
      <w:r w:rsidRPr="0060360F">
        <w:rPr>
          <w:rFonts w:ascii="Arial" w:hAnsi="Arial" w:cs="Arial"/>
          <w:color w:val="000000"/>
          <w:sz w:val="36"/>
          <w:szCs w:val="36"/>
          <w:lang w:bidi="hi-IN"/>
        </w:rPr>
        <w:t>mEq</w:t>
      </w:r>
      <w:proofErr w:type="gramEnd"/>
      <w:r w:rsidRPr="0060360F">
        <w:rPr>
          <w:rFonts w:ascii="Arial" w:hAnsi="Arial" w:cs="Arial"/>
          <w:color w:val="000000"/>
          <w:sz w:val="36"/>
          <w:szCs w:val="36"/>
          <w:lang w:bidi="hi-IN"/>
        </w:rPr>
        <w:t xml:space="preserve"> trapu#</w:t>
      </w:r>
      <w:r w:rsidRPr="0060360F">
        <w:rPr>
          <w:rFonts w:ascii="Arial" w:hAnsi="Arial" w:cs="Arial"/>
          <w:color w:val="000000"/>
          <w:sz w:val="36"/>
          <w:szCs w:val="36"/>
          <w:lang w:bidi="hi-IN"/>
        </w:rPr>
        <w:tab/>
        <w:t xml:space="preserve">,trapu#Sca </w:t>
      </w:r>
      <w:r w:rsidRPr="0060360F">
        <w:rPr>
          <w:rFonts w:ascii="Arial" w:hAnsi="Arial" w:cs="Arial"/>
          <w:color w:val="000000"/>
          <w:sz w:val="36"/>
          <w:szCs w:val="36"/>
          <w:lang w:bidi="hi-IN"/>
        </w:rPr>
        <w:tab/>
        <w:t xml:space="preserve">   </w:t>
      </w:r>
    </w:p>
    <w:p w14:paraId="53E3F6C5"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proofErr w:type="gramStart"/>
      <w:r w:rsidRPr="0060360F">
        <w:rPr>
          <w:rFonts w:ascii="Arial" w:hAnsi="Arial" w:cs="Arial"/>
          <w:color w:val="000000"/>
          <w:sz w:val="36"/>
          <w:szCs w:val="36"/>
          <w:lang w:bidi="hi-IN"/>
        </w:rPr>
        <w:t>caq</w:t>
      </w:r>
      <w:proofErr w:type="gramEnd"/>
      <w:r w:rsidRPr="0060360F">
        <w:rPr>
          <w:rFonts w:ascii="Arial" w:hAnsi="Arial" w:cs="Arial"/>
          <w:color w:val="000000"/>
          <w:sz w:val="36"/>
          <w:szCs w:val="36"/>
          <w:lang w:bidi="hi-IN"/>
        </w:rPr>
        <w:t xml:space="preserve"> mEq &gt;,mEq SyAqmaM </w:t>
      </w:r>
      <w:r w:rsidRPr="0060360F">
        <w:rPr>
          <w:rFonts w:ascii="Arial" w:hAnsi="Arial" w:cs="Arial"/>
          <w:color w:val="000000"/>
          <w:sz w:val="36"/>
          <w:szCs w:val="36"/>
          <w:lang w:bidi="hi-IN"/>
        </w:rPr>
        <w:tab/>
        <w:t xml:space="preserve">  </w:t>
      </w:r>
    </w:p>
    <w:p w14:paraId="6B7EBC6E"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r w:rsidRPr="0060360F">
        <w:rPr>
          <w:rFonts w:ascii="Arial" w:hAnsi="Arial" w:cs="Arial"/>
          <w:color w:val="000000"/>
          <w:sz w:val="36"/>
          <w:szCs w:val="36"/>
          <w:lang w:bidi="hi-IN"/>
        </w:rPr>
        <w:t>SyAqma~jca#</w:t>
      </w:r>
      <w:proofErr w:type="gramStart"/>
      <w:r w:rsidRPr="0060360F">
        <w:rPr>
          <w:rFonts w:ascii="Arial" w:hAnsi="Arial" w:cs="Arial"/>
          <w:color w:val="000000"/>
          <w:sz w:val="36"/>
          <w:szCs w:val="36"/>
          <w:lang w:bidi="hi-IN"/>
        </w:rPr>
        <w:t>,caq</w:t>
      </w:r>
      <w:proofErr w:type="gramEnd"/>
      <w:r w:rsidRPr="0060360F">
        <w:rPr>
          <w:rFonts w:ascii="Arial" w:hAnsi="Arial" w:cs="Arial"/>
          <w:color w:val="000000"/>
          <w:sz w:val="36"/>
          <w:szCs w:val="36"/>
          <w:lang w:bidi="hi-IN"/>
        </w:rPr>
        <w:t xml:space="preserve"> mEq &gt;</w:t>
      </w:r>
      <w:r w:rsidRPr="0060360F">
        <w:rPr>
          <w:rFonts w:ascii="Arial" w:hAnsi="Arial" w:cs="Arial"/>
          <w:color w:val="000000"/>
          <w:sz w:val="36"/>
          <w:szCs w:val="36"/>
          <w:lang w:bidi="hi-IN"/>
        </w:rPr>
        <w:tab/>
        <w:t xml:space="preserve"> </w:t>
      </w:r>
      <w:r w:rsidRPr="0060360F">
        <w:rPr>
          <w:rFonts w:ascii="Arial" w:hAnsi="Arial" w:cs="Arial"/>
          <w:color w:val="000000"/>
          <w:sz w:val="36"/>
          <w:szCs w:val="36"/>
          <w:lang w:bidi="hi-IN"/>
        </w:rPr>
        <w:tab/>
        <w:t xml:space="preserve">   </w:t>
      </w:r>
    </w:p>
    <w:p w14:paraId="780FB222"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proofErr w:type="gramStart"/>
      <w:r w:rsidRPr="0060360F">
        <w:rPr>
          <w:rFonts w:ascii="Arial" w:hAnsi="Arial" w:cs="Arial"/>
          <w:color w:val="000000"/>
          <w:sz w:val="36"/>
          <w:szCs w:val="36"/>
          <w:lang w:bidi="hi-IN"/>
        </w:rPr>
        <w:t>mEq</w:t>
      </w:r>
      <w:proofErr w:type="gramEnd"/>
      <w:r w:rsidRPr="0060360F">
        <w:rPr>
          <w:rFonts w:ascii="Arial" w:hAnsi="Arial" w:cs="Arial"/>
          <w:color w:val="000000"/>
          <w:sz w:val="36"/>
          <w:szCs w:val="36"/>
          <w:lang w:bidi="hi-IN"/>
        </w:rPr>
        <w:t xml:space="preserve"> lOqhaM,lOqha~jca#</w:t>
      </w:r>
      <w:r w:rsidRPr="0060360F">
        <w:rPr>
          <w:rFonts w:ascii="Arial" w:hAnsi="Arial" w:cs="Arial"/>
          <w:color w:val="000000"/>
          <w:sz w:val="36"/>
          <w:szCs w:val="36"/>
          <w:lang w:bidi="hi-IN"/>
        </w:rPr>
        <w:tab/>
        <w:t xml:space="preserve">   </w:t>
      </w:r>
    </w:p>
    <w:p w14:paraId="0D31AB08"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r w:rsidRPr="0060360F">
        <w:rPr>
          <w:rFonts w:ascii="Arial" w:hAnsi="Arial" w:cs="Arial"/>
          <w:color w:val="000000"/>
          <w:sz w:val="36"/>
          <w:szCs w:val="36"/>
          <w:lang w:bidi="hi-IN"/>
        </w:rPr>
        <w:t>caq mEq &gt;,</w:t>
      </w:r>
      <w:r w:rsidRPr="0060360F">
        <w:rPr>
          <w:rFonts w:ascii="Arial" w:hAnsi="Arial" w:cs="Arial"/>
          <w:color w:val="000000"/>
          <w:sz w:val="36"/>
          <w:szCs w:val="36"/>
          <w:lang w:bidi="hi-IN"/>
        </w:rPr>
        <w:tab/>
        <w:t>mEq&amp;gniH</w:t>
      </w:r>
      <w:r w:rsidRPr="0060360F">
        <w:rPr>
          <w:rFonts w:ascii="Arial" w:hAnsi="Arial" w:cs="Arial"/>
          <w:color w:val="000000"/>
          <w:sz w:val="36"/>
          <w:szCs w:val="36"/>
          <w:lang w:bidi="hi-IN"/>
        </w:rPr>
        <w:tab/>
        <w:t xml:space="preserve"> </w:t>
      </w:r>
      <w:r w:rsidRPr="0060360F">
        <w:rPr>
          <w:rFonts w:ascii="Arial" w:hAnsi="Arial" w:cs="Arial"/>
          <w:color w:val="000000"/>
          <w:sz w:val="36"/>
          <w:szCs w:val="36"/>
          <w:lang w:bidi="hi-IN"/>
        </w:rPr>
        <w:tab/>
        <w:t xml:space="preserve">   </w:t>
      </w:r>
    </w:p>
    <w:p w14:paraId="457AFBF1"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proofErr w:type="gramStart"/>
      <w:r w:rsidRPr="0060360F">
        <w:rPr>
          <w:rFonts w:ascii="Arial" w:hAnsi="Arial" w:cs="Arial"/>
          <w:color w:val="000000"/>
          <w:sz w:val="36"/>
          <w:szCs w:val="36"/>
          <w:lang w:bidi="hi-IN"/>
        </w:rPr>
        <w:t>aqgniSca</w:t>
      </w:r>
      <w:proofErr w:type="gramEnd"/>
      <w:r w:rsidRPr="0060360F">
        <w:rPr>
          <w:rFonts w:ascii="Arial" w:hAnsi="Arial" w:cs="Arial"/>
          <w:color w:val="000000"/>
          <w:sz w:val="36"/>
          <w:szCs w:val="36"/>
          <w:lang w:bidi="hi-IN"/>
        </w:rPr>
        <w:t>#</w:t>
      </w:r>
      <w:r w:rsidRPr="0060360F">
        <w:rPr>
          <w:rFonts w:ascii="Arial" w:hAnsi="Arial" w:cs="Arial"/>
          <w:color w:val="000000"/>
          <w:sz w:val="36"/>
          <w:szCs w:val="36"/>
          <w:lang w:bidi="hi-IN"/>
        </w:rPr>
        <w:tab/>
        <w:t>,caq mEq &gt;</w:t>
      </w:r>
      <w:r w:rsidRPr="0060360F">
        <w:rPr>
          <w:rFonts w:ascii="Arial" w:hAnsi="Arial" w:cs="Arial"/>
          <w:color w:val="000000"/>
          <w:sz w:val="36"/>
          <w:szCs w:val="36"/>
          <w:lang w:bidi="hi-IN"/>
        </w:rPr>
        <w:tab/>
        <w:t xml:space="preserve"> </w:t>
      </w:r>
      <w:r w:rsidRPr="0060360F">
        <w:rPr>
          <w:rFonts w:ascii="Arial" w:hAnsi="Arial" w:cs="Arial"/>
          <w:color w:val="000000"/>
          <w:sz w:val="36"/>
          <w:szCs w:val="36"/>
          <w:lang w:bidi="hi-IN"/>
        </w:rPr>
        <w:tab/>
        <w:t xml:space="preserve">   </w:t>
      </w:r>
    </w:p>
    <w:p w14:paraId="1A202292"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r w:rsidRPr="0060360F">
        <w:rPr>
          <w:rFonts w:ascii="Arial" w:hAnsi="Arial" w:cs="Arial"/>
          <w:color w:val="000000"/>
          <w:sz w:val="36"/>
          <w:szCs w:val="36"/>
          <w:lang w:bidi="hi-IN"/>
        </w:rPr>
        <w:t>maq Apa#H,</w:t>
      </w:r>
      <w:r w:rsidRPr="0060360F">
        <w:rPr>
          <w:rFonts w:ascii="Arial" w:hAnsi="Arial" w:cs="Arial"/>
          <w:color w:val="000000"/>
          <w:sz w:val="36"/>
          <w:szCs w:val="36"/>
          <w:lang w:bidi="hi-IN"/>
        </w:rPr>
        <w:tab/>
        <w:t>Apa#Sca</w:t>
      </w:r>
      <w:r w:rsidRPr="0060360F">
        <w:rPr>
          <w:rFonts w:ascii="Arial" w:hAnsi="Arial" w:cs="Arial"/>
          <w:color w:val="000000"/>
          <w:sz w:val="36"/>
          <w:szCs w:val="36"/>
          <w:lang w:bidi="hi-IN"/>
        </w:rPr>
        <w:tab/>
        <w:t xml:space="preserve">   </w:t>
      </w:r>
    </w:p>
    <w:p w14:paraId="5DDB0298"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r w:rsidRPr="0060360F">
        <w:rPr>
          <w:rFonts w:ascii="Arial" w:hAnsi="Arial" w:cs="Arial"/>
          <w:color w:val="000000"/>
          <w:sz w:val="36"/>
          <w:szCs w:val="36"/>
          <w:lang w:bidi="hi-IN"/>
        </w:rPr>
        <w:t>caq mEq &gt;,</w:t>
      </w:r>
      <w:r w:rsidRPr="0060360F">
        <w:rPr>
          <w:rFonts w:ascii="Arial" w:hAnsi="Arial" w:cs="Arial"/>
          <w:color w:val="000000"/>
          <w:sz w:val="36"/>
          <w:szCs w:val="36"/>
          <w:lang w:bidi="hi-IN"/>
        </w:rPr>
        <w:tab/>
        <w:t>mEq vIqrudha#H</w:t>
      </w:r>
      <w:r w:rsidRPr="0060360F">
        <w:rPr>
          <w:rFonts w:ascii="Arial" w:hAnsi="Arial" w:cs="Arial"/>
          <w:color w:val="000000"/>
          <w:sz w:val="36"/>
          <w:szCs w:val="36"/>
          <w:lang w:bidi="hi-IN"/>
        </w:rPr>
        <w:tab/>
        <w:t xml:space="preserve"> </w:t>
      </w:r>
      <w:r w:rsidRPr="0060360F">
        <w:rPr>
          <w:rFonts w:ascii="Arial" w:hAnsi="Arial" w:cs="Arial"/>
          <w:color w:val="000000"/>
          <w:sz w:val="36"/>
          <w:szCs w:val="36"/>
          <w:lang w:bidi="hi-IN"/>
        </w:rPr>
        <w:tab/>
        <w:t xml:space="preserve">   </w:t>
      </w:r>
    </w:p>
    <w:p w14:paraId="35FF6CF7"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proofErr w:type="gramStart"/>
      <w:r w:rsidRPr="0060360F">
        <w:rPr>
          <w:rFonts w:ascii="Arial" w:hAnsi="Arial" w:cs="Arial"/>
          <w:color w:val="000000"/>
          <w:sz w:val="36"/>
          <w:szCs w:val="36"/>
          <w:lang w:bidi="hi-IN"/>
        </w:rPr>
        <w:t>vIqrudha#</w:t>
      </w:r>
      <w:proofErr w:type="gramEnd"/>
      <w:r w:rsidRPr="0060360F">
        <w:rPr>
          <w:rFonts w:ascii="Arial" w:hAnsi="Arial" w:cs="Arial"/>
          <w:color w:val="000000"/>
          <w:sz w:val="36"/>
          <w:szCs w:val="36"/>
          <w:lang w:bidi="hi-IN"/>
        </w:rPr>
        <w:t>Sca,caq mEq &gt;</w:t>
      </w:r>
      <w:r w:rsidRPr="0060360F">
        <w:rPr>
          <w:rFonts w:ascii="Arial" w:hAnsi="Arial" w:cs="Arial"/>
          <w:color w:val="000000"/>
          <w:sz w:val="36"/>
          <w:szCs w:val="36"/>
          <w:lang w:bidi="hi-IN"/>
        </w:rPr>
        <w:tab/>
        <w:t xml:space="preserve">    </w:t>
      </w:r>
    </w:p>
    <w:p w14:paraId="23042137"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proofErr w:type="gramStart"/>
      <w:r w:rsidRPr="0060360F">
        <w:rPr>
          <w:rFonts w:ascii="Arial" w:hAnsi="Arial" w:cs="Arial"/>
          <w:color w:val="000000"/>
          <w:sz w:val="36"/>
          <w:szCs w:val="36"/>
          <w:lang w:bidi="hi-IN"/>
        </w:rPr>
        <w:t>maq</w:t>
      </w:r>
      <w:proofErr w:type="gramEnd"/>
      <w:r w:rsidRPr="0060360F">
        <w:rPr>
          <w:rFonts w:ascii="Arial" w:hAnsi="Arial" w:cs="Arial"/>
          <w:color w:val="000000"/>
          <w:sz w:val="36"/>
          <w:szCs w:val="36"/>
          <w:lang w:bidi="hi-IN"/>
        </w:rPr>
        <w:t xml:space="preserve"> OSha#dhayaH,OSha#dhayaSca</w:t>
      </w:r>
      <w:r w:rsidRPr="0060360F">
        <w:rPr>
          <w:rFonts w:ascii="Arial" w:hAnsi="Arial" w:cs="Arial"/>
          <w:color w:val="000000"/>
          <w:sz w:val="36"/>
          <w:szCs w:val="36"/>
          <w:lang w:bidi="hi-IN"/>
        </w:rPr>
        <w:tab/>
        <w:t xml:space="preserve">   </w:t>
      </w:r>
    </w:p>
    <w:p w14:paraId="707AFA84"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r w:rsidRPr="0060360F">
        <w:rPr>
          <w:rFonts w:ascii="Arial" w:hAnsi="Arial" w:cs="Arial"/>
          <w:color w:val="000000"/>
          <w:sz w:val="36"/>
          <w:szCs w:val="36"/>
          <w:lang w:bidi="hi-IN"/>
        </w:rPr>
        <w:t>caq mEq &gt;,</w:t>
      </w:r>
      <w:r w:rsidRPr="0060360F">
        <w:rPr>
          <w:rFonts w:ascii="Arial" w:hAnsi="Arial" w:cs="Arial"/>
          <w:color w:val="000000"/>
          <w:sz w:val="36"/>
          <w:szCs w:val="36"/>
          <w:lang w:bidi="hi-IN"/>
        </w:rPr>
        <w:tab/>
        <w:t xml:space="preserve">mEq kRuqShTaqpaqcyaM </w:t>
      </w:r>
      <w:r w:rsidRPr="0060360F">
        <w:rPr>
          <w:rFonts w:ascii="Arial" w:hAnsi="Arial" w:cs="Arial"/>
          <w:color w:val="000000"/>
          <w:sz w:val="36"/>
          <w:szCs w:val="36"/>
          <w:lang w:bidi="hi-IN"/>
        </w:rPr>
        <w:tab/>
        <w:t xml:space="preserve"> </w:t>
      </w:r>
      <w:r w:rsidRPr="0060360F">
        <w:rPr>
          <w:rFonts w:ascii="Arial" w:hAnsi="Arial" w:cs="Arial"/>
          <w:color w:val="000000"/>
          <w:sz w:val="36"/>
          <w:szCs w:val="36"/>
          <w:lang w:bidi="hi-IN"/>
        </w:rPr>
        <w:tab/>
        <w:t xml:space="preserve">   </w:t>
      </w:r>
    </w:p>
    <w:p w14:paraId="38E99B5B"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proofErr w:type="gramStart"/>
      <w:r w:rsidRPr="0060360F">
        <w:rPr>
          <w:rFonts w:ascii="Arial" w:hAnsi="Arial" w:cs="Arial"/>
          <w:color w:val="000000"/>
          <w:sz w:val="36"/>
          <w:szCs w:val="36"/>
          <w:lang w:bidi="hi-IN"/>
        </w:rPr>
        <w:t>kRuqShTaqpaqcya~</w:t>
      </w:r>
      <w:proofErr w:type="gramEnd"/>
      <w:r w:rsidRPr="0060360F">
        <w:rPr>
          <w:rFonts w:ascii="Arial" w:hAnsi="Arial" w:cs="Arial"/>
          <w:color w:val="000000"/>
          <w:sz w:val="36"/>
          <w:szCs w:val="36"/>
          <w:lang w:bidi="hi-IN"/>
        </w:rPr>
        <w:t>jca#,kRuqShTaqpaqcyaqmiti# kRuShTa --- paqcyaM</w:t>
      </w:r>
      <w:r w:rsidRPr="0060360F">
        <w:rPr>
          <w:rFonts w:ascii="Arial" w:hAnsi="Arial" w:cs="Arial"/>
          <w:color w:val="000000"/>
          <w:sz w:val="36"/>
          <w:szCs w:val="36"/>
          <w:lang w:bidi="hi-IN"/>
        </w:rPr>
        <w:tab/>
        <w:t xml:space="preserve">   </w:t>
      </w:r>
    </w:p>
    <w:p w14:paraId="74F9C035"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r w:rsidRPr="0060360F">
        <w:rPr>
          <w:rFonts w:ascii="Arial" w:hAnsi="Arial" w:cs="Arial"/>
          <w:color w:val="000000"/>
          <w:sz w:val="36"/>
          <w:szCs w:val="36"/>
          <w:lang w:bidi="hi-IN"/>
        </w:rPr>
        <w:t>caq mEq &gt;,</w:t>
      </w:r>
      <w:r w:rsidRPr="0060360F">
        <w:rPr>
          <w:rFonts w:ascii="Arial" w:hAnsi="Arial" w:cs="Arial"/>
          <w:color w:val="000000"/>
          <w:sz w:val="36"/>
          <w:szCs w:val="36"/>
          <w:lang w:bidi="hi-IN"/>
        </w:rPr>
        <w:tab/>
        <w:t xml:space="preserve">mEq&amp;kRuqShTaqpaqcyaM </w:t>
      </w:r>
      <w:r w:rsidRPr="0060360F">
        <w:rPr>
          <w:rFonts w:ascii="Arial" w:hAnsi="Arial" w:cs="Arial"/>
          <w:color w:val="000000"/>
          <w:sz w:val="36"/>
          <w:szCs w:val="36"/>
          <w:lang w:bidi="hi-IN"/>
        </w:rPr>
        <w:tab/>
        <w:t xml:space="preserve">  </w:t>
      </w:r>
      <w:r w:rsidRPr="0060360F">
        <w:rPr>
          <w:rFonts w:ascii="Arial" w:hAnsi="Arial" w:cs="Arial"/>
          <w:color w:val="000000"/>
          <w:sz w:val="36"/>
          <w:szCs w:val="36"/>
          <w:lang w:bidi="hi-IN"/>
        </w:rPr>
        <w:tab/>
        <w:t xml:space="preserve">   </w:t>
      </w:r>
    </w:p>
    <w:p w14:paraId="2C4F9C67"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proofErr w:type="gramStart"/>
      <w:r w:rsidRPr="0060360F">
        <w:rPr>
          <w:rFonts w:ascii="Arial" w:hAnsi="Arial" w:cs="Arial"/>
          <w:color w:val="000000"/>
          <w:sz w:val="36"/>
          <w:szCs w:val="36"/>
          <w:lang w:bidi="hi-IN"/>
        </w:rPr>
        <w:t>aqkRuqShTaqpaqcya~</w:t>
      </w:r>
      <w:proofErr w:type="gramEnd"/>
      <w:r w:rsidRPr="0060360F">
        <w:rPr>
          <w:rFonts w:ascii="Arial" w:hAnsi="Arial" w:cs="Arial"/>
          <w:color w:val="000000"/>
          <w:sz w:val="36"/>
          <w:szCs w:val="36"/>
          <w:lang w:bidi="hi-IN"/>
        </w:rPr>
        <w:t>jca#,aqkRuqShTaqpaqcyaqmitya# kRuShTa --- paqcyaM</w:t>
      </w:r>
      <w:r w:rsidRPr="0060360F">
        <w:rPr>
          <w:rFonts w:ascii="Arial" w:hAnsi="Arial" w:cs="Arial"/>
          <w:color w:val="000000"/>
          <w:sz w:val="36"/>
          <w:szCs w:val="36"/>
          <w:lang w:bidi="hi-IN"/>
        </w:rPr>
        <w:tab/>
        <w:t xml:space="preserve">   </w:t>
      </w:r>
    </w:p>
    <w:p w14:paraId="052FEBAC"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r w:rsidRPr="0060360F">
        <w:rPr>
          <w:rFonts w:ascii="Arial" w:hAnsi="Arial" w:cs="Arial"/>
          <w:color w:val="000000"/>
          <w:sz w:val="36"/>
          <w:szCs w:val="36"/>
          <w:lang w:bidi="hi-IN"/>
        </w:rPr>
        <w:t>caq mEq &gt;,</w:t>
      </w:r>
      <w:r w:rsidRPr="0060360F">
        <w:rPr>
          <w:rFonts w:ascii="Arial" w:hAnsi="Arial" w:cs="Arial"/>
          <w:color w:val="000000"/>
          <w:sz w:val="36"/>
          <w:szCs w:val="36"/>
          <w:lang w:bidi="hi-IN"/>
        </w:rPr>
        <w:tab/>
        <w:t xml:space="preserve">mEq grAqmyAH </w:t>
      </w:r>
      <w:r w:rsidRPr="0060360F">
        <w:rPr>
          <w:rFonts w:ascii="Arial" w:hAnsi="Arial" w:cs="Arial"/>
          <w:color w:val="000000"/>
          <w:sz w:val="36"/>
          <w:szCs w:val="36"/>
          <w:lang w:bidi="hi-IN"/>
        </w:rPr>
        <w:tab/>
        <w:t xml:space="preserve">  </w:t>
      </w:r>
      <w:r w:rsidRPr="0060360F">
        <w:rPr>
          <w:rFonts w:ascii="Arial" w:hAnsi="Arial" w:cs="Arial"/>
          <w:color w:val="000000"/>
          <w:sz w:val="36"/>
          <w:szCs w:val="36"/>
          <w:lang w:bidi="hi-IN"/>
        </w:rPr>
        <w:tab/>
        <w:t xml:space="preserve">   </w:t>
      </w:r>
    </w:p>
    <w:p w14:paraId="1A70C734"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proofErr w:type="gramStart"/>
      <w:r w:rsidRPr="0060360F">
        <w:rPr>
          <w:rFonts w:ascii="Arial" w:hAnsi="Arial" w:cs="Arial"/>
          <w:color w:val="000000"/>
          <w:sz w:val="36"/>
          <w:szCs w:val="36"/>
          <w:lang w:bidi="hi-IN"/>
        </w:rPr>
        <w:t>grAqmyASca</w:t>
      </w:r>
      <w:proofErr w:type="gramEnd"/>
      <w:r w:rsidRPr="0060360F">
        <w:rPr>
          <w:rFonts w:ascii="Arial" w:hAnsi="Arial" w:cs="Arial"/>
          <w:color w:val="000000"/>
          <w:sz w:val="36"/>
          <w:szCs w:val="36"/>
          <w:lang w:bidi="hi-IN"/>
        </w:rPr>
        <w:t># ,</w:t>
      </w:r>
      <w:r w:rsidRPr="0060360F">
        <w:rPr>
          <w:rFonts w:ascii="Arial" w:hAnsi="Arial" w:cs="Arial"/>
          <w:color w:val="000000"/>
          <w:sz w:val="36"/>
          <w:szCs w:val="36"/>
          <w:lang w:bidi="hi-IN"/>
        </w:rPr>
        <w:tab/>
        <w:t>caq mEq &gt;</w:t>
      </w:r>
      <w:r w:rsidRPr="0060360F">
        <w:rPr>
          <w:rFonts w:ascii="Arial" w:hAnsi="Arial" w:cs="Arial"/>
          <w:color w:val="000000"/>
          <w:sz w:val="36"/>
          <w:szCs w:val="36"/>
          <w:lang w:bidi="hi-IN"/>
        </w:rPr>
        <w:tab/>
        <w:t xml:space="preserve">    </w:t>
      </w:r>
    </w:p>
    <w:p w14:paraId="7396E5B0"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proofErr w:type="gramStart"/>
      <w:r w:rsidRPr="0060360F">
        <w:rPr>
          <w:rFonts w:ascii="Arial" w:hAnsi="Arial" w:cs="Arial"/>
          <w:color w:val="000000"/>
          <w:sz w:val="36"/>
          <w:szCs w:val="36"/>
          <w:lang w:bidi="hi-IN"/>
        </w:rPr>
        <w:t>mEq</w:t>
      </w:r>
      <w:proofErr w:type="gramEnd"/>
      <w:r w:rsidRPr="0060360F">
        <w:rPr>
          <w:rFonts w:ascii="Arial" w:hAnsi="Arial" w:cs="Arial"/>
          <w:color w:val="000000"/>
          <w:sz w:val="36"/>
          <w:szCs w:val="36"/>
          <w:lang w:bidi="hi-IN"/>
        </w:rPr>
        <w:t xml:space="preserve"> paqSava#H,paqSava# AraqNyAH</w:t>
      </w:r>
      <w:r w:rsidRPr="0060360F">
        <w:rPr>
          <w:rFonts w:ascii="Arial" w:hAnsi="Arial" w:cs="Arial"/>
          <w:color w:val="000000"/>
          <w:sz w:val="36"/>
          <w:szCs w:val="36"/>
          <w:lang w:bidi="hi-IN"/>
        </w:rPr>
        <w:tab/>
        <w:t xml:space="preserve">   </w:t>
      </w:r>
    </w:p>
    <w:p w14:paraId="7EF67BEE"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r w:rsidRPr="0060360F">
        <w:rPr>
          <w:rFonts w:ascii="Arial" w:hAnsi="Arial" w:cs="Arial"/>
          <w:color w:val="000000"/>
          <w:sz w:val="36"/>
          <w:szCs w:val="36"/>
          <w:lang w:bidi="hi-IN"/>
        </w:rPr>
        <w:t>AqraqNyASca#,</w:t>
      </w:r>
      <w:r w:rsidRPr="0060360F">
        <w:rPr>
          <w:rFonts w:ascii="Arial" w:hAnsi="Arial" w:cs="Arial"/>
          <w:color w:val="000000"/>
          <w:sz w:val="36"/>
          <w:szCs w:val="36"/>
          <w:lang w:bidi="hi-IN"/>
        </w:rPr>
        <w:tab/>
        <w:t>caq yaqj~jEna#</w:t>
      </w:r>
      <w:r w:rsidRPr="0060360F">
        <w:rPr>
          <w:rFonts w:ascii="Arial" w:hAnsi="Arial" w:cs="Arial"/>
          <w:color w:val="000000"/>
          <w:sz w:val="36"/>
          <w:szCs w:val="36"/>
          <w:lang w:bidi="hi-IN"/>
        </w:rPr>
        <w:tab/>
        <w:t xml:space="preserve">   </w:t>
      </w:r>
    </w:p>
    <w:p w14:paraId="50FD6859"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proofErr w:type="gramStart"/>
      <w:r w:rsidRPr="0060360F">
        <w:rPr>
          <w:rFonts w:ascii="Arial" w:hAnsi="Arial" w:cs="Arial"/>
          <w:color w:val="000000"/>
          <w:sz w:val="36"/>
          <w:szCs w:val="36"/>
          <w:lang w:bidi="hi-IN"/>
        </w:rPr>
        <w:t>yaqj~</w:t>
      </w:r>
      <w:proofErr w:type="gramEnd"/>
      <w:r w:rsidRPr="0060360F">
        <w:rPr>
          <w:rFonts w:ascii="Arial" w:hAnsi="Arial" w:cs="Arial"/>
          <w:color w:val="000000"/>
          <w:sz w:val="36"/>
          <w:szCs w:val="36"/>
          <w:lang w:bidi="hi-IN"/>
        </w:rPr>
        <w:t xml:space="preserve">jEna# kalpantAM,kaqlpaqntAqM ~MviqttaM </w:t>
      </w:r>
      <w:r w:rsidRPr="0060360F">
        <w:rPr>
          <w:rFonts w:ascii="Arial" w:hAnsi="Arial" w:cs="Arial"/>
          <w:color w:val="000000"/>
          <w:sz w:val="36"/>
          <w:szCs w:val="36"/>
          <w:lang w:bidi="hi-IN"/>
        </w:rPr>
        <w:tab/>
        <w:t xml:space="preserve">   </w:t>
      </w:r>
    </w:p>
    <w:p w14:paraId="24990729"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r w:rsidRPr="0060360F">
        <w:rPr>
          <w:rFonts w:ascii="Arial" w:hAnsi="Arial" w:cs="Arial"/>
          <w:color w:val="000000"/>
          <w:sz w:val="36"/>
          <w:szCs w:val="36"/>
          <w:lang w:bidi="hi-IN"/>
        </w:rPr>
        <w:t>viqtta~jca#,</w:t>
      </w:r>
      <w:r w:rsidRPr="0060360F">
        <w:rPr>
          <w:rFonts w:ascii="Arial" w:hAnsi="Arial" w:cs="Arial"/>
          <w:color w:val="000000"/>
          <w:sz w:val="36"/>
          <w:szCs w:val="36"/>
          <w:lang w:bidi="hi-IN"/>
        </w:rPr>
        <w:tab/>
        <w:t>caq mEq &gt;</w:t>
      </w:r>
      <w:r w:rsidRPr="0060360F">
        <w:rPr>
          <w:rFonts w:ascii="Arial" w:hAnsi="Arial" w:cs="Arial"/>
          <w:color w:val="000000"/>
          <w:sz w:val="36"/>
          <w:szCs w:val="36"/>
          <w:lang w:bidi="hi-IN"/>
        </w:rPr>
        <w:tab/>
        <w:t xml:space="preserve"> </w:t>
      </w:r>
      <w:r w:rsidRPr="0060360F">
        <w:rPr>
          <w:rFonts w:ascii="Arial" w:hAnsi="Arial" w:cs="Arial"/>
          <w:color w:val="000000"/>
          <w:sz w:val="36"/>
          <w:szCs w:val="36"/>
          <w:lang w:bidi="hi-IN"/>
        </w:rPr>
        <w:tab/>
        <w:t xml:space="preserve">   </w:t>
      </w:r>
    </w:p>
    <w:p w14:paraId="1DB467CB"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proofErr w:type="gramStart"/>
      <w:r w:rsidRPr="0060360F">
        <w:rPr>
          <w:rFonts w:ascii="Arial" w:hAnsi="Arial" w:cs="Arial"/>
          <w:color w:val="000000"/>
          <w:sz w:val="36"/>
          <w:szCs w:val="36"/>
          <w:lang w:bidi="hi-IN"/>
        </w:rPr>
        <w:lastRenderedPageBreak/>
        <w:t>mEq</w:t>
      </w:r>
      <w:proofErr w:type="gramEnd"/>
      <w:r w:rsidRPr="0060360F">
        <w:rPr>
          <w:rFonts w:ascii="Arial" w:hAnsi="Arial" w:cs="Arial"/>
          <w:color w:val="000000"/>
          <w:sz w:val="36"/>
          <w:szCs w:val="36"/>
          <w:lang w:bidi="hi-IN"/>
        </w:rPr>
        <w:t xml:space="preserve"> vitti#H,vitti#Sca</w:t>
      </w:r>
      <w:r w:rsidRPr="0060360F">
        <w:rPr>
          <w:rFonts w:ascii="Arial" w:hAnsi="Arial" w:cs="Arial"/>
          <w:color w:val="000000"/>
          <w:sz w:val="36"/>
          <w:szCs w:val="36"/>
          <w:lang w:bidi="hi-IN"/>
        </w:rPr>
        <w:tab/>
        <w:t xml:space="preserve">   </w:t>
      </w:r>
    </w:p>
    <w:p w14:paraId="2CFE9D8E"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proofErr w:type="gramStart"/>
      <w:r w:rsidRPr="0060360F">
        <w:rPr>
          <w:rFonts w:ascii="Arial" w:hAnsi="Arial" w:cs="Arial"/>
          <w:color w:val="000000"/>
          <w:sz w:val="36"/>
          <w:szCs w:val="36"/>
          <w:lang w:bidi="hi-IN"/>
        </w:rPr>
        <w:t>caq</w:t>
      </w:r>
      <w:proofErr w:type="gramEnd"/>
      <w:r w:rsidRPr="0060360F">
        <w:rPr>
          <w:rFonts w:ascii="Arial" w:hAnsi="Arial" w:cs="Arial"/>
          <w:color w:val="000000"/>
          <w:sz w:val="36"/>
          <w:szCs w:val="36"/>
          <w:lang w:bidi="hi-IN"/>
        </w:rPr>
        <w:t xml:space="preserve"> mEq &gt;,mEq BUqtaM </w:t>
      </w:r>
      <w:r w:rsidRPr="0060360F">
        <w:rPr>
          <w:rFonts w:ascii="Arial" w:hAnsi="Arial" w:cs="Arial"/>
          <w:color w:val="000000"/>
          <w:sz w:val="36"/>
          <w:szCs w:val="36"/>
          <w:lang w:bidi="hi-IN"/>
        </w:rPr>
        <w:tab/>
        <w:t xml:space="preserve">  </w:t>
      </w:r>
      <w:r w:rsidRPr="0060360F">
        <w:rPr>
          <w:rFonts w:ascii="Arial" w:hAnsi="Arial" w:cs="Arial"/>
          <w:color w:val="000000"/>
          <w:sz w:val="36"/>
          <w:szCs w:val="36"/>
          <w:lang w:bidi="hi-IN"/>
        </w:rPr>
        <w:tab/>
        <w:t xml:space="preserve">   </w:t>
      </w:r>
    </w:p>
    <w:p w14:paraId="3EEF1D03"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r w:rsidRPr="0060360F">
        <w:rPr>
          <w:rFonts w:ascii="Arial" w:hAnsi="Arial" w:cs="Arial"/>
          <w:color w:val="000000"/>
          <w:sz w:val="36"/>
          <w:szCs w:val="36"/>
          <w:lang w:bidi="hi-IN"/>
        </w:rPr>
        <w:t>BUqta~jca</w:t>
      </w:r>
      <w:proofErr w:type="gramStart"/>
      <w:r w:rsidRPr="0060360F">
        <w:rPr>
          <w:rFonts w:ascii="Arial" w:hAnsi="Arial" w:cs="Arial"/>
          <w:color w:val="000000"/>
          <w:sz w:val="36"/>
          <w:szCs w:val="36"/>
          <w:lang w:bidi="hi-IN"/>
        </w:rPr>
        <w:t># ,</w:t>
      </w:r>
      <w:proofErr w:type="gramEnd"/>
      <w:r w:rsidRPr="0060360F">
        <w:rPr>
          <w:rFonts w:ascii="Arial" w:hAnsi="Arial" w:cs="Arial"/>
          <w:color w:val="000000"/>
          <w:sz w:val="36"/>
          <w:szCs w:val="36"/>
          <w:lang w:bidi="hi-IN"/>
        </w:rPr>
        <w:t xml:space="preserve"> caq mEq &gt;</w:t>
      </w:r>
      <w:r w:rsidRPr="0060360F">
        <w:rPr>
          <w:rFonts w:ascii="Arial" w:hAnsi="Arial" w:cs="Arial"/>
          <w:color w:val="000000"/>
          <w:sz w:val="36"/>
          <w:szCs w:val="36"/>
          <w:lang w:bidi="hi-IN"/>
        </w:rPr>
        <w:tab/>
        <w:t xml:space="preserve"> </w:t>
      </w:r>
      <w:r w:rsidRPr="0060360F">
        <w:rPr>
          <w:rFonts w:ascii="Arial" w:hAnsi="Arial" w:cs="Arial"/>
          <w:color w:val="000000"/>
          <w:sz w:val="36"/>
          <w:szCs w:val="36"/>
          <w:lang w:bidi="hi-IN"/>
        </w:rPr>
        <w:tab/>
        <w:t xml:space="preserve">   </w:t>
      </w:r>
    </w:p>
    <w:p w14:paraId="7638E06A"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r w:rsidRPr="0060360F">
        <w:rPr>
          <w:rFonts w:ascii="Arial" w:hAnsi="Arial" w:cs="Arial"/>
          <w:color w:val="000000"/>
          <w:sz w:val="36"/>
          <w:szCs w:val="36"/>
          <w:lang w:bidi="hi-IN"/>
        </w:rPr>
        <w:t>mEq BUti#H, BUti#Sca</w:t>
      </w:r>
      <w:r w:rsidRPr="0060360F">
        <w:rPr>
          <w:rFonts w:ascii="Arial" w:hAnsi="Arial" w:cs="Arial"/>
          <w:color w:val="000000"/>
          <w:sz w:val="36"/>
          <w:szCs w:val="36"/>
          <w:lang w:bidi="hi-IN"/>
        </w:rPr>
        <w:tab/>
        <w:t xml:space="preserve">   </w:t>
      </w:r>
    </w:p>
    <w:p w14:paraId="7F064B06"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r w:rsidRPr="0060360F">
        <w:rPr>
          <w:rFonts w:ascii="Arial" w:hAnsi="Arial" w:cs="Arial"/>
          <w:color w:val="000000"/>
          <w:sz w:val="36"/>
          <w:szCs w:val="36"/>
          <w:lang w:bidi="hi-IN"/>
        </w:rPr>
        <w:t xml:space="preserve">caq mEq &gt;, mEq vasu# </w:t>
      </w:r>
      <w:r w:rsidRPr="0060360F">
        <w:rPr>
          <w:rFonts w:ascii="Arial" w:hAnsi="Arial" w:cs="Arial"/>
          <w:color w:val="000000"/>
          <w:sz w:val="36"/>
          <w:szCs w:val="36"/>
          <w:lang w:bidi="hi-IN"/>
        </w:rPr>
        <w:tab/>
        <w:t xml:space="preserve"> </w:t>
      </w:r>
      <w:r w:rsidRPr="0060360F">
        <w:rPr>
          <w:rFonts w:ascii="Arial" w:hAnsi="Arial" w:cs="Arial"/>
          <w:color w:val="000000"/>
          <w:sz w:val="36"/>
          <w:szCs w:val="36"/>
          <w:lang w:bidi="hi-IN"/>
        </w:rPr>
        <w:tab/>
        <w:t xml:space="preserve">   </w:t>
      </w:r>
    </w:p>
    <w:p w14:paraId="2F792396"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r w:rsidRPr="0060360F">
        <w:rPr>
          <w:rFonts w:ascii="Arial" w:hAnsi="Arial" w:cs="Arial"/>
          <w:color w:val="000000"/>
          <w:sz w:val="36"/>
          <w:szCs w:val="36"/>
          <w:lang w:bidi="hi-IN"/>
        </w:rPr>
        <w:t>vasu# ca</w:t>
      </w:r>
      <w:r w:rsidRPr="0060360F">
        <w:rPr>
          <w:rFonts w:ascii="Arial" w:hAnsi="Arial" w:cs="Arial"/>
          <w:color w:val="000000"/>
          <w:sz w:val="36"/>
          <w:szCs w:val="36"/>
          <w:lang w:bidi="hi-IN"/>
        </w:rPr>
        <w:tab/>
        <w:t>, caq mEq &gt;</w:t>
      </w:r>
      <w:r w:rsidRPr="0060360F">
        <w:rPr>
          <w:rFonts w:ascii="Arial" w:hAnsi="Arial" w:cs="Arial"/>
          <w:color w:val="000000"/>
          <w:sz w:val="36"/>
          <w:szCs w:val="36"/>
          <w:lang w:bidi="hi-IN"/>
        </w:rPr>
        <w:tab/>
        <w:t xml:space="preserve"> </w:t>
      </w:r>
      <w:r w:rsidRPr="0060360F">
        <w:rPr>
          <w:rFonts w:ascii="Arial" w:hAnsi="Arial" w:cs="Arial"/>
          <w:color w:val="000000"/>
          <w:sz w:val="36"/>
          <w:szCs w:val="36"/>
          <w:lang w:bidi="hi-IN"/>
        </w:rPr>
        <w:tab/>
        <w:t xml:space="preserve">   </w:t>
      </w:r>
    </w:p>
    <w:p w14:paraId="5556F574"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proofErr w:type="gramStart"/>
      <w:r w:rsidRPr="0060360F">
        <w:rPr>
          <w:rFonts w:ascii="Arial" w:hAnsi="Arial" w:cs="Arial"/>
          <w:color w:val="000000"/>
          <w:sz w:val="36"/>
          <w:szCs w:val="36"/>
          <w:lang w:bidi="hi-IN"/>
        </w:rPr>
        <w:t>mEq</w:t>
      </w:r>
      <w:proofErr w:type="gramEnd"/>
      <w:r w:rsidRPr="0060360F">
        <w:rPr>
          <w:rFonts w:ascii="Arial" w:hAnsi="Arial" w:cs="Arial"/>
          <w:color w:val="000000"/>
          <w:sz w:val="36"/>
          <w:szCs w:val="36"/>
          <w:lang w:bidi="hi-IN"/>
        </w:rPr>
        <w:t xml:space="preserve"> vaqsaqtiH,vaqsaqtiSca#</w:t>
      </w:r>
      <w:r w:rsidRPr="0060360F">
        <w:rPr>
          <w:rFonts w:ascii="Arial" w:hAnsi="Arial" w:cs="Arial"/>
          <w:color w:val="000000"/>
          <w:sz w:val="36"/>
          <w:szCs w:val="36"/>
          <w:lang w:bidi="hi-IN"/>
        </w:rPr>
        <w:tab/>
        <w:t xml:space="preserve">   </w:t>
      </w:r>
    </w:p>
    <w:p w14:paraId="04133351"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r w:rsidRPr="0060360F">
        <w:rPr>
          <w:rFonts w:ascii="Arial" w:hAnsi="Arial" w:cs="Arial"/>
          <w:color w:val="000000"/>
          <w:sz w:val="36"/>
          <w:szCs w:val="36"/>
          <w:lang w:bidi="hi-IN"/>
        </w:rPr>
        <w:t>caq mEq &gt;,</w:t>
      </w:r>
      <w:r w:rsidRPr="0060360F">
        <w:rPr>
          <w:rFonts w:ascii="Arial" w:hAnsi="Arial" w:cs="Arial"/>
          <w:color w:val="000000"/>
          <w:sz w:val="36"/>
          <w:szCs w:val="36"/>
          <w:lang w:bidi="hi-IN"/>
        </w:rPr>
        <w:tab/>
        <w:t xml:space="preserve">mEq karma# </w:t>
      </w:r>
      <w:r w:rsidRPr="0060360F">
        <w:rPr>
          <w:rFonts w:ascii="Arial" w:hAnsi="Arial" w:cs="Arial"/>
          <w:color w:val="000000"/>
          <w:sz w:val="36"/>
          <w:szCs w:val="36"/>
          <w:lang w:bidi="hi-IN"/>
        </w:rPr>
        <w:tab/>
        <w:t xml:space="preserve"> </w:t>
      </w:r>
      <w:r w:rsidRPr="0060360F">
        <w:rPr>
          <w:rFonts w:ascii="Arial" w:hAnsi="Arial" w:cs="Arial"/>
          <w:color w:val="000000"/>
          <w:sz w:val="36"/>
          <w:szCs w:val="36"/>
          <w:lang w:bidi="hi-IN"/>
        </w:rPr>
        <w:tab/>
        <w:t xml:space="preserve">   </w:t>
      </w:r>
    </w:p>
    <w:p w14:paraId="6FA46B89"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proofErr w:type="gramStart"/>
      <w:r w:rsidRPr="0060360F">
        <w:rPr>
          <w:rFonts w:ascii="Arial" w:hAnsi="Arial" w:cs="Arial"/>
          <w:color w:val="000000"/>
          <w:sz w:val="36"/>
          <w:szCs w:val="36"/>
          <w:lang w:bidi="hi-IN"/>
        </w:rPr>
        <w:t>karma</w:t>
      </w:r>
      <w:proofErr w:type="gramEnd"/>
      <w:r w:rsidRPr="0060360F">
        <w:rPr>
          <w:rFonts w:ascii="Arial" w:hAnsi="Arial" w:cs="Arial"/>
          <w:color w:val="000000"/>
          <w:sz w:val="36"/>
          <w:szCs w:val="36"/>
          <w:lang w:bidi="hi-IN"/>
        </w:rPr>
        <w:t># ca,caq mEq &gt;</w:t>
      </w:r>
      <w:r w:rsidRPr="0060360F">
        <w:rPr>
          <w:rFonts w:ascii="Arial" w:hAnsi="Arial" w:cs="Arial"/>
          <w:color w:val="000000"/>
          <w:sz w:val="36"/>
          <w:szCs w:val="36"/>
          <w:lang w:bidi="hi-IN"/>
        </w:rPr>
        <w:tab/>
        <w:t xml:space="preserve"> </w:t>
      </w:r>
      <w:r w:rsidRPr="0060360F">
        <w:rPr>
          <w:rFonts w:ascii="Arial" w:hAnsi="Arial" w:cs="Arial"/>
          <w:color w:val="000000"/>
          <w:sz w:val="36"/>
          <w:szCs w:val="36"/>
          <w:lang w:bidi="hi-IN"/>
        </w:rPr>
        <w:tab/>
        <w:t xml:space="preserve">   </w:t>
      </w:r>
    </w:p>
    <w:p w14:paraId="11BE610E"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proofErr w:type="gramStart"/>
      <w:r w:rsidRPr="0060360F">
        <w:rPr>
          <w:rFonts w:ascii="Arial" w:hAnsi="Arial" w:cs="Arial"/>
          <w:color w:val="000000"/>
          <w:sz w:val="36"/>
          <w:szCs w:val="36"/>
          <w:lang w:bidi="hi-IN"/>
        </w:rPr>
        <w:t>mEq</w:t>
      </w:r>
      <w:proofErr w:type="gramEnd"/>
      <w:r w:rsidRPr="0060360F">
        <w:rPr>
          <w:rFonts w:ascii="Arial" w:hAnsi="Arial" w:cs="Arial"/>
          <w:color w:val="000000"/>
          <w:sz w:val="36"/>
          <w:szCs w:val="36"/>
          <w:lang w:bidi="hi-IN"/>
        </w:rPr>
        <w:t xml:space="preserve"> Sakti#H,Sakti#Sca</w:t>
      </w:r>
      <w:r w:rsidRPr="0060360F">
        <w:rPr>
          <w:rFonts w:ascii="Arial" w:hAnsi="Arial" w:cs="Arial"/>
          <w:color w:val="000000"/>
          <w:sz w:val="36"/>
          <w:szCs w:val="36"/>
          <w:lang w:bidi="hi-IN"/>
        </w:rPr>
        <w:tab/>
        <w:t xml:space="preserve">   </w:t>
      </w:r>
    </w:p>
    <w:p w14:paraId="4F9E1A58"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r w:rsidRPr="0060360F">
        <w:rPr>
          <w:rFonts w:ascii="Arial" w:hAnsi="Arial" w:cs="Arial"/>
          <w:color w:val="000000"/>
          <w:sz w:val="36"/>
          <w:szCs w:val="36"/>
          <w:lang w:bidi="hi-IN"/>
        </w:rPr>
        <w:t>caq mEq &gt;,</w:t>
      </w:r>
      <w:r w:rsidRPr="0060360F">
        <w:rPr>
          <w:rFonts w:ascii="Arial" w:hAnsi="Arial" w:cs="Arial"/>
          <w:color w:val="000000"/>
          <w:sz w:val="36"/>
          <w:szCs w:val="36"/>
          <w:lang w:bidi="hi-IN"/>
        </w:rPr>
        <w:tab/>
        <w:t>mE&amp;rttha#H</w:t>
      </w:r>
      <w:r w:rsidRPr="0060360F">
        <w:rPr>
          <w:rFonts w:ascii="Arial" w:hAnsi="Arial" w:cs="Arial"/>
          <w:color w:val="000000"/>
          <w:sz w:val="36"/>
          <w:szCs w:val="36"/>
          <w:lang w:bidi="hi-IN"/>
        </w:rPr>
        <w:tab/>
        <w:t xml:space="preserve"> </w:t>
      </w:r>
      <w:r w:rsidRPr="0060360F">
        <w:rPr>
          <w:rFonts w:ascii="Arial" w:hAnsi="Arial" w:cs="Arial"/>
          <w:color w:val="000000"/>
          <w:sz w:val="36"/>
          <w:szCs w:val="36"/>
          <w:lang w:bidi="hi-IN"/>
        </w:rPr>
        <w:tab/>
        <w:t xml:space="preserve">   </w:t>
      </w:r>
    </w:p>
    <w:p w14:paraId="7F658E03"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r w:rsidRPr="0060360F">
        <w:rPr>
          <w:rFonts w:ascii="Arial" w:hAnsi="Arial" w:cs="Arial"/>
          <w:color w:val="000000"/>
          <w:sz w:val="36"/>
          <w:szCs w:val="36"/>
          <w:lang w:bidi="hi-IN"/>
        </w:rPr>
        <w:t>arttha#Sca,</w:t>
      </w:r>
      <w:r w:rsidRPr="0060360F">
        <w:rPr>
          <w:rFonts w:ascii="Arial" w:hAnsi="Arial" w:cs="Arial"/>
          <w:color w:val="000000"/>
          <w:sz w:val="36"/>
          <w:szCs w:val="36"/>
          <w:lang w:bidi="hi-IN"/>
        </w:rPr>
        <w:tab/>
        <w:t>caq mEq &gt;</w:t>
      </w:r>
      <w:r w:rsidRPr="0060360F">
        <w:rPr>
          <w:rFonts w:ascii="Arial" w:hAnsi="Arial" w:cs="Arial"/>
          <w:color w:val="000000"/>
          <w:sz w:val="36"/>
          <w:szCs w:val="36"/>
          <w:lang w:bidi="hi-IN"/>
        </w:rPr>
        <w:tab/>
        <w:t xml:space="preserve"> </w:t>
      </w:r>
      <w:r w:rsidRPr="0060360F">
        <w:rPr>
          <w:rFonts w:ascii="Arial" w:hAnsi="Arial" w:cs="Arial"/>
          <w:color w:val="000000"/>
          <w:sz w:val="36"/>
          <w:szCs w:val="36"/>
          <w:lang w:bidi="hi-IN"/>
        </w:rPr>
        <w:tab/>
        <w:t xml:space="preserve">   </w:t>
      </w:r>
    </w:p>
    <w:p w14:paraId="76060671"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proofErr w:type="gramStart"/>
      <w:r w:rsidRPr="0060360F">
        <w:rPr>
          <w:rFonts w:ascii="Arial" w:hAnsi="Arial" w:cs="Arial"/>
          <w:color w:val="000000"/>
          <w:sz w:val="36"/>
          <w:szCs w:val="36"/>
          <w:lang w:bidi="hi-IN"/>
        </w:rPr>
        <w:t>maq</w:t>
      </w:r>
      <w:proofErr w:type="gramEnd"/>
      <w:r w:rsidRPr="0060360F">
        <w:rPr>
          <w:rFonts w:ascii="Arial" w:hAnsi="Arial" w:cs="Arial"/>
          <w:color w:val="000000"/>
          <w:sz w:val="36"/>
          <w:szCs w:val="36"/>
          <w:lang w:bidi="hi-IN"/>
        </w:rPr>
        <w:t xml:space="preserve"> Ema#H,Ema#Sca</w:t>
      </w:r>
      <w:r w:rsidRPr="0060360F">
        <w:rPr>
          <w:rFonts w:ascii="Arial" w:hAnsi="Arial" w:cs="Arial"/>
          <w:color w:val="000000"/>
          <w:sz w:val="36"/>
          <w:szCs w:val="36"/>
          <w:lang w:bidi="hi-IN"/>
        </w:rPr>
        <w:tab/>
        <w:t xml:space="preserve">   </w:t>
      </w:r>
    </w:p>
    <w:p w14:paraId="603218E8"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r w:rsidRPr="0060360F">
        <w:rPr>
          <w:rFonts w:ascii="Arial" w:hAnsi="Arial" w:cs="Arial"/>
          <w:color w:val="000000"/>
          <w:sz w:val="36"/>
          <w:szCs w:val="36"/>
          <w:lang w:bidi="hi-IN"/>
        </w:rPr>
        <w:t>caq mEq &gt;,</w:t>
      </w:r>
      <w:r w:rsidRPr="0060360F">
        <w:rPr>
          <w:rFonts w:ascii="Arial" w:hAnsi="Arial" w:cs="Arial"/>
          <w:color w:val="000000"/>
          <w:sz w:val="36"/>
          <w:szCs w:val="36"/>
          <w:lang w:bidi="hi-IN"/>
        </w:rPr>
        <w:tab/>
        <w:t>maq iti#H</w:t>
      </w:r>
      <w:r w:rsidRPr="0060360F">
        <w:rPr>
          <w:rFonts w:ascii="Arial" w:hAnsi="Arial" w:cs="Arial"/>
          <w:color w:val="000000"/>
          <w:sz w:val="36"/>
          <w:szCs w:val="36"/>
          <w:lang w:bidi="hi-IN"/>
        </w:rPr>
        <w:tab/>
        <w:t xml:space="preserve"> </w:t>
      </w:r>
      <w:r w:rsidRPr="0060360F">
        <w:rPr>
          <w:rFonts w:ascii="Arial" w:hAnsi="Arial" w:cs="Arial"/>
          <w:color w:val="000000"/>
          <w:sz w:val="36"/>
          <w:szCs w:val="36"/>
          <w:lang w:bidi="hi-IN"/>
        </w:rPr>
        <w:tab/>
        <w:t xml:space="preserve">   </w:t>
      </w:r>
    </w:p>
    <w:p w14:paraId="7CF25FDC"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proofErr w:type="gramStart"/>
      <w:r w:rsidRPr="0060360F">
        <w:rPr>
          <w:rFonts w:ascii="Arial" w:hAnsi="Arial" w:cs="Arial"/>
          <w:color w:val="000000"/>
          <w:sz w:val="36"/>
          <w:szCs w:val="36"/>
          <w:lang w:bidi="hi-IN"/>
        </w:rPr>
        <w:t>iti#</w:t>
      </w:r>
      <w:proofErr w:type="gramEnd"/>
      <w:r w:rsidRPr="0060360F">
        <w:rPr>
          <w:rFonts w:ascii="Arial" w:hAnsi="Arial" w:cs="Arial"/>
          <w:color w:val="000000"/>
          <w:sz w:val="36"/>
          <w:szCs w:val="36"/>
          <w:lang w:bidi="hi-IN"/>
        </w:rPr>
        <w:t>Sca,caq mEq &gt;</w:t>
      </w:r>
      <w:r w:rsidRPr="0060360F">
        <w:rPr>
          <w:rFonts w:ascii="Arial" w:hAnsi="Arial" w:cs="Arial"/>
          <w:color w:val="000000"/>
          <w:sz w:val="36"/>
          <w:szCs w:val="36"/>
          <w:lang w:bidi="hi-IN"/>
        </w:rPr>
        <w:tab/>
        <w:t xml:space="preserve"> </w:t>
      </w:r>
      <w:r w:rsidRPr="0060360F">
        <w:rPr>
          <w:rFonts w:ascii="Arial" w:hAnsi="Arial" w:cs="Arial"/>
          <w:color w:val="000000"/>
          <w:sz w:val="36"/>
          <w:szCs w:val="36"/>
          <w:lang w:bidi="hi-IN"/>
        </w:rPr>
        <w:tab/>
        <w:t xml:space="preserve">   </w:t>
      </w:r>
    </w:p>
    <w:p w14:paraId="7954641E" w14:textId="77777777" w:rsidR="0060360F" w:rsidRPr="0060360F" w:rsidRDefault="0060360F" w:rsidP="0060360F">
      <w:pPr>
        <w:autoSpaceDE w:val="0"/>
        <w:autoSpaceDN w:val="0"/>
        <w:adjustRightInd w:val="0"/>
        <w:spacing w:after="0" w:line="240" w:lineRule="auto"/>
        <w:rPr>
          <w:rFonts w:ascii="Arial" w:hAnsi="Arial" w:cs="Arial"/>
          <w:color w:val="000000"/>
          <w:sz w:val="36"/>
          <w:szCs w:val="36"/>
          <w:lang w:bidi="hi-IN"/>
        </w:rPr>
      </w:pPr>
      <w:proofErr w:type="gramStart"/>
      <w:r w:rsidRPr="0060360F">
        <w:rPr>
          <w:rFonts w:ascii="Arial" w:hAnsi="Arial" w:cs="Arial"/>
          <w:color w:val="000000"/>
          <w:sz w:val="36"/>
          <w:szCs w:val="36"/>
          <w:lang w:bidi="hi-IN"/>
        </w:rPr>
        <w:t>mEq</w:t>
      </w:r>
      <w:proofErr w:type="gramEnd"/>
      <w:r w:rsidRPr="0060360F">
        <w:rPr>
          <w:rFonts w:ascii="Arial" w:hAnsi="Arial" w:cs="Arial"/>
          <w:color w:val="000000"/>
          <w:sz w:val="36"/>
          <w:szCs w:val="36"/>
          <w:lang w:bidi="hi-IN"/>
        </w:rPr>
        <w:t xml:space="preserve"> gati#H,gati#Sca</w:t>
      </w:r>
      <w:r w:rsidRPr="0060360F">
        <w:rPr>
          <w:rFonts w:ascii="Arial" w:hAnsi="Arial" w:cs="Arial"/>
          <w:color w:val="000000"/>
          <w:sz w:val="36"/>
          <w:szCs w:val="36"/>
          <w:lang w:bidi="hi-IN"/>
        </w:rPr>
        <w:tab/>
        <w:t xml:space="preserve">   </w:t>
      </w:r>
    </w:p>
    <w:p w14:paraId="6C0FAE9B" w14:textId="3591D400" w:rsidR="00D91D60" w:rsidRDefault="0060360F" w:rsidP="0060360F">
      <w:pPr>
        <w:autoSpaceDE w:val="0"/>
        <w:autoSpaceDN w:val="0"/>
        <w:adjustRightInd w:val="0"/>
        <w:spacing w:after="0" w:line="240" w:lineRule="auto"/>
        <w:rPr>
          <w:rFonts w:ascii="Arial" w:hAnsi="Arial" w:cs="Arial"/>
          <w:color w:val="000000"/>
          <w:sz w:val="36"/>
          <w:szCs w:val="36"/>
          <w:lang w:bidi="hi-IN"/>
        </w:rPr>
      </w:pPr>
      <w:r w:rsidRPr="0060360F">
        <w:rPr>
          <w:rFonts w:ascii="Arial" w:hAnsi="Arial" w:cs="Arial"/>
          <w:color w:val="000000"/>
          <w:sz w:val="36"/>
          <w:szCs w:val="36"/>
          <w:lang w:bidi="hi-IN"/>
        </w:rPr>
        <w:t>caq mEq &gt;,</w:t>
      </w:r>
      <w:r w:rsidRPr="0060360F">
        <w:rPr>
          <w:rFonts w:ascii="Arial" w:hAnsi="Arial" w:cs="Arial"/>
          <w:color w:val="000000"/>
          <w:sz w:val="36"/>
          <w:szCs w:val="36"/>
          <w:lang w:bidi="hi-IN"/>
        </w:rPr>
        <w:tab/>
        <w:t>maq iti# mE</w:t>
      </w:r>
      <w:r w:rsidRPr="0060360F">
        <w:rPr>
          <w:rFonts w:ascii="Arial" w:hAnsi="Arial" w:cs="Arial"/>
          <w:color w:val="000000"/>
          <w:sz w:val="36"/>
          <w:szCs w:val="36"/>
          <w:lang w:bidi="hi-IN"/>
        </w:rPr>
        <w:tab/>
      </w:r>
    </w:p>
    <w:p w14:paraId="2142C356" w14:textId="497EB8D3" w:rsidR="00AC2BEC" w:rsidRDefault="00AC2BEC" w:rsidP="0060360F">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
    <w:p w14:paraId="30AA5AA2" w14:textId="11C48FE4" w:rsidR="00D91D60" w:rsidRPr="00AC2BEC" w:rsidRDefault="00180A34" w:rsidP="00D91D60">
      <w:pPr>
        <w:autoSpaceDE w:val="0"/>
        <w:autoSpaceDN w:val="0"/>
        <w:adjustRightInd w:val="0"/>
        <w:spacing w:after="0" w:line="240" w:lineRule="auto"/>
        <w:rPr>
          <w:rFonts w:ascii="Arial" w:hAnsi="Arial" w:cs="Arial"/>
          <w:b/>
          <w:bCs/>
          <w:color w:val="000000"/>
          <w:sz w:val="36"/>
          <w:szCs w:val="36"/>
          <w:lang w:bidi="hi-IN"/>
        </w:rPr>
      </w:pPr>
      <w:proofErr w:type="gramStart"/>
      <w:r w:rsidRPr="00AC2BEC">
        <w:rPr>
          <w:rFonts w:ascii="Arial" w:hAnsi="Arial" w:cs="Arial"/>
          <w:b/>
          <w:bCs/>
          <w:color w:val="000000"/>
          <w:sz w:val="36"/>
          <w:szCs w:val="36"/>
          <w:lang w:bidi="hi-IN"/>
        </w:rPr>
        <w:t xml:space="preserve">17.6 </w:t>
      </w:r>
      <w:r w:rsidR="00D91D60" w:rsidRPr="00AC2BEC">
        <w:rPr>
          <w:rFonts w:ascii="Arial" w:hAnsi="Arial" w:cs="Arial"/>
          <w:b/>
          <w:bCs/>
          <w:color w:val="000000"/>
          <w:sz w:val="36"/>
          <w:szCs w:val="36"/>
          <w:lang w:bidi="hi-IN"/>
        </w:rPr>
        <w:t xml:space="preserve"> SrI</w:t>
      </w:r>
      <w:proofErr w:type="gramEnd"/>
      <w:r w:rsidR="00D91D60" w:rsidRPr="00AC2BEC">
        <w:rPr>
          <w:rFonts w:ascii="Arial" w:hAnsi="Arial" w:cs="Arial"/>
          <w:b/>
          <w:bCs/>
          <w:color w:val="000000"/>
          <w:sz w:val="36"/>
          <w:szCs w:val="36"/>
          <w:lang w:bidi="hi-IN"/>
        </w:rPr>
        <w:t xml:space="preserve"> camakaH kramaH - ShaShTh</w:t>
      </w:r>
      <w:r w:rsidR="00665208" w:rsidRPr="00AC2BEC">
        <w:rPr>
          <w:rFonts w:ascii="Arial" w:hAnsi="Arial" w:cs="Arial"/>
          <w:b/>
          <w:bCs/>
          <w:color w:val="000000"/>
          <w:sz w:val="36"/>
          <w:szCs w:val="36"/>
          <w:lang w:bidi="hi-IN"/>
        </w:rPr>
        <w:t>O</w:t>
      </w:r>
      <w:r w:rsidR="00D91D60" w:rsidRPr="00AC2BEC">
        <w:rPr>
          <w:rFonts w:ascii="Arial" w:hAnsi="Arial" w:cs="Arial"/>
          <w:b/>
          <w:bCs/>
          <w:color w:val="000000"/>
          <w:sz w:val="36"/>
          <w:szCs w:val="36"/>
          <w:lang w:bidi="hi-IN"/>
        </w:rPr>
        <w:t xml:space="preserve"> &amp;nuvAkaH</w:t>
      </w:r>
    </w:p>
    <w:p w14:paraId="1969D9D3" w14:textId="77777777" w:rsidR="0060360F" w:rsidRDefault="0060360F" w:rsidP="00D91D60">
      <w:pPr>
        <w:autoSpaceDE w:val="0"/>
        <w:autoSpaceDN w:val="0"/>
        <w:adjustRightInd w:val="0"/>
        <w:spacing w:after="0" w:line="240" w:lineRule="auto"/>
        <w:rPr>
          <w:rFonts w:ascii="Arial" w:hAnsi="Arial" w:cs="Arial"/>
          <w:color w:val="000000"/>
          <w:sz w:val="36"/>
          <w:szCs w:val="36"/>
          <w:lang w:bidi="hi-IN"/>
        </w:rPr>
      </w:pPr>
    </w:p>
    <w:p w14:paraId="05BE59C7"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proofErr w:type="gramStart"/>
      <w:r w:rsidRPr="0079303A">
        <w:rPr>
          <w:rFonts w:ascii="Arial" w:hAnsi="Arial" w:cs="Arial"/>
          <w:color w:val="000000"/>
          <w:sz w:val="36"/>
          <w:szCs w:val="36"/>
          <w:lang w:bidi="hi-IN"/>
        </w:rPr>
        <w:t>aqgniSca</w:t>
      </w:r>
      <w:proofErr w:type="gramEnd"/>
      <w:r w:rsidRPr="0079303A">
        <w:rPr>
          <w:rFonts w:ascii="Arial" w:hAnsi="Arial" w:cs="Arial"/>
          <w:color w:val="000000"/>
          <w:sz w:val="36"/>
          <w:szCs w:val="36"/>
          <w:lang w:bidi="hi-IN"/>
        </w:rPr>
        <w:t>#,caq mEq &gt;</w:t>
      </w:r>
      <w:r w:rsidRPr="0079303A">
        <w:rPr>
          <w:rFonts w:ascii="Arial" w:hAnsi="Arial" w:cs="Arial"/>
          <w:color w:val="000000"/>
          <w:sz w:val="36"/>
          <w:szCs w:val="36"/>
          <w:lang w:bidi="hi-IN"/>
        </w:rPr>
        <w:tab/>
        <w:t xml:space="preserve"> </w:t>
      </w:r>
    </w:p>
    <w:p w14:paraId="7286DDB0"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proofErr w:type="gramStart"/>
      <w:r w:rsidRPr="0079303A">
        <w:rPr>
          <w:rFonts w:ascii="Arial" w:hAnsi="Arial" w:cs="Arial"/>
          <w:color w:val="000000"/>
          <w:sz w:val="36"/>
          <w:szCs w:val="36"/>
          <w:lang w:bidi="hi-IN"/>
        </w:rPr>
        <w:t>maq</w:t>
      </w:r>
      <w:proofErr w:type="gramEnd"/>
      <w:r w:rsidRPr="0079303A">
        <w:rPr>
          <w:rFonts w:ascii="Arial" w:hAnsi="Arial" w:cs="Arial"/>
          <w:color w:val="000000"/>
          <w:sz w:val="36"/>
          <w:szCs w:val="36"/>
          <w:lang w:bidi="hi-IN"/>
        </w:rPr>
        <w:t xml:space="preserve"> indra#H,indra#Sca</w:t>
      </w:r>
      <w:r w:rsidRPr="0079303A">
        <w:rPr>
          <w:rFonts w:ascii="Arial" w:hAnsi="Arial" w:cs="Arial"/>
          <w:color w:val="000000"/>
          <w:sz w:val="36"/>
          <w:szCs w:val="36"/>
          <w:lang w:bidi="hi-IN"/>
        </w:rPr>
        <w:tab/>
        <w:t xml:space="preserve">   </w:t>
      </w:r>
    </w:p>
    <w:p w14:paraId="3AF3A432"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r w:rsidRPr="0079303A">
        <w:rPr>
          <w:rFonts w:ascii="Arial" w:hAnsi="Arial" w:cs="Arial"/>
          <w:color w:val="000000"/>
          <w:sz w:val="36"/>
          <w:szCs w:val="36"/>
          <w:lang w:bidi="hi-IN"/>
        </w:rPr>
        <w:t>caq mEq &gt;,</w:t>
      </w:r>
      <w:r w:rsidRPr="0079303A">
        <w:rPr>
          <w:rFonts w:ascii="Arial" w:hAnsi="Arial" w:cs="Arial"/>
          <w:color w:val="000000"/>
          <w:sz w:val="36"/>
          <w:szCs w:val="36"/>
          <w:lang w:bidi="hi-IN"/>
        </w:rPr>
        <w:tab/>
        <w:t>mEq sOma#H</w:t>
      </w:r>
      <w:r w:rsidRPr="0079303A">
        <w:rPr>
          <w:rFonts w:ascii="Arial" w:hAnsi="Arial" w:cs="Arial"/>
          <w:color w:val="000000"/>
          <w:sz w:val="36"/>
          <w:szCs w:val="36"/>
          <w:lang w:bidi="hi-IN"/>
        </w:rPr>
        <w:tab/>
        <w:t xml:space="preserve"> </w:t>
      </w:r>
      <w:r w:rsidRPr="0079303A">
        <w:rPr>
          <w:rFonts w:ascii="Arial" w:hAnsi="Arial" w:cs="Arial"/>
          <w:color w:val="000000"/>
          <w:sz w:val="36"/>
          <w:szCs w:val="36"/>
          <w:lang w:bidi="hi-IN"/>
        </w:rPr>
        <w:tab/>
        <w:t xml:space="preserve">   </w:t>
      </w:r>
    </w:p>
    <w:p w14:paraId="2FEEE45D"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proofErr w:type="gramStart"/>
      <w:r w:rsidRPr="0079303A">
        <w:rPr>
          <w:rFonts w:ascii="Arial" w:hAnsi="Arial" w:cs="Arial"/>
          <w:color w:val="000000"/>
          <w:sz w:val="36"/>
          <w:szCs w:val="36"/>
          <w:lang w:bidi="hi-IN"/>
        </w:rPr>
        <w:t>sOma#</w:t>
      </w:r>
      <w:proofErr w:type="gramEnd"/>
      <w:r w:rsidRPr="0079303A">
        <w:rPr>
          <w:rFonts w:ascii="Arial" w:hAnsi="Arial" w:cs="Arial"/>
          <w:color w:val="000000"/>
          <w:sz w:val="36"/>
          <w:szCs w:val="36"/>
          <w:lang w:bidi="hi-IN"/>
        </w:rPr>
        <w:t>Sca,caq mEq &gt;</w:t>
      </w:r>
      <w:r w:rsidRPr="0079303A">
        <w:rPr>
          <w:rFonts w:ascii="Arial" w:hAnsi="Arial" w:cs="Arial"/>
          <w:color w:val="000000"/>
          <w:sz w:val="36"/>
          <w:szCs w:val="36"/>
          <w:lang w:bidi="hi-IN"/>
        </w:rPr>
        <w:tab/>
        <w:t xml:space="preserve"> </w:t>
      </w:r>
      <w:r w:rsidRPr="0079303A">
        <w:rPr>
          <w:rFonts w:ascii="Arial" w:hAnsi="Arial" w:cs="Arial"/>
          <w:color w:val="000000"/>
          <w:sz w:val="36"/>
          <w:szCs w:val="36"/>
          <w:lang w:bidi="hi-IN"/>
        </w:rPr>
        <w:tab/>
        <w:t xml:space="preserve">   </w:t>
      </w:r>
    </w:p>
    <w:p w14:paraId="7ABB8139"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proofErr w:type="gramStart"/>
      <w:r w:rsidRPr="0079303A">
        <w:rPr>
          <w:rFonts w:ascii="Arial" w:hAnsi="Arial" w:cs="Arial"/>
          <w:color w:val="000000"/>
          <w:sz w:val="36"/>
          <w:szCs w:val="36"/>
          <w:lang w:bidi="hi-IN"/>
        </w:rPr>
        <w:t>maq</w:t>
      </w:r>
      <w:proofErr w:type="gramEnd"/>
      <w:r w:rsidRPr="0079303A">
        <w:rPr>
          <w:rFonts w:ascii="Arial" w:hAnsi="Arial" w:cs="Arial"/>
          <w:color w:val="000000"/>
          <w:sz w:val="36"/>
          <w:szCs w:val="36"/>
          <w:lang w:bidi="hi-IN"/>
        </w:rPr>
        <w:t xml:space="preserve"> indra#H ,</w:t>
      </w:r>
      <w:r w:rsidRPr="0079303A">
        <w:rPr>
          <w:rFonts w:ascii="Arial" w:hAnsi="Arial" w:cs="Arial"/>
          <w:color w:val="000000"/>
          <w:sz w:val="36"/>
          <w:szCs w:val="36"/>
          <w:lang w:bidi="hi-IN"/>
        </w:rPr>
        <w:tab/>
        <w:t>indra#Sca</w:t>
      </w:r>
      <w:r w:rsidRPr="0079303A">
        <w:rPr>
          <w:rFonts w:ascii="Arial" w:hAnsi="Arial" w:cs="Arial"/>
          <w:color w:val="000000"/>
          <w:sz w:val="36"/>
          <w:szCs w:val="36"/>
          <w:lang w:bidi="hi-IN"/>
        </w:rPr>
        <w:tab/>
        <w:t xml:space="preserve">   </w:t>
      </w:r>
    </w:p>
    <w:p w14:paraId="065965D1"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r w:rsidRPr="0079303A">
        <w:rPr>
          <w:rFonts w:ascii="Arial" w:hAnsi="Arial" w:cs="Arial"/>
          <w:color w:val="000000"/>
          <w:sz w:val="36"/>
          <w:szCs w:val="36"/>
          <w:lang w:bidi="hi-IN"/>
        </w:rPr>
        <w:t>caq mEq &gt;,</w:t>
      </w:r>
      <w:r w:rsidRPr="0079303A">
        <w:rPr>
          <w:rFonts w:ascii="Arial" w:hAnsi="Arial" w:cs="Arial"/>
          <w:color w:val="000000"/>
          <w:sz w:val="36"/>
          <w:szCs w:val="36"/>
          <w:lang w:bidi="hi-IN"/>
        </w:rPr>
        <w:tab/>
        <w:t>mEq saqviqtA</w:t>
      </w:r>
      <w:r w:rsidRPr="0079303A">
        <w:rPr>
          <w:rFonts w:ascii="Arial" w:hAnsi="Arial" w:cs="Arial"/>
          <w:color w:val="000000"/>
          <w:sz w:val="36"/>
          <w:szCs w:val="36"/>
          <w:lang w:bidi="hi-IN"/>
        </w:rPr>
        <w:tab/>
        <w:t xml:space="preserve">    </w:t>
      </w:r>
    </w:p>
    <w:p w14:paraId="2EA3AB04"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proofErr w:type="gramStart"/>
      <w:r w:rsidRPr="0079303A">
        <w:rPr>
          <w:rFonts w:ascii="Arial" w:hAnsi="Arial" w:cs="Arial"/>
          <w:color w:val="000000"/>
          <w:sz w:val="36"/>
          <w:szCs w:val="36"/>
          <w:lang w:bidi="hi-IN"/>
        </w:rPr>
        <w:t>saqviqtA</w:t>
      </w:r>
      <w:proofErr w:type="gramEnd"/>
      <w:r w:rsidRPr="0079303A">
        <w:rPr>
          <w:rFonts w:ascii="Arial" w:hAnsi="Arial" w:cs="Arial"/>
          <w:color w:val="000000"/>
          <w:sz w:val="36"/>
          <w:szCs w:val="36"/>
          <w:lang w:bidi="hi-IN"/>
        </w:rPr>
        <w:t xml:space="preserve"> ca# ,caq mEq &gt;</w:t>
      </w:r>
      <w:r w:rsidRPr="0079303A">
        <w:rPr>
          <w:rFonts w:ascii="Arial" w:hAnsi="Arial" w:cs="Arial"/>
          <w:color w:val="000000"/>
          <w:sz w:val="36"/>
          <w:szCs w:val="36"/>
          <w:lang w:bidi="hi-IN"/>
        </w:rPr>
        <w:tab/>
        <w:t xml:space="preserve"> </w:t>
      </w:r>
      <w:r w:rsidRPr="0079303A">
        <w:rPr>
          <w:rFonts w:ascii="Arial" w:hAnsi="Arial" w:cs="Arial"/>
          <w:color w:val="000000"/>
          <w:sz w:val="36"/>
          <w:szCs w:val="36"/>
          <w:lang w:bidi="hi-IN"/>
        </w:rPr>
        <w:tab/>
        <w:t xml:space="preserve">   </w:t>
      </w:r>
    </w:p>
    <w:p w14:paraId="57E472BF"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proofErr w:type="gramStart"/>
      <w:r w:rsidRPr="0079303A">
        <w:rPr>
          <w:rFonts w:ascii="Arial" w:hAnsi="Arial" w:cs="Arial"/>
          <w:color w:val="000000"/>
          <w:sz w:val="36"/>
          <w:szCs w:val="36"/>
          <w:lang w:bidi="hi-IN"/>
        </w:rPr>
        <w:t>maq</w:t>
      </w:r>
      <w:proofErr w:type="gramEnd"/>
      <w:r w:rsidRPr="0079303A">
        <w:rPr>
          <w:rFonts w:ascii="Arial" w:hAnsi="Arial" w:cs="Arial"/>
          <w:color w:val="000000"/>
          <w:sz w:val="36"/>
          <w:szCs w:val="36"/>
          <w:lang w:bidi="hi-IN"/>
        </w:rPr>
        <w:t xml:space="preserve"> indra#H ,</w:t>
      </w:r>
      <w:r w:rsidRPr="0079303A">
        <w:rPr>
          <w:rFonts w:ascii="Arial" w:hAnsi="Arial" w:cs="Arial"/>
          <w:color w:val="000000"/>
          <w:sz w:val="36"/>
          <w:szCs w:val="36"/>
          <w:lang w:bidi="hi-IN"/>
        </w:rPr>
        <w:tab/>
        <w:t>indra#Sca</w:t>
      </w:r>
      <w:r w:rsidRPr="0079303A">
        <w:rPr>
          <w:rFonts w:ascii="Arial" w:hAnsi="Arial" w:cs="Arial"/>
          <w:color w:val="000000"/>
          <w:sz w:val="36"/>
          <w:szCs w:val="36"/>
          <w:lang w:bidi="hi-IN"/>
        </w:rPr>
        <w:tab/>
        <w:t xml:space="preserve">   </w:t>
      </w:r>
    </w:p>
    <w:p w14:paraId="7212EF5D"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r w:rsidRPr="0079303A">
        <w:rPr>
          <w:rFonts w:ascii="Arial" w:hAnsi="Arial" w:cs="Arial"/>
          <w:color w:val="000000"/>
          <w:sz w:val="36"/>
          <w:szCs w:val="36"/>
          <w:lang w:bidi="hi-IN"/>
        </w:rPr>
        <w:t>caq mEq &gt;,</w:t>
      </w:r>
      <w:r w:rsidRPr="0079303A">
        <w:rPr>
          <w:rFonts w:ascii="Arial" w:hAnsi="Arial" w:cs="Arial"/>
          <w:color w:val="000000"/>
          <w:sz w:val="36"/>
          <w:szCs w:val="36"/>
          <w:lang w:bidi="hi-IN"/>
        </w:rPr>
        <w:tab/>
        <w:t xml:space="preserve">mEq sara#svatI </w:t>
      </w:r>
      <w:r w:rsidRPr="0079303A">
        <w:rPr>
          <w:rFonts w:ascii="Arial" w:hAnsi="Arial" w:cs="Arial"/>
          <w:color w:val="000000"/>
          <w:sz w:val="36"/>
          <w:szCs w:val="36"/>
          <w:lang w:bidi="hi-IN"/>
        </w:rPr>
        <w:tab/>
        <w:t xml:space="preserve"> </w:t>
      </w:r>
      <w:r w:rsidRPr="0079303A">
        <w:rPr>
          <w:rFonts w:ascii="Arial" w:hAnsi="Arial" w:cs="Arial"/>
          <w:color w:val="000000"/>
          <w:sz w:val="36"/>
          <w:szCs w:val="36"/>
          <w:lang w:bidi="hi-IN"/>
        </w:rPr>
        <w:tab/>
        <w:t xml:space="preserve">   </w:t>
      </w:r>
    </w:p>
    <w:p w14:paraId="5B75A4CA"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proofErr w:type="gramStart"/>
      <w:r w:rsidRPr="0079303A">
        <w:rPr>
          <w:rFonts w:ascii="Arial" w:hAnsi="Arial" w:cs="Arial"/>
          <w:color w:val="000000"/>
          <w:sz w:val="36"/>
          <w:szCs w:val="36"/>
          <w:lang w:bidi="hi-IN"/>
        </w:rPr>
        <w:t>sara#</w:t>
      </w:r>
      <w:proofErr w:type="gramEnd"/>
      <w:r w:rsidRPr="0079303A">
        <w:rPr>
          <w:rFonts w:ascii="Arial" w:hAnsi="Arial" w:cs="Arial"/>
          <w:color w:val="000000"/>
          <w:sz w:val="36"/>
          <w:szCs w:val="36"/>
          <w:lang w:bidi="hi-IN"/>
        </w:rPr>
        <w:t>svatI ca,caq mEq &gt;</w:t>
      </w:r>
      <w:r w:rsidRPr="0079303A">
        <w:rPr>
          <w:rFonts w:ascii="Arial" w:hAnsi="Arial" w:cs="Arial"/>
          <w:color w:val="000000"/>
          <w:sz w:val="36"/>
          <w:szCs w:val="36"/>
          <w:lang w:bidi="hi-IN"/>
        </w:rPr>
        <w:tab/>
        <w:t xml:space="preserve">   </w:t>
      </w:r>
    </w:p>
    <w:p w14:paraId="4B3FC9B3"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r w:rsidRPr="0079303A">
        <w:rPr>
          <w:rFonts w:ascii="Arial" w:hAnsi="Arial" w:cs="Arial"/>
          <w:color w:val="000000"/>
          <w:sz w:val="36"/>
          <w:szCs w:val="36"/>
          <w:lang w:bidi="hi-IN"/>
        </w:rPr>
        <w:t>maq indra#H,</w:t>
      </w:r>
      <w:r w:rsidRPr="0079303A">
        <w:rPr>
          <w:rFonts w:ascii="Arial" w:hAnsi="Arial" w:cs="Arial"/>
          <w:color w:val="000000"/>
          <w:sz w:val="36"/>
          <w:szCs w:val="36"/>
          <w:lang w:bidi="hi-IN"/>
        </w:rPr>
        <w:tab/>
        <w:t>indra#Sca</w:t>
      </w:r>
      <w:r w:rsidRPr="0079303A">
        <w:rPr>
          <w:rFonts w:ascii="Arial" w:hAnsi="Arial" w:cs="Arial"/>
          <w:color w:val="000000"/>
          <w:sz w:val="36"/>
          <w:szCs w:val="36"/>
          <w:lang w:bidi="hi-IN"/>
        </w:rPr>
        <w:tab/>
        <w:t xml:space="preserve">   </w:t>
      </w:r>
    </w:p>
    <w:p w14:paraId="6929BC94"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r w:rsidRPr="0079303A">
        <w:rPr>
          <w:rFonts w:ascii="Arial" w:hAnsi="Arial" w:cs="Arial"/>
          <w:color w:val="000000"/>
          <w:sz w:val="36"/>
          <w:szCs w:val="36"/>
          <w:lang w:bidi="hi-IN"/>
        </w:rPr>
        <w:lastRenderedPageBreak/>
        <w:t>caq mEq &gt;,</w:t>
      </w:r>
      <w:r w:rsidRPr="0079303A">
        <w:rPr>
          <w:rFonts w:ascii="Arial" w:hAnsi="Arial" w:cs="Arial"/>
          <w:color w:val="000000"/>
          <w:sz w:val="36"/>
          <w:szCs w:val="36"/>
          <w:lang w:bidi="hi-IN"/>
        </w:rPr>
        <w:tab/>
        <w:t xml:space="preserve">mEq pUqShA </w:t>
      </w:r>
      <w:r w:rsidRPr="0079303A">
        <w:rPr>
          <w:rFonts w:ascii="Arial" w:hAnsi="Arial" w:cs="Arial"/>
          <w:color w:val="000000"/>
          <w:sz w:val="36"/>
          <w:szCs w:val="36"/>
          <w:lang w:bidi="hi-IN"/>
        </w:rPr>
        <w:tab/>
        <w:t xml:space="preserve"> </w:t>
      </w:r>
      <w:r w:rsidRPr="0079303A">
        <w:rPr>
          <w:rFonts w:ascii="Arial" w:hAnsi="Arial" w:cs="Arial"/>
          <w:color w:val="000000"/>
          <w:sz w:val="36"/>
          <w:szCs w:val="36"/>
          <w:lang w:bidi="hi-IN"/>
        </w:rPr>
        <w:tab/>
        <w:t xml:space="preserve">   </w:t>
      </w:r>
    </w:p>
    <w:p w14:paraId="013470D5"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proofErr w:type="gramStart"/>
      <w:r w:rsidRPr="0079303A">
        <w:rPr>
          <w:rFonts w:ascii="Arial" w:hAnsi="Arial" w:cs="Arial"/>
          <w:color w:val="000000"/>
          <w:sz w:val="36"/>
          <w:szCs w:val="36"/>
          <w:lang w:bidi="hi-IN"/>
        </w:rPr>
        <w:t>pUqShA</w:t>
      </w:r>
      <w:proofErr w:type="gramEnd"/>
      <w:r w:rsidRPr="0079303A">
        <w:rPr>
          <w:rFonts w:ascii="Arial" w:hAnsi="Arial" w:cs="Arial"/>
          <w:color w:val="000000"/>
          <w:sz w:val="36"/>
          <w:szCs w:val="36"/>
          <w:lang w:bidi="hi-IN"/>
        </w:rPr>
        <w:t xml:space="preserve"> ca#,caq mEq &gt;</w:t>
      </w:r>
      <w:r w:rsidRPr="0079303A">
        <w:rPr>
          <w:rFonts w:ascii="Arial" w:hAnsi="Arial" w:cs="Arial"/>
          <w:color w:val="000000"/>
          <w:sz w:val="36"/>
          <w:szCs w:val="36"/>
          <w:lang w:bidi="hi-IN"/>
        </w:rPr>
        <w:tab/>
        <w:t xml:space="preserve"> </w:t>
      </w:r>
      <w:r w:rsidRPr="0079303A">
        <w:rPr>
          <w:rFonts w:ascii="Arial" w:hAnsi="Arial" w:cs="Arial"/>
          <w:color w:val="000000"/>
          <w:sz w:val="36"/>
          <w:szCs w:val="36"/>
          <w:lang w:bidi="hi-IN"/>
        </w:rPr>
        <w:tab/>
        <w:t xml:space="preserve">   </w:t>
      </w:r>
    </w:p>
    <w:p w14:paraId="53D9408B"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r w:rsidRPr="0079303A">
        <w:rPr>
          <w:rFonts w:ascii="Arial" w:hAnsi="Arial" w:cs="Arial"/>
          <w:color w:val="000000"/>
          <w:sz w:val="36"/>
          <w:szCs w:val="36"/>
          <w:lang w:bidi="hi-IN"/>
        </w:rPr>
        <w:t>maq indra#H,</w:t>
      </w:r>
      <w:r w:rsidRPr="0079303A">
        <w:rPr>
          <w:rFonts w:ascii="Arial" w:hAnsi="Arial" w:cs="Arial"/>
          <w:color w:val="000000"/>
          <w:sz w:val="36"/>
          <w:szCs w:val="36"/>
          <w:lang w:bidi="hi-IN"/>
        </w:rPr>
        <w:tab/>
        <w:t>indra#Sca</w:t>
      </w:r>
      <w:r w:rsidRPr="0079303A">
        <w:rPr>
          <w:rFonts w:ascii="Arial" w:hAnsi="Arial" w:cs="Arial"/>
          <w:color w:val="000000"/>
          <w:sz w:val="36"/>
          <w:szCs w:val="36"/>
          <w:lang w:bidi="hi-IN"/>
        </w:rPr>
        <w:tab/>
        <w:t xml:space="preserve">   </w:t>
      </w:r>
    </w:p>
    <w:p w14:paraId="508DF1EF"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r w:rsidRPr="0079303A">
        <w:rPr>
          <w:rFonts w:ascii="Arial" w:hAnsi="Arial" w:cs="Arial"/>
          <w:color w:val="000000"/>
          <w:sz w:val="36"/>
          <w:szCs w:val="36"/>
          <w:lang w:bidi="hi-IN"/>
        </w:rPr>
        <w:t>caq mEq &gt;,</w:t>
      </w:r>
      <w:r w:rsidRPr="0079303A">
        <w:rPr>
          <w:rFonts w:ascii="Arial" w:hAnsi="Arial" w:cs="Arial"/>
          <w:color w:val="000000"/>
          <w:sz w:val="36"/>
          <w:szCs w:val="36"/>
          <w:lang w:bidi="hi-IN"/>
        </w:rPr>
        <w:tab/>
        <w:t>mEq bRuhaqspati#H</w:t>
      </w:r>
      <w:r w:rsidRPr="0079303A">
        <w:rPr>
          <w:rFonts w:ascii="Arial" w:hAnsi="Arial" w:cs="Arial"/>
          <w:color w:val="000000"/>
          <w:sz w:val="36"/>
          <w:szCs w:val="36"/>
          <w:lang w:bidi="hi-IN"/>
        </w:rPr>
        <w:tab/>
        <w:t xml:space="preserve">   </w:t>
      </w:r>
    </w:p>
    <w:p w14:paraId="7087302B"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proofErr w:type="gramStart"/>
      <w:r w:rsidRPr="0079303A">
        <w:rPr>
          <w:rFonts w:ascii="Arial" w:hAnsi="Arial" w:cs="Arial"/>
          <w:color w:val="000000"/>
          <w:sz w:val="36"/>
          <w:szCs w:val="36"/>
          <w:lang w:bidi="hi-IN"/>
        </w:rPr>
        <w:t>bRuhaqspati#</w:t>
      </w:r>
      <w:proofErr w:type="gramEnd"/>
      <w:r w:rsidRPr="0079303A">
        <w:rPr>
          <w:rFonts w:ascii="Arial" w:hAnsi="Arial" w:cs="Arial"/>
          <w:color w:val="000000"/>
          <w:sz w:val="36"/>
          <w:szCs w:val="36"/>
          <w:lang w:bidi="hi-IN"/>
        </w:rPr>
        <w:t>Sca,caq mEq &gt;</w:t>
      </w:r>
      <w:r w:rsidRPr="0079303A">
        <w:rPr>
          <w:rFonts w:ascii="Arial" w:hAnsi="Arial" w:cs="Arial"/>
          <w:color w:val="000000"/>
          <w:sz w:val="36"/>
          <w:szCs w:val="36"/>
          <w:lang w:bidi="hi-IN"/>
        </w:rPr>
        <w:tab/>
        <w:t xml:space="preserve"> </w:t>
      </w:r>
      <w:r w:rsidRPr="0079303A">
        <w:rPr>
          <w:rFonts w:ascii="Arial" w:hAnsi="Arial" w:cs="Arial"/>
          <w:color w:val="000000"/>
          <w:sz w:val="36"/>
          <w:szCs w:val="36"/>
          <w:lang w:bidi="hi-IN"/>
        </w:rPr>
        <w:tab/>
        <w:t xml:space="preserve">   </w:t>
      </w:r>
    </w:p>
    <w:p w14:paraId="0D4FD35E"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r w:rsidRPr="0079303A">
        <w:rPr>
          <w:rFonts w:ascii="Arial" w:hAnsi="Arial" w:cs="Arial"/>
          <w:color w:val="000000"/>
          <w:sz w:val="36"/>
          <w:szCs w:val="36"/>
          <w:lang w:bidi="hi-IN"/>
        </w:rPr>
        <w:t>maq indra#H,</w:t>
      </w:r>
      <w:r w:rsidRPr="0079303A">
        <w:rPr>
          <w:rFonts w:ascii="Arial" w:hAnsi="Arial" w:cs="Arial"/>
          <w:color w:val="000000"/>
          <w:sz w:val="36"/>
          <w:szCs w:val="36"/>
          <w:lang w:bidi="hi-IN"/>
        </w:rPr>
        <w:tab/>
        <w:t>indra#Sca</w:t>
      </w:r>
      <w:r w:rsidRPr="0079303A">
        <w:rPr>
          <w:rFonts w:ascii="Arial" w:hAnsi="Arial" w:cs="Arial"/>
          <w:color w:val="000000"/>
          <w:sz w:val="36"/>
          <w:szCs w:val="36"/>
          <w:lang w:bidi="hi-IN"/>
        </w:rPr>
        <w:tab/>
        <w:t xml:space="preserve">   </w:t>
      </w:r>
    </w:p>
    <w:p w14:paraId="4A6C666F"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proofErr w:type="gramStart"/>
      <w:r w:rsidRPr="0079303A">
        <w:rPr>
          <w:rFonts w:ascii="Arial" w:hAnsi="Arial" w:cs="Arial"/>
          <w:color w:val="000000"/>
          <w:sz w:val="36"/>
          <w:szCs w:val="36"/>
          <w:lang w:bidi="hi-IN"/>
        </w:rPr>
        <w:t>caq</w:t>
      </w:r>
      <w:proofErr w:type="gramEnd"/>
      <w:r w:rsidRPr="0079303A">
        <w:rPr>
          <w:rFonts w:ascii="Arial" w:hAnsi="Arial" w:cs="Arial"/>
          <w:color w:val="000000"/>
          <w:sz w:val="36"/>
          <w:szCs w:val="36"/>
          <w:lang w:bidi="hi-IN"/>
        </w:rPr>
        <w:t xml:space="preserve"> mEq &gt;,mEq miqtraH</w:t>
      </w:r>
      <w:r w:rsidRPr="0079303A">
        <w:rPr>
          <w:rFonts w:ascii="Arial" w:hAnsi="Arial" w:cs="Arial"/>
          <w:color w:val="000000"/>
          <w:sz w:val="36"/>
          <w:szCs w:val="36"/>
          <w:lang w:bidi="hi-IN"/>
        </w:rPr>
        <w:tab/>
        <w:t xml:space="preserve"> </w:t>
      </w:r>
      <w:r w:rsidRPr="0079303A">
        <w:rPr>
          <w:rFonts w:ascii="Arial" w:hAnsi="Arial" w:cs="Arial"/>
          <w:color w:val="000000"/>
          <w:sz w:val="36"/>
          <w:szCs w:val="36"/>
          <w:lang w:bidi="hi-IN"/>
        </w:rPr>
        <w:tab/>
        <w:t xml:space="preserve">   </w:t>
      </w:r>
    </w:p>
    <w:p w14:paraId="3BA28D63"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proofErr w:type="gramStart"/>
      <w:r w:rsidRPr="0079303A">
        <w:rPr>
          <w:rFonts w:ascii="Arial" w:hAnsi="Arial" w:cs="Arial"/>
          <w:color w:val="000000"/>
          <w:sz w:val="36"/>
          <w:szCs w:val="36"/>
          <w:lang w:bidi="hi-IN"/>
        </w:rPr>
        <w:t>miqtraSca</w:t>
      </w:r>
      <w:proofErr w:type="gramEnd"/>
      <w:r w:rsidRPr="0079303A">
        <w:rPr>
          <w:rFonts w:ascii="Arial" w:hAnsi="Arial" w:cs="Arial"/>
          <w:color w:val="000000"/>
          <w:sz w:val="36"/>
          <w:szCs w:val="36"/>
          <w:lang w:bidi="hi-IN"/>
        </w:rPr>
        <w:t>#,caq mEq &gt;</w:t>
      </w:r>
      <w:r w:rsidRPr="0079303A">
        <w:rPr>
          <w:rFonts w:ascii="Arial" w:hAnsi="Arial" w:cs="Arial"/>
          <w:color w:val="000000"/>
          <w:sz w:val="36"/>
          <w:szCs w:val="36"/>
          <w:lang w:bidi="hi-IN"/>
        </w:rPr>
        <w:tab/>
        <w:t xml:space="preserve"> </w:t>
      </w:r>
      <w:r w:rsidRPr="0079303A">
        <w:rPr>
          <w:rFonts w:ascii="Arial" w:hAnsi="Arial" w:cs="Arial"/>
          <w:color w:val="000000"/>
          <w:sz w:val="36"/>
          <w:szCs w:val="36"/>
          <w:lang w:bidi="hi-IN"/>
        </w:rPr>
        <w:tab/>
        <w:t xml:space="preserve">   </w:t>
      </w:r>
    </w:p>
    <w:p w14:paraId="6616D95E"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r w:rsidRPr="0079303A">
        <w:rPr>
          <w:rFonts w:ascii="Arial" w:hAnsi="Arial" w:cs="Arial"/>
          <w:color w:val="000000"/>
          <w:sz w:val="36"/>
          <w:szCs w:val="36"/>
          <w:lang w:bidi="hi-IN"/>
        </w:rPr>
        <w:t>maq indra#H,</w:t>
      </w:r>
      <w:r w:rsidRPr="0079303A">
        <w:rPr>
          <w:rFonts w:ascii="Arial" w:hAnsi="Arial" w:cs="Arial"/>
          <w:color w:val="000000"/>
          <w:sz w:val="36"/>
          <w:szCs w:val="36"/>
          <w:lang w:bidi="hi-IN"/>
        </w:rPr>
        <w:tab/>
        <w:t>indra#Sca</w:t>
      </w:r>
      <w:r w:rsidRPr="0079303A">
        <w:rPr>
          <w:rFonts w:ascii="Arial" w:hAnsi="Arial" w:cs="Arial"/>
          <w:color w:val="000000"/>
          <w:sz w:val="36"/>
          <w:szCs w:val="36"/>
          <w:lang w:bidi="hi-IN"/>
        </w:rPr>
        <w:tab/>
        <w:t xml:space="preserve">   </w:t>
      </w:r>
    </w:p>
    <w:p w14:paraId="159DD327"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r w:rsidRPr="0079303A">
        <w:rPr>
          <w:rFonts w:ascii="Arial" w:hAnsi="Arial" w:cs="Arial"/>
          <w:color w:val="000000"/>
          <w:sz w:val="36"/>
          <w:szCs w:val="36"/>
          <w:lang w:bidi="hi-IN"/>
        </w:rPr>
        <w:t>caq mEq &gt;,</w:t>
      </w:r>
      <w:r w:rsidRPr="0079303A">
        <w:rPr>
          <w:rFonts w:ascii="Arial" w:hAnsi="Arial" w:cs="Arial"/>
          <w:color w:val="000000"/>
          <w:sz w:val="36"/>
          <w:szCs w:val="36"/>
          <w:lang w:bidi="hi-IN"/>
        </w:rPr>
        <w:tab/>
        <w:t>mEq varu#NaH</w:t>
      </w:r>
      <w:r w:rsidRPr="0079303A">
        <w:rPr>
          <w:rFonts w:ascii="Arial" w:hAnsi="Arial" w:cs="Arial"/>
          <w:color w:val="000000"/>
          <w:sz w:val="36"/>
          <w:szCs w:val="36"/>
          <w:lang w:bidi="hi-IN"/>
        </w:rPr>
        <w:tab/>
        <w:t xml:space="preserve"> </w:t>
      </w:r>
      <w:r w:rsidRPr="0079303A">
        <w:rPr>
          <w:rFonts w:ascii="Arial" w:hAnsi="Arial" w:cs="Arial"/>
          <w:color w:val="000000"/>
          <w:sz w:val="36"/>
          <w:szCs w:val="36"/>
          <w:lang w:bidi="hi-IN"/>
        </w:rPr>
        <w:tab/>
        <w:t xml:space="preserve">   </w:t>
      </w:r>
    </w:p>
    <w:p w14:paraId="62BA3723"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r w:rsidRPr="0079303A">
        <w:rPr>
          <w:rFonts w:ascii="Arial" w:hAnsi="Arial" w:cs="Arial"/>
          <w:color w:val="000000"/>
          <w:sz w:val="36"/>
          <w:szCs w:val="36"/>
          <w:lang w:bidi="hi-IN"/>
        </w:rPr>
        <w:t>varu#NaSca,</w:t>
      </w:r>
      <w:r w:rsidRPr="0079303A">
        <w:rPr>
          <w:rFonts w:ascii="Arial" w:hAnsi="Arial" w:cs="Arial"/>
          <w:color w:val="000000"/>
          <w:sz w:val="36"/>
          <w:szCs w:val="36"/>
          <w:lang w:bidi="hi-IN"/>
        </w:rPr>
        <w:tab/>
        <w:t>caq mEq &gt;</w:t>
      </w:r>
      <w:r w:rsidRPr="0079303A">
        <w:rPr>
          <w:rFonts w:ascii="Arial" w:hAnsi="Arial" w:cs="Arial"/>
          <w:color w:val="000000"/>
          <w:sz w:val="36"/>
          <w:szCs w:val="36"/>
          <w:lang w:bidi="hi-IN"/>
        </w:rPr>
        <w:tab/>
        <w:t xml:space="preserve"> </w:t>
      </w:r>
      <w:r w:rsidRPr="0079303A">
        <w:rPr>
          <w:rFonts w:ascii="Arial" w:hAnsi="Arial" w:cs="Arial"/>
          <w:color w:val="000000"/>
          <w:sz w:val="36"/>
          <w:szCs w:val="36"/>
          <w:lang w:bidi="hi-IN"/>
        </w:rPr>
        <w:tab/>
        <w:t xml:space="preserve">   </w:t>
      </w:r>
    </w:p>
    <w:p w14:paraId="1CE22DDB"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r w:rsidRPr="0079303A">
        <w:rPr>
          <w:rFonts w:ascii="Arial" w:hAnsi="Arial" w:cs="Arial"/>
          <w:color w:val="000000"/>
          <w:sz w:val="36"/>
          <w:szCs w:val="36"/>
          <w:lang w:bidi="hi-IN"/>
        </w:rPr>
        <w:t>maq indra#H,</w:t>
      </w:r>
      <w:r w:rsidRPr="0079303A">
        <w:rPr>
          <w:rFonts w:ascii="Arial" w:hAnsi="Arial" w:cs="Arial"/>
          <w:color w:val="000000"/>
          <w:sz w:val="36"/>
          <w:szCs w:val="36"/>
          <w:lang w:bidi="hi-IN"/>
        </w:rPr>
        <w:tab/>
        <w:t>indra#Sca</w:t>
      </w:r>
      <w:r w:rsidRPr="0079303A">
        <w:rPr>
          <w:rFonts w:ascii="Arial" w:hAnsi="Arial" w:cs="Arial"/>
          <w:color w:val="000000"/>
          <w:sz w:val="36"/>
          <w:szCs w:val="36"/>
          <w:lang w:bidi="hi-IN"/>
        </w:rPr>
        <w:tab/>
        <w:t xml:space="preserve">   </w:t>
      </w:r>
    </w:p>
    <w:p w14:paraId="2C05F2DE"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r w:rsidRPr="0079303A">
        <w:rPr>
          <w:rFonts w:ascii="Arial" w:hAnsi="Arial" w:cs="Arial"/>
          <w:color w:val="000000"/>
          <w:sz w:val="36"/>
          <w:szCs w:val="36"/>
          <w:lang w:bidi="hi-IN"/>
        </w:rPr>
        <w:t>caq mEq &gt;,</w:t>
      </w:r>
      <w:r w:rsidRPr="0079303A">
        <w:rPr>
          <w:rFonts w:ascii="Arial" w:hAnsi="Arial" w:cs="Arial"/>
          <w:color w:val="000000"/>
          <w:sz w:val="36"/>
          <w:szCs w:val="36"/>
          <w:lang w:bidi="hi-IN"/>
        </w:rPr>
        <w:tab/>
        <w:t>mEq tvaShTA$ &gt;</w:t>
      </w:r>
      <w:r w:rsidRPr="0079303A">
        <w:rPr>
          <w:rFonts w:ascii="Arial" w:hAnsi="Arial" w:cs="Arial"/>
          <w:color w:val="000000"/>
          <w:sz w:val="36"/>
          <w:szCs w:val="36"/>
          <w:lang w:bidi="hi-IN"/>
        </w:rPr>
        <w:tab/>
        <w:t xml:space="preserve">   </w:t>
      </w:r>
    </w:p>
    <w:p w14:paraId="7B42ECFC"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r w:rsidRPr="0079303A">
        <w:rPr>
          <w:rFonts w:ascii="Arial" w:hAnsi="Arial" w:cs="Arial"/>
          <w:color w:val="000000"/>
          <w:sz w:val="36"/>
          <w:szCs w:val="36"/>
          <w:lang w:bidi="hi-IN"/>
        </w:rPr>
        <w:t>tvaShTA# ca,</w:t>
      </w:r>
      <w:r w:rsidRPr="0079303A">
        <w:rPr>
          <w:rFonts w:ascii="Arial" w:hAnsi="Arial" w:cs="Arial"/>
          <w:color w:val="000000"/>
          <w:sz w:val="36"/>
          <w:szCs w:val="36"/>
          <w:lang w:bidi="hi-IN"/>
        </w:rPr>
        <w:tab/>
        <w:t>caq mEq &gt;</w:t>
      </w:r>
      <w:r w:rsidRPr="0079303A">
        <w:rPr>
          <w:rFonts w:ascii="Arial" w:hAnsi="Arial" w:cs="Arial"/>
          <w:color w:val="000000"/>
          <w:sz w:val="36"/>
          <w:szCs w:val="36"/>
          <w:lang w:bidi="hi-IN"/>
        </w:rPr>
        <w:tab/>
        <w:t xml:space="preserve"> </w:t>
      </w:r>
      <w:r w:rsidRPr="0079303A">
        <w:rPr>
          <w:rFonts w:ascii="Arial" w:hAnsi="Arial" w:cs="Arial"/>
          <w:color w:val="000000"/>
          <w:sz w:val="36"/>
          <w:szCs w:val="36"/>
          <w:lang w:bidi="hi-IN"/>
        </w:rPr>
        <w:tab/>
        <w:t xml:space="preserve">   </w:t>
      </w:r>
    </w:p>
    <w:p w14:paraId="518A848B"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r w:rsidRPr="0079303A">
        <w:rPr>
          <w:rFonts w:ascii="Arial" w:hAnsi="Arial" w:cs="Arial"/>
          <w:color w:val="000000"/>
          <w:sz w:val="36"/>
          <w:szCs w:val="36"/>
          <w:lang w:bidi="hi-IN"/>
        </w:rPr>
        <w:t>maq indra#H,</w:t>
      </w:r>
      <w:r w:rsidRPr="0079303A">
        <w:rPr>
          <w:rFonts w:ascii="Arial" w:hAnsi="Arial" w:cs="Arial"/>
          <w:color w:val="000000"/>
          <w:sz w:val="36"/>
          <w:szCs w:val="36"/>
          <w:lang w:bidi="hi-IN"/>
        </w:rPr>
        <w:tab/>
        <w:t>indra#Sca</w:t>
      </w:r>
      <w:r w:rsidRPr="0079303A">
        <w:rPr>
          <w:rFonts w:ascii="Arial" w:hAnsi="Arial" w:cs="Arial"/>
          <w:color w:val="000000"/>
          <w:sz w:val="36"/>
          <w:szCs w:val="36"/>
          <w:lang w:bidi="hi-IN"/>
        </w:rPr>
        <w:tab/>
        <w:t xml:space="preserve">   </w:t>
      </w:r>
    </w:p>
    <w:p w14:paraId="4A0BB238"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r w:rsidRPr="0079303A">
        <w:rPr>
          <w:rFonts w:ascii="Arial" w:hAnsi="Arial" w:cs="Arial"/>
          <w:color w:val="000000"/>
          <w:sz w:val="36"/>
          <w:szCs w:val="36"/>
          <w:lang w:bidi="hi-IN"/>
        </w:rPr>
        <w:t>caq mEq &gt;,</w:t>
      </w:r>
      <w:r w:rsidRPr="0079303A">
        <w:rPr>
          <w:rFonts w:ascii="Arial" w:hAnsi="Arial" w:cs="Arial"/>
          <w:color w:val="000000"/>
          <w:sz w:val="36"/>
          <w:szCs w:val="36"/>
          <w:lang w:bidi="hi-IN"/>
        </w:rPr>
        <w:tab/>
        <w:t xml:space="preserve">mEq dhAqtA </w:t>
      </w:r>
      <w:r w:rsidRPr="0079303A">
        <w:rPr>
          <w:rFonts w:ascii="Arial" w:hAnsi="Arial" w:cs="Arial"/>
          <w:color w:val="000000"/>
          <w:sz w:val="36"/>
          <w:szCs w:val="36"/>
          <w:lang w:bidi="hi-IN"/>
        </w:rPr>
        <w:tab/>
        <w:t xml:space="preserve">  </w:t>
      </w:r>
      <w:r w:rsidRPr="0079303A">
        <w:rPr>
          <w:rFonts w:ascii="Arial" w:hAnsi="Arial" w:cs="Arial"/>
          <w:color w:val="000000"/>
          <w:sz w:val="36"/>
          <w:szCs w:val="36"/>
          <w:lang w:bidi="hi-IN"/>
        </w:rPr>
        <w:tab/>
        <w:t xml:space="preserve">   </w:t>
      </w:r>
    </w:p>
    <w:p w14:paraId="3DC0F37F"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proofErr w:type="gramStart"/>
      <w:r w:rsidRPr="0079303A">
        <w:rPr>
          <w:rFonts w:ascii="Arial" w:hAnsi="Arial" w:cs="Arial"/>
          <w:color w:val="000000"/>
          <w:sz w:val="36"/>
          <w:szCs w:val="36"/>
          <w:lang w:bidi="hi-IN"/>
        </w:rPr>
        <w:t>dhAqtA</w:t>
      </w:r>
      <w:proofErr w:type="gramEnd"/>
      <w:r w:rsidRPr="0079303A">
        <w:rPr>
          <w:rFonts w:ascii="Arial" w:hAnsi="Arial" w:cs="Arial"/>
          <w:color w:val="000000"/>
          <w:sz w:val="36"/>
          <w:szCs w:val="36"/>
          <w:lang w:bidi="hi-IN"/>
        </w:rPr>
        <w:t xml:space="preserve"> ca#,caq mEq &gt;</w:t>
      </w:r>
      <w:r w:rsidRPr="0079303A">
        <w:rPr>
          <w:rFonts w:ascii="Arial" w:hAnsi="Arial" w:cs="Arial"/>
          <w:color w:val="000000"/>
          <w:sz w:val="36"/>
          <w:szCs w:val="36"/>
          <w:lang w:bidi="hi-IN"/>
        </w:rPr>
        <w:tab/>
        <w:t xml:space="preserve"> </w:t>
      </w:r>
      <w:r w:rsidRPr="0079303A">
        <w:rPr>
          <w:rFonts w:ascii="Arial" w:hAnsi="Arial" w:cs="Arial"/>
          <w:color w:val="000000"/>
          <w:sz w:val="36"/>
          <w:szCs w:val="36"/>
          <w:lang w:bidi="hi-IN"/>
        </w:rPr>
        <w:tab/>
        <w:t xml:space="preserve">   </w:t>
      </w:r>
    </w:p>
    <w:p w14:paraId="2E4A3138"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r w:rsidRPr="0079303A">
        <w:rPr>
          <w:rFonts w:ascii="Arial" w:hAnsi="Arial" w:cs="Arial"/>
          <w:color w:val="000000"/>
          <w:sz w:val="36"/>
          <w:szCs w:val="36"/>
          <w:lang w:bidi="hi-IN"/>
        </w:rPr>
        <w:t>maq indra#H,</w:t>
      </w:r>
      <w:r w:rsidRPr="0079303A">
        <w:rPr>
          <w:rFonts w:ascii="Arial" w:hAnsi="Arial" w:cs="Arial"/>
          <w:color w:val="000000"/>
          <w:sz w:val="36"/>
          <w:szCs w:val="36"/>
          <w:lang w:bidi="hi-IN"/>
        </w:rPr>
        <w:tab/>
        <w:t>indra#Sca</w:t>
      </w:r>
      <w:r w:rsidRPr="0079303A">
        <w:rPr>
          <w:rFonts w:ascii="Arial" w:hAnsi="Arial" w:cs="Arial"/>
          <w:color w:val="000000"/>
          <w:sz w:val="36"/>
          <w:szCs w:val="36"/>
          <w:lang w:bidi="hi-IN"/>
        </w:rPr>
        <w:tab/>
        <w:t xml:space="preserve">   </w:t>
      </w:r>
    </w:p>
    <w:p w14:paraId="6F4F0244"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r w:rsidRPr="0079303A">
        <w:rPr>
          <w:rFonts w:ascii="Arial" w:hAnsi="Arial" w:cs="Arial"/>
          <w:color w:val="000000"/>
          <w:sz w:val="36"/>
          <w:szCs w:val="36"/>
          <w:lang w:bidi="hi-IN"/>
        </w:rPr>
        <w:t>caq mEq &gt;,</w:t>
      </w:r>
      <w:r w:rsidRPr="0079303A">
        <w:rPr>
          <w:rFonts w:ascii="Arial" w:hAnsi="Arial" w:cs="Arial"/>
          <w:color w:val="000000"/>
          <w:sz w:val="36"/>
          <w:szCs w:val="36"/>
          <w:lang w:bidi="hi-IN"/>
        </w:rPr>
        <w:tab/>
        <w:t>mEq viShNu#H</w:t>
      </w:r>
      <w:r w:rsidRPr="0079303A">
        <w:rPr>
          <w:rFonts w:ascii="Arial" w:hAnsi="Arial" w:cs="Arial"/>
          <w:color w:val="000000"/>
          <w:sz w:val="36"/>
          <w:szCs w:val="36"/>
          <w:lang w:bidi="hi-IN"/>
        </w:rPr>
        <w:tab/>
        <w:t xml:space="preserve"> </w:t>
      </w:r>
      <w:r w:rsidRPr="0079303A">
        <w:rPr>
          <w:rFonts w:ascii="Arial" w:hAnsi="Arial" w:cs="Arial"/>
          <w:color w:val="000000"/>
          <w:sz w:val="36"/>
          <w:szCs w:val="36"/>
          <w:lang w:bidi="hi-IN"/>
        </w:rPr>
        <w:tab/>
        <w:t xml:space="preserve">   </w:t>
      </w:r>
    </w:p>
    <w:p w14:paraId="4516CB23"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r w:rsidRPr="0079303A">
        <w:rPr>
          <w:rFonts w:ascii="Arial" w:hAnsi="Arial" w:cs="Arial"/>
          <w:color w:val="000000"/>
          <w:sz w:val="36"/>
          <w:szCs w:val="36"/>
          <w:lang w:bidi="hi-IN"/>
        </w:rPr>
        <w:t>viShNu#Sca,</w:t>
      </w:r>
      <w:r w:rsidRPr="0079303A">
        <w:rPr>
          <w:rFonts w:ascii="Arial" w:hAnsi="Arial" w:cs="Arial"/>
          <w:color w:val="000000"/>
          <w:sz w:val="36"/>
          <w:szCs w:val="36"/>
          <w:lang w:bidi="hi-IN"/>
        </w:rPr>
        <w:tab/>
        <w:t>caq mEq &gt;</w:t>
      </w:r>
      <w:r w:rsidRPr="0079303A">
        <w:rPr>
          <w:rFonts w:ascii="Arial" w:hAnsi="Arial" w:cs="Arial"/>
          <w:color w:val="000000"/>
          <w:sz w:val="36"/>
          <w:szCs w:val="36"/>
          <w:lang w:bidi="hi-IN"/>
        </w:rPr>
        <w:tab/>
        <w:t xml:space="preserve"> </w:t>
      </w:r>
      <w:r w:rsidRPr="0079303A">
        <w:rPr>
          <w:rFonts w:ascii="Arial" w:hAnsi="Arial" w:cs="Arial"/>
          <w:color w:val="000000"/>
          <w:sz w:val="36"/>
          <w:szCs w:val="36"/>
          <w:lang w:bidi="hi-IN"/>
        </w:rPr>
        <w:tab/>
        <w:t xml:space="preserve">   </w:t>
      </w:r>
    </w:p>
    <w:p w14:paraId="167BCEDD"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proofErr w:type="gramStart"/>
      <w:r w:rsidRPr="0079303A">
        <w:rPr>
          <w:rFonts w:ascii="Arial" w:hAnsi="Arial" w:cs="Arial"/>
          <w:color w:val="000000"/>
          <w:sz w:val="36"/>
          <w:szCs w:val="36"/>
          <w:lang w:bidi="hi-IN"/>
        </w:rPr>
        <w:t>maq</w:t>
      </w:r>
      <w:proofErr w:type="gramEnd"/>
      <w:r w:rsidRPr="0079303A">
        <w:rPr>
          <w:rFonts w:ascii="Arial" w:hAnsi="Arial" w:cs="Arial"/>
          <w:color w:val="000000"/>
          <w:sz w:val="36"/>
          <w:szCs w:val="36"/>
          <w:lang w:bidi="hi-IN"/>
        </w:rPr>
        <w:t xml:space="preserve"> indra#H,indra#Sca</w:t>
      </w:r>
      <w:r w:rsidRPr="0079303A">
        <w:rPr>
          <w:rFonts w:ascii="Arial" w:hAnsi="Arial" w:cs="Arial"/>
          <w:color w:val="000000"/>
          <w:sz w:val="36"/>
          <w:szCs w:val="36"/>
          <w:lang w:bidi="hi-IN"/>
        </w:rPr>
        <w:tab/>
        <w:t xml:space="preserve">   </w:t>
      </w:r>
    </w:p>
    <w:p w14:paraId="26BBC343"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proofErr w:type="gramStart"/>
      <w:r w:rsidRPr="0079303A">
        <w:rPr>
          <w:rFonts w:ascii="Arial" w:hAnsi="Arial" w:cs="Arial"/>
          <w:color w:val="000000"/>
          <w:sz w:val="36"/>
          <w:szCs w:val="36"/>
          <w:lang w:bidi="hi-IN"/>
        </w:rPr>
        <w:t>caq</w:t>
      </w:r>
      <w:proofErr w:type="gramEnd"/>
      <w:r w:rsidRPr="0079303A">
        <w:rPr>
          <w:rFonts w:ascii="Arial" w:hAnsi="Arial" w:cs="Arial"/>
          <w:color w:val="000000"/>
          <w:sz w:val="36"/>
          <w:szCs w:val="36"/>
          <w:lang w:bidi="hi-IN"/>
        </w:rPr>
        <w:t xml:space="preserve"> mEq &gt;</w:t>
      </w:r>
      <w:r w:rsidRPr="0079303A">
        <w:rPr>
          <w:rFonts w:ascii="Arial" w:hAnsi="Arial" w:cs="Arial"/>
          <w:color w:val="000000"/>
          <w:sz w:val="36"/>
          <w:szCs w:val="36"/>
          <w:lang w:bidi="hi-IN"/>
        </w:rPr>
        <w:tab/>
        <w:t>,mEq&amp;Svinau$ &gt;</w:t>
      </w:r>
      <w:r w:rsidRPr="0079303A">
        <w:rPr>
          <w:rFonts w:ascii="Arial" w:hAnsi="Arial" w:cs="Arial"/>
          <w:color w:val="000000"/>
          <w:sz w:val="36"/>
          <w:szCs w:val="36"/>
          <w:lang w:bidi="hi-IN"/>
        </w:rPr>
        <w:tab/>
        <w:t xml:space="preserve">    </w:t>
      </w:r>
    </w:p>
    <w:p w14:paraId="0C3EA60D"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proofErr w:type="gramStart"/>
      <w:r w:rsidRPr="0079303A">
        <w:rPr>
          <w:rFonts w:ascii="Arial" w:hAnsi="Arial" w:cs="Arial"/>
          <w:color w:val="000000"/>
          <w:sz w:val="36"/>
          <w:szCs w:val="36"/>
          <w:lang w:bidi="hi-IN"/>
        </w:rPr>
        <w:t>aqSvinau</w:t>
      </w:r>
      <w:proofErr w:type="gramEnd"/>
      <w:r w:rsidRPr="0079303A">
        <w:rPr>
          <w:rFonts w:ascii="Arial" w:hAnsi="Arial" w:cs="Arial"/>
          <w:color w:val="000000"/>
          <w:sz w:val="36"/>
          <w:szCs w:val="36"/>
          <w:lang w:bidi="hi-IN"/>
        </w:rPr>
        <w:t># ca,caq mEq &gt;</w:t>
      </w:r>
      <w:r w:rsidRPr="0079303A">
        <w:rPr>
          <w:rFonts w:ascii="Arial" w:hAnsi="Arial" w:cs="Arial"/>
          <w:color w:val="000000"/>
          <w:sz w:val="36"/>
          <w:szCs w:val="36"/>
          <w:lang w:bidi="hi-IN"/>
        </w:rPr>
        <w:tab/>
        <w:t xml:space="preserve"> </w:t>
      </w:r>
      <w:r w:rsidRPr="0079303A">
        <w:rPr>
          <w:rFonts w:ascii="Arial" w:hAnsi="Arial" w:cs="Arial"/>
          <w:color w:val="000000"/>
          <w:sz w:val="36"/>
          <w:szCs w:val="36"/>
          <w:lang w:bidi="hi-IN"/>
        </w:rPr>
        <w:tab/>
        <w:t xml:space="preserve">   </w:t>
      </w:r>
    </w:p>
    <w:p w14:paraId="5A7509DA"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r w:rsidRPr="0079303A">
        <w:rPr>
          <w:rFonts w:ascii="Arial" w:hAnsi="Arial" w:cs="Arial"/>
          <w:color w:val="000000"/>
          <w:sz w:val="36"/>
          <w:szCs w:val="36"/>
          <w:lang w:bidi="hi-IN"/>
        </w:rPr>
        <w:t>maq indra#H,</w:t>
      </w:r>
      <w:r w:rsidRPr="0079303A">
        <w:rPr>
          <w:rFonts w:ascii="Arial" w:hAnsi="Arial" w:cs="Arial"/>
          <w:color w:val="000000"/>
          <w:sz w:val="36"/>
          <w:szCs w:val="36"/>
          <w:lang w:bidi="hi-IN"/>
        </w:rPr>
        <w:tab/>
        <w:t>indra#Sca</w:t>
      </w:r>
      <w:r w:rsidRPr="0079303A">
        <w:rPr>
          <w:rFonts w:ascii="Arial" w:hAnsi="Arial" w:cs="Arial"/>
          <w:color w:val="000000"/>
          <w:sz w:val="36"/>
          <w:szCs w:val="36"/>
          <w:lang w:bidi="hi-IN"/>
        </w:rPr>
        <w:tab/>
        <w:t xml:space="preserve">   </w:t>
      </w:r>
    </w:p>
    <w:p w14:paraId="5707D4D3"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proofErr w:type="gramStart"/>
      <w:r w:rsidRPr="0079303A">
        <w:rPr>
          <w:rFonts w:ascii="Arial" w:hAnsi="Arial" w:cs="Arial"/>
          <w:color w:val="000000"/>
          <w:sz w:val="36"/>
          <w:szCs w:val="36"/>
          <w:lang w:bidi="hi-IN"/>
        </w:rPr>
        <w:t>caq</w:t>
      </w:r>
      <w:proofErr w:type="gramEnd"/>
      <w:r w:rsidRPr="0079303A">
        <w:rPr>
          <w:rFonts w:ascii="Arial" w:hAnsi="Arial" w:cs="Arial"/>
          <w:color w:val="000000"/>
          <w:sz w:val="36"/>
          <w:szCs w:val="36"/>
          <w:lang w:bidi="hi-IN"/>
        </w:rPr>
        <w:t xml:space="preserve"> mEq &gt;</w:t>
      </w:r>
      <w:r w:rsidRPr="0079303A">
        <w:rPr>
          <w:rFonts w:ascii="Arial" w:hAnsi="Arial" w:cs="Arial"/>
          <w:color w:val="000000"/>
          <w:sz w:val="36"/>
          <w:szCs w:val="36"/>
          <w:lang w:bidi="hi-IN"/>
        </w:rPr>
        <w:tab/>
        <w:t>,mEq maqruta#H</w:t>
      </w:r>
      <w:r w:rsidRPr="0079303A">
        <w:rPr>
          <w:rFonts w:ascii="Arial" w:hAnsi="Arial" w:cs="Arial"/>
          <w:color w:val="000000"/>
          <w:sz w:val="36"/>
          <w:szCs w:val="36"/>
          <w:lang w:bidi="hi-IN"/>
        </w:rPr>
        <w:tab/>
        <w:t xml:space="preserve"> </w:t>
      </w:r>
      <w:r w:rsidRPr="0079303A">
        <w:rPr>
          <w:rFonts w:ascii="Arial" w:hAnsi="Arial" w:cs="Arial"/>
          <w:color w:val="000000"/>
          <w:sz w:val="36"/>
          <w:szCs w:val="36"/>
          <w:lang w:bidi="hi-IN"/>
        </w:rPr>
        <w:tab/>
        <w:t xml:space="preserve">   </w:t>
      </w:r>
    </w:p>
    <w:p w14:paraId="627C7A51"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proofErr w:type="gramStart"/>
      <w:r w:rsidRPr="0079303A">
        <w:rPr>
          <w:rFonts w:ascii="Arial" w:hAnsi="Arial" w:cs="Arial"/>
          <w:color w:val="000000"/>
          <w:sz w:val="36"/>
          <w:szCs w:val="36"/>
          <w:lang w:bidi="hi-IN"/>
        </w:rPr>
        <w:t>maqruta#</w:t>
      </w:r>
      <w:proofErr w:type="gramEnd"/>
      <w:r w:rsidRPr="0079303A">
        <w:rPr>
          <w:rFonts w:ascii="Arial" w:hAnsi="Arial" w:cs="Arial"/>
          <w:color w:val="000000"/>
          <w:sz w:val="36"/>
          <w:szCs w:val="36"/>
          <w:lang w:bidi="hi-IN"/>
        </w:rPr>
        <w:t>Sca,caq mEq &gt;</w:t>
      </w:r>
      <w:r w:rsidRPr="0079303A">
        <w:rPr>
          <w:rFonts w:ascii="Arial" w:hAnsi="Arial" w:cs="Arial"/>
          <w:color w:val="000000"/>
          <w:sz w:val="36"/>
          <w:szCs w:val="36"/>
          <w:lang w:bidi="hi-IN"/>
        </w:rPr>
        <w:tab/>
        <w:t xml:space="preserve">    </w:t>
      </w:r>
    </w:p>
    <w:p w14:paraId="5C6D6332"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proofErr w:type="gramStart"/>
      <w:r w:rsidRPr="0079303A">
        <w:rPr>
          <w:rFonts w:ascii="Arial" w:hAnsi="Arial" w:cs="Arial"/>
          <w:color w:val="000000"/>
          <w:sz w:val="36"/>
          <w:szCs w:val="36"/>
          <w:lang w:bidi="hi-IN"/>
        </w:rPr>
        <w:t>maq</w:t>
      </w:r>
      <w:proofErr w:type="gramEnd"/>
      <w:r w:rsidRPr="0079303A">
        <w:rPr>
          <w:rFonts w:ascii="Arial" w:hAnsi="Arial" w:cs="Arial"/>
          <w:color w:val="000000"/>
          <w:sz w:val="36"/>
          <w:szCs w:val="36"/>
          <w:lang w:bidi="hi-IN"/>
        </w:rPr>
        <w:t xml:space="preserve"> indra#H,indra#Sca</w:t>
      </w:r>
      <w:r w:rsidRPr="0079303A">
        <w:rPr>
          <w:rFonts w:ascii="Arial" w:hAnsi="Arial" w:cs="Arial"/>
          <w:color w:val="000000"/>
          <w:sz w:val="36"/>
          <w:szCs w:val="36"/>
          <w:lang w:bidi="hi-IN"/>
        </w:rPr>
        <w:tab/>
        <w:t xml:space="preserve">   </w:t>
      </w:r>
    </w:p>
    <w:p w14:paraId="6B8352F9"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r w:rsidRPr="0079303A">
        <w:rPr>
          <w:rFonts w:ascii="Arial" w:hAnsi="Arial" w:cs="Arial"/>
          <w:color w:val="000000"/>
          <w:sz w:val="36"/>
          <w:szCs w:val="36"/>
          <w:lang w:bidi="hi-IN"/>
        </w:rPr>
        <w:t>caq mEq &gt;,</w:t>
      </w:r>
      <w:r w:rsidRPr="0079303A">
        <w:rPr>
          <w:rFonts w:ascii="Arial" w:hAnsi="Arial" w:cs="Arial"/>
          <w:color w:val="000000"/>
          <w:sz w:val="36"/>
          <w:szCs w:val="36"/>
          <w:lang w:bidi="hi-IN"/>
        </w:rPr>
        <w:tab/>
        <w:t>mEq viSvE$ &gt;</w:t>
      </w:r>
      <w:r w:rsidRPr="0079303A">
        <w:rPr>
          <w:rFonts w:ascii="Arial" w:hAnsi="Arial" w:cs="Arial"/>
          <w:color w:val="000000"/>
          <w:sz w:val="36"/>
          <w:szCs w:val="36"/>
          <w:lang w:bidi="hi-IN"/>
        </w:rPr>
        <w:tab/>
        <w:t xml:space="preserve"> </w:t>
      </w:r>
      <w:r w:rsidRPr="0079303A">
        <w:rPr>
          <w:rFonts w:ascii="Arial" w:hAnsi="Arial" w:cs="Arial"/>
          <w:color w:val="000000"/>
          <w:sz w:val="36"/>
          <w:szCs w:val="36"/>
          <w:lang w:bidi="hi-IN"/>
        </w:rPr>
        <w:tab/>
        <w:t xml:space="preserve">   </w:t>
      </w:r>
    </w:p>
    <w:p w14:paraId="2813042F"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proofErr w:type="gramStart"/>
      <w:r w:rsidRPr="0079303A">
        <w:rPr>
          <w:rFonts w:ascii="Arial" w:hAnsi="Arial" w:cs="Arial"/>
          <w:color w:val="000000"/>
          <w:sz w:val="36"/>
          <w:szCs w:val="36"/>
          <w:lang w:bidi="hi-IN"/>
        </w:rPr>
        <w:t>viSvE</w:t>
      </w:r>
      <w:proofErr w:type="gramEnd"/>
      <w:r w:rsidRPr="0079303A">
        <w:rPr>
          <w:rFonts w:ascii="Arial" w:hAnsi="Arial" w:cs="Arial"/>
          <w:color w:val="000000"/>
          <w:sz w:val="36"/>
          <w:szCs w:val="36"/>
          <w:lang w:bidi="hi-IN"/>
        </w:rPr>
        <w:t># ca,caq mEq &gt;</w:t>
      </w:r>
      <w:r w:rsidRPr="0079303A">
        <w:rPr>
          <w:rFonts w:ascii="Arial" w:hAnsi="Arial" w:cs="Arial"/>
          <w:color w:val="000000"/>
          <w:sz w:val="36"/>
          <w:szCs w:val="36"/>
          <w:lang w:bidi="hi-IN"/>
        </w:rPr>
        <w:tab/>
        <w:t xml:space="preserve">    </w:t>
      </w:r>
    </w:p>
    <w:p w14:paraId="7C943DF0"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r w:rsidRPr="0079303A">
        <w:rPr>
          <w:rFonts w:ascii="Arial" w:hAnsi="Arial" w:cs="Arial"/>
          <w:color w:val="000000"/>
          <w:sz w:val="36"/>
          <w:szCs w:val="36"/>
          <w:lang w:bidi="hi-IN"/>
        </w:rPr>
        <w:t>mEq dEqvAH,</w:t>
      </w:r>
      <w:r w:rsidRPr="0079303A">
        <w:rPr>
          <w:rFonts w:ascii="Arial" w:hAnsi="Arial" w:cs="Arial"/>
          <w:color w:val="000000"/>
          <w:sz w:val="36"/>
          <w:szCs w:val="36"/>
          <w:lang w:bidi="hi-IN"/>
        </w:rPr>
        <w:tab/>
        <w:t>dEqvA indra#H</w:t>
      </w:r>
      <w:r w:rsidRPr="0079303A">
        <w:rPr>
          <w:rFonts w:ascii="Arial" w:hAnsi="Arial" w:cs="Arial"/>
          <w:color w:val="000000"/>
          <w:sz w:val="36"/>
          <w:szCs w:val="36"/>
          <w:lang w:bidi="hi-IN"/>
        </w:rPr>
        <w:tab/>
        <w:t xml:space="preserve">   </w:t>
      </w:r>
    </w:p>
    <w:p w14:paraId="5E19093C"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r w:rsidRPr="0079303A">
        <w:rPr>
          <w:rFonts w:ascii="Arial" w:hAnsi="Arial" w:cs="Arial"/>
          <w:color w:val="000000"/>
          <w:sz w:val="36"/>
          <w:szCs w:val="36"/>
          <w:lang w:bidi="hi-IN"/>
        </w:rPr>
        <w:t>indra#Sca,</w:t>
      </w:r>
      <w:r w:rsidRPr="0079303A">
        <w:rPr>
          <w:rFonts w:ascii="Arial" w:hAnsi="Arial" w:cs="Arial"/>
          <w:color w:val="000000"/>
          <w:sz w:val="36"/>
          <w:szCs w:val="36"/>
          <w:lang w:bidi="hi-IN"/>
        </w:rPr>
        <w:tab/>
        <w:t>caq mEq &gt;</w:t>
      </w:r>
      <w:r w:rsidRPr="0079303A">
        <w:rPr>
          <w:rFonts w:ascii="Arial" w:hAnsi="Arial" w:cs="Arial"/>
          <w:color w:val="000000"/>
          <w:sz w:val="36"/>
          <w:szCs w:val="36"/>
          <w:lang w:bidi="hi-IN"/>
        </w:rPr>
        <w:tab/>
        <w:t xml:space="preserve"> </w:t>
      </w:r>
      <w:r w:rsidRPr="0079303A">
        <w:rPr>
          <w:rFonts w:ascii="Arial" w:hAnsi="Arial" w:cs="Arial"/>
          <w:color w:val="000000"/>
          <w:sz w:val="36"/>
          <w:szCs w:val="36"/>
          <w:lang w:bidi="hi-IN"/>
        </w:rPr>
        <w:tab/>
        <w:t xml:space="preserve">   </w:t>
      </w:r>
    </w:p>
    <w:p w14:paraId="0184361E"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proofErr w:type="gramStart"/>
      <w:r w:rsidRPr="0079303A">
        <w:rPr>
          <w:rFonts w:ascii="Arial" w:hAnsi="Arial" w:cs="Arial"/>
          <w:color w:val="000000"/>
          <w:sz w:val="36"/>
          <w:szCs w:val="36"/>
          <w:lang w:bidi="hi-IN"/>
        </w:rPr>
        <w:lastRenderedPageBreak/>
        <w:t>mEq</w:t>
      </w:r>
      <w:proofErr w:type="gramEnd"/>
      <w:r w:rsidRPr="0079303A">
        <w:rPr>
          <w:rFonts w:ascii="Arial" w:hAnsi="Arial" w:cs="Arial"/>
          <w:color w:val="000000"/>
          <w:sz w:val="36"/>
          <w:szCs w:val="36"/>
          <w:lang w:bidi="hi-IN"/>
        </w:rPr>
        <w:t xml:space="preserve"> pRuqthiqvI,pRuqthiqvI ca#</w:t>
      </w:r>
      <w:r w:rsidRPr="0079303A">
        <w:rPr>
          <w:rFonts w:ascii="Arial" w:hAnsi="Arial" w:cs="Arial"/>
          <w:color w:val="000000"/>
          <w:sz w:val="36"/>
          <w:szCs w:val="36"/>
          <w:lang w:bidi="hi-IN"/>
        </w:rPr>
        <w:tab/>
        <w:t xml:space="preserve">   </w:t>
      </w:r>
    </w:p>
    <w:p w14:paraId="481CBEEA"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proofErr w:type="gramStart"/>
      <w:r w:rsidRPr="0079303A">
        <w:rPr>
          <w:rFonts w:ascii="Arial" w:hAnsi="Arial" w:cs="Arial"/>
          <w:color w:val="000000"/>
          <w:sz w:val="36"/>
          <w:szCs w:val="36"/>
          <w:lang w:bidi="hi-IN"/>
        </w:rPr>
        <w:t>caq</w:t>
      </w:r>
      <w:proofErr w:type="gramEnd"/>
      <w:r w:rsidRPr="0079303A">
        <w:rPr>
          <w:rFonts w:ascii="Arial" w:hAnsi="Arial" w:cs="Arial"/>
          <w:color w:val="000000"/>
          <w:sz w:val="36"/>
          <w:szCs w:val="36"/>
          <w:lang w:bidi="hi-IN"/>
        </w:rPr>
        <w:t xml:space="preserve"> mEq &gt;,maq indra#H</w:t>
      </w:r>
      <w:r w:rsidRPr="0079303A">
        <w:rPr>
          <w:rFonts w:ascii="Arial" w:hAnsi="Arial" w:cs="Arial"/>
          <w:color w:val="000000"/>
          <w:sz w:val="36"/>
          <w:szCs w:val="36"/>
          <w:lang w:bidi="hi-IN"/>
        </w:rPr>
        <w:tab/>
        <w:t xml:space="preserve"> </w:t>
      </w:r>
      <w:r w:rsidRPr="0079303A">
        <w:rPr>
          <w:rFonts w:ascii="Arial" w:hAnsi="Arial" w:cs="Arial"/>
          <w:color w:val="000000"/>
          <w:sz w:val="36"/>
          <w:szCs w:val="36"/>
          <w:lang w:bidi="hi-IN"/>
        </w:rPr>
        <w:tab/>
        <w:t xml:space="preserve">   </w:t>
      </w:r>
    </w:p>
    <w:p w14:paraId="11D502AF"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r w:rsidRPr="0079303A">
        <w:rPr>
          <w:rFonts w:ascii="Arial" w:hAnsi="Arial" w:cs="Arial"/>
          <w:color w:val="000000"/>
          <w:sz w:val="36"/>
          <w:szCs w:val="36"/>
          <w:lang w:bidi="hi-IN"/>
        </w:rPr>
        <w:t>indra#Sca,</w:t>
      </w:r>
      <w:r w:rsidRPr="0079303A">
        <w:rPr>
          <w:rFonts w:ascii="Arial" w:hAnsi="Arial" w:cs="Arial"/>
          <w:color w:val="000000"/>
          <w:sz w:val="36"/>
          <w:szCs w:val="36"/>
          <w:lang w:bidi="hi-IN"/>
        </w:rPr>
        <w:tab/>
        <w:t>caq mEq &gt;</w:t>
      </w:r>
      <w:r w:rsidRPr="0079303A">
        <w:rPr>
          <w:rFonts w:ascii="Arial" w:hAnsi="Arial" w:cs="Arial"/>
          <w:color w:val="000000"/>
          <w:sz w:val="36"/>
          <w:szCs w:val="36"/>
          <w:lang w:bidi="hi-IN"/>
        </w:rPr>
        <w:tab/>
        <w:t xml:space="preserve"> </w:t>
      </w:r>
      <w:r w:rsidRPr="0079303A">
        <w:rPr>
          <w:rFonts w:ascii="Arial" w:hAnsi="Arial" w:cs="Arial"/>
          <w:color w:val="000000"/>
          <w:sz w:val="36"/>
          <w:szCs w:val="36"/>
          <w:lang w:bidi="hi-IN"/>
        </w:rPr>
        <w:tab/>
        <w:t xml:space="preserve">   </w:t>
      </w:r>
    </w:p>
    <w:p w14:paraId="33D4B330"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proofErr w:type="gramStart"/>
      <w:r w:rsidRPr="0079303A">
        <w:rPr>
          <w:rFonts w:ascii="Arial" w:hAnsi="Arial" w:cs="Arial"/>
          <w:color w:val="000000"/>
          <w:sz w:val="36"/>
          <w:szCs w:val="36"/>
          <w:lang w:bidi="hi-IN"/>
        </w:rPr>
        <w:t>mEq&amp;</w:t>
      </w:r>
      <w:proofErr w:type="gramEnd"/>
      <w:r w:rsidRPr="0079303A">
        <w:rPr>
          <w:rFonts w:ascii="Arial" w:hAnsi="Arial" w:cs="Arial"/>
          <w:color w:val="000000"/>
          <w:sz w:val="36"/>
          <w:szCs w:val="36"/>
          <w:lang w:bidi="hi-IN"/>
        </w:rPr>
        <w:t>ntari#kShaM,aqntari#kSha~jca</w:t>
      </w:r>
      <w:r w:rsidRPr="0079303A">
        <w:rPr>
          <w:rFonts w:ascii="Arial" w:hAnsi="Arial" w:cs="Arial"/>
          <w:color w:val="000000"/>
          <w:sz w:val="36"/>
          <w:szCs w:val="36"/>
          <w:lang w:bidi="hi-IN"/>
        </w:rPr>
        <w:tab/>
        <w:t xml:space="preserve">   </w:t>
      </w:r>
    </w:p>
    <w:p w14:paraId="01EB1A73"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r w:rsidRPr="0079303A">
        <w:rPr>
          <w:rFonts w:ascii="Arial" w:hAnsi="Arial" w:cs="Arial"/>
          <w:color w:val="000000"/>
          <w:sz w:val="36"/>
          <w:szCs w:val="36"/>
          <w:lang w:bidi="hi-IN"/>
        </w:rPr>
        <w:t>caq mEq &gt;,</w:t>
      </w:r>
      <w:r w:rsidRPr="0079303A">
        <w:rPr>
          <w:rFonts w:ascii="Arial" w:hAnsi="Arial" w:cs="Arial"/>
          <w:color w:val="000000"/>
          <w:sz w:val="36"/>
          <w:szCs w:val="36"/>
          <w:lang w:bidi="hi-IN"/>
        </w:rPr>
        <w:tab/>
        <w:t>maq indra#H</w:t>
      </w:r>
      <w:r w:rsidRPr="0079303A">
        <w:rPr>
          <w:rFonts w:ascii="Arial" w:hAnsi="Arial" w:cs="Arial"/>
          <w:color w:val="000000"/>
          <w:sz w:val="36"/>
          <w:szCs w:val="36"/>
          <w:lang w:bidi="hi-IN"/>
        </w:rPr>
        <w:tab/>
        <w:t xml:space="preserve"> </w:t>
      </w:r>
      <w:r w:rsidRPr="0079303A">
        <w:rPr>
          <w:rFonts w:ascii="Arial" w:hAnsi="Arial" w:cs="Arial"/>
          <w:color w:val="000000"/>
          <w:sz w:val="36"/>
          <w:szCs w:val="36"/>
          <w:lang w:bidi="hi-IN"/>
        </w:rPr>
        <w:tab/>
        <w:t xml:space="preserve">   </w:t>
      </w:r>
    </w:p>
    <w:p w14:paraId="3362515F"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r w:rsidRPr="0079303A">
        <w:rPr>
          <w:rFonts w:ascii="Arial" w:hAnsi="Arial" w:cs="Arial"/>
          <w:color w:val="000000"/>
          <w:sz w:val="36"/>
          <w:szCs w:val="36"/>
          <w:lang w:bidi="hi-IN"/>
        </w:rPr>
        <w:t>indra#Sca,</w:t>
      </w:r>
      <w:r w:rsidRPr="0079303A">
        <w:rPr>
          <w:rFonts w:ascii="Arial" w:hAnsi="Arial" w:cs="Arial"/>
          <w:color w:val="000000"/>
          <w:sz w:val="36"/>
          <w:szCs w:val="36"/>
          <w:lang w:bidi="hi-IN"/>
        </w:rPr>
        <w:tab/>
        <w:t>caq mEq &gt;</w:t>
      </w:r>
      <w:r w:rsidRPr="0079303A">
        <w:rPr>
          <w:rFonts w:ascii="Arial" w:hAnsi="Arial" w:cs="Arial"/>
          <w:color w:val="000000"/>
          <w:sz w:val="36"/>
          <w:szCs w:val="36"/>
          <w:lang w:bidi="hi-IN"/>
        </w:rPr>
        <w:tab/>
        <w:t xml:space="preserve"> </w:t>
      </w:r>
      <w:r w:rsidRPr="0079303A">
        <w:rPr>
          <w:rFonts w:ascii="Arial" w:hAnsi="Arial" w:cs="Arial"/>
          <w:color w:val="000000"/>
          <w:sz w:val="36"/>
          <w:szCs w:val="36"/>
          <w:lang w:bidi="hi-IN"/>
        </w:rPr>
        <w:tab/>
        <w:t xml:space="preserve">   </w:t>
      </w:r>
    </w:p>
    <w:p w14:paraId="5DD867B4"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proofErr w:type="gramStart"/>
      <w:r w:rsidRPr="0079303A">
        <w:rPr>
          <w:rFonts w:ascii="Arial" w:hAnsi="Arial" w:cs="Arial"/>
          <w:color w:val="000000"/>
          <w:sz w:val="36"/>
          <w:szCs w:val="36"/>
          <w:lang w:bidi="hi-IN"/>
        </w:rPr>
        <w:t>mEq</w:t>
      </w:r>
      <w:proofErr w:type="gramEnd"/>
      <w:r w:rsidRPr="0079303A">
        <w:rPr>
          <w:rFonts w:ascii="Arial" w:hAnsi="Arial" w:cs="Arial"/>
          <w:color w:val="000000"/>
          <w:sz w:val="36"/>
          <w:szCs w:val="36"/>
          <w:lang w:bidi="hi-IN"/>
        </w:rPr>
        <w:t xml:space="preserve"> dyauH,dyauSca#</w:t>
      </w:r>
      <w:r w:rsidRPr="0079303A">
        <w:rPr>
          <w:rFonts w:ascii="Arial" w:hAnsi="Arial" w:cs="Arial"/>
          <w:color w:val="000000"/>
          <w:sz w:val="36"/>
          <w:szCs w:val="36"/>
          <w:lang w:bidi="hi-IN"/>
        </w:rPr>
        <w:tab/>
        <w:t xml:space="preserve">   </w:t>
      </w:r>
    </w:p>
    <w:p w14:paraId="520F4C17"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r w:rsidRPr="0079303A">
        <w:rPr>
          <w:rFonts w:ascii="Arial" w:hAnsi="Arial" w:cs="Arial"/>
          <w:color w:val="000000"/>
          <w:sz w:val="36"/>
          <w:szCs w:val="36"/>
          <w:lang w:bidi="hi-IN"/>
        </w:rPr>
        <w:t>caq mEq &gt;,</w:t>
      </w:r>
      <w:r w:rsidRPr="0079303A">
        <w:rPr>
          <w:rFonts w:ascii="Arial" w:hAnsi="Arial" w:cs="Arial"/>
          <w:color w:val="000000"/>
          <w:sz w:val="36"/>
          <w:szCs w:val="36"/>
          <w:lang w:bidi="hi-IN"/>
        </w:rPr>
        <w:tab/>
        <w:t>maq indra#H</w:t>
      </w:r>
      <w:r w:rsidRPr="0079303A">
        <w:rPr>
          <w:rFonts w:ascii="Arial" w:hAnsi="Arial" w:cs="Arial"/>
          <w:color w:val="000000"/>
          <w:sz w:val="36"/>
          <w:szCs w:val="36"/>
          <w:lang w:bidi="hi-IN"/>
        </w:rPr>
        <w:tab/>
        <w:t xml:space="preserve"> </w:t>
      </w:r>
      <w:r w:rsidRPr="0079303A">
        <w:rPr>
          <w:rFonts w:ascii="Arial" w:hAnsi="Arial" w:cs="Arial"/>
          <w:color w:val="000000"/>
          <w:sz w:val="36"/>
          <w:szCs w:val="36"/>
          <w:lang w:bidi="hi-IN"/>
        </w:rPr>
        <w:tab/>
        <w:t xml:space="preserve">   </w:t>
      </w:r>
    </w:p>
    <w:p w14:paraId="2FE6F72E"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proofErr w:type="gramStart"/>
      <w:r w:rsidRPr="0079303A">
        <w:rPr>
          <w:rFonts w:ascii="Arial" w:hAnsi="Arial" w:cs="Arial"/>
          <w:color w:val="000000"/>
          <w:sz w:val="36"/>
          <w:szCs w:val="36"/>
          <w:lang w:bidi="hi-IN"/>
        </w:rPr>
        <w:t>indra#</w:t>
      </w:r>
      <w:proofErr w:type="gramEnd"/>
      <w:r w:rsidRPr="0079303A">
        <w:rPr>
          <w:rFonts w:ascii="Arial" w:hAnsi="Arial" w:cs="Arial"/>
          <w:color w:val="000000"/>
          <w:sz w:val="36"/>
          <w:szCs w:val="36"/>
          <w:lang w:bidi="hi-IN"/>
        </w:rPr>
        <w:t>Sca,caq mEq &gt;</w:t>
      </w:r>
      <w:r w:rsidRPr="0079303A">
        <w:rPr>
          <w:rFonts w:ascii="Arial" w:hAnsi="Arial" w:cs="Arial"/>
          <w:color w:val="000000"/>
          <w:sz w:val="36"/>
          <w:szCs w:val="36"/>
          <w:lang w:bidi="hi-IN"/>
        </w:rPr>
        <w:tab/>
        <w:t xml:space="preserve"> </w:t>
      </w:r>
      <w:r w:rsidRPr="0079303A">
        <w:rPr>
          <w:rFonts w:ascii="Arial" w:hAnsi="Arial" w:cs="Arial"/>
          <w:color w:val="000000"/>
          <w:sz w:val="36"/>
          <w:szCs w:val="36"/>
          <w:lang w:bidi="hi-IN"/>
        </w:rPr>
        <w:tab/>
        <w:t xml:space="preserve">   </w:t>
      </w:r>
    </w:p>
    <w:p w14:paraId="4AA57DF8"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r w:rsidRPr="0079303A">
        <w:rPr>
          <w:rFonts w:ascii="Arial" w:hAnsi="Arial" w:cs="Arial"/>
          <w:color w:val="000000"/>
          <w:sz w:val="36"/>
          <w:szCs w:val="36"/>
          <w:lang w:bidi="hi-IN"/>
        </w:rPr>
        <w:t>mEq diSa#H, diSa#Sca</w:t>
      </w:r>
      <w:r w:rsidRPr="0079303A">
        <w:rPr>
          <w:rFonts w:ascii="Arial" w:hAnsi="Arial" w:cs="Arial"/>
          <w:color w:val="000000"/>
          <w:sz w:val="36"/>
          <w:szCs w:val="36"/>
          <w:lang w:bidi="hi-IN"/>
        </w:rPr>
        <w:tab/>
        <w:t xml:space="preserve">   </w:t>
      </w:r>
    </w:p>
    <w:p w14:paraId="49DE8044"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r w:rsidRPr="0079303A">
        <w:rPr>
          <w:rFonts w:ascii="Arial" w:hAnsi="Arial" w:cs="Arial"/>
          <w:color w:val="000000"/>
          <w:sz w:val="36"/>
          <w:szCs w:val="36"/>
          <w:lang w:bidi="hi-IN"/>
        </w:rPr>
        <w:t>caq mEq &gt;,</w:t>
      </w:r>
      <w:r w:rsidRPr="0079303A">
        <w:rPr>
          <w:rFonts w:ascii="Arial" w:hAnsi="Arial" w:cs="Arial"/>
          <w:color w:val="000000"/>
          <w:sz w:val="36"/>
          <w:szCs w:val="36"/>
          <w:lang w:bidi="hi-IN"/>
        </w:rPr>
        <w:tab/>
        <w:t>maq indra#H</w:t>
      </w:r>
      <w:r w:rsidRPr="0079303A">
        <w:rPr>
          <w:rFonts w:ascii="Arial" w:hAnsi="Arial" w:cs="Arial"/>
          <w:color w:val="000000"/>
          <w:sz w:val="36"/>
          <w:szCs w:val="36"/>
          <w:lang w:bidi="hi-IN"/>
        </w:rPr>
        <w:tab/>
        <w:t xml:space="preserve"> </w:t>
      </w:r>
      <w:r w:rsidRPr="0079303A">
        <w:rPr>
          <w:rFonts w:ascii="Arial" w:hAnsi="Arial" w:cs="Arial"/>
          <w:color w:val="000000"/>
          <w:sz w:val="36"/>
          <w:szCs w:val="36"/>
          <w:lang w:bidi="hi-IN"/>
        </w:rPr>
        <w:tab/>
        <w:t xml:space="preserve">   </w:t>
      </w:r>
    </w:p>
    <w:p w14:paraId="77EB7D20"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r w:rsidRPr="0079303A">
        <w:rPr>
          <w:rFonts w:ascii="Arial" w:hAnsi="Arial" w:cs="Arial"/>
          <w:color w:val="000000"/>
          <w:sz w:val="36"/>
          <w:szCs w:val="36"/>
          <w:lang w:bidi="hi-IN"/>
        </w:rPr>
        <w:t>indra#Sca, caq mEq &gt;</w:t>
      </w:r>
      <w:r w:rsidRPr="0079303A">
        <w:rPr>
          <w:rFonts w:ascii="Arial" w:hAnsi="Arial" w:cs="Arial"/>
          <w:color w:val="000000"/>
          <w:sz w:val="36"/>
          <w:szCs w:val="36"/>
          <w:lang w:bidi="hi-IN"/>
        </w:rPr>
        <w:tab/>
        <w:t xml:space="preserve"> </w:t>
      </w:r>
      <w:r w:rsidRPr="0079303A">
        <w:rPr>
          <w:rFonts w:ascii="Arial" w:hAnsi="Arial" w:cs="Arial"/>
          <w:color w:val="000000"/>
          <w:sz w:val="36"/>
          <w:szCs w:val="36"/>
          <w:lang w:bidi="hi-IN"/>
        </w:rPr>
        <w:tab/>
        <w:t xml:space="preserve">   </w:t>
      </w:r>
    </w:p>
    <w:p w14:paraId="202C3F52"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proofErr w:type="gramStart"/>
      <w:r w:rsidRPr="0079303A">
        <w:rPr>
          <w:rFonts w:ascii="Arial" w:hAnsi="Arial" w:cs="Arial"/>
          <w:color w:val="000000"/>
          <w:sz w:val="36"/>
          <w:szCs w:val="36"/>
          <w:lang w:bidi="hi-IN"/>
        </w:rPr>
        <w:t>mEq</w:t>
      </w:r>
      <w:proofErr w:type="gramEnd"/>
      <w:r w:rsidRPr="0079303A">
        <w:rPr>
          <w:rFonts w:ascii="Arial" w:hAnsi="Arial" w:cs="Arial"/>
          <w:color w:val="000000"/>
          <w:sz w:val="36"/>
          <w:szCs w:val="36"/>
          <w:lang w:bidi="hi-IN"/>
        </w:rPr>
        <w:t xml:space="preserve"> mUqrddhA, mUqrddhA  ca#</w:t>
      </w:r>
      <w:r w:rsidRPr="0079303A">
        <w:rPr>
          <w:rFonts w:ascii="Arial" w:hAnsi="Arial" w:cs="Arial"/>
          <w:color w:val="000000"/>
          <w:sz w:val="36"/>
          <w:szCs w:val="36"/>
          <w:lang w:bidi="hi-IN"/>
        </w:rPr>
        <w:tab/>
        <w:t xml:space="preserve">   </w:t>
      </w:r>
    </w:p>
    <w:p w14:paraId="5C85E8A8"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r w:rsidRPr="0079303A">
        <w:rPr>
          <w:rFonts w:ascii="Arial" w:hAnsi="Arial" w:cs="Arial"/>
          <w:color w:val="000000"/>
          <w:sz w:val="36"/>
          <w:szCs w:val="36"/>
          <w:lang w:bidi="hi-IN"/>
        </w:rPr>
        <w:t>caq mEq &gt;,</w:t>
      </w:r>
      <w:r w:rsidRPr="0079303A">
        <w:rPr>
          <w:rFonts w:ascii="Arial" w:hAnsi="Arial" w:cs="Arial"/>
          <w:color w:val="000000"/>
          <w:sz w:val="36"/>
          <w:szCs w:val="36"/>
          <w:lang w:bidi="hi-IN"/>
        </w:rPr>
        <w:tab/>
        <w:t>maq indra#H</w:t>
      </w:r>
      <w:r w:rsidRPr="0079303A">
        <w:rPr>
          <w:rFonts w:ascii="Arial" w:hAnsi="Arial" w:cs="Arial"/>
          <w:color w:val="000000"/>
          <w:sz w:val="36"/>
          <w:szCs w:val="36"/>
          <w:lang w:bidi="hi-IN"/>
        </w:rPr>
        <w:tab/>
        <w:t xml:space="preserve"> </w:t>
      </w:r>
      <w:r w:rsidRPr="0079303A">
        <w:rPr>
          <w:rFonts w:ascii="Arial" w:hAnsi="Arial" w:cs="Arial"/>
          <w:color w:val="000000"/>
          <w:sz w:val="36"/>
          <w:szCs w:val="36"/>
          <w:lang w:bidi="hi-IN"/>
        </w:rPr>
        <w:tab/>
        <w:t xml:space="preserve">   </w:t>
      </w:r>
    </w:p>
    <w:p w14:paraId="183B53E5"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r w:rsidRPr="0079303A">
        <w:rPr>
          <w:rFonts w:ascii="Arial" w:hAnsi="Arial" w:cs="Arial"/>
          <w:color w:val="000000"/>
          <w:sz w:val="36"/>
          <w:szCs w:val="36"/>
          <w:lang w:bidi="hi-IN"/>
        </w:rPr>
        <w:t>indra#Sca,</w:t>
      </w:r>
      <w:r w:rsidRPr="0079303A">
        <w:rPr>
          <w:rFonts w:ascii="Arial" w:hAnsi="Arial" w:cs="Arial"/>
          <w:color w:val="000000"/>
          <w:sz w:val="36"/>
          <w:szCs w:val="36"/>
          <w:lang w:bidi="hi-IN"/>
        </w:rPr>
        <w:tab/>
        <w:t>caq mEq &gt;</w:t>
      </w:r>
      <w:r w:rsidRPr="0079303A">
        <w:rPr>
          <w:rFonts w:ascii="Arial" w:hAnsi="Arial" w:cs="Arial"/>
          <w:color w:val="000000"/>
          <w:sz w:val="36"/>
          <w:szCs w:val="36"/>
          <w:lang w:bidi="hi-IN"/>
        </w:rPr>
        <w:tab/>
        <w:t xml:space="preserve"> </w:t>
      </w:r>
      <w:r w:rsidRPr="0079303A">
        <w:rPr>
          <w:rFonts w:ascii="Arial" w:hAnsi="Arial" w:cs="Arial"/>
          <w:color w:val="000000"/>
          <w:sz w:val="36"/>
          <w:szCs w:val="36"/>
          <w:lang w:bidi="hi-IN"/>
        </w:rPr>
        <w:tab/>
        <w:t xml:space="preserve">   </w:t>
      </w:r>
    </w:p>
    <w:p w14:paraId="370E2A05"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proofErr w:type="gramStart"/>
      <w:r w:rsidRPr="0079303A">
        <w:rPr>
          <w:rFonts w:ascii="Arial" w:hAnsi="Arial" w:cs="Arial"/>
          <w:color w:val="000000"/>
          <w:sz w:val="36"/>
          <w:szCs w:val="36"/>
          <w:lang w:bidi="hi-IN"/>
        </w:rPr>
        <w:t>mEq</w:t>
      </w:r>
      <w:proofErr w:type="gramEnd"/>
      <w:r w:rsidRPr="0079303A">
        <w:rPr>
          <w:rFonts w:ascii="Arial" w:hAnsi="Arial" w:cs="Arial"/>
          <w:color w:val="000000"/>
          <w:sz w:val="36"/>
          <w:szCs w:val="36"/>
          <w:lang w:bidi="hi-IN"/>
        </w:rPr>
        <w:t xml:space="preserve"> praqjApa#tiH,praqjApa#tiSca</w:t>
      </w:r>
      <w:r w:rsidRPr="0079303A">
        <w:rPr>
          <w:rFonts w:ascii="Arial" w:hAnsi="Arial" w:cs="Arial"/>
          <w:color w:val="000000"/>
          <w:sz w:val="36"/>
          <w:szCs w:val="36"/>
          <w:lang w:bidi="hi-IN"/>
        </w:rPr>
        <w:tab/>
        <w:t xml:space="preserve">   </w:t>
      </w:r>
    </w:p>
    <w:p w14:paraId="356ED3A4"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proofErr w:type="gramStart"/>
      <w:r w:rsidRPr="0079303A">
        <w:rPr>
          <w:rFonts w:ascii="Arial" w:hAnsi="Arial" w:cs="Arial"/>
          <w:color w:val="000000"/>
          <w:sz w:val="36"/>
          <w:szCs w:val="36"/>
          <w:lang w:bidi="hi-IN"/>
        </w:rPr>
        <w:t>praqjApa#</w:t>
      </w:r>
      <w:proofErr w:type="gramEnd"/>
      <w:r w:rsidRPr="0079303A">
        <w:rPr>
          <w:rFonts w:ascii="Arial" w:hAnsi="Arial" w:cs="Arial"/>
          <w:color w:val="000000"/>
          <w:sz w:val="36"/>
          <w:szCs w:val="36"/>
          <w:lang w:bidi="hi-IN"/>
        </w:rPr>
        <w:t>tiqriti# praqjA --- paqtiqH,caq mEq &gt;</w:t>
      </w:r>
      <w:r w:rsidRPr="0079303A">
        <w:rPr>
          <w:rFonts w:ascii="Arial" w:hAnsi="Arial" w:cs="Arial"/>
          <w:color w:val="000000"/>
          <w:sz w:val="36"/>
          <w:szCs w:val="36"/>
          <w:lang w:bidi="hi-IN"/>
        </w:rPr>
        <w:tab/>
        <w:t xml:space="preserve"> </w:t>
      </w:r>
      <w:r w:rsidRPr="0079303A">
        <w:rPr>
          <w:rFonts w:ascii="Arial" w:hAnsi="Arial" w:cs="Arial"/>
          <w:color w:val="000000"/>
          <w:sz w:val="36"/>
          <w:szCs w:val="36"/>
          <w:lang w:bidi="hi-IN"/>
        </w:rPr>
        <w:tab/>
        <w:t xml:space="preserve">   </w:t>
      </w:r>
    </w:p>
    <w:p w14:paraId="77B9FB8A" w14:textId="77777777" w:rsidR="0079303A" w:rsidRPr="0079303A" w:rsidRDefault="0079303A" w:rsidP="0079303A">
      <w:pPr>
        <w:autoSpaceDE w:val="0"/>
        <w:autoSpaceDN w:val="0"/>
        <w:adjustRightInd w:val="0"/>
        <w:spacing w:after="0" w:line="240" w:lineRule="auto"/>
        <w:rPr>
          <w:rFonts w:ascii="Arial" w:hAnsi="Arial" w:cs="Arial"/>
          <w:color w:val="000000"/>
          <w:sz w:val="36"/>
          <w:szCs w:val="36"/>
          <w:lang w:bidi="hi-IN"/>
        </w:rPr>
      </w:pPr>
      <w:proofErr w:type="gramStart"/>
      <w:r w:rsidRPr="0079303A">
        <w:rPr>
          <w:rFonts w:ascii="Arial" w:hAnsi="Arial" w:cs="Arial"/>
          <w:color w:val="000000"/>
          <w:sz w:val="36"/>
          <w:szCs w:val="36"/>
          <w:lang w:bidi="hi-IN"/>
        </w:rPr>
        <w:t>maq</w:t>
      </w:r>
      <w:proofErr w:type="gramEnd"/>
      <w:r w:rsidRPr="0079303A">
        <w:rPr>
          <w:rFonts w:ascii="Arial" w:hAnsi="Arial" w:cs="Arial"/>
          <w:color w:val="000000"/>
          <w:sz w:val="36"/>
          <w:szCs w:val="36"/>
          <w:lang w:bidi="hi-IN"/>
        </w:rPr>
        <w:t xml:space="preserve"> indra#H,indra#Sca</w:t>
      </w:r>
      <w:r w:rsidRPr="0079303A">
        <w:rPr>
          <w:rFonts w:ascii="Arial" w:hAnsi="Arial" w:cs="Arial"/>
          <w:color w:val="000000"/>
          <w:sz w:val="36"/>
          <w:szCs w:val="36"/>
          <w:lang w:bidi="hi-IN"/>
        </w:rPr>
        <w:tab/>
        <w:t xml:space="preserve">   </w:t>
      </w:r>
    </w:p>
    <w:p w14:paraId="63836556" w14:textId="34F3C97B" w:rsidR="00D91D60" w:rsidRDefault="0079303A" w:rsidP="0079303A">
      <w:pPr>
        <w:autoSpaceDE w:val="0"/>
        <w:autoSpaceDN w:val="0"/>
        <w:adjustRightInd w:val="0"/>
        <w:spacing w:after="0" w:line="240" w:lineRule="auto"/>
        <w:rPr>
          <w:rFonts w:ascii="Arial" w:hAnsi="Arial" w:cs="Arial"/>
          <w:color w:val="000000"/>
          <w:sz w:val="36"/>
          <w:szCs w:val="36"/>
          <w:lang w:bidi="hi-IN"/>
        </w:rPr>
      </w:pPr>
      <w:r w:rsidRPr="0079303A">
        <w:rPr>
          <w:rFonts w:ascii="Arial" w:hAnsi="Arial" w:cs="Arial"/>
          <w:color w:val="000000"/>
          <w:sz w:val="36"/>
          <w:szCs w:val="36"/>
          <w:lang w:bidi="hi-IN"/>
        </w:rPr>
        <w:t>caq mEq &gt;,</w:t>
      </w:r>
      <w:r w:rsidRPr="0079303A">
        <w:rPr>
          <w:rFonts w:ascii="Arial" w:hAnsi="Arial" w:cs="Arial"/>
          <w:color w:val="000000"/>
          <w:sz w:val="36"/>
          <w:szCs w:val="36"/>
          <w:lang w:bidi="hi-IN"/>
        </w:rPr>
        <w:tab/>
        <w:t>maq iti# mE</w:t>
      </w:r>
      <w:r w:rsidRPr="0079303A">
        <w:rPr>
          <w:rFonts w:ascii="Arial" w:hAnsi="Arial" w:cs="Arial"/>
          <w:color w:val="000000"/>
          <w:sz w:val="36"/>
          <w:szCs w:val="36"/>
          <w:lang w:bidi="hi-IN"/>
        </w:rPr>
        <w:tab/>
      </w:r>
    </w:p>
    <w:p w14:paraId="3D4CAA2C" w14:textId="233EEBEF" w:rsidR="00611263" w:rsidRDefault="00AC2BEC"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
    <w:p w14:paraId="42D38B4E" w14:textId="4035CFBD" w:rsidR="00D91D60" w:rsidRPr="00AC2BEC" w:rsidRDefault="00D91D60" w:rsidP="00D91D60">
      <w:pPr>
        <w:autoSpaceDE w:val="0"/>
        <w:autoSpaceDN w:val="0"/>
        <w:adjustRightInd w:val="0"/>
        <w:spacing w:after="0" w:line="240" w:lineRule="auto"/>
        <w:rPr>
          <w:rFonts w:ascii="Arial" w:hAnsi="Arial" w:cs="Arial"/>
          <w:b/>
          <w:bCs/>
          <w:color w:val="000000"/>
          <w:sz w:val="36"/>
          <w:szCs w:val="36"/>
          <w:lang w:bidi="hi-IN"/>
        </w:rPr>
      </w:pPr>
      <w:r w:rsidRPr="00AC2BEC">
        <w:rPr>
          <w:rFonts w:ascii="Arial" w:hAnsi="Arial" w:cs="Arial"/>
          <w:b/>
          <w:bCs/>
          <w:color w:val="000000"/>
          <w:sz w:val="36"/>
          <w:szCs w:val="36"/>
          <w:lang w:bidi="hi-IN"/>
        </w:rPr>
        <w:t xml:space="preserve"> </w:t>
      </w:r>
      <w:r w:rsidR="00611263" w:rsidRPr="00AC2BEC">
        <w:rPr>
          <w:rFonts w:ascii="Arial" w:hAnsi="Arial" w:cs="Arial"/>
          <w:b/>
          <w:bCs/>
          <w:color w:val="000000"/>
          <w:sz w:val="36"/>
          <w:szCs w:val="36"/>
          <w:lang w:bidi="hi-IN"/>
        </w:rPr>
        <w:t xml:space="preserve">17.7 </w:t>
      </w:r>
      <w:r w:rsidRPr="00AC2BEC">
        <w:rPr>
          <w:rFonts w:ascii="Arial" w:hAnsi="Arial" w:cs="Arial"/>
          <w:b/>
          <w:bCs/>
          <w:color w:val="000000"/>
          <w:sz w:val="36"/>
          <w:szCs w:val="36"/>
          <w:lang w:bidi="hi-IN"/>
        </w:rPr>
        <w:t>SrI camaka kramaH - saptam</w:t>
      </w:r>
      <w:r w:rsidR="00665208" w:rsidRPr="00AC2BEC">
        <w:rPr>
          <w:rFonts w:ascii="Arial" w:hAnsi="Arial" w:cs="Arial"/>
          <w:b/>
          <w:bCs/>
          <w:color w:val="000000"/>
          <w:sz w:val="36"/>
          <w:szCs w:val="36"/>
          <w:lang w:bidi="hi-IN"/>
        </w:rPr>
        <w:t>O</w:t>
      </w:r>
      <w:r w:rsidRPr="00AC2BEC">
        <w:rPr>
          <w:rFonts w:ascii="Arial" w:hAnsi="Arial" w:cs="Arial"/>
          <w:b/>
          <w:bCs/>
          <w:color w:val="000000"/>
          <w:sz w:val="36"/>
          <w:szCs w:val="36"/>
          <w:lang w:bidi="hi-IN"/>
        </w:rPr>
        <w:t xml:space="preserve"> &amp;nuvAkaH</w:t>
      </w:r>
    </w:p>
    <w:p w14:paraId="3D006982" w14:textId="77777777" w:rsidR="0079303A" w:rsidRDefault="0079303A" w:rsidP="00D91D60">
      <w:pPr>
        <w:autoSpaceDE w:val="0"/>
        <w:autoSpaceDN w:val="0"/>
        <w:adjustRightInd w:val="0"/>
        <w:spacing w:after="0" w:line="240" w:lineRule="auto"/>
        <w:rPr>
          <w:rFonts w:ascii="Arial" w:hAnsi="Arial" w:cs="Arial"/>
          <w:color w:val="000000"/>
          <w:sz w:val="36"/>
          <w:szCs w:val="36"/>
          <w:lang w:bidi="hi-IN"/>
        </w:rPr>
      </w:pPr>
    </w:p>
    <w:p w14:paraId="1A6C39F8"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proofErr w:type="gramStart"/>
      <w:r w:rsidRPr="00D7329F">
        <w:rPr>
          <w:rFonts w:ascii="Arial" w:hAnsi="Arial" w:cs="Arial"/>
          <w:color w:val="000000"/>
          <w:sz w:val="36"/>
          <w:szCs w:val="36"/>
          <w:lang w:bidi="hi-IN"/>
        </w:rPr>
        <w:t>aq(</w:t>
      </w:r>
      <w:proofErr w:type="gramEnd"/>
      <w:r w:rsidRPr="00D7329F">
        <w:rPr>
          <w:rFonts w:ascii="Arial" w:hAnsi="Arial" w:cs="Arial"/>
          <w:color w:val="000000"/>
          <w:sz w:val="36"/>
          <w:szCs w:val="36"/>
          <w:lang w:bidi="hi-IN"/>
        </w:rPr>
        <w:t xml:space="preserve">gm)qSuSca#,caq mEq &gt; </w:t>
      </w:r>
      <w:r w:rsidRPr="00D7329F">
        <w:rPr>
          <w:rFonts w:ascii="Arial" w:hAnsi="Arial" w:cs="Arial"/>
          <w:color w:val="000000"/>
          <w:sz w:val="36"/>
          <w:szCs w:val="36"/>
          <w:lang w:bidi="hi-IN"/>
        </w:rPr>
        <w:tab/>
        <w:t xml:space="preserve"> </w:t>
      </w:r>
    </w:p>
    <w:p w14:paraId="44F8A7D9"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proofErr w:type="gramStart"/>
      <w:r w:rsidRPr="00D7329F">
        <w:rPr>
          <w:rFonts w:ascii="Arial" w:hAnsi="Arial" w:cs="Arial"/>
          <w:color w:val="000000"/>
          <w:sz w:val="36"/>
          <w:szCs w:val="36"/>
          <w:lang w:bidi="hi-IN"/>
        </w:rPr>
        <w:t>mEq</w:t>
      </w:r>
      <w:proofErr w:type="gramEnd"/>
      <w:r w:rsidRPr="00D7329F">
        <w:rPr>
          <w:rFonts w:ascii="Arial" w:hAnsi="Arial" w:cs="Arial"/>
          <w:color w:val="000000"/>
          <w:sz w:val="36"/>
          <w:szCs w:val="36"/>
          <w:lang w:bidi="hi-IN"/>
        </w:rPr>
        <w:t xml:space="preserve"> raqSmiH,raqSmiSca#</w:t>
      </w:r>
      <w:r w:rsidRPr="00D7329F">
        <w:rPr>
          <w:rFonts w:ascii="Arial" w:hAnsi="Arial" w:cs="Arial"/>
          <w:color w:val="000000"/>
          <w:sz w:val="36"/>
          <w:szCs w:val="36"/>
          <w:lang w:bidi="hi-IN"/>
        </w:rPr>
        <w:tab/>
        <w:t xml:space="preserve">   </w:t>
      </w:r>
    </w:p>
    <w:p w14:paraId="124C17FC" w14:textId="0FF2EDC0"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r w:rsidRPr="00D7329F">
        <w:rPr>
          <w:rFonts w:ascii="Arial" w:hAnsi="Arial" w:cs="Arial"/>
          <w:color w:val="000000"/>
          <w:sz w:val="36"/>
          <w:szCs w:val="36"/>
          <w:lang w:bidi="hi-IN"/>
        </w:rPr>
        <w:t>caq mEq &gt;,</w:t>
      </w:r>
      <w:r w:rsidR="00D956B1">
        <w:rPr>
          <w:rFonts w:ascii="Arial" w:hAnsi="Arial" w:cs="Arial"/>
          <w:color w:val="000000"/>
          <w:sz w:val="36"/>
          <w:szCs w:val="36"/>
          <w:lang w:bidi="hi-IN"/>
        </w:rPr>
        <w:t xml:space="preserve"> </w:t>
      </w:r>
      <w:r w:rsidRPr="00D7329F">
        <w:rPr>
          <w:rFonts w:ascii="Arial" w:hAnsi="Arial" w:cs="Arial"/>
          <w:color w:val="000000"/>
          <w:sz w:val="36"/>
          <w:szCs w:val="36"/>
          <w:lang w:bidi="hi-IN"/>
        </w:rPr>
        <w:t>mE&amp;dA$ByaH</w:t>
      </w:r>
      <w:r w:rsidRPr="00D7329F">
        <w:rPr>
          <w:rFonts w:ascii="Arial" w:hAnsi="Arial" w:cs="Arial"/>
          <w:color w:val="000000"/>
          <w:sz w:val="36"/>
          <w:szCs w:val="36"/>
          <w:lang w:bidi="hi-IN"/>
        </w:rPr>
        <w:tab/>
        <w:t xml:space="preserve"> </w:t>
      </w:r>
      <w:r w:rsidRPr="00D7329F">
        <w:rPr>
          <w:rFonts w:ascii="Arial" w:hAnsi="Arial" w:cs="Arial"/>
          <w:color w:val="000000"/>
          <w:sz w:val="36"/>
          <w:szCs w:val="36"/>
          <w:lang w:bidi="hi-IN"/>
        </w:rPr>
        <w:tab/>
        <w:t xml:space="preserve">   </w:t>
      </w:r>
    </w:p>
    <w:p w14:paraId="0C40E475"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proofErr w:type="gramStart"/>
      <w:r w:rsidRPr="00D7329F">
        <w:rPr>
          <w:rFonts w:ascii="Arial" w:hAnsi="Arial" w:cs="Arial"/>
          <w:color w:val="000000"/>
          <w:sz w:val="36"/>
          <w:szCs w:val="36"/>
          <w:lang w:bidi="hi-IN"/>
        </w:rPr>
        <w:t>adA$</w:t>
      </w:r>
      <w:proofErr w:type="gramEnd"/>
      <w:r w:rsidRPr="00D7329F">
        <w:rPr>
          <w:rFonts w:ascii="Arial" w:hAnsi="Arial" w:cs="Arial"/>
          <w:color w:val="000000"/>
          <w:sz w:val="36"/>
          <w:szCs w:val="36"/>
          <w:lang w:bidi="hi-IN"/>
        </w:rPr>
        <w:t>ByaSca,caq mEq &gt;</w:t>
      </w:r>
      <w:r w:rsidRPr="00D7329F">
        <w:rPr>
          <w:rFonts w:ascii="Arial" w:hAnsi="Arial" w:cs="Arial"/>
          <w:color w:val="000000"/>
          <w:sz w:val="36"/>
          <w:szCs w:val="36"/>
          <w:lang w:bidi="hi-IN"/>
        </w:rPr>
        <w:tab/>
        <w:t xml:space="preserve"> </w:t>
      </w:r>
      <w:r w:rsidRPr="00D7329F">
        <w:rPr>
          <w:rFonts w:ascii="Arial" w:hAnsi="Arial" w:cs="Arial"/>
          <w:color w:val="000000"/>
          <w:sz w:val="36"/>
          <w:szCs w:val="36"/>
          <w:lang w:bidi="hi-IN"/>
        </w:rPr>
        <w:tab/>
        <w:t xml:space="preserve">   </w:t>
      </w:r>
    </w:p>
    <w:p w14:paraId="3089220A"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proofErr w:type="gramStart"/>
      <w:r w:rsidRPr="00D7329F">
        <w:rPr>
          <w:rFonts w:ascii="Arial" w:hAnsi="Arial" w:cs="Arial"/>
          <w:color w:val="000000"/>
          <w:sz w:val="36"/>
          <w:szCs w:val="36"/>
          <w:lang w:bidi="hi-IN"/>
        </w:rPr>
        <w:t>mE&amp;</w:t>
      </w:r>
      <w:proofErr w:type="gramEnd"/>
      <w:r w:rsidRPr="00D7329F">
        <w:rPr>
          <w:rFonts w:ascii="Arial" w:hAnsi="Arial" w:cs="Arial"/>
          <w:color w:val="000000"/>
          <w:sz w:val="36"/>
          <w:szCs w:val="36"/>
          <w:lang w:bidi="hi-IN"/>
        </w:rPr>
        <w:t>dhi#patiH,adhi#patiSca</w:t>
      </w:r>
      <w:r w:rsidRPr="00D7329F">
        <w:rPr>
          <w:rFonts w:ascii="Arial" w:hAnsi="Arial" w:cs="Arial"/>
          <w:color w:val="000000"/>
          <w:sz w:val="36"/>
          <w:szCs w:val="36"/>
          <w:lang w:bidi="hi-IN"/>
        </w:rPr>
        <w:tab/>
        <w:t xml:space="preserve">   </w:t>
      </w:r>
    </w:p>
    <w:p w14:paraId="17EBA2B1"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proofErr w:type="gramStart"/>
      <w:r w:rsidRPr="00D7329F">
        <w:rPr>
          <w:rFonts w:ascii="Arial" w:hAnsi="Arial" w:cs="Arial"/>
          <w:color w:val="000000"/>
          <w:sz w:val="36"/>
          <w:szCs w:val="36"/>
          <w:lang w:bidi="hi-IN"/>
        </w:rPr>
        <w:t>adhi</w:t>
      </w:r>
      <w:proofErr w:type="gramEnd"/>
      <w:r w:rsidRPr="00D7329F">
        <w:rPr>
          <w:rFonts w:ascii="Arial" w:hAnsi="Arial" w:cs="Arial"/>
          <w:color w:val="000000"/>
          <w:sz w:val="36"/>
          <w:szCs w:val="36"/>
          <w:lang w:bidi="hi-IN"/>
        </w:rPr>
        <w:t xml:space="preserve"> #patiqrityadhi # --- paqtiqH,caq mEq &gt;</w:t>
      </w:r>
      <w:r w:rsidRPr="00D7329F">
        <w:rPr>
          <w:rFonts w:ascii="Arial" w:hAnsi="Arial" w:cs="Arial"/>
          <w:color w:val="000000"/>
          <w:sz w:val="36"/>
          <w:szCs w:val="36"/>
          <w:lang w:bidi="hi-IN"/>
        </w:rPr>
        <w:tab/>
        <w:t xml:space="preserve"> </w:t>
      </w:r>
      <w:r w:rsidRPr="00D7329F">
        <w:rPr>
          <w:rFonts w:ascii="Arial" w:hAnsi="Arial" w:cs="Arial"/>
          <w:color w:val="000000"/>
          <w:sz w:val="36"/>
          <w:szCs w:val="36"/>
          <w:lang w:bidi="hi-IN"/>
        </w:rPr>
        <w:tab/>
        <w:t xml:space="preserve">   </w:t>
      </w:r>
    </w:p>
    <w:p w14:paraId="45CD1799"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r w:rsidRPr="00D7329F">
        <w:rPr>
          <w:rFonts w:ascii="Arial" w:hAnsi="Arial" w:cs="Arial"/>
          <w:color w:val="000000"/>
          <w:sz w:val="36"/>
          <w:szCs w:val="36"/>
          <w:lang w:bidi="hi-IN"/>
        </w:rPr>
        <w:t>maq uqpAq(gm)qSuH,</w:t>
      </w:r>
      <w:r w:rsidRPr="00D7329F">
        <w:rPr>
          <w:rFonts w:ascii="Arial" w:hAnsi="Arial" w:cs="Arial"/>
          <w:color w:val="000000"/>
          <w:sz w:val="36"/>
          <w:szCs w:val="36"/>
          <w:lang w:bidi="hi-IN"/>
        </w:rPr>
        <w:tab/>
        <w:t>uqpAq(gm)qSuSca#</w:t>
      </w:r>
      <w:r w:rsidRPr="00D7329F">
        <w:rPr>
          <w:rFonts w:ascii="Arial" w:hAnsi="Arial" w:cs="Arial"/>
          <w:color w:val="000000"/>
          <w:sz w:val="36"/>
          <w:szCs w:val="36"/>
          <w:lang w:bidi="hi-IN"/>
        </w:rPr>
        <w:tab/>
        <w:t xml:space="preserve">   </w:t>
      </w:r>
    </w:p>
    <w:p w14:paraId="680F245E"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proofErr w:type="gramStart"/>
      <w:r w:rsidRPr="00D7329F">
        <w:rPr>
          <w:rFonts w:ascii="Arial" w:hAnsi="Arial" w:cs="Arial"/>
          <w:color w:val="000000"/>
          <w:sz w:val="36"/>
          <w:szCs w:val="36"/>
          <w:lang w:bidi="hi-IN"/>
        </w:rPr>
        <w:t>uqpAq(</w:t>
      </w:r>
      <w:proofErr w:type="gramEnd"/>
      <w:r w:rsidRPr="00D7329F">
        <w:rPr>
          <w:rFonts w:ascii="Arial" w:hAnsi="Arial" w:cs="Arial"/>
          <w:color w:val="000000"/>
          <w:sz w:val="36"/>
          <w:szCs w:val="36"/>
          <w:lang w:bidi="hi-IN"/>
        </w:rPr>
        <w:t>gm)qSurityu#pa --- aq(gm)qSuH,caq mEq &gt;</w:t>
      </w:r>
      <w:r w:rsidRPr="00D7329F">
        <w:rPr>
          <w:rFonts w:ascii="Arial" w:hAnsi="Arial" w:cs="Arial"/>
          <w:color w:val="000000"/>
          <w:sz w:val="36"/>
          <w:szCs w:val="36"/>
          <w:lang w:bidi="hi-IN"/>
        </w:rPr>
        <w:tab/>
        <w:t xml:space="preserve"> </w:t>
      </w:r>
    </w:p>
    <w:p w14:paraId="27F3178C"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proofErr w:type="gramStart"/>
      <w:r w:rsidRPr="00D7329F">
        <w:rPr>
          <w:rFonts w:ascii="Arial" w:hAnsi="Arial" w:cs="Arial"/>
          <w:color w:val="000000"/>
          <w:sz w:val="36"/>
          <w:szCs w:val="36"/>
          <w:lang w:bidi="hi-IN"/>
        </w:rPr>
        <w:t>mEq&amp;</w:t>
      </w:r>
      <w:proofErr w:type="gramEnd"/>
      <w:r w:rsidRPr="00D7329F">
        <w:rPr>
          <w:rFonts w:ascii="Arial" w:hAnsi="Arial" w:cs="Arial"/>
          <w:color w:val="000000"/>
          <w:sz w:val="36"/>
          <w:szCs w:val="36"/>
          <w:lang w:bidi="hi-IN"/>
        </w:rPr>
        <w:t>ntaqryAqmaH,aqntaqryAqmaSca#</w:t>
      </w:r>
      <w:r w:rsidRPr="00D7329F">
        <w:rPr>
          <w:rFonts w:ascii="Arial" w:hAnsi="Arial" w:cs="Arial"/>
          <w:color w:val="000000"/>
          <w:sz w:val="36"/>
          <w:szCs w:val="36"/>
          <w:lang w:bidi="hi-IN"/>
        </w:rPr>
        <w:tab/>
        <w:t xml:space="preserve">   </w:t>
      </w:r>
    </w:p>
    <w:p w14:paraId="33DB10D4"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proofErr w:type="gramStart"/>
      <w:r w:rsidRPr="00D7329F">
        <w:rPr>
          <w:rFonts w:ascii="Arial" w:hAnsi="Arial" w:cs="Arial"/>
          <w:color w:val="000000"/>
          <w:sz w:val="36"/>
          <w:szCs w:val="36"/>
          <w:lang w:bidi="hi-IN"/>
        </w:rPr>
        <w:lastRenderedPageBreak/>
        <w:t>aqntaqryAqma</w:t>
      </w:r>
      <w:proofErr w:type="gramEnd"/>
      <w:r w:rsidRPr="00D7329F">
        <w:rPr>
          <w:rFonts w:ascii="Arial" w:hAnsi="Arial" w:cs="Arial"/>
          <w:color w:val="000000"/>
          <w:sz w:val="36"/>
          <w:szCs w:val="36"/>
          <w:lang w:bidi="hi-IN"/>
        </w:rPr>
        <w:t xml:space="preserve"> itya#ntaH --- yAqmaH,caq mEq &gt;</w:t>
      </w:r>
      <w:r w:rsidRPr="00D7329F">
        <w:rPr>
          <w:rFonts w:ascii="Arial" w:hAnsi="Arial" w:cs="Arial"/>
          <w:color w:val="000000"/>
          <w:sz w:val="36"/>
          <w:szCs w:val="36"/>
          <w:lang w:bidi="hi-IN"/>
        </w:rPr>
        <w:tab/>
        <w:t xml:space="preserve"> </w:t>
      </w:r>
    </w:p>
    <w:p w14:paraId="76216CFA"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proofErr w:type="gramStart"/>
      <w:r w:rsidRPr="00D7329F">
        <w:rPr>
          <w:rFonts w:ascii="Arial" w:hAnsi="Arial" w:cs="Arial"/>
          <w:color w:val="000000"/>
          <w:sz w:val="36"/>
          <w:szCs w:val="36"/>
          <w:lang w:bidi="hi-IN"/>
        </w:rPr>
        <w:t>maq</w:t>
      </w:r>
      <w:proofErr w:type="gramEnd"/>
      <w:r w:rsidRPr="00D7329F">
        <w:rPr>
          <w:rFonts w:ascii="Arial" w:hAnsi="Arial" w:cs="Arial"/>
          <w:color w:val="000000"/>
          <w:sz w:val="36"/>
          <w:szCs w:val="36"/>
          <w:lang w:bidi="hi-IN"/>
        </w:rPr>
        <w:t xml:space="preserve"> aiqndraqvAqyaqvaH,aiqndraqvAqyaqvaSca#</w:t>
      </w:r>
      <w:r w:rsidRPr="00D7329F">
        <w:rPr>
          <w:rFonts w:ascii="Arial" w:hAnsi="Arial" w:cs="Arial"/>
          <w:color w:val="000000"/>
          <w:sz w:val="36"/>
          <w:szCs w:val="36"/>
          <w:lang w:bidi="hi-IN"/>
        </w:rPr>
        <w:tab/>
        <w:t xml:space="preserve">   </w:t>
      </w:r>
    </w:p>
    <w:p w14:paraId="7B5EBC76"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proofErr w:type="gramStart"/>
      <w:r w:rsidRPr="00D7329F">
        <w:rPr>
          <w:rFonts w:ascii="Arial" w:hAnsi="Arial" w:cs="Arial"/>
          <w:color w:val="000000"/>
          <w:sz w:val="36"/>
          <w:szCs w:val="36"/>
          <w:lang w:bidi="hi-IN"/>
        </w:rPr>
        <w:t>aiqndraqvAqyaqva</w:t>
      </w:r>
      <w:proofErr w:type="gramEnd"/>
      <w:r w:rsidRPr="00D7329F">
        <w:rPr>
          <w:rFonts w:ascii="Arial" w:hAnsi="Arial" w:cs="Arial"/>
          <w:color w:val="000000"/>
          <w:sz w:val="36"/>
          <w:szCs w:val="36"/>
          <w:lang w:bidi="hi-IN"/>
        </w:rPr>
        <w:t xml:space="preserve"> ityai$ndra --- vAqyaqvaH,caq mEq &gt;</w:t>
      </w:r>
      <w:r w:rsidRPr="00D7329F">
        <w:rPr>
          <w:rFonts w:ascii="Arial" w:hAnsi="Arial" w:cs="Arial"/>
          <w:color w:val="000000"/>
          <w:sz w:val="36"/>
          <w:szCs w:val="36"/>
          <w:lang w:bidi="hi-IN"/>
        </w:rPr>
        <w:tab/>
        <w:t xml:space="preserve"> </w:t>
      </w:r>
    </w:p>
    <w:p w14:paraId="7C70EEA1"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r w:rsidRPr="00D7329F">
        <w:rPr>
          <w:rFonts w:ascii="Arial" w:hAnsi="Arial" w:cs="Arial"/>
          <w:color w:val="000000"/>
          <w:sz w:val="36"/>
          <w:szCs w:val="36"/>
          <w:lang w:bidi="hi-IN"/>
        </w:rPr>
        <w:t>mEq maiqtrAqvaqruqNaH,</w:t>
      </w:r>
      <w:r w:rsidRPr="00D7329F">
        <w:rPr>
          <w:rFonts w:ascii="Arial" w:hAnsi="Arial" w:cs="Arial"/>
          <w:color w:val="000000"/>
          <w:sz w:val="36"/>
          <w:szCs w:val="36"/>
          <w:lang w:bidi="hi-IN"/>
        </w:rPr>
        <w:tab/>
        <w:t>maiqtrAqvaqruqNaSca#</w:t>
      </w:r>
      <w:r w:rsidRPr="00D7329F">
        <w:rPr>
          <w:rFonts w:ascii="Arial" w:hAnsi="Arial" w:cs="Arial"/>
          <w:color w:val="000000"/>
          <w:sz w:val="36"/>
          <w:szCs w:val="36"/>
          <w:lang w:bidi="hi-IN"/>
        </w:rPr>
        <w:tab/>
        <w:t xml:space="preserve">   </w:t>
      </w:r>
    </w:p>
    <w:p w14:paraId="137F88C2"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r w:rsidRPr="00D7329F">
        <w:rPr>
          <w:rFonts w:ascii="Arial" w:hAnsi="Arial" w:cs="Arial"/>
          <w:color w:val="000000"/>
          <w:sz w:val="36"/>
          <w:szCs w:val="36"/>
          <w:lang w:bidi="hi-IN"/>
        </w:rPr>
        <w:t>maiqtrAqvaqruqNa iti# maitrA --- vaqruqNaH,</w:t>
      </w:r>
      <w:r w:rsidRPr="00D7329F">
        <w:rPr>
          <w:rFonts w:ascii="Arial" w:hAnsi="Arial" w:cs="Arial"/>
          <w:color w:val="000000"/>
          <w:sz w:val="36"/>
          <w:szCs w:val="36"/>
          <w:lang w:bidi="hi-IN"/>
        </w:rPr>
        <w:tab/>
        <w:t>caq mEq &gt;</w:t>
      </w:r>
      <w:r w:rsidRPr="00D7329F">
        <w:rPr>
          <w:rFonts w:ascii="Arial" w:hAnsi="Arial" w:cs="Arial"/>
          <w:color w:val="000000"/>
          <w:sz w:val="36"/>
          <w:szCs w:val="36"/>
          <w:lang w:bidi="hi-IN"/>
        </w:rPr>
        <w:tab/>
        <w:t xml:space="preserve"> </w:t>
      </w:r>
      <w:r w:rsidRPr="00D7329F">
        <w:rPr>
          <w:rFonts w:ascii="Arial" w:hAnsi="Arial" w:cs="Arial"/>
          <w:color w:val="000000"/>
          <w:sz w:val="36"/>
          <w:szCs w:val="36"/>
          <w:lang w:bidi="hi-IN"/>
        </w:rPr>
        <w:tab/>
        <w:t xml:space="preserve">   </w:t>
      </w:r>
    </w:p>
    <w:p w14:paraId="1EAE2E1B"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r w:rsidRPr="00D7329F">
        <w:rPr>
          <w:rFonts w:ascii="Arial" w:hAnsi="Arial" w:cs="Arial"/>
          <w:color w:val="000000"/>
          <w:sz w:val="36"/>
          <w:szCs w:val="36"/>
          <w:lang w:bidi="hi-IN"/>
        </w:rPr>
        <w:t>maq AqSviqnaH, AqSviqnaSca#</w:t>
      </w:r>
      <w:r w:rsidRPr="00D7329F">
        <w:rPr>
          <w:rFonts w:ascii="Arial" w:hAnsi="Arial" w:cs="Arial"/>
          <w:color w:val="000000"/>
          <w:sz w:val="36"/>
          <w:szCs w:val="36"/>
          <w:lang w:bidi="hi-IN"/>
        </w:rPr>
        <w:tab/>
        <w:t xml:space="preserve">   </w:t>
      </w:r>
    </w:p>
    <w:p w14:paraId="1B2B7B0E"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r w:rsidRPr="00D7329F">
        <w:rPr>
          <w:rFonts w:ascii="Arial" w:hAnsi="Arial" w:cs="Arial"/>
          <w:color w:val="000000"/>
          <w:sz w:val="36"/>
          <w:szCs w:val="36"/>
          <w:lang w:bidi="hi-IN"/>
        </w:rPr>
        <w:t>caq mEq &gt;, mEq praqtiqpraqsthAna#H</w:t>
      </w:r>
      <w:r w:rsidRPr="00D7329F">
        <w:rPr>
          <w:rFonts w:ascii="Arial" w:hAnsi="Arial" w:cs="Arial"/>
          <w:color w:val="000000"/>
          <w:sz w:val="36"/>
          <w:szCs w:val="36"/>
          <w:lang w:bidi="hi-IN"/>
        </w:rPr>
        <w:tab/>
        <w:t xml:space="preserve"> </w:t>
      </w:r>
      <w:r w:rsidRPr="00D7329F">
        <w:rPr>
          <w:rFonts w:ascii="Arial" w:hAnsi="Arial" w:cs="Arial"/>
          <w:color w:val="000000"/>
          <w:sz w:val="36"/>
          <w:szCs w:val="36"/>
          <w:lang w:bidi="hi-IN"/>
        </w:rPr>
        <w:tab/>
        <w:t xml:space="preserve">   </w:t>
      </w:r>
    </w:p>
    <w:p w14:paraId="6E1C993B"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proofErr w:type="gramStart"/>
      <w:r w:rsidRPr="00D7329F">
        <w:rPr>
          <w:rFonts w:ascii="Arial" w:hAnsi="Arial" w:cs="Arial"/>
          <w:color w:val="000000"/>
          <w:sz w:val="36"/>
          <w:szCs w:val="36"/>
          <w:lang w:bidi="hi-IN"/>
        </w:rPr>
        <w:t>praqtiqpraqsthAna#</w:t>
      </w:r>
      <w:proofErr w:type="gramEnd"/>
      <w:r w:rsidRPr="00D7329F">
        <w:rPr>
          <w:rFonts w:ascii="Arial" w:hAnsi="Arial" w:cs="Arial"/>
          <w:color w:val="000000"/>
          <w:sz w:val="36"/>
          <w:szCs w:val="36"/>
          <w:lang w:bidi="hi-IN"/>
        </w:rPr>
        <w:t>Sca ,praqtiqpraqsthAnaq iti# prati --- praqsthAna#H</w:t>
      </w:r>
      <w:r w:rsidRPr="00D7329F">
        <w:rPr>
          <w:rFonts w:ascii="Arial" w:hAnsi="Arial" w:cs="Arial"/>
          <w:color w:val="000000"/>
          <w:sz w:val="36"/>
          <w:szCs w:val="36"/>
          <w:lang w:bidi="hi-IN"/>
        </w:rPr>
        <w:tab/>
        <w:t xml:space="preserve">   </w:t>
      </w:r>
    </w:p>
    <w:p w14:paraId="5A2F61C5"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proofErr w:type="gramStart"/>
      <w:r w:rsidRPr="00D7329F">
        <w:rPr>
          <w:rFonts w:ascii="Arial" w:hAnsi="Arial" w:cs="Arial"/>
          <w:color w:val="000000"/>
          <w:sz w:val="36"/>
          <w:szCs w:val="36"/>
          <w:lang w:bidi="hi-IN"/>
        </w:rPr>
        <w:t>caq</w:t>
      </w:r>
      <w:proofErr w:type="gramEnd"/>
      <w:r w:rsidRPr="00D7329F">
        <w:rPr>
          <w:rFonts w:ascii="Arial" w:hAnsi="Arial" w:cs="Arial"/>
          <w:color w:val="000000"/>
          <w:sz w:val="36"/>
          <w:szCs w:val="36"/>
          <w:lang w:bidi="hi-IN"/>
        </w:rPr>
        <w:t xml:space="preserve"> mEq,mEq SuqkraH</w:t>
      </w:r>
      <w:r w:rsidRPr="00D7329F">
        <w:rPr>
          <w:rFonts w:ascii="Arial" w:hAnsi="Arial" w:cs="Arial"/>
          <w:color w:val="000000"/>
          <w:sz w:val="36"/>
          <w:szCs w:val="36"/>
          <w:lang w:bidi="hi-IN"/>
        </w:rPr>
        <w:tab/>
        <w:t xml:space="preserve">   </w:t>
      </w:r>
    </w:p>
    <w:p w14:paraId="66C6ADC9"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r w:rsidRPr="00D7329F">
        <w:rPr>
          <w:rFonts w:ascii="Arial" w:hAnsi="Arial" w:cs="Arial"/>
          <w:color w:val="000000"/>
          <w:sz w:val="36"/>
          <w:szCs w:val="36"/>
          <w:lang w:bidi="hi-IN"/>
        </w:rPr>
        <w:t>SuqkraSca#</w:t>
      </w:r>
      <w:r w:rsidRPr="00D7329F">
        <w:rPr>
          <w:rFonts w:ascii="Arial" w:hAnsi="Arial" w:cs="Arial"/>
          <w:color w:val="000000"/>
          <w:sz w:val="36"/>
          <w:szCs w:val="36"/>
          <w:lang w:bidi="hi-IN"/>
        </w:rPr>
        <w:tab/>
      </w:r>
      <w:proofErr w:type="gramStart"/>
      <w:r w:rsidRPr="00D7329F">
        <w:rPr>
          <w:rFonts w:ascii="Arial" w:hAnsi="Arial" w:cs="Arial"/>
          <w:color w:val="000000"/>
          <w:sz w:val="36"/>
          <w:szCs w:val="36"/>
          <w:lang w:bidi="hi-IN"/>
        </w:rPr>
        <w:t>,caq</w:t>
      </w:r>
      <w:proofErr w:type="gramEnd"/>
      <w:r w:rsidRPr="00D7329F">
        <w:rPr>
          <w:rFonts w:ascii="Arial" w:hAnsi="Arial" w:cs="Arial"/>
          <w:color w:val="000000"/>
          <w:sz w:val="36"/>
          <w:szCs w:val="36"/>
          <w:lang w:bidi="hi-IN"/>
        </w:rPr>
        <w:t xml:space="preserve"> mEq &gt;</w:t>
      </w:r>
      <w:r w:rsidRPr="00D7329F">
        <w:rPr>
          <w:rFonts w:ascii="Arial" w:hAnsi="Arial" w:cs="Arial"/>
          <w:color w:val="000000"/>
          <w:sz w:val="36"/>
          <w:szCs w:val="36"/>
          <w:lang w:bidi="hi-IN"/>
        </w:rPr>
        <w:tab/>
        <w:t xml:space="preserve"> </w:t>
      </w:r>
      <w:r w:rsidRPr="00D7329F">
        <w:rPr>
          <w:rFonts w:ascii="Arial" w:hAnsi="Arial" w:cs="Arial"/>
          <w:color w:val="000000"/>
          <w:sz w:val="36"/>
          <w:szCs w:val="36"/>
          <w:lang w:bidi="hi-IN"/>
        </w:rPr>
        <w:tab/>
        <w:t xml:space="preserve">   </w:t>
      </w:r>
    </w:p>
    <w:p w14:paraId="6F05F572"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r w:rsidRPr="00D7329F">
        <w:rPr>
          <w:rFonts w:ascii="Arial" w:hAnsi="Arial" w:cs="Arial"/>
          <w:color w:val="000000"/>
          <w:sz w:val="36"/>
          <w:szCs w:val="36"/>
          <w:lang w:bidi="hi-IN"/>
        </w:rPr>
        <w:t>mEq maqnthI, maqnthI ca#</w:t>
      </w:r>
      <w:r w:rsidRPr="00D7329F">
        <w:rPr>
          <w:rFonts w:ascii="Arial" w:hAnsi="Arial" w:cs="Arial"/>
          <w:color w:val="000000"/>
          <w:sz w:val="36"/>
          <w:szCs w:val="36"/>
          <w:lang w:bidi="hi-IN"/>
        </w:rPr>
        <w:tab/>
        <w:t xml:space="preserve">   </w:t>
      </w:r>
    </w:p>
    <w:p w14:paraId="52A6192A"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r w:rsidRPr="00D7329F">
        <w:rPr>
          <w:rFonts w:ascii="Arial" w:hAnsi="Arial" w:cs="Arial"/>
          <w:color w:val="000000"/>
          <w:sz w:val="36"/>
          <w:szCs w:val="36"/>
          <w:lang w:bidi="hi-IN"/>
        </w:rPr>
        <w:t>caq mEq &gt;,</w:t>
      </w:r>
      <w:r w:rsidRPr="00D7329F">
        <w:rPr>
          <w:rFonts w:ascii="Arial" w:hAnsi="Arial" w:cs="Arial"/>
          <w:color w:val="000000"/>
          <w:sz w:val="36"/>
          <w:szCs w:val="36"/>
          <w:lang w:bidi="hi-IN"/>
        </w:rPr>
        <w:tab/>
        <w:t>maq AqgraqyaqNaH</w:t>
      </w:r>
      <w:r w:rsidRPr="00D7329F">
        <w:rPr>
          <w:rFonts w:ascii="Arial" w:hAnsi="Arial" w:cs="Arial"/>
          <w:color w:val="000000"/>
          <w:sz w:val="36"/>
          <w:szCs w:val="36"/>
          <w:lang w:bidi="hi-IN"/>
        </w:rPr>
        <w:tab/>
        <w:t xml:space="preserve"> </w:t>
      </w:r>
      <w:r w:rsidRPr="00D7329F">
        <w:rPr>
          <w:rFonts w:ascii="Arial" w:hAnsi="Arial" w:cs="Arial"/>
          <w:color w:val="000000"/>
          <w:sz w:val="36"/>
          <w:szCs w:val="36"/>
          <w:lang w:bidi="hi-IN"/>
        </w:rPr>
        <w:tab/>
        <w:t xml:space="preserve">   </w:t>
      </w:r>
    </w:p>
    <w:p w14:paraId="492038BF"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r w:rsidRPr="00D7329F">
        <w:rPr>
          <w:rFonts w:ascii="Arial" w:hAnsi="Arial" w:cs="Arial"/>
          <w:color w:val="000000"/>
          <w:sz w:val="36"/>
          <w:szCs w:val="36"/>
          <w:lang w:bidi="hi-IN"/>
        </w:rPr>
        <w:t>AqgraqyaqNaSca#</w:t>
      </w:r>
      <w:proofErr w:type="gramStart"/>
      <w:r w:rsidRPr="00D7329F">
        <w:rPr>
          <w:rFonts w:ascii="Arial" w:hAnsi="Arial" w:cs="Arial"/>
          <w:color w:val="000000"/>
          <w:sz w:val="36"/>
          <w:szCs w:val="36"/>
          <w:lang w:bidi="hi-IN"/>
        </w:rPr>
        <w:t>,caq</w:t>
      </w:r>
      <w:proofErr w:type="gramEnd"/>
      <w:r w:rsidRPr="00D7329F">
        <w:rPr>
          <w:rFonts w:ascii="Arial" w:hAnsi="Arial" w:cs="Arial"/>
          <w:color w:val="000000"/>
          <w:sz w:val="36"/>
          <w:szCs w:val="36"/>
          <w:lang w:bidi="hi-IN"/>
        </w:rPr>
        <w:t xml:space="preserve"> mEq &gt;</w:t>
      </w:r>
      <w:r w:rsidRPr="00D7329F">
        <w:rPr>
          <w:rFonts w:ascii="Arial" w:hAnsi="Arial" w:cs="Arial"/>
          <w:color w:val="000000"/>
          <w:sz w:val="36"/>
          <w:szCs w:val="36"/>
          <w:lang w:bidi="hi-IN"/>
        </w:rPr>
        <w:tab/>
        <w:t xml:space="preserve"> </w:t>
      </w:r>
      <w:r w:rsidRPr="00D7329F">
        <w:rPr>
          <w:rFonts w:ascii="Arial" w:hAnsi="Arial" w:cs="Arial"/>
          <w:color w:val="000000"/>
          <w:sz w:val="36"/>
          <w:szCs w:val="36"/>
          <w:lang w:bidi="hi-IN"/>
        </w:rPr>
        <w:tab/>
        <w:t xml:space="preserve">   </w:t>
      </w:r>
    </w:p>
    <w:p w14:paraId="742DE514"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r w:rsidRPr="00D7329F">
        <w:rPr>
          <w:rFonts w:ascii="Arial" w:hAnsi="Arial" w:cs="Arial"/>
          <w:color w:val="000000"/>
          <w:sz w:val="36"/>
          <w:szCs w:val="36"/>
          <w:lang w:bidi="hi-IN"/>
        </w:rPr>
        <w:t>mEq vaiqSvaqdEqvaH,</w:t>
      </w:r>
      <w:r w:rsidRPr="00D7329F">
        <w:rPr>
          <w:rFonts w:ascii="Arial" w:hAnsi="Arial" w:cs="Arial"/>
          <w:color w:val="000000"/>
          <w:sz w:val="36"/>
          <w:szCs w:val="36"/>
          <w:lang w:bidi="hi-IN"/>
        </w:rPr>
        <w:tab/>
        <w:t xml:space="preserve">vaiqSvaqdEqvaSca# </w:t>
      </w:r>
      <w:r w:rsidRPr="00D7329F">
        <w:rPr>
          <w:rFonts w:ascii="Arial" w:hAnsi="Arial" w:cs="Arial"/>
          <w:color w:val="000000"/>
          <w:sz w:val="36"/>
          <w:szCs w:val="36"/>
          <w:lang w:bidi="hi-IN"/>
        </w:rPr>
        <w:tab/>
        <w:t xml:space="preserve">   </w:t>
      </w:r>
    </w:p>
    <w:p w14:paraId="1FBA2D79"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proofErr w:type="gramStart"/>
      <w:r w:rsidRPr="00D7329F">
        <w:rPr>
          <w:rFonts w:ascii="Arial" w:hAnsi="Arial" w:cs="Arial"/>
          <w:color w:val="000000"/>
          <w:sz w:val="36"/>
          <w:szCs w:val="36"/>
          <w:lang w:bidi="hi-IN"/>
        </w:rPr>
        <w:t>vaiqSvaqdEqva</w:t>
      </w:r>
      <w:proofErr w:type="gramEnd"/>
      <w:r w:rsidRPr="00D7329F">
        <w:rPr>
          <w:rFonts w:ascii="Arial" w:hAnsi="Arial" w:cs="Arial"/>
          <w:color w:val="000000"/>
          <w:sz w:val="36"/>
          <w:szCs w:val="36"/>
          <w:lang w:bidi="hi-IN"/>
        </w:rPr>
        <w:t xml:space="preserve"> iti# vaiSva --- dEqvaH,caq mEq &gt;</w:t>
      </w:r>
      <w:r w:rsidRPr="00D7329F">
        <w:rPr>
          <w:rFonts w:ascii="Arial" w:hAnsi="Arial" w:cs="Arial"/>
          <w:color w:val="000000"/>
          <w:sz w:val="36"/>
          <w:szCs w:val="36"/>
          <w:lang w:bidi="hi-IN"/>
        </w:rPr>
        <w:tab/>
        <w:t xml:space="preserve"> </w:t>
      </w:r>
      <w:r w:rsidRPr="00D7329F">
        <w:rPr>
          <w:rFonts w:ascii="Arial" w:hAnsi="Arial" w:cs="Arial"/>
          <w:color w:val="000000"/>
          <w:sz w:val="36"/>
          <w:szCs w:val="36"/>
          <w:lang w:bidi="hi-IN"/>
        </w:rPr>
        <w:tab/>
        <w:t xml:space="preserve">   </w:t>
      </w:r>
    </w:p>
    <w:p w14:paraId="446F4283"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proofErr w:type="gramStart"/>
      <w:r w:rsidRPr="00D7329F">
        <w:rPr>
          <w:rFonts w:ascii="Arial" w:hAnsi="Arial" w:cs="Arial"/>
          <w:color w:val="000000"/>
          <w:sz w:val="36"/>
          <w:szCs w:val="36"/>
          <w:lang w:bidi="hi-IN"/>
        </w:rPr>
        <w:t>mEq</w:t>
      </w:r>
      <w:proofErr w:type="gramEnd"/>
      <w:r w:rsidRPr="00D7329F">
        <w:rPr>
          <w:rFonts w:ascii="Arial" w:hAnsi="Arial" w:cs="Arial"/>
          <w:color w:val="000000"/>
          <w:sz w:val="36"/>
          <w:szCs w:val="36"/>
          <w:lang w:bidi="hi-IN"/>
        </w:rPr>
        <w:t xml:space="preserve"> dhruqvaH,dhruqvaSca# </w:t>
      </w:r>
      <w:r w:rsidRPr="00D7329F">
        <w:rPr>
          <w:rFonts w:ascii="Arial" w:hAnsi="Arial" w:cs="Arial"/>
          <w:color w:val="000000"/>
          <w:sz w:val="36"/>
          <w:szCs w:val="36"/>
          <w:lang w:bidi="hi-IN"/>
        </w:rPr>
        <w:tab/>
        <w:t xml:space="preserve">   </w:t>
      </w:r>
    </w:p>
    <w:p w14:paraId="7B578755"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proofErr w:type="gramStart"/>
      <w:r w:rsidRPr="00D7329F">
        <w:rPr>
          <w:rFonts w:ascii="Arial" w:hAnsi="Arial" w:cs="Arial"/>
          <w:color w:val="000000"/>
          <w:sz w:val="36"/>
          <w:szCs w:val="36"/>
          <w:lang w:bidi="hi-IN"/>
        </w:rPr>
        <w:t>caq</w:t>
      </w:r>
      <w:proofErr w:type="gramEnd"/>
      <w:r w:rsidRPr="00D7329F">
        <w:rPr>
          <w:rFonts w:ascii="Arial" w:hAnsi="Arial" w:cs="Arial"/>
          <w:color w:val="000000"/>
          <w:sz w:val="36"/>
          <w:szCs w:val="36"/>
          <w:lang w:bidi="hi-IN"/>
        </w:rPr>
        <w:t xml:space="preserve"> mEq &gt;,mEq vaiqSvAqnaqraH </w:t>
      </w:r>
      <w:r w:rsidRPr="00D7329F">
        <w:rPr>
          <w:rFonts w:ascii="Arial" w:hAnsi="Arial" w:cs="Arial"/>
          <w:color w:val="000000"/>
          <w:sz w:val="36"/>
          <w:szCs w:val="36"/>
          <w:lang w:bidi="hi-IN"/>
        </w:rPr>
        <w:tab/>
        <w:t xml:space="preserve"> </w:t>
      </w:r>
      <w:r w:rsidRPr="00D7329F">
        <w:rPr>
          <w:rFonts w:ascii="Arial" w:hAnsi="Arial" w:cs="Arial"/>
          <w:color w:val="000000"/>
          <w:sz w:val="36"/>
          <w:szCs w:val="36"/>
          <w:lang w:bidi="hi-IN"/>
        </w:rPr>
        <w:tab/>
        <w:t xml:space="preserve">   </w:t>
      </w:r>
    </w:p>
    <w:p w14:paraId="67EFCFB9"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proofErr w:type="gramStart"/>
      <w:r w:rsidRPr="00D7329F">
        <w:rPr>
          <w:rFonts w:ascii="Arial" w:hAnsi="Arial" w:cs="Arial"/>
          <w:color w:val="000000"/>
          <w:sz w:val="36"/>
          <w:szCs w:val="36"/>
          <w:lang w:bidi="hi-IN"/>
        </w:rPr>
        <w:t>vaiqSvAqnaqraSca</w:t>
      </w:r>
      <w:proofErr w:type="gramEnd"/>
      <w:r w:rsidRPr="00D7329F">
        <w:rPr>
          <w:rFonts w:ascii="Arial" w:hAnsi="Arial" w:cs="Arial"/>
          <w:color w:val="000000"/>
          <w:sz w:val="36"/>
          <w:szCs w:val="36"/>
          <w:lang w:bidi="hi-IN"/>
        </w:rPr>
        <w:t xml:space="preserve">#,caq mEq &gt; </w:t>
      </w:r>
      <w:r w:rsidRPr="00D7329F">
        <w:rPr>
          <w:rFonts w:ascii="Arial" w:hAnsi="Arial" w:cs="Arial"/>
          <w:color w:val="000000"/>
          <w:sz w:val="36"/>
          <w:szCs w:val="36"/>
          <w:lang w:bidi="hi-IN"/>
        </w:rPr>
        <w:tab/>
        <w:t xml:space="preserve">  </w:t>
      </w:r>
      <w:r w:rsidRPr="00D7329F">
        <w:rPr>
          <w:rFonts w:ascii="Arial" w:hAnsi="Arial" w:cs="Arial"/>
          <w:color w:val="000000"/>
          <w:sz w:val="36"/>
          <w:szCs w:val="36"/>
          <w:lang w:bidi="hi-IN"/>
        </w:rPr>
        <w:tab/>
        <w:t xml:space="preserve">   </w:t>
      </w:r>
    </w:p>
    <w:p w14:paraId="7600D22E"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r w:rsidRPr="00D7329F">
        <w:rPr>
          <w:rFonts w:ascii="Arial" w:hAnsi="Arial" w:cs="Arial"/>
          <w:color w:val="000000"/>
          <w:sz w:val="36"/>
          <w:szCs w:val="36"/>
          <w:lang w:bidi="hi-IN"/>
        </w:rPr>
        <w:t>maq RuqtuqgraqhAH,</w:t>
      </w:r>
      <w:r w:rsidRPr="00D7329F">
        <w:rPr>
          <w:rFonts w:ascii="Arial" w:hAnsi="Arial" w:cs="Arial"/>
          <w:color w:val="000000"/>
          <w:sz w:val="36"/>
          <w:szCs w:val="36"/>
          <w:lang w:bidi="hi-IN"/>
        </w:rPr>
        <w:tab/>
        <w:t xml:space="preserve">RuqtuqgraqhASca# </w:t>
      </w:r>
      <w:r w:rsidRPr="00D7329F">
        <w:rPr>
          <w:rFonts w:ascii="Arial" w:hAnsi="Arial" w:cs="Arial"/>
          <w:color w:val="000000"/>
          <w:sz w:val="36"/>
          <w:szCs w:val="36"/>
          <w:lang w:bidi="hi-IN"/>
        </w:rPr>
        <w:tab/>
        <w:t xml:space="preserve">   </w:t>
      </w:r>
    </w:p>
    <w:p w14:paraId="188C3715"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r w:rsidRPr="00D7329F">
        <w:rPr>
          <w:rFonts w:ascii="Arial" w:hAnsi="Arial" w:cs="Arial"/>
          <w:color w:val="000000"/>
          <w:sz w:val="36"/>
          <w:szCs w:val="36"/>
          <w:lang w:bidi="hi-IN"/>
        </w:rPr>
        <w:t>RuqtuqgraqhA ityRu#tu --- graqhAH</w:t>
      </w:r>
      <w:proofErr w:type="gramStart"/>
      <w:r w:rsidRPr="00D7329F">
        <w:rPr>
          <w:rFonts w:ascii="Arial" w:hAnsi="Arial" w:cs="Arial"/>
          <w:color w:val="000000"/>
          <w:sz w:val="36"/>
          <w:szCs w:val="36"/>
          <w:lang w:bidi="hi-IN"/>
        </w:rPr>
        <w:t>,caq</w:t>
      </w:r>
      <w:proofErr w:type="gramEnd"/>
      <w:r w:rsidRPr="00D7329F">
        <w:rPr>
          <w:rFonts w:ascii="Arial" w:hAnsi="Arial" w:cs="Arial"/>
          <w:color w:val="000000"/>
          <w:sz w:val="36"/>
          <w:szCs w:val="36"/>
          <w:lang w:bidi="hi-IN"/>
        </w:rPr>
        <w:t xml:space="preserve"> mEq &gt;</w:t>
      </w:r>
      <w:r w:rsidRPr="00D7329F">
        <w:rPr>
          <w:rFonts w:ascii="Arial" w:hAnsi="Arial" w:cs="Arial"/>
          <w:color w:val="000000"/>
          <w:sz w:val="36"/>
          <w:szCs w:val="36"/>
          <w:lang w:bidi="hi-IN"/>
        </w:rPr>
        <w:tab/>
        <w:t xml:space="preserve"> </w:t>
      </w:r>
      <w:r w:rsidRPr="00D7329F">
        <w:rPr>
          <w:rFonts w:ascii="Arial" w:hAnsi="Arial" w:cs="Arial"/>
          <w:color w:val="000000"/>
          <w:sz w:val="36"/>
          <w:szCs w:val="36"/>
          <w:lang w:bidi="hi-IN"/>
        </w:rPr>
        <w:tab/>
        <w:t xml:space="preserve">   </w:t>
      </w:r>
    </w:p>
    <w:p w14:paraId="5629EA95"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r w:rsidRPr="00D7329F">
        <w:rPr>
          <w:rFonts w:ascii="Arial" w:hAnsi="Arial" w:cs="Arial"/>
          <w:color w:val="000000"/>
          <w:sz w:val="36"/>
          <w:szCs w:val="36"/>
          <w:lang w:bidi="hi-IN"/>
        </w:rPr>
        <w:t>mEq&amp;tiqgrAqhyA$H &gt;,</w:t>
      </w:r>
      <w:r w:rsidRPr="00D7329F">
        <w:rPr>
          <w:rFonts w:ascii="Arial" w:hAnsi="Arial" w:cs="Arial"/>
          <w:color w:val="000000"/>
          <w:sz w:val="36"/>
          <w:szCs w:val="36"/>
          <w:lang w:bidi="hi-IN"/>
        </w:rPr>
        <w:tab/>
        <w:t xml:space="preserve">aqtiqgrAqhyA$Sca </w:t>
      </w:r>
      <w:r w:rsidRPr="00D7329F">
        <w:rPr>
          <w:rFonts w:ascii="Arial" w:hAnsi="Arial" w:cs="Arial"/>
          <w:color w:val="000000"/>
          <w:sz w:val="36"/>
          <w:szCs w:val="36"/>
          <w:lang w:bidi="hi-IN"/>
        </w:rPr>
        <w:tab/>
        <w:t xml:space="preserve">   </w:t>
      </w:r>
    </w:p>
    <w:p w14:paraId="21193AAF"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proofErr w:type="gramStart"/>
      <w:r w:rsidRPr="00D7329F">
        <w:rPr>
          <w:rFonts w:ascii="Arial" w:hAnsi="Arial" w:cs="Arial"/>
          <w:color w:val="000000"/>
          <w:sz w:val="36"/>
          <w:szCs w:val="36"/>
          <w:lang w:bidi="hi-IN"/>
        </w:rPr>
        <w:t>aqtiqgrAqhyA</w:t>
      </w:r>
      <w:proofErr w:type="gramEnd"/>
      <w:r w:rsidRPr="00D7329F">
        <w:rPr>
          <w:rFonts w:ascii="Arial" w:hAnsi="Arial" w:cs="Arial"/>
          <w:color w:val="000000"/>
          <w:sz w:val="36"/>
          <w:szCs w:val="36"/>
          <w:lang w:bidi="hi-IN"/>
        </w:rPr>
        <w:t># itya#ti --- grAqhyA$H &gt;,caq mEq &gt;</w:t>
      </w:r>
      <w:r w:rsidRPr="00D7329F">
        <w:rPr>
          <w:rFonts w:ascii="Arial" w:hAnsi="Arial" w:cs="Arial"/>
          <w:color w:val="000000"/>
          <w:sz w:val="36"/>
          <w:szCs w:val="36"/>
          <w:lang w:bidi="hi-IN"/>
        </w:rPr>
        <w:tab/>
        <w:t xml:space="preserve"> </w:t>
      </w:r>
      <w:r w:rsidRPr="00D7329F">
        <w:rPr>
          <w:rFonts w:ascii="Arial" w:hAnsi="Arial" w:cs="Arial"/>
          <w:color w:val="000000"/>
          <w:sz w:val="36"/>
          <w:szCs w:val="36"/>
          <w:lang w:bidi="hi-IN"/>
        </w:rPr>
        <w:tab/>
        <w:t xml:space="preserve">   </w:t>
      </w:r>
    </w:p>
    <w:p w14:paraId="5FED1C45"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r w:rsidRPr="00D7329F">
        <w:rPr>
          <w:rFonts w:ascii="Arial" w:hAnsi="Arial" w:cs="Arial"/>
          <w:color w:val="000000"/>
          <w:sz w:val="36"/>
          <w:szCs w:val="36"/>
          <w:lang w:bidi="hi-IN"/>
        </w:rPr>
        <w:t>maq aiqndrAqgnaH,</w:t>
      </w:r>
      <w:r w:rsidRPr="00D7329F">
        <w:rPr>
          <w:rFonts w:ascii="Arial" w:hAnsi="Arial" w:cs="Arial"/>
          <w:color w:val="000000"/>
          <w:sz w:val="36"/>
          <w:szCs w:val="36"/>
          <w:lang w:bidi="hi-IN"/>
        </w:rPr>
        <w:tab/>
        <w:t xml:space="preserve">aiqndrAqgnaSca# </w:t>
      </w:r>
      <w:r w:rsidRPr="00D7329F">
        <w:rPr>
          <w:rFonts w:ascii="Arial" w:hAnsi="Arial" w:cs="Arial"/>
          <w:color w:val="000000"/>
          <w:sz w:val="36"/>
          <w:szCs w:val="36"/>
          <w:lang w:bidi="hi-IN"/>
        </w:rPr>
        <w:tab/>
        <w:t xml:space="preserve">   </w:t>
      </w:r>
    </w:p>
    <w:p w14:paraId="266274F6"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r w:rsidRPr="00D7329F">
        <w:rPr>
          <w:rFonts w:ascii="Arial" w:hAnsi="Arial" w:cs="Arial"/>
          <w:color w:val="000000"/>
          <w:sz w:val="36"/>
          <w:szCs w:val="36"/>
          <w:lang w:bidi="hi-IN"/>
        </w:rPr>
        <w:t>aiqndrAqgna ityai$ndra --- aqgnaH,</w:t>
      </w:r>
      <w:r w:rsidRPr="00D7329F">
        <w:rPr>
          <w:rFonts w:ascii="Arial" w:hAnsi="Arial" w:cs="Arial"/>
          <w:color w:val="000000"/>
          <w:sz w:val="36"/>
          <w:szCs w:val="36"/>
          <w:lang w:bidi="hi-IN"/>
        </w:rPr>
        <w:tab/>
        <w:t>caq mEq &gt;</w:t>
      </w:r>
      <w:r w:rsidRPr="00D7329F">
        <w:rPr>
          <w:rFonts w:ascii="Arial" w:hAnsi="Arial" w:cs="Arial"/>
          <w:color w:val="000000"/>
          <w:sz w:val="36"/>
          <w:szCs w:val="36"/>
          <w:lang w:bidi="hi-IN"/>
        </w:rPr>
        <w:tab/>
        <w:t xml:space="preserve"> </w:t>
      </w:r>
      <w:r w:rsidRPr="00D7329F">
        <w:rPr>
          <w:rFonts w:ascii="Arial" w:hAnsi="Arial" w:cs="Arial"/>
          <w:color w:val="000000"/>
          <w:sz w:val="36"/>
          <w:szCs w:val="36"/>
          <w:lang w:bidi="hi-IN"/>
        </w:rPr>
        <w:tab/>
        <w:t xml:space="preserve">   </w:t>
      </w:r>
    </w:p>
    <w:p w14:paraId="2A2DB871"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proofErr w:type="gramStart"/>
      <w:r w:rsidRPr="00D7329F">
        <w:rPr>
          <w:rFonts w:ascii="Arial" w:hAnsi="Arial" w:cs="Arial"/>
          <w:color w:val="000000"/>
          <w:sz w:val="36"/>
          <w:szCs w:val="36"/>
          <w:lang w:bidi="hi-IN"/>
        </w:rPr>
        <w:t>mEq</w:t>
      </w:r>
      <w:proofErr w:type="gramEnd"/>
      <w:r w:rsidRPr="00D7329F">
        <w:rPr>
          <w:rFonts w:ascii="Arial" w:hAnsi="Arial" w:cs="Arial"/>
          <w:color w:val="000000"/>
          <w:sz w:val="36"/>
          <w:szCs w:val="36"/>
          <w:lang w:bidi="hi-IN"/>
        </w:rPr>
        <w:t xml:space="preserve"> vaiqSvaqdEqvaH,vaiqSvaqdEqvaSca# </w:t>
      </w:r>
      <w:r w:rsidRPr="00D7329F">
        <w:rPr>
          <w:rFonts w:ascii="Arial" w:hAnsi="Arial" w:cs="Arial"/>
          <w:color w:val="000000"/>
          <w:sz w:val="36"/>
          <w:szCs w:val="36"/>
          <w:lang w:bidi="hi-IN"/>
        </w:rPr>
        <w:tab/>
        <w:t xml:space="preserve">   </w:t>
      </w:r>
    </w:p>
    <w:p w14:paraId="37098DEF"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r w:rsidRPr="00D7329F">
        <w:rPr>
          <w:rFonts w:ascii="Arial" w:hAnsi="Arial" w:cs="Arial"/>
          <w:color w:val="000000"/>
          <w:sz w:val="36"/>
          <w:szCs w:val="36"/>
          <w:lang w:bidi="hi-IN"/>
        </w:rPr>
        <w:t>vaiqSvaqdEqva iti# vaiSva --- dEqvaH, caq mEq &gt;</w:t>
      </w:r>
      <w:r w:rsidRPr="00D7329F">
        <w:rPr>
          <w:rFonts w:ascii="Arial" w:hAnsi="Arial" w:cs="Arial"/>
          <w:color w:val="000000"/>
          <w:sz w:val="36"/>
          <w:szCs w:val="36"/>
          <w:lang w:bidi="hi-IN"/>
        </w:rPr>
        <w:tab/>
        <w:t xml:space="preserve"> </w:t>
      </w:r>
      <w:r w:rsidRPr="00D7329F">
        <w:rPr>
          <w:rFonts w:ascii="Arial" w:hAnsi="Arial" w:cs="Arial"/>
          <w:color w:val="000000"/>
          <w:sz w:val="36"/>
          <w:szCs w:val="36"/>
          <w:lang w:bidi="hi-IN"/>
        </w:rPr>
        <w:tab/>
        <w:t xml:space="preserve">   </w:t>
      </w:r>
    </w:p>
    <w:p w14:paraId="0496DD39"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r w:rsidRPr="00D7329F">
        <w:rPr>
          <w:rFonts w:ascii="Arial" w:hAnsi="Arial" w:cs="Arial"/>
          <w:color w:val="000000"/>
          <w:sz w:val="36"/>
          <w:szCs w:val="36"/>
          <w:lang w:bidi="hi-IN"/>
        </w:rPr>
        <w:t>mEq maqruqtvaqtIyA$H &gt;,</w:t>
      </w:r>
      <w:r w:rsidRPr="00D7329F">
        <w:rPr>
          <w:rFonts w:ascii="Arial" w:hAnsi="Arial" w:cs="Arial"/>
          <w:color w:val="000000"/>
          <w:sz w:val="36"/>
          <w:szCs w:val="36"/>
          <w:lang w:bidi="hi-IN"/>
        </w:rPr>
        <w:tab/>
        <w:t xml:space="preserve">maqruqtvaqtIyA$Sca </w:t>
      </w:r>
      <w:r w:rsidRPr="00D7329F">
        <w:rPr>
          <w:rFonts w:ascii="Arial" w:hAnsi="Arial" w:cs="Arial"/>
          <w:color w:val="000000"/>
          <w:sz w:val="36"/>
          <w:szCs w:val="36"/>
          <w:lang w:bidi="hi-IN"/>
        </w:rPr>
        <w:tab/>
        <w:t xml:space="preserve"> </w:t>
      </w:r>
      <w:r w:rsidRPr="00D7329F">
        <w:rPr>
          <w:rFonts w:ascii="Arial" w:hAnsi="Arial" w:cs="Arial"/>
          <w:color w:val="000000"/>
          <w:sz w:val="36"/>
          <w:szCs w:val="36"/>
          <w:lang w:bidi="hi-IN"/>
        </w:rPr>
        <w:tab/>
        <w:t xml:space="preserve">   </w:t>
      </w:r>
    </w:p>
    <w:p w14:paraId="2AB18D8E"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r w:rsidRPr="00D7329F">
        <w:rPr>
          <w:rFonts w:ascii="Arial" w:hAnsi="Arial" w:cs="Arial"/>
          <w:color w:val="000000"/>
          <w:sz w:val="36"/>
          <w:szCs w:val="36"/>
          <w:lang w:bidi="hi-IN"/>
        </w:rPr>
        <w:t xml:space="preserve">caq mEq &gt;, mEq mAqhEqndraH </w:t>
      </w:r>
      <w:r w:rsidRPr="00D7329F">
        <w:rPr>
          <w:rFonts w:ascii="Arial" w:hAnsi="Arial" w:cs="Arial"/>
          <w:color w:val="000000"/>
          <w:sz w:val="36"/>
          <w:szCs w:val="36"/>
          <w:lang w:bidi="hi-IN"/>
        </w:rPr>
        <w:tab/>
        <w:t xml:space="preserve">  </w:t>
      </w:r>
      <w:r w:rsidRPr="00D7329F">
        <w:rPr>
          <w:rFonts w:ascii="Arial" w:hAnsi="Arial" w:cs="Arial"/>
          <w:color w:val="000000"/>
          <w:sz w:val="36"/>
          <w:szCs w:val="36"/>
          <w:lang w:bidi="hi-IN"/>
        </w:rPr>
        <w:tab/>
        <w:t xml:space="preserve">   </w:t>
      </w:r>
    </w:p>
    <w:p w14:paraId="78903CC0"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proofErr w:type="gramStart"/>
      <w:r w:rsidRPr="00D7329F">
        <w:rPr>
          <w:rFonts w:ascii="Arial" w:hAnsi="Arial" w:cs="Arial"/>
          <w:color w:val="000000"/>
          <w:sz w:val="36"/>
          <w:szCs w:val="36"/>
          <w:lang w:bidi="hi-IN"/>
        </w:rPr>
        <w:t>mAqhEqndraSca</w:t>
      </w:r>
      <w:proofErr w:type="gramEnd"/>
      <w:r w:rsidRPr="00D7329F">
        <w:rPr>
          <w:rFonts w:ascii="Arial" w:hAnsi="Arial" w:cs="Arial"/>
          <w:color w:val="000000"/>
          <w:sz w:val="36"/>
          <w:szCs w:val="36"/>
          <w:lang w:bidi="hi-IN"/>
        </w:rPr>
        <w:t xml:space="preserve">#,mAqhEqndra iti# mAhA --- iqndraH </w:t>
      </w:r>
      <w:r w:rsidRPr="00D7329F">
        <w:rPr>
          <w:rFonts w:ascii="Arial" w:hAnsi="Arial" w:cs="Arial"/>
          <w:color w:val="000000"/>
          <w:sz w:val="36"/>
          <w:szCs w:val="36"/>
          <w:lang w:bidi="hi-IN"/>
        </w:rPr>
        <w:tab/>
        <w:t xml:space="preserve">   </w:t>
      </w:r>
    </w:p>
    <w:p w14:paraId="50778C7B"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r w:rsidRPr="00D7329F">
        <w:rPr>
          <w:rFonts w:ascii="Arial" w:hAnsi="Arial" w:cs="Arial"/>
          <w:color w:val="000000"/>
          <w:sz w:val="36"/>
          <w:szCs w:val="36"/>
          <w:lang w:bidi="hi-IN"/>
        </w:rPr>
        <w:lastRenderedPageBreak/>
        <w:t>caq mEq &gt;,</w:t>
      </w:r>
      <w:r w:rsidRPr="00D7329F">
        <w:rPr>
          <w:rFonts w:ascii="Arial" w:hAnsi="Arial" w:cs="Arial"/>
          <w:color w:val="000000"/>
          <w:sz w:val="36"/>
          <w:szCs w:val="36"/>
          <w:lang w:bidi="hi-IN"/>
        </w:rPr>
        <w:tab/>
        <w:t xml:space="preserve">maq AqdiqtyaH </w:t>
      </w:r>
      <w:r w:rsidRPr="00D7329F">
        <w:rPr>
          <w:rFonts w:ascii="Arial" w:hAnsi="Arial" w:cs="Arial"/>
          <w:color w:val="000000"/>
          <w:sz w:val="36"/>
          <w:szCs w:val="36"/>
          <w:lang w:bidi="hi-IN"/>
        </w:rPr>
        <w:tab/>
        <w:t xml:space="preserve">  </w:t>
      </w:r>
      <w:r w:rsidRPr="00D7329F">
        <w:rPr>
          <w:rFonts w:ascii="Arial" w:hAnsi="Arial" w:cs="Arial"/>
          <w:color w:val="000000"/>
          <w:sz w:val="36"/>
          <w:szCs w:val="36"/>
          <w:lang w:bidi="hi-IN"/>
        </w:rPr>
        <w:tab/>
        <w:t xml:space="preserve">   </w:t>
      </w:r>
    </w:p>
    <w:p w14:paraId="155538E8"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r w:rsidRPr="00D7329F">
        <w:rPr>
          <w:rFonts w:ascii="Arial" w:hAnsi="Arial" w:cs="Arial"/>
          <w:color w:val="000000"/>
          <w:sz w:val="36"/>
          <w:szCs w:val="36"/>
          <w:lang w:bidi="hi-IN"/>
        </w:rPr>
        <w:t>AqdiqtyaSca#</w:t>
      </w:r>
      <w:r w:rsidRPr="00D7329F">
        <w:rPr>
          <w:rFonts w:ascii="Arial" w:hAnsi="Arial" w:cs="Arial"/>
          <w:color w:val="000000"/>
          <w:sz w:val="36"/>
          <w:szCs w:val="36"/>
          <w:lang w:bidi="hi-IN"/>
        </w:rPr>
        <w:tab/>
      </w:r>
      <w:proofErr w:type="gramStart"/>
      <w:r w:rsidRPr="00D7329F">
        <w:rPr>
          <w:rFonts w:ascii="Arial" w:hAnsi="Arial" w:cs="Arial"/>
          <w:color w:val="000000"/>
          <w:sz w:val="36"/>
          <w:szCs w:val="36"/>
          <w:lang w:bidi="hi-IN"/>
        </w:rPr>
        <w:t>,caq</w:t>
      </w:r>
      <w:proofErr w:type="gramEnd"/>
      <w:r w:rsidRPr="00D7329F">
        <w:rPr>
          <w:rFonts w:ascii="Arial" w:hAnsi="Arial" w:cs="Arial"/>
          <w:color w:val="000000"/>
          <w:sz w:val="36"/>
          <w:szCs w:val="36"/>
          <w:lang w:bidi="hi-IN"/>
        </w:rPr>
        <w:t xml:space="preserve"> mEq &gt;</w:t>
      </w:r>
      <w:r w:rsidRPr="00D7329F">
        <w:rPr>
          <w:rFonts w:ascii="Arial" w:hAnsi="Arial" w:cs="Arial"/>
          <w:color w:val="000000"/>
          <w:sz w:val="36"/>
          <w:szCs w:val="36"/>
          <w:lang w:bidi="hi-IN"/>
        </w:rPr>
        <w:tab/>
        <w:t xml:space="preserve"> </w:t>
      </w:r>
      <w:r w:rsidRPr="00D7329F">
        <w:rPr>
          <w:rFonts w:ascii="Arial" w:hAnsi="Arial" w:cs="Arial"/>
          <w:color w:val="000000"/>
          <w:sz w:val="36"/>
          <w:szCs w:val="36"/>
          <w:lang w:bidi="hi-IN"/>
        </w:rPr>
        <w:tab/>
        <w:t xml:space="preserve">   </w:t>
      </w:r>
    </w:p>
    <w:p w14:paraId="0174D72E"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proofErr w:type="gramStart"/>
      <w:r w:rsidRPr="00D7329F">
        <w:rPr>
          <w:rFonts w:ascii="Arial" w:hAnsi="Arial" w:cs="Arial"/>
          <w:color w:val="000000"/>
          <w:sz w:val="36"/>
          <w:szCs w:val="36"/>
          <w:lang w:bidi="hi-IN"/>
        </w:rPr>
        <w:t>mEq</w:t>
      </w:r>
      <w:proofErr w:type="gramEnd"/>
      <w:r w:rsidRPr="00D7329F">
        <w:rPr>
          <w:rFonts w:ascii="Arial" w:hAnsi="Arial" w:cs="Arial"/>
          <w:color w:val="000000"/>
          <w:sz w:val="36"/>
          <w:szCs w:val="36"/>
          <w:lang w:bidi="hi-IN"/>
        </w:rPr>
        <w:t xml:space="preserve"> sAqviqtraH,sAqviqtraSca# </w:t>
      </w:r>
      <w:r w:rsidRPr="00D7329F">
        <w:rPr>
          <w:rFonts w:ascii="Arial" w:hAnsi="Arial" w:cs="Arial"/>
          <w:color w:val="000000"/>
          <w:sz w:val="36"/>
          <w:szCs w:val="36"/>
          <w:lang w:bidi="hi-IN"/>
        </w:rPr>
        <w:tab/>
        <w:t xml:space="preserve">   </w:t>
      </w:r>
    </w:p>
    <w:p w14:paraId="7A6FAA58"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r w:rsidRPr="00D7329F">
        <w:rPr>
          <w:rFonts w:ascii="Arial" w:hAnsi="Arial" w:cs="Arial"/>
          <w:color w:val="000000"/>
          <w:sz w:val="36"/>
          <w:szCs w:val="36"/>
          <w:lang w:bidi="hi-IN"/>
        </w:rPr>
        <w:t>caq mEq &gt;,</w:t>
      </w:r>
      <w:r w:rsidRPr="00D7329F">
        <w:rPr>
          <w:rFonts w:ascii="Arial" w:hAnsi="Arial" w:cs="Arial"/>
          <w:color w:val="000000"/>
          <w:sz w:val="36"/>
          <w:szCs w:val="36"/>
          <w:lang w:bidi="hi-IN"/>
        </w:rPr>
        <w:tab/>
        <w:t xml:space="preserve">mEq sAqraqsvaqtaH </w:t>
      </w:r>
      <w:r w:rsidRPr="00D7329F">
        <w:rPr>
          <w:rFonts w:ascii="Arial" w:hAnsi="Arial" w:cs="Arial"/>
          <w:color w:val="000000"/>
          <w:sz w:val="36"/>
          <w:szCs w:val="36"/>
          <w:lang w:bidi="hi-IN"/>
        </w:rPr>
        <w:tab/>
        <w:t xml:space="preserve">  </w:t>
      </w:r>
      <w:r w:rsidRPr="00D7329F">
        <w:rPr>
          <w:rFonts w:ascii="Arial" w:hAnsi="Arial" w:cs="Arial"/>
          <w:color w:val="000000"/>
          <w:sz w:val="36"/>
          <w:szCs w:val="36"/>
          <w:lang w:bidi="hi-IN"/>
        </w:rPr>
        <w:tab/>
        <w:t xml:space="preserve">   </w:t>
      </w:r>
    </w:p>
    <w:p w14:paraId="28E6D95F"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r w:rsidRPr="00D7329F">
        <w:rPr>
          <w:rFonts w:ascii="Arial" w:hAnsi="Arial" w:cs="Arial"/>
          <w:color w:val="000000"/>
          <w:sz w:val="36"/>
          <w:szCs w:val="36"/>
          <w:lang w:bidi="hi-IN"/>
        </w:rPr>
        <w:t>sAqraqsvaqtaSca#,</w:t>
      </w:r>
      <w:r w:rsidRPr="00D7329F">
        <w:rPr>
          <w:rFonts w:ascii="Arial" w:hAnsi="Arial" w:cs="Arial"/>
          <w:color w:val="000000"/>
          <w:sz w:val="36"/>
          <w:szCs w:val="36"/>
          <w:lang w:bidi="hi-IN"/>
        </w:rPr>
        <w:tab/>
        <w:t>caq mEq &gt;</w:t>
      </w:r>
      <w:r w:rsidRPr="00D7329F">
        <w:rPr>
          <w:rFonts w:ascii="Arial" w:hAnsi="Arial" w:cs="Arial"/>
          <w:color w:val="000000"/>
          <w:sz w:val="36"/>
          <w:szCs w:val="36"/>
          <w:lang w:bidi="hi-IN"/>
        </w:rPr>
        <w:tab/>
        <w:t xml:space="preserve"> </w:t>
      </w:r>
      <w:r w:rsidRPr="00D7329F">
        <w:rPr>
          <w:rFonts w:ascii="Arial" w:hAnsi="Arial" w:cs="Arial"/>
          <w:color w:val="000000"/>
          <w:sz w:val="36"/>
          <w:szCs w:val="36"/>
          <w:lang w:bidi="hi-IN"/>
        </w:rPr>
        <w:tab/>
        <w:t xml:space="preserve">   </w:t>
      </w:r>
    </w:p>
    <w:p w14:paraId="3B2DEA01"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proofErr w:type="gramStart"/>
      <w:r w:rsidRPr="00D7329F">
        <w:rPr>
          <w:rFonts w:ascii="Arial" w:hAnsi="Arial" w:cs="Arial"/>
          <w:color w:val="000000"/>
          <w:sz w:val="36"/>
          <w:szCs w:val="36"/>
          <w:lang w:bidi="hi-IN"/>
        </w:rPr>
        <w:t>mEq</w:t>
      </w:r>
      <w:proofErr w:type="gramEnd"/>
      <w:r w:rsidRPr="00D7329F">
        <w:rPr>
          <w:rFonts w:ascii="Arial" w:hAnsi="Arial" w:cs="Arial"/>
          <w:color w:val="000000"/>
          <w:sz w:val="36"/>
          <w:szCs w:val="36"/>
          <w:lang w:bidi="hi-IN"/>
        </w:rPr>
        <w:t xml:space="preserve"> pauqShNaH,pauqShNaSca# </w:t>
      </w:r>
      <w:r w:rsidRPr="00D7329F">
        <w:rPr>
          <w:rFonts w:ascii="Arial" w:hAnsi="Arial" w:cs="Arial"/>
          <w:color w:val="000000"/>
          <w:sz w:val="36"/>
          <w:szCs w:val="36"/>
          <w:lang w:bidi="hi-IN"/>
        </w:rPr>
        <w:tab/>
        <w:t xml:space="preserve">   </w:t>
      </w:r>
    </w:p>
    <w:p w14:paraId="6B76EFB1"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r w:rsidRPr="00D7329F">
        <w:rPr>
          <w:rFonts w:ascii="Arial" w:hAnsi="Arial" w:cs="Arial"/>
          <w:color w:val="000000"/>
          <w:sz w:val="36"/>
          <w:szCs w:val="36"/>
          <w:lang w:bidi="hi-IN"/>
        </w:rPr>
        <w:t>caq mEq &gt;,</w:t>
      </w:r>
      <w:r w:rsidRPr="00D7329F">
        <w:rPr>
          <w:rFonts w:ascii="Arial" w:hAnsi="Arial" w:cs="Arial"/>
          <w:color w:val="000000"/>
          <w:sz w:val="36"/>
          <w:szCs w:val="36"/>
          <w:lang w:bidi="hi-IN"/>
        </w:rPr>
        <w:tab/>
        <w:t xml:space="preserve">mEq pAqtnIqvaqtaH </w:t>
      </w:r>
      <w:r w:rsidRPr="00D7329F">
        <w:rPr>
          <w:rFonts w:ascii="Arial" w:hAnsi="Arial" w:cs="Arial"/>
          <w:color w:val="000000"/>
          <w:sz w:val="36"/>
          <w:szCs w:val="36"/>
          <w:lang w:bidi="hi-IN"/>
        </w:rPr>
        <w:tab/>
        <w:t xml:space="preserve">  </w:t>
      </w:r>
      <w:r w:rsidRPr="00D7329F">
        <w:rPr>
          <w:rFonts w:ascii="Arial" w:hAnsi="Arial" w:cs="Arial"/>
          <w:color w:val="000000"/>
          <w:sz w:val="36"/>
          <w:szCs w:val="36"/>
          <w:lang w:bidi="hi-IN"/>
        </w:rPr>
        <w:tab/>
        <w:t xml:space="preserve">   </w:t>
      </w:r>
    </w:p>
    <w:p w14:paraId="4CD65681"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proofErr w:type="gramStart"/>
      <w:r w:rsidRPr="00D7329F">
        <w:rPr>
          <w:rFonts w:ascii="Arial" w:hAnsi="Arial" w:cs="Arial"/>
          <w:color w:val="000000"/>
          <w:sz w:val="36"/>
          <w:szCs w:val="36"/>
          <w:lang w:bidi="hi-IN"/>
        </w:rPr>
        <w:t>pAqtnIqvaqtaSca</w:t>
      </w:r>
      <w:proofErr w:type="gramEnd"/>
      <w:r w:rsidRPr="00D7329F">
        <w:rPr>
          <w:rFonts w:ascii="Arial" w:hAnsi="Arial" w:cs="Arial"/>
          <w:color w:val="000000"/>
          <w:sz w:val="36"/>
          <w:szCs w:val="36"/>
          <w:lang w:bidi="hi-IN"/>
        </w:rPr>
        <w:t xml:space="preserve">#,pAqtnIqvaqta iti# pAtnI --- vaqtaH </w:t>
      </w:r>
      <w:r w:rsidRPr="00D7329F">
        <w:rPr>
          <w:rFonts w:ascii="Arial" w:hAnsi="Arial" w:cs="Arial"/>
          <w:color w:val="000000"/>
          <w:sz w:val="36"/>
          <w:szCs w:val="36"/>
          <w:lang w:bidi="hi-IN"/>
        </w:rPr>
        <w:tab/>
        <w:t xml:space="preserve">   </w:t>
      </w:r>
    </w:p>
    <w:p w14:paraId="55C180C8"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r w:rsidRPr="00D7329F">
        <w:rPr>
          <w:rFonts w:ascii="Arial" w:hAnsi="Arial" w:cs="Arial"/>
          <w:color w:val="000000"/>
          <w:sz w:val="36"/>
          <w:szCs w:val="36"/>
          <w:lang w:bidi="hi-IN"/>
        </w:rPr>
        <w:t>caq mEq &gt;,</w:t>
      </w:r>
      <w:r w:rsidRPr="00D7329F">
        <w:rPr>
          <w:rFonts w:ascii="Arial" w:hAnsi="Arial" w:cs="Arial"/>
          <w:color w:val="000000"/>
          <w:sz w:val="36"/>
          <w:szCs w:val="36"/>
          <w:lang w:bidi="hi-IN"/>
        </w:rPr>
        <w:tab/>
        <w:t xml:space="preserve">mEq hAqriqyOqjaqnaH </w:t>
      </w:r>
      <w:r w:rsidRPr="00D7329F">
        <w:rPr>
          <w:rFonts w:ascii="Arial" w:hAnsi="Arial" w:cs="Arial"/>
          <w:color w:val="000000"/>
          <w:sz w:val="36"/>
          <w:szCs w:val="36"/>
          <w:lang w:bidi="hi-IN"/>
        </w:rPr>
        <w:tab/>
        <w:t xml:space="preserve"> </w:t>
      </w:r>
      <w:r w:rsidRPr="00D7329F">
        <w:rPr>
          <w:rFonts w:ascii="Arial" w:hAnsi="Arial" w:cs="Arial"/>
          <w:color w:val="000000"/>
          <w:sz w:val="36"/>
          <w:szCs w:val="36"/>
          <w:lang w:bidi="hi-IN"/>
        </w:rPr>
        <w:tab/>
        <w:t xml:space="preserve">   </w:t>
      </w:r>
    </w:p>
    <w:p w14:paraId="7B766466" w14:textId="77777777" w:rsidR="00D7329F" w:rsidRPr="00D7329F" w:rsidRDefault="00D7329F" w:rsidP="00D7329F">
      <w:pPr>
        <w:autoSpaceDE w:val="0"/>
        <w:autoSpaceDN w:val="0"/>
        <w:adjustRightInd w:val="0"/>
        <w:spacing w:after="0" w:line="240" w:lineRule="auto"/>
        <w:rPr>
          <w:rFonts w:ascii="Arial" w:hAnsi="Arial" w:cs="Arial"/>
          <w:color w:val="000000"/>
          <w:sz w:val="36"/>
          <w:szCs w:val="36"/>
          <w:lang w:bidi="hi-IN"/>
        </w:rPr>
      </w:pPr>
      <w:proofErr w:type="gramStart"/>
      <w:r w:rsidRPr="00D7329F">
        <w:rPr>
          <w:rFonts w:ascii="Arial" w:hAnsi="Arial" w:cs="Arial"/>
          <w:color w:val="000000"/>
          <w:sz w:val="36"/>
          <w:szCs w:val="36"/>
          <w:lang w:bidi="hi-IN"/>
        </w:rPr>
        <w:t>hAqriqyOqjaqnaSca</w:t>
      </w:r>
      <w:proofErr w:type="gramEnd"/>
      <w:r w:rsidRPr="00D7329F">
        <w:rPr>
          <w:rFonts w:ascii="Arial" w:hAnsi="Arial" w:cs="Arial"/>
          <w:color w:val="000000"/>
          <w:sz w:val="36"/>
          <w:szCs w:val="36"/>
          <w:lang w:bidi="hi-IN"/>
        </w:rPr>
        <w:t xml:space="preserve">#,hAqriqyOqjaqna iti# hAri --- yOqjaqnaH </w:t>
      </w:r>
      <w:r w:rsidRPr="00D7329F">
        <w:rPr>
          <w:rFonts w:ascii="Arial" w:hAnsi="Arial" w:cs="Arial"/>
          <w:color w:val="000000"/>
          <w:sz w:val="36"/>
          <w:szCs w:val="36"/>
          <w:lang w:bidi="hi-IN"/>
        </w:rPr>
        <w:tab/>
        <w:t xml:space="preserve">   </w:t>
      </w:r>
    </w:p>
    <w:p w14:paraId="55F8EA3F" w14:textId="07F6A4E7" w:rsidR="00D91D60" w:rsidRDefault="00D7329F" w:rsidP="00D7329F">
      <w:pPr>
        <w:pBdr>
          <w:bottom w:val="single" w:sz="6" w:space="1" w:color="auto"/>
        </w:pBdr>
        <w:autoSpaceDE w:val="0"/>
        <w:autoSpaceDN w:val="0"/>
        <w:adjustRightInd w:val="0"/>
        <w:spacing w:after="0" w:line="240" w:lineRule="auto"/>
        <w:rPr>
          <w:rFonts w:ascii="Arial" w:hAnsi="Arial" w:cs="Arial"/>
          <w:color w:val="000000"/>
          <w:sz w:val="36"/>
          <w:szCs w:val="36"/>
          <w:lang w:bidi="hi-IN"/>
        </w:rPr>
      </w:pPr>
      <w:r w:rsidRPr="00D7329F">
        <w:rPr>
          <w:rFonts w:ascii="Arial" w:hAnsi="Arial" w:cs="Arial"/>
          <w:color w:val="000000"/>
          <w:sz w:val="36"/>
          <w:szCs w:val="36"/>
          <w:lang w:bidi="hi-IN"/>
        </w:rPr>
        <w:t>caq mEq &gt;,</w:t>
      </w:r>
      <w:r w:rsidRPr="00D7329F">
        <w:rPr>
          <w:rFonts w:ascii="Arial" w:hAnsi="Arial" w:cs="Arial"/>
          <w:color w:val="000000"/>
          <w:sz w:val="36"/>
          <w:szCs w:val="36"/>
          <w:lang w:bidi="hi-IN"/>
        </w:rPr>
        <w:tab/>
        <w:t>maq iti# mE</w:t>
      </w:r>
      <w:r w:rsidR="00D91D60">
        <w:rPr>
          <w:rFonts w:ascii="Arial" w:hAnsi="Arial" w:cs="Arial"/>
          <w:color w:val="000000"/>
          <w:sz w:val="36"/>
          <w:szCs w:val="36"/>
          <w:lang w:bidi="hi-IN"/>
        </w:rPr>
        <w:t xml:space="preserve"> </w:t>
      </w:r>
    </w:p>
    <w:p w14:paraId="1DC1E982" w14:textId="77777777" w:rsidR="00AC2BEC" w:rsidRDefault="00AC2BEC" w:rsidP="00D7329F">
      <w:pPr>
        <w:autoSpaceDE w:val="0"/>
        <w:autoSpaceDN w:val="0"/>
        <w:adjustRightInd w:val="0"/>
        <w:spacing w:after="0" w:line="240" w:lineRule="auto"/>
        <w:rPr>
          <w:rFonts w:ascii="Arial" w:hAnsi="Arial" w:cs="Arial"/>
          <w:color w:val="000000"/>
          <w:sz w:val="36"/>
          <w:szCs w:val="36"/>
          <w:lang w:bidi="hi-IN"/>
        </w:rPr>
      </w:pPr>
    </w:p>
    <w:p w14:paraId="19957634" w14:textId="77777777" w:rsidR="00AC2BEC" w:rsidRDefault="00AC2BEC" w:rsidP="00D7329F">
      <w:pPr>
        <w:autoSpaceDE w:val="0"/>
        <w:autoSpaceDN w:val="0"/>
        <w:adjustRightInd w:val="0"/>
        <w:spacing w:after="0" w:line="240" w:lineRule="auto"/>
        <w:rPr>
          <w:rFonts w:ascii="Arial" w:hAnsi="Arial" w:cs="Arial"/>
          <w:color w:val="000000"/>
          <w:sz w:val="36"/>
          <w:szCs w:val="36"/>
          <w:lang w:bidi="hi-IN"/>
        </w:rPr>
      </w:pPr>
    </w:p>
    <w:p w14:paraId="3F3D6153" w14:textId="77777777" w:rsidR="006E5CE8" w:rsidRDefault="006E5CE8" w:rsidP="00D91D60">
      <w:pPr>
        <w:autoSpaceDE w:val="0"/>
        <w:autoSpaceDN w:val="0"/>
        <w:adjustRightInd w:val="0"/>
        <w:spacing w:after="0" w:line="240" w:lineRule="auto"/>
        <w:rPr>
          <w:rFonts w:ascii="Arial" w:hAnsi="Arial" w:cs="Arial"/>
          <w:color w:val="000000"/>
          <w:sz w:val="36"/>
          <w:szCs w:val="36"/>
          <w:lang w:bidi="hi-IN"/>
        </w:rPr>
      </w:pPr>
    </w:p>
    <w:p w14:paraId="493F465B" w14:textId="6897EE67" w:rsidR="00D91D60" w:rsidRPr="00AC2BEC" w:rsidRDefault="006E5CE8" w:rsidP="00D91D60">
      <w:pPr>
        <w:autoSpaceDE w:val="0"/>
        <w:autoSpaceDN w:val="0"/>
        <w:adjustRightInd w:val="0"/>
        <w:spacing w:after="0" w:line="240" w:lineRule="auto"/>
        <w:rPr>
          <w:rFonts w:ascii="Arial" w:hAnsi="Arial" w:cs="Arial"/>
          <w:b/>
          <w:bCs/>
          <w:color w:val="000000"/>
          <w:sz w:val="36"/>
          <w:szCs w:val="36"/>
          <w:lang w:bidi="hi-IN"/>
        </w:rPr>
      </w:pPr>
      <w:proofErr w:type="gramStart"/>
      <w:r w:rsidRPr="00AC2BEC">
        <w:rPr>
          <w:rFonts w:ascii="Arial" w:hAnsi="Arial" w:cs="Arial"/>
          <w:b/>
          <w:bCs/>
          <w:color w:val="000000"/>
          <w:sz w:val="36"/>
          <w:szCs w:val="36"/>
          <w:lang w:bidi="hi-IN"/>
        </w:rPr>
        <w:t xml:space="preserve">17.8 </w:t>
      </w:r>
      <w:r w:rsidR="00D91D60" w:rsidRPr="00AC2BEC">
        <w:rPr>
          <w:rFonts w:ascii="Arial" w:hAnsi="Arial" w:cs="Arial"/>
          <w:b/>
          <w:bCs/>
          <w:color w:val="000000"/>
          <w:sz w:val="36"/>
          <w:szCs w:val="36"/>
          <w:lang w:bidi="hi-IN"/>
        </w:rPr>
        <w:t xml:space="preserve"> SrI</w:t>
      </w:r>
      <w:proofErr w:type="gramEnd"/>
      <w:r w:rsidR="00D91D60" w:rsidRPr="00AC2BEC">
        <w:rPr>
          <w:rFonts w:ascii="Arial" w:hAnsi="Arial" w:cs="Arial"/>
          <w:b/>
          <w:bCs/>
          <w:color w:val="000000"/>
          <w:sz w:val="36"/>
          <w:szCs w:val="36"/>
          <w:lang w:bidi="hi-IN"/>
        </w:rPr>
        <w:t xml:space="preserve"> camaka kramaH - aShTham</w:t>
      </w:r>
      <w:r w:rsidR="00665208" w:rsidRPr="00AC2BEC">
        <w:rPr>
          <w:rFonts w:ascii="Arial" w:hAnsi="Arial" w:cs="Arial"/>
          <w:b/>
          <w:bCs/>
          <w:color w:val="000000"/>
          <w:sz w:val="36"/>
          <w:szCs w:val="36"/>
          <w:lang w:bidi="hi-IN"/>
        </w:rPr>
        <w:t>O</w:t>
      </w:r>
      <w:r w:rsidR="00D91D60" w:rsidRPr="00AC2BEC">
        <w:rPr>
          <w:rFonts w:ascii="Arial" w:hAnsi="Arial" w:cs="Arial"/>
          <w:b/>
          <w:bCs/>
          <w:color w:val="000000"/>
          <w:sz w:val="36"/>
          <w:szCs w:val="36"/>
          <w:lang w:bidi="hi-IN"/>
        </w:rPr>
        <w:t xml:space="preserve"> &amp;nuvAkaH</w:t>
      </w:r>
    </w:p>
    <w:p w14:paraId="55ED3161" w14:textId="77777777" w:rsidR="00D7329F" w:rsidRDefault="00D7329F" w:rsidP="00D91D60">
      <w:pPr>
        <w:autoSpaceDE w:val="0"/>
        <w:autoSpaceDN w:val="0"/>
        <w:adjustRightInd w:val="0"/>
        <w:spacing w:after="0" w:line="240" w:lineRule="auto"/>
        <w:rPr>
          <w:rFonts w:ascii="Arial" w:hAnsi="Arial" w:cs="Arial"/>
          <w:color w:val="000000"/>
          <w:sz w:val="36"/>
          <w:szCs w:val="36"/>
          <w:lang w:bidi="hi-IN"/>
        </w:rPr>
      </w:pPr>
    </w:p>
    <w:p w14:paraId="22842A80" w14:textId="77777777" w:rsidR="00327FEC" w:rsidRPr="00327FEC" w:rsidRDefault="00327FEC" w:rsidP="00327FEC">
      <w:pPr>
        <w:autoSpaceDE w:val="0"/>
        <w:autoSpaceDN w:val="0"/>
        <w:adjustRightInd w:val="0"/>
        <w:spacing w:after="0" w:line="240" w:lineRule="auto"/>
        <w:rPr>
          <w:rFonts w:ascii="Arial" w:hAnsi="Arial" w:cs="Arial"/>
          <w:color w:val="000000"/>
          <w:sz w:val="36"/>
          <w:szCs w:val="36"/>
          <w:lang w:bidi="hi-IN"/>
        </w:rPr>
      </w:pPr>
      <w:proofErr w:type="gramStart"/>
      <w:r w:rsidRPr="00327FEC">
        <w:rPr>
          <w:rFonts w:ascii="Arial" w:hAnsi="Arial" w:cs="Arial"/>
          <w:color w:val="000000"/>
          <w:sz w:val="36"/>
          <w:szCs w:val="36"/>
          <w:lang w:bidi="hi-IN"/>
        </w:rPr>
        <w:t>iqddhmaSca</w:t>
      </w:r>
      <w:proofErr w:type="gramEnd"/>
      <w:r w:rsidRPr="00327FEC">
        <w:rPr>
          <w:rFonts w:ascii="Arial" w:hAnsi="Arial" w:cs="Arial"/>
          <w:color w:val="000000"/>
          <w:sz w:val="36"/>
          <w:szCs w:val="36"/>
          <w:lang w:bidi="hi-IN"/>
        </w:rPr>
        <w:t># ,caq mEq &gt;</w:t>
      </w:r>
      <w:r w:rsidRPr="00327FEC">
        <w:rPr>
          <w:rFonts w:ascii="Arial" w:hAnsi="Arial" w:cs="Arial"/>
          <w:color w:val="000000"/>
          <w:sz w:val="36"/>
          <w:szCs w:val="36"/>
          <w:lang w:bidi="hi-IN"/>
        </w:rPr>
        <w:tab/>
        <w:t xml:space="preserve"> </w:t>
      </w:r>
      <w:r w:rsidRPr="00327FEC">
        <w:rPr>
          <w:rFonts w:ascii="Arial" w:hAnsi="Arial" w:cs="Arial"/>
          <w:color w:val="000000"/>
          <w:sz w:val="36"/>
          <w:szCs w:val="36"/>
          <w:lang w:bidi="hi-IN"/>
        </w:rPr>
        <w:tab/>
        <w:t xml:space="preserve">   </w:t>
      </w:r>
    </w:p>
    <w:p w14:paraId="435F35BC" w14:textId="77777777" w:rsidR="00327FEC" w:rsidRPr="00327FEC" w:rsidRDefault="00327FEC" w:rsidP="00327FEC">
      <w:pPr>
        <w:autoSpaceDE w:val="0"/>
        <w:autoSpaceDN w:val="0"/>
        <w:adjustRightInd w:val="0"/>
        <w:spacing w:after="0" w:line="240" w:lineRule="auto"/>
        <w:rPr>
          <w:rFonts w:ascii="Arial" w:hAnsi="Arial" w:cs="Arial"/>
          <w:color w:val="000000"/>
          <w:sz w:val="36"/>
          <w:szCs w:val="36"/>
          <w:lang w:bidi="hi-IN"/>
        </w:rPr>
      </w:pPr>
      <w:proofErr w:type="gramStart"/>
      <w:r w:rsidRPr="00327FEC">
        <w:rPr>
          <w:rFonts w:ascii="Arial" w:hAnsi="Arial" w:cs="Arial"/>
          <w:color w:val="000000"/>
          <w:sz w:val="36"/>
          <w:szCs w:val="36"/>
          <w:lang w:bidi="hi-IN"/>
        </w:rPr>
        <w:t>mEq</w:t>
      </w:r>
      <w:proofErr w:type="gramEnd"/>
      <w:r w:rsidRPr="00327FEC">
        <w:rPr>
          <w:rFonts w:ascii="Arial" w:hAnsi="Arial" w:cs="Arial"/>
          <w:color w:val="000000"/>
          <w:sz w:val="36"/>
          <w:szCs w:val="36"/>
          <w:lang w:bidi="hi-IN"/>
        </w:rPr>
        <w:t xml:space="preserve"> baqr.hiH,</w:t>
      </w:r>
      <w:r w:rsidRPr="00327FEC">
        <w:rPr>
          <w:rFonts w:ascii="Arial" w:hAnsi="Arial" w:cs="Arial"/>
          <w:color w:val="000000"/>
          <w:sz w:val="36"/>
          <w:szCs w:val="36"/>
          <w:lang w:bidi="hi-IN"/>
        </w:rPr>
        <w:tab/>
        <w:t>baqr.hiSca#</w:t>
      </w:r>
      <w:r w:rsidRPr="00327FEC">
        <w:rPr>
          <w:rFonts w:ascii="Arial" w:hAnsi="Arial" w:cs="Arial"/>
          <w:color w:val="000000"/>
          <w:sz w:val="36"/>
          <w:szCs w:val="36"/>
          <w:lang w:bidi="hi-IN"/>
        </w:rPr>
        <w:tab/>
        <w:t xml:space="preserve">   </w:t>
      </w:r>
    </w:p>
    <w:p w14:paraId="369D40D8" w14:textId="77777777" w:rsidR="00327FEC" w:rsidRPr="00327FEC" w:rsidRDefault="00327FEC" w:rsidP="00327FEC">
      <w:pPr>
        <w:autoSpaceDE w:val="0"/>
        <w:autoSpaceDN w:val="0"/>
        <w:adjustRightInd w:val="0"/>
        <w:spacing w:after="0" w:line="240" w:lineRule="auto"/>
        <w:rPr>
          <w:rFonts w:ascii="Arial" w:hAnsi="Arial" w:cs="Arial"/>
          <w:color w:val="000000"/>
          <w:sz w:val="36"/>
          <w:szCs w:val="36"/>
          <w:lang w:bidi="hi-IN"/>
        </w:rPr>
      </w:pPr>
      <w:r w:rsidRPr="00327FEC">
        <w:rPr>
          <w:rFonts w:ascii="Arial" w:hAnsi="Arial" w:cs="Arial"/>
          <w:color w:val="000000"/>
          <w:sz w:val="36"/>
          <w:szCs w:val="36"/>
          <w:lang w:bidi="hi-IN"/>
        </w:rPr>
        <w:t>caq mEq &gt;,</w:t>
      </w:r>
      <w:r w:rsidRPr="00327FEC">
        <w:rPr>
          <w:rFonts w:ascii="Arial" w:hAnsi="Arial" w:cs="Arial"/>
          <w:color w:val="000000"/>
          <w:sz w:val="36"/>
          <w:szCs w:val="36"/>
          <w:lang w:bidi="hi-IN"/>
        </w:rPr>
        <w:tab/>
        <w:t>mEq vEdi#H</w:t>
      </w:r>
      <w:r w:rsidRPr="00327FEC">
        <w:rPr>
          <w:rFonts w:ascii="Arial" w:hAnsi="Arial" w:cs="Arial"/>
          <w:color w:val="000000"/>
          <w:sz w:val="36"/>
          <w:szCs w:val="36"/>
          <w:lang w:bidi="hi-IN"/>
        </w:rPr>
        <w:tab/>
        <w:t xml:space="preserve"> </w:t>
      </w:r>
      <w:r w:rsidRPr="00327FEC">
        <w:rPr>
          <w:rFonts w:ascii="Arial" w:hAnsi="Arial" w:cs="Arial"/>
          <w:color w:val="000000"/>
          <w:sz w:val="36"/>
          <w:szCs w:val="36"/>
          <w:lang w:bidi="hi-IN"/>
        </w:rPr>
        <w:tab/>
        <w:t xml:space="preserve">   </w:t>
      </w:r>
    </w:p>
    <w:p w14:paraId="49CD6640" w14:textId="77777777" w:rsidR="00327FEC" w:rsidRPr="00327FEC" w:rsidRDefault="00327FEC" w:rsidP="00327FEC">
      <w:pPr>
        <w:autoSpaceDE w:val="0"/>
        <w:autoSpaceDN w:val="0"/>
        <w:adjustRightInd w:val="0"/>
        <w:spacing w:after="0" w:line="240" w:lineRule="auto"/>
        <w:rPr>
          <w:rFonts w:ascii="Arial" w:hAnsi="Arial" w:cs="Arial"/>
          <w:color w:val="000000"/>
          <w:sz w:val="36"/>
          <w:szCs w:val="36"/>
          <w:lang w:bidi="hi-IN"/>
        </w:rPr>
      </w:pPr>
      <w:proofErr w:type="gramStart"/>
      <w:r w:rsidRPr="00327FEC">
        <w:rPr>
          <w:rFonts w:ascii="Arial" w:hAnsi="Arial" w:cs="Arial"/>
          <w:color w:val="000000"/>
          <w:sz w:val="36"/>
          <w:szCs w:val="36"/>
          <w:lang w:bidi="hi-IN"/>
        </w:rPr>
        <w:t>vEdi#</w:t>
      </w:r>
      <w:proofErr w:type="gramEnd"/>
      <w:r w:rsidRPr="00327FEC">
        <w:rPr>
          <w:rFonts w:ascii="Arial" w:hAnsi="Arial" w:cs="Arial"/>
          <w:color w:val="000000"/>
          <w:sz w:val="36"/>
          <w:szCs w:val="36"/>
          <w:lang w:bidi="hi-IN"/>
        </w:rPr>
        <w:t>Sca,caq mEq &gt;</w:t>
      </w:r>
      <w:r w:rsidRPr="00327FEC">
        <w:rPr>
          <w:rFonts w:ascii="Arial" w:hAnsi="Arial" w:cs="Arial"/>
          <w:color w:val="000000"/>
          <w:sz w:val="36"/>
          <w:szCs w:val="36"/>
          <w:lang w:bidi="hi-IN"/>
        </w:rPr>
        <w:tab/>
        <w:t xml:space="preserve"> </w:t>
      </w:r>
      <w:r w:rsidRPr="00327FEC">
        <w:rPr>
          <w:rFonts w:ascii="Arial" w:hAnsi="Arial" w:cs="Arial"/>
          <w:color w:val="000000"/>
          <w:sz w:val="36"/>
          <w:szCs w:val="36"/>
          <w:lang w:bidi="hi-IN"/>
        </w:rPr>
        <w:tab/>
        <w:t xml:space="preserve">   </w:t>
      </w:r>
    </w:p>
    <w:p w14:paraId="67D87F89" w14:textId="77777777" w:rsidR="00327FEC" w:rsidRPr="00327FEC" w:rsidRDefault="00327FEC" w:rsidP="00327FEC">
      <w:pPr>
        <w:autoSpaceDE w:val="0"/>
        <w:autoSpaceDN w:val="0"/>
        <w:adjustRightInd w:val="0"/>
        <w:spacing w:after="0" w:line="240" w:lineRule="auto"/>
        <w:rPr>
          <w:rFonts w:ascii="Arial" w:hAnsi="Arial" w:cs="Arial"/>
          <w:color w:val="000000"/>
          <w:sz w:val="36"/>
          <w:szCs w:val="36"/>
          <w:lang w:bidi="hi-IN"/>
        </w:rPr>
      </w:pPr>
      <w:proofErr w:type="gramStart"/>
      <w:r w:rsidRPr="00327FEC">
        <w:rPr>
          <w:rFonts w:ascii="Arial" w:hAnsi="Arial" w:cs="Arial"/>
          <w:color w:val="000000"/>
          <w:sz w:val="36"/>
          <w:szCs w:val="36"/>
          <w:lang w:bidi="hi-IN"/>
        </w:rPr>
        <w:t>mEq</w:t>
      </w:r>
      <w:proofErr w:type="gramEnd"/>
      <w:r w:rsidRPr="00327FEC">
        <w:rPr>
          <w:rFonts w:ascii="Arial" w:hAnsi="Arial" w:cs="Arial"/>
          <w:color w:val="000000"/>
          <w:sz w:val="36"/>
          <w:szCs w:val="36"/>
          <w:lang w:bidi="hi-IN"/>
        </w:rPr>
        <w:t xml:space="preserve"> dhiShNi#yAH,dhiShNi#yASca</w:t>
      </w:r>
      <w:r w:rsidRPr="00327FEC">
        <w:rPr>
          <w:rFonts w:ascii="Arial" w:hAnsi="Arial" w:cs="Arial"/>
          <w:color w:val="000000"/>
          <w:sz w:val="36"/>
          <w:szCs w:val="36"/>
          <w:lang w:bidi="hi-IN"/>
        </w:rPr>
        <w:tab/>
        <w:t xml:space="preserve">   </w:t>
      </w:r>
    </w:p>
    <w:p w14:paraId="77A1A640" w14:textId="77777777" w:rsidR="00327FEC" w:rsidRPr="00327FEC" w:rsidRDefault="00327FEC" w:rsidP="00327FEC">
      <w:pPr>
        <w:autoSpaceDE w:val="0"/>
        <w:autoSpaceDN w:val="0"/>
        <w:adjustRightInd w:val="0"/>
        <w:spacing w:after="0" w:line="240" w:lineRule="auto"/>
        <w:rPr>
          <w:rFonts w:ascii="Arial" w:hAnsi="Arial" w:cs="Arial"/>
          <w:color w:val="000000"/>
          <w:sz w:val="36"/>
          <w:szCs w:val="36"/>
          <w:lang w:bidi="hi-IN"/>
        </w:rPr>
      </w:pPr>
      <w:r w:rsidRPr="00327FEC">
        <w:rPr>
          <w:rFonts w:ascii="Arial" w:hAnsi="Arial" w:cs="Arial"/>
          <w:color w:val="000000"/>
          <w:sz w:val="36"/>
          <w:szCs w:val="36"/>
          <w:lang w:bidi="hi-IN"/>
        </w:rPr>
        <w:t>caq mEq &gt;,</w:t>
      </w:r>
      <w:r w:rsidRPr="00327FEC">
        <w:rPr>
          <w:rFonts w:ascii="Arial" w:hAnsi="Arial" w:cs="Arial"/>
          <w:color w:val="000000"/>
          <w:sz w:val="36"/>
          <w:szCs w:val="36"/>
          <w:lang w:bidi="hi-IN"/>
        </w:rPr>
        <w:tab/>
        <w:t>mEq sruca#H</w:t>
      </w:r>
      <w:r w:rsidRPr="00327FEC">
        <w:rPr>
          <w:rFonts w:ascii="Arial" w:hAnsi="Arial" w:cs="Arial"/>
          <w:color w:val="000000"/>
          <w:sz w:val="36"/>
          <w:szCs w:val="36"/>
          <w:lang w:bidi="hi-IN"/>
        </w:rPr>
        <w:tab/>
        <w:t xml:space="preserve">   </w:t>
      </w:r>
    </w:p>
    <w:p w14:paraId="0F73CC48" w14:textId="77777777" w:rsidR="00327FEC" w:rsidRPr="00327FEC" w:rsidRDefault="00327FEC" w:rsidP="00327FEC">
      <w:pPr>
        <w:autoSpaceDE w:val="0"/>
        <w:autoSpaceDN w:val="0"/>
        <w:adjustRightInd w:val="0"/>
        <w:spacing w:after="0" w:line="240" w:lineRule="auto"/>
        <w:rPr>
          <w:rFonts w:ascii="Arial" w:hAnsi="Arial" w:cs="Arial"/>
          <w:color w:val="000000"/>
          <w:sz w:val="36"/>
          <w:szCs w:val="36"/>
          <w:lang w:bidi="hi-IN"/>
        </w:rPr>
      </w:pPr>
      <w:proofErr w:type="gramStart"/>
      <w:r w:rsidRPr="00327FEC">
        <w:rPr>
          <w:rFonts w:ascii="Arial" w:hAnsi="Arial" w:cs="Arial"/>
          <w:color w:val="000000"/>
          <w:sz w:val="36"/>
          <w:szCs w:val="36"/>
          <w:lang w:bidi="hi-IN"/>
        </w:rPr>
        <w:t>sruca#</w:t>
      </w:r>
      <w:proofErr w:type="gramEnd"/>
      <w:r w:rsidRPr="00327FEC">
        <w:rPr>
          <w:rFonts w:ascii="Arial" w:hAnsi="Arial" w:cs="Arial"/>
          <w:color w:val="000000"/>
          <w:sz w:val="36"/>
          <w:szCs w:val="36"/>
          <w:lang w:bidi="hi-IN"/>
        </w:rPr>
        <w:t>Sca,caq mEq &gt;</w:t>
      </w:r>
      <w:r w:rsidRPr="00327FEC">
        <w:rPr>
          <w:rFonts w:ascii="Arial" w:hAnsi="Arial" w:cs="Arial"/>
          <w:color w:val="000000"/>
          <w:sz w:val="36"/>
          <w:szCs w:val="36"/>
          <w:lang w:bidi="hi-IN"/>
        </w:rPr>
        <w:tab/>
        <w:t xml:space="preserve"> </w:t>
      </w:r>
      <w:r w:rsidRPr="00327FEC">
        <w:rPr>
          <w:rFonts w:ascii="Arial" w:hAnsi="Arial" w:cs="Arial"/>
          <w:color w:val="000000"/>
          <w:sz w:val="36"/>
          <w:szCs w:val="36"/>
          <w:lang w:bidi="hi-IN"/>
        </w:rPr>
        <w:tab/>
        <w:t xml:space="preserve">   </w:t>
      </w:r>
    </w:p>
    <w:p w14:paraId="68709057" w14:textId="77777777" w:rsidR="00327FEC" w:rsidRPr="00327FEC" w:rsidRDefault="00327FEC" w:rsidP="00327FEC">
      <w:pPr>
        <w:autoSpaceDE w:val="0"/>
        <w:autoSpaceDN w:val="0"/>
        <w:adjustRightInd w:val="0"/>
        <w:spacing w:after="0" w:line="240" w:lineRule="auto"/>
        <w:rPr>
          <w:rFonts w:ascii="Arial" w:hAnsi="Arial" w:cs="Arial"/>
          <w:color w:val="000000"/>
          <w:sz w:val="36"/>
          <w:szCs w:val="36"/>
          <w:lang w:bidi="hi-IN"/>
        </w:rPr>
      </w:pPr>
      <w:proofErr w:type="gramStart"/>
      <w:r w:rsidRPr="00327FEC">
        <w:rPr>
          <w:rFonts w:ascii="Arial" w:hAnsi="Arial" w:cs="Arial"/>
          <w:color w:val="000000"/>
          <w:sz w:val="36"/>
          <w:szCs w:val="36"/>
          <w:lang w:bidi="hi-IN"/>
        </w:rPr>
        <w:t>mEq</w:t>
      </w:r>
      <w:proofErr w:type="gramEnd"/>
      <w:r w:rsidRPr="00327FEC">
        <w:rPr>
          <w:rFonts w:ascii="Arial" w:hAnsi="Arial" w:cs="Arial"/>
          <w:color w:val="000000"/>
          <w:sz w:val="36"/>
          <w:szCs w:val="36"/>
          <w:lang w:bidi="hi-IN"/>
        </w:rPr>
        <w:t xml:space="preserve"> caqmaqsAH,caqmaqsASca#</w:t>
      </w:r>
      <w:r w:rsidRPr="00327FEC">
        <w:rPr>
          <w:rFonts w:ascii="Arial" w:hAnsi="Arial" w:cs="Arial"/>
          <w:color w:val="000000"/>
          <w:sz w:val="36"/>
          <w:szCs w:val="36"/>
          <w:lang w:bidi="hi-IN"/>
        </w:rPr>
        <w:tab/>
        <w:t xml:space="preserve">   </w:t>
      </w:r>
    </w:p>
    <w:p w14:paraId="415E3D8F" w14:textId="77777777" w:rsidR="00327FEC" w:rsidRPr="00327FEC" w:rsidRDefault="00327FEC" w:rsidP="00327FEC">
      <w:pPr>
        <w:autoSpaceDE w:val="0"/>
        <w:autoSpaceDN w:val="0"/>
        <w:adjustRightInd w:val="0"/>
        <w:spacing w:after="0" w:line="240" w:lineRule="auto"/>
        <w:rPr>
          <w:rFonts w:ascii="Arial" w:hAnsi="Arial" w:cs="Arial"/>
          <w:color w:val="000000"/>
          <w:sz w:val="36"/>
          <w:szCs w:val="36"/>
          <w:lang w:bidi="hi-IN"/>
        </w:rPr>
      </w:pPr>
      <w:r w:rsidRPr="00327FEC">
        <w:rPr>
          <w:rFonts w:ascii="Arial" w:hAnsi="Arial" w:cs="Arial"/>
          <w:color w:val="000000"/>
          <w:sz w:val="36"/>
          <w:szCs w:val="36"/>
          <w:lang w:bidi="hi-IN"/>
        </w:rPr>
        <w:t>caq mEq &gt;,</w:t>
      </w:r>
      <w:r w:rsidRPr="00327FEC">
        <w:rPr>
          <w:rFonts w:ascii="Arial" w:hAnsi="Arial" w:cs="Arial"/>
          <w:color w:val="000000"/>
          <w:sz w:val="36"/>
          <w:szCs w:val="36"/>
          <w:lang w:bidi="hi-IN"/>
        </w:rPr>
        <w:tab/>
        <w:t>mEq grAvA#NaH</w:t>
      </w:r>
      <w:r w:rsidRPr="00327FEC">
        <w:rPr>
          <w:rFonts w:ascii="Arial" w:hAnsi="Arial" w:cs="Arial"/>
          <w:color w:val="000000"/>
          <w:sz w:val="36"/>
          <w:szCs w:val="36"/>
          <w:lang w:bidi="hi-IN"/>
        </w:rPr>
        <w:tab/>
        <w:t xml:space="preserve">    </w:t>
      </w:r>
    </w:p>
    <w:p w14:paraId="576C7CA0" w14:textId="77777777" w:rsidR="00327FEC" w:rsidRPr="00327FEC" w:rsidRDefault="00327FEC" w:rsidP="00327FEC">
      <w:pPr>
        <w:autoSpaceDE w:val="0"/>
        <w:autoSpaceDN w:val="0"/>
        <w:adjustRightInd w:val="0"/>
        <w:spacing w:after="0" w:line="240" w:lineRule="auto"/>
        <w:rPr>
          <w:rFonts w:ascii="Arial" w:hAnsi="Arial" w:cs="Arial"/>
          <w:color w:val="000000"/>
          <w:sz w:val="36"/>
          <w:szCs w:val="36"/>
          <w:lang w:bidi="hi-IN"/>
        </w:rPr>
      </w:pPr>
      <w:proofErr w:type="gramStart"/>
      <w:r w:rsidRPr="00327FEC">
        <w:rPr>
          <w:rFonts w:ascii="Arial" w:hAnsi="Arial" w:cs="Arial"/>
          <w:color w:val="000000"/>
          <w:sz w:val="36"/>
          <w:szCs w:val="36"/>
          <w:lang w:bidi="hi-IN"/>
        </w:rPr>
        <w:t>grAvA#</w:t>
      </w:r>
      <w:proofErr w:type="gramEnd"/>
      <w:r w:rsidRPr="00327FEC">
        <w:rPr>
          <w:rFonts w:ascii="Arial" w:hAnsi="Arial" w:cs="Arial"/>
          <w:color w:val="000000"/>
          <w:sz w:val="36"/>
          <w:szCs w:val="36"/>
          <w:lang w:bidi="hi-IN"/>
        </w:rPr>
        <w:t>NaSca,caq mEq &gt;</w:t>
      </w:r>
      <w:r w:rsidRPr="00327FEC">
        <w:rPr>
          <w:rFonts w:ascii="Arial" w:hAnsi="Arial" w:cs="Arial"/>
          <w:color w:val="000000"/>
          <w:sz w:val="36"/>
          <w:szCs w:val="36"/>
          <w:lang w:bidi="hi-IN"/>
        </w:rPr>
        <w:tab/>
        <w:t xml:space="preserve"> </w:t>
      </w:r>
      <w:r w:rsidRPr="00327FEC">
        <w:rPr>
          <w:rFonts w:ascii="Arial" w:hAnsi="Arial" w:cs="Arial"/>
          <w:color w:val="000000"/>
          <w:sz w:val="36"/>
          <w:szCs w:val="36"/>
          <w:lang w:bidi="hi-IN"/>
        </w:rPr>
        <w:tab/>
        <w:t xml:space="preserve">   </w:t>
      </w:r>
    </w:p>
    <w:p w14:paraId="77F5F29E" w14:textId="77777777" w:rsidR="00327FEC" w:rsidRPr="00327FEC" w:rsidRDefault="00327FEC" w:rsidP="00327FEC">
      <w:pPr>
        <w:autoSpaceDE w:val="0"/>
        <w:autoSpaceDN w:val="0"/>
        <w:adjustRightInd w:val="0"/>
        <w:spacing w:after="0" w:line="240" w:lineRule="auto"/>
        <w:rPr>
          <w:rFonts w:ascii="Arial" w:hAnsi="Arial" w:cs="Arial"/>
          <w:color w:val="000000"/>
          <w:sz w:val="36"/>
          <w:szCs w:val="36"/>
          <w:lang w:bidi="hi-IN"/>
        </w:rPr>
      </w:pPr>
      <w:proofErr w:type="gramStart"/>
      <w:r w:rsidRPr="00327FEC">
        <w:rPr>
          <w:rFonts w:ascii="Arial" w:hAnsi="Arial" w:cs="Arial"/>
          <w:color w:val="000000"/>
          <w:sz w:val="36"/>
          <w:szCs w:val="36"/>
          <w:lang w:bidi="hi-IN"/>
        </w:rPr>
        <w:t>mEq</w:t>
      </w:r>
      <w:proofErr w:type="gramEnd"/>
      <w:r w:rsidRPr="00327FEC">
        <w:rPr>
          <w:rFonts w:ascii="Arial" w:hAnsi="Arial" w:cs="Arial"/>
          <w:color w:val="000000"/>
          <w:sz w:val="36"/>
          <w:szCs w:val="36"/>
          <w:lang w:bidi="hi-IN"/>
        </w:rPr>
        <w:t xml:space="preserve"> svara#vaH,svara#vaSca</w:t>
      </w:r>
      <w:r w:rsidRPr="00327FEC">
        <w:rPr>
          <w:rFonts w:ascii="Arial" w:hAnsi="Arial" w:cs="Arial"/>
          <w:color w:val="000000"/>
          <w:sz w:val="36"/>
          <w:szCs w:val="36"/>
          <w:lang w:bidi="hi-IN"/>
        </w:rPr>
        <w:tab/>
        <w:t xml:space="preserve">   </w:t>
      </w:r>
    </w:p>
    <w:p w14:paraId="31699834" w14:textId="77777777" w:rsidR="00327FEC" w:rsidRPr="00327FEC" w:rsidRDefault="00327FEC" w:rsidP="00327FEC">
      <w:pPr>
        <w:autoSpaceDE w:val="0"/>
        <w:autoSpaceDN w:val="0"/>
        <w:adjustRightInd w:val="0"/>
        <w:spacing w:after="0" w:line="240" w:lineRule="auto"/>
        <w:rPr>
          <w:rFonts w:ascii="Arial" w:hAnsi="Arial" w:cs="Arial"/>
          <w:color w:val="000000"/>
          <w:sz w:val="36"/>
          <w:szCs w:val="36"/>
          <w:lang w:bidi="hi-IN"/>
        </w:rPr>
      </w:pPr>
      <w:proofErr w:type="gramStart"/>
      <w:r w:rsidRPr="00327FEC">
        <w:rPr>
          <w:rFonts w:ascii="Arial" w:hAnsi="Arial" w:cs="Arial"/>
          <w:color w:val="000000"/>
          <w:sz w:val="36"/>
          <w:szCs w:val="36"/>
          <w:lang w:bidi="hi-IN"/>
        </w:rPr>
        <w:t>caq</w:t>
      </w:r>
      <w:proofErr w:type="gramEnd"/>
      <w:r w:rsidRPr="00327FEC">
        <w:rPr>
          <w:rFonts w:ascii="Arial" w:hAnsi="Arial" w:cs="Arial"/>
          <w:color w:val="000000"/>
          <w:sz w:val="36"/>
          <w:szCs w:val="36"/>
          <w:lang w:bidi="hi-IN"/>
        </w:rPr>
        <w:t xml:space="preserve"> mEq &gt;,maq uqpaqraqvAH</w:t>
      </w:r>
      <w:r w:rsidRPr="00327FEC">
        <w:rPr>
          <w:rFonts w:ascii="Arial" w:hAnsi="Arial" w:cs="Arial"/>
          <w:color w:val="000000"/>
          <w:sz w:val="36"/>
          <w:szCs w:val="36"/>
          <w:lang w:bidi="hi-IN"/>
        </w:rPr>
        <w:tab/>
        <w:t xml:space="preserve">    </w:t>
      </w:r>
    </w:p>
    <w:p w14:paraId="3B00BFA8" w14:textId="77777777" w:rsidR="00327FEC" w:rsidRPr="00327FEC" w:rsidRDefault="00327FEC" w:rsidP="00327FEC">
      <w:pPr>
        <w:autoSpaceDE w:val="0"/>
        <w:autoSpaceDN w:val="0"/>
        <w:adjustRightInd w:val="0"/>
        <w:spacing w:after="0" w:line="240" w:lineRule="auto"/>
        <w:rPr>
          <w:rFonts w:ascii="Arial" w:hAnsi="Arial" w:cs="Arial"/>
          <w:color w:val="000000"/>
          <w:sz w:val="36"/>
          <w:szCs w:val="36"/>
          <w:lang w:bidi="hi-IN"/>
        </w:rPr>
      </w:pPr>
      <w:proofErr w:type="gramStart"/>
      <w:r w:rsidRPr="00327FEC">
        <w:rPr>
          <w:rFonts w:ascii="Arial" w:hAnsi="Arial" w:cs="Arial"/>
          <w:color w:val="000000"/>
          <w:sz w:val="36"/>
          <w:szCs w:val="36"/>
          <w:lang w:bidi="hi-IN"/>
        </w:rPr>
        <w:t>uqpaqraqvASca</w:t>
      </w:r>
      <w:proofErr w:type="gramEnd"/>
      <w:r w:rsidRPr="00327FEC">
        <w:rPr>
          <w:rFonts w:ascii="Arial" w:hAnsi="Arial" w:cs="Arial"/>
          <w:color w:val="000000"/>
          <w:sz w:val="36"/>
          <w:szCs w:val="36"/>
          <w:lang w:bidi="hi-IN"/>
        </w:rPr>
        <w:t>#,uqpaqraqvA ityu#pa --- raqvAH</w:t>
      </w:r>
      <w:r w:rsidRPr="00327FEC">
        <w:rPr>
          <w:rFonts w:ascii="Arial" w:hAnsi="Arial" w:cs="Arial"/>
          <w:color w:val="000000"/>
          <w:sz w:val="36"/>
          <w:szCs w:val="36"/>
          <w:lang w:bidi="hi-IN"/>
        </w:rPr>
        <w:tab/>
        <w:t xml:space="preserve">   </w:t>
      </w:r>
    </w:p>
    <w:p w14:paraId="26C575C9" w14:textId="77777777" w:rsidR="00327FEC" w:rsidRPr="00327FEC" w:rsidRDefault="00327FEC" w:rsidP="00327FEC">
      <w:pPr>
        <w:autoSpaceDE w:val="0"/>
        <w:autoSpaceDN w:val="0"/>
        <w:adjustRightInd w:val="0"/>
        <w:spacing w:after="0" w:line="240" w:lineRule="auto"/>
        <w:rPr>
          <w:rFonts w:ascii="Arial" w:hAnsi="Arial" w:cs="Arial"/>
          <w:color w:val="000000"/>
          <w:sz w:val="36"/>
          <w:szCs w:val="36"/>
          <w:lang w:bidi="hi-IN"/>
        </w:rPr>
      </w:pPr>
      <w:proofErr w:type="gramStart"/>
      <w:r w:rsidRPr="00327FEC">
        <w:rPr>
          <w:rFonts w:ascii="Arial" w:hAnsi="Arial" w:cs="Arial"/>
          <w:color w:val="000000"/>
          <w:sz w:val="36"/>
          <w:szCs w:val="36"/>
          <w:lang w:bidi="hi-IN"/>
        </w:rPr>
        <w:t>caq</w:t>
      </w:r>
      <w:proofErr w:type="gramEnd"/>
      <w:r w:rsidRPr="00327FEC">
        <w:rPr>
          <w:rFonts w:ascii="Arial" w:hAnsi="Arial" w:cs="Arial"/>
          <w:color w:val="000000"/>
          <w:sz w:val="36"/>
          <w:szCs w:val="36"/>
          <w:lang w:bidi="hi-IN"/>
        </w:rPr>
        <w:t xml:space="preserve"> mEq &gt;,mEq&amp;dhiqShava#NE </w:t>
      </w:r>
      <w:r w:rsidRPr="00327FEC">
        <w:rPr>
          <w:rFonts w:ascii="Arial" w:hAnsi="Arial" w:cs="Arial"/>
          <w:color w:val="000000"/>
          <w:sz w:val="36"/>
          <w:szCs w:val="36"/>
          <w:lang w:bidi="hi-IN"/>
        </w:rPr>
        <w:tab/>
        <w:t xml:space="preserve">  </w:t>
      </w:r>
      <w:r w:rsidRPr="00327FEC">
        <w:rPr>
          <w:rFonts w:ascii="Arial" w:hAnsi="Arial" w:cs="Arial"/>
          <w:color w:val="000000"/>
          <w:sz w:val="36"/>
          <w:szCs w:val="36"/>
          <w:lang w:bidi="hi-IN"/>
        </w:rPr>
        <w:tab/>
        <w:t xml:space="preserve">   </w:t>
      </w:r>
    </w:p>
    <w:p w14:paraId="00446D20" w14:textId="44C10E10" w:rsidR="00327FEC" w:rsidRPr="00327FEC" w:rsidRDefault="00327FEC" w:rsidP="00327FEC">
      <w:pPr>
        <w:autoSpaceDE w:val="0"/>
        <w:autoSpaceDN w:val="0"/>
        <w:adjustRightInd w:val="0"/>
        <w:spacing w:after="0" w:line="240" w:lineRule="auto"/>
        <w:rPr>
          <w:rFonts w:ascii="Arial" w:hAnsi="Arial" w:cs="Arial"/>
          <w:color w:val="000000"/>
          <w:sz w:val="36"/>
          <w:szCs w:val="36"/>
          <w:lang w:bidi="hi-IN"/>
        </w:rPr>
      </w:pPr>
      <w:r w:rsidRPr="00327FEC">
        <w:rPr>
          <w:rFonts w:ascii="Arial" w:hAnsi="Arial" w:cs="Arial"/>
          <w:color w:val="000000"/>
          <w:sz w:val="36"/>
          <w:szCs w:val="36"/>
          <w:lang w:bidi="hi-IN"/>
        </w:rPr>
        <w:lastRenderedPageBreak/>
        <w:t>aqdhiqShava#NE ca,</w:t>
      </w:r>
      <w:r w:rsidR="00CE4C2E">
        <w:rPr>
          <w:rFonts w:ascii="Arial" w:hAnsi="Arial" w:cs="Arial"/>
          <w:color w:val="000000"/>
          <w:sz w:val="36"/>
          <w:szCs w:val="36"/>
          <w:lang w:bidi="hi-IN"/>
        </w:rPr>
        <w:t xml:space="preserve"> </w:t>
      </w:r>
      <w:r w:rsidRPr="00327FEC">
        <w:rPr>
          <w:rFonts w:ascii="Arial" w:hAnsi="Arial" w:cs="Arial"/>
          <w:color w:val="000000"/>
          <w:sz w:val="36"/>
          <w:szCs w:val="36"/>
          <w:lang w:bidi="hi-IN"/>
        </w:rPr>
        <w:t>aqdhiqShava#NEq itya#ti --- sava#nE</w:t>
      </w:r>
      <w:r w:rsidRPr="00327FEC">
        <w:rPr>
          <w:rFonts w:ascii="Arial" w:hAnsi="Arial" w:cs="Arial"/>
          <w:color w:val="000000"/>
          <w:sz w:val="36"/>
          <w:szCs w:val="36"/>
          <w:lang w:bidi="hi-IN"/>
        </w:rPr>
        <w:tab/>
        <w:t xml:space="preserve">   </w:t>
      </w:r>
    </w:p>
    <w:p w14:paraId="5C1B1494" w14:textId="77777777" w:rsidR="00327FEC" w:rsidRPr="00327FEC" w:rsidRDefault="00327FEC" w:rsidP="00327FEC">
      <w:pPr>
        <w:autoSpaceDE w:val="0"/>
        <w:autoSpaceDN w:val="0"/>
        <w:adjustRightInd w:val="0"/>
        <w:spacing w:after="0" w:line="240" w:lineRule="auto"/>
        <w:rPr>
          <w:rFonts w:ascii="Arial" w:hAnsi="Arial" w:cs="Arial"/>
          <w:color w:val="000000"/>
          <w:sz w:val="36"/>
          <w:szCs w:val="36"/>
          <w:lang w:bidi="hi-IN"/>
        </w:rPr>
      </w:pPr>
      <w:proofErr w:type="gramStart"/>
      <w:r w:rsidRPr="00327FEC">
        <w:rPr>
          <w:rFonts w:ascii="Arial" w:hAnsi="Arial" w:cs="Arial"/>
          <w:color w:val="000000"/>
          <w:sz w:val="36"/>
          <w:szCs w:val="36"/>
          <w:lang w:bidi="hi-IN"/>
        </w:rPr>
        <w:t>caq</w:t>
      </w:r>
      <w:proofErr w:type="gramEnd"/>
      <w:r w:rsidRPr="00327FEC">
        <w:rPr>
          <w:rFonts w:ascii="Arial" w:hAnsi="Arial" w:cs="Arial"/>
          <w:color w:val="000000"/>
          <w:sz w:val="36"/>
          <w:szCs w:val="36"/>
          <w:lang w:bidi="hi-IN"/>
        </w:rPr>
        <w:t xml:space="preserve"> mEq &gt;,mEq drOqNaqkaqlaqSaH</w:t>
      </w:r>
      <w:r w:rsidRPr="00327FEC">
        <w:rPr>
          <w:rFonts w:ascii="Arial" w:hAnsi="Arial" w:cs="Arial"/>
          <w:color w:val="000000"/>
          <w:sz w:val="36"/>
          <w:szCs w:val="36"/>
          <w:lang w:bidi="hi-IN"/>
        </w:rPr>
        <w:tab/>
        <w:t xml:space="preserve"> </w:t>
      </w:r>
      <w:r w:rsidRPr="00327FEC">
        <w:rPr>
          <w:rFonts w:ascii="Arial" w:hAnsi="Arial" w:cs="Arial"/>
          <w:color w:val="000000"/>
          <w:sz w:val="36"/>
          <w:szCs w:val="36"/>
          <w:lang w:bidi="hi-IN"/>
        </w:rPr>
        <w:tab/>
        <w:t xml:space="preserve">   </w:t>
      </w:r>
    </w:p>
    <w:p w14:paraId="15F15533" w14:textId="77777777" w:rsidR="00327FEC" w:rsidRPr="00327FEC" w:rsidRDefault="00327FEC" w:rsidP="00327FEC">
      <w:pPr>
        <w:autoSpaceDE w:val="0"/>
        <w:autoSpaceDN w:val="0"/>
        <w:adjustRightInd w:val="0"/>
        <w:spacing w:after="0" w:line="240" w:lineRule="auto"/>
        <w:rPr>
          <w:rFonts w:ascii="Arial" w:hAnsi="Arial" w:cs="Arial"/>
          <w:color w:val="000000"/>
          <w:sz w:val="36"/>
          <w:szCs w:val="36"/>
          <w:lang w:bidi="hi-IN"/>
        </w:rPr>
      </w:pPr>
      <w:proofErr w:type="gramStart"/>
      <w:r w:rsidRPr="00327FEC">
        <w:rPr>
          <w:rFonts w:ascii="Arial" w:hAnsi="Arial" w:cs="Arial"/>
          <w:color w:val="000000"/>
          <w:sz w:val="36"/>
          <w:szCs w:val="36"/>
          <w:lang w:bidi="hi-IN"/>
        </w:rPr>
        <w:t>drOqNaqkaqlaqSaSca</w:t>
      </w:r>
      <w:proofErr w:type="gramEnd"/>
      <w:r w:rsidRPr="00327FEC">
        <w:rPr>
          <w:rFonts w:ascii="Arial" w:hAnsi="Arial" w:cs="Arial"/>
          <w:color w:val="000000"/>
          <w:sz w:val="36"/>
          <w:szCs w:val="36"/>
          <w:lang w:bidi="hi-IN"/>
        </w:rPr>
        <w:t>#,drOqNaqkaqlaqSa iti# drONa --- kaqlaqSaH</w:t>
      </w:r>
      <w:r w:rsidRPr="00327FEC">
        <w:rPr>
          <w:rFonts w:ascii="Arial" w:hAnsi="Arial" w:cs="Arial"/>
          <w:color w:val="000000"/>
          <w:sz w:val="36"/>
          <w:szCs w:val="36"/>
          <w:lang w:bidi="hi-IN"/>
        </w:rPr>
        <w:tab/>
        <w:t xml:space="preserve">   </w:t>
      </w:r>
    </w:p>
    <w:p w14:paraId="665E48D0" w14:textId="77777777" w:rsidR="00327FEC" w:rsidRPr="00327FEC" w:rsidRDefault="00327FEC" w:rsidP="00327FEC">
      <w:pPr>
        <w:autoSpaceDE w:val="0"/>
        <w:autoSpaceDN w:val="0"/>
        <w:adjustRightInd w:val="0"/>
        <w:spacing w:after="0" w:line="240" w:lineRule="auto"/>
        <w:rPr>
          <w:rFonts w:ascii="Arial" w:hAnsi="Arial" w:cs="Arial"/>
          <w:color w:val="000000"/>
          <w:sz w:val="36"/>
          <w:szCs w:val="36"/>
          <w:lang w:bidi="hi-IN"/>
        </w:rPr>
      </w:pPr>
      <w:proofErr w:type="gramStart"/>
      <w:r w:rsidRPr="00327FEC">
        <w:rPr>
          <w:rFonts w:ascii="Arial" w:hAnsi="Arial" w:cs="Arial"/>
          <w:color w:val="000000"/>
          <w:sz w:val="36"/>
          <w:szCs w:val="36"/>
          <w:lang w:bidi="hi-IN"/>
        </w:rPr>
        <w:t>caq</w:t>
      </w:r>
      <w:proofErr w:type="gramEnd"/>
      <w:r w:rsidRPr="00327FEC">
        <w:rPr>
          <w:rFonts w:ascii="Arial" w:hAnsi="Arial" w:cs="Arial"/>
          <w:color w:val="000000"/>
          <w:sz w:val="36"/>
          <w:szCs w:val="36"/>
          <w:lang w:bidi="hi-IN"/>
        </w:rPr>
        <w:t xml:space="preserve"> mEq &gt;,mEq vAqyaqvyA#ni </w:t>
      </w:r>
      <w:r w:rsidRPr="00327FEC">
        <w:rPr>
          <w:rFonts w:ascii="Arial" w:hAnsi="Arial" w:cs="Arial"/>
          <w:color w:val="000000"/>
          <w:sz w:val="36"/>
          <w:szCs w:val="36"/>
          <w:lang w:bidi="hi-IN"/>
        </w:rPr>
        <w:tab/>
        <w:t xml:space="preserve"> </w:t>
      </w:r>
      <w:r w:rsidRPr="00327FEC">
        <w:rPr>
          <w:rFonts w:ascii="Arial" w:hAnsi="Arial" w:cs="Arial"/>
          <w:color w:val="000000"/>
          <w:sz w:val="36"/>
          <w:szCs w:val="36"/>
          <w:lang w:bidi="hi-IN"/>
        </w:rPr>
        <w:tab/>
        <w:t xml:space="preserve">   </w:t>
      </w:r>
    </w:p>
    <w:p w14:paraId="4A1C31BF" w14:textId="77777777" w:rsidR="00327FEC" w:rsidRPr="00327FEC" w:rsidRDefault="00327FEC" w:rsidP="00327FEC">
      <w:pPr>
        <w:autoSpaceDE w:val="0"/>
        <w:autoSpaceDN w:val="0"/>
        <w:adjustRightInd w:val="0"/>
        <w:spacing w:after="0" w:line="240" w:lineRule="auto"/>
        <w:rPr>
          <w:rFonts w:ascii="Arial" w:hAnsi="Arial" w:cs="Arial"/>
          <w:color w:val="000000"/>
          <w:sz w:val="36"/>
          <w:szCs w:val="36"/>
          <w:lang w:bidi="hi-IN"/>
        </w:rPr>
      </w:pPr>
      <w:proofErr w:type="gramStart"/>
      <w:r w:rsidRPr="00327FEC">
        <w:rPr>
          <w:rFonts w:ascii="Arial" w:hAnsi="Arial" w:cs="Arial"/>
          <w:color w:val="000000"/>
          <w:sz w:val="36"/>
          <w:szCs w:val="36"/>
          <w:lang w:bidi="hi-IN"/>
        </w:rPr>
        <w:t>vAqyaqvyA#</w:t>
      </w:r>
      <w:proofErr w:type="gramEnd"/>
      <w:r w:rsidRPr="00327FEC">
        <w:rPr>
          <w:rFonts w:ascii="Arial" w:hAnsi="Arial" w:cs="Arial"/>
          <w:color w:val="000000"/>
          <w:sz w:val="36"/>
          <w:szCs w:val="36"/>
          <w:lang w:bidi="hi-IN"/>
        </w:rPr>
        <w:t>ni ca,caq mEq &gt;</w:t>
      </w:r>
      <w:r w:rsidRPr="00327FEC">
        <w:rPr>
          <w:rFonts w:ascii="Arial" w:hAnsi="Arial" w:cs="Arial"/>
          <w:color w:val="000000"/>
          <w:sz w:val="36"/>
          <w:szCs w:val="36"/>
          <w:lang w:bidi="hi-IN"/>
        </w:rPr>
        <w:tab/>
        <w:t xml:space="preserve"> </w:t>
      </w:r>
      <w:r w:rsidRPr="00327FEC">
        <w:rPr>
          <w:rFonts w:ascii="Arial" w:hAnsi="Arial" w:cs="Arial"/>
          <w:color w:val="000000"/>
          <w:sz w:val="36"/>
          <w:szCs w:val="36"/>
          <w:lang w:bidi="hi-IN"/>
        </w:rPr>
        <w:tab/>
        <w:t xml:space="preserve">   </w:t>
      </w:r>
    </w:p>
    <w:p w14:paraId="36AD5297" w14:textId="77777777" w:rsidR="00327FEC" w:rsidRPr="00327FEC" w:rsidRDefault="00327FEC" w:rsidP="00327FEC">
      <w:pPr>
        <w:autoSpaceDE w:val="0"/>
        <w:autoSpaceDN w:val="0"/>
        <w:adjustRightInd w:val="0"/>
        <w:spacing w:after="0" w:line="240" w:lineRule="auto"/>
        <w:rPr>
          <w:rFonts w:ascii="Arial" w:hAnsi="Arial" w:cs="Arial"/>
          <w:color w:val="000000"/>
          <w:sz w:val="36"/>
          <w:szCs w:val="36"/>
          <w:lang w:bidi="hi-IN"/>
        </w:rPr>
      </w:pPr>
      <w:proofErr w:type="gramStart"/>
      <w:r w:rsidRPr="00327FEC">
        <w:rPr>
          <w:rFonts w:ascii="Arial" w:hAnsi="Arial" w:cs="Arial"/>
          <w:color w:val="000000"/>
          <w:sz w:val="36"/>
          <w:szCs w:val="36"/>
          <w:lang w:bidi="hi-IN"/>
        </w:rPr>
        <w:t>mEq</w:t>
      </w:r>
      <w:proofErr w:type="gramEnd"/>
      <w:r w:rsidRPr="00327FEC">
        <w:rPr>
          <w:rFonts w:ascii="Arial" w:hAnsi="Arial" w:cs="Arial"/>
          <w:color w:val="000000"/>
          <w:sz w:val="36"/>
          <w:szCs w:val="36"/>
          <w:lang w:bidi="hi-IN"/>
        </w:rPr>
        <w:t xml:space="preserve"> pUqtaqBRut,pUqtaqBRucca#</w:t>
      </w:r>
      <w:r w:rsidRPr="00327FEC">
        <w:rPr>
          <w:rFonts w:ascii="Arial" w:hAnsi="Arial" w:cs="Arial"/>
          <w:color w:val="000000"/>
          <w:sz w:val="36"/>
          <w:szCs w:val="36"/>
          <w:lang w:bidi="hi-IN"/>
        </w:rPr>
        <w:tab/>
        <w:t xml:space="preserve">   </w:t>
      </w:r>
    </w:p>
    <w:p w14:paraId="32463B68" w14:textId="77777777" w:rsidR="00327FEC" w:rsidRPr="00327FEC" w:rsidRDefault="00327FEC" w:rsidP="00327FEC">
      <w:pPr>
        <w:autoSpaceDE w:val="0"/>
        <w:autoSpaceDN w:val="0"/>
        <w:adjustRightInd w:val="0"/>
        <w:spacing w:after="0" w:line="240" w:lineRule="auto"/>
        <w:rPr>
          <w:rFonts w:ascii="Arial" w:hAnsi="Arial" w:cs="Arial"/>
          <w:color w:val="000000"/>
          <w:sz w:val="36"/>
          <w:szCs w:val="36"/>
          <w:lang w:bidi="hi-IN"/>
        </w:rPr>
      </w:pPr>
      <w:proofErr w:type="gramStart"/>
      <w:r w:rsidRPr="00327FEC">
        <w:rPr>
          <w:rFonts w:ascii="Arial" w:hAnsi="Arial" w:cs="Arial"/>
          <w:color w:val="000000"/>
          <w:sz w:val="36"/>
          <w:szCs w:val="36"/>
          <w:lang w:bidi="hi-IN"/>
        </w:rPr>
        <w:t>pUqtaqBRuditi</w:t>
      </w:r>
      <w:proofErr w:type="gramEnd"/>
      <w:r w:rsidRPr="00327FEC">
        <w:rPr>
          <w:rFonts w:ascii="Arial" w:hAnsi="Arial" w:cs="Arial"/>
          <w:color w:val="000000"/>
          <w:sz w:val="36"/>
          <w:szCs w:val="36"/>
          <w:lang w:bidi="hi-IN"/>
        </w:rPr>
        <w:t># pUta --- BRut,caq mEq &gt;</w:t>
      </w:r>
      <w:r w:rsidRPr="00327FEC">
        <w:rPr>
          <w:rFonts w:ascii="Arial" w:hAnsi="Arial" w:cs="Arial"/>
          <w:color w:val="000000"/>
          <w:sz w:val="36"/>
          <w:szCs w:val="36"/>
          <w:lang w:bidi="hi-IN"/>
        </w:rPr>
        <w:tab/>
        <w:t xml:space="preserve"> </w:t>
      </w:r>
      <w:r w:rsidRPr="00327FEC">
        <w:rPr>
          <w:rFonts w:ascii="Arial" w:hAnsi="Arial" w:cs="Arial"/>
          <w:color w:val="000000"/>
          <w:sz w:val="36"/>
          <w:szCs w:val="36"/>
          <w:lang w:bidi="hi-IN"/>
        </w:rPr>
        <w:tab/>
        <w:t xml:space="preserve">   </w:t>
      </w:r>
    </w:p>
    <w:p w14:paraId="4B61C25F" w14:textId="77777777" w:rsidR="00327FEC" w:rsidRPr="00327FEC" w:rsidRDefault="00327FEC" w:rsidP="00327FEC">
      <w:pPr>
        <w:autoSpaceDE w:val="0"/>
        <w:autoSpaceDN w:val="0"/>
        <w:adjustRightInd w:val="0"/>
        <w:spacing w:after="0" w:line="240" w:lineRule="auto"/>
        <w:rPr>
          <w:rFonts w:ascii="Arial" w:hAnsi="Arial" w:cs="Arial"/>
          <w:color w:val="000000"/>
          <w:sz w:val="36"/>
          <w:szCs w:val="36"/>
          <w:lang w:bidi="hi-IN"/>
        </w:rPr>
      </w:pPr>
      <w:proofErr w:type="gramStart"/>
      <w:r w:rsidRPr="00327FEC">
        <w:rPr>
          <w:rFonts w:ascii="Arial" w:hAnsi="Arial" w:cs="Arial"/>
          <w:color w:val="000000"/>
          <w:sz w:val="36"/>
          <w:szCs w:val="36"/>
          <w:lang w:bidi="hi-IN"/>
        </w:rPr>
        <w:t>maq</w:t>
      </w:r>
      <w:proofErr w:type="gramEnd"/>
      <w:r w:rsidRPr="00327FEC">
        <w:rPr>
          <w:rFonts w:ascii="Arial" w:hAnsi="Arial" w:cs="Arial"/>
          <w:color w:val="000000"/>
          <w:sz w:val="36"/>
          <w:szCs w:val="36"/>
          <w:lang w:bidi="hi-IN"/>
        </w:rPr>
        <w:t xml:space="preserve"> AqdhaqvaqnIya#H,AqdhaqvaqnIya#Sca</w:t>
      </w:r>
      <w:r w:rsidRPr="00327FEC">
        <w:rPr>
          <w:rFonts w:ascii="Arial" w:hAnsi="Arial" w:cs="Arial"/>
          <w:color w:val="000000"/>
          <w:sz w:val="36"/>
          <w:szCs w:val="36"/>
          <w:lang w:bidi="hi-IN"/>
        </w:rPr>
        <w:tab/>
        <w:t xml:space="preserve">   </w:t>
      </w:r>
    </w:p>
    <w:p w14:paraId="006A9C32" w14:textId="77777777" w:rsidR="00327FEC" w:rsidRPr="00327FEC" w:rsidRDefault="00327FEC" w:rsidP="00327FEC">
      <w:pPr>
        <w:autoSpaceDE w:val="0"/>
        <w:autoSpaceDN w:val="0"/>
        <w:adjustRightInd w:val="0"/>
        <w:spacing w:after="0" w:line="240" w:lineRule="auto"/>
        <w:rPr>
          <w:rFonts w:ascii="Arial" w:hAnsi="Arial" w:cs="Arial"/>
          <w:color w:val="000000"/>
          <w:sz w:val="36"/>
          <w:szCs w:val="36"/>
          <w:lang w:bidi="hi-IN"/>
        </w:rPr>
      </w:pPr>
      <w:r w:rsidRPr="00327FEC">
        <w:rPr>
          <w:rFonts w:ascii="Arial" w:hAnsi="Arial" w:cs="Arial"/>
          <w:color w:val="000000"/>
          <w:sz w:val="36"/>
          <w:szCs w:val="36"/>
          <w:lang w:bidi="hi-IN"/>
        </w:rPr>
        <w:t>AqdhaqvaqnIyaq ityA$ --- dhaqvaqnIya#H,</w:t>
      </w:r>
      <w:r w:rsidRPr="00327FEC">
        <w:rPr>
          <w:rFonts w:ascii="Arial" w:hAnsi="Arial" w:cs="Arial"/>
          <w:color w:val="000000"/>
          <w:sz w:val="36"/>
          <w:szCs w:val="36"/>
          <w:lang w:bidi="hi-IN"/>
        </w:rPr>
        <w:tab/>
        <w:t>caq mEq &gt;</w:t>
      </w:r>
      <w:r w:rsidRPr="00327FEC">
        <w:rPr>
          <w:rFonts w:ascii="Arial" w:hAnsi="Arial" w:cs="Arial"/>
          <w:color w:val="000000"/>
          <w:sz w:val="36"/>
          <w:szCs w:val="36"/>
          <w:lang w:bidi="hi-IN"/>
        </w:rPr>
        <w:tab/>
        <w:t xml:space="preserve">   </w:t>
      </w:r>
    </w:p>
    <w:p w14:paraId="14F6C9F0" w14:textId="77777777" w:rsidR="00327FEC" w:rsidRPr="00327FEC" w:rsidRDefault="00327FEC" w:rsidP="00327FEC">
      <w:pPr>
        <w:autoSpaceDE w:val="0"/>
        <w:autoSpaceDN w:val="0"/>
        <w:adjustRightInd w:val="0"/>
        <w:spacing w:after="0" w:line="240" w:lineRule="auto"/>
        <w:rPr>
          <w:rFonts w:ascii="Arial" w:hAnsi="Arial" w:cs="Arial"/>
          <w:color w:val="000000"/>
          <w:sz w:val="36"/>
          <w:szCs w:val="36"/>
          <w:lang w:bidi="hi-IN"/>
        </w:rPr>
      </w:pPr>
      <w:proofErr w:type="gramStart"/>
      <w:r w:rsidRPr="00327FEC">
        <w:rPr>
          <w:rFonts w:ascii="Arial" w:hAnsi="Arial" w:cs="Arial"/>
          <w:color w:val="000000"/>
          <w:sz w:val="36"/>
          <w:szCs w:val="36"/>
          <w:lang w:bidi="hi-IN"/>
        </w:rPr>
        <w:t>maq</w:t>
      </w:r>
      <w:proofErr w:type="gramEnd"/>
      <w:r w:rsidRPr="00327FEC">
        <w:rPr>
          <w:rFonts w:ascii="Arial" w:hAnsi="Arial" w:cs="Arial"/>
          <w:color w:val="000000"/>
          <w:sz w:val="36"/>
          <w:szCs w:val="36"/>
          <w:lang w:bidi="hi-IN"/>
        </w:rPr>
        <w:t xml:space="preserve"> AgnI$ddhraM &gt;,AgnI$ddhra~jca</w:t>
      </w:r>
      <w:r w:rsidRPr="00327FEC">
        <w:rPr>
          <w:rFonts w:ascii="Arial" w:hAnsi="Arial" w:cs="Arial"/>
          <w:color w:val="000000"/>
          <w:sz w:val="36"/>
          <w:szCs w:val="36"/>
          <w:lang w:bidi="hi-IN"/>
        </w:rPr>
        <w:tab/>
        <w:t xml:space="preserve">   </w:t>
      </w:r>
    </w:p>
    <w:p w14:paraId="5AADB043" w14:textId="77777777" w:rsidR="00327FEC" w:rsidRPr="00327FEC" w:rsidRDefault="00327FEC" w:rsidP="00327FEC">
      <w:pPr>
        <w:autoSpaceDE w:val="0"/>
        <w:autoSpaceDN w:val="0"/>
        <w:adjustRightInd w:val="0"/>
        <w:spacing w:after="0" w:line="240" w:lineRule="auto"/>
        <w:rPr>
          <w:rFonts w:ascii="Arial" w:hAnsi="Arial" w:cs="Arial"/>
          <w:color w:val="000000"/>
          <w:sz w:val="36"/>
          <w:szCs w:val="36"/>
          <w:lang w:bidi="hi-IN"/>
        </w:rPr>
      </w:pPr>
      <w:r w:rsidRPr="00327FEC">
        <w:rPr>
          <w:rFonts w:ascii="Arial" w:hAnsi="Arial" w:cs="Arial"/>
          <w:color w:val="000000"/>
          <w:sz w:val="36"/>
          <w:szCs w:val="36"/>
          <w:lang w:bidi="hi-IN"/>
        </w:rPr>
        <w:t>AgnI$ddhraqmityAgni# --- iqddhraqM &gt;,</w:t>
      </w:r>
      <w:r w:rsidRPr="00327FEC">
        <w:rPr>
          <w:rFonts w:ascii="Arial" w:hAnsi="Arial" w:cs="Arial"/>
          <w:color w:val="000000"/>
          <w:sz w:val="36"/>
          <w:szCs w:val="36"/>
          <w:lang w:bidi="hi-IN"/>
        </w:rPr>
        <w:tab/>
        <w:t>caq mEq &gt;</w:t>
      </w:r>
      <w:r w:rsidRPr="00327FEC">
        <w:rPr>
          <w:rFonts w:ascii="Arial" w:hAnsi="Arial" w:cs="Arial"/>
          <w:color w:val="000000"/>
          <w:sz w:val="36"/>
          <w:szCs w:val="36"/>
          <w:lang w:bidi="hi-IN"/>
        </w:rPr>
        <w:tab/>
        <w:t xml:space="preserve"> </w:t>
      </w:r>
      <w:r w:rsidRPr="00327FEC">
        <w:rPr>
          <w:rFonts w:ascii="Arial" w:hAnsi="Arial" w:cs="Arial"/>
          <w:color w:val="000000"/>
          <w:sz w:val="36"/>
          <w:szCs w:val="36"/>
          <w:lang w:bidi="hi-IN"/>
        </w:rPr>
        <w:tab/>
        <w:t xml:space="preserve">   </w:t>
      </w:r>
    </w:p>
    <w:p w14:paraId="544FE8E5" w14:textId="77777777" w:rsidR="00327FEC" w:rsidRPr="00327FEC" w:rsidRDefault="00327FEC" w:rsidP="00327FEC">
      <w:pPr>
        <w:autoSpaceDE w:val="0"/>
        <w:autoSpaceDN w:val="0"/>
        <w:adjustRightInd w:val="0"/>
        <w:spacing w:after="0" w:line="240" w:lineRule="auto"/>
        <w:rPr>
          <w:rFonts w:ascii="Arial" w:hAnsi="Arial" w:cs="Arial"/>
          <w:color w:val="000000"/>
          <w:sz w:val="36"/>
          <w:szCs w:val="36"/>
          <w:lang w:bidi="hi-IN"/>
        </w:rPr>
      </w:pPr>
      <w:proofErr w:type="gramStart"/>
      <w:r w:rsidRPr="00327FEC">
        <w:rPr>
          <w:rFonts w:ascii="Arial" w:hAnsi="Arial" w:cs="Arial"/>
          <w:color w:val="000000"/>
          <w:sz w:val="36"/>
          <w:szCs w:val="36"/>
          <w:lang w:bidi="hi-IN"/>
        </w:rPr>
        <w:t>mEq</w:t>
      </w:r>
      <w:proofErr w:type="gramEnd"/>
      <w:r w:rsidRPr="00327FEC">
        <w:rPr>
          <w:rFonts w:ascii="Arial" w:hAnsi="Arial" w:cs="Arial"/>
          <w:color w:val="000000"/>
          <w:sz w:val="36"/>
          <w:szCs w:val="36"/>
          <w:lang w:bidi="hi-IN"/>
        </w:rPr>
        <w:t xml:space="preserve"> haqviqrddhAna$M &gt;,haqviqrddhAna#~jca</w:t>
      </w:r>
      <w:r w:rsidRPr="00327FEC">
        <w:rPr>
          <w:rFonts w:ascii="Arial" w:hAnsi="Arial" w:cs="Arial"/>
          <w:color w:val="000000"/>
          <w:sz w:val="36"/>
          <w:szCs w:val="36"/>
          <w:lang w:bidi="hi-IN"/>
        </w:rPr>
        <w:tab/>
        <w:t xml:space="preserve">   </w:t>
      </w:r>
    </w:p>
    <w:p w14:paraId="18A68697" w14:textId="10D9E387" w:rsidR="00327FEC" w:rsidRPr="00327FEC" w:rsidRDefault="00327FEC" w:rsidP="00327FEC">
      <w:pPr>
        <w:autoSpaceDE w:val="0"/>
        <w:autoSpaceDN w:val="0"/>
        <w:adjustRightInd w:val="0"/>
        <w:spacing w:after="0" w:line="240" w:lineRule="auto"/>
        <w:rPr>
          <w:rFonts w:ascii="Arial" w:hAnsi="Arial" w:cs="Arial"/>
          <w:color w:val="000000"/>
          <w:sz w:val="36"/>
          <w:szCs w:val="36"/>
          <w:lang w:bidi="hi-IN"/>
        </w:rPr>
      </w:pPr>
      <w:r w:rsidRPr="00327FEC">
        <w:rPr>
          <w:rFonts w:ascii="Arial" w:hAnsi="Arial" w:cs="Arial"/>
          <w:color w:val="000000"/>
          <w:sz w:val="36"/>
          <w:szCs w:val="36"/>
          <w:lang w:bidi="hi-IN"/>
        </w:rPr>
        <w:t>haqviqrddhAnaqmiti# haviH --- dhAna$M &gt;,</w:t>
      </w:r>
      <w:r w:rsidR="00AC2BEC">
        <w:rPr>
          <w:rFonts w:ascii="Arial" w:hAnsi="Arial" w:cs="Arial"/>
          <w:color w:val="000000"/>
          <w:sz w:val="36"/>
          <w:szCs w:val="36"/>
          <w:lang w:bidi="hi-IN"/>
        </w:rPr>
        <w:t xml:space="preserve"> </w:t>
      </w:r>
      <w:r w:rsidRPr="00327FEC">
        <w:rPr>
          <w:rFonts w:ascii="Arial" w:hAnsi="Arial" w:cs="Arial"/>
          <w:color w:val="000000"/>
          <w:sz w:val="36"/>
          <w:szCs w:val="36"/>
          <w:lang w:bidi="hi-IN"/>
        </w:rPr>
        <w:t>caq mEq &gt;</w:t>
      </w:r>
    </w:p>
    <w:p w14:paraId="478609D3" w14:textId="77777777" w:rsidR="00327FEC" w:rsidRPr="00327FEC" w:rsidRDefault="00327FEC" w:rsidP="00327FEC">
      <w:pPr>
        <w:autoSpaceDE w:val="0"/>
        <w:autoSpaceDN w:val="0"/>
        <w:adjustRightInd w:val="0"/>
        <w:spacing w:after="0" w:line="240" w:lineRule="auto"/>
        <w:rPr>
          <w:rFonts w:ascii="Arial" w:hAnsi="Arial" w:cs="Arial"/>
          <w:color w:val="000000"/>
          <w:sz w:val="36"/>
          <w:szCs w:val="36"/>
          <w:lang w:bidi="hi-IN"/>
        </w:rPr>
      </w:pPr>
      <w:proofErr w:type="gramStart"/>
      <w:r w:rsidRPr="00327FEC">
        <w:rPr>
          <w:rFonts w:ascii="Arial" w:hAnsi="Arial" w:cs="Arial"/>
          <w:color w:val="000000"/>
          <w:sz w:val="36"/>
          <w:szCs w:val="36"/>
          <w:lang w:bidi="hi-IN"/>
        </w:rPr>
        <w:t>mEq</w:t>
      </w:r>
      <w:proofErr w:type="gramEnd"/>
      <w:r w:rsidRPr="00327FEC">
        <w:rPr>
          <w:rFonts w:ascii="Arial" w:hAnsi="Arial" w:cs="Arial"/>
          <w:color w:val="000000"/>
          <w:sz w:val="36"/>
          <w:szCs w:val="36"/>
          <w:lang w:bidi="hi-IN"/>
        </w:rPr>
        <w:t xml:space="preserve"> gRuqhAH,gRuqhASca#</w:t>
      </w:r>
      <w:r w:rsidRPr="00327FEC">
        <w:rPr>
          <w:rFonts w:ascii="Arial" w:hAnsi="Arial" w:cs="Arial"/>
          <w:color w:val="000000"/>
          <w:sz w:val="36"/>
          <w:szCs w:val="36"/>
          <w:lang w:bidi="hi-IN"/>
        </w:rPr>
        <w:tab/>
        <w:t xml:space="preserve">   </w:t>
      </w:r>
    </w:p>
    <w:p w14:paraId="7C33BB9D" w14:textId="77777777" w:rsidR="00327FEC" w:rsidRPr="00327FEC" w:rsidRDefault="00327FEC" w:rsidP="00327FEC">
      <w:pPr>
        <w:autoSpaceDE w:val="0"/>
        <w:autoSpaceDN w:val="0"/>
        <w:adjustRightInd w:val="0"/>
        <w:spacing w:after="0" w:line="240" w:lineRule="auto"/>
        <w:rPr>
          <w:rFonts w:ascii="Arial" w:hAnsi="Arial" w:cs="Arial"/>
          <w:color w:val="000000"/>
          <w:sz w:val="36"/>
          <w:szCs w:val="36"/>
          <w:lang w:bidi="hi-IN"/>
        </w:rPr>
      </w:pPr>
      <w:proofErr w:type="gramStart"/>
      <w:r w:rsidRPr="00327FEC">
        <w:rPr>
          <w:rFonts w:ascii="Arial" w:hAnsi="Arial" w:cs="Arial"/>
          <w:color w:val="000000"/>
          <w:sz w:val="36"/>
          <w:szCs w:val="36"/>
          <w:lang w:bidi="hi-IN"/>
        </w:rPr>
        <w:t>caq</w:t>
      </w:r>
      <w:proofErr w:type="gramEnd"/>
      <w:r w:rsidRPr="00327FEC">
        <w:rPr>
          <w:rFonts w:ascii="Arial" w:hAnsi="Arial" w:cs="Arial"/>
          <w:color w:val="000000"/>
          <w:sz w:val="36"/>
          <w:szCs w:val="36"/>
          <w:lang w:bidi="hi-IN"/>
        </w:rPr>
        <w:t xml:space="preserve"> mEq &gt;,mEq sada#H</w:t>
      </w:r>
      <w:r w:rsidRPr="00327FEC">
        <w:rPr>
          <w:rFonts w:ascii="Arial" w:hAnsi="Arial" w:cs="Arial"/>
          <w:color w:val="000000"/>
          <w:sz w:val="36"/>
          <w:szCs w:val="36"/>
          <w:lang w:bidi="hi-IN"/>
        </w:rPr>
        <w:tab/>
        <w:t xml:space="preserve">    </w:t>
      </w:r>
    </w:p>
    <w:p w14:paraId="67B17FAD" w14:textId="77777777" w:rsidR="00327FEC" w:rsidRPr="00327FEC" w:rsidRDefault="00327FEC" w:rsidP="00327FEC">
      <w:pPr>
        <w:autoSpaceDE w:val="0"/>
        <w:autoSpaceDN w:val="0"/>
        <w:adjustRightInd w:val="0"/>
        <w:spacing w:after="0" w:line="240" w:lineRule="auto"/>
        <w:rPr>
          <w:rFonts w:ascii="Arial" w:hAnsi="Arial" w:cs="Arial"/>
          <w:color w:val="000000"/>
          <w:sz w:val="36"/>
          <w:szCs w:val="36"/>
          <w:lang w:bidi="hi-IN"/>
        </w:rPr>
      </w:pPr>
      <w:proofErr w:type="gramStart"/>
      <w:r w:rsidRPr="00327FEC">
        <w:rPr>
          <w:rFonts w:ascii="Arial" w:hAnsi="Arial" w:cs="Arial"/>
          <w:color w:val="000000"/>
          <w:sz w:val="36"/>
          <w:szCs w:val="36"/>
          <w:lang w:bidi="hi-IN"/>
        </w:rPr>
        <w:t>sada#</w:t>
      </w:r>
      <w:proofErr w:type="gramEnd"/>
      <w:r w:rsidRPr="00327FEC">
        <w:rPr>
          <w:rFonts w:ascii="Arial" w:hAnsi="Arial" w:cs="Arial"/>
          <w:color w:val="000000"/>
          <w:sz w:val="36"/>
          <w:szCs w:val="36"/>
          <w:lang w:bidi="hi-IN"/>
        </w:rPr>
        <w:t>Sca,caq mEq &gt;</w:t>
      </w:r>
      <w:r w:rsidRPr="00327FEC">
        <w:rPr>
          <w:rFonts w:ascii="Arial" w:hAnsi="Arial" w:cs="Arial"/>
          <w:color w:val="000000"/>
          <w:sz w:val="36"/>
          <w:szCs w:val="36"/>
          <w:lang w:bidi="hi-IN"/>
        </w:rPr>
        <w:tab/>
        <w:t xml:space="preserve"> </w:t>
      </w:r>
      <w:r w:rsidRPr="00327FEC">
        <w:rPr>
          <w:rFonts w:ascii="Arial" w:hAnsi="Arial" w:cs="Arial"/>
          <w:color w:val="000000"/>
          <w:sz w:val="36"/>
          <w:szCs w:val="36"/>
          <w:lang w:bidi="hi-IN"/>
        </w:rPr>
        <w:tab/>
        <w:t xml:space="preserve">   </w:t>
      </w:r>
    </w:p>
    <w:p w14:paraId="1F7C039D" w14:textId="77777777" w:rsidR="00327FEC" w:rsidRPr="00327FEC" w:rsidRDefault="00327FEC" w:rsidP="00327FEC">
      <w:pPr>
        <w:autoSpaceDE w:val="0"/>
        <w:autoSpaceDN w:val="0"/>
        <w:adjustRightInd w:val="0"/>
        <w:spacing w:after="0" w:line="240" w:lineRule="auto"/>
        <w:rPr>
          <w:rFonts w:ascii="Arial" w:hAnsi="Arial" w:cs="Arial"/>
          <w:color w:val="000000"/>
          <w:sz w:val="36"/>
          <w:szCs w:val="36"/>
          <w:lang w:bidi="hi-IN"/>
        </w:rPr>
      </w:pPr>
      <w:proofErr w:type="gramStart"/>
      <w:r w:rsidRPr="00327FEC">
        <w:rPr>
          <w:rFonts w:ascii="Arial" w:hAnsi="Arial" w:cs="Arial"/>
          <w:color w:val="000000"/>
          <w:sz w:val="36"/>
          <w:szCs w:val="36"/>
          <w:lang w:bidi="hi-IN"/>
        </w:rPr>
        <w:t>mEq</w:t>
      </w:r>
      <w:proofErr w:type="gramEnd"/>
      <w:r w:rsidRPr="00327FEC">
        <w:rPr>
          <w:rFonts w:ascii="Arial" w:hAnsi="Arial" w:cs="Arial"/>
          <w:color w:val="000000"/>
          <w:sz w:val="36"/>
          <w:szCs w:val="36"/>
          <w:lang w:bidi="hi-IN"/>
        </w:rPr>
        <w:t xml:space="preserve"> puqrOqDASA$H &gt;,puqrOqDASA$Sca</w:t>
      </w:r>
      <w:r w:rsidRPr="00327FEC">
        <w:rPr>
          <w:rFonts w:ascii="Arial" w:hAnsi="Arial" w:cs="Arial"/>
          <w:color w:val="000000"/>
          <w:sz w:val="36"/>
          <w:szCs w:val="36"/>
          <w:lang w:bidi="hi-IN"/>
        </w:rPr>
        <w:tab/>
        <w:t xml:space="preserve"> </w:t>
      </w:r>
      <w:r w:rsidRPr="00327FEC">
        <w:rPr>
          <w:rFonts w:ascii="Arial" w:hAnsi="Arial" w:cs="Arial"/>
          <w:color w:val="000000"/>
          <w:sz w:val="36"/>
          <w:szCs w:val="36"/>
          <w:lang w:bidi="hi-IN"/>
        </w:rPr>
        <w:tab/>
        <w:t xml:space="preserve">   </w:t>
      </w:r>
    </w:p>
    <w:p w14:paraId="73A369DC" w14:textId="77777777" w:rsidR="00327FEC" w:rsidRPr="00327FEC" w:rsidRDefault="00327FEC" w:rsidP="00327FEC">
      <w:pPr>
        <w:autoSpaceDE w:val="0"/>
        <w:autoSpaceDN w:val="0"/>
        <w:adjustRightInd w:val="0"/>
        <w:spacing w:after="0" w:line="240" w:lineRule="auto"/>
        <w:rPr>
          <w:rFonts w:ascii="Arial" w:hAnsi="Arial" w:cs="Arial"/>
          <w:color w:val="000000"/>
          <w:sz w:val="36"/>
          <w:szCs w:val="36"/>
          <w:lang w:bidi="hi-IN"/>
        </w:rPr>
      </w:pPr>
      <w:proofErr w:type="gramStart"/>
      <w:r w:rsidRPr="00327FEC">
        <w:rPr>
          <w:rFonts w:ascii="Arial" w:hAnsi="Arial" w:cs="Arial"/>
          <w:color w:val="000000"/>
          <w:sz w:val="36"/>
          <w:szCs w:val="36"/>
          <w:lang w:bidi="hi-IN"/>
        </w:rPr>
        <w:t>caq</w:t>
      </w:r>
      <w:proofErr w:type="gramEnd"/>
      <w:r w:rsidRPr="00327FEC">
        <w:rPr>
          <w:rFonts w:ascii="Arial" w:hAnsi="Arial" w:cs="Arial"/>
          <w:color w:val="000000"/>
          <w:sz w:val="36"/>
          <w:szCs w:val="36"/>
          <w:lang w:bidi="hi-IN"/>
        </w:rPr>
        <w:t xml:space="preserve"> mEq &gt;,mEq paqcaqtAH</w:t>
      </w:r>
      <w:r w:rsidRPr="00327FEC">
        <w:rPr>
          <w:rFonts w:ascii="Arial" w:hAnsi="Arial" w:cs="Arial"/>
          <w:color w:val="000000"/>
          <w:sz w:val="36"/>
          <w:szCs w:val="36"/>
          <w:lang w:bidi="hi-IN"/>
        </w:rPr>
        <w:tab/>
        <w:t xml:space="preserve"> </w:t>
      </w:r>
      <w:r w:rsidRPr="00327FEC">
        <w:rPr>
          <w:rFonts w:ascii="Arial" w:hAnsi="Arial" w:cs="Arial"/>
          <w:color w:val="000000"/>
          <w:sz w:val="36"/>
          <w:szCs w:val="36"/>
          <w:lang w:bidi="hi-IN"/>
        </w:rPr>
        <w:tab/>
        <w:t xml:space="preserve">   </w:t>
      </w:r>
    </w:p>
    <w:p w14:paraId="5F21163B" w14:textId="77777777" w:rsidR="00327FEC" w:rsidRPr="00327FEC" w:rsidRDefault="00327FEC" w:rsidP="00327FEC">
      <w:pPr>
        <w:autoSpaceDE w:val="0"/>
        <w:autoSpaceDN w:val="0"/>
        <w:adjustRightInd w:val="0"/>
        <w:spacing w:after="0" w:line="240" w:lineRule="auto"/>
        <w:rPr>
          <w:rFonts w:ascii="Arial" w:hAnsi="Arial" w:cs="Arial"/>
          <w:color w:val="000000"/>
          <w:sz w:val="36"/>
          <w:szCs w:val="36"/>
          <w:lang w:bidi="hi-IN"/>
        </w:rPr>
      </w:pPr>
      <w:proofErr w:type="gramStart"/>
      <w:r w:rsidRPr="00327FEC">
        <w:rPr>
          <w:rFonts w:ascii="Arial" w:hAnsi="Arial" w:cs="Arial"/>
          <w:color w:val="000000"/>
          <w:sz w:val="36"/>
          <w:szCs w:val="36"/>
          <w:lang w:bidi="hi-IN"/>
        </w:rPr>
        <w:t>paqcaqtASca</w:t>
      </w:r>
      <w:proofErr w:type="gramEnd"/>
      <w:r w:rsidRPr="00327FEC">
        <w:rPr>
          <w:rFonts w:ascii="Arial" w:hAnsi="Arial" w:cs="Arial"/>
          <w:color w:val="000000"/>
          <w:sz w:val="36"/>
          <w:szCs w:val="36"/>
          <w:lang w:bidi="hi-IN"/>
        </w:rPr>
        <w:t>#,caq mEq &gt;</w:t>
      </w:r>
      <w:r w:rsidRPr="00327FEC">
        <w:rPr>
          <w:rFonts w:ascii="Arial" w:hAnsi="Arial" w:cs="Arial"/>
          <w:color w:val="000000"/>
          <w:sz w:val="36"/>
          <w:szCs w:val="36"/>
          <w:lang w:bidi="hi-IN"/>
        </w:rPr>
        <w:tab/>
        <w:t xml:space="preserve"> </w:t>
      </w:r>
      <w:r w:rsidRPr="00327FEC">
        <w:rPr>
          <w:rFonts w:ascii="Arial" w:hAnsi="Arial" w:cs="Arial"/>
          <w:color w:val="000000"/>
          <w:sz w:val="36"/>
          <w:szCs w:val="36"/>
          <w:lang w:bidi="hi-IN"/>
        </w:rPr>
        <w:tab/>
        <w:t xml:space="preserve">   </w:t>
      </w:r>
    </w:p>
    <w:p w14:paraId="135EB246" w14:textId="77777777" w:rsidR="00327FEC" w:rsidRPr="00327FEC" w:rsidRDefault="00327FEC" w:rsidP="00327FEC">
      <w:pPr>
        <w:autoSpaceDE w:val="0"/>
        <w:autoSpaceDN w:val="0"/>
        <w:adjustRightInd w:val="0"/>
        <w:spacing w:after="0" w:line="240" w:lineRule="auto"/>
        <w:rPr>
          <w:rFonts w:ascii="Arial" w:hAnsi="Arial" w:cs="Arial"/>
          <w:color w:val="000000"/>
          <w:sz w:val="36"/>
          <w:szCs w:val="36"/>
          <w:lang w:bidi="hi-IN"/>
        </w:rPr>
      </w:pPr>
      <w:proofErr w:type="gramStart"/>
      <w:r w:rsidRPr="00327FEC">
        <w:rPr>
          <w:rFonts w:ascii="Arial" w:hAnsi="Arial" w:cs="Arial"/>
          <w:color w:val="000000"/>
          <w:sz w:val="36"/>
          <w:szCs w:val="36"/>
          <w:lang w:bidi="hi-IN"/>
        </w:rPr>
        <w:t>mEq&amp;</w:t>
      </w:r>
      <w:proofErr w:type="gramEnd"/>
      <w:r w:rsidRPr="00327FEC">
        <w:rPr>
          <w:rFonts w:ascii="Arial" w:hAnsi="Arial" w:cs="Arial"/>
          <w:color w:val="000000"/>
          <w:sz w:val="36"/>
          <w:szCs w:val="36"/>
          <w:lang w:bidi="hi-IN"/>
        </w:rPr>
        <w:t>vaqBRuqthaH,aqvaqBRuqthaSca#</w:t>
      </w:r>
      <w:r w:rsidRPr="00327FEC">
        <w:rPr>
          <w:rFonts w:ascii="Arial" w:hAnsi="Arial" w:cs="Arial"/>
          <w:color w:val="000000"/>
          <w:sz w:val="36"/>
          <w:szCs w:val="36"/>
          <w:lang w:bidi="hi-IN"/>
        </w:rPr>
        <w:tab/>
        <w:t xml:space="preserve">   </w:t>
      </w:r>
    </w:p>
    <w:p w14:paraId="32E9DCEE" w14:textId="77777777" w:rsidR="00327FEC" w:rsidRPr="00327FEC" w:rsidRDefault="00327FEC" w:rsidP="00327FEC">
      <w:pPr>
        <w:autoSpaceDE w:val="0"/>
        <w:autoSpaceDN w:val="0"/>
        <w:adjustRightInd w:val="0"/>
        <w:spacing w:after="0" w:line="240" w:lineRule="auto"/>
        <w:rPr>
          <w:rFonts w:ascii="Arial" w:hAnsi="Arial" w:cs="Arial"/>
          <w:color w:val="000000"/>
          <w:sz w:val="36"/>
          <w:szCs w:val="36"/>
          <w:lang w:bidi="hi-IN"/>
        </w:rPr>
      </w:pPr>
      <w:proofErr w:type="gramStart"/>
      <w:r w:rsidRPr="00327FEC">
        <w:rPr>
          <w:rFonts w:ascii="Arial" w:hAnsi="Arial" w:cs="Arial"/>
          <w:color w:val="000000"/>
          <w:sz w:val="36"/>
          <w:szCs w:val="36"/>
          <w:lang w:bidi="hi-IN"/>
        </w:rPr>
        <w:t>aqvaqBRuqtha</w:t>
      </w:r>
      <w:proofErr w:type="gramEnd"/>
      <w:r w:rsidRPr="00327FEC">
        <w:rPr>
          <w:rFonts w:ascii="Arial" w:hAnsi="Arial" w:cs="Arial"/>
          <w:color w:val="000000"/>
          <w:sz w:val="36"/>
          <w:szCs w:val="36"/>
          <w:lang w:bidi="hi-IN"/>
        </w:rPr>
        <w:t xml:space="preserve"> itya#va --- BRuqthaH,caq mEq &gt;</w:t>
      </w:r>
      <w:r w:rsidRPr="00327FEC">
        <w:rPr>
          <w:rFonts w:ascii="Arial" w:hAnsi="Arial" w:cs="Arial"/>
          <w:color w:val="000000"/>
          <w:sz w:val="36"/>
          <w:szCs w:val="36"/>
          <w:lang w:bidi="hi-IN"/>
        </w:rPr>
        <w:tab/>
        <w:t xml:space="preserve">    </w:t>
      </w:r>
    </w:p>
    <w:p w14:paraId="50CD6476" w14:textId="77777777" w:rsidR="00327FEC" w:rsidRPr="00327FEC" w:rsidRDefault="00327FEC" w:rsidP="00327FEC">
      <w:pPr>
        <w:autoSpaceDE w:val="0"/>
        <w:autoSpaceDN w:val="0"/>
        <w:adjustRightInd w:val="0"/>
        <w:spacing w:after="0" w:line="240" w:lineRule="auto"/>
        <w:rPr>
          <w:rFonts w:ascii="Arial" w:hAnsi="Arial" w:cs="Arial"/>
          <w:color w:val="000000"/>
          <w:sz w:val="36"/>
          <w:szCs w:val="36"/>
          <w:lang w:bidi="hi-IN"/>
        </w:rPr>
      </w:pPr>
      <w:proofErr w:type="gramStart"/>
      <w:r w:rsidRPr="00327FEC">
        <w:rPr>
          <w:rFonts w:ascii="Arial" w:hAnsi="Arial" w:cs="Arial"/>
          <w:color w:val="000000"/>
          <w:sz w:val="36"/>
          <w:szCs w:val="36"/>
          <w:lang w:bidi="hi-IN"/>
        </w:rPr>
        <w:t>mEq</w:t>
      </w:r>
      <w:proofErr w:type="gramEnd"/>
      <w:r w:rsidRPr="00327FEC">
        <w:rPr>
          <w:rFonts w:ascii="Arial" w:hAnsi="Arial" w:cs="Arial"/>
          <w:color w:val="000000"/>
          <w:sz w:val="36"/>
          <w:szCs w:val="36"/>
          <w:lang w:bidi="hi-IN"/>
        </w:rPr>
        <w:t xml:space="preserve"> svaqgAqkAqraH,svaqgAqkAqraSca#</w:t>
      </w:r>
      <w:r w:rsidRPr="00327FEC">
        <w:rPr>
          <w:rFonts w:ascii="Arial" w:hAnsi="Arial" w:cs="Arial"/>
          <w:color w:val="000000"/>
          <w:sz w:val="36"/>
          <w:szCs w:val="36"/>
          <w:lang w:bidi="hi-IN"/>
        </w:rPr>
        <w:tab/>
        <w:t xml:space="preserve">   </w:t>
      </w:r>
    </w:p>
    <w:p w14:paraId="7293E013" w14:textId="77777777" w:rsidR="00327FEC" w:rsidRPr="00327FEC" w:rsidRDefault="00327FEC" w:rsidP="00327FEC">
      <w:pPr>
        <w:autoSpaceDE w:val="0"/>
        <w:autoSpaceDN w:val="0"/>
        <w:adjustRightInd w:val="0"/>
        <w:spacing w:after="0" w:line="240" w:lineRule="auto"/>
        <w:rPr>
          <w:rFonts w:ascii="Arial" w:hAnsi="Arial" w:cs="Arial"/>
          <w:color w:val="000000"/>
          <w:sz w:val="36"/>
          <w:szCs w:val="36"/>
          <w:lang w:bidi="hi-IN"/>
        </w:rPr>
      </w:pPr>
      <w:proofErr w:type="gramStart"/>
      <w:r w:rsidRPr="00327FEC">
        <w:rPr>
          <w:rFonts w:ascii="Arial" w:hAnsi="Arial" w:cs="Arial"/>
          <w:color w:val="000000"/>
          <w:sz w:val="36"/>
          <w:szCs w:val="36"/>
          <w:lang w:bidi="hi-IN"/>
        </w:rPr>
        <w:t>svaqgAqkAqra</w:t>
      </w:r>
      <w:proofErr w:type="gramEnd"/>
      <w:r w:rsidRPr="00327FEC">
        <w:rPr>
          <w:rFonts w:ascii="Arial" w:hAnsi="Arial" w:cs="Arial"/>
          <w:color w:val="000000"/>
          <w:sz w:val="36"/>
          <w:szCs w:val="36"/>
          <w:lang w:bidi="hi-IN"/>
        </w:rPr>
        <w:t xml:space="preserve"> iti# svagA --- kAqraH,caq mEq &gt;</w:t>
      </w:r>
      <w:r w:rsidRPr="00327FEC">
        <w:rPr>
          <w:rFonts w:ascii="Arial" w:hAnsi="Arial" w:cs="Arial"/>
          <w:color w:val="000000"/>
          <w:sz w:val="36"/>
          <w:szCs w:val="36"/>
          <w:lang w:bidi="hi-IN"/>
        </w:rPr>
        <w:tab/>
        <w:t xml:space="preserve"> </w:t>
      </w:r>
      <w:r w:rsidRPr="00327FEC">
        <w:rPr>
          <w:rFonts w:ascii="Arial" w:hAnsi="Arial" w:cs="Arial"/>
          <w:color w:val="000000"/>
          <w:sz w:val="36"/>
          <w:szCs w:val="36"/>
          <w:lang w:bidi="hi-IN"/>
        </w:rPr>
        <w:tab/>
        <w:t xml:space="preserve">   </w:t>
      </w:r>
    </w:p>
    <w:p w14:paraId="6BFBFE52" w14:textId="2E08379C" w:rsidR="00D91D60" w:rsidRDefault="00327FEC" w:rsidP="00327FEC">
      <w:pPr>
        <w:autoSpaceDE w:val="0"/>
        <w:autoSpaceDN w:val="0"/>
        <w:adjustRightInd w:val="0"/>
        <w:spacing w:after="0" w:line="240" w:lineRule="auto"/>
        <w:rPr>
          <w:rFonts w:ascii="Arial" w:hAnsi="Arial" w:cs="Arial"/>
          <w:color w:val="000000"/>
          <w:sz w:val="36"/>
          <w:szCs w:val="36"/>
          <w:lang w:bidi="hi-IN"/>
        </w:rPr>
      </w:pPr>
      <w:r w:rsidRPr="00327FEC">
        <w:rPr>
          <w:rFonts w:ascii="Arial" w:hAnsi="Arial" w:cs="Arial"/>
          <w:color w:val="000000"/>
          <w:sz w:val="36"/>
          <w:szCs w:val="36"/>
          <w:lang w:bidi="hi-IN"/>
        </w:rPr>
        <w:t>maq iti# mE,</w:t>
      </w:r>
    </w:p>
    <w:p w14:paraId="79CBE361" w14:textId="55B733A0" w:rsidR="008C34DB" w:rsidRDefault="008C34DB" w:rsidP="00327FEC">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
    <w:p w14:paraId="3D587D6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6CFF519" w14:textId="56DC3C24" w:rsidR="00D91D60" w:rsidRPr="008C34DB" w:rsidRDefault="006E5CE8" w:rsidP="00D91D60">
      <w:pPr>
        <w:autoSpaceDE w:val="0"/>
        <w:autoSpaceDN w:val="0"/>
        <w:adjustRightInd w:val="0"/>
        <w:spacing w:after="0" w:line="240" w:lineRule="auto"/>
        <w:rPr>
          <w:rFonts w:ascii="Arial" w:hAnsi="Arial" w:cs="Arial"/>
          <w:b/>
          <w:bCs/>
          <w:color w:val="000000"/>
          <w:sz w:val="36"/>
          <w:szCs w:val="36"/>
          <w:lang w:bidi="hi-IN"/>
        </w:rPr>
      </w:pPr>
      <w:proofErr w:type="gramStart"/>
      <w:r w:rsidRPr="008C34DB">
        <w:rPr>
          <w:rFonts w:ascii="Arial" w:hAnsi="Arial" w:cs="Arial"/>
          <w:b/>
          <w:bCs/>
          <w:color w:val="000000"/>
          <w:sz w:val="36"/>
          <w:szCs w:val="36"/>
          <w:lang w:bidi="hi-IN"/>
        </w:rPr>
        <w:t xml:space="preserve">17.9 </w:t>
      </w:r>
      <w:r w:rsidR="00D91D60" w:rsidRPr="008C34DB">
        <w:rPr>
          <w:rFonts w:ascii="Arial" w:hAnsi="Arial" w:cs="Arial"/>
          <w:b/>
          <w:bCs/>
          <w:color w:val="000000"/>
          <w:sz w:val="36"/>
          <w:szCs w:val="36"/>
          <w:lang w:bidi="hi-IN"/>
        </w:rPr>
        <w:t xml:space="preserve"> SrI</w:t>
      </w:r>
      <w:proofErr w:type="gramEnd"/>
      <w:r w:rsidR="00D91D60" w:rsidRPr="008C34DB">
        <w:rPr>
          <w:rFonts w:ascii="Arial" w:hAnsi="Arial" w:cs="Arial"/>
          <w:b/>
          <w:bCs/>
          <w:color w:val="000000"/>
          <w:sz w:val="36"/>
          <w:szCs w:val="36"/>
          <w:lang w:bidi="hi-IN"/>
        </w:rPr>
        <w:t xml:space="preserve"> camaka kramaH - navam</w:t>
      </w:r>
      <w:r w:rsidR="00665208" w:rsidRPr="008C34DB">
        <w:rPr>
          <w:rFonts w:ascii="Arial" w:hAnsi="Arial" w:cs="Arial"/>
          <w:b/>
          <w:bCs/>
          <w:color w:val="000000"/>
          <w:sz w:val="36"/>
          <w:szCs w:val="36"/>
          <w:lang w:bidi="hi-IN"/>
        </w:rPr>
        <w:t>O</w:t>
      </w:r>
      <w:r w:rsidR="00D91D60" w:rsidRPr="008C34DB">
        <w:rPr>
          <w:rFonts w:ascii="Arial" w:hAnsi="Arial" w:cs="Arial"/>
          <w:b/>
          <w:bCs/>
          <w:color w:val="000000"/>
          <w:sz w:val="36"/>
          <w:szCs w:val="36"/>
          <w:lang w:bidi="hi-IN"/>
        </w:rPr>
        <w:t xml:space="preserve"> &amp;nuvAkaH</w:t>
      </w:r>
    </w:p>
    <w:p w14:paraId="2091406B" w14:textId="77777777" w:rsidR="00E05F8B" w:rsidRDefault="00E05F8B" w:rsidP="00D91D60">
      <w:pPr>
        <w:autoSpaceDE w:val="0"/>
        <w:autoSpaceDN w:val="0"/>
        <w:adjustRightInd w:val="0"/>
        <w:spacing w:after="0" w:line="240" w:lineRule="auto"/>
        <w:rPr>
          <w:rFonts w:ascii="Arial" w:hAnsi="Arial" w:cs="Arial"/>
          <w:color w:val="000000"/>
          <w:sz w:val="36"/>
          <w:szCs w:val="36"/>
          <w:lang w:bidi="hi-IN"/>
        </w:rPr>
      </w:pPr>
    </w:p>
    <w:p w14:paraId="7E4BD2D7" w14:textId="77777777" w:rsidR="00601D37" w:rsidRPr="00601D37" w:rsidRDefault="00601D37" w:rsidP="00601D37">
      <w:pPr>
        <w:autoSpaceDE w:val="0"/>
        <w:autoSpaceDN w:val="0"/>
        <w:adjustRightInd w:val="0"/>
        <w:spacing w:after="0" w:line="240" w:lineRule="auto"/>
        <w:rPr>
          <w:rFonts w:ascii="Arial" w:hAnsi="Arial" w:cs="Arial"/>
          <w:color w:val="000000"/>
          <w:sz w:val="36"/>
          <w:szCs w:val="36"/>
          <w:lang w:bidi="hi-IN"/>
        </w:rPr>
      </w:pPr>
      <w:proofErr w:type="gramStart"/>
      <w:r w:rsidRPr="00601D37">
        <w:rPr>
          <w:rFonts w:ascii="Arial" w:hAnsi="Arial" w:cs="Arial"/>
          <w:color w:val="000000"/>
          <w:sz w:val="36"/>
          <w:szCs w:val="36"/>
          <w:lang w:bidi="hi-IN"/>
        </w:rPr>
        <w:t>aqgniSca</w:t>
      </w:r>
      <w:proofErr w:type="gramEnd"/>
      <w:r w:rsidRPr="00601D37">
        <w:rPr>
          <w:rFonts w:ascii="Arial" w:hAnsi="Arial" w:cs="Arial"/>
          <w:color w:val="000000"/>
          <w:sz w:val="36"/>
          <w:szCs w:val="36"/>
          <w:lang w:bidi="hi-IN"/>
        </w:rPr>
        <w:t>#,caq mEq &gt;</w:t>
      </w:r>
      <w:r w:rsidRPr="00601D37">
        <w:rPr>
          <w:rFonts w:ascii="Arial" w:hAnsi="Arial" w:cs="Arial"/>
          <w:color w:val="000000"/>
          <w:sz w:val="36"/>
          <w:szCs w:val="36"/>
          <w:lang w:bidi="hi-IN"/>
        </w:rPr>
        <w:tab/>
        <w:t xml:space="preserve"> </w:t>
      </w:r>
      <w:r w:rsidRPr="00601D37">
        <w:rPr>
          <w:rFonts w:ascii="Arial" w:hAnsi="Arial" w:cs="Arial"/>
          <w:color w:val="000000"/>
          <w:sz w:val="36"/>
          <w:szCs w:val="36"/>
          <w:lang w:bidi="hi-IN"/>
        </w:rPr>
        <w:tab/>
        <w:t xml:space="preserve">   </w:t>
      </w:r>
    </w:p>
    <w:p w14:paraId="3DE47EA3" w14:textId="77777777" w:rsidR="00601D37" w:rsidRPr="00601D37" w:rsidRDefault="00601D37" w:rsidP="00601D37">
      <w:pPr>
        <w:autoSpaceDE w:val="0"/>
        <w:autoSpaceDN w:val="0"/>
        <w:adjustRightInd w:val="0"/>
        <w:spacing w:after="0" w:line="240" w:lineRule="auto"/>
        <w:rPr>
          <w:rFonts w:ascii="Arial" w:hAnsi="Arial" w:cs="Arial"/>
          <w:color w:val="000000"/>
          <w:sz w:val="36"/>
          <w:szCs w:val="36"/>
          <w:lang w:bidi="hi-IN"/>
        </w:rPr>
      </w:pPr>
      <w:proofErr w:type="gramStart"/>
      <w:r w:rsidRPr="00601D37">
        <w:rPr>
          <w:rFonts w:ascii="Arial" w:hAnsi="Arial" w:cs="Arial"/>
          <w:color w:val="000000"/>
          <w:sz w:val="36"/>
          <w:szCs w:val="36"/>
          <w:lang w:bidi="hi-IN"/>
        </w:rPr>
        <w:lastRenderedPageBreak/>
        <w:t>mEq</w:t>
      </w:r>
      <w:proofErr w:type="gramEnd"/>
      <w:r w:rsidRPr="00601D37">
        <w:rPr>
          <w:rFonts w:ascii="Arial" w:hAnsi="Arial" w:cs="Arial"/>
          <w:color w:val="000000"/>
          <w:sz w:val="36"/>
          <w:szCs w:val="36"/>
          <w:lang w:bidi="hi-IN"/>
        </w:rPr>
        <w:t xml:space="preserve"> GaqrmaH,GaqrmaSca#</w:t>
      </w:r>
      <w:r w:rsidRPr="00601D37">
        <w:rPr>
          <w:rFonts w:ascii="Arial" w:hAnsi="Arial" w:cs="Arial"/>
          <w:color w:val="000000"/>
          <w:sz w:val="36"/>
          <w:szCs w:val="36"/>
          <w:lang w:bidi="hi-IN"/>
        </w:rPr>
        <w:tab/>
        <w:t xml:space="preserve">   </w:t>
      </w:r>
    </w:p>
    <w:p w14:paraId="01DB08DD" w14:textId="77777777" w:rsidR="00601D37" w:rsidRPr="00601D37" w:rsidRDefault="00601D37" w:rsidP="00601D37">
      <w:pPr>
        <w:autoSpaceDE w:val="0"/>
        <w:autoSpaceDN w:val="0"/>
        <w:adjustRightInd w:val="0"/>
        <w:spacing w:after="0" w:line="240" w:lineRule="auto"/>
        <w:rPr>
          <w:rFonts w:ascii="Arial" w:hAnsi="Arial" w:cs="Arial"/>
          <w:color w:val="000000"/>
          <w:sz w:val="36"/>
          <w:szCs w:val="36"/>
          <w:lang w:bidi="hi-IN"/>
        </w:rPr>
      </w:pPr>
      <w:r w:rsidRPr="00601D37">
        <w:rPr>
          <w:rFonts w:ascii="Arial" w:hAnsi="Arial" w:cs="Arial"/>
          <w:color w:val="000000"/>
          <w:sz w:val="36"/>
          <w:szCs w:val="36"/>
          <w:lang w:bidi="hi-IN"/>
        </w:rPr>
        <w:t>caq mEq &gt;,</w:t>
      </w:r>
      <w:r w:rsidRPr="00601D37">
        <w:rPr>
          <w:rFonts w:ascii="Arial" w:hAnsi="Arial" w:cs="Arial"/>
          <w:color w:val="000000"/>
          <w:sz w:val="36"/>
          <w:szCs w:val="36"/>
          <w:lang w:bidi="hi-IN"/>
        </w:rPr>
        <w:tab/>
        <w:t>mEq&amp;rkaH</w:t>
      </w:r>
      <w:r w:rsidRPr="00601D37">
        <w:rPr>
          <w:rFonts w:ascii="Arial" w:hAnsi="Arial" w:cs="Arial"/>
          <w:color w:val="000000"/>
          <w:sz w:val="36"/>
          <w:szCs w:val="36"/>
          <w:lang w:bidi="hi-IN"/>
        </w:rPr>
        <w:tab/>
        <w:t xml:space="preserve"> </w:t>
      </w:r>
      <w:r w:rsidRPr="00601D37">
        <w:rPr>
          <w:rFonts w:ascii="Arial" w:hAnsi="Arial" w:cs="Arial"/>
          <w:color w:val="000000"/>
          <w:sz w:val="36"/>
          <w:szCs w:val="36"/>
          <w:lang w:bidi="hi-IN"/>
        </w:rPr>
        <w:tab/>
        <w:t xml:space="preserve">   </w:t>
      </w:r>
    </w:p>
    <w:p w14:paraId="4AEFAB00" w14:textId="77777777" w:rsidR="00601D37" w:rsidRPr="00601D37" w:rsidRDefault="00601D37" w:rsidP="00601D37">
      <w:pPr>
        <w:autoSpaceDE w:val="0"/>
        <w:autoSpaceDN w:val="0"/>
        <w:adjustRightInd w:val="0"/>
        <w:spacing w:after="0" w:line="240" w:lineRule="auto"/>
        <w:rPr>
          <w:rFonts w:ascii="Arial" w:hAnsi="Arial" w:cs="Arial"/>
          <w:color w:val="000000"/>
          <w:sz w:val="36"/>
          <w:szCs w:val="36"/>
          <w:lang w:bidi="hi-IN"/>
        </w:rPr>
      </w:pPr>
      <w:proofErr w:type="gramStart"/>
      <w:r w:rsidRPr="00601D37">
        <w:rPr>
          <w:rFonts w:ascii="Arial" w:hAnsi="Arial" w:cs="Arial"/>
          <w:color w:val="000000"/>
          <w:sz w:val="36"/>
          <w:szCs w:val="36"/>
          <w:lang w:bidi="hi-IN"/>
        </w:rPr>
        <w:t>aqrkaSca</w:t>
      </w:r>
      <w:proofErr w:type="gramEnd"/>
      <w:r w:rsidRPr="00601D37">
        <w:rPr>
          <w:rFonts w:ascii="Arial" w:hAnsi="Arial" w:cs="Arial"/>
          <w:color w:val="000000"/>
          <w:sz w:val="36"/>
          <w:szCs w:val="36"/>
          <w:lang w:bidi="hi-IN"/>
        </w:rPr>
        <w:t>#,caq mEq &gt;</w:t>
      </w:r>
      <w:r w:rsidRPr="00601D37">
        <w:rPr>
          <w:rFonts w:ascii="Arial" w:hAnsi="Arial" w:cs="Arial"/>
          <w:color w:val="000000"/>
          <w:sz w:val="36"/>
          <w:szCs w:val="36"/>
          <w:lang w:bidi="hi-IN"/>
        </w:rPr>
        <w:tab/>
        <w:t xml:space="preserve"> </w:t>
      </w:r>
      <w:r w:rsidRPr="00601D37">
        <w:rPr>
          <w:rFonts w:ascii="Arial" w:hAnsi="Arial" w:cs="Arial"/>
          <w:color w:val="000000"/>
          <w:sz w:val="36"/>
          <w:szCs w:val="36"/>
          <w:lang w:bidi="hi-IN"/>
        </w:rPr>
        <w:tab/>
        <w:t xml:space="preserve">   </w:t>
      </w:r>
    </w:p>
    <w:p w14:paraId="677FF8FD" w14:textId="77777777" w:rsidR="00601D37" w:rsidRPr="00601D37" w:rsidRDefault="00601D37" w:rsidP="00601D37">
      <w:pPr>
        <w:autoSpaceDE w:val="0"/>
        <w:autoSpaceDN w:val="0"/>
        <w:adjustRightInd w:val="0"/>
        <w:spacing w:after="0" w:line="240" w:lineRule="auto"/>
        <w:rPr>
          <w:rFonts w:ascii="Arial" w:hAnsi="Arial" w:cs="Arial"/>
          <w:color w:val="000000"/>
          <w:sz w:val="36"/>
          <w:szCs w:val="36"/>
          <w:lang w:bidi="hi-IN"/>
        </w:rPr>
      </w:pPr>
      <w:proofErr w:type="gramStart"/>
      <w:r w:rsidRPr="00601D37">
        <w:rPr>
          <w:rFonts w:ascii="Arial" w:hAnsi="Arial" w:cs="Arial"/>
          <w:color w:val="000000"/>
          <w:sz w:val="36"/>
          <w:szCs w:val="36"/>
          <w:lang w:bidi="hi-IN"/>
        </w:rPr>
        <w:t>mEq</w:t>
      </w:r>
      <w:proofErr w:type="gramEnd"/>
      <w:r w:rsidRPr="00601D37">
        <w:rPr>
          <w:rFonts w:ascii="Arial" w:hAnsi="Arial" w:cs="Arial"/>
          <w:color w:val="000000"/>
          <w:sz w:val="36"/>
          <w:szCs w:val="36"/>
          <w:lang w:bidi="hi-IN"/>
        </w:rPr>
        <w:t xml:space="preserve"> sUrya#H,sUrya#Sca</w:t>
      </w:r>
      <w:r w:rsidRPr="00601D37">
        <w:rPr>
          <w:rFonts w:ascii="Arial" w:hAnsi="Arial" w:cs="Arial"/>
          <w:color w:val="000000"/>
          <w:sz w:val="36"/>
          <w:szCs w:val="36"/>
          <w:lang w:bidi="hi-IN"/>
        </w:rPr>
        <w:tab/>
        <w:t xml:space="preserve">   </w:t>
      </w:r>
    </w:p>
    <w:p w14:paraId="337FF886" w14:textId="77777777" w:rsidR="00601D37" w:rsidRPr="00601D37" w:rsidRDefault="00601D37" w:rsidP="00601D37">
      <w:pPr>
        <w:autoSpaceDE w:val="0"/>
        <w:autoSpaceDN w:val="0"/>
        <w:adjustRightInd w:val="0"/>
        <w:spacing w:after="0" w:line="240" w:lineRule="auto"/>
        <w:rPr>
          <w:rFonts w:ascii="Arial" w:hAnsi="Arial" w:cs="Arial"/>
          <w:color w:val="000000"/>
          <w:sz w:val="36"/>
          <w:szCs w:val="36"/>
          <w:lang w:bidi="hi-IN"/>
        </w:rPr>
      </w:pPr>
      <w:proofErr w:type="gramStart"/>
      <w:r w:rsidRPr="00601D37">
        <w:rPr>
          <w:rFonts w:ascii="Arial" w:hAnsi="Arial" w:cs="Arial"/>
          <w:color w:val="000000"/>
          <w:sz w:val="36"/>
          <w:szCs w:val="36"/>
          <w:lang w:bidi="hi-IN"/>
        </w:rPr>
        <w:t>caq</w:t>
      </w:r>
      <w:proofErr w:type="gramEnd"/>
      <w:r w:rsidRPr="00601D37">
        <w:rPr>
          <w:rFonts w:ascii="Arial" w:hAnsi="Arial" w:cs="Arial"/>
          <w:color w:val="000000"/>
          <w:sz w:val="36"/>
          <w:szCs w:val="36"/>
          <w:lang w:bidi="hi-IN"/>
        </w:rPr>
        <w:t xml:space="preserve"> mEq &gt;,mEq prAqNaH</w:t>
      </w:r>
      <w:r w:rsidRPr="00601D37">
        <w:rPr>
          <w:rFonts w:ascii="Arial" w:hAnsi="Arial" w:cs="Arial"/>
          <w:color w:val="000000"/>
          <w:sz w:val="36"/>
          <w:szCs w:val="36"/>
          <w:lang w:bidi="hi-IN"/>
        </w:rPr>
        <w:tab/>
        <w:t xml:space="preserve"> </w:t>
      </w:r>
      <w:r w:rsidRPr="00601D37">
        <w:rPr>
          <w:rFonts w:ascii="Arial" w:hAnsi="Arial" w:cs="Arial"/>
          <w:color w:val="000000"/>
          <w:sz w:val="36"/>
          <w:szCs w:val="36"/>
          <w:lang w:bidi="hi-IN"/>
        </w:rPr>
        <w:tab/>
        <w:t xml:space="preserve">   </w:t>
      </w:r>
    </w:p>
    <w:p w14:paraId="4F6DF4C3" w14:textId="77777777" w:rsidR="00601D37" w:rsidRPr="00601D37" w:rsidRDefault="00601D37" w:rsidP="00601D37">
      <w:pPr>
        <w:autoSpaceDE w:val="0"/>
        <w:autoSpaceDN w:val="0"/>
        <w:adjustRightInd w:val="0"/>
        <w:spacing w:after="0" w:line="240" w:lineRule="auto"/>
        <w:rPr>
          <w:rFonts w:ascii="Arial" w:hAnsi="Arial" w:cs="Arial"/>
          <w:color w:val="000000"/>
          <w:sz w:val="36"/>
          <w:szCs w:val="36"/>
          <w:lang w:bidi="hi-IN"/>
        </w:rPr>
      </w:pPr>
      <w:proofErr w:type="gramStart"/>
      <w:r w:rsidRPr="00601D37">
        <w:rPr>
          <w:rFonts w:ascii="Arial" w:hAnsi="Arial" w:cs="Arial"/>
          <w:color w:val="000000"/>
          <w:sz w:val="36"/>
          <w:szCs w:val="36"/>
          <w:lang w:bidi="hi-IN"/>
        </w:rPr>
        <w:t>prAqNaSca</w:t>
      </w:r>
      <w:proofErr w:type="gramEnd"/>
      <w:r w:rsidRPr="00601D37">
        <w:rPr>
          <w:rFonts w:ascii="Arial" w:hAnsi="Arial" w:cs="Arial"/>
          <w:color w:val="000000"/>
          <w:sz w:val="36"/>
          <w:szCs w:val="36"/>
          <w:lang w:bidi="hi-IN"/>
        </w:rPr>
        <w:t>#,prAqNa iti# pra --- aqnaH</w:t>
      </w:r>
      <w:r w:rsidRPr="00601D37">
        <w:rPr>
          <w:rFonts w:ascii="Arial" w:hAnsi="Arial" w:cs="Arial"/>
          <w:color w:val="000000"/>
          <w:sz w:val="36"/>
          <w:szCs w:val="36"/>
          <w:lang w:bidi="hi-IN"/>
        </w:rPr>
        <w:tab/>
        <w:t xml:space="preserve">   </w:t>
      </w:r>
    </w:p>
    <w:p w14:paraId="4853ACA3" w14:textId="77777777" w:rsidR="00601D37" w:rsidRPr="00601D37" w:rsidRDefault="00601D37" w:rsidP="00601D37">
      <w:pPr>
        <w:autoSpaceDE w:val="0"/>
        <w:autoSpaceDN w:val="0"/>
        <w:adjustRightInd w:val="0"/>
        <w:spacing w:after="0" w:line="240" w:lineRule="auto"/>
        <w:rPr>
          <w:rFonts w:ascii="Arial" w:hAnsi="Arial" w:cs="Arial"/>
          <w:color w:val="000000"/>
          <w:sz w:val="36"/>
          <w:szCs w:val="36"/>
          <w:lang w:bidi="hi-IN"/>
        </w:rPr>
      </w:pPr>
      <w:r w:rsidRPr="00601D37">
        <w:rPr>
          <w:rFonts w:ascii="Arial" w:hAnsi="Arial" w:cs="Arial"/>
          <w:color w:val="000000"/>
          <w:sz w:val="36"/>
          <w:szCs w:val="36"/>
          <w:lang w:bidi="hi-IN"/>
        </w:rPr>
        <w:t>caq mEq &gt;,</w:t>
      </w:r>
      <w:r w:rsidRPr="00601D37">
        <w:rPr>
          <w:rFonts w:ascii="Arial" w:hAnsi="Arial" w:cs="Arial"/>
          <w:color w:val="000000"/>
          <w:sz w:val="36"/>
          <w:szCs w:val="36"/>
          <w:lang w:bidi="hi-IN"/>
        </w:rPr>
        <w:tab/>
        <w:t>mEq&amp;SvaqmEqdhaH</w:t>
      </w:r>
      <w:r w:rsidRPr="00601D37">
        <w:rPr>
          <w:rFonts w:ascii="Arial" w:hAnsi="Arial" w:cs="Arial"/>
          <w:color w:val="000000"/>
          <w:sz w:val="36"/>
          <w:szCs w:val="36"/>
          <w:lang w:bidi="hi-IN"/>
        </w:rPr>
        <w:tab/>
        <w:t xml:space="preserve"> </w:t>
      </w:r>
      <w:r w:rsidRPr="00601D37">
        <w:rPr>
          <w:rFonts w:ascii="Arial" w:hAnsi="Arial" w:cs="Arial"/>
          <w:color w:val="000000"/>
          <w:sz w:val="36"/>
          <w:szCs w:val="36"/>
          <w:lang w:bidi="hi-IN"/>
        </w:rPr>
        <w:tab/>
        <w:t xml:space="preserve">   </w:t>
      </w:r>
    </w:p>
    <w:p w14:paraId="4D12D436" w14:textId="77777777" w:rsidR="00601D37" w:rsidRPr="00601D37" w:rsidRDefault="00601D37" w:rsidP="00601D37">
      <w:pPr>
        <w:autoSpaceDE w:val="0"/>
        <w:autoSpaceDN w:val="0"/>
        <w:adjustRightInd w:val="0"/>
        <w:spacing w:after="0" w:line="240" w:lineRule="auto"/>
        <w:rPr>
          <w:rFonts w:ascii="Arial" w:hAnsi="Arial" w:cs="Arial"/>
          <w:color w:val="000000"/>
          <w:sz w:val="36"/>
          <w:szCs w:val="36"/>
          <w:lang w:bidi="hi-IN"/>
        </w:rPr>
      </w:pPr>
      <w:proofErr w:type="gramStart"/>
      <w:r w:rsidRPr="00601D37">
        <w:rPr>
          <w:rFonts w:ascii="Arial" w:hAnsi="Arial" w:cs="Arial"/>
          <w:color w:val="000000"/>
          <w:sz w:val="36"/>
          <w:szCs w:val="36"/>
          <w:lang w:bidi="hi-IN"/>
        </w:rPr>
        <w:t>aqSvaqmEqdhaSca</w:t>
      </w:r>
      <w:proofErr w:type="gramEnd"/>
      <w:r w:rsidRPr="00601D37">
        <w:rPr>
          <w:rFonts w:ascii="Arial" w:hAnsi="Arial" w:cs="Arial"/>
          <w:color w:val="000000"/>
          <w:sz w:val="36"/>
          <w:szCs w:val="36"/>
          <w:lang w:bidi="hi-IN"/>
        </w:rPr>
        <w:t>#,aqSvaqmEqdha itya#Sva --- mEqdhaH</w:t>
      </w:r>
      <w:r w:rsidRPr="00601D37">
        <w:rPr>
          <w:rFonts w:ascii="Arial" w:hAnsi="Arial" w:cs="Arial"/>
          <w:color w:val="000000"/>
          <w:sz w:val="36"/>
          <w:szCs w:val="36"/>
          <w:lang w:bidi="hi-IN"/>
        </w:rPr>
        <w:tab/>
        <w:t xml:space="preserve">   </w:t>
      </w:r>
    </w:p>
    <w:p w14:paraId="66640424" w14:textId="77777777" w:rsidR="00601D37" w:rsidRPr="00601D37" w:rsidRDefault="00601D37" w:rsidP="00601D37">
      <w:pPr>
        <w:autoSpaceDE w:val="0"/>
        <w:autoSpaceDN w:val="0"/>
        <w:adjustRightInd w:val="0"/>
        <w:spacing w:after="0" w:line="240" w:lineRule="auto"/>
        <w:rPr>
          <w:rFonts w:ascii="Arial" w:hAnsi="Arial" w:cs="Arial"/>
          <w:color w:val="000000"/>
          <w:sz w:val="36"/>
          <w:szCs w:val="36"/>
          <w:lang w:bidi="hi-IN"/>
        </w:rPr>
      </w:pPr>
      <w:r w:rsidRPr="00601D37">
        <w:rPr>
          <w:rFonts w:ascii="Arial" w:hAnsi="Arial" w:cs="Arial"/>
          <w:color w:val="000000"/>
          <w:sz w:val="36"/>
          <w:szCs w:val="36"/>
          <w:lang w:bidi="hi-IN"/>
        </w:rPr>
        <w:t>caq mEq &gt;,</w:t>
      </w:r>
      <w:r w:rsidRPr="00601D37">
        <w:rPr>
          <w:rFonts w:ascii="Arial" w:hAnsi="Arial" w:cs="Arial"/>
          <w:color w:val="000000"/>
          <w:sz w:val="36"/>
          <w:szCs w:val="36"/>
          <w:lang w:bidi="hi-IN"/>
        </w:rPr>
        <w:tab/>
        <w:t xml:space="preserve">mEq pRuqthiqvI </w:t>
      </w:r>
      <w:r w:rsidRPr="00601D37">
        <w:rPr>
          <w:rFonts w:ascii="Arial" w:hAnsi="Arial" w:cs="Arial"/>
          <w:color w:val="000000"/>
          <w:sz w:val="36"/>
          <w:szCs w:val="36"/>
          <w:lang w:bidi="hi-IN"/>
        </w:rPr>
        <w:tab/>
        <w:t xml:space="preserve"> </w:t>
      </w:r>
      <w:r w:rsidRPr="00601D37">
        <w:rPr>
          <w:rFonts w:ascii="Arial" w:hAnsi="Arial" w:cs="Arial"/>
          <w:color w:val="000000"/>
          <w:sz w:val="36"/>
          <w:szCs w:val="36"/>
          <w:lang w:bidi="hi-IN"/>
        </w:rPr>
        <w:tab/>
        <w:t xml:space="preserve">   </w:t>
      </w:r>
    </w:p>
    <w:p w14:paraId="25FFC1D4" w14:textId="77777777" w:rsidR="00601D37" w:rsidRPr="00601D37" w:rsidRDefault="00601D37" w:rsidP="00601D37">
      <w:pPr>
        <w:autoSpaceDE w:val="0"/>
        <w:autoSpaceDN w:val="0"/>
        <w:adjustRightInd w:val="0"/>
        <w:spacing w:after="0" w:line="240" w:lineRule="auto"/>
        <w:rPr>
          <w:rFonts w:ascii="Arial" w:hAnsi="Arial" w:cs="Arial"/>
          <w:color w:val="000000"/>
          <w:sz w:val="36"/>
          <w:szCs w:val="36"/>
          <w:lang w:bidi="hi-IN"/>
        </w:rPr>
      </w:pPr>
      <w:proofErr w:type="gramStart"/>
      <w:r w:rsidRPr="00601D37">
        <w:rPr>
          <w:rFonts w:ascii="Arial" w:hAnsi="Arial" w:cs="Arial"/>
          <w:color w:val="000000"/>
          <w:sz w:val="36"/>
          <w:szCs w:val="36"/>
          <w:lang w:bidi="hi-IN"/>
        </w:rPr>
        <w:t>pRuqthiqvI</w:t>
      </w:r>
      <w:proofErr w:type="gramEnd"/>
      <w:r w:rsidRPr="00601D37">
        <w:rPr>
          <w:rFonts w:ascii="Arial" w:hAnsi="Arial" w:cs="Arial"/>
          <w:color w:val="000000"/>
          <w:sz w:val="36"/>
          <w:szCs w:val="36"/>
          <w:lang w:bidi="hi-IN"/>
        </w:rPr>
        <w:t xml:space="preserve"> ca#,caq mEq &gt;</w:t>
      </w:r>
      <w:r w:rsidRPr="00601D37">
        <w:rPr>
          <w:rFonts w:ascii="Arial" w:hAnsi="Arial" w:cs="Arial"/>
          <w:color w:val="000000"/>
          <w:sz w:val="36"/>
          <w:szCs w:val="36"/>
          <w:lang w:bidi="hi-IN"/>
        </w:rPr>
        <w:tab/>
        <w:t xml:space="preserve"> </w:t>
      </w:r>
      <w:r w:rsidRPr="00601D37">
        <w:rPr>
          <w:rFonts w:ascii="Arial" w:hAnsi="Arial" w:cs="Arial"/>
          <w:color w:val="000000"/>
          <w:sz w:val="36"/>
          <w:szCs w:val="36"/>
          <w:lang w:bidi="hi-IN"/>
        </w:rPr>
        <w:tab/>
        <w:t xml:space="preserve">   </w:t>
      </w:r>
    </w:p>
    <w:p w14:paraId="5FBBB94E" w14:textId="77777777" w:rsidR="00601D37" w:rsidRPr="00601D37" w:rsidRDefault="00601D37" w:rsidP="00601D37">
      <w:pPr>
        <w:autoSpaceDE w:val="0"/>
        <w:autoSpaceDN w:val="0"/>
        <w:adjustRightInd w:val="0"/>
        <w:spacing w:after="0" w:line="240" w:lineRule="auto"/>
        <w:rPr>
          <w:rFonts w:ascii="Arial" w:hAnsi="Arial" w:cs="Arial"/>
          <w:color w:val="000000"/>
          <w:sz w:val="36"/>
          <w:szCs w:val="36"/>
          <w:lang w:bidi="hi-IN"/>
        </w:rPr>
      </w:pPr>
      <w:proofErr w:type="gramStart"/>
      <w:r w:rsidRPr="00601D37">
        <w:rPr>
          <w:rFonts w:ascii="Arial" w:hAnsi="Arial" w:cs="Arial"/>
          <w:color w:val="000000"/>
          <w:sz w:val="36"/>
          <w:szCs w:val="36"/>
          <w:lang w:bidi="hi-IN"/>
        </w:rPr>
        <w:t>mE&amp;</w:t>
      </w:r>
      <w:proofErr w:type="gramEnd"/>
      <w:r w:rsidRPr="00601D37">
        <w:rPr>
          <w:rFonts w:ascii="Arial" w:hAnsi="Arial" w:cs="Arial"/>
          <w:color w:val="000000"/>
          <w:sz w:val="36"/>
          <w:szCs w:val="36"/>
          <w:lang w:bidi="hi-IN"/>
        </w:rPr>
        <w:t>di#tiH,adi#tiSca</w:t>
      </w:r>
      <w:r w:rsidRPr="00601D37">
        <w:rPr>
          <w:rFonts w:ascii="Arial" w:hAnsi="Arial" w:cs="Arial"/>
          <w:color w:val="000000"/>
          <w:sz w:val="36"/>
          <w:szCs w:val="36"/>
          <w:lang w:bidi="hi-IN"/>
        </w:rPr>
        <w:tab/>
        <w:t xml:space="preserve">  </w:t>
      </w:r>
    </w:p>
    <w:p w14:paraId="3FC0D6A1" w14:textId="77777777" w:rsidR="00601D37" w:rsidRPr="00601D37" w:rsidRDefault="00601D37" w:rsidP="00601D37">
      <w:pPr>
        <w:autoSpaceDE w:val="0"/>
        <w:autoSpaceDN w:val="0"/>
        <w:adjustRightInd w:val="0"/>
        <w:spacing w:after="0" w:line="240" w:lineRule="auto"/>
        <w:rPr>
          <w:rFonts w:ascii="Arial" w:hAnsi="Arial" w:cs="Arial"/>
          <w:color w:val="000000"/>
          <w:sz w:val="36"/>
          <w:szCs w:val="36"/>
          <w:lang w:bidi="hi-IN"/>
        </w:rPr>
      </w:pPr>
      <w:proofErr w:type="gramStart"/>
      <w:r w:rsidRPr="00601D37">
        <w:rPr>
          <w:rFonts w:ascii="Arial" w:hAnsi="Arial" w:cs="Arial"/>
          <w:color w:val="000000"/>
          <w:sz w:val="36"/>
          <w:szCs w:val="36"/>
          <w:lang w:bidi="hi-IN"/>
        </w:rPr>
        <w:t>caq</w:t>
      </w:r>
      <w:proofErr w:type="gramEnd"/>
      <w:r w:rsidRPr="00601D37">
        <w:rPr>
          <w:rFonts w:ascii="Arial" w:hAnsi="Arial" w:cs="Arial"/>
          <w:color w:val="000000"/>
          <w:sz w:val="36"/>
          <w:szCs w:val="36"/>
          <w:lang w:bidi="hi-IN"/>
        </w:rPr>
        <w:t xml:space="preserve"> mEq &gt;,mEq diti#H</w:t>
      </w:r>
      <w:r w:rsidRPr="00601D37">
        <w:rPr>
          <w:rFonts w:ascii="Arial" w:hAnsi="Arial" w:cs="Arial"/>
          <w:color w:val="000000"/>
          <w:sz w:val="36"/>
          <w:szCs w:val="36"/>
          <w:lang w:bidi="hi-IN"/>
        </w:rPr>
        <w:tab/>
        <w:t xml:space="preserve">   </w:t>
      </w:r>
    </w:p>
    <w:p w14:paraId="63F6AA8A" w14:textId="77777777" w:rsidR="00601D37" w:rsidRPr="00601D37" w:rsidRDefault="00601D37" w:rsidP="00601D37">
      <w:pPr>
        <w:autoSpaceDE w:val="0"/>
        <w:autoSpaceDN w:val="0"/>
        <w:adjustRightInd w:val="0"/>
        <w:spacing w:after="0" w:line="240" w:lineRule="auto"/>
        <w:rPr>
          <w:rFonts w:ascii="Arial" w:hAnsi="Arial" w:cs="Arial"/>
          <w:color w:val="000000"/>
          <w:sz w:val="36"/>
          <w:szCs w:val="36"/>
          <w:lang w:bidi="hi-IN"/>
        </w:rPr>
      </w:pPr>
      <w:proofErr w:type="gramStart"/>
      <w:r w:rsidRPr="00601D37">
        <w:rPr>
          <w:rFonts w:ascii="Arial" w:hAnsi="Arial" w:cs="Arial"/>
          <w:color w:val="000000"/>
          <w:sz w:val="36"/>
          <w:szCs w:val="36"/>
          <w:lang w:bidi="hi-IN"/>
        </w:rPr>
        <w:t>diti#</w:t>
      </w:r>
      <w:proofErr w:type="gramEnd"/>
      <w:r w:rsidRPr="00601D37">
        <w:rPr>
          <w:rFonts w:ascii="Arial" w:hAnsi="Arial" w:cs="Arial"/>
          <w:color w:val="000000"/>
          <w:sz w:val="36"/>
          <w:szCs w:val="36"/>
          <w:lang w:bidi="hi-IN"/>
        </w:rPr>
        <w:t>Sca,caq mEq &gt;</w:t>
      </w:r>
      <w:r w:rsidRPr="00601D37">
        <w:rPr>
          <w:rFonts w:ascii="Arial" w:hAnsi="Arial" w:cs="Arial"/>
          <w:color w:val="000000"/>
          <w:sz w:val="36"/>
          <w:szCs w:val="36"/>
          <w:lang w:bidi="hi-IN"/>
        </w:rPr>
        <w:tab/>
        <w:t xml:space="preserve"> </w:t>
      </w:r>
      <w:r w:rsidRPr="00601D37">
        <w:rPr>
          <w:rFonts w:ascii="Arial" w:hAnsi="Arial" w:cs="Arial"/>
          <w:color w:val="000000"/>
          <w:sz w:val="36"/>
          <w:szCs w:val="36"/>
          <w:lang w:bidi="hi-IN"/>
        </w:rPr>
        <w:tab/>
        <w:t xml:space="preserve">   </w:t>
      </w:r>
    </w:p>
    <w:p w14:paraId="08F957FD" w14:textId="77777777" w:rsidR="00601D37" w:rsidRPr="00601D37" w:rsidRDefault="00601D37" w:rsidP="00601D37">
      <w:pPr>
        <w:autoSpaceDE w:val="0"/>
        <w:autoSpaceDN w:val="0"/>
        <w:adjustRightInd w:val="0"/>
        <w:spacing w:after="0" w:line="240" w:lineRule="auto"/>
        <w:rPr>
          <w:rFonts w:ascii="Arial" w:hAnsi="Arial" w:cs="Arial"/>
          <w:color w:val="000000"/>
          <w:sz w:val="36"/>
          <w:szCs w:val="36"/>
          <w:lang w:bidi="hi-IN"/>
        </w:rPr>
      </w:pPr>
      <w:proofErr w:type="gramStart"/>
      <w:r w:rsidRPr="00601D37">
        <w:rPr>
          <w:rFonts w:ascii="Arial" w:hAnsi="Arial" w:cs="Arial"/>
          <w:color w:val="000000"/>
          <w:sz w:val="36"/>
          <w:szCs w:val="36"/>
          <w:lang w:bidi="hi-IN"/>
        </w:rPr>
        <w:t>mEq</w:t>
      </w:r>
      <w:proofErr w:type="gramEnd"/>
      <w:r w:rsidRPr="00601D37">
        <w:rPr>
          <w:rFonts w:ascii="Arial" w:hAnsi="Arial" w:cs="Arial"/>
          <w:color w:val="000000"/>
          <w:sz w:val="36"/>
          <w:szCs w:val="36"/>
          <w:lang w:bidi="hi-IN"/>
        </w:rPr>
        <w:t xml:space="preserve"> dyauH,dyauSca#</w:t>
      </w:r>
      <w:r w:rsidRPr="00601D37">
        <w:rPr>
          <w:rFonts w:ascii="Arial" w:hAnsi="Arial" w:cs="Arial"/>
          <w:color w:val="000000"/>
          <w:sz w:val="36"/>
          <w:szCs w:val="36"/>
          <w:lang w:bidi="hi-IN"/>
        </w:rPr>
        <w:tab/>
        <w:t xml:space="preserve">   </w:t>
      </w:r>
    </w:p>
    <w:p w14:paraId="60B12EF1" w14:textId="77777777" w:rsidR="00601D37" w:rsidRPr="00601D37" w:rsidRDefault="00601D37" w:rsidP="00601D37">
      <w:pPr>
        <w:autoSpaceDE w:val="0"/>
        <w:autoSpaceDN w:val="0"/>
        <w:adjustRightInd w:val="0"/>
        <w:spacing w:after="0" w:line="240" w:lineRule="auto"/>
        <w:rPr>
          <w:rFonts w:ascii="Arial" w:hAnsi="Arial" w:cs="Arial"/>
          <w:color w:val="000000"/>
          <w:sz w:val="36"/>
          <w:szCs w:val="36"/>
          <w:lang w:bidi="hi-IN"/>
        </w:rPr>
      </w:pPr>
      <w:r w:rsidRPr="00601D37">
        <w:rPr>
          <w:rFonts w:ascii="Arial" w:hAnsi="Arial" w:cs="Arial"/>
          <w:color w:val="000000"/>
          <w:sz w:val="36"/>
          <w:szCs w:val="36"/>
          <w:lang w:bidi="hi-IN"/>
        </w:rPr>
        <w:t>caq mEq &gt;,</w:t>
      </w:r>
      <w:r w:rsidRPr="00601D37">
        <w:rPr>
          <w:rFonts w:ascii="Arial" w:hAnsi="Arial" w:cs="Arial"/>
          <w:color w:val="000000"/>
          <w:sz w:val="36"/>
          <w:szCs w:val="36"/>
          <w:lang w:bidi="hi-IN"/>
        </w:rPr>
        <w:tab/>
        <w:t>mEq Sakva#rIH</w:t>
      </w:r>
      <w:r w:rsidRPr="00601D37">
        <w:rPr>
          <w:rFonts w:ascii="Arial" w:hAnsi="Arial" w:cs="Arial"/>
          <w:color w:val="000000"/>
          <w:sz w:val="36"/>
          <w:szCs w:val="36"/>
          <w:lang w:bidi="hi-IN"/>
        </w:rPr>
        <w:tab/>
      </w:r>
      <w:r w:rsidRPr="00601D37">
        <w:rPr>
          <w:rFonts w:ascii="Arial" w:hAnsi="Arial" w:cs="Arial"/>
          <w:color w:val="000000"/>
          <w:sz w:val="36"/>
          <w:szCs w:val="36"/>
          <w:lang w:bidi="hi-IN"/>
        </w:rPr>
        <w:tab/>
      </w:r>
      <w:r w:rsidRPr="00601D37">
        <w:rPr>
          <w:rFonts w:ascii="Arial" w:hAnsi="Arial" w:cs="Arial"/>
          <w:color w:val="000000"/>
          <w:sz w:val="36"/>
          <w:szCs w:val="36"/>
          <w:lang w:bidi="hi-IN"/>
        </w:rPr>
        <w:tab/>
        <w:t xml:space="preserve">   </w:t>
      </w:r>
    </w:p>
    <w:p w14:paraId="0862CFEF" w14:textId="77777777" w:rsidR="00601D37" w:rsidRPr="00601D37" w:rsidRDefault="00601D37" w:rsidP="00601D37">
      <w:pPr>
        <w:autoSpaceDE w:val="0"/>
        <w:autoSpaceDN w:val="0"/>
        <w:adjustRightInd w:val="0"/>
        <w:spacing w:after="0" w:line="240" w:lineRule="auto"/>
        <w:rPr>
          <w:rFonts w:ascii="Arial" w:hAnsi="Arial" w:cs="Arial"/>
          <w:color w:val="000000"/>
          <w:sz w:val="36"/>
          <w:szCs w:val="36"/>
          <w:lang w:bidi="hi-IN"/>
        </w:rPr>
      </w:pPr>
      <w:r w:rsidRPr="00601D37">
        <w:rPr>
          <w:rFonts w:ascii="Arial" w:hAnsi="Arial" w:cs="Arial"/>
          <w:color w:val="000000"/>
          <w:sz w:val="36"/>
          <w:szCs w:val="36"/>
          <w:lang w:bidi="hi-IN"/>
        </w:rPr>
        <w:t>Sakva#rIraq~ggula#yaH,</w:t>
      </w:r>
      <w:r w:rsidRPr="00601D37">
        <w:rPr>
          <w:rFonts w:ascii="Arial" w:hAnsi="Arial" w:cs="Arial"/>
          <w:color w:val="000000"/>
          <w:sz w:val="36"/>
          <w:szCs w:val="36"/>
          <w:lang w:bidi="hi-IN"/>
        </w:rPr>
        <w:tab/>
        <w:t>aq~ggula#yOq diSa#H</w:t>
      </w:r>
      <w:r w:rsidRPr="00601D37">
        <w:rPr>
          <w:rFonts w:ascii="Arial" w:hAnsi="Arial" w:cs="Arial"/>
          <w:color w:val="000000"/>
          <w:sz w:val="36"/>
          <w:szCs w:val="36"/>
          <w:lang w:bidi="hi-IN"/>
        </w:rPr>
        <w:tab/>
        <w:t xml:space="preserve"> </w:t>
      </w:r>
      <w:r w:rsidRPr="00601D37">
        <w:rPr>
          <w:rFonts w:ascii="Arial" w:hAnsi="Arial" w:cs="Arial"/>
          <w:color w:val="000000"/>
          <w:sz w:val="36"/>
          <w:szCs w:val="36"/>
          <w:lang w:bidi="hi-IN"/>
        </w:rPr>
        <w:tab/>
        <w:t xml:space="preserve">   </w:t>
      </w:r>
    </w:p>
    <w:p w14:paraId="51CFCB61" w14:textId="77777777" w:rsidR="00601D37" w:rsidRPr="00601D37" w:rsidRDefault="00601D37" w:rsidP="00601D37">
      <w:pPr>
        <w:autoSpaceDE w:val="0"/>
        <w:autoSpaceDN w:val="0"/>
        <w:adjustRightInd w:val="0"/>
        <w:spacing w:after="0" w:line="240" w:lineRule="auto"/>
        <w:rPr>
          <w:rFonts w:ascii="Arial" w:hAnsi="Arial" w:cs="Arial"/>
          <w:color w:val="000000"/>
          <w:sz w:val="36"/>
          <w:szCs w:val="36"/>
          <w:lang w:bidi="hi-IN"/>
        </w:rPr>
      </w:pPr>
      <w:proofErr w:type="gramStart"/>
      <w:r w:rsidRPr="00601D37">
        <w:rPr>
          <w:rFonts w:ascii="Arial" w:hAnsi="Arial" w:cs="Arial"/>
          <w:color w:val="000000"/>
          <w:sz w:val="36"/>
          <w:szCs w:val="36"/>
          <w:lang w:bidi="hi-IN"/>
        </w:rPr>
        <w:t>diSa#</w:t>
      </w:r>
      <w:proofErr w:type="gramEnd"/>
      <w:r w:rsidRPr="00601D37">
        <w:rPr>
          <w:rFonts w:ascii="Arial" w:hAnsi="Arial" w:cs="Arial"/>
          <w:color w:val="000000"/>
          <w:sz w:val="36"/>
          <w:szCs w:val="36"/>
          <w:lang w:bidi="hi-IN"/>
        </w:rPr>
        <w:t>Sca,caq mEq &gt;</w:t>
      </w:r>
      <w:r w:rsidRPr="00601D37">
        <w:rPr>
          <w:rFonts w:ascii="Arial" w:hAnsi="Arial" w:cs="Arial"/>
          <w:color w:val="000000"/>
          <w:sz w:val="36"/>
          <w:szCs w:val="36"/>
          <w:lang w:bidi="hi-IN"/>
        </w:rPr>
        <w:tab/>
        <w:t xml:space="preserve">  </w:t>
      </w:r>
      <w:r w:rsidRPr="00601D37">
        <w:rPr>
          <w:rFonts w:ascii="Arial" w:hAnsi="Arial" w:cs="Arial"/>
          <w:color w:val="000000"/>
          <w:sz w:val="36"/>
          <w:szCs w:val="36"/>
          <w:lang w:bidi="hi-IN"/>
        </w:rPr>
        <w:tab/>
        <w:t xml:space="preserve">   </w:t>
      </w:r>
    </w:p>
    <w:p w14:paraId="2BBA33FD" w14:textId="77777777" w:rsidR="00601D37" w:rsidRPr="00601D37" w:rsidRDefault="00601D37" w:rsidP="00601D37">
      <w:pPr>
        <w:autoSpaceDE w:val="0"/>
        <w:autoSpaceDN w:val="0"/>
        <w:adjustRightInd w:val="0"/>
        <w:spacing w:after="0" w:line="240" w:lineRule="auto"/>
        <w:rPr>
          <w:rFonts w:ascii="Arial" w:hAnsi="Arial" w:cs="Arial"/>
          <w:color w:val="000000"/>
          <w:sz w:val="36"/>
          <w:szCs w:val="36"/>
          <w:lang w:bidi="hi-IN"/>
        </w:rPr>
      </w:pPr>
      <w:proofErr w:type="gramStart"/>
      <w:r w:rsidRPr="00601D37">
        <w:rPr>
          <w:rFonts w:ascii="Arial" w:hAnsi="Arial" w:cs="Arial"/>
          <w:color w:val="000000"/>
          <w:sz w:val="36"/>
          <w:szCs w:val="36"/>
          <w:lang w:bidi="hi-IN"/>
        </w:rPr>
        <w:t>mEq</w:t>
      </w:r>
      <w:proofErr w:type="gramEnd"/>
      <w:r w:rsidRPr="00601D37">
        <w:rPr>
          <w:rFonts w:ascii="Arial" w:hAnsi="Arial" w:cs="Arial"/>
          <w:color w:val="000000"/>
          <w:sz w:val="36"/>
          <w:szCs w:val="36"/>
          <w:lang w:bidi="hi-IN"/>
        </w:rPr>
        <w:t xml:space="preserve"> yaqj~jEna#,yaqj~jEna# kalpantAM</w:t>
      </w:r>
      <w:r w:rsidRPr="00601D37">
        <w:rPr>
          <w:rFonts w:ascii="Arial" w:hAnsi="Arial" w:cs="Arial"/>
          <w:color w:val="000000"/>
          <w:sz w:val="36"/>
          <w:szCs w:val="36"/>
          <w:lang w:bidi="hi-IN"/>
        </w:rPr>
        <w:tab/>
        <w:t xml:space="preserve">   </w:t>
      </w:r>
    </w:p>
    <w:p w14:paraId="21692C08" w14:textId="77777777" w:rsidR="00601D37" w:rsidRPr="00601D37" w:rsidRDefault="00601D37" w:rsidP="00601D37">
      <w:pPr>
        <w:autoSpaceDE w:val="0"/>
        <w:autoSpaceDN w:val="0"/>
        <w:adjustRightInd w:val="0"/>
        <w:spacing w:after="0" w:line="240" w:lineRule="auto"/>
        <w:rPr>
          <w:rFonts w:ascii="Arial" w:hAnsi="Arial" w:cs="Arial"/>
          <w:color w:val="000000"/>
          <w:sz w:val="36"/>
          <w:szCs w:val="36"/>
          <w:lang w:bidi="hi-IN"/>
        </w:rPr>
      </w:pPr>
      <w:proofErr w:type="gramStart"/>
      <w:r w:rsidRPr="00601D37">
        <w:rPr>
          <w:rFonts w:ascii="Arial" w:hAnsi="Arial" w:cs="Arial"/>
          <w:color w:val="000000"/>
          <w:sz w:val="36"/>
          <w:szCs w:val="36"/>
          <w:lang w:bidi="hi-IN"/>
        </w:rPr>
        <w:t>kaqlpaqntAqmRuk,</w:t>
      </w:r>
      <w:proofErr w:type="gramEnd"/>
      <w:r w:rsidRPr="00601D37">
        <w:rPr>
          <w:rFonts w:ascii="Arial" w:hAnsi="Arial" w:cs="Arial"/>
          <w:color w:val="000000"/>
          <w:sz w:val="36"/>
          <w:szCs w:val="36"/>
          <w:lang w:bidi="hi-IN"/>
        </w:rPr>
        <w:t>Rukca#</w:t>
      </w:r>
      <w:r w:rsidRPr="00601D37">
        <w:rPr>
          <w:rFonts w:ascii="Arial" w:hAnsi="Arial" w:cs="Arial"/>
          <w:color w:val="000000"/>
          <w:sz w:val="36"/>
          <w:szCs w:val="36"/>
          <w:lang w:bidi="hi-IN"/>
        </w:rPr>
        <w:tab/>
        <w:t xml:space="preserve">   </w:t>
      </w:r>
    </w:p>
    <w:p w14:paraId="5ACAEE72" w14:textId="77777777" w:rsidR="00601D37" w:rsidRPr="00601D37" w:rsidRDefault="00601D37" w:rsidP="00601D37">
      <w:pPr>
        <w:autoSpaceDE w:val="0"/>
        <w:autoSpaceDN w:val="0"/>
        <w:adjustRightInd w:val="0"/>
        <w:spacing w:after="0" w:line="240" w:lineRule="auto"/>
        <w:rPr>
          <w:rFonts w:ascii="Arial" w:hAnsi="Arial" w:cs="Arial"/>
          <w:color w:val="000000"/>
          <w:sz w:val="36"/>
          <w:szCs w:val="36"/>
          <w:lang w:bidi="hi-IN"/>
        </w:rPr>
      </w:pPr>
      <w:r w:rsidRPr="00601D37">
        <w:rPr>
          <w:rFonts w:ascii="Arial" w:hAnsi="Arial" w:cs="Arial"/>
          <w:color w:val="000000"/>
          <w:sz w:val="36"/>
          <w:szCs w:val="36"/>
          <w:lang w:bidi="hi-IN"/>
        </w:rPr>
        <w:t>caq mEq &gt;,</w:t>
      </w:r>
      <w:r w:rsidRPr="00601D37">
        <w:rPr>
          <w:rFonts w:ascii="Arial" w:hAnsi="Arial" w:cs="Arial"/>
          <w:color w:val="000000"/>
          <w:sz w:val="36"/>
          <w:szCs w:val="36"/>
          <w:lang w:bidi="hi-IN"/>
        </w:rPr>
        <w:tab/>
        <w:t xml:space="preserve">mEq sAma# </w:t>
      </w:r>
      <w:r w:rsidRPr="00601D37">
        <w:rPr>
          <w:rFonts w:ascii="Arial" w:hAnsi="Arial" w:cs="Arial"/>
          <w:color w:val="000000"/>
          <w:sz w:val="36"/>
          <w:szCs w:val="36"/>
          <w:lang w:bidi="hi-IN"/>
        </w:rPr>
        <w:tab/>
        <w:t xml:space="preserve"> </w:t>
      </w:r>
      <w:r w:rsidRPr="00601D37">
        <w:rPr>
          <w:rFonts w:ascii="Arial" w:hAnsi="Arial" w:cs="Arial"/>
          <w:color w:val="000000"/>
          <w:sz w:val="36"/>
          <w:szCs w:val="36"/>
          <w:lang w:bidi="hi-IN"/>
        </w:rPr>
        <w:tab/>
        <w:t xml:space="preserve">   </w:t>
      </w:r>
    </w:p>
    <w:p w14:paraId="362A6674" w14:textId="77777777" w:rsidR="00601D37" w:rsidRPr="00601D37" w:rsidRDefault="00601D37" w:rsidP="00601D37">
      <w:pPr>
        <w:autoSpaceDE w:val="0"/>
        <w:autoSpaceDN w:val="0"/>
        <w:adjustRightInd w:val="0"/>
        <w:spacing w:after="0" w:line="240" w:lineRule="auto"/>
        <w:rPr>
          <w:rFonts w:ascii="Arial" w:hAnsi="Arial" w:cs="Arial"/>
          <w:color w:val="000000"/>
          <w:sz w:val="36"/>
          <w:szCs w:val="36"/>
          <w:lang w:bidi="hi-IN"/>
        </w:rPr>
      </w:pPr>
      <w:proofErr w:type="gramStart"/>
      <w:r w:rsidRPr="00601D37">
        <w:rPr>
          <w:rFonts w:ascii="Arial" w:hAnsi="Arial" w:cs="Arial"/>
          <w:color w:val="000000"/>
          <w:sz w:val="36"/>
          <w:szCs w:val="36"/>
          <w:lang w:bidi="hi-IN"/>
        </w:rPr>
        <w:t>sAma</w:t>
      </w:r>
      <w:proofErr w:type="gramEnd"/>
      <w:r w:rsidRPr="00601D37">
        <w:rPr>
          <w:rFonts w:ascii="Arial" w:hAnsi="Arial" w:cs="Arial"/>
          <w:color w:val="000000"/>
          <w:sz w:val="36"/>
          <w:szCs w:val="36"/>
          <w:lang w:bidi="hi-IN"/>
        </w:rPr>
        <w:t># ca,caq mEq &gt;</w:t>
      </w:r>
      <w:r w:rsidRPr="00601D37">
        <w:rPr>
          <w:rFonts w:ascii="Arial" w:hAnsi="Arial" w:cs="Arial"/>
          <w:color w:val="000000"/>
          <w:sz w:val="36"/>
          <w:szCs w:val="36"/>
          <w:lang w:bidi="hi-IN"/>
        </w:rPr>
        <w:tab/>
        <w:t xml:space="preserve">    </w:t>
      </w:r>
    </w:p>
    <w:p w14:paraId="13A93E38" w14:textId="77777777" w:rsidR="00601D37" w:rsidRPr="00601D37" w:rsidRDefault="00601D37" w:rsidP="00601D37">
      <w:pPr>
        <w:autoSpaceDE w:val="0"/>
        <w:autoSpaceDN w:val="0"/>
        <w:adjustRightInd w:val="0"/>
        <w:spacing w:after="0" w:line="240" w:lineRule="auto"/>
        <w:rPr>
          <w:rFonts w:ascii="Arial" w:hAnsi="Arial" w:cs="Arial"/>
          <w:color w:val="000000"/>
          <w:sz w:val="36"/>
          <w:szCs w:val="36"/>
          <w:lang w:bidi="hi-IN"/>
        </w:rPr>
      </w:pPr>
      <w:proofErr w:type="gramStart"/>
      <w:r w:rsidRPr="00601D37">
        <w:rPr>
          <w:rFonts w:ascii="Arial" w:hAnsi="Arial" w:cs="Arial"/>
          <w:color w:val="000000"/>
          <w:sz w:val="36"/>
          <w:szCs w:val="36"/>
          <w:lang w:bidi="hi-IN"/>
        </w:rPr>
        <w:t>mEq</w:t>
      </w:r>
      <w:proofErr w:type="gramEnd"/>
      <w:r w:rsidRPr="00601D37">
        <w:rPr>
          <w:rFonts w:ascii="Arial" w:hAnsi="Arial" w:cs="Arial"/>
          <w:color w:val="000000"/>
          <w:sz w:val="36"/>
          <w:szCs w:val="36"/>
          <w:lang w:bidi="hi-IN"/>
        </w:rPr>
        <w:t xml:space="preserve"> stOma#H,stOma#Sca</w:t>
      </w:r>
      <w:r w:rsidRPr="00601D37">
        <w:rPr>
          <w:rFonts w:ascii="Arial" w:hAnsi="Arial" w:cs="Arial"/>
          <w:color w:val="000000"/>
          <w:sz w:val="36"/>
          <w:szCs w:val="36"/>
          <w:lang w:bidi="hi-IN"/>
        </w:rPr>
        <w:tab/>
        <w:t xml:space="preserve">   </w:t>
      </w:r>
    </w:p>
    <w:p w14:paraId="5EC4A828" w14:textId="77777777" w:rsidR="00601D37" w:rsidRPr="00601D37" w:rsidRDefault="00601D37" w:rsidP="00601D37">
      <w:pPr>
        <w:autoSpaceDE w:val="0"/>
        <w:autoSpaceDN w:val="0"/>
        <w:adjustRightInd w:val="0"/>
        <w:spacing w:after="0" w:line="240" w:lineRule="auto"/>
        <w:rPr>
          <w:rFonts w:ascii="Arial" w:hAnsi="Arial" w:cs="Arial"/>
          <w:color w:val="000000"/>
          <w:sz w:val="36"/>
          <w:szCs w:val="36"/>
          <w:lang w:bidi="hi-IN"/>
        </w:rPr>
      </w:pPr>
      <w:r w:rsidRPr="00601D37">
        <w:rPr>
          <w:rFonts w:ascii="Arial" w:hAnsi="Arial" w:cs="Arial"/>
          <w:color w:val="000000"/>
          <w:sz w:val="36"/>
          <w:szCs w:val="36"/>
          <w:lang w:bidi="hi-IN"/>
        </w:rPr>
        <w:t>caq mEq &gt;,</w:t>
      </w:r>
      <w:r w:rsidRPr="00601D37">
        <w:rPr>
          <w:rFonts w:ascii="Arial" w:hAnsi="Arial" w:cs="Arial"/>
          <w:color w:val="000000"/>
          <w:sz w:val="36"/>
          <w:szCs w:val="36"/>
          <w:lang w:bidi="hi-IN"/>
        </w:rPr>
        <w:tab/>
        <w:t>mEq yaju#H</w:t>
      </w:r>
      <w:r w:rsidRPr="00601D37">
        <w:rPr>
          <w:rFonts w:ascii="Arial" w:hAnsi="Arial" w:cs="Arial"/>
          <w:color w:val="000000"/>
          <w:sz w:val="36"/>
          <w:szCs w:val="36"/>
          <w:lang w:bidi="hi-IN"/>
        </w:rPr>
        <w:tab/>
        <w:t xml:space="preserve">    </w:t>
      </w:r>
    </w:p>
    <w:p w14:paraId="3974011D" w14:textId="77777777" w:rsidR="00601D37" w:rsidRPr="00601D37" w:rsidRDefault="00601D37" w:rsidP="00601D37">
      <w:pPr>
        <w:autoSpaceDE w:val="0"/>
        <w:autoSpaceDN w:val="0"/>
        <w:adjustRightInd w:val="0"/>
        <w:spacing w:after="0" w:line="240" w:lineRule="auto"/>
        <w:rPr>
          <w:rFonts w:ascii="Arial" w:hAnsi="Arial" w:cs="Arial"/>
          <w:color w:val="000000"/>
          <w:sz w:val="36"/>
          <w:szCs w:val="36"/>
          <w:lang w:bidi="hi-IN"/>
        </w:rPr>
      </w:pPr>
      <w:proofErr w:type="gramStart"/>
      <w:r w:rsidRPr="00601D37">
        <w:rPr>
          <w:rFonts w:ascii="Arial" w:hAnsi="Arial" w:cs="Arial"/>
          <w:color w:val="000000"/>
          <w:sz w:val="36"/>
          <w:szCs w:val="36"/>
          <w:lang w:bidi="hi-IN"/>
        </w:rPr>
        <w:t>yaju#</w:t>
      </w:r>
      <w:proofErr w:type="gramEnd"/>
      <w:r w:rsidRPr="00601D37">
        <w:rPr>
          <w:rFonts w:ascii="Arial" w:hAnsi="Arial" w:cs="Arial"/>
          <w:color w:val="000000"/>
          <w:sz w:val="36"/>
          <w:szCs w:val="36"/>
          <w:lang w:bidi="hi-IN"/>
        </w:rPr>
        <w:t>Sca,caq mEq &gt;</w:t>
      </w:r>
      <w:r w:rsidRPr="00601D37">
        <w:rPr>
          <w:rFonts w:ascii="Arial" w:hAnsi="Arial" w:cs="Arial"/>
          <w:color w:val="000000"/>
          <w:sz w:val="36"/>
          <w:szCs w:val="36"/>
          <w:lang w:bidi="hi-IN"/>
        </w:rPr>
        <w:tab/>
        <w:t xml:space="preserve">    </w:t>
      </w:r>
    </w:p>
    <w:p w14:paraId="325B95AB" w14:textId="77777777" w:rsidR="00601D37" w:rsidRPr="00601D37" w:rsidRDefault="00601D37" w:rsidP="00601D37">
      <w:pPr>
        <w:autoSpaceDE w:val="0"/>
        <w:autoSpaceDN w:val="0"/>
        <w:adjustRightInd w:val="0"/>
        <w:spacing w:after="0" w:line="240" w:lineRule="auto"/>
        <w:rPr>
          <w:rFonts w:ascii="Arial" w:hAnsi="Arial" w:cs="Arial"/>
          <w:color w:val="000000"/>
          <w:sz w:val="36"/>
          <w:szCs w:val="36"/>
          <w:lang w:bidi="hi-IN"/>
        </w:rPr>
      </w:pPr>
      <w:proofErr w:type="gramStart"/>
      <w:r w:rsidRPr="00601D37">
        <w:rPr>
          <w:rFonts w:ascii="Arial" w:hAnsi="Arial" w:cs="Arial"/>
          <w:color w:val="000000"/>
          <w:sz w:val="36"/>
          <w:szCs w:val="36"/>
          <w:lang w:bidi="hi-IN"/>
        </w:rPr>
        <w:t>mEq</w:t>
      </w:r>
      <w:proofErr w:type="gramEnd"/>
      <w:r w:rsidRPr="00601D37">
        <w:rPr>
          <w:rFonts w:ascii="Arial" w:hAnsi="Arial" w:cs="Arial"/>
          <w:color w:val="000000"/>
          <w:sz w:val="36"/>
          <w:szCs w:val="36"/>
          <w:lang w:bidi="hi-IN"/>
        </w:rPr>
        <w:t xml:space="preserve"> dIqkShA ,dIqkShA ca#</w:t>
      </w:r>
      <w:r w:rsidRPr="00601D37">
        <w:rPr>
          <w:rFonts w:ascii="Arial" w:hAnsi="Arial" w:cs="Arial"/>
          <w:color w:val="000000"/>
          <w:sz w:val="36"/>
          <w:szCs w:val="36"/>
          <w:lang w:bidi="hi-IN"/>
        </w:rPr>
        <w:tab/>
        <w:t xml:space="preserve">   </w:t>
      </w:r>
    </w:p>
    <w:p w14:paraId="7E899CAE" w14:textId="77777777" w:rsidR="00601D37" w:rsidRPr="00601D37" w:rsidRDefault="00601D37" w:rsidP="00601D37">
      <w:pPr>
        <w:autoSpaceDE w:val="0"/>
        <w:autoSpaceDN w:val="0"/>
        <w:adjustRightInd w:val="0"/>
        <w:spacing w:after="0" w:line="240" w:lineRule="auto"/>
        <w:rPr>
          <w:rFonts w:ascii="Arial" w:hAnsi="Arial" w:cs="Arial"/>
          <w:color w:val="000000"/>
          <w:sz w:val="36"/>
          <w:szCs w:val="36"/>
          <w:lang w:bidi="hi-IN"/>
        </w:rPr>
      </w:pPr>
      <w:r w:rsidRPr="00601D37">
        <w:rPr>
          <w:rFonts w:ascii="Arial" w:hAnsi="Arial" w:cs="Arial"/>
          <w:color w:val="000000"/>
          <w:sz w:val="36"/>
          <w:szCs w:val="36"/>
          <w:lang w:bidi="hi-IN"/>
        </w:rPr>
        <w:t>caq mEq &gt;,</w:t>
      </w:r>
      <w:r w:rsidRPr="00601D37">
        <w:rPr>
          <w:rFonts w:ascii="Arial" w:hAnsi="Arial" w:cs="Arial"/>
          <w:color w:val="000000"/>
          <w:sz w:val="36"/>
          <w:szCs w:val="36"/>
          <w:lang w:bidi="hi-IN"/>
        </w:rPr>
        <w:tab/>
        <w:t>mEq tapa#H</w:t>
      </w:r>
      <w:r w:rsidRPr="00601D37">
        <w:rPr>
          <w:rFonts w:ascii="Arial" w:hAnsi="Arial" w:cs="Arial"/>
          <w:color w:val="000000"/>
          <w:sz w:val="36"/>
          <w:szCs w:val="36"/>
          <w:lang w:bidi="hi-IN"/>
        </w:rPr>
        <w:tab/>
        <w:t xml:space="preserve"> </w:t>
      </w:r>
      <w:r w:rsidRPr="00601D37">
        <w:rPr>
          <w:rFonts w:ascii="Arial" w:hAnsi="Arial" w:cs="Arial"/>
          <w:color w:val="000000"/>
          <w:sz w:val="36"/>
          <w:szCs w:val="36"/>
          <w:lang w:bidi="hi-IN"/>
        </w:rPr>
        <w:tab/>
        <w:t xml:space="preserve">   </w:t>
      </w:r>
    </w:p>
    <w:p w14:paraId="004CBE12" w14:textId="77777777" w:rsidR="00601D37" w:rsidRPr="00601D37" w:rsidRDefault="00601D37" w:rsidP="00601D37">
      <w:pPr>
        <w:autoSpaceDE w:val="0"/>
        <w:autoSpaceDN w:val="0"/>
        <w:adjustRightInd w:val="0"/>
        <w:spacing w:after="0" w:line="240" w:lineRule="auto"/>
        <w:rPr>
          <w:rFonts w:ascii="Arial" w:hAnsi="Arial" w:cs="Arial"/>
          <w:color w:val="000000"/>
          <w:sz w:val="36"/>
          <w:szCs w:val="36"/>
          <w:lang w:bidi="hi-IN"/>
        </w:rPr>
      </w:pPr>
      <w:proofErr w:type="gramStart"/>
      <w:r w:rsidRPr="00601D37">
        <w:rPr>
          <w:rFonts w:ascii="Arial" w:hAnsi="Arial" w:cs="Arial"/>
          <w:color w:val="000000"/>
          <w:sz w:val="36"/>
          <w:szCs w:val="36"/>
          <w:lang w:bidi="hi-IN"/>
        </w:rPr>
        <w:t>tapa#</w:t>
      </w:r>
      <w:proofErr w:type="gramEnd"/>
      <w:r w:rsidRPr="00601D37">
        <w:rPr>
          <w:rFonts w:ascii="Arial" w:hAnsi="Arial" w:cs="Arial"/>
          <w:color w:val="000000"/>
          <w:sz w:val="36"/>
          <w:szCs w:val="36"/>
          <w:lang w:bidi="hi-IN"/>
        </w:rPr>
        <w:t>Sca,caq mEq &gt;</w:t>
      </w:r>
      <w:r w:rsidRPr="00601D37">
        <w:rPr>
          <w:rFonts w:ascii="Arial" w:hAnsi="Arial" w:cs="Arial"/>
          <w:color w:val="000000"/>
          <w:sz w:val="36"/>
          <w:szCs w:val="36"/>
          <w:lang w:bidi="hi-IN"/>
        </w:rPr>
        <w:tab/>
        <w:t xml:space="preserve"> </w:t>
      </w:r>
    </w:p>
    <w:p w14:paraId="1B245996" w14:textId="77777777" w:rsidR="00601D37" w:rsidRPr="00601D37" w:rsidRDefault="00601D37" w:rsidP="00601D37">
      <w:pPr>
        <w:autoSpaceDE w:val="0"/>
        <w:autoSpaceDN w:val="0"/>
        <w:adjustRightInd w:val="0"/>
        <w:spacing w:after="0" w:line="240" w:lineRule="auto"/>
        <w:rPr>
          <w:rFonts w:ascii="Arial" w:hAnsi="Arial" w:cs="Arial"/>
          <w:color w:val="000000"/>
          <w:sz w:val="36"/>
          <w:szCs w:val="36"/>
          <w:lang w:bidi="hi-IN"/>
        </w:rPr>
      </w:pPr>
      <w:proofErr w:type="gramStart"/>
      <w:r w:rsidRPr="00601D37">
        <w:rPr>
          <w:rFonts w:ascii="Arial" w:hAnsi="Arial" w:cs="Arial"/>
          <w:color w:val="000000"/>
          <w:sz w:val="36"/>
          <w:szCs w:val="36"/>
          <w:lang w:bidi="hi-IN"/>
        </w:rPr>
        <w:t>maq</w:t>
      </w:r>
      <w:proofErr w:type="gramEnd"/>
      <w:r w:rsidRPr="00601D37">
        <w:rPr>
          <w:rFonts w:ascii="Arial" w:hAnsi="Arial" w:cs="Arial"/>
          <w:color w:val="000000"/>
          <w:sz w:val="36"/>
          <w:szCs w:val="36"/>
          <w:lang w:bidi="hi-IN"/>
        </w:rPr>
        <w:t xml:space="preserve"> RuqtuH ,RuqtuSca#</w:t>
      </w:r>
      <w:r w:rsidRPr="00601D37">
        <w:rPr>
          <w:rFonts w:ascii="Arial" w:hAnsi="Arial" w:cs="Arial"/>
          <w:color w:val="000000"/>
          <w:sz w:val="36"/>
          <w:szCs w:val="36"/>
          <w:lang w:bidi="hi-IN"/>
        </w:rPr>
        <w:tab/>
        <w:t xml:space="preserve">   </w:t>
      </w:r>
    </w:p>
    <w:p w14:paraId="5C8D86F0" w14:textId="77777777" w:rsidR="00601D37" w:rsidRPr="00601D37" w:rsidRDefault="00601D37" w:rsidP="00601D37">
      <w:pPr>
        <w:autoSpaceDE w:val="0"/>
        <w:autoSpaceDN w:val="0"/>
        <w:adjustRightInd w:val="0"/>
        <w:spacing w:after="0" w:line="240" w:lineRule="auto"/>
        <w:rPr>
          <w:rFonts w:ascii="Arial" w:hAnsi="Arial" w:cs="Arial"/>
          <w:color w:val="000000"/>
          <w:sz w:val="36"/>
          <w:szCs w:val="36"/>
          <w:lang w:bidi="hi-IN"/>
        </w:rPr>
      </w:pPr>
      <w:r w:rsidRPr="00601D37">
        <w:rPr>
          <w:rFonts w:ascii="Arial" w:hAnsi="Arial" w:cs="Arial"/>
          <w:color w:val="000000"/>
          <w:sz w:val="36"/>
          <w:szCs w:val="36"/>
          <w:lang w:bidi="hi-IN"/>
        </w:rPr>
        <w:t>caq mEq &gt;,</w:t>
      </w:r>
      <w:r w:rsidRPr="00601D37">
        <w:rPr>
          <w:rFonts w:ascii="Arial" w:hAnsi="Arial" w:cs="Arial"/>
          <w:color w:val="000000"/>
          <w:sz w:val="36"/>
          <w:szCs w:val="36"/>
          <w:lang w:bidi="hi-IN"/>
        </w:rPr>
        <w:tab/>
        <w:t xml:space="preserve">mEq vraqtaM </w:t>
      </w:r>
      <w:r w:rsidRPr="00601D37">
        <w:rPr>
          <w:rFonts w:ascii="Arial" w:hAnsi="Arial" w:cs="Arial"/>
          <w:color w:val="000000"/>
          <w:sz w:val="36"/>
          <w:szCs w:val="36"/>
          <w:lang w:bidi="hi-IN"/>
        </w:rPr>
        <w:tab/>
        <w:t xml:space="preserve"> </w:t>
      </w:r>
      <w:r w:rsidRPr="00601D37">
        <w:rPr>
          <w:rFonts w:ascii="Arial" w:hAnsi="Arial" w:cs="Arial"/>
          <w:color w:val="000000"/>
          <w:sz w:val="36"/>
          <w:szCs w:val="36"/>
          <w:lang w:bidi="hi-IN"/>
        </w:rPr>
        <w:tab/>
        <w:t xml:space="preserve">   </w:t>
      </w:r>
    </w:p>
    <w:p w14:paraId="3C7E9D4C" w14:textId="77777777" w:rsidR="00601D37" w:rsidRPr="00601D37" w:rsidRDefault="00601D37" w:rsidP="00601D37">
      <w:pPr>
        <w:autoSpaceDE w:val="0"/>
        <w:autoSpaceDN w:val="0"/>
        <w:adjustRightInd w:val="0"/>
        <w:spacing w:after="0" w:line="240" w:lineRule="auto"/>
        <w:rPr>
          <w:rFonts w:ascii="Arial" w:hAnsi="Arial" w:cs="Arial"/>
          <w:color w:val="000000"/>
          <w:sz w:val="36"/>
          <w:szCs w:val="36"/>
          <w:lang w:bidi="hi-IN"/>
        </w:rPr>
      </w:pPr>
      <w:proofErr w:type="gramStart"/>
      <w:r w:rsidRPr="00601D37">
        <w:rPr>
          <w:rFonts w:ascii="Arial" w:hAnsi="Arial" w:cs="Arial"/>
          <w:color w:val="000000"/>
          <w:sz w:val="36"/>
          <w:szCs w:val="36"/>
          <w:lang w:bidi="hi-IN"/>
        </w:rPr>
        <w:t>vraqta~</w:t>
      </w:r>
      <w:proofErr w:type="gramEnd"/>
      <w:r w:rsidRPr="00601D37">
        <w:rPr>
          <w:rFonts w:ascii="Arial" w:hAnsi="Arial" w:cs="Arial"/>
          <w:color w:val="000000"/>
          <w:sz w:val="36"/>
          <w:szCs w:val="36"/>
          <w:lang w:bidi="hi-IN"/>
        </w:rPr>
        <w:t>jca#</w:t>
      </w:r>
      <w:r w:rsidRPr="00601D37">
        <w:rPr>
          <w:rFonts w:ascii="Arial" w:hAnsi="Arial" w:cs="Arial"/>
          <w:color w:val="000000"/>
          <w:sz w:val="36"/>
          <w:szCs w:val="36"/>
          <w:lang w:bidi="hi-IN"/>
        </w:rPr>
        <w:tab/>
        <w:t>,caq mEq &gt;</w:t>
      </w:r>
      <w:r w:rsidRPr="00601D37">
        <w:rPr>
          <w:rFonts w:ascii="Arial" w:hAnsi="Arial" w:cs="Arial"/>
          <w:color w:val="000000"/>
          <w:sz w:val="36"/>
          <w:szCs w:val="36"/>
          <w:lang w:bidi="hi-IN"/>
        </w:rPr>
        <w:tab/>
        <w:t xml:space="preserve"> </w:t>
      </w:r>
      <w:r w:rsidRPr="00601D37">
        <w:rPr>
          <w:rFonts w:ascii="Arial" w:hAnsi="Arial" w:cs="Arial"/>
          <w:color w:val="000000"/>
          <w:sz w:val="36"/>
          <w:szCs w:val="36"/>
          <w:lang w:bidi="hi-IN"/>
        </w:rPr>
        <w:tab/>
        <w:t xml:space="preserve">   </w:t>
      </w:r>
    </w:p>
    <w:p w14:paraId="60654CF7" w14:textId="77777777" w:rsidR="00601D37" w:rsidRPr="00601D37" w:rsidRDefault="00601D37" w:rsidP="00601D37">
      <w:pPr>
        <w:autoSpaceDE w:val="0"/>
        <w:autoSpaceDN w:val="0"/>
        <w:adjustRightInd w:val="0"/>
        <w:spacing w:after="0" w:line="240" w:lineRule="auto"/>
        <w:rPr>
          <w:rFonts w:ascii="Arial" w:hAnsi="Arial" w:cs="Arial"/>
          <w:color w:val="000000"/>
          <w:sz w:val="36"/>
          <w:szCs w:val="36"/>
          <w:lang w:bidi="hi-IN"/>
        </w:rPr>
      </w:pPr>
      <w:proofErr w:type="gramStart"/>
      <w:r w:rsidRPr="00601D37">
        <w:rPr>
          <w:rFonts w:ascii="Arial" w:hAnsi="Arial" w:cs="Arial"/>
          <w:color w:val="000000"/>
          <w:sz w:val="36"/>
          <w:szCs w:val="36"/>
          <w:lang w:bidi="hi-IN"/>
        </w:rPr>
        <w:lastRenderedPageBreak/>
        <w:t>mEq&amp;</w:t>
      </w:r>
      <w:proofErr w:type="gramEnd"/>
      <w:r w:rsidRPr="00601D37">
        <w:rPr>
          <w:rFonts w:ascii="Arial" w:hAnsi="Arial" w:cs="Arial"/>
          <w:color w:val="000000"/>
          <w:sz w:val="36"/>
          <w:szCs w:val="36"/>
          <w:lang w:bidi="hi-IN"/>
        </w:rPr>
        <w:t>hOqrAqtrayO$H &gt;,aqhOqrAqtrayO$rvRuqShTyA</w:t>
      </w:r>
      <w:r w:rsidRPr="00601D37">
        <w:rPr>
          <w:rFonts w:ascii="Arial" w:hAnsi="Arial" w:cs="Arial"/>
          <w:color w:val="000000"/>
          <w:sz w:val="36"/>
          <w:szCs w:val="36"/>
          <w:lang w:bidi="hi-IN"/>
        </w:rPr>
        <w:tab/>
        <w:t xml:space="preserve">   </w:t>
      </w:r>
    </w:p>
    <w:p w14:paraId="29469033" w14:textId="77777777" w:rsidR="00601D37" w:rsidRPr="00601D37" w:rsidRDefault="00601D37" w:rsidP="00601D37">
      <w:pPr>
        <w:autoSpaceDE w:val="0"/>
        <w:autoSpaceDN w:val="0"/>
        <w:adjustRightInd w:val="0"/>
        <w:spacing w:after="0" w:line="240" w:lineRule="auto"/>
        <w:rPr>
          <w:rFonts w:ascii="Arial" w:hAnsi="Arial" w:cs="Arial"/>
          <w:color w:val="000000"/>
          <w:sz w:val="36"/>
          <w:szCs w:val="36"/>
          <w:lang w:bidi="hi-IN"/>
        </w:rPr>
      </w:pPr>
      <w:proofErr w:type="gramStart"/>
      <w:r w:rsidRPr="00601D37">
        <w:rPr>
          <w:rFonts w:ascii="Arial" w:hAnsi="Arial" w:cs="Arial"/>
          <w:color w:val="000000"/>
          <w:sz w:val="36"/>
          <w:szCs w:val="36"/>
          <w:lang w:bidi="hi-IN"/>
        </w:rPr>
        <w:t>aqhOqrAqtrayOqritya#</w:t>
      </w:r>
      <w:proofErr w:type="gramEnd"/>
      <w:r w:rsidRPr="00601D37">
        <w:rPr>
          <w:rFonts w:ascii="Arial" w:hAnsi="Arial" w:cs="Arial"/>
          <w:color w:val="000000"/>
          <w:sz w:val="36"/>
          <w:szCs w:val="36"/>
          <w:lang w:bidi="hi-IN"/>
        </w:rPr>
        <w:t>haH --- rAqtrayO$H &gt;,vRuqShTyA bRu#hadrathantaqrE</w:t>
      </w:r>
      <w:r w:rsidRPr="00601D37">
        <w:rPr>
          <w:rFonts w:ascii="Arial" w:hAnsi="Arial" w:cs="Arial"/>
          <w:color w:val="000000"/>
          <w:sz w:val="36"/>
          <w:szCs w:val="36"/>
          <w:lang w:bidi="hi-IN"/>
        </w:rPr>
        <w:tab/>
        <w:t xml:space="preserve">   </w:t>
      </w:r>
    </w:p>
    <w:p w14:paraId="1316C0A8" w14:textId="77777777" w:rsidR="00601D37" w:rsidRPr="00601D37" w:rsidRDefault="00601D37" w:rsidP="00601D37">
      <w:pPr>
        <w:autoSpaceDE w:val="0"/>
        <w:autoSpaceDN w:val="0"/>
        <w:adjustRightInd w:val="0"/>
        <w:spacing w:after="0" w:line="240" w:lineRule="auto"/>
        <w:rPr>
          <w:rFonts w:ascii="Arial" w:hAnsi="Arial" w:cs="Arial"/>
          <w:color w:val="000000"/>
          <w:sz w:val="36"/>
          <w:szCs w:val="36"/>
          <w:lang w:bidi="hi-IN"/>
        </w:rPr>
      </w:pPr>
      <w:r w:rsidRPr="00601D37">
        <w:rPr>
          <w:rFonts w:ascii="Arial" w:hAnsi="Arial" w:cs="Arial"/>
          <w:color w:val="000000"/>
          <w:sz w:val="36"/>
          <w:szCs w:val="36"/>
          <w:lang w:bidi="hi-IN"/>
        </w:rPr>
        <w:t xml:space="preserve">bRuqhaqdraqthaqntaqrE ca#, bRuqhaqdraqthaqntaqrE iti# bRuhat --- raqthaqntaqrE </w:t>
      </w:r>
      <w:r w:rsidRPr="00601D37">
        <w:rPr>
          <w:rFonts w:ascii="Arial" w:hAnsi="Arial" w:cs="Arial"/>
          <w:color w:val="000000"/>
          <w:sz w:val="36"/>
          <w:szCs w:val="36"/>
          <w:lang w:bidi="hi-IN"/>
        </w:rPr>
        <w:tab/>
        <w:t xml:space="preserve">   </w:t>
      </w:r>
    </w:p>
    <w:p w14:paraId="6AE9B57C" w14:textId="77777777" w:rsidR="00601D37" w:rsidRPr="00601D37" w:rsidRDefault="00601D37" w:rsidP="00601D37">
      <w:pPr>
        <w:autoSpaceDE w:val="0"/>
        <w:autoSpaceDN w:val="0"/>
        <w:adjustRightInd w:val="0"/>
        <w:spacing w:after="0" w:line="240" w:lineRule="auto"/>
        <w:rPr>
          <w:rFonts w:ascii="Arial" w:hAnsi="Arial" w:cs="Arial"/>
          <w:color w:val="000000"/>
          <w:sz w:val="36"/>
          <w:szCs w:val="36"/>
          <w:lang w:bidi="hi-IN"/>
        </w:rPr>
      </w:pPr>
      <w:r w:rsidRPr="00601D37">
        <w:rPr>
          <w:rFonts w:ascii="Arial" w:hAnsi="Arial" w:cs="Arial"/>
          <w:color w:val="000000"/>
          <w:sz w:val="36"/>
          <w:szCs w:val="36"/>
          <w:lang w:bidi="hi-IN"/>
        </w:rPr>
        <w:t>caq mEq &gt;,</w:t>
      </w:r>
      <w:r w:rsidRPr="00601D37">
        <w:rPr>
          <w:rFonts w:ascii="Arial" w:hAnsi="Arial" w:cs="Arial"/>
          <w:color w:val="000000"/>
          <w:sz w:val="36"/>
          <w:szCs w:val="36"/>
          <w:lang w:bidi="hi-IN"/>
        </w:rPr>
        <w:tab/>
        <w:t>mEq yaqj~jEna#</w:t>
      </w:r>
      <w:r w:rsidRPr="00601D37">
        <w:rPr>
          <w:rFonts w:ascii="Arial" w:hAnsi="Arial" w:cs="Arial"/>
          <w:color w:val="000000"/>
          <w:sz w:val="36"/>
          <w:szCs w:val="36"/>
          <w:lang w:bidi="hi-IN"/>
        </w:rPr>
        <w:tab/>
        <w:t xml:space="preserve">    </w:t>
      </w:r>
    </w:p>
    <w:p w14:paraId="1CA01A99" w14:textId="1E999B7A" w:rsidR="00D91D60" w:rsidRDefault="00601D37" w:rsidP="00601D37">
      <w:pPr>
        <w:pBdr>
          <w:bottom w:val="single" w:sz="6" w:space="1" w:color="auto"/>
        </w:pBdr>
        <w:autoSpaceDE w:val="0"/>
        <w:autoSpaceDN w:val="0"/>
        <w:adjustRightInd w:val="0"/>
        <w:spacing w:after="0" w:line="240" w:lineRule="auto"/>
        <w:rPr>
          <w:rFonts w:ascii="Arial" w:hAnsi="Arial" w:cs="Arial"/>
          <w:color w:val="000000"/>
          <w:sz w:val="36"/>
          <w:szCs w:val="36"/>
          <w:lang w:bidi="hi-IN"/>
        </w:rPr>
      </w:pPr>
      <w:proofErr w:type="gramStart"/>
      <w:r w:rsidRPr="00601D37">
        <w:rPr>
          <w:rFonts w:ascii="Arial" w:hAnsi="Arial" w:cs="Arial"/>
          <w:color w:val="000000"/>
          <w:sz w:val="36"/>
          <w:szCs w:val="36"/>
          <w:lang w:bidi="hi-IN"/>
        </w:rPr>
        <w:t>yaqj~</w:t>
      </w:r>
      <w:proofErr w:type="gramEnd"/>
      <w:r w:rsidRPr="00601D37">
        <w:rPr>
          <w:rFonts w:ascii="Arial" w:hAnsi="Arial" w:cs="Arial"/>
          <w:color w:val="000000"/>
          <w:sz w:val="36"/>
          <w:szCs w:val="36"/>
          <w:lang w:bidi="hi-IN"/>
        </w:rPr>
        <w:t>jEna# kalpEtAM,kaqlpEqtAqmiti# kalpEtAM</w:t>
      </w:r>
    </w:p>
    <w:p w14:paraId="09BB4A10" w14:textId="77777777" w:rsidR="008C34DB" w:rsidRDefault="008C34DB" w:rsidP="00D91D60">
      <w:pPr>
        <w:autoSpaceDE w:val="0"/>
        <w:autoSpaceDN w:val="0"/>
        <w:adjustRightInd w:val="0"/>
        <w:spacing w:after="0" w:line="240" w:lineRule="auto"/>
        <w:rPr>
          <w:rFonts w:ascii="Arial" w:hAnsi="Arial" w:cs="Arial"/>
          <w:color w:val="000000"/>
          <w:sz w:val="36"/>
          <w:szCs w:val="36"/>
          <w:lang w:bidi="hi-IN"/>
        </w:rPr>
      </w:pPr>
    </w:p>
    <w:p w14:paraId="45290F50" w14:textId="2F61AF29" w:rsidR="00D91D60" w:rsidRPr="008C34DB" w:rsidRDefault="00D91D60" w:rsidP="00D91D60">
      <w:pPr>
        <w:autoSpaceDE w:val="0"/>
        <w:autoSpaceDN w:val="0"/>
        <w:adjustRightInd w:val="0"/>
        <w:spacing w:after="0" w:line="240" w:lineRule="auto"/>
        <w:rPr>
          <w:rFonts w:ascii="Arial" w:hAnsi="Arial" w:cs="Arial"/>
          <w:b/>
          <w:bCs/>
          <w:color w:val="000000"/>
          <w:sz w:val="36"/>
          <w:szCs w:val="36"/>
          <w:lang w:bidi="hi-IN"/>
        </w:rPr>
      </w:pPr>
      <w:r w:rsidRPr="008C34DB">
        <w:rPr>
          <w:rFonts w:ascii="Arial" w:hAnsi="Arial" w:cs="Arial"/>
          <w:b/>
          <w:bCs/>
          <w:color w:val="000000"/>
          <w:sz w:val="36"/>
          <w:szCs w:val="36"/>
          <w:lang w:bidi="hi-IN"/>
        </w:rPr>
        <w:t xml:space="preserve"> </w:t>
      </w:r>
      <w:r w:rsidR="00E05F8B" w:rsidRPr="008C34DB">
        <w:rPr>
          <w:rFonts w:ascii="Arial" w:hAnsi="Arial" w:cs="Arial"/>
          <w:b/>
          <w:bCs/>
          <w:color w:val="000000"/>
          <w:sz w:val="36"/>
          <w:szCs w:val="36"/>
          <w:lang w:bidi="hi-IN"/>
        </w:rPr>
        <w:t>1</w:t>
      </w:r>
      <w:r w:rsidR="001442F2">
        <w:rPr>
          <w:rFonts w:ascii="Arial" w:hAnsi="Arial" w:cs="Arial"/>
          <w:b/>
          <w:bCs/>
          <w:color w:val="000000"/>
          <w:sz w:val="36"/>
          <w:szCs w:val="36"/>
          <w:lang w:bidi="hi-IN"/>
        </w:rPr>
        <w:t>7</w:t>
      </w:r>
      <w:r w:rsidR="00E05F8B" w:rsidRPr="008C34DB">
        <w:rPr>
          <w:rFonts w:ascii="Arial" w:hAnsi="Arial" w:cs="Arial"/>
          <w:b/>
          <w:bCs/>
          <w:color w:val="000000"/>
          <w:sz w:val="36"/>
          <w:szCs w:val="36"/>
          <w:lang w:bidi="hi-IN"/>
        </w:rPr>
        <w:t xml:space="preserve">.10 </w:t>
      </w:r>
      <w:r w:rsidRPr="008C34DB">
        <w:rPr>
          <w:rFonts w:ascii="Arial" w:hAnsi="Arial" w:cs="Arial"/>
          <w:b/>
          <w:bCs/>
          <w:color w:val="000000"/>
          <w:sz w:val="36"/>
          <w:szCs w:val="36"/>
          <w:lang w:bidi="hi-IN"/>
        </w:rPr>
        <w:t>SrI camaka kramaH - daSam</w:t>
      </w:r>
      <w:r w:rsidR="00665208" w:rsidRPr="008C34DB">
        <w:rPr>
          <w:rFonts w:ascii="Arial" w:hAnsi="Arial" w:cs="Arial"/>
          <w:b/>
          <w:bCs/>
          <w:color w:val="000000"/>
          <w:sz w:val="36"/>
          <w:szCs w:val="36"/>
          <w:lang w:bidi="hi-IN"/>
        </w:rPr>
        <w:t>O</w:t>
      </w:r>
      <w:r w:rsidRPr="008C34DB">
        <w:rPr>
          <w:rFonts w:ascii="Arial" w:hAnsi="Arial" w:cs="Arial"/>
          <w:b/>
          <w:bCs/>
          <w:color w:val="000000"/>
          <w:sz w:val="36"/>
          <w:szCs w:val="36"/>
          <w:lang w:bidi="hi-IN"/>
        </w:rPr>
        <w:t xml:space="preserve"> &amp;nuvAkaH</w:t>
      </w:r>
    </w:p>
    <w:p w14:paraId="19F0A189" w14:textId="77777777" w:rsidR="00511743" w:rsidRDefault="00511743" w:rsidP="00D91D60">
      <w:pPr>
        <w:autoSpaceDE w:val="0"/>
        <w:autoSpaceDN w:val="0"/>
        <w:adjustRightInd w:val="0"/>
        <w:spacing w:after="0" w:line="240" w:lineRule="auto"/>
        <w:rPr>
          <w:rFonts w:ascii="Arial" w:hAnsi="Arial" w:cs="Arial"/>
          <w:color w:val="000000"/>
          <w:sz w:val="36"/>
          <w:szCs w:val="36"/>
          <w:lang w:bidi="hi-IN"/>
        </w:rPr>
      </w:pPr>
    </w:p>
    <w:p w14:paraId="4C68F1F6"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gramStart"/>
      <w:r w:rsidRPr="003943C7">
        <w:rPr>
          <w:rFonts w:ascii="Arial" w:hAnsi="Arial" w:cs="Arial"/>
          <w:color w:val="000000"/>
          <w:sz w:val="36"/>
          <w:szCs w:val="36"/>
          <w:lang w:bidi="hi-IN"/>
        </w:rPr>
        <w:t>garBA$</w:t>
      </w:r>
      <w:proofErr w:type="gramEnd"/>
      <w:r w:rsidRPr="003943C7">
        <w:rPr>
          <w:rFonts w:ascii="Arial" w:hAnsi="Arial" w:cs="Arial"/>
          <w:color w:val="000000"/>
          <w:sz w:val="36"/>
          <w:szCs w:val="36"/>
          <w:lang w:bidi="hi-IN"/>
        </w:rPr>
        <w:t>Sca,caq mEq &gt;</w:t>
      </w:r>
      <w:r w:rsidRPr="003943C7">
        <w:rPr>
          <w:rFonts w:ascii="Arial" w:hAnsi="Arial" w:cs="Arial"/>
          <w:color w:val="000000"/>
          <w:sz w:val="36"/>
          <w:szCs w:val="36"/>
          <w:lang w:bidi="hi-IN"/>
        </w:rPr>
        <w:tab/>
        <w:t xml:space="preserve"> </w:t>
      </w:r>
      <w:r w:rsidRPr="003943C7">
        <w:rPr>
          <w:rFonts w:ascii="Arial" w:hAnsi="Arial" w:cs="Arial"/>
          <w:color w:val="000000"/>
          <w:sz w:val="36"/>
          <w:szCs w:val="36"/>
          <w:lang w:bidi="hi-IN"/>
        </w:rPr>
        <w:tab/>
        <w:t xml:space="preserve">   </w:t>
      </w:r>
    </w:p>
    <w:p w14:paraId="711737D7"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gramStart"/>
      <w:r w:rsidRPr="003943C7">
        <w:rPr>
          <w:rFonts w:ascii="Arial" w:hAnsi="Arial" w:cs="Arial"/>
          <w:color w:val="000000"/>
          <w:sz w:val="36"/>
          <w:szCs w:val="36"/>
          <w:lang w:bidi="hi-IN"/>
        </w:rPr>
        <w:t>mEq</w:t>
      </w:r>
      <w:proofErr w:type="gramEnd"/>
      <w:r w:rsidRPr="003943C7">
        <w:rPr>
          <w:rFonts w:ascii="Arial" w:hAnsi="Arial" w:cs="Arial"/>
          <w:color w:val="000000"/>
          <w:sz w:val="36"/>
          <w:szCs w:val="36"/>
          <w:lang w:bidi="hi-IN"/>
        </w:rPr>
        <w:t xml:space="preserve"> vaqthsAH,vaqthsASca#</w:t>
      </w:r>
      <w:r w:rsidRPr="003943C7">
        <w:rPr>
          <w:rFonts w:ascii="Arial" w:hAnsi="Arial" w:cs="Arial"/>
          <w:color w:val="000000"/>
          <w:sz w:val="36"/>
          <w:szCs w:val="36"/>
          <w:lang w:bidi="hi-IN"/>
        </w:rPr>
        <w:tab/>
        <w:t xml:space="preserve">   </w:t>
      </w:r>
    </w:p>
    <w:p w14:paraId="22C62C44"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r w:rsidRPr="003943C7">
        <w:rPr>
          <w:rFonts w:ascii="Arial" w:hAnsi="Arial" w:cs="Arial"/>
          <w:color w:val="000000"/>
          <w:sz w:val="36"/>
          <w:szCs w:val="36"/>
          <w:lang w:bidi="hi-IN"/>
        </w:rPr>
        <w:t>caq mEq &gt;,</w:t>
      </w:r>
      <w:r w:rsidRPr="003943C7">
        <w:rPr>
          <w:rFonts w:ascii="Arial" w:hAnsi="Arial" w:cs="Arial"/>
          <w:color w:val="000000"/>
          <w:sz w:val="36"/>
          <w:szCs w:val="36"/>
          <w:lang w:bidi="hi-IN"/>
        </w:rPr>
        <w:tab/>
        <w:t>mEq tryavi#H</w:t>
      </w:r>
      <w:r w:rsidRPr="003943C7">
        <w:rPr>
          <w:rFonts w:ascii="Arial" w:hAnsi="Arial" w:cs="Arial"/>
          <w:color w:val="000000"/>
          <w:sz w:val="36"/>
          <w:szCs w:val="36"/>
          <w:lang w:bidi="hi-IN"/>
        </w:rPr>
        <w:tab/>
        <w:t xml:space="preserve"> </w:t>
      </w:r>
      <w:r w:rsidRPr="003943C7">
        <w:rPr>
          <w:rFonts w:ascii="Arial" w:hAnsi="Arial" w:cs="Arial"/>
          <w:color w:val="000000"/>
          <w:sz w:val="36"/>
          <w:szCs w:val="36"/>
          <w:lang w:bidi="hi-IN"/>
        </w:rPr>
        <w:tab/>
        <w:t xml:space="preserve">   </w:t>
      </w:r>
    </w:p>
    <w:p w14:paraId="279CFB9B"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gramStart"/>
      <w:r w:rsidRPr="003943C7">
        <w:rPr>
          <w:rFonts w:ascii="Arial" w:hAnsi="Arial" w:cs="Arial"/>
          <w:color w:val="000000"/>
          <w:sz w:val="36"/>
          <w:szCs w:val="36"/>
          <w:lang w:bidi="hi-IN"/>
        </w:rPr>
        <w:t>tryavi#</w:t>
      </w:r>
      <w:proofErr w:type="gramEnd"/>
      <w:r w:rsidRPr="003943C7">
        <w:rPr>
          <w:rFonts w:ascii="Arial" w:hAnsi="Arial" w:cs="Arial"/>
          <w:color w:val="000000"/>
          <w:sz w:val="36"/>
          <w:szCs w:val="36"/>
          <w:lang w:bidi="hi-IN"/>
        </w:rPr>
        <w:t>Sca,tryaviqriti# tri --- avi#H</w:t>
      </w:r>
      <w:r w:rsidRPr="003943C7">
        <w:rPr>
          <w:rFonts w:ascii="Arial" w:hAnsi="Arial" w:cs="Arial"/>
          <w:color w:val="000000"/>
          <w:sz w:val="36"/>
          <w:szCs w:val="36"/>
          <w:lang w:bidi="hi-IN"/>
        </w:rPr>
        <w:tab/>
        <w:t xml:space="preserve">   </w:t>
      </w:r>
    </w:p>
    <w:p w14:paraId="4C6D270D"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gramStart"/>
      <w:r w:rsidRPr="003943C7">
        <w:rPr>
          <w:rFonts w:ascii="Arial" w:hAnsi="Arial" w:cs="Arial"/>
          <w:color w:val="000000"/>
          <w:sz w:val="36"/>
          <w:szCs w:val="36"/>
          <w:lang w:bidi="hi-IN"/>
        </w:rPr>
        <w:t>caq</w:t>
      </w:r>
      <w:proofErr w:type="gramEnd"/>
      <w:r w:rsidRPr="003943C7">
        <w:rPr>
          <w:rFonts w:ascii="Arial" w:hAnsi="Arial" w:cs="Arial"/>
          <w:color w:val="000000"/>
          <w:sz w:val="36"/>
          <w:szCs w:val="36"/>
          <w:lang w:bidi="hi-IN"/>
        </w:rPr>
        <w:t xml:space="preserve"> mEq &gt;,mEq tryaqvI</w:t>
      </w:r>
      <w:r w:rsidRPr="003943C7">
        <w:rPr>
          <w:rFonts w:ascii="Arial" w:hAnsi="Arial" w:cs="Arial"/>
          <w:color w:val="000000"/>
          <w:sz w:val="36"/>
          <w:szCs w:val="36"/>
          <w:lang w:bidi="hi-IN"/>
        </w:rPr>
        <w:tab/>
        <w:t xml:space="preserve"> </w:t>
      </w:r>
      <w:r w:rsidRPr="003943C7">
        <w:rPr>
          <w:rFonts w:ascii="Arial" w:hAnsi="Arial" w:cs="Arial"/>
          <w:color w:val="000000"/>
          <w:sz w:val="36"/>
          <w:szCs w:val="36"/>
          <w:lang w:bidi="hi-IN"/>
        </w:rPr>
        <w:tab/>
        <w:t xml:space="preserve">   </w:t>
      </w:r>
    </w:p>
    <w:p w14:paraId="127FEAFA"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gramStart"/>
      <w:r w:rsidRPr="003943C7">
        <w:rPr>
          <w:rFonts w:ascii="Arial" w:hAnsi="Arial" w:cs="Arial"/>
          <w:color w:val="000000"/>
          <w:sz w:val="36"/>
          <w:szCs w:val="36"/>
          <w:lang w:bidi="hi-IN"/>
        </w:rPr>
        <w:t>tryaqvI</w:t>
      </w:r>
      <w:proofErr w:type="gramEnd"/>
      <w:r w:rsidRPr="003943C7">
        <w:rPr>
          <w:rFonts w:ascii="Arial" w:hAnsi="Arial" w:cs="Arial"/>
          <w:color w:val="000000"/>
          <w:sz w:val="36"/>
          <w:szCs w:val="36"/>
          <w:lang w:bidi="hi-IN"/>
        </w:rPr>
        <w:t xml:space="preserve"> ca#,tryaqvIti# tri --- aqvI</w:t>
      </w:r>
      <w:r w:rsidRPr="003943C7">
        <w:rPr>
          <w:rFonts w:ascii="Arial" w:hAnsi="Arial" w:cs="Arial"/>
          <w:color w:val="000000"/>
          <w:sz w:val="36"/>
          <w:szCs w:val="36"/>
          <w:lang w:bidi="hi-IN"/>
        </w:rPr>
        <w:tab/>
        <w:t xml:space="preserve">   </w:t>
      </w:r>
    </w:p>
    <w:p w14:paraId="506636B6"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r w:rsidRPr="003943C7">
        <w:rPr>
          <w:rFonts w:ascii="Arial" w:hAnsi="Arial" w:cs="Arial"/>
          <w:color w:val="000000"/>
          <w:sz w:val="36"/>
          <w:szCs w:val="36"/>
          <w:lang w:bidi="hi-IN"/>
        </w:rPr>
        <w:t>caq mEq &gt;,</w:t>
      </w:r>
      <w:r w:rsidRPr="003943C7">
        <w:rPr>
          <w:rFonts w:ascii="Arial" w:hAnsi="Arial" w:cs="Arial"/>
          <w:color w:val="000000"/>
          <w:sz w:val="36"/>
          <w:szCs w:val="36"/>
          <w:lang w:bidi="hi-IN"/>
        </w:rPr>
        <w:tab/>
        <w:t xml:space="preserve">mEq diqtyaqvAT </w:t>
      </w:r>
      <w:r w:rsidRPr="003943C7">
        <w:rPr>
          <w:rFonts w:ascii="Arial" w:hAnsi="Arial" w:cs="Arial"/>
          <w:color w:val="000000"/>
          <w:sz w:val="36"/>
          <w:szCs w:val="36"/>
          <w:lang w:bidi="hi-IN"/>
        </w:rPr>
        <w:tab/>
        <w:t xml:space="preserve">  </w:t>
      </w:r>
      <w:r w:rsidRPr="003943C7">
        <w:rPr>
          <w:rFonts w:ascii="Arial" w:hAnsi="Arial" w:cs="Arial"/>
          <w:color w:val="000000"/>
          <w:sz w:val="36"/>
          <w:szCs w:val="36"/>
          <w:lang w:bidi="hi-IN"/>
        </w:rPr>
        <w:tab/>
        <w:t xml:space="preserve">   </w:t>
      </w:r>
    </w:p>
    <w:p w14:paraId="7C4DBF4D"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gramStart"/>
      <w:r w:rsidRPr="003943C7">
        <w:rPr>
          <w:rFonts w:ascii="Arial" w:hAnsi="Arial" w:cs="Arial"/>
          <w:color w:val="000000"/>
          <w:sz w:val="36"/>
          <w:szCs w:val="36"/>
          <w:lang w:bidi="hi-IN"/>
        </w:rPr>
        <w:t>diqtyaqvAT</w:t>
      </w:r>
      <w:proofErr w:type="gramEnd"/>
      <w:r w:rsidRPr="003943C7">
        <w:rPr>
          <w:rFonts w:ascii="Arial" w:hAnsi="Arial" w:cs="Arial"/>
          <w:color w:val="000000"/>
          <w:sz w:val="36"/>
          <w:szCs w:val="36"/>
          <w:lang w:bidi="hi-IN"/>
        </w:rPr>
        <w:t xml:space="preserve"> ca#,diqtyaqvADiti# ditya --- vAT</w:t>
      </w:r>
      <w:r w:rsidRPr="003943C7">
        <w:rPr>
          <w:rFonts w:ascii="Arial" w:hAnsi="Arial" w:cs="Arial"/>
          <w:color w:val="000000"/>
          <w:sz w:val="36"/>
          <w:szCs w:val="36"/>
          <w:lang w:bidi="hi-IN"/>
        </w:rPr>
        <w:tab/>
        <w:t xml:space="preserve">   </w:t>
      </w:r>
    </w:p>
    <w:p w14:paraId="4DB0EF59"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r w:rsidRPr="003943C7">
        <w:rPr>
          <w:rFonts w:ascii="Arial" w:hAnsi="Arial" w:cs="Arial"/>
          <w:color w:val="000000"/>
          <w:sz w:val="36"/>
          <w:szCs w:val="36"/>
          <w:lang w:bidi="hi-IN"/>
        </w:rPr>
        <w:t>caq mEq &gt;,</w:t>
      </w:r>
      <w:r w:rsidRPr="003943C7">
        <w:rPr>
          <w:rFonts w:ascii="Arial" w:hAnsi="Arial" w:cs="Arial"/>
          <w:color w:val="000000"/>
          <w:sz w:val="36"/>
          <w:szCs w:val="36"/>
          <w:lang w:bidi="hi-IN"/>
        </w:rPr>
        <w:tab/>
        <w:t xml:space="preserve">mEq diqtyauqhI </w:t>
      </w:r>
      <w:r w:rsidRPr="003943C7">
        <w:rPr>
          <w:rFonts w:ascii="Arial" w:hAnsi="Arial" w:cs="Arial"/>
          <w:color w:val="000000"/>
          <w:sz w:val="36"/>
          <w:szCs w:val="36"/>
          <w:lang w:bidi="hi-IN"/>
        </w:rPr>
        <w:tab/>
        <w:t xml:space="preserve">  </w:t>
      </w:r>
      <w:r w:rsidRPr="003943C7">
        <w:rPr>
          <w:rFonts w:ascii="Arial" w:hAnsi="Arial" w:cs="Arial"/>
          <w:color w:val="000000"/>
          <w:sz w:val="36"/>
          <w:szCs w:val="36"/>
          <w:lang w:bidi="hi-IN"/>
        </w:rPr>
        <w:tab/>
        <w:t xml:space="preserve">   </w:t>
      </w:r>
    </w:p>
    <w:p w14:paraId="17DB0546"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gramStart"/>
      <w:r w:rsidRPr="003943C7">
        <w:rPr>
          <w:rFonts w:ascii="Arial" w:hAnsi="Arial" w:cs="Arial"/>
          <w:color w:val="000000"/>
          <w:sz w:val="36"/>
          <w:szCs w:val="36"/>
          <w:lang w:bidi="hi-IN"/>
        </w:rPr>
        <w:t>diqtyauqhI</w:t>
      </w:r>
      <w:proofErr w:type="gramEnd"/>
      <w:r w:rsidRPr="003943C7">
        <w:rPr>
          <w:rFonts w:ascii="Arial" w:hAnsi="Arial" w:cs="Arial"/>
          <w:color w:val="000000"/>
          <w:sz w:val="36"/>
          <w:szCs w:val="36"/>
          <w:lang w:bidi="hi-IN"/>
        </w:rPr>
        <w:t xml:space="preserve"> ca#</w:t>
      </w:r>
      <w:r w:rsidRPr="003943C7">
        <w:rPr>
          <w:rFonts w:ascii="Arial" w:hAnsi="Arial" w:cs="Arial"/>
          <w:color w:val="000000"/>
          <w:sz w:val="36"/>
          <w:szCs w:val="36"/>
          <w:lang w:bidi="hi-IN"/>
        </w:rPr>
        <w:tab/>
        <w:t>,caq mEq &gt;</w:t>
      </w:r>
      <w:r w:rsidRPr="003943C7">
        <w:rPr>
          <w:rFonts w:ascii="Arial" w:hAnsi="Arial" w:cs="Arial"/>
          <w:color w:val="000000"/>
          <w:sz w:val="36"/>
          <w:szCs w:val="36"/>
          <w:lang w:bidi="hi-IN"/>
        </w:rPr>
        <w:tab/>
        <w:t xml:space="preserve"> </w:t>
      </w:r>
      <w:r w:rsidRPr="003943C7">
        <w:rPr>
          <w:rFonts w:ascii="Arial" w:hAnsi="Arial" w:cs="Arial"/>
          <w:color w:val="000000"/>
          <w:sz w:val="36"/>
          <w:szCs w:val="36"/>
          <w:lang w:bidi="hi-IN"/>
        </w:rPr>
        <w:tab/>
        <w:t xml:space="preserve">   </w:t>
      </w:r>
    </w:p>
    <w:p w14:paraId="4865FD09"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gramStart"/>
      <w:r w:rsidRPr="003943C7">
        <w:rPr>
          <w:rFonts w:ascii="Arial" w:hAnsi="Arial" w:cs="Arial"/>
          <w:color w:val="000000"/>
          <w:sz w:val="36"/>
          <w:szCs w:val="36"/>
          <w:lang w:bidi="hi-IN"/>
        </w:rPr>
        <w:t>mEq</w:t>
      </w:r>
      <w:proofErr w:type="gramEnd"/>
      <w:r w:rsidRPr="003943C7">
        <w:rPr>
          <w:rFonts w:ascii="Arial" w:hAnsi="Arial" w:cs="Arial"/>
          <w:color w:val="000000"/>
          <w:sz w:val="36"/>
          <w:szCs w:val="36"/>
          <w:lang w:bidi="hi-IN"/>
        </w:rPr>
        <w:t xml:space="preserve"> pa~jcA#viH,pa~jcA#viSca</w:t>
      </w:r>
      <w:r w:rsidRPr="003943C7">
        <w:rPr>
          <w:rFonts w:ascii="Arial" w:hAnsi="Arial" w:cs="Arial"/>
          <w:color w:val="000000"/>
          <w:sz w:val="36"/>
          <w:szCs w:val="36"/>
          <w:lang w:bidi="hi-IN"/>
        </w:rPr>
        <w:tab/>
        <w:t xml:space="preserve">   </w:t>
      </w:r>
    </w:p>
    <w:p w14:paraId="0BA91B5D"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r w:rsidRPr="003943C7">
        <w:rPr>
          <w:rFonts w:ascii="Arial" w:hAnsi="Arial" w:cs="Arial"/>
          <w:color w:val="000000"/>
          <w:sz w:val="36"/>
          <w:szCs w:val="36"/>
          <w:lang w:bidi="hi-IN"/>
        </w:rPr>
        <w:t>pa~jcA#viqritiq pa~jca# --- aqviqH,</w:t>
      </w:r>
      <w:r w:rsidRPr="003943C7">
        <w:rPr>
          <w:rFonts w:ascii="Arial" w:hAnsi="Arial" w:cs="Arial"/>
          <w:color w:val="000000"/>
          <w:sz w:val="36"/>
          <w:szCs w:val="36"/>
          <w:lang w:bidi="hi-IN"/>
        </w:rPr>
        <w:tab/>
        <w:t>caq mEq &gt;</w:t>
      </w:r>
      <w:r w:rsidRPr="003943C7">
        <w:rPr>
          <w:rFonts w:ascii="Arial" w:hAnsi="Arial" w:cs="Arial"/>
          <w:color w:val="000000"/>
          <w:sz w:val="36"/>
          <w:szCs w:val="36"/>
          <w:lang w:bidi="hi-IN"/>
        </w:rPr>
        <w:tab/>
        <w:t xml:space="preserve"> </w:t>
      </w:r>
      <w:r w:rsidRPr="003943C7">
        <w:rPr>
          <w:rFonts w:ascii="Arial" w:hAnsi="Arial" w:cs="Arial"/>
          <w:color w:val="000000"/>
          <w:sz w:val="36"/>
          <w:szCs w:val="36"/>
          <w:lang w:bidi="hi-IN"/>
        </w:rPr>
        <w:tab/>
        <w:t xml:space="preserve">   </w:t>
      </w:r>
    </w:p>
    <w:p w14:paraId="718B7122"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gramStart"/>
      <w:r w:rsidRPr="003943C7">
        <w:rPr>
          <w:rFonts w:ascii="Arial" w:hAnsi="Arial" w:cs="Arial"/>
          <w:color w:val="000000"/>
          <w:sz w:val="36"/>
          <w:szCs w:val="36"/>
          <w:lang w:bidi="hi-IN"/>
        </w:rPr>
        <w:t>mEq</w:t>
      </w:r>
      <w:proofErr w:type="gramEnd"/>
      <w:r w:rsidRPr="003943C7">
        <w:rPr>
          <w:rFonts w:ascii="Arial" w:hAnsi="Arial" w:cs="Arial"/>
          <w:color w:val="000000"/>
          <w:sz w:val="36"/>
          <w:szCs w:val="36"/>
          <w:lang w:bidi="hi-IN"/>
        </w:rPr>
        <w:t xml:space="preserve"> paq~jcAqvI ,paq~jcAqvI ca#</w:t>
      </w:r>
      <w:r w:rsidRPr="003943C7">
        <w:rPr>
          <w:rFonts w:ascii="Arial" w:hAnsi="Arial" w:cs="Arial"/>
          <w:color w:val="000000"/>
          <w:sz w:val="36"/>
          <w:szCs w:val="36"/>
          <w:lang w:bidi="hi-IN"/>
        </w:rPr>
        <w:tab/>
        <w:t xml:space="preserve">   </w:t>
      </w:r>
    </w:p>
    <w:p w14:paraId="0D8027F4"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r w:rsidRPr="003943C7">
        <w:rPr>
          <w:rFonts w:ascii="Arial" w:hAnsi="Arial" w:cs="Arial"/>
          <w:color w:val="000000"/>
          <w:sz w:val="36"/>
          <w:szCs w:val="36"/>
          <w:lang w:bidi="hi-IN"/>
        </w:rPr>
        <w:t>paq~jcAqvIti# pa~jca --- aqvI,</w:t>
      </w:r>
      <w:r w:rsidRPr="003943C7">
        <w:rPr>
          <w:rFonts w:ascii="Arial" w:hAnsi="Arial" w:cs="Arial"/>
          <w:color w:val="000000"/>
          <w:sz w:val="36"/>
          <w:szCs w:val="36"/>
          <w:lang w:bidi="hi-IN"/>
        </w:rPr>
        <w:tab/>
        <w:t>caq mEq &gt;</w:t>
      </w:r>
      <w:r w:rsidRPr="003943C7">
        <w:rPr>
          <w:rFonts w:ascii="Arial" w:hAnsi="Arial" w:cs="Arial"/>
          <w:color w:val="000000"/>
          <w:sz w:val="36"/>
          <w:szCs w:val="36"/>
          <w:lang w:bidi="hi-IN"/>
        </w:rPr>
        <w:tab/>
        <w:t xml:space="preserve">    </w:t>
      </w:r>
    </w:p>
    <w:p w14:paraId="08898633"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gramStart"/>
      <w:r w:rsidRPr="003943C7">
        <w:rPr>
          <w:rFonts w:ascii="Arial" w:hAnsi="Arial" w:cs="Arial"/>
          <w:color w:val="000000"/>
          <w:sz w:val="36"/>
          <w:szCs w:val="36"/>
          <w:lang w:bidi="hi-IN"/>
        </w:rPr>
        <w:t>mEq</w:t>
      </w:r>
      <w:proofErr w:type="gramEnd"/>
      <w:r w:rsidRPr="003943C7">
        <w:rPr>
          <w:rFonts w:ascii="Arial" w:hAnsi="Arial" w:cs="Arial"/>
          <w:color w:val="000000"/>
          <w:sz w:val="36"/>
          <w:szCs w:val="36"/>
          <w:lang w:bidi="hi-IN"/>
        </w:rPr>
        <w:t xml:space="preserve"> triqvaqthsaH,triqvaqthsaSca#</w:t>
      </w:r>
      <w:r w:rsidRPr="003943C7">
        <w:rPr>
          <w:rFonts w:ascii="Arial" w:hAnsi="Arial" w:cs="Arial"/>
          <w:color w:val="000000"/>
          <w:sz w:val="36"/>
          <w:szCs w:val="36"/>
          <w:lang w:bidi="hi-IN"/>
        </w:rPr>
        <w:tab/>
        <w:t xml:space="preserve">   </w:t>
      </w:r>
    </w:p>
    <w:p w14:paraId="1EEDFBBE"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gramStart"/>
      <w:r w:rsidRPr="003943C7">
        <w:rPr>
          <w:rFonts w:ascii="Arial" w:hAnsi="Arial" w:cs="Arial"/>
          <w:color w:val="000000"/>
          <w:sz w:val="36"/>
          <w:szCs w:val="36"/>
          <w:lang w:bidi="hi-IN"/>
        </w:rPr>
        <w:t>triqvaqthsa</w:t>
      </w:r>
      <w:proofErr w:type="gramEnd"/>
      <w:r w:rsidRPr="003943C7">
        <w:rPr>
          <w:rFonts w:ascii="Arial" w:hAnsi="Arial" w:cs="Arial"/>
          <w:color w:val="000000"/>
          <w:sz w:val="36"/>
          <w:szCs w:val="36"/>
          <w:lang w:bidi="hi-IN"/>
        </w:rPr>
        <w:t xml:space="preserve"> iti# tri --- vaqthsaH,caq mEq &gt;</w:t>
      </w:r>
      <w:r w:rsidRPr="003943C7">
        <w:rPr>
          <w:rFonts w:ascii="Arial" w:hAnsi="Arial" w:cs="Arial"/>
          <w:color w:val="000000"/>
          <w:sz w:val="36"/>
          <w:szCs w:val="36"/>
          <w:lang w:bidi="hi-IN"/>
        </w:rPr>
        <w:tab/>
        <w:t xml:space="preserve"> </w:t>
      </w:r>
      <w:r w:rsidRPr="003943C7">
        <w:rPr>
          <w:rFonts w:ascii="Arial" w:hAnsi="Arial" w:cs="Arial"/>
          <w:color w:val="000000"/>
          <w:sz w:val="36"/>
          <w:szCs w:val="36"/>
          <w:lang w:bidi="hi-IN"/>
        </w:rPr>
        <w:tab/>
        <w:t xml:space="preserve">   </w:t>
      </w:r>
    </w:p>
    <w:p w14:paraId="2ADF57C1"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gramStart"/>
      <w:r w:rsidRPr="003943C7">
        <w:rPr>
          <w:rFonts w:ascii="Arial" w:hAnsi="Arial" w:cs="Arial"/>
          <w:color w:val="000000"/>
          <w:sz w:val="36"/>
          <w:szCs w:val="36"/>
          <w:lang w:bidi="hi-IN"/>
        </w:rPr>
        <w:t>mEq</w:t>
      </w:r>
      <w:proofErr w:type="gramEnd"/>
      <w:r w:rsidRPr="003943C7">
        <w:rPr>
          <w:rFonts w:ascii="Arial" w:hAnsi="Arial" w:cs="Arial"/>
          <w:color w:val="000000"/>
          <w:sz w:val="36"/>
          <w:szCs w:val="36"/>
          <w:lang w:bidi="hi-IN"/>
        </w:rPr>
        <w:t xml:space="preserve"> triqvaqthsA ,</w:t>
      </w:r>
      <w:r w:rsidRPr="003943C7">
        <w:rPr>
          <w:rFonts w:ascii="Arial" w:hAnsi="Arial" w:cs="Arial"/>
          <w:color w:val="000000"/>
          <w:sz w:val="36"/>
          <w:szCs w:val="36"/>
          <w:lang w:bidi="hi-IN"/>
        </w:rPr>
        <w:tab/>
        <w:t>triqvaqthsA ca#</w:t>
      </w:r>
      <w:r w:rsidRPr="003943C7">
        <w:rPr>
          <w:rFonts w:ascii="Arial" w:hAnsi="Arial" w:cs="Arial"/>
          <w:color w:val="000000"/>
          <w:sz w:val="36"/>
          <w:szCs w:val="36"/>
          <w:lang w:bidi="hi-IN"/>
        </w:rPr>
        <w:tab/>
        <w:t xml:space="preserve">   </w:t>
      </w:r>
    </w:p>
    <w:p w14:paraId="553655A3"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gramStart"/>
      <w:r w:rsidRPr="003943C7">
        <w:rPr>
          <w:rFonts w:ascii="Arial" w:hAnsi="Arial" w:cs="Arial"/>
          <w:color w:val="000000"/>
          <w:sz w:val="36"/>
          <w:szCs w:val="36"/>
          <w:lang w:bidi="hi-IN"/>
        </w:rPr>
        <w:t>triqvaqthsEti</w:t>
      </w:r>
      <w:proofErr w:type="gramEnd"/>
      <w:r w:rsidRPr="003943C7">
        <w:rPr>
          <w:rFonts w:ascii="Arial" w:hAnsi="Arial" w:cs="Arial"/>
          <w:color w:val="000000"/>
          <w:sz w:val="36"/>
          <w:szCs w:val="36"/>
          <w:lang w:bidi="hi-IN"/>
        </w:rPr>
        <w:t># tri --- vaqthsA,caq mEq &gt;</w:t>
      </w:r>
      <w:r w:rsidRPr="003943C7">
        <w:rPr>
          <w:rFonts w:ascii="Arial" w:hAnsi="Arial" w:cs="Arial"/>
          <w:color w:val="000000"/>
          <w:sz w:val="36"/>
          <w:szCs w:val="36"/>
          <w:lang w:bidi="hi-IN"/>
        </w:rPr>
        <w:tab/>
        <w:t xml:space="preserve"> </w:t>
      </w:r>
      <w:r w:rsidRPr="003943C7">
        <w:rPr>
          <w:rFonts w:ascii="Arial" w:hAnsi="Arial" w:cs="Arial"/>
          <w:color w:val="000000"/>
          <w:sz w:val="36"/>
          <w:szCs w:val="36"/>
          <w:lang w:bidi="hi-IN"/>
        </w:rPr>
        <w:tab/>
        <w:t xml:space="preserve">   </w:t>
      </w:r>
    </w:p>
    <w:p w14:paraId="208035D8"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gramStart"/>
      <w:r w:rsidRPr="003943C7">
        <w:rPr>
          <w:rFonts w:ascii="Arial" w:hAnsi="Arial" w:cs="Arial"/>
          <w:color w:val="000000"/>
          <w:sz w:val="36"/>
          <w:szCs w:val="36"/>
          <w:lang w:bidi="hi-IN"/>
        </w:rPr>
        <w:t>mEq</w:t>
      </w:r>
      <w:proofErr w:type="gramEnd"/>
      <w:r w:rsidRPr="003943C7">
        <w:rPr>
          <w:rFonts w:ascii="Arial" w:hAnsi="Arial" w:cs="Arial"/>
          <w:color w:val="000000"/>
          <w:sz w:val="36"/>
          <w:szCs w:val="36"/>
          <w:lang w:bidi="hi-IN"/>
        </w:rPr>
        <w:t xml:space="preserve"> tuqryaqvAT ,</w:t>
      </w:r>
      <w:r w:rsidRPr="003943C7">
        <w:rPr>
          <w:rFonts w:ascii="Arial" w:hAnsi="Arial" w:cs="Arial"/>
          <w:color w:val="000000"/>
          <w:sz w:val="36"/>
          <w:szCs w:val="36"/>
          <w:lang w:bidi="hi-IN"/>
        </w:rPr>
        <w:tab/>
        <w:t>tuqryaqvAT ca#</w:t>
      </w:r>
      <w:r w:rsidRPr="003943C7">
        <w:rPr>
          <w:rFonts w:ascii="Arial" w:hAnsi="Arial" w:cs="Arial"/>
          <w:color w:val="000000"/>
          <w:sz w:val="36"/>
          <w:szCs w:val="36"/>
          <w:lang w:bidi="hi-IN"/>
        </w:rPr>
        <w:tab/>
        <w:t xml:space="preserve">   </w:t>
      </w:r>
    </w:p>
    <w:p w14:paraId="719E5AF6"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gramStart"/>
      <w:r w:rsidRPr="003943C7">
        <w:rPr>
          <w:rFonts w:ascii="Arial" w:hAnsi="Arial" w:cs="Arial"/>
          <w:color w:val="000000"/>
          <w:sz w:val="36"/>
          <w:szCs w:val="36"/>
          <w:lang w:bidi="hi-IN"/>
        </w:rPr>
        <w:t>tuqryaqvADiti</w:t>
      </w:r>
      <w:proofErr w:type="gramEnd"/>
      <w:r w:rsidRPr="003943C7">
        <w:rPr>
          <w:rFonts w:ascii="Arial" w:hAnsi="Arial" w:cs="Arial"/>
          <w:color w:val="000000"/>
          <w:sz w:val="36"/>
          <w:szCs w:val="36"/>
          <w:lang w:bidi="hi-IN"/>
        </w:rPr>
        <w:t># turya --- vAT,caq mEq &gt;</w:t>
      </w:r>
      <w:r w:rsidRPr="003943C7">
        <w:rPr>
          <w:rFonts w:ascii="Arial" w:hAnsi="Arial" w:cs="Arial"/>
          <w:color w:val="000000"/>
          <w:sz w:val="36"/>
          <w:szCs w:val="36"/>
          <w:lang w:bidi="hi-IN"/>
        </w:rPr>
        <w:tab/>
        <w:t xml:space="preserve"> </w:t>
      </w:r>
      <w:r w:rsidRPr="003943C7">
        <w:rPr>
          <w:rFonts w:ascii="Arial" w:hAnsi="Arial" w:cs="Arial"/>
          <w:color w:val="000000"/>
          <w:sz w:val="36"/>
          <w:szCs w:val="36"/>
          <w:lang w:bidi="hi-IN"/>
        </w:rPr>
        <w:tab/>
        <w:t xml:space="preserve">   </w:t>
      </w:r>
    </w:p>
    <w:p w14:paraId="631471BF"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gramStart"/>
      <w:r w:rsidRPr="003943C7">
        <w:rPr>
          <w:rFonts w:ascii="Arial" w:hAnsi="Arial" w:cs="Arial"/>
          <w:color w:val="000000"/>
          <w:sz w:val="36"/>
          <w:szCs w:val="36"/>
          <w:lang w:bidi="hi-IN"/>
        </w:rPr>
        <w:t>mEq</w:t>
      </w:r>
      <w:proofErr w:type="gramEnd"/>
      <w:r w:rsidRPr="003943C7">
        <w:rPr>
          <w:rFonts w:ascii="Arial" w:hAnsi="Arial" w:cs="Arial"/>
          <w:color w:val="000000"/>
          <w:sz w:val="36"/>
          <w:szCs w:val="36"/>
          <w:lang w:bidi="hi-IN"/>
        </w:rPr>
        <w:t xml:space="preserve"> tuqryauqhI , tuqryauqhI ca#</w:t>
      </w:r>
      <w:r w:rsidRPr="003943C7">
        <w:rPr>
          <w:rFonts w:ascii="Arial" w:hAnsi="Arial" w:cs="Arial"/>
          <w:color w:val="000000"/>
          <w:sz w:val="36"/>
          <w:szCs w:val="36"/>
          <w:lang w:bidi="hi-IN"/>
        </w:rPr>
        <w:tab/>
        <w:t xml:space="preserve">   </w:t>
      </w:r>
    </w:p>
    <w:p w14:paraId="225C9942"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gramStart"/>
      <w:r w:rsidRPr="003943C7">
        <w:rPr>
          <w:rFonts w:ascii="Arial" w:hAnsi="Arial" w:cs="Arial"/>
          <w:color w:val="000000"/>
          <w:sz w:val="36"/>
          <w:szCs w:val="36"/>
          <w:lang w:bidi="hi-IN"/>
        </w:rPr>
        <w:lastRenderedPageBreak/>
        <w:t>caq</w:t>
      </w:r>
      <w:proofErr w:type="gramEnd"/>
      <w:r w:rsidRPr="003943C7">
        <w:rPr>
          <w:rFonts w:ascii="Arial" w:hAnsi="Arial" w:cs="Arial"/>
          <w:color w:val="000000"/>
          <w:sz w:val="36"/>
          <w:szCs w:val="36"/>
          <w:lang w:bidi="hi-IN"/>
        </w:rPr>
        <w:t xml:space="preserve"> mEq &gt;,mEq paqShThaqvAt</w:t>
      </w:r>
      <w:r w:rsidRPr="003943C7">
        <w:rPr>
          <w:rFonts w:ascii="Arial" w:hAnsi="Arial" w:cs="Arial"/>
          <w:color w:val="000000"/>
          <w:sz w:val="36"/>
          <w:szCs w:val="36"/>
          <w:lang w:bidi="hi-IN"/>
        </w:rPr>
        <w:tab/>
        <w:t xml:space="preserve">   </w:t>
      </w:r>
    </w:p>
    <w:p w14:paraId="55704FE4"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gramStart"/>
      <w:r w:rsidRPr="003943C7">
        <w:rPr>
          <w:rFonts w:ascii="Arial" w:hAnsi="Arial" w:cs="Arial"/>
          <w:color w:val="000000"/>
          <w:sz w:val="36"/>
          <w:szCs w:val="36"/>
          <w:lang w:bidi="hi-IN"/>
        </w:rPr>
        <w:t>paqShThaqvAcca</w:t>
      </w:r>
      <w:proofErr w:type="gramEnd"/>
      <w:r w:rsidRPr="003943C7">
        <w:rPr>
          <w:rFonts w:ascii="Arial" w:hAnsi="Arial" w:cs="Arial"/>
          <w:color w:val="000000"/>
          <w:sz w:val="36"/>
          <w:szCs w:val="36"/>
          <w:lang w:bidi="hi-IN"/>
        </w:rPr>
        <w:t>#,paqShThaqvAditi# paShTha --- vAt</w:t>
      </w:r>
      <w:r w:rsidRPr="003943C7">
        <w:rPr>
          <w:rFonts w:ascii="Arial" w:hAnsi="Arial" w:cs="Arial"/>
          <w:color w:val="000000"/>
          <w:sz w:val="36"/>
          <w:szCs w:val="36"/>
          <w:lang w:bidi="hi-IN"/>
        </w:rPr>
        <w:tab/>
        <w:t xml:space="preserve">   </w:t>
      </w:r>
    </w:p>
    <w:p w14:paraId="50B5D2A4"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gramStart"/>
      <w:r w:rsidRPr="003943C7">
        <w:rPr>
          <w:rFonts w:ascii="Arial" w:hAnsi="Arial" w:cs="Arial"/>
          <w:color w:val="000000"/>
          <w:sz w:val="36"/>
          <w:szCs w:val="36"/>
          <w:lang w:bidi="hi-IN"/>
        </w:rPr>
        <w:t>caq</w:t>
      </w:r>
      <w:proofErr w:type="gramEnd"/>
      <w:r w:rsidRPr="003943C7">
        <w:rPr>
          <w:rFonts w:ascii="Arial" w:hAnsi="Arial" w:cs="Arial"/>
          <w:color w:val="000000"/>
          <w:sz w:val="36"/>
          <w:szCs w:val="36"/>
          <w:lang w:bidi="hi-IN"/>
        </w:rPr>
        <w:t xml:space="preserve"> mEq &gt;,mEq paqShThauqhI </w:t>
      </w:r>
      <w:r w:rsidRPr="003943C7">
        <w:rPr>
          <w:rFonts w:ascii="Arial" w:hAnsi="Arial" w:cs="Arial"/>
          <w:color w:val="000000"/>
          <w:sz w:val="36"/>
          <w:szCs w:val="36"/>
          <w:lang w:bidi="hi-IN"/>
        </w:rPr>
        <w:tab/>
        <w:t xml:space="preserve">  </w:t>
      </w:r>
      <w:r w:rsidRPr="003943C7">
        <w:rPr>
          <w:rFonts w:ascii="Arial" w:hAnsi="Arial" w:cs="Arial"/>
          <w:color w:val="000000"/>
          <w:sz w:val="36"/>
          <w:szCs w:val="36"/>
          <w:lang w:bidi="hi-IN"/>
        </w:rPr>
        <w:tab/>
        <w:t xml:space="preserve">   </w:t>
      </w:r>
    </w:p>
    <w:p w14:paraId="6A5EBE3C"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gramStart"/>
      <w:r w:rsidRPr="003943C7">
        <w:rPr>
          <w:rFonts w:ascii="Arial" w:hAnsi="Arial" w:cs="Arial"/>
          <w:color w:val="000000"/>
          <w:sz w:val="36"/>
          <w:szCs w:val="36"/>
          <w:lang w:bidi="hi-IN"/>
        </w:rPr>
        <w:t>paqShThauqhI</w:t>
      </w:r>
      <w:proofErr w:type="gramEnd"/>
      <w:r w:rsidRPr="003943C7">
        <w:rPr>
          <w:rFonts w:ascii="Arial" w:hAnsi="Arial" w:cs="Arial"/>
          <w:color w:val="000000"/>
          <w:sz w:val="36"/>
          <w:szCs w:val="36"/>
          <w:lang w:bidi="hi-IN"/>
        </w:rPr>
        <w:t xml:space="preserve"> ca#,caq mEq &gt;</w:t>
      </w:r>
      <w:r w:rsidRPr="003943C7">
        <w:rPr>
          <w:rFonts w:ascii="Arial" w:hAnsi="Arial" w:cs="Arial"/>
          <w:color w:val="000000"/>
          <w:sz w:val="36"/>
          <w:szCs w:val="36"/>
          <w:lang w:bidi="hi-IN"/>
        </w:rPr>
        <w:tab/>
        <w:t xml:space="preserve"> </w:t>
      </w:r>
      <w:r w:rsidRPr="003943C7">
        <w:rPr>
          <w:rFonts w:ascii="Arial" w:hAnsi="Arial" w:cs="Arial"/>
          <w:color w:val="000000"/>
          <w:sz w:val="36"/>
          <w:szCs w:val="36"/>
          <w:lang w:bidi="hi-IN"/>
        </w:rPr>
        <w:tab/>
        <w:t xml:space="preserve">   </w:t>
      </w:r>
    </w:p>
    <w:p w14:paraId="4FB4E9C6"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gramStart"/>
      <w:r w:rsidRPr="003943C7">
        <w:rPr>
          <w:rFonts w:ascii="Arial" w:hAnsi="Arial" w:cs="Arial"/>
          <w:color w:val="000000"/>
          <w:sz w:val="36"/>
          <w:szCs w:val="36"/>
          <w:lang w:bidi="hi-IN"/>
        </w:rPr>
        <w:t>maq</w:t>
      </w:r>
      <w:proofErr w:type="gramEnd"/>
      <w:r w:rsidRPr="003943C7">
        <w:rPr>
          <w:rFonts w:ascii="Arial" w:hAnsi="Arial" w:cs="Arial"/>
          <w:color w:val="000000"/>
          <w:sz w:val="36"/>
          <w:szCs w:val="36"/>
          <w:lang w:bidi="hi-IN"/>
        </w:rPr>
        <w:t xml:space="preserve"> uqkShA ,uqkShA ca#</w:t>
      </w:r>
      <w:r w:rsidRPr="003943C7">
        <w:rPr>
          <w:rFonts w:ascii="Arial" w:hAnsi="Arial" w:cs="Arial"/>
          <w:color w:val="000000"/>
          <w:sz w:val="36"/>
          <w:szCs w:val="36"/>
          <w:lang w:bidi="hi-IN"/>
        </w:rPr>
        <w:tab/>
        <w:t xml:space="preserve">   </w:t>
      </w:r>
    </w:p>
    <w:p w14:paraId="6A7932EF"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gramStart"/>
      <w:r w:rsidRPr="003943C7">
        <w:rPr>
          <w:rFonts w:ascii="Arial" w:hAnsi="Arial" w:cs="Arial"/>
          <w:color w:val="000000"/>
          <w:sz w:val="36"/>
          <w:szCs w:val="36"/>
          <w:lang w:bidi="hi-IN"/>
        </w:rPr>
        <w:t>caq</w:t>
      </w:r>
      <w:proofErr w:type="gramEnd"/>
      <w:r w:rsidRPr="003943C7">
        <w:rPr>
          <w:rFonts w:ascii="Arial" w:hAnsi="Arial" w:cs="Arial"/>
          <w:color w:val="000000"/>
          <w:sz w:val="36"/>
          <w:szCs w:val="36"/>
          <w:lang w:bidi="hi-IN"/>
        </w:rPr>
        <w:t xml:space="preserve"> mEq &gt;,mEq vaqSA</w:t>
      </w:r>
      <w:r w:rsidRPr="003943C7">
        <w:rPr>
          <w:rFonts w:ascii="Arial" w:hAnsi="Arial" w:cs="Arial"/>
          <w:color w:val="000000"/>
          <w:sz w:val="36"/>
          <w:szCs w:val="36"/>
          <w:lang w:bidi="hi-IN"/>
        </w:rPr>
        <w:tab/>
        <w:t xml:space="preserve">    </w:t>
      </w:r>
    </w:p>
    <w:p w14:paraId="46A3EB24"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gramStart"/>
      <w:r w:rsidRPr="003943C7">
        <w:rPr>
          <w:rFonts w:ascii="Arial" w:hAnsi="Arial" w:cs="Arial"/>
          <w:color w:val="000000"/>
          <w:sz w:val="36"/>
          <w:szCs w:val="36"/>
          <w:lang w:bidi="hi-IN"/>
        </w:rPr>
        <w:t>vaqSA</w:t>
      </w:r>
      <w:proofErr w:type="gramEnd"/>
      <w:r w:rsidRPr="003943C7">
        <w:rPr>
          <w:rFonts w:ascii="Arial" w:hAnsi="Arial" w:cs="Arial"/>
          <w:color w:val="000000"/>
          <w:sz w:val="36"/>
          <w:szCs w:val="36"/>
          <w:lang w:bidi="hi-IN"/>
        </w:rPr>
        <w:t xml:space="preserve"> ca#,caq mEq &gt;</w:t>
      </w:r>
      <w:r w:rsidRPr="003943C7">
        <w:rPr>
          <w:rFonts w:ascii="Arial" w:hAnsi="Arial" w:cs="Arial"/>
          <w:color w:val="000000"/>
          <w:sz w:val="36"/>
          <w:szCs w:val="36"/>
          <w:lang w:bidi="hi-IN"/>
        </w:rPr>
        <w:tab/>
        <w:t xml:space="preserve"> </w:t>
      </w:r>
      <w:r w:rsidRPr="003943C7">
        <w:rPr>
          <w:rFonts w:ascii="Arial" w:hAnsi="Arial" w:cs="Arial"/>
          <w:color w:val="000000"/>
          <w:sz w:val="36"/>
          <w:szCs w:val="36"/>
          <w:lang w:bidi="hi-IN"/>
        </w:rPr>
        <w:tab/>
        <w:t xml:space="preserve">   </w:t>
      </w:r>
    </w:p>
    <w:p w14:paraId="1980A8A2"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gramStart"/>
      <w:r w:rsidRPr="003943C7">
        <w:rPr>
          <w:rFonts w:ascii="Arial" w:hAnsi="Arial" w:cs="Arial"/>
          <w:color w:val="000000"/>
          <w:sz w:val="36"/>
          <w:szCs w:val="36"/>
          <w:lang w:bidi="hi-IN"/>
        </w:rPr>
        <w:t>maq</w:t>
      </w:r>
      <w:proofErr w:type="gramEnd"/>
      <w:r w:rsidRPr="003943C7">
        <w:rPr>
          <w:rFonts w:ascii="Arial" w:hAnsi="Arial" w:cs="Arial"/>
          <w:color w:val="000000"/>
          <w:sz w:val="36"/>
          <w:szCs w:val="36"/>
          <w:lang w:bidi="hi-IN"/>
        </w:rPr>
        <w:t xml:space="preserve"> RuqShaqBaH,RuqShaqBaSca#</w:t>
      </w:r>
      <w:r w:rsidRPr="003943C7">
        <w:rPr>
          <w:rFonts w:ascii="Arial" w:hAnsi="Arial" w:cs="Arial"/>
          <w:color w:val="000000"/>
          <w:sz w:val="36"/>
          <w:szCs w:val="36"/>
          <w:lang w:bidi="hi-IN"/>
        </w:rPr>
        <w:tab/>
        <w:t xml:space="preserve">   </w:t>
      </w:r>
    </w:p>
    <w:p w14:paraId="77D21F8C"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r w:rsidRPr="003943C7">
        <w:rPr>
          <w:rFonts w:ascii="Arial" w:hAnsi="Arial" w:cs="Arial"/>
          <w:color w:val="000000"/>
          <w:sz w:val="36"/>
          <w:szCs w:val="36"/>
          <w:lang w:bidi="hi-IN"/>
        </w:rPr>
        <w:t>caq mEq &gt;,</w:t>
      </w:r>
      <w:r w:rsidRPr="003943C7">
        <w:rPr>
          <w:rFonts w:ascii="Arial" w:hAnsi="Arial" w:cs="Arial"/>
          <w:color w:val="000000"/>
          <w:sz w:val="36"/>
          <w:szCs w:val="36"/>
          <w:lang w:bidi="hi-IN"/>
        </w:rPr>
        <w:tab/>
        <w:t>mEq vEqhat</w:t>
      </w:r>
      <w:r w:rsidRPr="003943C7">
        <w:rPr>
          <w:rFonts w:ascii="Arial" w:hAnsi="Arial" w:cs="Arial"/>
          <w:color w:val="000000"/>
          <w:sz w:val="36"/>
          <w:szCs w:val="36"/>
          <w:lang w:bidi="hi-IN"/>
        </w:rPr>
        <w:tab/>
        <w:t xml:space="preserve">    </w:t>
      </w:r>
    </w:p>
    <w:p w14:paraId="53112FC0"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gramStart"/>
      <w:r w:rsidRPr="003943C7">
        <w:rPr>
          <w:rFonts w:ascii="Arial" w:hAnsi="Arial" w:cs="Arial"/>
          <w:color w:val="000000"/>
          <w:sz w:val="36"/>
          <w:szCs w:val="36"/>
          <w:lang w:bidi="hi-IN"/>
        </w:rPr>
        <w:t>vEqhacca</w:t>
      </w:r>
      <w:proofErr w:type="gramEnd"/>
      <w:r w:rsidRPr="003943C7">
        <w:rPr>
          <w:rFonts w:ascii="Arial" w:hAnsi="Arial" w:cs="Arial"/>
          <w:color w:val="000000"/>
          <w:sz w:val="36"/>
          <w:szCs w:val="36"/>
          <w:lang w:bidi="hi-IN"/>
        </w:rPr>
        <w:t>#</w:t>
      </w:r>
      <w:r w:rsidRPr="003943C7">
        <w:rPr>
          <w:rFonts w:ascii="Arial" w:hAnsi="Arial" w:cs="Arial"/>
          <w:color w:val="000000"/>
          <w:sz w:val="36"/>
          <w:szCs w:val="36"/>
          <w:lang w:bidi="hi-IN"/>
        </w:rPr>
        <w:tab/>
        <w:t>,caq mEq &gt;</w:t>
      </w:r>
      <w:r w:rsidRPr="003943C7">
        <w:rPr>
          <w:rFonts w:ascii="Arial" w:hAnsi="Arial" w:cs="Arial"/>
          <w:color w:val="000000"/>
          <w:sz w:val="36"/>
          <w:szCs w:val="36"/>
          <w:lang w:bidi="hi-IN"/>
        </w:rPr>
        <w:tab/>
        <w:t xml:space="preserve"> </w:t>
      </w:r>
      <w:r w:rsidRPr="003943C7">
        <w:rPr>
          <w:rFonts w:ascii="Arial" w:hAnsi="Arial" w:cs="Arial"/>
          <w:color w:val="000000"/>
          <w:sz w:val="36"/>
          <w:szCs w:val="36"/>
          <w:lang w:bidi="hi-IN"/>
        </w:rPr>
        <w:tab/>
        <w:t xml:space="preserve">   </w:t>
      </w:r>
    </w:p>
    <w:p w14:paraId="5561B62F"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gramStart"/>
      <w:r w:rsidRPr="003943C7">
        <w:rPr>
          <w:rFonts w:ascii="Arial" w:hAnsi="Arial" w:cs="Arial"/>
          <w:color w:val="000000"/>
          <w:sz w:val="36"/>
          <w:szCs w:val="36"/>
          <w:lang w:bidi="hi-IN"/>
        </w:rPr>
        <w:t>mEq&amp;</w:t>
      </w:r>
      <w:proofErr w:type="gramEnd"/>
      <w:r w:rsidRPr="003943C7">
        <w:rPr>
          <w:rFonts w:ascii="Arial" w:hAnsi="Arial" w:cs="Arial"/>
          <w:color w:val="000000"/>
          <w:sz w:val="36"/>
          <w:szCs w:val="36"/>
          <w:lang w:bidi="hi-IN"/>
        </w:rPr>
        <w:t>naqDvAn ,aqnaqDvA~jca#</w:t>
      </w:r>
      <w:r w:rsidRPr="003943C7">
        <w:rPr>
          <w:rFonts w:ascii="Arial" w:hAnsi="Arial" w:cs="Arial"/>
          <w:color w:val="000000"/>
          <w:sz w:val="36"/>
          <w:szCs w:val="36"/>
          <w:lang w:bidi="hi-IN"/>
        </w:rPr>
        <w:tab/>
        <w:t xml:space="preserve">   </w:t>
      </w:r>
    </w:p>
    <w:p w14:paraId="20971652"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gramStart"/>
      <w:r w:rsidRPr="003943C7">
        <w:rPr>
          <w:rFonts w:ascii="Arial" w:hAnsi="Arial" w:cs="Arial"/>
          <w:color w:val="000000"/>
          <w:sz w:val="36"/>
          <w:szCs w:val="36"/>
          <w:lang w:bidi="hi-IN"/>
        </w:rPr>
        <w:t>caq</w:t>
      </w:r>
      <w:proofErr w:type="gramEnd"/>
      <w:r w:rsidRPr="003943C7">
        <w:rPr>
          <w:rFonts w:ascii="Arial" w:hAnsi="Arial" w:cs="Arial"/>
          <w:color w:val="000000"/>
          <w:sz w:val="36"/>
          <w:szCs w:val="36"/>
          <w:lang w:bidi="hi-IN"/>
        </w:rPr>
        <w:t xml:space="preserve"> mEq &gt;,mEq dhEqnuH</w:t>
      </w:r>
      <w:r w:rsidRPr="003943C7">
        <w:rPr>
          <w:rFonts w:ascii="Arial" w:hAnsi="Arial" w:cs="Arial"/>
          <w:color w:val="000000"/>
          <w:sz w:val="36"/>
          <w:szCs w:val="36"/>
          <w:lang w:bidi="hi-IN"/>
        </w:rPr>
        <w:tab/>
        <w:t xml:space="preserve"> </w:t>
      </w:r>
      <w:r w:rsidRPr="003943C7">
        <w:rPr>
          <w:rFonts w:ascii="Arial" w:hAnsi="Arial" w:cs="Arial"/>
          <w:color w:val="000000"/>
          <w:sz w:val="36"/>
          <w:szCs w:val="36"/>
          <w:lang w:bidi="hi-IN"/>
        </w:rPr>
        <w:tab/>
        <w:t xml:space="preserve">   </w:t>
      </w:r>
    </w:p>
    <w:p w14:paraId="5F401B2F"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gramStart"/>
      <w:r w:rsidRPr="003943C7">
        <w:rPr>
          <w:rFonts w:ascii="Arial" w:hAnsi="Arial" w:cs="Arial"/>
          <w:color w:val="000000"/>
          <w:sz w:val="36"/>
          <w:szCs w:val="36"/>
          <w:lang w:bidi="hi-IN"/>
        </w:rPr>
        <w:t>dhEqnuSca</w:t>
      </w:r>
      <w:proofErr w:type="gramEnd"/>
      <w:r w:rsidRPr="003943C7">
        <w:rPr>
          <w:rFonts w:ascii="Arial" w:hAnsi="Arial" w:cs="Arial"/>
          <w:color w:val="000000"/>
          <w:sz w:val="36"/>
          <w:szCs w:val="36"/>
          <w:lang w:bidi="hi-IN"/>
        </w:rPr>
        <w:t>#,caq mEq &gt;</w:t>
      </w:r>
      <w:r w:rsidRPr="003943C7">
        <w:rPr>
          <w:rFonts w:ascii="Arial" w:hAnsi="Arial" w:cs="Arial"/>
          <w:color w:val="000000"/>
          <w:sz w:val="36"/>
          <w:szCs w:val="36"/>
          <w:lang w:bidi="hi-IN"/>
        </w:rPr>
        <w:tab/>
        <w:t xml:space="preserve"> </w:t>
      </w:r>
      <w:r w:rsidRPr="003943C7">
        <w:rPr>
          <w:rFonts w:ascii="Arial" w:hAnsi="Arial" w:cs="Arial"/>
          <w:color w:val="000000"/>
          <w:sz w:val="36"/>
          <w:szCs w:val="36"/>
          <w:lang w:bidi="hi-IN"/>
        </w:rPr>
        <w:tab/>
        <w:t xml:space="preserve">   </w:t>
      </w:r>
    </w:p>
    <w:p w14:paraId="395FBA48"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r w:rsidRPr="003943C7">
        <w:rPr>
          <w:rFonts w:ascii="Arial" w:hAnsi="Arial" w:cs="Arial"/>
          <w:color w:val="000000"/>
          <w:sz w:val="36"/>
          <w:szCs w:val="36"/>
          <w:lang w:bidi="hi-IN"/>
        </w:rPr>
        <w:t>maq Ayu#H,</w:t>
      </w:r>
      <w:r w:rsidRPr="003943C7">
        <w:rPr>
          <w:rFonts w:ascii="Arial" w:hAnsi="Arial" w:cs="Arial"/>
          <w:color w:val="000000"/>
          <w:sz w:val="36"/>
          <w:szCs w:val="36"/>
          <w:lang w:bidi="hi-IN"/>
        </w:rPr>
        <w:tab/>
        <w:t>Ayu#ryaqj~jEna#</w:t>
      </w:r>
      <w:r w:rsidRPr="003943C7">
        <w:rPr>
          <w:rFonts w:ascii="Arial" w:hAnsi="Arial" w:cs="Arial"/>
          <w:color w:val="000000"/>
          <w:sz w:val="36"/>
          <w:szCs w:val="36"/>
          <w:lang w:bidi="hi-IN"/>
        </w:rPr>
        <w:tab/>
        <w:t xml:space="preserve">   </w:t>
      </w:r>
    </w:p>
    <w:p w14:paraId="287A3EB0"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gramStart"/>
      <w:r w:rsidRPr="003943C7">
        <w:rPr>
          <w:rFonts w:ascii="Arial" w:hAnsi="Arial" w:cs="Arial"/>
          <w:color w:val="000000"/>
          <w:sz w:val="36"/>
          <w:szCs w:val="36"/>
          <w:lang w:bidi="hi-IN"/>
        </w:rPr>
        <w:t>yaqj~</w:t>
      </w:r>
      <w:proofErr w:type="gramEnd"/>
      <w:r w:rsidRPr="003943C7">
        <w:rPr>
          <w:rFonts w:ascii="Arial" w:hAnsi="Arial" w:cs="Arial"/>
          <w:color w:val="000000"/>
          <w:sz w:val="36"/>
          <w:szCs w:val="36"/>
          <w:lang w:bidi="hi-IN"/>
        </w:rPr>
        <w:t>jEna# kalpatAM</w:t>
      </w:r>
      <w:r w:rsidRPr="003943C7">
        <w:rPr>
          <w:rFonts w:ascii="Arial" w:hAnsi="Arial" w:cs="Arial"/>
          <w:color w:val="000000"/>
          <w:sz w:val="36"/>
          <w:szCs w:val="36"/>
          <w:lang w:bidi="hi-IN"/>
        </w:rPr>
        <w:tab/>
        <w:t>,kaqlpaqtAqM prAqNaH</w:t>
      </w:r>
      <w:r w:rsidRPr="003943C7">
        <w:rPr>
          <w:rFonts w:ascii="Arial" w:hAnsi="Arial" w:cs="Arial"/>
          <w:color w:val="000000"/>
          <w:sz w:val="36"/>
          <w:szCs w:val="36"/>
          <w:lang w:bidi="hi-IN"/>
        </w:rPr>
        <w:tab/>
        <w:t xml:space="preserve">   </w:t>
      </w:r>
    </w:p>
    <w:p w14:paraId="74C3BA4E"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gramStart"/>
      <w:r w:rsidRPr="003943C7">
        <w:rPr>
          <w:rFonts w:ascii="Arial" w:hAnsi="Arial" w:cs="Arial"/>
          <w:color w:val="000000"/>
          <w:sz w:val="36"/>
          <w:szCs w:val="36"/>
          <w:lang w:bidi="hi-IN"/>
        </w:rPr>
        <w:t>prAqNO</w:t>
      </w:r>
      <w:proofErr w:type="gramEnd"/>
      <w:r w:rsidRPr="003943C7">
        <w:rPr>
          <w:rFonts w:ascii="Arial" w:hAnsi="Arial" w:cs="Arial"/>
          <w:color w:val="000000"/>
          <w:sz w:val="36"/>
          <w:szCs w:val="36"/>
          <w:lang w:bidi="hi-IN"/>
        </w:rPr>
        <w:t xml:space="preserve"> yaqj~jEna#</w:t>
      </w:r>
      <w:r w:rsidRPr="003943C7">
        <w:rPr>
          <w:rFonts w:ascii="Arial" w:hAnsi="Arial" w:cs="Arial"/>
          <w:color w:val="000000"/>
          <w:sz w:val="36"/>
          <w:szCs w:val="36"/>
          <w:lang w:bidi="hi-IN"/>
        </w:rPr>
        <w:tab/>
        <w:t>,prAqNa iti# pra --- aqnaH</w:t>
      </w:r>
      <w:r w:rsidRPr="003943C7">
        <w:rPr>
          <w:rFonts w:ascii="Arial" w:hAnsi="Arial" w:cs="Arial"/>
          <w:color w:val="000000"/>
          <w:sz w:val="36"/>
          <w:szCs w:val="36"/>
          <w:lang w:bidi="hi-IN"/>
        </w:rPr>
        <w:tab/>
        <w:t xml:space="preserve">   </w:t>
      </w:r>
    </w:p>
    <w:p w14:paraId="13CF3069"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gramStart"/>
      <w:r w:rsidRPr="003943C7">
        <w:rPr>
          <w:rFonts w:ascii="Arial" w:hAnsi="Arial" w:cs="Arial"/>
          <w:color w:val="000000"/>
          <w:sz w:val="36"/>
          <w:szCs w:val="36"/>
          <w:lang w:bidi="hi-IN"/>
        </w:rPr>
        <w:t>yaqj~</w:t>
      </w:r>
      <w:proofErr w:type="gramEnd"/>
      <w:r w:rsidRPr="003943C7">
        <w:rPr>
          <w:rFonts w:ascii="Arial" w:hAnsi="Arial" w:cs="Arial"/>
          <w:color w:val="000000"/>
          <w:sz w:val="36"/>
          <w:szCs w:val="36"/>
          <w:lang w:bidi="hi-IN"/>
        </w:rPr>
        <w:t>jEna# kalpatAM</w:t>
      </w:r>
      <w:r w:rsidRPr="003943C7">
        <w:rPr>
          <w:rFonts w:ascii="Arial" w:hAnsi="Arial" w:cs="Arial"/>
          <w:color w:val="000000"/>
          <w:sz w:val="36"/>
          <w:szCs w:val="36"/>
          <w:lang w:bidi="hi-IN"/>
        </w:rPr>
        <w:tab/>
        <w:t>,kaqlpaqtAqmaqpAqnaH</w:t>
      </w:r>
      <w:r w:rsidRPr="003943C7">
        <w:rPr>
          <w:rFonts w:ascii="Arial" w:hAnsi="Arial" w:cs="Arial"/>
          <w:color w:val="000000"/>
          <w:sz w:val="36"/>
          <w:szCs w:val="36"/>
          <w:lang w:bidi="hi-IN"/>
        </w:rPr>
        <w:tab/>
        <w:t xml:space="preserve">   </w:t>
      </w:r>
    </w:p>
    <w:p w14:paraId="0E80D92E"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gramStart"/>
      <w:r w:rsidRPr="003943C7">
        <w:rPr>
          <w:rFonts w:ascii="Arial" w:hAnsi="Arial" w:cs="Arial"/>
          <w:color w:val="000000"/>
          <w:sz w:val="36"/>
          <w:szCs w:val="36"/>
          <w:lang w:bidi="hi-IN"/>
        </w:rPr>
        <w:t>aqpAqnO</w:t>
      </w:r>
      <w:proofErr w:type="gramEnd"/>
      <w:r w:rsidRPr="003943C7">
        <w:rPr>
          <w:rFonts w:ascii="Arial" w:hAnsi="Arial" w:cs="Arial"/>
          <w:color w:val="000000"/>
          <w:sz w:val="36"/>
          <w:szCs w:val="36"/>
          <w:lang w:bidi="hi-IN"/>
        </w:rPr>
        <w:t xml:space="preserve"> yaqj~jEna#,aqpAqna itya#pa --- aqnaH</w:t>
      </w:r>
      <w:r w:rsidRPr="003943C7">
        <w:rPr>
          <w:rFonts w:ascii="Arial" w:hAnsi="Arial" w:cs="Arial"/>
          <w:color w:val="000000"/>
          <w:sz w:val="36"/>
          <w:szCs w:val="36"/>
          <w:lang w:bidi="hi-IN"/>
        </w:rPr>
        <w:tab/>
        <w:t xml:space="preserve">   </w:t>
      </w:r>
    </w:p>
    <w:p w14:paraId="0018738F"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gramStart"/>
      <w:r w:rsidRPr="003943C7">
        <w:rPr>
          <w:rFonts w:ascii="Arial" w:hAnsi="Arial" w:cs="Arial"/>
          <w:color w:val="000000"/>
          <w:sz w:val="36"/>
          <w:szCs w:val="36"/>
          <w:lang w:bidi="hi-IN"/>
        </w:rPr>
        <w:t>yaqj~</w:t>
      </w:r>
      <w:proofErr w:type="gramEnd"/>
      <w:r w:rsidRPr="003943C7">
        <w:rPr>
          <w:rFonts w:ascii="Arial" w:hAnsi="Arial" w:cs="Arial"/>
          <w:color w:val="000000"/>
          <w:sz w:val="36"/>
          <w:szCs w:val="36"/>
          <w:lang w:bidi="hi-IN"/>
        </w:rPr>
        <w:t>jEna# kalpatAM</w:t>
      </w:r>
      <w:r w:rsidRPr="003943C7">
        <w:rPr>
          <w:rFonts w:ascii="Arial" w:hAnsi="Arial" w:cs="Arial"/>
          <w:color w:val="000000"/>
          <w:sz w:val="36"/>
          <w:szCs w:val="36"/>
          <w:lang w:bidi="hi-IN"/>
        </w:rPr>
        <w:tab/>
        <w:t>,kaqlpaqtAqM ~MvyAqnaH</w:t>
      </w:r>
      <w:r w:rsidRPr="003943C7">
        <w:rPr>
          <w:rFonts w:ascii="Arial" w:hAnsi="Arial" w:cs="Arial"/>
          <w:color w:val="000000"/>
          <w:sz w:val="36"/>
          <w:szCs w:val="36"/>
          <w:lang w:bidi="hi-IN"/>
        </w:rPr>
        <w:tab/>
        <w:t xml:space="preserve">   </w:t>
      </w:r>
    </w:p>
    <w:p w14:paraId="4515F11E"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gramStart"/>
      <w:r w:rsidRPr="003943C7">
        <w:rPr>
          <w:rFonts w:ascii="Arial" w:hAnsi="Arial" w:cs="Arial"/>
          <w:color w:val="000000"/>
          <w:sz w:val="36"/>
          <w:szCs w:val="36"/>
          <w:lang w:bidi="hi-IN"/>
        </w:rPr>
        <w:t>vyAqnO</w:t>
      </w:r>
      <w:proofErr w:type="gramEnd"/>
      <w:r w:rsidRPr="003943C7">
        <w:rPr>
          <w:rFonts w:ascii="Arial" w:hAnsi="Arial" w:cs="Arial"/>
          <w:color w:val="000000"/>
          <w:sz w:val="36"/>
          <w:szCs w:val="36"/>
          <w:lang w:bidi="hi-IN"/>
        </w:rPr>
        <w:t xml:space="preserve"> yaqj~jEna#</w:t>
      </w:r>
      <w:r w:rsidRPr="003943C7">
        <w:rPr>
          <w:rFonts w:ascii="Arial" w:hAnsi="Arial" w:cs="Arial"/>
          <w:color w:val="000000"/>
          <w:sz w:val="36"/>
          <w:szCs w:val="36"/>
          <w:lang w:bidi="hi-IN"/>
        </w:rPr>
        <w:tab/>
        <w:t>,vyAqna iti# vi --- aqnaH</w:t>
      </w:r>
      <w:r w:rsidRPr="003943C7">
        <w:rPr>
          <w:rFonts w:ascii="Arial" w:hAnsi="Arial" w:cs="Arial"/>
          <w:color w:val="000000"/>
          <w:sz w:val="36"/>
          <w:szCs w:val="36"/>
          <w:lang w:bidi="hi-IN"/>
        </w:rPr>
        <w:tab/>
        <w:t xml:space="preserve">   </w:t>
      </w:r>
    </w:p>
    <w:p w14:paraId="75CFE044"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gramStart"/>
      <w:r w:rsidRPr="003943C7">
        <w:rPr>
          <w:rFonts w:ascii="Arial" w:hAnsi="Arial" w:cs="Arial"/>
          <w:color w:val="000000"/>
          <w:sz w:val="36"/>
          <w:szCs w:val="36"/>
          <w:lang w:bidi="hi-IN"/>
        </w:rPr>
        <w:t>yaqj~</w:t>
      </w:r>
      <w:proofErr w:type="gramEnd"/>
      <w:r w:rsidRPr="003943C7">
        <w:rPr>
          <w:rFonts w:ascii="Arial" w:hAnsi="Arial" w:cs="Arial"/>
          <w:color w:val="000000"/>
          <w:sz w:val="36"/>
          <w:szCs w:val="36"/>
          <w:lang w:bidi="hi-IN"/>
        </w:rPr>
        <w:t>jEna# kalpatAM</w:t>
      </w:r>
      <w:r w:rsidRPr="003943C7">
        <w:rPr>
          <w:rFonts w:ascii="Arial" w:hAnsi="Arial" w:cs="Arial"/>
          <w:color w:val="000000"/>
          <w:sz w:val="36"/>
          <w:szCs w:val="36"/>
          <w:lang w:bidi="hi-IN"/>
        </w:rPr>
        <w:tab/>
        <w:t>,kaqlpaqtAq~jcakShu#H</w:t>
      </w:r>
      <w:r w:rsidRPr="003943C7">
        <w:rPr>
          <w:rFonts w:ascii="Arial" w:hAnsi="Arial" w:cs="Arial"/>
          <w:color w:val="000000"/>
          <w:sz w:val="36"/>
          <w:szCs w:val="36"/>
          <w:lang w:bidi="hi-IN"/>
        </w:rPr>
        <w:tab/>
        <w:t xml:space="preserve">   </w:t>
      </w:r>
    </w:p>
    <w:p w14:paraId="42DB8C69"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gramStart"/>
      <w:r w:rsidRPr="003943C7">
        <w:rPr>
          <w:rFonts w:ascii="Arial" w:hAnsi="Arial" w:cs="Arial"/>
          <w:color w:val="000000"/>
          <w:sz w:val="36"/>
          <w:szCs w:val="36"/>
          <w:lang w:bidi="hi-IN"/>
        </w:rPr>
        <w:t>cakShu</w:t>
      </w:r>
      <w:proofErr w:type="gramEnd"/>
      <w:r w:rsidRPr="003943C7">
        <w:rPr>
          <w:rFonts w:ascii="Arial" w:hAnsi="Arial" w:cs="Arial"/>
          <w:color w:val="000000"/>
          <w:sz w:val="36"/>
          <w:szCs w:val="36"/>
          <w:lang w:bidi="hi-IN"/>
        </w:rPr>
        <w:t># ryaqj~jEna#</w:t>
      </w:r>
      <w:r w:rsidRPr="003943C7">
        <w:rPr>
          <w:rFonts w:ascii="Arial" w:hAnsi="Arial" w:cs="Arial"/>
          <w:color w:val="000000"/>
          <w:sz w:val="36"/>
          <w:szCs w:val="36"/>
          <w:lang w:bidi="hi-IN"/>
        </w:rPr>
        <w:tab/>
        <w:t>,yaqj~jEna# kalpatAM</w:t>
      </w:r>
      <w:r w:rsidRPr="003943C7">
        <w:rPr>
          <w:rFonts w:ascii="Arial" w:hAnsi="Arial" w:cs="Arial"/>
          <w:color w:val="000000"/>
          <w:sz w:val="36"/>
          <w:szCs w:val="36"/>
          <w:lang w:bidi="hi-IN"/>
        </w:rPr>
        <w:tab/>
        <w:t xml:space="preserve">   </w:t>
      </w:r>
    </w:p>
    <w:p w14:paraId="7BA66DC9"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gramStart"/>
      <w:r w:rsidRPr="003943C7">
        <w:rPr>
          <w:rFonts w:ascii="Arial" w:hAnsi="Arial" w:cs="Arial"/>
          <w:color w:val="000000"/>
          <w:sz w:val="36"/>
          <w:szCs w:val="36"/>
          <w:lang w:bidi="hi-IN"/>
        </w:rPr>
        <w:t>kaqlpaqtAq(</w:t>
      </w:r>
      <w:proofErr w:type="gramEnd"/>
      <w:r w:rsidRPr="003943C7">
        <w:rPr>
          <w:rFonts w:ascii="Arial" w:hAnsi="Arial" w:cs="Arial"/>
          <w:color w:val="000000"/>
          <w:sz w:val="36"/>
          <w:szCs w:val="36"/>
          <w:lang w:bidi="hi-IN"/>
        </w:rPr>
        <w:t xml:space="preserve">gg)q SrOtra$M &gt;,SrOtra#M ~Myaqj~jEna# </w:t>
      </w:r>
      <w:r w:rsidRPr="003943C7">
        <w:rPr>
          <w:rFonts w:ascii="Arial" w:hAnsi="Arial" w:cs="Arial"/>
          <w:color w:val="000000"/>
          <w:sz w:val="36"/>
          <w:szCs w:val="36"/>
          <w:lang w:bidi="hi-IN"/>
        </w:rPr>
        <w:tab/>
        <w:t xml:space="preserve"> </w:t>
      </w:r>
    </w:p>
    <w:p w14:paraId="3ACEA976"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gramStart"/>
      <w:r w:rsidRPr="003943C7">
        <w:rPr>
          <w:rFonts w:ascii="Arial" w:hAnsi="Arial" w:cs="Arial"/>
          <w:color w:val="000000"/>
          <w:sz w:val="36"/>
          <w:szCs w:val="36"/>
          <w:lang w:bidi="hi-IN"/>
        </w:rPr>
        <w:t>yaqj~</w:t>
      </w:r>
      <w:proofErr w:type="gramEnd"/>
      <w:r w:rsidRPr="003943C7">
        <w:rPr>
          <w:rFonts w:ascii="Arial" w:hAnsi="Arial" w:cs="Arial"/>
          <w:color w:val="000000"/>
          <w:sz w:val="36"/>
          <w:szCs w:val="36"/>
          <w:lang w:bidi="hi-IN"/>
        </w:rPr>
        <w:t>jEna# kalpatAM,kaqlpaqtAqM mana#H</w:t>
      </w:r>
      <w:r w:rsidRPr="003943C7">
        <w:rPr>
          <w:rFonts w:ascii="Arial" w:hAnsi="Arial" w:cs="Arial"/>
          <w:color w:val="000000"/>
          <w:sz w:val="36"/>
          <w:szCs w:val="36"/>
          <w:lang w:bidi="hi-IN"/>
        </w:rPr>
        <w:tab/>
        <w:t xml:space="preserve">   </w:t>
      </w:r>
    </w:p>
    <w:p w14:paraId="2547EE02"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gramStart"/>
      <w:r w:rsidRPr="003943C7">
        <w:rPr>
          <w:rFonts w:ascii="Arial" w:hAnsi="Arial" w:cs="Arial"/>
          <w:color w:val="000000"/>
          <w:sz w:val="36"/>
          <w:szCs w:val="36"/>
          <w:lang w:bidi="hi-IN"/>
        </w:rPr>
        <w:t>manO</w:t>
      </w:r>
      <w:proofErr w:type="gramEnd"/>
      <w:r w:rsidRPr="003943C7">
        <w:rPr>
          <w:rFonts w:ascii="Arial" w:hAnsi="Arial" w:cs="Arial"/>
          <w:color w:val="000000"/>
          <w:sz w:val="36"/>
          <w:szCs w:val="36"/>
          <w:lang w:bidi="hi-IN"/>
        </w:rPr>
        <w:t># yaqj~jEna#,yaqj~jEna# kalpatAM</w:t>
      </w:r>
      <w:r w:rsidRPr="003943C7">
        <w:rPr>
          <w:rFonts w:ascii="Arial" w:hAnsi="Arial" w:cs="Arial"/>
          <w:color w:val="000000"/>
          <w:sz w:val="36"/>
          <w:szCs w:val="36"/>
          <w:lang w:bidi="hi-IN"/>
        </w:rPr>
        <w:tab/>
        <w:t xml:space="preserve">   </w:t>
      </w:r>
    </w:p>
    <w:p w14:paraId="538289E8"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gramStart"/>
      <w:r w:rsidRPr="003943C7">
        <w:rPr>
          <w:rFonts w:ascii="Arial" w:hAnsi="Arial" w:cs="Arial"/>
          <w:color w:val="000000"/>
          <w:sz w:val="36"/>
          <w:szCs w:val="36"/>
          <w:lang w:bidi="hi-IN"/>
        </w:rPr>
        <w:t>kaqlpaqtAqM</w:t>
      </w:r>
      <w:proofErr w:type="gramEnd"/>
      <w:r w:rsidRPr="003943C7">
        <w:rPr>
          <w:rFonts w:ascii="Arial" w:hAnsi="Arial" w:cs="Arial"/>
          <w:color w:val="000000"/>
          <w:sz w:val="36"/>
          <w:szCs w:val="36"/>
          <w:lang w:bidi="hi-IN"/>
        </w:rPr>
        <w:t xml:space="preserve"> ~MvAk,vAgyaqj~jEna#</w:t>
      </w:r>
      <w:r w:rsidRPr="003943C7">
        <w:rPr>
          <w:rFonts w:ascii="Arial" w:hAnsi="Arial" w:cs="Arial"/>
          <w:color w:val="000000"/>
          <w:sz w:val="36"/>
          <w:szCs w:val="36"/>
          <w:lang w:bidi="hi-IN"/>
        </w:rPr>
        <w:tab/>
        <w:t xml:space="preserve">   </w:t>
      </w:r>
    </w:p>
    <w:p w14:paraId="51F1788D"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gramStart"/>
      <w:r w:rsidRPr="003943C7">
        <w:rPr>
          <w:rFonts w:ascii="Arial" w:hAnsi="Arial" w:cs="Arial"/>
          <w:color w:val="000000"/>
          <w:sz w:val="36"/>
          <w:szCs w:val="36"/>
          <w:lang w:bidi="hi-IN"/>
        </w:rPr>
        <w:t>yaqj~</w:t>
      </w:r>
      <w:proofErr w:type="gramEnd"/>
      <w:r w:rsidRPr="003943C7">
        <w:rPr>
          <w:rFonts w:ascii="Arial" w:hAnsi="Arial" w:cs="Arial"/>
          <w:color w:val="000000"/>
          <w:sz w:val="36"/>
          <w:szCs w:val="36"/>
          <w:lang w:bidi="hi-IN"/>
        </w:rPr>
        <w:t>jEna# kalpatAM</w:t>
      </w:r>
      <w:r w:rsidRPr="003943C7">
        <w:rPr>
          <w:rFonts w:ascii="Arial" w:hAnsi="Arial" w:cs="Arial"/>
          <w:color w:val="000000"/>
          <w:sz w:val="36"/>
          <w:szCs w:val="36"/>
          <w:lang w:bidi="hi-IN"/>
        </w:rPr>
        <w:tab/>
        <w:t>,kaqlpaqtAqmAqtmA</w:t>
      </w:r>
      <w:r w:rsidRPr="003943C7">
        <w:rPr>
          <w:rFonts w:ascii="Arial" w:hAnsi="Arial" w:cs="Arial"/>
          <w:color w:val="000000"/>
          <w:sz w:val="36"/>
          <w:szCs w:val="36"/>
          <w:lang w:bidi="hi-IN"/>
        </w:rPr>
        <w:tab/>
        <w:t xml:space="preserve">   </w:t>
      </w:r>
    </w:p>
    <w:p w14:paraId="37AA88F2"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r w:rsidRPr="003943C7">
        <w:rPr>
          <w:rFonts w:ascii="Arial" w:hAnsi="Arial" w:cs="Arial"/>
          <w:color w:val="000000"/>
          <w:sz w:val="36"/>
          <w:szCs w:val="36"/>
          <w:lang w:bidi="hi-IN"/>
        </w:rPr>
        <w:t>AqtmA yaqj~jEna#</w:t>
      </w:r>
      <w:proofErr w:type="gramStart"/>
      <w:r w:rsidRPr="003943C7">
        <w:rPr>
          <w:rFonts w:ascii="Arial" w:hAnsi="Arial" w:cs="Arial"/>
          <w:color w:val="000000"/>
          <w:sz w:val="36"/>
          <w:szCs w:val="36"/>
          <w:lang w:bidi="hi-IN"/>
        </w:rPr>
        <w:t>,yaqj</w:t>
      </w:r>
      <w:proofErr w:type="gramEnd"/>
      <w:r w:rsidRPr="003943C7">
        <w:rPr>
          <w:rFonts w:ascii="Arial" w:hAnsi="Arial" w:cs="Arial"/>
          <w:color w:val="000000"/>
          <w:sz w:val="36"/>
          <w:szCs w:val="36"/>
          <w:lang w:bidi="hi-IN"/>
        </w:rPr>
        <w:t>~jEna# kalpatAM</w:t>
      </w:r>
      <w:r w:rsidRPr="003943C7">
        <w:rPr>
          <w:rFonts w:ascii="Arial" w:hAnsi="Arial" w:cs="Arial"/>
          <w:color w:val="000000"/>
          <w:sz w:val="36"/>
          <w:szCs w:val="36"/>
          <w:lang w:bidi="hi-IN"/>
        </w:rPr>
        <w:tab/>
        <w:t xml:space="preserve">   </w:t>
      </w:r>
    </w:p>
    <w:p w14:paraId="24548FF2" w14:textId="77777777" w:rsidR="003943C7" w:rsidRPr="003943C7" w:rsidRDefault="003943C7" w:rsidP="003943C7">
      <w:pPr>
        <w:autoSpaceDE w:val="0"/>
        <w:autoSpaceDN w:val="0"/>
        <w:adjustRightInd w:val="0"/>
        <w:spacing w:after="0" w:line="240" w:lineRule="auto"/>
        <w:rPr>
          <w:rFonts w:ascii="Arial" w:hAnsi="Arial" w:cs="Arial"/>
          <w:color w:val="000000"/>
          <w:sz w:val="36"/>
          <w:szCs w:val="36"/>
          <w:lang w:bidi="hi-IN"/>
        </w:rPr>
      </w:pPr>
      <w:proofErr w:type="gramStart"/>
      <w:r w:rsidRPr="003943C7">
        <w:rPr>
          <w:rFonts w:ascii="Arial" w:hAnsi="Arial" w:cs="Arial"/>
          <w:color w:val="000000"/>
          <w:sz w:val="36"/>
          <w:szCs w:val="36"/>
          <w:lang w:bidi="hi-IN"/>
        </w:rPr>
        <w:t>kaqlpaqtAqM</w:t>
      </w:r>
      <w:proofErr w:type="gramEnd"/>
      <w:r w:rsidRPr="003943C7">
        <w:rPr>
          <w:rFonts w:ascii="Arial" w:hAnsi="Arial" w:cs="Arial"/>
          <w:color w:val="000000"/>
          <w:sz w:val="36"/>
          <w:szCs w:val="36"/>
          <w:lang w:bidi="hi-IN"/>
        </w:rPr>
        <w:t xml:space="preserve"> ~Myaqj~jaH,yaqj~jO yaqj~jEna#</w:t>
      </w:r>
      <w:r w:rsidRPr="003943C7">
        <w:rPr>
          <w:rFonts w:ascii="Arial" w:hAnsi="Arial" w:cs="Arial"/>
          <w:color w:val="000000"/>
          <w:sz w:val="36"/>
          <w:szCs w:val="36"/>
          <w:lang w:bidi="hi-IN"/>
        </w:rPr>
        <w:tab/>
        <w:t xml:space="preserve">   </w:t>
      </w:r>
    </w:p>
    <w:p w14:paraId="550BBC6A" w14:textId="5B22FD32" w:rsidR="00D91D60" w:rsidRDefault="003943C7" w:rsidP="003943C7">
      <w:pPr>
        <w:autoSpaceDE w:val="0"/>
        <w:autoSpaceDN w:val="0"/>
        <w:adjustRightInd w:val="0"/>
        <w:spacing w:after="0" w:line="240" w:lineRule="auto"/>
        <w:rPr>
          <w:rFonts w:ascii="Arial" w:hAnsi="Arial" w:cs="Arial"/>
          <w:color w:val="000000"/>
          <w:sz w:val="36"/>
          <w:szCs w:val="36"/>
          <w:lang w:bidi="hi-IN"/>
        </w:rPr>
      </w:pPr>
      <w:proofErr w:type="gramStart"/>
      <w:r w:rsidRPr="003943C7">
        <w:rPr>
          <w:rFonts w:ascii="Arial" w:hAnsi="Arial" w:cs="Arial"/>
          <w:color w:val="000000"/>
          <w:sz w:val="36"/>
          <w:szCs w:val="36"/>
          <w:lang w:bidi="hi-IN"/>
        </w:rPr>
        <w:t>yaqj~</w:t>
      </w:r>
      <w:proofErr w:type="gramEnd"/>
      <w:r w:rsidRPr="003943C7">
        <w:rPr>
          <w:rFonts w:ascii="Arial" w:hAnsi="Arial" w:cs="Arial"/>
          <w:color w:val="000000"/>
          <w:sz w:val="36"/>
          <w:szCs w:val="36"/>
          <w:lang w:bidi="hi-IN"/>
        </w:rPr>
        <w:t>jEna# kalpatAM</w:t>
      </w:r>
      <w:r w:rsidRPr="003943C7">
        <w:rPr>
          <w:rFonts w:ascii="Arial" w:hAnsi="Arial" w:cs="Arial"/>
          <w:color w:val="000000"/>
          <w:sz w:val="36"/>
          <w:szCs w:val="36"/>
          <w:lang w:bidi="hi-IN"/>
        </w:rPr>
        <w:tab/>
        <w:t>,kaqlpaqtAqmiti# kalpatAM</w:t>
      </w:r>
    </w:p>
    <w:p w14:paraId="11980FD9" w14:textId="440B945A" w:rsidR="00387C26" w:rsidRDefault="008C34DB"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
    <w:p w14:paraId="3E481CCD" w14:textId="36F365B8" w:rsidR="00D91D60" w:rsidRPr="008C34DB" w:rsidRDefault="00387C26" w:rsidP="00D91D60">
      <w:pPr>
        <w:autoSpaceDE w:val="0"/>
        <w:autoSpaceDN w:val="0"/>
        <w:adjustRightInd w:val="0"/>
        <w:spacing w:after="0" w:line="240" w:lineRule="auto"/>
        <w:rPr>
          <w:rFonts w:ascii="Arial" w:hAnsi="Arial" w:cs="Arial"/>
          <w:b/>
          <w:bCs/>
          <w:color w:val="000000"/>
          <w:sz w:val="36"/>
          <w:szCs w:val="36"/>
          <w:lang w:bidi="hi-IN"/>
        </w:rPr>
      </w:pPr>
      <w:proofErr w:type="gramStart"/>
      <w:r w:rsidRPr="008C34DB">
        <w:rPr>
          <w:rFonts w:ascii="Arial" w:hAnsi="Arial" w:cs="Arial"/>
          <w:b/>
          <w:bCs/>
          <w:color w:val="000000"/>
          <w:sz w:val="36"/>
          <w:szCs w:val="36"/>
          <w:lang w:bidi="hi-IN"/>
        </w:rPr>
        <w:lastRenderedPageBreak/>
        <w:t xml:space="preserve">17.11 </w:t>
      </w:r>
      <w:r w:rsidR="00D91D60" w:rsidRPr="008C34DB">
        <w:rPr>
          <w:rFonts w:ascii="Arial" w:hAnsi="Arial" w:cs="Arial"/>
          <w:b/>
          <w:bCs/>
          <w:color w:val="000000"/>
          <w:sz w:val="36"/>
          <w:szCs w:val="36"/>
          <w:lang w:bidi="hi-IN"/>
        </w:rPr>
        <w:t xml:space="preserve"> SrI</w:t>
      </w:r>
      <w:proofErr w:type="gramEnd"/>
      <w:r w:rsidR="00D91D60" w:rsidRPr="008C34DB">
        <w:rPr>
          <w:rFonts w:ascii="Arial" w:hAnsi="Arial" w:cs="Arial"/>
          <w:b/>
          <w:bCs/>
          <w:color w:val="000000"/>
          <w:sz w:val="36"/>
          <w:szCs w:val="36"/>
          <w:lang w:bidi="hi-IN"/>
        </w:rPr>
        <w:t xml:space="preserve"> camaka kramaH - </w:t>
      </w:r>
      <w:r w:rsidR="00665208" w:rsidRPr="008C34DB">
        <w:rPr>
          <w:rFonts w:ascii="Arial" w:hAnsi="Arial" w:cs="Arial"/>
          <w:b/>
          <w:bCs/>
          <w:color w:val="000000"/>
          <w:sz w:val="36"/>
          <w:szCs w:val="36"/>
          <w:lang w:bidi="hi-IN"/>
        </w:rPr>
        <w:t>E</w:t>
      </w:r>
      <w:r w:rsidR="00D91D60" w:rsidRPr="008C34DB">
        <w:rPr>
          <w:rFonts w:ascii="Arial" w:hAnsi="Arial" w:cs="Arial"/>
          <w:b/>
          <w:bCs/>
          <w:color w:val="000000"/>
          <w:sz w:val="36"/>
          <w:szCs w:val="36"/>
          <w:lang w:bidi="hi-IN"/>
        </w:rPr>
        <w:t>kAdaS</w:t>
      </w:r>
      <w:r w:rsidR="00665208" w:rsidRPr="008C34DB">
        <w:rPr>
          <w:rFonts w:ascii="Arial" w:hAnsi="Arial" w:cs="Arial"/>
          <w:b/>
          <w:bCs/>
          <w:color w:val="000000"/>
          <w:sz w:val="36"/>
          <w:szCs w:val="36"/>
          <w:lang w:bidi="hi-IN"/>
        </w:rPr>
        <w:t>O</w:t>
      </w:r>
      <w:r w:rsidR="00D91D60" w:rsidRPr="008C34DB">
        <w:rPr>
          <w:rFonts w:ascii="Arial" w:hAnsi="Arial" w:cs="Arial"/>
          <w:b/>
          <w:bCs/>
          <w:color w:val="000000"/>
          <w:sz w:val="36"/>
          <w:szCs w:val="36"/>
          <w:lang w:bidi="hi-IN"/>
        </w:rPr>
        <w:t xml:space="preserve"> &amp;nuvAkaH</w:t>
      </w:r>
    </w:p>
    <w:p w14:paraId="2A78078A" w14:textId="77777777" w:rsidR="003943C7" w:rsidRDefault="003943C7" w:rsidP="00D91D60">
      <w:pPr>
        <w:autoSpaceDE w:val="0"/>
        <w:autoSpaceDN w:val="0"/>
        <w:adjustRightInd w:val="0"/>
        <w:spacing w:after="0" w:line="240" w:lineRule="auto"/>
        <w:rPr>
          <w:rFonts w:ascii="Arial" w:hAnsi="Arial" w:cs="Arial"/>
          <w:color w:val="000000"/>
          <w:sz w:val="36"/>
          <w:szCs w:val="36"/>
          <w:lang w:bidi="hi-IN"/>
        </w:rPr>
      </w:pPr>
    </w:p>
    <w:p w14:paraId="3B21154E"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r w:rsidRPr="001C0EE7">
        <w:rPr>
          <w:rFonts w:ascii="Arial" w:hAnsi="Arial" w:cs="Arial"/>
          <w:color w:val="000000"/>
          <w:sz w:val="36"/>
          <w:szCs w:val="36"/>
          <w:lang w:bidi="hi-IN"/>
        </w:rPr>
        <w:t>EkA# ca</w:t>
      </w:r>
      <w:r w:rsidRPr="001C0EE7">
        <w:rPr>
          <w:rFonts w:ascii="Arial" w:hAnsi="Arial" w:cs="Arial"/>
          <w:color w:val="000000"/>
          <w:sz w:val="36"/>
          <w:szCs w:val="36"/>
          <w:lang w:bidi="hi-IN"/>
        </w:rPr>
        <w:tab/>
      </w:r>
      <w:proofErr w:type="gramStart"/>
      <w:r w:rsidRPr="001C0EE7">
        <w:rPr>
          <w:rFonts w:ascii="Arial" w:hAnsi="Arial" w:cs="Arial"/>
          <w:color w:val="000000"/>
          <w:sz w:val="36"/>
          <w:szCs w:val="36"/>
          <w:lang w:bidi="hi-IN"/>
        </w:rPr>
        <w:t>,caq</w:t>
      </w:r>
      <w:proofErr w:type="gramEnd"/>
      <w:r w:rsidRPr="001C0EE7">
        <w:rPr>
          <w:rFonts w:ascii="Arial" w:hAnsi="Arial" w:cs="Arial"/>
          <w:color w:val="000000"/>
          <w:sz w:val="36"/>
          <w:szCs w:val="36"/>
          <w:lang w:bidi="hi-IN"/>
        </w:rPr>
        <w:t xml:space="preserve"> mEq &gt;</w:t>
      </w:r>
      <w:r w:rsidRPr="001C0EE7">
        <w:rPr>
          <w:rFonts w:ascii="Arial" w:hAnsi="Arial" w:cs="Arial"/>
          <w:color w:val="000000"/>
          <w:sz w:val="36"/>
          <w:szCs w:val="36"/>
          <w:lang w:bidi="hi-IN"/>
        </w:rPr>
        <w:tab/>
        <w:t xml:space="preserve"> </w:t>
      </w:r>
      <w:r w:rsidRPr="001C0EE7">
        <w:rPr>
          <w:rFonts w:ascii="Arial" w:hAnsi="Arial" w:cs="Arial"/>
          <w:color w:val="000000"/>
          <w:sz w:val="36"/>
          <w:szCs w:val="36"/>
          <w:lang w:bidi="hi-IN"/>
        </w:rPr>
        <w:tab/>
        <w:t xml:space="preserve">   </w:t>
      </w:r>
    </w:p>
    <w:p w14:paraId="7F3B24F4"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gramStart"/>
      <w:r w:rsidRPr="001C0EE7">
        <w:rPr>
          <w:rFonts w:ascii="Arial" w:hAnsi="Arial" w:cs="Arial"/>
          <w:color w:val="000000"/>
          <w:sz w:val="36"/>
          <w:szCs w:val="36"/>
          <w:lang w:bidi="hi-IN"/>
        </w:rPr>
        <w:t>mEq</w:t>
      </w:r>
      <w:proofErr w:type="gramEnd"/>
      <w:r w:rsidRPr="001C0EE7">
        <w:rPr>
          <w:rFonts w:ascii="Arial" w:hAnsi="Arial" w:cs="Arial"/>
          <w:color w:val="000000"/>
          <w:sz w:val="36"/>
          <w:szCs w:val="36"/>
          <w:lang w:bidi="hi-IN"/>
        </w:rPr>
        <w:t xml:space="preserve"> tiqsraH,tiqsraSca#</w:t>
      </w:r>
      <w:r w:rsidRPr="001C0EE7">
        <w:rPr>
          <w:rFonts w:ascii="Arial" w:hAnsi="Arial" w:cs="Arial"/>
          <w:color w:val="000000"/>
          <w:sz w:val="36"/>
          <w:szCs w:val="36"/>
          <w:lang w:bidi="hi-IN"/>
        </w:rPr>
        <w:tab/>
        <w:t xml:space="preserve">   </w:t>
      </w:r>
    </w:p>
    <w:p w14:paraId="1B0599C2"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r w:rsidRPr="001C0EE7">
        <w:rPr>
          <w:rFonts w:ascii="Arial" w:hAnsi="Arial" w:cs="Arial"/>
          <w:color w:val="000000"/>
          <w:sz w:val="36"/>
          <w:szCs w:val="36"/>
          <w:lang w:bidi="hi-IN"/>
        </w:rPr>
        <w:t>caq mEq &gt;,</w:t>
      </w:r>
      <w:r w:rsidRPr="001C0EE7">
        <w:rPr>
          <w:rFonts w:ascii="Arial" w:hAnsi="Arial" w:cs="Arial"/>
          <w:color w:val="000000"/>
          <w:sz w:val="36"/>
          <w:szCs w:val="36"/>
          <w:lang w:bidi="hi-IN"/>
        </w:rPr>
        <w:tab/>
        <w:t xml:space="preserve">mEq pa~jca# </w:t>
      </w:r>
      <w:r w:rsidRPr="001C0EE7">
        <w:rPr>
          <w:rFonts w:ascii="Arial" w:hAnsi="Arial" w:cs="Arial"/>
          <w:color w:val="000000"/>
          <w:sz w:val="36"/>
          <w:szCs w:val="36"/>
          <w:lang w:bidi="hi-IN"/>
        </w:rPr>
        <w:tab/>
        <w:t xml:space="preserve"> </w:t>
      </w:r>
      <w:r w:rsidRPr="001C0EE7">
        <w:rPr>
          <w:rFonts w:ascii="Arial" w:hAnsi="Arial" w:cs="Arial"/>
          <w:color w:val="000000"/>
          <w:sz w:val="36"/>
          <w:szCs w:val="36"/>
          <w:lang w:bidi="hi-IN"/>
        </w:rPr>
        <w:tab/>
        <w:t xml:space="preserve">   </w:t>
      </w:r>
    </w:p>
    <w:p w14:paraId="40E8575B"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gramStart"/>
      <w:r w:rsidRPr="001C0EE7">
        <w:rPr>
          <w:rFonts w:ascii="Arial" w:hAnsi="Arial" w:cs="Arial"/>
          <w:color w:val="000000"/>
          <w:sz w:val="36"/>
          <w:szCs w:val="36"/>
          <w:lang w:bidi="hi-IN"/>
        </w:rPr>
        <w:t>pa~</w:t>
      </w:r>
      <w:proofErr w:type="gramEnd"/>
      <w:r w:rsidRPr="001C0EE7">
        <w:rPr>
          <w:rFonts w:ascii="Arial" w:hAnsi="Arial" w:cs="Arial"/>
          <w:color w:val="000000"/>
          <w:sz w:val="36"/>
          <w:szCs w:val="36"/>
          <w:lang w:bidi="hi-IN"/>
        </w:rPr>
        <w:t>jca# ca,caq mEq &gt;</w:t>
      </w:r>
      <w:r w:rsidRPr="001C0EE7">
        <w:rPr>
          <w:rFonts w:ascii="Arial" w:hAnsi="Arial" w:cs="Arial"/>
          <w:color w:val="000000"/>
          <w:sz w:val="36"/>
          <w:szCs w:val="36"/>
          <w:lang w:bidi="hi-IN"/>
        </w:rPr>
        <w:tab/>
        <w:t xml:space="preserve"> </w:t>
      </w:r>
      <w:r w:rsidRPr="001C0EE7">
        <w:rPr>
          <w:rFonts w:ascii="Arial" w:hAnsi="Arial" w:cs="Arial"/>
          <w:color w:val="000000"/>
          <w:sz w:val="36"/>
          <w:szCs w:val="36"/>
          <w:lang w:bidi="hi-IN"/>
        </w:rPr>
        <w:tab/>
        <w:t xml:space="preserve">   </w:t>
      </w:r>
    </w:p>
    <w:p w14:paraId="2C6C1A86"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gramStart"/>
      <w:r w:rsidRPr="001C0EE7">
        <w:rPr>
          <w:rFonts w:ascii="Arial" w:hAnsi="Arial" w:cs="Arial"/>
          <w:color w:val="000000"/>
          <w:sz w:val="36"/>
          <w:szCs w:val="36"/>
          <w:lang w:bidi="hi-IN"/>
        </w:rPr>
        <w:t>mEq</w:t>
      </w:r>
      <w:proofErr w:type="gramEnd"/>
      <w:r w:rsidRPr="001C0EE7">
        <w:rPr>
          <w:rFonts w:ascii="Arial" w:hAnsi="Arial" w:cs="Arial"/>
          <w:color w:val="000000"/>
          <w:sz w:val="36"/>
          <w:szCs w:val="36"/>
          <w:lang w:bidi="hi-IN"/>
        </w:rPr>
        <w:t xml:space="preserve"> saqpta,saqpta ca#</w:t>
      </w:r>
      <w:r w:rsidRPr="001C0EE7">
        <w:rPr>
          <w:rFonts w:ascii="Arial" w:hAnsi="Arial" w:cs="Arial"/>
          <w:color w:val="000000"/>
          <w:sz w:val="36"/>
          <w:szCs w:val="36"/>
          <w:lang w:bidi="hi-IN"/>
        </w:rPr>
        <w:tab/>
        <w:t xml:space="preserve">   </w:t>
      </w:r>
    </w:p>
    <w:p w14:paraId="4A423FB3"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r w:rsidRPr="001C0EE7">
        <w:rPr>
          <w:rFonts w:ascii="Arial" w:hAnsi="Arial" w:cs="Arial"/>
          <w:color w:val="000000"/>
          <w:sz w:val="36"/>
          <w:szCs w:val="36"/>
          <w:lang w:bidi="hi-IN"/>
        </w:rPr>
        <w:t>caq mEq &gt;,</w:t>
      </w:r>
      <w:r w:rsidRPr="001C0EE7">
        <w:rPr>
          <w:rFonts w:ascii="Arial" w:hAnsi="Arial" w:cs="Arial"/>
          <w:color w:val="000000"/>
          <w:sz w:val="36"/>
          <w:szCs w:val="36"/>
          <w:lang w:bidi="hi-IN"/>
        </w:rPr>
        <w:tab/>
        <w:t xml:space="preserve">mEq nava# </w:t>
      </w:r>
      <w:r w:rsidRPr="001C0EE7">
        <w:rPr>
          <w:rFonts w:ascii="Arial" w:hAnsi="Arial" w:cs="Arial"/>
          <w:color w:val="000000"/>
          <w:sz w:val="36"/>
          <w:szCs w:val="36"/>
          <w:lang w:bidi="hi-IN"/>
        </w:rPr>
        <w:tab/>
        <w:t xml:space="preserve"> </w:t>
      </w:r>
      <w:r w:rsidRPr="001C0EE7">
        <w:rPr>
          <w:rFonts w:ascii="Arial" w:hAnsi="Arial" w:cs="Arial"/>
          <w:color w:val="000000"/>
          <w:sz w:val="36"/>
          <w:szCs w:val="36"/>
          <w:lang w:bidi="hi-IN"/>
        </w:rPr>
        <w:tab/>
        <w:t xml:space="preserve">   </w:t>
      </w:r>
    </w:p>
    <w:p w14:paraId="6A9298A1"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gramStart"/>
      <w:r w:rsidRPr="001C0EE7">
        <w:rPr>
          <w:rFonts w:ascii="Arial" w:hAnsi="Arial" w:cs="Arial"/>
          <w:color w:val="000000"/>
          <w:sz w:val="36"/>
          <w:szCs w:val="36"/>
          <w:lang w:bidi="hi-IN"/>
        </w:rPr>
        <w:t>nava</w:t>
      </w:r>
      <w:proofErr w:type="gramEnd"/>
      <w:r w:rsidRPr="001C0EE7">
        <w:rPr>
          <w:rFonts w:ascii="Arial" w:hAnsi="Arial" w:cs="Arial"/>
          <w:color w:val="000000"/>
          <w:sz w:val="36"/>
          <w:szCs w:val="36"/>
          <w:lang w:bidi="hi-IN"/>
        </w:rPr>
        <w:t># ca,caq mEq &gt;</w:t>
      </w:r>
      <w:r w:rsidRPr="001C0EE7">
        <w:rPr>
          <w:rFonts w:ascii="Arial" w:hAnsi="Arial" w:cs="Arial"/>
          <w:color w:val="000000"/>
          <w:sz w:val="36"/>
          <w:szCs w:val="36"/>
          <w:lang w:bidi="hi-IN"/>
        </w:rPr>
        <w:tab/>
        <w:t xml:space="preserve">   </w:t>
      </w:r>
    </w:p>
    <w:p w14:paraId="14F65A31"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gramStart"/>
      <w:r w:rsidRPr="001C0EE7">
        <w:rPr>
          <w:rFonts w:ascii="Arial" w:hAnsi="Arial" w:cs="Arial"/>
          <w:color w:val="000000"/>
          <w:sz w:val="36"/>
          <w:szCs w:val="36"/>
          <w:lang w:bidi="hi-IN"/>
        </w:rPr>
        <w:t>maq</w:t>
      </w:r>
      <w:proofErr w:type="gramEnd"/>
      <w:r w:rsidRPr="001C0EE7">
        <w:rPr>
          <w:rFonts w:ascii="Arial" w:hAnsi="Arial" w:cs="Arial"/>
          <w:color w:val="000000"/>
          <w:sz w:val="36"/>
          <w:szCs w:val="36"/>
          <w:lang w:bidi="hi-IN"/>
        </w:rPr>
        <w:t xml:space="preserve"> EkA#daSa ,EkA#daSa ca</w:t>
      </w:r>
      <w:r w:rsidRPr="001C0EE7">
        <w:rPr>
          <w:rFonts w:ascii="Arial" w:hAnsi="Arial" w:cs="Arial"/>
          <w:color w:val="000000"/>
          <w:sz w:val="36"/>
          <w:szCs w:val="36"/>
          <w:lang w:bidi="hi-IN"/>
        </w:rPr>
        <w:tab/>
        <w:t xml:space="preserve">   </w:t>
      </w:r>
    </w:p>
    <w:p w14:paraId="49EECD63"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r w:rsidRPr="001C0EE7">
        <w:rPr>
          <w:rFonts w:ascii="Arial" w:hAnsi="Arial" w:cs="Arial"/>
          <w:color w:val="000000"/>
          <w:sz w:val="36"/>
          <w:szCs w:val="36"/>
          <w:lang w:bidi="hi-IN"/>
        </w:rPr>
        <w:t>caq mEq &gt;,</w:t>
      </w:r>
      <w:r w:rsidRPr="001C0EE7">
        <w:rPr>
          <w:rFonts w:ascii="Arial" w:hAnsi="Arial" w:cs="Arial"/>
          <w:color w:val="000000"/>
          <w:sz w:val="36"/>
          <w:szCs w:val="36"/>
          <w:lang w:bidi="hi-IN"/>
        </w:rPr>
        <w:tab/>
        <w:t>mEq trayO#daSa</w:t>
      </w:r>
      <w:r w:rsidRPr="001C0EE7">
        <w:rPr>
          <w:rFonts w:ascii="Arial" w:hAnsi="Arial" w:cs="Arial"/>
          <w:color w:val="000000"/>
          <w:sz w:val="36"/>
          <w:szCs w:val="36"/>
          <w:lang w:bidi="hi-IN"/>
        </w:rPr>
        <w:tab/>
        <w:t xml:space="preserve">   </w:t>
      </w:r>
    </w:p>
    <w:p w14:paraId="694A22A8"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gramStart"/>
      <w:r w:rsidRPr="001C0EE7">
        <w:rPr>
          <w:rFonts w:ascii="Arial" w:hAnsi="Arial" w:cs="Arial"/>
          <w:color w:val="000000"/>
          <w:sz w:val="36"/>
          <w:szCs w:val="36"/>
          <w:lang w:bidi="hi-IN"/>
        </w:rPr>
        <w:t>trayO#</w:t>
      </w:r>
      <w:proofErr w:type="gramEnd"/>
      <w:r w:rsidRPr="001C0EE7">
        <w:rPr>
          <w:rFonts w:ascii="Arial" w:hAnsi="Arial" w:cs="Arial"/>
          <w:color w:val="000000"/>
          <w:sz w:val="36"/>
          <w:szCs w:val="36"/>
          <w:lang w:bidi="hi-IN"/>
        </w:rPr>
        <w:t>daSa ca ,trayO#daqSEtiq traya#H --- daqSaq</w:t>
      </w:r>
      <w:r w:rsidRPr="001C0EE7">
        <w:rPr>
          <w:rFonts w:ascii="Arial" w:hAnsi="Arial" w:cs="Arial"/>
          <w:color w:val="000000"/>
          <w:sz w:val="36"/>
          <w:szCs w:val="36"/>
          <w:lang w:bidi="hi-IN"/>
        </w:rPr>
        <w:tab/>
        <w:t xml:space="preserve">   </w:t>
      </w:r>
    </w:p>
    <w:p w14:paraId="5C20831C"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r w:rsidRPr="001C0EE7">
        <w:rPr>
          <w:rFonts w:ascii="Arial" w:hAnsi="Arial" w:cs="Arial"/>
          <w:color w:val="000000"/>
          <w:sz w:val="36"/>
          <w:szCs w:val="36"/>
          <w:lang w:bidi="hi-IN"/>
        </w:rPr>
        <w:t>caq mEq &gt;,</w:t>
      </w:r>
      <w:r w:rsidRPr="001C0EE7">
        <w:rPr>
          <w:rFonts w:ascii="Arial" w:hAnsi="Arial" w:cs="Arial"/>
          <w:color w:val="000000"/>
          <w:sz w:val="36"/>
          <w:szCs w:val="36"/>
          <w:lang w:bidi="hi-IN"/>
        </w:rPr>
        <w:tab/>
        <w:t xml:space="preserve">mEq pa~jca#daSa </w:t>
      </w:r>
      <w:r w:rsidRPr="001C0EE7">
        <w:rPr>
          <w:rFonts w:ascii="Arial" w:hAnsi="Arial" w:cs="Arial"/>
          <w:color w:val="000000"/>
          <w:sz w:val="36"/>
          <w:szCs w:val="36"/>
          <w:lang w:bidi="hi-IN"/>
        </w:rPr>
        <w:tab/>
        <w:t xml:space="preserve"> </w:t>
      </w:r>
      <w:r w:rsidRPr="001C0EE7">
        <w:rPr>
          <w:rFonts w:ascii="Arial" w:hAnsi="Arial" w:cs="Arial"/>
          <w:color w:val="000000"/>
          <w:sz w:val="36"/>
          <w:szCs w:val="36"/>
          <w:lang w:bidi="hi-IN"/>
        </w:rPr>
        <w:tab/>
        <w:t xml:space="preserve">   </w:t>
      </w:r>
    </w:p>
    <w:p w14:paraId="6652C194"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gramStart"/>
      <w:r w:rsidRPr="001C0EE7">
        <w:rPr>
          <w:rFonts w:ascii="Arial" w:hAnsi="Arial" w:cs="Arial"/>
          <w:color w:val="000000"/>
          <w:sz w:val="36"/>
          <w:szCs w:val="36"/>
          <w:lang w:bidi="hi-IN"/>
        </w:rPr>
        <w:t>pa~</w:t>
      </w:r>
      <w:proofErr w:type="gramEnd"/>
      <w:r w:rsidRPr="001C0EE7">
        <w:rPr>
          <w:rFonts w:ascii="Arial" w:hAnsi="Arial" w:cs="Arial"/>
          <w:color w:val="000000"/>
          <w:sz w:val="36"/>
          <w:szCs w:val="36"/>
          <w:lang w:bidi="hi-IN"/>
        </w:rPr>
        <w:t>jca#daSa ca</w:t>
      </w:r>
      <w:r w:rsidRPr="001C0EE7">
        <w:rPr>
          <w:rFonts w:ascii="Arial" w:hAnsi="Arial" w:cs="Arial"/>
          <w:color w:val="000000"/>
          <w:sz w:val="36"/>
          <w:szCs w:val="36"/>
          <w:lang w:bidi="hi-IN"/>
        </w:rPr>
        <w:tab/>
        <w:t>,pa~jca#daqSEtiq pa~jca# --- daqSaq</w:t>
      </w:r>
      <w:r w:rsidRPr="001C0EE7">
        <w:rPr>
          <w:rFonts w:ascii="Arial" w:hAnsi="Arial" w:cs="Arial"/>
          <w:color w:val="000000"/>
          <w:sz w:val="36"/>
          <w:szCs w:val="36"/>
          <w:lang w:bidi="hi-IN"/>
        </w:rPr>
        <w:tab/>
        <w:t xml:space="preserve">   </w:t>
      </w:r>
    </w:p>
    <w:p w14:paraId="0FD94700"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r w:rsidRPr="001C0EE7">
        <w:rPr>
          <w:rFonts w:ascii="Arial" w:hAnsi="Arial" w:cs="Arial"/>
          <w:color w:val="000000"/>
          <w:sz w:val="36"/>
          <w:szCs w:val="36"/>
          <w:lang w:bidi="hi-IN"/>
        </w:rPr>
        <w:t>caq mEq &gt;,</w:t>
      </w:r>
      <w:r w:rsidRPr="001C0EE7">
        <w:rPr>
          <w:rFonts w:ascii="Arial" w:hAnsi="Arial" w:cs="Arial"/>
          <w:color w:val="000000"/>
          <w:sz w:val="36"/>
          <w:szCs w:val="36"/>
          <w:lang w:bidi="hi-IN"/>
        </w:rPr>
        <w:tab/>
        <w:t xml:space="preserve">mEq saqptada#Sa </w:t>
      </w:r>
      <w:r w:rsidRPr="001C0EE7">
        <w:rPr>
          <w:rFonts w:ascii="Arial" w:hAnsi="Arial" w:cs="Arial"/>
          <w:color w:val="000000"/>
          <w:sz w:val="36"/>
          <w:szCs w:val="36"/>
          <w:lang w:bidi="hi-IN"/>
        </w:rPr>
        <w:tab/>
        <w:t xml:space="preserve"> </w:t>
      </w:r>
      <w:r w:rsidRPr="001C0EE7">
        <w:rPr>
          <w:rFonts w:ascii="Arial" w:hAnsi="Arial" w:cs="Arial"/>
          <w:color w:val="000000"/>
          <w:sz w:val="36"/>
          <w:szCs w:val="36"/>
          <w:lang w:bidi="hi-IN"/>
        </w:rPr>
        <w:tab/>
        <w:t xml:space="preserve">   </w:t>
      </w:r>
    </w:p>
    <w:p w14:paraId="1D85849F"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gramStart"/>
      <w:r w:rsidRPr="001C0EE7">
        <w:rPr>
          <w:rFonts w:ascii="Arial" w:hAnsi="Arial" w:cs="Arial"/>
          <w:color w:val="000000"/>
          <w:sz w:val="36"/>
          <w:szCs w:val="36"/>
          <w:lang w:bidi="hi-IN"/>
        </w:rPr>
        <w:t>saqptada#</w:t>
      </w:r>
      <w:proofErr w:type="gramEnd"/>
      <w:r w:rsidRPr="001C0EE7">
        <w:rPr>
          <w:rFonts w:ascii="Arial" w:hAnsi="Arial" w:cs="Arial"/>
          <w:color w:val="000000"/>
          <w:sz w:val="36"/>
          <w:szCs w:val="36"/>
          <w:lang w:bidi="hi-IN"/>
        </w:rPr>
        <w:t>Sa ca,saqptadaqSEti# saqpta --- daqSaq</w:t>
      </w:r>
      <w:r w:rsidRPr="001C0EE7">
        <w:rPr>
          <w:rFonts w:ascii="Arial" w:hAnsi="Arial" w:cs="Arial"/>
          <w:color w:val="000000"/>
          <w:sz w:val="36"/>
          <w:szCs w:val="36"/>
          <w:lang w:bidi="hi-IN"/>
        </w:rPr>
        <w:tab/>
        <w:t xml:space="preserve">   </w:t>
      </w:r>
    </w:p>
    <w:p w14:paraId="263D9564"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r w:rsidRPr="001C0EE7">
        <w:rPr>
          <w:rFonts w:ascii="Arial" w:hAnsi="Arial" w:cs="Arial"/>
          <w:color w:val="000000"/>
          <w:sz w:val="36"/>
          <w:szCs w:val="36"/>
          <w:lang w:bidi="hi-IN"/>
        </w:rPr>
        <w:t>caq mEq &gt;,</w:t>
      </w:r>
      <w:r w:rsidRPr="001C0EE7">
        <w:rPr>
          <w:rFonts w:ascii="Arial" w:hAnsi="Arial" w:cs="Arial"/>
          <w:color w:val="000000"/>
          <w:sz w:val="36"/>
          <w:szCs w:val="36"/>
          <w:lang w:bidi="hi-IN"/>
        </w:rPr>
        <w:tab/>
        <w:t>mEq nava#daSa</w:t>
      </w:r>
      <w:r w:rsidRPr="001C0EE7">
        <w:rPr>
          <w:rFonts w:ascii="Arial" w:hAnsi="Arial" w:cs="Arial"/>
          <w:color w:val="000000"/>
          <w:sz w:val="36"/>
          <w:szCs w:val="36"/>
          <w:lang w:bidi="hi-IN"/>
        </w:rPr>
        <w:tab/>
        <w:t xml:space="preserve"> </w:t>
      </w:r>
      <w:r w:rsidRPr="001C0EE7">
        <w:rPr>
          <w:rFonts w:ascii="Arial" w:hAnsi="Arial" w:cs="Arial"/>
          <w:color w:val="000000"/>
          <w:sz w:val="36"/>
          <w:szCs w:val="36"/>
          <w:lang w:bidi="hi-IN"/>
        </w:rPr>
        <w:tab/>
        <w:t xml:space="preserve">   </w:t>
      </w:r>
    </w:p>
    <w:p w14:paraId="2398D7B3"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r w:rsidRPr="001C0EE7">
        <w:rPr>
          <w:rFonts w:ascii="Arial" w:hAnsi="Arial" w:cs="Arial"/>
          <w:color w:val="000000"/>
          <w:sz w:val="36"/>
          <w:szCs w:val="36"/>
          <w:lang w:bidi="hi-IN"/>
        </w:rPr>
        <w:t>nava#daSa ca,</w:t>
      </w:r>
      <w:r w:rsidRPr="001C0EE7">
        <w:rPr>
          <w:rFonts w:ascii="Arial" w:hAnsi="Arial" w:cs="Arial"/>
          <w:color w:val="000000"/>
          <w:sz w:val="36"/>
          <w:szCs w:val="36"/>
          <w:lang w:bidi="hi-IN"/>
        </w:rPr>
        <w:tab/>
        <w:t>nava#daqSEtiq nava# --- daqSaq</w:t>
      </w:r>
      <w:r w:rsidRPr="001C0EE7">
        <w:rPr>
          <w:rFonts w:ascii="Arial" w:hAnsi="Arial" w:cs="Arial"/>
          <w:color w:val="000000"/>
          <w:sz w:val="36"/>
          <w:szCs w:val="36"/>
          <w:lang w:bidi="hi-IN"/>
        </w:rPr>
        <w:tab/>
        <w:t xml:space="preserve">   </w:t>
      </w:r>
    </w:p>
    <w:p w14:paraId="3997B49C"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gramStart"/>
      <w:r w:rsidRPr="001C0EE7">
        <w:rPr>
          <w:rFonts w:ascii="Arial" w:hAnsi="Arial" w:cs="Arial"/>
          <w:color w:val="000000"/>
          <w:sz w:val="36"/>
          <w:szCs w:val="36"/>
          <w:lang w:bidi="hi-IN"/>
        </w:rPr>
        <w:t>caq</w:t>
      </w:r>
      <w:proofErr w:type="gramEnd"/>
      <w:r w:rsidRPr="001C0EE7">
        <w:rPr>
          <w:rFonts w:ascii="Arial" w:hAnsi="Arial" w:cs="Arial"/>
          <w:color w:val="000000"/>
          <w:sz w:val="36"/>
          <w:szCs w:val="36"/>
          <w:lang w:bidi="hi-IN"/>
        </w:rPr>
        <w:t xml:space="preserve"> mEq &gt;,maq Eka#vi(gm)SatiH</w:t>
      </w:r>
      <w:r w:rsidRPr="001C0EE7">
        <w:rPr>
          <w:rFonts w:ascii="Arial" w:hAnsi="Arial" w:cs="Arial"/>
          <w:color w:val="000000"/>
          <w:sz w:val="36"/>
          <w:szCs w:val="36"/>
          <w:lang w:bidi="hi-IN"/>
        </w:rPr>
        <w:tab/>
        <w:t xml:space="preserve"> </w:t>
      </w:r>
      <w:r w:rsidRPr="001C0EE7">
        <w:rPr>
          <w:rFonts w:ascii="Arial" w:hAnsi="Arial" w:cs="Arial"/>
          <w:color w:val="000000"/>
          <w:sz w:val="36"/>
          <w:szCs w:val="36"/>
          <w:lang w:bidi="hi-IN"/>
        </w:rPr>
        <w:tab/>
        <w:t xml:space="preserve">   </w:t>
      </w:r>
    </w:p>
    <w:p w14:paraId="0BF8A28F"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r w:rsidRPr="001C0EE7">
        <w:rPr>
          <w:rFonts w:ascii="Arial" w:hAnsi="Arial" w:cs="Arial"/>
          <w:color w:val="000000"/>
          <w:sz w:val="36"/>
          <w:szCs w:val="36"/>
          <w:lang w:bidi="hi-IN"/>
        </w:rPr>
        <w:t>Eka#</w:t>
      </w:r>
      <w:proofErr w:type="gramStart"/>
      <w:r w:rsidRPr="001C0EE7">
        <w:rPr>
          <w:rFonts w:ascii="Arial" w:hAnsi="Arial" w:cs="Arial"/>
          <w:color w:val="000000"/>
          <w:sz w:val="36"/>
          <w:szCs w:val="36"/>
          <w:lang w:bidi="hi-IN"/>
        </w:rPr>
        <w:t>vi(</w:t>
      </w:r>
      <w:proofErr w:type="gramEnd"/>
      <w:r w:rsidRPr="001C0EE7">
        <w:rPr>
          <w:rFonts w:ascii="Arial" w:hAnsi="Arial" w:cs="Arial"/>
          <w:color w:val="000000"/>
          <w:sz w:val="36"/>
          <w:szCs w:val="36"/>
          <w:lang w:bidi="hi-IN"/>
        </w:rPr>
        <w:t>gm)SatiSca,Eka#vi(gm)SatiqrityEka# --- viq(gm)qSaqtiqH</w:t>
      </w:r>
      <w:r w:rsidRPr="001C0EE7">
        <w:rPr>
          <w:rFonts w:ascii="Arial" w:hAnsi="Arial" w:cs="Arial"/>
          <w:color w:val="000000"/>
          <w:sz w:val="36"/>
          <w:szCs w:val="36"/>
          <w:lang w:bidi="hi-IN"/>
        </w:rPr>
        <w:tab/>
        <w:t xml:space="preserve">   </w:t>
      </w:r>
    </w:p>
    <w:p w14:paraId="5C811247"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gramStart"/>
      <w:r w:rsidRPr="001C0EE7">
        <w:rPr>
          <w:rFonts w:ascii="Arial" w:hAnsi="Arial" w:cs="Arial"/>
          <w:color w:val="000000"/>
          <w:sz w:val="36"/>
          <w:szCs w:val="36"/>
          <w:lang w:bidi="hi-IN"/>
        </w:rPr>
        <w:t>caq</w:t>
      </w:r>
      <w:proofErr w:type="gramEnd"/>
      <w:r w:rsidRPr="001C0EE7">
        <w:rPr>
          <w:rFonts w:ascii="Arial" w:hAnsi="Arial" w:cs="Arial"/>
          <w:color w:val="000000"/>
          <w:sz w:val="36"/>
          <w:szCs w:val="36"/>
          <w:lang w:bidi="hi-IN"/>
        </w:rPr>
        <w:t xml:space="preserve"> mEq &gt;</w:t>
      </w:r>
      <w:r w:rsidRPr="001C0EE7">
        <w:rPr>
          <w:rFonts w:ascii="Arial" w:hAnsi="Arial" w:cs="Arial"/>
          <w:color w:val="000000"/>
          <w:sz w:val="36"/>
          <w:szCs w:val="36"/>
          <w:lang w:bidi="hi-IN"/>
        </w:rPr>
        <w:tab/>
        <w:t>,mEq trayO#vi(gm)SatiH</w:t>
      </w:r>
      <w:r w:rsidRPr="001C0EE7">
        <w:rPr>
          <w:rFonts w:ascii="Arial" w:hAnsi="Arial" w:cs="Arial"/>
          <w:color w:val="000000"/>
          <w:sz w:val="36"/>
          <w:szCs w:val="36"/>
          <w:lang w:bidi="hi-IN"/>
        </w:rPr>
        <w:tab/>
        <w:t xml:space="preserve">   </w:t>
      </w:r>
    </w:p>
    <w:p w14:paraId="5EA70ED3"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r w:rsidRPr="001C0EE7">
        <w:rPr>
          <w:rFonts w:ascii="Arial" w:hAnsi="Arial" w:cs="Arial"/>
          <w:color w:val="000000"/>
          <w:sz w:val="36"/>
          <w:szCs w:val="36"/>
          <w:lang w:bidi="hi-IN"/>
        </w:rPr>
        <w:t>trayO#vi(gm)SatiSca,trayO#vi(gm)Satiqritiq traya#H --- viq(gm)qSaqtiqH</w:t>
      </w:r>
      <w:r w:rsidRPr="001C0EE7">
        <w:rPr>
          <w:rFonts w:ascii="Arial" w:hAnsi="Arial" w:cs="Arial"/>
          <w:color w:val="000000"/>
          <w:sz w:val="36"/>
          <w:szCs w:val="36"/>
          <w:lang w:bidi="hi-IN"/>
        </w:rPr>
        <w:tab/>
        <w:t xml:space="preserve">   </w:t>
      </w:r>
    </w:p>
    <w:p w14:paraId="49F0971C"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r w:rsidRPr="001C0EE7">
        <w:rPr>
          <w:rFonts w:ascii="Arial" w:hAnsi="Arial" w:cs="Arial"/>
          <w:color w:val="000000"/>
          <w:sz w:val="36"/>
          <w:szCs w:val="36"/>
          <w:lang w:bidi="hi-IN"/>
        </w:rPr>
        <w:t>caq mEq &gt;,</w:t>
      </w:r>
      <w:r w:rsidRPr="001C0EE7">
        <w:rPr>
          <w:rFonts w:ascii="Arial" w:hAnsi="Arial" w:cs="Arial"/>
          <w:color w:val="000000"/>
          <w:sz w:val="36"/>
          <w:szCs w:val="36"/>
          <w:lang w:bidi="hi-IN"/>
        </w:rPr>
        <w:tab/>
        <w:t>mEq pa~jca#vi(gm)SatiH</w:t>
      </w:r>
      <w:r w:rsidRPr="001C0EE7">
        <w:rPr>
          <w:rFonts w:ascii="Arial" w:hAnsi="Arial" w:cs="Arial"/>
          <w:color w:val="000000"/>
          <w:sz w:val="36"/>
          <w:szCs w:val="36"/>
          <w:lang w:bidi="hi-IN"/>
        </w:rPr>
        <w:tab/>
        <w:t xml:space="preserve"> </w:t>
      </w:r>
      <w:r w:rsidRPr="001C0EE7">
        <w:rPr>
          <w:rFonts w:ascii="Arial" w:hAnsi="Arial" w:cs="Arial"/>
          <w:color w:val="000000"/>
          <w:sz w:val="36"/>
          <w:szCs w:val="36"/>
          <w:lang w:bidi="hi-IN"/>
        </w:rPr>
        <w:tab/>
        <w:t xml:space="preserve">   </w:t>
      </w:r>
    </w:p>
    <w:p w14:paraId="2DE1DA93"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r w:rsidRPr="001C0EE7">
        <w:rPr>
          <w:rFonts w:ascii="Arial" w:hAnsi="Arial" w:cs="Arial"/>
          <w:color w:val="000000"/>
          <w:sz w:val="36"/>
          <w:szCs w:val="36"/>
          <w:lang w:bidi="hi-IN"/>
        </w:rPr>
        <w:t>pa~jca#vi(gm)SatiSca,pa~jca#vi(gm)Satiqritiq pa~jca#-viq(gm)qSaqtiqH</w:t>
      </w:r>
      <w:r w:rsidRPr="001C0EE7">
        <w:rPr>
          <w:rFonts w:ascii="Arial" w:hAnsi="Arial" w:cs="Arial"/>
          <w:color w:val="000000"/>
          <w:sz w:val="36"/>
          <w:szCs w:val="36"/>
          <w:lang w:bidi="hi-IN"/>
        </w:rPr>
        <w:tab/>
        <w:t xml:space="preserve">   </w:t>
      </w:r>
    </w:p>
    <w:p w14:paraId="4C8B053B"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r w:rsidRPr="001C0EE7">
        <w:rPr>
          <w:rFonts w:ascii="Arial" w:hAnsi="Arial" w:cs="Arial"/>
          <w:color w:val="000000"/>
          <w:sz w:val="36"/>
          <w:szCs w:val="36"/>
          <w:lang w:bidi="hi-IN"/>
        </w:rPr>
        <w:t>caq mEq &gt;,</w:t>
      </w:r>
      <w:r w:rsidRPr="001C0EE7">
        <w:rPr>
          <w:rFonts w:ascii="Arial" w:hAnsi="Arial" w:cs="Arial"/>
          <w:color w:val="000000"/>
          <w:sz w:val="36"/>
          <w:szCs w:val="36"/>
          <w:lang w:bidi="hi-IN"/>
        </w:rPr>
        <w:tab/>
        <w:t>mEq saqptavi(gm)#SatiH</w:t>
      </w:r>
      <w:r w:rsidRPr="001C0EE7">
        <w:rPr>
          <w:rFonts w:ascii="Arial" w:hAnsi="Arial" w:cs="Arial"/>
          <w:color w:val="000000"/>
          <w:sz w:val="36"/>
          <w:szCs w:val="36"/>
          <w:lang w:bidi="hi-IN"/>
        </w:rPr>
        <w:tab/>
        <w:t xml:space="preserve"> </w:t>
      </w:r>
      <w:r w:rsidRPr="001C0EE7">
        <w:rPr>
          <w:rFonts w:ascii="Arial" w:hAnsi="Arial" w:cs="Arial"/>
          <w:color w:val="000000"/>
          <w:sz w:val="36"/>
          <w:szCs w:val="36"/>
          <w:lang w:bidi="hi-IN"/>
        </w:rPr>
        <w:tab/>
        <w:t xml:space="preserve">   </w:t>
      </w:r>
    </w:p>
    <w:p w14:paraId="0C547B62"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gramStart"/>
      <w:r w:rsidRPr="001C0EE7">
        <w:rPr>
          <w:rFonts w:ascii="Arial" w:hAnsi="Arial" w:cs="Arial"/>
          <w:color w:val="000000"/>
          <w:sz w:val="36"/>
          <w:szCs w:val="36"/>
          <w:lang w:bidi="hi-IN"/>
        </w:rPr>
        <w:t>saqpta</w:t>
      </w:r>
      <w:proofErr w:type="gramEnd"/>
      <w:r w:rsidRPr="001C0EE7">
        <w:rPr>
          <w:rFonts w:ascii="Arial" w:hAnsi="Arial" w:cs="Arial"/>
          <w:color w:val="000000"/>
          <w:sz w:val="36"/>
          <w:szCs w:val="36"/>
          <w:lang w:bidi="hi-IN"/>
        </w:rPr>
        <w:t xml:space="preserve"> vi(gm)#SatiSca,saqptavi(gm)#Satiqriti# saqpta-viq(gm)qSaqtiqH</w:t>
      </w:r>
      <w:r w:rsidRPr="001C0EE7">
        <w:rPr>
          <w:rFonts w:ascii="Arial" w:hAnsi="Arial" w:cs="Arial"/>
          <w:color w:val="000000"/>
          <w:sz w:val="36"/>
          <w:szCs w:val="36"/>
          <w:lang w:bidi="hi-IN"/>
        </w:rPr>
        <w:tab/>
        <w:t xml:space="preserve">   </w:t>
      </w:r>
    </w:p>
    <w:p w14:paraId="200E1500"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r w:rsidRPr="001C0EE7">
        <w:rPr>
          <w:rFonts w:ascii="Arial" w:hAnsi="Arial" w:cs="Arial"/>
          <w:color w:val="000000"/>
          <w:sz w:val="36"/>
          <w:szCs w:val="36"/>
          <w:lang w:bidi="hi-IN"/>
        </w:rPr>
        <w:t>caq mEq &gt;,</w:t>
      </w:r>
      <w:r w:rsidRPr="001C0EE7">
        <w:rPr>
          <w:rFonts w:ascii="Arial" w:hAnsi="Arial" w:cs="Arial"/>
          <w:color w:val="000000"/>
          <w:sz w:val="36"/>
          <w:szCs w:val="36"/>
          <w:lang w:bidi="hi-IN"/>
        </w:rPr>
        <w:tab/>
        <w:t>mEq nava#vi(gm)SatiH</w:t>
      </w:r>
      <w:r w:rsidRPr="001C0EE7">
        <w:rPr>
          <w:rFonts w:ascii="Arial" w:hAnsi="Arial" w:cs="Arial"/>
          <w:color w:val="000000"/>
          <w:sz w:val="36"/>
          <w:szCs w:val="36"/>
          <w:lang w:bidi="hi-IN"/>
        </w:rPr>
        <w:tab/>
        <w:t xml:space="preserve"> </w:t>
      </w:r>
      <w:r w:rsidRPr="001C0EE7">
        <w:rPr>
          <w:rFonts w:ascii="Arial" w:hAnsi="Arial" w:cs="Arial"/>
          <w:color w:val="000000"/>
          <w:sz w:val="36"/>
          <w:szCs w:val="36"/>
          <w:lang w:bidi="hi-IN"/>
        </w:rPr>
        <w:tab/>
        <w:t xml:space="preserve">   </w:t>
      </w:r>
    </w:p>
    <w:p w14:paraId="574875E5"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r w:rsidRPr="001C0EE7">
        <w:rPr>
          <w:rFonts w:ascii="Arial" w:hAnsi="Arial" w:cs="Arial"/>
          <w:color w:val="000000"/>
          <w:sz w:val="36"/>
          <w:szCs w:val="36"/>
          <w:lang w:bidi="hi-IN"/>
        </w:rPr>
        <w:lastRenderedPageBreak/>
        <w:t>nava#vi(gm)SatiSca,nava#vi(gm)Satiqritiq nava# --- viq(gm)qSaqtiqH</w:t>
      </w:r>
      <w:r w:rsidRPr="001C0EE7">
        <w:rPr>
          <w:rFonts w:ascii="Arial" w:hAnsi="Arial" w:cs="Arial"/>
          <w:color w:val="000000"/>
          <w:sz w:val="36"/>
          <w:szCs w:val="36"/>
          <w:lang w:bidi="hi-IN"/>
        </w:rPr>
        <w:tab/>
        <w:t xml:space="preserve">   </w:t>
      </w:r>
    </w:p>
    <w:p w14:paraId="11DFA451"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r w:rsidRPr="001C0EE7">
        <w:rPr>
          <w:rFonts w:ascii="Arial" w:hAnsi="Arial" w:cs="Arial"/>
          <w:color w:val="000000"/>
          <w:sz w:val="36"/>
          <w:szCs w:val="36"/>
          <w:lang w:bidi="hi-IN"/>
        </w:rPr>
        <w:t>caq mEq &gt;,</w:t>
      </w:r>
      <w:r w:rsidRPr="001C0EE7">
        <w:rPr>
          <w:rFonts w:ascii="Arial" w:hAnsi="Arial" w:cs="Arial"/>
          <w:color w:val="000000"/>
          <w:sz w:val="36"/>
          <w:szCs w:val="36"/>
          <w:lang w:bidi="hi-IN"/>
        </w:rPr>
        <w:tab/>
        <w:t>maq Eka#tri(gm)Sat</w:t>
      </w:r>
      <w:r w:rsidRPr="001C0EE7">
        <w:rPr>
          <w:rFonts w:ascii="Arial" w:hAnsi="Arial" w:cs="Arial"/>
          <w:color w:val="000000"/>
          <w:sz w:val="36"/>
          <w:szCs w:val="36"/>
          <w:lang w:bidi="hi-IN"/>
        </w:rPr>
        <w:tab/>
        <w:t xml:space="preserve"> </w:t>
      </w:r>
      <w:r w:rsidRPr="001C0EE7">
        <w:rPr>
          <w:rFonts w:ascii="Arial" w:hAnsi="Arial" w:cs="Arial"/>
          <w:color w:val="000000"/>
          <w:sz w:val="36"/>
          <w:szCs w:val="36"/>
          <w:lang w:bidi="hi-IN"/>
        </w:rPr>
        <w:tab/>
        <w:t xml:space="preserve">   </w:t>
      </w:r>
    </w:p>
    <w:p w14:paraId="4BAF6DE6"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r w:rsidRPr="001C0EE7">
        <w:rPr>
          <w:rFonts w:ascii="Arial" w:hAnsi="Arial" w:cs="Arial"/>
          <w:color w:val="000000"/>
          <w:sz w:val="36"/>
          <w:szCs w:val="36"/>
          <w:lang w:bidi="hi-IN"/>
        </w:rPr>
        <w:t>Eka#</w:t>
      </w:r>
      <w:proofErr w:type="gramStart"/>
      <w:r w:rsidRPr="001C0EE7">
        <w:rPr>
          <w:rFonts w:ascii="Arial" w:hAnsi="Arial" w:cs="Arial"/>
          <w:color w:val="000000"/>
          <w:sz w:val="36"/>
          <w:szCs w:val="36"/>
          <w:lang w:bidi="hi-IN"/>
        </w:rPr>
        <w:t>tri(</w:t>
      </w:r>
      <w:proofErr w:type="gramEnd"/>
      <w:r w:rsidRPr="001C0EE7">
        <w:rPr>
          <w:rFonts w:ascii="Arial" w:hAnsi="Arial" w:cs="Arial"/>
          <w:color w:val="000000"/>
          <w:sz w:val="36"/>
          <w:szCs w:val="36"/>
          <w:lang w:bidi="hi-IN"/>
        </w:rPr>
        <w:t>gm)Sacca</w:t>
      </w:r>
      <w:r w:rsidRPr="001C0EE7">
        <w:rPr>
          <w:rFonts w:ascii="Arial" w:hAnsi="Arial" w:cs="Arial"/>
          <w:color w:val="000000"/>
          <w:sz w:val="36"/>
          <w:szCs w:val="36"/>
          <w:lang w:bidi="hi-IN"/>
        </w:rPr>
        <w:tab/>
        <w:t>,Eka#tri(gm)SaqdityEka# --- triq(gm)qSaqt</w:t>
      </w:r>
      <w:r w:rsidRPr="001C0EE7">
        <w:rPr>
          <w:rFonts w:ascii="Arial" w:hAnsi="Arial" w:cs="Arial"/>
          <w:color w:val="000000"/>
          <w:sz w:val="36"/>
          <w:szCs w:val="36"/>
          <w:lang w:bidi="hi-IN"/>
        </w:rPr>
        <w:tab/>
        <w:t xml:space="preserve">   </w:t>
      </w:r>
    </w:p>
    <w:p w14:paraId="2417EC6B"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r w:rsidRPr="001C0EE7">
        <w:rPr>
          <w:rFonts w:ascii="Arial" w:hAnsi="Arial" w:cs="Arial"/>
          <w:color w:val="000000"/>
          <w:sz w:val="36"/>
          <w:szCs w:val="36"/>
          <w:lang w:bidi="hi-IN"/>
        </w:rPr>
        <w:t>caq mEq &gt;,</w:t>
      </w:r>
      <w:r w:rsidRPr="001C0EE7">
        <w:rPr>
          <w:rFonts w:ascii="Arial" w:hAnsi="Arial" w:cs="Arial"/>
          <w:color w:val="000000"/>
          <w:sz w:val="36"/>
          <w:szCs w:val="36"/>
          <w:lang w:bidi="hi-IN"/>
        </w:rPr>
        <w:tab/>
        <w:t>mEq traya(gm)#striSat</w:t>
      </w:r>
      <w:r w:rsidRPr="001C0EE7">
        <w:rPr>
          <w:rFonts w:ascii="Arial" w:hAnsi="Arial" w:cs="Arial"/>
          <w:color w:val="000000"/>
          <w:sz w:val="36"/>
          <w:szCs w:val="36"/>
          <w:lang w:bidi="hi-IN"/>
        </w:rPr>
        <w:tab/>
        <w:t xml:space="preserve">    </w:t>
      </w:r>
    </w:p>
    <w:p w14:paraId="44D592DF"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gramStart"/>
      <w:r w:rsidRPr="001C0EE7">
        <w:rPr>
          <w:rFonts w:ascii="Arial" w:hAnsi="Arial" w:cs="Arial"/>
          <w:color w:val="000000"/>
          <w:sz w:val="36"/>
          <w:szCs w:val="36"/>
          <w:lang w:bidi="hi-IN"/>
        </w:rPr>
        <w:t>traya#</w:t>
      </w:r>
      <w:proofErr w:type="gramEnd"/>
      <w:r w:rsidRPr="001C0EE7">
        <w:rPr>
          <w:rFonts w:ascii="Arial" w:hAnsi="Arial" w:cs="Arial"/>
          <w:color w:val="000000"/>
          <w:sz w:val="36"/>
          <w:szCs w:val="36"/>
          <w:lang w:bidi="hi-IN"/>
        </w:rPr>
        <w:t>stri(gm)Sacca,traya(gm)#striSaqditiq traya#H --- triq(gm)qSaqt</w:t>
      </w:r>
      <w:r w:rsidRPr="001C0EE7">
        <w:rPr>
          <w:rFonts w:ascii="Arial" w:hAnsi="Arial" w:cs="Arial"/>
          <w:color w:val="000000"/>
          <w:sz w:val="36"/>
          <w:szCs w:val="36"/>
          <w:lang w:bidi="hi-IN"/>
        </w:rPr>
        <w:tab/>
        <w:t xml:space="preserve">   </w:t>
      </w:r>
    </w:p>
    <w:p w14:paraId="50705239"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r w:rsidRPr="001C0EE7">
        <w:rPr>
          <w:rFonts w:ascii="Arial" w:hAnsi="Arial" w:cs="Arial"/>
          <w:color w:val="000000"/>
          <w:sz w:val="36"/>
          <w:szCs w:val="36"/>
          <w:lang w:bidi="hi-IN"/>
        </w:rPr>
        <w:t>caq mEq &gt;,</w:t>
      </w:r>
      <w:r w:rsidRPr="001C0EE7">
        <w:rPr>
          <w:rFonts w:ascii="Arial" w:hAnsi="Arial" w:cs="Arial"/>
          <w:color w:val="000000"/>
          <w:sz w:val="36"/>
          <w:szCs w:val="36"/>
          <w:lang w:bidi="hi-IN"/>
        </w:rPr>
        <w:tab/>
        <w:t>mEq cata#sraH</w:t>
      </w:r>
      <w:r w:rsidRPr="001C0EE7">
        <w:rPr>
          <w:rFonts w:ascii="Arial" w:hAnsi="Arial" w:cs="Arial"/>
          <w:color w:val="000000"/>
          <w:sz w:val="36"/>
          <w:szCs w:val="36"/>
          <w:lang w:bidi="hi-IN"/>
        </w:rPr>
        <w:tab/>
        <w:t xml:space="preserve"> </w:t>
      </w:r>
      <w:r w:rsidRPr="001C0EE7">
        <w:rPr>
          <w:rFonts w:ascii="Arial" w:hAnsi="Arial" w:cs="Arial"/>
          <w:color w:val="000000"/>
          <w:sz w:val="36"/>
          <w:szCs w:val="36"/>
          <w:lang w:bidi="hi-IN"/>
        </w:rPr>
        <w:tab/>
        <w:t xml:space="preserve">   </w:t>
      </w:r>
    </w:p>
    <w:p w14:paraId="000F2D0D"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gramStart"/>
      <w:r w:rsidRPr="001C0EE7">
        <w:rPr>
          <w:rFonts w:ascii="Arial" w:hAnsi="Arial" w:cs="Arial"/>
          <w:color w:val="000000"/>
          <w:sz w:val="36"/>
          <w:szCs w:val="36"/>
          <w:lang w:bidi="hi-IN"/>
        </w:rPr>
        <w:t>cata#</w:t>
      </w:r>
      <w:proofErr w:type="gramEnd"/>
      <w:r w:rsidRPr="001C0EE7">
        <w:rPr>
          <w:rFonts w:ascii="Arial" w:hAnsi="Arial" w:cs="Arial"/>
          <w:color w:val="000000"/>
          <w:sz w:val="36"/>
          <w:szCs w:val="36"/>
          <w:lang w:bidi="hi-IN"/>
        </w:rPr>
        <w:t>sraSca ,caq mEq &gt;</w:t>
      </w:r>
      <w:r w:rsidRPr="001C0EE7">
        <w:rPr>
          <w:rFonts w:ascii="Arial" w:hAnsi="Arial" w:cs="Arial"/>
          <w:color w:val="000000"/>
          <w:sz w:val="36"/>
          <w:szCs w:val="36"/>
          <w:lang w:bidi="hi-IN"/>
        </w:rPr>
        <w:tab/>
        <w:t xml:space="preserve"> </w:t>
      </w:r>
      <w:r w:rsidRPr="001C0EE7">
        <w:rPr>
          <w:rFonts w:ascii="Arial" w:hAnsi="Arial" w:cs="Arial"/>
          <w:color w:val="000000"/>
          <w:sz w:val="36"/>
          <w:szCs w:val="36"/>
          <w:lang w:bidi="hi-IN"/>
        </w:rPr>
        <w:tab/>
        <w:t xml:space="preserve">   </w:t>
      </w:r>
    </w:p>
    <w:p w14:paraId="6140051E"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gramStart"/>
      <w:r w:rsidRPr="001C0EE7">
        <w:rPr>
          <w:rFonts w:ascii="Arial" w:hAnsi="Arial" w:cs="Arial"/>
          <w:color w:val="000000"/>
          <w:sz w:val="36"/>
          <w:szCs w:val="36"/>
          <w:lang w:bidi="hi-IN"/>
        </w:rPr>
        <w:t>mEq&amp;</w:t>
      </w:r>
      <w:proofErr w:type="gramEnd"/>
      <w:r w:rsidRPr="001C0EE7">
        <w:rPr>
          <w:rFonts w:ascii="Arial" w:hAnsi="Arial" w:cs="Arial"/>
          <w:color w:val="000000"/>
          <w:sz w:val="36"/>
          <w:szCs w:val="36"/>
          <w:lang w:bidi="hi-IN"/>
        </w:rPr>
        <w:t>ShTau ,aqShTau ca#</w:t>
      </w:r>
      <w:r w:rsidRPr="001C0EE7">
        <w:rPr>
          <w:rFonts w:ascii="Arial" w:hAnsi="Arial" w:cs="Arial"/>
          <w:color w:val="000000"/>
          <w:sz w:val="36"/>
          <w:szCs w:val="36"/>
          <w:lang w:bidi="hi-IN"/>
        </w:rPr>
        <w:tab/>
        <w:t xml:space="preserve">   </w:t>
      </w:r>
    </w:p>
    <w:p w14:paraId="70112EFB"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r w:rsidRPr="001C0EE7">
        <w:rPr>
          <w:rFonts w:ascii="Arial" w:hAnsi="Arial" w:cs="Arial"/>
          <w:color w:val="000000"/>
          <w:sz w:val="36"/>
          <w:szCs w:val="36"/>
          <w:lang w:bidi="hi-IN"/>
        </w:rPr>
        <w:t>caq mEq &gt;,</w:t>
      </w:r>
      <w:r w:rsidRPr="001C0EE7">
        <w:rPr>
          <w:rFonts w:ascii="Arial" w:hAnsi="Arial" w:cs="Arial"/>
          <w:color w:val="000000"/>
          <w:sz w:val="36"/>
          <w:szCs w:val="36"/>
          <w:lang w:bidi="hi-IN"/>
        </w:rPr>
        <w:tab/>
        <w:t xml:space="preserve">mEq dvAda#Sa </w:t>
      </w:r>
      <w:r w:rsidRPr="001C0EE7">
        <w:rPr>
          <w:rFonts w:ascii="Arial" w:hAnsi="Arial" w:cs="Arial"/>
          <w:color w:val="000000"/>
          <w:sz w:val="36"/>
          <w:szCs w:val="36"/>
          <w:lang w:bidi="hi-IN"/>
        </w:rPr>
        <w:tab/>
        <w:t xml:space="preserve">  </w:t>
      </w:r>
      <w:r w:rsidRPr="001C0EE7">
        <w:rPr>
          <w:rFonts w:ascii="Arial" w:hAnsi="Arial" w:cs="Arial"/>
          <w:color w:val="000000"/>
          <w:sz w:val="36"/>
          <w:szCs w:val="36"/>
          <w:lang w:bidi="hi-IN"/>
        </w:rPr>
        <w:tab/>
        <w:t xml:space="preserve">   </w:t>
      </w:r>
    </w:p>
    <w:p w14:paraId="5E444DEA"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gramStart"/>
      <w:r w:rsidRPr="001C0EE7">
        <w:rPr>
          <w:rFonts w:ascii="Arial" w:hAnsi="Arial" w:cs="Arial"/>
          <w:color w:val="000000"/>
          <w:sz w:val="36"/>
          <w:szCs w:val="36"/>
          <w:lang w:bidi="hi-IN"/>
        </w:rPr>
        <w:t>dvAda#</w:t>
      </w:r>
      <w:proofErr w:type="gramEnd"/>
      <w:r w:rsidRPr="001C0EE7">
        <w:rPr>
          <w:rFonts w:ascii="Arial" w:hAnsi="Arial" w:cs="Arial"/>
          <w:color w:val="000000"/>
          <w:sz w:val="36"/>
          <w:szCs w:val="36"/>
          <w:lang w:bidi="hi-IN"/>
        </w:rPr>
        <w:t>Sa ca,caq mEq &gt;</w:t>
      </w:r>
      <w:r w:rsidRPr="001C0EE7">
        <w:rPr>
          <w:rFonts w:ascii="Arial" w:hAnsi="Arial" w:cs="Arial"/>
          <w:color w:val="000000"/>
          <w:sz w:val="36"/>
          <w:szCs w:val="36"/>
          <w:lang w:bidi="hi-IN"/>
        </w:rPr>
        <w:tab/>
        <w:t xml:space="preserve"> </w:t>
      </w:r>
      <w:r w:rsidRPr="001C0EE7">
        <w:rPr>
          <w:rFonts w:ascii="Arial" w:hAnsi="Arial" w:cs="Arial"/>
          <w:color w:val="000000"/>
          <w:sz w:val="36"/>
          <w:szCs w:val="36"/>
          <w:lang w:bidi="hi-IN"/>
        </w:rPr>
        <w:tab/>
        <w:t xml:space="preserve">   </w:t>
      </w:r>
    </w:p>
    <w:p w14:paraId="7D6DF839"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gramStart"/>
      <w:r w:rsidRPr="001C0EE7">
        <w:rPr>
          <w:rFonts w:ascii="Arial" w:hAnsi="Arial" w:cs="Arial"/>
          <w:color w:val="000000"/>
          <w:sz w:val="36"/>
          <w:szCs w:val="36"/>
          <w:lang w:bidi="hi-IN"/>
        </w:rPr>
        <w:t>mEq</w:t>
      </w:r>
      <w:proofErr w:type="gramEnd"/>
      <w:r w:rsidRPr="001C0EE7">
        <w:rPr>
          <w:rFonts w:ascii="Arial" w:hAnsi="Arial" w:cs="Arial"/>
          <w:color w:val="000000"/>
          <w:sz w:val="36"/>
          <w:szCs w:val="36"/>
          <w:lang w:bidi="hi-IN"/>
        </w:rPr>
        <w:t xml:space="preserve"> ShODa#Sa ,ShODa#Sa ca</w:t>
      </w:r>
      <w:r w:rsidRPr="001C0EE7">
        <w:rPr>
          <w:rFonts w:ascii="Arial" w:hAnsi="Arial" w:cs="Arial"/>
          <w:color w:val="000000"/>
          <w:sz w:val="36"/>
          <w:szCs w:val="36"/>
          <w:lang w:bidi="hi-IN"/>
        </w:rPr>
        <w:tab/>
        <w:t xml:space="preserve">   </w:t>
      </w:r>
    </w:p>
    <w:p w14:paraId="7ED8AA53"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gramStart"/>
      <w:r w:rsidRPr="001C0EE7">
        <w:rPr>
          <w:rFonts w:ascii="Arial" w:hAnsi="Arial" w:cs="Arial"/>
          <w:color w:val="000000"/>
          <w:sz w:val="36"/>
          <w:szCs w:val="36"/>
          <w:lang w:bidi="hi-IN"/>
        </w:rPr>
        <w:t>caq</w:t>
      </w:r>
      <w:proofErr w:type="gramEnd"/>
      <w:r w:rsidRPr="001C0EE7">
        <w:rPr>
          <w:rFonts w:ascii="Arial" w:hAnsi="Arial" w:cs="Arial"/>
          <w:color w:val="000000"/>
          <w:sz w:val="36"/>
          <w:szCs w:val="36"/>
          <w:lang w:bidi="hi-IN"/>
        </w:rPr>
        <w:t xml:space="preserve"> mEq &gt;</w:t>
      </w:r>
      <w:r w:rsidRPr="001C0EE7">
        <w:rPr>
          <w:rFonts w:ascii="Arial" w:hAnsi="Arial" w:cs="Arial"/>
          <w:color w:val="000000"/>
          <w:sz w:val="36"/>
          <w:szCs w:val="36"/>
          <w:lang w:bidi="hi-IN"/>
        </w:rPr>
        <w:tab/>
        <w:t>,mEq viq(gm)qSaqtiH</w:t>
      </w:r>
      <w:r w:rsidRPr="001C0EE7">
        <w:rPr>
          <w:rFonts w:ascii="Arial" w:hAnsi="Arial" w:cs="Arial"/>
          <w:color w:val="000000"/>
          <w:sz w:val="36"/>
          <w:szCs w:val="36"/>
          <w:lang w:bidi="hi-IN"/>
        </w:rPr>
        <w:tab/>
        <w:t xml:space="preserve">    </w:t>
      </w:r>
    </w:p>
    <w:p w14:paraId="590B29A9"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gramStart"/>
      <w:r w:rsidRPr="001C0EE7">
        <w:rPr>
          <w:rFonts w:ascii="Arial" w:hAnsi="Arial" w:cs="Arial"/>
          <w:color w:val="000000"/>
          <w:sz w:val="36"/>
          <w:szCs w:val="36"/>
          <w:lang w:bidi="hi-IN"/>
        </w:rPr>
        <w:t>viq(</w:t>
      </w:r>
      <w:proofErr w:type="gramEnd"/>
      <w:r w:rsidRPr="001C0EE7">
        <w:rPr>
          <w:rFonts w:ascii="Arial" w:hAnsi="Arial" w:cs="Arial"/>
          <w:color w:val="000000"/>
          <w:sz w:val="36"/>
          <w:szCs w:val="36"/>
          <w:lang w:bidi="hi-IN"/>
        </w:rPr>
        <w:t>gm)qSaqtiSca#</w:t>
      </w:r>
      <w:r w:rsidRPr="001C0EE7">
        <w:rPr>
          <w:rFonts w:ascii="Arial" w:hAnsi="Arial" w:cs="Arial"/>
          <w:color w:val="000000"/>
          <w:sz w:val="36"/>
          <w:szCs w:val="36"/>
          <w:lang w:bidi="hi-IN"/>
        </w:rPr>
        <w:tab/>
        <w:t>,caq mEq &gt;</w:t>
      </w:r>
      <w:r w:rsidRPr="001C0EE7">
        <w:rPr>
          <w:rFonts w:ascii="Arial" w:hAnsi="Arial" w:cs="Arial"/>
          <w:color w:val="000000"/>
          <w:sz w:val="36"/>
          <w:szCs w:val="36"/>
          <w:lang w:bidi="hi-IN"/>
        </w:rPr>
        <w:tab/>
        <w:t xml:space="preserve"> </w:t>
      </w:r>
      <w:r w:rsidRPr="001C0EE7">
        <w:rPr>
          <w:rFonts w:ascii="Arial" w:hAnsi="Arial" w:cs="Arial"/>
          <w:color w:val="000000"/>
          <w:sz w:val="36"/>
          <w:szCs w:val="36"/>
          <w:lang w:bidi="hi-IN"/>
        </w:rPr>
        <w:tab/>
        <w:t xml:space="preserve">   </w:t>
      </w:r>
    </w:p>
    <w:p w14:paraId="1C4A2DCF"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gramStart"/>
      <w:r w:rsidRPr="001C0EE7">
        <w:rPr>
          <w:rFonts w:ascii="Arial" w:hAnsi="Arial" w:cs="Arial"/>
          <w:color w:val="000000"/>
          <w:sz w:val="36"/>
          <w:szCs w:val="36"/>
          <w:lang w:bidi="hi-IN"/>
        </w:rPr>
        <w:t>mEq</w:t>
      </w:r>
      <w:proofErr w:type="gramEnd"/>
      <w:r w:rsidRPr="001C0EE7">
        <w:rPr>
          <w:rFonts w:ascii="Arial" w:hAnsi="Arial" w:cs="Arial"/>
          <w:color w:val="000000"/>
          <w:sz w:val="36"/>
          <w:szCs w:val="36"/>
          <w:lang w:bidi="hi-IN"/>
        </w:rPr>
        <w:t xml:space="preserve"> catu#rvi(gm)SatiH,catu#rvi(gm)SatiSca</w:t>
      </w:r>
      <w:r w:rsidRPr="001C0EE7">
        <w:rPr>
          <w:rFonts w:ascii="Arial" w:hAnsi="Arial" w:cs="Arial"/>
          <w:color w:val="000000"/>
          <w:sz w:val="36"/>
          <w:szCs w:val="36"/>
          <w:lang w:bidi="hi-IN"/>
        </w:rPr>
        <w:tab/>
        <w:t xml:space="preserve">   </w:t>
      </w:r>
    </w:p>
    <w:p w14:paraId="64CC29E0"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gramStart"/>
      <w:r w:rsidRPr="001C0EE7">
        <w:rPr>
          <w:rFonts w:ascii="Arial" w:hAnsi="Arial" w:cs="Arial"/>
          <w:color w:val="000000"/>
          <w:sz w:val="36"/>
          <w:szCs w:val="36"/>
          <w:lang w:bidi="hi-IN"/>
        </w:rPr>
        <w:t>catu#</w:t>
      </w:r>
      <w:proofErr w:type="gramEnd"/>
      <w:r w:rsidRPr="001C0EE7">
        <w:rPr>
          <w:rFonts w:ascii="Arial" w:hAnsi="Arial" w:cs="Arial"/>
          <w:color w:val="000000"/>
          <w:sz w:val="36"/>
          <w:szCs w:val="36"/>
          <w:lang w:bidi="hi-IN"/>
        </w:rPr>
        <w:t>rvi(gm)Satiqritiq catu#H --- viq(gm)qSaqtiqH,caq mEq &gt;</w:t>
      </w:r>
      <w:r w:rsidRPr="001C0EE7">
        <w:rPr>
          <w:rFonts w:ascii="Arial" w:hAnsi="Arial" w:cs="Arial"/>
          <w:color w:val="000000"/>
          <w:sz w:val="36"/>
          <w:szCs w:val="36"/>
          <w:lang w:bidi="hi-IN"/>
        </w:rPr>
        <w:tab/>
        <w:t xml:space="preserve"> </w:t>
      </w:r>
      <w:r w:rsidRPr="001C0EE7">
        <w:rPr>
          <w:rFonts w:ascii="Arial" w:hAnsi="Arial" w:cs="Arial"/>
          <w:color w:val="000000"/>
          <w:sz w:val="36"/>
          <w:szCs w:val="36"/>
          <w:lang w:bidi="hi-IN"/>
        </w:rPr>
        <w:tab/>
        <w:t xml:space="preserve">   </w:t>
      </w:r>
    </w:p>
    <w:p w14:paraId="076F61C0"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gramStart"/>
      <w:r w:rsidRPr="001C0EE7">
        <w:rPr>
          <w:rFonts w:ascii="Arial" w:hAnsi="Arial" w:cs="Arial"/>
          <w:color w:val="000000"/>
          <w:sz w:val="36"/>
          <w:szCs w:val="36"/>
          <w:lang w:bidi="hi-IN"/>
        </w:rPr>
        <w:t>mEq&amp;</w:t>
      </w:r>
      <w:proofErr w:type="gramEnd"/>
      <w:r w:rsidRPr="001C0EE7">
        <w:rPr>
          <w:rFonts w:ascii="Arial" w:hAnsi="Arial" w:cs="Arial"/>
          <w:color w:val="000000"/>
          <w:sz w:val="36"/>
          <w:szCs w:val="36"/>
          <w:lang w:bidi="hi-IN"/>
        </w:rPr>
        <w:t>ShTAvi(gm)#SatiH,aqShTAvi(gm)#SatiSca</w:t>
      </w:r>
      <w:r w:rsidRPr="001C0EE7">
        <w:rPr>
          <w:rFonts w:ascii="Arial" w:hAnsi="Arial" w:cs="Arial"/>
          <w:color w:val="000000"/>
          <w:sz w:val="36"/>
          <w:szCs w:val="36"/>
          <w:lang w:bidi="hi-IN"/>
        </w:rPr>
        <w:tab/>
        <w:t xml:space="preserve">   </w:t>
      </w:r>
    </w:p>
    <w:p w14:paraId="5705C164"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r w:rsidRPr="001C0EE7">
        <w:rPr>
          <w:rFonts w:ascii="Arial" w:hAnsi="Arial" w:cs="Arial"/>
          <w:color w:val="000000"/>
          <w:sz w:val="36"/>
          <w:szCs w:val="36"/>
          <w:lang w:bidi="hi-IN"/>
        </w:rPr>
        <w:t>aqShTAvi(gm)#SatiqrityaqShTA --- viq(gm)qSaqtiqH,</w:t>
      </w:r>
      <w:r w:rsidRPr="001C0EE7">
        <w:rPr>
          <w:rFonts w:ascii="Arial" w:hAnsi="Arial" w:cs="Arial"/>
          <w:color w:val="000000"/>
          <w:sz w:val="36"/>
          <w:szCs w:val="36"/>
          <w:lang w:bidi="hi-IN"/>
        </w:rPr>
        <w:tab/>
        <w:t>caq mEq &gt;</w:t>
      </w:r>
      <w:r w:rsidRPr="001C0EE7">
        <w:rPr>
          <w:rFonts w:ascii="Arial" w:hAnsi="Arial" w:cs="Arial"/>
          <w:color w:val="000000"/>
          <w:sz w:val="36"/>
          <w:szCs w:val="36"/>
          <w:lang w:bidi="hi-IN"/>
        </w:rPr>
        <w:tab/>
        <w:t xml:space="preserve"> </w:t>
      </w:r>
      <w:r w:rsidRPr="001C0EE7">
        <w:rPr>
          <w:rFonts w:ascii="Arial" w:hAnsi="Arial" w:cs="Arial"/>
          <w:color w:val="000000"/>
          <w:sz w:val="36"/>
          <w:szCs w:val="36"/>
          <w:lang w:bidi="hi-IN"/>
        </w:rPr>
        <w:tab/>
        <w:t xml:space="preserve">   </w:t>
      </w:r>
    </w:p>
    <w:p w14:paraId="12D8ED7A"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gramStart"/>
      <w:r w:rsidRPr="001C0EE7">
        <w:rPr>
          <w:rFonts w:ascii="Arial" w:hAnsi="Arial" w:cs="Arial"/>
          <w:color w:val="000000"/>
          <w:sz w:val="36"/>
          <w:szCs w:val="36"/>
          <w:lang w:bidi="hi-IN"/>
        </w:rPr>
        <w:t>mEq</w:t>
      </w:r>
      <w:proofErr w:type="gramEnd"/>
      <w:r w:rsidRPr="001C0EE7">
        <w:rPr>
          <w:rFonts w:ascii="Arial" w:hAnsi="Arial" w:cs="Arial"/>
          <w:color w:val="000000"/>
          <w:sz w:val="36"/>
          <w:szCs w:val="36"/>
          <w:lang w:bidi="hi-IN"/>
        </w:rPr>
        <w:t xml:space="preserve"> dvAtri(gm)#Sat,dvAtri(gm)#Sacca</w:t>
      </w:r>
      <w:r w:rsidRPr="001C0EE7">
        <w:rPr>
          <w:rFonts w:ascii="Arial" w:hAnsi="Arial" w:cs="Arial"/>
          <w:color w:val="000000"/>
          <w:sz w:val="36"/>
          <w:szCs w:val="36"/>
          <w:lang w:bidi="hi-IN"/>
        </w:rPr>
        <w:tab/>
        <w:t xml:space="preserve">   </w:t>
      </w:r>
    </w:p>
    <w:p w14:paraId="271B1420"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r w:rsidRPr="001C0EE7">
        <w:rPr>
          <w:rFonts w:ascii="Arial" w:hAnsi="Arial" w:cs="Arial"/>
          <w:color w:val="000000"/>
          <w:sz w:val="36"/>
          <w:szCs w:val="36"/>
          <w:lang w:bidi="hi-IN"/>
        </w:rPr>
        <w:t>caq mEq &gt;,</w:t>
      </w:r>
      <w:r w:rsidRPr="001C0EE7">
        <w:rPr>
          <w:rFonts w:ascii="Arial" w:hAnsi="Arial" w:cs="Arial"/>
          <w:color w:val="000000"/>
          <w:sz w:val="36"/>
          <w:szCs w:val="36"/>
          <w:lang w:bidi="hi-IN"/>
        </w:rPr>
        <w:tab/>
        <w:t>mEq ShaTtri(gm)#Sat</w:t>
      </w:r>
      <w:r w:rsidRPr="001C0EE7">
        <w:rPr>
          <w:rFonts w:ascii="Arial" w:hAnsi="Arial" w:cs="Arial"/>
          <w:color w:val="000000"/>
          <w:sz w:val="36"/>
          <w:szCs w:val="36"/>
          <w:lang w:bidi="hi-IN"/>
        </w:rPr>
        <w:tab/>
        <w:t xml:space="preserve">    </w:t>
      </w:r>
    </w:p>
    <w:p w14:paraId="54DFC8F2"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gramStart"/>
      <w:r w:rsidRPr="001C0EE7">
        <w:rPr>
          <w:rFonts w:ascii="Arial" w:hAnsi="Arial" w:cs="Arial"/>
          <w:color w:val="000000"/>
          <w:sz w:val="36"/>
          <w:szCs w:val="36"/>
          <w:lang w:bidi="hi-IN"/>
        </w:rPr>
        <w:t>ShaTtri(</w:t>
      </w:r>
      <w:proofErr w:type="gramEnd"/>
      <w:r w:rsidRPr="001C0EE7">
        <w:rPr>
          <w:rFonts w:ascii="Arial" w:hAnsi="Arial" w:cs="Arial"/>
          <w:color w:val="000000"/>
          <w:sz w:val="36"/>
          <w:szCs w:val="36"/>
          <w:lang w:bidi="hi-IN"/>
        </w:rPr>
        <w:t>gm)#Sacca ,ShaTtri(gm)#Saqditiq ShaT --- triq(gm)qSaqt</w:t>
      </w:r>
      <w:r w:rsidRPr="001C0EE7">
        <w:rPr>
          <w:rFonts w:ascii="Arial" w:hAnsi="Arial" w:cs="Arial"/>
          <w:color w:val="000000"/>
          <w:sz w:val="36"/>
          <w:szCs w:val="36"/>
          <w:lang w:bidi="hi-IN"/>
        </w:rPr>
        <w:tab/>
        <w:t xml:space="preserve">   </w:t>
      </w:r>
    </w:p>
    <w:p w14:paraId="282CC408"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r w:rsidRPr="001C0EE7">
        <w:rPr>
          <w:rFonts w:ascii="Arial" w:hAnsi="Arial" w:cs="Arial"/>
          <w:color w:val="000000"/>
          <w:sz w:val="36"/>
          <w:szCs w:val="36"/>
          <w:lang w:bidi="hi-IN"/>
        </w:rPr>
        <w:t>caq mEq &gt;,</w:t>
      </w:r>
      <w:r w:rsidRPr="001C0EE7">
        <w:rPr>
          <w:rFonts w:ascii="Arial" w:hAnsi="Arial" w:cs="Arial"/>
          <w:color w:val="000000"/>
          <w:sz w:val="36"/>
          <w:szCs w:val="36"/>
          <w:lang w:bidi="hi-IN"/>
        </w:rPr>
        <w:tab/>
        <w:t>mEq caqtvAqriq(gm)qSaqt</w:t>
      </w:r>
      <w:r w:rsidRPr="001C0EE7">
        <w:rPr>
          <w:rFonts w:ascii="Arial" w:hAnsi="Arial" w:cs="Arial"/>
          <w:color w:val="000000"/>
          <w:sz w:val="36"/>
          <w:szCs w:val="36"/>
          <w:lang w:bidi="hi-IN"/>
        </w:rPr>
        <w:tab/>
        <w:t xml:space="preserve">   </w:t>
      </w:r>
    </w:p>
    <w:p w14:paraId="586931C2"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gramStart"/>
      <w:r w:rsidRPr="001C0EE7">
        <w:rPr>
          <w:rFonts w:ascii="Arial" w:hAnsi="Arial" w:cs="Arial"/>
          <w:color w:val="000000"/>
          <w:sz w:val="36"/>
          <w:szCs w:val="36"/>
          <w:lang w:bidi="hi-IN"/>
        </w:rPr>
        <w:t>caqtvAqriq(</w:t>
      </w:r>
      <w:proofErr w:type="gramEnd"/>
      <w:r w:rsidRPr="001C0EE7">
        <w:rPr>
          <w:rFonts w:ascii="Arial" w:hAnsi="Arial" w:cs="Arial"/>
          <w:color w:val="000000"/>
          <w:sz w:val="36"/>
          <w:szCs w:val="36"/>
          <w:lang w:bidi="hi-IN"/>
        </w:rPr>
        <w:t>gm)qSacca#,caq mEq &gt;</w:t>
      </w:r>
      <w:r w:rsidRPr="001C0EE7">
        <w:rPr>
          <w:rFonts w:ascii="Arial" w:hAnsi="Arial" w:cs="Arial"/>
          <w:color w:val="000000"/>
          <w:sz w:val="36"/>
          <w:szCs w:val="36"/>
          <w:lang w:bidi="hi-IN"/>
        </w:rPr>
        <w:tab/>
        <w:t xml:space="preserve"> </w:t>
      </w:r>
      <w:r w:rsidRPr="001C0EE7">
        <w:rPr>
          <w:rFonts w:ascii="Arial" w:hAnsi="Arial" w:cs="Arial"/>
          <w:color w:val="000000"/>
          <w:sz w:val="36"/>
          <w:szCs w:val="36"/>
          <w:lang w:bidi="hi-IN"/>
        </w:rPr>
        <w:tab/>
        <w:t xml:space="preserve">   </w:t>
      </w:r>
    </w:p>
    <w:p w14:paraId="56A6CAEC"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gramStart"/>
      <w:r w:rsidRPr="001C0EE7">
        <w:rPr>
          <w:rFonts w:ascii="Arial" w:hAnsi="Arial" w:cs="Arial"/>
          <w:color w:val="000000"/>
          <w:sz w:val="36"/>
          <w:szCs w:val="36"/>
          <w:lang w:bidi="hi-IN"/>
        </w:rPr>
        <w:t>mEq</w:t>
      </w:r>
      <w:proofErr w:type="gramEnd"/>
      <w:r w:rsidRPr="001C0EE7">
        <w:rPr>
          <w:rFonts w:ascii="Arial" w:hAnsi="Arial" w:cs="Arial"/>
          <w:color w:val="000000"/>
          <w:sz w:val="36"/>
          <w:szCs w:val="36"/>
          <w:lang w:bidi="hi-IN"/>
        </w:rPr>
        <w:t xml:space="preserve"> catu#ScatvAri(gm)Sat,catu#ScatvAri(gm)Sacca</w:t>
      </w:r>
      <w:r w:rsidRPr="001C0EE7">
        <w:rPr>
          <w:rFonts w:ascii="Arial" w:hAnsi="Arial" w:cs="Arial"/>
          <w:color w:val="000000"/>
          <w:sz w:val="36"/>
          <w:szCs w:val="36"/>
          <w:lang w:bidi="hi-IN"/>
        </w:rPr>
        <w:tab/>
        <w:t xml:space="preserve">   </w:t>
      </w:r>
    </w:p>
    <w:p w14:paraId="57C3ABB4"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gramStart"/>
      <w:r w:rsidRPr="001C0EE7">
        <w:rPr>
          <w:rFonts w:ascii="Arial" w:hAnsi="Arial" w:cs="Arial"/>
          <w:color w:val="000000"/>
          <w:sz w:val="36"/>
          <w:szCs w:val="36"/>
          <w:lang w:bidi="hi-IN"/>
        </w:rPr>
        <w:t>catu#</w:t>
      </w:r>
      <w:proofErr w:type="gramEnd"/>
      <w:r w:rsidRPr="001C0EE7">
        <w:rPr>
          <w:rFonts w:ascii="Arial" w:hAnsi="Arial" w:cs="Arial"/>
          <w:color w:val="000000"/>
          <w:sz w:val="36"/>
          <w:szCs w:val="36"/>
          <w:lang w:bidi="hi-IN"/>
        </w:rPr>
        <w:t>ScatvAri(gm)Saqditiq catu#H --- caqtvAqriq(gm)qSaqt ,caq mEq &gt;</w:t>
      </w:r>
      <w:r w:rsidRPr="001C0EE7">
        <w:rPr>
          <w:rFonts w:ascii="Arial" w:hAnsi="Arial" w:cs="Arial"/>
          <w:color w:val="000000"/>
          <w:sz w:val="36"/>
          <w:szCs w:val="36"/>
          <w:lang w:bidi="hi-IN"/>
        </w:rPr>
        <w:tab/>
        <w:t xml:space="preserve">   </w:t>
      </w:r>
    </w:p>
    <w:p w14:paraId="089F0EC8"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gramStart"/>
      <w:r w:rsidRPr="001C0EE7">
        <w:rPr>
          <w:rFonts w:ascii="Arial" w:hAnsi="Arial" w:cs="Arial"/>
          <w:color w:val="000000"/>
          <w:sz w:val="36"/>
          <w:szCs w:val="36"/>
          <w:lang w:bidi="hi-IN"/>
        </w:rPr>
        <w:lastRenderedPageBreak/>
        <w:t>mEq&amp;</w:t>
      </w:r>
      <w:proofErr w:type="gramEnd"/>
      <w:r w:rsidRPr="001C0EE7">
        <w:rPr>
          <w:rFonts w:ascii="Arial" w:hAnsi="Arial" w:cs="Arial"/>
          <w:color w:val="000000"/>
          <w:sz w:val="36"/>
          <w:szCs w:val="36"/>
          <w:lang w:bidi="hi-IN"/>
        </w:rPr>
        <w:t>ShTAca#tvAri(gm)Sat,aqShTAca#tvAri(gm)Sacca</w:t>
      </w:r>
      <w:r w:rsidRPr="001C0EE7">
        <w:rPr>
          <w:rFonts w:ascii="Arial" w:hAnsi="Arial" w:cs="Arial"/>
          <w:color w:val="000000"/>
          <w:sz w:val="36"/>
          <w:szCs w:val="36"/>
          <w:lang w:bidi="hi-IN"/>
        </w:rPr>
        <w:tab/>
        <w:t xml:space="preserve">   </w:t>
      </w:r>
    </w:p>
    <w:p w14:paraId="5906C1D5"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gramStart"/>
      <w:r w:rsidRPr="001C0EE7">
        <w:rPr>
          <w:rFonts w:ascii="Arial" w:hAnsi="Arial" w:cs="Arial"/>
          <w:color w:val="000000"/>
          <w:sz w:val="36"/>
          <w:szCs w:val="36"/>
          <w:lang w:bidi="hi-IN"/>
        </w:rPr>
        <w:t>aqShTAca#</w:t>
      </w:r>
      <w:proofErr w:type="gramEnd"/>
      <w:r w:rsidRPr="001C0EE7">
        <w:rPr>
          <w:rFonts w:ascii="Arial" w:hAnsi="Arial" w:cs="Arial"/>
          <w:color w:val="000000"/>
          <w:sz w:val="36"/>
          <w:szCs w:val="36"/>
          <w:lang w:bidi="hi-IN"/>
        </w:rPr>
        <w:t>tvAri(gm)SaqdityaqShTA --- caqtvAqriq(gm)qSaqt ,caq mEq &gt;</w:t>
      </w:r>
      <w:r w:rsidRPr="001C0EE7">
        <w:rPr>
          <w:rFonts w:ascii="Arial" w:hAnsi="Arial" w:cs="Arial"/>
          <w:color w:val="000000"/>
          <w:sz w:val="36"/>
          <w:szCs w:val="36"/>
          <w:lang w:bidi="hi-IN"/>
        </w:rPr>
        <w:tab/>
        <w:t xml:space="preserve">   </w:t>
      </w:r>
    </w:p>
    <w:p w14:paraId="7346E48A"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gramStart"/>
      <w:r w:rsidRPr="001C0EE7">
        <w:rPr>
          <w:rFonts w:ascii="Arial" w:hAnsi="Arial" w:cs="Arial"/>
          <w:color w:val="000000"/>
          <w:sz w:val="36"/>
          <w:szCs w:val="36"/>
          <w:lang w:bidi="hi-IN"/>
        </w:rPr>
        <w:t>mEq</w:t>
      </w:r>
      <w:proofErr w:type="gramEnd"/>
      <w:r w:rsidRPr="001C0EE7">
        <w:rPr>
          <w:rFonts w:ascii="Arial" w:hAnsi="Arial" w:cs="Arial"/>
          <w:color w:val="000000"/>
          <w:sz w:val="36"/>
          <w:szCs w:val="36"/>
          <w:lang w:bidi="hi-IN"/>
        </w:rPr>
        <w:t xml:space="preserve"> vAja#H,vAja#Sca</w:t>
      </w:r>
      <w:r w:rsidRPr="001C0EE7">
        <w:rPr>
          <w:rFonts w:ascii="Arial" w:hAnsi="Arial" w:cs="Arial"/>
          <w:color w:val="000000"/>
          <w:sz w:val="36"/>
          <w:szCs w:val="36"/>
          <w:lang w:bidi="hi-IN"/>
        </w:rPr>
        <w:tab/>
        <w:t xml:space="preserve">   </w:t>
      </w:r>
    </w:p>
    <w:p w14:paraId="01BA6C03"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gramStart"/>
      <w:r w:rsidRPr="001C0EE7">
        <w:rPr>
          <w:rFonts w:ascii="Arial" w:hAnsi="Arial" w:cs="Arial"/>
          <w:color w:val="000000"/>
          <w:sz w:val="36"/>
          <w:szCs w:val="36"/>
          <w:lang w:bidi="hi-IN"/>
        </w:rPr>
        <w:t>caq</w:t>
      </w:r>
      <w:proofErr w:type="gramEnd"/>
      <w:r w:rsidRPr="001C0EE7">
        <w:rPr>
          <w:rFonts w:ascii="Arial" w:hAnsi="Arial" w:cs="Arial"/>
          <w:color w:val="000000"/>
          <w:sz w:val="36"/>
          <w:szCs w:val="36"/>
          <w:lang w:bidi="hi-IN"/>
        </w:rPr>
        <w:t xml:space="preserve"> praqsaqvaH,praqsaqvaSca#</w:t>
      </w:r>
      <w:r w:rsidRPr="001C0EE7">
        <w:rPr>
          <w:rFonts w:ascii="Arial" w:hAnsi="Arial" w:cs="Arial"/>
          <w:color w:val="000000"/>
          <w:sz w:val="36"/>
          <w:szCs w:val="36"/>
          <w:lang w:bidi="hi-IN"/>
        </w:rPr>
        <w:tab/>
        <w:t xml:space="preserve">   </w:t>
      </w:r>
    </w:p>
    <w:p w14:paraId="67CE5587"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gramStart"/>
      <w:r w:rsidRPr="001C0EE7">
        <w:rPr>
          <w:rFonts w:ascii="Arial" w:hAnsi="Arial" w:cs="Arial"/>
          <w:color w:val="000000"/>
          <w:sz w:val="36"/>
          <w:szCs w:val="36"/>
          <w:lang w:bidi="hi-IN"/>
        </w:rPr>
        <w:t>praqsaqva</w:t>
      </w:r>
      <w:proofErr w:type="gramEnd"/>
      <w:r w:rsidRPr="001C0EE7">
        <w:rPr>
          <w:rFonts w:ascii="Arial" w:hAnsi="Arial" w:cs="Arial"/>
          <w:color w:val="000000"/>
          <w:sz w:val="36"/>
          <w:szCs w:val="36"/>
          <w:lang w:bidi="hi-IN"/>
        </w:rPr>
        <w:t xml:space="preserve"> iti# pra --- saqvaH,cAqpiqjaH</w:t>
      </w:r>
      <w:r w:rsidRPr="001C0EE7">
        <w:rPr>
          <w:rFonts w:ascii="Arial" w:hAnsi="Arial" w:cs="Arial"/>
          <w:color w:val="000000"/>
          <w:sz w:val="36"/>
          <w:szCs w:val="36"/>
          <w:lang w:bidi="hi-IN"/>
        </w:rPr>
        <w:tab/>
        <w:t xml:space="preserve">   </w:t>
      </w:r>
    </w:p>
    <w:p w14:paraId="71B3FCDA"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gramStart"/>
      <w:r w:rsidRPr="001C0EE7">
        <w:rPr>
          <w:rFonts w:ascii="Arial" w:hAnsi="Arial" w:cs="Arial"/>
          <w:color w:val="000000"/>
          <w:sz w:val="36"/>
          <w:szCs w:val="36"/>
          <w:lang w:bidi="hi-IN"/>
        </w:rPr>
        <w:t>aqpiqjaSca</w:t>
      </w:r>
      <w:proofErr w:type="gramEnd"/>
      <w:r w:rsidRPr="001C0EE7">
        <w:rPr>
          <w:rFonts w:ascii="Arial" w:hAnsi="Arial" w:cs="Arial"/>
          <w:color w:val="000000"/>
          <w:sz w:val="36"/>
          <w:szCs w:val="36"/>
          <w:lang w:bidi="hi-IN"/>
        </w:rPr>
        <w:t># ,aqpiqja itya#pi --- jaH</w:t>
      </w:r>
      <w:r w:rsidRPr="001C0EE7">
        <w:rPr>
          <w:rFonts w:ascii="Arial" w:hAnsi="Arial" w:cs="Arial"/>
          <w:color w:val="000000"/>
          <w:sz w:val="36"/>
          <w:szCs w:val="36"/>
          <w:lang w:bidi="hi-IN"/>
        </w:rPr>
        <w:tab/>
        <w:t xml:space="preserve">   </w:t>
      </w:r>
    </w:p>
    <w:p w14:paraId="20F81BC0"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gramStart"/>
      <w:r w:rsidRPr="001C0EE7">
        <w:rPr>
          <w:rFonts w:ascii="Arial" w:hAnsi="Arial" w:cs="Arial"/>
          <w:color w:val="000000"/>
          <w:sz w:val="36"/>
          <w:szCs w:val="36"/>
          <w:lang w:bidi="hi-IN"/>
        </w:rPr>
        <w:t>caq</w:t>
      </w:r>
      <w:proofErr w:type="gramEnd"/>
      <w:r w:rsidRPr="001C0EE7">
        <w:rPr>
          <w:rFonts w:ascii="Arial" w:hAnsi="Arial" w:cs="Arial"/>
          <w:color w:val="000000"/>
          <w:sz w:val="36"/>
          <w:szCs w:val="36"/>
          <w:lang w:bidi="hi-IN"/>
        </w:rPr>
        <w:t xml:space="preserve"> kratu#H,kratu#Sca</w:t>
      </w:r>
      <w:r w:rsidRPr="001C0EE7">
        <w:rPr>
          <w:rFonts w:ascii="Arial" w:hAnsi="Arial" w:cs="Arial"/>
          <w:color w:val="000000"/>
          <w:sz w:val="36"/>
          <w:szCs w:val="36"/>
          <w:lang w:bidi="hi-IN"/>
        </w:rPr>
        <w:tab/>
        <w:t xml:space="preserve">   </w:t>
      </w:r>
    </w:p>
    <w:p w14:paraId="694D6598"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r w:rsidRPr="001C0EE7">
        <w:rPr>
          <w:rFonts w:ascii="Arial" w:hAnsi="Arial" w:cs="Arial"/>
          <w:color w:val="000000"/>
          <w:sz w:val="36"/>
          <w:szCs w:val="36"/>
          <w:lang w:bidi="hi-IN"/>
        </w:rPr>
        <w:t>caq suva#H,</w:t>
      </w:r>
      <w:r w:rsidRPr="001C0EE7">
        <w:rPr>
          <w:rFonts w:ascii="Arial" w:hAnsi="Arial" w:cs="Arial"/>
          <w:color w:val="000000"/>
          <w:sz w:val="36"/>
          <w:szCs w:val="36"/>
          <w:lang w:bidi="hi-IN"/>
        </w:rPr>
        <w:tab/>
        <w:t>suva#Sca</w:t>
      </w:r>
      <w:r w:rsidRPr="001C0EE7">
        <w:rPr>
          <w:rFonts w:ascii="Arial" w:hAnsi="Arial" w:cs="Arial"/>
          <w:color w:val="000000"/>
          <w:sz w:val="36"/>
          <w:szCs w:val="36"/>
          <w:lang w:bidi="hi-IN"/>
        </w:rPr>
        <w:tab/>
        <w:t xml:space="preserve">   </w:t>
      </w:r>
    </w:p>
    <w:p w14:paraId="593F780C"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gramStart"/>
      <w:r w:rsidRPr="001C0EE7">
        <w:rPr>
          <w:rFonts w:ascii="Arial" w:hAnsi="Arial" w:cs="Arial"/>
          <w:color w:val="000000"/>
          <w:sz w:val="36"/>
          <w:szCs w:val="36"/>
          <w:lang w:bidi="hi-IN"/>
        </w:rPr>
        <w:t>caq</w:t>
      </w:r>
      <w:proofErr w:type="gramEnd"/>
      <w:r w:rsidRPr="001C0EE7">
        <w:rPr>
          <w:rFonts w:ascii="Arial" w:hAnsi="Arial" w:cs="Arial"/>
          <w:color w:val="000000"/>
          <w:sz w:val="36"/>
          <w:szCs w:val="36"/>
          <w:lang w:bidi="hi-IN"/>
        </w:rPr>
        <w:t xml:space="preserve"> mUqrddhA ,mUqrddhA  ca# </w:t>
      </w:r>
      <w:r w:rsidRPr="001C0EE7">
        <w:rPr>
          <w:rFonts w:ascii="Arial" w:hAnsi="Arial" w:cs="Arial"/>
          <w:color w:val="000000"/>
          <w:sz w:val="36"/>
          <w:szCs w:val="36"/>
          <w:lang w:bidi="hi-IN"/>
        </w:rPr>
        <w:tab/>
        <w:t xml:space="preserve">   </w:t>
      </w:r>
    </w:p>
    <w:p w14:paraId="72ED398D"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gramStart"/>
      <w:r w:rsidRPr="001C0EE7">
        <w:rPr>
          <w:rFonts w:ascii="Arial" w:hAnsi="Arial" w:cs="Arial"/>
          <w:color w:val="000000"/>
          <w:sz w:val="36"/>
          <w:szCs w:val="36"/>
          <w:lang w:bidi="hi-IN"/>
        </w:rPr>
        <w:t>caq</w:t>
      </w:r>
      <w:proofErr w:type="gramEnd"/>
      <w:r w:rsidRPr="001C0EE7">
        <w:rPr>
          <w:rFonts w:ascii="Arial" w:hAnsi="Arial" w:cs="Arial"/>
          <w:color w:val="000000"/>
          <w:sz w:val="36"/>
          <w:szCs w:val="36"/>
          <w:lang w:bidi="hi-IN"/>
        </w:rPr>
        <w:t xml:space="preserve"> vyaSni#yaH,vyaSni#yaSca</w:t>
      </w:r>
      <w:r w:rsidRPr="001C0EE7">
        <w:rPr>
          <w:rFonts w:ascii="Arial" w:hAnsi="Arial" w:cs="Arial"/>
          <w:color w:val="000000"/>
          <w:sz w:val="36"/>
          <w:szCs w:val="36"/>
          <w:lang w:bidi="hi-IN"/>
        </w:rPr>
        <w:tab/>
        <w:t xml:space="preserve">   </w:t>
      </w:r>
    </w:p>
    <w:p w14:paraId="11C5C438"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r w:rsidRPr="001C0EE7">
        <w:rPr>
          <w:rFonts w:ascii="Arial" w:hAnsi="Arial" w:cs="Arial"/>
          <w:color w:val="000000"/>
          <w:sz w:val="36"/>
          <w:szCs w:val="36"/>
          <w:lang w:bidi="hi-IN"/>
        </w:rPr>
        <w:t>vyaSni#yaq iti#vi --- aSni#yaH,</w:t>
      </w:r>
      <w:r w:rsidRPr="001C0EE7">
        <w:rPr>
          <w:rFonts w:ascii="Arial" w:hAnsi="Arial" w:cs="Arial"/>
          <w:color w:val="000000"/>
          <w:sz w:val="36"/>
          <w:szCs w:val="36"/>
          <w:lang w:bidi="hi-IN"/>
        </w:rPr>
        <w:tab/>
        <w:t>cAqntyAqyaqnaH</w:t>
      </w:r>
      <w:r w:rsidRPr="001C0EE7">
        <w:rPr>
          <w:rFonts w:ascii="Arial" w:hAnsi="Arial" w:cs="Arial"/>
          <w:color w:val="000000"/>
          <w:sz w:val="36"/>
          <w:szCs w:val="36"/>
          <w:lang w:bidi="hi-IN"/>
        </w:rPr>
        <w:tab/>
        <w:t xml:space="preserve">   </w:t>
      </w:r>
    </w:p>
    <w:p w14:paraId="6B0564B2"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r w:rsidRPr="001C0EE7">
        <w:rPr>
          <w:rFonts w:ascii="Arial" w:hAnsi="Arial" w:cs="Arial"/>
          <w:color w:val="000000"/>
          <w:sz w:val="36"/>
          <w:szCs w:val="36"/>
          <w:lang w:bidi="hi-IN"/>
        </w:rPr>
        <w:t>AqntyAqyaqnaSca#</w:t>
      </w:r>
      <w:proofErr w:type="gramStart"/>
      <w:r w:rsidRPr="001C0EE7">
        <w:rPr>
          <w:rFonts w:ascii="Arial" w:hAnsi="Arial" w:cs="Arial"/>
          <w:color w:val="000000"/>
          <w:sz w:val="36"/>
          <w:szCs w:val="36"/>
          <w:lang w:bidi="hi-IN"/>
        </w:rPr>
        <w:t>,cAntya</w:t>
      </w:r>
      <w:proofErr w:type="gramEnd"/>
      <w:r w:rsidRPr="001C0EE7">
        <w:rPr>
          <w:rFonts w:ascii="Arial" w:hAnsi="Arial" w:cs="Arial"/>
          <w:color w:val="000000"/>
          <w:sz w:val="36"/>
          <w:szCs w:val="36"/>
          <w:lang w:bidi="hi-IN"/>
        </w:rPr>
        <w:t>#H</w:t>
      </w:r>
      <w:r w:rsidRPr="001C0EE7">
        <w:rPr>
          <w:rFonts w:ascii="Arial" w:hAnsi="Arial" w:cs="Arial"/>
          <w:color w:val="000000"/>
          <w:sz w:val="36"/>
          <w:szCs w:val="36"/>
          <w:lang w:bidi="hi-IN"/>
        </w:rPr>
        <w:tab/>
        <w:t xml:space="preserve">   </w:t>
      </w:r>
    </w:p>
    <w:p w14:paraId="48F4DE06"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gramStart"/>
      <w:r w:rsidRPr="001C0EE7">
        <w:rPr>
          <w:rFonts w:ascii="Arial" w:hAnsi="Arial" w:cs="Arial"/>
          <w:color w:val="000000"/>
          <w:sz w:val="36"/>
          <w:szCs w:val="36"/>
          <w:lang w:bidi="hi-IN"/>
        </w:rPr>
        <w:t>antya#</w:t>
      </w:r>
      <w:proofErr w:type="gramEnd"/>
      <w:r w:rsidRPr="001C0EE7">
        <w:rPr>
          <w:rFonts w:ascii="Arial" w:hAnsi="Arial" w:cs="Arial"/>
          <w:color w:val="000000"/>
          <w:sz w:val="36"/>
          <w:szCs w:val="36"/>
          <w:lang w:bidi="hi-IN"/>
        </w:rPr>
        <w:t>Sca,caq BauqvaqnaH</w:t>
      </w:r>
      <w:r w:rsidRPr="001C0EE7">
        <w:rPr>
          <w:rFonts w:ascii="Arial" w:hAnsi="Arial" w:cs="Arial"/>
          <w:color w:val="000000"/>
          <w:sz w:val="36"/>
          <w:szCs w:val="36"/>
          <w:lang w:bidi="hi-IN"/>
        </w:rPr>
        <w:tab/>
        <w:t xml:space="preserve">   </w:t>
      </w:r>
    </w:p>
    <w:p w14:paraId="74F6729B"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r w:rsidRPr="001C0EE7">
        <w:rPr>
          <w:rFonts w:ascii="Arial" w:hAnsi="Arial" w:cs="Arial"/>
          <w:color w:val="000000"/>
          <w:sz w:val="36"/>
          <w:szCs w:val="36"/>
          <w:lang w:bidi="hi-IN"/>
        </w:rPr>
        <w:t>BauqvaqnaSca#</w:t>
      </w:r>
      <w:proofErr w:type="gramStart"/>
      <w:r w:rsidRPr="001C0EE7">
        <w:rPr>
          <w:rFonts w:ascii="Arial" w:hAnsi="Arial" w:cs="Arial"/>
          <w:color w:val="000000"/>
          <w:sz w:val="36"/>
          <w:szCs w:val="36"/>
          <w:lang w:bidi="hi-IN"/>
        </w:rPr>
        <w:t>,caq</w:t>
      </w:r>
      <w:proofErr w:type="gramEnd"/>
      <w:r w:rsidRPr="001C0EE7">
        <w:rPr>
          <w:rFonts w:ascii="Arial" w:hAnsi="Arial" w:cs="Arial"/>
          <w:color w:val="000000"/>
          <w:sz w:val="36"/>
          <w:szCs w:val="36"/>
          <w:lang w:bidi="hi-IN"/>
        </w:rPr>
        <w:t xml:space="preserve"> Buva#naH</w:t>
      </w:r>
      <w:r w:rsidRPr="001C0EE7">
        <w:rPr>
          <w:rFonts w:ascii="Arial" w:hAnsi="Arial" w:cs="Arial"/>
          <w:color w:val="000000"/>
          <w:sz w:val="36"/>
          <w:szCs w:val="36"/>
          <w:lang w:bidi="hi-IN"/>
        </w:rPr>
        <w:tab/>
        <w:t xml:space="preserve">   </w:t>
      </w:r>
    </w:p>
    <w:p w14:paraId="2D9789C3"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r w:rsidRPr="001C0EE7">
        <w:rPr>
          <w:rFonts w:ascii="Arial" w:hAnsi="Arial" w:cs="Arial"/>
          <w:color w:val="000000"/>
          <w:sz w:val="36"/>
          <w:szCs w:val="36"/>
          <w:lang w:bidi="hi-IN"/>
        </w:rPr>
        <w:t>Buva#naSca</w:t>
      </w:r>
      <w:proofErr w:type="gramStart"/>
      <w:r w:rsidRPr="001C0EE7">
        <w:rPr>
          <w:rFonts w:ascii="Arial" w:hAnsi="Arial" w:cs="Arial"/>
          <w:color w:val="000000"/>
          <w:sz w:val="36"/>
          <w:szCs w:val="36"/>
          <w:lang w:bidi="hi-IN"/>
        </w:rPr>
        <w:t>,cAdhi</w:t>
      </w:r>
      <w:proofErr w:type="gramEnd"/>
      <w:r w:rsidRPr="001C0EE7">
        <w:rPr>
          <w:rFonts w:ascii="Arial" w:hAnsi="Arial" w:cs="Arial"/>
          <w:color w:val="000000"/>
          <w:sz w:val="36"/>
          <w:szCs w:val="36"/>
          <w:lang w:bidi="hi-IN"/>
        </w:rPr>
        <w:t>#patiH</w:t>
      </w:r>
      <w:r w:rsidRPr="001C0EE7">
        <w:rPr>
          <w:rFonts w:ascii="Arial" w:hAnsi="Arial" w:cs="Arial"/>
          <w:color w:val="000000"/>
          <w:sz w:val="36"/>
          <w:szCs w:val="36"/>
          <w:lang w:bidi="hi-IN"/>
        </w:rPr>
        <w:tab/>
        <w:t xml:space="preserve">   </w:t>
      </w:r>
    </w:p>
    <w:p w14:paraId="298CD595" w14:textId="77777777" w:rsidR="001C0EE7" w:rsidRPr="001C0EE7" w:rsidRDefault="001C0EE7" w:rsidP="001C0EE7">
      <w:pPr>
        <w:autoSpaceDE w:val="0"/>
        <w:autoSpaceDN w:val="0"/>
        <w:adjustRightInd w:val="0"/>
        <w:spacing w:after="0" w:line="240" w:lineRule="auto"/>
        <w:rPr>
          <w:rFonts w:ascii="Arial" w:hAnsi="Arial" w:cs="Arial"/>
          <w:color w:val="000000"/>
          <w:sz w:val="36"/>
          <w:szCs w:val="36"/>
          <w:lang w:bidi="hi-IN"/>
        </w:rPr>
      </w:pPr>
      <w:proofErr w:type="gramStart"/>
      <w:r w:rsidRPr="001C0EE7">
        <w:rPr>
          <w:rFonts w:ascii="Arial" w:hAnsi="Arial" w:cs="Arial"/>
          <w:color w:val="000000"/>
          <w:sz w:val="36"/>
          <w:szCs w:val="36"/>
          <w:lang w:bidi="hi-IN"/>
        </w:rPr>
        <w:t>adhi#</w:t>
      </w:r>
      <w:proofErr w:type="gramEnd"/>
      <w:r w:rsidRPr="001C0EE7">
        <w:rPr>
          <w:rFonts w:ascii="Arial" w:hAnsi="Arial" w:cs="Arial"/>
          <w:color w:val="000000"/>
          <w:sz w:val="36"/>
          <w:szCs w:val="36"/>
          <w:lang w:bidi="hi-IN"/>
        </w:rPr>
        <w:t>patiSca,adhi#patiqrityadhi# --- paqtiqH</w:t>
      </w:r>
      <w:r w:rsidRPr="001C0EE7">
        <w:rPr>
          <w:rFonts w:ascii="Arial" w:hAnsi="Arial" w:cs="Arial"/>
          <w:color w:val="000000"/>
          <w:sz w:val="36"/>
          <w:szCs w:val="36"/>
          <w:lang w:bidi="hi-IN"/>
        </w:rPr>
        <w:tab/>
        <w:t xml:space="preserve"> </w:t>
      </w:r>
    </w:p>
    <w:p w14:paraId="2E8700C2" w14:textId="1AEA8382" w:rsidR="00D91D60" w:rsidRDefault="001C0EE7" w:rsidP="001C0EE7">
      <w:pPr>
        <w:autoSpaceDE w:val="0"/>
        <w:autoSpaceDN w:val="0"/>
        <w:adjustRightInd w:val="0"/>
        <w:spacing w:after="0" w:line="240" w:lineRule="auto"/>
        <w:rPr>
          <w:rFonts w:ascii="Arial" w:hAnsi="Arial" w:cs="Arial"/>
          <w:color w:val="000000"/>
          <w:sz w:val="36"/>
          <w:szCs w:val="36"/>
          <w:lang w:bidi="hi-IN"/>
        </w:rPr>
      </w:pPr>
      <w:r w:rsidRPr="001C0EE7">
        <w:rPr>
          <w:rFonts w:ascii="Arial" w:hAnsi="Arial" w:cs="Arial"/>
          <w:color w:val="000000"/>
          <w:sz w:val="36"/>
          <w:szCs w:val="36"/>
          <w:lang w:bidi="hi-IN"/>
        </w:rPr>
        <w:t>cEti# ca</w:t>
      </w:r>
      <w:r w:rsidRPr="001C0EE7">
        <w:rPr>
          <w:rFonts w:ascii="Arial" w:hAnsi="Arial" w:cs="Arial"/>
          <w:color w:val="000000"/>
          <w:sz w:val="36"/>
          <w:szCs w:val="36"/>
          <w:lang w:bidi="hi-IN"/>
        </w:rPr>
        <w:tab/>
        <w:t>,</w:t>
      </w:r>
    </w:p>
    <w:p w14:paraId="0C34E520" w14:textId="73F01106" w:rsidR="00D91D60" w:rsidRDefault="008C34DB"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
    <w:p w14:paraId="6446BD83" w14:textId="557747AC" w:rsidR="00D91D60" w:rsidRPr="008C34DB" w:rsidRDefault="005B5BC4" w:rsidP="00D91D60">
      <w:pPr>
        <w:autoSpaceDE w:val="0"/>
        <w:autoSpaceDN w:val="0"/>
        <w:adjustRightInd w:val="0"/>
        <w:spacing w:after="0" w:line="240" w:lineRule="auto"/>
        <w:rPr>
          <w:rFonts w:ascii="Arial" w:hAnsi="Arial" w:cs="Arial"/>
          <w:b/>
          <w:bCs/>
          <w:color w:val="000000"/>
          <w:sz w:val="36"/>
          <w:szCs w:val="36"/>
          <w:lang w:bidi="hi-IN"/>
        </w:rPr>
      </w:pPr>
      <w:proofErr w:type="gramStart"/>
      <w:r w:rsidRPr="008C34DB">
        <w:rPr>
          <w:rFonts w:ascii="Arial" w:hAnsi="Arial" w:cs="Arial"/>
          <w:b/>
          <w:bCs/>
          <w:color w:val="000000"/>
          <w:sz w:val="36"/>
          <w:szCs w:val="36"/>
          <w:lang w:bidi="hi-IN"/>
        </w:rPr>
        <w:t>17.1</w:t>
      </w:r>
      <w:r w:rsidR="007147EB" w:rsidRPr="008C34DB">
        <w:rPr>
          <w:rFonts w:ascii="Arial" w:hAnsi="Arial" w:cs="Arial"/>
          <w:b/>
          <w:bCs/>
          <w:color w:val="000000"/>
          <w:sz w:val="36"/>
          <w:szCs w:val="36"/>
          <w:lang w:bidi="hi-IN"/>
        </w:rPr>
        <w:t>2</w:t>
      </w:r>
      <w:r w:rsidRPr="008C34DB">
        <w:rPr>
          <w:rFonts w:ascii="Arial" w:hAnsi="Arial" w:cs="Arial"/>
          <w:b/>
          <w:bCs/>
          <w:color w:val="000000"/>
          <w:sz w:val="36"/>
          <w:szCs w:val="36"/>
          <w:lang w:bidi="hi-IN"/>
        </w:rPr>
        <w:t xml:space="preserve"> </w:t>
      </w:r>
      <w:r w:rsidR="00D91D60" w:rsidRPr="008C34DB">
        <w:rPr>
          <w:rFonts w:ascii="Arial" w:hAnsi="Arial" w:cs="Arial"/>
          <w:b/>
          <w:bCs/>
          <w:color w:val="000000"/>
          <w:sz w:val="36"/>
          <w:szCs w:val="36"/>
          <w:lang w:bidi="hi-IN"/>
        </w:rPr>
        <w:t xml:space="preserve"> iDA</w:t>
      </w:r>
      <w:proofErr w:type="gramEnd"/>
      <w:r w:rsidR="00D91D60" w:rsidRPr="008C34DB">
        <w:rPr>
          <w:rFonts w:ascii="Arial" w:hAnsi="Arial" w:cs="Arial"/>
          <w:b/>
          <w:bCs/>
          <w:color w:val="000000"/>
          <w:sz w:val="36"/>
          <w:szCs w:val="36"/>
          <w:lang w:bidi="hi-IN"/>
        </w:rPr>
        <w:t xml:space="preserve"> d</w:t>
      </w:r>
      <w:r w:rsidR="00665208" w:rsidRPr="008C34DB">
        <w:rPr>
          <w:rFonts w:ascii="Arial" w:hAnsi="Arial" w:cs="Arial"/>
          <w:b/>
          <w:bCs/>
          <w:color w:val="000000"/>
          <w:sz w:val="36"/>
          <w:szCs w:val="36"/>
          <w:lang w:bidi="hi-IN"/>
        </w:rPr>
        <w:t>E</w:t>
      </w:r>
      <w:r w:rsidR="00D91D60" w:rsidRPr="008C34DB">
        <w:rPr>
          <w:rFonts w:ascii="Arial" w:hAnsi="Arial" w:cs="Arial"/>
          <w:b/>
          <w:bCs/>
          <w:color w:val="000000"/>
          <w:sz w:val="36"/>
          <w:szCs w:val="36"/>
          <w:lang w:bidi="hi-IN"/>
        </w:rPr>
        <w:t>vahUH</w:t>
      </w:r>
    </w:p>
    <w:p w14:paraId="569BED91" w14:textId="77777777" w:rsidR="005B5BC4" w:rsidRDefault="005B5BC4" w:rsidP="00D91D60">
      <w:pPr>
        <w:autoSpaceDE w:val="0"/>
        <w:autoSpaceDN w:val="0"/>
        <w:adjustRightInd w:val="0"/>
        <w:spacing w:after="0" w:line="240" w:lineRule="auto"/>
        <w:rPr>
          <w:rFonts w:ascii="Arial" w:hAnsi="Arial" w:cs="Arial"/>
          <w:color w:val="000000"/>
          <w:sz w:val="36"/>
          <w:szCs w:val="36"/>
          <w:lang w:bidi="hi-IN"/>
        </w:rPr>
      </w:pPr>
    </w:p>
    <w:p w14:paraId="1FB59A7E" w14:textId="77777777" w:rsidR="005B5BC4" w:rsidRPr="005B5BC4" w:rsidRDefault="005B5BC4" w:rsidP="005B5BC4">
      <w:pPr>
        <w:autoSpaceDE w:val="0"/>
        <w:autoSpaceDN w:val="0"/>
        <w:adjustRightInd w:val="0"/>
        <w:spacing w:after="0" w:line="240" w:lineRule="auto"/>
        <w:rPr>
          <w:rFonts w:ascii="Arial" w:hAnsi="Arial" w:cs="Arial"/>
          <w:color w:val="000000"/>
          <w:sz w:val="36"/>
          <w:szCs w:val="36"/>
          <w:lang w:bidi="hi-IN"/>
        </w:rPr>
      </w:pPr>
      <w:proofErr w:type="gramStart"/>
      <w:r w:rsidRPr="005B5BC4">
        <w:rPr>
          <w:rFonts w:ascii="Arial" w:hAnsi="Arial" w:cs="Arial"/>
          <w:color w:val="000000"/>
          <w:sz w:val="36"/>
          <w:szCs w:val="36"/>
          <w:lang w:bidi="hi-IN"/>
        </w:rPr>
        <w:t>iDA</w:t>
      </w:r>
      <w:proofErr w:type="gramEnd"/>
      <w:r w:rsidRPr="005B5BC4">
        <w:rPr>
          <w:rFonts w:ascii="Arial" w:hAnsi="Arial" w:cs="Arial"/>
          <w:color w:val="000000"/>
          <w:sz w:val="36"/>
          <w:szCs w:val="36"/>
          <w:lang w:bidi="hi-IN"/>
        </w:rPr>
        <w:t># dEvaqhUH ,dEqvaqhUrmanu#H</w:t>
      </w:r>
      <w:r w:rsidRPr="005B5BC4">
        <w:rPr>
          <w:rFonts w:ascii="Arial" w:hAnsi="Arial" w:cs="Arial"/>
          <w:color w:val="000000"/>
          <w:sz w:val="36"/>
          <w:szCs w:val="36"/>
          <w:lang w:bidi="hi-IN"/>
        </w:rPr>
        <w:tab/>
        <w:t xml:space="preserve">   </w:t>
      </w:r>
    </w:p>
    <w:p w14:paraId="14F4A00E" w14:textId="77777777" w:rsidR="005B5BC4" w:rsidRPr="005B5BC4" w:rsidRDefault="005B5BC4" w:rsidP="005B5BC4">
      <w:pPr>
        <w:autoSpaceDE w:val="0"/>
        <w:autoSpaceDN w:val="0"/>
        <w:adjustRightInd w:val="0"/>
        <w:spacing w:after="0" w:line="240" w:lineRule="auto"/>
        <w:rPr>
          <w:rFonts w:ascii="Arial" w:hAnsi="Arial" w:cs="Arial"/>
          <w:color w:val="000000"/>
          <w:sz w:val="36"/>
          <w:szCs w:val="36"/>
          <w:lang w:bidi="hi-IN"/>
        </w:rPr>
      </w:pPr>
      <w:proofErr w:type="gramStart"/>
      <w:r w:rsidRPr="005B5BC4">
        <w:rPr>
          <w:rFonts w:ascii="Arial" w:hAnsi="Arial" w:cs="Arial"/>
          <w:color w:val="000000"/>
          <w:sz w:val="36"/>
          <w:szCs w:val="36"/>
          <w:lang w:bidi="hi-IN"/>
        </w:rPr>
        <w:t>dEqvaqhUriti</w:t>
      </w:r>
      <w:proofErr w:type="gramEnd"/>
      <w:r w:rsidRPr="005B5BC4">
        <w:rPr>
          <w:rFonts w:ascii="Arial" w:hAnsi="Arial" w:cs="Arial"/>
          <w:color w:val="000000"/>
          <w:sz w:val="36"/>
          <w:szCs w:val="36"/>
          <w:lang w:bidi="hi-IN"/>
        </w:rPr>
        <w:t># dEva --- hUH,manu#ryaj~jaqnIH</w:t>
      </w:r>
      <w:r w:rsidRPr="005B5BC4">
        <w:rPr>
          <w:rFonts w:ascii="Arial" w:hAnsi="Arial" w:cs="Arial"/>
          <w:color w:val="000000"/>
          <w:sz w:val="36"/>
          <w:szCs w:val="36"/>
          <w:lang w:bidi="hi-IN"/>
        </w:rPr>
        <w:tab/>
        <w:t xml:space="preserve">   </w:t>
      </w:r>
    </w:p>
    <w:p w14:paraId="07ACE91E" w14:textId="77777777" w:rsidR="005B5BC4" w:rsidRPr="005B5BC4" w:rsidRDefault="005B5BC4" w:rsidP="005B5BC4">
      <w:pPr>
        <w:autoSpaceDE w:val="0"/>
        <w:autoSpaceDN w:val="0"/>
        <w:adjustRightInd w:val="0"/>
        <w:spacing w:after="0" w:line="240" w:lineRule="auto"/>
        <w:rPr>
          <w:rFonts w:ascii="Arial" w:hAnsi="Arial" w:cs="Arial"/>
          <w:color w:val="000000"/>
          <w:sz w:val="36"/>
          <w:szCs w:val="36"/>
          <w:lang w:bidi="hi-IN"/>
        </w:rPr>
      </w:pPr>
      <w:r w:rsidRPr="005B5BC4">
        <w:rPr>
          <w:rFonts w:ascii="Arial" w:hAnsi="Arial" w:cs="Arial"/>
          <w:color w:val="000000"/>
          <w:sz w:val="36"/>
          <w:szCs w:val="36"/>
          <w:lang w:bidi="hi-IN"/>
        </w:rPr>
        <w:t>yaqj~jaqnIrbRuhaqspati#H,</w:t>
      </w:r>
      <w:r w:rsidRPr="005B5BC4">
        <w:rPr>
          <w:rFonts w:ascii="Arial" w:hAnsi="Arial" w:cs="Arial"/>
          <w:color w:val="000000"/>
          <w:sz w:val="36"/>
          <w:szCs w:val="36"/>
          <w:lang w:bidi="hi-IN"/>
        </w:rPr>
        <w:tab/>
        <w:t>yaqj~jaqnIriti# yaj~ja --- nIH</w:t>
      </w:r>
      <w:r w:rsidRPr="005B5BC4">
        <w:rPr>
          <w:rFonts w:ascii="Arial" w:hAnsi="Arial" w:cs="Arial"/>
          <w:color w:val="000000"/>
          <w:sz w:val="36"/>
          <w:szCs w:val="36"/>
          <w:lang w:bidi="hi-IN"/>
        </w:rPr>
        <w:tab/>
        <w:t xml:space="preserve">   </w:t>
      </w:r>
    </w:p>
    <w:p w14:paraId="0F77E7F0" w14:textId="77777777" w:rsidR="005B5BC4" w:rsidRPr="005B5BC4" w:rsidRDefault="005B5BC4" w:rsidP="005B5BC4">
      <w:pPr>
        <w:autoSpaceDE w:val="0"/>
        <w:autoSpaceDN w:val="0"/>
        <w:adjustRightInd w:val="0"/>
        <w:spacing w:after="0" w:line="240" w:lineRule="auto"/>
        <w:rPr>
          <w:rFonts w:ascii="Arial" w:hAnsi="Arial" w:cs="Arial"/>
          <w:color w:val="000000"/>
          <w:sz w:val="36"/>
          <w:szCs w:val="36"/>
          <w:lang w:bidi="hi-IN"/>
        </w:rPr>
      </w:pPr>
      <w:proofErr w:type="gramStart"/>
      <w:r w:rsidRPr="005B5BC4">
        <w:rPr>
          <w:rFonts w:ascii="Arial" w:hAnsi="Arial" w:cs="Arial"/>
          <w:color w:val="000000"/>
          <w:sz w:val="36"/>
          <w:szCs w:val="36"/>
          <w:lang w:bidi="hi-IN"/>
        </w:rPr>
        <w:t>bRuhaqspati</w:t>
      </w:r>
      <w:proofErr w:type="gramEnd"/>
      <w:r w:rsidRPr="005B5BC4">
        <w:rPr>
          <w:rFonts w:ascii="Arial" w:hAnsi="Arial" w:cs="Arial"/>
          <w:color w:val="000000"/>
          <w:sz w:val="36"/>
          <w:szCs w:val="36"/>
          <w:lang w:bidi="hi-IN"/>
        </w:rPr>
        <w:t># rukthA maqdAni# ,uqkthAqmaqdAni# Sa(gm)siShat</w:t>
      </w:r>
      <w:r w:rsidRPr="005B5BC4">
        <w:rPr>
          <w:rFonts w:ascii="Arial" w:hAnsi="Arial" w:cs="Arial"/>
          <w:color w:val="000000"/>
          <w:sz w:val="36"/>
          <w:szCs w:val="36"/>
          <w:lang w:bidi="hi-IN"/>
        </w:rPr>
        <w:tab/>
        <w:t xml:space="preserve">   </w:t>
      </w:r>
    </w:p>
    <w:p w14:paraId="060992F8" w14:textId="77777777" w:rsidR="005B5BC4" w:rsidRPr="005B5BC4" w:rsidRDefault="005B5BC4" w:rsidP="005B5BC4">
      <w:pPr>
        <w:autoSpaceDE w:val="0"/>
        <w:autoSpaceDN w:val="0"/>
        <w:adjustRightInd w:val="0"/>
        <w:spacing w:after="0" w:line="240" w:lineRule="auto"/>
        <w:rPr>
          <w:rFonts w:ascii="Arial" w:hAnsi="Arial" w:cs="Arial"/>
          <w:color w:val="000000"/>
          <w:sz w:val="36"/>
          <w:szCs w:val="36"/>
          <w:lang w:bidi="hi-IN"/>
        </w:rPr>
      </w:pPr>
      <w:proofErr w:type="gramStart"/>
      <w:r w:rsidRPr="005B5BC4">
        <w:rPr>
          <w:rFonts w:ascii="Arial" w:hAnsi="Arial" w:cs="Arial"/>
          <w:color w:val="000000"/>
          <w:sz w:val="36"/>
          <w:szCs w:val="36"/>
          <w:lang w:bidi="hi-IN"/>
        </w:rPr>
        <w:t>uqkthAqmaqdAnItyu#</w:t>
      </w:r>
      <w:proofErr w:type="gramEnd"/>
      <w:r w:rsidRPr="005B5BC4">
        <w:rPr>
          <w:rFonts w:ascii="Arial" w:hAnsi="Arial" w:cs="Arial"/>
          <w:color w:val="000000"/>
          <w:sz w:val="36"/>
          <w:szCs w:val="36"/>
          <w:lang w:bidi="hi-IN"/>
        </w:rPr>
        <w:t>ktha --- maqdAni#,Saq(gm)qsiqShaqdviSvE$ &gt;</w:t>
      </w:r>
      <w:r w:rsidRPr="005B5BC4">
        <w:rPr>
          <w:rFonts w:ascii="Arial" w:hAnsi="Arial" w:cs="Arial"/>
          <w:color w:val="000000"/>
          <w:sz w:val="36"/>
          <w:szCs w:val="36"/>
          <w:lang w:bidi="hi-IN"/>
        </w:rPr>
        <w:tab/>
        <w:t xml:space="preserve"> </w:t>
      </w:r>
      <w:r w:rsidRPr="005B5BC4">
        <w:rPr>
          <w:rFonts w:ascii="Arial" w:hAnsi="Arial" w:cs="Arial"/>
          <w:color w:val="000000"/>
          <w:sz w:val="36"/>
          <w:szCs w:val="36"/>
          <w:lang w:bidi="hi-IN"/>
        </w:rPr>
        <w:tab/>
        <w:t xml:space="preserve">   </w:t>
      </w:r>
    </w:p>
    <w:p w14:paraId="3857F116" w14:textId="77777777" w:rsidR="005B5BC4" w:rsidRPr="005B5BC4" w:rsidRDefault="005B5BC4" w:rsidP="005B5BC4">
      <w:pPr>
        <w:autoSpaceDE w:val="0"/>
        <w:autoSpaceDN w:val="0"/>
        <w:adjustRightInd w:val="0"/>
        <w:spacing w:after="0" w:line="240" w:lineRule="auto"/>
        <w:rPr>
          <w:rFonts w:ascii="Arial" w:hAnsi="Arial" w:cs="Arial"/>
          <w:color w:val="000000"/>
          <w:sz w:val="36"/>
          <w:szCs w:val="36"/>
          <w:lang w:bidi="hi-IN"/>
        </w:rPr>
      </w:pPr>
      <w:proofErr w:type="gramStart"/>
      <w:r w:rsidRPr="005B5BC4">
        <w:rPr>
          <w:rFonts w:ascii="Arial" w:hAnsi="Arial" w:cs="Arial"/>
          <w:color w:val="000000"/>
          <w:sz w:val="36"/>
          <w:szCs w:val="36"/>
          <w:lang w:bidi="hi-IN"/>
        </w:rPr>
        <w:t>viSvE</w:t>
      </w:r>
      <w:proofErr w:type="gramEnd"/>
      <w:r w:rsidRPr="005B5BC4">
        <w:rPr>
          <w:rFonts w:ascii="Arial" w:hAnsi="Arial" w:cs="Arial"/>
          <w:color w:val="000000"/>
          <w:sz w:val="36"/>
          <w:szCs w:val="36"/>
          <w:lang w:bidi="hi-IN"/>
        </w:rPr>
        <w:t># dEqvAH,dEqvAssU$ktaqvAca#H</w:t>
      </w:r>
      <w:r w:rsidRPr="005B5BC4">
        <w:rPr>
          <w:rFonts w:ascii="Arial" w:hAnsi="Arial" w:cs="Arial"/>
          <w:color w:val="000000"/>
          <w:sz w:val="36"/>
          <w:szCs w:val="36"/>
          <w:lang w:bidi="hi-IN"/>
        </w:rPr>
        <w:tab/>
        <w:t xml:space="preserve">   </w:t>
      </w:r>
    </w:p>
    <w:p w14:paraId="20C8AD4A" w14:textId="77777777" w:rsidR="005B5BC4" w:rsidRPr="005B5BC4" w:rsidRDefault="005B5BC4" w:rsidP="005B5BC4">
      <w:pPr>
        <w:autoSpaceDE w:val="0"/>
        <w:autoSpaceDN w:val="0"/>
        <w:adjustRightInd w:val="0"/>
        <w:spacing w:after="0" w:line="240" w:lineRule="auto"/>
        <w:rPr>
          <w:rFonts w:ascii="Arial" w:hAnsi="Arial" w:cs="Arial"/>
          <w:color w:val="000000"/>
          <w:sz w:val="36"/>
          <w:szCs w:val="36"/>
          <w:lang w:bidi="hi-IN"/>
        </w:rPr>
      </w:pPr>
      <w:r w:rsidRPr="005B5BC4">
        <w:rPr>
          <w:rFonts w:ascii="Arial" w:hAnsi="Arial" w:cs="Arial"/>
          <w:color w:val="000000"/>
          <w:sz w:val="36"/>
          <w:szCs w:val="36"/>
          <w:lang w:bidi="hi-IN"/>
        </w:rPr>
        <w:lastRenderedPageBreak/>
        <w:t>sUqktaqvAcaqH pRuthi#vi,</w:t>
      </w:r>
      <w:r w:rsidRPr="005B5BC4">
        <w:rPr>
          <w:rFonts w:ascii="Arial" w:hAnsi="Arial" w:cs="Arial"/>
          <w:color w:val="000000"/>
          <w:sz w:val="36"/>
          <w:szCs w:val="36"/>
          <w:lang w:bidi="hi-IN"/>
        </w:rPr>
        <w:tab/>
        <w:t>sUqktaqvAcaq iti# sUkta --- vAca#H</w:t>
      </w:r>
      <w:r w:rsidRPr="005B5BC4">
        <w:rPr>
          <w:rFonts w:ascii="Arial" w:hAnsi="Arial" w:cs="Arial"/>
          <w:color w:val="000000"/>
          <w:sz w:val="36"/>
          <w:szCs w:val="36"/>
          <w:lang w:bidi="hi-IN"/>
        </w:rPr>
        <w:tab/>
        <w:t xml:space="preserve">   </w:t>
      </w:r>
    </w:p>
    <w:p w14:paraId="4DACB09F" w14:textId="77777777" w:rsidR="005B5BC4" w:rsidRPr="005B5BC4" w:rsidRDefault="005B5BC4" w:rsidP="005B5BC4">
      <w:pPr>
        <w:autoSpaceDE w:val="0"/>
        <w:autoSpaceDN w:val="0"/>
        <w:adjustRightInd w:val="0"/>
        <w:spacing w:after="0" w:line="240" w:lineRule="auto"/>
        <w:rPr>
          <w:rFonts w:ascii="Arial" w:hAnsi="Arial" w:cs="Arial"/>
          <w:color w:val="000000"/>
          <w:sz w:val="36"/>
          <w:szCs w:val="36"/>
          <w:lang w:bidi="hi-IN"/>
        </w:rPr>
      </w:pPr>
      <w:proofErr w:type="gramStart"/>
      <w:r w:rsidRPr="005B5BC4">
        <w:rPr>
          <w:rFonts w:ascii="Arial" w:hAnsi="Arial" w:cs="Arial"/>
          <w:color w:val="000000"/>
          <w:sz w:val="36"/>
          <w:szCs w:val="36"/>
          <w:lang w:bidi="hi-IN"/>
        </w:rPr>
        <w:t>pRuthi#</w:t>
      </w:r>
      <w:proofErr w:type="gramEnd"/>
      <w:r w:rsidRPr="005B5BC4">
        <w:rPr>
          <w:rFonts w:ascii="Arial" w:hAnsi="Arial" w:cs="Arial"/>
          <w:color w:val="000000"/>
          <w:sz w:val="36"/>
          <w:szCs w:val="36"/>
          <w:lang w:bidi="hi-IN"/>
        </w:rPr>
        <w:t>vi mAtaH,mAqtaqrmA</w:t>
      </w:r>
      <w:r w:rsidRPr="005B5BC4">
        <w:rPr>
          <w:rFonts w:ascii="Arial" w:hAnsi="Arial" w:cs="Arial"/>
          <w:color w:val="000000"/>
          <w:sz w:val="36"/>
          <w:szCs w:val="36"/>
          <w:lang w:bidi="hi-IN"/>
        </w:rPr>
        <w:tab/>
        <w:t xml:space="preserve">   </w:t>
      </w:r>
    </w:p>
    <w:p w14:paraId="75009B33" w14:textId="77777777" w:rsidR="005B5BC4" w:rsidRPr="005B5BC4" w:rsidRDefault="005B5BC4" w:rsidP="005B5BC4">
      <w:pPr>
        <w:autoSpaceDE w:val="0"/>
        <w:autoSpaceDN w:val="0"/>
        <w:adjustRightInd w:val="0"/>
        <w:spacing w:after="0" w:line="240" w:lineRule="auto"/>
        <w:rPr>
          <w:rFonts w:ascii="Arial" w:hAnsi="Arial" w:cs="Arial"/>
          <w:color w:val="000000"/>
          <w:sz w:val="36"/>
          <w:szCs w:val="36"/>
          <w:lang w:bidi="hi-IN"/>
        </w:rPr>
      </w:pPr>
      <w:proofErr w:type="gramStart"/>
      <w:r w:rsidRPr="005B5BC4">
        <w:rPr>
          <w:rFonts w:ascii="Arial" w:hAnsi="Arial" w:cs="Arial"/>
          <w:color w:val="000000"/>
          <w:sz w:val="36"/>
          <w:szCs w:val="36"/>
          <w:lang w:bidi="hi-IN"/>
        </w:rPr>
        <w:t>mA</w:t>
      </w:r>
      <w:proofErr w:type="gramEnd"/>
      <w:r w:rsidRPr="005B5BC4">
        <w:rPr>
          <w:rFonts w:ascii="Arial" w:hAnsi="Arial" w:cs="Arial"/>
          <w:color w:val="000000"/>
          <w:sz w:val="36"/>
          <w:szCs w:val="36"/>
          <w:lang w:bidi="hi-IN"/>
        </w:rPr>
        <w:t xml:space="preserve"> mA$ &gt;,mAq hiq(gm)qsIqH &gt;</w:t>
      </w:r>
      <w:r w:rsidRPr="005B5BC4">
        <w:rPr>
          <w:rFonts w:ascii="Arial" w:hAnsi="Arial" w:cs="Arial"/>
          <w:color w:val="000000"/>
          <w:sz w:val="36"/>
          <w:szCs w:val="36"/>
          <w:lang w:bidi="hi-IN"/>
        </w:rPr>
        <w:tab/>
        <w:t xml:space="preserve"> </w:t>
      </w:r>
      <w:r w:rsidRPr="005B5BC4">
        <w:rPr>
          <w:rFonts w:ascii="Arial" w:hAnsi="Arial" w:cs="Arial"/>
          <w:color w:val="000000"/>
          <w:sz w:val="36"/>
          <w:szCs w:val="36"/>
          <w:lang w:bidi="hi-IN"/>
        </w:rPr>
        <w:tab/>
        <w:t xml:space="preserve">   </w:t>
      </w:r>
    </w:p>
    <w:p w14:paraId="334EF2C2" w14:textId="77777777" w:rsidR="005B5BC4" w:rsidRPr="005B5BC4" w:rsidRDefault="005B5BC4" w:rsidP="005B5BC4">
      <w:pPr>
        <w:autoSpaceDE w:val="0"/>
        <w:autoSpaceDN w:val="0"/>
        <w:adjustRightInd w:val="0"/>
        <w:spacing w:after="0" w:line="240" w:lineRule="auto"/>
        <w:rPr>
          <w:rFonts w:ascii="Arial" w:hAnsi="Arial" w:cs="Arial"/>
          <w:color w:val="000000"/>
          <w:sz w:val="36"/>
          <w:szCs w:val="36"/>
          <w:lang w:bidi="hi-IN"/>
        </w:rPr>
      </w:pPr>
      <w:proofErr w:type="gramStart"/>
      <w:r w:rsidRPr="005B5BC4">
        <w:rPr>
          <w:rFonts w:ascii="Arial" w:hAnsi="Arial" w:cs="Arial"/>
          <w:color w:val="000000"/>
          <w:sz w:val="36"/>
          <w:szCs w:val="36"/>
          <w:lang w:bidi="hi-IN"/>
        </w:rPr>
        <w:t>hiq(</w:t>
      </w:r>
      <w:proofErr w:type="gramEnd"/>
      <w:r w:rsidRPr="005B5BC4">
        <w:rPr>
          <w:rFonts w:ascii="Arial" w:hAnsi="Arial" w:cs="Arial"/>
          <w:color w:val="000000"/>
          <w:sz w:val="36"/>
          <w:szCs w:val="36"/>
          <w:lang w:bidi="hi-IN"/>
        </w:rPr>
        <w:t>gm)qsIqrmadhu#,madhu# maniShyE</w:t>
      </w:r>
      <w:r w:rsidRPr="005B5BC4">
        <w:rPr>
          <w:rFonts w:ascii="Arial" w:hAnsi="Arial" w:cs="Arial"/>
          <w:color w:val="000000"/>
          <w:sz w:val="36"/>
          <w:szCs w:val="36"/>
          <w:lang w:bidi="hi-IN"/>
        </w:rPr>
        <w:tab/>
        <w:t xml:space="preserve">   </w:t>
      </w:r>
    </w:p>
    <w:p w14:paraId="76C3C06F" w14:textId="77777777" w:rsidR="005B5BC4" w:rsidRPr="005B5BC4" w:rsidRDefault="005B5BC4" w:rsidP="005B5BC4">
      <w:pPr>
        <w:autoSpaceDE w:val="0"/>
        <w:autoSpaceDN w:val="0"/>
        <w:adjustRightInd w:val="0"/>
        <w:spacing w:after="0" w:line="240" w:lineRule="auto"/>
        <w:rPr>
          <w:rFonts w:ascii="Arial" w:hAnsi="Arial" w:cs="Arial"/>
          <w:color w:val="000000"/>
          <w:sz w:val="36"/>
          <w:szCs w:val="36"/>
          <w:lang w:bidi="hi-IN"/>
        </w:rPr>
      </w:pPr>
      <w:proofErr w:type="gramStart"/>
      <w:r w:rsidRPr="005B5BC4">
        <w:rPr>
          <w:rFonts w:ascii="Arial" w:hAnsi="Arial" w:cs="Arial"/>
          <w:color w:val="000000"/>
          <w:sz w:val="36"/>
          <w:szCs w:val="36"/>
          <w:lang w:bidi="hi-IN"/>
        </w:rPr>
        <w:t>maqniqShyEq</w:t>
      </w:r>
      <w:proofErr w:type="gramEnd"/>
      <w:r w:rsidRPr="005B5BC4">
        <w:rPr>
          <w:rFonts w:ascii="Arial" w:hAnsi="Arial" w:cs="Arial"/>
          <w:color w:val="000000"/>
          <w:sz w:val="36"/>
          <w:szCs w:val="36"/>
          <w:lang w:bidi="hi-IN"/>
        </w:rPr>
        <w:t xml:space="preserve"> madhu#,madhu# janiShyE</w:t>
      </w:r>
      <w:r w:rsidRPr="005B5BC4">
        <w:rPr>
          <w:rFonts w:ascii="Arial" w:hAnsi="Arial" w:cs="Arial"/>
          <w:color w:val="000000"/>
          <w:sz w:val="36"/>
          <w:szCs w:val="36"/>
          <w:lang w:bidi="hi-IN"/>
        </w:rPr>
        <w:tab/>
        <w:t xml:space="preserve">   </w:t>
      </w:r>
    </w:p>
    <w:p w14:paraId="4EBA58DC" w14:textId="77777777" w:rsidR="005B5BC4" w:rsidRPr="005B5BC4" w:rsidRDefault="005B5BC4" w:rsidP="005B5BC4">
      <w:pPr>
        <w:autoSpaceDE w:val="0"/>
        <w:autoSpaceDN w:val="0"/>
        <w:adjustRightInd w:val="0"/>
        <w:spacing w:after="0" w:line="240" w:lineRule="auto"/>
        <w:rPr>
          <w:rFonts w:ascii="Arial" w:hAnsi="Arial" w:cs="Arial"/>
          <w:color w:val="000000"/>
          <w:sz w:val="36"/>
          <w:szCs w:val="36"/>
          <w:lang w:bidi="hi-IN"/>
        </w:rPr>
      </w:pPr>
      <w:r w:rsidRPr="005B5BC4">
        <w:rPr>
          <w:rFonts w:ascii="Arial" w:hAnsi="Arial" w:cs="Arial"/>
          <w:color w:val="000000"/>
          <w:sz w:val="36"/>
          <w:szCs w:val="36"/>
          <w:lang w:bidi="hi-IN"/>
        </w:rPr>
        <w:t>jaqniqShyEq madhu#,</w:t>
      </w:r>
      <w:r w:rsidRPr="005B5BC4">
        <w:rPr>
          <w:rFonts w:ascii="Arial" w:hAnsi="Arial" w:cs="Arial"/>
          <w:color w:val="000000"/>
          <w:sz w:val="36"/>
          <w:szCs w:val="36"/>
          <w:lang w:bidi="hi-IN"/>
        </w:rPr>
        <w:tab/>
        <w:t>madhu# vakShyAmi</w:t>
      </w:r>
      <w:r w:rsidRPr="005B5BC4">
        <w:rPr>
          <w:rFonts w:ascii="Arial" w:hAnsi="Arial" w:cs="Arial"/>
          <w:color w:val="000000"/>
          <w:sz w:val="36"/>
          <w:szCs w:val="36"/>
          <w:lang w:bidi="hi-IN"/>
        </w:rPr>
        <w:tab/>
        <w:t xml:space="preserve">   </w:t>
      </w:r>
    </w:p>
    <w:p w14:paraId="5DEFD78C" w14:textId="77777777" w:rsidR="005B5BC4" w:rsidRPr="005B5BC4" w:rsidRDefault="005B5BC4" w:rsidP="005B5BC4">
      <w:pPr>
        <w:autoSpaceDE w:val="0"/>
        <w:autoSpaceDN w:val="0"/>
        <w:adjustRightInd w:val="0"/>
        <w:spacing w:after="0" w:line="240" w:lineRule="auto"/>
        <w:rPr>
          <w:rFonts w:ascii="Arial" w:hAnsi="Arial" w:cs="Arial"/>
          <w:color w:val="000000"/>
          <w:sz w:val="36"/>
          <w:szCs w:val="36"/>
          <w:lang w:bidi="hi-IN"/>
        </w:rPr>
      </w:pPr>
      <w:proofErr w:type="gramStart"/>
      <w:r w:rsidRPr="005B5BC4">
        <w:rPr>
          <w:rFonts w:ascii="Arial" w:hAnsi="Arial" w:cs="Arial"/>
          <w:color w:val="000000"/>
          <w:sz w:val="36"/>
          <w:szCs w:val="36"/>
          <w:lang w:bidi="hi-IN"/>
        </w:rPr>
        <w:t>vaqkShyAqmiq</w:t>
      </w:r>
      <w:proofErr w:type="gramEnd"/>
      <w:r w:rsidRPr="005B5BC4">
        <w:rPr>
          <w:rFonts w:ascii="Arial" w:hAnsi="Arial" w:cs="Arial"/>
          <w:color w:val="000000"/>
          <w:sz w:val="36"/>
          <w:szCs w:val="36"/>
          <w:lang w:bidi="hi-IN"/>
        </w:rPr>
        <w:t xml:space="preserve"> madhu#,madhu# vadiShyAmi</w:t>
      </w:r>
      <w:r w:rsidRPr="005B5BC4">
        <w:rPr>
          <w:rFonts w:ascii="Arial" w:hAnsi="Arial" w:cs="Arial"/>
          <w:color w:val="000000"/>
          <w:sz w:val="36"/>
          <w:szCs w:val="36"/>
          <w:lang w:bidi="hi-IN"/>
        </w:rPr>
        <w:tab/>
        <w:t xml:space="preserve">   </w:t>
      </w:r>
    </w:p>
    <w:p w14:paraId="552CF7B7" w14:textId="77777777" w:rsidR="005B5BC4" w:rsidRPr="005B5BC4" w:rsidRDefault="005B5BC4" w:rsidP="005B5BC4">
      <w:pPr>
        <w:autoSpaceDE w:val="0"/>
        <w:autoSpaceDN w:val="0"/>
        <w:adjustRightInd w:val="0"/>
        <w:spacing w:after="0" w:line="240" w:lineRule="auto"/>
        <w:rPr>
          <w:rFonts w:ascii="Arial" w:hAnsi="Arial" w:cs="Arial"/>
          <w:color w:val="000000"/>
          <w:sz w:val="36"/>
          <w:szCs w:val="36"/>
          <w:lang w:bidi="hi-IN"/>
        </w:rPr>
      </w:pPr>
      <w:r w:rsidRPr="005B5BC4">
        <w:rPr>
          <w:rFonts w:ascii="Arial" w:hAnsi="Arial" w:cs="Arial"/>
          <w:color w:val="000000"/>
          <w:sz w:val="36"/>
          <w:szCs w:val="36"/>
          <w:lang w:bidi="hi-IN"/>
        </w:rPr>
        <w:t>vaqdiqShyAqmiq madhu#matIM,</w:t>
      </w:r>
      <w:r w:rsidRPr="005B5BC4">
        <w:rPr>
          <w:rFonts w:ascii="Arial" w:hAnsi="Arial" w:cs="Arial"/>
          <w:color w:val="000000"/>
          <w:sz w:val="36"/>
          <w:szCs w:val="36"/>
          <w:lang w:bidi="hi-IN"/>
        </w:rPr>
        <w:tab/>
        <w:t>madhu#matIn dEqvEBya#H</w:t>
      </w:r>
      <w:r w:rsidRPr="005B5BC4">
        <w:rPr>
          <w:rFonts w:ascii="Arial" w:hAnsi="Arial" w:cs="Arial"/>
          <w:color w:val="000000"/>
          <w:sz w:val="36"/>
          <w:szCs w:val="36"/>
          <w:lang w:bidi="hi-IN"/>
        </w:rPr>
        <w:tab/>
        <w:t xml:space="preserve">   </w:t>
      </w:r>
    </w:p>
    <w:p w14:paraId="392809DD" w14:textId="77777777" w:rsidR="005B5BC4" w:rsidRPr="005B5BC4" w:rsidRDefault="005B5BC4" w:rsidP="005B5BC4">
      <w:pPr>
        <w:autoSpaceDE w:val="0"/>
        <w:autoSpaceDN w:val="0"/>
        <w:adjustRightInd w:val="0"/>
        <w:spacing w:after="0" w:line="240" w:lineRule="auto"/>
        <w:rPr>
          <w:rFonts w:ascii="Arial" w:hAnsi="Arial" w:cs="Arial"/>
          <w:color w:val="000000"/>
          <w:sz w:val="36"/>
          <w:szCs w:val="36"/>
          <w:lang w:bidi="hi-IN"/>
        </w:rPr>
      </w:pPr>
      <w:proofErr w:type="gramStart"/>
      <w:r w:rsidRPr="005B5BC4">
        <w:rPr>
          <w:rFonts w:ascii="Arial" w:hAnsi="Arial" w:cs="Arial"/>
          <w:color w:val="000000"/>
          <w:sz w:val="36"/>
          <w:szCs w:val="36"/>
          <w:lang w:bidi="hi-IN"/>
        </w:rPr>
        <w:t>madhu#</w:t>
      </w:r>
      <w:proofErr w:type="gramEnd"/>
      <w:r w:rsidRPr="005B5BC4">
        <w:rPr>
          <w:rFonts w:ascii="Arial" w:hAnsi="Arial" w:cs="Arial"/>
          <w:color w:val="000000"/>
          <w:sz w:val="36"/>
          <w:szCs w:val="36"/>
          <w:lang w:bidi="hi-IN"/>
        </w:rPr>
        <w:t>matIqmitiq madhu# --- maqtIqM &gt;,dEqvEByOq vAca$M &gt;</w:t>
      </w:r>
      <w:r w:rsidRPr="005B5BC4">
        <w:rPr>
          <w:rFonts w:ascii="Arial" w:hAnsi="Arial" w:cs="Arial"/>
          <w:color w:val="000000"/>
          <w:sz w:val="36"/>
          <w:szCs w:val="36"/>
          <w:lang w:bidi="hi-IN"/>
        </w:rPr>
        <w:tab/>
        <w:t xml:space="preserve"> </w:t>
      </w:r>
      <w:r w:rsidRPr="005B5BC4">
        <w:rPr>
          <w:rFonts w:ascii="Arial" w:hAnsi="Arial" w:cs="Arial"/>
          <w:color w:val="000000"/>
          <w:sz w:val="36"/>
          <w:szCs w:val="36"/>
          <w:lang w:bidi="hi-IN"/>
        </w:rPr>
        <w:tab/>
        <w:t xml:space="preserve">   </w:t>
      </w:r>
    </w:p>
    <w:p w14:paraId="500F29B8" w14:textId="77777777" w:rsidR="005B5BC4" w:rsidRPr="005B5BC4" w:rsidRDefault="005B5BC4" w:rsidP="005B5BC4">
      <w:pPr>
        <w:autoSpaceDE w:val="0"/>
        <w:autoSpaceDN w:val="0"/>
        <w:adjustRightInd w:val="0"/>
        <w:spacing w:after="0" w:line="240" w:lineRule="auto"/>
        <w:rPr>
          <w:rFonts w:ascii="Arial" w:hAnsi="Arial" w:cs="Arial"/>
          <w:color w:val="000000"/>
          <w:sz w:val="36"/>
          <w:szCs w:val="36"/>
          <w:lang w:bidi="hi-IN"/>
        </w:rPr>
      </w:pPr>
      <w:proofErr w:type="gramStart"/>
      <w:r w:rsidRPr="005B5BC4">
        <w:rPr>
          <w:rFonts w:ascii="Arial" w:hAnsi="Arial" w:cs="Arial"/>
          <w:color w:val="000000"/>
          <w:sz w:val="36"/>
          <w:szCs w:val="36"/>
          <w:lang w:bidi="hi-IN"/>
        </w:rPr>
        <w:t>vAca#</w:t>
      </w:r>
      <w:proofErr w:type="gramEnd"/>
      <w:r w:rsidRPr="005B5BC4">
        <w:rPr>
          <w:rFonts w:ascii="Arial" w:hAnsi="Arial" w:cs="Arial"/>
          <w:color w:val="000000"/>
          <w:sz w:val="36"/>
          <w:szCs w:val="36"/>
          <w:lang w:bidi="hi-IN"/>
        </w:rPr>
        <w:t>mudyAsaM,uqdyAqsaq(gm)q SuqSrUqShENyA$M &gt;</w:t>
      </w:r>
      <w:r w:rsidRPr="005B5BC4">
        <w:rPr>
          <w:rFonts w:ascii="Arial" w:hAnsi="Arial" w:cs="Arial"/>
          <w:color w:val="000000"/>
          <w:sz w:val="36"/>
          <w:szCs w:val="36"/>
          <w:lang w:bidi="hi-IN"/>
        </w:rPr>
        <w:tab/>
        <w:t xml:space="preserve">   </w:t>
      </w:r>
    </w:p>
    <w:p w14:paraId="70C047CA" w14:textId="77777777" w:rsidR="005B5BC4" w:rsidRPr="005B5BC4" w:rsidRDefault="005B5BC4" w:rsidP="005B5BC4">
      <w:pPr>
        <w:autoSpaceDE w:val="0"/>
        <w:autoSpaceDN w:val="0"/>
        <w:adjustRightInd w:val="0"/>
        <w:spacing w:after="0" w:line="240" w:lineRule="auto"/>
        <w:rPr>
          <w:rFonts w:ascii="Arial" w:hAnsi="Arial" w:cs="Arial"/>
          <w:color w:val="000000"/>
          <w:sz w:val="36"/>
          <w:szCs w:val="36"/>
          <w:lang w:bidi="hi-IN"/>
        </w:rPr>
      </w:pPr>
      <w:r w:rsidRPr="005B5BC4">
        <w:rPr>
          <w:rFonts w:ascii="Arial" w:hAnsi="Arial" w:cs="Arial"/>
          <w:color w:val="000000"/>
          <w:sz w:val="36"/>
          <w:szCs w:val="36"/>
          <w:lang w:bidi="hi-IN"/>
        </w:rPr>
        <w:t>SuqSrUqShENyA$M manuqShyE$ByaH</w:t>
      </w:r>
      <w:proofErr w:type="gramStart"/>
      <w:r w:rsidRPr="005B5BC4">
        <w:rPr>
          <w:rFonts w:ascii="Arial" w:hAnsi="Arial" w:cs="Arial"/>
          <w:color w:val="000000"/>
          <w:sz w:val="36"/>
          <w:szCs w:val="36"/>
          <w:lang w:bidi="hi-IN"/>
        </w:rPr>
        <w:t>,maqnuqShyE</w:t>
      </w:r>
      <w:proofErr w:type="gramEnd"/>
      <w:r w:rsidRPr="005B5BC4">
        <w:rPr>
          <w:rFonts w:ascii="Arial" w:hAnsi="Arial" w:cs="Arial"/>
          <w:color w:val="000000"/>
          <w:sz w:val="36"/>
          <w:szCs w:val="36"/>
          <w:lang w:bidi="hi-IN"/>
        </w:rPr>
        <w:t>$ByaqstaM</w:t>
      </w:r>
      <w:r w:rsidRPr="005B5BC4">
        <w:rPr>
          <w:rFonts w:ascii="Arial" w:hAnsi="Arial" w:cs="Arial"/>
          <w:color w:val="000000"/>
          <w:sz w:val="36"/>
          <w:szCs w:val="36"/>
          <w:lang w:bidi="hi-IN"/>
        </w:rPr>
        <w:tab/>
        <w:t xml:space="preserve">   </w:t>
      </w:r>
    </w:p>
    <w:p w14:paraId="1B8F0952" w14:textId="77777777" w:rsidR="005B5BC4" w:rsidRPr="005B5BC4" w:rsidRDefault="005B5BC4" w:rsidP="005B5BC4">
      <w:pPr>
        <w:autoSpaceDE w:val="0"/>
        <w:autoSpaceDN w:val="0"/>
        <w:adjustRightInd w:val="0"/>
        <w:spacing w:after="0" w:line="240" w:lineRule="auto"/>
        <w:rPr>
          <w:rFonts w:ascii="Arial" w:hAnsi="Arial" w:cs="Arial"/>
          <w:color w:val="000000"/>
          <w:sz w:val="36"/>
          <w:szCs w:val="36"/>
          <w:lang w:bidi="hi-IN"/>
        </w:rPr>
      </w:pPr>
      <w:proofErr w:type="gramStart"/>
      <w:r w:rsidRPr="005B5BC4">
        <w:rPr>
          <w:rFonts w:ascii="Arial" w:hAnsi="Arial" w:cs="Arial"/>
          <w:color w:val="000000"/>
          <w:sz w:val="36"/>
          <w:szCs w:val="36"/>
          <w:lang w:bidi="hi-IN"/>
        </w:rPr>
        <w:t>taM</w:t>
      </w:r>
      <w:proofErr w:type="gramEnd"/>
      <w:r w:rsidRPr="005B5BC4">
        <w:rPr>
          <w:rFonts w:ascii="Arial" w:hAnsi="Arial" w:cs="Arial"/>
          <w:color w:val="000000"/>
          <w:sz w:val="36"/>
          <w:szCs w:val="36"/>
          <w:lang w:bidi="hi-IN"/>
        </w:rPr>
        <w:t xml:space="preserve"> mA$ &gt;,mAq dEqvAH</w:t>
      </w:r>
      <w:r w:rsidRPr="005B5BC4">
        <w:rPr>
          <w:rFonts w:ascii="Arial" w:hAnsi="Arial" w:cs="Arial"/>
          <w:color w:val="000000"/>
          <w:sz w:val="36"/>
          <w:szCs w:val="36"/>
          <w:lang w:bidi="hi-IN"/>
        </w:rPr>
        <w:tab/>
        <w:t xml:space="preserve">   </w:t>
      </w:r>
    </w:p>
    <w:p w14:paraId="596548DB" w14:textId="77777777" w:rsidR="005B5BC4" w:rsidRPr="005B5BC4" w:rsidRDefault="005B5BC4" w:rsidP="005B5BC4">
      <w:pPr>
        <w:autoSpaceDE w:val="0"/>
        <w:autoSpaceDN w:val="0"/>
        <w:adjustRightInd w:val="0"/>
        <w:spacing w:after="0" w:line="240" w:lineRule="auto"/>
        <w:rPr>
          <w:rFonts w:ascii="Arial" w:hAnsi="Arial" w:cs="Arial"/>
          <w:color w:val="000000"/>
          <w:sz w:val="36"/>
          <w:szCs w:val="36"/>
          <w:lang w:bidi="hi-IN"/>
        </w:rPr>
      </w:pPr>
      <w:proofErr w:type="gramStart"/>
      <w:r w:rsidRPr="005B5BC4">
        <w:rPr>
          <w:rFonts w:ascii="Arial" w:hAnsi="Arial" w:cs="Arial"/>
          <w:color w:val="000000"/>
          <w:sz w:val="36"/>
          <w:szCs w:val="36"/>
          <w:lang w:bidi="hi-IN"/>
        </w:rPr>
        <w:t>dEqvA</w:t>
      </w:r>
      <w:proofErr w:type="gramEnd"/>
      <w:r w:rsidRPr="005B5BC4">
        <w:rPr>
          <w:rFonts w:ascii="Arial" w:hAnsi="Arial" w:cs="Arial"/>
          <w:color w:val="000000"/>
          <w:sz w:val="36"/>
          <w:szCs w:val="36"/>
          <w:lang w:bidi="hi-IN"/>
        </w:rPr>
        <w:t xml:space="preserve"> a#vantu,aqvaqntuq SOqBAyai$ &gt;</w:t>
      </w:r>
      <w:r w:rsidRPr="005B5BC4">
        <w:rPr>
          <w:rFonts w:ascii="Arial" w:hAnsi="Arial" w:cs="Arial"/>
          <w:color w:val="000000"/>
          <w:sz w:val="36"/>
          <w:szCs w:val="36"/>
          <w:lang w:bidi="hi-IN"/>
        </w:rPr>
        <w:tab/>
        <w:t xml:space="preserve"> </w:t>
      </w:r>
      <w:r w:rsidRPr="005B5BC4">
        <w:rPr>
          <w:rFonts w:ascii="Arial" w:hAnsi="Arial" w:cs="Arial"/>
          <w:color w:val="000000"/>
          <w:sz w:val="36"/>
          <w:szCs w:val="36"/>
          <w:lang w:bidi="hi-IN"/>
        </w:rPr>
        <w:tab/>
        <w:t xml:space="preserve">   </w:t>
      </w:r>
    </w:p>
    <w:p w14:paraId="1DA8F0FF" w14:textId="77777777" w:rsidR="005B5BC4" w:rsidRPr="005B5BC4" w:rsidRDefault="005B5BC4" w:rsidP="005B5BC4">
      <w:pPr>
        <w:autoSpaceDE w:val="0"/>
        <w:autoSpaceDN w:val="0"/>
        <w:adjustRightInd w:val="0"/>
        <w:spacing w:after="0" w:line="240" w:lineRule="auto"/>
        <w:rPr>
          <w:rFonts w:ascii="Arial" w:hAnsi="Arial" w:cs="Arial"/>
          <w:color w:val="000000"/>
          <w:sz w:val="36"/>
          <w:szCs w:val="36"/>
          <w:lang w:bidi="hi-IN"/>
        </w:rPr>
      </w:pPr>
      <w:r w:rsidRPr="005B5BC4">
        <w:rPr>
          <w:rFonts w:ascii="Arial" w:hAnsi="Arial" w:cs="Arial"/>
          <w:color w:val="000000"/>
          <w:sz w:val="36"/>
          <w:szCs w:val="36"/>
          <w:lang w:bidi="hi-IN"/>
        </w:rPr>
        <w:t>SOqBAyai# piqtara#H,</w:t>
      </w:r>
      <w:r w:rsidRPr="005B5BC4">
        <w:rPr>
          <w:rFonts w:ascii="Arial" w:hAnsi="Arial" w:cs="Arial"/>
          <w:color w:val="000000"/>
          <w:sz w:val="36"/>
          <w:szCs w:val="36"/>
          <w:lang w:bidi="hi-IN"/>
        </w:rPr>
        <w:tab/>
        <w:t>piqtarO&amp;nu#</w:t>
      </w:r>
      <w:r w:rsidRPr="005B5BC4">
        <w:rPr>
          <w:rFonts w:ascii="Arial" w:hAnsi="Arial" w:cs="Arial"/>
          <w:color w:val="000000"/>
          <w:sz w:val="36"/>
          <w:szCs w:val="36"/>
          <w:lang w:bidi="hi-IN"/>
        </w:rPr>
        <w:tab/>
        <w:t xml:space="preserve">   </w:t>
      </w:r>
    </w:p>
    <w:p w14:paraId="51842668" w14:textId="75322EA4" w:rsidR="00D91D60" w:rsidRDefault="005B5BC4" w:rsidP="005B5BC4">
      <w:pPr>
        <w:autoSpaceDE w:val="0"/>
        <w:autoSpaceDN w:val="0"/>
        <w:adjustRightInd w:val="0"/>
        <w:spacing w:after="0" w:line="240" w:lineRule="auto"/>
        <w:rPr>
          <w:rFonts w:ascii="Arial" w:hAnsi="Arial" w:cs="Arial"/>
          <w:color w:val="000000"/>
          <w:sz w:val="36"/>
          <w:szCs w:val="36"/>
          <w:lang w:bidi="hi-IN"/>
        </w:rPr>
      </w:pPr>
      <w:proofErr w:type="gramStart"/>
      <w:r w:rsidRPr="005B5BC4">
        <w:rPr>
          <w:rFonts w:ascii="Arial" w:hAnsi="Arial" w:cs="Arial"/>
          <w:color w:val="000000"/>
          <w:sz w:val="36"/>
          <w:szCs w:val="36"/>
          <w:lang w:bidi="hi-IN"/>
        </w:rPr>
        <w:t>anu#</w:t>
      </w:r>
      <w:proofErr w:type="gramEnd"/>
      <w:r w:rsidRPr="005B5BC4">
        <w:rPr>
          <w:rFonts w:ascii="Arial" w:hAnsi="Arial" w:cs="Arial"/>
          <w:color w:val="000000"/>
          <w:sz w:val="36"/>
          <w:szCs w:val="36"/>
          <w:lang w:bidi="hi-IN"/>
        </w:rPr>
        <w:t>madantu,maqdaqntviti# madantu</w:t>
      </w:r>
    </w:p>
    <w:p w14:paraId="55C2402B" w14:textId="09831208"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8248A0A" w14:textId="77777777" w:rsidR="0020424F" w:rsidRDefault="0020424F" w:rsidP="0020424F">
      <w:pPr>
        <w:pBdr>
          <w:bottom w:val="single" w:sz="4" w:space="1" w:color="auto"/>
        </w:pBdr>
        <w:autoSpaceDE w:val="0"/>
        <w:autoSpaceDN w:val="0"/>
        <w:adjustRightInd w:val="0"/>
        <w:spacing w:after="0" w:line="240" w:lineRule="auto"/>
        <w:rPr>
          <w:rFonts w:ascii="Arial" w:hAnsi="Arial" w:cs="Arial"/>
          <w:color w:val="000000"/>
          <w:sz w:val="36"/>
          <w:szCs w:val="36"/>
          <w:lang w:bidi="hi-IN"/>
        </w:rPr>
      </w:pPr>
    </w:p>
    <w:p w14:paraId="59385ADC" w14:textId="77777777" w:rsidR="006E2043" w:rsidRDefault="006E2043" w:rsidP="0020424F">
      <w:pPr>
        <w:pBdr>
          <w:bottom w:val="single" w:sz="4" w:space="1" w:color="auto"/>
        </w:pBdr>
        <w:autoSpaceDE w:val="0"/>
        <w:autoSpaceDN w:val="0"/>
        <w:adjustRightInd w:val="0"/>
        <w:spacing w:after="0" w:line="240" w:lineRule="auto"/>
        <w:rPr>
          <w:rFonts w:ascii="Arial" w:hAnsi="Arial" w:cs="Arial"/>
          <w:color w:val="000000"/>
          <w:sz w:val="36"/>
          <w:szCs w:val="36"/>
          <w:lang w:bidi="hi-IN"/>
        </w:rPr>
      </w:pPr>
    </w:p>
    <w:p w14:paraId="193A36D6" w14:textId="77777777" w:rsidR="006E2043" w:rsidRDefault="006E2043" w:rsidP="0020424F">
      <w:pPr>
        <w:pBdr>
          <w:bottom w:val="single" w:sz="4" w:space="1" w:color="auto"/>
        </w:pBdr>
        <w:autoSpaceDE w:val="0"/>
        <w:autoSpaceDN w:val="0"/>
        <w:adjustRightInd w:val="0"/>
        <w:spacing w:after="0" w:line="240" w:lineRule="auto"/>
        <w:rPr>
          <w:rFonts w:ascii="Arial" w:hAnsi="Arial" w:cs="Arial"/>
          <w:color w:val="000000"/>
          <w:sz w:val="36"/>
          <w:szCs w:val="36"/>
          <w:lang w:bidi="hi-IN"/>
        </w:rPr>
      </w:pPr>
    </w:p>
    <w:p w14:paraId="35428953" w14:textId="77777777" w:rsidR="006E2043" w:rsidRDefault="006E2043" w:rsidP="0020424F">
      <w:pPr>
        <w:pBdr>
          <w:bottom w:val="single" w:sz="4" w:space="1" w:color="auto"/>
        </w:pBdr>
        <w:autoSpaceDE w:val="0"/>
        <w:autoSpaceDN w:val="0"/>
        <w:adjustRightInd w:val="0"/>
        <w:spacing w:after="0" w:line="240" w:lineRule="auto"/>
        <w:rPr>
          <w:rFonts w:ascii="Arial" w:hAnsi="Arial" w:cs="Arial"/>
          <w:color w:val="000000"/>
          <w:sz w:val="36"/>
          <w:szCs w:val="36"/>
          <w:lang w:bidi="hi-IN"/>
        </w:rPr>
      </w:pPr>
    </w:p>
    <w:p w14:paraId="57CF63A8" w14:textId="77777777" w:rsidR="006E2043" w:rsidRDefault="006E2043" w:rsidP="0020424F">
      <w:pPr>
        <w:pBdr>
          <w:bottom w:val="single" w:sz="4" w:space="1" w:color="auto"/>
        </w:pBdr>
        <w:autoSpaceDE w:val="0"/>
        <w:autoSpaceDN w:val="0"/>
        <w:adjustRightInd w:val="0"/>
        <w:spacing w:after="0" w:line="240" w:lineRule="auto"/>
        <w:rPr>
          <w:rFonts w:ascii="Arial" w:hAnsi="Arial" w:cs="Arial"/>
          <w:color w:val="000000"/>
          <w:sz w:val="36"/>
          <w:szCs w:val="36"/>
          <w:lang w:bidi="hi-IN"/>
        </w:rPr>
      </w:pPr>
    </w:p>
    <w:p w14:paraId="4CD061FF" w14:textId="77777777" w:rsidR="00D91D60" w:rsidRPr="00746488" w:rsidRDefault="00D91D60" w:rsidP="00746488">
      <w:pPr>
        <w:pStyle w:val="Heading1"/>
        <w:numPr>
          <w:ilvl w:val="0"/>
          <w:numId w:val="0"/>
        </w:numPr>
        <w:ind w:left="432"/>
        <w:rPr>
          <w:rFonts w:ascii="Arial" w:hAnsi="Arial" w:cs="Arial"/>
        </w:rPr>
      </w:pPr>
      <w:r w:rsidRPr="00746488">
        <w:rPr>
          <w:rFonts w:ascii="Arial" w:hAnsi="Arial" w:cs="Arial"/>
        </w:rPr>
        <w:t>18.</w:t>
      </w:r>
      <w:r w:rsidRPr="00746488">
        <w:rPr>
          <w:rFonts w:ascii="Arial" w:hAnsi="Arial" w:cs="Arial"/>
        </w:rPr>
        <w:tab/>
      </w:r>
      <w:r w:rsidR="00665208" w:rsidRPr="00746488">
        <w:rPr>
          <w:rFonts w:ascii="Arial" w:hAnsi="Arial" w:cs="Arial"/>
        </w:rPr>
        <w:t>E</w:t>
      </w:r>
      <w:r w:rsidRPr="00746488">
        <w:rPr>
          <w:rFonts w:ascii="Arial" w:hAnsi="Arial" w:cs="Arial"/>
        </w:rPr>
        <w:t>k</w:t>
      </w:r>
      <w:r w:rsidR="00665208" w:rsidRPr="00746488">
        <w:rPr>
          <w:rFonts w:ascii="Arial" w:hAnsi="Arial" w:cs="Arial"/>
        </w:rPr>
        <w:t>O</w:t>
      </w:r>
      <w:r w:rsidRPr="00746488">
        <w:rPr>
          <w:rFonts w:ascii="Arial" w:hAnsi="Arial" w:cs="Arial"/>
        </w:rPr>
        <w:t>nasaptatyadhika SatasaMKyAka h</w:t>
      </w:r>
      <w:r w:rsidR="00665208" w:rsidRPr="00746488">
        <w:rPr>
          <w:rFonts w:ascii="Arial" w:hAnsi="Arial" w:cs="Arial"/>
        </w:rPr>
        <w:t>O</w:t>
      </w:r>
      <w:r w:rsidRPr="00746488">
        <w:rPr>
          <w:rFonts w:ascii="Arial" w:hAnsi="Arial" w:cs="Arial"/>
        </w:rPr>
        <w:t>maM</w:t>
      </w:r>
    </w:p>
    <w:p w14:paraId="714C4E99"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&lt;lang=eng&gt;</w:t>
      </w:r>
    </w:p>
    <w:p w14:paraId="1770310E" w14:textId="32818241"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Th</w:t>
      </w:r>
      <w:r w:rsidR="00AB55EA">
        <w:rPr>
          <w:rFonts w:ascii="Arial" w:hAnsi="Arial" w:cs="Arial"/>
          <w:color w:val="000000"/>
          <w:sz w:val="36"/>
          <w:szCs w:val="36"/>
          <w:lang w:bidi="hi-IN"/>
        </w:rPr>
        <w:t>e</w:t>
      </w:r>
      <w:r>
        <w:rPr>
          <w:rFonts w:ascii="Arial" w:hAnsi="Arial" w:cs="Arial"/>
          <w:color w:val="000000"/>
          <w:sz w:val="36"/>
          <w:szCs w:val="36"/>
          <w:lang w:bidi="hi-IN"/>
        </w:rPr>
        <w:t>r</w:t>
      </w:r>
      <w:r w:rsidR="00AB55EA">
        <w:rPr>
          <w:rFonts w:ascii="Arial" w:hAnsi="Arial" w:cs="Arial"/>
          <w:color w:val="000000"/>
          <w:sz w:val="36"/>
          <w:szCs w:val="36"/>
          <w:lang w:bidi="hi-IN"/>
        </w:rPr>
        <w:t>e</w:t>
      </w:r>
      <w:r>
        <w:rPr>
          <w:rFonts w:ascii="Arial" w:hAnsi="Arial" w:cs="Arial"/>
          <w:color w:val="000000"/>
          <w:sz w:val="36"/>
          <w:szCs w:val="36"/>
          <w:lang w:bidi="hi-IN"/>
        </w:rPr>
        <w:t xml:space="preserve"> ar</w:t>
      </w:r>
      <w:r w:rsidR="00AB55EA">
        <w:rPr>
          <w:rFonts w:ascii="Arial" w:hAnsi="Arial" w:cs="Arial"/>
          <w:color w:val="000000"/>
          <w:sz w:val="36"/>
          <w:szCs w:val="36"/>
          <w:lang w:bidi="hi-IN"/>
        </w:rPr>
        <w:t>e</w:t>
      </w:r>
      <w:r>
        <w:rPr>
          <w:rFonts w:ascii="Arial" w:hAnsi="Arial" w:cs="Arial"/>
          <w:color w:val="000000"/>
          <w:sz w:val="36"/>
          <w:szCs w:val="36"/>
          <w:lang w:bidi="hi-IN"/>
        </w:rPr>
        <w:t xml:space="preserve"> t</w:t>
      </w:r>
      <w:r w:rsidR="006943B6">
        <w:rPr>
          <w:rFonts w:ascii="Arial" w:hAnsi="Arial" w:cs="Arial"/>
          <w:color w:val="000000"/>
          <w:sz w:val="36"/>
          <w:szCs w:val="36"/>
          <w:lang w:bidi="hi-IN"/>
        </w:rPr>
        <w:t>o</w:t>
      </w:r>
      <w:r>
        <w:rPr>
          <w:rFonts w:ascii="Arial" w:hAnsi="Arial" w:cs="Arial"/>
          <w:color w:val="000000"/>
          <w:sz w:val="36"/>
          <w:szCs w:val="36"/>
          <w:lang w:bidi="hi-IN"/>
        </w:rPr>
        <w:t>tal 169 Svahaakaara H</w:t>
      </w:r>
      <w:r w:rsidR="00AB55EA">
        <w:rPr>
          <w:rFonts w:ascii="Arial" w:hAnsi="Arial" w:cs="Arial"/>
          <w:color w:val="000000"/>
          <w:sz w:val="36"/>
          <w:szCs w:val="36"/>
          <w:lang w:bidi="hi-IN"/>
        </w:rPr>
        <w:t>o</w:t>
      </w:r>
      <w:r>
        <w:rPr>
          <w:rFonts w:ascii="Arial" w:hAnsi="Arial" w:cs="Arial"/>
          <w:color w:val="000000"/>
          <w:sz w:val="36"/>
          <w:szCs w:val="36"/>
          <w:lang w:bidi="hi-IN"/>
        </w:rPr>
        <w:t>mas t</w:t>
      </w:r>
      <w:r w:rsidR="00AB55EA">
        <w:rPr>
          <w:rFonts w:ascii="Arial" w:hAnsi="Arial" w:cs="Arial"/>
          <w:color w:val="000000"/>
          <w:sz w:val="36"/>
          <w:szCs w:val="36"/>
          <w:lang w:bidi="hi-IN"/>
        </w:rPr>
        <w:t>o</w:t>
      </w:r>
      <w:r>
        <w:rPr>
          <w:rFonts w:ascii="Arial" w:hAnsi="Arial" w:cs="Arial"/>
          <w:color w:val="000000"/>
          <w:sz w:val="36"/>
          <w:szCs w:val="36"/>
          <w:lang w:bidi="hi-IN"/>
        </w:rPr>
        <w:t xml:space="preserve"> b</w:t>
      </w:r>
      <w:r w:rsidR="00AB55EA">
        <w:rPr>
          <w:rFonts w:ascii="Arial" w:hAnsi="Arial" w:cs="Arial"/>
          <w:color w:val="000000"/>
          <w:sz w:val="36"/>
          <w:szCs w:val="36"/>
          <w:lang w:bidi="hi-IN"/>
        </w:rPr>
        <w:t>e</w:t>
      </w:r>
      <w:r>
        <w:rPr>
          <w:rFonts w:ascii="Arial" w:hAnsi="Arial" w:cs="Arial"/>
          <w:color w:val="000000"/>
          <w:sz w:val="36"/>
          <w:szCs w:val="36"/>
          <w:lang w:bidi="hi-IN"/>
        </w:rPr>
        <w:t xml:space="preserve"> p</w:t>
      </w:r>
      <w:r w:rsidR="00AB55EA">
        <w:rPr>
          <w:rFonts w:ascii="Arial" w:hAnsi="Arial" w:cs="Arial"/>
          <w:color w:val="000000"/>
          <w:sz w:val="36"/>
          <w:szCs w:val="36"/>
          <w:lang w:bidi="hi-IN"/>
        </w:rPr>
        <w:t>e</w:t>
      </w:r>
      <w:r>
        <w:rPr>
          <w:rFonts w:ascii="Arial" w:hAnsi="Arial" w:cs="Arial"/>
          <w:color w:val="000000"/>
          <w:sz w:val="36"/>
          <w:szCs w:val="36"/>
          <w:lang w:bidi="hi-IN"/>
        </w:rPr>
        <w:t>rf</w:t>
      </w:r>
      <w:r w:rsidR="00AB55EA">
        <w:rPr>
          <w:rFonts w:ascii="Arial" w:hAnsi="Arial" w:cs="Arial"/>
          <w:color w:val="000000"/>
          <w:sz w:val="36"/>
          <w:szCs w:val="36"/>
          <w:lang w:bidi="hi-IN"/>
        </w:rPr>
        <w:t>o</w:t>
      </w:r>
      <w:r>
        <w:rPr>
          <w:rFonts w:ascii="Arial" w:hAnsi="Arial" w:cs="Arial"/>
          <w:color w:val="000000"/>
          <w:sz w:val="36"/>
          <w:szCs w:val="36"/>
          <w:lang w:bidi="hi-IN"/>
        </w:rPr>
        <w:t>rm</w:t>
      </w:r>
      <w:r w:rsidR="00AB55EA">
        <w:rPr>
          <w:rFonts w:ascii="Arial" w:hAnsi="Arial" w:cs="Arial"/>
          <w:color w:val="000000"/>
          <w:sz w:val="36"/>
          <w:szCs w:val="36"/>
          <w:lang w:bidi="hi-IN"/>
        </w:rPr>
        <w:t>e</w:t>
      </w:r>
      <w:r>
        <w:rPr>
          <w:rFonts w:ascii="Arial" w:hAnsi="Arial" w:cs="Arial"/>
          <w:color w:val="000000"/>
          <w:sz w:val="36"/>
          <w:szCs w:val="36"/>
          <w:lang w:bidi="hi-IN"/>
        </w:rPr>
        <w:t>d by Rutviks/ Achaaryaas. F</w:t>
      </w:r>
      <w:r w:rsidR="00AB55EA">
        <w:rPr>
          <w:rFonts w:ascii="Arial" w:hAnsi="Arial" w:cs="Arial"/>
          <w:color w:val="000000"/>
          <w:sz w:val="36"/>
          <w:szCs w:val="36"/>
          <w:lang w:bidi="hi-IN"/>
        </w:rPr>
        <w:t>o</w:t>
      </w:r>
      <w:r>
        <w:rPr>
          <w:rFonts w:ascii="Arial" w:hAnsi="Arial" w:cs="Arial"/>
          <w:color w:val="000000"/>
          <w:sz w:val="36"/>
          <w:szCs w:val="36"/>
          <w:lang w:bidi="hi-IN"/>
        </w:rPr>
        <w:t>r 1 t</w:t>
      </w:r>
      <w:r w:rsidR="00AB55EA">
        <w:rPr>
          <w:rFonts w:ascii="Arial" w:hAnsi="Arial" w:cs="Arial"/>
          <w:color w:val="000000"/>
          <w:sz w:val="36"/>
          <w:szCs w:val="36"/>
          <w:lang w:bidi="hi-IN"/>
        </w:rPr>
        <w:t>o</w:t>
      </w:r>
      <w:r>
        <w:rPr>
          <w:rFonts w:ascii="Arial" w:hAnsi="Arial" w:cs="Arial"/>
          <w:color w:val="000000"/>
          <w:sz w:val="36"/>
          <w:szCs w:val="36"/>
          <w:lang w:bidi="hi-IN"/>
        </w:rPr>
        <w:t xml:space="preserve"> 166 svaahaakaara H</w:t>
      </w:r>
      <w:r w:rsidR="00AB55EA">
        <w:rPr>
          <w:rFonts w:ascii="Arial" w:hAnsi="Arial" w:cs="Arial"/>
          <w:color w:val="000000"/>
          <w:sz w:val="36"/>
          <w:szCs w:val="36"/>
          <w:lang w:bidi="hi-IN"/>
        </w:rPr>
        <w:t>o</w:t>
      </w:r>
      <w:r>
        <w:rPr>
          <w:rFonts w:ascii="Arial" w:hAnsi="Arial" w:cs="Arial"/>
          <w:color w:val="000000"/>
          <w:sz w:val="36"/>
          <w:szCs w:val="36"/>
          <w:lang w:bidi="hi-IN"/>
        </w:rPr>
        <w:t>ma Ahutis th</w:t>
      </w:r>
      <w:r w:rsidR="00AB55EA">
        <w:rPr>
          <w:rFonts w:ascii="Arial" w:hAnsi="Arial" w:cs="Arial"/>
          <w:color w:val="000000"/>
          <w:sz w:val="36"/>
          <w:szCs w:val="36"/>
          <w:lang w:bidi="hi-IN"/>
        </w:rPr>
        <w:t>e</w:t>
      </w:r>
      <w:r>
        <w:rPr>
          <w:rFonts w:ascii="Arial" w:hAnsi="Arial" w:cs="Arial"/>
          <w:color w:val="000000"/>
          <w:sz w:val="36"/>
          <w:szCs w:val="36"/>
          <w:lang w:bidi="hi-IN"/>
        </w:rPr>
        <w:t xml:space="preserve"> "yajamaana" has t</w:t>
      </w:r>
      <w:r w:rsidR="00AB55EA">
        <w:rPr>
          <w:rFonts w:ascii="Arial" w:hAnsi="Arial" w:cs="Arial"/>
          <w:color w:val="000000"/>
          <w:sz w:val="36"/>
          <w:szCs w:val="36"/>
          <w:lang w:bidi="hi-IN"/>
        </w:rPr>
        <w:t>o</w:t>
      </w:r>
      <w:r>
        <w:rPr>
          <w:rFonts w:ascii="Arial" w:hAnsi="Arial" w:cs="Arial"/>
          <w:color w:val="000000"/>
          <w:sz w:val="36"/>
          <w:szCs w:val="36"/>
          <w:lang w:bidi="hi-IN"/>
        </w:rPr>
        <w:t xml:space="preserve"> say th</w:t>
      </w:r>
      <w:r w:rsidR="00AB55EA">
        <w:rPr>
          <w:rFonts w:ascii="Arial" w:hAnsi="Arial" w:cs="Arial"/>
          <w:color w:val="000000"/>
          <w:sz w:val="36"/>
          <w:szCs w:val="36"/>
          <w:lang w:bidi="hi-IN"/>
        </w:rPr>
        <w:t>e</w:t>
      </w:r>
      <w:r>
        <w:rPr>
          <w:rFonts w:ascii="Arial" w:hAnsi="Arial" w:cs="Arial"/>
          <w:color w:val="000000"/>
          <w:sz w:val="36"/>
          <w:szCs w:val="36"/>
          <w:lang w:bidi="hi-IN"/>
        </w:rPr>
        <w:t xml:space="preserve"> sam</w:t>
      </w:r>
      <w:r w:rsidR="00AB55EA">
        <w:rPr>
          <w:rFonts w:ascii="Arial" w:hAnsi="Arial" w:cs="Arial"/>
          <w:color w:val="000000"/>
          <w:sz w:val="36"/>
          <w:szCs w:val="36"/>
          <w:lang w:bidi="hi-IN"/>
        </w:rPr>
        <w:t>e</w:t>
      </w:r>
      <w:r>
        <w:rPr>
          <w:rFonts w:ascii="Arial" w:hAnsi="Arial" w:cs="Arial"/>
          <w:color w:val="000000"/>
          <w:sz w:val="36"/>
          <w:szCs w:val="36"/>
          <w:lang w:bidi="hi-IN"/>
        </w:rPr>
        <w:t xml:space="preserve"> </w:t>
      </w:r>
      <w:r w:rsidR="00AB55EA">
        <w:rPr>
          <w:rFonts w:ascii="Arial" w:hAnsi="Arial" w:cs="Arial"/>
          <w:color w:val="000000"/>
          <w:sz w:val="36"/>
          <w:szCs w:val="36"/>
          <w:lang w:bidi="hi-IN"/>
        </w:rPr>
        <w:br/>
      </w:r>
      <w:r>
        <w:rPr>
          <w:rFonts w:ascii="Arial" w:hAnsi="Arial" w:cs="Arial"/>
          <w:color w:val="000000"/>
          <w:sz w:val="36"/>
          <w:szCs w:val="36"/>
          <w:lang w:bidi="hi-IN"/>
        </w:rPr>
        <w:t xml:space="preserve">“prati svaahaakaara mantra as </w:t>
      </w:r>
      <w:r w:rsidR="00910BF1">
        <w:rPr>
          <w:rFonts w:ascii="Arial" w:hAnsi="Arial" w:cs="Arial"/>
          <w:color w:val="000000"/>
          <w:sz w:val="36"/>
          <w:szCs w:val="36"/>
          <w:lang w:bidi="hi-IN"/>
        </w:rPr>
        <w:t>&lt;lang=def&gt;</w:t>
      </w:r>
    </w:p>
    <w:p w14:paraId="08A42DF1" w14:textId="77777777" w:rsidR="00910BF1" w:rsidRDefault="00D91D60" w:rsidP="00910BF1">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"AdityAtman</w:t>
      </w:r>
      <w:r w:rsidR="00665208">
        <w:rPr>
          <w:rFonts w:ascii="Arial" w:hAnsi="Arial" w:cs="Arial"/>
          <w:color w:val="000000"/>
          <w:sz w:val="36"/>
          <w:szCs w:val="36"/>
          <w:lang w:bidi="hi-IN"/>
        </w:rPr>
        <w:t>E</w:t>
      </w:r>
      <w:r>
        <w:rPr>
          <w:rFonts w:ascii="Arial" w:hAnsi="Arial" w:cs="Arial"/>
          <w:color w:val="000000"/>
          <w:sz w:val="36"/>
          <w:szCs w:val="36"/>
          <w:lang w:bidi="hi-IN"/>
        </w:rPr>
        <w:t xml:space="preserve"> rudrAya idaM na mama" </w:t>
      </w:r>
      <w:r w:rsidR="00910BF1">
        <w:rPr>
          <w:rFonts w:ascii="Arial" w:hAnsi="Arial" w:cs="Arial"/>
          <w:color w:val="000000"/>
          <w:sz w:val="36"/>
          <w:szCs w:val="36"/>
          <w:lang w:bidi="hi-IN"/>
        </w:rPr>
        <w:t>&lt;lang=eng&gt;</w:t>
      </w:r>
    </w:p>
    <w:p w14:paraId="4616A819" w14:textId="22207FC1"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gramStart"/>
      <w:r>
        <w:rPr>
          <w:rFonts w:ascii="Arial" w:hAnsi="Arial" w:cs="Arial"/>
          <w:color w:val="000000"/>
          <w:sz w:val="36"/>
          <w:szCs w:val="36"/>
          <w:lang w:bidi="hi-IN"/>
        </w:rPr>
        <w:t>aft</w:t>
      </w:r>
      <w:r w:rsidR="00AB55EA">
        <w:rPr>
          <w:rFonts w:ascii="Arial" w:hAnsi="Arial" w:cs="Arial"/>
          <w:color w:val="000000"/>
          <w:sz w:val="36"/>
          <w:szCs w:val="36"/>
          <w:lang w:bidi="hi-IN"/>
        </w:rPr>
        <w:t>er</w:t>
      </w:r>
      <w:proofErr w:type="gramEnd"/>
      <w:r>
        <w:rPr>
          <w:rFonts w:ascii="Arial" w:hAnsi="Arial" w:cs="Arial"/>
          <w:color w:val="000000"/>
          <w:sz w:val="36"/>
          <w:szCs w:val="36"/>
          <w:lang w:bidi="hi-IN"/>
        </w:rPr>
        <w:t xml:space="preserve"> </w:t>
      </w:r>
      <w:r w:rsidR="00AB55EA">
        <w:rPr>
          <w:rFonts w:ascii="Arial" w:hAnsi="Arial" w:cs="Arial"/>
          <w:color w:val="000000"/>
          <w:sz w:val="36"/>
          <w:szCs w:val="36"/>
          <w:lang w:bidi="hi-IN"/>
        </w:rPr>
        <w:t>e</w:t>
      </w:r>
      <w:r>
        <w:rPr>
          <w:rFonts w:ascii="Arial" w:hAnsi="Arial" w:cs="Arial"/>
          <w:color w:val="000000"/>
          <w:sz w:val="36"/>
          <w:szCs w:val="36"/>
          <w:lang w:bidi="hi-IN"/>
        </w:rPr>
        <w:t xml:space="preserve">ach </w:t>
      </w:r>
      <w:r w:rsidR="00665208">
        <w:rPr>
          <w:rFonts w:ascii="Arial" w:hAnsi="Arial" w:cs="Arial"/>
          <w:color w:val="000000"/>
          <w:sz w:val="36"/>
          <w:szCs w:val="36"/>
          <w:lang w:bidi="hi-IN"/>
        </w:rPr>
        <w:t>O</w:t>
      </w:r>
      <w:r>
        <w:rPr>
          <w:rFonts w:ascii="Arial" w:hAnsi="Arial" w:cs="Arial"/>
          <w:color w:val="000000"/>
          <w:sz w:val="36"/>
          <w:szCs w:val="36"/>
          <w:lang w:bidi="hi-IN"/>
        </w:rPr>
        <w:t>f th</w:t>
      </w:r>
      <w:r w:rsidR="00AB55EA">
        <w:rPr>
          <w:rFonts w:ascii="Arial" w:hAnsi="Arial" w:cs="Arial"/>
          <w:color w:val="000000"/>
          <w:sz w:val="36"/>
          <w:szCs w:val="36"/>
          <w:lang w:bidi="hi-IN"/>
        </w:rPr>
        <w:t>e</w:t>
      </w:r>
      <w:r>
        <w:rPr>
          <w:rFonts w:ascii="Arial" w:hAnsi="Arial" w:cs="Arial"/>
          <w:color w:val="000000"/>
          <w:sz w:val="36"/>
          <w:szCs w:val="36"/>
          <w:lang w:bidi="hi-IN"/>
        </w:rPr>
        <w:t>s</w:t>
      </w:r>
      <w:r w:rsidR="00AB55EA">
        <w:rPr>
          <w:rFonts w:ascii="Arial" w:hAnsi="Arial" w:cs="Arial"/>
          <w:color w:val="000000"/>
          <w:sz w:val="36"/>
          <w:szCs w:val="36"/>
          <w:lang w:bidi="hi-IN"/>
        </w:rPr>
        <w:t>e</w:t>
      </w:r>
      <w:r>
        <w:rPr>
          <w:rFonts w:ascii="Arial" w:hAnsi="Arial" w:cs="Arial"/>
          <w:color w:val="000000"/>
          <w:sz w:val="36"/>
          <w:szCs w:val="36"/>
          <w:lang w:bidi="hi-IN"/>
        </w:rPr>
        <w:t xml:space="preserve"> H</w:t>
      </w:r>
      <w:r w:rsidR="00AB55EA">
        <w:rPr>
          <w:rFonts w:ascii="Arial" w:hAnsi="Arial" w:cs="Arial"/>
          <w:color w:val="000000"/>
          <w:sz w:val="36"/>
          <w:szCs w:val="36"/>
          <w:lang w:bidi="hi-IN"/>
        </w:rPr>
        <w:t>o</w:t>
      </w:r>
      <w:r>
        <w:rPr>
          <w:rFonts w:ascii="Arial" w:hAnsi="Arial" w:cs="Arial"/>
          <w:color w:val="000000"/>
          <w:sz w:val="36"/>
          <w:szCs w:val="36"/>
          <w:lang w:bidi="hi-IN"/>
        </w:rPr>
        <w:t>ma Ahutis. "Yajamaana prati svaahaa kaaram” is diff</w:t>
      </w:r>
      <w:r w:rsidR="00AB55EA">
        <w:rPr>
          <w:rFonts w:ascii="Arial" w:hAnsi="Arial" w:cs="Arial"/>
          <w:color w:val="000000"/>
          <w:sz w:val="36"/>
          <w:szCs w:val="36"/>
          <w:lang w:bidi="hi-IN"/>
        </w:rPr>
        <w:t>e</w:t>
      </w:r>
      <w:r>
        <w:rPr>
          <w:rFonts w:ascii="Arial" w:hAnsi="Arial" w:cs="Arial"/>
          <w:color w:val="000000"/>
          <w:sz w:val="36"/>
          <w:szCs w:val="36"/>
          <w:lang w:bidi="hi-IN"/>
        </w:rPr>
        <w:t>r</w:t>
      </w:r>
      <w:r w:rsidR="00AB55EA">
        <w:rPr>
          <w:rFonts w:ascii="Arial" w:hAnsi="Arial" w:cs="Arial"/>
          <w:color w:val="000000"/>
          <w:sz w:val="36"/>
          <w:szCs w:val="36"/>
          <w:lang w:bidi="hi-IN"/>
        </w:rPr>
        <w:t>e</w:t>
      </w:r>
      <w:r>
        <w:rPr>
          <w:rFonts w:ascii="Arial" w:hAnsi="Arial" w:cs="Arial"/>
          <w:color w:val="000000"/>
          <w:sz w:val="36"/>
          <w:szCs w:val="36"/>
          <w:lang w:bidi="hi-IN"/>
        </w:rPr>
        <w:t>nt f</w:t>
      </w:r>
      <w:r w:rsidR="00AB55EA">
        <w:rPr>
          <w:rFonts w:ascii="Arial" w:hAnsi="Arial" w:cs="Arial"/>
          <w:color w:val="000000"/>
          <w:sz w:val="36"/>
          <w:szCs w:val="36"/>
          <w:lang w:bidi="hi-IN"/>
        </w:rPr>
        <w:t>o</w:t>
      </w:r>
      <w:r>
        <w:rPr>
          <w:rFonts w:ascii="Arial" w:hAnsi="Arial" w:cs="Arial"/>
          <w:color w:val="000000"/>
          <w:sz w:val="36"/>
          <w:szCs w:val="36"/>
          <w:lang w:bidi="hi-IN"/>
        </w:rPr>
        <w:t>r H</w:t>
      </w:r>
      <w:r w:rsidR="00AB55EA">
        <w:rPr>
          <w:rFonts w:ascii="Arial" w:hAnsi="Arial" w:cs="Arial"/>
          <w:color w:val="000000"/>
          <w:sz w:val="36"/>
          <w:szCs w:val="36"/>
          <w:lang w:bidi="hi-IN"/>
        </w:rPr>
        <w:t>o</w:t>
      </w:r>
      <w:r>
        <w:rPr>
          <w:rFonts w:ascii="Arial" w:hAnsi="Arial" w:cs="Arial"/>
          <w:color w:val="000000"/>
          <w:sz w:val="36"/>
          <w:szCs w:val="36"/>
          <w:lang w:bidi="hi-IN"/>
        </w:rPr>
        <w:t>ma Ahuti numb</w:t>
      </w:r>
      <w:r w:rsidR="00AB55EA">
        <w:rPr>
          <w:rFonts w:ascii="Arial" w:hAnsi="Arial" w:cs="Arial"/>
          <w:color w:val="000000"/>
          <w:sz w:val="36"/>
          <w:szCs w:val="36"/>
          <w:lang w:bidi="hi-IN"/>
        </w:rPr>
        <w:t>e</w:t>
      </w:r>
      <w:r>
        <w:rPr>
          <w:rFonts w:ascii="Arial" w:hAnsi="Arial" w:cs="Arial"/>
          <w:color w:val="000000"/>
          <w:sz w:val="36"/>
          <w:szCs w:val="36"/>
          <w:lang w:bidi="hi-IN"/>
        </w:rPr>
        <w:t>rs 167,168 &amp;169 and th</w:t>
      </w:r>
      <w:r w:rsidR="00AB55EA">
        <w:rPr>
          <w:rFonts w:ascii="Arial" w:hAnsi="Arial" w:cs="Arial"/>
          <w:color w:val="000000"/>
          <w:sz w:val="36"/>
          <w:szCs w:val="36"/>
          <w:lang w:bidi="hi-IN"/>
        </w:rPr>
        <w:t>o</w:t>
      </w:r>
      <w:r>
        <w:rPr>
          <w:rFonts w:ascii="Arial" w:hAnsi="Arial" w:cs="Arial"/>
          <w:color w:val="000000"/>
          <w:sz w:val="36"/>
          <w:szCs w:val="36"/>
          <w:lang w:bidi="hi-IN"/>
        </w:rPr>
        <w:t>s</w:t>
      </w:r>
      <w:r w:rsidR="00AB55EA">
        <w:rPr>
          <w:rFonts w:ascii="Arial" w:hAnsi="Arial" w:cs="Arial"/>
          <w:color w:val="000000"/>
          <w:sz w:val="36"/>
          <w:szCs w:val="36"/>
          <w:lang w:bidi="hi-IN"/>
        </w:rPr>
        <w:t>e</w:t>
      </w:r>
      <w:r>
        <w:rPr>
          <w:rFonts w:ascii="Arial" w:hAnsi="Arial" w:cs="Arial"/>
          <w:color w:val="000000"/>
          <w:sz w:val="36"/>
          <w:szCs w:val="36"/>
          <w:lang w:bidi="hi-IN"/>
        </w:rPr>
        <w:t xml:space="preserve"> ar</w:t>
      </w:r>
      <w:r w:rsidR="00AB55EA">
        <w:rPr>
          <w:rFonts w:ascii="Arial" w:hAnsi="Arial" w:cs="Arial"/>
          <w:color w:val="000000"/>
          <w:sz w:val="36"/>
          <w:szCs w:val="36"/>
          <w:lang w:bidi="hi-IN"/>
        </w:rPr>
        <w:t>e</w:t>
      </w:r>
      <w:r>
        <w:rPr>
          <w:rFonts w:ascii="Arial" w:hAnsi="Arial" w:cs="Arial"/>
          <w:color w:val="000000"/>
          <w:sz w:val="36"/>
          <w:szCs w:val="36"/>
          <w:lang w:bidi="hi-IN"/>
        </w:rPr>
        <w:t xml:space="preserve"> giv</w:t>
      </w:r>
      <w:r w:rsidR="00AB55EA">
        <w:rPr>
          <w:rFonts w:ascii="Arial" w:hAnsi="Arial" w:cs="Arial"/>
          <w:color w:val="000000"/>
          <w:sz w:val="36"/>
          <w:szCs w:val="36"/>
          <w:lang w:bidi="hi-IN"/>
        </w:rPr>
        <w:t>e</w:t>
      </w:r>
      <w:r>
        <w:rPr>
          <w:rFonts w:ascii="Arial" w:hAnsi="Arial" w:cs="Arial"/>
          <w:color w:val="000000"/>
          <w:sz w:val="36"/>
          <w:szCs w:val="36"/>
          <w:lang w:bidi="hi-IN"/>
        </w:rPr>
        <w:t>n aft</w:t>
      </w:r>
      <w:r w:rsidR="00AB55EA">
        <w:rPr>
          <w:rFonts w:ascii="Arial" w:hAnsi="Arial" w:cs="Arial"/>
          <w:color w:val="000000"/>
          <w:sz w:val="36"/>
          <w:szCs w:val="36"/>
          <w:lang w:bidi="hi-IN"/>
        </w:rPr>
        <w:t>e</w:t>
      </w:r>
      <w:r>
        <w:rPr>
          <w:rFonts w:ascii="Arial" w:hAnsi="Arial" w:cs="Arial"/>
          <w:color w:val="000000"/>
          <w:sz w:val="36"/>
          <w:szCs w:val="36"/>
          <w:lang w:bidi="hi-IN"/>
        </w:rPr>
        <w:t>r th</w:t>
      </w:r>
      <w:r w:rsidR="00AB55EA">
        <w:rPr>
          <w:rFonts w:ascii="Arial" w:hAnsi="Arial" w:cs="Arial"/>
          <w:color w:val="000000"/>
          <w:sz w:val="36"/>
          <w:szCs w:val="36"/>
          <w:lang w:bidi="hi-IN"/>
        </w:rPr>
        <w:t>e</w:t>
      </w:r>
      <w:r>
        <w:rPr>
          <w:rFonts w:ascii="Arial" w:hAnsi="Arial" w:cs="Arial"/>
          <w:color w:val="000000"/>
          <w:sz w:val="36"/>
          <w:szCs w:val="36"/>
          <w:lang w:bidi="hi-IN"/>
        </w:rPr>
        <w:t xml:space="preserve"> c</w:t>
      </w:r>
      <w:r w:rsidR="00AB55EA">
        <w:rPr>
          <w:rFonts w:ascii="Arial" w:hAnsi="Arial" w:cs="Arial"/>
          <w:color w:val="000000"/>
          <w:sz w:val="36"/>
          <w:szCs w:val="36"/>
          <w:lang w:bidi="hi-IN"/>
        </w:rPr>
        <w:t>o</w:t>
      </w:r>
      <w:r>
        <w:rPr>
          <w:rFonts w:ascii="Arial" w:hAnsi="Arial" w:cs="Arial"/>
          <w:color w:val="000000"/>
          <w:sz w:val="36"/>
          <w:szCs w:val="36"/>
          <w:lang w:bidi="hi-IN"/>
        </w:rPr>
        <w:t>rr</w:t>
      </w:r>
      <w:r w:rsidR="00AB55EA">
        <w:rPr>
          <w:rFonts w:ascii="Arial" w:hAnsi="Arial" w:cs="Arial"/>
          <w:color w:val="000000"/>
          <w:sz w:val="36"/>
          <w:szCs w:val="36"/>
          <w:lang w:bidi="hi-IN"/>
        </w:rPr>
        <w:t>e</w:t>
      </w:r>
      <w:r>
        <w:rPr>
          <w:rFonts w:ascii="Arial" w:hAnsi="Arial" w:cs="Arial"/>
          <w:color w:val="000000"/>
          <w:sz w:val="36"/>
          <w:szCs w:val="36"/>
          <w:lang w:bidi="hi-IN"/>
        </w:rPr>
        <w:t>sp</w:t>
      </w:r>
      <w:r w:rsidR="00AB55EA">
        <w:rPr>
          <w:rFonts w:ascii="Arial" w:hAnsi="Arial" w:cs="Arial"/>
          <w:color w:val="000000"/>
          <w:sz w:val="36"/>
          <w:szCs w:val="36"/>
          <w:lang w:bidi="hi-IN"/>
        </w:rPr>
        <w:t>o</w:t>
      </w:r>
      <w:r>
        <w:rPr>
          <w:rFonts w:ascii="Arial" w:hAnsi="Arial" w:cs="Arial"/>
          <w:color w:val="000000"/>
          <w:sz w:val="36"/>
          <w:szCs w:val="36"/>
          <w:lang w:bidi="hi-IN"/>
        </w:rPr>
        <w:t xml:space="preserve">nding Mantras. </w:t>
      </w:r>
    </w:p>
    <w:p w14:paraId="6E3BA1E5" w14:textId="77777777" w:rsidR="00AB55EA" w:rsidRDefault="00AB55EA" w:rsidP="00D91D60">
      <w:pPr>
        <w:autoSpaceDE w:val="0"/>
        <w:autoSpaceDN w:val="0"/>
        <w:adjustRightInd w:val="0"/>
        <w:spacing w:after="0" w:line="240" w:lineRule="auto"/>
        <w:rPr>
          <w:rFonts w:ascii="Arial" w:hAnsi="Arial" w:cs="Arial"/>
          <w:color w:val="000000"/>
          <w:sz w:val="36"/>
          <w:szCs w:val="36"/>
          <w:lang w:bidi="hi-IN"/>
        </w:rPr>
      </w:pPr>
    </w:p>
    <w:p w14:paraId="00BEADBB" w14:textId="6D64A66E"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w:t>
      </w:r>
      <w:r w:rsidRPr="007876F3">
        <w:rPr>
          <w:rFonts w:ascii="Arial" w:hAnsi="Arial" w:cs="Arial"/>
          <w:color w:val="000000"/>
          <w:sz w:val="36"/>
          <w:szCs w:val="36"/>
          <w:vertAlign w:val="superscript"/>
          <w:lang w:bidi="hi-IN"/>
        </w:rPr>
        <w:t>st</w:t>
      </w:r>
      <w:r w:rsidR="007876F3">
        <w:rPr>
          <w:rFonts w:ascii="Arial" w:hAnsi="Arial" w:cs="Arial"/>
          <w:color w:val="000000"/>
          <w:sz w:val="36"/>
          <w:szCs w:val="36"/>
          <w:lang w:bidi="hi-IN"/>
        </w:rPr>
        <w:t xml:space="preserve"> &lt;lang=def&gt;</w:t>
      </w:r>
      <w:r>
        <w:rPr>
          <w:rFonts w:ascii="Arial" w:hAnsi="Arial" w:cs="Arial"/>
          <w:color w:val="000000"/>
          <w:sz w:val="36"/>
          <w:szCs w:val="36"/>
          <w:lang w:bidi="hi-IN"/>
        </w:rPr>
        <w:t xml:space="preserve"> </w:t>
      </w:r>
      <w:r w:rsidR="006857C4">
        <w:rPr>
          <w:rFonts w:ascii="Arial" w:hAnsi="Arial" w:cs="Arial"/>
          <w:color w:val="000000"/>
          <w:sz w:val="36"/>
          <w:szCs w:val="36"/>
          <w:lang w:bidi="hi-IN"/>
        </w:rPr>
        <w:t>anuvAkaH</w:t>
      </w:r>
      <w:r>
        <w:rPr>
          <w:rFonts w:ascii="Arial" w:hAnsi="Arial" w:cs="Arial"/>
          <w:color w:val="000000"/>
          <w:sz w:val="36"/>
          <w:szCs w:val="36"/>
          <w:lang w:bidi="hi-IN"/>
        </w:rPr>
        <w:t xml:space="preserve"> </w:t>
      </w:r>
    </w:p>
    <w:p w14:paraId="2E1B82D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w:t>
      </w:r>
      <w:r>
        <w:rPr>
          <w:rFonts w:ascii="Arial" w:hAnsi="Arial" w:cs="Arial"/>
          <w:color w:val="000000"/>
          <w:sz w:val="36"/>
          <w:szCs w:val="36"/>
          <w:lang w:bidi="hi-IN"/>
        </w:rPr>
        <w:tab/>
        <w:t>nama#st</w:t>
      </w:r>
      <w:r w:rsidR="00665208">
        <w:rPr>
          <w:rFonts w:ascii="Arial" w:hAnsi="Arial" w:cs="Arial"/>
          <w:color w:val="000000"/>
          <w:sz w:val="36"/>
          <w:szCs w:val="36"/>
          <w:lang w:bidi="hi-IN"/>
        </w:rPr>
        <w:t>E</w:t>
      </w:r>
      <w:r>
        <w:rPr>
          <w:rFonts w:ascii="Arial" w:hAnsi="Arial" w:cs="Arial"/>
          <w:color w:val="000000"/>
          <w:sz w:val="36"/>
          <w:szCs w:val="36"/>
          <w:lang w:bidi="hi-IN"/>
        </w:rPr>
        <w:t xml:space="preserve"> rudra maqnyava# uqt</w:t>
      </w:r>
      <w:r w:rsidR="00665208">
        <w:rPr>
          <w:rFonts w:ascii="Arial" w:hAnsi="Arial" w:cs="Arial"/>
          <w:color w:val="000000"/>
          <w:sz w:val="36"/>
          <w:szCs w:val="36"/>
          <w:lang w:bidi="hi-IN"/>
        </w:rPr>
        <w:t>O</w:t>
      </w:r>
      <w:r>
        <w:rPr>
          <w:rFonts w:ascii="Arial" w:hAnsi="Arial" w:cs="Arial"/>
          <w:color w:val="000000"/>
          <w:sz w:val="36"/>
          <w:szCs w:val="36"/>
          <w:lang w:bidi="hi-IN"/>
        </w:rPr>
        <w:t xml:space="preserve"> taq iSha#v</w:t>
      </w:r>
      <w:r w:rsidR="00665208">
        <w:rPr>
          <w:rFonts w:ascii="Arial" w:hAnsi="Arial" w:cs="Arial"/>
          <w:color w:val="000000"/>
          <w:sz w:val="36"/>
          <w:szCs w:val="36"/>
          <w:lang w:bidi="hi-IN"/>
        </w:rPr>
        <w:t>E</w:t>
      </w:r>
      <w:r>
        <w:rPr>
          <w:rFonts w:ascii="Arial" w:hAnsi="Arial" w:cs="Arial"/>
          <w:color w:val="000000"/>
          <w:sz w:val="36"/>
          <w:szCs w:val="36"/>
          <w:lang w:bidi="hi-IN"/>
        </w:rPr>
        <w:t xml:space="preserve">q nama#H | </w:t>
      </w:r>
    </w:p>
    <w:p w14:paraId="7076B2B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nama#st</w:t>
      </w:r>
      <w:r w:rsidR="00665208">
        <w:rPr>
          <w:rFonts w:ascii="Arial" w:hAnsi="Arial" w:cs="Arial"/>
          <w:color w:val="000000"/>
          <w:sz w:val="36"/>
          <w:szCs w:val="36"/>
          <w:lang w:bidi="hi-IN"/>
        </w:rPr>
        <w:t>E</w:t>
      </w:r>
      <w:r>
        <w:rPr>
          <w:rFonts w:ascii="Arial" w:hAnsi="Arial" w:cs="Arial"/>
          <w:color w:val="000000"/>
          <w:sz w:val="36"/>
          <w:szCs w:val="36"/>
          <w:lang w:bidi="hi-IN"/>
        </w:rPr>
        <w:t xml:space="preserve"> astuq dhanva#n</w:t>
      </w:r>
      <w:r w:rsidR="00665208">
        <w:rPr>
          <w:rFonts w:ascii="Arial" w:hAnsi="Arial" w:cs="Arial"/>
          <w:color w:val="000000"/>
          <w:sz w:val="36"/>
          <w:szCs w:val="36"/>
          <w:lang w:bidi="hi-IN"/>
        </w:rPr>
        <w:t>E</w:t>
      </w:r>
      <w:r>
        <w:rPr>
          <w:rFonts w:ascii="Arial" w:hAnsi="Arial" w:cs="Arial"/>
          <w:color w:val="000000"/>
          <w:sz w:val="36"/>
          <w:szCs w:val="36"/>
          <w:lang w:bidi="hi-IN"/>
        </w:rPr>
        <w:t xml:space="preserve"> bAqhuByA#muqta t</w:t>
      </w:r>
      <w:r w:rsidR="00665208">
        <w:rPr>
          <w:rFonts w:ascii="Arial" w:hAnsi="Arial" w:cs="Arial"/>
          <w:color w:val="000000"/>
          <w:sz w:val="36"/>
          <w:szCs w:val="36"/>
          <w:lang w:bidi="hi-IN"/>
        </w:rPr>
        <w:t>E</w:t>
      </w:r>
      <w:r>
        <w:rPr>
          <w:rFonts w:ascii="Arial" w:hAnsi="Arial" w:cs="Arial"/>
          <w:color w:val="000000"/>
          <w:sz w:val="36"/>
          <w:szCs w:val="36"/>
          <w:lang w:bidi="hi-IN"/>
        </w:rPr>
        <w:t xml:space="preserve">q namaqH svAhA$ || </w:t>
      </w:r>
    </w:p>
    <w:p w14:paraId="14B3089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w:t>
      </w:r>
      <w:r>
        <w:rPr>
          <w:rFonts w:ascii="Arial" w:hAnsi="Arial" w:cs="Arial"/>
          <w:color w:val="000000"/>
          <w:sz w:val="36"/>
          <w:szCs w:val="36"/>
          <w:lang w:bidi="hi-IN"/>
        </w:rPr>
        <w:tab/>
        <w:t>yAtaq iShu#SSiqva ta#mA SiqvaM baqBUva# t</w:t>
      </w:r>
      <w:r w:rsidR="00665208">
        <w:rPr>
          <w:rFonts w:ascii="Arial" w:hAnsi="Arial" w:cs="Arial"/>
          <w:color w:val="000000"/>
          <w:sz w:val="36"/>
          <w:szCs w:val="36"/>
          <w:lang w:bidi="hi-IN"/>
        </w:rPr>
        <w:t>E</w:t>
      </w:r>
      <w:r>
        <w:rPr>
          <w:rFonts w:ascii="Arial" w:hAnsi="Arial" w:cs="Arial"/>
          <w:color w:val="000000"/>
          <w:sz w:val="36"/>
          <w:szCs w:val="36"/>
          <w:lang w:bidi="hi-IN"/>
        </w:rPr>
        <w:t xml:space="preserve">q dhanu#H | </w:t>
      </w:r>
    </w:p>
    <w:p w14:paraId="335C31BD" w14:textId="3828F9EA"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SiqvA Sa#raqvyA#yA tavaq tayA# n</w:t>
      </w:r>
      <w:r w:rsidR="00665208">
        <w:rPr>
          <w:rFonts w:ascii="Arial" w:hAnsi="Arial" w:cs="Arial"/>
          <w:color w:val="000000"/>
          <w:sz w:val="36"/>
          <w:szCs w:val="36"/>
          <w:lang w:bidi="hi-IN"/>
        </w:rPr>
        <w:t>O</w:t>
      </w:r>
      <w:r>
        <w:rPr>
          <w:rFonts w:ascii="Arial" w:hAnsi="Arial" w:cs="Arial"/>
          <w:color w:val="000000"/>
          <w:sz w:val="36"/>
          <w:szCs w:val="36"/>
          <w:lang w:bidi="hi-IN"/>
        </w:rPr>
        <w:t xml:space="preserve"> rudra mRuDayaq svAhA$ || </w:t>
      </w:r>
    </w:p>
    <w:p w14:paraId="72ECE6B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Pr>
          <w:rFonts w:ascii="Arial" w:hAnsi="Arial" w:cs="Arial"/>
          <w:color w:val="000000"/>
          <w:sz w:val="36"/>
          <w:szCs w:val="36"/>
          <w:lang w:bidi="hi-IN"/>
        </w:rPr>
        <w:tab/>
        <w:t>yA t</w:t>
      </w:r>
      <w:r w:rsidR="00665208">
        <w:rPr>
          <w:rFonts w:ascii="Arial" w:hAnsi="Arial" w:cs="Arial"/>
          <w:color w:val="000000"/>
          <w:sz w:val="36"/>
          <w:szCs w:val="36"/>
          <w:lang w:bidi="hi-IN"/>
        </w:rPr>
        <w:t>E</w:t>
      </w:r>
      <w:r>
        <w:rPr>
          <w:rFonts w:ascii="Arial" w:hAnsi="Arial" w:cs="Arial"/>
          <w:color w:val="000000"/>
          <w:sz w:val="36"/>
          <w:szCs w:val="36"/>
          <w:lang w:bidi="hi-IN"/>
        </w:rPr>
        <w:t># rudra SiqvA taqnUraG</w:t>
      </w:r>
      <w:r w:rsidR="00665208">
        <w:rPr>
          <w:rFonts w:ascii="Arial" w:hAnsi="Arial" w:cs="Arial"/>
          <w:color w:val="000000"/>
          <w:sz w:val="36"/>
          <w:szCs w:val="36"/>
          <w:lang w:bidi="hi-IN"/>
        </w:rPr>
        <w:t>O</w:t>
      </w:r>
      <w:r>
        <w:rPr>
          <w:rFonts w:ascii="Arial" w:hAnsi="Arial" w:cs="Arial"/>
          <w:color w:val="000000"/>
          <w:sz w:val="36"/>
          <w:szCs w:val="36"/>
          <w:lang w:bidi="hi-IN"/>
        </w:rPr>
        <w:t xml:space="preserve">qrA-&amp;pA#pakASinI | </w:t>
      </w:r>
    </w:p>
    <w:p w14:paraId="055AF5A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tayA# nastaqnuvAq Santa#mayAq giri#SantAq-BicA#kaSIhiq svAhA$ || </w:t>
      </w:r>
    </w:p>
    <w:p w14:paraId="0D8E1FE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4.</w:t>
      </w:r>
      <w:r>
        <w:rPr>
          <w:rFonts w:ascii="Arial" w:hAnsi="Arial" w:cs="Arial"/>
          <w:color w:val="000000"/>
          <w:sz w:val="36"/>
          <w:szCs w:val="36"/>
          <w:lang w:bidi="hi-IN"/>
        </w:rPr>
        <w:tab/>
        <w:t>yAmiShu#M giriSantaq-hast</w:t>
      </w:r>
      <w:r w:rsidR="00665208">
        <w:rPr>
          <w:rFonts w:ascii="Arial" w:hAnsi="Arial" w:cs="Arial"/>
          <w:color w:val="000000"/>
          <w:sz w:val="36"/>
          <w:szCs w:val="36"/>
          <w:lang w:bidi="hi-IN"/>
        </w:rPr>
        <w:t>E</w:t>
      </w:r>
      <w:r>
        <w:rPr>
          <w:rFonts w:ascii="Arial" w:hAnsi="Arial" w:cs="Arial"/>
          <w:color w:val="000000"/>
          <w:sz w:val="36"/>
          <w:szCs w:val="36"/>
          <w:lang w:bidi="hi-IN"/>
        </w:rPr>
        <w:t>q biBaqrShyasta#v</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p>
    <w:p w14:paraId="206A581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SiqvAM gi#ritraq tAM ku#ruq mAhi(gm)#sIqH puru#ShaqM jagaqt svAhA$ || </w:t>
      </w:r>
    </w:p>
    <w:p w14:paraId="2AC1C07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5.</w:t>
      </w:r>
      <w:r>
        <w:rPr>
          <w:rFonts w:ascii="Arial" w:hAnsi="Arial" w:cs="Arial"/>
          <w:color w:val="000000"/>
          <w:sz w:val="36"/>
          <w:szCs w:val="36"/>
          <w:lang w:bidi="hi-IN"/>
        </w:rPr>
        <w:tab/>
        <w:t>Siqv</w:t>
      </w:r>
      <w:r w:rsidR="00665208">
        <w:rPr>
          <w:rFonts w:ascii="Arial" w:hAnsi="Arial" w:cs="Arial"/>
          <w:color w:val="000000"/>
          <w:sz w:val="36"/>
          <w:szCs w:val="36"/>
          <w:lang w:bidi="hi-IN"/>
        </w:rPr>
        <w:t>E</w:t>
      </w:r>
      <w:r>
        <w:rPr>
          <w:rFonts w:ascii="Arial" w:hAnsi="Arial" w:cs="Arial"/>
          <w:color w:val="000000"/>
          <w:sz w:val="36"/>
          <w:szCs w:val="36"/>
          <w:lang w:bidi="hi-IN"/>
        </w:rPr>
        <w:t xml:space="preserve">naq vaca#sAtvAq giriqSAcCA# vadAmasi | </w:t>
      </w:r>
    </w:p>
    <w:p w14:paraId="6601A730" w14:textId="17086AF0"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yathA# naqssarvaq-mijjaga#dayaqkSha(gm) suqmanAq asaqt</w:t>
      </w:r>
      <w:r w:rsidR="00F7293D">
        <w:rPr>
          <w:rFonts w:ascii="Arial" w:hAnsi="Arial" w:cs="Arial"/>
          <w:color w:val="000000"/>
          <w:sz w:val="36"/>
          <w:szCs w:val="36"/>
          <w:lang w:bidi="hi-IN"/>
        </w:rPr>
        <w:t>h</w:t>
      </w:r>
      <w:r>
        <w:rPr>
          <w:rFonts w:ascii="Arial" w:hAnsi="Arial" w:cs="Arial"/>
          <w:color w:val="000000"/>
          <w:sz w:val="36"/>
          <w:szCs w:val="36"/>
          <w:lang w:bidi="hi-IN"/>
        </w:rPr>
        <w:t xml:space="preserve"> svAhA$ || </w:t>
      </w:r>
    </w:p>
    <w:p w14:paraId="6877D65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6.</w:t>
      </w:r>
      <w:r>
        <w:rPr>
          <w:rFonts w:ascii="Arial" w:hAnsi="Arial" w:cs="Arial"/>
          <w:color w:val="000000"/>
          <w:sz w:val="36"/>
          <w:szCs w:val="36"/>
          <w:lang w:bidi="hi-IN"/>
        </w:rPr>
        <w:tab/>
        <w:t>addhya#v</w:t>
      </w:r>
      <w:r w:rsidR="00665208">
        <w:rPr>
          <w:rFonts w:ascii="Arial" w:hAnsi="Arial" w:cs="Arial"/>
          <w:color w:val="000000"/>
          <w:sz w:val="36"/>
          <w:szCs w:val="36"/>
          <w:lang w:bidi="hi-IN"/>
        </w:rPr>
        <w:t>O</w:t>
      </w:r>
      <w:r>
        <w:rPr>
          <w:rFonts w:ascii="Arial" w:hAnsi="Arial" w:cs="Arial"/>
          <w:color w:val="000000"/>
          <w:sz w:val="36"/>
          <w:szCs w:val="36"/>
          <w:lang w:bidi="hi-IN"/>
        </w:rPr>
        <w:t>-cadadhivaqktA pra#thaqm</w:t>
      </w:r>
      <w:r w:rsidR="00665208">
        <w:rPr>
          <w:rFonts w:ascii="Arial" w:hAnsi="Arial" w:cs="Arial"/>
          <w:color w:val="000000"/>
          <w:sz w:val="36"/>
          <w:szCs w:val="36"/>
          <w:lang w:bidi="hi-IN"/>
        </w:rPr>
        <w:t>O</w:t>
      </w:r>
      <w:r>
        <w:rPr>
          <w:rFonts w:ascii="Arial" w:hAnsi="Arial" w:cs="Arial"/>
          <w:color w:val="000000"/>
          <w:sz w:val="36"/>
          <w:szCs w:val="36"/>
          <w:lang w:bidi="hi-IN"/>
        </w:rPr>
        <w:t xml:space="preserve"> daivy</w:t>
      </w:r>
      <w:r w:rsidR="00665208">
        <w:rPr>
          <w:rFonts w:ascii="Arial" w:hAnsi="Arial" w:cs="Arial"/>
          <w:color w:val="000000"/>
          <w:sz w:val="36"/>
          <w:szCs w:val="36"/>
          <w:lang w:bidi="hi-IN"/>
        </w:rPr>
        <w:t>O</w:t>
      </w:r>
      <w:r>
        <w:rPr>
          <w:rFonts w:ascii="Arial" w:hAnsi="Arial" w:cs="Arial"/>
          <w:color w:val="000000"/>
          <w:sz w:val="36"/>
          <w:szCs w:val="36"/>
          <w:lang w:bidi="hi-IN"/>
        </w:rPr>
        <w:t xml:space="preserve"># BiqShak | </w:t>
      </w:r>
    </w:p>
    <w:p w14:paraId="5866DC1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 xml:space="preserve">ahI(gg)#Scaq sarvA$n jaqBaMyaqn sarvA$Sca yAtudhAqnya#H svAhA$ || </w:t>
      </w:r>
    </w:p>
    <w:p w14:paraId="7D171ED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aqsau yastAqmr</w:t>
      </w:r>
      <w:r w:rsidR="00665208">
        <w:rPr>
          <w:rFonts w:ascii="Arial" w:hAnsi="Arial" w:cs="Arial"/>
          <w:color w:val="000000"/>
          <w:sz w:val="36"/>
          <w:szCs w:val="36"/>
          <w:lang w:bidi="hi-IN"/>
        </w:rPr>
        <w:t>O</w:t>
      </w:r>
      <w:r>
        <w:rPr>
          <w:rFonts w:ascii="Arial" w:hAnsi="Arial" w:cs="Arial"/>
          <w:color w:val="000000"/>
          <w:sz w:val="36"/>
          <w:szCs w:val="36"/>
          <w:lang w:bidi="hi-IN"/>
        </w:rPr>
        <w:t xml:space="preserve"> a#ruqNa uqta baqBrussu#maqgaMla#H | y</w:t>
      </w:r>
      <w:r w:rsidR="00665208">
        <w:rPr>
          <w:rFonts w:ascii="Arial" w:hAnsi="Arial" w:cs="Arial"/>
          <w:color w:val="000000"/>
          <w:sz w:val="36"/>
          <w:szCs w:val="36"/>
          <w:lang w:bidi="hi-IN"/>
        </w:rPr>
        <w:t>E</w:t>
      </w:r>
      <w:r>
        <w:rPr>
          <w:rFonts w:ascii="Arial" w:hAnsi="Arial" w:cs="Arial"/>
          <w:color w:val="000000"/>
          <w:sz w:val="36"/>
          <w:szCs w:val="36"/>
          <w:lang w:bidi="hi-IN"/>
        </w:rPr>
        <w:t xml:space="preserve"> c</w:t>
      </w:r>
      <w:r w:rsidR="00665208">
        <w:rPr>
          <w:rFonts w:ascii="Arial" w:hAnsi="Arial" w:cs="Arial"/>
          <w:color w:val="000000"/>
          <w:sz w:val="36"/>
          <w:szCs w:val="36"/>
          <w:lang w:bidi="hi-IN"/>
        </w:rPr>
        <w:t>E</w:t>
      </w:r>
      <w:r>
        <w:rPr>
          <w:rFonts w:ascii="Arial" w:hAnsi="Arial" w:cs="Arial"/>
          <w:color w:val="000000"/>
          <w:sz w:val="36"/>
          <w:szCs w:val="36"/>
          <w:lang w:bidi="hi-IN"/>
        </w:rPr>
        <w:t xml:space="preserve">qmA(gm) ruqdrA </w:t>
      </w:r>
    </w:p>
    <w:p w14:paraId="7B0659C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aqBit</w:t>
      </w:r>
      <w:r w:rsidR="00665208">
        <w:rPr>
          <w:rFonts w:ascii="Arial" w:hAnsi="Arial" w:cs="Arial"/>
          <w:color w:val="000000"/>
          <w:sz w:val="36"/>
          <w:szCs w:val="36"/>
          <w:lang w:bidi="hi-IN"/>
        </w:rPr>
        <w:t>O</w:t>
      </w:r>
      <w:r>
        <w:rPr>
          <w:rFonts w:ascii="Arial" w:hAnsi="Arial" w:cs="Arial"/>
          <w:color w:val="000000"/>
          <w:sz w:val="36"/>
          <w:szCs w:val="36"/>
          <w:lang w:bidi="hi-IN"/>
        </w:rPr>
        <w:t># diqkShu SriqtA-ssa#hasraqS</w:t>
      </w:r>
      <w:r w:rsidR="00665208">
        <w:rPr>
          <w:rFonts w:ascii="Arial" w:hAnsi="Arial" w:cs="Arial"/>
          <w:color w:val="000000"/>
          <w:sz w:val="36"/>
          <w:szCs w:val="36"/>
          <w:lang w:bidi="hi-IN"/>
        </w:rPr>
        <w:t>O</w:t>
      </w:r>
      <w:r>
        <w:rPr>
          <w:rFonts w:ascii="Arial" w:hAnsi="Arial" w:cs="Arial"/>
          <w:color w:val="000000"/>
          <w:sz w:val="36"/>
          <w:szCs w:val="36"/>
          <w:lang w:bidi="hi-IN"/>
        </w:rPr>
        <w:t xml:space="preserve"> &amp;vai#ShAq(gm)q h</w:t>
      </w:r>
      <w:r w:rsidR="00665208">
        <w:rPr>
          <w:rFonts w:ascii="Arial" w:hAnsi="Arial" w:cs="Arial"/>
          <w:color w:val="000000"/>
          <w:sz w:val="36"/>
          <w:szCs w:val="36"/>
          <w:lang w:bidi="hi-IN"/>
        </w:rPr>
        <w:t>E</w:t>
      </w:r>
      <w:r>
        <w:rPr>
          <w:rFonts w:ascii="Arial" w:hAnsi="Arial" w:cs="Arial"/>
          <w:color w:val="000000"/>
          <w:sz w:val="36"/>
          <w:szCs w:val="36"/>
          <w:lang w:bidi="hi-IN"/>
        </w:rPr>
        <w:t>Da# Imah</w:t>
      </w:r>
      <w:r w:rsidR="00665208">
        <w:rPr>
          <w:rFonts w:ascii="Arial" w:hAnsi="Arial" w:cs="Arial"/>
          <w:color w:val="000000"/>
          <w:sz w:val="36"/>
          <w:szCs w:val="36"/>
          <w:lang w:bidi="hi-IN"/>
        </w:rPr>
        <w:t>E</w:t>
      </w:r>
      <w:r>
        <w:rPr>
          <w:rFonts w:ascii="Arial" w:hAnsi="Arial" w:cs="Arial"/>
          <w:color w:val="000000"/>
          <w:sz w:val="36"/>
          <w:szCs w:val="36"/>
          <w:lang w:bidi="hi-IN"/>
        </w:rPr>
        <w:t xml:space="preserve">q svAhA$ || </w:t>
      </w:r>
    </w:p>
    <w:p w14:paraId="3DAEC19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7.</w:t>
      </w:r>
      <w:r>
        <w:rPr>
          <w:rFonts w:ascii="Arial" w:hAnsi="Arial" w:cs="Arial"/>
          <w:color w:val="000000"/>
          <w:sz w:val="36"/>
          <w:szCs w:val="36"/>
          <w:lang w:bidi="hi-IN"/>
        </w:rPr>
        <w:tab/>
        <w:t>aqsau y</w:t>
      </w:r>
      <w:r w:rsidR="00665208">
        <w:rPr>
          <w:rFonts w:ascii="Arial" w:hAnsi="Arial" w:cs="Arial"/>
          <w:color w:val="000000"/>
          <w:sz w:val="36"/>
          <w:szCs w:val="36"/>
          <w:lang w:bidi="hi-IN"/>
        </w:rPr>
        <w:t>O</w:t>
      </w:r>
      <w:r>
        <w:rPr>
          <w:rFonts w:ascii="Arial" w:hAnsi="Arial" w:cs="Arial"/>
          <w:color w:val="000000"/>
          <w:sz w:val="36"/>
          <w:szCs w:val="36"/>
          <w:lang w:bidi="hi-IN"/>
        </w:rPr>
        <w:t>#&amp;vaqsarpa#tiq nIla#grIv</w:t>
      </w:r>
      <w:r w:rsidR="00665208">
        <w:rPr>
          <w:rFonts w:ascii="Arial" w:hAnsi="Arial" w:cs="Arial"/>
          <w:color w:val="000000"/>
          <w:sz w:val="36"/>
          <w:szCs w:val="36"/>
          <w:lang w:bidi="hi-IN"/>
        </w:rPr>
        <w:t>O</w:t>
      </w:r>
      <w:r>
        <w:rPr>
          <w:rFonts w:ascii="Arial" w:hAnsi="Arial" w:cs="Arial"/>
          <w:color w:val="000000"/>
          <w:sz w:val="36"/>
          <w:szCs w:val="36"/>
          <w:lang w:bidi="hi-IN"/>
        </w:rPr>
        <w:t>q vil</w:t>
      </w:r>
      <w:r w:rsidR="00665208">
        <w:rPr>
          <w:rFonts w:ascii="Arial" w:hAnsi="Arial" w:cs="Arial"/>
          <w:color w:val="000000"/>
          <w:sz w:val="36"/>
          <w:szCs w:val="36"/>
          <w:lang w:bidi="hi-IN"/>
        </w:rPr>
        <w:t>O</w:t>
      </w:r>
      <w:r>
        <w:rPr>
          <w:rFonts w:ascii="Arial" w:hAnsi="Arial" w:cs="Arial"/>
          <w:color w:val="000000"/>
          <w:sz w:val="36"/>
          <w:szCs w:val="36"/>
          <w:lang w:bidi="hi-IN"/>
        </w:rPr>
        <w:t xml:space="preserve">#hitaH | </w:t>
      </w:r>
    </w:p>
    <w:p w14:paraId="7445B4C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uqtaina#M g</w:t>
      </w:r>
      <w:r w:rsidR="00665208">
        <w:rPr>
          <w:rFonts w:ascii="Arial" w:hAnsi="Arial" w:cs="Arial"/>
          <w:color w:val="000000"/>
          <w:sz w:val="36"/>
          <w:szCs w:val="36"/>
          <w:lang w:bidi="hi-IN"/>
        </w:rPr>
        <w:t>O</w:t>
      </w:r>
      <w:r>
        <w:rPr>
          <w:rFonts w:ascii="Arial" w:hAnsi="Arial" w:cs="Arial"/>
          <w:color w:val="000000"/>
          <w:sz w:val="36"/>
          <w:szCs w:val="36"/>
          <w:lang w:bidi="hi-IN"/>
        </w:rPr>
        <w:t xml:space="preserve">qpA a#dRuSaqnnadRu#San utahAqrya#H | </w:t>
      </w:r>
    </w:p>
    <w:p w14:paraId="3134A72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uqtainaqM viSvA# BUqtAniq sa dRuqShT</w:t>
      </w:r>
      <w:r w:rsidR="00665208">
        <w:rPr>
          <w:rFonts w:ascii="Arial" w:hAnsi="Arial" w:cs="Arial"/>
          <w:color w:val="000000"/>
          <w:sz w:val="36"/>
          <w:szCs w:val="36"/>
          <w:lang w:bidi="hi-IN"/>
        </w:rPr>
        <w:t>O</w:t>
      </w:r>
      <w:r>
        <w:rPr>
          <w:rFonts w:ascii="Arial" w:hAnsi="Arial" w:cs="Arial"/>
          <w:color w:val="000000"/>
          <w:sz w:val="36"/>
          <w:szCs w:val="36"/>
          <w:lang w:bidi="hi-IN"/>
        </w:rPr>
        <w:t xml:space="preserve"> mRu#DayAti naqH svAhA$ || </w:t>
      </w:r>
    </w:p>
    <w:p w14:paraId="4BFD8F5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8.</w:t>
      </w:r>
      <w:r>
        <w:rPr>
          <w:rFonts w:ascii="Arial" w:hAnsi="Arial" w:cs="Arial"/>
          <w:color w:val="000000"/>
          <w:sz w:val="36"/>
          <w:szCs w:val="36"/>
          <w:lang w:bidi="hi-IN"/>
        </w:rPr>
        <w:tab/>
        <w:t>nam</w:t>
      </w:r>
      <w:r w:rsidR="00665208">
        <w:rPr>
          <w:rFonts w:ascii="Arial" w:hAnsi="Arial" w:cs="Arial"/>
          <w:color w:val="000000"/>
          <w:sz w:val="36"/>
          <w:szCs w:val="36"/>
          <w:lang w:bidi="hi-IN"/>
        </w:rPr>
        <w:t>O</w:t>
      </w:r>
      <w:r>
        <w:rPr>
          <w:rFonts w:ascii="Arial" w:hAnsi="Arial" w:cs="Arial"/>
          <w:color w:val="000000"/>
          <w:sz w:val="36"/>
          <w:szCs w:val="36"/>
          <w:lang w:bidi="hi-IN"/>
        </w:rPr>
        <w:t># astuq nIla#grIvAya sahasrAqkShAya# mIqDhuSh</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p>
    <w:p w14:paraId="5971907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ath</w:t>
      </w:r>
      <w:r w:rsidR="00665208">
        <w:rPr>
          <w:rFonts w:ascii="Arial" w:hAnsi="Arial" w:cs="Arial"/>
          <w:color w:val="000000"/>
          <w:sz w:val="36"/>
          <w:szCs w:val="36"/>
          <w:lang w:bidi="hi-IN"/>
        </w:rPr>
        <w:t>O</w:t>
      </w:r>
      <w:r>
        <w:rPr>
          <w:rFonts w:ascii="Arial" w:hAnsi="Arial" w:cs="Arial"/>
          <w:color w:val="000000"/>
          <w:sz w:val="36"/>
          <w:szCs w:val="36"/>
          <w:lang w:bidi="hi-IN"/>
        </w:rPr>
        <w:t>q y</w:t>
      </w:r>
      <w:r w:rsidR="00665208">
        <w:rPr>
          <w:rFonts w:ascii="Arial" w:hAnsi="Arial" w:cs="Arial"/>
          <w:color w:val="000000"/>
          <w:sz w:val="36"/>
          <w:szCs w:val="36"/>
          <w:lang w:bidi="hi-IN"/>
        </w:rPr>
        <w:t>E</w:t>
      </w:r>
      <w:r>
        <w:rPr>
          <w:rFonts w:ascii="Arial" w:hAnsi="Arial" w:cs="Arial"/>
          <w:color w:val="000000"/>
          <w:sz w:val="36"/>
          <w:szCs w:val="36"/>
          <w:lang w:bidi="hi-IN"/>
        </w:rPr>
        <w:t xml:space="preserve"> a#syaq satvA#n</w:t>
      </w:r>
      <w:r w:rsidR="00665208">
        <w:rPr>
          <w:rFonts w:ascii="Arial" w:hAnsi="Arial" w:cs="Arial"/>
          <w:color w:val="000000"/>
          <w:sz w:val="36"/>
          <w:szCs w:val="36"/>
          <w:lang w:bidi="hi-IN"/>
        </w:rPr>
        <w:t>O</w:t>
      </w:r>
      <w:r>
        <w:rPr>
          <w:rFonts w:ascii="Arial" w:hAnsi="Arial" w:cs="Arial"/>
          <w:color w:val="000000"/>
          <w:sz w:val="36"/>
          <w:szCs w:val="36"/>
          <w:lang w:bidi="hi-IN"/>
        </w:rPr>
        <w:t>q-&amp;hant</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 xml:space="preserve">#-&amp;karaqM namaqH svAhA$ || </w:t>
      </w:r>
    </w:p>
    <w:p w14:paraId="74C103F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9.</w:t>
      </w:r>
      <w:r>
        <w:rPr>
          <w:rFonts w:ascii="Arial" w:hAnsi="Arial" w:cs="Arial"/>
          <w:color w:val="000000"/>
          <w:sz w:val="36"/>
          <w:szCs w:val="36"/>
          <w:lang w:bidi="hi-IN"/>
        </w:rPr>
        <w:tab/>
        <w:t>pramu#~jcaq dhanva#naqstva-muqBay</w:t>
      </w:r>
      <w:r w:rsidR="00665208">
        <w:rPr>
          <w:rFonts w:ascii="Arial" w:hAnsi="Arial" w:cs="Arial"/>
          <w:color w:val="000000"/>
          <w:sz w:val="36"/>
          <w:szCs w:val="36"/>
          <w:lang w:bidi="hi-IN"/>
        </w:rPr>
        <w:t>O</w:t>
      </w:r>
      <w:r>
        <w:rPr>
          <w:rFonts w:ascii="Arial" w:hAnsi="Arial" w:cs="Arial"/>
          <w:color w:val="000000"/>
          <w:sz w:val="36"/>
          <w:szCs w:val="36"/>
          <w:lang w:bidi="hi-IN"/>
        </w:rPr>
        <w:t>q-rArtni#y</w:t>
      </w:r>
      <w:r w:rsidR="00665208">
        <w:rPr>
          <w:rFonts w:ascii="Arial" w:hAnsi="Arial" w:cs="Arial"/>
          <w:color w:val="000000"/>
          <w:sz w:val="36"/>
          <w:szCs w:val="36"/>
          <w:lang w:bidi="hi-IN"/>
        </w:rPr>
        <w:t>O</w:t>
      </w:r>
      <w:r>
        <w:rPr>
          <w:rFonts w:ascii="Arial" w:hAnsi="Arial" w:cs="Arial"/>
          <w:color w:val="000000"/>
          <w:sz w:val="36"/>
          <w:szCs w:val="36"/>
          <w:lang w:bidi="hi-IN"/>
        </w:rPr>
        <w:t xml:space="preserve">qrjyAM | </w:t>
      </w:r>
    </w:p>
    <w:p w14:paraId="2BC224E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yASca# t</w:t>
      </w:r>
      <w:r w:rsidR="00665208">
        <w:rPr>
          <w:rFonts w:ascii="Arial" w:hAnsi="Arial" w:cs="Arial"/>
          <w:color w:val="000000"/>
          <w:sz w:val="36"/>
          <w:szCs w:val="36"/>
          <w:lang w:bidi="hi-IN"/>
        </w:rPr>
        <w:t>E</w:t>
      </w:r>
      <w:r>
        <w:rPr>
          <w:rFonts w:ascii="Arial" w:hAnsi="Arial" w:cs="Arial"/>
          <w:color w:val="000000"/>
          <w:sz w:val="36"/>
          <w:szCs w:val="36"/>
          <w:lang w:bidi="hi-IN"/>
        </w:rPr>
        <w:t>q hastaq iSha#vaqH parAq tA Ba#gav</w:t>
      </w:r>
      <w:r w:rsidR="00665208">
        <w:rPr>
          <w:rFonts w:ascii="Arial" w:hAnsi="Arial" w:cs="Arial"/>
          <w:color w:val="000000"/>
          <w:sz w:val="36"/>
          <w:szCs w:val="36"/>
          <w:lang w:bidi="hi-IN"/>
        </w:rPr>
        <w:t>O</w:t>
      </w:r>
      <w:r>
        <w:rPr>
          <w:rFonts w:ascii="Arial" w:hAnsi="Arial" w:cs="Arial"/>
          <w:color w:val="000000"/>
          <w:sz w:val="36"/>
          <w:szCs w:val="36"/>
          <w:lang w:bidi="hi-IN"/>
        </w:rPr>
        <w:t xml:space="preserve"> vapaq svAhA$ || </w:t>
      </w:r>
    </w:p>
    <w:p w14:paraId="520E634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10.</w:t>
      </w:r>
      <w:r>
        <w:rPr>
          <w:rFonts w:ascii="Arial" w:hAnsi="Arial" w:cs="Arial"/>
          <w:color w:val="000000"/>
          <w:sz w:val="36"/>
          <w:szCs w:val="36"/>
          <w:lang w:bidi="hi-IN"/>
        </w:rPr>
        <w:tab/>
        <w:t>aqvaqtatyaq dhanuqstva(gm) saha#srAkShaq Sat</w:t>
      </w:r>
      <w:r w:rsidR="00665208">
        <w:rPr>
          <w:rFonts w:ascii="Arial" w:hAnsi="Arial" w:cs="Arial"/>
          <w:color w:val="000000"/>
          <w:sz w:val="36"/>
          <w:szCs w:val="36"/>
          <w:lang w:bidi="hi-IN"/>
        </w:rPr>
        <w:t>E</w:t>
      </w:r>
      <w:r>
        <w:rPr>
          <w:rFonts w:ascii="Arial" w:hAnsi="Arial" w:cs="Arial"/>
          <w:color w:val="000000"/>
          <w:sz w:val="36"/>
          <w:szCs w:val="36"/>
          <w:lang w:bidi="hi-IN"/>
        </w:rPr>
        <w:t>#Shud</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p>
    <w:p w14:paraId="0D0428F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niqSIrya# SaqlyAnAqM muKA# Siqv</w:t>
      </w:r>
      <w:r w:rsidR="00665208">
        <w:rPr>
          <w:rFonts w:ascii="Arial" w:hAnsi="Arial" w:cs="Arial"/>
          <w:color w:val="000000"/>
          <w:sz w:val="36"/>
          <w:szCs w:val="36"/>
          <w:lang w:bidi="hi-IN"/>
        </w:rPr>
        <w:t>O</w:t>
      </w:r>
      <w:r>
        <w:rPr>
          <w:rFonts w:ascii="Arial" w:hAnsi="Arial" w:cs="Arial"/>
          <w:color w:val="000000"/>
          <w:sz w:val="36"/>
          <w:szCs w:val="36"/>
          <w:lang w:bidi="hi-IN"/>
        </w:rPr>
        <w:t xml:space="preserve"> na#ssuqmanA# Bavaq svAhA$ || </w:t>
      </w:r>
    </w:p>
    <w:p w14:paraId="73A5253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11.</w:t>
      </w:r>
      <w:r>
        <w:rPr>
          <w:rFonts w:ascii="Arial" w:hAnsi="Arial" w:cs="Arial"/>
          <w:color w:val="000000"/>
          <w:sz w:val="36"/>
          <w:szCs w:val="36"/>
          <w:lang w:bidi="hi-IN"/>
        </w:rPr>
        <w:tab/>
        <w:t>vijyaqM dhanu#H kapaqrddin</w:t>
      </w:r>
      <w:r w:rsidR="00665208">
        <w:rPr>
          <w:rFonts w:ascii="Arial" w:hAnsi="Arial" w:cs="Arial"/>
          <w:color w:val="000000"/>
          <w:sz w:val="36"/>
          <w:szCs w:val="36"/>
          <w:lang w:bidi="hi-IN"/>
        </w:rPr>
        <w:t>O</w:t>
      </w:r>
      <w:r>
        <w:rPr>
          <w:rFonts w:ascii="Arial" w:hAnsi="Arial" w:cs="Arial"/>
          <w:color w:val="000000"/>
          <w:sz w:val="36"/>
          <w:szCs w:val="36"/>
          <w:lang w:bidi="hi-IN"/>
        </w:rPr>
        <w:t>q viSa#ly</w:t>
      </w:r>
      <w:r w:rsidR="00665208">
        <w:rPr>
          <w:rFonts w:ascii="Arial" w:hAnsi="Arial" w:cs="Arial"/>
          <w:color w:val="000000"/>
          <w:sz w:val="36"/>
          <w:szCs w:val="36"/>
          <w:lang w:bidi="hi-IN"/>
        </w:rPr>
        <w:t>O</w:t>
      </w:r>
      <w:r>
        <w:rPr>
          <w:rFonts w:ascii="Arial" w:hAnsi="Arial" w:cs="Arial"/>
          <w:color w:val="000000"/>
          <w:sz w:val="36"/>
          <w:szCs w:val="36"/>
          <w:lang w:bidi="hi-IN"/>
        </w:rPr>
        <w:t xml:space="preserve">q bANa#vA(gm) uqta | </w:t>
      </w:r>
    </w:p>
    <w:p w14:paraId="219258E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an</w:t>
      </w:r>
      <w:r w:rsidR="00665208">
        <w:rPr>
          <w:rFonts w:ascii="Arial" w:hAnsi="Arial" w:cs="Arial"/>
          <w:color w:val="000000"/>
          <w:sz w:val="36"/>
          <w:szCs w:val="36"/>
          <w:lang w:bidi="hi-IN"/>
        </w:rPr>
        <w:t>E</w:t>
      </w:r>
      <w:r>
        <w:rPr>
          <w:rFonts w:ascii="Arial" w:hAnsi="Arial" w:cs="Arial"/>
          <w:color w:val="000000"/>
          <w:sz w:val="36"/>
          <w:szCs w:val="36"/>
          <w:lang w:bidi="hi-IN"/>
        </w:rPr>
        <w:t>#SannaqSy</w:t>
      </w:r>
      <w:r w:rsidR="00665208">
        <w:rPr>
          <w:rFonts w:ascii="Arial" w:hAnsi="Arial" w:cs="Arial"/>
          <w:color w:val="000000"/>
          <w:sz w:val="36"/>
          <w:szCs w:val="36"/>
          <w:lang w:bidi="hi-IN"/>
        </w:rPr>
        <w:t>E</w:t>
      </w:r>
      <w:r>
        <w:rPr>
          <w:rFonts w:ascii="Arial" w:hAnsi="Arial" w:cs="Arial"/>
          <w:color w:val="000000"/>
          <w:sz w:val="36"/>
          <w:szCs w:val="36"/>
          <w:lang w:bidi="hi-IN"/>
        </w:rPr>
        <w:t xml:space="preserve">Sha#va AqBura#sya niShaqMgathiqH svAhA$ || </w:t>
      </w:r>
    </w:p>
    <w:p w14:paraId="06692AD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12.</w:t>
      </w:r>
      <w:r>
        <w:rPr>
          <w:rFonts w:ascii="Arial" w:hAnsi="Arial" w:cs="Arial"/>
          <w:color w:val="000000"/>
          <w:sz w:val="36"/>
          <w:szCs w:val="36"/>
          <w:lang w:bidi="hi-IN"/>
        </w:rPr>
        <w:tab/>
        <w:t>yA t</w:t>
      </w:r>
      <w:r w:rsidR="00665208">
        <w:rPr>
          <w:rFonts w:ascii="Arial" w:hAnsi="Arial" w:cs="Arial"/>
          <w:color w:val="000000"/>
          <w:sz w:val="36"/>
          <w:szCs w:val="36"/>
          <w:lang w:bidi="hi-IN"/>
        </w:rPr>
        <w:t>E</w:t>
      </w:r>
      <w:r>
        <w:rPr>
          <w:rFonts w:ascii="Arial" w:hAnsi="Arial" w:cs="Arial"/>
          <w:color w:val="000000"/>
          <w:sz w:val="36"/>
          <w:szCs w:val="36"/>
          <w:lang w:bidi="hi-IN"/>
        </w:rPr>
        <w:t># h</w:t>
      </w:r>
      <w:r w:rsidR="00665208">
        <w:rPr>
          <w:rFonts w:ascii="Arial" w:hAnsi="Arial" w:cs="Arial"/>
          <w:color w:val="000000"/>
          <w:sz w:val="36"/>
          <w:szCs w:val="36"/>
          <w:lang w:bidi="hi-IN"/>
        </w:rPr>
        <w:t>E</w:t>
      </w:r>
      <w:r>
        <w:rPr>
          <w:rFonts w:ascii="Arial" w:hAnsi="Arial" w:cs="Arial"/>
          <w:color w:val="000000"/>
          <w:sz w:val="36"/>
          <w:szCs w:val="36"/>
          <w:lang w:bidi="hi-IN"/>
        </w:rPr>
        <w:t>qtirmmI#DhuShTamaq hast</w:t>
      </w:r>
      <w:r w:rsidR="00665208">
        <w:rPr>
          <w:rFonts w:ascii="Arial" w:hAnsi="Arial" w:cs="Arial"/>
          <w:color w:val="000000"/>
          <w:sz w:val="36"/>
          <w:szCs w:val="36"/>
          <w:lang w:bidi="hi-IN"/>
        </w:rPr>
        <w:t>E</w:t>
      </w:r>
      <w:r>
        <w:rPr>
          <w:rFonts w:ascii="Arial" w:hAnsi="Arial" w:cs="Arial"/>
          <w:color w:val="000000"/>
          <w:sz w:val="36"/>
          <w:szCs w:val="36"/>
          <w:lang w:bidi="hi-IN"/>
        </w:rPr>
        <w:t># baqBUva# t</w:t>
      </w:r>
      <w:r w:rsidR="00665208">
        <w:rPr>
          <w:rFonts w:ascii="Arial" w:hAnsi="Arial" w:cs="Arial"/>
          <w:color w:val="000000"/>
          <w:sz w:val="36"/>
          <w:szCs w:val="36"/>
          <w:lang w:bidi="hi-IN"/>
        </w:rPr>
        <w:t>E</w:t>
      </w:r>
      <w:r>
        <w:rPr>
          <w:rFonts w:ascii="Arial" w:hAnsi="Arial" w:cs="Arial"/>
          <w:color w:val="000000"/>
          <w:sz w:val="36"/>
          <w:szCs w:val="36"/>
          <w:lang w:bidi="hi-IN"/>
        </w:rPr>
        <w:t xml:space="preserve">q dhanu#H | </w:t>
      </w:r>
    </w:p>
    <w:p w14:paraId="0B9CAE2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gramStart"/>
      <w:r>
        <w:rPr>
          <w:rFonts w:ascii="Arial" w:hAnsi="Arial" w:cs="Arial"/>
          <w:color w:val="000000"/>
          <w:sz w:val="36"/>
          <w:szCs w:val="36"/>
          <w:lang w:bidi="hi-IN"/>
        </w:rPr>
        <w:t>tayAq&amp;</w:t>
      </w:r>
      <w:proofErr w:type="gramEnd"/>
      <w:r>
        <w:rPr>
          <w:rFonts w:ascii="Arial" w:hAnsi="Arial" w:cs="Arial"/>
          <w:color w:val="000000"/>
          <w:sz w:val="36"/>
          <w:szCs w:val="36"/>
          <w:lang w:bidi="hi-IN"/>
        </w:rPr>
        <w:t xml:space="preserve">smAn viqSvataqstva-ma#yaqkShmayAq pari#bBujaq svAhA$ || </w:t>
      </w:r>
    </w:p>
    <w:p w14:paraId="14D0FAC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13.</w:t>
      </w:r>
      <w:r>
        <w:rPr>
          <w:rFonts w:ascii="Arial" w:hAnsi="Arial" w:cs="Arial"/>
          <w:color w:val="000000"/>
          <w:sz w:val="36"/>
          <w:szCs w:val="36"/>
          <w:lang w:bidi="hi-IN"/>
        </w:rPr>
        <w:tab/>
        <w:t>nama#st</w:t>
      </w:r>
      <w:r w:rsidR="00665208">
        <w:rPr>
          <w:rFonts w:ascii="Arial" w:hAnsi="Arial" w:cs="Arial"/>
          <w:color w:val="000000"/>
          <w:sz w:val="36"/>
          <w:szCs w:val="36"/>
          <w:lang w:bidi="hi-IN"/>
        </w:rPr>
        <w:t>E</w:t>
      </w:r>
      <w:r>
        <w:rPr>
          <w:rFonts w:ascii="Arial" w:hAnsi="Arial" w:cs="Arial"/>
          <w:color w:val="000000"/>
          <w:sz w:val="36"/>
          <w:szCs w:val="36"/>
          <w:lang w:bidi="hi-IN"/>
        </w:rPr>
        <w:t xml:space="preserve"> aqstvAyu#-dhAqyAnA#tatAya dhRuqShNav</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p>
    <w:p w14:paraId="3031BFD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uqBAByA#muqta t</w:t>
      </w:r>
      <w:r w:rsidR="00665208">
        <w:rPr>
          <w:rFonts w:ascii="Arial" w:hAnsi="Arial" w:cs="Arial"/>
          <w:color w:val="000000"/>
          <w:sz w:val="36"/>
          <w:szCs w:val="36"/>
          <w:lang w:bidi="hi-IN"/>
        </w:rPr>
        <w:t>E</w:t>
      </w:r>
      <w:r>
        <w:rPr>
          <w:rFonts w:ascii="Arial" w:hAnsi="Arial" w:cs="Arial"/>
          <w:color w:val="000000"/>
          <w:sz w:val="36"/>
          <w:szCs w:val="36"/>
          <w:lang w:bidi="hi-IN"/>
        </w:rPr>
        <w:t>q nam</w:t>
      </w:r>
      <w:r w:rsidR="00665208">
        <w:rPr>
          <w:rFonts w:ascii="Arial" w:hAnsi="Arial" w:cs="Arial"/>
          <w:color w:val="000000"/>
          <w:sz w:val="36"/>
          <w:szCs w:val="36"/>
          <w:lang w:bidi="hi-IN"/>
        </w:rPr>
        <w:t>O</w:t>
      </w:r>
      <w:r>
        <w:rPr>
          <w:rFonts w:ascii="Arial" w:hAnsi="Arial" w:cs="Arial"/>
          <w:color w:val="000000"/>
          <w:sz w:val="36"/>
          <w:szCs w:val="36"/>
          <w:lang w:bidi="hi-IN"/>
        </w:rPr>
        <w:t># bAqhuByAqM tavaq dhanva#n</w:t>
      </w:r>
      <w:r w:rsidR="00665208">
        <w:rPr>
          <w:rFonts w:ascii="Arial" w:hAnsi="Arial" w:cs="Arial"/>
          <w:color w:val="000000"/>
          <w:sz w:val="36"/>
          <w:szCs w:val="36"/>
          <w:lang w:bidi="hi-IN"/>
        </w:rPr>
        <w:t>E</w:t>
      </w:r>
      <w:r>
        <w:rPr>
          <w:rFonts w:ascii="Arial" w:hAnsi="Arial" w:cs="Arial"/>
          <w:color w:val="000000"/>
          <w:sz w:val="36"/>
          <w:szCs w:val="36"/>
          <w:lang w:bidi="hi-IN"/>
        </w:rPr>
        <w:t xml:space="preserve">q svAhA$ || </w:t>
      </w:r>
    </w:p>
    <w:p w14:paraId="7F999E9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14.</w:t>
      </w:r>
      <w:r>
        <w:rPr>
          <w:rFonts w:ascii="Arial" w:hAnsi="Arial" w:cs="Arial"/>
          <w:color w:val="000000"/>
          <w:sz w:val="36"/>
          <w:szCs w:val="36"/>
          <w:lang w:bidi="hi-IN"/>
        </w:rPr>
        <w:tab/>
        <w:t>pari# t</w:t>
      </w:r>
      <w:r w:rsidR="00665208">
        <w:rPr>
          <w:rFonts w:ascii="Arial" w:hAnsi="Arial" w:cs="Arial"/>
          <w:color w:val="000000"/>
          <w:sz w:val="36"/>
          <w:szCs w:val="36"/>
          <w:lang w:bidi="hi-IN"/>
        </w:rPr>
        <w:t>E</w:t>
      </w:r>
      <w:r>
        <w:rPr>
          <w:rFonts w:ascii="Arial" w:hAnsi="Arial" w:cs="Arial"/>
          <w:color w:val="000000"/>
          <w:sz w:val="36"/>
          <w:szCs w:val="36"/>
          <w:lang w:bidi="hi-IN"/>
        </w:rPr>
        <w:t>q dhanva#n</w:t>
      </w:r>
      <w:r w:rsidR="00665208">
        <w:rPr>
          <w:rFonts w:ascii="Arial" w:hAnsi="Arial" w:cs="Arial"/>
          <w:color w:val="000000"/>
          <w:sz w:val="36"/>
          <w:szCs w:val="36"/>
          <w:lang w:bidi="hi-IN"/>
        </w:rPr>
        <w:t>O</w:t>
      </w:r>
      <w:r>
        <w:rPr>
          <w:rFonts w:ascii="Arial" w:hAnsi="Arial" w:cs="Arial"/>
          <w:color w:val="000000"/>
          <w:sz w:val="36"/>
          <w:szCs w:val="36"/>
          <w:lang w:bidi="hi-IN"/>
        </w:rPr>
        <w:t xml:space="preserve"> h</w:t>
      </w:r>
      <w:r w:rsidR="00665208">
        <w:rPr>
          <w:rFonts w:ascii="Arial" w:hAnsi="Arial" w:cs="Arial"/>
          <w:color w:val="000000"/>
          <w:sz w:val="36"/>
          <w:szCs w:val="36"/>
          <w:lang w:bidi="hi-IN"/>
        </w:rPr>
        <w:t>E</w:t>
      </w:r>
      <w:r>
        <w:rPr>
          <w:rFonts w:ascii="Arial" w:hAnsi="Arial" w:cs="Arial"/>
          <w:color w:val="000000"/>
          <w:sz w:val="36"/>
          <w:szCs w:val="36"/>
          <w:lang w:bidi="hi-IN"/>
        </w:rPr>
        <w:t xml:space="preserve">qtiraqsmAn vRu#Naktu viqSvata#H | </w:t>
      </w:r>
    </w:p>
    <w:p w14:paraId="436671A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ath</w:t>
      </w:r>
      <w:r w:rsidR="00665208">
        <w:rPr>
          <w:rFonts w:ascii="Arial" w:hAnsi="Arial" w:cs="Arial"/>
          <w:color w:val="000000"/>
          <w:sz w:val="36"/>
          <w:szCs w:val="36"/>
          <w:lang w:bidi="hi-IN"/>
        </w:rPr>
        <w:t>O</w:t>
      </w:r>
      <w:r>
        <w:rPr>
          <w:rFonts w:ascii="Arial" w:hAnsi="Arial" w:cs="Arial"/>
          <w:color w:val="000000"/>
          <w:sz w:val="36"/>
          <w:szCs w:val="36"/>
          <w:lang w:bidi="hi-IN"/>
        </w:rPr>
        <w:t>q ya i#ShuqdhistavAqr</w:t>
      </w:r>
      <w:r w:rsidR="00665208">
        <w:rPr>
          <w:rFonts w:ascii="Arial" w:hAnsi="Arial" w:cs="Arial"/>
          <w:color w:val="000000"/>
          <w:sz w:val="36"/>
          <w:szCs w:val="36"/>
          <w:lang w:bidi="hi-IN"/>
        </w:rPr>
        <w:t>E</w:t>
      </w:r>
      <w:r>
        <w:rPr>
          <w:rFonts w:ascii="Arial" w:hAnsi="Arial" w:cs="Arial"/>
          <w:color w:val="000000"/>
          <w:sz w:val="36"/>
          <w:szCs w:val="36"/>
          <w:lang w:bidi="hi-IN"/>
        </w:rPr>
        <w:t xml:space="preserve"> aqsmannidh</w:t>
      </w:r>
      <w:r w:rsidR="00665208">
        <w:rPr>
          <w:rFonts w:ascii="Arial" w:hAnsi="Arial" w:cs="Arial"/>
          <w:color w:val="000000"/>
          <w:sz w:val="36"/>
          <w:szCs w:val="36"/>
          <w:lang w:bidi="hi-IN"/>
        </w:rPr>
        <w:t>E</w:t>
      </w:r>
      <w:r>
        <w:rPr>
          <w:rFonts w:ascii="Arial" w:hAnsi="Arial" w:cs="Arial"/>
          <w:color w:val="000000"/>
          <w:sz w:val="36"/>
          <w:szCs w:val="36"/>
          <w:lang w:bidi="hi-IN"/>
        </w:rPr>
        <w:t xml:space="preserve">#hiq ta(gg) svAhA$ || </w:t>
      </w:r>
    </w:p>
    <w:p w14:paraId="4C24043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CC384CF" w14:textId="224F2A7F" w:rsidR="00D91D60" w:rsidRDefault="00910BF1"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&lt;lang=eng&gt; </w:t>
      </w:r>
      <w:r w:rsidR="00D91D60">
        <w:rPr>
          <w:rFonts w:ascii="Arial" w:hAnsi="Arial" w:cs="Arial"/>
          <w:color w:val="000000"/>
          <w:sz w:val="36"/>
          <w:szCs w:val="36"/>
          <w:lang w:bidi="hi-IN"/>
        </w:rPr>
        <w:t>2</w:t>
      </w:r>
      <w:r w:rsidR="00D91D60" w:rsidRPr="007876F3">
        <w:rPr>
          <w:rFonts w:ascii="Arial" w:hAnsi="Arial" w:cs="Arial"/>
          <w:color w:val="000000"/>
          <w:sz w:val="36"/>
          <w:szCs w:val="36"/>
          <w:vertAlign w:val="superscript"/>
          <w:lang w:bidi="hi-IN"/>
        </w:rPr>
        <w:t>nd</w:t>
      </w:r>
      <w:r w:rsidR="007876F3">
        <w:rPr>
          <w:rFonts w:ascii="Arial" w:hAnsi="Arial" w:cs="Arial"/>
          <w:color w:val="000000"/>
          <w:sz w:val="36"/>
          <w:szCs w:val="36"/>
          <w:lang w:bidi="hi-IN"/>
        </w:rPr>
        <w:t xml:space="preserve"> &lt;lang=def&gt; </w:t>
      </w:r>
      <w:r w:rsidR="006857C4">
        <w:rPr>
          <w:rFonts w:ascii="Arial" w:hAnsi="Arial" w:cs="Arial"/>
          <w:color w:val="000000"/>
          <w:sz w:val="36"/>
          <w:szCs w:val="36"/>
          <w:lang w:bidi="hi-IN"/>
        </w:rPr>
        <w:t>anuvAkaH</w:t>
      </w:r>
      <w:r w:rsidR="00D91D60">
        <w:rPr>
          <w:rFonts w:ascii="Arial" w:hAnsi="Arial" w:cs="Arial"/>
          <w:color w:val="000000"/>
          <w:sz w:val="36"/>
          <w:szCs w:val="36"/>
          <w:lang w:bidi="hi-IN"/>
        </w:rPr>
        <w:t xml:space="preserve"> </w:t>
      </w:r>
    </w:p>
    <w:p w14:paraId="13CABB3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15.</w:t>
      </w:r>
      <w:r>
        <w:rPr>
          <w:rFonts w:ascii="Arial" w:hAnsi="Arial" w:cs="Arial"/>
          <w:color w:val="000000"/>
          <w:sz w:val="36"/>
          <w:szCs w:val="36"/>
          <w:lang w:bidi="hi-IN"/>
        </w:rPr>
        <w:tab/>
        <w:t>nam</w:t>
      </w:r>
      <w:r w:rsidR="00665208">
        <w:rPr>
          <w:rFonts w:ascii="Arial" w:hAnsi="Arial" w:cs="Arial"/>
          <w:color w:val="000000"/>
          <w:sz w:val="36"/>
          <w:szCs w:val="36"/>
          <w:lang w:bidi="hi-IN"/>
        </w:rPr>
        <w:t>O</w:t>
      </w:r>
      <w:r>
        <w:rPr>
          <w:rFonts w:ascii="Arial" w:hAnsi="Arial" w:cs="Arial"/>
          <w:color w:val="000000"/>
          <w:sz w:val="36"/>
          <w:szCs w:val="36"/>
          <w:lang w:bidi="hi-IN"/>
        </w:rPr>
        <w:t>q hira#NyabAhav</w:t>
      </w:r>
      <w:r w:rsidR="00665208">
        <w:rPr>
          <w:rFonts w:ascii="Arial" w:hAnsi="Arial" w:cs="Arial"/>
          <w:color w:val="000000"/>
          <w:sz w:val="36"/>
          <w:szCs w:val="36"/>
          <w:lang w:bidi="hi-IN"/>
        </w:rPr>
        <w:t>E</w:t>
      </w:r>
      <w:r>
        <w:rPr>
          <w:rFonts w:ascii="Arial" w:hAnsi="Arial" w:cs="Arial"/>
          <w:color w:val="000000"/>
          <w:sz w:val="36"/>
          <w:szCs w:val="36"/>
          <w:lang w:bidi="hi-IN"/>
        </w:rPr>
        <w:t xml:space="preserve"> s</w:t>
      </w:r>
      <w:r w:rsidR="00665208">
        <w:rPr>
          <w:rFonts w:ascii="Arial" w:hAnsi="Arial" w:cs="Arial"/>
          <w:color w:val="000000"/>
          <w:sz w:val="36"/>
          <w:szCs w:val="36"/>
          <w:lang w:bidi="hi-IN"/>
        </w:rPr>
        <w:t>E</w:t>
      </w:r>
      <w:r>
        <w:rPr>
          <w:rFonts w:ascii="Arial" w:hAnsi="Arial" w:cs="Arial"/>
          <w:color w:val="000000"/>
          <w:sz w:val="36"/>
          <w:szCs w:val="36"/>
          <w:lang w:bidi="hi-IN"/>
        </w:rPr>
        <w:t>nAqny</w:t>
      </w:r>
      <w:r w:rsidR="00665208">
        <w:rPr>
          <w:rFonts w:ascii="Arial" w:hAnsi="Arial" w:cs="Arial"/>
          <w:color w:val="000000"/>
          <w:sz w:val="36"/>
          <w:szCs w:val="36"/>
          <w:lang w:bidi="hi-IN"/>
        </w:rPr>
        <w:t>E</w:t>
      </w:r>
      <w:r>
        <w:rPr>
          <w:rFonts w:ascii="Arial" w:hAnsi="Arial" w:cs="Arial"/>
          <w:color w:val="000000"/>
          <w:sz w:val="36"/>
          <w:szCs w:val="36"/>
          <w:lang w:bidi="hi-IN"/>
        </w:rPr>
        <w:t># diqSAM caq pata#y</w:t>
      </w:r>
      <w:r w:rsidR="00665208">
        <w:rPr>
          <w:rFonts w:ascii="Arial" w:hAnsi="Arial" w:cs="Arial"/>
          <w:color w:val="000000"/>
          <w:sz w:val="36"/>
          <w:szCs w:val="36"/>
          <w:lang w:bidi="hi-IN"/>
        </w:rPr>
        <w:t>E</w:t>
      </w:r>
      <w:r>
        <w:rPr>
          <w:rFonts w:ascii="Arial" w:hAnsi="Arial" w:cs="Arial"/>
          <w:color w:val="000000"/>
          <w:sz w:val="36"/>
          <w:szCs w:val="36"/>
          <w:lang w:bidi="hi-IN"/>
        </w:rPr>
        <w:t xml:space="preserve">q namaqH svAhA$ || </w:t>
      </w:r>
    </w:p>
    <w:p w14:paraId="637CE16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16.</w:t>
      </w:r>
      <w:r>
        <w:rPr>
          <w:rFonts w:ascii="Arial" w:hAnsi="Arial" w:cs="Arial"/>
          <w:color w:val="000000"/>
          <w:sz w:val="36"/>
          <w:szCs w:val="36"/>
          <w:lang w:bidi="hi-IN"/>
        </w:rPr>
        <w:tab/>
        <w:t>nam</w:t>
      </w:r>
      <w:r w:rsidR="00665208">
        <w:rPr>
          <w:rFonts w:ascii="Arial" w:hAnsi="Arial" w:cs="Arial"/>
          <w:color w:val="000000"/>
          <w:sz w:val="36"/>
          <w:szCs w:val="36"/>
          <w:lang w:bidi="hi-IN"/>
        </w:rPr>
        <w:t>O</w:t>
      </w:r>
      <w:r>
        <w:rPr>
          <w:rFonts w:ascii="Arial" w:hAnsi="Arial" w:cs="Arial"/>
          <w:color w:val="000000"/>
          <w:sz w:val="36"/>
          <w:szCs w:val="36"/>
          <w:lang w:bidi="hi-IN"/>
        </w:rPr>
        <w:t># vRuqkSh</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 hari#k</w:t>
      </w:r>
      <w:r w:rsidR="00665208">
        <w:rPr>
          <w:rFonts w:ascii="Arial" w:hAnsi="Arial" w:cs="Arial"/>
          <w:color w:val="000000"/>
          <w:sz w:val="36"/>
          <w:szCs w:val="36"/>
          <w:lang w:bidi="hi-IN"/>
        </w:rPr>
        <w:t>E</w:t>
      </w:r>
      <w:r>
        <w:rPr>
          <w:rFonts w:ascii="Arial" w:hAnsi="Arial" w:cs="Arial"/>
          <w:color w:val="000000"/>
          <w:sz w:val="36"/>
          <w:szCs w:val="36"/>
          <w:lang w:bidi="hi-IN"/>
        </w:rPr>
        <w:t>SaByaH paSUqnAM pata#y</w:t>
      </w:r>
      <w:r w:rsidR="00665208">
        <w:rPr>
          <w:rFonts w:ascii="Arial" w:hAnsi="Arial" w:cs="Arial"/>
          <w:color w:val="000000"/>
          <w:sz w:val="36"/>
          <w:szCs w:val="36"/>
          <w:lang w:bidi="hi-IN"/>
        </w:rPr>
        <w:t>E</w:t>
      </w:r>
      <w:r>
        <w:rPr>
          <w:rFonts w:ascii="Arial" w:hAnsi="Arial" w:cs="Arial"/>
          <w:color w:val="000000"/>
          <w:sz w:val="36"/>
          <w:szCs w:val="36"/>
          <w:lang w:bidi="hi-IN"/>
        </w:rPr>
        <w:t xml:space="preserve">q namaqH svAhA$ || </w:t>
      </w:r>
    </w:p>
    <w:p w14:paraId="48E1187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17.</w:t>
      </w:r>
      <w:r>
        <w:rPr>
          <w:rFonts w:ascii="Arial" w:hAnsi="Arial" w:cs="Arial"/>
          <w:color w:val="000000"/>
          <w:sz w:val="36"/>
          <w:szCs w:val="36"/>
          <w:lang w:bidi="hi-IN"/>
        </w:rPr>
        <w:tab/>
        <w:t>nama#ssaqspi~jja#rAyaq tviShI#mat</w:t>
      </w:r>
      <w:r w:rsidR="00665208">
        <w:rPr>
          <w:rFonts w:ascii="Arial" w:hAnsi="Arial" w:cs="Arial"/>
          <w:color w:val="000000"/>
          <w:sz w:val="36"/>
          <w:szCs w:val="36"/>
          <w:lang w:bidi="hi-IN"/>
        </w:rPr>
        <w:t>E</w:t>
      </w:r>
      <w:r>
        <w:rPr>
          <w:rFonts w:ascii="Arial" w:hAnsi="Arial" w:cs="Arial"/>
          <w:color w:val="000000"/>
          <w:sz w:val="36"/>
          <w:szCs w:val="36"/>
          <w:lang w:bidi="hi-IN"/>
        </w:rPr>
        <w:t xml:space="preserve"> pathIqnAM pata#y</w:t>
      </w:r>
      <w:r w:rsidR="00665208">
        <w:rPr>
          <w:rFonts w:ascii="Arial" w:hAnsi="Arial" w:cs="Arial"/>
          <w:color w:val="000000"/>
          <w:sz w:val="36"/>
          <w:szCs w:val="36"/>
          <w:lang w:bidi="hi-IN"/>
        </w:rPr>
        <w:t>E</w:t>
      </w:r>
      <w:r>
        <w:rPr>
          <w:rFonts w:ascii="Arial" w:hAnsi="Arial" w:cs="Arial"/>
          <w:color w:val="000000"/>
          <w:sz w:val="36"/>
          <w:szCs w:val="36"/>
          <w:lang w:bidi="hi-IN"/>
        </w:rPr>
        <w:t xml:space="preserve">q namaqH svAhA$ || </w:t>
      </w:r>
    </w:p>
    <w:p w14:paraId="7E758A5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18.</w:t>
      </w:r>
      <w:r>
        <w:rPr>
          <w:rFonts w:ascii="Arial" w:hAnsi="Arial" w:cs="Arial"/>
          <w:color w:val="000000"/>
          <w:sz w:val="36"/>
          <w:szCs w:val="36"/>
          <w:lang w:bidi="hi-IN"/>
        </w:rPr>
        <w:tab/>
        <w:t>nam</w:t>
      </w:r>
      <w:r w:rsidR="00665208">
        <w:rPr>
          <w:rFonts w:ascii="Arial" w:hAnsi="Arial" w:cs="Arial"/>
          <w:color w:val="000000"/>
          <w:sz w:val="36"/>
          <w:szCs w:val="36"/>
          <w:lang w:bidi="hi-IN"/>
        </w:rPr>
        <w:t>O</w:t>
      </w:r>
      <w:r>
        <w:rPr>
          <w:rFonts w:ascii="Arial" w:hAnsi="Arial" w:cs="Arial"/>
          <w:color w:val="000000"/>
          <w:sz w:val="36"/>
          <w:szCs w:val="36"/>
          <w:lang w:bidi="hi-IN"/>
        </w:rPr>
        <w:t># baBluqSAya# vivyAqdhin</w:t>
      </w:r>
      <w:r w:rsidR="00665208">
        <w:rPr>
          <w:rFonts w:ascii="Arial" w:hAnsi="Arial" w:cs="Arial"/>
          <w:color w:val="000000"/>
          <w:sz w:val="36"/>
          <w:szCs w:val="36"/>
          <w:lang w:bidi="hi-IN"/>
        </w:rPr>
        <w:t>E</w:t>
      </w:r>
      <w:r>
        <w:rPr>
          <w:rFonts w:ascii="Arial" w:hAnsi="Arial" w:cs="Arial"/>
          <w:color w:val="000000"/>
          <w:sz w:val="36"/>
          <w:szCs w:val="36"/>
          <w:lang w:bidi="hi-IN"/>
        </w:rPr>
        <w:t>-&amp;nnA#nAqM pata#y</w:t>
      </w:r>
      <w:r w:rsidR="00665208">
        <w:rPr>
          <w:rFonts w:ascii="Arial" w:hAnsi="Arial" w:cs="Arial"/>
          <w:color w:val="000000"/>
          <w:sz w:val="36"/>
          <w:szCs w:val="36"/>
          <w:lang w:bidi="hi-IN"/>
        </w:rPr>
        <w:t>E</w:t>
      </w:r>
      <w:r>
        <w:rPr>
          <w:rFonts w:ascii="Arial" w:hAnsi="Arial" w:cs="Arial"/>
          <w:color w:val="000000"/>
          <w:sz w:val="36"/>
          <w:szCs w:val="36"/>
          <w:lang w:bidi="hi-IN"/>
        </w:rPr>
        <w:t xml:space="preserve">q namaqH svAhA$ || </w:t>
      </w:r>
    </w:p>
    <w:p w14:paraId="7E48188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19.</w:t>
      </w:r>
      <w:r>
        <w:rPr>
          <w:rFonts w:ascii="Arial" w:hAnsi="Arial" w:cs="Arial"/>
          <w:color w:val="000000"/>
          <w:sz w:val="36"/>
          <w:szCs w:val="36"/>
          <w:lang w:bidi="hi-IN"/>
        </w:rPr>
        <w:tab/>
        <w:t>nam</w:t>
      </w:r>
      <w:r w:rsidR="00665208">
        <w:rPr>
          <w:rFonts w:ascii="Arial" w:hAnsi="Arial" w:cs="Arial"/>
          <w:color w:val="000000"/>
          <w:sz w:val="36"/>
          <w:szCs w:val="36"/>
          <w:lang w:bidi="hi-IN"/>
        </w:rPr>
        <w:t>O</w:t>
      </w:r>
      <w:r>
        <w:rPr>
          <w:rFonts w:ascii="Arial" w:hAnsi="Arial" w:cs="Arial"/>
          <w:color w:val="000000"/>
          <w:sz w:val="36"/>
          <w:szCs w:val="36"/>
          <w:lang w:bidi="hi-IN"/>
        </w:rPr>
        <w:t>q hari#k</w:t>
      </w:r>
      <w:r w:rsidR="00665208">
        <w:rPr>
          <w:rFonts w:ascii="Arial" w:hAnsi="Arial" w:cs="Arial"/>
          <w:color w:val="000000"/>
          <w:sz w:val="36"/>
          <w:szCs w:val="36"/>
          <w:lang w:bidi="hi-IN"/>
        </w:rPr>
        <w:t>E</w:t>
      </w:r>
      <w:r>
        <w:rPr>
          <w:rFonts w:ascii="Arial" w:hAnsi="Arial" w:cs="Arial"/>
          <w:color w:val="000000"/>
          <w:sz w:val="36"/>
          <w:szCs w:val="36"/>
          <w:lang w:bidi="hi-IN"/>
        </w:rPr>
        <w:t>SAy</w:t>
      </w:r>
      <w:r w:rsidR="00665208">
        <w:rPr>
          <w:rFonts w:ascii="Arial" w:hAnsi="Arial" w:cs="Arial"/>
          <w:color w:val="000000"/>
          <w:sz w:val="36"/>
          <w:szCs w:val="36"/>
          <w:lang w:bidi="hi-IN"/>
        </w:rPr>
        <w:t>O</w:t>
      </w:r>
      <w:r>
        <w:rPr>
          <w:rFonts w:ascii="Arial" w:hAnsi="Arial" w:cs="Arial"/>
          <w:color w:val="000000"/>
          <w:sz w:val="36"/>
          <w:szCs w:val="36"/>
          <w:lang w:bidi="hi-IN"/>
        </w:rPr>
        <w:t>pavIqtin</w:t>
      </w:r>
      <w:r w:rsidR="00665208">
        <w:rPr>
          <w:rFonts w:ascii="Arial" w:hAnsi="Arial" w:cs="Arial"/>
          <w:color w:val="000000"/>
          <w:sz w:val="36"/>
          <w:szCs w:val="36"/>
          <w:lang w:bidi="hi-IN"/>
        </w:rPr>
        <w:t>E</w:t>
      </w:r>
      <w:r>
        <w:rPr>
          <w:rFonts w:ascii="Arial" w:hAnsi="Arial" w:cs="Arial"/>
          <w:color w:val="000000"/>
          <w:sz w:val="36"/>
          <w:szCs w:val="36"/>
          <w:lang w:bidi="hi-IN"/>
        </w:rPr>
        <w:t># puqShTAnAqM pata#y</w:t>
      </w:r>
      <w:r w:rsidR="00665208">
        <w:rPr>
          <w:rFonts w:ascii="Arial" w:hAnsi="Arial" w:cs="Arial"/>
          <w:color w:val="000000"/>
          <w:sz w:val="36"/>
          <w:szCs w:val="36"/>
          <w:lang w:bidi="hi-IN"/>
        </w:rPr>
        <w:t>E</w:t>
      </w:r>
      <w:r>
        <w:rPr>
          <w:rFonts w:ascii="Arial" w:hAnsi="Arial" w:cs="Arial"/>
          <w:color w:val="000000"/>
          <w:sz w:val="36"/>
          <w:szCs w:val="36"/>
          <w:lang w:bidi="hi-IN"/>
        </w:rPr>
        <w:t xml:space="preserve">q namaqH svAhA$ || </w:t>
      </w:r>
    </w:p>
    <w:p w14:paraId="2EE1911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20.</w:t>
      </w:r>
      <w:r>
        <w:rPr>
          <w:rFonts w:ascii="Arial" w:hAnsi="Arial" w:cs="Arial"/>
          <w:color w:val="000000"/>
          <w:sz w:val="36"/>
          <w:szCs w:val="36"/>
          <w:lang w:bidi="hi-IN"/>
        </w:rPr>
        <w:tab/>
        <w:t>nam</w:t>
      </w:r>
      <w:r w:rsidR="00665208">
        <w:rPr>
          <w:rFonts w:ascii="Arial" w:hAnsi="Arial" w:cs="Arial"/>
          <w:color w:val="000000"/>
          <w:sz w:val="36"/>
          <w:szCs w:val="36"/>
          <w:lang w:bidi="hi-IN"/>
        </w:rPr>
        <w:t>O</w:t>
      </w:r>
      <w:r>
        <w:rPr>
          <w:rFonts w:ascii="Arial" w:hAnsi="Arial" w:cs="Arial"/>
          <w:color w:val="000000"/>
          <w:sz w:val="36"/>
          <w:szCs w:val="36"/>
          <w:lang w:bidi="hi-IN"/>
        </w:rPr>
        <w:t># Baqvasya# h</w:t>
      </w:r>
      <w:r w:rsidR="00665208">
        <w:rPr>
          <w:rFonts w:ascii="Arial" w:hAnsi="Arial" w:cs="Arial"/>
          <w:color w:val="000000"/>
          <w:sz w:val="36"/>
          <w:szCs w:val="36"/>
          <w:lang w:bidi="hi-IN"/>
        </w:rPr>
        <w:t>E</w:t>
      </w:r>
      <w:r>
        <w:rPr>
          <w:rFonts w:ascii="Arial" w:hAnsi="Arial" w:cs="Arial"/>
          <w:color w:val="000000"/>
          <w:sz w:val="36"/>
          <w:szCs w:val="36"/>
          <w:lang w:bidi="hi-IN"/>
        </w:rPr>
        <w:t>qtyai jaga#tAqM pata#y</w:t>
      </w:r>
      <w:r w:rsidR="00665208">
        <w:rPr>
          <w:rFonts w:ascii="Arial" w:hAnsi="Arial" w:cs="Arial"/>
          <w:color w:val="000000"/>
          <w:sz w:val="36"/>
          <w:szCs w:val="36"/>
          <w:lang w:bidi="hi-IN"/>
        </w:rPr>
        <w:t>E</w:t>
      </w:r>
      <w:r>
        <w:rPr>
          <w:rFonts w:ascii="Arial" w:hAnsi="Arial" w:cs="Arial"/>
          <w:color w:val="000000"/>
          <w:sz w:val="36"/>
          <w:szCs w:val="36"/>
          <w:lang w:bidi="hi-IN"/>
        </w:rPr>
        <w:t>q nam</w:t>
      </w:r>
      <w:r w:rsidR="00665208">
        <w:rPr>
          <w:rFonts w:ascii="Arial" w:hAnsi="Arial" w:cs="Arial"/>
          <w:color w:val="000000"/>
          <w:sz w:val="36"/>
          <w:szCs w:val="36"/>
          <w:lang w:bidi="hi-IN"/>
        </w:rPr>
        <w:t>O</w:t>
      </w:r>
      <w:r>
        <w:rPr>
          <w:rFonts w:ascii="Arial" w:hAnsi="Arial" w:cs="Arial"/>
          <w:color w:val="000000"/>
          <w:sz w:val="36"/>
          <w:szCs w:val="36"/>
          <w:lang w:bidi="hi-IN"/>
        </w:rPr>
        <w:t xml:space="preserve">q namaqH svAhA$ || </w:t>
      </w:r>
    </w:p>
    <w:p w14:paraId="1E87F30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21.</w:t>
      </w:r>
      <w:r>
        <w:rPr>
          <w:rFonts w:ascii="Arial" w:hAnsi="Arial" w:cs="Arial"/>
          <w:color w:val="000000"/>
          <w:sz w:val="36"/>
          <w:szCs w:val="36"/>
          <w:lang w:bidi="hi-IN"/>
        </w:rPr>
        <w:tab/>
        <w:t>nam</w:t>
      </w:r>
      <w:r w:rsidR="00665208">
        <w:rPr>
          <w:rFonts w:ascii="Arial" w:hAnsi="Arial" w:cs="Arial"/>
          <w:color w:val="000000"/>
          <w:sz w:val="36"/>
          <w:szCs w:val="36"/>
          <w:lang w:bidi="hi-IN"/>
        </w:rPr>
        <w:t>O</w:t>
      </w:r>
      <w:r>
        <w:rPr>
          <w:rFonts w:ascii="Arial" w:hAnsi="Arial" w:cs="Arial"/>
          <w:color w:val="000000"/>
          <w:sz w:val="36"/>
          <w:szCs w:val="36"/>
          <w:lang w:bidi="hi-IN"/>
        </w:rPr>
        <w:t># ruqdrayA#tatAqvin</w:t>
      </w:r>
      <w:r w:rsidR="00665208">
        <w:rPr>
          <w:rFonts w:ascii="Arial" w:hAnsi="Arial" w:cs="Arial"/>
          <w:color w:val="000000"/>
          <w:sz w:val="36"/>
          <w:szCs w:val="36"/>
          <w:lang w:bidi="hi-IN"/>
        </w:rPr>
        <w:t>E</w:t>
      </w:r>
      <w:r>
        <w:rPr>
          <w:rFonts w:ascii="Arial" w:hAnsi="Arial" w:cs="Arial"/>
          <w:color w:val="000000"/>
          <w:sz w:val="36"/>
          <w:szCs w:val="36"/>
          <w:lang w:bidi="hi-IN"/>
        </w:rPr>
        <w:t>q kSh</w:t>
      </w:r>
      <w:r w:rsidR="00665208">
        <w:rPr>
          <w:rFonts w:ascii="Arial" w:hAnsi="Arial" w:cs="Arial"/>
          <w:color w:val="000000"/>
          <w:sz w:val="36"/>
          <w:szCs w:val="36"/>
          <w:lang w:bidi="hi-IN"/>
        </w:rPr>
        <w:t>E</w:t>
      </w:r>
      <w:r>
        <w:rPr>
          <w:rFonts w:ascii="Arial" w:hAnsi="Arial" w:cs="Arial"/>
          <w:color w:val="000000"/>
          <w:sz w:val="36"/>
          <w:szCs w:val="36"/>
          <w:lang w:bidi="hi-IN"/>
        </w:rPr>
        <w:t>trA#NAqM pata#y</w:t>
      </w:r>
      <w:r w:rsidR="00665208">
        <w:rPr>
          <w:rFonts w:ascii="Arial" w:hAnsi="Arial" w:cs="Arial"/>
          <w:color w:val="000000"/>
          <w:sz w:val="36"/>
          <w:szCs w:val="36"/>
          <w:lang w:bidi="hi-IN"/>
        </w:rPr>
        <w:t>E</w:t>
      </w:r>
      <w:r>
        <w:rPr>
          <w:rFonts w:ascii="Arial" w:hAnsi="Arial" w:cs="Arial"/>
          <w:color w:val="000000"/>
          <w:sz w:val="36"/>
          <w:szCs w:val="36"/>
          <w:lang w:bidi="hi-IN"/>
        </w:rPr>
        <w:t xml:space="preserve">q namaqH svAhA$ || </w:t>
      </w:r>
    </w:p>
    <w:p w14:paraId="60840F7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22.</w:t>
      </w:r>
      <w:r>
        <w:rPr>
          <w:rFonts w:ascii="Arial" w:hAnsi="Arial" w:cs="Arial"/>
          <w:color w:val="000000"/>
          <w:sz w:val="36"/>
          <w:szCs w:val="36"/>
          <w:lang w:bidi="hi-IN"/>
        </w:rPr>
        <w:tab/>
        <w:t>nama#ssUqtAyA-ha#ntyAyaq vanA#nAqM pata#y</w:t>
      </w:r>
      <w:r w:rsidR="00665208">
        <w:rPr>
          <w:rFonts w:ascii="Arial" w:hAnsi="Arial" w:cs="Arial"/>
          <w:color w:val="000000"/>
          <w:sz w:val="36"/>
          <w:szCs w:val="36"/>
          <w:lang w:bidi="hi-IN"/>
        </w:rPr>
        <w:t>E</w:t>
      </w:r>
      <w:r>
        <w:rPr>
          <w:rFonts w:ascii="Arial" w:hAnsi="Arial" w:cs="Arial"/>
          <w:color w:val="000000"/>
          <w:sz w:val="36"/>
          <w:szCs w:val="36"/>
          <w:lang w:bidi="hi-IN"/>
        </w:rPr>
        <w:t xml:space="preserve">q namaqH svAhA$ || </w:t>
      </w:r>
    </w:p>
    <w:p w14:paraId="4551341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23.</w:t>
      </w:r>
      <w:r>
        <w:rPr>
          <w:rFonts w:ascii="Arial" w:hAnsi="Arial" w:cs="Arial"/>
          <w:color w:val="000000"/>
          <w:sz w:val="36"/>
          <w:szCs w:val="36"/>
          <w:lang w:bidi="hi-IN"/>
        </w:rPr>
        <w:tab/>
        <w:t>nam</w:t>
      </w:r>
      <w:r w:rsidR="00665208">
        <w:rPr>
          <w:rFonts w:ascii="Arial" w:hAnsi="Arial" w:cs="Arial"/>
          <w:color w:val="000000"/>
          <w:sz w:val="36"/>
          <w:szCs w:val="36"/>
          <w:lang w:bidi="hi-IN"/>
        </w:rPr>
        <w:t>O</w:t>
      </w:r>
      <w:r>
        <w:rPr>
          <w:rFonts w:ascii="Arial" w:hAnsi="Arial" w:cs="Arial"/>
          <w:color w:val="000000"/>
          <w:sz w:val="36"/>
          <w:szCs w:val="36"/>
          <w:lang w:bidi="hi-IN"/>
        </w:rPr>
        <w:t>q r</w:t>
      </w:r>
      <w:r w:rsidR="00665208">
        <w:rPr>
          <w:rFonts w:ascii="Arial" w:hAnsi="Arial" w:cs="Arial"/>
          <w:color w:val="000000"/>
          <w:sz w:val="36"/>
          <w:szCs w:val="36"/>
          <w:lang w:bidi="hi-IN"/>
        </w:rPr>
        <w:t>O</w:t>
      </w:r>
      <w:r>
        <w:rPr>
          <w:rFonts w:ascii="Arial" w:hAnsi="Arial" w:cs="Arial"/>
          <w:color w:val="000000"/>
          <w:sz w:val="36"/>
          <w:szCs w:val="36"/>
          <w:lang w:bidi="hi-IN"/>
        </w:rPr>
        <w:t>hi#tAya sthaqpata#y</w:t>
      </w:r>
      <w:r w:rsidR="00665208">
        <w:rPr>
          <w:rFonts w:ascii="Arial" w:hAnsi="Arial" w:cs="Arial"/>
          <w:color w:val="000000"/>
          <w:sz w:val="36"/>
          <w:szCs w:val="36"/>
          <w:lang w:bidi="hi-IN"/>
        </w:rPr>
        <w:t>E</w:t>
      </w:r>
      <w:r>
        <w:rPr>
          <w:rFonts w:ascii="Arial" w:hAnsi="Arial" w:cs="Arial"/>
          <w:color w:val="000000"/>
          <w:sz w:val="36"/>
          <w:szCs w:val="36"/>
          <w:lang w:bidi="hi-IN"/>
        </w:rPr>
        <w:t xml:space="preserve"> vRuqkShANAqM pata#y</w:t>
      </w:r>
      <w:r w:rsidR="00665208">
        <w:rPr>
          <w:rFonts w:ascii="Arial" w:hAnsi="Arial" w:cs="Arial"/>
          <w:color w:val="000000"/>
          <w:sz w:val="36"/>
          <w:szCs w:val="36"/>
          <w:lang w:bidi="hi-IN"/>
        </w:rPr>
        <w:t>E</w:t>
      </w:r>
      <w:r>
        <w:rPr>
          <w:rFonts w:ascii="Arial" w:hAnsi="Arial" w:cs="Arial"/>
          <w:color w:val="000000"/>
          <w:sz w:val="36"/>
          <w:szCs w:val="36"/>
          <w:lang w:bidi="hi-IN"/>
        </w:rPr>
        <w:t xml:space="preserve">q namaqH svAhA$ || </w:t>
      </w:r>
    </w:p>
    <w:p w14:paraId="574878F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24.</w:t>
      </w:r>
      <w:r>
        <w:rPr>
          <w:rFonts w:ascii="Arial" w:hAnsi="Arial" w:cs="Arial"/>
          <w:color w:val="000000"/>
          <w:sz w:val="36"/>
          <w:szCs w:val="36"/>
          <w:lang w:bidi="hi-IN"/>
        </w:rPr>
        <w:tab/>
        <w:t>nam</w:t>
      </w:r>
      <w:r w:rsidR="00665208">
        <w:rPr>
          <w:rFonts w:ascii="Arial" w:hAnsi="Arial" w:cs="Arial"/>
          <w:color w:val="000000"/>
          <w:sz w:val="36"/>
          <w:szCs w:val="36"/>
          <w:lang w:bidi="hi-IN"/>
        </w:rPr>
        <w:t>O</w:t>
      </w:r>
      <w:r>
        <w:rPr>
          <w:rFonts w:ascii="Arial" w:hAnsi="Arial" w:cs="Arial"/>
          <w:color w:val="000000"/>
          <w:sz w:val="36"/>
          <w:szCs w:val="36"/>
          <w:lang w:bidi="hi-IN"/>
        </w:rPr>
        <w:t># maqntriN</w:t>
      </w:r>
      <w:r w:rsidR="00665208">
        <w:rPr>
          <w:rFonts w:ascii="Arial" w:hAnsi="Arial" w:cs="Arial"/>
          <w:color w:val="000000"/>
          <w:sz w:val="36"/>
          <w:szCs w:val="36"/>
          <w:lang w:bidi="hi-IN"/>
        </w:rPr>
        <w:t>E</w:t>
      </w:r>
      <w:r>
        <w:rPr>
          <w:rFonts w:ascii="Arial" w:hAnsi="Arial" w:cs="Arial"/>
          <w:color w:val="000000"/>
          <w:sz w:val="36"/>
          <w:szCs w:val="36"/>
          <w:lang w:bidi="hi-IN"/>
        </w:rPr>
        <w:t># vANiqjAyaq kakShA#NAqM pata#y</w:t>
      </w:r>
      <w:r w:rsidR="00665208">
        <w:rPr>
          <w:rFonts w:ascii="Arial" w:hAnsi="Arial" w:cs="Arial"/>
          <w:color w:val="000000"/>
          <w:sz w:val="36"/>
          <w:szCs w:val="36"/>
          <w:lang w:bidi="hi-IN"/>
        </w:rPr>
        <w:t>E</w:t>
      </w:r>
      <w:r>
        <w:rPr>
          <w:rFonts w:ascii="Arial" w:hAnsi="Arial" w:cs="Arial"/>
          <w:color w:val="000000"/>
          <w:sz w:val="36"/>
          <w:szCs w:val="36"/>
          <w:lang w:bidi="hi-IN"/>
        </w:rPr>
        <w:t xml:space="preserve">q namaqH svAhA$ || </w:t>
      </w:r>
    </w:p>
    <w:p w14:paraId="1254E24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25.</w:t>
      </w:r>
      <w:r>
        <w:rPr>
          <w:rFonts w:ascii="Arial" w:hAnsi="Arial" w:cs="Arial"/>
          <w:color w:val="000000"/>
          <w:sz w:val="36"/>
          <w:szCs w:val="36"/>
          <w:lang w:bidi="hi-IN"/>
        </w:rPr>
        <w:tab/>
        <w:t>nam</w:t>
      </w:r>
      <w:r w:rsidR="00665208">
        <w:rPr>
          <w:rFonts w:ascii="Arial" w:hAnsi="Arial" w:cs="Arial"/>
          <w:color w:val="000000"/>
          <w:sz w:val="36"/>
          <w:szCs w:val="36"/>
          <w:lang w:bidi="hi-IN"/>
        </w:rPr>
        <w:t>O</w:t>
      </w:r>
      <w:r>
        <w:rPr>
          <w:rFonts w:ascii="Arial" w:hAnsi="Arial" w:cs="Arial"/>
          <w:color w:val="000000"/>
          <w:sz w:val="36"/>
          <w:szCs w:val="36"/>
          <w:lang w:bidi="hi-IN"/>
        </w:rPr>
        <w:t># Buvaqntay</w:t>
      </w:r>
      <w:r w:rsidR="00665208">
        <w:rPr>
          <w:rFonts w:ascii="Arial" w:hAnsi="Arial" w:cs="Arial"/>
          <w:color w:val="000000"/>
          <w:sz w:val="36"/>
          <w:szCs w:val="36"/>
          <w:lang w:bidi="hi-IN"/>
        </w:rPr>
        <w:t>E</w:t>
      </w:r>
      <w:r>
        <w:rPr>
          <w:rFonts w:ascii="Arial" w:hAnsi="Arial" w:cs="Arial"/>
          <w:color w:val="000000"/>
          <w:sz w:val="36"/>
          <w:szCs w:val="36"/>
          <w:lang w:bidi="hi-IN"/>
        </w:rPr>
        <w:t># vArivaskRuqtA-yauSha#dhInAqM pata#y</w:t>
      </w:r>
      <w:r w:rsidR="00665208">
        <w:rPr>
          <w:rFonts w:ascii="Arial" w:hAnsi="Arial" w:cs="Arial"/>
          <w:color w:val="000000"/>
          <w:sz w:val="36"/>
          <w:szCs w:val="36"/>
          <w:lang w:bidi="hi-IN"/>
        </w:rPr>
        <w:t>E</w:t>
      </w:r>
      <w:r>
        <w:rPr>
          <w:rFonts w:ascii="Arial" w:hAnsi="Arial" w:cs="Arial"/>
          <w:color w:val="000000"/>
          <w:sz w:val="36"/>
          <w:szCs w:val="36"/>
          <w:lang w:bidi="hi-IN"/>
        </w:rPr>
        <w:t xml:space="preserve">q namaqH svAhA$ || </w:t>
      </w:r>
    </w:p>
    <w:p w14:paraId="5D78F1F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26.</w:t>
      </w:r>
      <w:r>
        <w:rPr>
          <w:rFonts w:ascii="Arial" w:hAnsi="Arial" w:cs="Arial"/>
          <w:color w:val="000000"/>
          <w:sz w:val="36"/>
          <w:szCs w:val="36"/>
          <w:lang w:bidi="hi-IN"/>
        </w:rPr>
        <w:tab/>
        <w:t>nama# uqccairG</w:t>
      </w:r>
      <w:r w:rsidR="00665208">
        <w:rPr>
          <w:rFonts w:ascii="Arial" w:hAnsi="Arial" w:cs="Arial"/>
          <w:color w:val="000000"/>
          <w:sz w:val="36"/>
          <w:szCs w:val="36"/>
          <w:lang w:bidi="hi-IN"/>
        </w:rPr>
        <w:t>O</w:t>
      </w:r>
      <w:r>
        <w:rPr>
          <w:rFonts w:ascii="Arial" w:hAnsi="Arial" w:cs="Arial"/>
          <w:color w:val="000000"/>
          <w:sz w:val="36"/>
          <w:szCs w:val="36"/>
          <w:lang w:bidi="hi-IN"/>
        </w:rPr>
        <w:t>#ShAyA-kraqntaya#t</w:t>
      </w:r>
      <w:r w:rsidR="00665208">
        <w:rPr>
          <w:rFonts w:ascii="Arial" w:hAnsi="Arial" w:cs="Arial"/>
          <w:color w:val="000000"/>
          <w:sz w:val="36"/>
          <w:szCs w:val="36"/>
          <w:lang w:bidi="hi-IN"/>
        </w:rPr>
        <w:t>E</w:t>
      </w:r>
      <w:r>
        <w:rPr>
          <w:rFonts w:ascii="Arial" w:hAnsi="Arial" w:cs="Arial"/>
          <w:color w:val="000000"/>
          <w:sz w:val="36"/>
          <w:szCs w:val="36"/>
          <w:lang w:bidi="hi-IN"/>
        </w:rPr>
        <w:t xml:space="preserve"> pattIqnAM pata#y</w:t>
      </w:r>
      <w:r w:rsidR="00665208">
        <w:rPr>
          <w:rFonts w:ascii="Arial" w:hAnsi="Arial" w:cs="Arial"/>
          <w:color w:val="000000"/>
          <w:sz w:val="36"/>
          <w:szCs w:val="36"/>
          <w:lang w:bidi="hi-IN"/>
        </w:rPr>
        <w:t>E</w:t>
      </w:r>
      <w:r>
        <w:rPr>
          <w:rFonts w:ascii="Arial" w:hAnsi="Arial" w:cs="Arial"/>
          <w:color w:val="000000"/>
          <w:sz w:val="36"/>
          <w:szCs w:val="36"/>
          <w:lang w:bidi="hi-IN"/>
        </w:rPr>
        <w:t xml:space="preserve">q namaqH svAhA$ || </w:t>
      </w:r>
    </w:p>
    <w:p w14:paraId="03E7717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27.</w:t>
      </w:r>
      <w:r>
        <w:rPr>
          <w:rFonts w:ascii="Arial" w:hAnsi="Arial" w:cs="Arial"/>
          <w:color w:val="000000"/>
          <w:sz w:val="36"/>
          <w:szCs w:val="36"/>
          <w:lang w:bidi="hi-IN"/>
        </w:rPr>
        <w:tab/>
        <w:t>nama#H kRuthsnavIqtAyaq dhAva#t</w:t>
      </w:r>
      <w:r w:rsidR="00665208">
        <w:rPr>
          <w:rFonts w:ascii="Arial" w:hAnsi="Arial" w:cs="Arial"/>
          <w:color w:val="000000"/>
          <w:sz w:val="36"/>
          <w:szCs w:val="36"/>
          <w:lang w:bidi="hi-IN"/>
        </w:rPr>
        <w:t>E</w:t>
      </w:r>
      <w:r>
        <w:rPr>
          <w:rFonts w:ascii="Arial" w:hAnsi="Arial" w:cs="Arial"/>
          <w:color w:val="000000"/>
          <w:sz w:val="36"/>
          <w:szCs w:val="36"/>
          <w:lang w:bidi="hi-IN"/>
        </w:rPr>
        <w:t>q satva#nAqM pata#y</w:t>
      </w:r>
      <w:r w:rsidR="00665208">
        <w:rPr>
          <w:rFonts w:ascii="Arial" w:hAnsi="Arial" w:cs="Arial"/>
          <w:color w:val="000000"/>
          <w:sz w:val="36"/>
          <w:szCs w:val="36"/>
          <w:lang w:bidi="hi-IN"/>
        </w:rPr>
        <w:t>E</w:t>
      </w:r>
      <w:r>
        <w:rPr>
          <w:rFonts w:ascii="Arial" w:hAnsi="Arial" w:cs="Arial"/>
          <w:color w:val="000000"/>
          <w:sz w:val="36"/>
          <w:szCs w:val="36"/>
          <w:lang w:bidi="hi-IN"/>
        </w:rPr>
        <w:t xml:space="preserve">q namaqH svAhA$ || </w:t>
      </w:r>
    </w:p>
    <w:p w14:paraId="60F8A8D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E711173" w14:textId="5B942A07" w:rsidR="00D91D60" w:rsidRDefault="00910BF1"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&lt;lang=eng&gt; </w:t>
      </w:r>
      <w:r w:rsidR="00D91D60">
        <w:rPr>
          <w:rFonts w:ascii="Arial" w:hAnsi="Arial" w:cs="Arial"/>
          <w:color w:val="000000"/>
          <w:sz w:val="36"/>
          <w:szCs w:val="36"/>
          <w:lang w:bidi="hi-IN"/>
        </w:rPr>
        <w:t>3</w:t>
      </w:r>
      <w:r w:rsidR="006857C4" w:rsidRPr="007876F3">
        <w:rPr>
          <w:rFonts w:ascii="Arial" w:hAnsi="Arial" w:cs="Arial"/>
          <w:color w:val="000000"/>
          <w:sz w:val="36"/>
          <w:szCs w:val="36"/>
          <w:vertAlign w:val="superscript"/>
          <w:lang w:bidi="hi-IN"/>
        </w:rPr>
        <w:t>rd</w:t>
      </w:r>
      <w:r w:rsidR="007876F3">
        <w:rPr>
          <w:rFonts w:ascii="Arial" w:hAnsi="Arial" w:cs="Arial"/>
          <w:color w:val="000000"/>
          <w:sz w:val="36"/>
          <w:szCs w:val="36"/>
          <w:lang w:bidi="hi-IN"/>
        </w:rPr>
        <w:t xml:space="preserve"> &lt;lang=def&gt;</w:t>
      </w:r>
      <w:r w:rsidR="00D91D60">
        <w:rPr>
          <w:rFonts w:ascii="Arial" w:hAnsi="Arial" w:cs="Arial"/>
          <w:color w:val="000000"/>
          <w:sz w:val="36"/>
          <w:szCs w:val="36"/>
          <w:lang w:bidi="hi-IN"/>
        </w:rPr>
        <w:t xml:space="preserve"> </w:t>
      </w:r>
      <w:r w:rsidR="006857C4">
        <w:rPr>
          <w:rFonts w:ascii="Arial" w:hAnsi="Arial" w:cs="Arial"/>
          <w:color w:val="000000"/>
          <w:sz w:val="36"/>
          <w:szCs w:val="36"/>
          <w:lang w:bidi="hi-IN"/>
        </w:rPr>
        <w:t>anuvAkaH</w:t>
      </w:r>
      <w:r w:rsidR="00D91D60">
        <w:rPr>
          <w:rFonts w:ascii="Arial" w:hAnsi="Arial" w:cs="Arial"/>
          <w:color w:val="000000"/>
          <w:sz w:val="36"/>
          <w:szCs w:val="36"/>
          <w:lang w:bidi="hi-IN"/>
        </w:rPr>
        <w:t xml:space="preserve"> </w:t>
      </w:r>
    </w:p>
    <w:p w14:paraId="12B7331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28.</w:t>
      </w:r>
      <w:r>
        <w:rPr>
          <w:rFonts w:ascii="Arial" w:hAnsi="Arial" w:cs="Arial"/>
          <w:color w:val="000000"/>
          <w:sz w:val="36"/>
          <w:szCs w:val="36"/>
          <w:lang w:bidi="hi-IN"/>
        </w:rPr>
        <w:tab/>
        <w:t>namaqqssaha#manAya nivyAqdhIna# AvyAqdhinI#nAqM pata#y</w:t>
      </w:r>
      <w:r w:rsidR="00665208">
        <w:rPr>
          <w:rFonts w:ascii="Arial" w:hAnsi="Arial" w:cs="Arial"/>
          <w:color w:val="000000"/>
          <w:sz w:val="36"/>
          <w:szCs w:val="36"/>
          <w:lang w:bidi="hi-IN"/>
        </w:rPr>
        <w:t>E</w:t>
      </w:r>
      <w:r>
        <w:rPr>
          <w:rFonts w:ascii="Arial" w:hAnsi="Arial" w:cs="Arial"/>
          <w:color w:val="000000"/>
          <w:sz w:val="36"/>
          <w:szCs w:val="36"/>
          <w:lang w:bidi="hi-IN"/>
        </w:rPr>
        <w:t xml:space="preserve">q namaqH svAhA$ || </w:t>
      </w:r>
    </w:p>
    <w:p w14:paraId="193073D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29.</w:t>
      </w:r>
      <w:r>
        <w:rPr>
          <w:rFonts w:ascii="Arial" w:hAnsi="Arial" w:cs="Arial"/>
          <w:color w:val="000000"/>
          <w:sz w:val="36"/>
          <w:szCs w:val="36"/>
          <w:lang w:bidi="hi-IN"/>
        </w:rPr>
        <w:tab/>
        <w:t>nama#H kukuqBAya# niShaq~ggiN</w:t>
      </w:r>
      <w:r w:rsidR="00665208">
        <w:rPr>
          <w:rFonts w:ascii="Arial" w:hAnsi="Arial" w:cs="Arial"/>
          <w:color w:val="000000"/>
          <w:sz w:val="36"/>
          <w:szCs w:val="36"/>
          <w:lang w:bidi="hi-IN"/>
        </w:rPr>
        <w:t>E</w:t>
      </w:r>
      <w:r>
        <w:rPr>
          <w:rFonts w:ascii="Arial" w:hAnsi="Arial" w:cs="Arial"/>
          <w:color w:val="000000"/>
          <w:sz w:val="36"/>
          <w:szCs w:val="36"/>
          <w:lang w:bidi="hi-IN"/>
        </w:rPr>
        <w:t>$ st</w:t>
      </w:r>
      <w:r w:rsidR="00665208">
        <w:rPr>
          <w:rFonts w:ascii="Arial" w:hAnsi="Arial" w:cs="Arial"/>
          <w:color w:val="000000"/>
          <w:sz w:val="36"/>
          <w:szCs w:val="36"/>
          <w:lang w:bidi="hi-IN"/>
        </w:rPr>
        <w:t>E</w:t>
      </w:r>
      <w:r>
        <w:rPr>
          <w:rFonts w:ascii="Arial" w:hAnsi="Arial" w:cs="Arial"/>
          <w:color w:val="000000"/>
          <w:sz w:val="36"/>
          <w:szCs w:val="36"/>
          <w:lang w:bidi="hi-IN"/>
        </w:rPr>
        <w:t>qnAnAqM pata#y</w:t>
      </w:r>
      <w:r w:rsidR="00665208">
        <w:rPr>
          <w:rFonts w:ascii="Arial" w:hAnsi="Arial" w:cs="Arial"/>
          <w:color w:val="000000"/>
          <w:sz w:val="36"/>
          <w:szCs w:val="36"/>
          <w:lang w:bidi="hi-IN"/>
        </w:rPr>
        <w:t>E</w:t>
      </w:r>
      <w:r>
        <w:rPr>
          <w:rFonts w:ascii="Arial" w:hAnsi="Arial" w:cs="Arial"/>
          <w:color w:val="000000"/>
          <w:sz w:val="36"/>
          <w:szCs w:val="36"/>
          <w:lang w:bidi="hi-IN"/>
        </w:rPr>
        <w:t xml:space="preserve">q namaqH svAhA$ || </w:t>
      </w:r>
    </w:p>
    <w:p w14:paraId="72D8E18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30.</w:t>
      </w:r>
      <w:r>
        <w:rPr>
          <w:rFonts w:ascii="Arial" w:hAnsi="Arial" w:cs="Arial"/>
          <w:color w:val="000000"/>
          <w:sz w:val="36"/>
          <w:szCs w:val="36"/>
          <w:lang w:bidi="hi-IN"/>
        </w:rPr>
        <w:tab/>
        <w:t>nam</w:t>
      </w:r>
      <w:r w:rsidR="00665208">
        <w:rPr>
          <w:rFonts w:ascii="Arial" w:hAnsi="Arial" w:cs="Arial"/>
          <w:color w:val="000000"/>
          <w:sz w:val="36"/>
          <w:szCs w:val="36"/>
          <w:lang w:bidi="hi-IN"/>
        </w:rPr>
        <w:t>O</w:t>
      </w:r>
      <w:r>
        <w:rPr>
          <w:rFonts w:ascii="Arial" w:hAnsi="Arial" w:cs="Arial"/>
          <w:color w:val="000000"/>
          <w:sz w:val="36"/>
          <w:szCs w:val="36"/>
          <w:lang w:bidi="hi-IN"/>
        </w:rPr>
        <w:t># niShaq~ggiNa# iShudhiqmat</w:t>
      </w:r>
      <w:r w:rsidR="00665208">
        <w:rPr>
          <w:rFonts w:ascii="Arial" w:hAnsi="Arial" w:cs="Arial"/>
          <w:color w:val="000000"/>
          <w:sz w:val="36"/>
          <w:szCs w:val="36"/>
          <w:lang w:bidi="hi-IN"/>
        </w:rPr>
        <w:t>E</w:t>
      </w:r>
      <w:r>
        <w:rPr>
          <w:rFonts w:ascii="Arial" w:hAnsi="Arial" w:cs="Arial"/>
          <w:color w:val="000000"/>
          <w:sz w:val="36"/>
          <w:szCs w:val="36"/>
          <w:lang w:bidi="hi-IN"/>
        </w:rPr>
        <w:t>q taska#rANAqM pata#y</w:t>
      </w:r>
      <w:r w:rsidR="00665208">
        <w:rPr>
          <w:rFonts w:ascii="Arial" w:hAnsi="Arial" w:cs="Arial"/>
          <w:color w:val="000000"/>
          <w:sz w:val="36"/>
          <w:szCs w:val="36"/>
          <w:lang w:bidi="hi-IN"/>
        </w:rPr>
        <w:t>E</w:t>
      </w:r>
      <w:r>
        <w:rPr>
          <w:rFonts w:ascii="Arial" w:hAnsi="Arial" w:cs="Arial"/>
          <w:color w:val="000000"/>
          <w:sz w:val="36"/>
          <w:szCs w:val="36"/>
          <w:lang w:bidi="hi-IN"/>
        </w:rPr>
        <w:t xml:space="preserve">q namaqH svAhA$ || </w:t>
      </w:r>
    </w:p>
    <w:p w14:paraId="05521EB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31.</w:t>
      </w:r>
      <w:r>
        <w:rPr>
          <w:rFonts w:ascii="Arial" w:hAnsi="Arial" w:cs="Arial"/>
          <w:color w:val="000000"/>
          <w:sz w:val="36"/>
          <w:szCs w:val="36"/>
          <w:lang w:bidi="hi-IN"/>
        </w:rPr>
        <w:tab/>
        <w:t>nam</w:t>
      </w:r>
      <w:r w:rsidR="00665208">
        <w:rPr>
          <w:rFonts w:ascii="Arial" w:hAnsi="Arial" w:cs="Arial"/>
          <w:color w:val="000000"/>
          <w:sz w:val="36"/>
          <w:szCs w:val="36"/>
          <w:lang w:bidi="hi-IN"/>
        </w:rPr>
        <w:t>O</w:t>
      </w:r>
      <w:r>
        <w:rPr>
          <w:rFonts w:ascii="Arial" w:hAnsi="Arial" w:cs="Arial"/>
          <w:color w:val="000000"/>
          <w:sz w:val="36"/>
          <w:szCs w:val="36"/>
          <w:lang w:bidi="hi-IN"/>
        </w:rPr>
        <w:t>q va~jca#t</w:t>
      </w:r>
      <w:r w:rsidR="00665208">
        <w:rPr>
          <w:rFonts w:ascii="Arial" w:hAnsi="Arial" w:cs="Arial"/>
          <w:color w:val="000000"/>
          <w:sz w:val="36"/>
          <w:szCs w:val="36"/>
          <w:lang w:bidi="hi-IN"/>
        </w:rPr>
        <w:t>E</w:t>
      </w:r>
      <w:r>
        <w:rPr>
          <w:rFonts w:ascii="Arial" w:hAnsi="Arial" w:cs="Arial"/>
          <w:color w:val="000000"/>
          <w:sz w:val="36"/>
          <w:szCs w:val="36"/>
          <w:lang w:bidi="hi-IN"/>
        </w:rPr>
        <w:t xml:space="preserve"> pariqva~jca#t</w:t>
      </w:r>
      <w:r w:rsidR="00665208">
        <w:rPr>
          <w:rFonts w:ascii="Arial" w:hAnsi="Arial" w:cs="Arial"/>
          <w:color w:val="000000"/>
          <w:sz w:val="36"/>
          <w:szCs w:val="36"/>
          <w:lang w:bidi="hi-IN"/>
        </w:rPr>
        <w:t>E</w:t>
      </w:r>
      <w:r>
        <w:rPr>
          <w:rFonts w:ascii="Arial" w:hAnsi="Arial" w:cs="Arial"/>
          <w:color w:val="000000"/>
          <w:sz w:val="36"/>
          <w:szCs w:val="36"/>
          <w:lang w:bidi="hi-IN"/>
        </w:rPr>
        <w:t xml:space="preserve"> stAyUqnAM pata#y</w:t>
      </w:r>
      <w:r w:rsidR="00665208">
        <w:rPr>
          <w:rFonts w:ascii="Arial" w:hAnsi="Arial" w:cs="Arial"/>
          <w:color w:val="000000"/>
          <w:sz w:val="36"/>
          <w:szCs w:val="36"/>
          <w:lang w:bidi="hi-IN"/>
        </w:rPr>
        <w:t>E</w:t>
      </w:r>
      <w:r>
        <w:rPr>
          <w:rFonts w:ascii="Arial" w:hAnsi="Arial" w:cs="Arial"/>
          <w:color w:val="000000"/>
          <w:sz w:val="36"/>
          <w:szCs w:val="36"/>
          <w:lang w:bidi="hi-IN"/>
        </w:rPr>
        <w:t xml:space="preserve">q namaqH svAhA$ || </w:t>
      </w:r>
    </w:p>
    <w:p w14:paraId="3A711E6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32.</w:t>
      </w:r>
      <w:r>
        <w:rPr>
          <w:rFonts w:ascii="Arial" w:hAnsi="Arial" w:cs="Arial"/>
          <w:color w:val="000000"/>
          <w:sz w:val="36"/>
          <w:szCs w:val="36"/>
          <w:lang w:bidi="hi-IN"/>
        </w:rPr>
        <w:tab/>
        <w:t>nam</w:t>
      </w:r>
      <w:r w:rsidR="00665208">
        <w:rPr>
          <w:rFonts w:ascii="Arial" w:hAnsi="Arial" w:cs="Arial"/>
          <w:color w:val="000000"/>
          <w:sz w:val="36"/>
          <w:szCs w:val="36"/>
          <w:lang w:bidi="hi-IN"/>
        </w:rPr>
        <w:t>O</w:t>
      </w:r>
      <w:r>
        <w:rPr>
          <w:rFonts w:ascii="Arial" w:hAnsi="Arial" w:cs="Arial"/>
          <w:color w:val="000000"/>
          <w:sz w:val="36"/>
          <w:szCs w:val="36"/>
          <w:lang w:bidi="hi-IN"/>
        </w:rPr>
        <w:t># nic</w:t>
      </w:r>
      <w:r w:rsidR="00665208">
        <w:rPr>
          <w:rFonts w:ascii="Arial" w:hAnsi="Arial" w:cs="Arial"/>
          <w:color w:val="000000"/>
          <w:sz w:val="36"/>
          <w:szCs w:val="36"/>
          <w:lang w:bidi="hi-IN"/>
        </w:rPr>
        <w:t>E</w:t>
      </w:r>
      <w:r>
        <w:rPr>
          <w:rFonts w:ascii="Arial" w:hAnsi="Arial" w:cs="Arial"/>
          <w:color w:val="000000"/>
          <w:sz w:val="36"/>
          <w:szCs w:val="36"/>
          <w:lang w:bidi="hi-IN"/>
        </w:rPr>
        <w:t>qrav</w:t>
      </w:r>
      <w:r w:rsidR="00665208">
        <w:rPr>
          <w:rFonts w:ascii="Arial" w:hAnsi="Arial" w:cs="Arial"/>
          <w:color w:val="000000"/>
          <w:sz w:val="36"/>
          <w:szCs w:val="36"/>
          <w:lang w:bidi="hi-IN"/>
        </w:rPr>
        <w:t>E</w:t>
      </w:r>
      <w:r>
        <w:rPr>
          <w:rFonts w:ascii="Arial" w:hAnsi="Arial" w:cs="Arial"/>
          <w:color w:val="000000"/>
          <w:sz w:val="36"/>
          <w:szCs w:val="36"/>
          <w:lang w:bidi="hi-IN"/>
        </w:rPr>
        <w:t># paricaqrA-yAra#NyAnAqM pata#y</w:t>
      </w:r>
      <w:r w:rsidR="00665208">
        <w:rPr>
          <w:rFonts w:ascii="Arial" w:hAnsi="Arial" w:cs="Arial"/>
          <w:color w:val="000000"/>
          <w:sz w:val="36"/>
          <w:szCs w:val="36"/>
          <w:lang w:bidi="hi-IN"/>
        </w:rPr>
        <w:t>E</w:t>
      </w:r>
      <w:r>
        <w:rPr>
          <w:rFonts w:ascii="Arial" w:hAnsi="Arial" w:cs="Arial"/>
          <w:color w:val="000000"/>
          <w:sz w:val="36"/>
          <w:szCs w:val="36"/>
          <w:lang w:bidi="hi-IN"/>
        </w:rPr>
        <w:t xml:space="preserve">q namaqH svAhA$ || </w:t>
      </w:r>
    </w:p>
    <w:p w14:paraId="20A76F8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33.</w:t>
      </w:r>
      <w:r>
        <w:rPr>
          <w:rFonts w:ascii="Arial" w:hAnsi="Arial" w:cs="Arial"/>
          <w:color w:val="000000"/>
          <w:sz w:val="36"/>
          <w:szCs w:val="36"/>
          <w:lang w:bidi="hi-IN"/>
        </w:rPr>
        <w:tab/>
        <w:t>nama#ssRukAqviBy</w:t>
      </w:r>
      <w:r w:rsidR="00665208">
        <w:rPr>
          <w:rFonts w:ascii="Arial" w:hAnsi="Arial" w:cs="Arial"/>
          <w:color w:val="000000"/>
          <w:sz w:val="36"/>
          <w:szCs w:val="36"/>
          <w:lang w:bidi="hi-IN"/>
        </w:rPr>
        <w:t>O</w:t>
      </w:r>
      <w:r>
        <w:rPr>
          <w:rFonts w:ascii="Arial" w:hAnsi="Arial" w:cs="Arial"/>
          <w:color w:val="000000"/>
          <w:sz w:val="36"/>
          <w:szCs w:val="36"/>
          <w:lang w:bidi="hi-IN"/>
        </w:rPr>
        <w:t>q jigA(gm)#sadBy</w:t>
      </w:r>
      <w:r w:rsidR="00665208">
        <w:rPr>
          <w:rFonts w:ascii="Arial" w:hAnsi="Arial" w:cs="Arial"/>
          <w:color w:val="000000"/>
          <w:sz w:val="36"/>
          <w:szCs w:val="36"/>
          <w:lang w:bidi="hi-IN"/>
        </w:rPr>
        <w:t>O</w:t>
      </w:r>
      <w:r>
        <w:rPr>
          <w:rFonts w:ascii="Arial" w:hAnsi="Arial" w:cs="Arial"/>
          <w:color w:val="000000"/>
          <w:sz w:val="36"/>
          <w:szCs w:val="36"/>
          <w:lang w:bidi="hi-IN"/>
        </w:rPr>
        <w:t xml:space="preserve"> muShNaqtAM pata#y</w:t>
      </w:r>
      <w:r w:rsidR="00665208">
        <w:rPr>
          <w:rFonts w:ascii="Arial" w:hAnsi="Arial" w:cs="Arial"/>
          <w:color w:val="000000"/>
          <w:sz w:val="36"/>
          <w:szCs w:val="36"/>
          <w:lang w:bidi="hi-IN"/>
        </w:rPr>
        <w:t>E</w:t>
      </w:r>
      <w:r>
        <w:rPr>
          <w:rFonts w:ascii="Arial" w:hAnsi="Arial" w:cs="Arial"/>
          <w:color w:val="000000"/>
          <w:sz w:val="36"/>
          <w:szCs w:val="36"/>
          <w:lang w:bidi="hi-IN"/>
        </w:rPr>
        <w:t xml:space="preserve">q namaqH svAhA$ || </w:t>
      </w:r>
    </w:p>
    <w:p w14:paraId="526DF39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34.</w:t>
      </w:r>
      <w:r>
        <w:rPr>
          <w:rFonts w:ascii="Arial" w:hAnsi="Arial" w:cs="Arial"/>
          <w:color w:val="000000"/>
          <w:sz w:val="36"/>
          <w:szCs w:val="36"/>
          <w:lang w:bidi="hi-IN"/>
        </w:rPr>
        <w:tab/>
        <w:t>nam</w:t>
      </w:r>
      <w:r w:rsidR="00665208">
        <w:rPr>
          <w:rFonts w:ascii="Arial" w:hAnsi="Arial" w:cs="Arial"/>
          <w:color w:val="000000"/>
          <w:sz w:val="36"/>
          <w:szCs w:val="36"/>
          <w:lang w:bidi="hi-IN"/>
        </w:rPr>
        <w:t>O</w:t>
      </w:r>
      <w:r>
        <w:rPr>
          <w:rFonts w:ascii="Arial" w:hAnsi="Arial" w:cs="Arial"/>
          <w:color w:val="000000"/>
          <w:sz w:val="36"/>
          <w:szCs w:val="36"/>
          <w:lang w:bidi="hi-IN"/>
        </w:rPr>
        <w:t>#&amp;siqmadBy</w:t>
      </w:r>
      <w:r w:rsidR="00665208">
        <w:rPr>
          <w:rFonts w:ascii="Arial" w:hAnsi="Arial" w:cs="Arial"/>
          <w:color w:val="000000"/>
          <w:sz w:val="36"/>
          <w:szCs w:val="36"/>
          <w:lang w:bidi="hi-IN"/>
        </w:rPr>
        <w:t>O</w:t>
      </w:r>
      <w:r>
        <w:rPr>
          <w:rFonts w:ascii="Arial" w:hAnsi="Arial" w:cs="Arial"/>
          <w:color w:val="000000"/>
          <w:sz w:val="36"/>
          <w:szCs w:val="36"/>
          <w:lang w:bidi="hi-IN"/>
        </w:rPr>
        <w:t>q naktaqM cara#dByaH prakRuqntAnAqM pata#y</w:t>
      </w:r>
      <w:r w:rsidR="00665208">
        <w:rPr>
          <w:rFonts w:ascii="Arial" w:hAnsi="Arial" w:cs="Arial"/>
          <w:color w:val="000000"/>
          <w:sz w:val="36"/>
          <w:szCs w:val="36"/>
          <w:lang w:bidi="hi-IN"/>
        </w:rPr>
        <w:t>E</w:t>
      </w:r>
      <w:r>
        <w:rPr>
          <w:rFonts w:ascii="Arial" w:hAnsi="Arial" w:cs="Arial"/>
          <w:color w:val="000000"/>
          <w:sz w:val="36"/>
          <w:szCs w:val="36"/>
          <w:lang w:bidi="hi-IN"/>
        </w:rPr>
        <w:t xml:space="preserve">q namaqH svAhA$ || </w:t>
      </w:r>
    </w:p>
    <w:p w14:paraId="5F26E37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35.</w:t>
      </w:r>
      <w:r>
        <w:rPr>
          <w:rFonts w:ascii="Arial" w:hAnsi="Arial" w:cs="Arial"/>
          <w:color w:val="000000"/>
          <w:sz w:val="36"/>
          <w:szCs w:val="36"/>
          <w:lang w:bidi="hi-IN"/>
        </w:rPr>
        <w:tab/>
        <w:t>nama# uShNIqShiN</w:t>
      </w:r>
      <w:r w:rsidR="00665208">
        <w:rPr>
          <w:rFonts w:ascii="Arial" w:hAnsi="Arial" w:cs="Arial"/>
          <w:color w:val="000000"/>
          <w:sz w:val="36"/>
          <w:szCs w:val="36"/>
          <w:lang w:bidi="hi-IN"/>
        </w:rPr>
        <w:t>E</w:t>
      </w:r>
      <w:r>
        <w:rPr>
          <w:rFonts w:ascii="Arial" w:hAnsi="Arial" w:cs="Arial"/>
          <w:color w:val="000000"/>
          <w:sz w:val="36"/>
          <w:szCs w:val="36"/>
          <w:lang w:bidi="hi-IN"/>
        </w:rPr>
        <w:t># giricaqrAya# kuluq~jcAnAqM pata#y</w:t>
      </w:r>
      <w:r w:rsidR="00665208">
        <w:rPr>
          <w:rFonts w:ascii="Arial" w:hAnsi="Arial" w:cs="Arial"/>
          <w:color w:val="000000"/>
          <w:sz w:val="36"/>
          <w:szCs w:val="36"/>
          <w:lang w:bidi="hi-IN"/>
        </w:rPr>
        <w:t>E</w:t>
      </w:r>
      <w:r>
        <w:rPr>
          <w:rFonts w:ascii="Arial" w:hAnsi="Arial" w:cs="Arial"/>
          <w:color w:val="000000"/>
          <w:sz w:val="36"/>
          <w:szCs w:val="36"/>
          <w:lang w:bidi="hi-IN"/>
        </w:rPr>
        <w:t xml:space="preserve">q namaqH svAhA$ || </w:t>
      </w:r>
    </w:p>
    <w:p w14:paraId="71F2010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36.</w:t>
      </w:r>
      <w:r>
        <w:rPr>
          <w:rFonts w:ascii="Arial" w:hAnsi="Arial" w:cs="Arial"/>
          <w:color w:val="000000"/>
          <w:sz w:val="36"/>
          <w:szCs w:val="36"/>
          <w:lang w:bidi="hi-IN"/>
        </w:rPr>
        <w:tab/>
        <w:t>namaq iShu#madBy</w:t>
      </w:r>
      <w:r w:rsidR="00665208">
        <w:rPr>
          <w:rFonts w:ascii="Arial" w:hAnsi="Arial" w:cs="Arial"/>
          <w:color w:val="000000"/>
          <w:sz w:val="36"/>
          <w:szCs w:val="36"/>
          <w:lang w:bidi="hi-IN"/>
        </w:rPr>
        <w:t>O</w:t>
      </w:r>
      <w:r>
        <w:rPr>
          <w:rFonts w:ascii="Arial" w:hAnsi="Arial" w:cs="Arial"/>
          <w:color w:val="000000"/>
          <w:sz w:val="36"/>
          <w:szCs w:val="36"/>
          <w:lang w:bidi="hi-IN"/>
        </w:rPr>
        <w:t xml:space="preserve"> dhanvAqviBya#Sca v</w:t>
      </w:r>
      <w:r w:rsidR="00665208">
        <w:rPr>
          <w:rFonts w:ascii="Arial" w:hAnsi="Arial" w:cs="Arial"/>
          <w:color w:val="000000"/>
          <w:sz w:val="36"/>
          <w:szCs w:val="36"/>
          <w:lang w:bidi="hi-IN"/>
        </w:rPr>
        <w:t>O</w:t>
      </w:r>
      <w:r>
        <w:rPr>
          <w:rFonts w:ascii="Arial" w:hAnsi="Arial" w:cs="Arial"/>
          <w:color w:val="000000"/>
          <w:sz w:val="36"/>
          <w:szCs w:val="36"/>
          <w:lang w:bidi="hi-IN"/>
        </w:rPr>
        <w:t xml:space="preserve">q namaqH svAhA$ || </w:t>
      </w:r>
    </w:p>
    <w:p w14:paraId="6C1D985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37.</w:t>
      </w:r>
      <w:r>
        <w:rPr>
          <w:rFonts w:ascii="Arial" w:hAnsi="Arial" w:cs="Arial"/>
          <w:color w:val="000000"/>
          <w:sz w:val="36"/>
          <w:szCs w:val="36"/>
          <w:lang w:bidi="hi-IN"/>
        </w:rPr>
        <w:tab/>
        <w:t>nama# AtanvAqn</w:t>
      </w:r>
      <w:r w:rsidR="00665208">
        <w:rPr>
          <w:rFonts w:ascii="Arial" w:hAnsi="Arial" w:cs="Arial"/>
          <w:color w:val="000000"/>
          <w:sz w:val="36"/>
          <w:szCs w:val="36"/>
          <w:lang w:bidi="hi-IN"/>
        </w:rPr>
        <w:t>E</w:t>
      </w:r>
      <w:r>
        <w:rPr>
          <w:rFonts w:ascii="Arial" w:hAnsi="Arial" w:cs="Arial"/>
          <w:color w:val="000000"/>
          <w:sz w:val="36"/>
          <w:szCs w:val="36"/>
          <w:lang w:bidi="hi-IN"/>
        </w:rPr>
        <w:t>Bya#H pratiqdadhA#n</w:t>
      </w:r>
      <w:r w:rsidR="00665208">
        <w:rPr>
          <w:rFonts w:ascii="Arial" w:hAnsi="Arial" w:cs="Arial"/>
          <w:color w:val="000000"/>
          <w:sz w:val="36"/>
          <w:szCs w:val="36"/>
          <w:lang w:bidi="hi-IN"/>
        </w:rPr>
        <w:t>E</w:t>
      </w:r>
      <w:r>
        <w:rPr>
          <w:rFonts w:ascii="Arial" w:hAnsi="Arial" w:cs="Arial"/>
          <w:color w:val="000000"/>
          <w:sz w:val="36"/>
          <w:szCs w:val="36"/>
          <w:lang w:bidi="hi-IN"/>
        </w:rPr>
        <w:t>ByaSca v</w:t>
      </w:r>
      <w:r w:rsidR="00665208">
        <w:rPr>
          <w:rFonts w:ascii="Arial" w:hAnsi="Arial" w:cs="Arial"/>
          <w:color w:val="000000"/>
          <w:sz w:val="36"/>
          <w:szCs w:val="36"/>
          <w:lang w:bidi="hi-IN"/>
        </w:rPr>
        <w:t>O</w:t>
      </w:r>
      <w:r>
        <w:rPr>
          <w:rFonts w:ascii="Arial" w:hAnsi="Arial" w:cs="Arial"/>
          <w:color w:val="000000"/>
          <w:sz w:val="36"/>
          <w:szCs w:val="36"/>
          <w:lang w:bidi="hi-IN"/>
        </w:rPr>
        <w:t xml:space="preserve">q namaqH svAhA$ || </w:t>
      </w:r>
    </w:p>
    <w:p w14:paraId="46695F8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38.</w:t>
      </w:r>
      <w:r>
        <w:rPr>
          <w:rFonts w:ascii="Arial" w:hAnsi="Arial" w:cs="Arial"/>
          <w:color w:val="000000"/>
          <w:sz w:val="36"/>
          <w:szCs w:val="36"/>
          <w:lang w:bidi="hi-IN"/>
        </w:rPr>
        <w:tab/>
        <w:t>nama# AqyacCa#dBy</w:t>
      </w:r>
      <w:r w:rsidR="00665208">
        <w:rPr>
          <w:rFonts w:ascii="Arial" w:hAnsi="Arial" w:cs="Arial"/>
          <w:color w:val="000000"/>
          <w:sz w:val="36"/>
          <w:szCs w:val="36"/>
          <w:lang w:bidi="hi-IN"/>
        </w:rPr>
        <w:t>O</w:t>
      </w:r>
      <w:r>
        <w:rPr>
          <w:rFonts w:ascii="Arial" w:hAnsi="Arial" w:cs="Arial"/>
          <w:color w:val="000000"/>
          <w:sz w:val="36"/>
          <w:szCs w:val="36"/>
          <w:lang w:bidi="hi-IN"/>
        </w:rPr>
        <w:t xml:space="preserve"> visRuqjadBya#Sca v</w:t>
      </w:r>
      <w:r w:rsidR="00665208">
        <w:rPr>
          <w:rFonts w:ascii="Arial" w:hAnsi="Arial" w:cs="Arial"/>
          <w:color w:val="000000"/>
          <w:sz w:val="36"/>
          <w:szCs w:val="36"/>
          <w:lang w:bidi="hi-IN"/>
        </w:rPr>
        <w:t>O</w:t>
      </w:r>
      <w:r>
        <w:rPr>
          <w:rFonts w:ascii="Arial" w:hAnsi="Arial" w:cs="Arial"/>
          <w:color w:val="000000"/>
          <w:sz w:val="36"/>
          <w:szCs w:val="36"/>
          <w:lang w:bidi="hi-IN"/>
        </w:rPr>
        <w:t xml:space="preserve">q namaqH svAhA$ || </w:t>
      </w:r>
    </w:p>
    <w:p w14:paraId="53827A8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39.</w:t>
      </w:r>
      <w:r>
        <w:rPr>
          <w:rFonts w:ascii="Arial" w:hAnsi="Arial" w:cs="Arial"/>
          <w:color w:val="000000"/>
          <w:sz w:val="36"/>
          <w:szCs w:val="36"/>
          <w:lang w:bidi="hi-IN"/>
        </w:rPr>
        <w:tab/>
        <w:t>nam</w:t>
      </w:r>
      <w:r w:rsidR="00665208">
        <w:rPr>
          <w:rFonts w:ascii="Arial" w:hAnsi="Arial" w:cs="Arial"/>
          <w:color w:val="000000"/>
          <w:sz w:val="36"/>
          <w:szCs w:val="36"/>
          <w:lang w:bidi="hi-IN"/>
        </w:rPr>
        <w:t>O</w:t>
      </w:r>
      <w:r>
        <w:rPr>
          <w:rFonts w:ascii="Arial" w:hAnsi="Arial" w:cs="Arial"/>
          <w:color w:val="000000"/>
          <w:sz w:val="36"/>
          <w:szCs w:val="36"/>
          <w:lang w:bidi="hi-IN"/>
        </w:rPr>
        <w:t>&amp;sya#dBy</w:t>
      </w:r>
      <w:r w:rsidR="00665208">
        <w:rPr>
          <w:rFonts w:ascii="Arial" w:hAnsi="Arial" w:cs="Arial"/>
          <w:color w:val="000000"/>
          <w:sz w:val="36"/>
          <w:szCs w:val="36"/>
          <w:lang w:bidi="hi-IN"/>
        </w:rPr>
        <w:t>O</w:t>
      </w:r>
      <w:r>
        <w:rPr>
          <w:rFonts w:ascii="Arial" w:hAnsi="Arial" w:cs="Arial"/>
          <w:color w:val="000000"/>
          <w:sz w:val="36"/>
          <w:szCs w:val="36"/>
          <w:lang w:bidi="hi-IN"/>
        </w:rPr>
        <w:t>q viddhya#dByaSca v</w:t>
      </w:r>
      <w:r w:rsidR="00665208">
        <w:rPr>
          <w:rFonts w:ascii="Arial" w:hAnsi="Arial" w:cs="Arial"/>
          <w:color w:val="000000"/>
          <w:sz w:val="36"/>
          <w:szCs w:val="36"/>
          <w:lang w:bidi="hi-IN"/>
        </w:rPr>
        <w:t>O</w:t>
      </w:r>
      <w:r>
        <w:rPr>
          <w:rFonts w:ascii="Arial" w:hAnsi="Arial" w:cs="Arial"/>
          <w:color w:val="000000"/>
          <w:sz w:val="36"/>
          <w:szCs w:val="36"/>
          <w:lang w:bidi="hi-IN"/>
        </w:rPr>
        <w:t xml:space="preserve">q namaqH svAhA$ || </w:t>
      </w:r>
    </w:p>
    <w:p w14:paraId="4FA2BD7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40.</w:t>
      </w:r>
      <w:r>
        <w:rPr>
          <w:rFonts w:ascii="Arial" w:hAnsi="Arial" w:cs="Arial"/>
          <w:color w:val="000000"/>
          <w:sz w:val="36"/>
          <w:szCs w:val="36"/>
          <w:lang w:bidi="hi-IN"/>
        </w:rPr>
        <w:tab/>
        <w:t>namaq AsI#n</w:t>
      </w:r>
      <w:r w:rsidR="00665208">
        <w:rPr>
          <w:rFonts w:ascii="Arial" w:hAnsi="Arial" w:cs="Arial"/>
          <w:color w:val="000000"/>
          <w:sz w:val="36"/>
          <w:szCs w:val="36"/>
          <w:lang w:bidi="hi-IN"/>
        </w:rPr>
        <w:t>E</w:t>
      </w:r>
      <w:r>
        <w:rPr>
          <w:rFonts w:ascii="Arial" w:hAnsi="Arial" w:cs="Arial"/>
          <w:color w:val="000000"/>
          <w:sz w:val="36"/>
          <w:szCs w:val="36"/>
          <w:lang w:bidi="hi-IN"/>
        </w:rPr>
        <w:t>Byaq SSayA#n</w:t>
      </w:r>
      <w:r w:rsidR="00665208">
        <w:rPr>
          <w:rFonts w:ascii="Arial" w:hAnsi="Arial" w:cs="Arial"/>
          <w:color w:val="000000"/>
          <w:sz w:val="36"/>
          <w:szCs w:val="36"/>
          <w:lang w:bidi="hi-IN"/>
        </w:rPr>
        <w:t>E</w:t>
      </w:r>
      <w:r>
        <w:rPr>
          <w:rFonts w:ascii="Arial" w:hAnsi="Arial" w:cs="Arial"/>
          <w:color w:val="000000"/>
          <w:sz w:val="36"/>
          <w:szCs w:val="36"/>
          <w:lang w:bidi="hi-IN"/>
        </w:rPr>
        <w:t>ByaSca v</w:t>
      </w:r>
      <w:r w:rsidR="00665208">
        <w:rPr>
          <w:rFonts w:ascii="Arial" w:hAnsi="Arial" w:cs="Arial"/>
          <w:color w:val="000000"/>
          <w:sz w:val="36"/>
          <w:szCs w:val="36"/>
          <w:lang w:bidi="hi-IN"/>
        </w:rPr>
        <w:t>O</w:t>
      </w:r>
      <w:r>
        <w:rPr>
          <w:rFonts w:ascii="Arial" w:hAnsi="Arial" w:cs="Arial"/>
          <w:color w:val="000000"/>
          <w:sz w:val="36"/>
          <w:szCs w:val="36"/>
          <w:lang w:bidi="hi-IN"/>
        </w:rPr>
        <w:t xml:space="preserve">q namaqH svAhA$ || </w:t>
      </w:r>
    </w:p>
    <w:p w14:paraId="314B822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41.</w:t>
      </w:r>
      <w:r>
        <w:rPr>
          <w:rFonts w:ascii="Arial" w:hAnsi="Arial" w:cs="Arial"/>
          <w:color w:val="000000"/>
          <w:sz w:val="36"/>
          <w:szCs w:val="36"/>
          <w:lang w:bidi="hi-IN"/>
        </w:rPr>
        <w:tab/>
        <w:t>nama#ssvaqpadBy</w:t>
      </w:r>
      <w:r w:rsidR="00665208">
        <w:rPr>
          <w:rFonts w:ascii="Arial" w:hAnsi="Arial" w:cs="Arial"/>
          <w:color w:val="000000"/>
          <w:sz w:val="36"/>
          <w:szCs w:val="36"/>
          <w:lang w:bidi="hi-IN"/>
        </w:rPr>
        <w:t>O</w:t>
      </w:r>
      <w:r>
        <w:rPr>
          <w:rFonts w:ascii="Arial" w:hAnsi="Arial" w:cs="Arial"/>
          <w:color w:val="000000"/>
          <w:sz w:val="36"/>
          <w:szCs w:val="36"/>
          <w:lang w:bidi="hi-IN"/>
        </w:rPr>
        <w:t>q jAgra#dByaSca v</w:t>
      </w:r>
      <w:r w:rsidR="00665208">
        <w:rPr>
          <w:rFonts w:ascii="Arial" w:hAnsi="Arial" w:cs="Arial"/>
          <w:color w:val="000000"/>
          <w:sz w:val="36"/>
          <w:szCs w:val="36"/>
          <w:lang w:bidi="hi-IN"/>
        </w:rPr>
        <w:t>O</w:t>
      </w:r>
      <w:r>
        <w:rPr>
          <w:rFonts w:ascii="Arial" w:hAnsi="Arial" w:cs="Arial"/>
          <w:color w:val="000000"/>
          <w:sz w:val="36"/>
          <w:szCs w:val="36"/>
          <w:lang w:bidi="hi-IN"/>
        </w:rPr>
        <w:t xml:space="preserve">q namaqH svAhA$ || </w:t>
      </w:r>
    </w:p>
    <w:p w14:paraId="38CDF38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42.</w:t>
      </w:r>
      <w:r>
        <w:rPr>
          <w:rFonts w:ascii="Arial" w:hAnsi="Arial" w:cs="Arial"/>
          <w:color w:val="000000"/>
          <w:sz w:val="36"/>
          <w:szCs w:val="36"/>
          <w:lang w:bidi="hi-IN"/>
        </w:rPr>
        <w:tab/>
        <w:t>namaqstiShTha#dBy</w:t>
      </w:r>
      <w:r w:rsidR="00665208">
        <w:rPr>
          <w:rFonts w:ascii="Arial" w:hAnsi="Arial" w:cs="Arial"/>
          <w:color w:val="000000"/>
          <w:sz w:val="36"/>
          <w:szCs w:val="36"/>
          <w:lang w:bidi="hi-IN"/>
        </w:rPr>
        <w:t>O</w:t>
      </w:r>
      <w:r>
        <w:rPr>
          <w:rFonts w:ascii="Arial" w:hAnsi="Arial" w:cs="Arial"/>
          <w:color w:val="000000"/>
          <w:sz w:val="36"/>
          <w:szCs w:val="36"/>
          <w:lang w:bidi="hi-IN"/>
        </w:rPr>
        <w:t>q dhAva#dByaSca v</w:t>
      </w:r>
      <w:r w:rsidR="00665208">
        <w:rPr>
          <w:rFonts w:ascii="Arial" w:hAnsi="Arial" w:cs="Arial"/>
          <w:color w:val="000000"/>
          <w:sz w:val="36"/>
          <w:szCs w:val="36"/>
          <w:lang w:bidi="hi-IN"/>
        </w:rPr>
        <w:t>O</w:t>
      </w:r>
      <w:r>
        <w:rPr>
          <w:rFonts w:ascii="Arial" w:hAnsi="Arial" w:cs="Arial"/>
          <w:color w:val="000000"/>
          <w:sz w:val="36"/>
          <w:szCs w:val="36"/>
          <w:lang w:bidi="hi-IN"/>
        </w:rPr>
        <w:t xml:space="preserve">q namaqH svAhA$ || </w:t>
      </w:r>
    </w:p>
    <w:p w14:paraId="5004738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43.</w:t>
      </w:r>
      <w:r>
        <w:rPr>
          <w:rFonts w:ascii="Arial" w:hAnsi="Arial" w:cs="Arial"/>
          <w:color w:val="000000"/>
          <w:sz w:val="36"/>
          <w:szCs w:val="36"/>
          <w:lang w:bidi="hi-IN"/>
        </w:rPr>
        <w:tab/>
        <w:t>nama#ssaqBABya# ssaqBApati#ByaSca v</w:t>
      </w:r>
      <w:r w:rsidR="00665208">
        <w:rPr>
          <w:rFonts w:ascii="Arial" w:hAnsi="Arial" w:cs="Arial"/>
          <w:color w:val="000000"/>
          <w:sz w:val="36"/>
          <w:szCs w:val="36"/>
          <w:lang w:bidi="hi-IN"/>
        </w:rPr>
        <w:t>O</w:t>
      </w:r>
      <w:r>
        <w:rPr>
          <w:rFonts w:ascii="Arial" w:hAnsi="Arial" w:cs="Arial"/>
          <w:color w:val="000000"/>
          <w:sz w:val="36"/>
          <w:szCs w:val="36"/>
          <w:lang w:bidi="hi-IN"/>
        </w:rPr>
        <w:t xml:space="preserve">q namaqH svAhA$ || </w:t>
      </w:r>
    </w:p>
    <w:p w14:paraId="55D215E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44.</w:t>
      </w:r>
      <w:r>
        <w:rPr>
          <w:rFonts w:ascii="Arial" w:hAnsi="Arial" w:cs="Arial"/>
          <w:color w:val="000000"/>
          <w:sz w:val="36"/>
          <w:szCs w:val="36"/>
          <w:lang w:bidi="hi-IN"/>
        </w:rPr>
        <w:tab/>
        <w:t>nam</w:t>
      </w:r>
      <w:r w:rsidR="00665208">
        <w:rPr>
          <w:rFonts w:ascii="Arial" w:hAnsi="Arial" w:cs="Arial"/>
          <w:color w:val="000000"/>
          <w:sz w:val="36"/>
          <w:szCs w:val="36"/>
          <w:lang w:bidi="hi-IN"/>
        </w:rPr>
        <w:t>O</w:t>
      </w:r>
      <w:r>
        <w:rPr>
          <w:rFonts w:ascii="Arial" w:hAnsi="Arial" w:cs="Arial"/>
          <w:color w:val="000000"/>
          <w:sz w:val="36"/>
          <w:szCs w:val="36"/>
          <w:lang w:bidi="hi-IN"/>
        </w:rPr>
        <w:t>q aSv</w:t>
      </w:r>
      <w:r w:rsidR="00665208">
        <w:rPr>
          <w:rFonts w:ascii="Arial" w:hAnsi="Arial" w:cs="Arial"/>
          <w:color w:val="000000"/>
          <w:sz w:val="36"/>
          <w:szCs w:val="36"/>
          <w:lang w:bidi="hi-IN"/>
        </w:rPr>
        <w:t>E</w:t>
      </w:r>
      <w:r>
        <w:rPr>
          <w:rFonts w:ascii="Arial" w:hAnsi="Arial" w:cs="Arial"/>
          <w:color w:val="000000"/>
          <w:sz w:val="36"/>
          <w:szCs w:val="36"/>
          <w:lang w:bidi="hi-IN"/>
        </w:rPr>
        <w:t>qBy</w:t>
      </w:r>
      <w:r w:rsidR="00665208">
        <w:rPr>
          <w:rFonts w:ascii="Arial" w:hAnsi="Arial" w:cs="Arial"/>
          <w:color w:val="000000"/>
          <w:sz w:val="36"/>
          <w:szCs w:val="36"/>
          <w:lang w:bidi="hi-IN"/>
        </w:rPr>
        <w:t>O</w:t>
      </w:r>
      <w:r>
        <w:rPr>
          <w:rFonts w:ascii="Arial" w:hAnsi="Arial" w:cs="Arial"/>
          <w:color w:val="000000"/>
          <w:sz w:val="36"/>
          <w:szCs w:val="36"/>
          <w:lang w:bidi="hi-IN"/>
        </w:rPr>
        <w:t>&amp;Sva#patiByaSca v</w:t>
      </w:r>
      <w:r w:rsidR="00665208">
        <w:rPr>
          <w:rFonts w:ascii="Arial" w:hAnsi="Arial" w:cs="Arial"/>
          <w:color w:val="000000"/>
          <w:sz w:val="36"/>
          <w:szCs w:val="36"/>
          <w:lang w:bidi="hi-IN"/>
        </w:rPr>
        <w:t>O</w:t>
      </w:r>
      <w:r>
        <w:rPr>
          <w:rFonts w:ascii="Arial" w:hAnsi="Arial" w:cs="Arial"/>
          <w:color w:val="000000"/>
          <w:sz w:val="36"/>
          <w:szCs w:val="36"/>
          <w:lang w:bidi="hi-IN"/>
        </w:rPr>
        <w:t xml:space="preserve">q namaqH svAhA$ || </w:t>
      </w:r>
    </w:p>
    <w:p w14:paraId="779F40C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3849717" w14:textId="5CE29DA0" w:rsidR="00D91D60" w:rsidRDefault="00910BF1"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&lt;lang=eng&gt; </w:t>
      </w:r>
      <w:r w:rsidR="00D91D60">
        <w:rPr>
          <w:rFonts w:ascii="Arial" w:hAnsi="Arial" w:cs="Arial"/>
          <w:color w:val="000000"/>
          <w:sz w:val="36"/>
          <w:szCs w:val="36"/>
          <w:lang w:bidi="hi-IN"/>
        </w:rPr>
        <w:t xml:space="preserve">4th </w:t>
      </w:r>
      <w:r w:rsidR="006943B6">
        <w:rPr>
          <w:rFonts w:ascii="Arial" w:hAnsi="Arial" w:cs="Arial"/>
          <w:color w:val="000000"/>
          <w:sz w:val="36"/>
          <w:szCs w:val="36"/>
          <w:lang w:bidi="hi-IN"/>
        </w:rPr>
        <w:t xml:space="preserve">&lt;lang=def&gt; </w:t>
      </w:r>
      <w:r w:rsidR="006857C4">
        <w:rPr>
          <w:rFonts w:ascii="Arial" w:hAnsi="Arial" w:cs="Arial"/>
          <w:color w:val="000000"/>
          <w:sz w:val="36"/>
          <w:szCs w:val="36"/>
          <w:lang w:bidi="hi-IN"/>
        </w:rPr>
        <w:t>anuvAkaH</w:t>
      </w:r>
      <w:r w:rsidR="00D91D60">
        <w:rPr>
          <w:rFonts w:ascii="Arial" w:hAnsi="Arial" w:cs="Arial"/>
          <w:color w:val="000000"/>
          <w:sz w:val="36"/>
          <w:szCs w:val="36"/>
          <w:lang w:bidi="hi-IN"/>
        </w:rPr>
        <w:t xml:space="preserve"> </w:t>
      </w:r>
    </w:p>
    <w:p w14:paraId="00A518D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45.</w:t>
      </w:r>
      <w:r>
        <w:rPr>
          <w:rFonts w:ascii="Arial" w:hAnsi="Arial" w:cs="Arial"/>
          <w:color w:val="000000"/>
          <w:sz w:val="36"/>
          <w:szCs w:val="36"/>
          <w:lang w:bidi="hi-IN"/>
        </w:rPr>
        <w:tab/>
        <w:t>nama# AvyAqdhinI$By</w:t>
      </w:r>
      <w:r w:rsidR="00665208">
        <w:rPr>
          <w:rFonts w:ascii="Arial" w:hAnsi="Arial" w:cs="Arial"/>
          <w:color w:val="000000"/>
          <w:sz w:val="36"/>
          <w:szCs w:val="36"/>
          <w:lang w:bidi="hi-IN"/>
        </w:rPr>
        <w:t>O</w:t>
      </w:r>
      <w:r>
        <w:rPr>
          <w:rFonts w:ascii="Arial" w:hAnsi="Arial" w:cs="Arial"/>
          <w:color w:val="000000"/>
          <w:sz w:val="36"/>
          <w:szCs w:val="36"/>
          <w:lang w:bidi="hi-IN"/>
        </w:rPr>
        <w:t xml:space="preserve"> viqviddhya#ntIByaSca v</w:t>
      </w:r>
      <w:r w:rsidR="00665208">
        <w:rPr>
          <w:rFonts w:ascii="Arial" w:hAnsi="Arial" w:cs="Arial"/>
          <w:color w:val="000000"/>
          <w:sz w:val="36"/>
          <w:szCs w:val="36"/>
          <w:lang w:bidi="hi-IN"/>
        </w:rPr>
        <w:t>O</w:t>
      </w:r>
      <w:r>
        <w:rPr>
          <w:rFonts w:ascii="Arial" w:hAnsi="Arial" w:cs="Arial"/>
          <w:color w:val="000000"/>
          <w:sz w:val="36"/>
          <w:szCs w:val="36"/>
          <w:lang w:bidi="hi-IN"/>
        </w:rPr>
        <w:t xml:space="preserve">q namaqH svAhA$ || </w:t>
      </w:r>
    </w:p>
    <w:p w14:paraId="58B593A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46.</w:t>
      </w:r>
      <w:r>
        <w:rPr>
          <w:rFonts w:ascii="Arial" w:hAnsi="Arial" w:cs="Arial"/>
          <w:color w:val="000000"/>
          <w:sz w:val="36"/>
          <w:szCs w:val="36"/>
          <w:lang w:bidi="hi-IN"/>
        </w:rPr>
        <w:tab/>
        <w:t>namaq uga#NABya stRu(gm)haqtIBya#Sca v</w:t>
      </w:r>
      <w:r w:rsidR="00665208">
        <w:rPr>
          <w:rFonts w:ascii="Arial" w:hAnsi="Arial" w:cs="Arial"/>
          <w:color w:val="000000"/>
          <w:sz w:val="36"/>
          <w:szCs w:val="36"/>
          <w:lang w:bidi="hi-IN"/>
        </w:rPr>
        <w:t>O</w:t>
      </w:r>
      <w:r>
        <w:rPr>
          <w:rFonts w:ascii="Arial" w:hAnsi="Arial" w:cs="Arial"/>
          <w:color w:val="000000"/>
          <w:sz w:val="36"/>
          <w:szCs w:val="36"/>
          <w:lang w:bidi="hi-IN"/>
        </w:rPr>
        <w:t xml:space="preserve">q namaqH svAhA$ || </w:t>
      </w:r>
    </w:p>
    <w:p w14:paraId="48EED22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47.</w:t>
      </w:r>
      <w:r>
        <w:rPr>
          <w:rFonts w:ascii="Arial" w:hAnsi="Arial" w:cs="Arial"/>
          <w:color w:val="000000"/>
          <w:sz w:val="36"/>
          <w:szCs w:val="36"/>
          <w:lang w:bidi="hi-IN"/>
        </w:rPr>
        <w:tab/>
        <w:t>nam</w:t>
      </w:r>
      <w:r w:rsidR="00665208">
        <w:rPr>
          <w:rFonts w:ascii="Arial" w:hAnsi="Arial" w:cs="Arial"/>
          <w:color w:val="000000"/>
          <w:sz w:val="36"/>
          <w:szCs w:val="36"/>
          <w:lang w:bidi="hi-IN"/>
        </w:rPr>
        <w:t>O</w:t>
      </w:r>
      <w:r>
        <w:rPr>
          <w:rFonts w:ascii="Arial" w:hAnsi="Arial" w:cs="Arial"/>
          <w:color w:val="000000"/>
          <w:sz w:val="36"/>
          <w:szCs w:val="36"/>
          <w:lang w:bidi="hi-IN"/>
        </w:rPr>
        <w:t># gRuqths</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 gRuqthsapa#tiByaSca v</w:t>
      </w:r>
      <w:r w:rsidR="00665208">
        <w:rPr>
          <w:rFonts w:ascii="Arial" w:hAnsi="Arial" w:cs="Arial"/>
          <w:color w:val="000000"/>
          <w:sz w:val="36"/>
          <w:szCs w:val="36"/>
          <w:lang w:bidi="hi-IN"/>
        </w:rPr>
        <w:t>O</w:t>
      </w:r>
      <w:r>
        <w:rPr>
          <w:rFonts w:ascii="Arial" w:hAnsi="Arial" w:cs="Arial"/>
          <w:color w:val="000000"/>
          <w:sz w:val="36"/>
          <w:szCs w:val="36"/>
          <w:lang w:bidi="hi-IN"/>
        </w:rPr>
        <w:t xml:space="preserve">q namaqH svAhA$ || </w:t>
      </w:r>
    </w:p>
    <w:p w14:paraId="0CFFF41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48.</w:t>
      </w:r>
      <w:r>
        <w:rPr>
          <w:rFonts w:ascii="Arial" w:hAnsi="Arial" w:cs="Arial"/>
          <w:color w:val="000000"/>
          <w:sz w:val="36"/>
          <w:szCs w:val="36"/>
          <w:lang w:bidi="hi-IN"/>
        </w:rPr>
        <w:tab/>
        <w:t>nam</w:t>
      </w:r>
      <w:r w:rsidR="00665208">
        <w:rPr>
          <w:rFonts w:ascii="Arial" w:hAnsi="Arial" w:cs="Arial"/>
          <w:color w:val="000000"/>
          <w:sz w:val="36"/>
          <w:szCs w:val="36"/>
          <w:lang w:bidi="hi-IN"/>
        </w:rPr>
        <w:t>O</w:t>
      </w:r>
      <w:r>
        <w:rPr>
          <w:rFonts w:ascii="Arial" w:hAnsi="Arial" w:cs="Arial"/>
          <w:color w:val="000000"/>
          <w:sz w:val="36"/>
          <w:szCs w:val="36"/>
          <w:lang w:bidi="hi-IN"/>
        </w:rPr>
        <w:t>q vrAt</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 vrAta#patiByaSca v</w:t>
      </w:r>
      <w:r w:rsidR="00665208">
        <w:rPr>
          <w:rFonts w:ascii="Arial" w:hAnsi="Arial" w:cs="Arial"/>
          <w:color w:val="000000"/>
          <w:sz w:val="36"/>
          <w:szCs w:val="36"/>
          <w:lang w:bidi="hi-IN"/>
        </w:rPr>
        <w:t>O</w:t>
      </w:r>
      <w:r>
        <w:rPr>
          <w:rFonts w:ascii="Arial" w:hAnsi="Arial" w:cs="Arial"/>
          <w:color w:val="000000"/>
          <w:sz w:val="36"/>
          <w:szCs w:val="36"/>
          <w:lang w:bidi="hi-IN"/>
        </w:rPr>
        <w:t xml:space="preserve">q namaqH svAhA$ || </w:t>
      </w:r>
    </w:p>
    <w:p w14:paraId="5244B1E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49.</w:t>
      </w:r>
      <w:r>
        <w:rPr>
          <w:rFonts w:ascii="Arial" w:hAnsi="Arial" w:cs="Arial"/>
          <w:color w:val="000000"/>
          <w:sz w:val="36"/>
          <w:szCs w:val="36"/>
          <w:lang w:bidi="hi-IN"/>
        </w:rPr>
        <w:tab/>
        <w:t>nam</w:t>
      </w:r>
      <w:r w:rsidR="00665208">
        <w:rPr>
          <w:rFonts w:ascii="Arial" w:hAnsi="Arial" w:cs="Arial"/>
          <w:color w:val="000000"/>
          <w:sz w:val="36"/>
          <w:szCs w:val="36"/>
          <w:lang w:bidi="hi-IN"/>
        </w:rPr>
        <w:t>O</w:t>
      </w:r>
      <w:r>
        <w:rPr>
          <w:rFonts w:ascii="Arial" w:hAnsi="Arial" w:cs="Arial"/>
          <w:color w:val="000000"/>
          <w:sz w:val="36"/>
          <w:szCs w:val="36"/>
          <w:lang w:bidi="hi-IN"/>
        </w:rPr>
        <w:t># gaqN</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 gaqNapa#tiByaSca v</w:t>
      </w:r>
      <w:r w:rsidR="00665208">
        <w:rPr>
          <w:rFonts w:ascii="Arial" w:hAnsi="Arial" w:cs="Arial"/>
          <w:color w:val="000000"/>
          <w:sz w:val="36"/>
          <w:szCs w:val="36"/>
          <w:lang w:bidi="hi-IN"/>
        </w:rPr>
        <w:t>O</w:t>
      </w:r>
      <w:r>
        <w:rPr>
          <w:rFonts w:ascii="Arial" w:hAnsi="Arial" w:cs="Arial"/>
          <w:color w:val="000000"/>
          <w:sz w:val="36"/>
          <w:szCs w:val="36"/>
          <w:lang w:bidi="hi-IN"/>
        </w:rPr>
        <w:t xml:space="preserve">q namaqH svAhA$ || </w:t>
      </w:r>
    </w:p>
    <w:p w14:paraId="3069118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50.</w:t>
      </w:r>
      <w:r>
        <w:rPr>
          <w:rFonts w:ascii="Arial" w:hAnsi="Arial" w:cs="Arial"/>
          <w:color w:val="000000"/>
          <w:sz w:val="36"/>
          <w:szCs w:val="36"/>
          <w:lang w:bidi="hi-IN"/>
        </w:rPr>
        <w:tab/>
        <w:t>nam</w:t>
      </w:r>
      <w:r w:rsidR="00665208">
        <w:rPr>
          <w:rFonts w:ascii="Arial" w:hAnsi="Arial" w:cs="Arial"/>
          <w:color w:val="000000"/>
          <w:sz w:val="36"/>
          <w:szCs w:val="36"/>
          <w:lang w:bidi="hi-IN"/>
        </w:rPr>
        <w:t>O</w:t>
      </w:r>
      <w:r>
        <w:rPr>
          <w:rFonts w:ascii="Arial" w:hAnsi="Arial" w:cs="Arial"/>
          <w:color w:val="000000"/>
          <w:sz w:val="36"/>
          <w:szCs w:val="36"/>
          <w:lang w:bidi="hi-IN"/>
        </w:rPr>
        <w:t>q virU#p</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 xml:space="preserve"> viqSvarU#p</w:t>
      </w:r>
      <w:r w:rsidR="00665208">
        <w:rPr>
          <w:rFonts w:ascii="Arial" w:hAnsi="Arial" w:cs="Arial"/>
          <w:color w:val="000000"/>
          <w:sz w:val="36"/>
          <w:szCs w:val="36"/>
          <w:lang w:bidi="hi-IN"/>
        </w:rPr>
        <w:t>E</w:t>
      </w:r>
      <w:r>
        <w:rPr>
          <w:rFonts w:ascii="Arial" w:hAnsi="Arial" w:cs="Arial"/>
          <w:color w:val="000000"/>
          <w:sz w:val="36"/>
          <w:szCs w:val="36"/>
          <w:lang w:bidi="hi-IN"/>
        </w:rPr>
        <w:t>ByaSca v</w:t>
      </w:r>
      <w:r w:rsidR="00665208">
        <w:rPr>
          <w:rFonts w:ascii="Arial" w:hAnsi="Arial" w:cs="Arial"/>
          <w:color w:val="000000"/>
          <w:sz w:val="36"/>
          <w:szCs w:val="36"/>
          <w:lang w:bidi="hi-IN"/>
        </w:rPr>
        <w:t>O</w:t>
      </w:r>
      <w:r>
        <w:rPr>
          <w:rFonts w:ascii="Arial" w:hAnsi="Arial" w:cs="Arial"/>
          <w:color w:val="000000"/>
          <w:sz w:val="36"/>
          <w:szCs w:val="36"/>
          <w:lang w:bidi="hi-IN"/>
        </w:rPr>
        <w:t xml:space="preserve">q namaqH svAhA$ || </w:t>
      </w:r>
    </w:p>
    <w:p w14:paraId="49D24D7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51.</w:t>
      </w:r>
      <w:r>
        <w:rPr>
          <w:rFonts w:ascii="Arial" w:hAnsi="Arial" w:cs="Arial"/>
          <w:color w:val="000000"/>
          <w:sz w:val="36"/>
          <w:szCs w:val="36"/>
          <w:lang w:bidi="hi-IN"/>
        </w:rPr>
        <w:tab/>
        <w:t>nam</w:t>
      </w:r>
      <w:r w:rsidR="00665208">
        <w:rPr>
          <w:rFonts w:ascii="Arial" w:hAnsi="Arial" w:cs="Arial"/>
          <w:color w:val="000000"/>
          <w:sz w:val="36"/>
          <w:szCs w:val="36"/>
          <w:lang w:bidi="hi-IN"/>
        </w:rPr>
        <w:t>O</w:t>
      </w:r>
      <w:r>
        <w:rPr>
          <w:rFonts w:ascii="Arial" w:hAnsi="Arial" w:cs="Arial"/>
          <w:color w:val="000000"/>
          <w:sz w:val="36"/>
          <w:szCs w:val="36"/>
          <w:lang w:bidi="hi-IN"/>
        </w:rPr>
        <w:t># maqhadBya#H kShullaqk</w:t>
      </w:r>
      <w:r w:rsidR="00665208">
        <w:rPr>
          <w:rFonts w:ascii="Arial" w:hAnsi="Arial" w:cs="Arial"/>
          <w:color w:val="000000"/>
          <w:sz w:val="36"/>
          <w:szCs w:val="36"/>
          <w:lang w:bidi="hi-IN"/>
        </w:rPr>
        <w:t>E</w:t>
      </w:r>
      <w:r>
        <w:rPr>
          <w:rFonts w:ascii="Arial" w:hAnsi="Arial" w:cs="Arial"/>
          <w:color w:val="000000"/>
          <w:sz w:val="36"/>
          <w:szCs w:val="36"/>
          <w:lang w:bidi="hi-IN"/>
        </w:rPr>
        <w:t>Bya#Sca v</w:t>
      </w:r>
      <w:r w:rsidR="00665208">
        <w:rPr>
          <w:rFonts w:ascii="Arial" w:hAnsi="Arial" w:cs="Arial"/>
          <w:color w:val="000000"/>
          <w:sz w:val="36"/>
          <w:szCs w:val="36"/>
          <w:lang w:bidi="hi-IN"/>
        </w:rPr>
        <w:t>O</w:t>
      </w:r>
      <w:r>
        <w:rPr>
          <w:rFonts w:ascii="Arial" w:hAnsi="Arial" w:cs="Arial"/>
          <w:color w:val="000000"/>
          <w:sz w:val="36"/>
          <w:szCs w:val="36"/>
          <w:lang w:bidi="hi-IN"/>
        </w:rPr>
        <w:t xml:space="preserve">q namaqH svAhA$ || </w:t>
      </w:r>
    </w:p>
    <w:p w14:paraId="23F3D8B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52.</w:t>
      </w:r>
      <w:r>
        <w:rPr>
          <w:rFonts w:ascii="Arial" w:hAnsi="Arial" w:cs="Arial"/>
          <w:color w:val="000000"/>
          <w:sz w:val="36"/>
          <w:szCs w:val="36"/>
          <w:lang w:bidi="hi-IN"/>
        </w:rPr>
        <w:tab/>
        <w:t>nam</w:t>
      </w:r>
      <w:r w:rsidR="00665208">
        <w:rPr>
          <w:rFonts w:ascii="Arial" w:hAnsi="Arial" w:cs="Arial"/>
          <w:color w:val="000000"/>
          <w:sz w:val="36"/>
          <w:szCs w:val="36"/>
          <w:lang w:bidi="hi-IN"/>
        </w:rPr>
        <w:t>O</w:t>
      </w:r>
      <w:r>
        <w:rPr>
          <w:rFonts w:ascii="Arial" w:hAnsi="Arial" w:cs="Arial"/>
          <w:color w:val="000000"/>
          <w:sz w:val="36"/>
          <w:szCs w:val="36"/>
          <w:lang w:bidi="hi-IN"/>
        </w:rPr>
        <w:t># raqthiBy</w:t>
      </w:r>
      <w:r w:rsidR="00665208">
        <w:rPr>
          <w:rFonts w:ascii="Arial" w:hAnsi="Arial" w:cs="Arial"/>
          <w:color w:val="000000"/>
          <w:sz w:val="36"/>
          <w:szCs w:val="36"/>
          <w:lang w:bidi="hi-IN"/>
        </w:rPr>
        <w:t>O</w:t>
      </w:r>
      <w:r>
        <w:rPr>
          <w:rFonts w:ascii="Arial" w:hAnsi="Arial" w:cs="Arial"/>
          <w:color w:val="000000"/>
          <w:sz w:val="36"/>
          <w:szCs w:val="36"/>
          <w:lang w:bidi="hi-IN"/>
        </w:rPr>
        <w:t>#&amp;raqth</w:t>
      </w:r>
      <w:r w:rsidR="00665208">
        <w:rPr>
          <w:rFonts w:ascii="Arial" w:hAnsi="Arial" w:cs="Arial"/>
          <w:color w:val="000000"/>
          <w:sz w:val="36"/>
          <w:szCs w:val="36"/>
          <w:lang w:bidi="hi-IN"/>
        </w:rPr>
        <w:t>E</w:t>
      </w:r>
      <w:r>
        <w:rPr>
          <w:rFonts w:ascii="Arial" w:hAnsi="Arial" w:cs="Arial"/>
          <w:color w:val="000000"/>
          <w:sz w:val="36"/>
          <w:szCs w:val="36"/>
          <w:lang w:bidi="hi-IN"/>
        </w:rPr>
        <w:t>Bya#Sca v</w:t>
      </w:r>
      <w:r w:rsidR="00665208">
        <w:rPr>
          <w:rFonts w:ascii="Arial" w:hAnsi="Arial" w:cs="Arial"/>
          <w:color w:val="000000"/>
          <w:sz w:val="36"/>
          <w:szCs w:val="36"/>
          <w:lang w:bidi="hi-IN"/>
        </w:rPr>
        <w:t>O</w:t>
      </w:r>
      <w:r>
        <w:rPr>
          <w:rFonts w:ascii="Arial" w:hAnsi="Arial" w:cs="Arial"/>
          <w:color w:val="000000"/>
          <w:sz w:val="36"/>
          <w:szCs w:val="36"/>
          <w:lang w:bidi="hi-IN"/>
        </w:rPr>
        <w:t xml:space="preserve">q namaqH svAhA$ || </w:t>
      </w:r>
    </w:p>
    <w:p w14:paraId="5CCE3E5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53.</w:t>
      </w:r>
      <w:r>
        <w:rPr>
          <w:rFonts w:ascii="Arial" w:hAnsi="Arial" w:cs="Arial"/>
          <w:color w:val="000000"/>
          <w:sz w:val="36"/>
          <w:szCs w:val="36"/>
          <w:lang w:bidi="hi-IN"/>
        </w:rPr>
        <w:tab/>
        <w:t>nam</w:t>
      </w:r>
      <w:r w:rsidR="00665208">
        <w:rPr>
          <w:rFonts w:ascii="Arial" w:hAnsi="Arial" w:cs="Arial"/>
          <w:color w:val="000000"/>
          <w:sz w:val="36"/>
          <w:szCs w:val="36"/>
          <w:lang w:bidi="hi-IN"/>
        </w:rPr>
        <w:t>O</w:t>
      </w:r>
      <w:r>
        <w:rPr>
          <w:rFonts w:ascii="Arial" w:hAnsi="Arial" w:cs="Arial"/>
          <w:color w:val="000000"/>
          <w:sz w:val="36"/>
          <w:szCs w:val="36"/>
          <w:lang w:bidi="hi-IN"/>
        </w:rPr>
        <w:t>q rath</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 ratha#patiByaSca v</w:t>
      </w:r>
      <w:r w:rsidR="00665208">
        <w:rPr>
          <w:rFonts w:ascii="Arial" w:hAnsi="Arial" w:cs="Arial"/>
          <w:color w:val="000000"/>
          <w:sz w:val="36"/>
          <w:szCs w:val="36"/>
          <w:lang w:bidi="hi-IN"/>
        </w:rPr>
        <w:t>O</w:t>
      </w:r>
      <w:r>
        <w:rPr>
          <w:rFonts w:ascii="Arial" w:hAnsi="Arial" w:cs="Arial"/>
          <w:color w:val="000000"/>
          <w:sz w:val="36"/>
          <w:szCs w:val="36"/>
          <w:lang w:bidi="hi-IN"/>
        </w:rPr>
        <w:t xml:space="preserve">q namaqH svAhA$ || </w:t>
      </w:r>
    </w:p>
    <w:p w14:paraId="6F3BA47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54.</w:t>
      </w:r>
      <w:r>
        <w:rPr>
          <w:rFonts w:ascii="Arial" w:hAnsi="Arial" w:cs="Arial"/>
          <w:color w:val="000000"/>
          <w:sz w:val="36"/>
          <w:szCs w:val="36"/>
          <w:lang w:bidi="hi-IN"/>
        </w:rPr>
        <w:tab/>
        <w:t>namaqss</w:t>
      </w:r>
      <w:r w:rsidR="00665208">
        <w:rPr>
          <w:rFonts w:ascii="Arial" w:hAnsi="Arial" w:cs="Arial"/>
          <w:color w:val="000000"/>
          <w:sz w:val="36"/>
          <w:szCs w:val="36"/>
          <w:lang w:bidi="hi-IN"/>
        </w:rPr>
        <w:t>E</w:t>
      </w:r>
      <w:r>
        <w:rPr>
          <w:rFonts w:ascii="Arial" w:hAnsi="Arial" w:cs="Arial"/>
          <w:color w:val="000000"/>
          <w:sz w:val="36"/>
          <w:szCs w:val="36"/>
          <w:lang w:bidi="hi-IN"/>
        </w:rPr>
        <w:t>nA$Bya ss</w:t>
      </w:r>
      <w:r w:rsidR="00665208">
        <w:rPr>
          <w:rFonts w:ascii="Arial" w:hAnsi="Arial" w:cs="Arial"/>
          <w:color w:val="000000"/>
          <w:sz w:val="36"/>
          <w:szCs w:val="36"/>
          <w:lang w:bidi="hi-IN"/>
        </w:rPr>
        <w:t>E</w:t>
      </w:r>
      <w:r>
        <w:rPr>
          <w:rFonts w:ascii="Arial" w:hAnsi="Arial" w:cs="Arial"/>
          <w:color w:val="000000"/>
          <w:sz w:val="36"/>
          <w:szCs w:val="36"/>
          <w:lang w:bidi="hi-IN"/>
        </w:rPr>
        <w:t>nAqniBya#Sca v</w:t>
      </w:r>
      <w:r w:rsidR="00665208">
        <w:rPr>
          <w:rFonts w:ascii="Arial" w:hAnsi="Arial" w:cs="Arial"/>
          <w:color w:val="000000"/>
          <w:sz w:val="36"/>
          <w:szCs w:val="36"/>
          <w:lang w:bidi="hi-IN"/>
        </w:rPr>
        <w:t>O</w:t>
      </w:r>
      <w:r>
        <w:rPr>
          <w:rFonts w:ascii="Arial" w:hAnsi="Arial" w:cs="Arial"/>
          <w:color w:val="000000"/>
          <w:sz w:val="36"/>
          <w:szCs w:val="36"/>
          <w:lang w:bidi="hi-IN"/>
        </w:rPr>
        <w:t xml:space="preserve">q namaqH svAhA$ || </w:t>
      </w:r>
    </w:p>
    <w:p w14:paraId="5E206C6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55.</w:t>
      </w:r>
      <w:r>
        <w:rPr>
          <w:rFonts w:ascii="Arial" w:hAnsi="Arial" w:cs="Arial"/>
          <w:color w:val="000000"/>
          <w:sz w:val="36"/>
          <w:szCs w:val="36"/>
          <w:lang w:bidi="hi-IN"/>
        </w:rPr>
        <w:tab/>
        <w:t>nama#H kShaqttRuBya# ssa~ggrahIqtRuBya#Sca v</w:t>
      </w:r>
      <w:r w:rsidR="00665208">
        <w:rPr>
          <w:rFonts w:ascii="Arial" w:hAnsi="Arial" w:cs="Arial"/>
          <w:color w:val="000000"/>
          <w:sz w:val="36"/>
          <w:szCs w:val="36"/>
          <w:lang w:bidi="hi-IN"/>
        </w:rPr>
        <w:t>O</w:t>
      </w:r>
      <w:r>
        <w:rPr>
          <w:rFonts w:ascii="Arial" w:hAnsi="Arial" w:cs="Arial"/>
          <w:color w:val="000000"/>
          <w:sz w:val="36"/>
          <w:szCs w:val="36"/>
          <w:lang w:bidi="hi-IN"/>
        </w:rPr>
        <w:t xml:space="preserve">q namaqH svAhA$ || </w:t>
      </w:r>
    </w:p>
    <w:p w14:paraId="1CEB6DE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56.</w:t>
      </w:r>
      <w:r>
        <w:rPr>
          <w:rFonts w:ascii="Arial" w:hAnsi="Arial" w:cs="Arial"/>
          <w:color w:val="000000"/>
          <w:sz w:val="36"/>
          <w:szCs w:val="36"/>
          <w:lang w:bidi="hi-IN"/>
        </w:rPr>
        <w:tab/>
        <w:t>namaqstakShaBy</w:t>
      </w:r>
      <w:r w:rsidR="00665208">
        <w:rPr>
          <w:rFonts w:ascii="Arial" w:hAnsi="Arial" w:cs="Arial"/>
          <w:color w:val="000000"/>
          <w:sz w:val="36"/>
          <w:szCs w:val="36"/>
          <w:lang w:bidi="hi-IN"/>
        </w:rPr>
        <w:t>O</w:t>
      </w:r>
      <w:r>
        <w:rPr>
          <w:rFonts w:ascii="Arial" w:hAnsi="Arial" w:cs="Arial"/>
          <w:color w:val="000000"/>
          <w:sz w:val="36"/>
          <w:szCs w:val="36"/>
          <w:lang w:bidi="hi-IN"/>
        </w:rPr>
        <w:t># rathakAqr</w:t>
      </w:r>
      <w:r w:rsidR="00665208">
        <w:rPr>
          <w:rFonts w:ascii="Arial" w:hAnsi="Arial" w:cs="Arial"/>
          <w:color w:val="000000"/>
          <w:sz w:val="36"/>
          <w:szCs w:val="36"/>
          <w:lang w:bidi="hi-IN"/>
        </w:rPr>
        <w:t>E</w:t>
      </w:r>
      <w:r>
        <w:rPr>
          <w:rFonts w:ascii="Arial" w:hAnsi="Arial" w:cs="Arial"/>
          <w:color w:val="000000"/>
          <w:sz w:val="36"/>
          <w:szCs w:val="36"/>
          <w:lang w:bidi="hi-IN"/>
        </w:rPr>
        <w:t>Bya#Sca v</w:t>
      </w:r>
      <w:r w:rsidR="00665208">
        <w:rPr>
          <w:rFonts w:ascii="Arial" w:hAnsi="Arial" w:cs="Arial"/>
          <w:color w:val="000000"/>
          <w:sz w:val="36"/>
          <w:szCs w:val="36"/>
          <w:lang w:bidi="hi-IN"/>
        </w:rPr>
        <w:t>O</w:t>
      </w:r>
      <w:r>
        <w:rPr>
          <w:rFonts w:ascii="Arial" w:hAnsi="Arial" w:cs="Arial"/>
          <w:color w:val="000000"/>
          <w:sz w:val="36"/>
          <w:szCs w:val="36"/>
          <w:lang w:bidi="hi-IN"/>
        </w:rPr>
        <w:t xml:space="preserve">q namaqH svAhA$ || </w:t>
      </w:r>
    </w:p>
    <w:p w14:paraId="0EE32F0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57.</w:t>
      </w:r>
      <w:r>
        <w:rPr>
          <w:rFonts w:ascii="Arial" w:hAnsi="Arial" w:cs="Arial"/>
          <w:color w:val="000000"/>
          <w:sz w:val="36"/>
          <w:szCs w:val="36"/>
          <w:lang w:bidi="hi-IN"/>
        </w:rPr>
        <w:tab/>
        <w:t>namaqH kulA#l</w:t>
      </w:r>
      <w:r w:rsidR="00665208">
        <w:rPr>
          <w:rFonts w:ascii="Arial" w:hAnsi="Arial" w:cs="Arial"/>
          <w:color w:val="000000"/>
          <w:sz w:val="36"/>
          <w:szCs w:val="36"/>
          <w:lang w:bidi="hi-IN"/>
        </w:rPr>
        <w:t>E</w:t>
      </w:r>
      <w:r>
        <w:rPr>
          <w:rFonts w:ascii="Arial" w:hAnsi="Arial" w:cs="Arial"/>
          <w:color w:val="000000"/>
          <w:sz w:val="36"/>
          <w:szCs w:val="36"/>
          <w:lang w:bidi="hi-IN"/>
        </w:rPr>
        <w:t>ByaH kaqrmAr</w:t>
      </w:r>
      <w:r w:rsidR="00665208">
        <w:rPr>
          <w:rFonts w:ascii="Arial" w:hAnsi="Arial" w:cs="Arial"/>
          <w:color w:val="000000"/>
          <w:sz w:val="36"/>
          <w:szCs w:val="36"/>
          <w:lang w:bidi="hi-IN"/>
        </w:rPr>
        <w:t>E</w:t>
      </w:r>
      <w:r>
        <w:rPr>
          <w:rFonts w:ascii="Arial" w:hAnsi="Arial" w:cs="Arial"/>
          <w:color w:val="000000"/>
          <w:sz w:val="36"/>
          <w:szCs w:val="36"/>
          <w:lang w:bidi="hi-IN"/>
        </w:rPr>
        <w:t>$ByaSca v</w:t>
      </w:r>
      <w:r w:rsidR="00665208">
        <w:rPr>
          <w:rFonts w:ascii="Arial" w:hAnsi="Arial" w:cs="Arial"/>
          <w:color w:val="000000"/>
          <w:sz w:val="36"/>
          <w:szCs w:val="36"/>
          <w:lang w:bidi="hi-IN"/>
        </w:rPr>
        <w:t>O</w:t>
      </w:r>
      <w:r>
        <w:rPr>
          <w:rFonts w:ascii="Arial" w:hAnsi="Arial" w:cs="Arial"/>
          <w:color w:val="000000"/>
          <w:sz w:val="36"/>
          <w:szCs w:val="36"/>
          <w:lang w:bidi="hi-IN"/>
        </w:rPr>
        <w:t xml:space="preserve">q namaqH svAhA$ || </w:t>
      </w:r>
    </w:p>
    <w:p w14:paraId="3C8ED9C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58.</w:t>
      </w:r>
      <w:r>
        <w:rPr>
          <w:rFonts w:ascii="Arial" w:hAnsi="Arial" w:cs="Arial"/>
          <w:color w:val="000000"/>
          <w:sz w:val="36"/>
          <w:szCs w:val="36"/>
          <w:lang w:bidi="hi-IN"/>
        </w:rPr>
        <w:tab/>
        <w:t>nama#H puq~jjiShT</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 xml:space="preserve"> niShAqd</w:t>
      </w:r>
      <w:r w:rsidR="00665208">
        <w:rPr>
          <w:rFonts w:ascii="Arial" w:hAnsi="Arial" w:cs="Arial"/>
          <w:color w:val="000000"/>
          <w:sz w:val="36"/>
          <w:szCs w:val="36"/>
          <w:lang w:bidi="hi-IN"/>
        </w:rPr>
        <w:t>E</w:t>
      </w:r>
      <w:r>
        <w:rPr>
          <w:rFonts w:ascii="Arial" w:hAnsi="Arial" w:cs="Arial"/>
          <w:color w:val="000000"/>
          <w:sz w:val="36"/>
          <w:szCs w:val="36"/>
          <w:lang w:bidi="hi-IN"/>
        </w:rPr>
        <w:t>Bya#Sca v</w:t>
      </w:r>
      <w:r w:rsidR="00665208">
        <w:rPr>
          <w:rFonts w:ascii="Arial" w:hAnsi="Arial" w:cs="Arial"/>
          <w:color w:val="000000"/>
          <w:sz w:val="36"/>
          <w:szCs w:val="36"/>
          <w:lang w:bidi="hi-IN"/>
        </w:rPr>
        <w:t>O</w:t>
      </w:r>
      <w:r>
        <w:rPr>
          <w:rFonts w:ascii="Arial" w:hAnsi="Arial" w:cs="Arial"/>
          <w:color w:val="000000"/>
          <w:sz w:val="36"/>
          <w:szCs w:val="36"/>
          <w:lang w:bidi="hi-IN"/>
        </w:rPr>
        <w:t xml:space="preserve">q namaqH svAhA$ || </w:t>
      </w:r>
    </w:p>
    <w:p w14:paraId="4F46A6A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59.</w:t>
      </w:r>
      <w:r>
        <w:rPr>
          <w:rFonts w:ascii="Arial" w:hAnsi="Arial" w:cs="Arial"/>
          <w:color w:val="000000"/>
          <w:sz w:val="36"/>
          <w:szCs w:val="36"/>
          <w:lang w:bidi="hi-IN"/>
        </w:rPr>
        <w:tab/>
        <w:t>nama# iShuqkRudBy</w:t>
      </w:r>
      <w:r w:rsidR="00665208">
        <w:rPr>
          <w:rFonts w:ascii="Arial" w:hAnsi="Arial" w:cs="Arial"/>
          <w:color w:val="000000"/>
          <w:sz w:val="36"/>
          <w:szCs w:val="36"/>
          <w:lang w:bidi="hi-IN"/>
        </w:rPr>
        <w:t>O</w:t>
      </w:r>
      <w:r>
        <w:rPr>
          <w:rFonts w:ascii="Arial" w:hAnsi="Arial" w:cs="Arial"/>
          <w:color w:val="000000"/>
          <w:sz w:val="36"/>
          <w:szCs w:val="36"/>
          <w:lang w:bidi="hi-IN"/>
        </w:rPr>
        <w:t># dhanvaqkRudBya#Sca v</w:t>
      </w:r>
      <w:r w:rsidR="00665208">
        <w:rPr>
          <w:rFonts w:ascii="Arial" w:hAnsi="Arial" w:cs="Arial"/>
          <w:color w:val="000000"/>
          <w:sz w:val="36"/>
          <w:szCs w:val="36"/>
          <w:lang w:bidi="hi-IN"/>
        </w:rPr>
        <w:t>O</w:t>
      </w:r>
      <w:r>
        <w:rPr>
          <w:rFonts w:ascii="Arial" w:hAnsi="Arial" w:cs="Arial"/>
          <w:color w:val="000000"/>
          <w:sz w:val="36"/>
          <w:szCs w:val="36"/>
          <w:lang w:bidi="hi-IN"/>
        </w:rPr>
        <w:t xml:space="preserve">q namaqH svAhA$ || </w:t>
      </w:r>
    </w:p>
    <w:p w14:paraId="64732C7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60.</w:t>
      </w:r>
      <w:r>
        <w:rPr>
          <w:rFonts w:ascii="Arial" w:hAnsi="Arial" w:cs="Arial"/>
          <w:color w:val="000000"/>
          <w:sz w:val="36"/>
          <w:szCs w:val="36"/>
          <w:lang w:bidi="hi-IN"/>
        </w:rPr>
        <w:tab/>
        <w:t>nam</w:t>
      </w:r>
      <w:r w:rsidR="00665208">
        <w:rPr>
          <w:rFonts w:ascii="Arial" w:hAnsi="Arial" w:cs="Arial"/>
          <w:color w:val="000000"/>
          <w:sz w:val="36"/>
          <w:szCs w:val="36"/>
          <w:lang w:bidi="hi-IN"/>
        </w:rPr>
        <w:t>O</w:t>
      </w:r>
      <w:r>
        <w:rPr>
          <w:rFonts w:ascii="Arial" w:hAnsi="Arial" w:cs="Arial"/>
          <w:color w:val="000000"/>
          <w:sz w:val="36"/>
          <w:szCs w:val="36"/>
          <w:lang w:bidi="hi-IN"/>
        </w:rPr>
        <w:t># mRugaqyuBya#H SvaqniBya#Sca v</w:t>
      </w:r>
      <w:r w:rsidR="00665208">
        <w:rPr>
          <w:rFonts w:ascii="Arial" w:hAnsi="Arial" w:cs="Arial"/>
          <w:color w:val="000000"/>
          <w:sz w:val="36"/>
          <w:szCs w:val="36"/>
          <w:lang w:bidi="hi-IN"/>
        </w:rPr>
        <w:t>O</w:t>
      </w:r>
      <w:r>
        <w:rPr>
          <w:rFonts w:ascii="Arial" w:hAnsi="Arial" w:cs="Arial"/>
          <w:color w:val="000000"/>
          <w:sz w:val="36"/>
          <w:szCs w:val="36"/>
          <w:lang w:bidi="hi-IN"/>
        </w:rPr>
        <w:t xml:space="preserve">q namaqH svAhA$ || </w:t>
      </w:r>
    </w:p>
    <w:p w14:paraId="317D404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61.</w:t>
      </w:r>
      <w:r>
        <w:rPr>
          <w:rFonts w:ascii="Arial" w:hAnsi="Arial" w:cs="Arial"/>
          <w:color w:val="000000"/>
          <w:sz w:val="36"/>
          <w:szCs w:val="36"/>
          <w:lang w:bidi="hi-IN"/>
        </w:rPr>
        <w:tab/>
        <w:t>namaqH SvaByaqH Svapa#tiByaSca v</w:t>
      </w:r>
      <w:r w:rsidR="00665208">
        <w:rPr>
          <w:rFonts w:ascii="Arial" w:hAnsi="Arial" w:cs="Arial"/>
          <w:color w:val="000000"/>
          <w:sz w:val="36"/>
          <w:szCs w:val="36"/>
          <w:lang w:bidi="hi-IN"/>
        </w:rPr>
        <w:t>O</w:t>
      </w:r>
      <w:r>
        <w:rPr>
          <w:rFonts w:ascii="Arial" w:hAnsi="Arial" w:cs="Arial"/>
          <w:color w:val="000000"/>
          <w:sz w:val="36"/>
          <w:szCs w:val="36"/>
          <w:lang w:bidi="hi-IN"/>
        </w:rPr>
        <w:t xml:space="preserve">q namaqH svAhA$ || </w:t>
      </w:r>
    </w:p>
    <w:p w14:paraId="6129695F" w14:textId="2DBEEC0A" w:rsidR="00910BF1" w:rsidRDefault="00910BF1" w:rsidP="00910BF1">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&lt;lang=eng&gt;</w:t>
      </w:r>
    </w:p>
    <w:p w14:paraId="1F46B9D0" w14:textId="544A351F"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5</w:t>
      </w:r>
      <w:r w:rsidRPr="006943B6">
        <w:rPr>
          <w:rFonts w:ascii="Arial" w:hAnsi="Arial" w:cs="Arial"/>
          <w:color w:val="000000"/>
          <w:sz w:val="36"/>
          <w:szCs w:val="36"/>
          <w:vertAlign w:val="superscript"/>
          <w:lang w:bidi="hi-IN"/>
        </w:rPr>
        <w:t>th</w:t>
      </w:r>
      <w:r w:rsidR="006943B6">
        <w:rPr>
          <w:rFonts w:ascii="Arial" w:hAnsi="Arial" w:cs="Arial"/>
          <w:color w:val="000000"/>
          <w:sz w:val="36"/>
          <w:szCs w:val="36"/>
          <w:lang w:bidi="hi-IN"/>
        </w:rPr>
        <w:t xml:space="preserve"> &lt;lang=def&gt;</w:t>
      </w:r>
      <w:r w:rsidR="006857C4">
        <w:rPr>
          <w:rFonts w:ascii="Arial" w:hAnsi="Arial" w:cs="Arial"/>
          <w:color w:val="000000"/>
          <w:sz w:val="36"/>
          <w:szCs w:val="36"/>
          <w:lang w:bidi="hi-IN"/>
        </w:rPr>
        <w:t>anuvAkaH</w:t>
      </w:r>
      <w:r>
        <w:rPr>
          <w:rFonts w:ascii="Arial" w:hAnsi="Arial" w:cs="Arial"/>
          <w:color w:val="000000"/>
          <w:sz w:val="36"/>
          <w:szCs w:val="36"/>
          <w:lang w:bidi="hi-IN"/>
        </w:rPr>
        <w:t xml:space="preserve"> </w:t>
      </w:r>
      <w:r w:rsidR="00910BF1">
        <w:rPr>
          <w:rFonts w:ascii="Arial" w:hAnsi="Arial" w:cs="Arial"/>
          <w:color w:val="000000"/>
          <w:sz w:val="36"/>
          <w:szCs w:val="36"/>
          <w:lang w:bidi="hi-IN"/>
        </w:rPr>
        <w:t xml:space="preserve"> </w:t>
      </w:r>
    </w:p>
    <w:p w14:paraId="7753320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62.</w:t>
      </w:r>
      <w:r>
        <w:rPr>
          <w:rFonts w:ascii="Arial" w:hAnsi="Arial" w:cs="Arial"/>
          <w:color w:val="000000"/>
          <w:sz w:val="36"/>
          <w:szCs w:val="36"/>
          <w:lang w:bidi="hi-IN"/>
        </w:rPr>
        <w:tab/>
        <w:t>nam</w:t>
      </w:r>
      <w:r w:rsidR="00665208">
        <w:rPr>
          <w:rFonts w:ascii="Arial" w:hAnsi="Arial" w:cs="Arial"/>
          <w:color w:val="000000"/>
          <w:sz w:val="36"/>
          <w:szCs w:val="36"/>
          <w:lang w:bidi="hi-IN"/>
        </w:rPr>
        <w:t>O</w:t>
      </w:r>
      <w:r>
        <w:rPr>
          <w:rFonts w:ascii="Arial" w:hAnsi="Arial" w:cs="Arial"/>
          <w:color w:val="000000"/>
          <w:sz w:val="36"/>
          <w:szCs w:val="36"/>
          <w:lang w:bidi="hi-IN"/>
        </w:rPr>
        <w:t xml:space="preserve"># BaqvAya# ca ruqdrAya# caq svAhA$ || </w:t>
      </w:r>
    </w:p>
    <w:p w14:paraId="4DB2619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63.</w:t>
      </w:r>
      <w:r>
        <w:rPr>
          <w:rFonts w:ascii="Arial" w:hAnsi="Arial" w:cs="Arial"/>
          <w:color w:val="000000"/>
          <w:sz w:val="36"/>
          <w:szCs w:val="36"/>
          <w:lang w:bidi="hi-IN"/>
        </w:rPr>
        <w:tab/>
        <w:t>nama#SSaqrvAya# ca paSuqpatay</w:t>
      </w:r>
      <w:r w:rsidR="00665208">
        <w:rPr>
          <w:rFonts w:ascii="Arial" w:hAnsi="Arial" w:cs="Arial"/>
          <w:color w:val="000000"/>
          <w:sz w:val="36"/>
          <w:szCs w:val="36"/>
          <w:lang w:bidi="hi-IN"/>
        </w:rPr>
        <w:t>E</w:t>
      </w:r>
      <w:r>
        <w:rPr>
          <w:rFonts w:ascii="Arial" w:hAnsi="Arial" w:cs="Arial"/>
          <w:color w:val="000000"/>
          <w:sz w:val="36"/>
          <w:szCs w:val="36"/>
          <w:lang w:bidi="hi-IN"/>
        </w:rPr>
        <w:t xml:space="preserve"># caq svAhA$ || </w:t>
      </w:r>
    </w:p>
    <w:p w14:paraId="4F561F2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64.</w:t>
      </w:r>
      <w:r>
        <w:rPr>
          <w:rFonts w:ascii="Arial" w:hAnsi="Arial" w:cs="Arial"/>
          <w:color w:val="000000"/>
          <w:sz w:val="36"/>
          <w:szCs w:val="36"/>
          <w:lang w:bidi="hi-IN"/>
        </w:rPr>
        <w:tab/>
        <w:t>nam</w:t>
      </w:r>
      <w:r w:rsidR="00665208">
        <w:rPr>
          <w:rFonts w:ascii="Arial" w:hAnsi="Arial" w:cs="Arial"/>
          <w:color w:val="000000"/>
          <w:sz w:val="36"/>
          <w:szCs w:val="36"/>
          <w:lang w:bidi="hi-IN"/>
        </w:rPr>
        <w:t>O</w:t>
      </w:r>
      <w:r>
        <w:rPr>
          <w:rFonts w:ascii="Arial" w:hAnsi="Arial" w:cs="Arial"/>
          <w:color w:val="000000"/>
          <w:sz w:val="36"/>
          <w:szCs w:val="36"/>
          <w:lang w:bidi="hi-IN"/>
        </w:rPr>
        <w:t xml:space="preserve">q nIla#grIvAya ca SitiqkaNThA#ya caq svAhA$ || </w:t>
      </w:r>
    </w:p>
    <w:p w14:paraId="35F580A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65.</w:t>
      </w:r>
      <w:r>
        <w:rPr>
          <w:rFonts w:ascii="Arial" w:hAnsi="Arial" w:cs="Arial"/>
          <w:color w:val="000000"/>
          <w:sz w:val="36"/>
          <w:szCs w:val="36"/>
          <w:lang w:bidi="hi-IN"/>
        </w:rPr>
        <w:tab/>
        <w:t>nama#H kapaqrddin</w:t>
      </w:r>
      <w:r w:rsidR="00665208">
        <w:rPr>
          <w:rFonts w:ascii="Arial" w:hAnsi="Arial" w:cs="Arial"/>
          <w:color w:val="000000"/>
          <w:sz w:val="36"/>
          <w:szCs w:val="36"/>
          <w:lang w:bidi="hi-IN"/>
        </w:rPr>
        <w:t>E</w:t>
      </w:r>
      <w:r>
        <w:rPr>
          <w:rFonts w:ascii="Arial" w:hAnsi="Arial" w:cs="Arial"/>
          <w:color w:val="000000"/>
          <w:sz w:val="36"/>
          <w:szCs w:val="36"/>
          <w:lang w:bidi="hi-IN"/>
        </w:rPr>
        <w:t># caq vyu#ptak</w:t>
      </w:r>
      <w:r w:rsidR="00665208">
        <w:rPr>
          <w:rFonts w:ascii="Arial" w:hAnsi="Arial" w:cs="Arial"/>
          <w:color w:val="000000"/>
          <w:sz w:val="36"/>
          <w:szCs w:val="36"/>
          <w:lang w:bidi="hi-IN"/>
        </w:rPr>
        <w:t>E</w:t>
      </w:r>
      <w:r>
        <w:rPr>
          <w:rFonts w:ascii="Arial" w:hAnsi="Arial" w:cs="Arial"/>
          <w:color w:val="000000"/>
          <w:sz w:val="36"/>
          <w:szCs w:val="36"/>
          <w:lang w:bidi="hi-IN"/>
        </w:rPr>
        <w:t xml:space="preserve">SAya caq svAhA$ || </w:t>
      </w:r>
    </w:p>
    <w:p w14:paraId="2655083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66.</w:t>
      </w:r>
      <w:r>
        <w:rPr>
          <w:rFonts w:ascii="Arial" w:hAnsi="Arial" w:cs="Arial"/>
          <w:color w:val="000000"/>
          <w:sz w:val="36"/>
          <w:szCs w:val="36"/>
          <w:lang w:bidi="hi-IN"/>
        </w:rPr>
        <w:tab/>
        <w:t>nama#ssahasrAqkShAya# ca Saqtadha#nvan</w:t>
      </w:r>
      <w:r w:rsidR="00665208">
        <w:rPr>
          <w:rFonts w:ascii="Arial" w:hAnsi="Arial" w:cs="Arial"/>
          <w:color w:val="000000"/>
          <w:sz w:val="36"/>
          <w:szCs w:val="36"/>
          <w:lang w:bidi="hi-IN"/>
        </w:rPr>
        <w:t>E</w:t>
      </w:r>
      <w:r>
        <w:rPr>
          <w:rFonts w:ascii="Arial" w:hAnsi="Arial" w:cs="Arial"/>
          <w:color w:val="000000"/>
          <w:sz w:val="36"/>
          <w:szCs w:val="36"/>
          <w:lang w:bidi="hi-IN"/>
        </w:rPr>
        <w:t xml:space="preserve"> caq svAhA$ || </w:t>
      </w:r>
    </w:p>
    <w:p w14:paraId="272A053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67.</w:t>
      </w:r>
      <w:r>
        <w:rPr>
          <w:rFonts w:ascii="Arial" w:hAnsi="Arial" w:cs="Arial"/>
          <w:color w:val="000000"/>
          <w:sz w:val="36"/>
          <w:szCs w:val="36"/>
          <w:lang w:bidi="hi-IN"/>
        </w:rPr>
        <w:tab/>
        <w:t>nam</w:t>
      </w:r>
      <w:r w:rsidR="00665208">
        <w:rPr>
          <w:rFonts w:ascii="Arial" w:hAnsi="Arial" w:cs="Arial"/>
          <w:color w:val="000000"/>
          <w:sz w:val="36"/>
          <w:szCs w:val="36"/>
          <w:lang w:bidi="hi-IN"/>
        </w:rPr>
        <w:t>O</w:t>
      </w:r>
      <w:r>
        <w:rPr>
          <w:rFonts w:ascii="Arial" w:hAnsi="Arial" w:cs="Arial"/>
          <w:color w:val="000000"/>
          <w:sz w:val="36"/>
          <w:szCs w:val="36"/>
          <w:lang w:bidi="hi-IN"/>
        </w:rPr>
        <w:t xml:space="preserve"># giriqSAya# ca SipiviqShTAya# caq svAhA$ || </w:t>
      </w:r>
    </w:p>
    <w:p w14:paraId="121809B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68.</w:t>
      </w:r>
      <w:r>
        <w:rPr>
          <w:rFonts w:ascii="Arial" w:hAnsi="Arial" w:cs="Arial"/>
          <w:color w:val="000000"/>
          <w:sz w:val="36"/>
          <w:szCs w:val="36"/>
          <w:lang w:bidi="hi-IN"/>
        </w:rPr>
        <w:tab/>
        <w:t>nam</w:t>
      </w:r>
      <w:r w:rsidR="00665208">
        <w:rPr>
          <w:rFonts w:ascii="Arial" w:hAnsi="Arial" w:cs="Arial"/>
          <w:color w:val="000000"/>
          <w:sz w:val="36"/>
          <w:szCs w:val="36"/>
          <w:lang w:bidi="hi-IN"/>
        </w:rPr>
        <w:t>O</w:t>
      </w:r>
      <w:r>
        <w:rPr>
          <w:rFonts w:ascii="Arial" w:hAnsi="Arial" w:cs="Arial"/>
          <w:color w:val="000000"/>
          <w:sz w:val="36"/>
          <w:szCs w:val="36"/>
          <w:lang w:bidi="hi-IN"/>
        </w:rPr>
        <w:t># mIqDhuShTa#mAyaq c</w:t>
      </w:r>
      <w:r w:rsidR="00665208">
        <w:rPr>
          <w:rFonts w:ascii="Arial" w:hAnsi="Arial" w:cs="Arial"/>
          <w:color w:val="000000"/>
          <w:sz w:val="36"/>
          <w:szCs w:val="36"/>
          <w:lang w:bidi="hi-IN"/>
        </w:rPr>
        <w:t>E</w:t>
      </w:r>
      <w:r>
        <w:rPr>
          <w:rFonts w:ascii="Arial" w:hAnsi="Arial" w:cs="Arial"/>
          <w:color w:val="000000"/>
          <w:sz w:val="36"/>
          <w:szCs w:val="36"/>
          <w:lang w:bidi="hi-IN"/>
        </w:rPr>
        <w:t>Shu#mat</w:t>
      </w:r>
      <w:r w:rsidR="00665208">
        <w:rPr>
          <w:rFonts w:ascii="Arial" w:hAnsi="Arial" w:cs="Arial"/>
          <w:color w:val="000000"/>
          <w:sz w:val="36"/>
          <w:szCs w:val="36"/>
          <w:lang w:bidi="hi-IN"/>
        </w:rPr>
        <w:t>E</w:t>
      </w:r>
      <w:r>
        <w:rPr>
          <w:rFonts w:ascii="Arial" w:hAnsi="Arial" w:cs="Arial"/>
          <w:color w:val="000000"/>
          <w:sz w:val="36"/>
          <w:szCs w:val="36"/>
          <w:lang w:bidi="hi-IN"/>
        </w:rPr>
        <w:t xml:space="preserve"> caq svAhA$ || </w:t>
      </w:r>
    </w:p>
    <w:p w14:paraId="3F3A9F4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69.</w:t>
      </w:r>
      <w:r>
        <w:rPr>
          <w:rFonts w:ascii="Arial" w:hAnsi="Arial" w:cs="Arial"/>
          <w:color w:val="000000"/>
          <w:sz w:val="36"/>
          <w:szCs w:val="36"/>
          <w:lang w:bidi="hi-IN"/>
        </w:rPr>
        <w:tab/>
        <w:t>nam</w:t>
      </w:r>
      <w:r w:rsidR="00665208">
        <w:rPr>
          <w:rFonts w:ascii="Arial" w:hAnsi="Arial" w:cs="Arial"/>
          <w:color w:val="000000"/>
          <w:sz w:val="36"/>
          <w:szCs w:val="36"/>
          <w:lang w:bidi="hi-IN"/>
        </w:rPr>
        <w:t>O</w:t>
      </w:r>
      <w:r>
        <w:rPr>
          <w:rFonts w:ascii="Arial" w:hAnsi="Arial" w:cs="Arial"/>
          <w:color w:val="000000"/>
          <w:sz w:val="36"/>
          <w:szCs w:val="36"/>
          <w:lang w:bidi="hi-IN"/>
        </w:rPr>
        <w:t xml:space="preserve">$ hraqsvAya# ca vAmaqnAya# caq svAhA$ || </w:t>
      </w:r>
    </w:p>
    <w:p w14:paraId="46FD5E2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70.</w:t>
      </w:r>
      <w:r>
        <w:rPr>
          <w:rFonts w:ascii="Arial" w:hAnsi="Arial" w:cs="Arial"/>
          <w:color w:val="000000"/>
          <w:sz w:val="36"/>
          <w:szCs w:val="36"/>
          <w:lang w:bidi="hi-IN"/>
        </w:rPr>
        <w:tab/>
        <w:t>nam</w:t>
      </w:r>
      <w:r w:rsidR="00665208">
        <w:rPr>
          <w:rFonts w:ascii="Arial" w:hAnsi="Arial" w:cs="Arial"/>
          <w:color w:val="000000"/>
          <w:sz w:val="36"/>
          <w:szCs w:val="36"/>
          <w:lang w:bidi="hi-IN"/>
        </w:rPr>
        <w:t>O</w:t>
      </w:r>
      <w:r>
        <w:rPr>
          <w:rFonts w:ascii="Arial" w:hAnsi="Arial" w:cs="Arial"/>
          <w:color w:val="000000"/>
          <w:sz w:val="36"/>
          <w:szCs w:val="36"/>
          <w:lang w:bidi="hi-IN"/>
        </w:rPr>
        <w:t># bRuhaqt</w:t>
      </w:r>
      <w:r w:rsidR="00665208">
        <w:rPr>
          <w:rFonts w:ascii="Arial" w:hAnsi="Arial" w:cs="Arial"/>
          <w:color w:val="000000"/>
          <w:sz w:val="36"/>
          <w:szCs w:val="36"/>
          <w:lang w:bidi="hi-IN"/>
        </w:rPr>
        <w:t>E</w:t>
      </w:r>
      <w:r>
        <w:rPr>
          <w:rFonts w:ascii="Arial" w:hAnsi="Arial" w:cs="Arial"/>
          <w:color w:val="000000"/>
          <w:sz w:val="36"/>
          <w:szCs w:val="36"/>
          <w:lang w:bidi="hi-IN"/>
        </w:rPr>
        <w:t xml:space="preserve"> caq varShI#yas</w:t>
      </w:r>
      <w:r w:rsidR="00665208">
        <w:rPr>
          <w:rFonts w:ascii="Arial" w:hAnsi="Arial" w:cs="Arial"/>
          <w:color w:val="000000"/>
          <w:sz w:val="36"/>
          <w:szCs w:val="36"/>
          <w:lang w:bidi="hi-IN"/>
        </w:rPr>
        <w:t>E</w:t>
      </w:r>
      <w:r>
        <w:rPr>
          <w:rFonts w:ascii="Arial" w:hAnsi="Arial" w:cs="Arial"/>
          <w:color w:val="000000"/>
          <w:sz w:val="36"/>
          <w:szCs w:val="36"/>
          <w:lang w:bidi="hi-IN"/>
        </w:rPr>
        <w:t xml:space="preserve"> caq svAhA$ || </w:t>
      </w:r>
    </w:p>
    <w:p w14:paraId="0111E59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71.</w:t>
      </w:r>
      <w:r>
        <w:rPr>
          <w:rFonts w:ascii="Arial" w:hAnsi="Arial" w:cs="Arial"/>
          <w:color w:val="000000"/>
          <w:sz w:val="36"/>
          <w:szCs w:val="36"/>
          <w:lang w:bidi="hi-IN"/>
        </w:rPr>
        <w:tab/>
        <w:t>nam</w:t>
      </w:r>
      <w:r w:rsidR="00665208">
        <w:rPr>
          <w:rFonts w:ascii="Arial" w:hAnsi="Arial" w:cs="Arial"/>
          <w:color w:val="000000"/>
          <w:sz w:val="36"/>
          <w:szCs w:val="36"/>
          <w:lang w:bidi="hi-IN"/>
        </w:rPr>
        <w:t>O</w:t>
      </w:r>
      <w:r>
        <w:rPr>
          <w:rFonts w:ascii="Arial" w:hAnsi="Arial" w:cs="Arial"/>
          <w:color w:val="000000"/>
          <w:sz w:val="36"/>
          <w:szCs w:val="36"/>
          <w:lang w:bidi="hi-IN"/>
        </w:rPr>
        <w:t># vRuqddhAya# ca saqm~MvRudhva#n</w:t>
      </w:r>
      <w:r w:rsidR="00665208">
        <w:rPr>
          <w:rFonts w:ascii="Arial" w:hAnsi="Arial" w:cs="Arial"/>
          <w:color w:val="000000"/>
          <w:sz w:val="36"/>
          <w:szCs w:val="36"/>
          <w:lang w:bidi="hi-IN"/>
        </w:rPr>
        <w:t>E</w:t>
      </w:r>
      <w:r>
        <w:rPr>
          <w:rFonts w:ascii="Arial" w:hAnsi="Arial" w:cs="Arial"/>
          <w:color w:val="000000"/>
          <w:sz w:val="36"/>
          <w:szCs w:val="36"/>
          <w:lang w:bidi="hi-IN"/>
        </w:rPr>
        <w:t xml:space="preserve"> caq svAhA$ || </w:t>
      </w:r>
    </w:p>
    <w:p w14:paraId="26A0DEF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72.</w:t>
      </w:r>
      <w:r>
        <w:rPr>
          <w:rFonts w:ascii="Arial" w:hAnsi="Arial" w:cs="Arial"/>
          <w:color w:val="000000"/>
          <w:sz w:val="36"/>
          <w:szCs w:val="36"/>
          <w:lang w:bidi="hi-IN"/>
        </w:rPr>
        <w:tab/>
        <w:t>nam</w:t>
      </w:r>
      <w:r w:rsidR="00665208">
        <w:rPr>
          <w:rFonts w:ascii="Arial" w:hAnsi="Arial" w:cs="Arial"/>
          <w:color w:val="000000"/>
          <w:sz w:val="36"/>
          <w:szCs w:val="36"/>
          <w:lang w:bidi="hi-IN"/>
        </w:rPr>
        <w:t>O</w:t>
      </w:r>
      <w:r>
        <w:rPr>
          <w:rFonts w:ascii="Arial" w:hAnsi="Arial" w:cs="Arial"/>
          <w:color w:val="000000"/>
          <w:sz w:val="36"/>
          <w:szCs w:val="36"/>
          <w:lang w:bidi="hi-IN"/>
        </w:rPr>
        <w:t xml:space="preserve">q agri#yAya ca prathaqmAya# caq svAhA$ || </w:t>
      </w:r>
    </w:p>
    <w:p w14:paraId="04977EA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73.</w:t>
      </w:r>
      <w:r>
        <w:rPr>
          <w:rFonts w:ascii="Arial" w:hAnsi="Arial" w:cs="Arial"/>
          <w:color w:val="000000"/>
          <w:sz w:val="36"/>
          <w:szCs w:val="36"/>
          <w:lang w:bidi="hi-IN"/>
        </w:rPr>
        <w:tab/>
        <w:t>nama# AqSav</w:t>
      </w:r>
      <w:r w:rsidR="00665208">
        <w:rPr>
          <w:rFonts w:ascii="Arial" w:hAnsi="Arial" w:cs="Arial"/>
          <w:color w:val="000000"/>
          <w:sz w:val="36"/>
          <w:szCs w:val="36"/>
          <w:lang w:bidi="hi-IN"/>
        </w:rPr>
        <w:t>E</w:t>
      </w:r>
      <w:r>
        <w:rPr>
          <w:rFonts w:ascii="Arial" w:hAnsi="Arial" w:cs="Arial"/>
          <w:color w:val="000000"/>
          <w:sz w:val="36"/>
          <w:szCs w:val="36"/>
          <w:lang w:bidi="hi-IN"/>
        </w:rPr>
        <w:t xml:space="preserve"># cAjiqrAya# caq svAhA$ || </w:t>
      </w:r>
    </w:p>
    <w:p w14:paraId="42E2C3D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74.</w:t>
      </w:r>
      <w:r>
        <w:rPr>
          <w:rFonts w:ascii="Arial" w:hAnsi="Arial" w:cs="Arial"/>
          <w:color w:val="000000"/>
          <w:sz w:val="36"/>
          <w:szCs w:val="36"/>
          <w:lang w:bidi="hi-IN"/>
        </w:rPr>
        <w:tab/>
        <w:t xml:space="preserve">namaqSSIGri#yAya caq SIByA#ya caq svAhA$ || </w:t>
      </w:r>
    </w:p>
    <w:p w14:paraId="107FF84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75.</w:t>
      </w:r>
      <w:r>
        <w:rPr>
          <w:rFonts w:ascii="Arial" w:hAnsi="Arial" w:cs="Arial"/>
          <w:color w:val="000000"/>
          <w:sz w:val="36"/>
          <w:szCs w:val="36"/>
          <w:lang w:bidi="hi-IN"/>
        </w:rPr>
        <w:tab/>
        <w:t xml:space="preserve">nama# UqrmyA#ya cAvasvaqnyA#ya caq svAhA$ || </w:t>
      </w:r>
    </w:p>
    <w:p w14:paraId="1864331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76.</w:t>
      </w:r>
      <w:r>
        <w:rPr>
          <w:rFonts w:ascii="Arial" w:hAnsi="Arial" w:cs="Arial"/>
          <w:color w:val="000000"/>
          <w:sz w:val="36"/>
          <w:szCs w:val="36"/>
          <w:lang w:bidi="hi-IN"/>
        </w:rPr>
        <w:tab/>
        <w:t>nama#H sr</w:t>
      </w:r>
      <w:r w:rsidR="00665208">
        <w:rPr>
          <w:rFonts w:ascii="Arial" w:hAnsi="Arial" w:cs="Arial"/>
          <w:color w:val="000000"/>
          <w:sz w:val="36"/>
          <w:szCs w:val="36"/>
          <w:lang w:bidi="hi-IN"/>
        </w:rPr>
        <w:t>O</w:t>
      </w:r>
      <w:r>
        <w:rPr>
          <w:rFonts w:ascii="Arial" w:hAnsi="Arial" w:cs="Arial"/>
          <w:color w:val="000000"/>
          <w:sz w:val="36"/>
          <w:szCs w:val="36"/>
          <w:lang w:bidi="hi-IN"/>
        </w:rPr>
        <w:t xml:space="preserve">taqsyA#ya caq dvIpyA#ya caq svAhA$ || </w:t>
      </w:r>
    </w:p>
    <w:p w14:paraId="5709439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50C9432" w14:textId="0D10626F" w:rsidR="00910BF1" w:rsidRDefault="00910BF1"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&lt;lang=eng&gt;</w:t>
      </w:r>
    </w:p>
    <w:p w14:paraId="1972B4DA" w14:textId="542A16DB"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6</w:t>
      </w:r>
      <w:r w:rsidRPr="006943B6">
        <w:rPr>
          <w:rFonts w:ascii="Arial" w:hAnsi="Arial" w:cs="Arial"/>
          <w:color w:val="000000"/>
          <w:sz w:val="36"/>
          <w:szCs w:val="36"/>
          <w:vertAlign w:val="superscript"/>
          <w:lang w:bidi="hi-IN"/>
        </w:rPr>
        <w:t>th</w:t>
      </w:r>
      <w:r w:rsidR="006943B6">
        <w:rPr>
          <w:rFonts w:ascii="Arial" w:hAnsi="Arial" w:cs="Arial"/>
          <w:color w:val="000000"/>
          <w:sz w:val="36"/>
          <w:szCs w:val="36"/>
          <w:lang w:bidi="hi-IN"/>
        </w:rPr>
        <w:t xml:space="preserve"> &lt;lang=def&gt;</w:t>
      </w:r>
      <w:r>
        <w:rPr>
          <w:rFonts w:ascii="Arial" w:hAnsi="Arial" w:cs="Arial"/>
          <w:color w:val="000000"/>
          <w:sz w:val="36"/>
          <w:szCs w:val="36"/>
          <w:lang w:bidi="hi-IN"/>
        </w:rPr>
        <w:t xml:space="preserve"> </w:t>
      </w:r>
      <w:r w:rsidR="006857C4">
        <w:rPr>
          <w:rFonts w:ascii="Arial" w:hAnsi="Arial" w:cs="Arial"/>
          <w:color w:val="000000"/>
          <w:sz w:val="36"/>
          <w:szCs w:val="36"/>
          <w:lang w:bidi="hi-IN"/>
        </w:rPr>
        <w:t>anuvAkaH</w:t>
      </w:r>
      <w:r>
        <w:rPr>
          <w:rFonts w:ascii="Arial" w:hAnsi="Arial" w:cs="Arial"/>
          <w:color w:val="000000"/>
          <w:sz w:val="36"/>
          <w:szCs w:val="36"/>
          <w:lang w:bidi="hi-IN"/>
        </w:rPr>
        <w:t xml:space="preserve"> </w:t>
      </w:r>
      <w:r w:rsidR="00910BF1">
        <w:rPr>
          <w:rFonts w:ascii="Arial" w:hAnsi="Arial" w:cs="Arial"/>
          <w:color w:val="000000"/>
          <w:sz w:val="36"/>
          <w:szCs w:val="36"/>
          <w:lang w:bidi="hi-IN"/>
        </w:rPr>
        <w:t xml:space="preserve"> </w:t>
      </w:r>
    </w:p>
    <w:p w14:paraId="6090BD2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77.</w:t>
      </w:r>
      <w:r>
        <w:rPr>
          <w:rFonts w:ascii="Arial" w:hAnsi="Arial" w:cs="Arial"/>
          <w:color w:val="000000"/>
          <w:sz w:val="36"/>
          <w:szCs w:val="36"/>
          <w:lang w:bidi="hi-IN"/>
        </w:rPr>
        <w:tab/>
        <w:t>nam</w:t>
      </w:r>
      <w:r w:rsidR="00665208">
        <w:rPr>
          <w:rFonts w:ascii="Arial" w:hAnsi="Arial" w:cs="Arial"/>
          <w:color w:val="000000"/>
          <w:sz w:val="36"/>
          <w:szCs w:val="36"/>
          <w:lang w:bidi="hi-IN"/>
        </w:rPr>
        <w:t>O</w:t>
      </w:r>
      <w:r>
        <w:rPr>
          <w:rFonts w:ascii="Arial" w:hAnsi="Arial" w:cs="Arial"/>
          <w:color w:val="000000"/>
          <w:sz w:val="36"/>
          <w:szCs w:val="36"/>
          <w:lang w:bidi="hi-IN"/>
        </w:rPr>
        <w:t>$ jy</w:t>
      </w:r>
      <w:r w:rsidR="00665208">
        <w:rPr>
          <w:rFonts w:ascii="Arial" w:hAnsi="Arial" w:cs="Arial"/>
          <w:color w:val="000000"/>
          <w:sz w:val="36"/>
          <w:szCs w:val="36"/>
          <w:lang w:bidi="hi-IN"/>
        </w:rPr>
        <w:t>E</w:t>
      </w:r>
      <w:r>
        <w:rPr>
          <w:rFonts w:ascii="Arial" w:hAnsi="Arial" w:cs="Arial"/>
          <w:color w:val="000000"/>
          <w:sz w:val="36"/>
          <w:szCs w:val="36"/>
          <w:lang w:bidi="hi-IN"/>
        </w:rPr>
        <w:t xml:space="preserve">qShThAya# ca kaniqShThAya# caq svAhA$ || </w:t>
      </w:r>
    </w:p>
    <w:p w14:paraId="2BB45BB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78.</w:t>
      </w:r>
      <w:r>
        <w:rPr>
          <w:rFonts w:ascii="Arial" w:hAnsi="Arial" w:cs="Arial"/>
          <w:color w:val="000000"/>
          <w:sz w:val="36"/>
          <w:szCs w:val="36"/>
          <w:lang w:bidi="hi-IN"/>
        </w:rPr>
        <w:tab/>
        <w:t xml:space="preserve">nama#H pUrvaqjAya# cAparaqjAya# caq svAhA$ || </w:t>
      </w:r>
    </w:p>
    <w:p w14:paraId="412FC60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79.</w:t>
      </w:r>
      <w:r>
        <w:rPr>
          <w:rFonts w:ascii="Arial" w:hAnsi="Arial" w:cs="Arial"/>
          <w:color w:val="000000"/>
          <w:sz w:val="36"/>
          <w:szCs w:val="36"/>
          <w:lang w:bidi="hi-IN"/>
        </w:rPr>
        <w:tab/>
        <w:t>nam</w:t>
      </w:r>
      <w:r w:rsidR="00665208">
        <w:rPr>
          <w:rFonts w:ascii="Arial" w:hAnsi="Arial" w:cs="Arial"/>
          <w:color w:val="000000"/>
          <w:sz w:val="36"/>
          <w:szCs w:val="36"/>
          <w:lang w:bidi="hi-IN"/>
        </w:rPr>
        <w:t>O</w:t>
      </w:r>
      <w:r>
        <w:rPr>
          <w:rFonts w:ascii="Arial" w:hAnsi="Arial" w:cs="Arial"/>
          <w:color w:val="000000"/>
          <w:sz w:val="36"/>
          <w:szCs w:val="36"/>
          <w:lang w:bidi="hi-IN"/>
        </w:rPr>
        <w:t xml:space="preserve"># maddhyaqmAya# cApagaqlBAya# caq svAhA$ || </w:t>
      </w:r>
    </w:p>
    <w:p w14:paraId="60CC39F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80.</w:t>
      </w:r>
      <w:r>
        <w:rPr>
          <w:rFonts w:ascii="Arial" w:hAnsi="Arial" w:cs="Arial"/>
          <w:color w:val="000000"/>
          <w:sz w:val="36"/>
          <w:szCs w:val="36"/>
          <w:lang w:bidi="hi-IN"/>
        </w:rPr>
        <w:tab/>
        <w:t>nam</w:t>
      </w:r>
      <w:r w:rsidR="00665208">
        <w:rPr>
          <w:rFonts w:ascii="Arial" w:hAnsi="Arial" w:cs="Arial"/>
          <w:color w:val="000000"/>
          <w:sz w:val="36"/>
          <w:szCs w:val="36"/>
          <w:lang w:bidi="hi-IN"/>
        </w:rPr>
        <w:t>O</w:t>
      </w:r>
      <w:r>
        <w:rPr>
          <w:rFonts w:ascii="Arial" w:hAnsi="Arial" w:cs="Arial"/>
          <w:color w:val="000000"/>
          <w:sz w:val="36"/>
          <w:szCs w:val="36"/>
          <w:lang w:bidi="hi-IN"/>
        </w:rPr>
        <w:t xml:space="preserve"># jaGaqnyA#ya caq budhni#yAya caq svAhA$ || </w:t>
      </w:r>
    </w:p>
    <w:p w14:paraId="15D82FD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81.</w:t>
      </w:r>
      <w:r>
        <w:rPr>
          <w:rFonts w:ascii="Arial" w:hAnsi="Arial" w:cs="Arial"/>
          <w:color w:val="000000"/>
          <w:sz w:val="36"/>
          <w:szCs w:val="36"/>
          <w:lang w:bidi="hi-IN"/>
        </w:rPr>
        <w:tab/>
        <w:t>nama#ss</w:t>
      </w:r>
      <w:r w:rsidR="00665208">
        <w:rPr>
          <w:rFonts w:ascii="Arial" w:hAnsi="Arial" w:cs="Arial"/>
          <w:color w:val="000000"/>
          <w:sz w:val="36"/>
          <w:szCs w:val="36"/>
          <w:lang w:bidi="hi-IN"/>
        </w:rPr>
        <w:t>O</w:t>
      </w:r>
      <w:r>
        <w:rPr>
          <w:rFonts w:ascii="Arial" w:hAnsi="Arial" w:cs="Arial"/>
          <w:color w:val="000000"/>
          <w:sz w:val="36"/>
          <w:szCs w:val="36"/>
          <w:lang w:bidi="hi-IN"/>
        </w:rPr>
        <w:t xml:space="preserve">qByA#ya ca pratisaqryA#ya caq svAhA$ || </w:t>
      </w:r>
    </w:p>
    <w:p w14:paraId="21AF272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82.</w:t>
      </w:r>
      <w:r>
        <w:rPr>
          <w:rFonts w:ascii="Arial" w:hAnsi="Arial" w:cs="Arial"/>
          <w:color w:val="000000"/>
          <w:sz w:val="36"/>
          <w:szCs w:val="36"/>
          <w:lang w:bidi="hi-IN"/>
        </w:rPr>
        <w:tab/>
        <w:t>nam</w:t>
      </w:r>
      <w:r w:rsidR="00665208">
        <w:rPr>
          <w:rFonts w:ascii="Arial" w:hAnsi="Arial" w:cs="Arial"/>
          <w:color w:val="000000"/>
          <w:sz w:val="36"/>
          <w:szCs w:val="36"/>
          <w:lang w:bidi="hi-IN"/>
        </w:rPr>
        <w:t>O</w:t>
      </w:r>
      <w:r>
        <w:rPr>
          <w:rFonts w:ascii="Arial" w:hAnsi="Arial" w:cs="Arial"/>
          <w:color w:val="000000"/>
          <w:sz w:val="36"/>
          <w:szCs w:val="36"/>
          <w:lang w:bidi="hi-IN"/>
        </w:rPr>
        <w:t>q yAmyA#ya caq kSh</w:t>
      </w:r>
      <w:r w:rsidR="00665208">
        <w:rPr>
          <w:rFonts w:ascii="Arial" w:hAnsi="Arial" w:cs="Arial"/>
          <w:color w:val="000000"/>
          <w:sz w:val="36"/>
          <w:szCs w:val="36"/>
          <w:lang w:bidi="hi-IN"/>
        </w:rPr>
        <w:t>E</w:t>
      </w:r>
      <w:r>
        <w:rPr>
          <w:rFonts w:ascii="Arial" w:hAnsi="Arial" w:cs="Arial"/>
          <w:color w:val="000000"/>
          <w:sz w:val="36"/>
          <w:szCs w:val="36"/>
          <w:lang w:bidi="hi-IN"/>
        </w:rPr>
        <w:t xml:space="preserve">myA#ya caq svAhA$ || </w:t>
      </w:r>
    </w:p>
    <w:p w14:paraId="577E3F9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83.</w:t>
      </w:r>
      <w:r>
        <w:rPr>
          <w:rFonts w:ascii="Arial" w:hAnsi="Arial" w:cs="Arial"/>
          <w:color w:val="000000"/>
          <w:sz w:val="36"/>
          <w:szCs w:val="36"/>
          <w:lang w:bidi="hi-IN"/>
        </w:rPr>
        <w:tab/>
        <w:t xml:space="preserve">nama# urvaqryA#ya caq KalyA#ya caq svAhA$ || </w:t>
      </w:r>
    </w:p>
    <w:p w14:paraId="215B3D3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84.</w:t>
      </w:r>
      <w:r>
        <w:rPr>
          <w:rFonts w:ascii="Arial" w:hAnsi="Arial" w:cs="Arial"/>
          <w:color w:val="000000"/>
          <w:sz w:val="36"/>
          <w:szCs w:val="36"/>
          <w:lang w:bidi="hi-IN"/>
        </w:rPr>
        <w:tab/>
        <w:t>namaqSSl</w:t>
      </w:r>
      <w:r w:rsidR="00665208">
        <w:rPr>
          <w:rFonts w:ascii="Arial" w:hAnsi="Arial" w:cs="Arial"/>
          <w:color w:val="000000"/>
          <w:sz w:val="36"/>
          <w:szCs w:val="36"/>
          <w:lang w:bidi="hi-IN"/>
        </w:rPr>
        <w:t>O</w:t>
      </w:r>
      <w:r>
        <w:rPr>
          <w:rFonts w:ascii="Arial" w:hAnsi="Arial" w:cs="Arial"/>
          <w:color w:val="000000"/>
          <w:sz w:val="36"/>
          <w:szCs w:val="36"/>
          <w:lang w:bidi="hi-IN"/>
        </w:rPr>
        <w:t xml:space="preserve">kyA#ya cAvasAqnyA#ya caq svAhA$ || </w:t>
      </w:r>
    </w:p>
    <w:p w14:paraId="4447E58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85.</w:t>
      </w:r>
      <w:r>
        <w:rPr>
          <w:rFonts w:ascii="Arial" w:hAnsi="Arial" w:cs="Arial"/>
          <w:color w:val="000000"/>
          <w:sz w:val="36"/>
          <w:szCs w:val="36"/>
          <w:lang w:bidi="hi-IN"/>
        </w:rPr>
        <w:tab/>
        <w:t>nam</w:t>
      </w:r>
      <w:r w:rsidR="00665208">
        <w:rPr>
          <w:rFonts w:ascii="Arial" w:hAnsi="Arial" w:cs="Arial"/>
          <w:color w:val="000000"/>
          <w:sz w:val="36"/>
          <w:szCs w:val="36"/>
          <w:lang w:bidi="hi-IN"/>
        </w:rPr>
        <w:t>O</w:t>
      </w:r>
      <w:r>
        <w:rPr>
          <w:rFonts w:ascii="Arial" w:hAnsi="Arial" w:cs="Arial"/>
          <w:color w:val="000000"/>
          <w:sz w:val="36"/>
          <w:szCs w:val="36"/>
          <w:lang w:bidi="hi-IN"/>
        </w:rPr>
        <w:t xml:space="preserve">q vanyA#ya caq kakShyA#ya caq svAhA$ || </w:t>
      </w:r>
    </w:p>
    <w:p w14:paraId="153E677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86.</w:t>
      </w:r>
      <w:r>
        <w:rPr>
          <w:rFonts w:ascii="Arial" w:hAnsi="Arial" w:cs="Arial"/>
          <w:color w:val="000000"/>
          <w:sz w:val="36"/>
          <w:szCs w:val="36"/>
          <w:lang w:bidi="hi-IN"/>
        </w:rPr>
        <w:tab/>
        <w:t xml:space="preserve">nama#H SraqvAya# ca pratiSraqvAya# caq svAhA$ || </w:t>
      </w:r>
    </w:p>
    <w:p w14:paraId="1614ACE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87.</w:t>
      </w:r>
      <w:r>
        <w:rPr>
          <w:rFonts w:ascii="Arial" w:hAnsi="Arial" w:cs="Arial"/>
          <w:color w:val="000000"/>
          <w:sz w:val="36"/>
          <w:szCs w:val="36"/>
          <w:lang w:bidi="hi-IN"/>
        </w:rPr>
        <w:tab/>
        <w:t>nama# AqSuSh</w:t>
      </w:r>
      <w:r w:rsidR="00665208">
        <w:rPr>
          <w:rFonts w:ascii="Arial" w:hAnsi="Arial" w:cs="Arial"/>
          <w:color w:val="000000"/>
          <w:sz w:val="36"/>
          <w:szCs w:val="36"/>
          <w:lang w:bidi="hi-IN"/>
        </w:rPr>
        <w:t>E</w:t>
      </w:r>
      <w:r>
        <w:rPr>
          <w:rFonts w:ascii="Arial" w:hAnsi="Arial" w:cs="Arial"/>
          <w:color w:val="000000"/>
          <w:sz w:val="36"/>
          <w:szCs w:val="36"/>
          <w:lang w:bidi="hi-IN"/>
        </w:rPr>
        <w:t xml:space="preserve">#NAya cAqSurathA#ya caq svAhA$ || </w:t>
      </w:r>
    </w:p>
    <w:p w14:paraId="323AF8B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88.</w:t>
      </w:r>
      <w:r>
        <w:rPr>
          <w:rFonts w:ascii="Arial" w:hAnsi="Arial" w:cs="Arial"/>
          <w:color w:val="000000"/>
          <w:sz w:val="36"/>
          <w:szCs w:val="36"/>
          <w:lang w:bidi="hi-IN"/>
        </w:rPr>
        <w:tab/>
        <w:t>namaqSSUrA#ya cAvaBindaqt</w:t>
      </w:r>
      <w:r w:rsidR="00665208">
        <w:rPr>
          <w:rFonts w:ascii="Arial" w:hAnsi="Arial" w:cs="Arial"/>
          <w:color w:val="000000"/>
          <w:sz w:val="36"/>
          <w:szCs w:val="36"/>
          <w:lang w:bidi="hi-IN"/>
        </w:rPr>
        <w:t>E</w:t>
      </w:r>
      <w:r>
        <w:rPr>
          <w:rFonts w:ascii="Arial" w:hAnsi="Arial" w:cs="Arial"/>
          <w:color w:val="000000"/>
          <w:sz w:val="36"/>
          <w:szCs w:val="36"/>
          <w:lang w:bidi="hi-IN"/>
        </w:rPr>
        <w:t xml:space="preserve"> caq svAhA$ || </w:t>
      </w:r>
    </w:p>
    <w:p w14:paraId="1B6508B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89.</w:t>
      </w:r>
      <w:r>
        <w:rPr>
          <w:rFonts w:ascii="Arial" w:hAnsi="Arial" w:cs="Arial"/>
          <w:color w:val="000000"/>
          <w:sz w:val="36"/>
          <w:szCs w:val="36"/>
          <w:lang w:bidi="hi-IN"/>
        </w:rPr>
        <w:tab/>
        <w:t>nam</w:t>
      </w:r>
      <w:r w:rsidR="00665208">
        <w:rPr>
          <w:rFonts w:ascii="Arial" w:hAnsi="Arial" w:cs="Arial"/>
          <w:color w:val="000000"/>
          <w:sz w:val="36"/>
          <w:szCs w:val="36"/>
          <w:lang w:bidi="hi-IN"/>
        </w:rPr>
        <w:t>O</w:t>
      </w:r>
      <w:r>
        <w:rPr>
          <w:rFonts w:ascii="Arial" w:hAnsi="Arial" w:cs="Arial"/>
          <w:color w:val="000000"/>
          <w:sz w:val="36"/>
          <w:szCs w:val="36"/>
          <w:lang w:bidi="hi-IN"/>
        </w:rPr>
        <w:t># vaqrmiN</w:t>
      </w:r>
      <w:r w:rsidR="00665208">
        <w:rPr>
          <w:rFonts w:ascii="Arial" w:hAnsi="Arial" w:cs="Arial"/>
          <w:color w:val="000000"/>
          <w:sz w:val="36"/>
          <w:szCs w:val="36"/>
          <w:lang w:bidi="hi-IN"/>
        </w:rPr>
        <w:t>E</w:t>
      </w:r>
      <w:r>
        <w:rPr>
          <w:rFonts w:ascii="Arial" w:hAnsi="Arial" w:cs="Arial"/>
          <w:color w:val="000000"/>
          <w:sz w:val="36"/>
          <w:szCs w:val="36"/>
          <w:lang w:bidi="hi-IN"/>
        </w:rPr>
        <w:t># ca varUqthin</w:t>
      </w:r>
      <w:r w:rsidR="00665208">
        <w:rPr>
          <w:rFonts w:ascii="Arial" w:hAnsi="Arial" w:cs="Arial"/>
          <w:color w:val="000000"/>
          <w:sz w:val="36"/>
          <w:szCs w:val="36"/>
          <w:lang w:bidi="hi-IN"/>
        </w:rPr>
        <w:t>E</w:t>
      </w:r>
      <w:r>
        <w:rPr>
          <w:rFonts w:ascii="Arial" w:hAnsi="Arial" w:cs="Arial"/>
          <w:color w:val="000000"/>
          <w:sz w:val="36"/>
          <w:szCs w:val="36"/>
          <w:lang w:bidi="hi-IN"/>
        </w:rPr>
        <w:t xml:space="preserve"># caq svAhA$ || </w:t>
      </w:r>
    </w:p>
    <w:p w14:paraId="0E0BDB6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90.</w:t>
      </w:r>
      <w:r>
        <w:rPr>
          <w:rFonts w:ascii="Arial" w:hAnsi="Arial" w:cs="Arial"/>
          <w:color w:val="000000"/>
          <w:sz w:val="36"/>
          <w:szCs w:val="36"/>
          <w:lang w:bidi="hi-IN"/>
        </w:rPr>
        <w:tab/>
        <w:t>nam</w:t>
      </w:r>
      <w:r w:rsidR="00665208">
        <w:rPr>
          <w:rFonts w:ascii="Arial" w:hAnsi="Arial" w:cs="Arial"/>
          <w:color w:val="000000"/>
          <w:sz w:val="36"/>
          <w:szCs w:val="36"/>
          <w:lang w:bidi="hi-IN"/>
        </w:rPr>
        <w:t>O</w:t>
      </w:r>
      <w:r>
        <w:rPr>
          <w:rFonts w:ascii="Arial" w:hAnsi="Arial" w:cs="Arial"/>
          <w:color w:val="000000"/>
          <w:sz w:val="36"/>
          <w:szCs w:val="36"/>
          <w:lang w:bidi="hi-IN"/>
        </w:rPr>
        <w:t># biqlmin</w:t>
      </w:r>
      <w:r w:rsidR="00665208">
        <w:rPr>
          <w:rFonts w:ascii="Arial" w:hAnsi="Arial" w:cs="Arial"/>
          <w:color w:val="000000"/>
          <w:sz w:val="36"/>
          <w:szCs w:val="36"/>
          <w:lang w:bidi="hi-IN"/>
        </w:rPr>
        <w:t>E</w:t>
      </w:r>
      <w:r>
        <w:rPr>
          <w:rFonts w:ascii="Arial" w:hAnsi="Arial" w:cs="Arial"/>
          <w:color w:val="000000"/>
          <w:sz w:val="36"/>
          <w:szCs w:val="36"/>
          <w:lang w:bidi="hi-IN"/>
        </w:rPr>
        <w:t># ca kavaqcin</w:t>
      </w:r>
      <w:r w:rsidR="00665208">
        <w:rPr>
          <w:rFonts w:ascii="Arial" w:hAnsi="Arial" w:cs="Arial"/>
          <w:color w:val="000000"/>
          <w:sz w:val="36"/>
          <w:szCs w:val="36"/>
          <w:lang w:bidi="hi-IN"/>
        </w:rPr>
        <w:t>E</w:t>
      </w:r>
      <w:r>
        <w:rPr>
          <w:rFonts w:ascii="Arial" w:hAnsi="Arial" w:cs="Arial"/>
          <w:color w:val="000000"/>
          <w:sz w:val="36"/>
          <w:szCs w:val="36"/>
          <w:lang w:bidi="hi-IN"/>
        </w:rPr>
        <w:t xml:space="preserve"># caq svAhA$ || </w:t>
      </w:r>
    </w:p>
    <w:p w14:paraId="77EBC09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91.</w:t>
      </w:r>
      <w:r>
        <w:rPr>
          <w:rFonts w:ascii="Arial" w:hAnsi="Arial" w:cs="Arial"/>
          <w:color w:val="000000"/>
          <w:sz w:val="36"/>
          <w:szCs w:val="36"/>
          <w:lang w:bidi="hi-IN"/>
        </w:rPr>
        <w:tab/>
        <w:t>nama#H SruqtAya# ca Srutas</w:t>
      </w:r>
      <w:r w:rsidR="00665208">
        <w:rPr>
          <w:rFonts w:ascii="Arial" w:hAnsi="Arial" w:cs="Arial"/>
          <w:color w:val="000000"/>
          <w:sz w:val="36"/>
          <w:szCs w:val="36"/>
          <w:lang w:bidi="hi-IN"/>
        </w:rPr>
        <w:t>E</w:t>
      </w:r>
      <w:r>
        <w:rPr>
          <w:rFonts w:ascii="Arial" w:hAnsi="Arial" w:cs="Arial"/>
          <w:color w:val="000000"/>
          <w:sz w:val="36"/>
          <w:szCs w:val="36"/>
          <w:lang w:bidi="hi-IN"/>
        </w:rPr>
        <w:t xml:space="preserve">qnAya# caq svAhA$ || </w:t>
      </w:r>
    </w:p>
    <w:p w14:paraId="2A49904B" w14:textId="1EE5C40A" w:rsidR="00D91D60" w:rsidRDefault="00910BF1"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&lt;lang=eng&gt;</w:t>
      </w:r>
    </w:p>
    <w:p w14:paraId="633162E3" w14:textId="136CFFE0"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7</w:t>
      </w:r>
      <w:r w:rsidRPr="006943B6">
        <w:rPr>
          <w:rFonts w:ascii="Arial" w:hAnsi="Arial" w:cs="Arial"/>
          <w:color w:val="000000"/>
          <w:sz w:val="36"/>
          <w:szCs w:val="36"/>
          <w:vertAlign w:val="superscript"/>
          <w:lang w:bidi="hi-IN"/>
        </w:rPr>
        <w:t>th</w:t>
      </w:r>
      <w:r w:rsidR="006943B6">
        <w:rPr>
          <w:rFonts w:ascii="Arial" w:hAnsi="Arial" w:cs="Arial"/>
          <w:color w:val="000000"/>
          <w:sz w:val="36"/>
          <w:szCs w:val="36"/>
          <w:lang w:bidi="hi-IN"/>
        </w:rPr>
        <w:t xml:space="preserve"> &lt;lang=def&gt;</w:t>
      </w:r>
      <w:r>
        <w:rPr>
          <w:rFonts w:ascii="Arial" w:hAnsi="Arial" w:cs="Arial"/>
          <w:color w:val="000000"/>
          <w:sz w:val="36"/>
          <w:szCs w:val="36"/>
          <w:lang w:bidi="hi-IN"/>
        </w:rPr>
        <w:t xml:space="preserve"> </w:t>
      </w:r>
      <w:r w:rsidR="006857C4">
        <w:rPr>
          <w:rFonts w:ascii="Arial" w:hAnsi="Arial" w:cs="Arial"/>
          <w:color w:val="000000"/>
          <w:sz w:val="36"/>
          <w:szCs w:val="36"/>
          <w:lang w:bidi="hi-IN"/>
        </w:rPr>
        <w:t>anuvAkaH</w:t>
      </w:r>
      <w:r>
        <w:rPr>
          <w:rFonts w:ascii="Arial" w:hAnsi="Arial" w:cs="Arial"/>
          <w:color w:val="000000"/>
          <w:sz w:val="36"/>
          <w:szCs w:val="36"/>
          <w:lang w:bidi="hi-IN"/>
        </w:rPr>
        <w:t xml:space="preserve"> </w:t>
      </w:r>
      <w:r w:rsidR="00910BF1">
        <w:rPr>
          <w:rFonts w:ascii="Arial" w:hAnsi="Arial" w:cs="Arial"/>
          <w:color w:val="000000"/>
          <w:sz w:val="36"/>
          <w:szCs w:val="36"/>
          <w:lang w:bidi="hi-IN"/>
        </w:rPr>
        <w:t xml:space="preserve"> </w:t>
      </w:r>
    </w:p>
    <w:p w14:paraId="78AB8FE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92.</w:t>
      </w:r>
      <w:r>
        <w:rPr>
          <w:rFonts w:ascii="Arial" w:hAnsi="Arial" w:cs="Arial"/>
          <w:color w:val="000000"/>
          <w:sz w:val="36"/>
          <w:szCs w:val="36"/>
          <w:lang w:bidi="hi-IN"/>
        </w:rPr>
        <w:tab/>
        <w:t>nam</w:t>
      </w:r>
      <w:r w:rsidR="00665208">
        <w:rPr>
          <w:rFonts w:ascii="Arial" w:hAnsi="Arial" w:cs="Arial"/>
          <w:color w:val="000000"/>
          <w:sz w:val="36"/>
          <w:szCs w:val="36"/>
          <w:lang w:bidi="hi-IN"/>
        </w:rPr>
        <w:t>O</w:t>
      </w:r>
      <w:r>
        <w:rPr>
          <w:rFonts w:ascii="Arial" w:hAnsi="Arial" w:cs="Arial"/>
          <w:color w:val="000000"/>
          <w:sz w:val="36"/>
          <w:szCs w:val="36"/>
          <w:lang w:bidi="hi-IN"/>
        </w:rPr>
        <w:t xml:space="preserve"># dunduqByA#ya cAhanaqnyA#ya caq svAhA$ || </w:t>
      </w:r>
    </w:p>
    <w:p w14:paraId="68BC914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93.</w:t>
      </w:r>
      <w:r>
        <w:rPr>
          <w:rFonts w:ascii="Arial" w:hAnsi="Arial" w:cs="Arial"/>
          <w:color w:val="000000"/>
          <w:sz w:val="36"/>
          <w:szCs w:val="36"/>
          <w:lang w:bidi="hi-IN"/>
        </w:rPr>
        <w:tab/>
        <w:t>nam</w:t>
      </w:r>
      <w:r w:rsidR="00665208">
        <w:rPr>
          <w:rFonts w:ascii="Arial" w:hAnsi="Arial" w:cs="Arial"/>
          <w:color w:val="000000"/>
          <w:sz w:val="36"/>
          <w:szCs w:val="36"/>
          <w:lang w:bidi="hi-IN"/>
        </w:rPr>
        <w:t>O</w:t>
      </w:r>
      <w:r>
        <w:rPr>
          <w:rFonts w:ascii="Arial" w:hAnsi="Arial" w:cs="Arial"/>
          <w:color w:val="000000"/>
          <w:sz w:val="36"/>
          <w:szCs w:val="36"/>
          <w:lang w:bidi="hi-IN"/>
        </w:rPr>
        <w:t># dhRuqShNav</w:t>
      </w:r>
      <w:r w:rsidR="00665208">
        <w:rPr>
          <w:rFonts w:ascii="Arial" w:hAnsi="Arial" w:cs="Arial"/>
          <w:color w:val="000000"/>
          <w:sz w:val="36"/>
          <w:szCs w:val="36"/>
          <w:lang w:bidi="hi-IN"/>
        </w:rPr>
        <w:t>E</w:t>
      </w:r>
      <w:r>
        <w:rPr>
          <w:rFonts w:ascii="Arial" w:hAnsi="Arial" w:cs="Arial"/>
          <w:color w:val="000000"/>
          <w:sz w:val="36"/>
          <w:szCs w:val="36"/>
          <w:lang w:bidi="hi-IN"/>
        </w:rPr>
        <w:t xml:space="preserve"># ca pramRuqSAya# caq svAhA$ || </w:t>
      </w:r>
    </w:p>
    <w:p w14:paraId="251DE3C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94.</w:t>
      </w:r>
      <w:r>
        <w:rPr>
          <w:rFonts w:ascii="Arial" w:hAnsi="Arial" w:cs="Arial"/>
          <w:color w:val="000000"/>
          <w:sz w:val="36"/>
          <w:szCs w:val="36"/>
          <w:lang w:bidi="hi-IN"/>
        </w:rPr>
        <w:tab/>
        <w:t>nam</w:t>
      </w:r>
      <w:r w:rsidR="00665208">
        <w:rPr>
          <w:rFonts w:ascii="Arial" w:hAnsi="Arial" w:cs="Arial"/>
          <w:color w:val="000000"/>
          <w:sz w:val="36"/>
          <w:szCs w:val="36"/>
          <w:lang w:bidi="hi-IN"/>
        </w:rPr>
        <w:t>O</w:t>
      </w:r>
      <w:r>
        <w:rPr>
          <w:rFonts w:ascii="Arial" w:hAnsi="Arial" w:cs="Arial"/>
          <w:color w:val="000000"/>
          <w:sz w:val="36"/>
          <w:szCs w:val="36"/>
          <w:lang w:bidi="hi-IN"/>
        </w:rPr>
        <w:t xml:space="preserve"># dUqtAya# caq prahi#tAya caq svAhA$ || </w:t>
      </w:r>
    </w:p>
    <w:p w14:paraId="06B714D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95.</w:t>
      </w:r>
      <w:r>
        <w:rPr>
          <w:rFonts w:ascii="Arial" w:hAnsi="Arial" w:cs="Arial"/>
          <w:color w:val="000000"/>
          <w:sz w:val="36"/>
          <w:szCs w:val="36"/>
          <w:lang w:bidi="hi-IN"/>
        </w:rPr>
        <w:tab/>
        <w:t>nam</w:t>
      </w:r>
      <w:r w:rsidR="00665208">
        <w:rPr>
          <w:rFonts w:ascii="Arial" w:hAnsi="Arial" w:cs="Arial"/>
          <w:color w:val="000000"/>
          <w:sz w:val="36"/>
          <w:szCs w:val="36"/>
          <w:lang w:bidi="hi-IN"/>
        </w:rPr>
        <w:t>O</w:t>
      </w:r>
      <w:r>
        <w:rPr>
          <w:rFonts w:ascii="Arial" w:hAnsi="Arial" w:cs="Arial"/>
          <w:color w:val="000000"/>
          <w:sz w:val="36"/>
          <w:szCs w:val="36"/>
          <w:lang w:bidi="hi-IN"/>
        </w:rPr>
        <w:t># niShaq~ggiN</w:t>
      </w:r>
      <w:r w:rsidR="00665208">
        <w:rPr>
          <w:rFonts w:ascii="Arial" w:hAnsi="Arial" w:cs="Arial"/>
          <w:color w:val="000000"/>
          <w:sz w:val="36"/>
          <w:szCs w:val="36"/>
          <w:lang w:bidi="hi-IN"/>
        </w:rPr>
        <w:t>E</w:t>
      </w:r>
      <w:r>
        <w:rPr>
          <w:rFonts w:ascii="Arial" w:hAnsi="Arial" w:cs="Arial"/>
          <w:color w:val="000000"/>
          <w:sz w:val="36"/>
          <w:szCs w:val="36"/>
          <w:lang w:bidi="hi-IN"/>
        </w:rPr>
        <w:t># c</w:t>
      </w:r>
      <w:r w:rsidR="00665208">
        <w:rPr>
          <w:rFonts w:ascii="Arial" w:hAnsi="Arial" w:cs="Arial"/>
          <w:color w:val="000000"/>
          <w:sz w:val="36"/>
          <w:szCs w:val="36"/>
          <w:lang w:bidi="hi-IN"/>
        </w:rPr>
        <w:t>E</w:t>
      </w:r>
      <w:r>
        <w:rPr>
          <w:rFonts w:ascii="Arial" w:hAnsi="Arial" w:cs="Arial"/>
          <w:color w:val="000000"/>
          <w:sz w:val="36"/>
          <w:szCs w:val="36"/>
          <w:lang w:bidi="hi-IN"/>
        </w:rPr>
        <w:t>Shudhiqmat</w:t>
      </w:r>
      <w:r w:rsidR="00665208">
        <w:rPr>
          <w:rFonts w:ascii="Arial" w:hAnsi="Arial" w:cs="Arial"/>
          <w:color w:val="000000"/>
          <w:sz w:val="36"/>
          <w:szCs w:val="36"/>
          <w:lang w:bidi="hi-IN"/>
        </w:rPr>
        <w:t>E</w:t>
      </w:r>
      <w:r>
        <w:rPr>
          <w:rFonts w:ascii="Arial" w:hAnsi="Arial" w:cs="Arial"/>
          <w:color w:val="000000"/>
          <w:sz w:val="36"/>
          <w:szCs w:val="36"/>
          <w:lang w:bidi="hi-IN"/>
        </w:rPr>
        <w:t xml:space="preserve"># caq svAhA$ || </w:t>
      </w:r>
    </w:p>
    <w:p w14:paraId="38A8538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96.</w:t>
      </w:r>
      <w:r>
        <w:rPr>
          <w:rFonts w:ascii="Arial" w:hAnsi="Arial" w:cs="Arial"/>
          <w:color w:val="000000"/>
          <w:sz w:val="36"/>
          <w:szCs w:val="36"/>
          <w:lang w:bidi="hi-IN"/>
        </w:rPr>
        <w:tab/>
        <w:t>nama#stIqkShN</w:t>
      </w:r>
      <w:r w:rsidR="00665208">
        <w:rPr>
          <w:rFonts w:ascii="Arial" w:hAnsi="Arial" w:cs="Arial"/>
          <w:color w:val="000000"/>
          <w:sz w:val="36"/>
          <w:szCs w:val="36"/>
          <w:lang w:bidi="hi-IN"/>
        </w:rPr>
        <w:t>E</w:t>
      </w:r>
      <w:r>
        <w:rPr>
          <w:rFonts w:ascii="Arial" w:hAnsi="Arial" w:cs="Arial"/>
          <w:color w:val="000000"/>
          <w:sz w:val="36"/>
          <w:szCs w:val="36"/>
          <w:lang w:bidi="hi-IN"/>
        </w:rPr>
        <w:t>Sha#v</w:t>
      </w:r>
      <w:r w:rsidR="00665208">
        <w:rPr>
          <w:rFonts w:ascii="Arial" w:hAnsi="Arial" w:cs="Arial"/>
          <w:color w:val="000000"/>
          <w:sz w:val="36"/>
          <w:szCs w:val="36"/>
          <w:lang w:bidi="hi-IN"/>
        </w:rPr>
        <w:t>E</w:t>
      </w:r>
      <w:r>
        <w:rPr>
          <w:rFonts w:ascii="Arial" w:hAnsi="Arial" w:cs="Arial"/>
          <w:color w:val="000000"/>
          <w:sz w:val="36"/>
          <w:szCs w:val="36"/>
          <w:lang w:bidi="hi-IN"/>
        </w:rPr>
        <w:t xml:space="preserve"> cAyuqdhin</w:t>
      </w:r>
      <w:r w:rsidR="00665208">
        <w:rPr>
          <w:rFonts w:ascii="Arial" w:hAnsi="Arial" w:cs="Arial"/>
          <w:color w:val="000000"/>
          <w:sz w:val="36"/>
          <w:szCs w:val="36"/>
          <w:lang w:bidi="hi-IN"/>
        </w:rPr>
        <w:t>E</w:t>
      </w:r>
      <w:r>
        <w:rPr>
          <w:rFonts w:ascii="Arial" w:hAnsi="Arial" w:cs="Arial"/>
          <w:color w:val="000000"/>
          <w:sz w:val="36"/>
          <w:szCs w:val="36"/>
          <w:lang w:bidi="hi-IN"/>
        </w:rPr>
        <w:t xml:space="preserve"># caq svAhA$ || </w:t>
      </w:r>
    </w:p>
    <w:p w14:paraId="2C9840F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97.</w:t>
      </w:r>
      <w:r>
        <w:rPr>
          <w:rFonts w:ascii="Arial" w:hAnsi="Arial" w:cs="Arial"/>
          <w:color w:val="000000"/>
          <w:sz w:val="36"/>
          <w:szCs w:val="36"/>
          <w:lang w:bidi="hi-IN"/>
        </w:rPr>
        <w:tab/>
        <w:t>nama#ssvAyuqdhAya# ca suqdhanva#n</w:t>
      </w:r>
      <w:r w:rsidR="00665208">
        <w:rPr>
          <w:rFonts w:ascii="Arial" w:hAnsi="Arial" w:cs="Arial"/>
          <w:color w:val="000000"/>
          <w:sz w:val="36"/>
          <w:szCs w:val="36"/>
          <w:lang w:bidi="hi-IN"/>
        </w:rPr>
        <w:t>E</w:t>
      </w:r>
      <w:r>
        <w:rPr>
          <w:rFonts w:ascii="Arial" w:hAnsi="Arial" w:cs="Arial"/>
          <w:color w:val="000000"/>
          <w:sz w:val="36"/>
          <w:szCs w:val="36"/>
          <w:lang w:bidi="hi-IN"/>
        </w:rPr>
        <w:t xml:space="preserve"> caq svAhA$ || </w:t>
      </w:r>
    </w:p>
    <w:p w14:paraId="68006FE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98.</w:t>
      </w:r>
      <w:r>
        <w:rPr>
          <w:rFonts w:ascii="Arial" w:hAnsi="Arial" w:cs="Arial"/>
          <w:color w:val="000000"/>
          <w:sz w:val="36"/>
          <w:szCs w:val="36"/>
          <w:lang w:bidi="hi-IN"/>
        </w:rPr>
        <w:tab/>
        <w:t xml:space="preserve">namaqssrutyA#ya caq pathyA#ya caq svAhA$ || </w:t>
      </w:r>
    </w:p>
    <w:p w14:paraId="73D1277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99.</w:t>
      </w:r>
      <w:r>
        <w:rPr>
          <w:rFonts w:ascii="Arial" w:hAnsi="Arial" w:cs="Arial"/>
          <w:color w:val="000000"/>
          <w:sz w:val="36"/>
          <w:szCs w:val="36"/>
          <w:lang w:bidi="hi-IN"/>
        </w:rPr>
        <w:tab/>
        <w:t xml:space="preserve">nama#H kAqTyA#ya ca nIqpyA#ya caq svAhA$ || </w:t>
      </w:r>
    </w:p>
    <w:p w14:paraId="39E4BFF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100.</w:t>
      </w:r>
      <w:r>
        <w:rPr>
          <w:rFonts w:ascii="Arial" w:hAnsi="Arial" w:cs="Arial"/>
          <w:color w:val="000000"/>
          <w:sz w:val="36"/>
          <w:szCs w:val="36"/>
          <w:lang w:bidi="hi-IN"/>
        </w:rPr>
        <w:tab/>
        <w:t xml:space="preserve">namaqssUdyA#ya ca saraqsyA#ya caq svAhA$ || </w:t>
      </w:r>
    </w:p>
    <w:p w14:paraId="17A4A98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101.</w:t>
      </w:r>
      <w:r>
        <w:rPr>
          <w:rFonts w:ascii="Arial" w:hAnsi="Arial" w:cs="Arial"/>
          <w:color w:val="000000"/>
          <w:sz w:val="36"/>
          <w:szCs w:val="36"/>
          <w:lang w:bidi="hi-IN"/>
        </w:rPr>
        <w:tab/>
        <w:t>nam</w:t>
      </w:r>
      <w:r w:rsidR="00665208">
        <w:rPr>
          <w:rFonts w:ascii="Arial" w:hAnsi="Arial" w:cs="Arial"/>
          <w:color w:val="000000"/>
          <w:sz w:val="36"/>
          <w:szCs w:val="36"/>
          <w:lang w:bidi="hi-IN"/>
        </w:rPr>
        <w:t>O</w:t>
      </w:r>
      <w:r>
        <w:rPr>
          <w:rFonts w:ascii="Arial" w:hAnsi="Arial" w:cs="Arial"/>
          <w:color w:val="000000"/>
          <w:sz w:val="36"/>
          <w:szCs w:val="36"/>
          <w:lang w:bidi="hi-IN"/>
        </w:rPr>
        <w:t xml:space="preserve"># nAqdyAya# ca vaiSaqntAya# caq svAhA$ || </w:t>
      </w:r>
    </w:p>
    <w:p w14:paraId="2307F76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102.</w:t>
      </w:r>
      <w:r>
        <w:rPr>
          <w:rFonts w:ascii="Arial" w:hAnsi="Arial" w:cs="Arial"/>
          <w:color w:val="000000"/>
          <w:sz w:val="36"/>
          <w:szCs w:val="36"/>
          <w:lang w:bidi="hi-IN"/>
        </w:rPr>
        <w:tab/>
        <w:t xml:space="preserve">namaqH kUpyA#ya cAvaqTyA#ya caq svAhA$ || </w:t>
      </w:r>
    </w:p>
    <w:p w14:paraId="03AC25E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103.</w:t>
      </w:r>
      <w:r>
        <w:rPr>
          <w:rFonts w:ascii="Arial" w:hAnsi="Arial" w:cs="Arial"/>
          <w:color w:val="000000"/>
          <w:sz w:val="36"/>
          <w:szCs w:val="36"/>
          <w:lang w:bidi="hi-IN"/>
        </w:rPr>
        <w:tab/>
        <w:t>nam</w:t>
      </w:r>
      <w:r w:rsidR="00665208">
        <w:rPr>
          <w:rFonts w:ascii="Arial" w:hAnsi="Arial" w:cs="Arial"/>
          <w:color w:val="000000"/>
          <w:sz w:val="36"/>
          <w:szCs w:val="36"/>
          <w:lang w:bidi="hi-IN"/>
        </w:rPr>
        <w:t>O</w:t>
      </w:r>
      <w:r>
        <w:rPr>
          <w:rFonts w:ascii="Arial" w:hAnsi="Arial" w:cs="Arial"/>
          <w:color w:val="000000"/>
          <w:sz w:val="36"/>
          <w:szCs w:val="36"/>
          <w:lang w:bidi="hi-IN"/>
        </w:rPr>
        <w:t xml:space="preserve">q varShyA#ya cAvaqrShyAya# caq svAhA$ || </w:t>
      </w:r>
    </w:p>
    <w:p w14:paraId="7E37F5A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104.</w:t>
      </w:r>
      <w:r>
        <w:rPr>
          <w:rFonts w:ascii="Arial" w:hAnsi="Arial" w:cs="Arial"/>
          <w:color w:val="000000"/>
          <w:sz w:val="36"/>
          <w:szCs w:val="36"/>
          <w:lang w:bidi="hi-IN"/>
        </w:rPr>
        <w:tab/>
        <w:t>nam</w:t>
      </w:r>
      <w:r w:rsidR="00665208">
        <w:rPr>
          <w:rFonts w:ascii="Arial" w:hAnsi="Arial" w:cs="Arial"/>
          <w:color w:val="000000"/>
          <w:sz w:val="36"/>
          <w:szCs w:val="36"/>
          <w:lang w:bidi="hi-IN"/>
        </w:rPr>
        <w:t>O</w:t>
      </w:r>
      <w:r>
        <w:rPr>
          <w:rFonts w:ascii="Arial" w:hAnsi="Arial" w:cs="Arial"/>
          <w:color w:val="000000"/>
          <w:sz w:val="36"/>
          <w:szCs w:val="36"/>
          <w:lang w:bidi="hi-IN"/>
        </w:rPr>
        <w:t># m</w:t>
      </w:r>
      <w:r w:rsidR="00665208">
        <w:rPr>
          <w:rFonts w:ascii="Arial" w:hAnsi="Arial" w:cs="Arial"/>
          <w:color w:val="000000"/>
          <w:sz w:val="36"/>
          <w:szCs w:val="36"/>
          <w:lang w:bidi="hi-IN"/>
        </w:rPr>
        <w:t>E</w:t>
      </w:r>
      <w:r>
        <w:rPr>
          <w:rFonts w:ascii="Arial" w:hAnsi="Arial" w:cs="Arial"/>
          <w:color w:val="000000"/>
          <w:sz w:val="36"/>
          <w:szCs w:val="36"/>
          <w:lang w:bidi="hi-IN"/>
        </w:rPr>
        <w:t xml:space="preserve">qGyA#ya ca vidyuqtyA#ya caq svAhA$ || </w:t>
      </w:r>
    </w:p>
    <w:p w14:paraId="43D8BBF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105.</w:t>
      </w:r>
      <w:r>
        <w:rPr>
          <w:rFonts w:ascii="Arial" w:hAnsi="Arial" w:cs="Arial"/>
          <w:color w:val="000000"/>
          <w:sz w:val="36"/>
          <w:szCs w:val="36"/>
          <w:lang w:bidi="hi-IN"/>
        </w:rPr>
        <w:tab/>
        <w:t xml:space="preserve">nama# IqddhriyA#ya cAtaqpyA#ya caq svAhA$ || </w:t>
      </w:r>
    </w:p>
    <w:p w14:paraId="6CB110D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106.</w:t>
      </w:r>
      <w:r>
        <w:rPr>
          <w:rFonts w:ascii="Arial" w:hAnsi="Arial" w:cs="Arial"/>
          <w:color w:val="000000"/>
          <w:sz w:val="36"/>
          <w:szCs w:val="36"/>
          <w:lang w:bidi="hi-IN"/>
        </w:rPr>
        <w:tab/>
        <w:t>nam</w:t>
      </w:r>
      <w:r w:rsidR="00665208">
        <w:rPr>
          <w:rFonts w:ascii="Arial" w:hAnsi="Arial" w:cs="Arial"/>
          <w:color w:val="000000"/>
          <w:sz w:val="36"/>
          <w:szCs w:val="36"/>
          <w:lang w:bidi="hi-IN"/>
        </w:rPr>
        <w:t>O</w:t>
      </w:r>
      <w:r>
        <w:rPr>
          <w:rFonts w:ascii="Arial" w:hAnsi="Arial" w:cs="Arial"/>
          <w:color w:val="000000"/>
          <w:sz w:val="36"/>
          <w:szCs w:val="36"/>
          <w:lang w:bidi="hi-IN"/>
        </w:rPr>
        <w:t>q vAtyA#ya caq r</w:t>
      </w:r>
      <w:r w:rsidR="00665208">
        <w:rPr>
          <w:rFonts w:ascii="Arial" w:hAnsi="Arial" w:cs="Arial"/>
          <w:color w:val="000000"/>
          <w:sz w:val="36"/>
          <w:szCs w:val="36"/>
          <w:lang w:bidi="hi-IN"/>
        </w:rPr>
        <w:t>E</w:t>
      </w:r>
      <w:r>
        <w:rPr>
          <w:rFonts w:ascii="Arial" w:hAnsi="Arial" w:cs="Arial"/>
          <w:color w:val="000000"/>
          <w:sz w:val="36"/>
          <w:szCs w:val="36"/>
          <w:lang w:bidi="hi-IN"/>
        </w:rPr>
        <w:t xml:space="preserve">Shmi#yAya caq svAhA$ || </w:t>
      </w:r>
    </w:p>
    <w:p w14:paraId="5FE09EF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107.</w:t>
      </w:r>
      <w:r>
        <w:rPr>
          <w:rFonts w:ascii="Arial" w:hAnsi="Arial" w:cs="Arial"/>
          <w:color w:val="000000"/>
          <w:sz w:val="36"/>
          <w:szCs w:val="36"/>
          <w:lang w:bidi="hi-IN"/>
        </w:rPr>
        <w:tab/>
        <w:t>nam</w:t>
      </w:r>
      <w:r w:rsidR="00665208">
        <w:rPr>
          <w:rFonts w:ascii="Arial" w:hAnsi="Arial" w:cs="Arial"/>
          <w:color w:val="000000"/>
          <w:sz w:val="36"/>
          <w:szCs w:val="36"/>
          <w:lang w:bidi="hi-IN"/>
        </w:rPr>
        <w:t>O</w:t>
      </w:r>
      <w:r>
        <w:rPr>
          <w:rFonts w:ascii="Arial" w:hAnsi="Arial" w:cs="Arial"/>
          <w:color w:val="000000"/>
          <w:sz w:val="36"/>
          <w:szCs w:val="36"/>
          <w:lang w:bidi="hi-IN"/>
        </w:rPr>
        <w:t xml:space="preserve"># vAstaqvyA#ya ca vAstuqpAya# caq svAhA$ || </w:t>
      </w:r>
    </w:p>
    <w:p w14:paraId="47402C72" w14:textId="151F86C7" w:rsidR="00D91D60" w:rsidRDefault="00910BF1"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&lt;lang=eng&gt;</w:t>
      </w:r>
    </w:p>
    <w:p w14:paraId="03F5F7C5" w14:textId="411BE47A"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8</w:t>
      </w:r>
      <w:r w:rsidRPr="006943B6">
        <w:rPr>
          <w:rFonts w:ascii="Arial" w:hAnsi="Arial" w:cs="Arial"/>
          <w:color w:val="000000"/>
          <w:sz w:val="36"/>
          <w:szCs w:val="36"/>
          <w:vertAlign w:val="superscript"/>
          <w:lang w:bidi="hi-IN"/>
        </w:rPr>
        <w:t>th</w:t>
      </w:r>
      <w:r w:rsidR="006943B6">
        <w:rPr>
          <w:rFonts w:ascii="Arial" w:hAnsi="Arial" w:cs="Arial"/>
          <w:color w:val="000000"/>
          <w:sz w:val="36"/>
          <w:szCs w:val="36"/>
          <w:lang w:bidi="hi-IN"/>
        </w:rPr>
        <w:t xml:space="preserve"> &lt;lang=def&gt;</w:t>
      </w:r>
      <w:r>
        <w:rPr>
          <w:rFonts w:ascii="Arial" w:hAnsi="Arial" w:cs="Arial"/>
          <w:color w:val="000000"/>
          <w:sz w:val="36"/>
          <w:szCs w:val="36"/>
          <w:lang w:bidi="hi-IN"/>
        </w:rPr>
        <w:t xml:space="preserve"> </w:t>
      </w:r>
      <w:r w:rsidR="006857C4">
        <w:rPr>
          <w:rFonts w:ascii="Arial" w:hAnsi="Arial" w:cs="Arial"/>
          <w:color w:val="000000"/>
          <w:sz w:val="36"/>
          <w:szCs w:val="36"/>
          <w:lang w:bidi="hi-IN"/>
        </w:rPr>
        <w:t>anuvAkaH</w:t>
      </w:r>
      <w:r>
        <w:rPr>
          <w:rFonts w:ascii="Arial" w:hAnsi="Arial" w:cs="Arial"/>
          <w:color w:val="000000"/>
          <w:sz w:val="36"/>
          <w:szCs w:val="36"/>
          <w:lang w:bidi="hi-IN"/>
        </w:rPr>
        <w:t xml:space="preserve"> </w:t>
      </w:r>
      <w:r w:rsidR="00910BF1">
        <w:rPr>
          <w:rFonts w:ascii="Arial" w:hAnsi="Arial" w:cs="Arial"/>
          <w:color w:val="000000"/>
          <w:sz w:val="36"/>
          <w:szCs w:val="36"/>
          <w:lang w:bidi="hi-IN"/>
        </w:rPr>
        <w:t xml:space="preserve"> </w:t>
      </w:r>
    </w:p>
    <w:p w14:paraId="0E2EF8B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108.</w:t>
      </w:r>
      <w:r>
        <w:rPr>
          <w:rFonts w:ascii="Arial" w:hAnsi="Arial" w:cs="Arial"/>
          <w:color w:val="000000"/>
          <w:sz w:val="36"/>
          <w:szCs w:val="36"/>
          <w:lang w:bidi="hi-IN"/>
        </w:rPr>
        <w:tab/>
        <w:t>namaqss</w:t>
      </w:r>
      <w:r w:rsidR="00665208">
        <w:rPr>
          <w:rFonts w:ascii="Arial" w:hAnsi="Arial" w:cs="Arial"/>
          <w:color w:val="000000"/>
          <w:sz w:val="36"/>
          <w:szCs w:val="36"/>
          <w:lang w:bidi="hi-IN"/>
        </w:rPr>
        <w:t>O</w:t>
      </w:r>
      <w:r>
        <w:rPr>
          <w:rFonts w:ascii="Arial" w:hAnsi="Arial" w:cs="Arial"/>
          <w:color w:val="000000"/>
          <w:sz w:val="36"/>
          <w:szCs w:val="36"/>
          <w:lang w:bidi="hi-IN"/>
        </w:rPr>
        <w:t xml:space="preserve">mA#ya ca ruqdrAya# caq svAhA$ || </w:t>
      </w:r>
    </w:p>
    <w:p w14:paraId="3B0753A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109.</w:t>
      </w:r>
      <w:r>
        <w:rPr>
          <w:rFonts w:ascii="Arial" w:hAnsi="Arial" w:cs="Arial"/>
          <w:color w:val="000000"/>
          <w:sz w:val="36"/>
          <w:szCs w:val="36"/>
          <w:lang w:bidi="hi-IN"/>
        </w:rPr>
        <w:tab/>
        <w:t xml:space="preserve">nama#stAqmrAya# cAruqNAya# caq svAhA$ || </w:t>
      </w:r>
    </w:p>
    <w:p w14:paraId="2320EDB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110.</w:t>
      </w:r>
      <w:r>
        <w:rPr>
          <w:rFonts w:ascii="Arial" w:hAnsi="Arial" w:cs="Arial"/>
          <w:color w:val="000000"/>
          <w:sz w:val="36"/>
          <w:szCs w:val="36"/>
          <w:lang w:bidi="hi-IN"/>
        </w:rPr>
        <w:tab/>
        <w:t>nama#SSaq~ggAya# ca paSuqpata#y</w:t>
      </w:r>
      <w:r w:rsidR="00665208">
        <w:rPr>
          <w:rFonts w:ascii="Arial" w:hAnsi="Arial" w:cs="Arial"/>
          <w:color w:val="000000"/>
          <w:sz w:val="36"/>
          <w:szCs w:val="36"/>
          <w:lang w:bidi="hi-IN"/>
        </w:rPr>
        <w:t>E</w:t>
      </w:r>
      <w:r>
        <w:rPr>
          <w:rFonts w:ascii="Arial" w:hAnsi="Arial" w:cs="Arial"/>
          <w:color w:val="000000"/>
          <w:sz w:val="36"/>
          <w:szCs w:val="36"/>
          <w:lang w:bidi="hi-IN"/>
        </w:rPr>
        <w:t xml:space="preserve"> caq svAhA$ || </w:t>
      </w:r>
    </w:p>
    <w:p w14:paraId="414D046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111.</w:t>
      </w:r>
      <w:r>
        <w:rPr>
          <w:rFonts w:ascii="Arial" w:hAnsi="Arial" w:cs="Arial"/>
          <w:color w:val="000000"/>
          <w:sz w:val="36"/>
          <w:szCs w:val="36"/>
          <w:lang w:bidi="hi-IN"/>
        </w:rPr>
        <w:tab/>
        <w:t xml:space="preserve">nama# uqgrAya# ca BIqmAya# caq svAhA$ || </w:t>
      </w:r>
    </w:p>
    <w:p w14:paraId="42AE218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112.</w:t>
      </w:r>
      <w:r>
        <w:rPr>
          <w:rFonts w:ascii="Arial" w:hAnsi="Arial" w:cs="Arial"/>
          <w:color w:val="000000"/>
          <w:sz w:val="36"/>
          <w:szCs w:val="36"/>
          <w:lang w:bidi="hi-IN"/>
        </w:rPr>
        <w:tab/>
        <w:t>nam</w:t>
      </w:r>
      <w:r w:rsidR="00665208">
        <w:rPr>
          <w:rFonts w:ascii="Arial" w:hAnsi="Arial" w:cs="Arial"/>
          <w:color w:val="000000"/>
          <w:sz w:val="36"/>
          <w:szCs w:val="36"/>
          <w:lang w:bidi="hi-IN"/>
        </w:rPr>
        <w:t>O</w:t>
      </w:r>
      <w:r>
        <w:rPr>
          <w:rFonts w:ascii="Arial" w:hAnsi="Arial" w:cs="Arial"/>
          <w:color w:val="000000"/>
          <w:sz w:val="36"/>
          <w:szCs w:val="36"/>
          <w:lang w:bidi="hi-IN"/>
        </w:rPr>
        <w:t># agr</w:t>
      </w:r>
      <w:r w:rsidR="00665208">
        <w:rPr>
          <w:rFonts w:ascii="Arial" w:hAnsi="Arial" w:cs="Arial"/>
          <w:color w:val="000000"/>
          <w:sz w:val="36"/>
          <w:szCs w:val="36"/>
          <w:lang w:bidi="hi-IN"/>
        </w:rPr>
        <w:t>E</w:t>
      </w:r>
      <w:r>
        <w:rPr>
          <w:rFonts w:ascii="Arial" w:hAnsi="Arial" w:cs="Arial"/>
          <w:color w:val="000000"/>
          <w:sz w:val="36"/>
          <w:szCs w:val="36"/>
          <w:lang w:bidi="hi-IN"/>
        </w:rPr>
        <w:t>vaqdhAya# ca dUr</w:t>
      </w:r>
      <w:r w:rsidR="00665208">
        <w:rPr>
          <w:rFonts w:ascii="Arial" w:hAnsi="Arial" w:cs="Arial"/>
          <w:color w:val="000000"/>
          <w:sz w:val="36"/>
          <w:szCs w:val="36"/>
          <w:lang w:bidi="hi-IN"/>
        </w:rPr>
        <w:t>E</w:t>
      </w:r>
      <w:r>
        <w:rPr>
          <w:rFonts w:ascii="Arial" w:hAnsi="Arial" w:cs="Arial"/>
          <w:color w:val="000000"/>
          <w:sz w:val="36"/>
          <w:szCs w:val="36"/>
          <w:lang w:bidi="hi-IN"/>
        </w:rPr>
        <w:t xml:space="preserve">vaqdhAya# caq svAhA$ || </w:t>
      </w:r>
    </w:p>
    <w:p w14:paraId="2D4A2B6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113.</w:t>
      </w:r>
      <w:r>
        <w:rPr>
          <w:rFonts w:ascii="Arial" w:hAnsi="Arial" w:cs="Arial"/>
          <w:color w:val="000000"/>
          <w:sz w:val="36"/>
          <w:szCs w:val="36"/>
          <w:lang w:bidi="hi-IN"/>
        </w:rPr>
        <w:tab/>
        <w:t>nam</w:t>
      </w:r>
      <w:r w:rsidR="00665208">
        <w:rPr>
          <w:rFonts w:ascii="Arial" w:hAnsi="Arial" w:cs="Arial"/>
          <w:color w:val="000000"/>
          <w:sz w:val="36"/>
          <w:szCs w:val="36"/>
          <w:lang w:bidi="hi-IN"/>
        </w:rPr>
        <w:t>O</w:t>
      </w:r>
      <w:r>
        <w:rPr>
          <w:rFonts w:ascii="Arial" w:hAnsi="Arial" w:cs="Arial"/>
          <w:color w:val="000000"/>
          <w:sz w:val="36"/>
          <w:szCs w:val="36"/>
          <w:lang w:bidi="hi-IN"/>
        </w:rPr>
        <w:t># haqntr</w:t>
      </w:r>
      <w:r w:rsidR="00665208">
        <w:rPr>
          <w:rFonts w:ascii="Arial" w:hAnsi="Arial" w:cs="Arial"/>
          <w:color w:val="000000"/>
          <w:sz w:val="36"/>
          <w:szCs w:val="36"/>
          <w:lang w:bidi="hi-IN"/>
        </w:rPr>
        <w:t>E</w:t>
      </w:r>
      <w:r>
        <w:rPr>
          <w:rFonts w:ascii="Arial" w:hAnsi="Arial" w:cs="Arial"/>
          <w:color w:val="000000"/>
          <w:sz w:val="36"/>
          <w:szCs w:val="36"/>
          <w:lang w:bidi="hi-IN"/>
        </w:rPr>
        <w:t xml:space="preserve"> caq hanI#yas</w:t>
      </w:r>
      <w:r w:rsidR="00665208">
        <w:rPr>
          <w:rFonts w:ascii="Arial" w:hAnsi="Arial" w:cs="Arial"/>
          <w:color w:val="000000"/>
          <w:sz w:val="36"/>
          <w:szCs w:val="36"/>
          <w:lang w:bidi="hi-IN"/>
        </w:rPr>
        <w:t>E</w:t>
      </w:r>
      <w:r>
        <w:rPr>
          <w:rFonts w:ascii="Arial" w:hAnsi="Arial" w:cs="Arial"/>
          <w:color w:val="000000"/>
          <w:sz w:val="36"/>
          <w:szCs w:val="36"/>
          <w:lang w:bidi="hi-IN"/>
        </w:rPr>
        <w:t xml:space="preserve"> caq svAhA$ || </w:t>
      </w:r>
    </w:p>
    <w:p w14:paraId="116F56E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114.</w:t>
      </w:r>
      <w:r>
        <w:rPr>
          <w:rFonts w:ascii="Arial" w:hAnsi="Arial" w:cs="Arial"/>
          <w:color w:val="000000"/>
          <w:sz w:val="36"/>
          <w:szCs w:val="36"/>
          <w:lang w:bidi="hi-IN"/>
        </w:rPr>
        <w:tab/>
        <w:t>nam</w:t>
      </w:r>
      <w:r w:rsidR="00665208">
        <w:rPr>
          <w:rFonts w:ascii="Arial" w:hAnsi="Arial" w:cs="Arial"/>
          <w:color w:val="000000"/>
          <w:sz w:val="36"/>
          <w:szCs w:val="36"/>
          <w:lang w:bidi="hi-IN"/>
        </w:rPr>
        <w:t>O</w:t>
      </w:r>
      <w:r>
        <w:rPr>
          <w:rFonts w:ascii="Arial" w:hAnsi="Arial" w:cs="Arial"/>
          <w:color w:val="000000"/>
          <w:sz w:val="36"/>
          <w:szCs w:val="36"/>
          <w:lang w:bidi="hi-IN"/>
        </w:rPr>
        <w:t># vRuqkSh</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 hari#k</w:t>
      </w:r>
      <w:r w:rsidR="00665208">
        <w:rPr>
          <w:rFonts w:ascii="Arial" w:hAnsi="Arial" w:cs="Arial"/>
          <w:color w:val="000000"/>
          <w:sz w:val="36"/>
          <w:szCs w:val="36"/>
          <w:lang w:bidi="hi-IN"/>
        </w:rPr>
        <w:t>E</w:t>
      </w:r>
      <w:r>
        <w:rPr>
          <w:rFonts w:ascii="Arial" w:hAnsi="Arial" w:cs="Arial"/>
          <w:color w:val="000000"/>
          <w:sz w:val="36"/>
          <w:szCs w:val="36"/>
          <w:lang w:bidi="hi-IN"/>
        </w:rPr>
        <w:t>S</w:t>
      </w:r>
      <w:r w:rsidR="00665208">
        <w:rPr>
          <w:rFonts w:ascii="Arial" w:hAnsi="Arial" w:cs="Arial"/>
          <w:color w:val="000000"/>
          <w:sz w:val="36"/>
          <w:szCs w:val="36"/>
          <w:lang w:bidi="hi-IN"/>
        </w:rPr>
        <w:t>E</w:t>
      </w:r>
      <w:r>
        <w:rPr>
          <w:rFonts w:ascii="Arial" w:hAnsi="Arial" w:cs="Arial"/>
          <w:color w:val="000000"/>
          <w:sz w:val="36"/>
          <w:szCs w:val="36"/>
          <w:lang w:bidi="hi-IN"/>
        </w:rPr>
        <w:t xml:space="preserve">ByaqH svAhA$ || </w:t>
      </w:r>
    </w:p>
    <w:p w14:paraId="7765788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115.</w:t>
      </w:r>
      <w:r>
        <w:rPr>
          <w:rFonts w:ascii="Arial" w:hAnsi="Arial" w:cs="Arial"/>
          <w:color w:val="000000"/>
          <w:sz w:val="36"/>
          <w:szCs w:val="36"/>
          <w:lang w:bidi="hi-IN"/>
        </w:rPr>
        <w:tab/>
        <w:t xml:space="preserve">nama#staqrAyaq svAhA$ || </w:t>
      </w:r>
      <w:r>
        <w:rPr>
          <w:rFonts w:ascii="Arial" w:hAnsi="Arial" w:cs="Arial"/>
          <w:color w:val="000000"/>
          <w:sz w:val="36"/>
          <w:szCs w:val="36"/>
          <w:lang w:bidi="hi-IN"/>
        </w:rPr>
        <w:tab/>
        <w:t xml:space="preserve"> </w:t>
      </w:r>
    </w:p>
    <w:p w14:paraId="0ACE2ED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116.</w:t>
      </w:r>
      <w:r>
        <w:rPr>
          <w:rFonts w:ascii="Arial" w:hAnsi="Arial" w:cs="Arial"/>
          <w:color w:val="000000"/>
          <w:sz w:val="36"/>
          <w:szCs w:val="36"/>
          <w:lang w:bidi="hi-IN"/>
        </w:rPr>
        <w:tab/>
        <w:t>nama#SSaqBaMv</w:t>
      </w:r>
      <w:r w:rsidR="00665208">
        <w:rPr>
          <w:rFonts w:ascii="Arial" w:hAnsi="Arial" w:cs="Arial"/>
          <w:color w:val="000000"/>
          <w:sz w:val="36"/>
          <w:szCs w:val="36"/>
          <w:lang w:bidi="hi-IN"/>
        </w:rPr>
        <w:t>E</w:t>
      </w:r>
      <w:r>
        <w:rPr>
          <w:rFonts w:ascii="Arial" w:hAnsi="Arial" w:cs="Arial"/>
          <w:color w:val="000000"/>
          <w:sz w:val="36"/>
          <w:szCs w:val="36"/>
          <w:lang w:bidi="hi-IN"/>
        </w:rPr>
        <w:t># ca may</w:t>
      </w:r>
      <w:r w:rsidR="00665208">
        <w:rPr>
          <w:rFonts w:ascii="Arial" w:hAnsi="Arial" w:cs="Arial"/>
          <w:color w:val="000000"/>
          <w:sz w:val="36"/>
          <w:szCs w:val="36"/>
          <w:lang w:bidi="hi-IN"/>
        </w:rPr>
        <w:t>O</w:t>
      </w:r>
      <w:r>
        <w:rPr>
          <w:rFonts w:ascii="Arial" w:hAnsi="Arial" w:cs="Arial"/>
          <w:color w:val="000000"/>
          <w:sz w:val="36"/>
          <w:szCs w:val="36"/>
          <w:lang w:bidi="hi-IN"/>
        </w:rPr>
        <w:t>qBav</w:t>
      </w:r>
      <w:r w:rsidR="00665208">
        <w:rPr>
          <w:rFonts w:ascii="Arial" w:hAnsi="Arial" w:cs="Arial"/>
          <w:color w:val="000000"/>
          <w:sz w:val="36"/>
          <w:szCs w:val="36"/>
          <w:lang w:bidi="hi-IN"/>
        </w:rPr>
        <w:t>E</w:t>
      </w:r>
      <w:r>
        <w:rPr>
          <w:rFonts w:ascii="Arial" w:hAnsi="Arial" w:cs="Arial"/>
          <w:color w:val="000000"/>
          <w:sz w:val="36"/>
          <w:szCs w:val="36"/>
          <w:lang w:bidi="hi-IN"/>
        </w:rPr>
        <w:t xml:space="preserve"># caq svAhA$ || </w:t>
      </w:r>
    </w:p>
    <w:p w14:paraId="22E68B9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117.</w:t>
      </w:r>
      <w:r>
        <w:rPr>
          <w:rFonts w:ascii="Arial" w:hAnsi="Arial" w:cs="Arial"/>
          <w:color w:val="000000"/>
          <w:sz w:val="36"/>
          <w:szCs w:val="36"/>
          <w:lang w:bidi="hi-IN"/>
        </w:rPr>
        <w:tab/>
        <w:t xml:space="preserve">nama#SSaMkaqrAya# ca mayaskaqrAya# caq svAhA$ || </w:t>
      </w:r>
    </w:p>
    <w:p w14:paraId="0186429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118.</w:t>
      </w:r>
      <w:r>
        <w:rPr>
          <w:rFonts w:ascii="Arial" w:hAnsi="Arial" w:cs="Arial"/>
          <w:color w:val="000000"/>
          <w:sz w:val="36"/>
          <w:szCs w:val="36"/>
          <w:lang w:bidi="hi-IN"/>
        </w:rPr>
        <w:tab/>
        <w:t xml:space="preserve">nama#SSiqvAya# ca Siqvata#rAya caq svAhA$ || </w:t>
      </w:r>
    </w:p>
    <w:p w14:paraId="16B5D58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119.</w:t>
      </w:r>
      <w:r>
        <w:rPr>
          <w:rFonts w:ascii="Arial" w:hAnsi="Arial" w:cs="Arial"/>
          <w:color w:val="000000"/>
          <w:sz w:val="36"/>
          <w:szCs w:val="36"/>
          <w:lang w:bidi="hi-IN"/>
        </w:rPr>
        <w:tab/>
        <w:t xml:space="preserve">namaqstIrthyA#ya caq kUlyA#ya caq svAhA$ || </w:t>
      </w:r>
    </w:p>
    <w:p w14:paraId="58CC7B3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120.</w:t>
      </w:r>
      <w:r>
        <w:rPr>
          <w:rFonts w:ascii="Arial" w:hAnsi="Arial" w:cs="Arial"/>
          <w:color w:val="000000"/>
          <w:sz w:val="36"/>
          <w:szCs w:val="36"/>
          <w:lang w:bidi="hi-IN"/>
        </w:rPr>
        <w:tab/>
        <w:t xml:space="preserve">nama#H pAqryA#ya cAvAqryA#ya caq svAhA$ || </w:t>
      </w:r>
    </w:p>
    <w:p w14:paraId="37A10CD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121.</w:t>
      </w:r>
      <w:r>
        <w:rPr>
          <w:rFonts w:ascii="Arial" w:hAnsi="Arial" w:cs="Arial"/>
          <w:color w:val="000000"/>
          <w:sz w:val="36"/>
          <w:szCs w:val="36"/>
          <w:lang w:bidi="hi-IN"/>
        </w:rPr>
        <w:tab/>
        <w:t>nama#H praqtara#NAya c</w:t>
      </w:r>
      <w:r w:rsidR="00665208">
        <w:rPr>
          <w:rFonts w:ascii="Arial" w:hAnsi="Arial" w:cs="Arial"/>
          <w:color w:val="000000"/>
          <w:sz w:val="36"/>
          <w:szCs w:val="36"/>
          <w:lang w:bidi="hi-IN"/>
        </w:rPr>
        <w:t>O</w:t>
      </w:r>
      <w:r>
        <w:rPr>
          <w:rFonts w:ascii="Arial" w:hAnsi="Arial" w:cs="Arial"/>
          <w:color w:val="000000"/>
          <w:sz w:val="36"/>
          <w:szCs w:val="36"/>
          <w:lang w:bidi="hi-IN"/>
        </w:rPr>
        <w:t xml:space="preserve">qttara#NAya caq svAhA$ || </w:t>
      </w:r>
    </w:p>
    <w:p w14:paraId="3877953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122.</w:t>
      </w:r>
      <w:r>
        <w:rPr>
          <w:rFonts w:ascii="Arial" w:hAnsi="Arial" w:cs="Arial"/>
          <w:color w:val="000000"/>
          <w:sz w:val="36"/>
          <w:szCs w:val="36"/>
          <w:lang w:bidi="hi-IN"/>
        </w:rPr>
        <w:tab/>
        <w:t xml:space="preserve">nama# AtAqryA#ya cAlAqdyA#ya caq svAhA$ || </w:t>
      </w:r>
    </w:p>
    <w:p w14:paraId="5EA510E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123.</w:t>
      </w:r>
      <w:r>
        <w:rPr>
          <w:rFonts w:ascii="Arial" w:hAnsi="Arial" w:cs="Arial"/>
          <w:color w:val="000000"/>
          <w:sz w:val="36"/>
          <w:szCs w:val="36"/>
          <w:lang w:bidi="hi-IN"/>
        </w:rPr>
        <w:tab/>
        <w:t>namaqSSaShpyA#ya caq P</w:t>
      </w:r>
      <w:r w:rsidR="00665208">
        <w:rPr>
          <w:rFonts w:ascii="Arial" w:hAnsi="Arial" w:cs="Arial"/>
          <w:color w:val="000000"/>
          <w:sz w:val="36"/>
          <w:szCs w:val="36"/>
          <w:lang w:bidi="hi-IN"/>
        </w:rPr>
        <w:t>E</w:t>
      </w:r>
      <w:r>
        <w:rPr>
          <w:rFonts w:ascii="Arial" w:hAnsi="Arial" w:cs="Arial"/>
          <w:color w:val="000000"/>
          <w:sz w:val="36"/>
          <w:szCs w:val="36"/>
          <w:lang w:bidi="hi-IN"/>
        </w:rPr>
        <w:t xml:space="preserve">nyA#ya caq svAhA$ || </w:t>
      </w:r>
    </w:p>
    <w:p w14:paraId="7D86ACF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124.</w:t>
      </w:r>
      <w:r>
        <w:rPr>
          <w:rFonts w:ascii="Arial" w:hAnsi="Arial" w:cs="Arial"/>
          <w:color w:val="000000"/>
          <w:sz w:val="36"/>
          <w:szCs w:val="36"/>
          <w:lang w:bidi="hi-IN"/>
        </w:rPr>
        <w:tab/>
        <w:t xml:space="preserve">nama#ssikaqtyA#ya ca pravAqhyA#ya caq svAhA$ || </w:t>
      </w:r>
    </w:p>
    <w:p w14:paraId="5093F08E" w14:textId="232E3349" w:rsidR="0020424F" w:rsidRDefault="00910BF1"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&lt;lang=eng&gt;</w:t>
      </w:r>
    </w:p>
    <w:p w14:paraId="56805432" w14:textId="24CFA145"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gramStart"/>
      <w:r>
        <w:rPr>
          <w:rFonts w:ascii="Arial" w:hAnsi="Arial" w:cs="Arial"/>
          <w:color w:val="000000"/>
          <w:sz w:val="36"/>
          <w:szCs w:val="36"/>
          <w:lang w:bidi="hi-IN"/>
        </w:rPr>
        <w:t>9</w:t>
      </w:r>
      <w:r w:rsidRPr="006943B6">
        <w:rPr>
          <w:rFonts w:ascii="Arial" w:hAnsi="Arial" w:cs="Arial"/>
          <w:color w:val="000000"/>
          <w:sz w:val="36"/>
          <w:szCs w:val="36"/>
          <w:vertAlign w:val="superscript"/>
          <w:lang w:bidi="hi-IN"/>
        </w:rPr>
        <w:t>th</w:t>
      </w:r>
      <w:r w:rsidR="006943B6">
        <w:rPr>
          <w:rFonts w:ascii="Arial" w:hAnsi="Arial" w:cs="Arial"/>
          <w:color w:val="000000"/>
          <w:sz w:val="36"/>
          <w:szCs w:val="36"/>
          <w:lang w:bidi="hi-IN"/>
        </w:rPr>
        <w:t xml:space="preserve"> </w:t>
      </w:r>
      <w:r>
        <w:rPr>
          <w:rFonts w:ascii="Arial" w:hAnsi="Arial" w:cs="Arial"/>
          <w:color w:val="000000"/>
          <w:sz w:val="36"/>
          <w:szCs w:val="36"/>
          <w:lang w:bidi="hi-IN"/>
        </w:rPr>
        <w:t xml:space="preserve"> </w:t>
      </w:r>
      <w:r w:rsidR="006943B6">
        <w:rPr>
          <w:rFonts w:ascii="Arial" w:hAnsi="Arial" w:cs="Arial"/>
          <w:color w:val="000000"/>
          <w:sz w:val="36"/>
          <w:szCs w:val="36"/>
          <w:lang w:bidi="hi-IN"/>
        </w:rPr>
        <w:t>&lt;</w:t>
      </w:r>
      <w:proofErr w:type="gramEnd"/>
      <w:r w:rsidR="006943B6">
        <w:rPr>
          <w:rFonts w:ascii="Arial" w:hAnsi="Arial" w:cs="Arial"/>
          <w:color w:val="000000"/>
          <w:sz w:val="36"/>
          <w:szCs w:val="36"/>
          <w:lang w:bidi="hi-IN"/>
        </w:rPr>
        <w:t xml:space="preserve">lang=def&gt; </w:t>
      </w:r>
      <w:r w:rsidR="006857C4">
        <w:rPr>
          <w:rFonts w:ascii="Arial" w:hAnsi="Arial" w:cs="Arial"/>
          <w:color w:val="000000"/>
          <w:sz w:val="36"/>
          <w:szCs w:val="36"/>
          <w:lang w:bidi="hi-IN"/>
        </w:rPr>
        <w:t>anuvAkaH</w:t>
      </w:r>
      <w:r w:rsidR="00910BF1">
        <w:rPr>
          <w:rFonts w:ascii="Arial" w:hAnsi="Arial" w:cs="Arial"/>
          <w:color w:val="000000"/>
          <w:sz w:val="36"/>
          <w:szCs w:val="36"/>
          <w:lang w:bidi="hi-IN"/>
        </w:rPr>
        <w:t xml:space="preserve">  </w:t>
      </w:r>
      <w:r w:rsidR="006943B6">
        <w:rPr>
          <w:rFonts w:ascii="Arial" w:hAnsi="Arial" w:cs="Arial"/>
          <w:color w:val="000000"/>
          <w:sz w:val="36"/>
          <w:szCs w:val="36"/>
          <w:lang w:bidi="hi-IN"/>
        </w:rPr>
        <w:t xml:space="preserve"> </w:t>
      </w:r>
      <w:r>
        <w:rPr>
          <w:rFonts w:ascii="Arial" w:hAnsi="Arial" w:cs="Arial"/>
          <w:color w:val="000000"/>
          <w:sz w:val="36"/>
          <w:szCs w:val="36"/>
          <w:lang w:bidi="hi-IN"/>
        </w:rPr>
        <w:t xml:space="preserve"> </w:t>
      </w:r>
    </w:p>
    <w:p w14:paraId="142AEF7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125.</w:t>
      </w:r>
      <w:r>
        <w:rPr>
          <w:rFonts w:ascii="Arial" w:hAnsi="Arial" w:cs="Arial"/>
          <w:color w:val="000000"/>
          <w:sz w:val="36"/>
          <w:szCs w:val="36"/>
          <w:lang w:bidi="hi-IN"/>
        </w:rPr>
        <w:tab/>
        <w:t xml:space="preserve">nama# iriqNyA#ya ca prapaqtthyA#ya caq svAhA$ || </w:t>
      </w:r>
    </w:p>
    <w:p w14:paraId="4E32426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126.</w:t>
      </w:r>
      <w:r>
        <w:rPr>
          <w:rFonts w:ascii="Arial" w:hAnsi="Arial" w:cs="Arial"/>
          <w:color w:val="000000"/>
          <w:sz w:val="36"/>
          <w:szCs w:val="36"/>
          <w:lang w:bidi="hi-IN"/>
        </w:rPr>
        <w:tab/>
        <w:t xml:space="preserve">nama#H ki(gm)SiqlAya# caq kShaya#NAya caq svAhA$ || </w:t>
      </w:r>
    </w:p>
    <w:p w14:paraId="792A923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127.</w:t>
      </w:r>
      <w:r>
        <w:rPr>
          <w:rFonts w:ascii="Arial" w:hAnsi="Arial" w:cs="Arial"/>
          <w:color w:val="000000"/>
          <w:sz w:val="36"/>
          <w:szCs w:val="36"/>
          <w:lang w:bidi="hi-IN"/>
        </w:rPr>
        <w:tab/>
        <w:t>nama#H kapaqrddin</w:t>
      </w:r>
      <w:r w:rsidR="00665208">
        <w:rPr>
          <w:rFonts w:ascii="Arial" w:hAnsi="Arial" w:cs="Arial"/>
          <w:color w:val="000000"/>
          <w:sz w:val="36"/>
          <w:szCs w:val="36"/>
          <w:lang w:bidi="hi-IN"/>
        </w:rPr>
        <w:t>E</w:t>
      </w:r>
      <w:r>
        <w:rPr>
          <w:rFonts w:ascii="Arial" w:hAnsi="Arial" w:cs="Arial"/>
          <w:color w:val="000000"/>
          <w:sz w:val="36"/>
          <w:szCs w:val="36"/>
          <w:lang w:bidi="hi-IN"/>
        </w:rPr>
        <w:t># ca pulaqstay</w:t>
      </w:r>
      <w:r w:rsidR="00665208">
        <w:rPr>
          <w:rFonts w:ascii="Arial" w:hAnsi="Arial" w:cs="Arial"/>
          <w:color w:val="000000"/>
          <w:sz w:val="36"/>
          <w:szCs w:val="36"/>
          <w:lang w:bidi="hi-IN"/>
        </w:rPr>
        <w:t>E</w:t>
      </w:r>
      <w:r>
        <w:rPr>
          <w:rFonts w:ascii="Arial" w:hAnsi="Arial" w:cs="Arial"/>
          <w:color w:val="000000"/>
          <w:sz w:val="36"/>
          <w:szCs w:val="36"/>
          <w:lang w:bidi="hi-IN"/>
        </w:rPr>
        <w:t xml:space="preserve"># caq svAhA$ || </w:t>
      </w:r>
    </w:p>
    <w:p w14:paraId="7138C45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128.</w:t>
      </w:r>
      <w:r>
        <w:rPr>
          <w:rFonts w:ascii="Arial" w:hAnsi="Arial" w:cs="Arial"/>
          <w:color w:val="000000"/>
          <w:sz w:val="36"/>
          <w:szCs w:val="36"/>
          <w:lang w:bidi="hi-IN"/>
        </w:rPr>
        <w:tab/>
        <w:t>nam</w:t>
      </w:r>
      <w:r w:rsidR="00665208">
        <w:rPr>
          <w:rFonts w:ascii="Arial" w:hAnsi="Arial" w:cs="Arial"/>
          <w:color w:val="000000"/>
          <w:sz w:val="36"/>
          <w:szCs w:val="36"/>
          <w:lang w:bidi="hi-IN"/>
        </w:rPr>
        <w:t>O</w:t>
      </w:r>
      <w:r>
        <w:rPr>
          <w:rFonts w:ascii="Arial" w:hAnsi="Arial" w:cs="Arial"/>
          <w:color w:val="000000"/>
          <w:sz w:val="36"/>
          <w:szCs w:val="36"/>
          <w:lang w:bidi="hi-IN"/>
        </w:rPr>
        <w:t>q g</w:t>
      </w:r>
      <w:r w:rsidR="00665208">
        <w:rPr>
          <w:rFonts w:ascii="Arial" w:hAnsi="Arial" w:cs="Arial"/>
          <w:color w:val="000000"/>
          <w:sz w:val="36"/>
          <w:szCs w:val="36"/>
          <w:lang w:bidi="hi-IN"/>
        </w:rPr>
        <w:t>O</w:t>
      </w:r>
      <w:r>
        <w:rPr>
          <w:rFonts w:ascii="Arial" w:hAnsi="Arial" w:cs="Arial"/>
          <w:color w:val="000000"/>
          <w:sz w:val="36"/>
          <w:szCs w:val="36"/>
          <w:lang w:bidi="hi-IN"/>
        </w:rPr>
        <w:t xml:space="preserve">ShThyA#ya caq gRuhyA#ya caq svAhA$ || </w:t>
      </w:r>
    </w:p>
    <w:p w14:paraId="29D10E7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129.</w:t>
      </w:r>
      <w:r>
        <w:rPr>
          <w:rFonts w:ascii="Arial" w:hAnsi="Arial" w:cs="Arial"/>
          <w:color w:val="000000"/>
          <w:sz w:val="36"/>
          <w:szCs w:val="36"/>
          <w:lang w:bidi="hi-IN"/>
        </w:rPr>
        <w:tab/>
        <w:t>namaqstalpyA#ya caq g</w:t>
      </w:r>
      <w:r w:rsidR="00665208">
        <w:rPr>
          <w:rFonts w:ascii="Arial" w:hAnsi="Arial" w:cs="Arial"/>
          <w:color w:val="000000"/>
          <w:sz w:val="36"/>
          <w:szCs w:val="36"/>
          <w:lang w:bidi="hi-IN"/>
        </w:rPr>
        <w:t>E</w:t>
      </w:r>
      <w:r>
        <w:rPr>
          <w:rFonts w:ascii="Arial" w:hAnsi="Arial" w:cs="Arial"/>
          <w:color w:val="000000"/>
          <w:sz w:val="36"/>
          <w:szCs w:val="36"/>
          <w:lang w:bidi="hi-IN"/>
        </w:rPr>
        <w:t xml:space="preserve">hyA#ya caq svAhA$ || </w:t>
      </w:r>
    </w:p>
    <w:p w14:paraId="542451A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130.</w:t>
      </w:r>
      <w:r>
        <w:rPr>
          <w:rFonts w:ascii="Arial" w:hAnsi="Arial" w:cs="Arial"/>
          <w:color w:val="000000"/>
          <w:sz w:val="36"/>
          <w:szCs w:val="36"/>
          <w:lang w:bidi="hi-IN"/>
        </w:rPr>
        <w:tab/>
        <w:t>nama#H kAqTyA#ya ca gahvar</w:t>
      </w:r>
      <w:r w:rsidR="00665208">
        <w:rPr>
          <w:rFonts w:ascii="Arial" w:hAnsi="Arial" w:cs="Arial"/>
          <w:color w:val="000000"/>
          <w:sz w:val="36"/>
          <w:szCs w:val="36"/>
          <w:lang w:bidi="hi-IN"/>
        </w:rPr>
        <w:t>E</w:t>
      </w:r>
      <w:r>
        <w:rPr>
          <w:rFonts w:ascii="Arial" w:hAnsi="Arial" w:cs="Arial"/>
          <w:color w:val="000000"/>
          <w:sz w:val="36"/>
          <w:szCs w:val="36"/>
          <w:lang w:bidi="hi-IN"/>
        </w:rPr>
        <w:t xml:space="preserve">qShThAya# caq svAhA$ || </w:t>
      </w:r>
    </w:p>
    <w:p w14:paraId="105E5C6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131.</w:t>
      </w:r>
      <w:r>
        <w:rPr>
          <w:rFonts w:ascii="Arial" w:hAnsi="Arial" w:cs="Arial"/>
          <w:color w:val="000000"/>
          <w:sz w:val="36"/>
          <w:szCs w:val="36"/>
          <w:lang w:bidi="hi-IN"/>
        </w:rPr>
        <w:tab/>
        <w:t>nam</w:t>
      </w:r>
      <w:r w:rsidR="00665208">
        <w:rPr>
          <w:rFonts w:ascii="Arial" w:hAnsi="Arial" w:cs="Arial"/>
          <w:color w:val="000000"/>
          <w:sz w:val="36"/>
          <w:szCs w:val="36"/>
          <w:lang w:bidi="hi-IN"/>
        </w:rPr>
        <w:t>O</w:t>
      </w:r>
      <w:r>
        <w:rPr>
          <w:rFonts w:ascii="Arial" w:hAnsi="Arial" w:cs="Arial"/>
          <w:color w:val="000000"/>
          <w:sz w:val="36"/>
          <w:szCs w:val="36"/>
          <w:lang w:bidi="hi-IN"/>
        </w:rPr>
        <w:t>$ hradaqyyA#ya ca niv</w:t>
      </w:r>
      <w:r w:rsidR="00665208">
        <w:rPr>
          <w:rFonts w:ascii="Arial" w:hAnsi="Arial" w:cs="Arial"/>
          <w:color w:val="000000"/>
          <w:sz w:val="36"/>
          <w:szCs w:val="36"/>
          <w:lang w:bidi="hi-IN"/>
        </w:rPr>
        <w:t>E</w:t>
      </w:r>
      <w:r>
        <w:rPr>
          <w:rFonts w:ascii="Arial" w:hAnsi="Arial" w:cs="Arial"/>
          <w:color w:val="000000"/>
          <w:sz w:val="36"/>
          <w:szCs w:val="36"/>
          <w:lang w:bidi="hi-IN"/>
        </w:rPr>
        <w:t xml:space="preserve">qShpyA#ya caq svAhA$ || </w:t>
      </w:r>
    </w:p>
    <w:p w14:paraId="0F0A926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132.</w:t>
      </w:r>
      <w:r>
        <w:rPr>
          <w:rFonts w:ascii="Arial" w:hAnsi="Arial" w:cs="Arial"/>
          <w:color w:val="000000"/>
          <w:sz w:val="36"/>
          <w:szCs w:val="36"/>
          <w:lang w:bidi="hi-IN"/>
        </w:rPr>
        <w:tab/>
        <w:t xml:space="preserve">nama#H pA(gm)saqvyA#ya ca rajaqsyA#ya caq svAhA$ || </w:t>
      </w:r>
    </w:p>
    <w:p w14:paraId="239EACB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133.</w:t>
      </w:r>
      <w:r>
        <w:rPr>
          <w:rFonts w:ascii="Arial" w:hAnsi="Arial" w:cs="Arial"/>
          <w:color w:val="000000"/>
          <w:sz w:val="36"/>
          <w:szCs w:val="36"/>
          <w:lang w:bidi="hi-IN"/>
        </w:rPr>
        <w:tab/>
        <w:t xml:space="preserve">namaqSSuShkyA#ya ca hariqtyayA#ya caq svAhA$ || </w:t>
      </w:r>
    </w:p>
    <w:p w14:paraId="1953DC2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134.</w:t>
      </w:r>
      <w:r>
        <w:rPr>
          <w:rFonts w:ascii="Arial" w:hAnsi="Arial" w:cs="Arial"/>
          <w:color w:val="000000"/>
          <w:sz w:val="36"/>
          <w:szCs w:val="36"/>
          <w:lang w:bidi="hi-IN"/>
        </w:rPr>
        <w:tab/>
        <w:t>nam</w:t>
      </w:r>
      <w:r w:rsidR="00665208">
        <w:rPr>
          <w:rFonts w:ascii="Arial" w:hAnsi="Arial" w:cs="Arial"/>
          <w:color w:val="000000"/>
          <w:sz w:val="36"/>
          <w:szCs w:val="36"/>
          <w:lang w:bidi="hi-IN"/>
        </w:rPr>
        <w:t>O</w:t>
      </w:r>
      <w:r>
        <w:rPr>
          <w:rFonts w:ascii="Arial" w:hAnsi="Arial" w:cs="Arial"/>
          <w:color w:val="000000"/>
          <w:sz w:val="36"/>
          <w:szCs w:val="36"/>
          <w:lang w:bidi="hi-IN"/>
        </w:rPr>
        <w:t>q l</w:t>
      </w:r>
      <w:r w:rsidR="00665208">
        <w:rPr>
          <w:rFonts w:ascii="Arial" w:hAnsi="Arial" w:cs="Arial"/>
          <w:color w:val="000000"/>
          <w:sz w:val="36"/>
          <w:szCs w:val="36"/>
          <w:lang w:bidi="hi-IN"/>
        </w:rPr>
        <w:t>O</w:t>
      </w:r>
      <w:r>
        <w:rPr>
          <w:rFonts w:ascii="Arial" w:hAnsi="Arial" w:cs="Arial"/>
          <w:color w:val="000000"/>
          <w:sz w:val="36"/>
          <w:szCs w:val="36"/>
          <w:lang w:bidi="hi-IN"/>
        </w:rPr>
        <w:t>pyA#ya c</w:t>
      </w:r>
      <w:r w:rsidR="00665208">
        <w:rPr>
          <w:rFonts w:ascii="Arial" w:hAnsi="Arial" w:cs="Arial"/>
          <w:color w:val="000000"/>
          <w:sz w:val="36"/>
          <w:szCs w:val="36"/>
          <w:lang w:bidi="hi-IN"/>
        </w:rPr>
        <w:t>O</w:t>
      </w:r>
      <w:r>
        <w:rPr>
          <w:rFonts w:ascii="Arial" w:hAnsi="Arial" w:cs="Arial"/>
          <w:color w:val="000000"/>
          <w:sz w:val="36"/>
          <w:szCs w:val="36"/>
          <w:lang w:bidi="hi-IN"/>
        </w:rPr>
        <w:t xml:space="preserve">laqpyA#ya caq svAhA$ || </w:t>
      </w:r>
    </w:p>
    <w:p w14:paraId="413122C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135.</w:t>
      </w:r>
      <w:r>
        <w:rPr>
          <w:rFonts w:ascii="Arial" w:hAnsi="Arial" w:cs="Arial"/>
          <w:color w:val="000000"/>
          <w:sz w:val="36"/>
          <w:szCs w:val="36"/>
          <w:lang w:bidi="hi-IN"/>
        </w:rPr>
        <w:tab/>
        <w:t xml:space="preserve">nama# UqrvyA#ya ca sUqrmyA#ya caq svAhA$ || </w:t>
      </w:r>
    </w:p>
    <w:p w14:paraId="150EF92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136.</w:t>
      </w:r>
      <w:r>
        <w:rPr>
          <w:rFonts w:ascii="Arial" w:hAnsi="Arial" w:cs="Arial"/>
          <w:color w:val="000000"/>
          <w:sz w:val="36"/>
          <w:szCs w:val="36"/>
          <w:lang w:bidi="hi-IN"/>
        </w:rPr>
        <w:tab/>
        <w:t xml:space="preserve">nama#H paqrNyA#ya ca parNyaSaqdyA#ya caq svAhA$ || </w:t>
      </w:r>
    </w:p>
    <w:p w14:paraId="7A78A84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137.</w:t>
      </w:r>
      <w:r>
        <w:rPr>
          <w:rFonts w:ascii="Arial" w:hAnsi="Arial" w:cs="Arial"/>
          <w:color w:val="000000"/>
          <w:sz w:val="36"/>
          <w:szCs w:val="36"/>
          <w:lang w:bidi="hi-IN"/>
        </w:rPr>
        <w:tab/>
        <w:t>nam</w:t>
      </w:r>
      <w:r w:rsidR="00665208">
        <w:rPr>
          <w:rFonts w:ascii="Arial" w:hAnsi="Arial" w:cs="Arial"/>
          <w:color w:val="000000"/>
          <w:sz w:val="36"/>
          <w:szCs w:val="36"/>
          <w:lang w:bidi="hi-IN"/>
        </w:rPr>
        <w:t>O</w:t>
      </w:r>
      <w:r>
        <w:rPr>
          <w:rFonts w:ascii="Arial" w:hAnsi="Arial" w:cs="Arial"/>
          <w:color w:val="000000"/>
          <w:sz w:val="36"/>
          <w:szCs w:val="36"/>
          <w:lang w:bidi="hi-IN"/>
        </w:rPr>
        <w:t>#&amp;paguqramA#NAya cABiGnaqt</w:t>
      </w:r>
      <w:r w:rsidR="00665208">
        <w:rPr>
          <w:rFonts w:ascii="Arial" w:hAnsi="Arial" w:cs="Arial"/>
          <w:color w:val="000000"/>
          <w:sz w:val="36"/>
          <w:szCs w:val="36"/>
          <w:lang w:bidi="hi-IN"/>
        </w:rPr>
        <w:t>E</w:t>
      </w:r>
      <w:r>
        <w:rPr>
          <w:rFonts w:ascii="Arial" w:hAnsi="Arial" w:cs="Arial"/>
          <w:color w:val="000000"/>
          <w:sz w:val="36"/>
          <w:szCs w:val="36"/>
          <w:lang w:bidi="hi-IN"/>
        </w:rPr>
        <w:t xml:space="preserve"> caq svAhA$ || </w:t>
      </w:r>
    </w:p>
    <w:p w14:paraId="01DD841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138.</w:t>
      </w:r>
      <w:r>
        <w:rPr>
          <w:rFonts w:ascii="Arial" w:hAnsi="Arial" w:cs="Arial"/>
          <w:color w:val="000000"/>
          <w:sz w:val="36"/>
          <w:szCs w:val="36"/>
          <w:lang w:bidi="hi-IN"/>
        </w:rPr>
        <w:tab/>
        <w:t>nama# AkKidaqt</w:t>
      </w:r>
      <w:r w:rsidR="00665208">
        <w:rPr>
          <w:rFonts w:ascii="Arial" w:hAnsi="Arial" w:cs="Arial"/>
          <w:color w:val="000000"/>
          <w:sz w:val="36"/>
          <w:szCs w:val="36"/>
          <w:lang w:bidi="hi-IN"/>
        </w:rPr>
        <w:t>E</w:t>
      </w:r>
      <w:r>
        <w:rPr>
          <w:rFonts w:ascii="Arial" w:hAnsi="Arial" w:cs="Arial"/>
          <w:color w:val="000000"/>
          <w:sz w:val="36"/>
          <w:szCs w:val="36"/>
          <w:lang w:bidi="hi-IN"/>
        </w:rPr>
        <w:t xml:space="preserve"> ca# prakKidaqt</w:t>
      </w:r>
      <w:r w:rsidR="00665208">
        <w:rPr>
          <w:rFonts w:ascii="Arial" w:hAnsi="Arial" w:cs="Arial"/>
          <w:color w:val="000000"/>
          <w:sz w:val="36"/>
          <w:szCs w:val="36"/>
          <w:lang w:bidi="hi-IN"/>
        </w:rPr>
        <w:t>E</w:t>
      </w:r>
      <w:r>
        <w:rPr>
          <w:rFonts w:ascii="Arial" w:hAnsi="Arial" w:cs="Arial"/>
          <w:color w:val="000000"/>
          <w:sz w:val="36"/>
          <w:szCs w:val="36"/>
          <w:lang w:bidi="hi-IN"/>
        </w:rPr>
        <w:t xml:space="preserve"> caq svAhA$ || </w:t>
      </w:r>
    </w:p>
    <w:p w14:paraId="2A21326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139.</w:t>
      </w:r>
      <w:r>
        <w:rPr>
          <w:rFonts w:ascii="Arial" w:hAnsi="Arial" w:cs="Arial"/>
          <w:color w:val="000000"/>
          <w:sz w:val="36"/>
          <w:szCs w:val="36"/>
          <w:lang w:bidi="hi-IN"/>
        </w:rPr>
        <w:tab/>
        <w:t>nam</w:t>
      </w:r>
      <w:r w:rsidR="00665208">
        <w:rPr>
          <w:rFonts w:ascii="Arial" w:hAnsi="Arial" w:cs="Arial"/>
          <w:color w:val="000000"/>
          <w:sz w:val="36"/>
          <w:szCs w:val="36"/>
          <w:lang w:bidi="hi-IN"/>
        </w:rPr>
        <w:t>O</w:t>
      </w:r>
      <w:r>
        <w:rPr>
          <w:rFonts w:ascii="Arial" w:hAnsi="Arial" w:cs="Arial"/>
          <w:color w:val="000000"/>
          <w:sz w:val="36"/>
          <w:szCs w:val="36"/>
          <w:lang w:bidi="hi-IN"/>
        </w:rPr>
        <w:t># vaH kiriqk</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 d</w:t>
      </w:r>
      <w:r w:rsidR="00665208">
        <w:rPr>
          <w:rFonts w:ascii="Arial" w:hAnsi="Arial" w:cs="Arial"/>
          <w:color w:val="000000"/>
          <w:sz w:val="36"/>
          <w:szCs w:val="36"/>
          <w:lang w:bidi="hi-IN"/>
        </w:rPr>
        <w:t>E</w:t>
      </w:r>
      <w:r>
        <w:rPr>
          <w:rFonts w:ascii="Arial" w:hAnsi="Arial" w:cs="Arial"/>
          <w:color w:val="000000"/>
          <w:sz w:val="36"/>
          <w:szCs w:val="36"/>
          <w:lang w:bidi="hi-IN"/>
        </w:rPr>
        <w:t>qvAnAq(gm)q hRuda#y</w:t>
      </w:r>
      <w:r w:rsidR="00665208">
        <w:rPr>
          <w:rFonts w:ascii="Arial" w:hAnsi="Arial" w:cs="Arial"/>
          <w:color w:val="000000"/>
          <w:sz w:val="36"/>
          <w:szCs w:val="36"/>
          <w:lang w:bidi="hi-IN"/>
        </w:rPr>
        <w:t>E</w:t>
      </w:r>
      <w:r>
        <w:rPr>
          <w:rFonts w:ascii="Arial" w:hAnsi="Arial" w:cs="Arial"/>
          <w:color w:val="000000"/>
          <w:sz w:val="36"/>
          <w:szCs w:val="36"/>
          <w:lang w:bidi="hi-IN"/>
        </w:rPr>
        <w:t xml:space="preserve">ByaqH svAhA$ || </w:t>
      </w:r>
      <w:r>
        <w:rPr>
          <w:rFonts w:ascii="Arial" w:hAnsi="Arial" w:cs="Arial"/>
          <w:color w:val="000000"/>
          <w:sz w:val="36"/>
          <w:szCs w:val="36"/>
          <w:lang w:bidi="hi-IN"/>
        </w:rPr>
        <w:tab/>
      </w:r>
    </w:p>
    <w:p w14:paraId="5697A7A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140.</w:t>
      </w:r>
      <w:r>
        <w:rPr>
          <w:rFonts w:ascii="Arial" w:hAnsi="Arial" w:cs="Arial"/>
          <w:color w:val="000000"/>
          <w:sz w:val="36"/>
          <w:szCs w:val="36"/>
          <w:lang w:bidi="hi-IN"/>
        </w:rPr>
        <w:tab/>
        <w:t>nam</w:t>
      </w:r>
      <w:r w:rsidR="00665208">
        <w:rPr>
          <w:rFonts w:ascii="Arial" w:hAnsi="Arial" w:cs="Arial"/>
          <w:color w:val="000000"/>
          <w:sz w:val="36"/>
          <w:szCs w:val="36"/>
          <w:lang w:bidi="hi-IN"/>
        </w:rPr>
        <w:t>O</w:t>
      </w:r>
      <w:r>
        <w:rPr>
          <w:rFonts w:ascii="Arial" w:hAnsi="Arial" w:cs="Arial"/>
          <w:color w:val="000000"/>
          <w:sz w:val="36"/>
          <w:szCs w:val="36"/>
          <w:lang w:bidi="hi-IN"/>
        </w:rPr>
        <w:t># vikShINaqk</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 d</w:t>
      </w:r>
      <w:r w:rsidR="00665208">
        <w:rPr>
          <w:rFonts w:ascii="Arial" w:hAnsi="Arial" w:cs="Arial"/>
          <w:color w:val="000000"/>
          <w:sz w:val="36"/>
          <w:szCs w:val="36"/>
          <w:lang w:bidi="hi-IN"/>
        </w:rPr>
        <w:t>E</w:t>
      </w:r>
      <w:r>
        <w:rPr>
          <w:rFonts w:ascii="Arial" w:hAnsi="Arial" w:cs="Arial"/>
          <w:color w:val="000000"/>
          <w:sz w:val="36"/>
          <w:szCs w:val="36"/>
          <w:lang w:bidi="hi-IN"/>
        </w:rPr>
        <w:t>qvAnAq(gm)q hRuda#y</w:t>
      </w:r>
      <w:r w:rsidR="00665208">
        <w:rPr>
          <w:rFonts w:ascii="Arial" w:hAnsi="Arial" w:cs="Arial"/>
          <w:color w:val="000000"/>
          <w:sz w:val="36"/>
          <w:szCs w:val="36"/>
          <w:lang w:bidi="hi-IN"/>
        </w:rPr>
        <w:t>E</w:t>
      </w:r>
      <w:r>
        <w:rPr>
          <w:rFonts w:ascii="Arial" w:hAnsi="Arial" w:cs="Arial"/>
          <w:color w:val="000000"/>
          <w:sz w:val="36"/>
          <w:szCs w:val="36"/>
          <w:lang w:bidi="hi-IN"/>
        </w:rPr>
        <w:t xml:space="preserve">ByaqH svAhA$ || </w:t>
      </w:r>
    </w:p>
    <w:p w14:paraId="1306D94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141.</w:t>
      </w:r>
      <w:r>
        <w:rPr>
          <w:rFonts w:ascii="Arial" w:hAnsi="Arial" w:cs="Arial"/>
          <w:color w:val="000000"/>
          <w:sz w:val="36"/>
          <w:szCs w:val="36"/>
          <w:lang w:bidi="hi-IN"/>
        </w:rPr>
        <w:tab/>
        <w:t>nam</w:t>
      </w:r>
      <w:r w:rsidR="00665208">
        <w:rPr>
          <w:rFonts w:ascii="Arial" w:hAnsi="Arial" w:cs="Arial"/>
          <w:color w:val="000000"/>
          <w:sz w:val="36"/>
          <w:szCs w:val="36"/>
          <w:lang w:bidi="hi-IN"/>
        </w:rPr>
        <w:t>O</w:t>
      </w:r>
      <w:r>
        <w:rPr>
          <w:rFonts w:ascii="Arial" w:hAnsi="Arial" w:cs="Arial"/>
          <w:color w:val="000000"/>
          <w:sz w:val="36"/>
          <w:szCs w:val="36"/>
          <w:lang w:bidi="hi-IN"/>
        </w:rPr>
        <w:t># vicinvaqtk</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 d</w:t>
      </w:r>
      <w:r w:rsidR="00665208">
        <w:rPr>
          <w:rFonts w:ascii="Arial" w:hAnsi="Arial" w:cs="Arial"/>
          <w:color w:val="000000"/>
          <w:sz w:val="36"/>
          <w:szCs w:val="36"/>
          <w:lang w:bidi="hi-IN"/>
        </w:rPr>
        <w:t>E</w:t>
      </w:r>
      <w:r>
        <w:rPr>
          <w:rFonts w:ascii="Arial" w:hAnsi="Arial" w:cs="Arial"/>
          <w:color w:val="000000"/>
          <w:sz w:val="36"/>
          <w:szCs w:val="36"/>
          <w:lang w:bidi="hi-IN"/>
        </w:rPr>
        <w:t>qvAnAq(gm)q hRuda#y</w:t>
      </w:r>
      <w:r w:rsidR="00665208">
        <w:rPr>
          <w:rFonts w:ascii="Arial" w:hAnsi="Arial" w:cs="Arial"/>
          <w:color w:val="000000"/>
          <w:sz w:val="36"/>
          <w:szCs w:val="36"/>
          <w:lang w:bidi="hi-IN"/>
        </w:rPr>
        <w:t>E</w:t>
      </w:r>
      <w:r>
        <w:rPr>
          <w:rFonts w:ascii="Arial" w:hAnsi="Arial" w:cs="Arial"/>
          <w:color w:val="000000"/>
          <w:sz w:val="36"/>
          <w:szCs w:val="36"/>
          <w:lang w:bidi="hi-IN"/>
        </w:rPr>
        <w:t xml:space="preserve">ByaqH svAhA$ || </w:t>
      </w:r>
    </w:p>
    <w:p w14:paraId="08C95F9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142.</w:t>
      </w:r>
      <w:r>
        <w:rPr>
          <w:rFonts w:ascii="Arial" w:hAnsi="Arial" w:cs="Arial"/>
          <w:color w:val="000000"/>
          <w:sz w:val="36"/>
          <w:szCs w:val="36"/>
          <w:lang w:bidi="hi-IN"/>
        </w:rPr>
        <w:tab/>
        <w:t>nama# Anirhaqt</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 d</w:t>
      </w:r>
      <w:r w:rsidR="00665208">
        <w:rPr>
          <w:rFonts w:ascii="Arial" w:hAnsi="Arial" w:cs="Arial"/>
          <w:color w:val="000000"/>
          <w:sz w:val="36"/>
          <w:szCs w:val="36"/>
          <w:lang w:bidi="hi-IN"/>
        </w:rPr>
        <w:t>E</w:t>
      </w:r>
      <w:r>
        <w:rPr>
          <w:rFonts w:ascii="Arial" w:hAnsi="Arial" w:cs="Arial"/>
          <w:color w:val="000000"/>
          <w:sz w:val="36"/>
          <w:szCs w:val="36"/>
          <w:lang w:bidi="hi-IN"/>
        </w:rPr>
        <w:t>qvAnAq(gm)q hRuda#y</w:t>
      </w:r>
      <w:r w:rsidR="00665208">
        <w:rPr>
          <w:rFonts w:ascii="Arial" w:hAnsi="Arial" w:cs="Arial"/>
          <w:color w:val="000000"/>
          <w:sz w:val="36"/>
          <w:szCs w:val="36"/>
          <w:lang w:bidi="hi-IN"/>
        </w:rPr>
        <w:t>E</w:t>
      </w:r>
      <w:r>
        <w:rPr>
          <w:rFonts w:ascii="Arial" w:hAnsi="Arial" w:cs="Arial"/>
          <w:color w:val="000000"/>
          <w:sz w:val="36"/>
          <w:szCs w:val="36"/>
          <w:lang w:bidi="hi-IN"/>
        </w:rPr>
        <w:t xml:space="preserve">ByaqH svAhA$ || </w:t>
      </w:r>
      <w:r>
        <w:rPr>
          <w:rFonts w:ascii="Arial" w:hAnsi="Arial" w:cs="Arial"/>
          <w:color w:val="000000"/>
          <w:sz w:val="36"/>
          <w:szCs w:val="36"/>
          <w:lang w:bidi="hi-IN"/>
        </w:rPr>
        <w:tab/>
      </w:r>
    </w:p>
    <w:p w14:paraId="3064060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143.</w:t>
      </w:r>
      <w:r>
        <w:rPr>
          <w:rFonts w:ascii="Arial" w:hAnsi="Arial" w:cs="Arial"/>
          <w:color w:val="000000"/>
          <w:sz w:val="36"/>
          <w:szCs w:val="36"/>
          <w:lang w:bidi="hi-IN"/>
        </w:rPr>
        <w:tab/>
        <w:t>nama# AmIvaqtk</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 d</w:t>
      </w:r>
      <w:r w:rsidR="00665208">
        <w:rPr>
          <w:rFonts w:ascii="Arial" w:hAnsi="Arial" w:cs="Arial"/>
          <w:color w:val="000000"/>
          <w:sz w:val="36"/>
          <w:szCs w:val="36"/>
          <w:lang w:bidi="hi-IN"/>
        </w:rPr>
        <w:t>E</w:t>
      </w:r>
      <w:r>
        <w:rPr>
          <w:rFonts w:ascii="Arial" w:hAnsi="Arial" w:cs="Arial"/>
          <w:color w:val="000000"/>
          <w:sz w:val="36"/>
          <w:szCs w:val="36"/>
          <w:lang w:bidi="hi-IN"/>
        </w:rPr>
        <w:t>qvAnAq(gm)q hRuda#y</w:t>
      </w:r>
      <w:r w:rsidR="00665208">
        <w:rPr>
          <w:rFonts w:ascii="Arial" w:hAnsi="Arial" w:cs="Arial"/>
          <w:color w:val="000000"/>
          <w:sz w:val="36"/>
          <w:szCs w:val="36"/>
          <w:lang w:bidi="hi-IN"/>
        </w:rPr>
        <w:t>E</w:t>
      </w:r>
      <w:r>
        <w:rPr>
          <w:rFonts w:ascii="Arial" w:hAnsi="Arial" w:cs="Arial"/>
          <w:color w:val="000000"/>
          <w:sz w:val="36"/>
          <w:szCs w:val="36"/>
          <w:lang w:bidi="hi-IN"/>
        </w:rPr>
        <w:t xml:space="preserve">ByaqH svAhA$ || </w:t>
      </w:r>
    </w:p>
    <w:p w14:paraId="084932C3" w14:textId="5ED3B1A1" w:rsidR="00D91D60" w:rsidRDefault="00910BF1"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&lt;lang=eng&gt;</w:t>
      </w:r>
    </w:p>
    <w:p w14:paraId="7B2D16FD" w14:textId="04BEABA4"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gramStart"/>
      <w:r>
        <w:rPr>
          <w:rFonts w:ascii="Arial" w:hAnsi="Arial" w:cs="Arial"/>
          <w:color w:val="000000"/>
          <w:sz w:val="36"/>
          <w:szCs w:val="36"/>
          <w:lang w:bidi="hi-IN"/>
        </w:rPr>
        <w:t>10</w:t>
      </w:r>
      <w:r w:rsidRPr="006943B6">
        <w:rPr>
          <w:rFonts w:ascii="Arial" w:hAnsi="Arial" w:cs="Arial"/>
          <w:color w:val="000000"/>
          <w:sz w:val="36"/>
          <w:szCs w:val="36"/>
          <w:vertAlign w:val="superscript"/>
          <w:lang w:bidi="hi-IN"/>
        </w:rPr>
        <w:t>th</w:t>
      </w:r>
      <w:r w:rsidR="006943B6">
        <w:rPr>
          <w:rFonts w:ascii="Arial" w:hAnsi="Arial" w:cs="Arial"/>
          <w:color w:val="000000"/>
          <w:sz w:val="36"/>
          <w:szCs w:val="36"/>
          <w:lang w:bidi="hi-IN"/>
        </w:rPr>
        <w:t xml:space="preserve"> </w:t>
      </w:r>
      <w:r>
        <w:rPr>
          <w:rFonts w:ascii="Arial" w:hAnsi="Arial" w:cs="Arial"/>
          <w:color w:val="000000"/>
          <w:sz w:val="36"/>
          <w:szCs w:val="36"/>
          <w:lang w:bidi="hi-IN"/>
        </w:rPr>
        <w:t xml:space="preserve"> </w:t>
      </w:r>
      <w:r w:rsidR="006943B6">
        <w:rPr>
          <w:rFonts w:ascii="Arial" w:hAnsi="Arial" w:cs="Arial"/>
          <w:color w:val="000000"/>
          <w:sz w:val="36"/>
          <w:szCs w:val="36"/>
          <w:lang w:bidi="hi-IN"/>
        </w:rPr>
        <w:t>&lt;</w:t>
      </w:r>
      <w:proofErr w:type="gramEnd"/>
      <w:r w:rsidR="006943B6">
        <w:rPr>
          <w:rFonts w:ascii="Arial" w:hAnsi="Arial" w:cs="Arial"/>
          <w:color w:val="000000"/>
          <w:sz w:val="36"/>
          <w:szCs w:val="36"/>
          <w:lang w:bidi="hi-IN"/>
        </w:rPr>
        <w:t xml:space="preserve">lang=def&gt; </w:t>
      </w:r>
      <w:r w:rsidR="006857C4">
        <w:rPr>
          <w:rFonts w:ascii="Arial" w:hAnsi="Arial" w:cs="Arial"/>
          <w:color w:val="000000"/>
          <w:sz w:val="36"/>
          <w:szCs w:val="36"/>
          <w:lang w:bidi="hi-IN"/>
        </w:rPr>
        <w:t>anuvAkaH</w:t>
      </w:r>
      <w:r>
        <w:rPr>
          <w:rFonts w:ascii="Arial" w:hAnsi="Arial" w:cs="Arial"/>
          <w:color w:val="000000"/>
          <w:sz w:val="36"/>
          <w:szCs w:val="36"/>
          <w:lang w:bidi="hi-IN"/>
        </w:rPr>
        <w:t xml:space="preserve"> </w:t>
      </w:r>
      <w:r w:rsidR="00910BF1">
        <w:rPr>
          <w:rFonts w:ascii="Arial" w:hAnsi="Arial" w:cs="Arial"/>
          <w:color w:val="000000"/>
          <w:sz w:val="36"/>
          <w:szCs w:val="36"/>
          <w:lang w:bidi="hi-IN"/>
        </w:rPr>
        <w:t xml:space="preserve"> </w:t>
      </w:r>
    </w:p>
    <w:p w14:paraId="0BD7D1F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144.</w:t>
      </w:r>
      <w:r>
        <w:rPr>
          <w:rFonts w:ascii="Arial" w:hAnsi="Arial" w:cs="Arial"/>
          <w:color w:val="000000"/>
          <w:sz w:val="36"/>
          <w:szCs w:val="36"/>
          <w:lang w:bidi="hi-IN"/>
        </w:rPr>
        <w:tab/>
        <w:t>drAp</w:t>
      </w:r>
      <w:r w:rsidR="00665208">
        <w:rPr>
          <w:rFonts w:ascii="Arial" w:hAnsi="Arial" w:cs="Arial"/>
          <w:color w:val="000000"/>
          <w:sz w:val="36"/>
          <w:szCs w:val="36"/>
          <w:lang w:bidi="hi-IN"/>
        </w:rPr>
        <w:t>E</w:t>
      </w:r>
      <w:r>
        <w:rPr>
          <w:rFonts w:ascii="Arial" w:hAnsi="Arial" w:cs="Arial"/>
          <w:color w:val="000000"/>
          <w:sz w:val="36"/>
          <w:szCs w:val="36"/>
          <w:lang w:bidi="hi-IN"/>
        </w:rPr>
        <w:t>q andha#saspat</w:t>
      </w:r>
      <w:r w:rsidR="00665208">
        <w:rPr>
          <w:rFonts w:ascii="Arial" w:hAnsi="Arial" w:cs="Arial"/>
          <w:color w:val="000000"/>
          <w:sz w:val="36"/>
          <w:szCs w:val="36"/>
          <w:lang w:bidi="hi-IN"/>
        </w:rPr>
        <w:t>E</w:t>
      </w:r>
      <w:r>
        <w:rPr>
          <w:rFonts w:ascii="Arial" w:hAnsi="Arial" w:cs="Arial"/>
          <w:color w:val="000000"/>
          <w:sz w:val="36"/>
          <w:szCs w:val="36"/>
          <w:lang w:bidi="hi-IN"/>
        </w:rPr>
        <w:t>q dari#draqnnIla#l</w:t>
      </w:r>
      <w:r w:rsidR="00665208">
        <w:rPr>
          <w:rFonts w:ascii="Arial" w:hAnsi="Arial" w:cs="Arial"/>
          <w:color w:val="000000"/>
          <w:sz w:val="36"/>
          <w:szCs w:val="36"/>
          <w:lang w:bidi="hi-IN"/>
        </w:rPr>
        <w:t>O</w:t>
      </w:r>
      <w:r>
        <w:rPr>
          <w:rFonts w:ascii="Arial" w:hAnsi="Arial" w:cs="Arial"/>
          <w:color w:val="000000"/>
          <w:sz w:val="36"/>
          <w:szCs w:val="36"/>
          <w:lang w:bidi="hi-IN"/>
        </w:rPr>
        <w:t xml:space="preserve">hita | </w:t>
      </w:r>
      <w:r w:rsidR="00665208">
        <w:rPr>
          <w:rFonts w:ascii="Arial" w:hAnsi="Arial" w:cs="Arial"/>
          <w:color w:val="000000"/>
          <w:sz w:val="36"/>
          <w:szCs w:val="36"/>
          <w:lang w:bidi="hi-IN"/>
        </w:rPr>
        <w:t>E</w:t>
      </w:r>
      <w:r>
        <w:rPr>
          <w:rFonts w:ascii="Arial" w:hAnsi="Arial" w:cs="Arial"/>
          <w:color w:val="000000"/>
          <w:sz w:val="36"/>
          <w:szCs w:val="36"/>
          <w:lang w:bidi="hi-IN"/>
        </w:rPr>
        <w:t>qShAM puru#ShANAm</w:t>
      </w:r>
      <w:r w:rsidR="00665208">
        <w:rPr>
          <w:rFonts w:ascii="Arial" w:hAnsi="Arial" w:cs="Arial"/>
          <w:color w:val="000000"/>
          <w:sz w:val="36"/>
          <w:szCs w:val="36"/>
          <w:lang w:bidi="hi-IN"/>
        </w:rPr>
        <w:t>E</w:t>
      </w:r>
      <w:r>
        <w:rPr>
          <w:rFonts w:ascii="Arial" w:hAnsi="Arial" w:cs="Arial"/>
          <w:color w:val="000000"/>
          <w:sz w:val="36"/>
          <w:szCs w:val="36"/>
          <w:lang w:bidi="hi-IN"/>
        </w:rPr>
        <w:t xml:space="preserve">qShAM </w:t>
      </w:r>
    </w:p>
    <w:p w14:paraId="719D988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pa#SUqnAM mA B</w:t>
      </w:r>
      <w:r w:rsidR="00665208">
        <w:rPr>
          <w:rFonts w:ascii="Arial" w:hAnsi="Arial" w:cs="Arial"/>
          <w:color w:val="000000"/>
          <w:sz w:val="36"/>
          <w:szCs w:val="36"/>
          <w:lang w:bidi="hi-IN"/>
        </w:rPr>
        <w:t>E</w:t>
      </w:r>
      <w:r>
        <w:rPr>
          <w:rFonts w:ascii="Arial" w:hAnsi="Arial" w:cs="Arial"/>
          <w:color w:val="000000"/>
          <w:sz w:val="36"/>
          <w:szCs w:val="36"/>
          <w:lang w:bidi="hi-IN"/>
        </w:rPr>
        <w:t>rmA&amp;r</w:t>
      </w:r>
      <w:r w:rsidR="00665208">
        <w:rPr>
          <w:rFonts w:ascii="Arial" w:hAnsi="Arial" w:cs="Arial"/>
          <w:color w:val="000000"/>
          <w:sz w:val="36"/>
          <w:szCs w:val="36"/>
          <w:lang w:bidi="hi-IN"/>
        </w:rPr>
        <w:t>O</w:t>
      </w:r>
      <w:r>
        <w:rPr>
          <w:rFonts w:ascii="Arial" w:hAnsi="Arial" w:cs="Arial"/>
          <w:color w:val="000000"/>
          <w:sz w:val="36"/>
          <w:szCs w:val="36"/>
          <w:lang w:bidi="hi-IN"/>
        </w:rPr>
        <w:t>q m</w:t>
      </w:r>
      <w:r w:rsidR="00665208">
        <w:rPr>
          <w:rFonts w:ascii="Arial" w:hAnsi="Arial" w:cs="Arial"/>
          <w:color w:val="000000"/>
          <w:sz w:val="36"/>
          <w:szCs w:val="36"/>
          <w:lang w:bidi="hi-IN"/>
        </w:rPr>
        <w:t>O</w:t>
      </w:r>
      <w:r>
        <w:rPr>
          <w:rFonts w:ascii="Arial" w:hAnsi="Arial" w:cs="Arial"/>
          <w:color w:val="000000"/>
          <w:sz w:val="36"/>
          <w:szCs w:val="36"/>
          <w:lang w:bidi="hi-IN"/>
        </w:rPr>
        <w:t xml:space="preserve"> </w:t>
      </w:r>
      <w:r w:rsidR="00665208">
        <w:rPr>
          <w:rFonts w:ascii="Arial" w:hAnsi="Arial" w:cs="Arial"/>
          <w:color w:val="000000"/>
          <w:sz w:val="36"/>
          <w:szCs w:val="36"/>
          <w:lang w:bidi="hi-IN"/>
        </w:rPr>
        <w:t>E</w:t>
      </w:r>
      <w:r>
        <w:rPr>
          <w:rFonts w:ascii="Arial" w:hAnsi="Arial" w:cs="Arial"/>
          <w:color w:val="000000"/>
          <w:sz w:val="36"/>
          <w:szCs w:val="36"/>
          <w:lang w:bidi="hi-IN"/>
        </w:rPr>
        <w:t xml:space="preserve">#ShAqM ki~jcaqnAma#maqt svAhA$ ||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45F2A4E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145.</w:t>
      </w:r>
      <w:r>
        <w:rPr>
          <w:rFonts w:ascii="Arial" w:hAnsi="Arial" w:cs="Arial"/>
          <w:color w:val="000000"/>
          <w:sz w:val="36"/>
          <w:szCs w:val="36"/>
          <w:lang w:bidi="hi-IN"/>
        </w:rPr>
        <w:tab/>
        <w:t>yA t</w:t>
      </w:r>
      <w:r w:rsidR="00665208">
        <w:rPr>
          <w:rFonts w:ascii="Arial" w:hAnsi="Arial" w:cs="Arial"/>
          <w:color w:val="000000"/>
          <w:sz w:val="36"/>
          <w:szCs w:val="36"/>
          <w:lang w:bidi="hi-IN"/>
        </w:rPr>
        <w:t>E</w:t>
      </w:r>
      <w:r>
        <w:rPr>
          <w:rFonts w:ascii="Arial" w:hAnsi="Arial" w:cs="Arial"/>
          <w:color w:val="000000"/>
          <w:sz w:val="36"/>
          <w:szCs w:val="36"/>
          <w:lang w:bidi="hi-IN"/>
        </w:rPr>
        <w:t># rudra SiqvA taqnUSSiqvA viqSvAha#B</w:t>
      </w:r>
      <w:r w:rsidR="00665208">
        <w:rPr>
          <w:rFonts w:ascii="Arial" w:hAnsi="Arial" w:cs="Arial"/>
          <w:color w:val="000000"/>
          <w:sz w:val="36"/>
          <w:szCs w:val="36"/>
          <w:lang w:bidi="hi-IN"/>
        </w:rPr>
        <w:t>E</w:t>
      </w:r>
      <w:r>
        <w:rPr>
          <w:rFonts w:ascii="Arial" w:hAnsi="Arial" w:cs="Arial"/>
          <w:color w:val="000000"/>
          <w:sz w:val="36"/>
          <w:szCs w:val="36"/>
          <w:lang w:bidi="hi-IN"/>
        </w:rPr>
        <w:t xml:space="preserve">ShajI | </w:t>
      </w:r>
    </w:p>
    <w:p w14:paraId="08AC1A3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SiqvA ruqdrasya# B</w:t>
      </w:r>
      <w:r w:rsidR="00665208">
        <w:rPr>
          <w:rFonts w:ascii="Arial" w:hAnsi="Arial" w:cs="Arial"/>
          <w:color w:val="000000"/>
          <w:sz w:val="36"/>
          <w:szCs w:val="36"/>
          <w:lang w:bidi="hi-IN"/>
        </w:rPr>
        <w:t>E</w:t>
      </w:r>
      <w:r>
        <w:rPr>
          <w:rFonts w:ascii="Arial" w:hAnsi="Arial" w:cs="Arial"/>
          <w:color w:val="000000"/>
          <w:sz w:val="36"/>
          <w:szCs w:val="36"/>
          <w:lang w:bidi="hi-IN"/>
        </w:rPr>
        <w:t>ShaqjI tayA# n</w:t>
      </w:r>
      <w:r w:rsidR="00665208">
        <w:rPr>
          <w:rFonts w:ascii="Arial" w:hAnsi="Arial" w:cs="Arial"/>
          <w:color w:val="000000"/>
          <w:sz w:val="36"/>
          <w:szCs w:val="36"/>
          <w:lang w:bidi="hi-IN"/>
        </w:rPr>
        <w:t>O</w:t>
      </w:r>
      <w:r>
        <w:rPr>
          <w:rFonts w:ascii="Arial" w:hAnsi="Arial" w:cs="Arial"/>
          <w:color w:val="000000"/>
          <w:sz w:val="36"/>
          <w:szCs w:val="36"/>
          <w:lang w:bidi="hi-IN"/>
        </w:rPr>
        <w:t xml:space="preserve"> mRuDa jIqvas</w:t>
      </w:r>
      <w:r w:rsidR="00665208">
        <w:rPr>
          <w:rFonts w:ascii="Arial" w:hAnsi="Arial" w:cs="Arial"/>
          <w:color w:val="000000"/>
          <w:sz w:val="36"/>
          <w:szCs w:val="36"/>
          <w:lang w:bidi="hi-IN"/>
        </w:rPr>
        <w:t>E</w:t>
      </w:r>
      <w:r>
        <w:rPr>
          <w:rFonts w:ascii="Arial" w:hAnsi="Arial" w:cs="Arial"/>
          <w:color w:val="000000"/>
          <w:sz w:val="36"/>
          <w:szCs w:val="36"/>
          <w:lang w:bidi="hi-IN"/>
        </w:rPr>
        <w:t xml:space="preserve">q svAhA$ || </w:t>
      </w:r>
    </w:p>
    <w:p w14:paraId="4D75841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146.</w:t>
      </w:r>
      <w:r>
        <w:rPr>
          <w:rFonts w:ascii="Arial" w:hAnsi="Arial" w:cs="Arial"/>
          <w:color w:val="000000"/>
          <w:sz w:val="36"/>
          <w:szCs w:val="36"/>
          <w:lang w:bidi="hi-IN"/>
        </w:rPr>
        <w:tab/>
        <w:t>iqmA(gm) ruqdrAya# taqvas</w:t>
      </w:r>
      <w:r w:rsidR="00665208">
        <w:rPr>
          <w:rFonts w:ascii="Arial" w:hAnsi="Arial" w:cs="Arial"/>
          <w:color w:val="000000"/>
          <w:sz w:val="36"/>
          <w:szCs w:val="36"/>
          <w:lang w:bidi="hi-IN"/>
        </w:rPr>
        <w:t>E</w:t>
      </w:r>
      <w:r>
        <w:rPr>
          <w:rFonts w:ascii="Arial" w:hAnsi="Arial" w:cs="Arial"/>
          <w:color w:val="000000"/>
          <w:sz w:val="36"/>
          <w:szCs w:val="36"/>
          <w:lang w:bidi="hi-IN"/>
        </w:rPr>
        <w:t># kapaqrdin</w:t>
      </w:r>
      <w:r w:rsidR="00665208">
        <w:rPr>
          <w:rFonts w:ascii="Arial" w:hAnsi="Arial" w:cs="Arial"/>
          <w:color w:val="000000"/>
          <w:sz w:val="36"/>
          <w:szCs w:val="36"/>
          <w:lang w:bidi="hi-IN"/>
        </w:rPr>
        <w:t>E</w:t>
      </w:r>
      <w:r>
        <w:rPr>
          <w:rFonts w:ascii="Arial" w:hAnsi="Arial" w:cs="Arial"/>
          <w:color w:val="000000"/>
          <w:sz w:val="36"/>
          <w:szCs w:val="36"/>
          <w:lang w:bidi="hi-IN"/>
        </w:rPr>
        <w:t>$ kShaqyadvI#rAyaq praBa#rAmah</w:t>
      </w:r>
      <w:r w:rsidR="00665208">
        <w:rPr>
          <w:rFonts w:ascii="Arial" w:hAnsi="Arial" w:cs="Arial"/>
          <w:color w:val="000000"/>
          <w:sz w:val="36"/>
          <w:szCs w:val="36"/>
          <w:lang w:bidi="hi-IN"/>
        </w:rPr>
        <w:t>E</w:t>
      </w:r>
      <w:r>
        <w:rPr>
          <w:rFonts w:ascii="Arial" w:hAnsi="Arial" w:cs="Arial"/>
          <w:color w:val="000000"/>
          <w:sz w:val="36"/>
          <w:szCs w:val="36"/>
          <w:lang w:bidi="hi-IN"/>
        </w:rPr>
        <w:t xml:space="preserve"> maqtiM | </w:t>
      </w:r>
    </w:p>
    <w:p w14:paraId="305972B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yathA# naqH Samasa#d-dviqpad</w:t>
      </w:r>
      <w:r w:rsidR="00665208">
        <w:rPr>
          <w:rFonts w:ascii="Arial" w:hAnsi="Arial" w:cs="Arial"/>
          <w:color w:val="000000"/>
          <w:sz w:val="36"/>
          <w:szCs w:val="36"/>
          <w:lang w:bidi="hi-IN"/>
        </w:rPr>
        <w:t>E</w:t>
      </w:r>
      <w:r>
        <w:rPr>
          <w:rFonts w:ascii="Arial" w:hAnsi="Arial" w:cs="Arial"/>
          <w:color w:val="000000"/>
          <w:sz w:val="36"/>
          <w:szCs w:val="36"/>
          <w:lang w:bidi="hi-IN"/>
        </w:rPr>
        <w:t>q catu#Shpad</w:t>
      </w:r>
      <w:r w:rsidR="00665208">
        <w:rPr>
          <w:rFonts w:ascii="Arial" w:hAnsi="Arial" w:cs="Arial"/>
          <w:color w:val="000000"/>
          <w:sz w:val="36"/>
          <w:szCs w:val="36"/>
          <w:lang w:bidi="hi-IN"/>
        </w:rPr>
        <w:t>E</w:t>
      </w:r>
      <w:r>
        <w:rPr>
          <w:rFonts w:ascii="Arial" w:hAnsi="Arial" w:cs="Arial"/>
          <w:color w:val="000000"/>
          <w:sz w:val="36"/>
          <w:szCs w:val="36"/>
          <w:lang w:bidi="hi-IN"/>
        </w:rPr>
        <w:t>q viSva#M puqShTaM grAm</w:t>
      </w:r>
      <w:r w:rsidR="00665208">
        <w:rPr>
          <w:rFonts w:ascii="Arial" w:hAnsi="Arial" w:cs="Arial"/>
          <w:color w:val="000000"/>
          <w:sz w:val="36"/>
          <w:szCs w:val="36"/>
          <w:lang w:bidi="hi-IN"/>
        </w:rPr>
        <w:t>E</w:t>
      </w:r>
      <w:r>
        <w:rPr>
          <w:rFonts w:ascii="Arial" w:hAnsi="Arial" w:cs="Arial"/>
          <w:color w:val="000000"/>
          <w:sz w:val="36"/>
          <w:szCs w:val="36"/>
          <w:lang w:bidi="hi-IN"/>
        </w:rPr>
        <w:t>#</w:t>
      </w:r>
    </w:p>
    <w:p w14:paraId="7291F8A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aqsmi-nnanA#turaq(gg)q svAhA$ ||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64FDA87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147.</w:t>
      </w:r>
      <w:r>
        <w:rPr>
          <w:rFonts w:ascii="Arial" w:hAnsi="Arial" w:cs="Arial"/>
          <w:color w:val="000000"/>
          <w:sz w:val="36"/>
          <w:szCs w:val="36"/>
          <w:lang w:bidi="hi-IN"/>
        </w:rPr>
        <w:tab/>
        <w:t>mRuqDA n</w:t>
      </w:r>
      <w:r w:rsidR="00665208">
        <w:rPr>
          <w:rFonts w:ascii="Arial" w:hAnsi="Arial" w:cs="Arial"/>
          <w:color w:val="000000"/>
          <w:sz w:val="36"/>
          <w:szCs w:val="36"/>
          <w:lang w:bidi="hi-IN"/>
        </w:rPr>
        <w:t>O</w:t>
      </w:r>
      <w:r>
        <w:rPr>
          <w:rFonts w:ascii="Arial" w:hAnsi="Arial" w:cs="Arial"/>
          <w:color w:val="000000"/>
          <w:sz w:val="36"/>
          <w:szCs w:val="36"/>
          <w:lang w:bidi="hi-IN"/>
        </w:rPr>
        <w:t># rudr</w:t>
      </w:r>
      <w:r w:rsidR="00665208">
        <w:rPr>
          <w:rFonts w:ascii="Arial" w:hAnsi="Arial" w:cs="Arial"/>
          <w:color w:val="000000"/>
          <w:sz w:val="36"/>
          <w:szCs w:val="36"/>
          <w:lang w:bidi="hi-IN"/>
        </w:rPr>
        <w:t>O</w:t>
      </w:r>
      <w:r>
        <w:rPr>
          <w:rFonts w:ascii="Arial" w:hAnsi="Arial" w:cs="Arial"/>
          <w:color w:val="000000"/>
          <w:sz w:val="36"/>
          <w:szCs w:val="36"/>
          <w:lang w:bidi="hi-IN"/>
        </w:rPr>
        <w:t>q tan</w:t>
      </w:r>
      <w:r w:rsidR="00665208">
        <w:rPr>
          <w:rFonts w:ascii="Arial" w:hAnsi="Arial" w:cs="Arial"/>
          <w:color w:val="000000"/>
          <w:sz w:val="36"/>
          <w:szCs w:val="36"/>
          <w:lang w:bidi="hi-IN"/>
        </w:rPr>
        <w:t>O</w:t>
      </w:r>
      <w:r>
        <w:rPr>
          <w:rFonts w:ascii="Arial" w:hAnsi="Arial" w:cs="Arial"/>
          <w:color w:val="000000"/>
          <w:sz w:val="36"/>
          <w:szCs w:val="36"/>
          <w:lang w:bidi="hi-IN"/>
        </w:rPr>
        <w:t>q maya#skRudhi kShaqyadvI#rAyaq nama#sA vidh</w:t>
      </w:r>
      <w:r w:rsidR="00665208">
        <w:rPr>
          <w:rFonts w:ascii="Arial" w:hAnsi="Arial" w:cs="Arial"/>
          <w:color w:val="000000"/>
          <w:sz w:val="36"/>
          <w:szCs w:val="36"/>
          <w:lang w:bidi="hi-IN"/>
        </w:rPr>
        <w:t>E</w:t>
      </w:r>
      <w:r>
        <w:rPr>
          <w:rFonts w:ascii="Arial" w:hAnsi="Arial" w:cs="Arial"/>
          <w:color w:val="000000"/>
          <w:sz w:val="36"/>
          <w:szCs w:val="36"/>
          <w:lang w:bidi="hi-IN"/>
        </w:rPr>
        <w:t>ma t</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p>
    <w:p w14:paraId="7233B55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yacCa~jcaq y</w:t>
      </w:r>
      <w:r w:rsidR="00665208">
        <w:rPr>
          <w:rFonts w:ascii="Arial" w:hAnsi="Arial" w:cs="Arial"/>
          <w:color w:val="000000"/>
          <w:sz w:val="36"/>
          <w:szCs w:val="36"/>
          <w:lang w:bidi="hi-IN"/>
        </w:rPr>
        <w:t>O</w:t>
      </w:r>
      <w:r>
        <w:rPr>
          <w:rFonts w:ascii="Arial" w:hAnsi="Arial" w:cs="Arial"/>
          <w:color w:val="000000"/>
          <w:sz w:val="36"/>
          <w:szCs w:val="36"/>
          <w:lang w:bidi="hi-IN"/>
        </w:rPr>
        <w:t>Scaq manu#rAyaqj</w:t>
      </w:r>
      <w:r w:rsidR="00665208">
        <w:rPr>
          <w:rFonts w:ascii="Arial" w:hAnsi="Arial" w:cs="Arial"/>
          <w:color w:val="000000"/>
          <w:sz w:val="36"/>
          <w:szCs w:val="36"/>
          <w:lang w:bidi="hi-IN"/>
        </w:rPr>
        <w:t>E</w:t>
      </w:r>
      <w:r>
        <w:rPr>
          <w:rFonts w:ascii="Arial" w:hAnsi="Arial" w:cs="Arial"/>
          <w:color w:val="000000"/>
          <w:sz w:val="36"/>
          <w:szCs w:val="36"/>
          <w:lang w:bidi="hi-IN"/>
        </w:rPr>
        <w:t xml:space="preserve"> piqtA tada#SyAmaq tava# rudraq praNI#tauq </w:t>
      </w:r>
    </w:p>
    <w:p w14:paraId="44BFBC1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svAhA$ ||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0A9FAC4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148.</w:t>
      </w:r>
      <w:r>
        <w:rPr>
          <w:rFonts w:ascii="Arial" w:hAnsi="Arial" w:cs="Arial"/>
          <w:color w:val="000000"/>
          <w:sz w:val="36"/>
          <w:szCs w:val="36"/>
          <w:lang w:bidi="hi-IN"/>
        </w:rPr>
        <w:tab/>
        <w:t>mA n</w:t>
      </w:r>
      <w:r w:rsidR="00665208">
        <w:rPr>
          <w:rFonts w:ascii="Arial" w:hAnsi="Arial" w:cs="Arial"/>
          <w:color w:val="000000"/>
          <w:sz w:val="36"/>
          <w:szCs w:val="36"/>
          <w:lang w:bidi="hi-IN"/>
        </w:rPr>
        <w:t>O</w:t>
      </w:r>
      <w:r>
        <w:rPr>
          <w:rFonts w:ascii="Arial" w:hAnsi="Arial" w:cs="Arial"/>
          <w:color w:val="000000"/>
          <w:sz w:val="36"/>
          <w:szCs w:val="36"/>
          <w:lang w:bidi="hi-IN"/>
        </w:rPr>
        <w:t># maqhAnta#muqta mA n</w:t>
      </w:r>
      <w:r w:rsidR="00665208">
        <w:rPr>
          <w:rFonts w:ascii="Arial" w:hAnsi="Arial" w:cs="Arial"/>
          <w:color w:val="000000"/>
          <w:sz w:val="36"/>
          <w:szCs w:val="36"/>
          <w:lang w:bidi="hi-IN"/>
        </w:rPr>
        <w:t>O</w:t>
      </w:r>
      <w:r>
        <w:rPr>
          <w:rFonts w:ascii="Arial" w:hAnsi="Arial" w:cs="Arial"/>
          <w:color w:val="000000"/>
          <w:sz w:val="36"/>
          <w:szCs w:val="36"/>
          <w:lang w:bidi="hi-IN"/>
        </w:rPr>
        <w:t xml:space="preserve"># arBaqkaM mA naq ukSha#ntamuqta mA na# ukShiqtaM | </w:t>
      </w:r>
    </w:p>
    <w:p w14:paraId="2AA0E52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 mA n</w:t>
      </w:r>
      <w:r w:rsidR="00665208">
        <w:rPr>
          <w:rFonts w:ascii="Arial" w:hAnsi="Arial" w:cs="Arial"/>
          <w:color w:val="000000"/>
          <w:sz w:val="36"/>
          <w:szCs w:val="36"/>
          <w:lang w:bidi="hi-IN"/>
        </w:rPr>
        <w:t>O</w:t>
      </w:r>
      <w:r>
        <w:rPr>
          <w:rFonts w:ascii="Arial" w:hAnsi="Arial" w:cs="Arial"/>
          <w:color w:val="000000"/>
          <w:sz w:val="36"/>
          <w:szCs w:val="36"/>
          <w:lang w:bidi="hi-IN"/>
        </w:rPr>
        <w:t># vadhIH piqtaraqM m</w:t>
      </w:r>
      <w:r w:rsidR="00665208">
        <w:rPr>
          <w:rFonts w:ascii="Arial" w:hAnsi="Arial" w:cs="Arial"/>
          <w:color w:val="000000"/>
          <w:sz w:val="36"/>
          <w:szCs w:val="36"/>
          <w:lang w:bidi="hi-IN"/>
        </w:rPr>
        <w:t>O</w:t>
      </w:r>
      <w:r>
        <w:rPr>
          <w:rFonts w:ascii="Arial" w:hAnsi="Arial" w:cs="Arial"/>
          <w:color w:val="000000"/>
          <w:sz w:val="36"/>
          <w:szCs w:val="36"/>
          <w:lang w:bidi="hi-IN"/>
        </w:rPr>
        <w:t>ta mAqtara#M priqyA mA na#staqnuv</w:t>
      </w:r>
      <w:r w:rsidR="00665208">
        <w:rPr>
          <w:rFonts w:ascii="Arial" w:hAnsi="Arial" w:cs="Arial"/>
          <w:color w:val="000000"/>
          <w:sz w:val="36"/>
          <w:szCs w:val="36"/>
          <w:lang w:bidi="hi-IN"/>
        </w:rPr>
        <w:t>O</w:t>
      </w:r>
      <w:r>
        <w:rPr>
          <w:rFonts w:ascii="Arial" w:hAnsi="Arial" w:cs="Arial"/>
          <w:color w:val="000000"/>
          <w:sz w:val="36"/>
          <w:szCs w:val="36"/>
          <w:lang w:bidi="hi-IN"/>
        </w:rPr>
        <w:t xml:space="preserve"># rudra </w:t>
      </w:r>
    </w:p>
    <w:p w14:paraId="7984D0D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rIriShaqH svAhA$ || </w:t>
      </w:r>
    </w:p>
    <w:p w14:paraId="774C3AE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149.</w:t>
      </w:r>
      <w:r>
        <w:rPr>
          <w:rFonts w:ascii="Arial" w:hAnsi="Arial" w:cs="Arial"/>
          <w:color w:val="000000"/>
          <w:sz w:val="36"/>
          <w:szCs w:val="36"/>
          <w:lang w:bidi="hi-IN"/>
        </w:rPr>
        <w:tab/>
        <w:t>mA na#st</w:t>
      </w:r>
      <w:r w:rsidR="00665208">
        <w:rPr>
          <w:rFonts w:ascii="Arial" w:hAnsi="Arial" w:cs="Arial"/>
          <w:color w:val="000000"/>
          <w:sz w:val="36"/>
          <w:szCs w:val="36"/>
          <w:lang w:bidi="hi-IN"/>
        </w:rPr>
        <w:t>O</w:t>
      </w:r>
      <w:r>
        <w:rPr>
          <w:rFonts w:ascii="Arial" w:hAnsi="Arial" w:cs="Arial"/>
          <w:color w:val="000000"/>
          <w:sz w:val="36"/>
          <w:szCs w:val="36"/>
          <w:lang w:bidi="hi-IN"/>
        </w:rPr>
        <w:t>qk</w:t>
      </w:r>
      <w:r w:rsidR="00665208">
        <w:rPr>
          <w:rFonts w:ascii="Arial" w:hAnsi="Arial" w:cs="Arial"/>
          <w:color w:val="000000"/>
          <w:sz w:val="36"/>
          <w:szCs w:val="36"/>
          <w:lang w:bidi="hi-IN"/>
        </w:rPr>
        <w:t>E</w:t>
      </w:r>
      <w:r>
        <w:rPr>
          <w:rFonts w:ascii="Arial" w:hAnsi="Arial" w:cs="Arial"/>
          <w:color w:val="000000"/>
          <w:sz w:val="36"/>
          <w:szCs w:val="36"/>
          <w:lang w:bidi="hi-IN"/>
        </w:rPr>
        <w:t xml:space="preserve"> tana#y</w:t>
      </w:r>
      <w:r w:rsidR="00665208">
        <w:rPr>
          <w:rFonts w:ascii="Arial" w:hAnsi="Arial" w:cs="Arial"/>
          <w:color w:val="000000"/>
          <w:sz w:val="36"/>
          <w:szCs w:val="36"/>
          <w:lang w:bidi="hi-IN"/>
        </w:rPr>
        <w:t>E</w:t>
      </w:r>
      <w:r>
        <w:rPr>
          <w:rFonts w:ascii="Arial" w:hAnsi="Arial" w:cs="Arial"/>
          <w:color w:val="000000"/>
          <w:sz w:val="36"/>
          <w:szCs w:val="36"/>
          <w:lang w:bidi="hi-IN"/>
        </w:rPr>
        <w:t>q mA naq Ayu#Shiq mA n</w:t>
      </w:r>
      <w:r w:rsidR="00665208">
        <w:rPr>
          <w:rFonts w:ascii="Arial" w:hAnsi="Arial" w:cs="Arial"/>
          <w:color w:val="000000"/>
          <w:sz w:val="36"/>
          <w:szCs w:val="36"/>
          <w:lang w:bidi="hi-IN"/>
        </w:rPr>
        <w:t>O</w:t>
      </w:r>
      <w:r>
        <w:rPr>
          <w:rFonts w:ascii="Arial" w:hAnsi="Arial" w:cs="Arial"/>
          <w:color w:val="000000"/>
          <w:sz w:val="36"/>
          <w:szCs w:val="36"/>
          <w:lang w:bidi="hi-IN"/>
        </w:rPr>
        <w:t>q g</w:t>
      </w:r>
      <w:r w:rsidR="00665208">
        <w:rPr>
          <w:rFonts w:ascii="Arial" w:hAnsi="Arial" w:cs="Arial"/>
          <w:color w:val="000000"/>
          <w:sz w:val="36"/>
          <w:szCs w:val="36"/>
          <w:lang w:bidi="hi-IN"/>
        </w:rPr>
        <w:t>O</w:t>
      </w:r>
      <w:r>
        <w:rPr>
          <w:rFonts w:ascii="Arial" w:hAnsi="Arial" w:cs="Arial"/>
          <w:color w:val="000000"/>
          <w:sz w:val="36"/>
          <w:szCs w:val="36"/>
          <w:lang w:bidi="hi-IN"/>
        </w:rPr>
        <w:t>Shuq mA n</w:t>
      </w:r>
      <w:r w:rsidR="00665208">
        <w:rPr>
          <w:rFonts w:ascii="Arial" w:hAnsi="Arial" w:cs="Arial"/>
          <w:color w:val="000000"/>
          <w:sz w:val="36"/>
          <w:szCs w:val="36"/>
          <w:lang w:bidi="hi-IN"/>
        </w:rPr>
        <w:t>O</w:t>
      </w:r>
      <w:r>
        <w:rPr>
          <w:rFonts w:ascii="Arial" w:hAnsi="Arial" w:cs="Arial"/>
          <w:color w:val="000000"/>
          <w:sz w:val="36"/>
          <w:szCs w:val="36"/>
          <w:lang w:bidi="hi-IN"/>
        </w:rPr>
        <w:t>q aSv</w:t>
      </w:r>
      <w:r w:rsidR="00665208">
        <w:rPr>
          <w:rFonts w:ascii="Arial" w:hAnsi="Arial" w:cs="Arial"/>
          <w:color w:val="000000"/>
          <w:sz w:val="36"/>
          <w:szCs w:val="36"/>
          <w:lang w:bidi="hi-IN"/>
        </w:rPr>
        <w:t>E</w:t>
      </w:r>
      <w:r>
        <w:rPr>
          <w:rFonts w:ascii="Arial" w:hAnsi="Arial" w:cs="Arial"/>
          <w:color w:val="000000"/>
          <w:sz w:val="36"/>
          <w:szCs w:val="36"/>
          <w:lang w:bidi="hi-IN"/>
        </w:rPr>
        <w:t>#Shu rIriShaH | vIqrAnmAn</w:t>
      </w:r>
      <w:r w:rsidR="00665208">
        <w:rPr>
          <w:rFonts w:ascii="Arial" w:hAnsi="Arial" w:cs="Arial"/>
          <w:color w:val="000000"/>
          <w:sz w:val="36"/>
          <w:szCs w:val="36"/>
          <w:lang w:bidi="hi-IN"/>
        </w:rPr>
        <w:t>O</w:t>
      </w:r>
      <w:r>
        <w:rPr>
          <w:rFonts w:ascii="Arial" w:hAnsi="Arial" w:cs="Arial"/>
          <w:color w:val="000000"/>
          <w:sz w:val="36"/>
          <w:szCs w:val="36"/>
          <w:lang w:bidi="hi-IN"/>
        </w:rPr>
        <w:t># rudra BAmiqt</w:t>
      </w:r>
      <w:r w:rsidR="00665208">
        <w:rPr>
          <w:rFonts w:ascii="Arial" w:hAnsi="Arial" w:cs="Arial"/>
          <w:color w:val="000000"/>
          <w:sz w:val="36"/>
          <w:szCs w:val="36"/>
          <w:lang w:bidi="hi-IN"/>
        </w:rPr>
        <w:t>O</w:t>
      </w:r>
      <w:r>
        <w:rPr>
          <w:rFonts w:ascii="Arial" w:hAnsi="Arial" w:cs="Arial"/>
          <w:color w:val="000000"/>
          <w:sz w:val="36"/>
          <w:szCs w:val="36"/>
          <w:lang w:bidi="hi-IN"/>
        </w:rPr>
        <w:t xml:space="preserve"> va#dhIrhaqviShma#nt</w:t>
      </w:r>
      <w:r w:rsidR="00665208">
        <w:rPr>
          <w:rFonts w:ascii="Arial" w:hAnsi="Arial" w:cs="Arial"/>
          <w:color w:val="000000"/>
          <w:sz w:val="36"/>
          <w:szCs w:val="36"/>
          <w:lang w:bidi="hi-IN"/>
        </w:rPr>
        <w:t>O</w:t>
      </w:r>
      <w:r>
        <w:rPr>
          <w:rFonts w:ascii="Arial" w:hAnsi="Arial" w:cs="Arial"/>
          <w:color w:val="000000"/>
          <w:sz w:val="36"/>
          <w:szCs w:val="36"/>
          <w:lang w:bidi="hi-IN"/>
        </w:rPr>
        <w:t xml:space="preserve">q nama#sA </w:t>
      </w:r>
    </w:p>
    <w:p w14:paraId="427D246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vidh</w:t>
      </w:r>
      <w:r w:rsidR="00665208">
        <w:rPr>
          <w:rFonts w:ascii="Arial" w:hAnsi="Arial" w:cs="Arial"/>
          <w:color w:val="000000"/>
          <w:sz w:val="36"/>
          <w:szCs w:val="36"/>
          <w:lang w:bidi="hi-IN"/>
        </w:rPr>
        <w:t>E</w:t>
      </w:r>
      <w:r>
        <w:rPr>
          <w:rFonts w:ascii="Arial" w:hAnsi="Arial" w:cs="Arial"/>
          <w:color w:val="000000"/>
          <w:sz w:val="36"/>
          <w:szCs w:val="36"/>
          <w:lang w:bidi="hi-IN"/>
        </w:rPr>
        <w:t>ma t</w:t>
      </w:r>
      <w:r w:rsidR="00665208">
        <w:rPr>
          <w:rFonts w:ascii="Arial" w:hAnsi="Arial" w:cs="Arial"/>
          <w:color w:val="000000"/>
          <w:sz w:val="36"/>
          <w:szCs w:val="36"/>
          <w:lang w:bidi="hi-IN"/>
        </w:rPr>
        <w:t>E</w:t>
      </w:r>
      <w:r>
        <w:rPr>
          <w:rFonts w:ascii="Arial" w:hAnsi="Arial" w:cs="Arial"/>
          <w:color w:val="000000"/>
          <w:sz w:val="36"/>
          <w:szCs w:val="36"/>
          <w:lang w:bidi="hi-IN"/>
        </w:rPr>
        <w:t xml:space="preserve">q svAhA$ || </w:t>
      </w:r>
      <w:r>
        <w:rPr>
          <w:rFonts w:ascii="Arial" w:hAnsi="Arial" w:cs="Arial"/>
          <w:color w:val="000000"/>
          <w:sz w:val="36"/>
          <w:szCs w:val="36"/>
          <w:lang w:bidi="hi-IN"/>
        </w:rPr>
        <w:tab/>
      </w:r>
      <w:r>
        <w:rPr>
          <w:rFonts w:ascii="Arial" w:hAnsi="Arial" w:cs="Arial"/>
          <w:color w:val="000000"/>
          <w:sz w:val="36"/>
          <w:szCs w:val="36"/>
          <w:lang w:bidi="hi-IN"/>
        </w:rPr>
        <w:tab/>
      </w:r>
    </w:p>
    <w:p w14:paraId="55EA9E4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150.</w:t>
      </w:r>
      <w:r>
        <w:rPr>
          <w:rFonts w:ascii="Arial" w:hAnsi="Arial" w:cs="Arial"/>
          <w:color w:val="000000"/>
          <w:sz w:val="36"/>
          <w:szCs w:val="36"/>
          <w:lang w:bidi="hi-IN"/>
        </w:rPr>
        <w:tab/>
        <w:t>AqrAtt</w:t>
      </w:r>
      <w:r w:rsidR="00665208">
        <w:rPr>
          <w:rFonts w:ascii="Arial" w:hAnsi="Arial" w:cs="Arial"/>
          <w:color w:val="000000"/>
          <w:sz w:val="36"/>
          <w:szCs w:val="36"/>
          <w:lang w:bidi="hi-IN"/>
        </w:rPr>
        <w:t>E</w:t>
      </w:r>
      <w:r>
        <w:rPr>
          <w:rFonts w:ascii="Arial" w:hAnsi="Arial" w:cs="Arial"/>
          <w:color w:val="000000"/>
          <w:sz w:val="36"/>
          <w:szCs w:val="36"/>
          <w:lang w:bidi="hi-IN"/>
        </w:rPr>
        <w:t># g</w:t>
      </w:r>
      <w:r w:rsidR="00665208">
        <w:rPr>
          <w:rFonts w:ascii="Arial" w:hAnsi="Arial" w:cs="Arial"/>
          <w:color w:val="000000"/>
          <w:sz w:val="36"/>
          <w:szCs w:val="36"/>
          <w:lang w:bidi="hi-IN"/>
        </w:rPr>
        <w:t>O</w:t>
      </w:r>
      <w:r>
        <w:rPr>
          <w:rFonts w:ascii="Arial" w:hAnsi="Arial" w:cs="Arial"/>
          <w:color w:val="000000"/>
          <w:sz w:val="36"/>
          <w:szCs w:val="36"/>
          <w:lang w:bidi="hi-IN"/>
        </w:rPr>
        <w:t>qGna uqta pU#ruShaqGn</w:t>
      </w:r>
      <w:r w:rsidR="00665208">
        <w:rPr>
          <w:rFonts w:ascii="Arial" w:hAnsi="Arial" w:cs="Arial"/>
          <w:color w:val="000000"/>
          <w:sz w:val="36"/>
          <w:szCs w:val="36"/>
          <w:lang w:bidi="hi-IN"/>
        </w:rPr>
        <w:t>E</w:t>
      </w:r>
      <w:r>
        <w:rPr>
          <w:rFonts w:ascii="Arial" w:hAnsi="Arial" w:cs="Arial"/>
          <w:color w:val="000000"/>
          <w:sz w:val="36"/>
          <w:szCs w:val="36"/>
          <w:lang w:bidi="hi-IN"/>
        </w:rPr>
        <w:t xml:space="preserve"> kShaqyadvI#rAya suqmna-maqsm</w:t>
      </w:r>
      <w:r w:rsidR="00665208">
        <w:rPr>
          <w:rFonts w:ascii="Arial" w:hAnsi="Arial" w:cs="Arial"/>
          <w:color w:val="000000"/>
          <w:sz w:val="36"/>
          <w:szCs w:val="36"/>
          <w:lang w:bidi="hi-IN"/>
        </w:rPr>
        <w:t>E</w:t>
      </w:r>
      <w:r>
        <w:rPr>
          <w:rFonts w:ascii="Arial" w:hAnsi="Arial" w:cs="Arial"/>
          <w:color w:val="000000"/>
          <w:sz w:val="36"/>
          <w:szCs w:val="36"/>
          <w:lang w:bidi="hi-IN"/>
        </w:rPr>
        <w:t xml:space="preserve"> t</w:t>
      </w:r>
      <w:r w:rsidR="00665208">
        <w:rPr>
          <w:rFonts w:ascii="Arial" w:hAnsi="Arial" w:cs="Arial"/>
          <w:color w:val="000000"/>
          <w:sz w:val="36"/>
          <w:szCs w:val="36"/>
          <w:lang w:bidi="hi-IN"/>
        </w:rPr>
        <w:t>E</w:t>
      </w:r>
      <w:r>
        <w:rPr>
          <w:rFonts w:ascii="Arial" w:hAnsi="Arial" w:cs="Arial"/>
          <w:color w:val="000000"/>
          <w:sz w:val="36"/>
          <w:szCs w:val="36"/>
          <w:lang w:bidi="hi-IN"/>
        </w:rPr>
        <w:t xml:space="preserve"># astu | </w:t>
      </w:r>
    </w:p>
    <w:p w14:paraId="24C78E6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rakShA# ca n</w:t>
      </w:r>
      <w:r w:rsidR="00665208">
        <w:rPr>
          <w:rFonts w:ascii="Arial" w:hAnsi="Arial" w:cs="Arial"/>
          <w:color w:val="000000"/>
          <w:sz w:val="36"/>
          <w:szCs w:val="36"/>
          <w:lang w:bidi="hi-IN"/>
        </w:rPr>
        <w:t>O</w:t>
      </w:r>
      <w:r>
        <w:rPr>
          <w:rFonts w:ascii="Arial" w:hAnsi="Arial" w:cs="Arial"/>
          <w:color w:val="000000"/>
          <w:sz w:val="36"/>
          <w:szCs w:val="36"/>
          <w:lang w:bidi="hi-IN"/>
        </w:rPr>
        <w:t>q adhi# ca d</w:t>
      </w:r>
      <w:r w:rsidR="00665208">
        <w:rPr>
          <w:rFonts w:ascii="Arial" w:hAnsi="Arial" w:cs="Arial"/>
          <w:color w:val="000000"/>
          <w:sz w:val="36"/>
          <w:szCs w:val="36"/>
          <w:lang w:bidi="hi-IN"/>
        </w:rPr>
        <w:t>E</w:t>
      </w:r>
      <w:r>
        <w:rPr>
          <w:rFonts w:ascii="Arial" w:hAnsi="Arial" w:cs="Arial"/>
          <w:color w:val="000000"/>
          <w:sz w:val="36"/>
          <w:szCs w:val="36"/>
          <w:lang w:bidi="hi-IN"/>
        </w:rPr>
        <w:t xml:space="preserve">va brUqhyadhA# ca naqH Sarma# </w:t>
      </w:r>
    </w:p>
    <w:p w14:paraId="16AE88C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yacCadviqbarhAqH svAhA$ || </w:t>
      </w:r>
    </w:p>
    <w:p w14:paraId="40C28DE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151.</w:t>
      </w:r>
      <w:r>
        <w:rPr>
          <w:rFonts w:ascii="Arial" w:hAnsi="Arial" w:cs="Arial"/>
          <w:color w:val="000000"/>
          <w:sz w:val="36"/>
          <w:szCs w:val="36"/>
          <w:lang w:bidi="hi-IN"/>
        </w:rPr>
        <w:tab/>
        <w:t xml:space="preserve">stuqhi SruqtaM ga#rttaqsadaqM ~MyuvA#naM mRuqganna BIqma-mu#pahaqtnu-muqgraM | </w:t>
      </w:r>
    </w:p>
    <w:p w14:paraId="02CA3BD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mRuqDA ja#riqtr</w:t>
      </w:r>
      <w:r w:rsidR="00665208">
        <w:rPr>
          <w:rFonts w:ascii="Arial" w:hAnsi="Arial" w:cs="Arial"/>
          <w:color w:val="000000"/>
          <w:sz w:val="36"/>
          <w:szCs w:val="36"/>
          <w:lang w:bidi="hi-IN"/>
        </w:rPr>
        <w:t>E</w:t>
      </w:r>
      <w:r>
        <w:rPr>
          <w:rFonts w:ascii="Arial" w:hAnsi="Arial" w:cs="Arial"/>
          <w:color w:val="000000"/>
          <w:sz w:val="36"/>
          <w:szCs w:val="36"/>
          <w:lang w:bidi="hi-IN"/>
        </w:rPr>
        <w:t xml:space="preserve"> ru#draq stavA#n</w:t>
      </w:r>
      <w:r w:rsidR="00665208">
        <w:rPr>
          <w:rFonts w:ascii="Arial" w:hAnsi="Arial" w:cs="Arial"/>
          <w:color w:val="000000"/>
          <w:sz w:val="36"/>
          <w:szCs w:val="36"/>
          <w:lang w:bidi="hi-IN"/>
        </w:rPr>
        <w:t>O</w:t>
      </w:r>
      <w:r>
        <w:rPr>
          <w:rFonts w:ascii="Arial" w:hAnsi="Arial" w:cs="Arial"/>
          <w:color w:val="000000"/>
          <w:sz w:val="36"/>
          <w:szCs w:val="36"/>
          <w:lang w:bidi="hi-IN"/>
        </w:rPr>
        <w:t xml:space="preserve"> aqnyant</w:t>
      </w:r>
      <w:r w:rsidR="00665208">
        <w:rPr>
          <w:rFonts w:ascii="Arial" w:hAnsi="Arial" w:cs="Arial"/>
          <w:color w:val="000000"/>
          <w:sz w:val="36"/>
          <w:szCs w:val="36"/>
          <w:lang w:bidi="hi-IN"/>
        </w:rPr>
        <w:t>E</w:t>
      </w:r>
      <w:r>
        <w:rPr>
          <w:rFonts w:ascii="Arial" w:hAnsi="Arial" w:cs="Arial"/>
          <w:color w:val="000000"/>
          <w:sz w:val="36"/>
          <w:szCs w:val="36"/>
          <w:lang w:bidi="hi-IN"/>
        </w:rPr>
        <w:t># aqsmanniva#pantuq s</w:t>
      </w:r>
      <w:r w:rsidR="00665208">
        <w:rPr>
          <w:rFonts w:ascii="Arial" w:hAnsi="Arial" w:cs="Arial"/>
          <w:color w:val="000000"/>
          <w:sz w:val="36"/>
          <w:szCs w:val="36"/>
          <w:lang w:bidi="hi-IN"/>
        </w:rPr>
        <w:t>E</w:t>
      </w:r>
      <w:r>
        <w:rPr>
          <w:rFonts w:ascii="Arial" w:hAnsi="Arial" w:cs="Arial"/>
          <w:color w:val="000000"/>
          <w:sz w:val="36"/>
          <w:szCs w:val="36"/>
          <w:lang w:bidi="hi-IN"/>
        </w:rPr>
        <w:t xml:space="preserve">nAqH svAhA$ ||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23679DE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152.</w:t>
      </w:r>
      <w:r>
        <w:rPr>
          <w:rFonts w:ascii="Arial" w:hAnsi="Arial" w:cs="Arial"/>
          <w:color w:val="000000"/>
          <w:sz w:val="36"/>
          <w:szCs w:val="36"/>
          <w:lang w:bidi="hi-IN"/>
        </w:rPr>
        <w:tab/>
        <w:t>pari#N</w:t>
      </w:r>
      <w:r w:rsidR="00665208">
        <w:rPr>
          <w:rFonts w:ascii="Arial" w:hAnsi="Arial" w:cs="Arial"/>
          <w:color w:val="000000"/>
          <w:sz w:val="36"/>
          <w:szCs w:val="36"/>
          <w:lang w:bidi="hi-IN"/>
        </w:rPr>
        <w:t>O</w:t>
      </w:r>
      <w:r>
        <w:rPr>
          <w:rFonts w:ascii="Arial" w:hAnsi="Arial" w:cs="Arial"/>
          <w:color w:val="000000"/>
          <w:sz w:val="36"/>
          <w:szCs w:val="36"/>
          <w:lang w:bidi="hi-IN"/>
        </w:rPr>
        <w:t xml:space="preserve"> ruqdrasya# h</w:t>
      </w:r>
      <w:r w:rsidR="00665208">
        <w:rPr>
          <w:rFonts w:ascii="Arial" w:hAnsi="Arial" w:cs="Arial"/>
          <w:color w:val="000000"/>
          <w:sz w:val="36"/>
          <w:szCs w:val="36"/>
          <w:lang w:bidi="hi-IN"/>
        </w:rPr>
        <w:t>E</w:t>
      </w:r>
      <w:r>
        <w:rPr>
          <w:rFonts w:ascii="Arial" w:hAnsi="Arial" w:cs="Arial"/>
          <w:color w:val="000000"/>
          <w:sz w:val="36"/>
          <w:szCs w:val="36"/>
          <w:lang w:bidi="hi-IN"/>
        </w:rPr>
        <w:t>qtirvRu#Naktuq pari#tv</w:t>
      </w:r>
      <w:r w:rsidR="00665208">
        <w:rPr>
          <w:rFonts w:ascii="Arial" w:hAnsi="Arial" w:cs="Arial"/>
          <w:color w:val="000000"/>
          <w:sz w:val="36"/>
          <w:szCs w:val="36"/>
          <w:lang w:bidi="hi-IN"/>
        </w:rPr>
        <w:t>E</w:t>
      </w:r>
      <w:r>
        <w:rPr>
          <w:rFonts w:ascii="Arial" w:hAnsi="Arial" w:cs="Arial"/>
          <w:color w:val="000000"/>
          <w:sz w:val="36"/>
          <w:szCs w:val="36"/>
          <w:lang w:bidi="hi-IN"/>
        </w:rPr>
        <w:t>qShasya# durmaqtira#GAqy</w:t>
      </w:r>
      <w:r w:rsidR="00665208">
        <w:rPr>
          <w:rFonts w:ascii="Arial" w:hAnsi="Arial" w:cs="Arial"/>
          <w:color w:val="000000"/>
          <w:sz w:val="36"/>
          <w:szCs w:val="36"/>
          <w:lang w:bidi="hi-IN"/>
        </w:rPr>
        <w:t>O</w:t>
      </w:r>
      <w:r>
        <w:rPr>
          <w:rFonts w:ascii="Arial" w:hAnsi="Arial" w:cs="Arial"/>
          <w:color w:val="000000"/>
          <w:sz w:val="36"/>
          <w:szCs w:val="36"/>
          <w:lang w:bidi="hi-IN"/>
        </w:rPr>
        <w:t xml:space="preserve">H | </w:t>
      </w:r>
    </w:p>
    <w:p w14:paraId="592149C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ava# sthiqrA maqGava#dBya-stanuShvaq mIDhva#st</w:t>
      </w:r>
      <w:r w:rsidR="00665208">
        <w:rPr>
          <w:rFonts w:ascii="Arial" w:hAnsi="Arial" w:cs="Arial"/>
          <w:color w:val="000000"/>
          <w:sz w:val="36"/>
          <w:szCs w:val="36"/>
          <w:lang w:bidi="hi-IN"/>
        </w:rPr>
        <w:t>O</w:t>
      </w:r>
      <w:r>
        <w:rPr>
          <w:rFonts w:ascii="Arial" w:hAnsi="Arial" w:cs="Arial"/>
          <w:color w:val="000000"/>
          <w:sz w:val="36"/>
          <w:szCs w:val="36"/>
          <w:lang w:bidi="hi-IN"/>
        </w:rPr>
        <w:t xml:space="preserve">qkAyaq tana#yAya </w:t>
      </w:r>
    </w:p>
    <w:p w14:paraId="6D179A1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mRuDayaq svAhA$ || </w:t>
      </w:r>
    </w:p>
    <w:p w14:paraId="3D7EBBB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153.</w:t>
      </w:r>
      <w:r>
        <w:rPr>
          <w:rFonts w:ascii="Arial" w:hAnsi="Arial" w:cs="Arial"/>
          <w:color w:val="000000"/>
          <w:sz w:val="36"/>
          <w:szCs w:val="36"/>
          <w:lang w:bidi="hi-IN"/>
        </w:rPr>
        <w:tab/>
        <w:t>mIDhu#ShTamaq Siva#tama Siqv</w:t>
      </w:r>
      <w:r w:rsidR="00665208">
        <w:rPr>
          <w:rFonts w:ascii="Arial" w:hAnsi="Arial" w:cs="Arial"/>
          <w:color w:val="000000"/>
          <w:sz w:val="36"/>
          <w:szCs w:val="36"/>
          <w:lang w:bidi="hi-IN"/>
        </w:rPr>
        <w:t>O</w:t>
      </w:r>
      <w:r>
        <w:rPr>
          <w:rFonts w:ascii="Arial" w:hAnsi="Arial" w:cs="Arial"/>
          <w:color w:val="000000"/>
          <w:sz w:val="36"/>
          <w:szCs w:val="36"/>
          <w:lang w:bidi="hi-IN"/>
        </w:rPr>
        <w:t xml:space="preserve"> na#ssuqmanA# Bava | paqraqm</w:t>
      </w:r>
      <w:r w:rsidR="00665208">
        <w:rPr>
          <w:rFonts w:ascii="Arial" w:hAnsi="Arial" w:cs="Arial"/>
          <w:color w:val="000000"/>
          <w:sz w:val="36"/>
          <w:szCs w:val="36"/>
          <w:lang w:bidi="hi-IN"/>
        </w:rPr>
        <w:t>E</w:t>
      </w:r>
      <w:r>
        <w:rPr>
          <w:rFonts w:ascii="Arial" w:hAnsi="Arial" w:cs="Arial"/>
          <w:color w:val="000000"/>
          <w:sz w:val="36"/>
          <w:szCs w:val="36"/>
          <w:lang w:bidi="hi-IN"/>
        </w:rPr>
        <w:t xml:space="preserve"> vRuqkSha Ayu#dhanniqdhAyaq kRuttiqM ~MvasA#naq Aca#raq pinA#kaqM biBraqdAga#hiq svAhA$ || </w:t>
      </w:r>
    </w:p>
    <w:p w14:paraId="41F5572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154.</w:t>
      </w:r>
      <w:r>
        <w:rPr>
          <w:rFonts w:ascii="Arial" w:hAnsi="Arial" w:cs="Arial"/>
          <w:color w:val="000000"/>
          <w:sz w:val="36"/>
          <w:szCs w:val="36"/>
          <w:lang w:bidi="hi-IN"/>
        </w:rPr>
        <w:tab/>
        <w:t>viki#ridaq vil</w:t>
      </w:r>
      <w:r w:rsidR="00665208">
        <w:rPr>
          <w:rFonts w:ascii="Arial" w:hAnsi="Arial" w:cs="Arial"/>
          <w:color w:val="000000"/>
          <w:sz w:val="36"/>
          <w:szCs w:val="36"/>
          <w:lang w:bidi="hi-IN"/>
        </w:rPr>
        <w:t>O</w:t>
      </w:r>
      <w:r>
        <w:rPr>
          <w:rFonts w:ascii="Arial" w:hAnsi="Arial" w:cs="Arial"/>
          <w:color w:val="000000"/>
          <w:sz w:val="36"/>
          <w:szCs w:val="36"/>
          <w:lang w:bidi="hi-IN"/>
        </w:rPr>
        <w:t>#hitaq nama#st</w:t>
      </w:r>
      <w:r w:rsidR="00665208">
        <w:rPr>
          <w:rFonts w:ascii="Arial" w:hAnsi="Arial" w:cs="Arial"/>
          <w:color w:val="000000"/>
          <w:sz w:val="36"/>
          <w:szCs w:val="36"/>
          <w:lang w:bidi="hi-IN"/>
        </w:rPr>
        <w:t>E</w:t>
      </w:r>
      <w:r>
        <w:rPr>
          <w:rFonts w:ascii="Arial" w:hAnsi="Arial" w:cs="Arial"/>
          <w:color w:val="000000"/>
          <w:sz w:val="36"/>
          <w:szCs w:val="36"/>
          <w:lang w:bidi="hi-IN"/>
        </w:rPr>
        <w:t xml:space="preserve"> astu BagavaH | </w:t>
      </w:r>
    </w:p>
    <w:p w14:paraId="7C1CE83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yAst</w:t>
      </w:r>
      <w:r w:rsidR="00665208">
        <w:rPr>
          <w:rFonts w:ascii="Arial" w:hAnsi="Arial" w:cs="Arial"/>
          <w:color w:val="000000"/>
          <w:sz w:val="36"/>
          <w:szCs w:val="36"/>
          <w:lang w:bidi="hi-IN"/>
        </w:rPr>
        <w:t>E</w:t>
      </w:r>
      <w:r>
        <w:rPr>
          <w:rFonts w:ascii="Arial" w:hAnsi="Arial" w:cs="Arial"/>
          <w:color w:val="000000"/>
          <w:sz w:val="36"/>
          <w:szCs w:val="36"/>
          <w:lang w:bidi="hi-IN"/>
        </w:rPr>
        <w:t># saqhasra(gm)# h</w:t>
      </w:r>
      <w:r w:rsidR="00665208">
        <w:rPr>
          <w:rFonts w:ascii="Arial" w:hAnsi="Arial" w:cs="Arial"/>
          <w:color w:val="000000"/>
          <w:sz w:val="36"/>
          <w:szCs w:val="36"/>
          <w:lang w:bidi="hi-IN"/>
        </w:rPr>
        <w:t>E</w:t>
      </w:r>
      <w:r>
        <w:rPr>
          <w:rFonts w:ascii="Arial" w:hAnsi="Arial" w:cs="Arial"/>
          <w:color w:val="000000"/>
          <w:sz w:val="36"/>
          <w:szCs w:val="36"/>
          <w:lang w:bidi="hi-IN"/>
        </w:rPr>
        <w:t>qtay</w:t>
      </w:r>
      <w:r w:rsidR="00665208">
        <w:rPr>
          <w:rFonts w:ascii="Arial" w:hAnsi="Arial" w:cs="Arial"/>
          <w:color w:val="000000"/>
          <w:sz w:val="36"/>
          <w:szCs w:val="36"/>
          <w:lang w:bidi="hi-IN"/>
        </w:rPr>
        <w:t>O</w:t>
      </w:r>
      <w:r>
        <w:rPr>
          <w:rFonts w:ascii="Arial" w:hAnsi="Arial" w:cs="Arial"/>
          <w:color w:val="000000"/>
          <w:sz w:val="36"/>
          <w:szCs w:val="36"/>
          <w:lang w:bidi="hi-IN"/>
        </w:rPr>
        <w:t xml:space="preserve">q&amp;nya-maqsmanniva#pantaq tAH svAhA$ ||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7C05E55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155.</w:t>
      </w:r>
      <w:r>
        <w:rPr>
          <w:rFonts w:ascii="Arial" w:hAnsi="Arial" w:cs="Arial"/>
          <w:color w:val="000000"/>
          <w:sz w:val="36"/>
          <w:szCs w:val="36"/>
          <w:lang w:bidi="hi-IN"/>
        </w:rPr>
        <w:tab/>
        <w:t>saqhasrA#Ni sahasraqdhA bA#huqv</w:t>
      </w:r>
      <w:r w:rsidR="00665208">
        <w:rPr>
          <w:rFonts w:ascii="Arial" w:hAnsi="Arial" w:cs="Arial"/>
          <w:color w:val="000000"/>
          <w:sz w:val="36"/>
          <w:szCs w:val="36"/>
          <w:lang w:bidi="hi-IN"/>
        </w:rPr>
        <w:t>O</w:t>
      </w:r>
      <w:r>
        <w:rPr>
          <w:rFonts w:ascii="Arial" w:hAnsi="Arial" w:cs="Arial"/>
          <w:color w:val="000000"/>
          <w:sz w:val="36"/>
          <w:szCs w:val="36"/>
          <w:lang w:bidi="hi-IN"/>
        </w:rPr>
        <w:t>stava# h</w:t>
      </w:r>
      <w:r w:rsidR="00665208">
        <w:rPr>
          <w:rFonts w:ascii="Arial" w:hAnsi="Arial" w:cs="Arial"/>
          <w:color w:val="000000"/>
          <w:sz w:val="36"/>
          <w:szCs w:val="36"/>
          <w:lang w:bidi="hi-IN"/>
        </w:rPr>
        <w:t>E</w:t>
      </w:r>
      <w:r>
        <w:rPr>
          <w:rFonts w:ascii="Arial" w:hAnsi="Arial" w:cs="Arial"/>
          <w:color w:val="000000"/>
          <w:sz w:val="36"/>
          <w:szCs w:val="36"/>
          <w:lang w:bidi="hi-IN"/>
        </w:rPr>
        <w:t xml:space="preserve">qtaya#H | </w:t>
      </w:r>
    </w:p>
    <w:p w14:paraId="093C269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tAsAqmISA#n</w:t>
      </w:r>
      <w:r w:rsidR="00665208">
        <w:rPr>
          <w:rFonts w:ascii="Arial" w:hAnsi="Arial" w:cs="Arial"/>
          <w:color w:val="000000"/>
          <w:sz w:val="36"/>
          <w:szCs w:val="36"/>
          <w:lang w:bidi="hi-IN"/>
        </w:rPr>
        <w:t>O</w:t>
      </w:r>
      <w:r>
        <w:rPr>
          <w:rFonts w:ascii="Arial" w:hAnsi="Arial" w:cs="Arial"/>
          <w:color w:val="000000"/>
          <w:sz w:val="36"/>
          <w:szCs w:val="36"/>
          <w:lang w:bidi="hi-IN"/>
        </w:rPr>
        <w:t xml:space="preserve"> BagavaH parAqcInAq muKA# kRudhiq svAhA$ || </w:t>
      </w:r>
    </w:p>
    <w:p w14:paraId="77D54F1E" w14:textId="4CD0BD9D" w:rsidR="006857C4" w:rsidRDefault="00910BF1"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&lt;lang=eng&gt;</w:t>
      </w:r>
    </w:p>
    <w:p w14:paraId="63A0CBDD" w14:textId="11DD6F9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11</w:t>
      </w:r>
      <w:r w:rsidRPr="006943B6">
        <w:rPr>
          <w:rFonts w:ascii="Arial" w:hAnsi="Arial" w:cs="Arial"/>
          <w:color w:val="000000"/>
          <w:sz w:val="36"/>
          <w:szCs w:val="36"/>
          <w:vertAlign w:val="superscript"/>
          <w:lang w:bidi="hi-IN"/>
        </w:rPr>
        <w:t>th</w:t>
      </w:r>
      <w:r w:rsidR="006943B6">
        <w:rPr>
          <w:rFonts w:ascii="Arial" w:hAnsi="Arial" w:cs="Arial"/>
          <w:color w:val="000000"/>
          <w:sz w:val="36"/>
          <w:szCs w:val="36"/>
          <w:lang w:bidi="hi-IN"/>
        </w:rPr>
        <w:t xml:space="preserve"> &lt;lang=def&gt;</w:t>
      </w:r>
      <w:r>
        <w:rPr>
          <w:rFonts w:ascii="Arial" w:hAnsi="Arial" w:cs="Arial"/>
          <w:color w:val="000000"/>
          <w:sz w:val="36"/>
          <w:szCs w:val="36"/>
          <w:lang w:bidi="hi-IN"/>
        </w:rPr>
        <w:t xml:space="preserve"> </w:t>
      </w:r>
      <w:r w:rsidR="006857C4">
        <w:rPr>
          <w:rFonts w:ascii="Arial" w:hAnsi="Arial" w:cs="Arial"/>
          <w:color w:val="000000"/>
          <w:sz w:val="36"/>
          <w:szCs w:val="36"/>
          <w:lang w:bidi="hi-IN"/>
        </w:rPr>
        <w:t>anuvAkaH</w:t>
      </w:r>
      <w:r>
        <w:rPr>
          <w:rFonts w:ascii="Arial" w:hAnsi="Arial" w:cs="Arial"/>
          <w:color w:val="000000"/>
          <w:sz w:val="36"/>
          <w:szCs w:val="36"/>
          <w:lang w:bidi="hi-IN"/>
        </w:rPr>
        <w:t xml:space="preserve"> </w:t>
      </w:r>
      <w:r w:rsidR="00910BF1">
        <w:rPr>
          <w:rFonts w:ascii="Arial" w:hAnsi="Arial" w:cs="Arial"/>
          <w:color w:val="000000"/>
          <w:sz w:val="36"/>
          <w:szCs w:val="36"/>
          <w:lang w:bidi="hi-IN"/>
        </w:rPr>
        <w:t xml:space="preserve"> </w:t>
      </w:r>
      <w:r w:rsidR="006943B6">
        <w:rPr>
          <w:rFonts w:ascii="Arial" w:hAnsi="Arial" w:cs="Arial"/>
          <w:color w:val="000000"/>
          <w:sz w:val="36"/>
          <w:szCs w:val="36"/>
          <w:lang w:bidi="hi-IN"/>
        </w:rPr>
        <w:t xml:space="preserve"> </w:t>
      </w:r>
    </w:p>
    <w:p w14:paraId="0CAF1A36" w14:textId="77777777" w:rsidR="006857C4" w:rsidRDefault="006857C4" w:rsidP="00D91D60">
      <w:pPr>
        <w:autoSpaceDE w:val="0"/>
        <w:autoSpaceDN w:val="0"/>
        <w:adjustRightInd w:val="0"/>
        <w:spacing w:after="0" w:line="240" w:lineRule="auto"/>
        <w:rPr>
          <w:rFonts w:ascii="Arial" w:hAnsi="Arial" w:cs="Arial"/>
          <w:color w:val="000000"/>
          <w:sz w:val="36"/>
          <w:szCs w:val="36"/>
          <w:lang w:bidi="hi-IN"/>
        </w:rPr>
      </w:pPr>
    </w:p>
    <w:p w14:paraId="2AB9BDC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156.</w:t>
      </w:r>
      <w:r>
        <w:rPr>
          <w:rFonts w:ascii="Arial" w:hAnsi="Arial" w:cs="Arial"/>
          <w:color w:val="000000"/>
          <w:sz w:val="36"/>
          <w:szCs w:val="36"/>
          <w:lang w:bidi="hi-IN"/>
        </w:rPr>
        <w:tab/>
        <w:t>saqhasrA#Ni sahasraqS</w:t>
      </w:r>
      <w:r w:rsidR="00665208">
        <w:rPr>
          <w:rFonts w:ascii="Arial" w:hAnsi="Arial" w:cs="Arial"/>
          <w:color w:val="000000"/>
          <w:sz w:val="36"/>
          <w:szCs w:val="36"/>
          <w:lang w:bidi="hi-IN"/>
        </w:rPr>
        <w:t>O</w:t>
      </w:r>
      <w:r>
        <w:rPr>
          <w:rFonts w:ascii="Arial" w:hAnsi="Arial" w:cs="Arial"/>
          <w:color w:val="000000"/>
          <w:sz w:val="36"/>
          <w:szCs w:val="36"/>
          <w:lang w:bidi="hi-IN"/>
        </w:rPr>
        <w:t xml:space="preserve"> y</w:t>
      </w:r>
      <w:r w:rsidR="00665208">
        <w:rPr>
          <w:rFonts w:ascii="Arial" w:hAnsi="Arial" w:cs="Arial"/>
          <w:color w:val="000000"/>
          <w:sz w:val="36"/>
          <w:szCs w:val="36"/>
          <w:lang w:bidi="hi-IN"/>
        </w:rPr>
        <w:t>E</w:t>
      </w:r>
      <w:r>
        <w:rPr>
          <w:rFonts w:ascii="Arial" w:hAnsi="Arial" w:cs="Arial"/>
          <w:color w:val="000000"/>
          <w:sz w:val="36"/>
          <w:szCs w:val="36"/>
          <w:lang w:bidi="hi-IN"/>
        </w:rPr>
        <w:t xml:space="preserve"> ruqdrA adhiq BUmyA$M | </w:t>
      </w:r>
    </w:p>
    <w:p w14:paraId="32B2ECC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ShA(gm)# sahasray</w:t>
      </w:r>
      <w:r w:rsidR="00665208">
        <w:rPr>
          <w:rFonts w:ascii="Arial" w:hAnsi="Arial" w:cs="Arial"/>
          <w:color w:val="000000"/>
          <w:sz w:val="36"/>
          <w:szCs w:val="36"/>
          <w:lang w:bidi="hi-IN"/>
        </w:rPr>
        <w:t>O</w:t>
      </w:r>
      <w:r>
        <w:rPr>
          <w:rFonts w:ascii="Arial" w:hAnsi="Arial" w:cs="Arial"/>
          <w:color w:val="000000"/>
          <w:sz w:val="36"/>
          <w:szCs w:val="36"/>
          <w:lang w:bidi="hi-IN"/>
        </w:rPr>
        <w:t>jaqn</w:t>
      </w:r>
      <w:r w:rsidR="00665208">
        <w:rPr>
          <w:rFonts w:ascii="Arial" w:hAnsi="Arial" w:cs="Arial"/>
          <w:color w:val="000000"/>
          <w:sz w:val="36"/>
          <w:szCs w:val="36"/>
          <w:lang w:bidi="hi-IN"/>
        </w:rPr>
        <w:t>E</w:t>
      </w:r>
      <w:r>
        <w:rPr>
          <w:rFonts w:ascii="Arial" w:hAnsi="Arial" w:cs="Arial"/>
          <w:color w:val="000000"/>
          <w:sz w:val="36"/>
          <w:szCs w:val="36"/>
          <w:lang w:bidi="hi-IN"/>
        </w:rPr>
        <w:t xml:space="preserve"> &amp;vaqdhanvA#ni tanmasiq svAhA$ || </w:t>
      </w:r>
      <w:r>
        <w:rPr>
          <w:rFonts w:ascii="Arial" w:hAnsi="Arial" w:cs="Arial"/>
          <w:color w:val="000000"/>
          <w:sz w:val="36"/>
          <w:szCs w:val="36"/>
          <w:lang w:bidi="hi-IN"/>
        </w:rPr>
        <w:tab/>
      </w:r>
    </w:p>
    <w:p w14:paraId="1532C54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157.</w:t>
      </w:r>
      <w:r>
        <w:rPr>
          <w:rFonts w:ascii="Arial" w:hAnsi="Arial" w:cs="Arial"/>
          <w:color w:val="000000"/>
          <w:sz w:val="36"/>
          <w:szCs w:val="36"/>
          <w:lang w:bidi="hi-IN"/>
        </w:rPr>
        <w:tab/>
        <w:t>aqsmin-ma#haqtya#rNaqv</w:t>
      </w:r>
      <w:r w:rsidR="00665208">
        <w:rPr>
          <w:rFonts w:ascii="Arial" w:hAnsi="Arial" w:cs="Arial"/>
          <w:color w:val="000000"/>
          <w:sz w:val="36"/>
          <w:szCs w:val="36"/>
          <w:lang w:bidi="hi-IN"/>
        </w:rPr>
        <w:t>E</w:t>
      </w:r>
      <w:r>
        <w:rPr>
          <w:rFonts w:ascii="Arial" w:hAnsi="Arial" w:cs="Arial"/>
          <w:color w:val="000000"/>
          <w:sz w:val="36"/>
          <w:szCs w:val="36"/>
          <w:lang w:bidi="hi-IN"/>
        </w:rPr>
        <w:t>$-&amp;ntari#kSh</w:t>
      </w:r>
      <w:r w:rsidR="00665208">
        <w:rPr>
          <w:rFonts w:ascii="Arial" w:hAnsi="Arial" w:cs="Arial"/>
          <w:color w:val="000000"/>
          <w:sz w:val="36"/>
          <w:szCs w:val="36"/>
          <w:lang w:bidi="hi-IN"/>
        </w:rPr>
        <w:t>E</w:t>
      </w:r>
      <w:r>
        <w:rPr>
          <w:rFonts w:ascii="Arial" w:hAnsi="Arial" w:cs="Arial"/>
          <w:color w:val="000000"/>
          <w:sz w:val="36"/>
          <w:szCs w:val="36"/>
          <w:lang w:bidi="hi-IN"/>
        </w:rPr>
        <w:t xml:space="preserve"> BaqvA adhi# |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57C6B14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ShA(gm)# sahasray</w:t>
      </w:r>
      <w:r w:rsidR="00665208">
        <w:rPr>
          <w:rFonts w:ascii="Arial" w:hAnsi="Arial" w:cs="Arial"/>
          <w:color w:val="000000"/>
          <w:sz w:val="36"/>
          <w:szCs w:val="36"/>
          <w:lang w:bidi="hi-IN"/>
        </w:rPr>
        <w:t>O</w:t>
      </w:r>
      <w:r>
        <w:rPr>
          <w:rFonts w:ascii="Arial" w:hAnsi="Arial" w:cs="Arial"/>
          <w:color w:val="000000"/>
          <w:sz w:val="36"/>
          <w:szCs w:val="36"/>
          <w:lang w:bidi="hi-IN"/>
        </w:rPr>
        <w:t>jaqn</w:t>
      </w:r>
      <w:r w:rsidR="00665208">
        <w:rPr>
          <w:rFonts w:ascii="Arial" w:hAnsi="Arial" w:cs="Arial"/>
          <w:color w:val="000000"/>
          <w:sz w:val="36"/>
          <w:szCs w:val="36"/>
          <w:lang w:bidi="hi-IN"/>
        </w:rPr>
        <w:t>E</w:t>
      </w:r>
      <w:r>
        <w:rPr>
          <w:rFonts w:ascii="Arial" w:hAnsi="Arial" w:cs="Arial"/>
          <w:color w:val="000000"/>
          <w:sz w:val="36"/>
          <w:szCs w:val="36"/>
          <w:lang w:bidi="hi-IN"/>
        </w:rPr>
        <w:t xml:space="preserve"> &amp;vaqdhanvA#ni tanmasiq svAhA$ || </w:t>
      </w:r>
    </w:p>
    <w:p w14:paraId="7C8B8FA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158.</w:t>
      </w:r>
      <w:r>
        <w:rPr>
          <w:rFonts w:ascii="Arial" w:hAnsi="Arial" w:cs="Arial"/>
          <w:color w:val="000000"/>
          <w:sz w:val="36"/>
          <w:szCs w:val="36"/>
          <w:lang w:bidi="hi-IN"/>
        </w:rPr>
        <w:tab/>
        <w:t xml:space="preserve">nIla#grIvAH SitiqkaNThA$H SaqrvA aqdhaH kSha#mAcaqrAH | </w:t>
      </w:r>
    </w:p>
    <w:p w14:paraId="1113404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ShA(gm)# sahasray</w:t>
      </w:r>
      <w:r w:rsidR="00665208">
        <w:rPr>
          <w:rFonts w:ascii="Arial" w:hAnsi="Arial" w:cs="Arial"/>
          <w:color w:val="000000"/>
          <w:sz w:val="36"/>
          <w:szCs w:val="36"/>
          <w:lang w:bidi="hi-IN"/>
        </w:rPr>
        <w:t>O</w:t>
      </w:r>
      <w:r>
        <w:rPr>
          <w:rFonts w:ascii="Arial" w:hAnsi="Arial" w:cs="Arial"/>
          <w:color w:val="000000"/>
          <w:sz w:val="36"/>
          <w:szCs w:val="36"/>
          <w:lang w:bidi="hi-IN"/>
        </w:rPr>
        <w:t>jaqn</w:t>
      </w:r>
      <w:r w:rsidR="00665208">
        <w:rPr>
          <w:rFonts w:ascii="Arial" w:hAnsi="Arial" w:cs="Arial"/>
          <w:color w:val="000000"/>
          <w:sz w:val="36"/>
          <w:szCs w:val="36"/>
          <w:lang w:bidi="hi-IN"/>
        </w:rPr>
        <w:t>E</w:t>
      </w:r>
      <w:r>
        <w:rPr>
          <w:rFonts w:ascii="Arial" w:hAnsi="Arial" w:cs="Arial"/>
          <w:color w:val="000000"/>
          <w:sz w:val="36"/>
          <w:szCs w:val="36"/>
          <w:lang w:bidi="hi-IN"/>
        </w:rPr>
        <w:t xml:space="preserve"> &amp;vaqdhanvA#ni tanmasiq svAhA$ || </w:t>
      </w:r>
    </w:p>
    <w:p w14:paraId="2A96B83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159.</w:t>
      </w:r>
      <w:r>
        <w:rPr>
          <w:rFonts w:ascii="Arial" w:hAnsi="Arial" w:cs="Arial"/>
          <w:color w:val="000000"/>
          <w:sz w:val="36"/>
          <w:szCs w:val="36"/>
          <w:lang w:bidi="hi-IN"/>
        </w:rPr>
        <w:tab/>
        <w:t xml:space="preserve">nIla#grIvA-SSitiqkaNThAq diva(gm)# ruqdrA upa#SritAH |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7325110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ShA(gm)# sahasray</w:t>
      </w:r>
      <w:r w:rsidR="00665208">
        <w:rPr>
          <w:rFonts w:ascii="Arial" w:hAnsi="Arial" w:cs="Arial"/>
          <w:color w:val="000000"/>
          <w:sz w:val="36"/>
          <w:szCs w:val="36"/>
          <w:lang w:bidi="hi-IN"/>
        </w:rPr>
        <w:t>O</w:t>
      </w:r>
      <w:r>
        <w:rPr>
          <w:rFonts w:ascii="Arial" w:hAnsi="Arial" w:cs="Arial"/>
          <w:color w:val="000000"/>
          <w:sz w:val="36"/>
          <w:szCs w:val="36"/>
          <w:lang w:bidi="hi-IN"/>
        </w:rPr>
        <w:t>jaqn</w:t>
      </w:r>
      <w:r w:rsidR="00665208">
        <w:rPr>
          <w:rFonts w:ascii="Arial" w:hAnsi="Arial" w:cs="Arial"/>
          <w:color w:val="000000"/>
          <w:sz w:val="36"/>
          <w:szCs w:val="36"/>
          <w:lang w:bidi="hi-IN"/>
        </w:rPr>
        <w:t>E</w:t>
      </w:r>
      <w:r>
        <w:rPr>
          <w:rFonts w:ascii="Arial" w:hAnsi="Arial" w:cs="Arial"/>
          <w:color w:val="000000"/>
          <w:sz w:val="36"/>
          <w:szCs w:val="36"/>
          <w:lang w:bidi="hi-IN"/>
        </w:rPr>
        <w:t xml:space="preserve"> &amp;vaqdhanvA#ni tanmasiq svAhA$ || </w:t>
      </w:r>
    </w:p>
    <w:p w14:paraId="700C3D7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160.</w:t>
      </w:r>
      <w:r>
        <w:rPr>
          <w:rFonts w:ascii="Arial" w:hAnsi="Arial" w:cs="Arial"/>
          <w:color w:val="000000"/>
          <w:sz w:val="36"/>
          <w:szCs w:val="36"/>
          <w:lang w:bidi="hi-IN"/>
        </w:rPr>
        <w:tab/>
        <w:t>y</w:t>
      </w:r>
      <w:r w:rsidR="00665208">
        <w:rPr>
          <w:rFonts w:ascii="Arial" w:hAnsi="Arial" w:cs="Arial"/>
          <w:color w:val="000000"/>
          <w:sz w:val="36"/>
          <w:szCs w:val="36"/>
          <w:lang w:bidi="hi-IN"/>
        </w:rPr>
        <w:t>E</w:t>
      </w:r>
      <w:r>
        <w:rPr>
          <w:rFonts w:ascii="Arial" w:hAnsi="Arial" w:cs="Arial"/>
          <w:color w:val="000000"/>
          <w:sz w:val="36"/>
          <w:szCs w:val="36"/>
          <w:lang w:bidi="hi-IN"/>
        </w:rPr>
        <w:t xml:space="preserve"> vRuqkSh</w:t>
      </w:r>
      <w:r w:rsidR="00665208">
        <w:rPr>
          <w:rFonts w:ascii="Arial" w:hAnsi="Arial" w:cs="Arial"/>
          <w:color w:val="000000"/>
          <w:sz w:val="36"/>
          <w:szCs w:val="36"/>
          <w:lang w:bidi="hi-IN"/>
        </w:rPr>
        <w:t>E</w:t>
      </w:r>
      <w:r>
        <w:rPr>
          <w:rFonts w:ascii="Arial" w:hAnsi="Arial" w:cs="Arial"/>
          <w:color w:val="000000"/>
          <w:sz w:val="36"/>
          <w:szCs w:val="36"/>
          <w:lang w:bidi="hi-IN"/>
        </w:rPr>
        <w:t>Shu# saqspi~jja#rAq nIla#grIvAq vil</w:t>
      </w:r>
      <w:r w:rsidR="00665208">
        <w:rPr>
          <w:rFonts w:ascii="Arial" w:hAnsi="Arial" w:cs="Arial"/>
          <w:color w:val="000000"/>
          <w:sz w:val="36"/>
          <w:szCs w:val="36"/>
          <w:lang w:bidi="hi-IN"/>
        </w:rPr>
        <w:t>O</w:t>
      </w:r>
      <w:r>
        <w:rPr>
          <w:rFonts w:ascii="Arial" w:hAnsi="Arial" w:cs="Arial"/>
          <w:color w:val="000000"/>
          <w:sz w:val="36"/>
          <w:szCs w:val="36"/>
          <w:lang w:bidi="hi-IN"/>
        </w:rPr>
        <w:t xml:space="preserve">#hitAH </w:t>
      </w:r>
      <w:r>
        <w:rPr>
          <w:rFonts w:ascii="Arial" w:hAnsi="Arial" w:cs="Arial"/>
          <w:color w:val="000000"/>
          <w:sz w:val="36"/>
          <w:szCs w:val="36"/>
          <w:lang w:bidi="hi-IN"/>
        </w:rPr>
        <w:tab/>
        <w:t xml:space="preserve"> | </w:t>
      </w:r>
      <w:r>
        <w:rPr>
          <w:rFonts w:ascii="Arial" w:hAnsi="Arial" w:cs="Arial"/>
          <w:color w:val="000000"/>
          <w:sz w:val="36"/>
          <w:szCs w:val="36"/>
          <w:lang w:bidi="hi-IN"/>
        </w:rPr>
        <w:tab/>
      </w:r>
    </w:p>
    <w:p w14:paraId="209E25E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ShA(gm)# sahasray</w:t>
      </w:r>
      <w:r w:rsidR="00665208">
        <w:rPr>
          <w:rFonts w:ascii="Arial" w:hAnsi="Arial" w:cs="Arial"/>
          <w:color w:val="000000"/>
          <w:sz w:val="36"/>
          <w:szCs w:val="36"/>
          <w:lang w:bidi="hi-IN"/>
        </w:rPr>
        <w:t>O</w:t>
      </w:r>
      <w:r>
        <w:rPr>
          <w:rFonts w:ascii="Arial" w:hAnsi="Arial" w:cs="Arial"/>
          <w:color w:val="000000"/>
          <w:sz w:val="36"/>
          <w:szCs w:val="36"/>
          <w:lang w:bidi="hi-IN"/>
        </w:rPr>
        <w:t>jaqn</w:t>
      </w:r>
      <w:r w:rsidR="00665208">
        <w:rPr>
          <w:rFonts w:ascii="Arial" w:hAnsi="Arial" w:cs="Arial"/>
          <w:color w:val="000000"/>
          <w:sz w:val="36"/>
          <w:szCs w:val="36"/>
          <w:lang w:bidi="hi-IN"/>
        </w:rPr>
        <w:t>E</w:t>
      </w:r>
      <w:r>
        <w:rPr>
          <w:rFonts w:ascii="Arial" w:hAnsi="Arial" w:cs="Arial"/>
          <w:color w:val="000000"/>
          <w:sz w:val="36"/>
          <w:szCs w:val="36"/>
          <w:lang w:bidi="hi-IN"/>
        </w:rPr>
        <w:t xml:space="preserve"> &amp;vaqdhanvA#ni tanmasiq svAhA$ || </w:t>
      </w:r>
    </w:p>
    <w:p w14:paraId="6E206FD2" w14:textId="05155FD0"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161.</w:t>
      </w:r>
      <w:r>
        <w:rPr>
          <w:rFonts w:ascii="Arial" w:hAnsi="Arial" w:cs="Arial"/>
          <w:color w:val="000000"/>
          <w:sz w:val="36"/>
          <w:szCs w:val="36"/>
          <w:lang w:bidi="hi-IN"/>
        </w:rPr>
        <w:tab/>
        <w:t>y</w:t>
      </w:r>
      <w:r w:rsidR="00665208">
        <w:rPr>
          <w:rFonts w:ascii="Arial" w:hAnsi="Arial" w:cs="Arial"/>
          <w:color w:val="000000"/>
          <w:sz w:val="36"/>
          <w:szCs w:val="36"/>
          <w:lang w:bidi="hi-IN"/>
        </w:rPr>
        <w:t>E</w:t>
      </w:r>
      <w:r>
        <w:rPr>
          <w:rFonts w:ascii="Arial" w:hAnsi="Arial" w:cs="Arial"/>
          <w:color w:val="000000"/>
          <w:sz w:val="36"/>
          <w:szCs w:val="36"/>
          <w:lang w:bidi="hi-IN"/>
        </w:rPr>
        <w:t xml:space="preserve"> BUqtAnAq-madhi#patay</w:t>
      </w:r>
      <w:r w:rsidR="00665208">
        <w:rPr>
          <w:rFonts w:ascii="Arial" w:hAnsi="Arial" w:cs="Arial"/>
          <w:color w:val="000000"/>
          <w:sz w:val="36"/>
          <w:szCs w:val="36"/>
          <w:lang w:bidi="hi-IN"/>
        </w:rPr>
        <w:t>O</w:t>
      </w:r>
      <w:r>
        <w:rPr>
          <w:rFonts w:ascii="Arial" w:hAnsi="Arial" w:cs="Arial"/>
          <w:color w:val="000000"/>
          <w:sz w:val="36"/>
          <w:szCs w:val="36"/>
          <w:lang w:bidi="hi-IN"/>
        </w:rPr>
        <w:t xml:space="preserve"> viSiqKAsa#H kapaqrdina</w:t>
      </w:r>
      <w:r w:rsidR="00943045">
        <w:rPr>
          <w:rFonts w:ascii="Arial" w:hAnsi="Arial" w:cs="Arial"/>
          <w:color w:val="000000"/>
          <w:sz w:val="36"/>
          <w:szCs w:val="36"/>
          <w:lang w:bidi="hi-IN"/>
        </w:rPr>
        <w:t>#</w:t>
      </w:r>
      <w:r>
        <w:rPr>
          <w:rFonts w:ascii="Arial" w:hAnsi="Arial" w:cs="Arial"/>
          <w:color w:val="000000"/>
          <w:sz w:val="36"/>
          <w:szCs w:val="36"/>
          <w:lang w:bidi="hi-IN"/>
        </w:rPr>
        <w:t xml:space="preserve">H |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6D6EBCE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t</w:t>
      </w:r>
      <w:r w:rsidR="00665208">
        <w:rPr>
          <w:rFonts w:ascii="Arial" w:hAnsi="Arial" w:cs="Arial"/>
          <w:color w:val="000000"/>
          <w:sz w:val="36"/>
          <w:szCs w:val="36"/>
          <w:lang w:bidi="hi-IN"/>
        </w:rPr>
        <w:t>E</w:t>
      </w:r>
      <w:r>
        <w:rPr>
          <w:rFonts w:ascii="Arial" w:hAnsi="Arial" w:cs="Arial"/>
          <w:color w:val="000000"/>
          <w:sz w:val="36"/>
          <w:szCs w:val="36"/>
          <w:lang w:bidi="hi-IN"/>
        </w:rPr>
        <w:t>ShA(gm)# sahasray</w:t>
      </w:r>
      <w:r w:rsidR="00665208">
        <w:rPr>
          <w:rFonts w:ascii="Arial" w:hAnsi="Arial" w:cs="Arial"/>
          <w:color w:val="000000"/>
          <w:sz w:val="36"/>
          <w:szCs w:val="36"/>
          <w:lang w:bidi="hi-IN"/>
        </w:rPr>
        <w:t>O</w:t>
      </w:r>
      <w:r>
        <w:rPr>
          <w:rFonts w:ascii="Arial" w:hAnsi="Arial" w:cs="Arial"/>
          <w:color w:val="000000"/>
          <w:sz w:val="36"/>
          <w:szCs w:val="36"/>
          <w:lang w:bidi="hi-IN"/>
        </w:rPr>
        <w:t>jaqn</w:t>
      </w:r>
      <w:r w:rsidR="00665208">
        <w:rPr>
          <w:rFonts w:ascii="Arial" w:hAnsi="Arial" w:cs="Arial"/>
          <w:color w:val="000000"/>
          <w:sz w:val="36"/>
          <w:szCs w:val="36"/>
          <w:lang w:bidi="hi-IN"/>
        </w:rPr>
        <w:t>E</w:t>
      </w:r>
      <w:r>
        <w:rPr>
          <w:rFonts w:ascii="Arial" w:hAnsi="Arial" w:cs="Arial"/>
          <w:color w:val="000000"/>
          <w:sz w:val="36"/>
          <w:szCs w:val="36"/>
          <w:lang w:bidi="hi-IN"/>
        </w:rPr>
        <w:t xml:space="preserve"> &amp;vaqdhanvA#ni tanmasiq svAhA$ || </w:t>
      </w:r>
    </w:p>
    <w:p w14:paraId="4C50EBA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162.</w:t>
      </w:r>
      <w:r>
        <w:rPr>
          <w:rFonts w:ascii="Arial" w:hAnsi="Arial" w:cs="Arial"/>
          <w:color w:val="000000"/>
          <w:sz w:val="36"/>
          <w:szCs w:val="36"/>
          <w:lang w:bidi="hi-IN"/>
        </w:rPr>
        <w:tab/>
        <w:t>y</w:t>
      </w:r>
      <w:r w:rsidR="00665208">
        <w:rPr>
          <w:rFonts w:ascii="Arial" w:hAnsi="Arial" w:cs="Arial"/>
          <w:color w:val="000000"/>
          <w:sz w:val="36"/>
          <w:szCs w:val="36"/>
          <w:lang w:bidi="hi-IN"/>
        </w:rPr>
        <w:t>E</w:t>
      </w:r>
      <w:r>
        <w:rPr>
          <w:rFonts w:ascii="Arial" w:hAnsi="Arial" w:cs="Arial"/>
          <w:color w:val="000000"/>
          <w:sz w:val="36"/>
          <w:szCs w:val="36"/>
          <w:lang w:bidi="hi-IN"/>
        </w:rPr>
        <w:t xml:space="preserve"> ann</w:t>
      </w:r>
      <w:r w:rsidR="00665208">
        <w:rPr>
          <w:rFonts w:ascii="Arial" w:hAnsi="Arial" w:cs="Arial"/>
          <w:color w:val="000000"/>
          <w:sz w:val="36"/>
          <w:szCs w:val="36"/>
          <w:lang w:bidi="hi-IN"/>
        </w:rPr>
        <w:t>E</w:t>
      </w:r>
      <w:r>
        <w:rPr>
          <w:rFonts w:ascii="Arial" w:hAnsi="Arial" w:cs="Arial"/>
          <w:color w:val="000000"/>
          <w:sz w:val="36"/>
          <w:szCs w:val="36"/>
          <w:lang w:bidi="hi-IN"/>
        </w:rPr>
        <w:t>#Shu viqviddhya#ntiq pAtr</w:t>
      </w:r>
      <w:r w:rsidR="00665208">
        <w:rPr>
          <w:rFonts w:ascii="Arial" w:hAnsi="Arial" w:cs="Arial"/>
          <w:color w:val="000000"/>
          <w:sz w:val="36"/>
          <w:szCs w:val="36"/>
          <w:lang w:bidi="hi-IN"/>
        </w:rPr>
        <w:t>E</w:t>
      </w:r>
      <w:r>
        <w:rPr>
          <w:rFonts w:ascii="Arial" w:hAnsi="Arial" w:cs="Arial"/>
          <w:color w:val="000000"/>
          <w:sz w:val="36"/>
          <w:szCs w:val="36"/>
          <w:lang w:bidi="hi-IN"/>
        </w:rPr>
        <w:t>#Shuq piba#t</w:t>
      </w:r>
      <w:r w:rsidR="00665208">
        <w:rPr>
          <w:rFonts w:ascii="Arial" w:hAnsi="Arial" w:cs="Arial"/>
          <w:color w:val="000000"/>
          <w:sz w:val="36"/>
          <w:szCs w:val="36"/>
          <w:lang w:bidi="hi-IN"/>
        </w:rPr>
        <w:t>O</w:t>
      </w:r>
      <w:r>
        <w:rPr>
          <w:rFonts w:ascii="Arial" w:hAnsi="Arial" w:cs="Arial"/>
          <w:color w:val="000000"/>
          <w:sz w:val="36"/>
          <w:szCs w:val="36"/>
          <w:lang w:bidi="hi-IN"/>
        </w:rPr>
        <w:t xml:space="preserve">q janAn# </w:t>
      </w:r>
      <w:r>
        <w:rPr>
          <w:rFonts w:ascii="Arial" w:hAnsi="Arial" w:cs="Arial"/>
          <w:color w:val="000000"/>
          <w:sz w:val="36"/>
          <w:szCs w:val="36"/>
          <w:lang w:bidi="hi-IN"/>
        </w:rPr>
        <w:tab/>
        <w:t xml:space="preserve"> | </w:t>
      </w:r>
      <w:r>
        <w:rPr>
          <w:rFonts w:ascii="Arial" w:hAnsi="Arial" w:cs="Arial"/>
          <w:color w:val="000000"/>
          <w:sz w:val="36"/>
          <w:szCs w:val="36"/>
          <w:lang w:bidi="hi-IN"/>
        </w:rPr>
        <w:tab/>
      </w:r>
    </w:p>
    <w:p w14:paraId="576DB03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ShA(gm)# sahasray</w:t>
      </w:r>
      <w:r w:rsidR="00665208">
        <w:rPr>
          <w:rFonts w:ascii="Arial" w:hAnsi="Arial" w:cs="Arial"/>
          <w:color w:val="000000"/>
          <w:sz w:val="36"/>
          <w:szCs w:val="36"/>
          <w:lang w:bidi="hi-IN"/>
        </w:rPr>
        <w:t>O</w:t>
      </w:r>
      <w:r>
        <w:rPr>
          <w:rFonts w:ascii="Arial" w:hAnsi="Arial" w:cs="Arial"/>
          <w:color w:val="000000"/>
          <w:sz w:val="36"/>
          <w:szCs w:val="36"/>
          <w:lang w:bidi="hi-IN"/>
        </w:rPr>
        <w:t>jaqn</w:t>
      </w:r>
      <w:r w:rsidR="00665208">
        <w:rPr>
          <w:rFonts w:ascii="Arial" w:hAnsi="Arial" w:cs="Arial"/>
          <w:color w:val="000000"/>
          <w:sz w:val="36"/>
          <w:szCs w:val="36"/>
          <w:lang w:bidi="hi-IN"/>
        </w:rPr>
        <w:t>E</w:t>
      </w:r>
      <w:r>
        <w:rPr>
          <w:rFonts w:ascii="Arial" w:hAnsi="Arial" w:cs="Arial"/>
          <w:color w:val="000000"/>
          <w:sz w:val="36"/>
          <w:szCs w:val="36"/>
          <w:lang w:bidi="hi-IN"/>
        </w:rPr>
        <w:t xml:space="preserve"> &amp;vaqdhanvA#ni tanmasiq svAhA$ || </w:t>
      </w:r>
    </w:p>
    <w:p w14:paraId="260D6D6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163.</w:t>
      </w:r>
      <w:r>
        <w:rPr>
          <w:rFonts w:ascii="Arial" w:hAnsi="Arial" w:cs="Arial"/>
          <w:color w:val="000000"/>
          <w:sz w:val="36"/>
          <w:szCs w:val="36"/>
          <w:lang w:bidi="hi-IN"/>
        </w:rPr>
        <w:tab/>
        <w:t>y</w:t>
      </w:r>
      <w:r w:rsidR="00665208">
        <w:rPr>
          <w:rFonts w:ascii="Arial" w:hAnsi="Arial" w:cs="Arial"/>
          <w:color w:val="000000"/>
          <w:sz w:val="36"/>
          <w:szCs w:val="36"/>
          <w:lang w:bidi="hi-IN"/>
        </w:rPr>
        <w:t>E</w:t>
      </w:r>
      <w:r>
        <w:rPr>
          <w:rFonts w:ascii="Arial" w:hAnsi="Arial" w:cs="Arial"/>
          <w:color w:val="000000"/>
          <w:sz w:val="36"/>
          <w:szCs w:val="36"/>
          <w:lang w:bidi="hi-IN"/>
        </w:rPr>
        <w:t xml:space="preserve"> paqthAM pa#thiqrakSha#ya ailabRuqdA yaqvyudha#H |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6C2A7F8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ShA(gm)# sahasray</w:t>
      </w:r>
      <w:r w:rsidR="00665208">
        <w:rPr>
          <w:rFonts w:ascii="Arial" w:hAnsi="Arial" w:cs="Arial"/>
          <w:color w:val="000000"/>
          <w:sz w:val="36"/>
          <w:szCs w:val="36"/>
          <w:lang w:bidi="hi-IN"/>
        </w:rPr>
        <w:t>O</w:t>
      </w:r>
      <w:r>
        <w:rPr>
          <w:rFonts w:ascii="Arial" w:hAnsi="Arial" w:cs="Arial"/>
          <w:color w:val="000000"/>
          <w:sz w:val="36"/>
          <w:szCs w:val="36"/>
          <w:lang w:bidi="hi-IN"/>
        </w:rPr>
        <w:t>jaqn</w:t>
      </w:r>
      <w:r w:rsidR="00665208">
        <w:rPr>
          <w:rFonts w:ascii="Arial" w:hAnsi="Arial" w:cs="Arial"/>
          <w:color w:val="000000"/>
          <w:sz w:val="36"/>
          <w:szCs w:val="36"/>
          <w:lang w:bidi="hi-IN"/>
        </w:rPr>
        <w:t>E</w:t>
      </w:r>
      <w:r>
        <w:rPr>
          <w:rFonts w:ascii="Arial" w:hAnsi="Arial" w:cs="Arial"/>
          <w:color w:val="000000"/>
          <w:sz w:val="36"/>
          <w:szCs w:val="36"/>
          <w:lang w:bidi="hi-IN"/>
        </w:rPr>
        <w:t xml:space="preserve"> &amp;vaqdhanvA#ni tanmasiq svAhA$ || </w:t>
      </w:r>
    </w:p>
    <w:p w14:paraId="356A3A1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164.</w:t>
      </w:r>
      <w:r>
        <w:rPr>
          <w:rFonts w:ascii="Arial" w:hAnsi="Arial" w:cs="Arial"/>
          <w:color w:val="000000"/>
          <w:sz w:val="36"/>
          <w:szCs w:val="36"/>
          <w:lang w:bidi="hi-IN"/>
        </w:rPr>
        <w:tab/>
        <w:t>y</w:t>
      </w:r>
      <w:r w:rsidR="00665208">
        <w:rPr>
          <w:rFonts w:ascii="Arial" w:hAnsi="Arial" w:cs="Arial"/>
          <w:color w:val="000000"/>
          <w:sz w:val="36"/>
          <w:szCs w:val="36"/>
          <w:lang w:bidi="hi-IN"/>
        </w:rPr>
        <w:t>E</w:t>
      </w:r>
      <w:r>
        <w:rPr>
          <w:rFonts w:ascii="Arial" w:hAnsi="Arial" w:cs="Arial"/>
          <w:color w:val="000000"/>
          <w:sz w:val="36"/>
          <w:szCs w:val="36"/>
          <w:lang w:bidi="hi-IN"/>
        </w:rPr>
        <w:t xml:space="preserve"> tIqrthAni# praqcara#nti sRuqkAva#nt</w:t>
      </w:r>
      <w:r w:rsidR="00665208">
        <w:rPr>
          <w:rFonts w:ascii="Arial" w:hAnsi="Arial" w:cs="Arial"/>
          <w:color w:val="000000"/>
          <w:sz w:val="36"/>
          <w:szCs w:val="36"/>
          <w:lang w:bidi="hi-IN"/>
        </w:rPr>
        <w:t>O</w:t>
      </w:r>
      <w:r>
        <w:rPr>
          <w:rFonts w:ascii="Arial" w:hAnsi="Arial" w:cs="Arial"/>
          <w:color w:val="000000"/>
          <w:sz w:val="36"/>
          <w:szCs w:val="36"/>
          <w:lang w:bidi="hi-IN"/>
        </w:rPr>
        <w:t xml:space="preserve"> niShaq~ggiNa#H | </w:t>
      </w:r>
      <w:r>
        <w:rPr>
          <w:rFonts w:ascii="Arial" w:hAnsi="Arial" w:cs="Arial"/>
          <w:color w:val="000000"/>
          <w:sz w:val="36"/>
          <w:szCs w:val="36"/>
          <w:lang w:bidi="hi-IN"/>
        </w:rPr>
        <w:tab/>
      </w:r>
      <w:r>
        <w:rPr>
          <w:rFonts w:ascii="Arial" w:hAnsi="Arial" w:cs="Arial"/>
          <w:color w:val="000000"/>
          <w:sz w:val="36"/>
          <w:szCs w:val="36"/>
          <w:lang w:bidi="hi-IN"/>
        </w:rPr>
        <w:tab/>
      </w:r>
    </w:p>
    <w:p w14:paraId="4743C0C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ShA(gm)# sahasray</w:t>
      </w:r>
      <w:r w:rsidR="00665208">
        <w:rPr>
          <w:rFonts w:ascii="Arial" w:hAnsi="Arial" w:cs="Arial"/>
          <w:color w:val="000000"/>
          <w:sz w:val="36"/>
          <w:szCs w:val="36"/>
          <w:lang w:bidi="hi-IN"/>
        </w:rPr>
        <w:t>O</w:t>
      </w:r>
      <w:r>
        <w:rPr>
          <w:rFonts w:ascii="Arial" w:hAnsi="Arial" w:cs="Arial"/>
          <w:color w:val="000000"/>
          <w:sz w:val="36"/>
          <w:szCs w:val="36"/>
          <w:lang w:bidi="hi-IN"/>
        </w:rPr>
        <w:t>jaqn</w:t>
      </w:r>
      <w:r w:rsidR="00665208">
        <w:rPr>
          <w:rFonts w:ascii="Arial" w:hAnsi="Arial" w:cs="Arial"/>
          <w:color w:val="000000"/>
          <w:sz w:val="36"/>
          <w:szCs w:val="36"/>
          <w:lang w:bidi="hi-IN"/>
        </w:rPr>
        <w:t>E</w:t>
      </w:r>
      <w:r>
        <w:rPr>
          <w:rFonts w:ascii="Arial" w:hAnsi="Arial" w:cs="Arial"/>
          <w:color w:val="000000"/>
          <w:sz w:val="36"/>
          <w:szCs w:val="36"/>
          <w:lang w:bidi="hi-IN"/>
        </w:rPr>
        <w:t xml:space="preserve"> &amp;vaqdhanvA#ni tanmasiq svAhA$ || </w:t>
      </w:r>
    </w:p>
    <w:p w14:paraId="0D484BA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165.</w:t>
      </w:r>
      <w:r>
        <w:rPr>
          <w:rFonts w:ascii="Arial" w:hAnsi="Arial" w:cs="Arial"/>
          <w:color w:val="000000"/>
          <w:sz w:val="36"/>
          <w:szCs w:val="36"/>
          <w:lang w:bidi="hi-IN"/>
        </w:rPr>
        <w:tab/>
        <w:t xml:space="preserve">ya </w:t>
      </w:r>
      <w:r w:rsidR="00665208">
        <w:rPr>
          <w:rFonts w:ascii="Arial" w:hAnsi="Arial" w:cs="Arial"/>
          <w:color w:val="000000"/>
          <w:sz w:val="36"/>
          <w:szCs w:val="36"/>
          <w:lang w:bidi="hi-IN"/>
        </w:rPr>
        <w:t>E</w:t>
      </w:r>
      <w:r>
        <w:rPr>
          <w:rFonts w:ascii="Arial" w:hAnsi="Arial" w:cs="Arial"/>
          <w:color w:val="000000"/>
          <w:sz w:val="36"/>
          <w:szCs w:val="36"/>
          <w:lang w:bidi="hi-IN"/>
        </w:rPr>
        <w:t>qtAva#ntaScaq BUyA(gm)#saScaq diS</w:t>
      </w:r>
      <w:r w:rsidR="00665208">
        <w:rPr>
          <w:rFonts w:ascii="Arial" w:hAnsi="Arial" w:cs="Arial"/>
          <w:color w:val="000000"/>
          <w:sz w:val="36"/>
          <w:szCs w:val="36"/>
          <w:lang w:bidi="hi-IN"/>
        </w:rPr>
        <w:t>O</w:t>
      </w:r>
      <w:r>
        <w:rPr>
          <w:rFonts w:ascii="Arial" w:hAnsi="Arial" w:cs="Arial"/>
          <w:color w:val="000000"/>
          <w:sz w:val="36"/>
          <w:szCs w:val="36"/>
          <w:lang w:bidi="hi-IN"/>
        </w:rPr>
        <w:t># ruqdrA vi#tasthiqr</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p>
    <w:p w14:paraId="298AC43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ShA(gm)# sahasray</w:t>
      </w:r>
      <w:r w:rsidR="00665208">
        <w:rPr>
          <w:rFonts w:ascii="Arial" w:hAnsi="Arial" w:cs="Arial"/>
          <w:color w:val="000000"/>
          <w:sz w:val="36"/>
          <w:szCs w:val="36"/>
          <w:lang w:bidi="hi-IN"/>
        </w:rPr>
        <w:t>O</w:t>
      </w:r>
      <w:r>
        <w:rPr>
          <w:rFonts w:ascii="Arial" w:hAnsi="Arial" w:cs="Arial"/>
          <w:color w:val="000000"/>
          <w:sz w:val="36"/>
          <w:szCs w:val="36"/>
          <w:lang w:bidi="hi-IN"/>
        </w:rPr>
        <w:t>jaqn</w:t>
      </w:r>
      <w:r w:rsidR="00665208">
        <w:rPr>
          <w:rFonts w:ascii="Arial" w:hAnsi="Arial" w:cs="Arial"/>
          <w:color w:val="000000"/>
          <w:sz w:val="36"/>
          <w:szCs w:val="36"/>
          <w:lang w:bidi="hi-IN"/>
        </w:rPr>
        <w:t>E</w:t>
      </w:r>
      <w:r>
        <w:rPr>
          <w:rFonts w:ascii="Arial" w:hAnsi="Arial" w:cs="Arial"/>
          <w:color w:val="000000"/>
          <w:sz w:val="36"/>
          <w:szCs w:val="36"/>
          <w:lang w:bidi="hi-IN"/>
        </w:rPr>
        <w:t xml:space="preserve"> &amp;vaqdhanvA#ni tanmasiq svAhA$ || </w:t>
      </w:r>
    </w:p>
    <w:p w14:paraId="4B976D6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166.</w:t>
      </w:r>
      <w:r>
        <w:rPr>
          <w:rFonts w:ascii="Arial" w:hAnsi="Arial" w:cs="Arial"/>
          <w:color w:val="000000"/>
          <w:sz w:val="36"/>
          <w:szCs w:val="36"/>
          <w:lang w:bidi="hi-IN"/>
        </w:rPr>
        <w:tab/>
        <w:t>nam</w:t>
      </w:r>
      <w:r w:rsidR="00665208">
        <w:rPr>
          <w:rFonts w:ascii="Arial" w:hAnsi="Arial" w:cs="Arial"/>
          <w:color w:val="000000"/>
          <w:sz w:val="36"/>
          <w:szCs w:val="36"/>
          <w:lang w:bidi="hi-IN"/>
        </w:rPr>
        <w:t>O</w:t>
      </w:r>
      <w:r>
        <w:rPr>
          <w:rFonts w:ascii="Arial" w:hAnsi="Arial" w:cs="Arial"/>
          <w:color w:val="000000"/>
          <w:sz w:val="36"/>
          <w:szCs w:val="36"/>
          <w:lang w:bidi="hi-IN"/>
        </w:rPr>
        <w:t># ruqdr</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 y</w:t>
      </w:r>
      <w:r w:rsidR="00665208">
        <w:rPr>
          <w:rFonts w:ascii="Arial" w:hAnsi="Arial" w:cs="Arial"/>
          <w:color w:val="000000"/>
          <w:sz w:val="36"/>
          <w:szCs w:val="36"/>
          <w:lang w:bidi="hi-IN"/>
        </w:rPr>
        <w:t>E</w:t>
      </w:r>
      <w:r>
        <w:rPr>
          <w:rFonts w:ascii="Arial" w:hAnsi="Arial" w:cs="Arial"/>
          <w:color w:val="000000"/>
          <w:sz w:val="36"/>
          <w:szCs w:val="36"/>
          <w:lang w:bidi="hi-IN"/>
        </w:rPr>
        <w:t xml:space="preserve"> pRu#thiqvyAM ~My</w:t>
      </w:r>
      <w:r w:rsidR="00665208">
        <w:rPr>
          <w:rFonts w:ascii="Arial" w:hAnsi="Arial" w:cs="Arial"/>
          <w:color w:val="000000"/>
          <w:sz w:val="36"/>
          <w:szCs w:val="36"/>
          <w:lang w:bidi="hi-IN"/>
        </w:rPr>
        <w:t>E</w:t>
      </w:r>
      <w:r>
        <w:rPr>
          <w:rFonts w:ascii="Arial" w:hAnsi="Arial" w:cs="Arial"/>
          <w:color w:val="000000"/>
          <w:sz w:val="36"/>
          <w:szCs w:val="36"/>
          <w:lang w:bidi="hi-IN"/>
        </w:rPr>
        <w:t>ShAqmannaqmiSha#vaq st</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 daSaq prAcIqrdaSa# dakShiqNA daSa#praqtIcIq rdaS</w:t>
      </w:r>
      <w:r w:rsidR="00665208">
        <w:rPr>
          <w:rFonts w:ascii="Arial" w:hAnsi="Arial" w:cs="Arial"/>
          <w:color w:val="000000"/>
          <w:sz w:val="36"/>
          <w:szCs w:val="36"/>
          <w:lang w:bidi="hi-IN"/>
        </w:rPr>
        <w:t>O</w:t>
      </w:r>
      <w:r>
        <w:rPr>
          <w:rFonts w:ascii="Arial" w:hAnsi="Arial" w:cs="Arial"/>
          <w:color w:val="000000"/>
          <w:sz w:val="36"/>
          <w:szCs w:val="36"/>
          <w:lang w:bidi="hi-IN"/>
        </w:rPr>
        <w:t>dI#cIq rdaS</w:t>
      </w:r>
      <w:r w:rsidR="00665208">
        <w:rPr>
          <w:rFonts w:ascii="Arial" w:hAnsi="Arial" w:cs="Arial"/>
          <w:color w:val="000000"/>
          <w:sz w:val="36"/>
          <w:szCs w:val="36"/>
          <w:lang w:bidi="hi-IN"/>
        </w:rPr>
        <w:t>O</w:t>
      </w:r>
      <w:r>
        <w:rPr>
          <w:rFonts w:ascii="Arial" w:hAnsi="Arial" w:cs="Arial"/>
          <w:color w:val="000000"/>
          <w:sz w:val="36"/>
          <w:szCs w:val="36"/>
          <w:lang w:bidi="hi-IN"/>
        </w:rPr>
        <w:t>qrdhvA-st</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 namaqst</w:t>
      </w:r>
      <w:r w:rsidR="00665208">
        <w:rPr>
          <w:rFonts w:ascii="Arial" w:hAnsi="Arial" w:cs="Arial"/>
          <w:color w:val="000000"/>
          <w:sz w:val="36"/>
          <w:szCs w:val="36"/>
          <w:lang w:bidi="hi-IN"/>
        </w:rPr>
        <w:t>E</w:t>
      </w:r>
      <w:r>
        <w:rPr>
          <w:rFonts w:ascii="Arial" w:hAnsi="Arial" w:cs="Arial"/>
          <w:color w:val="000000"/>
          <w:sz w:val="36"/>
          <w:szCs w:val="36"/>
          <w:lang w:bidi="hi-IN"/>
        </w:rPr>
        <w:t xml:space="preserve"> n</w:t>
      </w:r>
      <w:r w:rsidR="00665208">
        <w:rPr>
          <w:rFonts w:ascii="Arial" w:hAnsi="Arial" w:cs="Arial"/>
          <w:color w:val="000000"/>
          <w:sz w:val="36"/>
          <w:szCs w:val="36"/>
          <w:lang w:bidi="hi-IN"/>
        </w:rPr>
        <w:t>O</w:t>
      </w:r>
      <w:r>
        <w:rPr>
          <w:rFonts w:ascii="Arial" w:hAnsi="Arial" w:cs="Arial"/>
          <w:color w:val="000000"/>
          <w:sz w:val="36"/>
          <w:szCs w:val="36"/>
          <w:lang w:bidi="hi-IN"/>
        </w:rPr>
        <w:t># mRuDayantuq t</w:t>
      </w:r>
      <w:r w:rsidR="00665208">
        <w:rPr>
          <w:rFonts w:ascii="Arial" w:hAnsi="Arial" w:cs="Arial"/>
          <w:color w:val="000000"/>
          <w:sz w:val="36"/>
          <w:szCs w:val="36"/>
          <w:lang w:bidi="hi-IN"/>
        </w:rPr>
        <w:t>E</w:t>
      </w:r>
      <w:r>
        <w:rPr>
          <w:rFonts w:ascii="Arial" w:hAnsi="Arial" w:cs="Arial"/>
          <w:color w:val="000000"/>
          <w:sz w:val="36"/>
          <w:szCs w:val="36"/>
          <w:lang w:bidi="hi-IN"/>
        </w:rPr>
        <w:t xml:space="preserve"> yaM dviqShm</w:t>
      </w:r>
      <w:r w:rsidR="00665208">
        <w:rPr>
          <w:rFonts w:ascii="Arial" w:hAnsi="Arial" w:cs="Arial"/>
          <w:color w:val="000000"/>
          <w:sz w:val="36"/>
          <w:szCs w:val="36"/>
          <w:lang w:bidi="hi-IN"/>
        </w:rPr>
        <w:t>O</w:t>
      </w:r>
      <w:r>
        <w:rPr>
          <w:rFonts w:ascii="Arial" w:hAnsi="Arial" w:cs="Arial"/>
          <w:color w:val="000000"/>
          <w:sz w:val="36"/>
          <w:szCs w:val="36"/>
          <w:lang w:bidi="hi-IN"/>
        </w:rPr>
        <w:t xml:space="preserve"> yaSca# n</w:t>
      </w:r>
      <w:r w:rsidR="00665208">
        <w:rPr>
          <w:rFonts w:ascii="Arial" w:hAnsi="Arial" w:cs="Arial"/>
          <w:color w:val="000000"/>
          <w:sz w:val="36"/>
          <w:szCs w:val="36"/>
          <w:lang w:bidi="hi-IN"/>
        </w:rPr>
        <w:t>O</w:t>
      </w:r>
      <w:r>
        <w:rPr>
          <w:rFonts w:ascii="Arial" w:hAnsi="Arial" w:cs="Arial"/>
          <w:color w:val="000000"/>
          <w:sz w:val="36"/>
          <w:szCs w:val="36"/>
          <w:lang w:bidi="hi-IN"/>
        </w:rPr>
        <w:t>q dv</w:t>
      </w:r>
      <w:r w:rsidR="00665208">
        <w:rPr>
          <w:rFonts w:ascii="Arial" w:hAnsi="Arial" w:cs="Arial"/>
          <w:color w:val="000000"/>
          <w:sz w:val="36"/>
          <w:szCs w:val="36"/>
          <w:lang w:bidi="hi-IN"/>
        </w:rPr>
        <w:t>E</w:t>
      </w:r>
      <w:r>
        <w:rPr>
          <w:rFonts w:ascii="Arial" w:hAnsi="Arial" w:cs="Arial"/>
          <w:color w:val="000000"/>
          <w:sz w:val="36"/>
          <w:szCs w:val="36"/>
          <w:lang w:bidi="hi-IN"/>
        </w:rPr>
        <w:t>ShTiq taM ~Mv</w:t>
      </w:r>
      <w:r w:rsidR="00665208">
        <w:rPr>
          <w:rFonts w:ascii="Arial" w:hAnsi="Arial" w:cs="Arial"/>
          <w:color w:val="000000"/>
          <w:sz w:val="36"/>
          <w:szCs w:val="36"/>
          <w:lang w:bidi="hi-IN"/>
        </w:rPr>
        <w:t>O</w:t>
      </w:r>
      <w:r>
        <w:rPr>
          <w:rFonts w:ascii="Arial" w:hAnsi="Arial" w:cs="Arial"/>
          <w:color w:val="000000"/>
          <w:sz w:val="36"/>
          <w:szCs w:val="36"/>
          <w:lang w:bidi="hi-IN"/>
        </w:rPr>
        <w:t>q jaMB</w:t>
      </w:r>
      <w:r w:rsidR="00665208">
        <w:rPr>
          <w:rFonts w:ascii="Arial" w:hAnsi="Arial" w:cs="Arial"/>
          <w:color w:val="000000"/>
          <w:sz w:val="36"/>
          <w:szCs w:val="36"/>
          <w:lang w:bidi="hi-IN"/>
        </w:rPr>
        <w:t>E</w:t>
      </w:r>
      <w:r>
        <w:rPr>
          <w:rFonts w:ascii="Arial" w:hAnsi="Arial" w:cs="Arial"/>
          <w:color w:val="000000"/>
          <w:sz w:val="36"/>
          <w:szCs w:val="36"/>
          <w:lang w:bidi="hi-IN"/>
        </w:rPr>
        <w:t xml:space="preserve"># dadhAmiq svAhA$ || </w:t>
      </w:r>
    </w:p>
    <w:p w14:paraId="0B4D751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 (pRuthivIdBy</w:t>
      </w:r>
      <w:r w:rsidR="00665208">
        <w:rPr>
          <w:rFonts w:ascii="Arial" w:hAnsi="Arial" w:cs="Arial"/>
          <w:color w:val="000000"/>
          <w:sz w:val="36"/>
          <w:szCs w:val="36"/>
          <w:lang w:bidi="hi-IN"/>
        </w:rPr>
        <w:t>O</w:t>
      </w:r>
      <w:r>
        <w:rPr>
          <w:rFonts w:ascii="Arial" w:hAnsi="Arial" w:cs="Arial"/>
          <w:color w:val="000000"/>
          <w:sz w:val="36"/>
          <w:szCs w:val="36"/>
          <w:lang w:bidi="hi-IN"/>
        </w:rPr>
        <w:t xml:space="preserve"> rudr</w:t>
      </w:r>
      <w:r w:rsidR="00665208">
        <w:rPr>
          <w:rFonts w:ascii="Arial" w:hAnsi="Arial" w:cs="Arial"/>
          <w:color w:val="000000"/>
          <w:sz w:val="36"/>
          <w:szCs w:val="36"/>
          <w:lang w:bidi="hi-IN"/>
        </w:rPr>
        <w:t>E</w:t>
      </w:r>
      <w:r>
        <w:rPr>
          <w:rFonts w:ascii="Arial" w:hAnsi="Arial" w:cs="Arial"/>
          <w:color w:val="000000"/>
          <w:sz w:val="36"/>
          <w:szCs w:val="36"/>
          <w:lang w:bidi="hi-IN"/>
        </w:rPr>
        <w:t>Bya idaM na mama)</w:t>
      </w:r>
    </w:p>
    <w:p w14:paraId="3592D22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C95A66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167.</w:t>
      </w:r>
      <w:r>
        <w:rPr>
          <w:rFonts w:ascii="Arial" w:hAnsi="Arial" w:cs="Arial"/>
          <w:color w:val="000000"/>
          <w:sz w:val="36"/>
          <w:szCs w:val="36"/>
          <w:lang w:bidi="hi-IN"/>
        </w:rPr>
        <w:tab/>
        <w:t>nam</w:t>
      </w:r>
      <w:r w:rsidR="00665208">
        <w:rPr>
          <w:rFonts w:ascii="Arial" w:hAnsi="Arial" w:cs="Arial"/>
          <w:color w:val="000000"/>
          <w:sz w:val="36"/>
          <w:szCs w:val="36"/>
          <w:lang w:bidi="hi-IN"/>
        </w:rPr>
        <w:t>O</w:t>
      </w:r>
      <w:r>
        <w:rPr>
          <w:rFonts w:ascii="Arial" w:hAnsi="Arial" w:cs="Arial"/>
          <w:color w:val="000000"/>
          <w:sz w:val="36"/>
          <w:szCs w:val="36"/>
          <w:lang w:bidi="hi-IN"/>
        </w:rPr>
        <w:t># ruqdr</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 y</w:t>
      </w:r>
      <w:r w:rsidR="00665208">
        <w:rPr>
          <w:rFonts w:ascii="Arial" w:hAnsi="Arial" w:cs="Arial"/>
          <w:color w:val="000000"/>
          <w:sz w:val="36"/>
          <w:szCs w:val="36"/>
          <w:lang w:bidi="hi-IN"/>
        </w:rPr>
        <w:t>E</w:t>
      </w:r>
      <w:r>
        <w:rPr>
          <w:rFonts w:ascii="Arial" w:hAnsi="Arial" w:cs="Arial"/>
          <w:color w:val="000000"/>
          <w:sz w:val="36"/>
          <w:szCs w:val="36"/>
          <w:lang w:bidi="hi-IN"/>
        </w:rPr>
        <w:t>$ntari#kSh</w:t>
      </w:r>
      <w:r w:rsidR="00665208">
        <w:rPr>
          <w:rFonts w:ascii="Arial" w:hAnsi="Arial" w:cs="Arial"/>
          <w:color w:val="000000"/>
          <w:sz w:val="36"/>
          <w:szCs w:val="36"/>
          <w:lang w:bidi="hi-IN"/>
        </w:rPr>
        <w:t>E</w:t>
      </w:r>
      <w:r>
        <w:rPr>
          <w:rFonts w:ascii="Arial" w:hAnsi="Arial" w:cs="Arial"/>
          <w:color w:val="000000"/>
          <w:sz w:val="36"/>
          <w:szCs w:val="36"/>
          <w:lang w:bidi="hi-IN"/>
        </w:rPr>
        <w:t>q y</w:t>
      </w:r>
      <w:r w:rsidR="00665208">
        <w:rPr>
          <w:rFonts w:ascii="Arial" w:hAnsi="Arial" w:cs="Arial"/>
          <w:color w:val="000000"/>
          <w:sz w:val="36"/>
          <w:szCs w:val="36"/>
          <w:lang w:bidi="hi-IN"/>
        </w:rPr>
        <w:t>E</w:t>
      </w:r>
      <w:r>
        <w:rPr>
          <w:rFonts w:ascii="Arial" w:hAnsi="Arial" w:cs="Arial"/>
          <w:color w:val="000000"/>
          <w:sz w:val="36"/>
          <w:szCs w:val="36"/>
          <w:lang w:bidi="hi-IN"/>
        </w:rPr>
        <w:t>ShAqM ~MvAtaq iSha#vaq -st</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 daSaq prAcIqrdaSa# -dakShiqNA daSa#praqtIcIq rdaS</w:t>
      </w:r>
      <w:r w:rsidR="00665208">
        <w:rPr>
          <w:rFonts w:ascii="Arial" w:hAnsi="Arial" w:cs="Arial"/>
          <w:color w:val="000000"/>
          <w:sz w:val="36"/>
          <w:szCs w:val="36"/>
          <w:lang w:bidi="hi-IN"/>
        </w:rPr>
        <w:t>O</w:t>
      </w:r>
      <w:r>
        <w:rPr>
          <w:rFonts w:ascii="Arial" w:hAnsi="Arial" w:cs="Arial"/>
          <w:color w:val="000000"/>
          <w:sz w:val="36"/>
          <w:szCs w:val="36"/>
          <w:lang w:bidi="hi-IN"/>
        </w:rPr>
        <w:t>dI#cIq rdaS</w:t>
      </w:r>
      <w:r w:rsidR="00665208">
        <w:rPr>
          <w:rFonts w:ascii="Arial" w:hAnsi="Arial" w:cs="Arial"/>
          <w:color w:val="000000"/>
          <w:sz w:val="36"/>
          <w:szCs w:val="36"/>
          <w:lang w:bidi="hi-IN"/>
        </w:rPr>
        <w:t>O</w:t>
      </w:r>
      <w:r>
        <w:rPr>
          <w:rFonts w:ascii="Arial" w:hAnsi="Arial" w:cs="Arial"/>
          <w:color w:val="000000"/>
          <w:sz w:val="36"/>
          <w:szCs w:val="36"/>
          <w:lang w:bidi="hi-IN"/>
        </w:rPr>
        <w:t>qrdhvA-st</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 namaqst</w:t>
      </w:r>
      <w:r w:rsidR="00665208">
        <w:rPr>
          <w:rFonts w:ascii="Arial" w:hAnsi="Arial" w:cs="Arial"/>
          <w:color w:val="000000"/>
          <w:sz w:val="36"/>
          <w:szCs w:val="36"/>
          <w:lang w:bidi="hi-IN"/>
        </w:rPr>
        <w:t>E</w:t>
      </w:r>
      <w:r>
        <w:rPr>
          <w:rFonts w:ascii="Arial" w:hAnsi="Arial" w:cs="Arial"/>
          <w:color w:val="000000"/>
          <w:sz w:val="36"/>
          <w:szCs w:val="36"/>
          <w:lang w:bidi="hi-IN"/>
        </w:rPr>
        <w:t xml:space="preserve"> n</w:t>
      </w:r>
      <w:r w:rsidR="00665208">
        <w:rPr>
          <w:rFonts w:ascii="Arial" w:hAnsi="Arial" w:cs="Arial"/>
          <w:color w:val="000000"/>
          <w:sz w:val="36"/>
          <w:szCs w:val="36"/>
          <w:lang w:bidi="hi-IN"/>
        </w:rPr>
        <w:t>O</w:t>
      </w:r>
      <w:r>
        <w:rPr>
          <w:rFonts w:ascii="Arial" w:hAnsi="Arial" w:cs="Arial"/>
          <w:color w:val="000000"/>
          <w:sz w:val="36"/>
          <w:szCs w:val="36"/>
          <w:lang w:bidi="hi-IN"/>
        </w:rPr>
        <w:t># mRuDayantuq t</w:t>
      </w:r>
      <w:r w:rsidR="00665208">
        <w:rPr>
          <w:rFonts w:ascii="Arial" w:hAnsi="Arial" w:cs="Arial"/>
          <w:color w:val="000000"/>
          <w:sz w:val="36"/>
          <w:szCs w:val="36"/>
          <w:lang w:bidi="hi-IN"/>
        </w:rPr>
        <w:t>E</w:t>
      </w:r>
      <w:r>
        <w:rPr>
          <w:rFonts w:ascii="Arial" w:hAnsi="Arial" w:cs="Arial"/>
          <w:color w:val="000000"/>
          <w:sz w:val="36"/>
          <w:szCs w:val="36"/>
          <w:lang w:bidi="hi-IN"/>
        </w:rPr>
        <w:t xml:space="preserve"> yaM dviqShm</w:t>
      </w:r>
      <w:r w:rsidR="00665208">
        <w:rPr>
          <w:rFonts w:ascii="Arial" w:hAnsi="Arial" w:cs="Arial"/>
          <w:color w:val="000000"/>
          <w:sz w:val="36"/>
          <w:szCs w:val="36"/>
          <w:lang w:bidi="hi-IN"/>
        </w:rPr>
        <w:t>O</w:t>
      </w:r>
      <w:r>
        <w:rPr>
          <w:rFonts w:ascii="Arial" w:hAnsi="Arial" w:cs="Arial"/>
          <w:color w:val="000000"/>
          <w:sz w:val="36"/>
          <w:szCs w:val="36"/>
          <w:lang w:bidi="hi-IN"/>
        </w:rPr>
        <w:t xml:space="preserve"> </w:t>
      </w:r>
      <w:r>
        <w:rPr>
          <w:rFonts w:ascii="Arial" w:hAnsi="Arial" w:cs="Arial"/>
          <w:color w:val="000000"/>
          <w:sz w:val="36"/>
          <w:szCs w:val="36"/>
          <w:lang w:bidi="hi-IN"/>
        </w:rPr>
        <w:lastRenderedPageBreak/>
        <w:t>yaSca# n</w:t>
      </w:r>
      <w:r w:rsidR="00665208">
        <w:rPr>
          <w:rFonts w:ascii="Arial" w:hAnsi="Arial" w:cs="Arial"/>
          <w:color w:val="000000"/>
          <w:sz w:val="36"/>
          <w:szCs w:val="36"/>
          <w:lang w:bidi="hi-IN"/>
        </w:rPr>
        <w:t>O</w:t>
      </w:r>
      <w:r>
        <w:rPr>
          <w:rFonts w:ascii="Arial" w:hAnsi="Arial" w:cs="Arial"/>
          <w:color w:val="000000"/>
          <w:sz w:val="36"/>
          <w:szCs w:val="36"/>
          <w:lang w:bidi="hi-IN"/>
        </w:rPr>
        <w:t>q dv</w:t>
      </w:r>
      <w:r w:rsidR="00665208">
        <w:rPr>
          <w:rFonts w:ascii="Arial" w:hAnsi="Arial" w:cs="Arial"/>
          <w:color w:val="000000"/>
          <w:sz w:val="36"/>
          <w:szCs w:val="36"/>
          <w:lang w:bidi="hi-IN"/>
        </w:rPr>
        <w:t>E</w:t>
      </w:r>
      <w:r>
        <w:rPr>
          <w:rFonts w:ascii="Arial" w:hAnsi="Arial" w:cs="Arial"/>
          <w:color w:val="000000"/>
          <w:sz w:val="36"/>
          <w:szCs w:val="36"/>
          <w:lang w:bidi="hi-IN"/>
        </w:rPr>
        <w:t>ShTiq taM ~Mv</w:t>
      </w:r>
      <w:r w:rsidR="00665208">
        <w:rPr>
          <w:rFonts w:ascii="Arial" w:hAnsi="Arial" w:cs="Arial"/>
          <w:color w:val="000000"/>
          <w:sz w:val="36"/>
          <w:szCs w:val="36"/>
          <w:lang w:bidi="hi-IN"/>
        </w:rPr>
        <w:t>O</w:t>
      </w:r>
      <w:r>
        <w:rPr>
          <w:rFonts w:ascii="Arial" w:hAnsi="Arial" w:cs="Arial"/>
          <w:color w:val="000000"/>
          <w:sz w:val="36"/>
          <w:szCs w:val="36"/>
          <w:lang w:bidi="hi-IN"/>
        </w:rPr>
        <w:t>q jaMB</w:t>
      </w:r>
      <w:r w:rsidR="00665208">
        <w:rPr>
          <w:rFonts w:ascii="Arial" w:hAnsi="Arial" w:cs="Arial"/>
          <w:color w:val="000000"/>
          <w:sz w:val="36"/>
          <w:szCs w:val="36"/>
          <w:lang w:bidi="hi-IN"/>
        </w:rPr>
        <w:t>E</w:t>
      </w:r>
      <w:r>
        <w:rPr>
          <w:rFonts w:ascii="Arial" w:hAnsi="Arial" w:cs="Arial"/>
          <w:color w:val="000000"/>
          <w:sz w:val="36"/>
          <w:szCs w:val="36"/>
          <w:lang w:bidi="hi-IN"/>
        </w:rPr>
        <w:t xml:space="preserve"># dadhAmiq svAhA$ || </w:t>
      </w:r>
    </w:p>
    <w:p w14:paraId="741D444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 (antarikShaShadBy</w:t>
      </w:r>
      <w:r w:rsidR="00665208">
        <w:rPr>
          <w:rFonts w:ascii="Arial" w:hAnsi="Arial" w:cs="Arial"/>
          <w:color w:val="000000"/>
          <w:sz w:val="36"/>
          <w:szCs w:val="36"/>
          <w:lang w:bidi="hi-IN"/>
        </w:rPr>
        <w:t>O</w:t>
      </w:r>
      <w:r>
        <w:rPr>
          <w:rFonts w:ascii="Arial" w:hAnsi="Arial" w:cs="Arial"/>
          <w:color w:val="000000"/>
          <w:sz w:val="36"/>
          <w:szCs w:val="36"/>
          <w:lang w:bidi="hi-IN"/>
        </w:rPr>
        <w:t xml:space="preserve"> rudr</w:t>
      </w:r>
      <w:r w:rsidR="00665208">
        <w:rPr>
          <w:rFonts w:ascii="Arial" w:hAnsi="Arial" w:cs="Arial"/>
          <w:color w:val="000000"/>
          <w:sz w:val="36"/>
          <w:szCs w:val="36"/>
          <w:lang w:bidi="hi-IN"/>
        </w:rPr>
        <w:t>E</w:t>
      </w:r>
      <w:r>
        <w:rPr>
          <w:rFonts w:ascii="Arial" w:hAnsi="Arial" w:cs="Arial"/>
          <w:color w:val="000000"/>
          <w:sz w:val="36"/>
          <w:szCs w:val="36"/>
          <w:lang w:bidi="hi-IN"/>
        </w:rPr>
        <w:t>Bya idaM na mama)</w:t>
      </w:r>
    </w:p>
    <w:p w14:paraId="21D27FD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37E24C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168.</w:t>
      </w:r>
      <w:r>
        <w:rPr>
          <w:rFonts w:ascii="Arial" w:hAnsi="Arial" w:cs="Arial"/>
          <w:color w:val="000000"/>
          <w:sz w:val="36"/>
          <w:szCs w:val="36"/>
          <w:lang w:bidi="hi-IN"/>
        </w:rPr>
        <w:tab/>
        <w:t>nam</w:t>
      </w:r>
      <w:r w:rsidR="00665208">
        <w:rPr>
          <w:rFonts w:ascii="Arial" w:hAnsi="Arial" w:cs="Arial"/>
          <w:color w:val="000000"/>
          <w:sz w:val="36"/>
          <w:szCs w:val="36"/>
          <w:lang w:bidi="hi-IN"/>
        </w:rPr>
        <w:t>O</w:t>
      </w:r>
      <w:r>
        <w:rPr>
          <w:rFonts w:ascii="Arial" w:hAnsi="Arial" w:cs="Arial"/>
          <w:color w:val="000000"/>
          <w:sz w:val="36"/>
          <w:szCs w:val="36"/>
          <w:lang w:bidi="hi-IN"/>
        </w:rPr>
        <w:t># ruqdr</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 y</w:t>
      </w:r>
      <w:r w:rsidR="00665208">
        <w:rPr>
          <w:rFonts w:ascii="Arial" w:hAnsi="Arial" w:cs="Arial"/>
          <w:color w:val="000000"/>
          <w:sz w:val="36"/>
          <w:szCs w:val="36"/>
          <w:lang w:bidi="hi-IN"/>
        </w:rPr>
        <w:t>E</w:t>
      </w:r>
      <w:r>
        <w:rPr>
          <w:rFonts w:ascii="Arial" w:hAnsi="Arial" w:cs="Arial"/>
          <w:color w:val="000000"/>
          <w:sz w:val="36"/>
          <w:szCs w:val="36"/>
          <w:lang w:bidi="hi-IN"/>
        </w:rPr>
        <w:t xml:space="preserve"> diqvi y</w:t>
      </w:r>
      <w:r w:rsidR="00665208">
        <w:rPr>
          <w:rFonts w:ascii="Arial" w:hAnsi="Arial" w:cs="Arial"/>
          <w:color w:val="000000"/>
          <w:sz w:val="36"/>
          <w:szCs w:val="36"/>
          <w:lang w:bidi="hi-IN"/>
        </w:rPr>
        <w:t>E</w:t>
      </w:r>
      <w:r>
        <w:rPr>
          <w:rFonts w:ascii="Arial" w:hAnsi="Arial" w:cs="Arial"/>
          <w:color w:val="000000"/>
          <w:sz w:val="36"/>
          <w:szCs w:val="36"/>
          <w:lang w:bidi="hi-IN"/>
        </w:rPr>
        <w:t>ShA$M ~Mvar.ShaqmiSha#vaq -st</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 daSaqprAcIqrdaSa#-dakShiqNA daSa#praqtIcIq rdaS</w:t>
      </w:r>
      <w:r w:rsidR="00665208">
        <w:rPr>
          <w:rFonts w:ascii="Arial" w:hAnsi="Arial" w:cs="Arial"/>
          <w:color w:val="000000"/>
          <w:sz w:val="36"/>
          <w:szCs w:val="36"/>
          <w:lang w:bidi="hi-IN"/>
        </w:rPr>
        <w:t>O</w:t>
      </w:r>
      <w:r>
        <w:rPr>
          <w:rFonts w:ascii="Arial" w:hAnsi="Arial" w:cs="Arial"/>
          <w:color w:val="000000"/>
          <w:sz w:val="36"/>
          <w:szCs w:val="36"/>
          <w:lang w:bidi="hi-IN"/>
        </w:rPr>
        <w:t>dI#cIq rdaS</w:t>
      </w:r>
      <w:r w:rsidR="00665208">
        <w:rPr>
          <w:rFonts w:ascii="Arial" w:hAnsi="Arial" w:cs="Arial"/>
          <w:color w:val="000000"/>
          <w:sz w:val="36"/>
          <w:szCs w:val="36"/>
          <w:lang w:bidi="hi-IN"/>
        </w:rPr>
        <w:t>O</w:t>
      </w:r>
      <w:r>
        <w:rPr>
          <w:rFonts w:ascii="Arial" w:hAnsi="Arial" w:cs="Arial"/>
          <w:color w:val="000000"/>
          <w:sz w:val="36"/>
          <w:szCs w:val="36"/>
          <w:lang w:bidi="hi-IN"/>
        </w:rPr>
        <w:t>qrdhvA-st</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 namaqst</w:t>
      </w:r>
      <w:r w:rsidR="00665208">
        <w:rPr>
          <w:rFonts w:ascii="Arial" w:hAnsi="Arial" w:cs="Arial"/>
          <w:color w:val="000000"/>
          <w:sz w:val="36"/>
          <w:szCs w:val="36"/>
          <w:lang w:bidi="hi-IN"/>
        </w:rPr>
        <w:t>E</w:t>
      </w:r>
      <w:r>
        <w:rPr>
          <w:rFonts w:ascii="Arial" w:hAnsi="Arial" w:cs="Arial"/>
          <w:color w:val="000000"/>
          <w:sz w:val="36"/>
          <w:szCs w:val="36"/>
          <w:lang w:bidi="hi-IN"/>
        </w:rPr>
        <w:t xml:space="preserve"> n</w:t>
      </w:r>
      <w:r w:rsidR="00665208">
        <w:rPr>
          <w:rFonts w:ascii="Arial" w:hAnsi="Arial" w:cs="Arial"/>
          <w:color w:val="000000"/>
          <w:sz w:val="36"/>
          <w:szCs w:val="36"/>
          <w:lang w:bidi="hi-IN"/>
        </w:rPr>
        <w:t>O</w:t>
      </w:r>
      <w:r>
        <w:rPr>
          <w:rFonts w:ascii="Arial" w:hAnsi="Arial" w:cs="Arial"/>
          <w:color w:val="000000"/>
          <w:sz w:val="36"/>
          <w:szCs w:val="36"/>
          <w:lang w:bidi="hi-IN"/>
        </w:rPr>
        <w:t># mRuDayantuq t</w:t>
      </w:r>
      <w:r w:rsidR="00665208">
        <w:rPr>
          <w:rFonts w:ascii="Arial" w:hAnsi="Arial" w:cs="Arial"/>
          <w:color w:val="000000"/>
          <w:sz w:val="36"/>
          <w:szCs w:val="36"/>
          <w:lang w:bidi="hi-IN"/>
        </w:rPr>
        <w:t>E</w:t>
      </w:r>
      <w:r>
        <w:rPr>
          <w:rFonts w:ascii="Arial" w:hAnsi="Arial" w:cs="Arial"/>
          <w:color w:val="000000"/>
          <w:sz w:val="36"/>
          <w:szCs w:val="36"/>
          <w:lang w:bidi="hi-IN"/>
        </w:rPr>
        <w:t xml:space="preserve"> yaM dviqShm</w:t>
      </w:r>
      <w:r w:rsidR="00665208">
        <w:rPr>
          <w:rFonts w:ascii="Arial" w:hAnsi="Arial" w:cs="Arial"/>
          <w:color w:val="000000"/>
          <w:sz w:val="36"/>
          <w:szCs w:val="36"/>
          <w:lang w:bidi="hi-IN"/>
        </w:rPr>
        <w:t>O</w:t>
      </w:r>
      <w:r>
        <w:rPr>
          <w:rFonts w:ascii="Arial" w:hAnsi="Arial" w:cs="Arial"/>
          <w:color w:val="000000"/>
          <w:sz w:val="36"/>
          <w:szCs w:val="36"/>
          <w:lang w:bidi="hi-IN"/>
        </w:rPr>
        <w:t xml:space="preserve"> yaSca# n</w:t>
      </w:r>
      <w:r w:rsidR="00665208">
        <w:rPr>
          <w:rFonts w:ascii="Arial" w:hAnsi="Arial" w:cs="Arial"/>
          <w:color w:val="000000"/>
          <w:sz w:val="36"/>
          <w:szCs w:val="36"/>
          <w:lang w:bidi="hi-IN"/>
        </w:rPr>
        <w:t>O</w:t>
      </w:r>
      <w:r>
        <w:rPr>
          <w:rFonts w:ascii="Arial" w:hAnsi="Arial" w:cs="Arial"/>
          <w:color w:val="000000"/>
          <w:sz w:val="36"/>
          <w:szCs w:val="36"/>
          <w:lang w:bidi="hi-IN"/>
        </w:rPr>
        <w:t>q dv</w:t>
      </w:r>
      <w:r w:rsidR="00665208">
        <w:rPr>
          <w:rFonts w:ascii="Arial" w:hAnsi="Arial" w:cs="Arial"/>
          <w:color w:val="000000"/>
          <w:sz w:val="36"/>
          <w:szCs w:val="36"/>
          <w:lang w:bidi="hi-IN"/>
        </w:rPr>
        <w:t>E</w:t>
      </w:r>
      <w:r>
        <w:rPr>
          <w:rFonts w:ascii="Arial" w:hAnsi="Arial" w:cs="Arial"/>
          <w:color w:val="000000"/>
          <w:sz w:val="36"/>
          <w:szCs w:val="36"/>
          <w:lang w:bidi="hi-IN"/>
        </w:rPr>
        <w:t>ShTiq taM ~Mv</w:t>
      </w:r>
      <w:r w:rsidR="00665208">
        <w:rPr>
          <w:rFonts w:ascii="Arial" w:hAnsi="Arial" w:cs="Arial"/>
          <w:color w:val="000000"/>
          <w:sz w:val="36"/>
          <w:szCs w:val="36"/>
          <w:lang w:bidi="hi-IN"/>
        </w:rPr>
        <w:t>O</w:t>
      </w:r>
      <w:r>
        <w:rPr>
          <w:rFonts w:ascii="Arial" w:hAnsi="Arial" w:cs="Arial"/>
          <w:color w:val="000000"/>
          <w:sz w:val="36"/>
          <w:szCs w:val="36"/>
          <w:lang w:bidi="hi-IN"/>
        </w:rPr>
        <w:t>q jaMB</w:t>
      </w:r>
      <w:r w:rsidR="00665208">
        <w:rPr>
          <w:rFonts w:ascii="Arial" w:hAnsi="Arial" w:cs="Arial"/>
          <w:color w:val="000000"/>
          <w:sz w:val="36"/>
          <w:szCs w:val="36"/>
          <w:lang w:bidi="hi-IN"/>
        </w:rPr>
        <w:t>E</w:t>
      </w:r>
      <w:r>
        <w:rPr>
          <w:rFonts w:ascii="Arial" w:hAnsi="Arial" w:cs="Arial"/>
          <w:color w:val="000000"/>
          <w:sz w:val="36"/>
          <w:szCs w:val="36"/>
          <w:lang w:bidi="hi-IN"/>
        </w:rPr>
        <w:t xml:space="preserve"># dadhAmiq svAhA$ || </w:t>
      </w:r>
    </w:p>
    <w:p w14:paraId="3956CF4C" w14:textId="77777777" w:rsidR="00D91D60" w:rsidRDefault="00D91D60" w:rsidP="0020424F">
      <w:pPr>
        <w:pBdr>
          <w:bottom w:val="single" w:sz="4"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 (diviShadBy</w:t>
      </w:r>
      <w:r w:rsidR="00665208">
        <w:rPr>
          <w:rFonts w:ascii="Arial" w:hAnsi="Arial" w:cs="Arial"/>
          <w:color w:val="000000"/>
          <w:sz w:val="36"/>
          <w:szCs w:val="36"/>
          <w:lang w:bidi="hi-IN"/>
        </w:rPr>
        <w:t>O</w:t>
      </w:r>
      <w:r>
        <w:rPr>
          <w:rFonts w:ascii="Arial" w:hAnsi="Arial" w:cs="Arial"/>
          <w:color w:val="000000"/>
          <w:sz w:val="36"/>
          <w:szCs w:val="36"/>
          <w:lang w:bidi="hi-IN"/>
        </w:rPr>
        <w:t xml:space="preserve"> rudr</w:t>
      </w:r>
      <w:r w:rsidR="00665208">
        <w:rPr>
          <w:rFonts w:ascii="Arial" w:hAnsi="Arial" w:cs="Arial"/>
          <w:color w:val="000000"/>
          <w:sz w:val="36"/>
          <w:szCs w:val="36"/>
          <w:lang w:bidi="hi-IN"/>
        </w:rPr>
        <w:t>E</w:t>
      </w:r>
      <w:r>
        <w:rPr>
          <w:rFonts w:ascii="Arial" w:hAnsi="Arial" w:cs="Arial"/>
          <w:color w:val="000000"/>
          <w:sz w:val="36"/>
          <w:szCs w:val="36"/>
          <w:lang w:bidi="hi-IN"/>
        </w:rPr>
        <w:t>Bya idaM na mama)</w:t>
      </w:r>
    </w:p>
    <w:p w14:paraId="525B75FE" w14:textId="77777777" w:rsidR="0020424F" w:rsidRDefault="0020424F" w:rsidP="00D91D60">
      <w:pPr>
        <w:autoSpaceDE w:val="0"/>
        <w:autoSpaceDN w:val="0"/>
        <w:adjustRightInd w:val="0"/>
        <w:spacing w:after="0" w:line="240" w:lineRule="auto"/>
        <w:rPr>
          <w:rFonts w:ascii="Arial" w:hAnsi="Arial" w:cs="Arial"/>
          <w:color w:val="000000"/>
          <w:sz w:val="36"/>
          <w:szCs w:val="36"/>
          <w:lang w:bidi="hi-IN"/>
        </w:rPr>
      </w:pPr>
    </w:p>
    <w:p w14:paraId="2197A2E4" w14:textId="77777777" w:rsidR="00D91D60" w:rsidRPr="008C34DB" w:rsidRDefault="00D91D60" w:rsidP="00D91D60">
      <w:pPr>
        <w:autoSpaceDE w:val="0"/>
        <w:autoSpaceDN w:val="0"/>
        <w:adjustRightInd w:val="0"/>
        <w:spacing w:after="0" w:line="240" w:lineRule="auto"/>
        <w:rPr>
          <w:rFonts w:ascii="Arial" w:hAnsi="Arial" w:cs="Arial"/>
          <w:b/>
          <w:bCs/>
          <w:color w:val="000000"/>
          <w:sz w:val="36"/>
          <w:szCs w:val="36"/>
          <w:lang w:bidi="hi-IN"/>
        </w:rPr>
      </w:pPr>
      <w:r w:rsidRPr="008C34DB">
        <w:rPr>
          <w:rFonts w:ascii="Arial" w:hAnsi="Arial" w:cs="Arial"/>
          <w:b/>
          <w:bCs/>
          <w:color w:val="000000"/>
          <w:sz w:val="36"/>
          <w:szCs w:val="36"/>
          <w:lang w:bidi="hi-IN"/>
        </w:rPr>
        <w:t>18.1</w:t>
      </w:r>
      <w:r w:rsidRPr="008C34DB">
        <w:rPr>
          <w:rFonts w:ascii="Arial" w:hAnsi="Arial" w:cs="Arial"/>
          <w:b/>
          <w:bCs/>
          <w:color w:val="000000"/>
          <w:sz w:val="36"/>
          <w:szCs w:val="36"/>
          <w:lang w:bidi="hi-IN"/>
        </w:rPr>
        <w:tab/>
        <w:t xml:space="preserve"> camaka h</w:t>
      </w:r>
      <w:r w:rsidR="00665208" w:rsidRPr="008C34DB">
        <w:rPr>
          <w:rFonts w:ascii="Arial" w:hAnsi="Arial" w:cs="Arial"/>
          <w:b/>
          <w:bCs/>
          <w:color w:val="000000"/>
          <w:sz w:val="36"/>
          <w:szCs w:val="36"/>
          <w:lang w:bidi="hi-IN"/>
        </w:rPr>
        <w:t>O</w:t>
      </w:r>
      <w:r w:rsidRPr="008C34DB">
        <w:rPr>
          <w:rFonts w:ascii="Arial" w:hAnsi="Arial" w:cs="Arial"/>
          <w:b/>
          <w:bCs/>
          <w:color w:val="000000"/>
          <w:sz w:val="36"/>
          <w:szCs w:val="36"/>
          <w:lang w:bidi="hi-IN"/>
        </w:rPr>
        <w:t>maH</w:t>
      </w:r>
    </w:p>
    <w:p w14:paraId="5150DA8C" w14:textId="77777777" w:rsidR="00597F4A" w:rsidRDefault="00597F4A" w:rsidP="00D91D60">
      <w:pPr>
        <w:autoSpaceDE w:val="0"/>
        <w:autoSpaceDN w:val="0"/>
        <w:adjustRightInd w:val="0"/>
        <w:spacing w:after="0" w:line="240" w:lineRule="auto"/>
        <w:rPr>
          <w:rFonts w:ascii="Arial" w:hAnsi="Arial" w:cs="Arial"/>
          <w:color w:val="000000"/>
          <w:sz w:val="36"/>
          <w:szCs w:val="36"/>
          <w:lang w:bidi="hi-IN"/>
        </w:rPr>
      </w:pPr>
    </w:p>
    <w:p w14:paraId="25DCFEE8"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&lt;lang=eng&gt;</w:t>
      </w:r>
    </w:p>
    <w:p w14:paraId="2A2BE02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F</w:t>
      </w:r>
      <w:r w:rsidR="00597F4A">
        <w:rPr>
          <w:rFonts w:ascii="Arial" w:hAnsi="Arial" w:cs="Arial"/>
          <w:color w:val="000000"/>
          <w:sz w:val="36"/>
          <w:szCs w:val="36"/>
          <w:lang w:bidi="hi-IN"/>
        </w:rPr>
        <w:t>o</w:t>
      </w:r>
      <w:r>
        <w:rPr>
          <w:rFonts w:ascii="Arial" w:hAnsi="Arial" w:cs="Arial"/>
          <w:color w:val="000000"/>
          <w:sz w:val="36"/>
          <w:szCs w:val="36"/>
          <w:lang w:bidi="hi-IN"/>
        </w:rPr>
        <w:t>r Chamak</w:t>
      </w:r>
      <w:r w:rsidR="00597F4A">
        <w:rPr>
          <w:rFonts w:ascii="Arial" w:hAnsi="Arial" w:cs="Arial"/>
          <w:color w:val="000000"/>
          <w:sz w:val="36"/>
          <w:szCs w:val="36"/>
          <w:lang w:bidi="hi-IN"/>
        </w:rPr>
        <w:t>a</w:t>
      </w:r>
      <w:r>
        <w:rPr>
          <w:rFonts w:ascii="Arial" w:hAnsi="Arial" w:cs="Arial"/>
          <w:color w:val="000000"/>
          <w:sz w:val="36"/>
          <w:szCs w:val="36"/>
          <w:lang w:bidi="hi-IN"/>
        </w:rPr>
        <w:t xml:space="preserve"> H</w:t>
      </w:r>
      <w:r w:rsidR="00597F4A">
        <w:rPr>
          <w:rFonts w:ascii="Arial" w:hAnsi="Arial" w:cs="Arial"/>
          <w:color w:val="000000"/>
          <w:sz w:val="36"/>
          <w:szCs w:val="36"/>
          <w:lang w:bidi="hi-IN"/>
        </w:rPr>
        <w:t>o</w:t>
      </w:r>
      <w:r>
        <w:rPr>
          <w:rFonts w:ascii="Arial" w:hAnsi="Arial" w:cs="Arial"/>
          <w:color w:val="000000"/>
          <w:sz w:val="36"/>
          <w:szCs w:val="36"/>
          <w:lang w:bidi="hi-IN"/>
        </w:rPr>
        <w:t>ma Ahutis th</w:t>
      </w:r>
      <w:r w:rsidR="00597F4A">
        <w:rPr>
          <w:rFonts w:ascii="Arial" w:hAnsi="Arial" w:cs="Arial"/>
          <w:color w:val="000000"/>
          <w:sz w:val="36"/>
          <w:szCs w:val="36"/>
          <w:lang w:bidi="hi-IN"/>
        </w:rPr>
        <w:t>e</w:t>
      </w:r>
      <w:r>
        <w:rPr>
          <w:rFonts w:ascii="Arial" w:hAnsi="Arial" w:cs="Arial"/>
          <w:color w:val="000000"/>
          <w:sz w:val="36"/>
          <w:szCs w:val="36"/>
          <w:lang w:bidi="hi-IN"/>
        </w:rPr>
        <w:t xml:space="preserve"> "yajamaana" has t</w:t>
      </w:r>
      <w:r w:rsidR="00597F4A">
        <w:rPr>
          <w:rFonts w:ascii="Arial" w:hAnsi="Arial" w:cs="Arial"/>
          <w:color w:val="000000"/>
          <w:sz w:val="36"/>
          <w:szCs w:val="36"/>
          <w:lang w:bidi="hi-IN"/>
        </w:rPr>
        <w:t>o</w:t>
      </w:r>
      <w:r>
        <w:rPr>
          <w:rFonts w:ascii="Arial" w:hAnsi="Arial" w:cs="Arial"/>
          <w:color w:val="000000"/>
          <w:sz w:val="36"/>
          <w:szCs w:val="36"/>
          <w:lang w:bidi="hi-IN"/>
        </w:rPr>
        <w:t xml:space="preserve"> say th</w:t>
      </w:r>
      <w:r w:rsidR="00597F4A">
        <w:rPr>
          <w:rFonts w:ascii="Arial" w:hAnsi="Arial" w:cs="Arial"/>
          <w:color w:val="000000"/>
          <w:sz w:val="36"/>
          <w:szCs w:val="36"/>
          <w:lang w:bidi="hi-IN"/>
        </w:rPr>
        <w:t>e</w:t>
      </w:r>
      <w:r>
        <w:rPr>
          <w:rFonts w:ascii="Arial" w:hAnsi="Arial" w:cs="Arial"/>
          <w:color w:val="000000"/>
          <w:sz w:val="36"/>
          <w:szCs w:val="36"/>
          <w:lang w:bidi="hi-IN"/>
        </w:rPr>
        <w:t xml:space="preserve"> sam</w:t>
      </w:r>
      <w:r w:rsidR="00597F4A">
        <w:rPr>
          <w:rFonts w:ascii="Arial" w:hAnsi="Arial" w:cs="Arial"/>
          <w:color w:val="000000"/>
          <w:sz w:val="36"/>
          <w:szCs w:val="36"/>
          <w:lang w:bidi="hi-IN"/>
        </w:rPr>
        <w:t>e</w:t>
      </w:r>
      <w:r>
        <w:rPr>
          <w:rFonts w:ascii="Arial" w:hAnsi="Arial" w:cs="Arial"/>
          <w:color w:val="000000"/>
          <w:sz w:val="36"/>
          <w:szCs w:val="36"/>
          <w:lang w:bidi="hi-IN"/>
        </w:rPr>
        <w:t xml:space="preserve"> “prati svaahaakaara mantra as </w:t>
      </w:r>
      <w:r w:rsidR="00665208">
        <w:rPr>
          <w:rFonts w:ascii="Arial" w:hAnsi="Arial" w:cs="Arial"/>
          <w:color w:val="000000"/>
          <w:sz w:val="36"/>
          <w:szCs w:val="36"/>
          <w:lang w:bidi="hi-IN"/>
        </w:rPr>
        <w:t>&lt;lang=def&gt;</w:t>
      </w:r>
      <w:r>
        <w:rPr>
          <w:rFonts w:ascii="Arial" w:hAnsi="Arial" w:cs="Arial"/>
          <w:color w:val="000000"/>
          <w:sz w:val="36"/>
          <w:szCs w:val="36"/>
          <w:lang w:bidi="hi-IN"/>
        </w:rPr>
        <w:t xml:space="preserve">– agnAviShNuByAm idam na mama | </w:t>
      </w:r>
    </w:p>
    <w:p w14:paraId="7042F1C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 agnA#viShNa saqj</w:t>
      </w:r>
      <w:r w:rsidR="00665208">
        <w:rPr>
          <w:rFonts w:ascii="Arial" w:hAnsi="Arial" w:cs="Arial"/>
          <w:color w:val="000000"/>
          <w:sz w:val="36"/>
          <w:szCs w:val="36"/>
          <w:lang w:bidi="hi-IN"/>
        </w:rPr>
        <w:t>O</w:t>
      </w:r>
      <w:r>
        <w:rPr>
          <w:rFonts w:ascii="Arial" w:hAnsi="Arial" w:cs="Arial"/>
          <w:color w:val="000000"/>
          <w:sz w:val="36"/>
          <w:szCs w:val="36"/>
          <w:lang w:bidi="hi-IN"/>
        </w:rPr>
        <w:t>Sha#s</w:t>
      </w:r>
      <w:r w:rsidR="00665208">
        <w:rPr>
          <w:rFonts w:ascii="Arial" w:hAnsi="Arial" w:cs="Arial"/>
          <w:color w:val="000000"/>
          <w:sz w:val="36"/>
          <w:szCs w:val="36"/>
          <w:lang w:bidi="hi-IN"/>
        </w:rPr>
        <w:t>E</w:t>
      </w:r>
      <w:r>
        <w:rPr>
          <w:rFonts w:ascii="Arial" w:hAnsi="Arial" w:cs="Arial"/>
          <w:color w:val="000000"/>
          <w:sz w:val="36"/>
          <w:szCs w:val="36"/>
          <w:lang w:bidi="hi-IN"/>
        </w:rPr>
        <w:t>qmA va#rddhantu vAqM gira#H | dyuqmanair vAj</w:t>
      </w:r>
      <w:r w:rsidR="00665208">
        <w:rPr>
          <w:rFonts w:ascii="Arial" w:hAnsi="Arial" w:cs="Arial"/>
          <w:color w:val="000000"/>
          <w:sz w:val="36"/>
          <w:szCs w:val="36"/>
          <w:lang w:bidi="hi-IN"/>
        </w:rPr>
        <w:t>E</w:t>
      </w:r>
      <w:r>
        <w:rPr>
          <w:rFonts w:ascii="Arial" w:hAnsi="Arial" w:cs="Arial"/>
          <w:color w:val="000000"/>
          <w:sz w:val="36"/>
          <w:szCs w:val="36"/>
          <w:lang w:bidi="hi-IN"/>
        </w:rPr>
        <w:t xml:space="preserve">#BiqrAga#taM | </w:t>
      </w:r>
    </w:p>
    <w:p w14:paraId="5342A00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w:t>
      </w:r>
      <w:r>
        <w:rPr>
          <w:rFonts w:ascii="Arial" w:hAnsi="Arial" w:cs="Arial"/>
          <w:color w:val="000000"/>
          <w:sz w:val="36"/>
          <w:szCs w:val="36"/>
          <w:lang w:bidi="hi-IN"/>
        </w:rPr>
        <w:tab/>
        <w:t>vAja#Sca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prasaqvaSca# m</w:t>
      </w:r>
      <w:r w:rsidR="00665208">
        <w:rPr>
          <w:rFonts w:ascii="Arial" w:hAnsi="Arial" w:cs="Arial"/>
          <w:color w:val="000000"/>
          <w:sz w:val="36"/>
          <w:szCs w:val="36"/>
          <w:lang w:bidi="hi-IN"/>
        </w:rPr>
        <w:t>E</w:t>
      </w:r>
      <w:r>
        <w:rPr>
          <w:rFonts w:ascii="Arial" w:hAnsi="Arial" w:cs="Arial"/>
          <w:color w:val="000000"/>
          <w:sz w:val="36"/>
          <w:szCs w:val="36"/>
          <w:lang w:bidi="hi-IN"/>
        </w:rPr>
        <w:t>q ---</w:t>
      </w:r>
      <w:r>
        <w:rPr>
          <w:rFonts w:ascii="Arial" w:hAnsi="Arial" w:cs="Arial"/>
          <w:color w:val="000000"/>
          <w:sz w:val="36"/>
          <w:szCs w:val="36"/>
          <w:lang w:bidi="hi-IN"/>
        </w:rPr>
        <w:tab/>
        <w:t>SarI#rANi ca m</w:t>
      </w:r>
      <w:r w:rsidR="00665208">
        <w:rPr>
          <w:rFonts w:ascii="Arial" w:hAnsi="Arial" w:cs="Arial"/>
          <w:color w:val="000000"/>
          <w:sz w:val="36"/>
          <w:szCs w:val="36"/>
          <w:lang w:bidi="hi-IN"/>
        </w:rPr>
        <w:t>E</w:t>
      </w:r>
      <w:r>
        <w:rPr>
          <w:rFonts w:ascii="Arial" w:hAnsi="Arial" w:cs="Arial"/>
          <w:color w:val="000000"/>
          <w:sz w:val="36"/>
          <w:szCs w:val="36"/>
          <w:lang w:bidi="hi-IN"/>
        </w:rPr>
        <w:t xml:space="preserve">q svAhA$H | </w:t>
      </w:r>
    </w:p>
    <w:p w14:paraId="3E014D7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w:t>
      </w:r>
      <w:r>
        <w:rPr>
          <w:rFonts w:ascii="Arial" w:hAnsi="Arial" w:cs="Arial"/>
          <w:color w:val="000000"/>
          <w:sz w:val="36"/>
          <w:szCs w:val="36"/>
          <w:lang w:bidi="hi-IN"/>
        </w:rPr>
        <w:tab/>
        <w:t>jaiShThya#M ca maq -------</w:t>
      </w:r>
      <w:r>
        <w:rPr>
          <w:rFonts w:ascii="Arial" w:hAnsi="Arial" w:cs="Arial"/>
          <w:color w:val="000000"/>
          <w:sz w:val="36"/>
          <w:szCs w:val="36"/>
          <w:lang w:bidi="hi-IN"/>
        </w:rPr>
        <w:tab/>
      </w:r>
      <w:r>
        <w:rPr>
          <w:rFonts w:ascii="Arial" w:hAnsi="Arial" w:cs="Arial"/>
          <w:color w:val="000000"/>
          <w:sz w:val="36"/>
          <w:szCs w:val="36"/>
          <w:lang w:bidi="hi-IN"/>
        </w:rPr>
        <w:tab/>
        <w:t>sumaqtiSca#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svAhA$H | </w:t>
      </w:r>
    </w:p>
    <w:p w14:paraId="53056E7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w:t>
      </w:r>
      <w:r>
        <w:rPr>
          <w:rFonts w:ascii="Arial" w:hAnsi="Arial" w:cs="Arial"/>
          <w:color w:val="000000"/>
          <w:sz w:val="36"/>
          <w:szCs w:val="36"/>
          <w:lang w:bidi="hi-IN"/>
        </w:rPr>
        <w:tab/>
        <w:t>Sa#M ca m</w:t>
      </w:r>
      <w:r w:rsidR="00665208">
        <w:rPr>
          <w:rFonts w:ascii="Arial" w:hAnsi="Arial" w:cs="Arial"/>
          <w:color w:val="000000"/>
          <w:sz w:val="36"/>
          <w:szCs w:val="36"/>
          <w:lang w:bidi="hi-IN"/>
        </w:rPr>
        <w:t>E</w:t>
      </w:r>
      <w:r>
        <w:rPr>
          <w:rFonts w:ascii="Arial" w:hAnsi="Arial" w:cs="Arial"/>
          <w:color w:val="000000"/>
          <w:sz w:val="36"/>
          <w:szCs w:val="36"/>
          <w:lang w:bidi="hi-IN"/>
        </w:rPr>
        <w:t>q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suqdina#M m</w:t>
      </w:r>
      <w:r w:rsidR="00665208">
        <w:rPr>
          <w:rFonts w:ascii="Arial" w:hAnsi="Arial" w:cs="Arial"/>
          <w:color w:val="000000"/>
          <w:sz w:val="36"/>
          <w:szCs w:val="36"/>
          <w:lang w:bidi="hi-IN"/>
        </w:rPr>
        <w:t>E</w:t>
      </w:r>
      <w:r>
        <w:rPr>
          <w:rFonts w:ascii="Arial" w:hAnsi="Arial" w:cs="Arial"/>
          <w:color w:val="000000"/>
          <w:sz w:val="36"/>
          <w:szCs w:val="36"/>
          <w:lang w:bidi="hi-IN"/>
        </w:rPr>
        <w:t xml:space="preserve">q svAhA$H | </w:t>
      </w:r>
    </w:p>
    <w:p w14:paraId="126B0FA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4.</w:t>
      </w:r>
      <w:r>
        <w:rPr>
          <w:rFonts w:ascii="Arial" w:hAnsi="Arial" w:cs="Arial"/>
          <w:color w:val="000000"/>
          <w:sz w:val="36"/>
          <w:szCs w:val="36"/>
          <w:lang w:bidi="hi-IN"/>
        </w:rPr>
        <w:tab/>
        <w:t>Urkca#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t>nIqvArA$Sca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svAhA$H | </w:t>
      </w:r>
    </w:p>
    <w:p w14:paraId="3044B71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5.</w:t>
      </w:r>
      <w:r>
        <w:rPr>
          <w:rFonts w:ascii="Arial" w:hAnsi="Arial" w:cs="Arial"/>
          <w:color w:val="000000"/>
          <w:sz w:val="36"/>
          <w:szCs w:val="36"/>
          <w:lang w:bidi="hi-IN"/>
        </w:rPr>
        <w:tab/>
        <w:t>aSmA ca# m</w:t>
      </w:r>
      <w:r w:rsidR="00665208">
        <w:rPr>
          <w:rFonts w:ascii="Arial" w:hAnsi="Arial" w:cs="Arial"/>
          <w:color w:val="000000"/>
          <w:sz w:val="36"/>
          <w:szCs w:val="36"/>
          <w:lang w:bidi="hi-IN"/>
        </w:rPr>
        <w:t>E</w:t>
      </w:r>
      <w:r>
        <w:rPr>
          <w:rFonts w:ascii="Arial" w:hAnsi="Arial" w:cs="Arial"/>
          <w:color w:val="000000"/>
          <w:sz w:val="36"/>
          <w:szCs w:val="36"/>
          <w:lang w:bidi="hi-IN"/>
        </w:rPr>
        <w:t>q --------</w:t>
      </w:r>
      <w:r>
        <w:rPr>
          <w:rFonts w:ascii="Arial" w:hAnsi="Arial" w:cs="Arial"/>
          <w:color w:val="000000"/>
          <w:sz w:val="36"/>
          <w:szCs w:val="36"/>
          <w:lang w:bidi="hi-IN"/>
        </w:rPr>
        <w:tab/>
        <w:t>gati#Sca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svAhA$H | </w:t>
      </w:r>
    </w:p>
    <w:p w14:paraId="5730A80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6.</w:t>
      </w:r>
      <w:r>
        <w:rPr>
          <w:rFonts w:ascii="Arial" w:hAnsi="Arial" w:cs="Arial"/>
          <w:color w:val="000000"/>
          <w:sz w:val="36"/>
          <w:szCs w:val="36"/>
          <w:lang w:bidi="hi-IN"/>
        </w:rPr>
        <w:tab/>
        <w:t>aqgniSca# maq indra#Sca m</w:t>
      </w:r>
      <w:r w:rsidR="00665208">
        <w:rPr>
          <w:rFonts w:ascii="Arial" w:hAnsi="Arial" w:cs="Arial"/>
          <w:color w:val="000000"/>
          <w:sz w:val="36"/>
          <w:szCs w:val="36"/>
          <w:lang w:bidi="hi-IN"/>
        </w:rPr>
        <w:t>E</w:t>
      </w:r>
      <w:r>
        <w:rPr>
          <w:rFonts w:ascii="Arial" w:hAnsi="Arial" w:cs="Arial"/>
          <w:color w:val="000000"/>
          <w:sz w:val="36"/>
          <w:szCs w:val="36"/>
          <w:lang w:bidi="hi-IN"/>
        </w:rPr>
        <w:t>q ---</w:t>
      </w:r>
      <w:r>
        <w:rPr>
          <w:rFonts w:ascii="Arial" w:hAnsi="Arial" w:cs="Arial"/>
          <w:color w:val="000000"/>
          <w:sz w:val="36"/>
          <w:szCs w:val="36"/>
          <w:lang w:bidi="hi-IN"/>
        </w:rPr>
        <w:tab/>
        <w:t>praqjApa#tiSca maq indra#Sca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svAhA$H | </w:t>
      </w:r>
    </w:p>
    <w:p w14:paraId="00AAD0A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7.</w:t>
      </w:r>
      <w:r>
        <w:rPr>
          <w:rFonts w:ascii="Arial" w:hAnsi="Arial" w:cs="Arial"/>
          <w:color w:val="000000"/>
          <w:sz w:val="36"/>
          <w:szCs w:val="36"/>
          <w:lang w:bidi="hi-IN"/>
        </w:rPr>
        <w:tab/>
        <w:t>aqq(gm)SuSca#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t>hAriy</w:t>
      </w:r>
      <w:r w:rsidR="00665208">
        <w:rPr>
          <w:rFonts w:ascii="Arial" w:hAnsi="Arial" w:cs="Arial"/>
          <w:color w:val="000000"/>
          <w:sz w:val="36"/>
          <w:szCs w:val="36"/>
          <w:lang w:bidi="hi-IN"/>
        </w:rPr>
        <w:t>O</w:t>
      </w:r>
      <w:r>
        <w:rPr>
          <w:rFonts w:ascii="Arial" w:hAnsi="Arial" w:cs="Arial"/>
          <w:color w:val="000000"/>
          <w:sz w:val="36"/>
          <w:szCs w:val="36"/>
          <w:lang w:bidi="hi-IN"/>
        </w:rPr>
        <w:t>qjanaSca#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svAhA$H | </w:t>
      </w:r>
    </w:p>
    <w:p w14:paraId="3412CA9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8.</w:t>
      </w:r>
      <w:r>
        <w:rPr>
          <w:rFonts w:ascii="Arial" w:hAnsi="Arial" w:cs="Arial"/>
          <w:color w:val="000000"/>
          <w:sz w:val="36"/>
          <w:szCs w:val="36"/>
          <w:lang w:bidi="hi-IN"/>
        </w:rPr>
        <w:tab/>
        <w:t>iqdmaSca#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t>svagAkAqraSca# m</w:t>
      </w:r>
      <w:r w:rsidR="00665208">
        <w:rPr>
          <w:rFonts w:ascii="Arial" w:hAnsi="Arial" w:cs="Arial"/>
          <w:color w:val="000000"/>
          <w:sz w:val="36"/>
          <w:szCs w:val="36"/>
          <w:lang w:bidi="hi-IN"/>
        </w:rPr>
        <w:t>E</w:t>
      </w:r>
      <w:r>
        <w:rPr>
          <w:rFonts w:ascii="Arial" w:hAnsi="Arial" w:cs="Arial"/>
          <w:color w:val="000000"/>
          <w:sz w:val="36"/>
          <w:szCs w:val="36"/>
          <w:lang w:bidi="hi-IN"/>
        </w:rPr>
        <w:t xml:space="preserve">q svAhA$H | </w:t>
      </w:r>
    </w:p>
    <w:p w14:paraId="4FF3DB3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9.</w:t>
      </w:r>
      <w:r>
        <w:rPr>
          <w:rFonts w:ascii="Arial" w:hAnsi="Arial" w:cs="Arial"/>
          <w:color w:val="000000"/>
          <w:sz w:val="36"/>
          <w:szCs w:val="36"/>
          <w:lang w:bidi="hi-IN"/>
        </w:rPr>
        <w:tab/>
        <w:t>aqgniSca# m</w:t>
      </w:r>
      <w:r w:rsidR="00665208">
        <w:rPr>
          <w:rFonts w:ascii="Arial" w:hAnsi="Arial" w:cs="Arial"/>
          <w:color w:val="000000"/>
          <w:sz w:val="36"/>
          <w:szCs w:val="36"/>
          <w:lang w:bidi="hi-IN"/>
        </w:rPr>
        <w:t>E</w:t>
      </w:r>
      <w:r>
        <w:rPr>
          <w:rFonts w:ascii="Arial" w:hAnsi="Arial" w:cs="Arial"/>
          <w:color w:val="000000"/>
          <w:sz w:val="36"/>
          <w:szCs w:val="36"/>
          <w:lang w:bidi="hi-IN"/>
        </w:rPr>
        <w:t xml:space="preserve"> GaqrmaSca# m</w:t>
      </w:r>
      <w:r w:rsidR="00665208">
        <w:rPr>
          <w:rFonts w:ascii="Arial" w:hAnsi="Arial" w:cs="Arial"/>
          <w:color w:val="000000"/>
          <w:sz w:val="36"/>
          <w:szCs w:val="36"/>
          <w:lang w:bidi="hi-IN"/>
        </w:rPr>
        <w:t>E</w:t>
      </w:r>
      <w:r>
        <w:rPr>
          <w:rFonts w:ascii="Arial" w:hAnsi="Arial" w:cs="Arial"/>
          <w:color w:val="000000"/>
          <w:sz w:val="36"/>
          <w:szCs w:val="36"/>
          <w:lang w:bidi="hi-IN"/>
        </w:rPr>
        <w:t>q ---</w:t>
      </w:r>
      <w:r>
        <w:rPr>
          <w:rFonts w:ascii="Arial" w:hAnsi="Arial" w:cs="Arial"/>
          <w:color w:val="000000"/>
          <w:sz w:val="36"/>
          <w:szCs w:val="36"/>
          <w:lang w:bidi="hi-IN"/>
        </w:rPr>
        <w:tab/>
        <w:t>yaqj~j</w:t>
      </w:r>
      <w:r w:rsidR="00665208">
        <w:rPr>
          <w:rFonts w:ascii="Arial" w:hAnsi="Arial" w:cs="Arial"/>
          <w:color w:val="000000"/>
          <w:sz w:val="36"/>
          <w:szCs w:val="36"/>
          <w:lang w:bidi="hi-IN"/>
        </w:rPr>
        <w:t>E</w:t>
      </w:r>
      <w:r>
        <w:rPr>
          <w:rFonts w:ascii="Arial" w:hAnsi="Arial" w:cs="Arial"/>
          <w:color w:val="000000"/>
          <w:sz w:val="36"/>
          <w:szCs w:val="36"/>
          <w:lang w:bidi="hi-IN"/>
        </w:rPr>
        <w:t>na# kalp</w:t>
      </w:r>
      <w:r w:rsidR="00665208">
        <w:rPr>
          <w:rFonts w:ascii="Arial" w:hAnsi="Arial" w:cs="Arial"/>
          <w:color w:val="000000"/>
          <w:sz w:val="36"/>
          <w:szCs w:val="36"/>
          <w:lang w:bidi="hi-IN"/>
        </w:rPr>
        <w:t>E</w:t>
      </w:r>
      <w:r>
        <w:rPr>
          <w:rFonts w:ascii="Arial" w:hAnsi="Arial" w:cs="Arial"/>
          <w:color w:val="000000"/>
          <w:sz w:val="36"/>
          <w:szCs w:val="36"/>
          <w:lang w:bidi="hi-IN"/>
        </w:rPr>
        <w:t xml:space="preserve">tAqq(gg)q svAhA$H | </w:t>
      </w:r>
    </w:p>
    <w:p w14:paraId="592E1E8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10.</w:t>
      </w:r>
      <w:r>
        <w:rPr>
          <w:rFonts w:ascii="Arial" w:hAnsi="Arial" w:cs="Arial"/>
          <w:color w:val="000000"/>
          <w:sz w:val="36"/>
          <w:szCs w:val="36"/>
          <w:lang w:bidi="hi-IN"/>
        </w:rPr>
        <w:tab/>
        <w:t>gaBA$Sca 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yaqj~j</w:t>
      </w:r>
      <w:r w:rsidR="00665208">
        <w:rPr>
          <w:rFonts w:ascii="Arial" w:hAnsi="Arial" w:cs="Arial"/>
          <w:color w:val="000000"/>
          <w:sz w:val="36"/>
          <w:szCs w:val="36"/>
          <w:lang w:bidi="hi-IN"/>
        </w:rPr>
        <w:t>O</w:t>
      </w:r>
      <w:r>
        <w:rPr>
          <w:rFonts w:ascii="Arial" w:hAnsi="Arial" w:cs="Arial"/>
          <w:color w:val="000000"/>
          <w:sz w:val="36"/>
          <w:szCs w:val="36"/>
          <w:lang w:bidi="hi-IN"/>
        </w:rPr>
        <w:t xml:space="preserve"> yaqj~j</w:t>
      </w:r>
      <w:r w:rsidR="00665208">
        <w:rPr>
          <w:rFonts w:ascii="Arial" w:hAnsi="Arial" w:cs="Arial"/>
          <w:color w:val="000000"/>
          <w:sz w:val="36"/>
          <w:szCs w:val="36"/>
          <w:lang w:bidi="hi-IN"/>
        </w:rPr>
        <w:t>E</w:t>
      </w:r>
      <w:r>
        <w:rPr>
          <w:rFonts w:ascii="Arial" w:hAnsi="Arial" w:cs="Arial"/>
          <w:color w:val="000000"/>
          <w:sz w:val="36"/>
          <w:szCs w:val="36"/>
          <w:lang w:bidi="hi-IN"/>
        </w:rPr>
        <w:t xml:space="preserve">na# kalpatAq(gg)q svAhA$H | </w:t>
      </w:r>
    </w:p>
    <w:p w14:paraId="5955996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11.</w:t>
      </w:r>
      <w:r>
        <w:rPr>
          <w:rFonts w:ascii="Arial" w:hAnsi="Arial" w:cs="Arial"/>
          <w:color w:val="000000"/>
          <w:sz w:val="36"/>
          <w:szCs w:val="36"/>
          <w:lang w:bidi="hi-IN"/>
        </w:rPr>
        <w:tab/>
      </w:r>
      <w:r w:rsidR="00665208">
        <w:rPr>
          <w:rFonts w:ascii="Arial" w:hAnsi="Arial" w:cs="Arial"/>
          <w:color w:val="000000"/>
          <w:sz w:val="36"/>
          <w:szCs w:val="36"/>
          <w:lang w:bidi="hi-IN"/>
        </w:rPr>
        <w:t>E</w:t>
      </w:r>
      <w:r>
        <w:rPr>
          <w:rFonts w:ascii="Arial" w:hAnsi="Arial" w:cs="Arial"/>
          <w:color w:val="000000"/>
          <w:sz w:val="36"/>
          <w:szCs w:val="36"/>
          <w:lang w:bidi="hi-IN"/>
        </w:rPr>
        <w:t>kA# ca m</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r>
        <w:rPr>
          <w:rFonts w:ascii="Arial" w:hAnsi="Arial" w:cs="Arial"/>
          <w:color w:val="000000"/>
          <w:sz w:val="36"/>
          <w:szCs w:val="36"/>
          <w:lang w:bidi="hi-IN"/>
        </w:rPr>
        <w:tab/>
      </w:r>
      <w:r>
        <w:rPr>
          <w:rFonts w:ascii="Arial" w:hAnsi="Arial" w:cs="Arial"/>
          <w:color w:val="000000"/>
          <w:sz w:val="36"/>
          <w:szCs w:val="36"/>
          <w:lang w:bidi="hi-IN"/>
        </w:rPr>
        <w:tab/>
        <w:t xml:space="preserve">Buva#naqScAdhi#patiScaq svAhA$H | </w:t>
      </w:r>
    </w:p>
    <w:p w14:paraId="43EACA07"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&lt;lang=eng&gt;</w:t>
      </w:r>
    </w:p>
    <w:p w14:paraId="21553E9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Chamaka H</w:t>
      </w:r>
      <w:r w:rsidR="00597F4A">
        <w:rPr>
          <w:rFonts w:ascii="Arial" w:hAnsi="Arial" w:cs="Arial"/>
          <w:color w:val="000000"/>
          <w:sz w:val="36"/>
          <w:szCs w:val="36"/>
          <w:lang w:bidi="hi-IN"/>
        </w:rPr>
        <w:t>o</w:t>
      </w:r>
      <w:r>
        <w:rPr>
          <w:rFonts w:ascii="Arial" w:hAnsi="Arial" w:cs="Arial"/>
          <w:color w:val="000000"/>
          <w:sz w:val="36"/>
          <w:szCs w:val="36"/>
          <w:lang w:bidi="hi-IN"/>
        </w:rPr>
        <w:t>mam is f</w:t>
      </w:r>
      <w:r w:rsidR="00597F4A">
        <w:rPr>
          <w:rFonts w:ascii="Arial" w:hAnsi="Arial" w:cs="Arial"/>
          <w:color w:val="000000"/>
          <w:sz w:val="36"/>
          <w:szCs w:val="36"/>
          <w:lang w:bidi="hi-IN"/>
        </w:rPr>
        <w:t>o</w:t>
      </w:r>
      <w:r>
        <w:rPr>
          <w:rFonts w:ascii="Arial" w:hAnsi="Arial" w:cs="Arial"/>
          <w:color w:val="000000"/>
          <w:sz w:val="36"/>
          <w:szCs w:val="36"/>
          <w:lang w:bidi="hi-IN"/>
        </w:rPr>
        <w:t>ll</w:t>
      </w:r>
      <w:r w:rsidR="00597F4A">
        <w:rPr>
          <w:rFonts w:ascii="Arial" w:hAnsi="Arial" w:cs="Arial"/>
          <w:color w:val="000000"/>
          <w:sz w:val="36"/>
          <w:szCs w:val="36"/>
          <w:lang w:bidi="hi-IN"/>
        </w:rPr>
        <w:t>o</w:t>
      </w:r>
      <w:r>
        <w:rPr>
          <w:rFonts w:ascii="Arial" w:hAnsi="Arial" w:cs="Arial"/>
          <w:color w:val="000000"/>
          <w:sz w:val="36"/>
          <w:szCs w:val="36"/>
          <w:lang w:bidi="hi-IN"/>
        </w:rPr>
        <w:t>w</w:t>
      </w:r>
      <w:r w:rsidR="00597F4A">
        <w:rPr>
          <w:rFonts w:ascii="Arial" w:hAnsi="Arial" w:cs="Arial"/>
          <w:color w:val="000000"/>
          <w:sz w:val="36"/>
          <w:szCs w:val="36"/>
          <w:lang w:bidi="hi-IN"/>
        </w:rPr>
        <w:t>e</w:t>
      </w:r>
      <w:r>
        <w:rPr>
          <w:rFonts w:ascii="Arial" w:hAnsi="Arial" w:cs="Arial"/>
          <w:color w:val="000000"/>
          <w:sz w:val="36"/>
          <w:szCs w:val="36"/>
          <w:lang w:bidi="hi-IN"/>
        </w:rPr>
        <w:t>d by "vas</w:t>
      </w:r>
      <w:r w:rsidR="00597F4A">
        <w:rPr>
          <w:rFonts w:ascii="Arial" w:hAnsi="Arial" w:cs="Arial"/>
          <w:color w:val="000000"/>
          <w:sz w:val="36"/>
          <w:szCs w:val="36"/>
          <w:lang w:bidi="hi-IN"/>
        </w:rPr>
        <w:t>o</w:t>
      </w:r>
      <w:r>
        <w:rPr>
          <w:rFonts w:ascii="Arial" w:hAnsi="Arial" w:cs="Arial"/>
          <w:color w:val="000000"/>
          <w:sz w:val="36"/>
          <w:szCs w:val="36"/>
          <w:lang w:bidi="hi-IN"/>
        </w:rPr>
        <w:t>rdhaaraa", "p</w:t>
      </w:r>
      <w:r w:rsidR="00597F4A">
        <w:rPr>
          <w:rFonts w:ascii="Arial" w:hAnsi="Arial" w:cs="Arial"/>
          <w:color w:val="000000"/>
          <w:sz w:val="36"/>
          <w:szCs w:val="36"/>
          <w:lang w:bidi="hi-IN"/>
        </w:rPr>
        <w:t>U</w:t>
      </w:r>
      <w:r>
        <w:rPr>
          <w:rFonts w:ascii="Arial" w:hAnsi="Arial" w:cs="Arial"/>
          <w:color w:val="000000"/>
          <w:sz w:val="36"/>
          <w:szCs w:val="36"/>
          <w:lang w:bidi="hi-IN"/>
        </w:rPr>
        <w:t>rnahuti. Th</w:t>
      </w:r>
      <w:r w:rsidR="00597F4A">
        <w:rPr>
          <w:rFonts w:ascii="Arial" w:hAnsi="Arial" w:cs="Arial"/>
          <w:color w:val="000000"/>
          <w:sz w:val="36"/>
          <w:szCs w:val="36"/>
          <w:lang w:bidi="hi-IN"/>
        </w:rPr>
        <w:t>e</w:t>
      </w:r>
      <w:r>
        <w:rPr>
          <w:rFonts w:ascii="Arial" w:hAnsi="Arial" w:cs="Arial"/>
          <w:color w:val="000000"/>
          <w:sz w:val="36"/>
          <w:szCs w:val="36"/>
          <w:lang w:bidi="hi-IN"/>
        </w:rPr>
        <w:t>n Chartur- V</w:t>
      </w:r>
      <w:r w:rsidR="00597F4A">
        <w:rPr>
          <w:rFonts w:ascii="Arial" w:hAnsi="Arial" w:cs="Arial"/>
          <w:color w:val="000000"/>
          <w:sz w:val="36"/>
          <w:szCs w:val="36"/>
          <w:lang w:bidi="hi-IN"/>
        </w:rPr>
        <w:t>e</w:t>
      </w:r>
      <w:r>
        <w:rPr>
          <w:rFonts w:ascii="Arial" w:hAnsi="Arial" w:cs="Arial"/>
          <w:color w:val="000000"/>
          <w:sz w:val="36"/>
          <w:szCs w:val="36"/>
          <w:lang w:bidi="hi-IN"/>
        </w:rPr>
        <w:t>da paarayanam, which may includ</w:t>
      </w:r>
      <w:r w:rsidR="00665208">
        <w:rPr>
          <w:rFonts w:ascii="Arial" w:hAnsi="Arial" w:cs="Arial"/>
          <w:color w:val="000000"/>
          <w:sz w:val="36"/>
          <w:szCs w:val="36"/>
          <w:lang w:bidi="hi-IN"/>
        </w:rPr>
        <w:t>E</w:t>
      </w:r>
      <w:r>
        <w:rPr>
          <w:rFonts w:ascii="Arial" w:hAnsi="Arial" w:cs="Arial"/>
          <w:color w:val="000000"/>
          <w:sz w:val="36"/>
          <w:szCs w:val="36"/>
          <w:lang w:bidi="hi-IN"/>
        </w:rPr>
        <w:t xml:space="preserve"> ghanam, g</w:t>
      </w:r>
      <w:r w:rsidR="00597F4A">
        <w:rPr>
          <w:rFonts w:ascii="Arial" w:hAnsi="Arial" w:cs="Arial"/>
          <w:color w:val="000000"/>
          <w:sz w:val="36"/>
          <w:szCs w:val="36"/>
          <w:lang w:bidi="hi-IN"/>
        </w:rPr>
        <w:t>ee</w:t>
      </w:r>
      <w:r>
        <w:rPr>
          <w:rFonts w:ascii="Arial" w:hAnsi="Arial" w:cs="Arial"/>
          <w:color w:val="000000"/>
          <w:sz w:val="36"/>
          <w:szCs w:val="36"/>
          <w:lang w:bidi="hi-IN"/>
        </w:rPr>
        <w:t xml:space="preserve">tham, padyam, gadyam </w:t>
      </w:r>
      <w:proofErr w:type="gramStart"/>
      <w:r w:rsidR="00665208">
        <w:rPr>
          <w:rFonts w:ascii="Arial" w:hAnsi="Arial" w:cs="Arial"/>
          <w:color w:val="000000"/>
          <w:sz w:val="36"/>
          <w:szCs w:val="36"/>
          <w:lang w:bidi="hi-IN"/>
        </w:rPr>
        <w:t>E</w:t>
      </w:r>
      <w:r>
        <w:rPr>
          <w:rFonts w:ascii="Arial" w:hAnsi="Arial" w:cs="Arial"/>
          <w:color w:val="000000"/>
          <w:sz w:val="36"/>
          <w:szCs w:val="36"/>
          <w:lang w:bidi="hi-IN"/>
        </w:rPr>
        <w:t>tc .</w:t>
      </w:r>
      <w:proofErr w:type="gramEnd"/>
    </w:p>
    <w:p w14:paraId="5E4E1A3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Th</w:t>
      </w:r>
      <w:r w:rsidR="00597F4A">
        <w:rPr>
          <w:rFonts w:ascii="Arial" w:hAnsi="Arial" w:cs="Arial"/>
          <w:color w:val="000000"/>
          <w:sz w:val="36"/>
          <w:szCs w:val="36"/>
          <w:lang w:bidi="hi-IN"/>
        </w:rPr>
        <w:t>e</w:t>
      </w:r>
      <w:r>
        <w:rPr>
          <w:rFonts w:ascii="Arial" w:hAnsi="Arial" w:cs="Arial"/>
          <w:color w:val="000000"/>
          <w:sz w:val="36"/>
          <w:szCs w:val="36"/>
          <w:lang w:bidi="hi-IN"/>
        </w:rPr>
        <w:t xml:space="preserve"> S</w:t>
      </w:r>
      <w:r w:rsidR="00597F4A">
        <w:rPr>
          <w:rFonts w:ascii="Arial" w:hAnsi="Arial" w:cs="Arial"/>
          <w:color w:val="000000"/>
          <w:sz w:val="36"/>
          <w:szCs w:val="36"/>
          <w:lang w:bidi="hi-IN"/>
        </w:rPr>
        <w:t>e</w:t>
      </w:r>
      <w:r>
        <w:rPr>
          <w:rFonts w:ascii="Arial" w:hAnsi="Arial" w:cs="Arial"/>
          <w:color w:val="000000"/>
          <w:sz w:val="36"/>
          <w:szCs w:val="36"/>
          <w:lang w:bidi="hi-IN"/>
        </w:rPr>
        <w:t>cti</w:t>
      </w:r>
      <w:r w:rsidR="00597F4A">
        <w:rPr>
          <w:rFonts w:ascii="Arial" w:hAnsi="Arial" w:cs="Arial"/>
          <w:color w:val="000000"/>
          <w:sz w:val="36"/>
          <w:szCs w:val="36"/>
          <w:lang w:bidi="hi-IN"/>
        </w:rPr>
        <w:t>o</w:t>
      </w:r>
      <w:r>
        <w:rPr>
          <w:rFonts w:ascii="Arial" w:hAnsi="Arial" w:cs="Arial"/>
          <w:color w:val="000000"/>
          <w:sz w:val="36"/>
          <w:szCs w:val="36"/>
          <w:lang w:bidi="hi-IN"/>
        </w:rPr>
        <w:t>n 19.1 giv</w:t>
      </w:r>
      <w:r w:rsidR="00597F4A">
        <w:rPr>
          <w:rFonts w:ascii="Arial" w:hAnsi="Arial" w:cs="Arial"/>
          <w:color w:val="000000"/>
          <w:sz w:val="36"/>
          <w:szCs w:val="36"/>
          <w:lang w:bidi="hi-IN"/>
        </w:rPr>
        <w:t>e</w:t>
      </w:r>
      <w:r>
        <w:rPr>
          <w:rFonts w:ascii="Arial" w:hAnsi="Arial" w:cs="Arial"/>
          <w:color w:val="000000"/>
          <w:sz w:val="36"/>
          <w:szCs w:val="36"/>
          <w:lang w:bidi="hi-IN"/>
        </w:rPr>
        <w:t>s th</w:t>
      </w:r>
      <w:r w:rsidR="00597F4A">
        <w:rPr>
          <w:rFonts w:ascii="Arial" w:hAnsi="Arial" w:cs="Arial"/>
          <w:color w:val="000000"/>
          <w:sz w:val="36"/>
          <w:szCs w:val="36"/>
          <w:lang w:bidi="hi-IN"/>
        </w:rPr>
        <w:t>e</w:t>
      </w:r>
      <w:r>
        <w:rPr>
          <w:rFonts w:ascii="Arial" w:hAnsi="Arial" w:cs="Arial"/>
          <w:color w:val="000000"/>
          <w:sz w:val="36"/>
          <w:szCs w:val="36"/>
          <w:lang w:bidi="hi-IN"/>
        </w:rPr>
        <w:t xml:space="preserve"> uttaraanga Puja that is p</w:t>
      </w:r>
      <w:r w:rsidR="00597F4A">
        <w:rPr>
          <w:rFonts w:ascii="Arial" w:hAnsi="Arial" w:cs="Arial"/>
          <w:color w:val="000000"/>
          <w:sz w:val="36"/>
          <w:szCs w:val="36"/>
          <w:lang w:bidi="hi-IN"/>
        </w:rPr>
        <w:t>e</w:t>
      </w:r>
      <w:r>
        <w:rPr>
          <w:rFonts w:ascii="Arial" w:hAnsi="Arial" w:cs="Arial"/>
          <w:color w:val="000000"/>
          <w:sz w:val="36"/>
          <w:szCs w:val="36"/>
          <w:lang w:bidi="hi-IN"/>
        </w:rPr>
        <w:t>rf</w:t>
      </w:r>
      <w:r w:rsidR="00597F4A">
        <w:rPr>
          <w:rFonts w:ascii="Arial" w:hAnsi="Arial" w:cs="Arial"/>
          <w:color w:val="000000"/>
          <w:sz w:val="36"/>
          <w:szCs w:val="36"/>
          <w:lang w:bidi="hi-IN"/>
        </w:rPr>
        <w:t>o</w:t>
      </w:r>
      <w:r>
        <w:rPr>
          <w:rFonts w:ascii="Arial" w:hAnsi="Arial" w:cs="Arial"/>
          <w:color w:val="000000"/>
          <w:sz w:val="36"/>
          <w:szCs w:val="36"/>
          <w:lang w:bidi="hi-IN"/>
        </w:rPr>
        <w:t>rm</w:t>
      </w:r>
      <w:r w:rsidR="00597F4A">
        <w:rPr>
          <w:rFonts w:ascii="Arial" w:hAnsi="Arial" w:cs="Arial"/>
          <w:color w:val="000000"/>
          <w:sz w:val="36"/>
          <w:szCs w:val="36"/>
          <w:lang w:bidi="hi-IN"/>
        </w:rPr>
        <w:t>e</w:t>
      </w:r>
      <w:r>
        <w:rPr>
          <w:rFonts w:ascii="Arial" w:hAnsi="Arial" w:cs="Arial"/>
          <w:color w:val="000000"/>
          <w:sz w:val="36"/>
          <w:szCs w:val="36"/>
          <w:lang w:bidi="hi-IN"/>
        </w:rPr>
        <w:t>d t</w:t>
      </w:r>
      <w:r w:rsidR="00597F4A">
        <w:rPr>
          <w:rFonts w:ascii="Arial" w:hAnsi="Arial" w:cs="Arial"/>
          <w:color w:val="000000"/>
          <w:sz w:val="36"/>
          <w:szCs w:val="36"/>
          <w:lang w:bidi="hi-IN"/>
        </w:rPr>
        <w:t>o</w:t>
      </w:r>
      <w:r>
        <w:rPr>
          <w:rFonts w:ascii="Arial" w:hAnsi="Arial" w:cs="Arial"/>
          <w:color w:val="000000"/>
          <w:sz w:val="36"/>
          <w:szCs w:val="36"/>
          <w:lang w:bidi="hi-IN"/>
        </w:rPr>
        <w:t xml:space="preserve"> th</w:t>
      </w:r>
      <w:r w:rsidR="00597F4A">
        <w:rPr>
          <w:rFonts w:ascii="Arial" w:hAnsi="Arial" w:cs="Arial"/>
          <w:color w:val="000000"/>
          <w:sz w:val="36"/>
          <w:szCs w:val="36"/>
          <w:lang w:bidi="hi-IN"/>
        </w:rPr>
        <w:t>e</w:t>
      </w:r>
      <w:r>
        <w:rPr>
          <w:rFonts w:ascii="Arial" w:hAnsi="Arial" w:cs="Arial"/>
          <w:color w:val="000000"/>
          <w:sz w:val="36"/>
          <w:szCs w:val="36"/>
          <w:lang w:bidi="hi-IN"/>
        </w:rPr>
        <w:t xml:space="preserve"> Kalasha/Kumbha b</w:t>
      </w:r>
      <w:r w:rsidR="00597F4A">
        <w:rPr>
          <w:rFonts w:ascii="Arial" w:hAnsi="Arial" w:cs="Arial"/>
          <w:color w:val="000000"/>
          <w:sz w:val="36"/>
          <w:szCs w:val="36"/>
          <w:lang w:bidi="hi-IN"/>
        </w:rPr>
        <w:t>e</w:t>
      </w:r>
      <w:r>
        <w:rPr>
          <w:rFonts w:ascii="Arial" w:hAnsi="Arial" w:cs="Arial"/>
          <w:color w:val="000000"/>
          <w:sz w:val="36"/>
          <w:szCs w:val="36"/>
          <w:lang w:bidi="hi-IN"/>
        </w:rPr>
        <w:t>f</w:t>
      </w:r>
      <w:r w:rsidR="00597F4A">
        <w:rPr>
          <w:rFonts w:ascii="Arial" w:hAnsi="Arial" w:cs="Arial"/>
          <w:color w:val="000000"/>
          <w:sz w:val="36"/>
          <w:szCs w:val="36"/>
          <w:lang w:bidi="hi-IN"/>
        </w:rPr>
        <w:t>o</w:t>
      </w:r>
      <w:r>
        <w:rPr>
          <w:rFonts w:ascii="Arial" w:hAnsi="Arial" w:cs="Arial"/>
          <w:color w:val="000000"/>
          <w:sz w:val="36"/>
          <w:szCs w:val="36"/>
          <w:lang w:bidi="hi-IN"/>
        </w:rPr>
        <w:t>r</w:t>
      </w:r>
      <w:r w:rsidR="00597F4A">
        <w:rPr>
          <w:rFonts w:ascii="Arial" w:hAnsi="Arial" w:cs="Arial"/>
          <w:color w:val="000000"/>
          <w:sz w:val="36"/>
          <w:szCs w:val="36"/>
          <w:lang w:bidi="hi-IN"/>
        </w:rPr>
        <w:t>e</w:t>
      </w:r>
      <w:r>
        <w:rPr>
          <w:rFonts w:ascii="Arial" w:hAnsi="Arial" w:cs="Arial"/>
          <w:color w:val="000000"/>
          <w:sz w:val="36"/>
          <w:szCs w:val="36"/>
          <w:lang w:bidi="hi-IN"/>
        </w:rPr>
        <w:t xml:space="preserve"> udvaapanam. </w:t>
      </w:r>
    </w:p>
    <w:p w14:paraId="75508C24" w14:textId="77777777" w:rsidR="00D91D60" w:rsidRDefault="00D91D60" w:rsidP="00D91D60">
      <w:pPr>
        <w:pBdr>
          <w:bottom w:val="single" w:sz="6"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This is d</w:t>
      </w:r>
      <w:r w:rsidR="00597F4A">
        <w:rPr>
          <w:rFonts w:ascii="Arial" w:hAnsi="Arial" w:cs="Arial"/>
          <w:color w:val="000000"/>
          <w:sz w:val="36"/>
          <w:szCs w:val="36"/>
          <w:lang w:bidi="hi-IN"/>
        </w:rPr>
        <w:t>e</w:t>
      </w:r>
      <w:r>
        <w:rPr>
          <w:rFonts w:ascii="Arial" w:hAnsi="Arial" w:cs="Arial"/>
          <w:color w:val="000000"/>
          <w:sz w:val="36"/>
          <w:szCs w:val="36"/>
          <w:lang w:bidi="hi-IN"/>
        </w:rPr>
        <w:t>tail</w:t>
      </w:r>
      <w:r w:rsidR="00597F4A">
        <w:rPr>
          <w:rFonts w:ascii="Arial" w:hAnsi="Arial" w:cs="Arial"/>
          <w:color w:val="000000"/>
          <w:sz w:val="36"/>
          <w:szCs w:val="36"/>
          <w:lang w:bidi="hi-IN"/>
        </w:rPr>
        <w:t>e</w:t>
      </w:r>
      <w:r>
        <w:rPr>
          <w:rFonts w:ascii="Arial" w:hAnsi="Arial" w:cs="Arial"/>
          <w:color w:val="000000"/>
          <w:sz w:val="36"/>
          <w:szCs w:val="36"/>
          <w:lang w:bidi="hi-IN"/>
        </w:rPr>
        <w:t xml:space="preserve">d in Rudra </w:t>
      </w:r>
      <w:r w:rsidR="00665208">
        <w:rPr>
          <w:rFonts w:ascii="Arial" w:hAnsi="Arial" w:cs="Arial"/>
          <w:color w:val="000000"/>
          <w:sz w:val="36"/>
          <w:szCs w:val="36"/>
          <w:lang w:bidi="hi-IN"/>
        </w:rPr>
        <w:t>E</w:t>
      </w:r>
      <w:r>
        <w:rPr>
          <w:rFonts w:ascii="Arial" w:hAnsi="Arial" w:cs="Arial"/>
          <w:color w:val="000000"/>
          <w:sz w:val="36"/>
          <w:szCs w:val="36"/>
          <w:lang w:bidi="hi-IN"/>
        </w:rPr>
        <w:t xml:space="preserve">kadasini and Maharudram. </w:t>
      </w:r>
      <w:r w:rsidR="00665208">
        <w:rPr>
          <w:rFonts w:ascii="Arial" w:hAnsi="Arial" w:cs="Arial"/>
          <w:color w:val="000000"/>
          <w:sz w:val="36"/>
          <w:szCs w:val="36"/>
          <w:lang w:bidi="hi-IN"/>
        </w:rPr>
        <w:t>&lt;lang=def&gt;</w:t>
      </w:r>
    </w:p>
    <w:p w14:paraId="0D92B45C" w14:textId="77777777" w:rsidR="006857C4" w:rsidRDefault="006857C4" w:rsidP="00D91D60">
      <w:pPr>
        <w:autoSpaceDE w:val="0"/>
        <w:autoSpaceDN w:val="0"/>
        <w:adjustRightInd w:val="0"/>
        <w:spacing w:after="0" w:line="240" w:lineRule="auto"/>
        <w:rPr>
          <w:rFonts w:ascii="Arial" w:hAnsi="Arial" w:cs="Arial"/>
          <w:color w:val="000000"/>
          <w:sz w:val="36"/>
          <w:szCs w:val="36"/>
          <w:lang w:bidi="hi-IN"/>
        </w:rPr>
      </w:pPr>
    </w:p>
    <w:p w14:paraId="24583418" w14:textId="77777777" w:rsidR="006857C4" w:rsidRDefault="006857C4" w:rsidP="00D91D60">
      <w:pPr>
        <w:autoSpaceDE w:val="0"/>
        <w:autoSpaceDN w:val="0"/>
        <w:adjustRightInd w:val="0"/>
        <w:spacing w:after="0" w:line="240" w:lineRule="auto"/>
        <w:rPr>
          <w:rFonts w:ascii="Arial" w:hAnsi="Arial" w:cs="Arial"/>
          <w:color w:val="000000"/>
          <w:sz w:val="36"/>
          <w:szCs w:val="36"/>
          <w:lang w:bidi="hi-IN"/>
        </w:rPr>
      </w:pPr>
    </w:p>
    <w:p w14:paraId="4EFDFF0F" w14:textId="77777777" w:rsidR="006857C4" w:rsidRDefault="006857C4" w:rsidP="00D91D60">
      <w:pPr>
        <w:autoSpaceDE w:val="0"/>
        <w:autoSpaceDN w:val="0"/>
        <w:adjustRightInd w:val="0"/>
        <w:spacing w:after="0" w:line="240" w:lineRule="auto"/>
        <w:rPr>
          <w:rFonts w:ascii="Arial" w:hAnsi="Arial" w:cs="Arial"/>
          <w:color w:val="000000"/>
          <w:sz w:val="36"/>
          <w:szCs w:val="36"/>
          <w:lang w:bidi="hi-IN"/>
        </w:rPr>
      </w:pPr>
    </w:p>
    <w:p w14:paraId="7AF41DCA" w14:textId="77777777" w:rsidR="006857C4" w:rsidRDefault="006857C4" w:rsidP="00D91D60">
      <w:pPr>
        <w:autoSpaceDE w:val="0"/>
        <w:autoSpaceDN w:val="0"/>
        <w:adjustRightInd w:val="0"/>
        <w:spacing w:after="0" w:line="240" w:lineRule="auto"/>
        <w:rPr>
          <w:rFonts w:ascii="Arial" w:hAnsi="Arial" w:cs="Arial"/>
          <w:color w:val="000000"/>
          <w:sz w:val="36"/>
          <w:szCs w:val="36"/>
          <w:lang w:bidi="hi-IN"/>
        </w:rPr>
      </w:pPr>
    </w:p>
    <w:p w14:paraId="4CA5E859" w14:textId="77777777" w:rsidR="006857C4" w:rsidRDefault="006857C4" w:rsidP="00D91D60">
      <w:pPr>
        <w:autoSpaceDE w:val="0"/>
        <w:autoSpaceDN w:val="0"/>
        <w:adjustRightInd w:val="0"/>
        <w:spacing w:after="0" w:line="240" w:lineRule="auto"/>
        <w:rPr>
          <w:rFonts w:ascii="Arial" w:hAnsi="Arial" w:cs="Arial"/>
          <w:color w:val="000000"/>
          <w:sz w:val="36"/>
          <w:szCs w:val="36"/>
          <w:lang w:bidi="hi-IN"/>
        </w:rPr>
      </w:pPr>
    </w:p>
    <w:p w14:paraId="30059F72" w14:textId="77777777" w:rsidR="00D91D60" w:rsidRDefault="00D91D60" w:rsidP="006857C4">
      <w:pPr>
        <w:pStyle w:val="Heading1"/>
        <w:numPr>
          <w:ilvl w:val="0"/>
          <w:numId w:val="0"/>
        </w:numPr>
        <w:rPr>
          <w:rFonts w:ascii="Arial" w:hAnsi="Arial" w:cs="Arial"/>
        </w:rPr>
      </w:pPr>
      <w:r w:rsidRPr="006857C4">
        <w:rPr>
          <w:rFonts w:ascii="Arial" w:hAnsi="Arial" w:cs="Arial"/>
        </w:rPr>
        <w:t>19.</w:t>
      </w:r>
      <w:r w:rsidRPr="006857C4">
        <w:rPr>
          <w:rFonts w:ascii="Arial" w:hAnsi="Arial" w:cs="Arial"/>
        </w:rPr>
        <w:tab/>
        <w:t xml:space="preserve"> uttarA~gga pUjA</w:t>
      </w:r>
    </w:p>
    <w:p w14:paraId="5E34B47C" w14:textId="77777777" w:rsidR="006857C4" w:rsidRPr="006857C4" w:rsidRDefault="006857C4" w:rsidP="006857C4">
      <w:pPr>
        <w:rPr>
          <w:lang w:val="x-none" w:eastAsia="x-none" w:bidi="ml-IN"/>
        </w:rPr>
      </w:pPr>
    </w:p>
    <w:p w14:paraId="62C292DB" w14:textId="77777777" w:rsidR="00D91D60" w:rsidRDefault="00D91D60" w:rsidP="00D91D60">
      <w:pPr>
        <w:autoSpaceDE w:val="0"/>
        <w:autoSpaceDN w:val="0"/>
        <w:adjustRightInd w:val="0"/>
        <w:spacing w:after="0" w:line="240" w:lineRule="auto"/>
        <w:rPr>
          <w:rFonts w:ascii="Arial" w:hAnsi="Arial" w:cs="Arial"/>
          <w:b/>
          <w:bCs/>
          <w:color w:val="000000"/>
          <w:sz w:val="36"/>
          <w:szCs w:val="36"/>
          <w:lang w:bidi="hi-IN"/>
        </w:rPr>
      </w:pPr>
      <w:r w:rsidRPr="006857C4">
        <w:rPr>
          <w:rFonts w:ascii="Arial" w:hAnsi="Arial" w:cs="Arial"/>
          <w:b/>
          <w:bCs/>
          <w:color w:val="000000"/>
          <w:sz w:val="36"/>
          <w:szCs w:val="36"/>
          <w:lang w:bidi="hi-IN"/>
        </w:rPr>
        <w:t>19.1</w:t>
      </w:r>
      <w:r w:rsidRPr="006857C4">
        <w:rPr>
          <w:rFonts w:ascii="Arial" w:hAnsi="Arial" w:cs="Arial"/>
          <w:b/>
          <w:bCs/>
          <w:color w:val="000000"/>
          <w:sz w:val="36"/>
          <w:szCs w:val="36"/>
          <w:lang w:bidi="hi-IN"/>
        </w:rPr>
        <w:tab/>
      </w:r>
      <w:r w:rsidRPr="006857C4">
        <w:rPr>
          <w:rFonts w:ascii="Arial" w:hAnsi="Arial" w:cs="Arial"/>
          <w:b/>
          <w:bCs/>
          <w:color w:val="000000"/>
          <w:sz w:val="36"/>
          <w:szCs w:val="36"/>
          <w:lang w:bidi="hi-IN"/>
        </w:rPr>
        <w:tab/>
        <w:t>kalaSa udvApanaM</w:t>
      </w:r>
    </w:p>
    <w:p w14:paraId="4DFC2B93" w14:textId="77777777" w:rsidR="006857C4" w:rsidRPr="006857C4" w:rsidRDefault="006857C4" w:rsidP="00D91D60">
      <w:pPr>
        <w:autoSpaceDE w:val="0"/>
        <w:autoSpaceDN w:val="0"/>
        <w:adjustRightInd w:val="0"/>
        <w:spacing w:after="0" w:line="240" w:lineRule="auto"/>
        <w:rPr>
          <w:rFonts w:ascii="Arial" w:hAnsi="Arial" w:cs="Arial"/>
          <w:b/>
          <w:bCs/>
          <w:color w:val="000000"/>
          <w:sz w:val="36"/>
          <w:szCs w:val="36"/>
          <w:lang w:bidi="hi-IN"/>
        </w:rPr>
      </w:pPr>
    </w:p>
    <w:p w14:paraId="5D88CF7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nidha#napatay</w:t>
      </w:r>
      <w:r w:rsidR="00665208">
        <w:rPr>
          <w:rFonts w:ascii="Arial" w:hAnsi="Arial" w:cs="Arial"/>
          <w:color w:val="000000"/>
          <w:sz w:val="36"/>
          <w:szCs w:val="36"/>
          <w:lang w:bidi="hi-IN"/>
        </w:rPr>
        <w:t>E</w:t>
      </w:r>
      <w:r>
        <w:rPr>
          <w:rFonts w:ascii="Arial" w:hAnsi="Arial" w:cs="Arial"/>
          <w:color w:val="000000"/>
          <w:sz w:val="36"/>
          <w:szCs w:val="36"/>
          <w:lang w:bidi="hi-IN"/>
        </w:rPr>
        <w:t>q namaH</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nidha#napatAntikAyaq namaH | </w:t>
      </w:r>
    </w:p>
    <w:p w14:paraId="648C2EB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 xml:space="preserve">Ud^^rdhvAyaq namaH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Ud^^rdhvali~ggAyaq namaH</w:t>
      </w:r>
      <w:r>
        <w:rPr>
          <w:rFonts w:ascii="Arial" w:hAnsi="Arial" w:cs="Arial"/>
          <w:color w:val="000000"/>
          <w:sz w:val="36"/>
          <w:szCs w:val="36"/>
          <w:lang w:bidi="hi-IN"/>
        </w:rPr>
        <w:tab/>
        <w:t xml:space="preserve"> </w:t>
      </w:r>
    </w:p>
    <w:p w14:paraId="70E939E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hiraNyAyaq namaH</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hiraNyali~ggAyaq namaH</w:t>
      </w:r>
      <w:r>
        <w:rPr>
          <w:rFonts w:ascii="Arial" w:hAnsi="Arial" w:cs="Arial"/>
          <w:color w:val="000000"/>
          <w:sz w:val="36"/>
          <w:szCs w:val="36"/>
          <w:lang w:bidi="hi-IN"/>
        </w:rPr>
        <w:tab/>
        <w:t xml:space="preserve"> </w:t>
      </w:r>
    </w:p>
    <w:p w14:paraId="3E5F7D2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suvarNAyaq namaH</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suvarNali~ggAyaq namaH</w:t>
      </w:r>
      <w:r>
        <w:rPr>
          <w:rFonts w:ascii="Arial" w:hAnsi="Arial" w:cs="Arial"/>
          <w:color w:val="000000"/>
          <w:sz w:val="36"/>
          <w:szCs w:val="36"/>
          <w:lang w:bidi="hi-IN"/>
        </w:rPr>
        <w:tab/>
        <w:t xml:space="preserve"> </w:t>
      </w:r>
    </w:p>
    <w:p w14:paraId="7051356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divyAyaq namaH</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divyali~ggAyaq namaH</w:t>
      </w:r>
      <w:r>
        <w:rPr>
          <w:rFonts w:ascii="Arial" w:hAnsi="Arial" w:cs="Arial"/>
          <w:color w:val="000000"/>
          <w:sz w:val="36"/>
          <w:szCs w:val="36"/>
          <w:lang w:bidi="hi-IN"/>
        </w:rPr>
        <w:tab/>
        <w:t xml:space="preserve"> </w:t>
      </w:r>
    </w:p>
    <w:p w14:paraId="7679BFD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BavAyaq namaH</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Bavali~ggAyaq namaH</w:t>
      </w:r>
      <w:r>
        <w:rPr>
          <w:rFonts w:ascii="Arial" w:hAnsi="Arial" w:cs="Arial"/>
          <w:color w:val="000000"/>
          <w:sz w:val="36"/>
          <w:szCs w:val="36"/>
          <w:lang w:bidi="hi-IN"/>
        </w:rPr>
        <w:tab/>
        <w:t xml:space="preserve"> </w:t>
      </w:r>
    </w:p>
    <w:p w14:paraId="37C2D51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SarvAyaq namaH</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Sarvali~ggAyaq namaH</w:t>
      </w:r>
      <w:r>
        <w:rPr>
          <w:rFonts w:ascii="Arial" w:hAnsi="Arial" w:cs="Arial"/>
          <w:color w:val="000000"/>
          <w:sz w:val="36"/>
          <w:szCs w:val="36"/>
          <w:lang w:bidi="hi-IN"/>
        </w:rPr>
        <w:tab/>
        <w:t xml:space="preserve"> </w:t>
      </w:r>
    </w:p>
    <w:p w14:paraId="487659D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SivAyaq namaH</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Sivali~ggAyaq namaH</w:t>
      </w:r>
      <w:r>
        <w:rPr>
          <w:rFonts w:ascii="Arial" w:hAnsi="Arial" w:cs="Arial"/>
          <w:color w:val="000000"/>
          <w:sz w:val="36"/>
          <w:szCs w:val="36"/>
          <w:lang w:bidi="hi-IN"/>
        </w:rPr>
        <w:tab/>
        <w:t xml:space="preserve"> </w:t>
      </w:r>
    </w:p>
    <w:p w14:paraId="7F60FED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jvalAyaq namaH</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jvalali~ggAyaq namaH</w:t>
      </w:r>
      <w:r>
        <w:rPr>
          <w:rFonts w:ascii="Arial" w:hAnsi="Arial" w:cs="Arial"/>
          <w:color w:val="000000"/>
          <w:sz w:val="36"/>
          <w:szCs w:val="36"/>
          <w:lang w:bidi="hi-IN"/>
        </w:rPr>
        <w:tab/>
        <w:t xml:space="preserve"> </w:t>
      </w:r>
    </w:p>
    <w:p w14:paraId="471E773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6D080D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AtmAyaq namaH</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 Atmali~ggAyaq namaH</w:t>
      </w:r>
      <w:r>
        <w:rPr>
          <w:rFonts w:ascii="Arial" w:hAnsi="Arial" w:cs="Arial"/>
          <w:color w:val="000000"/>
          <w:sz w:val="36"/>
          <w:szCs w:val="36"/>
          <w:lang w:bidi="hi-IN"/>
        </w:rPr>
        <w:tab/>
        <w:t xml:space="preserve"> </w:t>
      </w:r>
    </w:p>
    <w:p w14:paraId="37EB048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paramAyaq namaH</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 paramali~ggAyaq namaH </w:t>
      </w:r>
    </w:p>
    <w:p w14:paraId="4E1A96A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D114633"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E</w:t>
      </w:r>
      <w:r w:rsidR="00D91D60">
        <w:rPr>
          <w:rFonts w:ascii="Arial" w:hAnsi="Arial" w:cs="Arial"/>
          <w:color w:val="000000"/>
          <w:sz w:val="36"/>
          <w:szCs w:val="36"/>
          <w:lang w:bidi="hi-IN"/>
        </w:rPr>
        <w:t>taths</w:t>
      </w:r>
      <w:r>
        <w:rPr>
          <w:rFonts w:ascii="Arial" w:hAnsi="Arial" w:cs="Arial"/>
          <w:color w:val="000000"/>
          <w:sz w:val="36"/>
          <w:szCs w:val="36"/>
          <w:lang w:bidi="hi-IN"/>
        </w:rPr>
        <w:t>O</w:t>
      </w:r>
      <w:r w:rsidR="00D91D60">
        <w:rPr>
          <w:rFonts w:ascii="Arial" w:hAnsi="Arial" w:cs="Arial"/>
          <w:color w:val="000000"/>
          <w:sz w:val="36"/>
          <w:szCs w:val="36"/>
          <w:lang w:bidi="hi-IN"/>
        </w:rPr>
        <w:t xml:space="preserve">masya# sUryaqsyaq sarvali~gga(gg)# sthApaqyaqtiq pANimantra#M paviqtraM | </w:t>
      </w:r>
    </w:p>
    <w:p w14:paraId="4ABEF6B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saqdy</w:t>
      </w:r>
      <w:r w:rsidR="00665208">
        <w:rPr>
          <w:rFonts w:ascii="Arial" w:hAnsi="Arial" w:cs="Arial"/>
          <w:color w:val="000000"/>
          <w:sz w:val="36"/>
          <w:szCs w:val="36"/>
          <w:lang w:bidi="hi-IN"/>
        </w:rPr>
        <w:t>O</w:t>
      </w:r>
      <w:r>
        <w:rPr>
          <w:rFonts w:ascii="Arial" w:hAnsi="Arial" w:cs="Arial"/>
          <w:color w:val="000000"/>
          <w:sz w:val="36"/>
          <w:szCs w:val="36"/>
          <w:lang w:bidi="hi-IN"/>
        </w:rPr>
        <w:t xml:space="preserve"> jAqtaM pra#padyAqmiq saqdy</w:t>
      </w:r>
      <w:r w:rsidR="00665208">
        <w:rPr>
          <w:rFonts w:ascii="Arial" w:hAnsi="Arial" w:cs="Arial"/>
          <w:color w:val="000000"/>
          <w:sz w:val="36"/>
          <w:szCs w:val="36"/>
          <w:lang w:bidi="hi-IN"/>
        </w:rPr>
        <w:t>O</w:t>
      </w:r>
      <w:r>
        <w:rPr>
          <w:rFonts w:ascii="Arial" w:hAnsi="Arial" w:cs="Arial"/>
          <w:color w:val="000000"/>
          <w:sz w:val="36"/>
          <w:szCs w:val="36"/>
          <w:lang w:bidi="hi-IN"/>
        </w:rPr>
        <w:t xml:space="preserve"> jAqtAyaq vai nam</w:t>
      </w:r>
      <w:r w:rsidR="00665208">
        <w:rPr>
          <w:rFonts w:ascii="Arial" w:hAnsi="Arial" w:cs="Arial"/>
          <w:color w:val="000000"/>
          <w:sz w:val="36"/>
          <w:szCs w:val="36"/>
          <w:lang w:bidi="hi-IN"/>
        </w:rPr>
        <w:t>O</w:t>
      </w:r>
      <w:r>
        <w:rPr>
          <w:rFonts w:ascii="Arial" w:hAnsi="Arial" w:cs="Arial"/>
          <w:color w:val="000000"/>
          <w:sz w:val="36"/>
          <w:szCs w:val="36"/>
          <w:lang w:bidi="hi-IN"/>
        </w:rPr>
        <w:t xml:space="preserve">q nama#H | </w:t>
      </w:r>
    </w:p>
    <w:p w14:paraId="1B0B520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Baqv</w:t>
      </w:r>
      <w:r w:rsidR="00665208">
        <w:rPr>
          <w:rFonts w:ascii="Arial" w:hAnsi="Arial" w:cs="Arial"/>
          <w:color w:val="000000"/>
          <w:sz w:val="36"/>
          <w:szCs w:val="36"/>
          <w:lang w:bidi="hi-IN"/>
        </w:rPr>
        <w:t>E</w:t>
      </w:r>
      <w:r>
        <w:rPr>
          <w:rFonts w:ascii="Arial" w:hAnsi="Arial" w:cs="Arial"/>
          <w:color w:val="000000"/>
          <w:sz w:val="36"/>
          <w:szCs w:val="36"/>
          <w:lang w:bidi="hi-IN"/>
        </w:rPr>
        <w:t xml:space="preserve"> Ba#v</w:t>
      </w:r>
      <w:r w:rsidR="00665208">
        <w:rPr>
          <w:rFonts w:ascii="Arial" w:hAnsi="Arial" w:cs="Arial"/>
          <w:color w:val="000000"/>
          <w:sz w:val="36"/>
          <w:szCs w:val="36"/>
          <w:lang w:bidi="hi-IN"/>
        </w:rPr>
        <w:t>E</w:t>
      </w:r>
      <w:r>
        <w:rPr>
          <w:rFonts w:ascii="Arial" w:hAnsi="Arial" w:cs="Arial"/>
          <w:color w:val="000000"/>
          <w:sz w:val="36"/>
          <w:szCs w:val="36"/>
          <w:lang w:bidi="hi-IN"/>
        </w:rPr>
        <w:t>q nAti#Bav</w:t>
      </w:r>
      <w:r w:rsidR="00665208">
        <w:rPr>
          <w:rFonts w:ascii="Arial" w:hAnsi="Arial" w:cs="Arial"/>
          <w:color w:val="000000"/>
          <w:sz w:val="36"/>
          <w:szCs w:val="36"/>
          <w:lang w:bidi="hi-IN"/>
        </w:rPr>
        <w:t>E</w:t>
      </w:r>
      <w:r>
        <w:rPr>
          <w:rFonts w:ascii="Arial" w:hAnsi="Arial" w:cs="Arial"/>
          <w:color w:val="000000"/>
          <w:sz w:val="36"/>
          <w:szCs w:val="36"/>
          <w:lang w:bidi="hi-IN"/>
        </w:rPr>
        <w:t xml:space="preserve"> Bavasvaq mAM | Baqv</w:t>
      </w:r>
      <w:r w:rsidR="00665208">
        <w:rPr>
          <w:rFonts w:ascii="Arial" w:hAnsi="Arial" w:cs="Arial"/>
          <w:color w:val="000000"/>
          <w:sz w:val="36"/>
          <w:szCs w:val="36"/>
          <w:lang w:bidi="hi-IN"/>
        </w:rPr>
        <w:t>O</w:t>
      </w:r>
      <w:r>
        <w:rPr>
          <w:rFonts w:ascii="Arial" w:hAnsi="Arial" w:cs="Arial"/>
          <w:color w:val="000000"/>
          <w:sz w:val="36"/>
          <w:szCs w:val="36"/>
          <w:lang w:bidi="hi-IN"/>
        </w:rPr>
        <w:t xml:space="preserve">dBa#vAyaq nama#H || </w:t>
      </w:r>
    </w:p>
    <w:p w14:paraId="1C577D7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vAqmaqd</w:t>
      </w:r>
      <w:r w:rsidR="00665208">
        <w:rPr>
          <w:rFonts w:ascii="Arial" w:hAnsi="Arial" w:cs="Arial"/>
          <w:color w:val="000000"/>
          <w:sz w:val="36"/>
          <w:szCs w:val="36"/>
          <w:lang w:bidi="hi-IN"/>
        </w:rPr>
        <w:t>E</w:t>
      </w:r>
      <w:r>
        <w:rPr>
          <w:rFonts w:ascii="Arial" w:hAnsi="Arial" w:cs="Arial"/>
          <w:color w:val="000000"/>
          <w:sz w:val="36"/>
          <w:szCs w:val="36"/>
          <w:lang w:bidi="hi-IN"/>
        </w:rPr>
        <w:t>qvAyaq nam</w:t>
      </w:r>
      <w:r w:rsidR="00665208">
        <w:rPr>
          <w:rFonts w:ascii="Arial" w:hAnsi="Arial" w:cs="Arial"/>
          <w:color w:val="000000"/>
          <w:sz w:val="36"/>
          <w:szCs w:val="36"/>
          <w:lang w:bidi="hi-IN"/>
        </w:rPr>
        <w:t>O</w:t>
      </w:r>
      <w:r>
        <w:rPr>
          <w:rFonts w:ascii="Arial" w:hAnsi="Arial" w:cs="Arial"/>
          <w:color w:val="000000"/>
          <w:sz w:val="36"/>
          <w:szCs w:val="36"/>
          <w:lang w:bidi="hi-IN"/>
        </w:rPr>
        <w:t>$ jy</w:t>
      </w:r>
      <w:r w:rsidR="00665208">
        <w:rPr>
          <w:rFonts w:ascii="Arial" w:hAnsi="Arial" w:cs="Arial"/>
          <w:color w:val="000000"/>
          <w:sz w:val="36"/>
          <w:szCs w:val="36"/>
          <w:lang w:bidi="hi-IN"/>
        </w:rPr>
        <w:t>E</w:t>
      </w:r>
      <w:r>
        <w:rPr>
          <w:rFonts w:ascii="Arial" w:hAnsi="Arial" w:cs="Arial"/>
          <w:color w:val="000000"/>
          <w:sz w:val="36"/>
          <w:szCs w:val="36"/>
          <w:lang w:bidi="hi-IN"/>
        </w:rPr>
        <w:t>qShThAyaq nama#H Sr</w:t>
      </w:r>
      <w:r w:rsidR="00665208">
        <w:rPr>
          <w:rFonts w:ascii="Arial" w:hAnsi="Arial" w:cs="Arial"/>
          <w:color w:val="000000"/>
          <w:sz w:val="36"/>
          <w:szCs w:val="36"/>
          <w:lang w:bidi="hi-IN"/>
        </w:rPr>
        <w:t>E</w:t>
      </w:r>
      <w:r>
        <w:rPr>
          <w:rFonts w:ascii="Arial" w:hAnsi="Arial" w:cs="Arial"/>
          <w:color w:val="000000"/>
          <w:sz w:val="36"/>
          <w:szCs w:val="36"/>
          <w:lang w:bidi="hi-IN"/>
        </w:rPr>
        <w:t>qShThAyaq nam</w:t>
      </w:r>
      <w:r w:rsidR="00665208">
        <w:rPr>
          <w:rFonts w:ascii="Arial" w:hAnsi="Arial" w:cs="Arial"/>
          <w:color w:val="000000"/>
          <w:sz w:val="36"/>
          <w:szCs w:val="36"/>
          <w:lang w:bidi="hi-IN"/>
        </w:rPr>
        <w:t>O</w:t>
      </w:r>
      <w:r>
        <w:rPr>
          <w:rFonts w:ascii="Arial" w:hAnsi="Arial" w:cs="Arial"/>
          <w:color w:val="000000"/>
          <w:sz w:val="36"/>
          <w:szCs w:val="36"/>
          <w:lang w:bidi="hi-IN"/>
        </w:rPr>
        <w:t># ruqdrAyaq namaqH kAlA#yaq namaqH kala#vikaraNAyaq nam</w:t>
      </w:r>
      <w:r w:rsidR="00665208">
        <w:rPr>
          <w:rFonts w:ascii="Arial" w:hAnsi="Arial" w:cs="Arial"/>
          <w:color w:val="000000"/>
          <w:sz w:val="36"/>
          <w:szCs w:val="36"/>
          <w:lang w:bidi="hi-IN"/>
        </w:rPr>
        <w:t>O</w:t>
      </w:r>
      <w:r>
        <w:rPr>
          <w:rFonts w:ascii="Arial" w:hAnsi="Arial" w:cs="Arial"/>
          <w:color w:val="000000"/>
          <w:sz w:val="36"/>
          <w:szCs w:val="36"/>
          <w:lang w:bidi="hi-IN"/>
        </w:rPr>
        <w:t xml:space="preserve">q bala#vikaraNAyaq </w:t>
      </w:r>
      <w:r>
        <w:rPr>
          <w:rFonts w:ascii="Arial" w:hAnsi="Arial" w:cs="Arial"/>
          <w:color w:val="000000"/>
          <w:sz w:val="36"/>
          <w:szCs w:val="36"/>
          <w:lang w:bidi="hi-IN"/>
        </w:rPr>
        <w:lastRenderedPageBreak/>
        <w:t>nam</w:t>
      </w:r>
      <w:r w:rsidR="00665208">
        <w:rPr>
          <w:rFonts w:ascii="Arial" w:hAnsi="Arial" w:cs="Arial"/>
          <w:color w:val="000000"/>
          <w:sz w:val="36"/>
          <w:szCs w:val="36"/>
          <w:lang w:bidi="hi-IN"/>
        </w:rPr>
        <w:t>O</w:t>
      </w:r>
      <w:r>
        <w:rPr>
          <w:rFonts w:ascii="Arial" w:hAnsi="Arial" w:cs="Arial"/>
          <w:color w:val="000000"/>
          <w:sz w:val="36"/>
          <w:szCs w:val="36"/>
          <w:lang w:bidi="hi-IN"/>
        </w:rPr>
        <w:t>q balA#yaq nam</w:t>
      </w:r>
      <w:r w:rsidR="00665208">
        <w:rPr>
          <w:rFonts w:ascii="Arial" w:hAnsi="Arial" w:cs="Arial"/>
          <w:color w:val="000000"/>
          <w:sz w:val="36"/>
          <w:szCs w:val="36"/>
          <w:lang w:bidi="hi-IN"/>
        </w:rPr>
        <w:t>O</w:t>
      </w:r>
      <w:r>
        <w:rPr>
          <w:rFonts w:ascii="Arial" w:hAnsi="Arial" w:cs="Arial"/>
          <w:color w:val="000000"/>
          <w:sz w:val="36"/>
          <w:szCs w:val="36"/>
          <w:lang w:bidi="hi-IN"/>
        </w:rPr>
        <w:t>q bala#pramathanAyaq namaqH sarva#BUtadamanAyaq nam</w:t>
      </w:r>
      <w:r w:rsidR="00665208">
        <w:rPr>
          <w:rFonts w:ascii="Arial" w:hAnsi="Arial" w:cs="Arial"/>
          <w:color w:val="000000"/>
          <w:sz w:val="36"/>
          <w:szCs w:val="36"/>
          <w:lang w:bidi="hi-IN"/>
        </w:rPr>
        <w:t>O</w:t>
      </w:r>
      <w:r>
        <w:rPr>
          <w:rFonts w:ascii="Arial" w:hAnsi="Arial" w:cs="Arial"/>
          <w:color w:val="000000"/>
          <w:sz w:val="36"/>
          <w:szCs w:val="36"/>
          <w:lang w:bidi="hi-IN"/>
        </w:rPr>
        <w:t># maqn</w:t>
      </w:r>
      <w:r w:rsidR="00665208">
        <w:rPr>
          <w:rFonts w:ascii="Arial" w:hAnsi="Arial" w:cs="Arial"/>
          <w:color w:val="000000"/>
          <w:sz w:val="36"/>
          <w:szCs w:val="36"/>
          <w:lang w:bidi="hi-IN"/>
        </w:rPr>
        <w:t>O</w:t>
      </w:r>
      <w:r>
        <w:rPr>
          <w:rFonts w:ascii="Arial" w:hAnsi="Arial" w:cs="Arial"/>
          <w:color w:val="000000"/>
          <w:sz w:val="36"/>
          <w:szCs w:val="36"/>
          <w:lang w:bidi="hi-IN"/>
        </w:rPr>
        <w:t xml:space="preserve">nma#nAyaq nama#H | </w:t>
      </w:r>
    </w:p>
    <w:p w14:paraId="6374EF4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80D829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aqG</w:t>
      </w:r>
      <w:r w:rsidR="00665208">
        <w:rPr>
          <w:rFonts w:ascii="Arial" w:hAnsi="Arial" w:cs="Arial"/>
          <w:color w:val="000000"/>
          <w:sz w:val="36"/>
          <w:szCs w:val="36"/>
          <w:lang w:bidi="hi-IN"/>
        </w:rPr>
        <w:t>O</w:t>
      </w:r>
      <w:r>
        <w:rPr>
          <w:rFonts w:ascii="Arial" w:hAnsi="Arial" w:cs="Arial"/>
          <w:color w:val="000000"/>
          <w:sz w:val="36"/>
          <w:szCs w:val="36"/>
          <w:lang w:bidi="hi-IN"/>
        </w:rPr>
        <w:t>r</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&amp;thaqG</w:t>
      </w:r>
      <w:r w:rsidR="00665208">
        <w:rPr>
          <w:rFonts w:ascii="Arial" w:hAnsi="Arial" w:cs="Arial"/>
          <w:color w:val="000000"/>
          <w:sz w:val="36"/>
          <w:szCs w:val="36"/>
          <w:lang w:bidi="hi-IN"/>
        </w:rPr>
        <w:t>O</w:t>
      </w:r>
      <w:r>
        <w:rPr>
          <w:rFonts w:ascii="Arial" w:hAnsi="Arial" w:cs="Arial"/>
          <w:color w:val="000000"/>
          <w:sz w:val="36"/>
          <w:szCs w:val="36"/>
          <w:lang w:bidi="hi-IN"/>
        </w:rPr>
        <w:t>r</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 G</w:t>
      </w:r>
      <w:r w:rsidR="00665208">
        <w:rPr>
          <w:rFonts w:ascii="Arial" w:hAnsi="Arial" w:cs="Arial"/>
          <w:color w:val="000000"/>
          <w:sz w:val="36"/>
          <w:szCs w:val="36"/>
          <w:lang w:bidi="hi-IN"/>
        </w:rPr>
        <w:t>O</w:t>
      </w:r>
      <w:r>
        <w:rPr>
          <w:rFonts w:ascii="Arial" w:hAnsi="Arial" w:cs="Arial"/>
          <w:color w:val="000000"/>
          <w:sz w:val="36"/>
          <w:szCs w:val="36"/>
          <w:lang w:bidi="hi-IN"/>
        </w:rPr>
        <w:t>raqG</w:t>
      </w:r>
      <w:r w:rsidR="00665208">
        <w:rPr>
          <w:rFonts w:ascii="Arial" w:hAnsi="Arial" w:cs="Arial"/>
          <w:color w:val="000000"/>
          <w:sz w:val="36"/>
          <w:szCs w:val="36"/>
          <w:lang w:bidi="hi-IN"/>
        </w:rPr>
        <w:t>O</w:t>
      </w:r>
      <w:r>
        <w:rPr>
          <w:rFonts w:ascii="Arial" w:hAnsi="Arial" w:cs="Arial"/>
          <w:color w:val="000000"/>
          <w:sz w:val="36"/>
          <w:szCs w:val="36"/>
          <w:lang w:bidi="hi-IN"/>
        </w:rPr>
        <w:t>ra#tar</w:t>
      </w:r>
      <w:r w:rsidR="00665208">
        <w:rPr>
          <w:rFonts w:ascii="Arial" w:hAnsi="Arial" w:cs="Arial"/>
          <w:color w:val="000000"/>
          <w:sz w:val="36"/>
          <w:szCs w:val="36"/>
          <w:lang w:bidi="hi-IN"/>
        </w:rPr>
        <w:t>E</w:t>
      </w:r>
      <w:r>
        <w:rPr>
          <w:rFonts w:ascii="Arial" w:hAnsi="Arial" w:cs="Arial"/>
          <w:color w:val="000000"/>
          <w:sz w:val="36"/>
          <w:szCs w:val="36"/>
          <w:lang w:bidi="hi-IN"/>
        </w:rPr>
        <w:t xml:space="preserve">ByaH | </w:t>
      </w:r>
    </w:p>
    <w:p w14:paraId="5956B87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sarv</w:t>
      </w:r>
      <w:r w:rsidR="00665208">
        <w:rPr>
          <w:rFonts w:ascii="Arial" w:hAnsi="Arial" w:cs="Arial"/>
          <w:color w:val="000000"/>
          <w:sz w:val="36"/>
          <w:szCs w:val="36"/>
          <w:lang w:bidi="hi-IN"/>
        </w:rPr>
        <w:t>E</w:t>
      </w:r>
      <w:r>
        <w:rPr>
          <w:rFonts w:ascii="Arial" w:hAnsi="Arial" w:cs="Arial"/>
          <w:color w:val="000000"/>
          <w:sz w:val="36"/>
          <w:szCs w:val="36"/>
          <w:lang w:bidi="hi-IN"/>
        </w:rPr>
        <w:t>$ByaH sarvaqSarv</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 nama#st</w:t>
      </w:r>
      <w:r w:rsidR="00665208">
        <w:rPr>
          <w:rFonts w:ascii="Arial" w:hAnsi="Arial" w:cs="Arial"/>
          <w:color w:val="000000"/>
          <w:sz w:val="36"/>
          <w:szCs w:val="36"/>
          <w:lang w:bidi="hi-IN"/>
        </w:rPr>
        <w:t>E</w:t>
      </w:r>
      <w:r>
        <w:rPr>
          <w:rFonts w:ascii="Arial" w:hAnsi="Arial" w:cs="Arial"/>
          <w:color w:val="000000"/>
          <w:sz w:val="36"/>
          <w:szCs w:val="36"/>
          <w:lang w:bidi="hi-IN"/>
        </w:rPr>
        <w:t xml:space="preserve"> astu ruqdrarU#p</w:t>
      </w:r>
      <w:r w:rsidR="00665208">
        <w:rPr>
          <w:rFonts w:ascii="Arial" w:hAnsi="Arial" w:cs="Arial"/>
          <w:color w:val="000000"/>
          <w:sz w:val="36"/>
          <w:szCs w:val="36"/>
          <w:lang w:bidi="hi-IN"/>
        </w:rPr>
        <w:t>E</w:t>
      </w:r>
      <w:r>
        <w:rPr>
          <w:rFonts w:ascii="Arial" w:hAnsi="Arial" w:cs="Arial"/>
          <w:color w:val="000000"/>
          <w:sz w:val="36"/>
          <w:szCs w:val="36"/>
          <w:lang w:bidi="hi-IN"/>
        </w:rPr>
        <w:t xml:space="preserve">ByaH || </w:t>
      </w:r>
    </w:p>
    <w:p w14:paraId="6EF055A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5128AA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tatpuru#ShAya viqdmah</w:t>
      </w:r>
      <w:r w:rsidR="00665208">
        <w:rPr>
          <w:rFonts w:ascii="Arial" w:hAnsi="Arial" w:cs="Arial"/>
          <w:color w:val="000000"/>
          <w:sz w:val="36"/>
          <w:szCs w:val="36"/>
          <w:lang w:bidi="hi-IN"/>
        </w:rPr>
        <w:t>E</w:t>
      </w:r>
      <w:r>
        <w:rPr>
          <w:rFonts w:ascii="Arial" w:hAnsi="Arial" w:cs="Arial"/>
          <w:color w:val="000000"/>
          <w:sz w:val="36"/>
          <w:szCs w:val="36"/>
          <w:lang w:bidi="hi-IN"/>
        </w:rPr>
        <w:t># mahAd</w:t>
      </w:r>
      <w:r w:rsidR="00665208">
        <w:rPr>
          <w:rFonts w:ascii="Arial" w:hAnsi="Arial" w:cs="Arial"/>
          <w:color w:val="000000"/>
          <w:sz w:val="36"/>
          <w:szCs w:val="36"/>
          <w:lang w:bidi="hi-IN"/>
        </w:rPr>
        <w:t>E</w:t>
      </w:r>
      <w:r>
        <w:rPr>
          <w:rFonts w:ascii="Arial" w:hAnsi="Arial" w:cs="Arial"/>
          <w:color w:val="000000"/>
          <w:sz w:val="36"/>
          <w:szCs w:val="36"/>
          <w:lang w:bidi="hi-IN"/>
        </w:rPr>
        <w:t>qvAya# dhImahi | tann</w:t>
      </w:r>
      <w:r w:rsidR="00665208">
        <w:rPr>
          <w:rFonts w:ascii="Arial" w:hAnsi="Arial" w:cs="Arial"/>
          <w:color w:val="000000"/>
          <w:sz w:val="36"/>
          <w:szCs w:val="36"/>
          <w:lang w:bidi="hi-IN"/>
        </w:rPr>
        <w:t>O</w:t>
      </w:r>
      <w:r>
        <w:rPr>
          <w:rFonts w:ascii="Arial" w:hAnsi="Arial" w:cs="Arial"/>
          <w:color w:val="000000"/>
          <w:sz w:val="36"/>
          <w:szCs w:val="36"/>
          <w:lang w:bidi="hi-IN"/>
        </w:rPr>
        <w:t># rudraH prac</w:t>
      </w:r>
      <w:r w:rsidR="00665208">
        <w:rPr>
          <w:rFonts w:ascii="Arial" w:hAnsi="Arial" w:cs="Arial"/>
          <w:color w:val="000000"/>
          <w:sz w:val="36"/>
          <w:szCs w:val="36"/>
          <w:lang w:bidi="hi-IN"/>
        </w:rPr>
        <w:t>O</w:t>
      </w:r>
      <w:r>
        <w:rPr>
          <w:rFonts w:ascii="Arial" w:hAnsi="Arial" w:cs="Arial"/>
          <w:color w:val="000000"/>
          <w:sz w:val="36"/>
          <w:szCs w:val="36"/>
          <w:lang w:bidi="hi-IN"/>
        </w:rPr>
        <w:t xml:space="preserve">qdayA$t || </w:t>
      </w:r>
    </w:p>
    <w:p w14:paraId="035E48A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3158DD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ISAnaH sarva#vidyAqnAq-mISvaraH sarva#BUtAqnAqM </w:t>
      </w:r>
    </w:p>
    <w:p w14:paraId="7CEFA89A" w14:textId="5529E75D"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brahmAdhi#&amp;patiq rbrahmaqN</w:t>
      </w:r>
      <w:r w:rsidR="00665208">
        <w:rPr>
          <w:rFonts w:ascii="Arial" w:hAnsi="Arial" w:cs="Arial"/>
          <w:color w:val="000000"/>
          <w:sz w:val="36"/>
          <w:szCs w:val="36"/>
          <w:lang w:bidi="hi-IN"/>
        </w:rPr>
        <w:t>O</w:t>
      </w:r>
      <w:r>
        <w:rPr>
          <w:rFonts w:ascii="Arial" w:hAnsi="Arial" w:cs="Arial"/>
          <w:color w:val="000000"/>
          <w:sz w:val="36"/>
          <w:szCs w:val="36"/>
          <w:lang w:bidi="hi-IN"/>
        </w:rPr>
        <w:t>&amp;dhi#patiq rbrahmA# Siqv</w:t>
      </w:r>
      <w:r w:rsidR="00665208">
        <w:rPr>
          <w:rFonts w:ascii="Arial" w:hAnsi="Arial" w:cs="Arial"/>
          <w:color w:val="000000"/>
          <w:sz w:val="36"/>
          <w:szCs w:val="36"/>
          <w:lang w:bidi="hi-IN"/>
        </w:rPr>
        <w:t>O</w:t>
      </w:r>
      <w:r>
        <w:rPr>
          <w:rFonts w:ascii="Arial" w:hAnsi="Arial" w:cs="Arial"/>
          <w:color w:val="000000"/>
          <w:sz w:val="36"/>
          <w:szCs w:val="36"/>
          <w:lang w:bidi="hi-IN"/>
        </w:rPr>
        <w:t xml:space="preserve"> m</w:t>
      </w:r>
      <w:r w:rsidR="00665208">
        <w:rPr>
          <w:rFonts w:ascii="Arial" w:hAnsi="Arial" w:cs="Arial"/>
          <w:color w:val="000000"/>
          <w:sz w:val="36"/>
          <w:szCs w:val="36"/>
          <w:lang w:bidi="hi-IN"/>
        </w:rPr>
        <w:t>E</w:t>
      </w:r>
      <w:r>
        <w:rPr>
          <w:rFonts w:ascii="Arial" w:hAnsi="Arial" w:cs="Arial"/>
          <w:color w:val="000000"/>
          <w:sz w:val="36"/>
          <w:szCs w:val="36"/>
          <w:lang w:bidi="hi-IN"/>
        </w:rPr>
        <w:t># astu sadASiqv</w:t>
      </w:r>
      <w:r w:rsidR="00842E57">
        <w:rPr>
          <w:rFonts w:ascii="Arial" w:hAnsi="Arial" w:cs="Arial"/>
          <w:color w:val="000000"/>
          <w:sz w:val="36"/>
          <w:szCs w:val="36"/>
          <w:lang w:bidi="hi-IN"/>
        </w:rPr>
        <w:t>OM</w:t>
      </w:r>
      <w:r>
        <w:rPr>
          <w:rFonts w:ascii="Arial" w:hAnsi="Arial" w:cs="Arial"/>
          <w:color w:val="000000"/>
          <w:sz w:val="36"/>
          <w:szCs w:val="36"/>
          <w:lang w:bidi="hi-IN"/>
        </w:rPr>
        <w:t xml:space="preserve"> || </w:t>
      </w:r>
    </w:p>
    <w:p w14:paraId="112415E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06A1A3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 xml:space="preserve"> hiraNyabAhav</w:t>
      </w:r>
      <w:r w:rsidR="00665208">
        <w:rPr>
          <w:rFonts w:ascii="Arial" w:hAnsi="Arial" w:cs="Arial"/>
          <w:color w:val="000000"/>
          <w:sz w:val="36"/>
          <w:szCs w:val="36"/>
          <w:lang w:bidi="hi-IN"/>
        </w:rPr>
        <w:t>E</w:t>
      </w:r>
      <w:r>
        <w:rPr>
          <w:rFonts w:ascii="Arial" w:hAnsi="Arial" w:cs="Arial"/>
          <w:color w:val="000000"/>
          <w:sz w:val="36"/>
          <w:szCs w:val="36"/>
          <w:lang w:bidi="hi-IN"/>
        </w:rPr>
        <w:t xml:space="preserve"> hiraNyavarNAya hiraNyarUpAya hiraNyapatay</w:t>
      </w:r>
      <w:r w:rsidR="00665208">
        <w:rPr>
          <w:rFonts w:ascii="Arial" w:hAnsi="Arial" w:cs="Arial"/>
          <w:color w:val="000000"/>
          <w:sz w:val="36"/>
          <w:szCs w:val="36"/>
          <w:lang w:bidi="hi-IN"/>
        </w:rPr>
        <w:t>E</w:t>
      </w:r>
      <w:r>
        <w:rPr>
          <w:rFonts w:ascii="Arial" w:hAnsi="Arial" w:cs="Arial"/>
          <w:color w:val="000000"/>
          <w:sz w:val="36"/>
          <w:szCs w:val="36"/>
          <w:lang w:bidi="hi-IN"/>
        </w:rPr>
        <w:t xml:space="preserve"> &amp;biMkApataya umApatay</w:t>
      </w:r>
      <w:r w:rsidR="00665208">
        <w:rPr>
          <w:rFonts w:ascii="Arial" w:hAnsi="Arial" w:cs="Arial"/>
          <w:color w:val="000000"/>
          <w:sz w:val="36"/>
          <w:szCs w:val="36"/>
          <w:lang w:bidi="hi-IN"/>
        </w:rPr>
        <w:t>E</w:t>
      </w:r>
      <w:r>
        <w:rPr>
          <w:rFonts w:ascii="Arial" w:hAnsi="Arial" w:cs="Arial"/>
          <w:color w:val="000000"/>
          <w:sz w:val="36"/>
          <w:szCs w:val="36"/>
          <w:lang w:bidi="hi-IN"/>
        </w:rPr>
        <w:t xml:space="preserve"> paSupatay</w:t>
      </w:r>
      <w:r w:rsidR="00665208">
        <w:rPr>
          <w:rFonts w:ascii="Arial" w:hAnsi="Arial" w:cs="Arial"/>
          <w:color w:val="000000"/>
          <w:sz w:val="36"/>
          <w:szCs w:val="36"/>
          <w:lang w:bidi="hi-IN"/>
        </w:rPr>
        <w:t>E</w:t>
      </w:r>
      <w:r>
        <w:rPr>
          <w:rFonts w:ascii="Arial" w:hAnsi="Arial" w:cs="Arial"/>
          <w:color w:val="000000"/>
          <w:sz w:val="36"/>
          <w:szCs w:val="36"/>
          <w:lang w:bidi="hi-IN"/>
        </w:rPr>
        <w:t># nam</w:t>
      </w:r>
      <w:r w:rsidR="00665208">
        <w:rPr>
          <w:rFonts w:ascii="Arial" w:hAnsi="Arial" w:cs="Arial"/>
          <w:color w:val="000000"/>
          <w:sz w:val="36"/>
          <w:szCs w:val="36"/>
          <w:lang w:bidi="hi-IN"/>
        </w:rPr>
        <w:t>O</w:t>
      </w:r>
      <w:r>
        <w:rPr>
          <w:rFonts w:ascii="Arial" w:hAnsi="Arial" w:cs="Arial"/>
          <w:color w:val="000000"/>
          <w:sz w:val="36"/>
          <w:szCs w:val="36"/>
          <w:lang w:bidi="hi-IN"/>
        </w:rPr>
        <w:t xml:space="preserve">q nama#H || </w:t>
      </w:r>
    </w:p>
    <w:p w14:paraId="717C5FC8" w14:textId="77777777" w:rsidR="0020424F" w:rsidRDefault="0020424F" w:rsidP="00D91D60">
      <w:pPr>
        <w:autoSpaceDE w:val="0"/>
        <w:autoSpaceDN w:val="0"/>
        <w:adjustRightInd w:val="0"/>
        <w:spacing w:after="0" w:line="240" w:lineRule="auto"/>
        <w:rPr>
          <w:rFonts w:ascii="Arial" w:hAnsi="Arial" w:cs="Arial"/>
          <w:color w:val="000000"/>
          <w:sz w:val="36"/>
          <w:szCs w:val="36"/>
          <w:lang w:bidi="hi-IN"/>
        </w:rPr>
      </w:pPr>
    </w:p>
    <w:p w14:paraId="4B737783" w14:textId="77777777" w:rsidR="00D91D60" w:rsidRPr="006857C4" w:rsidRDefault="00D91D60" w:rsidP="00D91D60">
      <w:pPr>
        <w:autoSpaceDE w:val="0"/>
        <w:autoSpaceDN w:val="0"/>
        <w:adjustRightInd w:val="0"/>
        <w:spacing w:after="0" w:line="240" w:lineRule="auto"/>
        <w:rPr>
          <w:rFonts w:ascii="Arial" w:hAnsi="Arial" w:cs="Arial"/>
          <w:b/>
          <w:bCs/>
          <w:color w:val="000000"/>
          <w:sz w:val="36"/>
          <w:szCs w:val="36"/>
          <w:lang w:bidi="hi-IN"/>
        </w:rPr>
      </w:pPr>
      <w:r w:rsidRPr="006857C4">
        <w:rPr>
          <w:rFonts w:ascii="Arial" w:hAnsi="Arial" w:cs="Arial"/>
          <w:b/>
          <w:bCs/>
          <w:color w:val="000000"/>
          <w:sz w:val="36"/>
          <w:szCs w:val="36"/>
          <w:lang w:bidi="hi-IN"/>
        </w:rPr>
        <w:t>19.1.1</w:t>
      </w:r>
      <w:r w:rsidRPr="006857C4">
        <w:rPr>
          <w:rFonts w:ascii="Arial" w:hAnsi="Arial" w:cs="Arial"/>
          <w:b/>
          <w:bCs/>
          <w:color w:val="000000"/>
          <w:sz w:val="36"/>
          <w:szCs w:val="36"/>
          <w:lang w:bidi="hi-IN"/>
        </w:rPr>
        <w:tab/>
      </w:r>
      <w:r w:rsidRPr="006857C4">
        <w:rPr>
          <w:rFonts w:ascii="Arial" w:hAnsi="Arial" w:cs="Arial"/>
          <w:b/>
          <w:bCs/>
          <w:color w:val="000000"/>
          <w:sz w:val="36"/>
          <w:szCs w:val="36"/>
          <w:lang w:bidi="hi-IN"/>
        </w:rPr>
        <w:tab/>
        <w:t xml:space="preserve">rudra </w:t>
      </w:r>
      <w:r w:rsidR="00665208" w:rsidRPr="006857C4">
        <w:rPr>
          <w:rFonts w:ascii="Arial" w:hAnsi="Arial" w:cs="Arial"/>
          <w:b/>
          <w:bCs/>
          <w:color w:val="000000"/>
          <w:sz w:val="36"/>
          <w:szCs w:val="36"/>
          <w:lang w:bidi="hi-IN"/>
        </w:rPr>
        <w:t>E</w:t>
      </w:r>
      <w:r w:rsidRPr="006857C4">
        <w:rPr>
          <w:rFonts w:ascii="Arial" w:hAnsi="Arial" w:cs="Arial"/>
          <w:b/>
          <w:bCs/>
          <w:color w:val="000000"/>
          <w:sz w:val="36"/>
          <w:szCs w:val="36"/>
          <w:lang w:bidi="hi-IN"/>
        </w:rPr>
        <w:t>kadASini / mahA rudraM</w:t>
      </w:r>
    </w:p>
    <w:p w14:paraId="1F5D8247" w14:textId="77777777" w:rsidR="006857C4" w:rsidRDefault="006857C4" w:rsidP="00D91D60">
      <w:pPr>
        <w:autoSpaceDE w:val="0"/>
        <w:autoSpaceDN w:val="0"/>
        <w:adjustRightInd w:val="0"/>
        <w:spacing w:after="0" w:line="240" w:lineRule="auto"/>
        <w:rPr>
          <w:rFonts w:ascii="Arial" w:hAnsi="Arial" w:cs="Arial"/>
          <w:color w:val="000000"/>
          <w:sz w:val="36"/>
          <w:szCs w:val="36"/>
          <w:lang w:bidi="hi-IN"/>
        </w:rPr>
      </w:pPr>
    </w:p>
    <w:p w14:paraId="27BCC02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namaqH prAcyai# diqS</w:t>
      </w:r>
      <w:r w:rsidR="00665208">
        <w:rPr>
          <w:rFonts w:ascii="Arial" w:hAnsi="Arial" w:cs="Arial"/>
          <w:color w:val="000000"/>
          <w:sz w:val="36"/>
          <w:szCs w:val="36"/>
          <w:lang w:bidi="hi-IN"/>
        </w:rPr>
        <w:t>E</w:t>
      </w:r>
      <w:r>
        <w:rPr>
          <w:rFonts w:ascii="Arial" w:hAnsi="Arial" w:cs="Arial"/>
          <w:color w:val="000000"/>
          <w:sz w:val="36"/>
          <w:szCs w:val="36"/>
          <w:lang w:bidi="hi-IN"/>
        </w:rPr>
        <w:t>yASca# d</w:t>
      </w:r>
      <w:r w:rsidR="00665208">
        <w:rPr>
          <w:rFonts w:ascii="Arial" w:hAnsi="Arial" w:cs="Arial"/>
          <w:color w:val="000000"/>
          <w:sz w:val="36"/>
          <w:szCs w:val="36"/>
          <w:lang w:bidi="hi-IN"/>
        </w:rPr>
        <w:t>E</w:t>
      </w:r>
      <w:r>
        <w:rPr>
          <w:rFonts w:ascii="Arial" w:hAnsi="Arial" w:cs="Arial"/>
          <w:color w:val="000000"/>
          <w:sz w:val="36"/>
          <w:szCs w:val="36"/>
          <w:lang w:bidi="hi-IN"/>
        </w:rPr>
        <w:t xml:space="preserve">qvatA# </w:t>
      </w:r>
      <w:r w:rsidR="00665208">
        <w:rPr>
          <w:rFonts w:ascii="Arial" w:hAnsi="Arial" w:cs="Arial"/>
          <w:color w:val="000000"/>
          <w:sz w:val="36"/>
          <w:szCs w:val="36"/>
          <w:lang w:bidi="hi-IN"/>
        </w:rPr>
        <w:t>E</w:t>
      </w:r>
      <w:r>
        <w:rPr>
          <w:rFonts w:ascii="Arial" w:hAnsi="Arial" w:cs="Arial"/>
          <w:color w:val="000000"/>
          <w:sz w:val="36"/>
          <w:szCs w:val="36"/>
          <w:lang w:bidi="hi-IN"/>
        </w:rPr>
        <w:t>qtasyAqM prati#vasanty</w:t>
      </w:r>
      <w:r w:rsidR="00665208">
        <w:rPr>
          <w:rFonts w:ascii="Arial" w:hAnsi="Arial" w:cs="Arial"/>
          <w:color w:val="000000"/>
          <w:sz w:val="36"/>
          <w:szCs w:val="36"/>
          <w:lang w:bidi="hi-IN"/>
        </w:rPr>
        <w:t>E</w:t>
      </w:r>
      <w:r>
        <w:rPr>
          <w:rFonts w:ascii="Arial" w:hAnsi="Arial" w:cs="Arial"/>
          <w:color w:val="000000"/>
          <w:sz w:val="36"/>
          <w:szCs w:val="36"/>
          <w:lang w:bidi="hi-IN"/>
        </w:rPr>
        <w:t>q tABya#Scaq nam</w:t>
      </w:r>
      <w:r w:rsidR="00665208">
        <w:rPr>
          <w:rFonts w:ascii="Arial" w:hAnsi="Arial" w:cs="Arial"/>
          <w:color w:val="000000"/>
          <w:sz w:val="36"/>
          <w:szCs w:val="36"/>
          <w:lang w:bidi="hi-IN"/>
        </w:rPr>
        <w:t>O</w:t>
      </w:r>
      <w:r>
        <w:rPr>
          <w:rFonts w:ascii="Arial" w:hAnsi="Arial" w:cs="Arial"/>
          <w:color w:val="000000"/>
          <w:sz w:val="36"/>
          <w:szCs w:val="36"/>
          <w:lang w:bidi="hi-IN"/>
        </w:rPr>
        <w:t xml:space="preserve">q, </w:t>
      </w:r>
    </w:p>
    <w:p w14:paraId="0F251AD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 xml:space="preserve"> dakShi#NAyai diqS</w:t>
      </w:r>
      <w:r w:rsidR="00665208">
        <w:rPr>
          <w:rFonts w:ascii="Arial" w:hAnsi="Arial" w:cs="Arial"/>
          <w:color w:val="000000"/>
          <w:sz w:val="36"/>
          <w:szCs w:val="36"/>
          <w:lang w:bidi="hi-IN"/>
        </w:rPr>
        <w:t>E</w:t>
      </w:r>
      <w:r>
        <w:rPr>
          <w:rFonts w:ascii="Arial" w:hAnsi="Arial" w:cs="Arial"/>
          <w:color w:val="000000"/>
          <w:sz w:val="36"/>
          <w:szCs w:val="36"/>
          <w:lang w:bidi="hi-IN"/>
        </w:rPr>
        <w:t>yASca# d</w:t>
      </w:r>
      <w:r w:rsidR="00665208">
        <w:rPr>
          <w:rFonts w:ascii="Arial" w:hAnsi="Arial" w:cs="Arial"/>
          <w:color w:val="000000"/>
          <w:sz w:val="36"/>
          <w:szCs w:val="36"/>
          <w:lang w:bidi="hi-IN"/>
        </w:rPr>
        <w:t>E</w:t>
      </w:r>
      <w:r>
        <w:rPr>
          <w:rFonts w:ascii="Arial" w:hAnsi="Arial" w:cs="Arial"/>
          <w:color w:val="000000"/>
          <w:sz w:val="36"/>
          <w:szCs w:val="36"/>
          <w:lang w:bidi="hi-IN"/>
        </w:rPr>
        <w:t xml:space="preserve">qvatA# </w:t>
      </w:r>
      <w:r w:rsidR="00665208">
        <w:rPr>
          <w:rFonts w:ascii="Arial" w:hAnsi="Arial" w:cs="Arial"/>
          <w:color w:val="000000"/>
          <w:sz w:val="36"/>
          <w:szCs w:val="36"/>
          <w:lang w:bidi="hi-IN"/>
        </w:rPr>
        <w:t>E</w:t>
      </w:r>
      <w:r>
        <w:rPr>
          <w:rFonts w:ascii="Arial" w:hAnsi="Arial" w:cs="Arial"/>
          <w:color w:val="000000"/>
          <w:sz w:val="36"/>
          <w:szCs w:val="36"/>
          <w:lang w:bidi="hi-IN"/>
        </w:rPr>
        <w:t>qtasyAqM prati#vasanty</w:t>
      </w:r>
      <w:r w:rsidR="00665208">
        <w:rPr>
          <w:rFonts w:ascii="Arial" w:hAnsi="Arial" w:cs="Arial"/>
          <w:color w:val="000000"/>
          <w:sz w:val="36"/>
          <w:szCs w:val="36"/>
          <w:lang w:bidi="hi-IN"/>
        </w:rPr>
        <w:t>E</w:t>
      </w:r>
      <w:r>
        <w:rPr>
          <w:rFonts w:ascii="Arial" w:hAnsi="Arial" w:cs="Arial"/>
          <w:color w:val="000000"/>
          <w:sz w:val="36"/>
          <w:szCs w:val="36"/>
          <w:lang w:bidi="hi-IN"/>
        </w:rPr>
        <w:t>q tABya#Scaq nam</w:t>
      </w:r>
      <w:r w:rsidR="00665208">
        <w:rPr>
          <w:rFonts w:ascii="Arial" w:hAnsi="Arial" w:cs="Arial"/>
          <w:color w:val="000000"/>
          <w:sz w:val="36"/>
          <w:szCs w:val="36"/>
          <w:lang w:bidi="hi-IN"/>
        </w:rPr>
        <w:t>O</w:t>
      </w:r>
      <w:r>
        <w:rPr>
          <w:rFonts w:ascii="Arial" w:hAnsi="Arial" w:cs="Arial"/>
          <w:color w:val="000000"/>
          <w:sz w:val="36"/>
          <w:szCs w:val="36"/>
          <w:lang w:bidi="hi-IN"/>
        </w:rPr>
        <w:t xml:space="preserve">q, </w:t>
      </w:r>
    </w:p>
    <w:p w14:paraId="1D82C50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namaqH pratI$cyai diqS</w:t>
      </w:r>
      <w:r w:rsidR="00665208">
        <w:rPr>
          <w:rFonts w:ascii="Arial" w:hAnsi="Arial" w:cs="Arial"/>
          <w:color w:val="000000"/>
          <w:sz w:val="36"/>
          <w:szCs w:val="36"/>
          <w:lang w:bidi="hi-IN"/>
        </w:rPr>
        <w:t>E</w:t>
      </w:r>
      <w:r>
        <w:rPr>
          <w:rFonts w:ascii="Arial" w:hAnsi="Arial" w:cs="Arial"/>
          <w:color w:val="000000"/>
          <w:sz w:val="36"/>
          <w:szCs w:val="36"/>
          <w:lang w:bidi="hi-IN"/>
        </w:rPr>
        <w:t>yASca# d</w:t>
      </w:r>
      <w:r w:rsidR="00665208">
        <w:rPr>
          <w:rFonts w:ascii="Arial" w:hAnsi="Arial" w:cs="Arial"/>
          <w:color w:val="000000"/>
          <w:sz w:val="36"/>
          <w:szCs w:val="36"/>
          <w:lang w:bidi="hi-IN"/>
        </w:rPr>
        <w:t>E</w:t>
      </w:r>
      <w:r>
        <w:rPr>
          <w:rFonts w:ascii="Arial" w:hAnsi="Arial" w:cs="Arial"/>
          <w:color w:val="000000"/>
          <w:sz w:val="36"/>
          <w:szCs w:val="36"/>
          <w:lang w:bidi="hi-IN"/>
        </w:rPr>
        <w:t xml:space="preserve">qvatA# </w:t>
      </w:r>
      <w:r w:rsidR="00665208">
        <w:rPr>
          <w:rFonts w:ascii="Arial" w:hAnsi="Arial" w:cs="Arial"/>
          <w:color w:val="000000"/>
          <w:sz w:val="36"/>
          <w:szCs w:val="36"/>
          <w:lang w:bidi="hi-IN"/>
        </w:rPr>
        <w:t>E</w:t>
      </w:r>
      <w:r>
        <w:rPr>
          <w:rFonts w:ascii="Arial" w:hAnsi="Arial" w:cs="Arial"/>
          <w:color w:val="000000"/>
          <w:sz w:val="36"/>
          <w:szCs w:val="36"/>
          <w:lang w:bidi="hi-IN"/>
        </w:rPr>
        <w:t>qtasyAqM prati#vasanty</w:t>
      </w:r>
      <w:r w:rsidR="00665208">
        <w:rPr>
          <w:rFonts w:ascii="Arial" w:hAnsi="Arial" w:cs="Arial"/>
          <w:color w:val="000000"/>
          <w:sz w:val="36"/>
          <w:szCs w:val="36"/>
          <w:lang w:bidi="hi-IN"/>
        </w:rPr>
        <w:t>E</w:t>
      </w:r>
      <w:r>
        <w:rPr>
          <w:rFonts w:ascii="Arial" w:hAnsi="Arial" w:cs="Arial"/>
          <w:color w:val="000000"/>
          <w:sz w:val="36"/>
          <w:szCs w:val="36"/>
          <w:lang w:bidi="hi-IN"/>
        </w:rPr>
        <w:t>q tABya#Scaq nam</w:t>
      </w:r>
      <w:r w:rsidR="00665208">
        <w:rPr>
          <w:rFonts w:ascii="Arial" w:hAnsi="Arial" w:cs="Arial"/>
          <w:color w:val="000000"/>
          <w:sz w:val="36"/>
          <w:szCs w:val="36"/>
          <w:lang w:bidi="hi-IN"/>
        </w:rPr>
        <w:t>O</w:t>
      </w:r>
      <w:r>
        <w:rPr>
          <w:rFonts w:ascii="Arial" w:hAnsi="Arial" w:cs="Arial"/>
          <w:color w:val="000000"/>
          <w:sz w:val="36"/>
          <w:szCs w:val="36"/>
          <w:lang w:bidi="hi-IN"/>
        </w:rPr>
        <w:t>,</w:t>
      </w:r>
    </w:p>
    <w:p w14:paraId="3CCD761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namaq udI$cyai diqS</w:t>
      </w:r>
      <w:r w:rsidR="00665208">
        <w:rPr>
          <w:rFonts w:ascii="Arial" w:hAnsi="Arial" w:cs="Arial"/>
          <w:color w:val="000000"/>
          <w:sz w:val="36"/>
          <w:szCs w:val="36"/>
          <w:lang w:bidi="hi-IN"/>
        </w:rPr>
        <w:t>E</w:t>
      </w:r>
      <w:r>
        <w:rPr>
          <w:rFonts w:ascii="Arial" w:hAnsi="Arial" w:cs="Arial"/>
          <w:color w:val="000000"/>
          <w:sz w:val="36"/>
          <w:szCs w:val="36"/>
          <w:lang w:bidi="hi-IN"/>
        </w:rPr>
        <w:t>yASca# d</w:t>
      </w:r>
      <w:r w:rsidR="00665208">
        <w:rPr>
          <w:rFonts w:ascii="Arial" w:hAnsi="Arial" w:cs="Arial"/>
          <w:color w:val="000000"/>
          <w:sz w:val="36"/>
          <w:szCs w:val="36"/>
          <w:lang w:bidi="hi-IN"/>
        </w:rPr>
        <w:t>E</w:t>
      </w:r>
      <w:r>
        <w:rPr>
          <w:rFonts w:ascii="Arial" w:hAnsi="Arial" w:cs="Arial"/>
          <w:color w:val="000000"/>
          <w:sz w:val="36"/>
          <w:szCs w:val="36"/>
          <w:lang w:bidi="hi-IN"/>
        </w:rPr>
        <w:t xml:space="preserve">qvatA# </w:t>
      </w:r>
      <w:r w:rsidR="00665208">
        <w:rPr>
          <w:rFonts w:ascii="Arial" w:hAnsi="Arial" w:cs="Arial"/>
          <w:color w:val="000000"/>
          <w:sz w:val="36"/>
          <w:szCs w:val="36"/>
          <w:lang w:bidi="hi-IN"/>
        </w:rPr>
        <w:t>E</w:t>
      </w:r>
      <w:r>
        <w:rPr>
          <w:rFonts w:ascii="Arial" w:hAnsi="Arial" w:cs="Arial"/>
          <w:color w:val="000000"/>
          <w:sz w:val="36"/>
          <w:szCs w:val="36"/>
          <w:lang w:bidi="hi-IN"/>
        </w:rPr>
        <w:t>qtasyAqM prati#vasanty</w:t>
      </w:r>
      <w:r w:rsidR="00665208">
        <w:rPr>
          <w:rFonts w:ascii="Arial" w:hAnsi="Arial" w:cs="Arial"/>
          <w:color w:val="000000"/>
          <w:sz w:val="36"/>
          <w:szCs w:val="36"/>
          <w:lang w:bidi="hi-IN"/>
        </w:rPr>
        <w:t>E</w:t>
      </w:r>
      <w:r>
        <w:rPr>
          <w:rFonts w:ascii="Arial" w:hAnsi="Arial" w:cs="Arial"/>
          <w:color w:val="000000"/>
          <w:sz w:val="36"/>
          <w:szCs w:val="36"/>
          <w:lang w:bidi="hi-IN"/>
        </w:rPr>
        <w:t>q tABya#Scaq nam</w:t>
      </w:r>
      <w:r w:rsidR="00665208">
        <w:rPr>
          <w:rFonts w:ascii="Arial" w:hAnsi="Arial" w:cs="Arial"/>
          <w:color w:val="000000"/>
          <w:sz w:val="36"/>
          <w:szCs w:val="36"/>
          <w:lang w:bidi="hi-IN"/>
        </w:rPr>
        <w:t>O</w:t>
      </w:r>
      <w:r>
        <w:rPr>
          <w:rFonts w:ascii="Arial" w:hAnsi="Arial" w:cs="Arial"/>
          <w:color w:val="000000"/>
          <w:sz w:val="36"/>
          <w:szCs w:val="36"/>
          <w:lang w:bidi="hi-IN"/>
        </w:rPr>
        <w:t xml:space="preserve">, </w:t>
      </w:r>
    </w:p>
    <w:p w14:paraId="3138DE7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nama# Uqd^^rdhvAyai# diqS</w:t>
      </w:r>
      <w:r w:rsidR="00665208">
        <w:rPr>
          <w:rFonts w:ascii="Arial" w:hAnsi="Arial" w:cs="Arial"/>
          <w:color w:val="000000"/>
          <w:sz w:val="36"/>
          <w:szCs w:val="36"/>
          <w:lang w:bidi="hi-IN"/>
        </w:rPr>
        <w:t>E</w:t>
      </w:r>
      <w:r>
        <w:rPr>
          <w:rFonts w:ascii="Arial" w:hAnsi="Arial" w:cs="Arial"/>
          <w:color w:val="000000"/>
          <w:sz w:val="36"/>
          <w:szCs w:val="36"/>
          <w:lang w:bidi="hi-IN"/>
        </w:rPr>
        <w:t>yASca# d</w:t>
      </w:r>
      <w:r w:rsidR="00665208">
        <w:rPr>
          <w:rFonts w:ascii="Arial" w:hAnsi="Arial" w:cs="Arial"/>
          <w:color w:val="000000"/>
          <w:sz w:val="36"/>
          <w:szCs w:val="36"/>
          <w:lang w:bidi="hi-IN"/>
        </w:rPr>
        <w:t>E</w:t>
      </w:r>
      <w:r>
        <w:rPr>
          <w:rFonts w:ascii="Arial" w:hAnsi="Arial" w:cs="Arial"/>
          <w:color w:val="000000"/>
          <w:sz w:val="36"/>
          <w:szCs w:val="36"/>
          <w:lang w:bidi="hi-IN"/>
        </w:rPr>
        <w:t xml:space="preserve">qvatA# </w:t>
      </w:r>
      <w:r w:rsidR="00665208">
        <w:rPr>
          <w:rFonts w:ascii="Arial" w:hAnsi="Arial" w:cs="Arial"/>
          <w:color w:val="000000"/>
          <w:sz w:val="36"/>
          <w:szCs w:val="36"/>
          <w:lang w:bidi="hi-IN"/>
        </w:rPr>
        <w:t>E</w:t>
      </w:r>
      <w:r>
        <w:rPr>
          <w:rFonts w:ascii="Arial" w:hAnsi="Arial" w:cs="Arial"/>
          <w:color w:val="000000"/>
          <w:sz w:val="36"/>
          <w:szCs w:val="36"/>
          <w:lang w:bidi="hi-IN"/>
        </w:rPr>
        <w:t>qtasyAqM prati#vasanty</w:t>
      </w:r>
      <w:r w:rsidR="00665208">
        <w:rPr>
          <w:rFonts w:ascii="Arial" w:hAnsi="Arial" w:cs="Arial"/>
          <w:color w:val="000000"/>
          <w:sz w:val="36"/>
          <w:szCs w:val="36"/>
          <w:lang w:bidi="hi-IN"/>
        </w:rPr>
        <w:t>E</w:t>
      </w:r>
      <w:r>
        <w:rPr>
          <w:rFonts w:ascii="Arial" w:hAnsi="Arial" w:cs="Arial"/>
          <w:color w:val="000000"/>
          <w:sz w:val="36"/>
          <w:szCs w:val="36"/>
          <w:lang w:bidi="hi-IN"/>
        </w:rPr>
        <w:t>q tABya#Scaq nam</w:t>
      </w:r>
      <w:r w:rsidR="00665208">
        <w:rPr>
          <w:rFonts w:ascii="Arial" w:hAnsi="Arial" w:cs="Arial"/>
          <w:color w:val="000000"/>
          <w:sz w:val="36"/>
          <w:szCs w:val="36"/>
          <w:lang w:bidi="hi-IN"/>
        </w:rPr>
        <w:t>O</w:t>
      </w:r>
      <w:r>
        <w:rPr>
          <w:rFonts w:ascii="Arial" w:hAnsi="Arial" w:cs="Arial"/>
          <w:color w:val="000000"/>
          <w:sz w:val="36"/>
          <w:szCs w:val="36"/>
          <w:lang w:bidi="hi-IN"/>
        </w:rPr>
        <w:t xml:space="preserve">, </w:t>
      </w:r>
    </w:p>
    <w:p w14:paraId="6DBB9AA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nam</w:t>
      </w:r>
      <w:r w:rsidR="00665208">
        <w:rPr>
          <w:rFonts w:ascii="Arial" w:hAnsi="Arial" w:cs="Arial"/>
          <w:color w:val="000000"/>
          <w:sz w:val="36"/>
          <w:szCs w:val="36"/>
          <w:lang w:bidi="hi-IN"/>
        </w:rPr>
        <w:t>O</w:t>
      </w:r>
      <w:r>
        <w:rPr>
          <w:rFonts w:ascii="Arial" w:hAnsi="Arial" w:cs="Arial"/>
          <w:color w:val="000000"/>
          <w:sz w:val="36"/>
          <w:szCs w:val="36"/>
          <w:lang w:bidi="hi-IN"/>
        </w:rPr>
        <w:t>&amp;dha#rAyai diqS</w:t>
      </w:r>
      <w:r w:rsidR="00665208">
        <w:rPr>
          <w:rFonts w:ascii="Arial" w:hAnsi="Arial" w:cs="Arial"/>
          <w:color w:val="000000"/>
          <w:sz w:val="36"/>
          <w:szCs w:val="36"/>
          <w:lang w:bidi="hi-IN"/>
        </w:rPr>
        <w:t>E</w:t>
      </w:r>
      <w:r>
        <w:rPr>
          <w:rFonts w:ascii="Arial" w:hAnsi="Arial" w:cs="Arial"/>
          <w:color w:val="000000"/>
          <w:sz w:val="36"/>
          <w:szCs w:val="36"/>
          <w:lang w:bidi="hi-IN"/>
        </w:rPr>
        <w:t>yASca# d</w:t>
      </w:r>
      <w:r w:rsidR="00665208">
        <w:rPr>
          <w:rFonts w:ascii="Arial" w:hAnsi="Arial" w:cs="Arial"/>
          <w:color w:val="000000"/>
          <w:sz w:val="36"/>
          <w:szCs w:val="36"/>
          <w:lang w:bidi="hi-IN"/>
        </w:rPr>
        <w:t>E</w:t>
      </w:r>
      <w:r>
        <w:rPr>
          <w:rFonts w:ascii="Arial" w:hAnsi="Arial" w:cs="Arial"/>
          <w:color w:val="000000"/>
          <w:sz w:val="36"/>
          <w:szCs w:val="36"/>
          <w:lang w:bidi="hi-IN"/>
        </w:rPr>
        <w:t xml:space="preserve">qvatA# </w:t>
      </w:r>
      <w:r w:rsidR="00665208">
        <w:rPr>
          <w:rFonts w:ascii="Arial" w:hAnsi="Arial" w:cs="Arial"/>
          <w:color w:val="000000"/>
          <w:sz w:val="36"/>
          <w:szCs w:val="36"/>
          <w:lang w:bidi="hi-IN"/>
        </w:rPr>
        <w:t>E</w:t>
      </w:r>
      <w:r>
        <w:rPr>
          <w:rFonts w:ascii="Arial" w:hAnsi="Arial" w:cs="Arial"/>
          <w:color w:val="000000"/>
          <w:sz w:val="36"/>
          <w:szCs w:val="36"/>
          <w:lang w:bidi="hi-IN"/>
        </w:rPr>
        <w:t>qtasyAqM prati#vasanty</w:t>
      </w:r>
      <w:r w:rsidR="00665208">
        <w:rPr>
          <w:rFonts w:ascii="Arial" w:hAnsi="Arial" w:cs="Arial"/>
          <w:color w:val="000000"/>
          <w:sz w:val="36"/>
          <w:szCs w:val="36"/>
          <w:lang w:bidi="hi-IN"/>
        </w:rPr>
        <w:t>E</w:t>
      </w:r>
      <w:r>
        <w:rPr>
          <w:rFonts w:ascii="Arial" w:hAnsi="Arial" w:cs="Arial"/>
          <w:color w:val="000000"/>
          <w:sz w:val="36"/>
          <w:szCs w:val="36"/>
          <w:lang w:bidi="hi-IN"/>
        </w:rPr>
        <w:t>q tABya#Scaq nam</w:t>
      </w:r>
      <w:r w:rsidR="00665208">
        <w:rPr>
          <w:rFonts w:ascii="Arial" w:hAnsi="Arial" w:cs="Arial"/>
          <w:color w:val="000000"/>
          <w:sz w:val="36"/>
          <w:szCs w:val="36"/>
          <w:lang w:bidi="hi-IN"/>
        </w:rPr>
        <w:t>O</w:t>
      </w:r>
      <w:r>
        <w:rPr>
          <w:rFonts w:ascii="Arial" w:hAnsi="Arial" w:cs="Arial"/>
          <w:color w:val="000000"/>
          <w:sz w:val="36"/>
          <w:szCs w:val="36"/>
          <w:lang w:bidi="hi-IN"/>
        </w:rPr>
        <w:t>q,</w:t>
      </w:r>
    </w:p>
    <w:p w14:paraId="5129CD1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#&amp;vAntaqrAyai# diqS</w:t>
      </w:r>
      <w:r w:rsidR="00665208">
        <w:rPr>
          <w:rFonts w:ascii="Arial" w:hAnsi="Arial" w:cs="Arial"/>
          <w:color w:val="000000"/>
          <w:sz w:val="36"/>
          <w:szCs w:val="36"/>
          <w:lang w:bidi="hi-IN"/>
        </w:rPr>
        <w:t>E</w:t>
      </w:r>
      <w:r>
        <w:rPr>
          <w:rFonts w:ascii="Arial" w:hAnsi="Arial" w:cs="Arial"/>
          <w:color w:val="000000"/>
          <w:sz w:val="36"/>
          <w:szCs w:val="36"/>
          <w:lang w:bidi="hi-IN"/>
        </w:rPr>
        <w:t>yASca# d</w:t>
      </w:r>
      <w:r w:rsidR="00665208">
        <w:rPr>
          <w:rFonts w:ascii="Arial" w:hAnsi="Arial" w:cs="Arial"/>
          <w:color w:val="000000"/>
          <w:sz w:val="36"/>
          <w:szCs w:val="36"/>
          <w:lang w:bidi="hi-IN"/>
        </w:rPr>
        <w:t>E</w:t>
      </w:r>
      <w:r>
        <w:rPr>
          <w:rFonts w:ascii="Arial" w:hAnsi="Arial" w:cs="Arial"/>
          <w:color w:val="000000"/>
          <w:sz w:val="36"/>
          <w:szCs w:val="36"/>
          <w:lang w:bidi="hi-IN"/>
        </w:rPr>
        <w:t xml:space="preserve">qvatA# </w:t>
      </w:r>
      <w:r w:rsidR="00665208">
        <w:rPr>
          <w:rFonts w:ascii="Arial" w:hAnsi="Arial" w:cs="Arial"/>
          <w:color w:val="000000"/>
          <w:sz w:val="36"/>
          <w:szCs w:val="36"/>
          <w:lang w:bidi="hi-IN"/>
        </w:rPr>
        <w:t>E</w:t>
      </w:r>
      <w:r>
        <w:rPr>
          <w:rFonts w:ascii="Arial" w:hAnsi="Arial" w:cs="Arial"/>
          <w:color w:val="000000"/>
          <w:sz w:val="36"/>
          <w:szCs w:val="36"/>
          <w:lang w:bidi="hi-IN"/>
        </w:rPr>
        <w:t>qtasyAqM prati#vasanty</w:t>
      </w:r>
      <w:r w:rsidR="00665208">
        <w:rPr>
          <w:rFonts w:ascii="Arial" w:hAnsi="Arial" w:cs="Arial"/>
          <w:color w:val="000000"/>
          <w:sz w:val="36"/>
          <w:szCs w:val="36"/>
          <w:lang w:bidi="hi-IN"/>
        </w:rPr>
        <w:t>E</w:t>
      </w:r>
      <w:r>
        <w:rPr>
          <w:rFonts w:ascii="Arial" w:hAnsi="Arial" w:cs="Arial"/>
          <w:color w:val="000000"/>
          <w:sz w:val="36"/>
          <w:szCs w:val="36"/>
          <w:lang w:bidi="hi-IN"/>
        </w:rPr>
        <w:t>q tABya#Scaq nam</w:t>
      </w:r>
      <w:r w:rsidR="00665208">
        <w:rPr>
          <w:rFonts w:ascii="Arial" w:hAnsi="Arial" w:cs="Arial"/>
          <w:color w:val="000000"/>
          <w:sz w:val="36"/>
          <w:szCs w:val="36"/>
          <w:lang w:bidi="hi-IN"/>
        </w:rPr>
        <w:t>O</w:t>
      </w:r>
      <w:r>
        <w:rPr>
          <w:rFonts w:ascii="Arial" w:hAnsi="Arial" w:cs="Arial"/>
          <w:color w:val="000000"/>
          <w:sz w:val="36"/>
          <w:szCs w:val="36"/>
          <w:lang w:bidi="hi-IN"/>
        </w:rPr>
        <w:t xml:space="preserve">, </w:t>
      </w:r>
    </w:p>
    <w:p w14:paraId="4BACE68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 xml:space="preserve"> gaMgA yamunay</w:t>
      </w:r>
      <w:r w:rsidR="00665208">
        <w:rPr>
          <w:rFonts w:ascii="Arial" w:hAnsi="Arial" w:cs="Arial"/>
          <w:color w:val="000000"/>
          <w:sz w:val="36"/>
          <w:szCs w:val="36"/>
          <w:lang w:bidi="hi-IN"/>
        </w:rPr>
        <w:t>O</w:t>
      </w:r>
      <w:r>
        <w:rPr>
          <w:rFonts w:ascii="Arial" w:hAnsi="Arial" w:cs="Arial"/>
          <w:color w:val="000000"/>
          <w:sz w:val="36"/>
          <w:szCs w:val="36"/>
          <w:lang w:bidi="hi-IN"/>
        </w:rPr>
        <w:t xml:space="preserve"> rmaddhy</w:t>
      </w:r>
      <w:r w:rsidR="00665208">
        <w:rPr>
          <w:rFonts w:ascii="Arial" w:hAnsi="Arial" w:cs="Arial"/>
          <w:color w:val="000000"/>
          <w:sz w:val="36"/>
          <w:szCs w:val="36"/>
          <w:lang w:bidi="hi-IN"/>
        </w:rPr>
        <w:t>E</w:t>
      </w:r>
      <w:r>
        <w:rPr>
          <w:rFonts w:ascii="Arial" w:hAnsi="Arial" w:cs="Arial"/>
          <w:color w:val="000000"/>
          <w:sz w:val="36"/>
          <w:szCs w:val="36"/>
          <w:lang w:bidi="hi-IN"/>
        </w:rPr>
        <w:t xml:space="preserve"> y</w:t>
      </w:r>
      <w:r w:rsidR="00665208">
        <w:rPr>
          <w:rFonts w:ascii="Arial" w:hAnsi="Arial" w:cs="Arial"/>
          <w:color w:val="000000"/>
          <w:sz w:val="36"/>
          <w:szCs w:val="36"/>
          <w:lang w:bidi="hi-IN"/>
        </w:rPr>
        <w:t>E</w:t>
      </w:r>
      <w:r>
        <w:rPr>
          <w:rFonts w:ascii="Arial" w:hAnsi="Arial" w:cs="Arial"/>
          <w:color w:val="000000"/>
          <w:sz w:val="36"/>
          <w:szCs w:val="36"/>
          <w:lang w:bidi="hi-IN"/>
        </w:rPr>
        <w:t># vasantiq t</w:t>
      </w:r>
      <w:r w:rsidR="00665208">
        <w:rPr>
          <w:rFonts w:ascii="Arial" w:hAnsi="Arial" w:cs="Arial"/>
          <w:color w:val="000000"/>
          <w:sz w:val="36"/>
          <w:szCs w:val="36"/>
          <w:lang w:bidi="hi-IN"/>
        </w:rPr>
        <w:t>E</w:t>
      </w:r>
      <w:r>
        <w:rPr>
          <w:rFonts w:ascii="Arial" w:hAnsi="Arial" w:cs="Arial"/>
          <w:color w:val="000000"/>
          <w:sz w:val="36"/>
          <w:szCs w:val="36"/>
          <w:lang w:bidi="hi-IN"/>
        </w:rPr>
        <w:t xml:space="preserve"> m</w:t>
      </w:r>
      <w:r w:rsidR="00665208">
        <w:rPr>
          <w:rFonts w:ascii="Arial" w:hAnsi="Arial" w:cs="Arial"/>
          <w:color w:val="000000"/>
          <w:sz w:val="36"/>
          <w:szCs w:val="36"/>
          <w:lang w:bidi="hi-IN"/>
        </w:rPr>
        <w:t>E</w:t>
      </w:r>
      <w:r>
        <w:rPr>
          <w:rFonts w:ascii="Arial" w:hAnsi="Arial" w:cs="Arial"/>
          <w:color w:val="000000"/>
          <w:sz w:val="36"/>
          <w:szCs w:val="36"/>
          <w:lang w:bidi="hi-IN"/>
        </w:rPr>
        <w:t xml:space="preserve"> prasannAtmA-naSciraM </w:t>
      </w:r>
    </w:p>
    <w:p w14:paraId="4313E13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gramStart"/>
      <w:r>
        <w:rPr>
          <w:rFonts w:ascii="Arial" w:hAnsi="Arial" w:cs="Arial"/>
          <w:color w:val="000000"/>
          <w:sz w:val="36"/>
          <w:szCs w:val="36"/>
          <w:lang w:bidi="hi-IN"/>
        </w:rPr>
        <w:t>jIvitaM</w:t>
      </w:r>
      <w:proofErr w:type="gramEnd"/>
      <w:r>
        <w:rPr>
          <w:rFonts w:ascii="Arial" w:hAnsi="Arial" w:cs="Arial"/>
          <w:color w:val="000000"/>
          <w:sz w:val="36"/>
          <w:szCs w:val="36"/>
          <w:lang w:bidi="hi-IN"/>
        </w:rPr>
        <w:t xml:space="preserve"> ~Mva#rddhayantiq ,</w:t>
      </w:r>
    </w:p>
    <w:p w14:paraId="6CB2F81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 xml:space="preserve"> gaMgA yamunay</w:t>
      </w:r>
      <w:r w:rsidR="00665208">
        <w:rPr>
          <w:rFonts w:ascii="Arial" w:hAnsi="Arial" w:cs="Arial"/>
          <w:color w:val="000000"/>
          <w:sz w:val="36"/>
          <w:szCs w:val="36"/>
          <w:lang w:bidi="hi-IN"/>
        </w:rPr>
        <w:t>O</w:t>
      </w:r>
      <w:r>
        <w:rPr>
          <w:rFonts w:ascii="Arial" w:hAnsi="Arial" w:cs="Arial"/>
          <w:color w:val="000000"/>
          <w:sz w:val="36"/>
          <w:szCs w:val="36"/>
          <w:lang w:bidi="hi-IN"/>
        </w:rPr>
        <w:t xml:space="preserve"> rmuni#ByaScaq nam</w:t>
      </w:r>
      <w:r w:rsidR="00665208">
        <w:rPr>
          <w:rFonts w:ascii="Arial" w:hAnsi="Arial" w:cs="Arial"/>
          <w:color w:val="000000"/>
          <w:sz w:val="36"/>
          <w:szCs w:val="36"/>
          <w:lang w:bidi="hi-IN"/>
        </w:rPr>
        <w:t>O</w:t>
      </w:r>
      <w:r>
        <w:rPr>
          <w:rFonts w:ascii="Arial" w:hAnsi="Arial" w:cs="Arial"/>
          <w:color w:val="000000"/>
          <w:sz w:val="36"/>
          <w:szCs w:val="36"/>
          <w:lang w:bidi="hi-IN"/>
        </w:rPr>
        <w:t>q nam</w:t>
      </w:r>
      <w:r w:rsidR="00665208">
        <w:rPr>
          <w:rFonts w:ascii="Arial" w:hAnsi="Arial" w:cs="Arial"/>
          <w:color w:val="000000"/>
          <w:sz w:val="36"/>
          <w:szCs w:val="36"/>
          <w:lang w:bidi="hi-IN"/>
        </w:rPr>
        <w:t>O</w:t>
      </w:r>
      <w:r>
        <w:rPr>
          <w:rFonts w:ascii="Arial" w:hAnsi="Arial" w:cs="Arial"/>
          <w:color w:val="000000"/>
          <w:sz w:val="36"/>
          <w:szCs w:val="36"/>
          <w:lang w:bidi="hi-IN"/>
        </w:rPr>
        <w:t xml:space="preserve"> gaMgA yamunay</w:t>
      </w:r>
      <w:r w:rsidR="00665208">
        <w:rPr>
          <w:rFonts w:ascii="Arial" w:hAnsi="Arial" w:cs="Arial"/>
          <w:color w:val="000000"/>
          <w:sz w:val="36"/>
          <w:szCs w:val="36"/>
          <w:lang w:bidi="hi-IN"/>
        </w:rPr>
        <w:t>O</w:t>
      </w:r>
      <w:r>
        <w:rPr>
          <w:rFonts w:ascii="Arial" w:hAnsi="Arial" w:cs="Arial"/>
          <w:color w:val="000000"/>
          <w:sz w:val="36"/>
          <w:szCs w:val="36"/>
          <w:lang w:bidi="hi-IN"/>
        </w:rPr>
        <w:t xml:space="preserve">r </w:t>
      </w:r>
    </w:p>
    <w:p w14:paraId="28E40AF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muni#ByaScaq namaH || </w:t>
      </w:r>
    </w:p>
    <w:p w14:paraId="4F851DD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0D77E5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Siqv</w:t>
      </w:r>
      <w:r w:rsidR="00665208">
        <w:rPr>
          <w:rFonts w:ascii="Arial" w:hAnsi="Arial" w:cs="Arial"/>
          <w:color w:val="000000"/>
          <w:sz w:val="36"/>
          <w:szCs w:val="36"/>
          <w:lang w:bidi="hi-IN"/>
        </w:rPr>
        <w:t>E</w:t>
      </w:r>
      <w:r>
        <w:rPr>
          <w:rFonts w:ascii="Arial" w:hAnsi="Arial" w:cs="Arial"/>
          <w:color w:val="000000"/>
          <w:sz w:val="36"/>
          <w:szCs w:val="36"/>
          <w:lang w:bidi="hi-IN"/>
        </w:rPr>
        <w:t>na# m</w:t>
      </w:r>
      <w:r w:rsidR="00665208">
        <w:rPr>
          <w:rFonts w:ascii="Arial" w:hAnsi="Arial" w:cs="Arial"/>
          <w:color w:val="000000"/>
          <w:sz w:val="36"/>
          <w:szCs w:val="36"/>
          <w:lang w:bidi="hi-IN"/>
        </w:rPr>
        <w:t>E</w:t>
      </w:r>
      <w:r>
        <w:rPr>
          <w:rFonts w:ascii="Arial" w:hAnsi="Arial" w:cs="Arial"/>
          <w:color w:val="000000"/>
          <w:sz w:val="36"/>
          <w:szCs w:val="36"/>
          <w:lang w:bidi="hi-IN"/>
        </w:rPr>
        <w:t>q santi#ShThasva sy</w:t>
      </w:r>
      <w:r w:rsidR="00665208">
        <w:rPr>
          <w:rFonts w:ascii="Arial" w:hAnsi="Arial" w:cs="Arial"/>
          <w:color w:val="000000"/>
          <w:sz w:val="36"/>
          <w:szCs w:val="36"/>
          <w:lang w:bidi="hi-IN"/>
        </w:rPr>
        <w:t>O</w:t>
      </w:r>
      <w:r>
        <w:rPr>
          <w:rFonts w:ascii="Arial" w:hAnsi="Arial" w:cs="Arial"/>
          <w:color w:val="000000"/>
          <w:sz w:val="36"/>
          <w:szCs w:val="36"/>
          <w:lang w:bidi="hi-IN"/>
        </w:rPr>
        <w:t>qn</w:t>
      </w:r>
      <w:r w:rsidR="00665208">
        <w:rPr>
          <w:rFonts w:ascii="Arial" w:hAnsi="Arial" w:cs="Arial"/>
          <w:color w:val="000000"/>
          <w:sz w:val="36"/>
          <w:szCs w:val="36"/>
          <w:lang w:bidi="hi-IN"/>
        </w:rPr>
        <w:t>E</w:t>
      </w:r>
      <w:r>
        <w:rPr>
          <w:rFonts w:ascii="Arial" w:hAnsi="Arial" w:cs="Arial"/>
          <w:color w:val="000000"/>
          <w:sz w:val="36"/>
          <w:szCs w:val="36"/>
          <w:lang w:bidi="hi-IN"/>
        </w:rPr>
        <w:t>na# m</w:t>
      </w:r>
      <w:r w:rsidR="00665208">
        <w:rPr>
          <w:rFonts w:ascii="Arial" w:hAnsi="Arial" w:cs="Arial"/>
          <w:color w:val="000000"/>
          <w:sz w:val="36"/>
          <w:szCs w:val="36"/>
          <w:lang w:bidi="hi-IN"/>
        </w:rPr>
        <w:t>E</w:t>
      </w:r>
      <w:r>
        <w:rPr>
          <w:rFonts w:ascii="Arial" w:hAnsi="Arial" w:cs="Arial"/>
          <w:color w:val="000000"/>
          <w:sz w:val="36"/>
          <w:szCs w:val="36"/>
          <w:lang w:bidi="hi-IN"/>
        </w:rPr>
        <w:t>q santi#ShThasva suBUqt</w:t>
      </w:r>
      <w:r w:rsidR="00665208">
        <w:rPr>
          <w:rFonts w:ascii="Arial" w:hAnsi="Arial" w:cs="Arial"/>
          <w:color w:val="000000"/>
          <w:sz w:val="36"/>
          <w:szCs w:val="36"/>
          <w:lang w:bidi="hi-IN"/>
        </w:rPr>
        <w:t>E</w:t>
      </w:r>
      <w:r>
        <w:rPr>
          <w:rFonts w:ascii="Arial" w:hAnsi="Arial" w:cs="Arial"/>
          <w:color w:val="000000"/>
          <w:sz w:val="36"/>
          <w:szCs w:val="36"/>
          <w:lang w:bidi="hi-IN"/>
        </w:rPr>
        <w:t>na# m</w:t>
      </w:r>
      <w:r w:rsidR="00665208">
        <w:rPr>
          <w:rFonts w:ascii="Arial" w:hAnsi="Arial" w:cs="Arial"/>
          <w:color w:val="000000"/>
          <w:sz w:val="36"/>
          <w:szCs w:val="36"/>
          <w:lang w:bidi="hi-IN"/>
        </w:rPr>
        <w:t>E</w:t>
      </w:r>
      <w:r>
        <w:rPr>
          <w:rFonts w:ascii="Arial" w:hAnsi="Arial" w:cs="Arial"/>
          <w:color w:val="000000"/>
          <w:sz w:val="36"/>
          <w:szCs w:val="36"/>
          <w:lang w:bidi="hi-IN"/>
        </w:rPr>
        <w:t xml:space="preserve">q </w:t>
      </w:r>
    </w:p>
    <w:p w14:paraId="26171F1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santi#ShThasva brahmavarcaqs</w:t>
      </w:r>
      <w:r w:rsidR="00665208">
        <w:rPr>
          <w:rFonts w:ascii="Arial" w:hAnsi="Arial" w:cs="Arial"/>
          <w:color w:val="000000"/>
          <w:sz w:val="36"/>
          <w:szCs w:val="36"/>
          <w:lang w:bidi="hi-IN"/>
        </w:rPr>
        <w:t>E</w:t>
      </w:r>
      <w:r>
        <w:rPr>
          <w:rFonts w:ascii="Arial" w:hAnsi="Arial" w:cs="Arial"/>
          <w:color w:val="000000"/>
          <w:sz w:val="36"/>
          <w:szCs w:val="36"/>
          <w:lang w:bidi="hi-IN"/>
        </w:rPr>
        <w:t>na# m</w:t>
      </w:r>
      <w:r w:rsidR="00665208">
        <w:rPr>
          <w:rFonts w:ascii="Arial" w:hAnsi="Arial" w:cs="Arial"/>
          <w:color w:val="000000"/>
          <w:sz w:val="36"/>
          <w:szCs w:val="36"/>
          <w:lang w:bidi="hi-IN"/>
        </w:rPr>
        <w:t>E</w:t>
      </w:r>
      <w:r>
        <w:rPr>
          <w:rFonts w:ascii="Arial" w:hAnsi="Arial" w:cs="Arial"/>
          <w:color w:val="000000"/>
          <w:sz w:val="36"/>
          <w:szCs w:val="36"/>
          <w:lang w:bidi="hi-IN"/>
        </w:rPr>
        <w:t xml:space="preserve">q santi#ShThasva yaqj~jasyardhiq manuq santi#ShThaq </w:t>
      </w:r>
    </w:p>
    <w:p w14:paraId="6010410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sv</w:t>
      </w:r>
      <w:r w:rsidR="00665208">
        <w:rPr>
          <w:rFonts w:ascii="Arial" w:hAnsi="Arial" w:cs="Arial"/>
          <w:color w:val="000000"/>
          <w:sz w:val="36"/>
          <w:szCs w:val="36"/>
          <w:lang w:bidi="hi-IN"/>
        </w:rPr>
        <w:t>O</w:t>
      </w:r>
      <w:r>
        <w:rPr>
          <w:rFonts w:ascii="Arial" w:hAnsi="Arial" w:cs="Arial"/>
          <w:color w:val="000000"/>
          <w:sz w:val="36"/>
          <w:szCs w:val="36"/>
          <w:lang w:bidi="hi-IN"/>
        </w:rPr>
        <w:t>pa# t</w:t>
      </w:r>
      <w:r w:rsidR="00665208">
        <w:rPr>
          <w:rFonts w:ascii="Arial" w:hAnsi="Arial" w:cs="Arial"/>
          <w:color w:val="000000"/>
          <w:sz w:val="36"/>
          <w:szCs w:val="36"/>
          <w:lang w:bidi="hi-IN"/>
        </w:rPr>
        <w:t>E</w:t>
      </w:r>
      <w:r>
        <w:rPr>
          <w:rFonts w:ascii="Arial" w:hAnsi="Arial" w:cs="Arial"/>
          <w:color w:val="000000"/>
          <w:sz w:val="36"/>
          <w:szCs w:val="36"/>
          <w:lang w:bidi="hi-IN"/>
        </w:rPr>
        <w:t xml:space="preserve"> yaj~jaq namaq upa# t</w:t>
      </w:r>
      <w:r w:rsidR="00665208">
        <w:rPr>
          <w:rFonts w:ascii="Arial" w:hAnsi="Arial" w:cs="Arial"/>
          <w:color w:val="000000"/>
          <w:sz w:val="36"/>
          <w:szCs w:val="36"/>
          <w:lang w:bidi="hi-IN"/>
        </w:rPr>
        <w:t>E</w:t>
      </w:r>
      <w:r>
        <w:rPr>
          <w:rFonts w:ascii="Arial" w:hAnsi="Arial" w:cs="Arial"/>
          <w:color w:val="000000"/>
          <w:sz w:val="36"/>
          <w:szCs w:val="36"/>
          <w:lang w:bidi="hi-IN"/>
        </w:rPr>
        <w:t>q namaq upa# t</w:t>
      </w:r>
      <w:r w:rsidR="00665208">
        <w:rPr>
          <w:rFonts w:ascii="Arial" w:hAnsi="Arial" w:cs="Arial"/>
          <w:color w:val="000000"/>
          <w:sz w:val="36"/>
          <w:szCs w:val="36"/>
          <w:lang w:bidi="hi-IN"/>
        </w:rPr>
        <w:t>E</w:t>
      </w:r>
      <w:r>
        <w:rPr>
          <w:rFonts w:ascii="Arial" w:hAnsi="Arial" w:cs="Arial"/>
          <w:color w:val="000000"/>
          <w:sz w:val="36"/>
          <w:szCs w:val="36"/>
          <w:lang w:bidi="hi-IN"/>
        </w:rPr>
        <w:t xml:space="preserve">q nama#H || </w:t>
      </w:r>
    </w:p>
    <w:p w14:paraId="14AA541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568DEA7" w14:textId="77777777" w:rsidR="00D91D60" w:rsidRPr="006857C4" w:rsidRDefault="00D91D60" w:rsidP="00D91D60">
      <w:pPr>
        <w:autoSpaceDE w:val="0"/>
        <w:autoSpaceDN w:val="0"/>
        <w:adjustRightInd w:val="0"/>
        <w:spacing w:after="0" w:line="240" w:lineRule="auto"/>
        <w:rPr>
          <w:rFonts w:ascii="Arial" w:hAnsi="Arial" w:cs="Arial"/>
          <w:b/>
          <w:bCs/>
          <w:color w:val="000000"/>
          <w:sz w:val="36"/>
          <w:szCs w:val="36"/>
          <w:lang w:bidi="hi-IN"/>
        </w:rPr>
      </w:pPr>
      <w:r w:rsidRPr="006857C4">
        <w:rPr>
          <w:rFonts w:ascii="Arial" w:hAnsi="Arial" w:cs="Arial"/>
          <w:b/>
          <w:bCs/>
          <w:color w:val="000000"/>
          <w:sz w:val="36"/>
          <w:szCs w:val="36"/>
          <w:lang w:bidi="hi-IN"/>
        </w:rPr>
        <w:t>19.1.2</w:t>
      </w:r>
      <w:r w:rsidRPr="006857C4">
        <w:rPr>
          <w:rFonts w:ascii="Arial" w:hAnsi="Arial" w:cs="Arial"/>
          <w:b/>
          <w:bCs/>
          <w:color w:val="000000"/>
          <w:sz w:val="36"/>
          <w:szCs w:val="36"/>
          <w:lang w:bidi="hi-IN"/>
        </w:rPr>
        <w:tab/>
      </w:r>
      <w:r w:rsidRPr="006857C4">
        <w:rPr>
          <w:rFonts w:ascii="Arial" w:hAnsi="Arial" w:cs="Arial"/>
          <w:b/>
          <w:bCs/>
          <w:color w:val="000000"/>
          <w:sz w:val="36"/>
          <w:szCs w:val="36"/>
          <w:lang w:bidi="hi-IN"/>
        </w:rPr>
        <w:tab/>
        <w:t xml:space="preserve">dhUpaM </w:t>
      </w:r>
    </w:p>
    <w:p w14:paraId="0332A6E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dhUra#siq dhUrvaq dhUrva#ntaqM dhUrvaqtaM ~My</w:t>
      </w:r>
      <w:r w:rsidR="00665208">
        <w:rPr>
          <w:rFonts w:ascii="Arial" w:hAnsi="Arial" w:cs="Arial"/>
          <w:color w:val="000000"/>
          <w:sz w:val="36"/>
          <w:szCs w:val="36"/>
          <w:lang w:bidi="hi-IN"/>
        </w:rPr>
        <w:t>O</w:t>
      </w:r>
      <w:r>
        <w:rPr>
          <w:rFonts w:ascii="Arial" w:hAnsi="Arial" w:cs="Arial"/>
          <w:color w:val="000000"/>
          <w:sz w:val="36"/>
          <w:szCs w:val="36"/>
          <w:lang w:bidi="hi-IN"/>
        </w:rPr>
        <w:t xml:space="preserve">$&amp;smAn dhUrva#tiq taM dhU$rvaqyaM ~MvaqyaM </w:t>
      </w:r>
    </w:p>
    <w:p w14:paraId="4938C30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dhUrvA#maqstvaM d</w:t>
      </w:r>
      <w:r w:rsidR="00665208">
        <w:rPr>
          <w:rFonts w:ascii="Arial" w:hAnsi="Arial" w:cs="Arial"/>
          <w:color w:val="000000"/>
          <w:sz w:val="36"/>
          <w:szCs w:val="36"/>
          <w:lang w:bidi="hi-IN"/>
        </w:rPr>
        <w:t>E</w:t>
      </w:r>
      <w:r>
        <w:rPr>
          <w:rFonts w:ascii="Arial" w:hAnsi="Arial" w:cs="Arial"/>
          <w:color w:val="000000"/>
          <w:sz w:val="36"/>
          <w:szCs w:val="36"/>
          <w:lang w:bidi="hi-IN"/>
        </w:rPr>
        <w:t xml:space="preserve">qvAnA#masiq sasni#tamaqM papri#tamaqM juShTa#tamaqM vahni#tamaM </w:t>
      </w:r>
    </w:p>
    <w:p w14:paraId="219ED3B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 xml:space="preserve">vaqhUta#maq-mahru#tamasi haviqrdhAnaqM dRu(gm) ha#svaq mAhvA$ rmiqtrasya# tvAq cakShu#ShAq </w:t>
      </w:r>
    </w:p>
    <w:p w14:paraId="652CDAB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pr</w:t>
      </w:r>
      <w:r w:rsidR="00665208">
        <w:rPr>
          <w:rFonts w:ascii="Arial" w:hAnsi="Arial" w:cs="Arial"/>
          <w:color w:val="000000"/>
          <w:sz w:val="36"/>
          <w:szCs w:val="36"/>
          <w:lang w:bidi="hi-IN"/>
        </w:rPr>
        <w:t>E</w:t>
      </w:r>
      <w:r>
        <w:rPr>
          <w:rFonts w:ascii="Arial" w:hAnsi="Arial" w:cs="Arial"/>
          <w:color w:val="000000"/>
          <w:sz w:val="36"/>
          <w:szCs w:val="36"/>
          <w:lang w:bidi="hi-IN"/>
        </w:rPr>
        <w:t>kSh</w:t>
      </w:r>
      <w:r w:rsidR="00665208">
        <w:rPr>
          <w:rFonts w:ascii="Arial" w:hAnsi="Arial" w:cs="Arial"/>
          <w:color w:val="000000"/>
          <w:sz w:val="36"/>
          <w:szCs w:val="36"/>
          <w:lang w:bidi="hi-IN"/>
        </w:rPr>
        <w:t>E</w:t>
      </w:r>
      <w:r>
        <w:rPr>
          <w:rFonts w:ascii="Arial" w:hAnsi="Arial" w:cs="Arial"/>
          <w:color w:val="000000"/>
          <w:sz w:val="36"/>
          <w:szCs w:val="36"/>
          <w:lang w:bidi="hi-IN"/>
        </w:rPr>
        <w:t>q mA B</w:t>
      </w:r>
      <w:r w:rsidR="00665208">
        <w:rPr>
          <w:rFonts w:ascii="Arial" w:hAnsi="Arial" w:cs="Arial"/>
          <w:color w:val="000000"/>
          <w:sz w:val="36"/>
          <w:szCs w:val="36"/>
          <w:lang w:bidi="hi-IN"/>
        </w:rPr>
        <w:t>E</w:t>
      </w:r>
      <w:r>
        <w:rPr>
          <w:rFonts w:ascii="Arial" w:hAnsi="Arial" w:cs="Arial"/>
          <w:color w:val="000000"/>
          <w:sz w:val="36"/>
          <w:szCs w:val="36"/>
          <w:lang w:bidi="hi-IN"/>
        </w:rPr>
        <w:t xml:space="preserve">rmA saM~Mvi#ktAq mA tvA# hi(gm)siShaM | </w:t>
      </w:r>
    </w:p>
    <w:p w14:paraId="04D0548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AvAhitAByaH sarvABy</w:t>
      </w:r>
      <w:r w:rsidR="00665208">
        <w:rPr>
          <w:rFonts w:ascii="Arial" w:hAnsi="Arial" w:cs="Arial"/>
          <w:color w:val="000000"/>
          <w:sz w:val="36"/>
          <w:szCs w:val="36"/>
          <w:lang w:bidi="hi-IN"/>
        </w:rPr>
        <w:t>O</w:t>
      </w:r>
      <w:r>
        <w:rPr>
          <w:rFonts w:ascii="Arial" w:hAnsi="Arial" w:cs="Arial"/>
          <w:color w:val="000000"/>
          <w:sz w:val="36"/>
          <w:szCs w:val="36"/>
          <w:lang w:bidi="hi-IN"/>
        </w:rPr>
        <w:t xml:space="preserve"> d</w:t>
      </w:r>
      <w:r w:rsidR="00665208">
        <w:rPr>
          <w:rFonts w:ascii="Arial" w:hAnsi="Arial" w:cs="Arial"/>
          <w:color w:val="000000"/>
          <w:sz w:val="36"/>
          <w:szCs w:val="36"/>
          <w:lang w:bidi="hi-IN"/>
        </w:rPr>
        <w:t>E</w:t>
      </w:r>
      <w:r>
        <w:rPr>
          <w:rFonts w:ascii="Arial" w:hAnsi="Arial" w:cs="Arial"/>
          <w:color w:val="000000"/>
          <w:sz w:val="36"/>
          <w:szCs w:val="36"/>
          <w:lang w:bidi="hi-IN"/>
        </w:rPr>
        <w:t>vatABy</w:t>
      </w:r>
      <w:r w:rsidR="00665208">
        <w:rPr>
          <w:rFonts w:ascii="Arial" w:hAnsi="Arial" w:cs="Arial"/>
          <w:color w:val="000000"/>
          <w:sz w:val="36"/>
          <w:szCs w:val="36"/>
          <w:lang w:bidi="hi-IN"/>
        </w:rPr>
        <w:t>O</w:t>
      </w:r>
      <w:r>
        <w:rPr>
          <w:rFonts w:ascii="Arial" w:hAnsi="Arial" w:cs="Arial"/>
          <w:color w:val="000000"/>
          <w:sz w:val="36"/>
          <w:szCs w:val="36"/>
          <w:lang w:bidi="hi-IN"/>
        </w:rPr>
        <w:t xml:space="preserve"> namaH | dhUpaM AGrApayAmi | </w:t>
      </w:r>
    </w:p>
    <w:p w14:paraId="11177349" w14:textId="77777777" w:rsidR="006857C4" w:rsidRDefault="006857C4" w:rsidP="00D91D60">
      <w:pPr>
        <w:autoSpaceDE w:val="0"/>
        <w:autoSpaceDN w:val="0"/>
        <w:adjustRightInd w:val="0"/>
        <w:spacing w:after="0" w:line="240" w:lineRule="auto"/>
        <w:rPr>
          <w:rFonts w:ascii="Arial" w:hAnsi="Arial" w:cs="Arial"/>
          <w:color w:val="000000"/>
          <w:sz w:val="36"/>
          <w:szCs w:val="36"/>
          <w:lang w:bidi="hi-IN"/>
        </w:rPr>
      </w:pPr>
    </w:p>
    <w:p w14:paraId="4747D75F" w14:textId="77777777" w:rsidR="00D91D60" w:rsidRPr="006857C4" w:rsidRDefault="00D91D60" w:rsidP="00D91D60">
      <w:pPr>
        <w:autoSpaceDE w:val="0"/>
        <w:autoSpaceDN w:val="0"/>
        <w:adjustRightInd w:val="0"/>
        <w:spacing w:after="0" w:line="240" w:lineRule="auto"/>
        <w:rPr>
          <w:rFonts w:ascii="Arial" w:hAnsi="Arial" w:cs="Arial"/>
          <w:b/>
          <w:bCs/>
          <w:color w:val="000000"/>
          <w:sz w:val="36"/>
          <w:szCs w:val="36"/>
          <w:lang w:bidi="hi-IN"/>
        </w:rPr>
      </w:pPr>
      <w:r w:rsidRPr="006857C4">
        <w:rPr>
          <w:rFonts w:ascii="Arial" w:hAnsi="Arial" w:cs="Arial"/>
          <w:b/>
          <w:bCs/>
          <w:color w:val="000000"/>
          <w:sz w:val="36"/>
          <w:szCs w:val="36"/>
          <w:lang w:bidi="hi-IN"/>
        </w:rPr>
        <w:t>19.1.3</w:t>
      </w:r>
      <w:r w:rsidRPr="006857C4">
        <w:rPr>
          <w:rFonts w:ascii="Arial" w:hAnsi="Arial" w:cs="Arial"/>
          <w:b/>
          <w:bCs/>
          <w:color w:val="000000"/>
          <w:sz w:val="36"/>
          <w:szCs w:val="36"/>
          <w:lang w:bidi="hi-IN"/>
        </w:rPr>
        <w:tab/>
      </w:r>
      <w:r w:rsidRPr="006857C4">
        <w:rPr>
          <w:rFonts w:ascii="Arial" w:hAnsi="Arial" w:cs="Arial"/>
          <w:b/>
          <w:bCs/>
          <w:color w:val="000000"/>
          <w:sz w:val="36"/>
          <w:szCs w:val="36"/>
          <w:lang w:bidi="hi-IN"/>
        </w:rPr>
        <w:tab/>
        <w:t xml:space="preserve">dIpaM </w:t>
      </w:r>
    </w:p>
    <w:p w14:paraId="2A1E3BE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uddI$pyasva jAtav</w:t>
      </w:r>
      <w:r w:rsidR="00665208">
        <w:rPr>
          <w:rFonts w:ascii="Arial" w:hAnsi="Arial" w:cs="Arial"/>
          <w:color w:val="000000"/>
          <w:sz w:val="36"/>
          <w:szCs w:val="36"/>
          <w:lang w:bidi="hi-IN"/>
        </w:rPr>
        <w:t>E</w:t>
      </w:r>
      <w:r>
        <w:rPr>
          <w:rFonts w:ascii="Arial" w:hAnsi="Arial" w:cs="Arial"/>
          <w:color w:val="000000"/>
          <w:sz w:val="36"/>
          <w:szCs w:val="36"/>
          <w:lang w:bidi="hi-IN"/>
        </w:rPr>
        <w:t>d</w:t>
      </w:r>
      <w:r w:rsidR="00665208">
        <w:rPr>
          <w:rFonts w:ascii="Arial" w:hAnsi="Arial" w:cs="Arial"/>
          <w:color w:val="000000"/>
          <w:sz w:val="36"/>
          <w:szCs w:val="36"/>
          <w:lang w:bidi="hi-IN"/>
        </w:rPr>
        <w:t>O</w:t>
      </w:r>
      <w:r>
        <w:rPr>
          <w:rFonts w:ascii="Arial" w:hAnsi="Arial" w:cs="Arial"/>
          <w:color w:val="000000"/>
          <w:sz w:val="36"/>
          <w:szCs w:val="36"/>
          <w:lang w:bidi="hi-IN"/>
        </w:rPr>
        <w:t>&amp;paqGnan ni^^Ru#tiqM mama# | paqSu(gg)Scaq mahyaqmAva#haq jIva#naM caq diS</w:t>
      </w:r>
      <w:r w:rsidR="00665208">
        <w:rPr>
          <w:rFonts w:ascii="Arial" w:hAnsi="Arial" w:cs="Arial"/>
          <w:color w:val="000000"/>
          <w:sz w:val="36"/>
          <w:szCs w:val="36"/>
          <w:lang w:bidi="hi-IN"/>
        </w:rPr>
        <w:t>O</w:t>
      </w:r>
      <w:r>
        <w:rPr>
          <w:rFonts w:ascii="Arial" w:hAnsi="Arial" w:cs="Arial"/>
          <w:color w:val="000000"/>
          <w:sz w:val="36"/>
          <w:szCs w:val="36"/>
          <w:lang w:bidi="hi-IN"/>
        </w:rPr>
        <w:t># diSa | mAn</w:t>
      </w:r>
      <w:r w:rsidR="00665208">
        <w:rPr>
          <w:rFonts w:ascii="Arial" w:hAnsi="Arial" w:cs="Arial"/>
          <w:color w:val="000000"/>
          <w:sz w:val="36"/>
          <w:szCs w:val="36"/>
          <w:lang w:bidi="hi-IN"/>
        </w:rPr>
        <w:t>O</w:t>
      </w:r>
      <w:r>
        <w:rPr>
          <w:rFonts w:ascii="Arial" w:hAnsi="Arial" w:cs="Arial"/>
          <w:color w:val="000000"/>
          <w:sz w:val="36"/>
          <w:szCs w:val="36"/>
          <w:lang w:bidi="hi-IN"/>
        </w:rPr>
        <w:t># hi(gm)sI-jjAtav</w:t>
      </w:r>
      <w:r w:rsidR="00665208">
        <w:rPr>
          <w:rFonts w:ascii="Arial" w:hAnsi="Arial" w:cs="Arial"/>
          <w:color w:val="000000"/>
          <w:sz w:val="36"/>
          <w:szCs w:val="36"/>
          <w:lang w:bidi="hi-IN"/>
        </w:rPr>
        <w:t>E</w:t>
      </w:r>
      <w:r>
        <w:rPr>
          <w:rFonts w:ascii="Arial" w:hAnsi="Arial" w:cs="Arial"/>
          <w:color w:val="000000"/>
          <w:sz w:val="36"/>
          <w:szCs w:val="36"/>
          <w:lang w:bidi="hi-IN"/>
        </w:rPr>
        <w:t>d</w:t>
      </w:r>
      <w:r w:rsidR="00665208">
        <w:rPr>
          <w:rFonts w:ascii="Arial" w:hAnsi="Arial" w:cs="Arial"/>
          <w:color w:val="000000"/>
          <w:sz w:val="36"/>
          <w:szCs w:val="36"/>
          <w:lang w:bidi="hi-IN"/>
        </w:rPr>
        <w:t>O</w:t>
      </w:r>
      <w:r>
        <w:rPr>
          <w:rFonts w:ascii="Arial" w:hAnsi="Arial" w:cs="Arial"/>
          <w:color w:val="000000"/>
          <w:sz w:val="36"/>
          <w:szCs w:val="36"/>
          <w:lang w:bidi="hi-IN"/>
        </w:rPr>
        <w:t xml:space="preserve">q gAmaSvaqM puru#ShaqM jaga#t | abi#Braqdagnaq Aga#hi SriqyA mAq pari#pAtaya | </w:t>
      </w:r>
    </w:p>
    <w:p w14:paraId="64ED692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2E7112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AvAhitAByaH sarvABy</w:t>
      </w:r>
      <w:r w:rsidR="00665208">
        <w:rPr>
          <w:rFonts w:ascii="Arial" w:hAnsi="Arial" w:cs="Arial"/>
          <w:color w:val="000000"/>
          <w:sz w:val="36"/>
          <w:szCs w:val="36"/>
          <w:lang w:bidi="hi-IN"/>
        </w:rPr>
        <w:t>O</w:t>
      </w:r>
      <w:r>
        <w:rPr>
          <w:rFonts w:ascii="Arial" w:hAnsi="Arial" w:cs="Arial"/>
          <w:color w:val="000000"/>
          <w:sz w:val="36"/>
          <w:szCs w:val="36"/>
          <w:lang w:bidi="hi-IN"/>
        </w:rPr>
        <w:t xml:space="preserve"> d</w:t>
      </w:r>
      <w:r w:rsidR="00665208">
        <w:rPr>
          <w:rFonts w:ascii="Arial" w:hAnsi="Arial" w:cs="Arial"/>
          <w:color w:val="000000"/>
          <w:sz w:val="36"/>
          <w:szCs w:val="36"/>
          <w:lang w:bidi="hi-IN"/>
        </w:rPr>
        <w:t>E</w:t>
      </w:r>
      <w:r>
        <w:rPr>
          <w:rFonts w:ascii="Arial" w:hAnsi="Arial" w:cs="Arial"/>
          <w:color w:val="000000"/>
          <w:sz w:val="36"/>
          <w:szCs w:val="36"/>
          <w:lang w:bidi="hi-IN"/>
        </w:rPr>
        <w:t>vatABy</w:t>
      </w:r>
      <w:r w:rsidR="00665208">
        <w:rPr>
          <w:rFonts w:ascii="Arial" w:hAnsi="Arial" w:cs="Arial"/>
          <w:color w:val="000000"/>
          <w:sz w:val="36"/>
          <w:szCs w:val="36"/>
          <w:lang w:bidi="hi-IN"/>
        </w:rPr>
        <w:t>O</w:t>
      </w:r>
      <w:r>
        <w:rPr>
          <w:rFonts w:ascii="Arial" w:hAnsi="Arial" w:cs="Arial"/>
          <w:color w:val="000000"/>
          <w:sz w:val="36"/>
          <w:szCs w:val="36"/>
          <w:lang w:bidi="hi-IN"/>
        </w:rPr>
        <w:t xml:space="preserve"> namaH | </w:t>
      </w:r>
    </w:p>
    <w:p w14:paraId="7588AEF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dIpaM darSayAmi | dhUpadIpAnantaraM AcamanIyaM samarpayAmi | </w:t>
      </w:r>
    </w:p>
    <w:p w14:paraId="7CFDEDCC" w14:textId="77777777" w:rsidR="006857C4" w:rsidRDefault="006857C4" w:rsidP="00D91D60">
      <w:pPr>
        <w:autoSpaceDE w:val="0"/>
        <w:autoSpaceDN w:val="0"/>
        <w:adjustRightInd w:val="0"/>
        <w:spacing w:after="0" w:line="240" w:lineRule="auto"/>
        <w:rPr>
          <w:rFonts w:ascii="Arial" w:hAnsi="Arial" w:cs="Arial"/>
          <w:color w:val="000000"/>
          <w:sz w:val="36"/>
          <w:szCs w:val="36"/>
          <w:lang w:bidi="hi-IN"/>
        </w:rPr>
      </w:pPr>
    </w:p>
    <w:p w14:paraId="17AC6E35" w14:textId="77777777" w:rsidR="00D91D60" w:rsidRPr="006857C4" w:rsidRDefault="00D91D60" w:rsidP="00D91D60">
      <w:pPr>
        <w:autoSpaceDE w:val="0"/>
        <w:autoSpaceDN w:val="0"/>
        <w:adjustRightInd w:val="0"/>
        <w:spacing w:after="0" w:line="240" w:lineRule="auto"/>
        <w:rPr>
          <w:rFonts w:ascii="Arial" w:hAnsi="Arial" w:cs="Arial"/>
          <w:b/>
          <w:bCs/>
          <w:color w:val="000000"/>
          <w:sz w:val="36"/>
          <w:szCs w:val="36"/>
          <w:lang w:bidi="hi-IN"/>
        </w:rPr>
      </w:pPr>
      <w:r w:rsidRPr="006857C4">
        <w:rPr>
          <w:rFonts w:ascii="Arial" w:hAnsi="Arial" w:cs="Arial"/>
          <w:b/>
          <w:bCs/>
          <w:color w:val="000000"/>
          <w:sz w:val="36"/>
          <w:szCs w:val="36"/>
          <w:lang w:bidi="hi-IN"/>
        </w:rPr>
        <w:t>19.1.4</w:t>
      </w:r>
      <w:r w:rsidRPr="006857C4">
        <w:rPr>
          <w:rFonts w:ascii="Arial" w:hAnsi="Arial" w:cs="Arial"/>
          <w:b/>
          <w:bCs/>
          <w:color w:val="000000"/>
          <w:sz w:val="36"/>
          <w:szCs w:val="36"/>
          <w:lang w:bidi="hi-IN"/>
        </w:rPr>
        <w:tab/>
      </w:r>
      <w:r w:rsidRPr="006857C4">
        <w:rPr>
          <w:rFonts w:ascii="Arial" w:hAnsi="Arial" w:cs="Arial"/>
          <w:b/>
          <w:bCs/>
          <w:color w:val="000000"/>
          <w:sz w:val="36"/>
          <w:szCs w:val="36"/>
          <w:lang w:bidi="hi-IN"/>
        </w:rPr>
        <w:tab/>
      </w:r>
      <w:r w:rsidRPr="006857C4">
        <w:rPr>
          <w:rFonts w:ascii="Arial" w:hAnsi="Arial" w:cs="Arial"/>
          <w:b/>
          <w:bCs/>
          <w:color w:val="000000"/>
          <w:sz w:val="36"/>
          <w:szCs w:val="36"/>
          <w:lang w:bidi="hi-IN"/>
        </w:rPr>
        <w:tab/>
        <w:t>naiv</w:t>
      </w:r>
      <w:r w:rsidR="00665208" w:rsidRPr="006857C4">
        <w:rPr>
          <w:rFonts w:ascii="Arial" w:hAnsi="Arial" w:cs="Arial"/>
          <w:b/>
          <w:bCs/>
          <w:color w:val="000000"/>
          <w:sz w:val="36"/>
          <w:szCs w:val="36"/>
          <w:lang w:bidi="hi-IN"/>
        </w:rPr>
        <w:t>E</w:t>
      </w:r>
      <w:r w:rsidRPr="006857C4">
        <w:rPr>
          <w:rFonts w:ascii="Arial" w:hAnsi="Arial" w:cs="Arial"/>
          <w:b/>
          <w:bCs/>
          <w:color w:val="000000"/>
          <w:sz w:val="36"/>
          <w:szCs w:val="36"/>
          <w:lang w:bidi="hi-IN"/>
        </w:rPr>
        <w:t xml:space="preserve">dyaM </w:t>
      </w:r>
    </w:p>
    <w:p w14:paraId="4D0CAE36" w14:textId="16605631"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BUrBuvaqssuvaqH | tathsa#viqtu rvar</w:t>
      </w:r>
      <w:r w:rsidR="00665208">
        <w:rPr>
          <w:rFonts w:ascii="Arial" w:hAnsi="Arial" w:cs="Arial"/>
          <w:color w:val="000000"/>
          <w:sz w:val="36"/>
          <w:szCs w:val="36"/>
          <w:lang w:bidi="hi-IN"/>
        </w:rPr>
        <w:t>E</w:t>
      </w:r>
      <w:r w:rsidR="00D91D60">
        <w:rPr>
          <w:rFonts w:ascii="Arial" w:hAnsi="Arial" w:cs="Arial"/>
          <w:color w:val="000000"/>
          <w:sz w:val="36"/>
          <w:szCs w:val="36"/>
          <w:lang w:bidi="hi-IN"/>
        </w:rPr>
        <w:t>$NyaqM Barg</w:t>
      </w:r>
      <w:r w:rsidR="00665208">
        <w:rPr>
          <w:rFonts w:ascii="Arial" w:hAnsi="Arial" w:cs="Arial"/>
          <w:color w:val="000000"/>
          <w:sz w:val="36"/>
          <w:szCs w:val="36"/>
          <w:lang w:bidi="hi-IN"/>
        </w:rPr>
        <w:t>O</w:t>
      </w:r>
      <w:r w:rsidR="00D91D60">
        <w:rPr>
          <w:rFonts w:ascii="Arial" w:hAnsi="Arial" w:cs="Arial"/>
          <w:color w:val="000000"/>
          <w:sz w:val="36"/>
          <w:szCs w:val="36"/>
          <w:lang w:bidi="hi-IN"/>
        </w:rPr>
        <w:t># d</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qvasya# dhImahi | </w:t>
      </w:r>
    </w:p>
    <w:p w14:paraId="7A8427FA" w14:textId="4607D2AB"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dhiy</w:t>
      </w:r>
      <w:r w:rsidR="00665208">
        <w:rPr>
          <w:rFonts w:ascii="Arial" w:hAnsi="Arial" w:cs="Arial"/>
          <w:color w:val="000000"/>
          <w:sz w:val="36"/>
          <w:szCs w:val="36"/>
          <w:lang w:bidi="hi-IN"/>
        </w:rPr>
        <w:t>O</w:t>
      </w:r>
      <w:r w:rsidR="00B63030">
        <w:rPr>
          <w:rFonts w:ascii="Arial" w:hAnsi="Arial" w:cs="Arial"/>
          <w:color w:val="000000"/>
          <w:sz w:val="36"/>
          <w:szCs w:val="36"/>
          <w:lang w:bidi="hi-IN"/>
        </w:rPr>
        <w:t>q</w:t>
      </w:r>
      <w:r>
        <w:rPr>
          <w:rFonts w:ascii="Arial" w:hAnsi="Arial" w:cs="Arial"/>
          <w:color w:val="000000"/>
          <w:sz w:val="36"/>
          <w:szCs w:val="36"/>
          <w:lang w:bidi="hi-IN"/>
        </w:rPr>
        <w:t xml:space="preserve"> y</w:t>
      </w:r>
      <w:r w:rsidR="00665208">
        <w:rPr>
          <w:rFonts w:ascii="Arial" w:hAnsi="Arial" w:cs="Arial"/>
          <w:color w:val="000000"/>
          <w:sz w:val="36"/>
          <w:szCs w:val="36"/>
          <w:lang w:bidi="hi-IN"/>
        </w:rPr>
        <w:t>O</w:t>
      </w:r>
      <w:r>
        <w:rPr>
          <w:rFonts w:ascii="Arial" w:hAnsi="Arial" w:cs="Arial"/>
          <w:color w:val="000000"/>
          <w:sz w:val="36"/>
          <w:szCs w:val="36"/>
          <w:lang w:bidi="hi-IN"/>
        </w:rPr>
        <w:t xml:space="preserve"> na#H prac</w:t>
      </w:r>
      <w:r w:rsidR="00665208">
        <w:rPr>
          <w:rFonts w:ascii="Arial" w:hAnsi="Arial" w:cs="Arial"/>
          <w:color w:val="000000"/>
          <w:sz w:val="36"/>
          <w:szCs w:val="36"/>
          <w:lang w:bidi="hi-IN"/>
        </w:rPr>
        <w:t>O</w:t>
      </w:r>
      <w:r>
        <w:rPr>
          <w:rFonts w:ascii="Arial" w:hAnsi="Arial" w:cs="Arial"/>
          <w:color w:val="000000"/>
          <w:sz w:val="36"/>
          <w:szCs w:val="36"/>
          <w:lang w:bidi="hi-IN"/>
        </w:rPr>
        <w:t>qdayA$t | d</w:t>
      </w:r>
      <w:r w:rsidR="00665208">
        <w:rPr>
          <w:rFonts w:ascii="Arial" w:hAnsi="Arial" w:cs="Arial"/>
          <w:color w:val="000000"/>
          <w:sz w:val="36"/>
          <w:szCs w:val="36"/>
          <w:lang w:bidi="hi-IN"/>
        </w:rPr>
        <w:t>E</w:t>
      </w:r>
      <w:r>
        <w:rPr>
          <w:rFonts w:ascii="Arial" w:hAnsi="Arial" w:cs="Arial"/>
          <w:color w:val="000000"/>
          <w:sz w:val="36"/>
          <w:szCs w:val="36"/>
          <w:lang w:bidi="hi-IN"/>
        </w:rPr>
        <w:t xml:space="preserve">va savitaH prasuvaH | </w:t>
      </w:r>
    </w:p>
    <w:p w14:paraId="3AFEA44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satyaM tvartt</w:t>
      </w:r>
      <w:r w:rsidR="00665208">
        <w:rPr>
          <w:rFonts w:ascii="Arial" w:hAnsi="Arial" w:cs="Arial"/>
          <w:color w:val="000000"/>
          <w:sz w:val="36"/>
          <w:szCs w:val="36"/>
          <w:lang w:bidi="hi-IN"/>
        </w:rPr>
        <w:t>E</w:t>
      </w:r>
      <w:r>
        <w:rPr>
          <w:rFonts w:ascii="Arial" w:hAnsi="Arial" w:cs="Arial"/>
          <w:color w:val="000000"/>
          <w:sz w:val="36"/>
          <w:szCs w:val="36"/>
          <w:lang w:bidi="hi-IN"/>
        </w:rPr>
        <w:t xml:space="preserve">na pariShi~jcAmi | </w:t>
      </w:r>
    </w:p>
    <w:p w14:paraId="55F0CE0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amRutaM Bavatu | amRut</w:t>
      </w:r>
      <w:r w:rsidR="00665208">
        <w:rPr>
          <w:rFonts w:ascii="Arial" w:hAnsi="Arial" w:cs="Arial"/>
          <w:color w:val="000000"/>
          <w:sz w:val="36"/>
          <w:szCs w:val="36"/>
          <w:lang w:bidi="hi-IN"/>
        </w:rPr>
        <w:t>O</w:t>
      </w:r>
      <w:r>
        <w:rPr>
          <w:rFonts w:ascii="Arial" w:hAnsi="Arial" w:cs="Arial"/>
          <w:color w:val="000000"/>
          <w:sz w:val="36"/>
          <w:szCs w:val="36"/>
          <w:lang w:bidi="hi-IN"/>
        </w:rPr>
        <w:t xml:space="preserve">pastaraNamasi | </w:t>
      </w:r>
    </w:p>
    <w:p w14:paraId="121D7A2E" w14:textId="2AD96C9B"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prANAya svAhAH | </w:t>
      </w:r>
      <w:r>
        <w:rPr>
          <w:rFonts w:ascii="Arial" w:hAnsi="Arial" w:cs="Arial"/>
          <w:color w:val="000000"/>
          <w:sz w:val="36"/>
          <w:szCs w:val="36"/>
          <w:lang w:bidi="hi-IN"/>
        </w:rPr>
        <w:t>OM</w:t>
      </w:r>
      <w:r w:rsidR="00D91D60">
        <w:rPr>
          <w:rFonts w:ascii="Arial" w:hAnsi="Arial" w:cs="Arial"/>
          <w:color w:val="000000"/>
          <w:sz w:val="36"/>
          <w:szCs w:val="36"/>
          <w:lang w:bidi="hi-IN"/>
        </w:rPr>
        <w:t xml:space="preserve"> apAnAya svAhAH | </w:t>
      </w:r>
    </w:p>
    <w:p w14:paraId="0FE4E5B2" w14:textId="6C446CAC"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vyAnAya svAhAH | </w:t>
      </w:r>
      <w:r>
        <w:rPr>
          <w:rFonts w:ascii="Arial" w:hAnsi="Arial" w:cs="Arial"/>
          <w:color w:val="000000"/>
          <w:sz w:val="36"/>
          <w:szCs w:val="36"/>
          <w:lang w:bidi="hi-IN"/>
        </w:rPr>
        <w:t>OM</w:t>
      </w:r>
      <w:r w:rsidR="00D91D60">
        <w:rPr>
          <w:rFonts w:ascii="Arial" w:hAnsi="Arial" w:cs="Arial"/>
          <w:color w:val="000000"/>
          <w:sz w:val="36"/>
          <w:szCs w:val="36"/>
          <w:lang w:bidi="hi-IN"/>
        </w:rPr>
        <w:t xml:space="preserve"> udAnAya svAhAH | </w:t>
      </w:r>
    </w:p>
    <w:p w14:paraId="5B4C8CDE" w14:textId="07661413"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samAnAya svAhAH | </w:t>
      </w:r>
      <w:r>
        <w:rPr>
          <w:rFonts w:ascii="Arial" w:hAnsi="Arial" w:cs="Arial"/>
          <w:color w:val="000000"/>
          <w:sz w:val="36"/>
          <w:szCs w:val="36"/>
          <w:lang w:bidi="hi-IN"/>
        </w:rPr>
        <w:t>OM</w:t>
      </w:r>
      <w:r w:rsidR="00D91D60">
        <w:rPr>
          <w:rFonts w:ascii="Arial" w:hAnsi="Arial" w:cs="Arial"/>
          <w:color w:val="000000"/>
          <w:sz w:val="36"/>
          <w:szCs w:val="36"/>
          <w:lang w:bidi="hi-IN"/>
        </w:rPr>
        <w:t xml:space="preserve"> brahmaN</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 svAhAH | </w:t>
      </w:r>
    </w:p>
    <w:p w14:paraId="22C50B2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madhuqvAtA# RutAyaqt</w:t>
      </w:r>
      <w:r w:rsidR="00665208">
        <w:rPr>
          <w:rFonts w:ascii="Arial" w:hAnsi="Arial" w:cs="Arial"/>
          <w:color w:val="000000"/>
          <w:sz w:val="36"/>
          <w:szCs w:val="36"/>
          <w:lang w:bidi="hi-IN"/>
        </w:rPr>
        <w:t>E</w:t>
      </w:r>
      <w:r>
        <w:rPr>
          <w:rFonts w:ascii="Arial" w:hAnsi="Arial" w:cs="Arial"/>
          <w:color w:val="000000"/>
          <w:sz w:val="36"/>
          <w:szCs w:val="36"/>
          <w:lang w:bidi="hi-IN"/>
        </w:rPr>
        <w:t xml:space="preserve"> madhu#kSharantiq sindha#vaH | </w:t>
      </w:r>
    </w:p>
    <w:p w14:paraId="7C48825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mAddhvI$rnaH saqntv</w:t>
      </w:r>
      <w:r w:rsidR="00665208">
        <w:rPr>
          <w:rFonts w:ascii="Arial" w:hAnsi="Arial" w:cs="Arial"/>
          <w:color w:val="000000"/>
          <w:sz w:val="36"/>
          <w:szCs w:val="36"/>
          <w:lang w:bidi="hi-IN"/>
        </w:rPr>
        <w:t>O</w:t>
      </w:r>
      <w:r>
        <w:rPr>
          <w:rFonts w:ascii="Arial" w:hAnsi="Arial" w:cs="Arial"/>
          <w:color w:val="000000"/>
          <w:sz w:val="36"/>
          <w:szCs w:val="36"/>
          <w:lang w:bidi="hi-IN"/>
        </w:rPr>
        <w:t>Sha#dhIH | madhuqnakta# muqt</w:t>
      </w:r>
      <w:r w:rsidR="00665208">
        <w:rPr>
          <w:rFonts w:ascii="Arial" w:hAnsi="Arial" w:cs="Arial"/>
          <w:color w:val="000000"/>
          <w:sz w:val="36"/>
          <w:szCs w:val="36"/>
          <w:lang w:bidi="hi-IN"/>
        </w:rPr>
        <w:t>O</w:t>
      </w:r>
      <w:r>
        <w:rPr>
          <w:rFonts w:ascii="Arial" w:hAnsi="Arial" w:cs="Arial"/>
          <w:color w:val="000000"/>
          <w:sz w:val="36"/>
          <w:szCs w:val="36"/>
          <w:lang w:bidi="hi-IN"/>
        </w:rPr>
        <w:t xml:space="preserve">Shasiq madhu#maqt pArthi#vaq(gm)q raja#H | </w:t>
      </w:r>
    </w:p>
    <w:p w14:paraId="04BE55C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madhuqdyaura#stu naH piqtA | madhu#mAnn</w:t>
      </w:r>
      <w:r w:rsidR="00665208">
        <w:rPr>
          <w:rFonts w:ascii="Arial" w:hAnsi="Arial" w:cs="Arial"/>
          <w:color w:val="000000"/>
          <w:sz w:val="36"/>
          <w:szCs w:val="36"/>
          <w:lang w:bidi="hi-IN"/>
        </w:rPr>
        <w:t>O</w:t>
      </w:r>
      <w:r>
        <w:rPr>
          <w:rFonts w:ascii="Arial" w:hAnsi="Arial" w:cs="Arial"/>
          <w:color w:val="000000"/>
          <w:sz w:val="36"/>
          <w:szCs w:val="36"/>
          <w:lang w:bidi="hi-IN"/>
        </w:rPr>
        <w:t xml:space="preserve">q vanaqspatiq rmadhu#mA(gm) astuq sUrya#H | </w:t>
      </w:r>
    </w:p>
    <w:p w14:paraId="14EC552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mAdhvIqrgAv</w:t>
      </w:r>
      <w:r w:rsidR="00665208">
        <w:rPr>
          <w:rFonts w:ascii="Arial" w:hAnsi="Arial" w:cs="Arial"/>
          <w:color w:val="000000"/>
          <w:sz w:val="36"/>
          <w:szCs w:val="36"/>
          <w:lang w:bidi="hi-IN"/>
        </w:rPr>
        <w:t>O</w:t>
      </w:r>
      <w:r>
        <w:rPr>
          <w:rFonts w:ascii="Arial" w:hAnsi="Arial" w:cs="Arial"/>
          <w:color w:val="000000"/>
          <w:sz w:val="36"/>
          <w:szCs w:val="36"/>
          <w:lang w:bidi="hi-IN"/>
        </w:rPr>
        <w:t xml:space="preserve"># Bavantu naH || madhu madhu madhu || </w:t>
      </w:r>
    </w:p>
    <w:p w14:paraId="498ABD8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AvAhitAByaH sarvABy</w:t>
      </w:r>
      <w:r w:rsidR="00665208">
        <w:rPr>
          <w:rFonts w:ascii="Arial" w:hAnsi="Arial" w:cs="Arial"/>
          <w:color w:val="000000"/>
          <w:sz w:val="36"/>
          <w:szCs w:val="36"/>
          <w:lang w:bidi="hi-IN"/>
        </w:rPr>
        <w:t>O</w:t>
      </w:r>
      <w:r>
        <w:rPr>
          <w:rFonts w:ascii="Arial" w:hAnsi="Arial" w:cs="Arial"/>
          <w:color w:val="000000"/>
          <w:sz w:val="36"/>
          <w:szCs w:val="36"/>
          <w:lang w:bidi="hi-IN"/>
        </w:rPr>
        <w:t xml:space="preserve"> d</w:t>
      </w:r>
      <w:r w:rsidR="00665208">
        <w:rPr>
          <w:rFonts w:ascii="Arial" w:hAnsi="Arial" w:cs="Arial"/>
          <w:color w:val="000000"/>
          <w:sz w:val="36"/>
          <w:szCs w:val="36"/>
          <w:lang w:bidi="hi-IN"/>
        </w:rPr>
        <w:t>E</w:t>
      </w:r>
      <w:r>
        <w:rPr>
          <w:rFonts w:ascii="Arial" w:hAnsi="Arial" w:cs="Arial"/>
          <w:color w:val="000000"/>
          <w:sz w:val="36"/>
          <w:szCs w:val="36"/>
          <w:lang w:bidi="hi-IN"/>
        </w:rPr>
        <w:t>vatABy</w:t>
      </w:r>
      <w:r w:rsidR="00665208">
        <w:rPr>
          <w:rFonts w:ascii="Arial" w:hAnsi="Arial" w:cs="Arial"/>
          <w:color w:val="000000"/>
          <w:sz w:val="36"/>
          <w:szCs w:val="36"/>
          <w:lang w:bidi="hi-IN"/>
        </w:rPr>
        <w:t>O</w:t>
      </w:r>
      <w:r>
        <w:rPr>
          <w:rFonts w:ascii="Arial" w:hAnsi="Arial" w:cs="Arial"/>
          <w:color w:val="000000"/>
          <w:sz w:val="36"/>
          <w:szCs w:val="36"/>
          <w:lang w:bidi="hi-IN"/>
        </w:rPr>
        <w:t xml:space="preserve"> namaH | </w:t>
      </w:r>
    </w:p>
    <w:p w14:paraId="6A9615D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(**divyAnnaM, GRutaguLapAyasaM, nALik</w:t>
      </w:r>
      <w:r w:rsidR="00665208">
        <w:rPr>
          <w:rFonts w:ascii="Arial" w:hAnsi="Arial" w:cs="Arial"/>
          <w:color w:val="000000"/>
          <w:sz w:val="36"/>
          <w:szCs w:val="36"/>
          <w:lang w:bidi="hi-IN"/>
        </w:rPr>
        <w:t>E</w:t>
      </w:r>
      <w:r>
        <w:rPr>
          <w:rFonts w:ascii="Arial" w:hAnsi="Arial" w:cs="Arial"/>
          <w:color w:val="000000"/>
          <w:sz w:val="36"/>
          <w:szCs w:val="36"/>
          <w:lang w:bidi="hi-IN"/>
        </w:rPr>
        <w:t xml:space="preserve">raKaNDadvayaM, kadaLIPalaM ...) </w:t>
      </w:r>
    </w:p>
    <w:p w14:paraId="1AD100F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mahAnaiv</w:t>
      </w:r>
      <w:r w:rsidR="00665208">
        <w:rPr>
          <w:rFonts w:ascii="Arial" w:hAnsi="Arial" w:cs="Arial"/>
          <w:color w:val="000000"/>
          <w:sz w:val="36"/>
          <w:szCs w:val="36"/>
          <w:lang w:bidi="hi-IN"/>
        </w:rPr>
        <w:t>E</w:t>
      </w:r>
      <w:r>
        <w:rPr>
          <w:rFonts w:ascii="Arial" w:hAnsi="Arial" w:cs="Arial"/>
          <w:color w:val="000000"/>
          <w:sz w:val="36"/>
          <w:szCs w:val="36"/>
          <w:lang w:bidi="hi-IN"/>
        </w:rPr>
        <w:t>dyaM niv</w:t>
      </w:r>
      <w:r w:rsidR="00665208">
        <w:rPr>
          <w:rFonts w:ascii="Arial" w:hAnsi="Arial" w:cs="Arial"/>
          <w:color w:val="000000"/>
          <w:sz w:val="36"/>
          <w:szCs w:val="36"/>
          <w:lang w:bidi="hi-IN"/>
        </w:rPr>
        <w:t>E</w:t>
      </w:r>
      <w:r>
        <w:rPr>
          <w:rFonts w:ascii="Arial" w:hAnsi="Arial" w:cs="Arial"/>
          <w:color w:val="000000"/>
          <w:sz w:val="36"/>
          <w:szCs w:val="36"/>
          <w:lang w:bidi="hi-IN"/>
        </w:rPr>
        <w:t xml:space="preserve">dayAmi | </w:t>
      </w:r>
    </w:p>
    <w:p w14:paraId="5F1E18F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maddhy</w:t>
      </w:r>
      <w:r w:rsidR="00665208">
        <w:rPr>
          <w:rFonts w:ascii="Arial" w:hAnsi="Arial" w:cs="Arial"/>
          <w:color w:val="000000"/>
          <w:sz w:val="36"/>
          <w:szCs w:val="36"/>
          <w:lang w:bidi="hi-IN"/>
        </w:rPr>
        <w:t>E</w:t>
      </w:r>
      <w:r>
        <w:rPr>
          <w:rFonts w:ascii="Arial" w:hAnsi="Arial" w:cs="Arial"/>
          <w:color w:val="000000"/>
          <w:sz w:val="36"/>
          <w:szCs w:val="36"/>
          <w:lang w:bidi="hi-IN"/>
        </w:rPr>
        <w:t xml:space="preserve"> maddhy</w:t>
      </w:r>
      <w:r w:rsidR="00665208">
        <w:rPr>
          <w:rFonts w:ascii="Arial" w:hAnsi="Arial" w:cs="Arial"/>
          <w:color w:val="000000"/>
          <w:sz w:val="36"/>
          <w:szCs w:val="36"/>
          <w:lang w:bidi="hi-IN"/>
        </w:rPr>
        <w:t>E</w:t>
      </w:r>
      <w:r>
        <w:rPr>
          <w:rFonts w:ascii="Arial" w:hAnsi="Arial" w:cs="Arial"/>
          <w:color w:val="000000"/>
          <w:sz w:val="36"/>
          <w:szCs w:val="36"/>
          <w:lang w:bidi="hi-IN"/>
        </w:rPr>
        <w:t xml:space="preserve"> amRutapAnIyaM samarpayAmi | amRutApidhAnamasi | </w:t>
      </w:r>
    </w:p>
    <w:p w14:paraId="20B04F1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hastaprakShALanaM samarpayAmi | pAdaprakShALanaM samarpayAmi | </w:t>
      </w:r>
    </w:p>
    <w:p w14:paraId="26D5ED6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naiv</w:t>
      </w:r>
      <w:r w:rsidR="00665208">
        <w:rPr>
          <w:rFonts w:ascii="Arial" w:hAnsi="Arial" w:cs="Arial"/>
          <w:color w:val="000000"/>
          <w:sz w:val="36"/>
          <w:szCs w:val="36"/>
          <w:lang w:bidi="hi-IN"/>
        </w:rPr>
        <w:t>E</w:t>
      </w:r>
      <w:r>
        <w:rPr>
          <w:rFonts w:ascii="Arial" w:hAnsi="Arial" w:cs="Arial"/>
          <w:color w:val="000000"/>
          <w:sz w:val="36"/>
          <w:szCs w:val="36"/>
          <w:lang w:bidi="hi-IN"/>
        </w:rPr>
        <w:t xml:space="preserve">dyAnantaraM AcamanIyaM samarpayAmi | </w:t>
      </w:r>
    </w:p>
    <w:p w14:paraId="39EE6658" w14:textId="77777777" w:rsidR="00467F28" w:rsidRDefault="00467F28" w:rsidP="00D91D60">
      <w:pPr>
        <w:autoSpaceDE w:val="0"/>
        <w:autoSpaceDN w:val="0"/>
        <w:adjustRightInd w:val="0"/>
        <w:spacing w:after="0" w:line="240" w:lineRule="auto"/>
        <w:rPr>
          <w:rFonts w:ascii="Arial" w:hAnsi="Arial" w:cs="Arial"/>
          <w:color w:val="000000"/>
          <w:sz w:val="36"/>
          <w:szCs w:val="36"/>
          <w:lang w:bidi="hi-IN"/>
        </w:rPr>
      </w:pPr>
    </w:p>
    <w:p w14:paraId="78018B64" w14:textId="77777777" w:rsidR="00D91D60" w:rsidRDefault="00D91D60" w:rsidP="00D91D60">
      <w:pPr>
        <w:autoSpaceDE w:val="0"/>
        <w:autoSpaceDN w:val="0"/>
        <w:adjustRightInd w:val="0"/>
        <w:spacing w:after="0" w:line="240" w:lineRule="auto"/>
        <w:rPr>
          <w:rFonts w:ascii="Arial" w:hAnsi="Arial" w:cs="Arial"/>
          <w:b/>
          <w:bCs/>
          <w:color w:val="000000"/>
          <w:sz w:val="36"/>
          <w:szCs w:val="36"/>
          <w:lang w:bidi="hi-IN"/>
        </w:rPr>
      </w:pPr>
      <w:r w:rsidRPr="00467F28">
        <w:rPr>
          <w:rFonts w:ascii="Arial" w:hAnsi="Arial" w:cs="Arial"/>
          <w:b/>
          <w:bCs/>
          <w:color w:val="000000"/>
          <w:sz w:val="36"/>
          <w:szCs w:val="36"/>
          <w:lang w:bidi="hi-IN"/>
        </w:rPr>
        <w:t>19.1.5</w:t>
      </w:r>
      <w:r w:rsidRPr="00467F28">
        <w:rPr>
          <w:rFonts w:ascii="Arial" w:hAnsi="Arial" w:cs="Arial"/>
          <w:b/>
          <w:bCs/>
          <w:color w:val="000000"/>
          <w:sz w:val="36"/>
          <w:szCs w:val="36"/>
          <w:lang w:bidi="hi-IN"/>
        </w:rPr>
        <w:tab/>
      </w:r>
      <w:r w:rsidRPr="00467F28">
        <w:rPr>
          <w:rFonts w:ascii="Arial" w:hAnsi="Arial" w:cs="Arial"/>
          <w:b/>
          <w:bCs/>
          <w:color w:val="000000"/>
          <w:sz w:val="36"/>
          <w:szCs w:val="36"/>
          <w:lang w:bidi="hi-IN"/>
        </w:rPr>
        <w:tab/>
        <w:t>tAMbUlaM</w:t>
      </w:r>
    </w:p>
    <w:p w14:paraId="68145623" w14:textId="77777777" w:rsidR="00467F28" w:rsidRPr="00467F28" w:rsidRDefault="00467F28" w:rsidP="00D91D60">
      <w:pPr>
        <w:autoSpaceDE w:val="0"/>
        <w:autoSpaceDN w:val="0"/>
        <w:adjustRightInd w:val="0"/>
        <w:spacing w:after="0" w:line="240" w:lineRule="auto"/>
        <w:rPr>
          <w:rFonts w:ascii="Arial" w:hAnsi="Arial" w:cs="Arial"/>
          <w:b/>
          <w:bCs/>
          <w:color w:val="000000"/>
          <w:sz w:val="36"/>
          <w:szCs w:val="36"/>
          <w:lang w:bidi="hi-IN"/>
        </w:rPr>
      </w:pPr>
    </w:p>
    <w:p w14:paraId="6E4D68A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pUgIPalasamAyuktaM nAgavallIdaLairyutaM | </w:t>
      </w:r>
    </w:p>
    <w:p w14:paraId="2AB482B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karpUracUrNa saMyuktaM tAMbUlaM pratigRuhyatAM | </w:t>
      </w:r>
    </w:p>
    <w:p w14:paraId="6A08962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AvAhitAByaH sarvABy</w:t>
      </w:r>
      <w:r w:rsidR="00665208">
        <w:rPr>
          <w:rFonts w:ascii="Arial" w:hAnsi="Arial" w:cs="Arial"/>
          <w:color w:val="000000"/>
          <w:sz w:val="36"/>
          <w:szCs w:val="36"/>
          <w:lang w:bidi="hi-IN"/>
        </w:rPr>
        <w:t>O</w:t>
      </w:r>
      <w:r>
        <w:rPr>
          <w:rFonts w:ascii="Arial" w:hAnsi="Arial" w:cs="Arial"/>
          <w:color w:val="000000"/>
          <w:sz w:val="36"/>
          <w:szCs w:val="36"/>
          <w:lang w:bidi="hi-IN"/>
        </w:rPr>
        <w:t xml:space="preserve"> d</w:t>
      </w:r>
      <w:r w:rsidR="00665208">
        <w:rPr>
          <w:rFonts w:ascii="Arial" w:hAnsi="Arial" w:cs="Arial"/>
          <w:color w:val="000000"/>
          <w:sz w:val="36"/>
          <w:szCs w:val="36"/>
          <w:lang w:bidi="hi-IN"/>
        </w:rPr>
        <w:t>E</w:t>
      </w:r>
      <w:r>
        <w:rPr>
          <w:rFonts w:ascii="Arial" w:hAnsi="Arial" w:cs="Arial"/>
          <w:color w:val="000000"/>
          <w:sz w:val="36"/>
          <w:szCs w:val="36"/>
          <w:lang w:bidi="hi-IN"/>
        </w:rPr>
        <w:t>vatABy</w:t>
      </w:r>
      <w:r w:rsidR="00665208">
        <w:rPr>
          <w:rFonts w:ascii="Arial" w:hAnsi="Arial" w:cs="Arial"/>
          <w:color w:val="000000"/>
          <w:sz w:val="36"/>
          <w:szCs w:val="36"/>
          <w:lang w:bidi="hi-IN"/>
        </w:rPr>
        <w:t>O</w:t>
      </w:r>
      <w:r>
        <w:rPr>
          <w:rFonts w:ascii="Arial" w:hAnsi="Arial" w:cs="Arial"/>
          <w:color w:val="000000"/>
          <w:sz w:val="36"/>
          <w:szCs w:val="36"/>
          <w:lang w:bidi="hi-IN"/>
        </w:rPr>
        <w:t xml:space="preserve"> namaH | karpUra tAMbUlaM niv</w:t>
      </w:r>
      <w:r w:rsidR="00665208">
        <w:rPr>
          <w:rFonts w:ascii="Arial" w:hAnsi="Arial" w:cs="Arial"/>
          <w:color w:val="000000"/>
          <w:sz w:val="36"/>
          <w:szCs w:val="36"/>
          <w:lang w:bidi="hi-IN"/>
        </w:rPr>
        <w:t>E</w:t>
      </w:r>
      <w:r>
        <w:rPr>
          <w:rFonts w:ascii="Arial" w:hAnsi="Arial" w:cs="Arial"/>
          <w:color w:val="000000"/>
          <w:sz w:val="36"/>
          <w:szCs w:val="36"/>
          <w:lang w:bidi="hi-IN"/>
        </w:rPr>
        <w:t xml:space="preserve">dayAmi | </w:t>
      </w:r>
    </w:p>
    <w:p w14:paraId="66753BE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AcamanIyaM samarpayAmi | samast</w:t>
      </w:r>
      <w:r w:rsidR="00665208">
        <w:rPr>
          <w:rFonts w:ascii="Arial" w:hAnsi="Arial" w:cs="Arial"/>
          <w:color w:val="000000"/>
          <w:sz w:val="36"/>
          <w:szCs w:val="36"/>
          <w:lang w:bidi="hi-IN"/>
        </w:rPr>
        <w:t>O</w:t>
      </w:r>
      <w:r>
        <w:rPr>
          <w:rFonts w:ascii="Arial" w:hAnsi="Arial" w:cs="Arial"/>
          <w:color w:val="000000"/>
          <w:sz w:val="36"/>
          <w:szCs w:val="36"/>
          <w:lang w:bidi="hi-IN"/>
        </w:rPr>
        <w:t xml:space="preserve">pacArAn samarpayAmi | </w:t>
      </w:r>
    </w:p>
    <w:p w14:paraId="08CB13F5" w14:textId="77777777" w:rsidR="00467F28" w:rsidRDefault="00467F28" w:rsidP="00D91D60">
      <w:pPr>
        <w:autoSpaceDE w:val="0"/>
        <w:autoSpaceDN w:val="0"/>
        <w:adjustRightInd w:val="0"/>
        <w:spacing w:after="0" w:line="240" w:lineRule="auto"/>
        <w:rPr>
          <w:rFonts w:ascii="Arial" w:hAnsi="Arial" w:cs="Arial"/>
          <w:color w:val="000000"/>
          <w:sz w:val="36"/>
          <w:szCs w:val="36"/>
          <w:lang w:bidi="hi-IN"/>
        </w:rPr>
      </w:pPr>
    </w:p>
    <w:p w14:paraId="3A8899D6" w14:textId="77777777" w:rsidR="00D91D60" w:rsidRPr="00467F28" w:rsidRDefault="00D91D60" w:rsidP="00D91D60">
      <w:pPr>
        <w:autoSpaceDE w:val="0"/>
        <w:autoSpaceDN w:val="0"/>
        <w:adjustRightInd w:val="0"/>
        <w:spacing w:after="0" w:line="240" w:lineRule="auto"/>
        <w:rPr>
          <w:rFonts w:ascii="Arial" w:hAnsi="Arial" w:cs="Arial"/>
          <w:b/>
          <w:bCs/>
          <w:color w:val="000000"/>
          <w:sz w:val="36"/>
          <w:szCs w:val="36"/>
          <w:lang w:bidi="hi-IN"/>
        </w:rPr>
      </w:pPr>
      <w:r w:rsidRPr="00467F28">
        <w:rPr>
          <w:rFonts w:ascii="Arial" w:hAnsi="Arial" w:cs="Arial"/>
          <w:b/>
          <w:bCs/>
          <w:color w:val="000000"/>
          <w:sz w:val="36"/>
          <w:szCs w:val="36"/>
          <w:lang w:bidi="hi-IN"/>
        </w:rPr>
        <w:t>19.1.6</w:t>
      </w:r>
      <w:r w:rsidRPr="00467F28">
        <w:rPr>
          <w:rFonts w:ascii="Arial" w:hAnsi="Arial" w:cs="Arial"/>
          <w:b/>
          <w:bCs/>
          <w:color w:val="000000"/>
          <w:sz w:val="36"/>
          <w:szCs w:val="36"/>
          <w:lang w:bidi="hi-IN"/>
        </w:rPr>
        <w:tab/>
      </w:r>
      <w:r w:rsidRPr="00467F28">
        <w:rPr>
          <w:rFonts w:ascii="Arial" w:hAnsi="Arial" w:cs="Arial"/>
          <w:b/>
          <w:bCs/>
          <w:color w:val="000000"/>
          <w:sz w:val="36"/>
          <w:szCs w:val="36"/>
          <w:lang w:bidi="hi-IN"/>
        </w:rPr>
        <w:tab/>
        <w:t>pa~jcamuKa dIpaM</w:t>
      </w:r>
    </w:p>
    <w:p w14:paraId="51594399" w14:textId="77777777" w:rsidR="00467F28" w:rsidRDefault="00467F28" w:rsidP="00D91D60">
      <w:pPr>
        <w:autoSpaceDE w:val="0"/>
        <w:autoSpaceDN w:val="0"/>
        <w:adjustRightInd w:val="0"/>
        <w:spacing w:after="0" w:line="240" w:lineRule="auto"/>
        <w:rPr>
          <w:rFonts w:ascii="Arial" w:hAnsi="Arial" w:cs="Arial"/>
          <w:color w:val="000000"/>
          <w:sz w:val="36"/>
          <w:szCs w:val="36"/>
          <w:lang w:bidi="hi-IN"/>
        </w:rPr>
      </w:pPr>
    </w:p>
    <w:p w14:paraId="25827D1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sapra#tha saqBAM m</w:t>
      </w:r>
      <w:r w:rsidR="00665208">
        <w:rPr>
          <w:rFonts w:ascii="Arial" w:hAnsi="Arial" w:cs="Arial"/>
          <w:color w:val="000000"/>
          <w:sz w:val="36"/>
          <w:szCs w:val="36"/>
          <w:lang w:bidi="hi-IN"/>
        </w:rPr>
        <w:t>E</w:t>
      </w:r>
      <w:r>
        <w:rPr>
          <w:rFonts w:ascii="Arial" w:hAnsi="Arial" w:cs="Arial"/>
          <w:color w:val="000000"/>
          <w:sz w:val="36"/>
          <w:szCs w:val="36"/>
          <w:lang w:bidi="hi-IN"/>
        </w:rPr>
        <w:t># g</w:t>
      </w:r>
      <w:r w:rsidR="00665208">
        <w:rPr>
          <w:rFonts w:ascii="Arial" w:hAnsi="Arial" w:cs="Arial"/>
          <w:color w:val="000000"/>
          <w:sz w:val="36"/>
          <w:szCs w:val="36"/>
          <w:lang w:bidi="hi-IN"/>
        </w:rPr>
        <w:t>O</w:t>
      </w:r>
      <w:r>
        <w:rPr>
          <w:rFonts w:ascii="Arial" w:hAnsi="Arial" w:cs="Arial"/>
          <w:color w:val="000000"/>
          <w:sz w:val="36"/>
          <w:szCs w:val="36"/>
          <w:lang w:bidi="hi-IN"/>
        </w:rPr>
        <w:t>pAya | y</w:t>
      </w:r>
      <w:r w:rsidR="00665208">
        <w:rPr>
          <w:rFonts w:ascii="Arial" w:hAnsi="Arial" w:cs="Arial"/>
          <w:color w:val="000000"/>
          <w:sz w:val="36"/>
          <w:szCs w:val="36"/>
          <w:lang w:bidi="hi-IN"/>
        </w:rPr>
        <w:t>E</w:t>
      </w:r>
      <w:r>
        <w:rPr>
          <w:rFonts w:ascii="Arial" w:hAnsi="Arial" w:cs="Arial"/>
          <w:color w:val="000000"/>
          <w:sz w:val="36"/>
          <w:szCs w:val="36"/>
          <w:lang w:bidi="hi-IN"/>
        </w:rPr>
        <w:t xml:space="preserve"> caq saByA$H saBAq sada#H | </w:t>
      </w:r>
    </w:p>
    <w:p w14:paraId="1A048BE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tAni#ndriqyAva#taH kuru | sarvaqmAyuq-rupA#satAM | ah</w:t>
      </w:r>
      <w:r w:rsidR="00665208">
        <w:rPr>
          <w:rFonts w:ascii="Arial" w:hAnsi="Arial" w:cs="Arial"/>
          <w:color w:val="000000"/>
          <w:sz w:val="36"/>
          <w:szCs w:val="36"/>
          <w:lang w:bidi="hi-IN"/>
        </w:rPr>
        <w:t>E</w:t>
      </w:r>
      <w:r>
        <w:rPr>
          <w:rFonts w:ascii="Arial" w:hAnsi="Arial" w:cs="Arial"/>
          <w:color w:val="000000"/>
          <w:sz w:val="36"/>
          <w:szCs w:val="36"/>
          <w:lang w:bidi="hi-IN"/>
        </w:rPr>
        <w:t># budhniyaq mantra#M m</w:t>
      </w:r>
      <w:r w:rsidR="00665208">
        <w:rPr>
          <w:rFonts w:ascii="Arial" w:hAnsi="Arial" w:cs="Arial"/>
          <w:color w:val="000000"/>
          <w:sz w:val="36"/>
          <w:szCs w:val="36"/>
          <w:lang w:bidi="hi-IN"/>
        </w:rPr>
        <w:t>E</w:t>
      </w:r>
      <w:r>
        <w:rPr>
          <w:rFonts w:ascii="Arial" w:hAnsi="Arial" w:cs="Arial"/>
          <w:color w:val="000000"/>
          <w:sz w:val="36"/>
          <w:szCs w:val="36"/>
          <w:lang w:bidi="hi-IN"/>
        </w:rPr>
        <w:t xml:space="preserve"> g</w:t>
      </w:r>
      <w:r w:rsidR="00665208">
        <w:rPr>
          <w:rFonts w:ascii="Arial" w:hAnsi="Arial" w:cs="Arial"/>
          <w:color w:val="000000"/>
          <w:sz w:val="36"/>
          <w:szCs w:val="36"/>
          <w:lang w:bidi="hi-IN"/>
        </w:rPr>
        <w:t>O</w:t>
      </w:r>
      <w:r>
        <w:rPr>
          <w:rFonts w:ascii="Arial" w:hAnsi="Arial" w:cs="Arial"/>
          <w:color w:val="000000"/>
          <w:sz w:val="36"/>
          <w:szCs w:val="36"/>
          <w:lang w:bidi="hi-IN"/>
        </w:rPr>
        <w:t xml:space="preserve">pAya | yamRuSha#yastrai-viqdA viqduH | RucaqH sAmA#niq yajU(gm)#Shi | </w:t>
      </w:r>
    </w:p>
    <w:p w14:paraId="3B77120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sA hi SrIraqmRutA# saqtAM | </w:t>
      </w:r>
      <w:r w:rsidR="00665208">
        <w:rPr>
          <w:rFonts w:ascii="Arial" w:hAnsi="Arial" w:cs="Arial"/>
          <w:color w:val="000000"/>
          <w:sz w:val="36"/>
          <w:szCs w:val="36"/>
          <w:lang w:bidi="hi-IN"/>
        </w:rPr>
        <w:t>O</w:t>
      </w:r>
      <w:r>
        <w:rPr>
          <w:rFonts w:ascii="Arial" w:hAnsi="Arial" w:cs="Arial"/>
          <w:color w:val="000000"/>
          <w:sz w:val="36"/>
          <w:szCs w:val="36"/>
          <w:lang w:bidi="hi-IN"/>
        </w:rPr>
        <w:t>r / and</w:t>
      </w:r>
    </w:p>
    <w:p w14:paraId="61FA6CF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AtmaqnnA-tmaqnnityA-ma#ntrayata | tasmai# pa~jcaqma(gm) hUqtaH pratya#SRuN</w:t>
      </w:r>
      <w:r w:rsidR="00665208">
        <w:rPr>
          <w:rFonts w:ascii="Arial" w:hAnsi="Arial" w:cs="Arial"/>
          <w:color w:val="000000"/>
          <w:sz w:val="36"/>
          <w:szCs w:val="36"/>
          <w:lang w:bidi="hi-IN"/>
        </w:rPr>
        <w:t>O</w:t>
      </w:r>
      <w:r>
        <w:rPr>
          <w:rFonts w:ascii="Arial" w:hAnsi="Arial" w:cs="Arial"/>
          <w:color w:val="000000"/>
          <w:sz w:val="36"/>
          <w:szCs w:val="36"/>
          <w:lang w:bidi="hi-IN"/>
        </w:rPr>
        <w:t xml:space="preserve">t | </w:t>
      </w:r>
    </w:p>
    <w:p w14:paraId="5F33B0F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 pa~jca#hUt</w:t>
      </w:r>
      <w:r w:rsidR="00665208">
        <w:rPr>
          <w:rFonts w:ascii="Arial" w:hAnsi="Arial" w:cs="Arial"/>
          <w:color w:val="000000"/>
          <w:sz w:val="36"/>
          <w:szCs w:val="36"/>
          <w:lang w:bidi="hi-IN"/>
        </w:rPr>
        <w:t>O</w:t>
      </w:r>
      <w:r>
        <w:rPr>
          <w:rFonts w:ascii="Arial" w:hAnsi="Arial" w:cs="Arial"/>
          <w:color w:val="000000"/>
          <w:sz w:val="36"/>
          <w:szCs w:val="36"/>
          <w:lang w:bidi="hi-IN"/>
        </w:rPr>
        <w:t xml:space="preserve"> &amp;Bavat | pa~jca#hUt</w:t>
      </w:r>
      <w:r w:rsidR="00665208">
        <w:rPr>
          <w:rFonts w:ascii="Arial" w:hAnsi="Arial" w:cs="Arial"/>
          <w:color w:val="000000"/>
          <w:sz w:val="36"/>
          <w:szCs w:val="36"/>
          <w:lang w:bidi="hi-IN"/>
        </w:rPr>
        <w:t>O</w:t>
      </w:r>
      <w:r>
        <w:rPr>
          <w:rFonts w:ascii="Arial" w:hAnsi="Arial" w:cs="Arial"/>
          <w:color w:val="000000"/>
          <w:sz w:val="36"/>
          <w:szCs w:val="36"/>
          <w:lang w:bidi="hi-IN"/>
        </w:rPr>
        <w:t xml:space="preserve"> haqvai nAmaiqShaH | taM ~MvA </w:t>
      </w:r>
      <w:r w:rsidR="00665208">
        <w:rPr>
          <w:rFonts w:ascii="Arial" w:hAnsi="Arial" w:cs="Arial"/>
          <w:color w:val="000000"/>
          <w:sz w:val="36"/>
          <w:szCs w:val="36"/>
          <w:lang w:bidi="hi-IN"/>
        </w:rPr>
        <w:t>E</w:t>
      </w:r>
      <w:r>
        <w:rPr>
          <w:rFonts w:ascii="Arial" w:hAnsi="Arial" w:cs="Arial"/>
          <w:color w:val="000000"/>
          <w:sz w:val="36"/>
          <w:szCs w:val="36"/>
          <w:lang w:bidi="hi-IN"/>
        </w:rPr>
        <w:t>qtaM pa~jca#hUtaq(gm)q santa$M | pa~jca#h</w:t>
      </w:r>
      <w:r w:rsidR="00665208">
        <w:rPr>
          <w:rFonts w:ascii="Arial" w:hAnsi="Arial" w:cs="Arial"/>
          <w:color w:val="000000"/>
          <w:sz w:val="36"/>
          <w:szCs w:val="36"/>
          <w:lang w:bidi="hi-IN"/>
        </w:rPr>
        <w:t>O</w:t>
      </w:r>
      <w:r>
        <w:rPr>
          <w:rFonts w:ascii="Arial" w:hAnsi="Arial" w:cs="Arial"/>
          <w:color w:val="000000"/>
          <w:sz w:val="36"/>
          <w:szCs w:val="36"/>
          <w:lang w:bidi="hi-IN"/>
        </w:rPr>
        <w:t>qt</w:t>
      </w:r>
      <w:r w:rsidR="00665208">
        <w:rPr>
          <w:rFonts w:ascii="Arial" w:hAnsi="Arial" w:cs="Arial"/>
          <w:color w:val="000000"/>
          <w:sz w:val="36"/>
          <w:szCs w:val="36"/>
          <w:lang w:bidi="hi-IN"/>
        </w:rPr>
        <w:t>E</w:t>
      </w:r>
      <w:r>
        <w:rPr>
          <w:rFonts w:ascii="Arial" w:hAnsi="Arial" w:cs="Arial"/>
          <w:color w:val="000000"/>
          <w:sz w:val="36"/>
          <w:szCs w:val="36"/>
          <w:lang w:bidi="hi-IN"/>
        </w:rPr>
        <w:t>tyA ca#kShat</w:t>
      </w:r>
      <w:r w:rsidR="00665208">
        <w:rPr>
          <w:rFonts w:ascii="Arial" w:hAnsi="Arial" w:cs="Arial"/>
          <w:color w:val="000000"/>
          <w:sz w:val="36"/>
          <w:szCs w:val="36"/>
          <w:lang w:bidi="hi-IN"/>
        </w:rPr>
        <w:t>E</w:t>
      </w:r>
      <w:r>
        <w:rPr>
          <w:rFonts w:ascii="Arial" w:hAnsi="Arial" w:cs="Arial"/>
          <w:color w:val="000000"/>
          <w:sz w:val="36"/>
          <w:szCs w:val="36"/>
          <w:lang w:bidi="hi-IN"/>
        </w:rPr>
        <w:t xml:space="preserve"> paqr</w:t>
      </w:r>
      <w:r w:rsidR="00665208">
        <w:rPr>
          <w:rFonts w:ascii="Arial" w:hAnsi="Arial" w:cs="Arial"/>
          <w:color w:val="000000"/>
          <w:sz w:val="36"/>
          <w:szCs w:val="36"/>
          <w:lang w:bidi="hi-IN"/>
        </w:rPr>
        <w:t>O</w:t>
      </w:r>
      <w:r>
        <w:rPr>
          <w:rFonts w:ascii="Arial" w:hAnsi="Arial" w:cs="Arial"/>
          <w:color w:val="000000"/>
          <w:sz w:val="36"/>
          <w:szCs w:val="36"/>
          <w:lang w:bidi="hi-IN"/>
        </w:rPr>
        <w:t>kSh</w:t>
      </w:r>
      <w:r w:rsidR="00665208">
        <w:rPr>
          <w:rFonts w:ascii="Arial" w:hAnsi="Arial" w:cs="Arial"/>
          <w:color w:val="000000"/>
          <w:sz w:val="36"/>
          <w:szCs w:val="36"/>
          <w:lang w:bidi="hi-IN"/>
        </w:rPr>
        <w:t>E</w:t>
      </w:r>
      <w:r>
        <w:rPr>
          <w:rFonts w:ascii="Arial" w:hAnsi="Arial" w:cs="Arial"/>
          <w:color w:val="000000"/>
          <w:sz w:val="36"/>
          <w:szCs w:val="36"/>
          <w:lang w:bidi="hi-IN"/>
        </w:rPr>
        <w:t xml:space="preserve">#Na | </w:t>
      </w:r>
    </w:p>
    <w:p w14:paraId="5D1A225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paqr</w:t>
      </w:r>
      <w:r w:rsidR="00665208">
        <w:rPr>
          <w:rFonts w:ascii="Arial" w:hAnsi="Arial" w:cs="Arial"/>
          <w:color w:val="000000"/>
          <w:sz w:val="36"/>
          <w:szCs w:val="36"/>
          <w:lang w:bidi="hi-IN"/>
        </w:rPr>
        <w:t>O</w:t>
      </w:r>
      <w:r>
        <w:rPr>
          <w:rFonts w:ascii="Arial" w:hAnsi="Arial" w:cs="Arial"/>
          <w:color w:val="000000"/>
          <w:sz w:val="36"/>
          <w:szCs w:val="36"/>
          <w:lang w:bidi="hi-IN"/>
        </w:rPr>
        <w:t>kSha#priyA ivaq hi d</w:t>
      </w:r>
      <w:r w:rsidR="00665208">
        <w:rPr>
          <w:rFonts w:ascii="Arial" w:hAnsi="Arial" w:cs="Arial"/>
          <w:color w:val="000000"/>
          <w:sz w:val="36"/>
          <w:szCs w:val="36"/>
          <w:lang w:bidi="hi-IN"/>
        </w:rPr>
        <w:t>E</w:t>
      </w:r>
      <w:r>
        <w:rPr>
          <w:rFonts w:ascii="Arial" w:hAnsi="Arial" w:cs="Arial"/>
          <w:color w:val="000000"/>
          <w:sz w:val="36"/>
          <w:szCs w:val="36"/>
          <w:lang w:bidi="hi-IN"/>
        </w:rPr>
        <w:t xml:space="preserve">qvAH || </w:t>
      </w:r>
    </w:p>
    <w:p w14:paraId="4EA45F8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2F1F53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AvAhitAByaH sarvABy</w:t>
      </w:r>
      <w:r w:rsidR="00665208">
        <w:rPr>
          <w:rFonts w:ascii="Arial" w:hAnsi="Arial" w:cs="Arial"/>
          <w:color w:val="000000"/>
          <w:sz w:val="36"/>
          <w:szCs w:val="36"/>
          <w:lang w:bidi="hi-IN"/>
        </w:rPr>
        <w:t>O</w:t>
      </w:r>
      <w:r>
        <w:rPr>
          <w:rFonts w:ascii="Arial" w:hAnsi="Arial" w:cs="Arial"/>
          <w:color w:val="000000"/>
          <w:sz w:val="36"/>
          <w:szCs w:val="36"/>
          <w:lang w:bidi="hi-IN"/>
        </w:rPr>
        <w:t xml:space="preserve"> d</w:t>
      </w:r>
      <w:r w:rsidR="00665208">
        <w:rPr>
          <w:rFonts w:ascii="Arial" w:hAnsi="Arial" w:cs="Arial"/>
          <w:color w:val="000000"/>
          <w:sz w:val="36"/>
          <w:szCs w:val="36"/>
          <w:lang w:bidi="hi-IN"/>
        </w:rPr>
        <w:t>E</w:t>
      </w:r>
      <w:r>
        <w:rPr>
          <w:rFonts w:ascii="Arial" w:hAnsi="Arial" w:cs="Arial"/>
          <w:color w:val="000000"/>
          <w:sz w:val="36"/>
          <w:szCs w:val="36"/>
          <w:lang w:bidi="hi-IN"/>
        </w:rPr>
        <w:t>vatABy</w:t>
      </w:r>
      <w:r w:rsidR="00665208">
        <w:rPr>
          <w:rFonts w:ascii="Arial" w:hAnsi="Arial" w:cs="Arial"/>
          <w:color w:val="000000"/>
          <w:sz w:val="36"/>
          <w:szCs w:val="36"/>
          <w:lang w:bidi="hi-IN"/>
        </w:rPr>
        <w:t>O</w:t>
      </w:r>
      <w:r>
        <w:rPr>
          <w:rFonts w:ascii="Arial" w:hAnsi="Arial" w:cs="Arial"/>
          <w:color w:val="000000"/>
          <w:sz w:val="36"/>
          <w:szCs w:val="36"/>
          <w:lang w:bidi="hi-IN"/>
        </w:rPr>
        <w:t xml:space="preserve"> namaH | ala~gkAra-pa~jcamuKadIpaM pradarSayAmi | AcamanIyaM samarpayAmi | </w:t>
      </w:r>
    </w:p>
    <w:p w14:paraId="0BE4C7DF" w14:textId="77777777" w:rsidR="00467F28" w:rsidRDefault="00467F28" w:rsidP="00D91D60">
      <w:pPr>
        <w:autoSpaceDE w:val="0"/>
        <w:autoSpaceDN w:val="0"/>
        <w:adjustRightInd w:val="0"/>
        <w:spacing w:after="0" w:line="240" w:lineRule="auto"/>
        <w:rPr>
          <w:rFonts w:ascii="Arial" w:hAnsi="Arial" w:cs="Arial"/>
          <w:color w:val="000000"/>
          <w:sz w:val="36"/>
          <w:szCs w:val="36"/>
          <w:lang w:bidi="hi-IN"/>
        </w:rPr>
      </w:pPr>
    </w:p>
    <w:p w14:paraId="675A29A2" w14:textId="77777777" w:rsidR="00D91D60" w:rsidRPr="00467F28" w:rsidRDefault="00D91D60" w:rsidP="00D91D60">
      <w:pPr>
        <w:autoSpaceDE w:val="0"/>
        <w:autoSpaceDN w:val="0"/>
        <w:adjustRightInd w:val="0"/>
        <w:spacing w:after="0" w:line="240" w:lineRule="auto"/>
        <w:rPr>
          <w:rFonts w:ascii="Arial" w:hAnsi="Arial" w:cs="Arial"/>
          <w:b/>
          <w:bCs/>
          <w:color w:val="000000"/>
          <w:sz w:val="36"/>
          <w:szCs w:val="36"/>
          <w:lang w:bidi="hi-IN"/>
        </w:rPr>
      </w:pPr>
      <w:r w:rsidRPr="00467F28">
        <w:rPr>
          <w:rFonts w:ascii="Arial" w:hAnsi="Arial" w:cs="Arial"/>
          <w:b/>
          <w:bCs/>
          <w:color w:val="000000"/>
          <w:sz w:val="36"/>
          <w:szCs w:val="36"/>
          <w:lang w:bidi="hi-IN"/>
        </w:rPr>
        <w:t>19.1.7</w:t>
      </w:r>
      <w:r w:rsidRPr="00467F28">
        <w:rPr>
          <w:rFonts w:ascii="Arial" w:hAnsi="Arial" w:cs="Arial"/>
          <w:b/>
          <w:bCs/>
          <w:color w:val="000000"/>
          <w:sz w:val="36"/>
          <w:szCs w:val="36"/>
          <w:lang w:bidi="hi-IN"/>
        </w:rPr>
        <w:tab/>
        <w:t xml:space="preserve"> karpUranIrAjanaM</w:t>
      </w:r>
    </w:p>
    <w:p w14:paraId="0B106461" w14:textId="77777777" w:rsidR="00467F28" w:rsidRDefault="00467F28" w:rsidP="00D91D60">
      <w:pPr>
        <w:autoSpaceDE w:val="0"/>
        <w:autoSpaceDN w:val="0"/>
        <w:adjustRightInd w:val="0"/>
        <w:spacing w:after="0" w:line="240" w:lineRule="auto"/>
        <w:rPr>
          <w:rFonts w:ascii="Arial" w:hAnsi="Arial" w:cs="Arial"/>
          <w:color w:val="000000"/>
          <w:sz w:val="36"/>
          <w:szCs w:val="36"/>
          <w:lang w:bidi="hi-IN"/>
        </w:rPr>
      </w:pPr>
    </w:p>
    <w:p w14:paraId="08FC0B1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w:t>
      </w:r>
      <w:r w:rsidR="00665208">
        <w:rPr>
          <w:rFonts w:ascii="Arial" w:hAnsi="Arial" w:cs="Arial"/>
          <w:color w:val="000000"/>
          <w:sz w:val="36"/>
          <w:szCs w:val="36"/>
          <w:lang w:bidi="hi-IN"/>
        </w:rPr>
        <w:t>O</w:t>
      </w:r>
      <w:r>
        <w:rPr>
          <w:rFonts w:ascii="Arial" w:hAnsi="Arial" w:cs="Arial"/>
          <w:color w:val="000000"/>
          <w:sz w:val="36"/>
          <w:szCs w:val="36"/>
          <w:lang w:bidi="hi-IN"/>
        </w:rPr>
        <w:t>m</w:t>
      </w:r>
      <w:r w:rsidR="00665208">
        <w:rPr>
          <w:rFonts w:ascii="Arial" w:hAnsi="Arial" w:cs="Arial"/>
          <w:color w:val="000000"/>
          <w:sz w:val="36"/>
          <w:szCs w:val="36"/>
          <w:lang w:bidi="hi-IN"/>
        </w:rPr>
        <w:t>O</w:t>
      </w:r>
      <w:r>
        <w:rPr>
          <w:rFonts w:ascii="Arial" w:hAnsi="Arial" w:cs="Arial"/>
          <w:color w:val="000000"/>
          <w:sz w:val="36"/>
          <w:szCs w:val="36"/>
          <w:lang w:bidi="hi-IN"/>
        </w:rPr>
        <w:t xml:space="preserve">q vA </w:t>
      </w:r>
      <w:r w:rsidR="00665208">
        <w:rPr>
          <w:rFonts w:ascii="Arial" w:hAnsi="Arial" w:cs="Arial"/>
          <w:color w:val="000000"/>
          <w:sz w:val="36"/>
          <w:szCs w:val="36"/>
          <w:lang w:bidi="hi-IN"/>
        </w:rPr>
        <w:t>E</w:t>
      </w:r>
      <w:r>
        <w:rPr>
          <w:rFonts w:ascii="Arial" w:hAnsi="Arial" w:cs="Arial"/>
          <w:color w:val="000000"/>
          <w:sz w:val="36"/>
          <w:szCs w:val="36"/>
          <w:lang w:bidi="hi-IN"/>
        </w:rPr>
        <w:t>qtasya# rAqjyamAda#tt</w:t>
      </w:r>
      <w:r w:rsidR="00665208">
        <w:rPr>
          <w:rFonts w:ascii="Arial" w:hAnsi="Arial" w:cs="Arial"/>
          <w:color w:val="000000"/>
          <w:sz w:val="36"/>
          <w:szCs w:val="36"/>
          <w:lang w:bidi="hi-IN"/>
        </w:rPr>
        <w:t>E</w:t>
      </w:r>
      <w:r>
        <w:rPr>
          <w:rFonts w:ascii="Arial" w:hAnsi="Arial" w:cs="Arial"/>
          <w:color w:val="000000"/>
          <w:sz w:val="36"/>
          <w:szCs w:val="36"/>
          <w:lang w:bidi="hi-IN"/>
        </w:rPr>
        <w:t xml:space="preserve"> | y</w:t>
      </w:r>
      <w:r w:rsidR="00665208">
        <w:rPr>
          <w:rFonts w:ascii="Arial" w:hAnsi="Arial" w:cs="Arial"/>
          <w:color w:val="000000"/>
          <w:sz w:val="36"/>
          <w:szCs w:val="36"/>
          <w:lang w:bidi="hi-IN"/>
        </w:rPr>
        <w:t>O</w:t>
      </w:r>
      <w:r>
        <w:rPr>
          <w:rFonts w:ascii="Arial" w:hAnsi="Arial" w:cs="Arial"/>
          <w:color w:val="000000"/>
          <w:sz w:val="36"/>
          <w:szCs w:val="36"/>
          <w:lang w:bidi="hi-IN"/>
        </w:rPr>
        <w:t xml:space="preserve"> rAjAqsan rAqjy</w:t>
      </w:r>
      <w:r w:rsidR="00665208">
        <w:rPr>
          <w:rFonts w:ascii="Arial" w:hAnsi="Arial" w:cs="Arial"/>
          <w:color w:val="000000"/>
          <w:sz w:val="36"/>
          <w:szCs w:val="36"/>
          <w:lang w:bidi="hi-IN"/>
        </w:rPr>
        <w:t>O</w:t>
      </w:r>
      <w:r>
        <w:rPr>
          <w:rFonts w:ascii="Arial" w:hAnsi="Arial" w:cs="Arial"/>
          <w:color w:val="000000"/>
          <w:sz w:val="36"/>
          <w:szCs w:val="36"/>
          <w:lang w:bidi="hi-IN"/>
        </w:rPr>
        <w:t xml:space="preserve"> vAq s</w:t>
      </w:r>
      <w:r w:rsidR="00665208">
        <w:rPr>
          <w:rFonts w:ascii="Arial" w:hAnsi="Arial" w:cs="Arial"/>
          <w:color w:val="000000"/>
          <w:sz w:val="36"/>
          <w:szCs w:val="36"/>
          <w:lang w:bidi="hi-IN"/>
        </w:rPr>
        <w:t>O</w:t>
      </w:r>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 xml:space="preserve">#naq </w:t>
      </w:r>
    </w:p>
    <w:p w14:paraId="48421FA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yaja#t</w:t>
      </w:r>
      <w:r w:rsidR="00665208">
        <w:rPr>
          <w:rFonts w:ascii="Arial" w:hAnsi="Arial" w:cs="Arial"/>
          <w:color w:val="000000"/>
          <w:sz w:val="36"/>
          <w:szCs w:val="36"/>
          <w:lang w:bidi="hi-IN"/>
        </w:rPr>
        <w:t>E</w:t>
      </w:r>
      <w:r>
        <w:rPr>
          <w:rFonts w:ascii="Arial" w:hAnsi="Arial" w:cs="Arial"/>
          <w:color w:val="000000"/>
          <w:sz w:val="36"/>
          <w:szCs w:val="36"/>
          <w:lang w:bidi="hi-IN"/>
        </w:rPr>
        <w:t xml:space="preserve"> | d</w:t>
      </w:r>
      <w:r w:rsidR="00665208">
        <w:rPr>
          <w:rFonts w:ascii="Arial" w:hAnsi="Arial" w:cs="Arial"/>
          <w:color w:val="000000"/>
          <w:sz w:val="36"/>
          <w:szCs w:val="36"/>
          <w:lang w:bidi="hi-IN"/>
        </w:rPr>
        <w:t>E</w:t>
      </w:r>
      <w:r>
        <w:rPr>
          <w:rFonts w:ascii="Arial" w:hAnsi="Arial" w:cs="Arial"/>
          <w:color w:val="000000"/>
          <w:sz w:val="36"/>
          <w:szCs w:val="36"/>
          <w:lang w:bidi="hi-IN"/>
        </w:rPr>
        <w:t>qvaq suqvAm</w:t>
      </w:r>
      <w:r w:rsidR="00665208">
        <w:rPr>
          <w:rFonts w:ascii="Arial" w:hAnsi="Arial" w:cs="Arial"/>
          <w:color w:val="000000"/>
          <w:sz w:val="36"/>
          <w:szCs w:val="36"/>
          <w:lang w:bidi="hi-IN"/>
        </w:rPr>
        <w:t>E</w:t>
      </w:r>
      <w:r>
        <w:rPr>
          <w:rFonts w:ascii="Arial" w:hAnsi="Arial" w:cs="Arial"/>
          <w:color w:val="000000"/>
          <w:sz w:val="36"/>
          <w:szCs w:val="36"/>
          <w:lang w:bidi="hi-IN"/>
        </w:rPr>
        <w:t xml:space="preserve">qtAni# haqvi(gm)Shi# Bavanti | </w:t>
      </w:r>
    </w:p>
    <w:p w14:paraId="2BC579FA" w14:textId="2F87C83F" w:rsidR="00D91D60" w:rsidRDefault="00665208"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E</w:t>
      </w:r>
      <w:r w:rsidR="00D91D60">
        <w:rPr>
          <w:rFonts w:ascii="Arial" w:hAnsi="Arial" w:cs="Arial"/>
          <w:color w:val="000000"/>
          <w:sz w:val="36"/>
          <w:szCs w:val="36"/>
          <w:lang w:bidi="hi-IN"/>
        </w:rPr>
        <w:t>qtAva#nt</w:t>
      </w:r>
      <w:r>
        <w:rPr>
          <w:rFonts w:ascii="Arial" w:hAnsi="Arial" w:cs="Arial"/>
          <w:color w:val="000000"/>
          <w:sz w:val="36"/>
          <w:szCs w:val="36"/>
          <w:lang w:bidi="hi-IN"/>
        </w:rPr>
        <w:t>O</w:t>
      </w:r>
      <w:r w:rsidR="00D91D60">
        <w:rPr>
          <w:rFonts w:ascii="Arial" w:hAnsi="Arial" w:cs="Arial"/>
          <w:color w:val="000000"/>
          <w:sz w:val="36"/>
          <w:szCs w:val="36"/>
          <w:lang w:bidi="hi-IN"/>
        </w:rPr>
        <w:t xml:space="preserve">q vai </w:t>
      </w:r>
      <w:proofErr w:type="gramStart"/>
      <w:r w:rsidR="00D91D60">
        <w:rPr>
          <w:rFonts w:ascii="Arial" w:hAnsi="Arial" w:cs="Arial"/>
          <w:color w:val="000000"/>
          <w:sz w:val="36"/>
          <w:szCs w:val="36"/>
          <w:lang w:bidi="hi-IN"/>
        </w:rPr>
        <w:t>d</w:t>
      </w:r>
      <w:r>
        <w:rPr>
          <w:rFonts w:ascii="Arial" w:hAnsi="Arial" w:cs="Arial"/>
          <w:color w:val="000000"/>
          <w:sz w:val="36"/>
          <w:szCs w:val="36"/>
          <w:lang w:bidi="hi-IN"/>
        </w:rPr>
        <w:t>E</w:t>
      </w:r>
      <w:r w:rsidR="00D91D60">
        <w:rPr>
          <w:rFonts w:ascii="Arial" w:hAnsi="Arial" w:cs="Arial"/>
          <w:color w:val="000000"/>
          <w:sz w:val="36"/>
          <w:szCs w:val="36"/>
          <w:lang w:bidi="hi-IN"/>
        </w:rPr>
        <w:t>qvAnA(</w:t>
      </w:r>
      <w:proofErr w:type="gramEnd"/>
      <w:r w:rsidR="00D91D60">
        <w:rPr>
          <w:rFonts w:ascii="Arial" w:hAnsi="Arial" w:cs="Arial"/>
          <w:color w:val="000000"/>
          <w:sz w:val="36"/>
          <w:szCs w:val="36"/>
          <w:lang w:bidi="hi-IN"/>
        </w:rPr>
        <w:t xml:space="preserve">gm)# saqvAH | ta </w:t>
      </w:r>
      <w:r>
        <w:rPr>
          <w:rFonts w:ascii="Arial" w:hAnsi="Arial" w:cs="Arial"/>
          <w:color w:val="000000"/>
          <w:sz w:val="36"/>
          <w:szCs w:val="36"/>
          <w:lang w:bidi="hi-IN"/>
        </w:rPr>
        <w:t>E</w:t>
      </w:r>
      <w:r w:rsidR="00D91D60">
        <w:rPr>
          <w:rFonts w:ascii="Arial" w:hAnsi="Arial" w:cs="Arial"/>
          <w:color w:val="000000"/>
          <w:sz w:val="36"/>
          <w:szCs w:val="36"/>
          <w:lang w:bidi="hi-IN"/>
        </w:rPr>
        <w:t>qvAsmai# saqvAn praya</w:t>
      </w:r>
      <w:r w:rsidR="00DC6B8B">
        <w:rPr>
          <w:rFonts w:ascii="Arial" w:hAnsi="Arial" w:cs="Arial"/>
          <w:color w:val="000000"/>
          <w:sz w:val="36"/>
          <w:szCs w:val="36"/>
          <w:lang w:bidi="hi-IN"/>
        </w:rPr>
        <w:t>#</w:t>
      </w:r>
      <w:r w:rsidR="00D91D60">
        <w:rPr>
          <w:rFonts w:ascii="Arial" w:hAnsi="Arial" w:cs="Arial"/>
          <w:color w:val="000000"/>
          <w:sz w:val="36"/>
          <w:szCs w:val="36"/>
          <w:lang w:bidi="hi-IN"/>
        </w:rPr>
        <w:t xml:space="preserve">cCanti | </w:t>
      </w:r>
    </w:p>
    <w:p w14:paraId="51E52EA8" w14:textId="114EAA6A"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ta </w:t>
      </w:r>
      <w:r w:rsidR="00665208">
        <w:rPr>
          <w:rFonts w:ascii="Arial" w:hAnsi="Arial" w:cs="Arial"/>
          <w:color w:val="000000"/>
          <w:sz w:val="36"/>
          <w:szCs w:val="36"/>
          <w:lang w:bidi="hi-IN"/>
        </w:rPr>
        <w:t>E</w:t>
      </w:r>
      <w:r>
        <w:rPr>
          <w:rFonts w:ascii="Arial" w:hAnsi="Arial" w:cs="Arial"/>
          <w:color w:val="000000"/>
          <w:sz w:val="36"/>
          <w:szCs w:val="36"/>
          <w:lang w:bidi="hi-IN"/>
        </w:rPr>
        <w:t>#na</w:t>
      </w:r>
      <w:r w:rsidR="00DC6B8B">
        <w:rPr>
          <w:rFonts w:ascii="Arial" w:hAnsi="Arial" w:cs="Arial"/>
          <w:color w:val="000000"/>
          <w:sz w:val="36"/>
          <w:szCs w:val="36"/>
          <w:lang w:bidi="hi-IN"/>
        </w:rPr>
        <w:t>q</w:t>
      </w:r>
      <w:r>
        <w:rPr>
          <w:rFonts w:ascii="Arial" w:hAnsi="Arial" w:cs="Arial"/>
          <w:color w:val="000000"/>
          <w:sz w:val="36"/>
          <w:szCs w:val="36"/>
          <w:lang w:bidi="hi-IN"/>
        </w:rPr>
        <w:t>M puna</w:t>
      </w:r>
      <w:r w:rsidR="00DC6B8B">
        <w:rPr>
          <w:rFonts w:ascii="Arial" w:hAnsi="Arial" w:cs="Arial"/>
          <w:color w:val="000000"/>
          <w:sz w:val="36"/>
          <w:szCs w:val="36"/>
          <w:lang w:bidi="hi-IN"/>
        </w:rPr>
        <w:t>#</w:t>
      </w:r>
      <w:r>
        <w:rPr>
          <w:rFonts w:ascii="Arial" w:hAnsi="Arial" w:cs="Arial"/>
          <w:color w:val="000000"/>
          <w:sz w:val="36"/>
          <w:szCs w:val="36"/>
          <w:lang w:bidi="hi-IN"/>
        </w:rPr>
        <w:t>H suvant</w:t>
      </w:r>
      <w:r w:rsidR="00665208">
        <w:rPr>
          <w:rFonts w:ascii="Arial" w:hAnsi="Arial" w:cs="Arial"/>
          <w:color w:val="000000"/>
          <w:sz w:val="36"/>
          <w:szCs w:val="36"/>
          <w:lang w:bidi="hi-IN"/>
        </w:rPr>
        <w:t>E</w:t>
      </w:r>
      <w:r>
        <w:rPr>
          <w:rFonts w:ascii="Arial" w:hAnsi="Arial" w:cs="Arial"/>
          <w:color w:val="000000"/>
          <w:sz w:val="36"/>
          <w:szCs w:val="36"/>
          <w:lang w:bidi="hi-IN"/>
        </w:rPr>
        <w:t xml:space="preserve"> rAqjyAya# | d</w:t>
      </w:r>
      <w:r w:rsidR="00665208">
        <w:rPr>
          <w:rFonts w:ascii="Arial" w:hAnsi="Arial" w:cs="Arial"/>
          <w:color w:val="000000"/>
          <w:sz w:val="36"/>
          <w:szCs w:val="36"/>
          <w:lang w:bidi="hi-IN"/>
        </w:rPr>
        <w:t>E</w:t>
      </w:r>
      <w:r>
        <w:rPr>
          <w:rFonts w:ascii="Arial" w:hAnsi="Arial" w:cs="Arial"/>
          <w:color w:val="000000"/>
          <w:sz w:val="36"/>
          <w:szCs w:val="36"/>
          <w:lang w:bidi="hi-IN"/>
        </w:rPr>
        <w:t xml:space="preserve">qvaqsU rAjA# Bavati | </w:t>
      </w:r>
    </w:p>
    <w:p w14:paraId="603BBDC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EEC072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AvAhitAByaH sarvABy</w:t>
      </w:r>
      <w:r w:rsidR="00665208">
        <w:rPr>
          <w:rFonts w:ascii="Arial" w:hAnsi="Arial" w:cs="Arial"/>
          <w:color w:val="000000"/>
          <w:sz w:val="36"/>
          <w:szCs w:val="36"/>
          <w:lang w:bidi="hi-IN"/>
        </w:rPr>
        <w:t>O</w:t>
      </w:r>
      <w:r>
        <w:rPr>
          <w:rFonts w:ascii="Arial" w:hAnsi="Arial" w:cs="Arial"/>
          <w:color w:val="000000"/>
          <w:sz w:val="36"/>
          <w:szCs w:val="36"/>
          <w:lang w:bidi="hi-IN"/>
        </w:rPr>
        <w:t xml:space="preserve"> d</w:t>
      </w:r>
      <w:r w:rsidR="00665208">
        <w:rPr>
          <w:rFonts w:ascii="Arial" w:hAnsi="Arial" w:cs="Arial"/>
          <w:color w:val="000000"/>
          <w:sz w:val="36"/>
          <w:szCs w:val="36"/>
          <w:lang w:bidi="hi-IN"/>
        </w:rPr>
        <w:t>E</w:t>
      </w:r>
      <w:r>
        <w:rPr>
          <w:rFonts w:ascii="Arial" w:hAnsi="Arial" w:cs="Arial"/>
          <w:color w:val="000000"/>
          <w:sz w:val="36"/>
          <w:szCs w:val="36"/>
          <w:lang w:bidi="hi-IN"/>
        </w:rPr>
        <w:t>vatABy</w:t>
      </w:r>
      <w:r w:rsidR="00665208">
        <w:rPr>
          <w:rFonts w:ascii="Arial" w:hAnsi="Arial" w:cs="Arial"/>
          <w:color w:val="000000"/>
          <w:sz w:val="36"/>
          <w:szCs w:val="36"/>
          <w:lang w:bidi="hi-IN"/>
        </w:rPr>
        <w:t>O</w:t>
      </w:r>
      <w:r>
        <w:rPr>
          <w:rFonts w:ascii="Arial" w:hAnsi="Arial" w:cs="Arial"/>
          <w:color w:val="000000"/>
          <w:sz w:val="36"/>
          <w:szCs w:val="36"/>
          <w:lang w:bidi="hi-IN"/>
        </w:rPr>
        <w:t xml:space="preserve"> namaH | karpUranIrAjanaM pradarSayAmi | karpUranIrAjanAnantaraM AcamanIyaM samarpayAmi | </w:t>
      </w:r>
    </w:p>
    <w:p w14:paraId="6FDA71A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A46E67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bRuqhathsAma# kShatraqBRud vRuqddhavRu#ShNiyaM triqShTuBauja#-SSuBiqta-muqgravI#raM | </w:t>
      </w:r>
    </w:p>
    <w:p w14:paraId="7D04322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indraqst</w:t>
      </w:r>
      <w:r w:rsidR="00665208">
        <w:rPr>
          <w:rFonts w:ascii="Arial" w:hAnsi="Arial" w:cs="Arial"/>
          <w:color w:val="000000"/>
          <w:sz w:val="36"/>
          <w:szCs w:val="36"/>
          <w:lang w:bidi="hi-IN"/>
        </w:rPr>
        <w:t>O</w:t>
      </w:r>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#na pa~jcadaqS</w:t>
      </w:r>
      <w:r w:rsidR="00665208">
        <w:rPr>
          <w:rFonts w:ascii="Arial" w:hAnsi="Arial" w:cs="Arial"/>
          <w:color w:val="000000"/>
          <w:sz w:val="36"/>
          <w:szCs w:val="36"/>
          <w:lang w:bidi="hi-IN"/>
        </w:rPr>
        <w:t>E</w:t>
      </w:r>
      <w:r>
        <w:rPr>
          <w:rFonts w:ascii="Arial" w:hAnsi="Arial" w:cs="Arial"/>
          <w:color w:val="000000"/>
          <w:sz w:val="36"/>
          <w:szCs w:val="36"/>
          <w:lang w:bidi="hi-IN"/>
        </w:rPr>
        <w:t>naq maddhya#miqdaM ~MvAt</w:t>
      </w:r>
      <w:r w:rsidR="00665208">
        <w:rPr>
          <w:rFonts w:ascii="Arial" w:hAnsi="Arial" w:cs="Arial"/>
          <w:color w:val="000000"/>
          <w:sz w:val="36"/>
          <w:szCs w:val="36"/>
          <w:lang w:bidi="hi-IN"/>
        </w:rPr>
        <w:t>E</w:t>
      </w:r>
      <w:r>
        <w:rPr>
          <w:rFonts w:ascii="Arial" w:hAnsi="Arial" w:cs="Arial"/>
          <w:color w:val="000000"/>
          <w:sz w:val="36"/>
          <w:szCs w:val="36"/>
          <w:lang w:bidi="hi-IN"/>
        </w:rPr>
        <w:t>#naq saga#r</w:t>
      </w:r>
      <w:r w:rsidR="00665208">
        <w:rPr>
          <w:rFonts w:ascii="Arial" w:hAnsi="Arial" w:cs="Arial"/>
          <w:color w:val="000000"/>
          <w:sz w:val="36"/>
          <w:szCs w:val="36"/>
          <w:lang w:bidi="hi-IN"/>
        </w:rPr>
        <w:t>E</w:t>
      </w:r>
      <w:r>
        <w:rPr>
          <w:rFonts w:ascii="Arial" w:hAnsi="Arial" w:cs="Arial"/>
          <w:color w:val="000000"/>
          <w:sz w:val="36"/>
          <w:szCs w:val="36"/>
          <w:lang w:bidi="hi-IN"/>
        </w:rPr>
        <w:t xml:space="preserve">Na rakShA | </w:t>
      </w:r>
    </w:p>
    <w:p w14:paraId="25040018" w14:textId="01C79CBA"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rakShAM dhArayAmi | </w:t>
      </w:r>
      <w:r w:rsidR="00842E57">
        <w:rPr>
          <w:rFonts w:ascii="Arial" w:hAnsi="Arial" w:cs="Arial"/>
          <w:color w:val="000000"/>
          <w:sz w:val="36"/>
          <w:szCs w:val="36"/>
          <w:lang w:bidi="hi-IN"/>
        </w:rPr>
        <w:t>OM</w:t>
      </w:r>
      <w:r>
        <w:rPr>
          <w:rFonts w:ascii="Arial" w:hAnsi="Arial" w:cs="Arial"/>
          <w:color w:val="000000"/>
          <w:sz w:val="36"/>
          <w:szCs w:val="36"/>
          <w:lang w:bidi="hi-IN"/>
        </w:rPr>
        <w:t xml:space="preserve"> hara | </w:t>
      </w:r>
      <w:r w:rsidR="00842E57">
        <w:rPr>
          <w:rFonts w:ascii="Arial" w:hAnsi="Arial" w:cs="Arial"/>
          <w:color w:val="000000"/>
          <w:sz w:val="36"/>
          <w:szCs w:val="36"/>
          <w:lang w:bidi="hi-IN"/>
        </w:rPr>
        <w:t>OM</w:t>
      </w:r>
      <w:r>
        <w:rPr>
          <w:rFonts w:ascii="Arial" w:hAnsi="Arial" w:cs="Arial"/>
          <w:color w:val="000000"/>
          <w:sz w:val="36"/>
          <w:szCs w:val="36"/>
          <w:lang w:bidi="hi-IN"/>
        </w:rPr>
        <w:t xml:space="preserve"> hara | </w:t>
      </w:r>
      <w:r w:rsidR="00842E57">
        <w:rPr>
          <w:rFonts w:ascii="Arial" w:hAnsi="Arial" w:cs="Arial"/>
          <w:color w:val="000000"/>
          <w:sz w:val="36"/>
          <w:szCs w:val="36"/>
          <w:lang w:bidi="hi-IN"/>
        </w:rPr>
        <w:t>OM</w:t>
      </w:r>
      <w:r>
        <w:rPr>
          <w:rFonts w:ascii="Arial" w:hAnsi="Arial" w:cs="Arial"/>
          <w:color w:val="000000"/>
          <w:sz w:val="36"/>
          <w:szCs w:val="36"/>
          <w:lang w:bidi="hi-IN"/>
        </w:rPr>
        <w:t xml:space="preserve"> hara |</w:t>
      </w:r>
    </w:p>
    <w:p w14:paraId="258465F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 </w:t>
      </w:r>
    </w:p>
    <w:p w14:paraId="6348BF5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rAqjAqdhiqrAqjAya# prasahya sAqhin</w:t>
      </w:r>
      <w:r w:rsidR="00665208">
        <w:rPr>
          <w:rFonts w:ascii="Arial" w:hAnsi="Arial" w:cs="Arial"/>
          <w:color w:val="000000"/>
          <w:sz w:val="36"/>
          <w:szCs w:val="36"/>
          <w:lang w:bidi="hi-IN"/>
        </w:rPr>
        <w:t>E</w:t>
      </w:r>
      <w:r>
        <w:rPr>
          <w:rFonts w:ascii="Arial" w:hAnsi="Arial" w:cs="Arial"/>
          <w:color w:val="000000"/>
          <w:sz w:val="36"/>
          <w:szCs w:val="36"/>
          <w:lang w:bidi="hi-IN"/>
        </w:rPr>
        <w:t>$ | nam</w:t>
      </w:r>
      <w:r w:rsidR="00665208">
        <w:rPr>
          <w:rFonts w:ascii="Arial" w:hAnsi="Arial" w:cs="Arial"/>
          <w:color w:val="000000"/>
          <w:sz w:val="36"/>
          <w:szCs w:val="36"/>
          <w:lang w:bidi="hi-IN"/>
        </w:rPr>
        <w:t>O</w:t>
      </w:r>
      <w:r>
        <w:rPr>
          <w:rFonts w:ascii="Arial" w:hAnsi="Arial" w:cs="Arial"/>
          <w:color w:val="000000"/>
          <w:sz w:val="36"/>
          <w:szCs w:val="36"/>
          <w:lang w:bidi="hi-IN"/>
        </w:rPr>
        <w:t># vaqyaM ~Mvai$SravaqNAya# kurmah</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p>
    <w:p w14:paraId="78E1948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 m</w:t>
      </w:r>
      <w:r w:rsidR="00665208">
        <w:rPr>
          <w:rFonts w:ascii="Arial" w:hAnsi="Arial" w:cs="Arial"/>
          <w:color w:val="000000"/>
          <w:sz w:val="36"/>
          <w:szCs w:val="36"/>
          <w:lang w:bidi="hi-IN"/>
        </w:rPr>
        <w:t>E</w:t>
      </w:r>
      <w:r>
        <w:rPr>
          <w:rFonts w:ascii="Arial" w:hAnsi="Arial" w:cs="Arial"/>
          <w:color w:val="000000"/>
          <w:sz w:val="36"/>
          <w:szCs w:val="36"/>
          <w:lang w:bidi="hi-IN"/>
        </w:rPr>
        <w:t>q kAmAqn kAmaqkAmA#yaq mahya$M | kAqm</w:t>
      </w:r>
      <w:r w:rsidR="00665208">
        <w:rPr>
          <w:rFonts w:ascii="Arial" w:hAnsi="Arial" w:cs="Arial"/>
          <w:color w:val="000000"/>
          <w:sz w:val="36"/>
          <w:szCs w:val="36"/>
          <w:lang w:bidi="hi-IN"/>
        </w:rPr>
        <w:t>E</w:t>
      </w:r>
      <w:r>
        <w:rPr>
          <w:rFonts w:ascii="Arial" w:hAnsi="Arial" w:cs="Arial"/>
          <w:color w:val="000000"/>
          <w:sz w:val="36"/>
          <w:szCs w:val="36"/>
          <w:lang w:bidi="hi-IN"/>
        </w:rPr>
        <w:t>qSvaqr</w:t>
      </w:r>
      <w:r w:rsidR="00665208">
        <w:rPr>
          <w:rFonts w:ascii="Arial" w:hAnsi="Arial" w:cs="Arial"/>
          <w:color w:val="000000"/>
          <w:sz w:val="36"/>
          <w:szCs w:val="36"/>
          <w:lang w:bidi="hi-IN"/>
        </w:rPr>
        <w:t>O</w:t>
      </w:r>
      <w:r>
        <w:rPr>
          <w:rFonts w:ascii="Arial" w:hAnsi="Arial" w:cs="Arial"/>
          <w:color w:val="000000"/>
          <w:sz w:val="36"/>
          <w:szCs w:val="36"/>
          <w:lang w:bidi="hi-IN"/>
        </w:rPr>
        <w:t xml:space="preserve"> vai$SravaqN</w:t>
      </w:r>
      <w:r w:rsidR="00665208">
        <w:rPr>
          <w:rFonts w:ascii="Arial" w:hAnsi="Arial" w:cs="Arial"/>
          <w:color w:val="000000"/>
          <w:sz w:val="36"/>
          <w:szCs w:val="36"/>
          <w:lang w:bidi="hi-IN"/>
        </w:rPr>
        <w:t>O</w:t>
      </w:r>
      <w:r>
        <w:rPr>
          <w:rFonts w:ascii="Arial" w:hAnsi="Arial" w:cs="Arial"/>
          <w:color w:val="000000"/>
          <w:sz w:val="36"/>
          <w:szCs w:val="36"/>
          <w:lang w:bidi="hi-IN"/>
        </w:rPr>
        <w:t xml:space="preserve"> da#dAtu | </w:t>
      </w:r>
    </w:p>
    <w:p w14:paraId="010B8E5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kuqb</w:t>
      </w:r>
      <w:r w:rsidR="00665208">
        <w:rPr>
          <w:rFonts w:ascii="Arial" w:hAnsi="Arial" w:cs="Arial"/>
          <w:color w:val="000000"/>
          <w:sz w:val="36"/>
          <w:szCs w:val="36"/>
          <w:lang w:bidi="hi-IN"/>
        </w:rPr>
        <w:t>E</w:t>
      </w:r>
      <w:r>
        <w:rPr>
          <w:rFonts w:ascii="Arial" w:hAnsi="Arial" w:cs="Arial"/>
          <w:color w:val="000000"/>
          <w:sz w:val="36"/>
          <w:szCs w:val="36"/>
          <w:lang w:bidi="hi-IN"/>
        </w:rPr>
        <w:t xml:space="preserve">qrAya# vaiSravaqNAya# | maqhAqrAqjAyaq nama#H | </w:t>
      </w:r>
    </w:p>
    <w:p w14:paraId="3360087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 xml:space="preserve">suvarNapuShpaM samarpayAmi | pArijAta puShpaM samarpayAmi | </w:t>
      </w:r>
    </w:p>
    <w:p w14:paraId="625D2888" w14:textId="77777777" w:rsidR="00467F28" w:rsidRDefault="00467F28" w:rsidP="00D91D60">
      <w:pPr>
        <w:autoSpaceDE w:val="0"/>
        <w:autoSpaceDN w:val="0"/>
        <w:adjustRightInd w:val="0"/>
        <w:spacing w:after="0" w:line="240" w:lineRule="auto"/>
        <w:rPr>
          <w:rFonts w:ascii="Arial" w:hAnsi="Arial" w:cs="Arial"/>
          <w:color w:val="000000"/>
          <w:sz w:val="36"/>
          <w:szCs w:val="36"/>
          <w:lang w:bidi="hi-IN"/>
        </w:rPr>
      </w:pPr>
    </w:p>
    <w:p w14:paraId="06311F1D" w14:textId="77777777" w:rsidR="00D91D60" w:rsidRPr="00467F28" w:rsidRDefault="00D91D60" w:rsidP="00D91D60">
      <w:pPr>
        <w:autoSpaceDE w:val="0"/>
        <w:autoSpaceDN w:val="0"/>
        <w:adjustRightInd w:val="0"/>
        <w:spacing w:after="0" w:line="240" w:lineRule="auto"/>
        <w:rPr>
          <w:rFonts w:ascii="Arial" w:hAnsi="Arial" w:cs="Arial"/>
          <w:b/>
          <w:bCs/>
          <w:color w:val="000000"/>
          <w:sz w:val="36"/>
          <w:szCs w:val="36"/>
          <w:lang w:bidi="hi-IN"/>
        </w:rPr>
      </w:pPr>
      <w:r w:rsidRPr="00467F28">
        <w:rPr>
          <w:rFonts w:ascii="Arial" w:hAnsi="Arial" w:cs="Arial"/>
          <w:b/>
          <w:bCs/>
          <w:color w:val="000000"/>
          <w:sz w:val="36"/>
          <w:szCs w:val="36"/>
          <w:lang w:bidi="hi-IN"/>
        </w:rPr>
        <w:t>19.1.8</w:t>
      </w:r>
      <w:r w:rsidRPr="00467F28">
        <w:rPr>
          <w:rFonts w:ascii="Arial" w:hAnsi="Arial" w:cs="Arial"/>
          <w:b/>
          <w:bCs/>
          <w:color w:val="000000"/>
          <w:sz w:val="36"/>
          <w:szCs w:val="36"/>
          <w:lang w:bidi="hi-IN"/>
        </w:rPr>
        <w:tab/>
      </w:r>
      <w:r w:rsidRPr="00467F28">
        <w:rPr>
          <w:rFonts w:ascii="Arial" w:hAnsi="Arial" w:cs="Arial"/>
          <w:b/>
          <w:bCs/>
          <w:color w:val="000000"/>
          <w:sz w:val="36"/>
          <w:szCs w:val="36"/>
          <w:lang w:bidi="hi-IN"/>
        </w:rPr>
        <w:tab/>
        <w:t>mantra puShpaM</w:t>
      </w:r>
    </w:p>
    <w:p w14:paraId="43C71DCF" w14:textId="77777777" w:rsidR="00467F28" w:rsidRDefault="00467F28" w:rsidP="00D91D60">
      <w:pPr>
        <w:autoSpaceDE w:val="0"/>
        <w:autoSpaceDN w:val="0"/>
        <w:adjustRightInd w:val="0"/>
        <w:spacing w:after="0" w:line="240" w:lineRule="auto"/>
        <w:rPr>
          <w:rFonts w:ascii="Arial" w:hAnsi="Arial" w:cs="Arial"/>
          <w:color w:val="000000"/>
          <w:sz w:val="36"/>
          <w:szCs w:val="36"/>
          <w:lang w:bidi="hi-IN"/>
        </w:rPr>
      </w:pPr>
    </w:p>
    <w:p w14:paraId="258359C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w:t>
      </w:r>
      <w:r w:rsidR="00665208">
        <w:rPr>
          <w:rFonts w:ascii="Arial" w:hAnsi="Arial" w:cs="Arial"/>
          <w:color w:val="000000"/>
          <w:sz w:val="36"/>
          <w:szCs w:val="36"/>
          <w:lang w:bidi="hi-IN"/>
        </w:rPr>
        <w:t>O</w:t>
      </w:r>
      <w:r>
        <w:rPr>
          <w:rFonts w:ascii="Arial" w:hAnsi="Arial" w:cs="Arial"/>
          <w:color w:val="000000"/>
          <w:sz w:val="36"/>
          <w:szCs w:val="36"/>
          <w:lang w:bidi="hi-IN"/>
        </w:rPr>
        <w:t>#&amp;pAM puShpaqM ~Mv</w:t>
      </w:r>
      <w:r w:rsidR="00665208">
        <w:rPr>
          <w:rFonts w:ascii="Arial" w:hAnsi="Arial" w:cs="Arial"/>
          <w:color w:val="000000"/>
          <w:sz w:val="36"/>
          <w:szCs w:val="36"/>
          <w:lang w:bidi="hi-IN"/>
        </w:rPr>
        <w:t>E</w:t>
      </w:r>
      <w:r>
        <w:rPr>
          <w:rFonts w:ascii="Arial" w:hAnsi="Arial" w:cs="Arial"/>
          <w:color w:val="000000"/>
          <w:sz w:val="36"/>
          <w:szCs w:val="36"/>
          <w:lang w:bidi="hi-IN"/>
        </w:rPr>
        <w:t xml:space="preserve">da# | puShpa#vAn praqjAvA$n paSuqmAn Ba#vati | </w:t>
      </w:r>
    </w:p>
    <w:p w14:paraId="3B17753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caqndramAq vA aqpAM puShpa$M | puShpa#vAn praqjAvA$n paSuqmAn Ba#vati | </w:t>
      </w:r>
    </w:p>
    <w:p w14:paraId="0DF8288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43813CC"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w:t>
      </w:r>
      <w:r w:rsidR="00D91D60">
        <w:rPr>
          <w:rFonts w:ascii="Arial" w:hAnsi="Arial" w:cs="Arial"/>
          <w:color w:val="000000"/>
          <w:sz w:val="36"/>
          <w:szCs w:val="36"/>
          <w:lang w:bidi="hi-IN"/>
        </w:rPr>
        <w:t xml:space="preserve">$M tadbraqhma | </w:t>
      </w:r>
      <w:r>
        <w:rPr>
          <w:rFonts w:ascii="Arial" w:hAnsi="Arial" w:cs="Arial"/>
          <w:color w:val="000000"/>
          <w:sz w:val="36"/>
          <w:szCs w:val="36"/>
          <w:lang w:bidi="hi-IN"/>
        </w:rPr>
        <w:t>O</w:t>
      </w:r>
      <w:r w:rsidR="00D91D60">
        <w:rPr>
          <w:rFonts w:ascii="Arial" w:hAnsi="Arial" w:cs="Arial"/>
          <w:color w:val="000000"/>
          <w:sz w:val="36"/>
          <w:szCs w:val="36"/>
          <w:lang w:bidi="hi-IN"/>
        </w:rPr>
        <w:t xml:space="preserve">$M tadvAqyuH | </w:t>
      </w:r>
      <w:r>
        <w:rPr>
          <w:rFonts w:ascii="Arial" w:hAnsi="Arial" w:cs="Arial"/>
          <w:color w:val="000000"/>
          <w:sz w:val="36"/>
          <w:szCs w:val="36"/>
          <w:lang w:bidi="hi-IN"/>
        </w:rPr>
        <w:t>O</w:t>
      </w:r>
      <w:r w:rsidR="00D91D60">
        <w:rPr>
          <w:rFonts w:ascii="Arial" w:hAnsi="Arial" w:cs="Arial"/>
          <w:color w:val="000000"/>
          <w:sz w:val="36"/>
          <w:szCs w:val="36"/>
          <w:lang w:bidi="hi-IN"/>
        </w:rPr>
        <w:t xml:space="preserve">$M tadAqtmA | </w:t>
      </w:r>
      <w:r>
        <w:rPr>
          <w:rFonts w:ascii="Arial" w:hAnsi="Arial" w:cs="Arial"/>
          <w:color w:val="000000"/>
          <w:sz w:val="36"/>
          <w:szCs w:val="36"/>
          <w:lang w:bidi="hi-IN"/>
        </w:rPr>
        <w:t>O</w:t>
      </w:r>
      <w:r w:rsidR="00D91D60">
        <w:rPr>
          <w:rFonts w:ascii="Arial" w:hAnsi="Arial" w:cs="Arial"/>
          <w:color w:val="000000"/>
          <w:sz w:val="36"/>
          <w:szCs w:val="36"/>
          <w:lang w:bidi="hi-IN"/>
        </w:rPr>
        <w:t xml:space="preserve">$M tathsaqtyaM | </w:t>
      </w:r>
    </w:p>
    <w:p w14:paraId="765C2E88"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w:t>
      </w:r>
      <w:r w:rsidR="00D91D60">
        <w:rPr>
          <w:rFonts w:ascii="Arial" w:hAnsi="Arial" w:cs="Arial"/>
          <w:color w:val="000000"/>
          <w:sz w:val="36"/>
          <w:szCs w:val="36"/>
          <w:lang w:bidi="hi-IN"/>
        </w:rPr>
        <w:t xml:space="preserve">$M tathsarva$M | </w:t>
      </w:r>
      <w:r>
        <w:rPr>
          <w:rFonts w:ascii="Arial" w:hAnsi="Arial" w:cs="Arial"/>
          <w:color w:val="000000"/>
          <w:sz w:val="36"/>
          <w:szCs w:val="36"/>
          <w:lang w:bidi="hi-IN"/>
        </w:rPr>
        <w:t>O</w:t>
      </w:r>
      <w:r w:rsidR="00D91D60">
        <w:rPr>
          <w:rFonts w:ascii="Arial" w:hAnsi="Arial" w:cs="Arial"/>
          <w:color w:val="000000"/>
          <w:sz w:val="36"/>
          <w:szCs w:val="36"/>
          <w:lang w:bidi="hi-IN"/>
        </w:rPr>
        <w:t>$M tatpur</w:t>
      </w:r>
      <w:r>
        <w:rPr>
          <w:rFonts w:ascii="Arial" w:hAnsi="Arial" w:cs="Arial"/>
          <w:color w:val="000000"/>
          <w:sz w:val="36"/>
          <w:szCs w:val="36"/>
          <w:lang w:bidi="hi-IN"/>
        </w:rPr>
        <w:t>O</w:t>
      </w:r>
      <w:r w:rsidR="00D91D60">
        <w:rPr>
          <w:rFonts w:ascii="Arial" w:hAnsi="Arial" w:cs="Arial"/>
          <w:color w:val="000000"/>
          <w:sz w:val="36"/>
          <w:szCs w:val="36"/>
          <w:lang w:bidi="hi-IN"/>
        </w:rPr>
        <w:t xml:space="preserve">qrnamaH | </w:t>
      </w:r>
    </w:p>
    <w:p w14:paraId="497204C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62F0DC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antaScarati# BUt</w:t>
      </w:r>
      <w:r w:rsidR="00665208">
        <w:rPr>
          <w:rFonts w:ascii="Arial" w:hAnsi="Arial" w:cs="Arial"/>
          <w:color w:val="000000"/>
          <w:sz w:val="36"/>
          <w:szCs w:val="36"/>
          <w:lang w:bidi="hi-IN"/>
        </w:rPr>
        <w:t>E</w:t>
      </w:r>
      <w:r>
        <w:rPr>
          <w:rFonts w:ascii="Arial" w:hAnsi="Arial" w:cs="Arial"/>
          <w:color w:val="000000"/>
          <w:sz w:val="36"/>
          <w:szCs w:val="36"/>
          <w:lang w:bidi="hi-IN"/>
        </w:rPr>
        <w:t xml:space="preserve">qShuq guhAyAM vi#SvamUqrtiShu | tvaM ~Myaj~jastvaM ~MvaShaTkAra stvamindrastva(gm) rudrastvaM ~MviShNustvaM brahmatva#M prajAqpatiH | </w:t>
      </w:r>
    </w:p>
    <w:p w14:paraId="46316FCD" w14:textId="2860AB91"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tvaM ta#dApaq Ap</w:t>
      </w:r>
      <w:r w:rsidR="00665208">
        <w:rPr>
          <w:rFonts w:ascii="Arial" w:hAnsi="Arial" w:cs="Arial"/>
          <w:color w:val="000000"/>
          <w:sz w:val="36"/>
          <w:szCs w:val="36"/>
          <w:lang w:bidi="hi-IN"/>
        </w:rPr>
        <w:t>O</w:t>
      </w:r>
      <w:r>
        <w:rPr>
          <w:rFonts w:ascii="Arial" w:hAnsi="Arial" w:cs="Arial"/>
          <w:color w:val="000000"/>
          <w:sz w:val="36"/>
          <w:szCs w:val="36"/>
          <w:lang w:bidi="hi-IN"/>
        </w:rPr>
        <w:t>q jy</w:t>
      </w:r>
      <w:r w:rsidR="00665208">
        <w:rPr>
          <w:rFonts w:ascii="Arial" w:hAnsi="Arial" w:cs="Arial"/>
          <w:color w:val="000000"/>
          <w:sz w:val="36"/>
          <w:szCs w:val="36"/>
          <w:lang w:bidi="hi-IN"/>
        </w:rPr>
        <w:t>O</w:t>
      </w:r>
      <w:r>
        <w:rPr>
          <w:rFonts w:ascii="Arial" w:hAnsi="Arial" w:cs="Arial"/>
          <w:color w:val="000000"/>
          <w:sz w:val="36"/>
          <w:szCs w:val="36"/>
          <w:lang w:bidi="hi-IN"/>
        </w:rPr>
        <w:t>tIqras</w:t>
      </w:r>
      <w:r w:rsidR="00665208">
        <w:rPr>
          <w:rFonts w:ascii="Arial" w:hAnsi="Arial" w:cs="Arial"/>
          <w:color w:val="000000"/>
          <w:sz w:val="36"/>
          <w:szCs w:val="36"/>
          <w:lang w:bidi="hi-IN"/>
        </w:rPr>
        <w:t>O</w:t>
      </w:r>
      <w:r>
        <w:rPr>
          <w:rFonts w:ascii="Arial" w:hAnsi="Arial" w:cs="Arial"/>
          <w:color w:val="000000"/>
          <w:sz w:val="36"/>
          <w:szCs w:val="36"/>
          <w:lang w:bidi="hi-IN"/>
        </w:rPr>
        <w:t>q&amp;mRutaqM brahmaq BUrBuvaqssuvaqr</w:t>
      </w:r>
      <w:r w:rsidR="00842E57">
        <w:rPr>
          <w:rFonts w:ascii="Arial" w:hAnsi="Arial" w:cs="Arial"/>
          <w:color w:val="000000"/>
          <w:sz w:val="36"/>
          <w:szCs w:val="36"/>
          <w:lang w:bidi="hi-IN"/>
        </w:rPr>
        <w:t>OM</w:t>
      </w:r>
      <w:r>
        <w:rPr>
          <w:rFonts w:ascii="Arial" w:hAnsi="Arial" w:cs="Arial"/>
          <w:color w:val="000000"/>
          <w:sz w:val="36"/>
          <w:szCs w:val="36"/>
          <w:lang w:bidi="hi-IN"/>
        </w:rPr>
        <w:t xml:space="preserve"> | </w:t>
      </w:r>
    </w:p>
    <w:p w14:paraId="719AEEC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FC62F7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 karma#NA na praqjayAq dhan</w:t>
      </w:r>
      <w:r w:rsidR="00665208">
        <w:rPr>
          <w:rFonts w:ascii="Arial" w:hAnsi="Arial" w:cs="Arial"/>
          <w:color w:val="000000"/>
          <w:sz w:val="36"/>
          <w:szCs w:val="36"/>
          <w:lang w:bidi="hi-IN"/>
        </w:rPr>
        <w:t>E</w:t>
      </w:r>
      <w:r>
        <w:rPr>
          <w:rFonts w:ascii="Arial" w:hAnsi="Arial" w:cs="Arial"/>
          <w:color w:val="000000"/>
          <w:sz w:val="36"/>
          <w:szCs w:val="36"/>
          <w:lang w:bidi="hi-IN"/>
        </w:rPr>
        <w:t>#naq tyAg</w:t>
      </w:r>
      <w:r w:rsidR="00665208">
        <w:rPr>
          <w:rFonts w:ascii="Arial" w:hAnsi="Arial" w:cs="Arial"/>
          <w:color w:val="000000"/>
          <w:sz w:val="36"/>
          <w:szCs w:val="36"/>
          <w:lang w:bidi="hi-IN"/>
        </w:rPr>
        <w:t>E</w:t>
      </w:r>
      <w:r>
        <w:rPr>
          <w:rFonts w:ascii="Arial" w:hAnsi="Arial" w:cs="Arial"/>
          <w:color w:val="000000"/>
          <w:sz w:val="36"/>
          <w:szCs w:val="36"/>
          <w:lang w:bidi="hi-IN"/>
        </w:rPr>
        <w:t>#naik</w:t>
      </w:r>
      <w:r w:rsidR="00665208">
        <w:rPr>
          <w:rFonts w:ascii="Arial" w:hAnsi="Arial" w:cs="Arial"/>
          <w:color w:val="000000"/>
          <w:sz w:val="36"/>
          <w:szCs w:val="36"/>
          <w:lang w:bidi="hi-IN"/>
        </w:rPr>
        <w:t>E</w:t>
      </w:r>
      <w:r>
        <w:rPr>
          <w:rFonts w:ascii="Arial" w:hAnsi="Arial" w:cs="Arial"/>
          <w:color w:val="000000"/>
          <w:sz w:val="36"/>
          <w:szCs w:val="36"/>
          <w:lang w:bidi="hi-IN"/>
        </w:rPr>
        <w:t xml:space="preserve"> amRutaqtva-mA#naqSuH | </w:t>
      </w:r>
    </w:p>
    <w:p w14:paraId="5116C6E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par</w:t>
      </w:r>
      <w:r w:rsidR="00665208">
        <w:rPr>
          <w:rFonts w:ascii="Arial" w:hAnsi="Arial" w:cs="Arial"/>
          <w:color w:val="000000"/>
          <w:sz w:val="36"/>
          <w:szCs w:val="36"/>
          <w:lang w:bidi="hi-IN"/>
        </w:rPr>
        <w:t>E</w:t>
      </w:r>
      <w:r>
        <w:rPr>
          <w:rFonts w:ascii="Arial" w:hAnsi="Arial" w:cs="Arial"/>
          <w:color w:val="000000"/>
          <w:sz w:val="36"/>
          <w:szCs w:val="36"/>
          <w:lang w:bidi="hi-IN"/>
        </w:rPr>
        <w:t>#Naq nAkaqM nihi#taqM guhA#yAM ~MviqBrAja#d</w:t>
      </w:r>
      <w:r w:rsidR="00665208">
        <w:rPr>
          <w:rFonts w:ascii="Arial" w:hAnsi="Arial" w:cs="Arial"/>
          <w:color w:val="000000"/>
          <w:sz w:val="36"/>
          <w:szCs w:val="36"/>
          <w:lang w:bidi="hi-IN"/>
        </w:rPr>
        <w:t>E</w:t>
      </w:r>
      <w:r>
        <w:rPr>
          <w:rFonts w:ascii="Arial" w:hAnsi="Arial" w:cs="Arial"/>
          <w:color w:val="000000"/>
          <w:sz w:val="36"/>
          <w:szCs w:val="36"/>
          <w:lang w:bidi="hi-IN"/>
        </w:rPr>
        <w:t>qta-dyata#y</w:t>
      </w:r>
      <w:r w:rsidR="00665208">
        <w:rPr>
          <w:rFonts w:ascii="Arial" w:hAnsi="Arial" w:cs="Arial"/>
          <w:color w:val="000000"/>
          <w:sz w:val="36"/>
          <w:szCs w:val="36"/>
          <w:lang w:bidi="hi-IN"/>
        </w:rPr>
        <w:t>O</w:t>
      </w:r>
      <w:r>
        <w:rPr>
          <w:rFonts w:ascii="Arial" w:hAnsi="Arial" w:cs="Arial"/>
          <w:color w:val="000000"/>
          <w:sz w:val="36"/>
          <w:szCs w:val="36"/>
          <w:lang w:bidi="hi-IN"/>
        </w:rPr>
        <w:t xml:space="preserve"> viqSanti# | </w:t>
      </w:r>
    </w:p>
    <w:p w14:paraId="71D9AFB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w:t>
      </w:r>
      <w:r w:rsidR="00665208">
        <w:rPr>
          <w:rFonts w:ascii="Arial" w:hAnsi="Arial" w:cs="Arial"/>
          <w:color w:val="000000"/>
          <w:sz w:val="36"/>
          <w:szCs w:val="36"/>
          <w:lang w:bidi="hi-IN"/>
        </w:rPr>
        <w:t>E</w:t>
      </w:r>
      <w:r>
        <w:rPr>
          <w:rFonts w:ascii="Arial" w:hAnsi="Arial" w:cs="Arial"/>
          <w:color w:val="000000"/>
          <w:sz w:val="36"/>
          <w:szCs w:val="36"/>
          <w:lang w:bidi="hi-IN"/>
        </w:rPr>
        <w:t>qdAqntaq viqj~jAnaq suni#ScitAqrthA-ssanyA#sa y</w:t>
      </w:r>
      <w:r w:rsidR="00665208">
        <w:rPr>
          <w:rFonts w:ascii="Arial" w:hAnsi="Arial" w:cs="Arial"/>
          <w:color w:val="000000"/>
          <w:sz w:val="36"/>
          <w:szCs w:val="36"/>
          <w:lang w:bidi="hi-IN"/>
        </w:rPr>
        <w:t>O</w:t>
      </w:r>
      <w:r>
        <w:rPr>
          <w:rFonts w:ascii="Arial" w:hAnsi="Arial" w:cs="Arial"/>
          <w:color w:val="000000"/>
          <w:sz w:val="36"/>
          <w:szCs w:val="36"/>
          <w:lang w:bidi="hi-IN"/>
        </w:rPr>
        <w:t xml:space="preserve">qgAdyata#yaH Suddhaq satvA$H | </w:t>
      </w:r>
    </w:p>
    <w:p w14:paraId="4736B58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 xml:space="preserve"> bra#hmal</w:t>
      </w:r>
      <w:r w:rsidR="00665208">
        <w:rPr>
          <w:rFonts w:ascii="Arial" w:hAnsi="Arial" w:cs="Arial"/>
          <w:color w:val="000000"/>
          <w:sz w:val="36"/>
          <w:szCs w:val="36"/>
          <w:lang w:bidi="hi-IN"/>
        </w:rPr>
        <w:t>O</w:t>
      </w:r>
      <w:r>
        <w:rPr>
          <w:rFonts w:ascii="Arial" w:hAnsi="Arial" w:cs="Arial"/>
          <w:color w:val="000000"/>
          <w:sz w:val="36"/>
          <w:szCs w:val="36"/>
          <w:lang w:bidi="hi-IN"/>
        </w:rPr>
        <w:t>qk</w:t>
      </w:r>
      <w:r w:rsidR="00665208">
        <w:rPr>
          <w:rFonts w:ascii="Arial" w:hAnsi="Arial" w:cs="Arial"/>
          <w:color w:val="000000"/>
          <w:sz w:val="36"/>
          <w:szCs w:val="36"/>
          <w:lang w:bidi="hi-IN"/>
        </w:rPr>
        <w:t>E</w:t>
      </w:r>
      <w:r>
        <w:rPr>
          <w:rFonts w:ascii="Arial" w:hAnsi="Arial" w:cs="Arial"/>
          <w:color w:val="000000"/>
          <w:sz w:val="36"/>
          <w:szCs w:val="36"/>
          <w:lang w:bidi="hi-IN"/>
        </w:rPr>
        <w:t xml:space="preserve"> tuq parA$ntakAl</w:t>
      </w:r>
      <w:r w:rsidR="00665208">
        <w:rPr>
          <w:rFonts w:ascii="Arial" w:hAnsi="Arial" w:cs="Arial"/>
          <w:color w:val="000000"/>
          <w:sz w:val="36"/>
          <w:szCs w:val="36"/>
          <w:lang w:bidi="hi-IN"/>
        </w:rPr>
        <w:t>E</w:t>
      </w:r>
      <w:r>
        <w:rPr>
          <w:rFonts w:ascii="Arial" w:hAnsi="Arial" w:cs="Arial"/>
          <w:color w:val="000000"/>
          <w:sz w:val="36"/>
          <w:szCs w:val="36"/>
          <w:lang w:bidi="hi-IN"/>
        </w:rPr>
        <w:t>q parA#mRutAqt pari#mucyantiq sarv</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p>
    <w:p w14:paraId="18DDEE5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daqhraqM ~MviqpAqpaM paqram</w:t>
      </w:r>
      <w:r w:rsidR="00665208">
        <w:rPr>
          <w:rFonts w:ascii="Arial" w:hAnsi="Arial" w:cs="Arial"/>
          <w:color w:val="000000"/>
          <w:sz w:val="36"/>
          <w:szCs w:val="36"/>
          <w:lang w:bidi="hi-IN"/>
        </w:rPr>
        <w:t>E</w:t>
      </w:r>
      <w:r>
        <w:rPr>
          <w:rFonts w:ascii="Arial" w:hAnsi="Arial" w:cs="Arial"/>
          <w:color w:val="000000"/>
          <w:sz w:val="36"/>
          <w:szCs w:val="36"/>
          <w:lang w:bidi="hi-IN"/>
        </w:rPr>
        <w:t xml:space="preserve">$SvaBUtaqM ~Myatpu#NDarIqkaM puqrama#ddhyasaq(gg)qsthaM | </w:t>
      </w:r>
    </w:p>
    <w:p w14:paraId="150DE06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taqtrAqpi daqhraM gaqgana#M ~MviS</w:t>
      </w:r>
      <w:r w:rsidR="00665208">
        <w:rPr>
          <w:rFonts w:ascii="Arial" w:hAnsi="Arial" w:cs="Arial"/>
          <w:color w:val="000000"/>
          <w:sz w:val="36"/>
          <w:szCs w:val="36"/>
          <w:lang w:bidi="hi-IN"/>
        </w:rPr>
        <w:t>O</w:t>
      </w:r>
      <w:r>
        <w:rPr>
          <w:rFonts w:ascii="Arial" w:hAnsi="Arial" w:cs="Arial"/>
          <w:color w:val="000000"/>
          <w:sz w:val="36"/>
          <w:szCs w:val="36"/>
          <w:lang w:bidi="hi-IN"/>
        </w:rPr>
        <w:t xml:space="preserve">kaq-stasmi#n yadaqntasta-dupA#sitaqvyaM | </w:t>
      </w:r>
    </w:p>
    <w:p w14:paraId="5066332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w:t>
      </w:r>
      <w:r w:rsidR="00665208">
        <w:rPr>
          <w:rFonts w:ascii="Arial" w:hAnsi="Arial" w:cs="Arial"/>
          <w:color w:val="000000"/>
          <w:sz w:val="36"/>
          <w:szCs w:val="36"/>
          <w:lang w:bidi="hi-IN"/>
        </w:rPr>
        <w:t>O</w:t>
      </w:r>
      <w:r>
        <w:rPr>
          <w:rFonts w:ascii="Arial" w:hAnsi="Arial" w:cs="Arial"/>
          <w:color w:val="000000"/>
          <w:sz w:val="36"/>
          <w:szCs w:val="36"/>
          <w:lang w:bidi="hi-IN"/>
        </w:rPr>
        <w:t xml:space="preserve"> v</w:t>
      </w:r>
      <w:r w:rsidR="00665208">
        <w:rPr>
          <w:rFonts w:ascii="Arial" w:hAnsi="Arial" w:cs="Arial"/>
          <w:color w:val="000000"/>
          <w:sz w:val="36"/>
          <w:szCs w:val="36"/>
          <w:lang w:bidi="hi-IN"/>
        </w:rPr>
        <w:t>E</w:t>
      </w:r>
      <w:r>
        <w:rPr>
          <w:rFonts w:ascii="Arial" w:hAnsi="Arial" w:cs="Arial"/>
          <w:color w:val="000000"/>
          <w:sz w:val="36"/>
          <w:szCs w:val="36"/>
          <w:lang w:bidi="hi-IN"/>
        </w:rPr>
        <w:t>dAdau sva#raH pr</w:t>
      </w:r>
      <w:r w:rsidR="00665208">
        <w:rPr>
          <w:rFonts w:ascii="Arial" w:hAnsi="Arial" w:cs="Arial"/>
          <w:color w:val="000000"/>
          <w:sz w:val="36"/>
          <w:szCs w:val="36"/>
          <w:lang w:bidi="hi-IN"/>
        </w:rPr>
        <w:t>O</w:t>
      </w:r>
      <w:r>
        <w:rPr>
          <w:rFonts w:ascii="Arial" w:hAnsi="Arial" w:cs="Arial"/>
          <w:color w:val="000000"/>
          <w:sz w:val="36"/>
          <w:szCs w:val="36"/>
          <w:lang w:bidi="hi-IN"/>
        </w:rPr>
        <w:t>qkt</w:t>
      </w:r>
      <w:r w:rsidR="00665208">
        <w:rPr>
          <w:rFonts w:ascii="Arial" w:hAnsi="Arial" w:cs="Arial"/>
          <w:color w:val="000000"/>
          <w:sz w:val="36"/>
          <w:szCs w:val="36"/>
          <w:lang w:bidi="hi-IN"/>
        </w:rPr>
        <w:t>O</w:t>
      </w:r>
      <w:r>
        <w:rPr>
          <w:rFonts w:ascii="Arial" w:hAnsi="Arial" w:cs="Arial"/>
          <w:color w:val="000000"/>
          <w:sz w:val="36"/>
          <w:szCs w:val="36"/>
          <w:lang w:bidi="hi-IN"/>
        </w:rPr>
        <w:t>q v</w:t>
      </w:r>
      <w:r w:rsidR="00665208">
        <w:rPr>
          <w:rFonts w:ascii="Arial" w:hAnsi="Arial" w:cs="Arial"/>
          <w:color w:val="000000"/>
          <w:sz w:val="36"/>
          <w:szCs w:val="36"/>
          <w:lang w:bidi="hi-IN"/>
        </w:rPr>
        <w:t>E</w:t>
      </w:r>
      <w:r>
        <w:rPr>
          <w:rFonts w:ascii="Arial" w:hAnsi="Arial" w:cs="Arial"/>
          <w:color w:val="000000"/>
          <w:sz w:val="36"/>
          <w:szCs w:val="36"/>
          <w:lang w:bidi="hi-IN"/>
        </w:rPr>
        <w:t>qdAnt</w:t>
      </w:r>
      <w:r w:rsidR="00665208">
        <w:rPr>
          <w:rFonts w:ascii="Arial" w:hAnsi="Arial" w:cs="Arial"/>
          <w:color w:val="000000"/>
          <w:sz w:val="36"/>
          <w:szCs w:val="36"/>
          <w:lang w:bidi="hi-IN"/>
        </w:rPr>
        <w:t>E</w:t>
      </w:r>
      <w:r>
        <w:rPr>
          <w:rFonts w:ascii="Arial" w:hAnsi="Arial" w:cs="Arial"/>
          <w:color w:val="000000"/>
          <w:sz w:val="36"/>
          <w:szCs w:val="36"/>
          <w:lang w:bidi="hi-IN"/>
        </w:rPr>
        <w:t># ca praqtiShThi#taH | tasya# praqkRuti#-</w:t>
      </w:r>
    </w:p>
    <w:p w14:paraId="7BC5E67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lInaqsyaq yaqH para#ssa maqh</w:t>
      </w:r>
      <w:r w:rsidR="00665208">
        <w:rPr>
          <w:rFonts w:ascii="Arial" w:hAnsi="Arial" w:cs="Arial"/>
          <w:color w:val="000000"/>
          <w:sz w:val="36"/>
          <w:szCs w:val="36"/>
          <w:lang w:bidi="hi-IN"/>
        </w:rPr>
        <w:t>E</w:t>
      </w:r>
      <w:r>
        <w:rPr>
          <w:rFonts w:ascii="Arial" w:hAnsi="Arial" w:cs="Arial"/>
          <w:color w:val="000000"/>
          <w:sz w:val="36"/>
          <w:szCs w:val="36"/>
          <w:lang w:bidi="hi-IN"/>
        </w:rPr>
        <w:t>Sva#raH | v</w:t>
      </w:r>
      <w:r w:rsidR="00665208">
        <w:rPr>
          <w:rFonts w:ascii="Arial" w:hAnsi="Arial" w:cs="Arial"/>
          <w:color w:val="000000"/>
          <w:sz w:val="36"/>
          <w:szCs w:val="36"/>
          <w:lang w:bidi="hi-IN"/>
        </w:rPr>
        <w:t>E</w:t>
      </w:r>
      <w:r>
        <w:rPr>
          <w:rFonts w:ascii="Arial" w:hAnsi="Arial" w:cs="Arial"/>
          <w:color w:val="000000"/>
          <w:sz w:val="36"/>
          <w:szCs w:val="36"/>
          <w:lang w:bidi="hi-IN"/>
        </w:rPr>
        <w:t>d</w:t>
      </w:r>
      <w:r w:rsidR="00665208">
        <w:rPr>
          <w:rFonts w:ascii="Arial" w:hAnsi="Arial" w:cs="Arial"/>
          <w:color w:val="000000"/>
          <w:sz w:val="36"/>
          <w:szCs w:val="36"/>
          <w:lang w:bidi="hi-IN"/>
        </w:rPr>
        <w:t>O</w:t>
      </w:r>
      <w:r>
        <w:rPr>
          <w:rFonts w:ascii="Arial" w:hAnsi="Arial" w:cs="Arial"/>
          <w:color w:val="000000"/>
          <w:sz w:val="36"/>
          <w:szCs w:val="36"/>
          <w:lang w:bidi="hi-IN"/>
        </w:rPr>
        <w:t xml:space="preserve">kta mantrapuShpaM samarpayAmi | </w:t>
      </w:r>
    </w:p>
    <w:p w14:paraId="59E80182" w14:textId="77777777" w:rsidR="00467F28" w:rsidRDefault="00467F28" w:rsidP="00D91D60">
      <w:pPr>
        <w:autoSpaceDE w:val="0"/>
        <w:autoSpaceDN w:val="0"/>
        <w:adjustRightInd w:val="0"/>
        <w:spacing w:after="0" w:line="240" w:lineRule="auto"/>
        <w:rPr>
          <w:rFonts w:ascii="Arial" w:hAnsi="Arial" w:cs="Arial"/>
          <w:color w:val="000000"/>
          <w:sz w:val="36"/>
          <w:szCs w:val="36"/>
          <w:lang w:bidi="hi-IN"/>
        </w:rPr>
      </w:pPr>
    </w:p>
    <w:p w14:paraId="72274802" w14:textId="77777777" w:rsidR="00D91D60" w:rsidRPr="00467F28" w:rsidRDefault="00D91D60" w:rsidP="00D91D60">
      <w:pPr>
        <w:autoSpaceDE w:val="0"/>
        <w:autoSpaceDN w:val="0"/>
        <w:adjustRightInd w:val="0"/>
        <w:spacing w:after="0" w:line="240" w:lineRule="auto"/>
        <w:rPr>
          <w:rFonts w:ascii="Arial" w:hAnsi="Arial" w:cs="Arial"/>
          <w:b/>
          <w:bCs/>
          <w:color w:val="000000"/>
          <w:sz w:val="36"/>
          <w:szCs w:val="36"/>
          <w:lang w:bidi="hi-IN"/>
        </w:rPr>
      </w:pPr>
      <w:r w:rsidRPr="00467F28">
        <w:rPr>
          <w:rFonts w:ascii="Arial" w:hAnsi="Arial" w:cs="Arial"/>
          <w:b/>
          <w:bCs/>
          <w:color w:val="000000"/>
          <w:sz w:val="36"/>
          <w:szCs w:val="36"/>
          <w:lang w:bidi="hi-IN"/>
        </w:rPr>
        <w:t>19.1.9</w:t>
      </w:r>
      <w:r w:rsidRPr="00467F28">
        <w:rPr>
          <w:rFonts w:ascii="Arial" w:hAnsi="Arial" w:cs="Arial"/>
          <w:b/>
          <w:bCs/>
          <w:color w:val="000000"/>
          <w:sz w:val="36"/>
          <w:szCs w:val="36"/>
          <w:lang w:bidi="hi-IN"/>
        </w:rPr>
        <w:tab/>
      </w:r>
      <w:r w:rsidRPr="00467F28">
        <w:rPr>
          <w:rFonts w:ascii="Arial" w:hAnsi="Arial" w:cs="Arial"/>
          <w:b/>
          <w:bCs/>
          <w:color w:val="000000"/>
          <w:sz w:val="36"/>
          <w:szCs w:val="36"/>
          <w:lang w:bidi="hi-IN"/>
        </w:rPr>
        <w:tab/>
        <w:t>caturv</w:t>
      </w:r>
      <w:r w:rsidR="00665208" w:rsidRPr="00467F28">
        <w:rPr>
          <w:rFonts w:ascii="Arial" w:hAnsi="Arial" w:cs="Arial"/>
          <w:b/>
          <w:bCs/>
          <w:color w:val="000000"/>
          <w:sz w:val="36"/>
          <w:szCs w:val="36"/>
          <w:lang w:bidi="hi-IN"/>
        </w:rPr>
        <w:t>E</w:t>
      </w:r>
      <w:r w:rsidRPr="00467F28">
        <w:rPr>
          <w:rFonts w:ascii="Arial" w:hAnsi="Arial" w:cs="Arial"/>
          <w:b/>
          <w:bCs/>
          <w:color w:val="000000"/>
          <w:sz w:val="36"/>
          <w:szCs w:val="36"/>
          <w:lang w:bidi="hi-IN"/>
        </w:rPr>
        <w:t>da pArAyaNaM</w:t>
      </w:r>
    </w:p>
    <w:p w14:paraId="6299B91A" w14:textId="77777777" w:rsidR="00467F28" w:rsidRDefault="00467F28" w:rsidP="00D91D60">
      <w:pPr>
        <w:autoSpaceDE w:val="0"/>
        <w:autoSpaceDN w:val="0"/>
        <w:adjustRightInd w:val="0"/>
        <w:spacing w:after="0" w:line="240" w:lineRule="auto"/>
        <w:rPr>
          <w:rFonts w:ascii="Arial" w:hAnsi="Arial" w:cs="Arial"/>
          <w:color w:val="000000"/>
          <w:sz w:val="36"/>
          <w:szCs w:val="36"/>
          <w:lang w:bidi="hi-IN"/>
        </w:rPr>
      </w:pPr>
    </w:p>
    <w:p w14:paraId="68025A67" w14:textId="3E6650CB"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 aqgnimI$L</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 puqr</w:t>
      </w:r>
      <w:r w:rsidR="00665208">
        <w:rPr>
          <w:rFonts w:ascii="Arial" w:hAnsi="Arial" w:cs="Arial"/>
          <w:color w:val="000000"/>
          <w:sz w:val="36"/>
          <w:szCs w:val="36"/>
          <w:lang w:bidi="hi-IN"/>
        </w:rPr>
        <w:t>O</w:t>
      </w:r>
      <w:r w:rsidR="00D91D60">
        <w:rPr>
          <w:rFonts w:ascii="Arial" w:hAnsi="Arial" w:cs="Arial"/>
          <w:color w:val="000000"/>
          <w:sz w:val="36"/>
          <w:szCs w:val="36"/>
          <w:lang w:bidi="hi-IN"/>
        </w:rPr>
        <w:t>hi#taM yaqj~jasya# d</w:t>
      </w:r>
      <w:r w:rsidR="00665208">
        <w:rPr>
          <w:rFonts w:ascii="Arial" w:hAnsi="Arial" w:cs="Arial"/>
          <w:color w:val="000000"/>
          <w:sz w:val="36"/>
          <w:szCs w:val="36"/>
          <w:lang w:bidi="hi-IN"/>
        </w:rPr>
        <w:t>E</w:t>
      </w:r>
      <w:r w:rsidR="00D91D60">
        <w:rPr>
          <w:rFonts w:ascii="Arial" w:hAnsi="Arial" w:cs="Arial"/>
          <w:color w:val="000000"/>
          <w:sz w:val="36"/>
          <w:szCs w:val="36"/>
          <w:lang w:bidi="hi-IN"/>
        </w:rPr>
        <w:t>qvamRuqtvija$M | h</w:t>
      </w:r>
      <w:r w:rsidR="00665208">
        <w:rPr>
          <w:rFonts w:ascii="Arial" w:hAnsi="Arial" w:cs="Arial"/>
          <w:color w:val="000000"/>
          <w:sz w:val="36"/>
          <w:szCs w:val="36"/>
          <w:lang w:bidi="hi-IN"/>
        </w:rPr>
        <w:t>O</w:t>
      </w:r>
      <w:r w:rsidR="00D91D60">
        <w:rPr>
          <w:rFonts w:ascii="Arial" w:hAnsi="Arial" w:cs="Arial"/>
          <w:color w:val="000000"/>
          <w:sz w:val="36"/>
          <w:szCs w:val="36"/>
          <w:lang w:bidi="hi-IN"/>
        </w:rPr>
        <w:t xml:space="preserve">tA$raM ratnaq dhAta#maM | </w:t>
      </w:r>
    </w:p>
    <w:p w14:paraId="3D530DF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64C8451" w14:textId="1A22B3D6"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 iqSh</w:t>
      </w:r>
      <w:r w:rsidR="00665208">
        <w:rPr>
          <w:rFonts w:ascii="Arial" w:hAnsi="Arial" w:cs="Arial"/>
          <w:color w:val="000000"/>
          <w:sz w:val="36"/>
          <w:szCs w:val="36"/>
          <w:lang w:bidi="hi-IN"/>
        </w:rPr>
        <w:t>E</w:t>
      </w:r>
      <w:r w:rsidR="00D91D60">
        <w:rPr>
          <w:rFonts w:ascii="Arial" w:hAnsi="Arial" w:cs="Arial"/>
          <w:color w:val="000000"/>
          <w:sz w:val="36"/>
          <w:szCs w:val="36"/>
          <w:lang w:bidi="hi-IN"/>
        </w:rPr>
        <w:t>tv</w:t>
      </w:r>
      <w:r w:rsidR="00665208">
        <w:rPr>
          <w:rFonts w:ascii="Arial" w:hAnsi="Arial" w:cs="Arial"/>
          <w:color w:val="000000"/>
          <w:sz w:val="36"/>
          <w:szCs w:val="36"/>
          <w:lang w:bidi="hi-IN"/>
        </w:rPr>
        <w:t>O</w:t>
      </w:r>
      <w:r w:rsidR="00D91D60">
        <w:rPr>
          <w:rFonts w:ascii="Arial" w:hAnsi="Arial" w:cs="Arial"/>
          <w:color w:val="000000"/>
          <w:sz w:val="36"/>
          <w:szCs w:val="36"/>
          <w:lang w:bidi="hi-IN"/>
        </w:rPr>
        <w:t>qrj</w:t>
      </w:r>
      <w:r w:rsidR="00665208">
        <w:rPr>
          <w:rFonts w:ascii="Arial" w:hAnsi="Arial" w:cs="Arial"/>
          <w:color w:val="000000"/>
          <w:sz w:val="36"/>
          <w:szCs w:val="36"/>
          <w:lang w:bidi="hi-IN"/>
        </w:rPr>
        <w:t>E</w:t>
      </w:r>
      <w:r w:rsidR="00D91D60">
        <w:rPr>
          <w:rFonts w:ascii="Arial" w:hAnsi="Arial" w:cs="Arial"/>
          <w:color w:val="000000"/>
          <w:sz w:val="36"/>
          <w:szCs w:val="36"/>
          <w:lang w:bidi="hi-IN"/>
        </w:rPr>
        <w:t>tvA# vAqyava#H sth</w:t>
      </w:r>
      <w:r w:rsidR="00665208">
        <w:rPr>
          <w:rFonts w:ascii="Arial" w:hAnsi="Arial" w:cs="Arial"/>
          <w:color w:val="000000"/>
          <w:sz w:val="36"/>
          <w:szCs w:val="36"/>
          <w:lang w:bidi="hi-IN"/>
        </w:rPr>
        <w:t>O</w:t>
      </w:r>
      <w:r w:rsidR="00D91D60">
        <w:rPr>
          <w:rFonts w:ascii="Arial" w:hAnsi="Arial" w:cs="Arial"/>
          <w:color w:val="000000"/>
          <w:sz w:val="36"/>
          <w:szCs w:val="36"/>
          <w:lang w:bidi="hi-IN"/>
        </w:rPr>
        <w:t xml:space="preserve"> pAqyava#H stha d</w:t>
      </w:r>
      <w:r w:rsidR="00665208">
        <w:rPr>
          <w:rFonts w:ascii="Arial" w:hAnsi="Arial" w:cs="Arial"/>
          <w:color w:val="000000"/>
          <w:sz w:val="36"/>
          <w:szCs w:val="36"/>
          <w:lang w:bidi="hi-IN"/>
        </w:rPr>
        <w:t>E</w:t>
      </w:r>
      <w:r w:rsidR="00D91D60">
        <w:rPr>
          <w:rFonts w:ascii="Arial" w:hAnsi="Arial" w:cs="Arial"/>
          <w:color w:val="000000"/>
          <w:sz w:val="36"/>
          <w:szCs w:val="36"/>
          <w:lang w:bidi="hi-IN"/>
        </w:rPr>
        <w:t>qv</w:t>
      </w:r>
      <w:r w:rsidR="00665208">
        <w:rPr>
          <w:rFonts w:ascii="Arial" w:hAnsi="Arial" w:cs="Arial"/>
          <w:color w:val="000000"/>
          <w:sz w:val="36"/>
          <w:szCs w:val="36"/>
          <w:lang w:bidi="hi-IN"/>
        </w:rPr>
        <w:t>O</w:t>
      </w:r>
      <w:r w:rsidR="00D91D60">
        <w:rPr>
          <w:rFonts w:ascii="Arial" w:hAnsi="Arial" w:cs="Arial"/>
          <w:color w:val="000000"/>
          <w:sz w:val="36"/>
          <w:szCs w:val="36"/>
          <w:lang w:bidi="hi-IN"/>
        </w:rPr>
        <w:t xml:space="preserve"> va#ssaviqtA prArpa#yatuq Sr</w:t>
      </w:r>
      <w:r w:rsidR="00665208">
        <w:rPr>
          <w:rFonts w:ascii="Arial" w:hAnsi="Arial" w:cs="Arial"/>
          <w:color w:val="000000"/>
          <w:sz w:val="36"/>
          <w:szCs w:val="36"/>
          <w:lang w:bidi="hi-IN"/>
        </w:rPr>
        <w:t>E</w:t>
      </w:r>
      <w:r w:rsidR="00D91D60">
        <w:rPr>
          <w:rFonts w:ascii="Arial" w:hAnsi="Arial" w:cs="Arial"/>
          <w:color w:val="000000"/>
          <w:sz w:val="36"/>
          <w:szCs w:val="36"/>
          <w:lang w:bidi="hi-IN"/>
        </w:rPr>
        <w:t>ShTha#tamAyaq karma#N</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 | </w:t>
      </w:r>
    </w:p>
    <w:p w14:paraId="307CF65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5040695" w14:textId="509D4AC6"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 agnaq AyA#hi vIqtay</w:t>
      </w:r>
      <w:r w:rsidR="00665208">
        <w:rPr>
          <w:rFonts w:ascii="Arial" w:hAnsi="Arial" w:cs="Arial"/>
          <w:color w:val="000000"/>
          <w:sz w:val="36"/>
          <w:szCs w:val="36"/>
          <w:lang w:bidi="hi-IN"/>
        </w:rPr>
        <w:t>E</w:t>
      </w:r>
      <w:r w:rsidR="00D91D60">
        <w:rPr>
          <w:rFonts w:ascii="Arial" w:hAnsi="Arial" w:cs="Arial"/>
          <w:color w:val="000000"/>
          <w:sz w:val="36"/>
          <w:szCs w:val="36"/>
          <w:lang w:bidi="hi-IN"/>
        </w:rPr>
        <w:t># gRuNAqn</w:t>
      </w:r>
      <w:r w:rsidR="00665208">
        <w:rPr>
          <w:rFonts w:ascii="Arial" w:hAnsi="Arial" w:cs="Arial"/>
          <w:color w:val="000000"/>
          <w:sz w:val="36"/>
          <w:szCs w:val="36"/>
          <w:lang w:bidi="hi-IN"/>
        </w:rPr>
        <w:t>O</w:t>
      </w:r>
      <w:r w:rsidR="00D91D60">
        <w:rPr>
          <w:rFonts w:ascii="Arial" w:hAnsi="Arial" w:cs="Arial"/>
          <w:color w:val="000000"/>
          <w:sz w:val="36"/>
          <w:szCs w:val="36"/>
          <w:lang w:bidi="hi-IN"/>
        </w:rPr>
        <w:t xml:space="preserve"> haqvya dA#tay</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 | </w:t>
      </w:r>
    </w:p>
    <w:p w14:paraId="467D4FD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nih</w:t>
      </w:r>
      <w:r w:rsidR="00665208">
        <w:rPr>
          <w:rFonts w:ascii="Arial" w:hAnsi="Arial" w:cs="Arial"/>
          <w:color w:val="000000"/>
          <w:sz w:val="36"/>
          <w:szCs w:val="36"/>
          <w:lang w:bidi="hi-IN"/>
        </w:rPr>
        <w:t>O</w:t>
      </w:r>
      <w:r>
        <w:rPr>
          <w:rFonts w:ascii="Arial" w:hAnsi="Arial" w:cs="Arial"/>
          <w:color w:val="000000"/>
          <w:sz w:val="36"/>
          <w:szCs w:val="36"/>
          <w:lang w:bidi="hi-IN"/>
        </w:rPr>
        <w:t xml:space="preserve">tA# sathsi baqrhiShi# | </w:t>
      </w:r>
    </w:p>
    <w:p w14:paraId="506C5FB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8A0D84E" w14:textId="6A53840C"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 Sann</w:t>
      </w:r>
      <w:r w:rsidR="00665208">
        <w:rPr>
          <w:rFonts w:ascii="Arial" w:hAnsi="Arial" w:cs="Arial"/>
          <w:color w:val="000000"/>
          <w:sz w:val="36"/>
          <w:szCs w:val="36"/>
          <w:lang w:bidi="hi-IN"/>
        </w:rPr>
        <w:t>O</w:t>
      </w:r>
      <w:r w:rsidR="00D91D60">
        <w:rPr>
          <w:rFonts w:ascii="Arial" w:hAnsi="Arial" w:cs="Arial"/>
          <w:color w:val="000000"/>
          <w:sz w:val="36"/>
          <w:szCs w:val="36"/>
          <w:lang w:bidi="hi-IN"/>
        </w:rPr>
        <w:t># d</w:t>
      </w:r>
      <w:r w:rsidR="00665208">
        <w:rPr>
          <w:rFonts w:ascii="Arial" w:hAnsi="Arial" w:cs="Arial"/>
          <w:color w:val="000000"/>
          <w:sz w:val="36"/>
          <w:szCs w:val="36"/>
          <w:lang w:bidi="hi-IN"/>
        </w:rPr>
        <w:t>E</w:t>
      </w:r>
      <w:r w:rsidR="00D91D60">
        <w:rPr>
          <w:rFonts w:ascii="Arial" w:hAnsi="Arial" w:cs="Arial"/>
          <w:color w:val="000000"/>
          <w:sz w:val="36"/>
          <w:szCs w:val="36"/>
          <w:lang w:bidi="hi-IN"/>
        </w:rPr>
        <w:t>qvIraqBiShTa#yaq Ap</w:t>
      </w:r>
      <w:r w:rsidR="00665208">
        <w:rPr>
          <w:rFonts w:ascii="Arial" w:hAnsi="Arial" w:cs="Arial"/>
          <w:color w:val="000000"/>
          <w:sz w:val="36"/>
          <w:szCs w:val="36"/>
          <w:lang w:bidi="hi-IN"/>
        </w:rPr>
        <w:t>O</w:t>
      </w:r>
      <w:r w:rsidR="00D91D60">
        <w:rPr>
          <w:rFonts w:ascii="Arial" w:hAnsi="Arial" w:cs="Arial"/>
          <w:color w:val="000000"/>
          <w:sz w:val="36"/>
          <w:szCs w:val="36"/>
          <w:lang w:bidi="hi-IN"/>
        </w:rPr>
        <w:t># Bavantu pIqtay</w:t>
      </w:r>
      <w:r w:rsidR="00665208">
        <w:rPr>
          <w:rFonts w:ascii="Arial" w:hAnsi="Arial" w:cs="Arial"/>
          <w:color w:val="000000"/>
          <w:sz w:val="36"/>
          <w:szCs w:val="36"/>
          <w:lang w:bidi="hi-IN"/>
        </w:rPr>
        <w:t>E</w:t>
      </w:r>
      <w:r w:rsidR="00D91D60">
        <w:rPr>
          <w:rFonts w:ascii="Arial" w:hAnsi="Arial" w:cs="Arial"/>
          <w:color w:val="000000"/>
          <w:sz w:val="36"/>
          <w:szCs w:val="36"/>
          <w:lang w:bidi="hi-IN"/>
        </w:rPr>
        <w:t>$ | SaMy</w:t>
      </w:r>
      <w:r w:rsidR="00665208">
        <w:rPr>
          <w:rFonts w:ascii="Arial" w:hAnsi="Arial" w:cs="Arial"/>
          <w:color w:val="000000"/>
          <w:sz w:val="36"/>
          <w:szCs w:val="36"/>
          <w:lang w:bidi="hi-IN"/>
        </w:rPr>
        <w:t>O</w:t>
      </w:r>
      <w:r w:rsidR="00D91D60">
        <w:rPr>
          <w:rFonts w:ascii="Arial" w:hAnsi="Arial" w:cs="Arial"/>
          <w:color w:val="000000"/>
          <w:sz w:val="36"/>
          <w:szCs w:val="36"/>
          <w:lang w:bidi="hi-IN"/>
        </w:rPr>
        <w:t xml:space="preserve">raqBisra#vantu naH || </w:t>
      </w:r>
    </w:p>
    <w:p w14:paraId="6C095D6A" w14:textId="77777777" w:rsidR="00A54BCF" w:rsidRDefault="00A54BCF" w:rsidP="00D91D60">
      <w:pPr>
        <w:autoSpaceDE w:val="0"/>
        <w:autoSpaceDN w:val="0"/>
        <w:adjustRightInd w:val="0"/>
        <w:spacing w:after="0" w:line="240" w:lineRule="auto"/>
        <w:rPr>
          <w:rFonts w:ascii="Arial" w:hAnsi="Arial" w:cs="Arial"/>
          <w:color w:val="000000"/>
          <w:sz w:val="36"/>
          <w:szCs w:val="36"/>
          <w:lang w:bidi="hi-IN"/>
        </w:rPr>
      </w:pPr>
    </w:p>
    <w:p w14:paraId="6012B50C" w14:textId="77777777" w:rsidR="00467F28" w:rsidRDefault="00467F28" w:rsidP="00D91D60">
      <w:pPr>
        <w:autoSpaceDE w:val="0"/>
        <w:autoSpaceDN w:val="0"/>
        <w:adjustRightInd w:val="0"/>
        <w:spacing w:after="0" w:line="240" w:lineRule="auto"/>
        <w:rPr>
          <w:rFonts w:ascii="Arial" w:hAnsi="Arial" w:cs="Arial"/>
          <w:color w:val="000000"/>
          <w:sz w:val="36"/>
          <w:szCs w:val="36"/>
          <w:lang w:bidi="hi-IN"/>
        </w:rPr>
      </w:pPr>
    </w:p>
    <w:p w14:paraId="66531613" w14:textId="77777777" w:rsidR="00467F28" w:rsidRDefault="00467F28" w:rsidP="00D91D60">
      <w:pPr>
        <w:autoSpaceDE w:val="0"/>
        <w:autoSpaceDN w:val="0"/>
        <w:adjustRightInd w:val="0"/>
        <w:spacing w:after="0" w:line="240" w:lineRule="auto"/>
        <w:rPr>
          <w:rFonts w:ascii="Arial" w:hAnsi="Arial" w:cs="Arial"/>
          <w:color w:val="000000"/>
          <w:sz w:val="36"/>
          <w:szCs w:val="36"/>
          <w:lang w:bidi="hi-IN"/>
        </w:rPr>
      </w:pPr>
    </w:p>
    <w:p w14:paraId="7D970698" w14:textId="77777777" w:rsidR="00D91D60" w:rsidRPr="00467F28" w:rsidRDefault="00D91D60" w:rsidP="00D91D60">
      <w:pPr>
        <w:autoSpaceDE w:val="0"/>
        <w:autoSpaceDN w:val="0"/>
        <w:adjustRightInd w:val="0"/>
        <w:spacing w:after="0" w:line="240" w:lineRule="auto"/>
        <w:rPr>
          <w:rFonts w:ascii="Arial" w:hAnsi="Arial" w:cs="Arial"/>
          <w:b/>
          <w:bCs/>
          <w:color w:val="000000"/>
          <w:sz w:val="36"/>
          <w:szCs w:val="36"/>
          <w:lang w:bidi="hi-IN"/>
        </w:rPr>
      </w:pPr>
      <w:r w:rsidRPr="00467F28">
        <w:rPr>
          <w:rFonts w:ascii="Arial" w:hAnsi="Arial" w:cs="Arial"/>
          <w:b/>
          <w:bCs/>
          <w:color w:val="000000"/>
          <w:sz w:val="36"/>
          <w:szCs w:val="36"/>
          <w:lang w:bidi="hi-IN"/>
        </w:rPr>
        <w:t>19.1.10</w:t>
      </w:r>
      <w:r w:rsidRPr="00467F28">
        <w:rPr>
          <w:rFonts w:ascii="Arial" w:hAnsi="Arial" w:cs="Arial"/>
          <w:b/>
          <w:bCs/>
          <w:color w:val="000000"/>
          <w:sz w:val="36"/>
          <w:szCs w:val="36"/>
          <w:lang w:bidi="hi-IN"/>
        </w:rPr>
        <w:tab/>
        <w:t xml:space="preserve"> ApastaMba Srauta sUtra, purANa, vAkyAH</w:t>
      </w:r>
    </w:p>
    <w:p w14:paraId="25E4E26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athAt</w:t>
      </w:r>
      <w:r w:rsidR="00665208">
        <w:rPr>
          <w:rFonts w:ascii="Arial" w:hAnsi="Arial" w:cs="Arial"/>
          <w:color w:val="000000"/>
          <w:sz w:val="36"/>
          <w:szCs w:val="36"/>
          <w:lang w:bidi="hi-IN"/>
        </w:rPr>
        <w:t>O</w:t>
      </w:r>
      <w:r>
        <w:rPr>
          <w:rFonts w:ascii="Arial" w:hAnsi="Arial" w:cs="Arial"/>
          <w:color w:val="000000"/>
          <w:sz w:val="36"/>
          <w:szCs w:val="36"/>
          <w:lang w:bidi="hi-IN"/>
        </w:rPr>
        <w:t xml:space="preserve"> darSapUrNamAsau vyAKyAsyAmaH | prAtaragnih</w:t>
      </w:r>
      <w:r w:rsidR="00665208">
        <w:rPr>
          <w:rFonts w:ascii="Arial" w:hAnsi="Arial" w:cs="Arial"/>
          <w:color w:val="000000"/>
          <w:sz w:val="36"/>
          <w:szCs w:val="36"/>
          <w:lang w:bidi="hi-IN"/>
        </w:rPr>
        <w:t>O</w:t>
      </w:r>
      <w:r>
        <w:rPr>
          <w:rFonts w:ascii="Arial" w:hAnsi="Arial" w:cs="Arial"/>
          <w:color w:val="000000"/>
          <w:sz w:val="36"/>
          <w:szCs w:val="36"/>
          <w:lang w:bidi="hi-IN"/>
        </w:rPr>
        <w:t xml:space="preserve">traM hutvA | </w:t>
      </w:r>
    </w:p>
    <w:p w14:paraId="58CDE2D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anyamAvahanIyaM praNIya | agnInanvA dadhAti | na gataSriy</w:t>
      </w:r>
      <w:r w:rsidR="00665208">
        <w:rPr>
          <w:rFonts w:ascii="Arial" w:hAnsi="Arial" w:cs="Arial"/>
          <w:color w:val="000000"/>
          <w:sz w:val="36"/>
          <w:szCs w:val="36"/>
          <w:lang w:bidi="hi-IN"/>
        </w:rPr>
        <w:t>O</w:t>
      </w:r>
      <w:r>
        <w:rPr>
          <w:rFonts w:ascii="Arial" w:hAnsi="Arial" w:cs="Arial"/>
          <w:color w:val="000000"/>
          <w:sz w:val="36"/>
          <w:szCs w:val="36"/>
          <w:lang w:bidi="hi-IN"/>
        </w:rPr>
        <w:t xml:space="preserve">&amp;nyamagniM praNayati | (Srauta sUtra vAkyaH) </w:t>
      </w:r>
    </w:p>
    <w:p w14:paraId="6D83CA4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3F53D1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 xml:space="preserve">paritrANAya sAdhUnAM vinASAya ca duShkRutAM | </w:t>
      </w:r>
    </w:p>
    <w:p w14:paraId="2235C06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gramStart"/>
      <w:r>
        <w:rPr>
          <w:rFonts w:ascii="Arial" w:hAnsi="Arial" w:cs="Arial"/>
          <w:color w:val="000000"/>
          <w:sz w:val="36"/>
          <w:szCs w:val="36"/>
          <w:lang w:bidi="hi-IN"/>
        </w:rPr>
        <w:t>dharma</w:t>
      </w:r>
      <w:proofErr w:type="gramEnd"/>
      <w:r>
        <w:rPr>
          <w:rFonts w:ascii="Arial" w:hAnsi="Arial" w:cs="Arial"/>
          <w:color w:val="000000"/>
          <w:sz w:val="36"/>
          <w:szCs w:val="36"/>
          <w:lang w:bidi="hi-IN"/>
        </w:rPr>
        <w:t xml:space="preserve"> saMsthApanArthAya saMBavAmi yug</w:t>
      </w:r>
      <w:r w:rsidR="00665208">
        <w:rPr>
          <w:rFonts w:ascii="Arial" w:hAnsi="Arial" w:cs="Arial"/>
          <w:color w:val="000000"/>
          <w:sz w:val="36"/>
          <w:szCs w:val="36"/>
          <w:lang w:bidi="hi-IN"/>
        </w:rPr>
        <w:t>E</w:t>
      </w:r>
      <w:r>
        <w:rPr>
          <w:rFonts w:ascii="Arial" w:hAnsi="Arial" w:cs="Arial"/>
          <w:color w:val="000000"/>
          <w:sz w:val="36"/>
          <w:szCs w:val="36"/>
          <w:lang w:bidi="hi-IN"/>
        </w:rPr>
        <w:t xml:space="preserve"> yug</w:t>
      </w:r>
      <w:r w:rsidR="00665208">
        <w:rPr>
          <w:rFonts w:ascii="Arial" w:hAnsi="Arial" w:cs="Arial"/>
          <w:color w:val="000000"/>
          <w:sz w:val="36"/>
          <w:szCs w:val="36"/>
          <w:lang w:bidi="hi-IN"/>
        </w:rPr>
        <w:t>E</w:t>
      </w:r>
      <w:r>
        <w:rPr>
          <w:rFonts w:ascii="Arial" w:hAnsi="Arial" w:cs="Arial"/>
          <w:color w:val="000000"/>
          <w:sz w:val="36"/>
          <w:szCs w:val="36"/>
          <w:lang w:bidi="hi-IN"/>
        </w:rPr>
        <w:t xml:space="preserve"> | (purANa vAkyaH )</w:t>
      </w:r>
    </w:p>
    <w:p w14:paraId="0323CF1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FCBA53B" w14:textId="77777777" w:rsidR="00D91D60" w:rsidRDefault="00D91D60" w:rsidP="00D91D60">
      <w:pPr>
        <w:autoSpaceDE w:val="0"/>
        <w:autoSpaceDN w:val="0"/>
        <w:adjustRightInd w:val="0"/>
        <w:spacing w:after="0" w:line="240" w:lineRule="auto"/>
        <w:rPr>
          <w:rFonts w:ascii="Arial" w:hAnsi="Arial" w:cs="Arial"/>
          <w:b/>
          <w:bCs/>
          <w:color w:val="000000"/>
          <w:sz w:val="36"/>
          <w:szCs w:val="36"/>
          <w:lang w:bidi="hi-IN"/>
        </w:rPr>
      </w:pPr>
      <w:r w:rsidRPr="00467F28">
        <w:rPr>
          <w:rFonts w:ascii="Arial" w:hAnsi="Arial" w:cs="Arial"/>
          <w:b/>
          <w:bCs/>
          <w:color w:val="000000"/>
          <w:sz w:val="36"/>
          <w:szCs w:val="36"/>
          <w:lang w:bidi="hi-IN"/>
        </w:rPr>
        <w:t>19.2</w:t>
      </w:r>
      <w:r w:rsidRPr="00467F28">
        <w:rPr>
          <w:rFonts w:ascii="Arial" w:hAnsi="Arial" w:cs="Arial"/>
          <w:b/>
          <w:bCs/>
          <w:color w:val="000000"/>
          <w:sz w:val="36"/>
          <w:szCs w:val="36"/>
          <w:lang w:bidi="hi-IN"/>
        </w:rPr>
        <w:tab/>
      </w:r>
      <w:r w:rsidRPr="00467F28">
        <w:rPr>
          <w:rFonts w:ascii="Arial" w:hAnsi="Arial" w:cs="Arial"/>
          <w:b/>
          <w:bCs/>
          <w:color w:val="000000"/>
          <w:sz w:val="36"/>
          <w:szCs w:val="36"/>
          <w:lang w:bidi="hi-IN"/>
        </w:rPr>
        <w:tab/>
        <w:t>kuMBa /kalaSa udvApanaM</w:t>
      </w:r>
    </w:p>
    <w:p w14:paraId="128E8B0D" w14:textId="34AD78FA" w:rsidR="00D91D60" w:rsidRPr="00467F28" w:rsidRDefault="00D91D60" w:rsidP="00D91D60">
      <w:pPr>
        <w:autoSpaceDE w:val="0"/>
        <w:autoSpaceDN w:val="0"/>
        <w:adjustRightInd w:val="0"/>
        <w:spacing w:after="0" w:line="240" w:lineRule="auto"/>
        <w:rPr>
          <w:rFonts w:ascii="Arial" w:hAnsi="Arial" w:cs="Arial"/>
          <w:b/>
          <w:bCs/>
          <w:color w:val="000000"/>
          <w:sz w:val="36"/>
          <w:szCs w:val="36"/>
          <w:lang w:bidi="hi-IN"/>
        </w:rPr>
      </w:pPr>
      <w:r w:rsidRPr="00467F28">
        <w:rPr>
          <w:rFonts w:ascii="Arial" w:hAnsi="Arial" w:cs="Arial"/>
          <w:b/>
          <w:bCs/>
          <w:color w:val="000000"/>
          <w:sz w:val="36"/>
          <w:szCs w:val="36"/>
          <w:lang w:bidi="hi-IN"/>
        </w:rPr>
        <w:t>19.2.1</w:t>
      </w:r>
      <w:r w:rsidRPr="00467F28">
        <w:rPr>
          <w:rFonts w:ascii="Arial" w:hAnsi="Arial" w:cs="Arial"/>
          <w:b/>
          <w:bCs/>
          <w:color w:val="000000"/>
          <w:sz w:val="36"/>
          <w:szCs w:val="36"/>
          <w:lang w:bidi="hi-IN"/>
        </w:rPr>
        <w:tab/>
      </w:r>
      <w:r w:rsidRPr="00467F28">
        <w:rPr>
          <w:rFonts w:ascii="Arial" w:hAnsi="Arial" w:cs="Arial"/>
          <w:b/>
          <w:bCs/>
          <w:color w:val="000000"/>
          <w:sz w:val="36"/>
          <w:szCs w:val="36"/>
          <w:lang w:bidi="hi-IN"/>
        </w:rPr>
        <w:tab/>
        <w:t xml:space="preserve">kalaSa udvApana </w:t>
      </w:r>
      <w:r w:rsidR="00467F28" w:rsidRPr="00467F28">
        <w:rPr>
          <w:rFonts w:ascii="Arial" w:hAnsi="Arial" w:cs="Arial"/>
          <w:b/>
          <w:bCs/>
          <w:color w:val="000000"/>
          <w:sz w:val="36"/>
          <w:szCs w:val="36"/>
          <w:lang w:bidi="hi-IN"/>
        </w:rPr>
        <w:t>mantra</w:t>
      </w:r>
    </w:p>
    <w:p w14:paraId="05E16D2D" w14:textId="77777777" w:rsidR="00467F28" w:rsidRDefault="00467F28" w:rsidP="00D91D60">
      <w:pPr>
        <w:autoSpaceDE w:val="0"/>
        <w:autoSpaceDN w:val="0"/>
        <w:adjustRightInd w:val="0"/>
        <w:spacing w:after="0" w:line="240" w:lineRule="auto"/>
        <w:rPr>
          <w:rFonts w:ascii="Arial" w:hAnsi="Arial" w:cs="Arial"/>
          <w:color w:val="000000"/>
          <w:sz w:val="36"/>
          <w:szCs w:val="36"/>
          <w:lang w:bidi="hi-IN"/>
        </w:rPr>
      </w:pPr>
    </w:p>
    <w:p w14:paraId="0179283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niqGRuShvai# rasaqmAyu#taiH | kAlai rharitva#mApaqnnaiH | indrAyA#hi saqhasra#yuk | </w:t>
      </w:r>
    </w:p>
    <w:p w14:paraId="2007E20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aqgni rviqBrAShTi# vasanaH | vAqyuH Sv</w:t>
      </w:r>
      <w:r w:rsidR="00665208">
        <w:rPr>
          <w:rFonts w:ascii="Arial" w:hAnsi="Arial" w:cs="Arial"/>
          <w:color w:val="000000"/>
          <w:sz w:val="36"/>
          <w:szCs w:val="36"/>
          <w:lang w:bidi="hi-IN"/>
        </w:rPr>
        <w:t>E</w:t>
      </w:r>
      <w:r>
        <w:rPr>
          <w:rFonts w:ascii="Arial" w:hAnsi="Arial" w:cs="Arial"/>
          <w:color w:val="000000"/>
          <w:sz w:val="36"/>
          <w:szCs w:val="36"/>
          <w:lang w:bidi="hi-IN"/>
        </w:rPr>
        <w:t xml:space="preserve">ta#sika druqkaH | </w:t>
      </w:r>
    </w:p>
    <w:p w14:paraId="13906136" w14:textId="3EE5C79C"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saqm~Mvaqthsaqr</w:t>
      </w:r>
      <w:r w:rsidR="00665208">
        <w:rPr>
          <w:rFonts w:ascii="Arial" w:hAnsi="Arial" w:cs="Arial"/>
          <w:color w:val="000000"/>
          <w:sz w:val="36"/>
          <w:szCs w:val="36"/>
          <w:lang w:bidi="hi-IN"/>
        </w:rPr>
        <w:t>O</w:t>
      </w:r>
      <w:r>
        <w:rPr>
          <w:rFonts w:ascii="Arial" w:hAnsi="Arial" w:cs="Arial"/>
          <w:color w:val="000000"/>
          <w:sz w:val="36"/>
          <w:szCs w:val="36"/>
          <w:lang w:bidi="hi-IN"/>
        </w:rPr>
        <w:t xml:space="preserve"> vi#ShUqvarNai$H | nityAqst</w:t>
      </w:r>
      <w:r w:rsidR="00665208">
        <w:rPr>
          <w:rFonts w:ascii="Arial" w:hAnsi="Arial" w:cs="Arial"/>
          <w:color w:val="000000"/>
          <w:sz w:val="36"/>
          <w:szCs w:val="36"/>
          <w:lang w:bidi="hi-IN"/>
        </w:rPr>
        <w:t>E</w:t>
      </w:r>
      <w:r>
        <w:rPr>
          <w:rFonts w:ascii="Arial" w:hAnsi="Arial" w:cs="Arial"/>
          <w:color w:val="000000"/>
          <w:sz w:val="36"/>
          <w:szCs w:val="36"/>
          <w:lang w:bidi="hi-IN"/>
        </w:rPr>
        <w:t xml:space="preserve"> &amp;nuca#rAstaqva | subrahmaNy</w:t>
      </w:r>
      <w:r w:rsidR="00665208">
        <w:rPr>
          <w:rFonts w:ascii="Arial" w:hAnsi="Arial" w:cs="Arial"/>
          <w:color w:val="000000"/>
          <w:sz w:val="36"/>
          <w:szCs w:val="36"/>
          <w:lang w:bidi="hi-IN"/>
        </w:rPr>
        <w:t>O</w:t>
      </w:r>
      <w:r>
        <w:rPr>
          <w:rFonts w:ascii="Arial" w:hAnsi="Arial" w:cs="Arial"/>
          <w:color w:val="000000"/>
          <w:sz w:val="36"/>
          <w:szCs w:val="36"/>
          <w:lang w:bidi="hi-IN"/>
        </w:rPr>
        <w:t>(gm) subrahmaNy</w:t>
      </w:r>
      <w:r w:rsidR="00665208">
        <w:rPr>
          <w:rFonts w:ascii="Arial" w:hAnsi="Arial" w:cs="Arial"/>
          <w:color w:val="000000"/>
          <w:sz w:val="36"/>
          <w:szCs w:val="36"/>
          <w:lang w:bidi="hi-IN"/>
        </w:rPr>
        <w:t>O</w:t>
      </w:r>
      <w:r>
        <w:rPr>
          <w:rFonts w:ascii="Arial" w:hAnsi="Arial" w:cs="Arial"/>
          <w:color w:val="000000"/>
          <w:sz w:val="36"/>
          <w:szCs w:val="36"/>
          <w:lang w:bidi="hi-IN"/>
        </w:rPr>
        <w:t>(gm) su#brahmaqNy</w:t>
      </w:r>
      <w:r w:rsidR="00842E57">
        <w:rPr>
          <w:rFonts w:ascii="Arial" w:hAnsi="Arial" w:cs="Arial"/>
          <w:color w:val="000000"/>
          <w:sz w:val="36"/>
          <w:szCs w:val="36"/>
          <w:lang w:bidi="hi-IN"/>
        </w:rPr>
        <w:t>OM</w:t>
      </w:r>
      <w:r>
        <w:rPr>
          <w:rFonts w:ascii="Arial" w:hAnsi="Arial" w:cs="Arial"/>
          <w:color w:val="000000"/>
          <w:sz w:val="36"/>
          <w:szCs w:val="36"/>
          <w:lang w:bidi="hi-IN"/>
        </w:rPr>
        <w:t xml:space="preserve"> | </w:t>
      </w:r>
    </w:p>
    <w:p w14:paraId="24EE153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CB05BC2" w14:textId="56C109B1"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tat puru#ShAya viqdmah</w:t>
      </w:r>
      <w:r w:rsidR="00665208">
        <w:rPr>
          <w:rFonts w:ascii="Arial" w:hAnsi="Arial" w:cs="Arial"/>
          <w:color w:val="000000"/>
          <w:sz w:val="36"/>
          <w:szCs w:val="36"/>
          <w:lang w:bidi="hi-IN"/>
        </w:rPr>
        <w:t>E</w:t>
      </w:r>
      <w:r w:rsidR="00D91D60">
        <w:rPr>
          <w:rFonts w:ascii="Arial" w:hAnsi="Arial" w:cs="Arial"/>
          <w:color w:val="000000"/>
          <w:sz w:val="36"/>
          <w:szCs w:val="36"/>
          <w:lang w:bidi="hi-IN"/>
        </w:rPr>
        <w:t># mahAs</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qnAya# dhImahi | </w:t>
      </w:r>
    </w:p>
    <w:p w14:paraId="74BD029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tanna#H ShaNmuKaH prac</w:t>
      </w:r>
      <w:r w:rsidR="00665208">
        <w:rPr>
          <w:rFonts w:ascii="Arial" w:hAnsi="Arial" w:cs="Arial"/>
          <w:color w:val="000000"/>
          <w:sz w:val="36"/>
          <w:szCs w:val="36"/>
          <w:lang w:bidi="hi-IN"/>
        </w:rPr>
        <w:t>O</w:t>
      </w:r>
      <w:r>
        <w:rPr>
          <w:rFonts w:ascii="Arial" w:hAnsi="Arial" w:cs="Arial"/>
          <w:color w:val="000000"/>
          <w:sz w:val="36"/>
          <w:szCs w:val="36"/>
          <w:lang w:bidi="hi-IN"/>
        </w:rPr>
        <w:t xml:space="preserve">qdayA$t | </w:t>
      </w:r>
    </w:p>
    <w:p w14:paraId="1218F78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2DDCBF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dhAqtAH vi#dhAqtA pa#raqm</w:t>
      </w:r>
      <w:r w:rsidR="00665208">
        <w:rPr>
          <w:rFonts w:ascii="Arial" w:hAnsi="Arial" w:cs="Arial"/>
          <w:color w:val="000000"/>
          <w:sz w:val="36"/>
          <w:szCs w:val="36"/>
          <w:lang w:bidi="hi-IN"/>
        </w:rPr>
        <w:t>O</w:t>
      </w:r>
      <w:r>
        <w:rPr>
          <w:rFonts w:ascii="Arial" w:hAnsi="Arial" w:cs="Arial"/>
          <w:color w:val="000000"/>
          <w:sz w:val="36"/>
          <w:szCs w:val="36"/>
          <w:lang w:bidi="hi-IN"/>
        </w:rPr>
        <w:t>ta saqndRuk praqjApa#tiH param</w:t>
      </w:r>
      <w:r w:rsidR="00665208">
        <w:rPr>
          <w:rFonts w:ascii="Arial" w:hAnsi="Arial" w:cs="Arial"/>
          <w:color w:val="000000"/>
          <w:sz w:val="36"/>
          <w:szCs w:val="36"/>
          <w:lang w:bidi="hi-IN"/>
        </w:rPr>
        <w:t>E</w:t>
      </w:r>
      <w:r>
        <w:rPr>
          <w:rFonts w:ascii="Arial" w:hAnsi="Arial" w:cs="Arial"/>
          <w:color w:val="000000"/>
          <w:sz w:val="36"/>
          <w:szCs w:val="36"/>
          <w:lang w:bidi="hi-IN"/>
        </w:rPr>
        <w:t xml:space="preserve">qShThI viqrAjA$ | </w:t>
      </w:r>
    </w:p>
    <w:p w14:paraId="71E5AFB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st</w:t>
      </w:r>
      <w:r w:rsidR="00665208">
        <w:rPr>
          <w:rFonts w:ascii="Arial" w:hAnsi="Arial" w:cs="Arial"/>
          <w:color w:val="000000"/>
          <w:sz w:val="36"/>
          <w:szCs w:val="36"/>
          <w:lang w:bidi="hi-IN"/>
        </w:rPr>
        <w:t>O</w:t>
      </w:r>
      <w:r>
        <w:rPr>
          <w:rFonts w:ascii="Arial" w:hAnsi="Arial" w:cs="Arial"/>
          <w:color w:val="000000"/>
          <w:sz w:val="36"/>
          <w:szCs w:val="36"/>
          <w:lang w:bidi="hi-IN"/>
        </w:rPr>
        <w:t>mAqScandA(gm)#si niqvid</w:t>
      </w:r>
      <w:r w:rsidR="00665208">
        <w:rPr>
          <w:rFonts w:ascii="Arial" w:hAnsi="Arial" w:cs="Arial"/>
          <w:color w:val="000000"/>
          <w:sz w:val="36"/>
          <w:szCs w:val="36"/>
          <w:lang w:bidi="hi-IN"/>
        </w:rPr>
        <w:t>O</w:t>
      </w:r>
      <w:r>
        <w:rPr>
          <w:rFonts w:ascii="Arial" w:hAnsi="Arial" w:cs="Arial"/>
          <w:color w:val="000000"/>
          <w:sz w:val="36"/>
          <w:szCs w:val="36"/>
          <w:lang w:bidi="hi-IN"/>
        </w:rPr>
        <w:t>#ma Ahur</w:t>
      </w:r>
      <w:r w:rsidR="00665208">
        <w:rPr>
          <w:rFonts w:ascii="Arial" w:hAnsi="Arial" w:cs="Arial"/>
          <w:color w:val="000000"/>
          <w:sz w:val="36"/>
          <w:szCs w:val="36"/>
          <w:lang w:bidi="hi-IN"/>
        </w:rPr>
        <w:t>E</w:t>
      </w:r>
      <w:r>
        <w:rPr>
          <w:rFonts w:ascii="Arial" w:hAnsi="Arial" w:cs="Arial"/>
          <w:color w:val="000000"/>
          <w:sz w:val="36"/>
          <w:szCs w:val="36"/>
          <w:lang w:bidi="hi-IN"/>
        </w:rPr>
        <w:t xml:space="preserve">qtasmai# rAqShTra-maqBisanna#mAma | </w:t>
      </w:r>
    </w:p>
    <w:p w14:paraId="1393178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aqByAva#rtadhvaq-mupaqm</w:t>
      </w:r>
      <w:r w:rsidR="00665208">
        <w:rPr>
          <w:rFonts w:ascii="Arial" w:hAnsi="Arial" w:cs="Arial"/>
          <w:color w:val="000000"/>
          <w:sz w:val="36"/>
          <w:szCs w:val="36"/>
          <w:lang w:bidi="hi-IN"/>
        </w:rPr>
        <w:t>E</w:t>
      </w:r>
      <w:r>
        <w:rPr>
          <w:rFonts w:ascii="Arial" w:hAnsi="Arial" w:cs="Arial"/>
          <w:color w:val="000000"/>
          <w:sz w:val="36"/>
          <w:szCs w:val="36"/>
          <w:lang w:bidi="hi-IN"/>
        </w:rPr>
        <w:t>ta# sAqkamaqya(gm) SAqstA-&amp;dhi#patirv</w:t>
      </w:r>
      <w:r w:rsidR="00665208">
        <w:rPr>
          <w:rFonts w:ascii="Arial" w:hAnsi="Arial" w:cs="Arial"/>
          <w:color w:val="000000"/>
          <w:sz w:val="36"/>
          <w:szCs w:val="36"/>
          <w:lang w:bidi="hi-IN"/>
        </w:rPr>
        <w:t>O</w:t>
      </w:r>
      <w:r>
        <w:rPr>
          <w:rFonts w:ascii="Arial" w:hAnsi="Arial" w:cs="Arial"/>
          <w:color w:val="000000"/>
          <w:sz w:val="36"/>
          <w:szCs w:val="36"/>
          <w:lang w:bidi="hi-IN"/>
        </w:rPr>
        <w:t xml:space="preserve"> astu | </w:t>
      </w:r>
    </w:p>
    <w:p w14:paraId="0CF9C53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aqsya viqj~jAnaq-manuqsa(gm) ra#BadhvamiqmaM paqScAdanu#jIvAthaq sarv</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p>
    <w:p w14:paraId="650EE960" w14:textId="2BB506A5"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BUqtaqnAqthAya# viqdmah</w:t>
      </w:r>
      <w:r w:rsidR="00665208">
        <w:rPr>
          <w:rFonts w:ascii="Arial" w:hAnsi="Arial" w:cs="Arial"/>
          <w:color w:val="000000"/>
          <w:sz w:val="36"/>
          <w:szCs w:val="36"/>
          <w:lang w:bidi="hi-IN"/>
        </w:rPr>
        <w:t>E</w:t>
      </w:r>
      <w:r w:rsidR="00D91D60">
        <w:rPr>
          <w:rFonts w:ascii="Arial" w:hAnsi="Arial" w:cs="Arial"/>
          <w:color w:val="000000"/>
          <w:sz w:val="36"/>
          <w:szCs w:val="36"/>
          <w:lang w:bidi="hi-IN"/>
        </w:rPr>
        <w:t># BavapuqtrAya# dhImahi | tanna#H SAstA prac</w:t>
      </w:r>
      <w:r w:rsidR="00665208">
        <w:rPr>
          <w:rFonts w:ascii="Arial" w:hAnsi="Arial" w:cs="Arial"/>
          <w:color w:val="000000"/>
          <w:sz w:val="36"/>
          <w:szCs w:val="36"/>
          <w:lang w:bidi="hi-IN"/>
        </w:rPr>
        <w:t>O</w:t>
      </w:r>
      <w:r w:rsidR="00D91D60">
        <w:rPr>
          <w:rFonts w:ascii="Arial" w:hAnsi="Arial" w:cs="Arial"/>
          <w:color w:val="000000"/>
          <w:sz w:val="36"/>
          <w:szCs w:val="36"/>
          <w:lang w:bidi="hi-IN"/>
        </w:rPr>
        <w:t xml:space="preserve">qdayA$t | </w:t>
      </w:r>
    </w:p>
    <w:p w14:paraId="081BFC6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4AE4D1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 astu saqrp</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q y</w:t>
      </w:r>
      <w:r w:rsidR="00665208">
        <w:rPr>
          <w:rFonts w:ascii="Arial" w:hAnsi="Arial" w:cs="Arial"/>
          <w:color w:val="000000"/>
          <w:sz w:val="36"/>
          <w:szCs w:val="36"/>
          <w:lang w:bidi="hi-IN"/>
        </w:rPr>
        <w:t>E</w:t>
      </w:r>
      <w:r>
        <w:rPr>
          <w:rFonts w:ascii="Arial" w:hAnsi="Arial" w:cs="Arial"/>
          <w:color w:val="000000"/>
          <w:sz w:val="36"/>
          <w:szCs w:val="36"/>
          <w:lang w:bidi="hi-IN"/>
        </w:rPr>
        <w:t xml:space="preserve"> k</w:t>
      </w:r>
      <w:r w:rsidR="00665208">
        <w:rPr>
          <w:rFonts w:ascii="Arial" w:hAnsi="Arial" w:cs="Arial"/>
          <w:color w:val="000000"/>
          <w:sz w:val="36"/>
          <w:szCs w:val="36"/>
          <w:lang w:bidi="hi-IN"/>
        </w:rPr>
        <w:t>E</w:t>
      </w:r>
      <w:r>
        <w:rPr>
          <w:rFonts w:ascii="Arial" w:hAnsi="Arial" w:cs="Arial"/>
          <w:color w:val="000000"/>
          <w:sz w:val="36"/>
          <w:szCs w:val="36"/>
          <w:lang w:bidi="hi-IN"/>
        </w:rPr>
        <w:t xml:space="preserve"> ca# pRuthiqvImanu# | y</w:t>
      </w:r>
      <w:r w:rsidR="00665208">
        <w:rPr>
          <w:rFonts w:ascii="Arial" w:hAnsi="Arial" w:cs="Arial"/>
          <w:color w:val="000000"/>
          <w:sz w:val="36"/>
          <w:szCs w:val="36"/>
          <w:lang w:bidi="hi-IN"/>
        </w:rPr>
        <w:t>E</w:t>
      </w:r>
      <w:r>
        <w:rPr>
          <w:rFonts w:ascii="Arial" w:hAnsi="Arial" w:cs="Arial"/>
          <w:color w:val="000000"/>
          <w:sz w:val="36"/>
          <w:szCs w:val="36"/>
          <w:lang w:bidi="hi-IN"/>
        </w:rPr>
        <w:t xml:space="preserve"> aqntari#kSh</w:t>
      </w:r>
      <w:r w:rsidR="00665208">
        <w:rPr>
          <w:rFonts w:ascii="Arial" w:hAnsi="Arial" w:cs="Arial"/>
          <w:color w:val="000000"/>
          <w:sz w:val="36"/>
          <w:szCs w:val="36"/>
          <w:lang w:bidi="hi-IN"/>
        </w:rPr>
        <w:t>E</w:t>
      </w:r>
      <w:r>
        <w:rPr>
          <w:rFonts w:ascii="Arial" w:hAnsi="Arial" w:cs="Arial"/>
          <w:color w:val="000000"/>
          <w:sz w:val="36"/>
          <w:szCs w:val="36"/>
          <w:lang w:bidi="hi-IN"/>
        </w:rPr>
        <w:t>q y</w:t>
      </w:r>
      <w:r w:rsidR="00665208">
        <w:rPr>
          <w:rFonts w:ascii="Arial" w:hAnsi="Arial" w:cs="Arial"/>
          <w:color w:val="000000"/>
          <w:sz w:val="36"/>
          <w:szCs w:val="36"/>
          <w:lang w:bidi="hi-IN"/>
        </w:rPr>
        <w:t>E</w:t>
      </w:r>
      <w:r>
        <w:rPr>
          <w:rFonts w:ascii="Arial" w:hAnsi="Arial" w:cs="Arial"/>
          <w:color w:val="000000"/>
          <w:sz w:val="36"/>
          <w:szCs w:val="36"/>
          <w:lang w:bidi="hi-IN"/>
        </w:rPr>
        <w:t xml:space="preserve"> diqvi t</w:t>
      </w:r>
      <w:r w:rsidR="00665208">
        <w:rPr>
          <w:rFonts w:ascii="Arial" w:hAnsi="Arial" w:cs="Arial"/>
          <w:color w:val="000000"/>
          <w:sz w:val="36"/>
          <w:szCs w:val="36"/>
          <w:lang w:bidi="hi-IN"/>
        </w:rPr>
        <w:t>E</w:t>
      </w:r>
      <w:r>
        <w:rPr>
          <w:rFonts w:ascii="Arial" w:hAnsi="Arial" w:cs="Arial"/>
          <w:color w:val="000000"/>
          <w:sz w:val="36"/>
          <w:szCs w:val="36"/>
          <w:lang w:bidi="hi-IN"/>
        </w:rPr>
        <w:t>Bya#H saqrp</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 xml:space="preserve">q nama#H | </w:t>
      </w:r>
      <w:r>
        <w:rPr>
          <w:rFonts w:ascii="Arial" w:hAnsi="Arial" w:cs="Arial"/>
          <w:color w:val="000000"/>
          <w:sz w:val="36"/>
          <w:szCs w:val="36"/>
          <w:lang w:bidi="hi-IN"/>
        </w:rPr>
        <w:lastRenderedPageBreak/>
        <w:t>y</w:t>
      </w:r>
      <w:r w:rsidR="00665208">
        <w:rPr>
          <w:rFonts w:ascii="Arial" w:hAnsi="Arial" w:cs="Arial"/>
          <w:color w:val="000000"/>
          <w:sz w:val="36"/>
          <w:szCs w:val="36"/>
          <w:lang w:bidi="hi-IN"/>
        </w:rPr>
        <w:t>E</w:t>
      </w:r>
      <w:r>
        <w:rPr>
          <w:rFonts w:ascii="Arial" w:hAnsi="Arial" w:cs="Arial"/>
          <w:color w:val="000000"/>
          <w:sz w:val="36"/>
          <w:szCs w:val="36"/>
          <w:lang w:bidi="hi-IN"/>
        </w:rPr>
        <w:t>#&amp;d</w:t>
      </w:r>
      <w:r w:rsidR="00665208">
        <w:rPr>
          <w:rFonts w:ascii="Arial" w:hAnsi="Arial" w:cs="Arial"/>
          <w:color w:val="000000"/>
          <w:sz w:val="36"/>
          <w:szCs w:val="36"/>
          <w:lang w:bidi="hi-IN"/>
        </w:rPr>
        <w:t>O</w:t>
      </w:r>
      <w:r>
        <w:rPr>
          <w:rFonts w:ascii="Arial" w:hAnsi="Arial" w:cs="Arial"/>
          <w:color w:val="000000"/>
          <w:sz w:val="36"/>
          <w:szCs w:val="36"/>
          <w:lang w:bidi="hi-IN"/>
        </w:rPr>
        <w:t xml:space="preserve"> r</w:t>
      </w:r>
      <w:r w:rsidR="00665208">
        <w:rPr>
          <w:rFonts w:ascii="Arial" w:hAnsi="Arial" w:cs="Arial"/>
          <w:color w:val="000000"/>
          <w:sz w:val="36"/>
          <w:szCs w:val="36"/>
          <w:lang w:bidi="hi-IN"/>
        </w:rPr>
        <w:t>O</w:t>
      </w:r>
      <w:r>
        <w:rPr>
          <w:rFonts w:ascii="Arial" w:hAnsi="Arial" w:cs="Arial"/>
          <w:color w:val="000000"/>
          <w:sz w:val="36"/>
          <w:szCs w:val="36"/>
          <w:lang w:bidi="hi-IN"/>
        </w:rPr>
        <w:t>#caqn</w:t>
      </w:r>
      <w:r w:rsidR="00665208">
        <w:rPr>
          <w:rFonts w:ascii="Arial" w:hAnsi="Arial" w:cs="Arial"/>
          <w:color w:val="000000"/>
          <w:sz w:val="36"/>
          <w:szCs w:val="36"/>
          <w:lang w:bidi="hi-IN"/>
        </w:rPr>
        <w:t>E</w:t>
      </w:r>
      <w:r>
        <w:rPr>
          <w:rFonts w:ascii="Arial" w:hAnsi="Arial" w:cs="Arial"/>
          <w:color w:val="000000"/>
          <w:sz w:val="36"/>
          <w:szCs w:val="36"/>
          <w:lang w:bidi="hi-IN"/>
        </w:rPr>
        <w:t xml:space="preserve"> diqv</w:t>
      </w:r>
      <w:r w:rsidR="00665208">
        <w:rPr>
          <w:rFonts w:ascii="Arial" w:hAnsi="Arial" w:cs="Arial"/>
          <w:color w:val="000000"/>
          <w:sz w:val="36"/>
          <w:szCs w:val="36"/>
          <w:lang w:bidi="hi-IN"/>
        </w:rPr>
        <w:t>O</w:t>
      </w:r>
      <w:r>
        <w:rPr>
          <w:rFonts w:ascii="Arial" w:hAnsi="Arial" w:cs="Arial"/>
          <w:color w:val="000000"/>
          <w:sz w:val="36"/>
          <w:szCs w:val="36"/>
          <w:lang w:bidi="hi-IN"/>
        </w:rPr>
        <w:t xml:space="preserve"> y</w:t>
      </w:r>
      <w:r w:rsidR="00665208">
        <w:rPr>
          <w:rFonts w:ascii="Arial" w:hAnsi="Arial" w:cs="Arial"/>
          <w:color w:val="000000"/>
          <w:sz w:val="36"/>
          <w:szCs w:val="36"/>
          <w:lang w:bidi="hi-IN"/>
        </w:rPr>
        <w:t>E</w:t>
      </w:r>
      <w:r>
        <w:rPr>
          <w:rFonts w:ascii="Arial" w:hAnsi="Arial" w:cs="Arial"/>
          <w:color w:val="000000"/>
          <w:sz w:val="36"/>
          <w:szCs w:val="36"/>
          <w:lang w:bidi="hi-IN"/>
        </w:rPr>
        <w:t xml:space="preserve"> vAq sUrya#sya raqSmiShu# | </w:t>
      </w:r>
    </w:p>
    <w:p w14:paraId="1DD121A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w:t>
      </w:r>
      <w:r w:rsidR="00665208">
        <w:rPr>
          <w:rFonts w:ascii="Arial" w:hAnsi="Arial" w:cs="Arial"/>
          <w:color w:val="000000"/>
          <w:sz w:val="36"/>
          <w:szCs w:val="36"/>
          <w:lang w:bidi="hi-IN"/>
        </w:rPr>
        <w:t>E</w:t>
      </w:r>
      <w:r>
        <w:rPr>
          <w:rFonts w:ascii="Arial" w:hAnsi="Arial" w:cs="Arial"/>
          <w:color w:val="000000"/>
          <w:sz w:val="36"/>
          <w:szCs w:val="36"/>
          <w:lang w:bidi="hi-IN"/>
        </w:rPr>
        <w:t>ShA#maqPsu sada#H kRuqtaM t</w:t>
      </w:r>
      <w:r w:rsidR="00665208">
        <w:rPr>
          <w:rFonts w:ascii="Arial" w:hAnsi="Arial" w:cs="Arial"/>
          <w:color w:val="000000"/>
          <w:sz w:val="36"/>
          <w:szCs w:val="36"/>
          <w:lang w:bidi="hi-IN"/>
        </w:rPr>
        <w:t>E</w:t>
      </w:r>
      <w:r>
        <w:rPr>
          <w:rFonts w:ascii="Arial" w:hAnsi="Arial" w:cs="Arial"/>
          <w:color w:val="000000"/>
          <w:sz w:val="36"/>
          <w:szCs w:val="36"/>
          <w:lang w:bidi="hi-IN"/>
        </w:rPr>
        <w:t>Bya#H saqrp</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 xml:space="preserve">q nama#H | </w:t>
      </w:r>
    </w:p>
    <w:p w14:paraId="7B04245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yA iSha#v</w:t>
      </w:r>
      <w:r w:rsidR="00665208">
        <w:rPr>
          <w:rFonts w:ascii="Arial" w:hAnsi="Arial" w:cs="Arial"/>
          <w:color w:val="000000"/>
          <w:sz w:val="36"/>
          <w:szCs w:val="36"/>
          <w:lang w:bidi="hi-IN"/>
        </w:rPr>
        <w:t>O</w:t>
      </w:r>
      <w:r>
        <w:rPr>
          <w:rFonts w:ascii="Arial" w:hAnsi="Arial" w:cs="Arial"/>
          <w:color w:val="000000"/>
          <w:sz w:val="36"/>
          <w:szCs w:val="36"/>
          <w:lang w:bidi="hi-IN"/>
        </w:rPr>
        <w:t xml:space="preserve"> yAtuq dhAnA#nAqM ~My</w:t>
      </w:r>
      <w:r w:rsidR="00665208">
        <w:rPr>
          <w:rFonts w:ascii="Arial" w:hAnsi="Arial" w:cs="Arial"/>
          <w:color w:val="000000"/>
          <w:sz w:val="36"/>
          <w:szCs w:val="36"/>
          <w:lang w:bidi="hi-IN"/>
        </w:rPr>
        <w:t>E</w:t>
      </w:r>
      <w:r>
        <w:rPr>
          <w:rFonts w:ascii="Arial" w:hAnsi="Arial" w:cs="Arial"/>
          <w:color w:val="000000"/>
          <w:sz w:val="36"/>
          <w:szCs w:val="36"/>
          <w:lang w:bidi="hi-IN"/>
        </w:rPr>
        <w:t xml:space="preserve"> vAq vanaqspatIqq(gm)qranu# | </w:t>
      </w:r>
    </w:p>
    <w:p w14:paraId="68F3B57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w:t>
      </w:r>
      <w:r w:rsidR="00665208">
        <w:rPr>
          <w:rFonts w:ascii="Arial" w:hAnsi="Arial" w:cs="Arial"/>
          <w:color w:val="000000"/>
          <w:sz w:val="36"/>
          <w:szCs w:val="36"/>
          <w:lang w:bidi="hi-IN"/>
        </w:rPr>
        <w:t>E</w:t>
      </w:r>
      <w:r>
        <w:rPr>
          <w:rFonts w:ascii="Arial" w:hAnsi="Arial" w:cs="Arial"/>
          <w:color w:val="000000"/>
          <w:sz w:val="36"/>
          <w:szCs w:val="36"/>
          <w:lang w:bidi="hi-IN"/>
        </w:rPr>
        <w:t>vA#&amp;vaqT</w:t>
      </w:r>
      <w:r w:rsidR="00665208">
        <w:rPr>
          <w:rFonts w:ascii="Arial" w:hAnsi="Arial" w:cs="Arial"/>
          <w:color w:val="000000"/>
          <w:sz w:val="36"/>
          <w:szCs w:val="36"/>
          <w:lang w:bidi="hi-IN"/>
        </w:rPr>
        <w:t>E</w:t>
      </w:r>
      <w:r>
        <w:rPr>
          <w:rFonts w:ascii="Arial" w:hAnsi="Arial" w:cs="Arial"/>
          <w:color w:val="000000"/>
          <w:sz w:val="36"/>
          <w:szCs w:val="36"/>
          <w:lang w:bidi="hi-IN"/>
        </w:rPr>
        <w:t>Shuq S</w:t>
      </w:r>
      <w:r w:rsidR="00665208">
        <w:rPr>
          <w:rFonts w:ascii="Arial" w:hAnsi="Arial" w:cs="Arial"/>
          <w:color w:val="000000"/>
          <w:sz w:val="36"/>
          <w:szCs w:val="36"/>
          <w:lang w:bidi="hi-IN"/>
        </w:rPr>
        <w:t>E</w:t>
      </w:r>
      <w:r>
        <w:rPr>
          <w:rFonts w:ascii="Arial" w:hAnsi="Arial" w:cs="Arial"/>
          <w:color w:val="000000"/>
          <w:sz w:val="36"/>
          <w:szCs w:val="36"/>
          <w:lang w:bidi="hi-IN"/>
        </w:rPr>
        <w:t>ra#t</w:t>
      </w:r>
      <w:r w:rsidR="00665208">
        <w:rPr>
          <w:rFonts w:ascii="Arial" w:hAnsi="Arial" w:cs="Arial"/>
          <w:color w:val="000000"/>
          <w:sz w:val="36"/>
          <w:szCs w:val="36"/>
          <w:lang w:bidi="hi-IN"/>
        </w:rPr>
        <w:t>E</w:t>
      </w:r>
      <w:r>
        <w:rPr>
          <w:rFonts w:ascii="Arial" w:hAnsi="Arial" w:cs="Arial"/>
          <w:color w:val="000000"/>
          <w:sz w:val="36"/>
          <w:szCs w:val="36"/>
          <w:lang w:bidi="hi-IN"/>
        </w:rPr>
        <w:t>q t</w:t>
      </w:r>
      <w:r w:rsidR="00665208">
        <w:rPr>
          <w:rFonts w:ascii="Arial" w:hAnsi="Arial" w:cs="Arial"/>
          <w:color w:val="000000"/>
          <w:sz w:val="36"/>
          <w:szCs w:val="36"/>
          <w:lang w:bidi="hi-IN"/>
        </w:rPr>
        <w:t>E</w:t>
      </w:r>
      <w:r>
        <w:rPr>
          <w:rFonts w:ascii="Arial" w:hAnsi="Arial" w:cs="Arial"/>
          <w:color w:val="000000"/>
          <w:sz w:val="36"/>
          <w:szCs w:val="36"/>
          <w:lang w:bidi="hi-IN"/>
        </w:rPr>
        <w:t>Bya#H saqrp</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 xml:space="preserve">q nama#H | </w:t>
      </w:r>
    </w:p>
    <w:p w14:paraId="68855A30" w14:textId="7941C935"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sarparAjAya vidmah</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 sahasraPaNAya dhImahi | </w:t>
      </w:r>
    </w:p>
    <w:p w14:paraId="5EE1D9F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tann</w:t>
      </w:r>
      <w:r w:rsidR="00665208">
        <w:rPr>
          <w:rFonts w:ascii="Arial" w:hAnsi="Arial" w:cs="Arial"/>
          <w:color w:val="000000"/>
          <w:sz w:val="36"/>
          <w:szCs w:val="36"/>
          <w:lang w:bidi="hi-IN"/>
        </w:rPr>
        <w:t>O</w:t>
      </w:r>
      <w:r>
        <w:rPr>
          <w:rFonts w:ascii="Arial" w:hAnsi="Arial" w:cs="Arial"/>
          <w:color w:val="000000"/>
          <w:sz w:val="36"/>
          <w:szCs w:val="36"/>
          <w:lang w:bidi="hi-IN"/>
        </w:rPr>
        <w:t xml:space="preserve"> anantaH prac</w:t>
      </w:r>
      <w:r w:rsidR="00665208">
        <w:rPr>
          <w:rFonts w:ascii="Arial" w:hAnsi="Arial" w:cs="Arial"/>
          <w:color w:val="000000"/>
          <w:sz w:val="36"/>
          <w:szCs w:val="36"/>
          <w:lang w:bidi="hi-IN"/>
        </w:rPr>
        <w:t>O</w:t>
      </w:r>
      <w:r>
        <w:rPr>
          <w:rFonts w:ascii="Arial" w:hAnsi="Arial" w:cs="Arial"/>
          <w:color w:val="000000"/>
          <w:sz w:val="36"/>
          <w:szCs w:val="36"/>
          <w:lang w:bidi="hi-IN"/>
        </w:rPr>
        <w:t xml:space="preserve">dayA$t | </w:t>
      </w:r>
    </w:p>
    <w:p w14:paraId="19740CF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42100B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12663A5" w14:textId="4B4F2F75"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nam</w:t>
      </w:r>
      <w:r w:rsidR="00665208">
        <w:rPr>
          <w:rFonts w:ascii="Arial" w:hAnsi="Arial" w:cs="Arial"/>
          <w:color w:val="000000"/>
          <w:sz w:val="36"/>
          <w:szCs w:val="36"/>
          <w:lang w:bidi="hi-IN"/>
        </w:rPr>
        <w:t>O</w:t>
      </w:r>
      <w:r w:rsidR="00D91D60">
        <w:rPr>
          <w:rFonts w:ascii="Arial" w:hAnsi="Arial" w:cs="Arial"/>
          <w:color w:val="000000"/>
          <w:sz w:val="36"/>
          <w:szCs w:val="36"/>
          <w:lang w:bidi="hi-IN"/>
        </w:rPr>
        <w:t>q brahma#N</w:t>
      </w:r>
      <w:r w:rsidR="00665208">
        <w:rPr>
          <w:rFonts w:ascii="Arial" w:hAnsi="Arial" w:cs="Arial"/>
          <w:color w:val="000000"/>
          <w:sz w:val="36"/>
          <w:szCs w:val="36"/>
          <w:lang w:bidi="hi-IN"/>
        </w:rPr>
        <w:t>E</w:t>
      </w:r>
      <w:r w:rsidR="00D91D60">
        <w:rPr>
          <w:rFonts w:ascii="Arial" w:hAnsi="Arial" w:cs="Arial"/>
          <w:color w:val="000000"/>
          <w:sz w:val="36"/>
          <w:szCs w:val="36"/>
          <w:lang w:bidi="hi-IN"/>
        </w:rPr>
        <w:t>q nam</w:t>
      </w:r>
      <w:r w:rsidR="00665208">
        <w:rPr>
          <w:rFonts w:ascii="Arial" w:hAnsi="Arial" w:cs="Arial"/>
          <w:color w:val="000000"/>
          <w:sz w:val="36"/>
          <w:szCs w:val="36"/>
          <w:lang w:bidi="hi-IN"/>
        </w:rPr>
        <w:t>O</w:t>
      </w:r>
      <w:r w:rsidR="00D91D60">
        <w:rPr>
          <w:rFonts w:ascii="Arial" w:hAnsi="Arial" w:cs="Arial"/>
          <w:color w:val="000000"/>
          <w:sz w:val="36"/>
          <w:szCs w:val="36"/>
          <w:lang w:bidi="hi-IN"/>
        </w:rPr>
        <w:t># astvaqgnay</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q nama#H pRuthiqvyai namaq </w:t>
      </w:r>
      <w:r w:rsidR="00665208">
        <w:rPr>
          <w:rFonts w:ascii="Arial" w:hAnsi="Arial" w:cs="Arial"/>
          <w:color w:val="000000"/>
          <w:sz w:val="36"/>
          <w:szCs w:val="36"/>
          <w:lang w:bidi="hi-IN"/>
        </w:rPr>
        <w:t>O</w:t>
      </w:r>
      <w:r w:rsidR="00D91D60">
        <w:rPr>
          <w:rFonts w:ascii="Arial" w:hAnsi="Arial" w:cs="Arial"/>
          <w:color w:val="000000"/>
          <w:sz w:val="36"/>
          <w:szCs w:val="36"/>
          <w:lang w:bidi="hi-IN"/>
        </w:rPr>
        <w:t xml:space="preserve">Sha#dhIByaqH | </w:t>
      </w:r>
    </w:p>
    <w:p w14:paraId="48C99CF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w:t>
      </w:r>
      <w:r w:rsidR="00665208">
        <w:rPr>
          <w:rFonts w:ascii="Arial" w:hAnsi="Arial" w:cs="Arial"/>
          <w:color w:val="000000"/>
          <w:sz w:val="36"/>
          <w:szCs w:val="36"/>
          <w:lang w:bidi="hi-IN"/>
        </w:rPr>
        <w:t>O</w:t>
      </w:r>
      <w:r>
        <w:rPr>
          <w:rFonts w:ascii="Arial" w:hAnsi="Arial" w:cs="Arial"/>
          <w:color w:val="000000"/>
          <w:sz w:val="36"/>
          <w:szCs w:val="36"/>
          <w:lang w:bidi="hi-IN"/>
        </w:rPr>
        <w:t># vAqc</w:t>
      </w:r>
      <w:r w:rsidR="00665208">
        <w:rPr>
          <w:rFonts w:ascii="Arial" w:hAnsi="Arial" w:cs="Arial"/>
          <w:color w:val="000000"/>
          <w:sz w:val="36"/>
          <w:szCs w:val="36"/>
          <w:lang w:bidi="hi-IN"/>
        </w:rPr>
        <w:t>E</w:t>
      </w:r>
      <w:r>
        <w:rPr>
          <w:rFonts w:ascii="Arial" w:hAnsi="Arial" w:cs="Arial"/>
          <w:color w:val="000000"/>
          <w:sz w:val="36"/>
          <w:szCs w:val="36"/>
          <w:lang w:bidi="hi-IN"/>
        </w:rPr>
        <w:t xml:space="preserve"> nam</w:t>
      </w:r>
      <w:r w:rsidR="00665208">
        <w:rPr>
          <w:rFonts w:ascii="Arial" w:hAnsi="Arial" w:cs="Arial"/>
          <w:color w:val="000000"/>
          <w:sz w:val="36"/>
          <w:szCs w:val="36"/>
          <w:lang w:bidi="hi-IN"/>
        </w:rPr>
        <w:t>O</w:t>
      </w:r>
      <w:r>
        <w:rPr>
          <w:rFonts w:ascii="Arial" w:hAnsi="Arial" w:cs="Arial"/>
          <w:color w:val="000000"/>
          <w:sz w:val="36"/>
          <w:szCs w:val="36"/>
          <w:lang w:bidi="hi-IN"/>
        </w:rPr>
        <w:t># vAqcaspata#y</w:t>
      </w:r>
      <w:r w:rsidR="00665208">
        <w:rPr>
          <w:rFonts w:ascii="Arial" w:hAnsi="Arial" w:cs="Arial"/>
          <w:color w:val="000000"/>
          <w:sz w:val="36"/>
          <w:szCs w:val="36"/>
          <w:lang w:bidi="hi-IN"/>
        </w:rPr>
        <w:t>E</w:t>
      </w:r>
      <w:r>
        <w:rPr>
          <w:rFonts w:ascii="Arial" w:hAnsi="Arial" w:cs="Arial"/>
          <w:color w:val="000000"/>
          <w:sz w:val="36"/>
          <w:szCs w:val="36"/>
          <w:lang w:bidi="hi-IN"/>
        </w:rPr>
        <w:t>q nam</w:t>
      </w:r>
      <w:r w:rsidR="00665208">
        <w:rPr>
          <w:rFonts w:ascii="Arial" w:hAnsi="Arial" w:cs="Arial"/>
          <w:color w:val="000000"/>
          <w:sz w:val="36"/>
          <w:szCs w:val="36"/>
          <w:lang w:bidi="hi-IN"/>
        </w:rPr>
        <w:t>O</w:t>
      </w:r>
      <w:r>
        <w:rPr>
          <w:rFonts w:ascii="Arial" w:hAnsi="Arial" w:cs="Arial"/>
          <w:color w:val="000000"/>
          <w:sz w:val="36"/>
          <w:szCs w:val="36"/>
          <w:lang w:bidi="hi-IN"/>
        </w:rPr>
        <w:t>q viShNa#v</w:t>
      </w:r>
      <w:r w:rsidR="00665208">
        <w:rPr>
          <w:rFonts w:ascii="Arial" w:hAnsi="Arial" w:cs="Arial"/>
          <w:color w:val="000000"/>
          <w:sz w:val="36"/>
          <w:szCs w:val="36"/>
          <w:lang w:bidi="hi-IN"/>
        </w:rPr>
        <w:t>E</w:t>
      </w:r>
      <w:r>
        <w:rPr>
          <w:rFonts w:ascii="Arial" w:hAnsi="Arial" w:cs="Arial"/>
          <w:color w:val="000000"/>
          <w:sz w:val="36"/>
          <w:szCs w:val="36"/>
          <w:lang w:bidi="hi-IN"/>
        </w:rPr>
        <w:t xml:space="preserve"> bRuhat</w:t>
      </w:r>
      <w:r w:rsidR="00665208">
        <w:rPr>
          <w:rFonts w:ascii="Arial" w:hAnsi="Arial" w:cs="Arial"/>
          <w:color w:val="000000"/>
          <w:sz w:val="36"/>
          <w:szCs w:val="36"/>
          <w:lang w:bidi="hi-IN"/>
        </w:rPr>
        <w:t>E</w:t>
      </w:r>
      <w:r>
        <w:rPr>
          <w:rFonts w:ascii="Arial" w:hAnsi="Arial" w:cs="Arial"/>
          <w:color w:val="000000"/>
          <w:sz w:val="36"/>
          <w:szCs w:val="36"/>
          <w:lang w:bidi="hi-IN"/>
        </w:rPr>
        <w:t>q ka#r</w:t>
      </w:r>
      <w:r w:rsidR="00665208">
        <w:rPr>
          <w:rFonts w:ascii="Arial" w:hAnsi="Arial" w:cs="Arial"/>
          <w:color w:val="000000"/>
          <w:sz w:val="36"/>
          <w:szCs w:val="36"/>
          <w:lang w:bidi="hi-IN"/>
        </w:rPr>
        <w:t>O</w:t>
      </w:r>
      <w:r>
        <w:rPr>
          <w:rFonts w:ascii="Arial" w:hAnsi="Arial" w:cs="Arial"/>
          <w:color w:val="000000"/>
          <w:sz w:val="36"/>
          <w:szCs w:val="36"/>
          <w:lang w:bidi="hi-IN"/>
        </w:rPr>
        <w:t xml:space="preserve">mi | </w:t>
      </w:r>
    </w:p>
    <w:p w14:paraId="79986CE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(trivAraM jap</w:t>
      </w:r>
      <w:r w:rsidR="00665208">
        <w:rPr>
          <w:rFonts w:ascii="Arial" w:hAnsi="Arial" w:cs="Arial"/>
          <w:color w:val="000000"/>
          <w:sz w:val="36"/>
          <w:szCs w:val="36"/>
          <w:lang w:bidi="hi-IN"/>
        </w:rPr>
        <w:t>E</w:t>
      </w:r>
      <w:r>
        <w:rPr>
          <w:rFonts w:ascii="Arial" w:hAnsi="Arial" w:cs="Arial"/>
          <w:color w:val="000000"/>
          <w:sz w:val="36"/>
          <w:szCs w:val="36"/>
          <w:lang w:bidi="hi-IN"/>
        </w:rPr>
        <w:t>t)</w:t>
      </w:r>
    </w:p>
    <w:p w14:paraId="6796AF5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varuNAya namaH | sakalArAdhanaiH svarcitaM | </w:t>
      </w:r>
    </w:p>
    <w:p w14:paraId="1AD152C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tatvA# yAmiq brahma#NAq vanda#mAnaqstadA SA$st</w:t>
      </w:r>
      <w:r w:rsidR="00665208">
        <w:rPr>
          <w:rFonts w:ascii="Arial" w:hAnsi="Arial" w:cs="Arial"/>
          <w:color w:val="000000"/>
          <w:sz w:val="36"/>
          <w:szCs w:val="36"/>
          <w:lang w:bidi="hi-IN"/>
        </w:rPr>
        <w:t>E</w:t>
      </w:r>
      <w:r>
        <w:rPr>
          <w:rFonts w:ascii="Arial" w:hAnsi="Arial" w:cs="Arial"/>
          <w:color w:val="000000"/>
          <w:sz w:val="36"/>
          <w:szCs w:val="36"/>
          <w:lang w:bidi="hi-IN"/>
        </w:rPr>
        <w:t>q yaja#mAn</w:t>
      </w:r>
      <w:r w:rsidR="00665208">
        <w:rPr>
          <w:rFonts w:ascii="Arial" w:hAnsi="Arial" w:cs="Arial"/>
          <w:color w:val="000000"/>
          <w:sz w:val="36"/>
          <w:szCs w:val="36"/>
          <w:lang w:bidi="hi-IN"/>
        </w:rPr>
        <w:t>O</w:t>
      </w:r>
      <w:r>
        <w:rPr>
          <w:rFonts w:ascii="Arial" w:hAnsi="Arial" w:cs="Arial"/>
          <w:color w:val="000000"/>
          <w:sz w:val="36"/>
          <w:szCs w:val="36"/>
          <w:lang w:bidi="hi-IN"/>
        </w:rPr>
        <w:t xml:space="preserve"> haqvirBi#H | </w:t>
      </w:r>
    </w:p>
    <w:p w14:paraId="6B6182A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ah</w:t>
      </w:r>
      <w:r w:rsidR="00665208">
        <w:rPr>
          <w:rFonts w:ascii="Arial" w:hAnsi="Arial" w:cs="Arial"/>
          <w:color w:val="000000"/>
          <w:sz w:val="36"/>
          <w:szCs w:val="36"/>
          <w:lang w:bidi="hi-IN"/>
        </w:rPr>
        <w:t>E</w:t>
      </w:r>
      <w:r>
        <w:rPr>
          <w:rFonts w:ascii="Arial" w:hAnsi="Arial" w:cs="Arial"/>
          <w:color w:val="000000"/>
          <w:sz w:val="36"/>
          <w:szCs w:val="36"/>
          <w:lang w:bidi="hi-IN"/>
        </w:rPr>
        <w:t>#DamAn</w:t>
      </w:r>
      <w:r w:rsidR="00665208">
        <w:rPr>
          <w:rFonts w:ascii="Arial" w:hAnsi="Arial" w:cs="Arial"/>
          <w:color w:val="000000"/>
          <w:sz w:val="36"/>
          <w:szCs w:val="36"/>
          <w:lang w:bidi="hi-IN"/>
        </w:rPr>
        <w:t>O</w:t>
      </w:r>
      <w:r>
        <w:rPr>
          <w:rFonts w:ascii="Arial" w:hAnsi="Arial" w:cs="Arial"/>
          <w:color w:val="000000"/>
          <w:sz w:val="36"/>
          <w:szCs w:val="36"/>
          <w:lang w:bidi="hi-IN"/>
        </w:rPr>
        <w:t xml:space="preserve"> varuN</w:t>
      </w:r>
      <w:r w:rsidR="00665208">
        <w:rPr>
          <w:rFonts w:ascii="Arial" w:hAnsi="Arial" w:cs="Arial"/>
          <w:color w:val="000000"/>
          <w:sz w:val="36"/>
          <w:szCs w:val="36"/>
          <w:lang w:bidi="hi-IN"/>
        </w:rPr>
        <w:t>E</w:t>
      </w:r>
      <w:r>
        <w:rPr>
          <w:rFonts w:ascii="Arial" w:hAnsi="Arial" w:cs="Arial"/>
          <w:color w:val="000000"/>
          <w:sz w:val="36"/>
          <w:szCs w:val="36"/>
          <w:lang w:bidi="hi-IN"/>
        </w:rPr>
        <w:t>qha b</w:t>
      </w:r>
      <w:r w:rsidR="00665208">
        <w:rPr>
          <w:rFonts w:ascii="Arial" w:hAnsi="Arial" w:cs="Arial"/>
          <w:color w:val="000000"/>
          <w:sz w:val="36"/>
          <w:szCs w:val="36"/>
          <w:lang w:bidi="hi-IN"/>
        </w:rPr>
        <w:t>O</w:t>
      </w:r>
      <w:r>
        <w:rPr>
          <w:rFonts w:ascii="Arial" w:hAnsi="Arial" w:cs="Arial"/>
          <w:color w:val="000000"/>
          <w:sz w:val="36"/>
          <w:szCs w:val="36"/>
          <w:lang w:bidi="hi-IN"/>
        </w:rPr>
        <w:t>qddhyuru#Sa(gm) saq mA naq AyuqH pram</w:t>
      </w:r>
      <w:r w:rsidR="00665208">
        <w:rPr>
          <w:rFonts w:ascii="Arial" w:hAnsi="Arial" w:cs="Arial"/>
          <w:color w:val="000000"/>
          <w:sz w:val="36"/>
          <w:szCs w:val="36"/>
          <w:lang w:bidi="hi-IN"/>
        </w:rPr>
        <w:t>O</w:t>
      </w:r>
      <w:r>
        <w:rPr>
          <w:rFonts w:ascii="Arial" w:hAnsi="Arial" w:cs="Arial"/>
          <w:color w:val="000000"/>
          <w:sz w:val="36"/>
          <w:szCs w:val="36"/>
          <w:lang w:bidi="hi-IN"/>
        </w:rPr>
        <w:t xml:space="preserve">#ShIH || </w:t>
      </w:r>
    </w:p>
    <w:p w14:paraId="16DDD26E" w14:textId="206AF888"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BUrBuvaqssuvaqr</w:t>
      </w:r>
      <w:r>
        <w:rPr>
          <w:rFonts w:ascii="Arial" w:hAnsi="Arial" w:cs="Arial"/>
          <w:color w:val="000000"/>
          <w:sz w:val="36"/>
          <w:szCs w:val="36"/>
          <w:lang w:bidi="hi-IN"/>
        </w:rPr>
        <w:t>OM</w:t>
      </w:r>
      <w:r w:rsidR="00D91D60">
        <w:rPr>
          <w:rFonts w:ascii="Arial" w:hAnsi="Arial" w:cs="Arial"/>
          <w:color w:val="000000"/>
          <w:sz w:val="36"/>
          <w:szCs w:val="36"/>
          <w:lang w:bidi="hi-IN"/>
        </w:rPr>
        <w:t xml:space="preserve"> | samast</w:t>
      </w:r>
      <w:r w:rsidR="00665208">
        <w:rPr>
          <w:rFonts w:ascii="Arial" w:hAnsi="Arial" w:cs="Arial"/>
          <w:color w:val="000000"/>
          <w:sz w:val="36"/>
          <w:szCs w:val="36"/>
          <w:lang w:bidi="hi-IN"/>
        </w:rPr>
        <w:t>O</w:t>
      </w:r>
      <w:r w:rsidR="00D91D60">
        <w:rPr>
          <w:rFonts w:ascii="Arial" w:hAnsi="Arial" w:cs="Arial"/>
          <w:color w:val="000000"/>
          <w:sz w:val="36"/>
          <w:szCs w:val="36"/>
          <w:lang w:bidi="hi-IN"/>
        </w:rPr>
        <w:t xml:space="preserve">pacArAn samarpayAmi | </w:t>
      </w:r>
    </w:p>
    <w:p w14:paraId="56DE7B6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0304C0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asmAt kuMBAt AvAhitaM sakala-tIrthAdhipatiM varuNaM yathAsthAnaM pratiShThApayAmi | (S</w:t>
      </w:r>
      <w:r w:rsidR="00665208">
        <w:rPr>
          <w:rFonts w:ascii="Arial" w:hAnsi="Arial" w:cs="Arial"/>
          <w:color w:val="000000"/>
          <w:sz w:val="36"/>
          <w:szCs w:val="36"/>
          <w:lang w:bidi="hi-IN"/>
        </w:rPr>
        <w:t>O</w:t>
      </w:r>
      <w:r>
        <w:rPr>
          <w:rFonts w:ascii="Arial" w:hAnsi="Arial" w:cs="Arial"/>
          <w:color w:val="000000"/>
          <w:sz w:val="36"/>
          <w:szCs w:val="36"/>
          <w:lang w:bidi="hi-IN"/>
        </w:rPr>
        <w:t>BanArth</w:t>
      </w:r>
      <w:r w:rsidR="00665208">
        <w:rPr>
          <w:rFonts w:ascii="Arial" w:hAnsi="Arial" w:cs="Arial"/>
          <w:color w:val="000000"/>
          <w:sz w:val="36"/>
          <w:szCs w:val="36"/>
          <w:lang w:bidi="hi-IN"/>
        </w:rPr>
        <w:t>E</w:t>
      </w:r>
      <w:r>
        <w:rPr>
          <w:rFonts w:ascii="Arial" w:hAnsi="Arial" w:cs="Arial"/>
          <w:color w:val="000000"/>
          <w:sz w:val="36"/>
          <w:szCs w:val="36"/>
          <w:lang w:bidi="hi-IN"/>
        </w:rPr>
        <w:t xml:space="preserve"> kSh</w:t>
      </w:r>
      <w:r w:rsidR="00665208">
        <w:rPr>
          <w:rFonts w:ascii="Arial" w:hAnsi="Arial" w:cs="Arial"/>
          <w:color w:val="000000"/>
          <w:sz w:val="36"/>
          <w:szCs w:val="36"/>
          <w:lang w:bidi="hi-IN"/>
        </w:rPr>
        <w:t>E</w:t>
      </w:r>
      <w:r>
        <w:rPr>
          <w:rFonts w:ascii="Arial" w:hAnsi="Arial" w:cs="Arial"/>
          <w:color w:val="000000"/>
          <w:sz w:val="36"/>
          <w:szCs w:val="36"/>
          <w:lang w:bidi="hi-IN"/>
        </w:rPr>
        <w:t xml:space="preserve">mAya punarAgamanAya ca) | </w:t>
      </w:r>
    </w:p>
    <w:p w14:paraId="47E056F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475401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pari# t</w:t>
      </w:r>
      <w:r w:rsidR="00665208">
        <w:rPr>
          <w:rFonts w:ascii="Arial" w:hAnsi="Arial" w:cs="Arial"/>
          <w:color w:val="000000"/>
          <w:sz w:val="36"/>
          <w:szCs w:val="36"/>
          <w:lang w:bidi="hi-IN"/>
        </w:rPr>
        <w:t>E</w:t>
      </w:r>
      <w:r>
        <w:rPr>
          <w:rFonts w:ascii="Arial" w:hAnsi="Arial" w:cs="Arial"/>
          <w:color w:val="000000"/>
          <w:sz w:val="36"/>
          <w:szCs w:val="36"/>
          <w:lang w:bidi="hi-IN"/>
        </w:rPr>
        <w:t>q dhanva#n</w:t>
      </w:r>
      <w:r w:rsidR="00665208">
        <w:rPr>
          <w:rFonts w:ascii="Arial" w:hAnsi="Arial" w:cs="Arial"/>
          <w:color w:val="000000"/>
          <w:sz w:val="36"/>
          <w:szCs w:val="36"/>
          <w:lang w:bidi="hi-IN"/>
        </w:rPr>
        <w:t>O</w:t>
      </w:r>
      <w:r>
        <w:rPr>
          <w:rFonts w:ascii="Arial" w:hAnsi="Arial" w:cs="Arial"/>
          <w:color w:val="000000"/>
          <w:sz w:val="36"/>
          <w:szCs w:val="36"/>
          <w:lang w:bidi="hi-IN"/>
        </w:rPr>
        <w:t xml:space="preserve"> h</w:t>
      </w:r>
      <w:r w:rsidR="00665208">
        <w:rPr>
          <w:rFonts w:ascii="Arial" w:hAnsi="Arial" w:cs="Arial"/>
          <w:color w:val="000000"/>
          <w:sz w:val="36"/>
          <w:szCs w:val="36"/>
          <w:lang w:bidi="hi-IN"/>
        </w:rPr>
        <w:t>E</w:t>
      </w:r>
      <w:r>
        <w:rPr>
          <w:rFonts w:ascii="Arial" w:hAnsi="Arial" w:cs="Arial"/>
          <w:color w:val="000000"/>
          <w:sz w:val="36"/>
          <w:szCs w:val="36"/>
          <w:lang w:bidi="hi-IN"/>
        </w:rPr>
        <w:t xml:space="preserve">qtiraqsmAn-vRu#Naktu viqSvata#H | </w:t>
      </w:r>
    </w:p>
    <w:p w14:paraId="212762B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ath</w:t>
      </w:r>
      <w:r w:rsidR="00665208">
        <w:rPr>
          <w:rFonts w:ascii="Arial" w:hAnsi="Arial" w:cs="Arial"/>
          <w:color w:val="000000"/>
          <w:sz w:val="36"/>
          <w:szCs w:val="36"/>
          <w:lang w:bidi="hi-IN"/>
        </w:rPr>
        <w:t>O</w:t>
      </w:r>
      <w:r>
        <w:rPr>
          <w:rFonts w:ascii="Arial" w:hAnsi="Arial" w:cs="Arial"/>
          <w:color w:val="000000"/>
          <w:sz w:val="36"/>
          <w:szCs w:val="36"/>
          <w:lang w:bidi="hi-IN"/>
        </w:rPr>
        <w:t>q ya i#ShuqdhistavAqr</w:t>
      </w:r>
      <w:r w:rsidR="00665208">
        <w:rPr>
          <w:rFonts w:ascii="Arial" w:hAnsi="Arial" w:cs="Arial"/>
          <w:color w:val="000000"/>
          <w:sz w:val="36"/>
          <w:szCs w:val="36"/>
          <w:lang w:bidi="hi-IN"/>
        </w:rPr>
        <w:t>E</w:t>
      </w:r>
      <w:r>
        <w:rPr>
          <w:rFonts w:ascii="Arial" w:hAnsi="Arial" w:cs="Arial"/>
          <w:color w:val="000000"/>
          <w:sz w:val="36"/>
          <w:szCs w:val="36"/>
          <w:lang w:bidi="hi-IN"/>
        </w:rPr>
        <w:t xml:space="preserve"> aqsmannidh</w:t>
      </w:r>
      <w:r w:rsidR="00665208">
        <w:rPr>
          <w:rFonts w:ascii="Arial" w:hAnsi="Arial" w:cs="Arial"/>
          <w:color w:val="000000"/>
          <w:sz w:val="36"/>
          <w:szCs w:val="36"/>
          <w:lang w:bidi="hi-IN"/>
        </w:rPr>
        <w:t>E</w:t>
      </w:r>
      <w:r>
        <w:rPr>
          <w:rFonts w:ascii="Arial" w:hAnsi="Arial" w:cs="Arial"/>
          <w:color w:val="000000"/>
          <w:sz w:val="36"/>
          <w:szCs w:val="36"/>
          <w:lang w:bidi="hi-IN"/>
        </w:rPr>
        <w:t xml:space="preserve">#hiqtaM || </w:t>
      </w:r>
    </w:p>
    <w:p w14:paraId="7F036D42" w14:textId="594771D6"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hrIM nama#H SiqvAya# | maqn</w:t>
      </w:r>
      <w:r w:rsidR="00665208">
        <w:rPr>
          <w:rFonts w:ascii="Arial" w:hAnsi="Arial" w:cs="Arial"/>
          <w:color w:val="000000"/>
          <w:sz w:val="36"/>
          <w:szCs w:val="36"/>
          <w:lang w:bidi="hi-IN"/>
        </w:rPr>
        <w:t>O</w:t>
      </w:r>
      <w:r w:rsidR="00D91D60">
        <w:rPr>
          <w:rFonts w:ascii="Arial" w:hAnsi="Arial" w:cs="Arial"/>
          <w:color w:val="000000"/>
          <w:sz w:val="36"/>
          <w:szCs w:val="36"/>
          <w:lang w:bidi="hi-IN"/>
        </w:rPr>
        <w:t>nma#nAyaq nama#H | samast</w:t>
      </w:r>
      <w:r w:rsidR="00665208">
        <w:rPr>
          <w:rFonts w:ascii="Arial" w:hAnsi="Arial" w:cs="Arial"/>
          <w:color w:val="000000"/>
          <w:sz w:val="36"/>
          <w:szCs w:val="36"/>
          <w:lang w:bidi="hi-IN"/>
        </w:rPr>
        <w:t>O</w:t>
      </w:r>
      <w:r w:rsidR="00D91D60">
        <w:rPr>
          <w:rFonts w:ascii="Arial" w:hAnsi="Arial" w:cs="Arial"/>
          <w:color w:val="000000"/>
          <w:sz w:val="36"/>
          <w:szCs w:val="36"/>
          <w:lang w:bidi="hi-IN"/>
        </w:rPr>
        <w:t xml:space="preserve">pacArAn samarpayAmi | </w:t>
      </w:r>
    </w:p>
    <w:p w14:paraId="4183683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94143A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trya#MbakaM ~MyaMjAmah</w:t>
      </w:r>
      <w:r w:rsidR="00665208">
        <w:rPr>
          <w:rFonts w:ascii="Arial" w:hAnsi="Arial" w:cs="Arial"/>
          <w:color w:val="000000"/>
          <w:sz w:val="36"/>
          <w:szCs w:val="36"/>
          <w:lang w:bidi="hi-IN"/>
        </w:rPr>
        <w:t>E</w:t>
      </w:r>
      <w:r>
        <w:rPr>
          <w:rFonts w:ascii="Arial" w:hAnsi="Arial" w:cs="Arial"/>
          <w:color w:val="000000"/>
          <w:sz w:val="36"/>
          <w:szCs w:val="36"/>
          <w:lang w:bidi="hi-IN"/>
        </w:rPr>
        <w:t xml:space="preserve"> sugaqndhiM pu#ShTiqvardha#naM | </w:t>
      </w:r>
    </w:p>
    <w:p w14:paraId="07CDDA7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uqrvAqruqkami#vaq bandha#nAn mRuqty</w:t>
      </w:r>
      <w:r w:rsidR="00665208">
        <w:rPr>
          <w:rFonts w:ascii="Arial" w:hAnsi="Arial" w:cs="Arial"/>
          <w:color w:val="000000"/>
          <w:sz w:val="36"/>
          <w:szCs w:val="36"/>
          <w:lang w:bidi="hi-IN"/>
        </w:rPr>
        <w:t>O</w:t>
      </w:r>
      <w:r>
        <w:rPr>
          <w:rFonts w:ascii="Arial" w:hAnsi="Arial" w:cs="Arial"/>
          <w:color w:val="000000"/>
          <w:sz w:val="36"/>
          <w:szCs w:val="36"/>
          <w:lang w:bidi="hi-IN"/>
        </w:rPr>
        <w:t xml:space="preserve"> rmu#kShIyaq mAsmRutA$t | </w:t>
      </w:r>
    </w:p>
    <w:p w14:paraId="7F434E9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42BC42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gauqrI mi#mAya saliqlAniq takShaqty</w:t>
      </w:r>
      <w:r w:rsidR="00665208">
        <w:rPr>
          <w:rFonts w:ascii="Arial" w:hAnsi="Arial" w:cs="Arial"/>
          <w:color w:val="000000"/>
          <w:sz w:val="36"/>
          <w:szCs w:val="36"/>
          <w:lang w:bidi="hi-IN"/>
        </w:rPr>
        <w:t>E</w:t>
      </w:r>
      <w:r>
        <w:rPr>
          <w:rFonts w:ascii="Arial" w:hAnsi="Arial" w:cs="Arial"/>
          <w:color w:val="000000"/>
          <w:sz w:val="36"/>
          <w:szCs w:val="36"/>
          <w:lang w:bidi="hi-IN"/>
        </w:rPr>
        <w:t xml:space="preserve">ka#padI dviqpadiq sA catu#ShpadI | </w:t>
      </w:r>
    </w:p>
    <w:p w14:paraId="2E104A2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aqShTApa#dIq nava#padI baBUqvuShI# saqhasrA$kSharA paraqm</w:t>
      </w:r>
      <w:r w:rsidR="00665208">
        <w:rPr>
          <w:rFonts w:ascii="Arial" w:hAnsi="Arial" w:cs="Arial"/>
          <w:color w:val="000000"/>
          <w:sz w:val="36"/>
          <w:szCs w:val="36"/>
          <w:lang w:bidi="hi-IN"/>
        </w:rPr>
        <w:t>E</w:t>
      </w:r>
      <w:r>
        <w:rPr>
          <w:rFonts w:ascii="Arial" w:hAnsi="Arial" w:cs="Arial"/>
          <w:color w:val="000000"/>
          <w:sz w:val="36"/>
          <w:szCs w:val="36"/>
          <w:lang w:bidi="hi-IN"/>
        </w:rPr>
        <w:t xml:space="preserve"> vy</w:t>
      </w:r>
      <w:r w:rsidR="00665208">
        <w:rPr>
          <w:rFonts w:ascii="Arial" w:hAnsi="Arial" w:cs="Arial"/>
          <w:color w:val="000000"/>
          <w:sz w:val="36"/>
          <w:szCs w:val="36"/>
          <w:lang w:bidi="hi-IN"/>
        </w:rPr>
        <w:t>O</w:t>
      </w:r>
      <w:r>
        <w:rPr>
          <w:rFonts w:ascii="Arial" w:hAnsi="Arial" w:cs="Arial"/>
          <w:color w:val="000000"/>
          <w:sz w:val="36"/>
          <w:szCs w:val="36"/>
          <w:lang w:bidi="hi-IN"/>
        </w:rPr>
        <w:t xml:space="preserve">#man | </w:t>
      </w:r>
    </w:p>
    <w:p w14:paraId="41F9B96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44A41D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nama#st</w:t>
      </w:r>
      <w:r w:rsidR="00665208">
        <w:rPr>
          <w:rFonts w:ascii="Arial" w:hAnsi="Arial" w:cs="Arial"/>
          <w:color w:val="000000"/>
          <w:sz w:val="36"/>
          <w:szCs w:val="36"/>
          <w:lang w:bidi="hi-IN"/>
        </w:rPr>
        <w:t>E</w:t>
      </w:r>
      <w:r>
        <w:rPr>
          <w:rFonts w:ascii="Arial" w:hAnsi="Arial" w:cs="Arial"/>
          <w:color w:val="000000"/>
          <w:sz w:val="36"/>
          <w:szCs w:val="36"/>
          <w:lang w:bidi="hi-IN"/>
        </w:rPr>
        <w:t xml:space="preserve"> rudra maqnyava# uqt</w:t>
      </w:r>
      <w:r w:rsidR="00665208">
        <w:rPr>
          <w:rFonts w:ascii="Arial" w:hAnsi="Arial" w:cs="Arial"/>
          <w:color w:val="000000"/>
          <w:sz w:val="36"/>
          <w:szCs w:val="36"/>
          <w:lang w:bidi="hi-IN"/>
        </w:rPr>
        <w:t>O</w:t>
      </w:r>
      <w:r>
        <w:rPr>
          <w:rFonts w:ascii="Arial" w:hAnsi="Arial" w:cs="Arial"/>
          <w:color w:val="000000"/>
          <w:sz w:val="36"/>
          <w:szCs w:val="36"/>
          <w:lang w:bidi="hi-IN"/>
        </w:rPr>
        <w:t>taq iSha#v</w:t>
      </w:r>
      <w:r w:rsidR="00665208">
        <w:rPr>
          <w:rFonts w:ascii="Arial" w:hAnsi="Arial" w:cs="Arial"/>
          <w:color w:val="000000"/>
          <w:sz w:val="36"/>
          <w:szCs w:val="36"/>
          <w:lang w:bidi="hi-IN"/>
        </w:rPr>
        <w:t>E</w:t>
      </w:r>
      <w:r>
        <w:rPr>
          <w:rFonts w:ascii="Arial" w:hAnsi="Arial" w:cs="Arial"/>
          <w:color w:val="000000"/>
          <w:sz w:val="36"/>
          <w:szCs w:val="36"/>
          <w:lang w:bidi="hi-IN"/>
        </w:rPr>
        <w:t xml:space="preserve">q nama#H | </w:t>
      </w:r>
    </w:p>
    <w:p w14:paraId="4FCDA3E2" w14:textId="4B1206DA"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nama#st</w:t>
      </w:r>
      <w:r w:rsidR="00665208">
        <w:rPr>
          <w:rFonts w:ascii="Arial" w:hAnsi="Arial" w:cs="Arial"/>
          <w:color w:val="000000"/>
          <w:sz w:val="36"/>
          <w:szCs w:val="36"/>
          <w:lang w:bidi="hi-IN"/>
        </w:rPr>
        <w:t>E</w:t>
      </w:r>
      <w:r>
        <w:rPr>
          <w:rFonts w:ascii="Arial" w:hAnsi="Arial" w:cs="Arial"/>
          <w:color w:val="000000"/>
          <w:sz w:val="36"/>
          <w:szCs w:val="36"/>
          <w:lang w:bidi="hi-IN"/>
        </w:rPr>
        <w:t xml:space="preserve"> astuq dhanva#n</w:t>
      </w:r>
      <w:r w:rsidR="00665208">
        <w:rPr>
          <w:rFonts w:ascii="Arial" w:hAnsi="Arial" w:cs="Arial"/>
          <w:color w:val="000000"/>
          <w:sz w:val="36"/>
          <w:szCs w:val="36"/>
          <w:lang w:bidi="hi-IN"/>
        </w:rPr>
        <w:t>E</w:t>
      </w:r>
      <w:r>
        <w:rPr>
          <w:rFonts w:ascii="Arial" w:hAnsi="Arial" w:cs="Arial"/>
          <w:color w:val="000000"/>
          <w:sz w:val="36"/>
          <w:szCs w:val="36"/>
          <w:lang w:bidi="hi-IN"/>
        </w:rPr>
        <w:t xml:space="preserve"> bAqhuByA#muqta t</w:t>
      </w:r>
      <w:r w:rsidR="00665208">
        <w:rPr>
          <w:rFonts w:ascii="Arial" w:hAnsi="Arial" w:cs="Arial"/>
          <w:color w:val="000000"/>
          <w:sz w:val="36"/>
          <w:szCs w:val="36"/>
          <w:lang w:bidi="hi-IN"/>
        </w:rPr>
        <w:t>E</w:t>
      </w:r>
      <w:r>
        <w:rPr>
          <w:rFonts w:ascii="Arial" w:hAnsi="Arial" w:cs="Arial"/>
          <w:color w:val="000000"/>
          <w:sz w:val="36"/>
          <w:szCs w:val="36"/>
          <w:lang w:bidi="hi-IN"/>
        </w:rPr>
        <w:t xml:space="preserve">q nama#H | </w:t>
      </w:r>
      <w:r w:rsidR="00842E57">
        <w:rPr>
          <w:rFonts w:ascii="Arial" w:hAnsi="Arial" w:cs="Arial"/>
          <w:color w:val="000000"/>
          <w:sz w:val="36"/>
          <w:szCs w:val="36"/>
          <w:lang w:bidi="hi-IN"/>
        </w:rPr>
        <w:t>OM</w:t>
      </w:r>
      <w:r>
        <w:rPr>
          <w:rFonts w:ascii="Arial" w:hAnsi="Arial" w:cs="Arial"/>
          <w:color w:val="000000"/>
          <w:sz w:val="36"/>
          <w:szCs w:val="36"/>
          <w:lang w:bidi="hi-IN"/>
        </w:rPr>
        <w:t xml:space="preserve"> hrIM nama#H SiqvAya# | </w:t>
      </w:r>
    </w:p>
    <w:p w14:paraId="1F1504D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saqdy</w:t>
      </w:r>
      <w:r w:rsidR="00665208">
        <w:rPr>
          <w:rFonts w:ascii="Arial" w:hAnsi="Arial" w:cs="Arial"/>
          <w:color w:val="000000"/>
          <w:sz w:val="36"/>
          <w:szCs w:val="36"/>
          <w:lang w:bidi="hi-IN"/>
        </w:rPr>
        <w:t>O</w:t>
      </w:r>
      <w:r>
        <w:rPr>
          <w:rFonts w:ascii="Arial" w:hAnsi="Arial" w:cs="Arial"/>
          <w:color w:val="000000"/>
          <w:sz w:val="36"/>
          <w:szCs w:val="36"/>
          <w:lang w:bidi="hi-IN"/>
        </w:rPr>
        <w:t xml:space="preserve">jAqtaM pra#padyAmi | </w:t>
      </w:r>
    </w:p>
    <w:p w14:paraId="0466BF7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4CBDD2B" w14:textId="240D3792"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BUrBuvaqssuvaqr</w:t>
      </w:r>
      <w:r>
        <w:rPr>
          <w:rFonts w:ascii="Arial" w:hAnsi="Arial" w:cs="Arial"/>
          <w:color w:val="000000"/>
          <w:sz w:val="36"/>
          <w:szCs w:val="36"/>
          <w:lang w:bidi="hi-IN"/>
        </w:rPr>
        <w:t>OM</w:t>
      </w:r>
      <w:r w:rsidR="00D91D60">
        <w:rPr>
          <w:rFonts w:ascii="Arial" w:hAnsi="Arial" w:cs="Arial"/>
          <w:color w:val="000000"/>
          <w:sz w:val="36"/>
          <w:szCs w:val="36"/>
          <w:lang w:bidi="hi-IN"/>
        </w:rPr>
        <w:t xml:space="preserve"> | asmin kuMB</w:t>
      </w:r>
      <w:r w:rsidR="00665208">
        <w:rPr>
          <w:rFonts w:ascii="Arial" w:hAnsi="Arial" w:cs="Arial"/>
          <w:color w:val="000000"/>
          <w:sz w:val="36"/>
          <w:szCs w:val="36"/>
          <w:lang w:bidi="hi-IN"/>
        </w:rPr>
        <w:t>E</w:t>
      </w:r>
      <w:r w:rsidR="00D91D60">
        <w:rPr>
          <w:rFonts w:ascii="Arial" w:hAnsi="Arial" w:cs="Arial"/>
          <w:color w:val="000000"/>
          <w:sz w:val="36"/>
          <w:szCs w:val="36"/>
          <w:lang w:bidi="hi-IN"/>
        </w:rPr>
        <w:t>/kalaS</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 </w:t>
      </w:r>
      <w:proofErr w:type="gramStart"/>
      <w:r w:rsidR="00D91D60">
        <w:rPr>
          <w:rFonts w:ascii="Arial" w:hAnsi="Arial" w:cs="Arial"/>
          <w:color w:val="000000"/>
          <w:sz w:val="36"/>
          <w:szCs w:val="36"/>
          <w:lang w:bidi="hi-IN"/>
        </w:rPr>
        <w:t>mahAd</w:t>
      </w:r>
      <w:r w:rsidR="00665208">
        <w:rPr>
          <w:rFonts w:ascii="Arial" w:hAnsi="Arial" w:cs="Arial"/>
          <w:color w:val="000000"/>
          <w:sz w:val="36"/>
          <w:szCs w:val="36"/>
          <w:lang w:bidi="hi-IN"/>
        </w:rPr>
        <w:t>E</w:t>
      </w:r>
      <w:r w:rsidR="00D91D60">
        <w:rPr>
          <w:rFonts w:ascii="Arial" w:hAnsi="Arial" w:cs="Arial"/>
          <w:color w:val="000000"/>
          <w:sz w:val="36"/>
          <w:szCs w:val="36"/>
          <w:lang w:bidi="hi-IN"/>
        </w:rPr>
        <w:t>vaM ,</w:t>
      </w:r>
      <w:proofErr w:type="gramEnd"/>
      <w:r w:rsidR="00D91D60">
        <w:rPr>
          <w:rFonts w:ascii="Arial" w:hAnsi="Arial" w:cs="Arial"/>
          <w:color w:val="000000"/>
          <w:sz w:val="36"/>
          <w:szCs w:val="36"/>
          <w:lang w:bidi="hi-IN"/>
        </w:rPr>
        <w:t xml:space="preserve"> SivaM ,rudraM , Sa~gkaraM, nIlal</w:t>
      </w:r>
      <w:r w:rsidR="00665208">
        <w:rPr>
          <w:rFonts w:ascii="Arial" w:hAnsi="Arial" w:cs="Arial"/>
          <w:color w:val="000000"/>
          <w:sz w:val="36"/>
          <w:szCs w:val="36"/>
          <w:lang w:bidi="hi-IN"/>
        </w:rPr>
        <w:t>O</w:t>
      </w:r>
      <w:r w:rsidR="00D91D60">
        <w:rPr>
          <w:rFonts w:ascii="Arial" w:hAnsi="Arial" w:cs="Arial"/>
          <w:color w:val="000000"/>
          <w:sz w:val="36"/>
          <w:szCs w:val="36"/>
          <w:lang w:bidi="hi-IN"/>
        </w:rPr>
        <w:t>hitaM, ISAnaM , vijayaM, BImaM, d</w:t>
      </w:r>
      <w:r w:rsidR="00665208">
        <w:rPr>
          <w:rFonts w:ascii="Arial" w:hAnsi="Arial" w:cs="Arial"/>
          <w:color w:val="000000"/>
          <w:sz w:val="36"/>
          <w:szCs w:val="36"/>
          <w:lang w:bidi="hi-IN"/>
        </w:rPr>
        <w:t>E</w:t>
      </w:r>
      <w:r w:rsidR="00D91D60">
        <w:rPr>
          <w:rFonts w:ascii="Arial" w:hAnsi="Arial" w:cs="Arial"/>
          <w:color w:val="000000"/>
          <w:sz w:val="36"/>
          <w:szCs w:val="36"/>
          <w:lang w:bidi="hi-IN"/>
        </w:rPr>
        <w:t>vad</w:t>
      </w:r>
      <w:r w:rsidR="00665208">
        <w:rPr>
          <w:rFonts w:ascii="Arial" w:hAnsi="Arial" w:cs="Arial"/>
          <w:color w:val="000000"/>
          <w:sz w:val="36"/>
          <w:szCs w:val="36"/>
          <w:lang w:bidi="hi-IN"/>
        </w:rPr>
        <w:t>E</w:t>
      </w:r>
      <w:r w:rsidR="00D91D60">
        <w:rPr>
          <w:rFonts w:ascii="Arial" w:hAnsi="Arial" w:cs="Arial"/>
          <w:color w:val="000000"/>
          <w:sz w:val="36"/>
          <w:szCs w:val="36"/>
          <w:lang w:bidi="hi-IN"/>
        </w:rPr>
        <w:t>vaM , Bav</w:t>
      </w:r>
      <w:r w:rsidR="00665208">
        <w:rPr>
          <w:rFonts w:ascii="Arial" w:hAnsi="Arial" w:cs="Arial"/>
          <w:color w:val="000000"/>
          <w:sz w:val="36"/>
          <w:szCs w:val="36"/>
          <w:lang w:bidi="hi-IN"/>
        </w:rPr>
        <w:t>O</w:t>
      </w:r>
      <w:r w:rsidR="00D91D60">
        <w:rPr>
          <w:rFonts w:ascii="Arial" w:hAnsi="Arial" w:cs="Arial"/>
          <w:color w:val="000000"/>
          <w:sz w:val="36"/>
          <w:szCs w:val="36"/>
          <w:lang w:bidi="hi-IN"/>
        </w:rPr>
        <w:t xml:space="preserve">dBavaM, AdityAtmakarudraM yathAsthAnaM pratiShThApayAmi | </w:t>
      </w:r>
    </w:p>
    <w:p w14:paraId="4BF0A98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w:t>
      </w:r>
      <w:r w:rsidR="00665208">
        <w:rPr>
          <w:rFonts w:ascii="Arial" w:hAnsi="Arial" w:cs="Arial"/>
          <w:color w:val="000000"/>
          <w:sz w:val="36"/>
          <w:szCs w:val="36"/>
          <w:lang w:bidi="hi-IN"/>
        </w:rPr>
        <w:t>O</w:t>
      </w:r>
      <w:r>
        <w:rPr>
          <w:rFonts w:ascii="Arial" w:hAnsi="Arial" w:cs="Arial"/>
          <w:color w:val="000000"/>
          <w:sz w:val="36"/>
          <w:szCs w:val="36"/>
          <w:lang w:bidi="hi-IN"/>
        </w:rPr>
        <w:t>BanArth</w:t>
      </w:r>
      <w:r w:rsidR="00665208">
        <w:rPr>
          <w:rFonts w:ascii="Arial" w:hAnsi="Arial" w:cs="Arial"/>
          <w:color w:val="000000"/>
          <w:sz w:val="36"/>
          <w:szCs w:val="36"/>
          <w:lang w:bidi="hi-IN"/>
        </w:rPr>
        <w:t>E</w:t>
      </w:r>
      <w:r>
        <w:rPr>
          <w:rFonts w:ascii="Arial" w:hAnsi="Arial" w:cs="Arial"/>
          <w:color w:val="000000"/>
          <w:sz w:val="36"/>
          <w:szCs w:val="36"/>
          <w:lang w:bidi="hi-IN"/>
        </w:rPr>
        <w:t xml:space="preserve"> kSh</w:t>
      </w:r>
      <w:r w:rsidR="00665208">
        <w:rPr>
          <w:rFonts w:ascii="Arial" w:hAnsi="Arial" w:cs="Arial"/>
          <w:color w:val="000000"/>
          <w:sz w:val="36"/>
          <w:szCs w:val="36"/>
          <w:lang w:bidi="hi-IN"/>
        </w:rPr>
        <w:t>E</w:t>
      </w:r>
      <w:r>
        <w:rPr>
          <w:rFonts w:ascii="Arial" w:hAnsi="Arial" w:cs="Arial"/>
          <w:color w:val="000000"/>
          <w:sz w:val="36"/>
          <w:szCs w:val="36"/>
          <w:lang w:bidi="hi-IN"/>
        </w:rPr>
        <w:t xml:space="preserve">mAya punarAgamanAya ca | </w:t>
      </w:r>
    </w:p>
    <w:p w14:paraId="6AA40032" w14:textId="77777777" w:rsidR="00D91D60" w:rsidRDefault="00D91D60" w:rsidP="00D91D60">
      <w:pPr>
        <w:autoSpaceDE w:val="0"/>
        <w:autoSpaceDN w:val="0"/>
        <w:adjustRightInd w:val="0"/>
        <w:spacing w:after="0" w:line="240" w:lineRule="auto"/>
        <w:rPr>
          <w:rFonts w:ascii="Arial" w:hAnsi="Arial" w:cs="Arial"/>
          <w:b/>
          <w:bCs/>
          <w:color w:val="000000"/>
          <w:sz w:val="36"/>
          <w:szCs w:val="36"/>
          <w:lang w:bidi="hi-IN"/>
        </w:rPr>
      </w:pPr>
      <w:r w:rsidRPr="00467F28">
        <w:rPr>
          <w:rFonts w:ascii="Arial" w:hAnsi="Arial" w:cs="Arial"/>
          <w:b/>
          <w:bCs/>
          <w:color w:val="000000"/>
          <w:sz w:val="36"/>
          <w:szCs w:val="36"/>
          <w:lang w:bidi="hi-IN"/>
        </w:rPr>
        <w:t>19.3</w:t>
      </w:r>
      <w:r w:rsidRPr="00467F28">
        <w:rPr>
          <w:rFonts w:ascii="Arial" w:hAnsi="Arial" w:cs="Arial"/>
          <w:b/>
          <w:bCs/>
          <w:color w:val="000000"/>
          <w:sz w:val="36"/>
          <w:szCs w:val="36"/>
          <w:lang w:bidi="hi-IN"/>
        </w:rPr>
        <w:tab/>
      </w:r>
      <w:r w:rsidRPr="00467F28">
        <w:rPr>
          <w:rFonts w:ascii="Arial" w:hAnsi="Arial" w:cs="Arial"/>
          <w:b/>
          <w:bCs/>
          <w:color w:val="000000"/>
          <w:sz w:val="36"/>
          <w:szCs w:val="36"/>
          <w:lang w:bidi="hi-IN"/>
        </w:rPr>
        <w:tab/>
        <w:t>aBiSh</w:t>
      </w:r>
      <w:r w:rsidR="00665208" w:rsidRPr="00467F28">
        <w:rPr>
          <w:rFonts w:ascii="Arial" w:hAnsi="Arial" w:cs="Arial"/>
          <w:b/>
          <w:bCs/>
          <w:color w:val="000000"/>
          <w:sz w:val="36"/>
          <w:szCs w:val="36"/>
          <w:lang w:bidi="hi-IN"/>
        </w:rPr>
        <w:t>E</w:t>
      </w:r>
      <w:r w:rsidRPr="00467F28">
        <w:rPr>
          <w:rFonts w:ascii="Arial" w:hAnsi="Arial" w:cs="Arial"/>
          <w:b/>
          <w:bCs/>
          <w:color w:val="000000"/>
          <w:sz w:val="36"/>
          <w:szCs w:val="36"/>
          <w:lang w:bidi="hi-IN"/>
        </w:rPr>
        <w:t xml:space="preserve">kaM </w:t>
      </w:r>
    </w:p>
    <w:p w14:paraId="20C2EE49" w14:textId="77777777" w:rsidR="00467F28" w:rsidRPr="00467F28" w:rsidRDefault="00467F28" w:rsidP="00D91D60">
      <w:pPr>
        <w:autoSpaceDE w:val="0"/>
        <w:autoSpaceDN w:val="0"/>
        <w:adjustRightInd w:val="0"/>
        <w:spacing w:after="0" w:line="240" w:lineRule="auto"/>
        <w:rPr>
          <w:rFonts w:ascii="Arial" w:hAnsi="Arial" w:cs="Arial"/>
          <w:b/>
          <w:bCs/>
          <w:color w:val="000000"/>
          <w:sz w:val="36"/>
          <w:szCs w:val="36"/>
          <w:lang w:bidi="hi-IN"/>
        </w:rPr>
      </w:pPr>
    </w:p>
    <w:p w14:paraId="30A876CD" w14:textId="79856614"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Th</w:t>
      </w:r>
      <w:r w:rsidR="00467F28">
        <w:rPr>
          <w:rFonts w:ascii="Arial" w:hAnsi="Arial" w:cs="Arial"/>
          <w:color w:val="000000"/>
          <w:sz w:val="36"/>
          <w:szCs w:val="36"/>
          <w:lang w:bidi="hi-IN"/>
        </w:rPr>
        <w:t>e</w:t>
      </w:r>
      <w:r>
        <w:rPr>
          <w:rFonts w:ascii="Arial" w:hAnsi="Arial" w:cs="Arial"/>
          <w:color w:val="000000"/>
          <w:sz w:val="36"/>
          <w:szCs w:val="36"/>
          <w:lang w:bidi="hi-IN"/>
        </w:rPr>
        <w:t xml:space="preserve"> g</w:t>
      </w:r>
      <w:r w:rsidR="00467F28">
        <w:rPr>
          <w:rFonts w:ascii="Arial" w:hAnsi="Arial" w:cs="Arial"/>
          <w:color w:val="000000"/>
          <w:sz w:val="36"/>
          <w:szCs w:val="36"/>
          <w:lang w:bidi="hi-IN"/>
        </w:rPr>
        <w:t>e</w:t>
      </w:r>
      <w:r>
        <w:rPr>
          <w:rFonts w:ascii="Arial" w:hAnsi="Arial" w:cs="Arial"/>
          <w:color w:val="000000"/>
          <w:sz w:val="36"/>
          <w:szCs w:val="36"/>
          <w:lang w:bidi="hi-IN"/>
        </w:rPr>
        <w:t>n</w:t>
      </w:r>
      <w:r w:rsidR="00467F28">
        <w:rPr>
          <w:rFonts w:ascii="Arial" w:hAnsi="Arial" w:cs="Arial"/>
          <w:color w:val="000000"/>
          <w:sz w:val="36"/>
          <w:szCs w:val="36"/>
          <w:lang w:bidi="hi-IN"/>
        </w:rPr>
        <w:t>e</w:t>
      </w:r>
      <w:r>
        <w:rPr>
          <w:rFonts w:ascii="Arial" w:hAnsi="Arial" w:cs="Arial"/>
          <w:color w:val="000000"/>
          <w:sz w:val="36"/>
          <w:szCs w:val="36"/>
          <w:lang w:bidi="hi-IN"/>
        </w:rPr>
        <w:t xml:space="preserve">ral </w:t>
      </w:r>
      <w:r w:rsidR="00467F28">
        <w:rPr>
          <w:rFonts w:ascii="Arial" w:hAnsi="Arial" w:cs="Arial"/>
          <w:color w:val="000000"/>
          <w:sz w:val="36"/>
          <w:szCs w:val="36"/>
          <w:lang w:bidi="hi-IN"/>
        </w:rPr>
        <w:t>o</w:t>
      </w:r>
      <w:r>
        <w:rPr>
          <w:rFonts w:ascii="Arial" w:hAnsi="Arial" w:cs="Arial"/>
          <w:color w:val="000000"/>
          <w:sz w:val="36"/>
          <w:szCs w:val="36"/>
          <w:lang w:bidi="hi-IN"/>
        </w:rPr>
        <w:t>rd</w:t>
      </w:r>
      <w:r w:rsidR="00467F28">
        <w:rPr>
          <w:rFonts w:ascii="Arial" w:hAnsi="Arial" w:cs="Arial"/>
          <w:color w:val="000000"/>
          <w:sz w:val="36"/>
          <w:szCs w:val="36"/>
          <w:lang w:bidi="hi-IN"/>
        </w:rPr>
        <w:t>e</w:t>
      </w:r>
      <w:r>
        <w:rPr>
          <w:rFonts w:ascii="Arial" w:hAnsi="Arial" w:cs="Arial"/>
          <w:color w:val="000000"/>
          <w:sz w:val="36"/>
          <w:szCs w:val="36"/>
          <w:lang w:bidi="hi-IN"/>
        </w:rPr>
        <w:t xml:space="preserve">r </w:t>
      </w:r>
      <w:proofErr w:type="gramStart"/>
      <w:r w:rsidR="00665208">
        <w:rPr>
          <w:rFonts w:ascii="Arial" w:hAnsi="Arial" w:cs="Arial"/>
          <w:color w:val="000000"/>
          <w:sz w:val="36"/>
          <w:szCs w:val="36"/>
          <w:lang w:bidi="hi-IN"/>
        </w:rPr>
        <w:t>O</w:t>
      </w:r>
      <w:r>
        <w:rPr>
          <w:rFonts w:ascii="Arial" w:hAnsi="Arial" w:cs="Arial"/>
          <w:color w:val="000000"/>
          <w:sz w:val="36"/>
          <w:szCs w:val="36"/>
          <w:lang w:bidi="hi-IN"/>
        </w:rPr>
        <w:t>f</w:t>
      </w:r>
      <w:proofErr w:type="gramEnd"/>
      <w:r>
        <w:rPr>
          <w:rFonts w:ascii="Arial" w:hAnsi="Arial" w:cs="Arial"/>
          <w:color w:val="000000"/>
          <w:sz w:val="36"/>
          <w:szCs w:val="36"/>
          <w:lang w:bidi="hi-IN"/>
        </w:rPr>
        <w:t xml:space="preserve"> r</w:t>
      </w:r>
      <w:r w:rsidR="00467F28">
        <w:rPr>
          <w:rFonts w:ascii="Arial" w:hAnsi="Arial" w:cs="Arial"/>
          <w:color w:val="000000"/>
          <w:sz w:val="36"/>
          <w:szCs w:val="36"/>
          <w:lang w:bidi="hi-IN"/>
        </w:rPr>
        <w:t>e</w:t>
      </w:r>
      <w:r>
        <w:rPr>
          <w:rFonts w:ascii="Arial" w:hAnsi="Arial" w:cs="Arial"/>
          <w:color w:val="000000"/>
          <w:sz w:val="36"/>
          <w:szCs w:val="36"/>
          <w:lang w:bidi="hi-IN"/>
        </w:rPr>
        <w:t>citing Sukhtams during abhish</w:t>
      </w:r>
      <w:r w:rsidR="00467F28">
        <w:rPr>
          <w:rFonts w:ascii="Arial" w:hAnsi="Arial" w:cs="Arial"/>
          <w:color w:val="000000"/>
          <w:sz w:val="36"/>
          <w:szCs w:val="36"/>
          <w:lang w:bidi="hi-IN"/>
        </w:rPr>
        <w:t>e</w:t>
      </w:r>
      <w:r>
        <w:rPr>
          <w:rFonts w:ascii="Arial" w:hAnsi="Arial" w:cs="Arial"/>
          <w:color w:val="000000"/>
          <w:sz w:val="36"/>
          <w:szCs w:val="36"/>
          <w:lang w:bidi="hi-IN"/>
        </w:rPr>
        <w:t>kam</w:t>
      </w:r>
      <w:r w:rsidR="00083FC1">
        <w:rPr>
          <w:rFonts w:ascii="Arial" w:hAnsi="Arial" w:cs="Arial"/>
          <w:color w:val="000000"/>
          <w:sz w:val="36"/>
          <w:szCs w:val="36"/>
          <w:lang w:bidi="hi-IN"/>
        </w:rPr>
        <w:t xml:space="preserve"> to</w:t>
      </w:r>
      <w:r>
        <w:rPr>
          <w:rFonts w:ascii="Arial" w:hAnsi="Arial" w:cs="Arial"/>
          <w:color w:val="000000"/>
          <w:sz w:val="36"/>
          <w:szCs w:val="36"/>
          <w:lang w:bidi="hi-IN"/>
        </w:rPr>
        <w:t xml:space="preserve"> th</w:t>
      </w:r>
      <w:r w:rsidR="00467F28">
        <w:rPr>
          <w:rFonts w:ascii="Arial" w:hAnsi="Arial" w:cs="Arial"/>
          <w:color w:val="000000"/>
          <w:sz w:val="36"/>
          <w:szCs w:val="36"/>
          <w:lang w:bidi="hi-IN"/>
        </w:rPr>
        <w:t>e</w:t>
      </w:r>
      <w:r>
        <w:rPr>
          <w:rFonts w:ascii="Arial" w:hAnsi="Arial" w:cs="Arial"/>
          <w:color w:val="000000"/>
          <w:sz w:val="36"/>
          <w:szCs w:val="36"/>
          <w:lang w:bidi="hi-IN"/>
        </w:rPr>
        <w:t xml:space="preserve"> id</w:t>
      </w:r>
      <w:r w:rsidR="00467F28">
        <w:rPr>
          <w:rFonts w:ascii="Arial" w:hAnsi="Arial" w:cs="Arial"/>
          <w:color w:val="000000"/>
          <w:sz w:val="36"/>
          <w:szCs w:val="36"/>
          <w:lang w:bidi="hi-IN"/>
        </w:rPr>
        <w:t>o</w:t>
      </w:r>
      <w:r>
        <w:rPr>
          <w:rFonts w:ascii="Arial" w:hAnsi="Arial" w:cs="Arial"/>
          <w:color w:val="000000"/>
          <w:sz w:val="36"/>
          <w:szCs w:val="36"/>
          <w:lang w:bidi="hi-IN"/>
        </w:rPr>
        <w:t>ls/d</w:t>
      </w:r>
      <w:r w:rsidR="00467F28">
        <w:rPr>
          <w:rFonts w:ascii="Arial" w:hAnsi="Arial" w:cs="Arial"/>
          <w:color w:val="000000"/>
          <w:sz w:val="36"/>
          <w:szCs w:val="36"/>
          <w:lang w:bidi="hi-IN"/>
        </w:rPr>
        <w:t>e</w:t>
      </w:r>
      <w:r>
        <w:rPr>
          <w:rFonts w:ascii="Arial" w:hAnsi="Arial" w:cs="Arial"/>
          <w:color w:val="000000"/>
          <w:sz w:val="36"/>
          <w:szCs w:val="36"/>
          <w:lang w:bidi="hi-IN"/>
        </w:rPr>
        <w:t>iti</w:t>
      </w:r>
      <w:r w:rsidR="00467F28">
        <w:rPr>
          <w:rFonts w:ascii="Arial" w:hAnsi="Arial" w:cs="Arial"/>
          <w:color w:val="000000"/>
          <w:sz w:val="36"/>
          <w:szCs w:val="36"/>
          <w:lang w:bidi="hi-IN"/>
        </w:rPr>
        <w:t>e</w:t>
      </w:r>
      <w:r>
        <w:rPr>
          <w:rFonts w:ascii="Arial" w:hAnsi="Arial" w:cs="Arial"/>
          <w:color w:val="000000"/>
          <w:sz w:val="36"/>
          <w:szCs w:val="36"/>
          <w:lang w:bidi="hi-IN"/>
        </w:rPr>
        <w:t>s ar</w:t>
      </w:r>
      <w:r w:rsidR="00467F28">
        <w:rPr>
          <w:rFonts w:ascii="Arial" w:hAnsi="Arial" w:cs="Arial"/>
          <w:color w:val="000000"/>
          <w:sz w:val="36"/>
          <w:szCs w:val="36"/>
          <w:lang w:bidi="hi-IN"/>
        </w:rPr>
        <w:t>e</w:t>
      </w:r>
      <w:r>
        <w:rPr>
          <w:rFonts w:ascii="Arial" w:hAnsi="Arial" w:cs="Arial"/>
          <w:color w:val="000000"/>
          <w:sz w:val="36"/>
          <w:szCs w:val="36"/>
          <w:lang w:bidi="hi-IN"/>
        </w:rPr>
        <w:t xml:space="preserve"> giv</w:t>
      </w:r>
      <w:r w:rsidR="00467F28">
        <w:rPr>
          <w:rFonts w:ascii="Arial" w:hAnsi="Arial" w:cs="Arial"/>
          <w:color w:val="000000"/>
          <w:sz w:val="36"/>
          <w:szCs w:val="36"/>
          <w:lang w:bidi="hi-IN"/>
        </w:rPr>
        <w:t>e</w:t>
      </w:r>
      <w:r>
        <w:rPr>
          <w:rFonts w:ascii="Arial" w:hAnsi="Arial" w:cs="Arial"/>
          <w:color w:val="000000"/>
          <w:sz w:val="36"/>
          <w:szCs w:val="36"/>
          <w:lang w:bidi="hi-IN"/>
        </w:rPr>
        <w:t>n b</w:t>
      </w:r>
      <w:r w:rsidR="00467F28">
        <w:rPr>
          <w:rFonts w:ascii="Arial" w:hAnsi="Arial" w:cs="Arial"/>
          <w:color w:val="000000"/>
          <w:sz w:val="36"/>
          <w:szCs w:val="36"/>
          <w:lang w:bidi="hi-IN"/>
        </w:rPr>
        <w:t>e</w:t>
      </w:r>
      <w:r>
        <w:rPr>
          <w:rFonts w:ascii="Arial" w:hAnsi="Arial" w:cs="Arial"/>
          <w:color w:val="000000"/>
          <w:sz w:val="36"/>
          <w:szCs w:val="36"/>
          <w:lang w:bidi="hi-IN"/>
        </w:rPr>
        <w:t>l</w:t>
      </w:r>
      <w:r w:rsidR="00467F28">
        <w:rPr>
          <w:rFonts w:ascii="Arial" w:hAnsi="Arial" w:cs="Arial"/>
          <w:color w:val="000000"/>
          <w:sz w:val="36"/>
          <w:szCs w:val="36"/>
          <w:lang w:bidi="hi-IN"/>
        </w:rPr>
        <w:t>o</w:t>
      </w:r>
      <w:r>
        <w:rPr>
          <w:rFonts w:ascii="Arial" w:hAnsi="Arial" w:cs="Arial"/>
          <w:color w:val="000000"/>
          <w:sz w:val="36"/>
          <w:szCs w:val="36"/>
          <w:lang w:bidi="hi-IN"/>
        </w:rPr>
        <w:t>w. H</w:t>
      </w:r>
      <w:r w:rsidR="00665208">
        <w:rPr>
          <w:rFonts w:ascii="Arial" w:hAnsi="Arial" w:cs="Arial"/>
          <w:color w:val="000000"/>
          <w:sz w:val="36"/>
          <w:szCs w:val="36"/>
          <w:lang w:bidi="hi-IN"/>
        </w:rPr>
        <w:t>O</w:t>
      </w:r>
      <w:r>
        <w:rPr>
          <w:rFonts w:ascii="Arial" w:hAnsi="Arial" w:cs="Arial"/>
          <w:color w:val="000000"/>
          <w:sz w:val="36"/>
          <w:szCs w:val="36"/>
          <w:lang w:bidi="hi-IN"/>
        </w:rPr>
        <w:t>w</w:t>
      </w:r>
      <w:r w:rsidR="00467F28">
        <w:rPr>
          <w:rFonts w:ascii="Arial" w:hAnsi="Arial" w:cs="Arial"/>
          <w:color w:val="000000"/>
          <w:sz w:val="36"/>
          <w:szCs w:val="36"/>
          <w:lang w:bidi="hi-IN"/>
        </w:rPr>
        <w:t>e</w:t>
      </w:r>
      <w:r>
        <w:rPr>
          <w:rFonts w:ascii="Arial" w:hAnsi="Arial" w:cs="Arial"/>
          <w:color w:val="000000"/>
          <w:sz w:val="36"/>
          <w:szCs w:val="36"/>
          <w:lang w:bidi="hi-IN"/>
        </w:rPr>
        <w:t>v</w:t>
      </w:r>
      <w:r w:rsidR="00467F28">
        <w:rPr>
          <w:rFonts w:ascii="Arial" w:hAnsi="Arial" w:cs="Arial"/>
          <w:color w:val="000000"/>
          <w:sz w:val="36"/>
          <w:szCs w:val="36"/>
          <w:lang w:bidi="hi-IN"/>
        </w:rPr>
        <w:t>e</w:t>
      </w:r>
      <w:r>
        <w:rPr>
          <w:rFonts w:ascii="Arial" w:hAnsi="Arial" w:cs="Arial"/>
          <w:color w:val="000000"/>
          <w:sz w:val="36"/>
          <w:szCs w:val="36"/>
          <w:lang w:bidi="hi-IN"/>
        </w:rPr>
        <w:t>r, th</w:t>
      </w:r>
      <w:r w:rsidR="00467F28">
        <w:rPr>
          <w:rFonts w:ascii="Arial" w:hAnsi="Arial" w:cs="Arial"/>
          <w:color w:val="000000"/>
          <w:sz w:val="36"/>
          <w:szCs w:val="36"/>
          <w:lang w:bidi="hi-IN"/>
        </w:rPr>
        <w:t>e</w:t>
      </w:r>
      <w:r>
        <w:rPr>
          <w:rFonts w:ascii="Arial" w:hAnsi="Arial" w:cs="Arial"/>
          <w:color w:val="000000"/>
          <w:sz w:val="36"/>
          <w:szCs w:val="36"/>
          <w:lang w:bidi="hi-IN"/>
        </w:rPr>
        <w:t xml:space="preserve"> </w:t>
      </w:r>
      <w:r w:rsidR="00467F28">
        <w:rPr>
          <w:rFonts w:ascii="Arial" w:hAnsi="Arial" w:cs="Arial"/>
          <w:color w:val="000000"/>
          <w:sz w:val="36"/>
          <w:szCs w:val="36"/>
          <w:lang w:bidi="hi-IN"/>
        </w:rPr>
        <w:t>o</w:t>
      </w:r>
      <w:r>
        <w:rPr>
          <w:rFonts w:ascii="Arial" w:hAnsi="Arial" w:cs="Arial"/>
          <w:color w:val="000000"/>
          <w:sz w:val="36"/>
          <w:szCs w:val="36"/>
          <w:lang w:bidi="hi-IN"/>
        </w:rPr>
        <w:t>rd</w:t>
      </w:r>
      <w:r w:rsidR="00467F28">
        <w:rPr>
          <w:rFonts w:ascii="Arial" w:hAnsi="Arial" w:cs="Arial"/>
          <w:color w:val="000000"/>
          <w:sz w:val="36"/>
          <w:szCs w:val="36"/>
          <w:lang w:bidi="hi-IN"/>
        </w:rPr>
        <w:t>e</w:t>
      </w:r>
      <w:r>
        <w:rPr>
          <w:rFonts w:ascii="Arial" w:hAnsi="Arial" w:cs="Arial"/>
          <w:color w:val="000000"/>
          <w:sz w:val="36"/>
          <w:szCs w:val="36"/>
          <w:lang w:bidi="hi-IN"/>
        </w:rPr>
        <w:t>r may vary d</w:t>
      </w:r>
      <w:r w:rsidR="00467F28">
        <w:rPr>
          <w:rFonts w:ascii="Arial" w:hAnsi="Arial" w:cs="Arial"/>
          <w:color w:val="000000"/>
          <w:sz w:val="36"/>
          <w:szCs w:val="36"/>
          <w:lang w:bidi="hi-IN"/>
        </w:rPr>
        <w:t>e</w:t>
      </w:r>
      <w:r>
        <w:rPr>
          <w:rFonts w:ascii="Arial" w:hAnsi="Arial" w:cs="Arial"/>
          <w:color w:val="000000"/>
          <w:sz w:val="36"/>
          <w:szCs w:val="36"/>
          <w:lang w:bidi="hi-IN"/>
        </w:rPr>
        <w:t>p</w:t>
      </w:r>
      <w:r w:rsidR="00467F28">
        <w:rPr>
          <w:rFonts w:ascii="Arial" w:hAnsi="Arial" w:cs="Arial"/>
          <w:color w:val="000000"/>
          <w:sz w:val="36"/>
          <w:szCs w:val="36"/>
          <w:lang w:bidi="hi-IN"/>
        </w:rPr>
        <w:t>e</w:t>
      </w:r>
      <w:r>
        <w:rPr>
          <w:rFonts w:ascii="Arial" w:hAnsi="Arial" w:cs="Arial"/>
          <w:color w:val="000000"/>
          <w:sz w:val="36"/>
          <w:szCs w:val="36"/>
          <w:lang w:bidi="hi-IN"/>
        </w:rPr>
        <w:t xml:space="preserve">nding </w:t>
      </w:r>
      <w:r w:rsidR="00467F28">
        <w:rPr>
          <w:rFonts w:ascii="Arial" w:hAnsi="Arial" w:cs="Arial"/>
          <w:color w:val="000000"/>
          <w:sz w:val="36"/>
          <w:szCs w:val="36"/>
          <w:lang w:bidi="hi-IN"/>
        </w:rPr>
        <w:t>o</w:t>
      </w:r>
      <w:r>
        <w:rPr>
          <w:rFonts w:ascii="Arial" w:hAnsi="Arial" w:cs="Arial"/>
          <w:color w:val="000000"/>
          <w:sz w:val="36"/>
          <w:szCs w:val="36"/>
          <w:lang w:bidi="hi-IN"/>
        </w:rPr>
        <w:t>n tim</w:t>
      </w:r>
      <w:r w:rsidR="00467F28">
        <w:rPr>
          <w:rFonts w:ascii="Arial" w:hAnsi="Arial" w:cs="Arial"/>
          <w:color w:val="000000"/>
          <w:sz w:val="36"/>
          <w:szCs w:val="36"/>
          <w:lang w:bidi="hi-IN"/>
        </w:rPr>
        <w:t>e</w:t>
      </w:r>
      <w:r>
        <w:rPr>
          <w:rFonts w:ascii="Arial" w:hAnsi="Arial" w:cs="Arial"/>
          <w:color w:val="000000"/>
          <w:sz w:val="36"/>
          <w:szCs w:val="36"/>
          <w:lang w:bidi="hi-IN"/>
        </w:rPr>
        <w:t xml:space="preserve"> availability) </w:t>
      </w:r>
    </w:p>
    <w:p w14:paraId="49E25AE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w:t>
      </w:r>
      <w:r>
        <w:rPr>
          <w:rFonts w:ascii="Arial" w:hAnsi="Arial" w:cs="Arial"/>
          <w:color w:val="000000"/>
          <w:sz w:val="36"/>
          <w:szCs w:val="36"/>
          <w:lang w:bidi="hi-IN"/>
        </w:rPr>
        <w:tab/>
        <w:t>Purusha Sukhtam</w:t>
      </w:r>
    </w:p>
    <w:p w14:paraId="0BC563B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2.</w:t>
      </w:r>
      <w:r>
        <w:rPr>
          <w:rFonts w:ascii="Arial" w:hAnsi="Arial" w:cs="Arial"/>
          <w:color w:val="000000"/>
          <w:sz w:val="36"/>
          <w:szCs w:val="36"/>
          <w:lang w:bidi="hi-IN"/>
        </w:rPr>
        <w:tab/>
        <w:t>Uttara Naaraayanam</w:t>
      </w:r>
    </w:p>
    <w:p w14:paraId="2E8F7EF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3.</w:t>
      </w:r>
      <w:r>
        <w:rPr>
          <w:rFonts w:ascii="Arial" w:hAnsi="Arial" w:cs="Arial"/>
          <w:color w:val="000000"/>
          <w:sz w:val="36"/>
          <w:szCs w:val="36"/>
          <w:lang w:bidi="hi-IN"/>
        </w:rPr>
        <w:tab/>
        <w:t>Maha Naaraayanam</w:t>
      </w:r>
    </w:p>
    <w:p w14:paraId="5206532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4.</w:t>
      </w:r>
      <w:r>
        <w:rPr>
          <w:rFonts w:ascii="Arial" w:hAnsi="Arial" w:cs="Arial"/>
          <w:color w:val="000000"/>
          <w:sz w:val="36"/>
          <w:szCs w:val="36"/>
          <w:lang w:bidi="hi-IN"/>
        </w:rPr>
        <w:tab/>
        <w:t>Durga Sukhtham</w:t>
      </w:r>
    </w:p>
    <w:p w14:paraId="57B1947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5.</w:t>
      </w:r>
      <w:r>
        <w:rPr>
          <w:rFonts w:ascii="Arial" w:hAnsi="Arial" w:cs="Arial"/>
          <w:color w:val="000000"/>
          <w:sz w:val="36"/>
          <w:szCs w:val="36"/>
          <w:lang w:bidi="hi-IN"/>
        </w:rPr>
        <w:tab/>
        <w:t>Sri Sukhtham</w:t>
      </w:r>
    </w:p>
    <w:p w14:paraId="5299EFD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6.</w:t>
      </w:r>
      <w:r>
        <w:rPr>
          <w:rFonts w:ascii="Arial" w:hAnsi="Arial" w:cs="Arial"/>
          <w:color w:val="000000"/>
          <w:sz w:val="36"/>
          <w:szCs w:val="36"/>
          <w:lang w:bidi="hi-IN"/>
        </w:rPr>
        <w:tab/>
        <w:t>M</w:t>
      </w:r>
      <w:r w:rsidR="00665208">
        <w:rPr>
          <w:rFonts w:ascii="Arial" w:hAnsi="Arial" w:cs="Arial"/>
          <w:color w:val="000000"/>
          <w:sz w:val="36"/>
          <w:szCs w:val="36"/>
          <w:lang w:bidi="hi-IN"/>
        </w:rPr>
        <w:t>E</w:t>
      </w:r>
      <w:r>
        <w:rPr>
          <w:rFonts w:ascii="Arial" w:hAnsi="Arial" w:cs="Arial"/>
          <w:color w:val="000000"/>
          <w:sz w:val="36"/>
          <w:szCs w:val="36"/>
          <w:lang w:bidi="hi-IN"/>
        </w:rPr>
        <w:t>dha Sukhtam</w:t>
      </w:r>
    </w:p>
    <w:p w14:paraId="769253E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7.</w:t>
      </w:r>
      <w:r>
        <w:rPr>
          <w:rFonts w:ascii="Arial" w:hAnsi="Arial" w:cs="Arial"/>
          <w:color w:val="000000"/>
          <w:sz w:val="36"/>
          <w:szCs w:val="36"/>
          <w:lang w:bidi="hi-IN"/>
        </w:rPr>
        <w:tab/>
        <w:t>Navagraha Sukhtam</w:t>
      </w:r>
    </w:p>
    <w:p w14:paraId="66A8E3F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8.</w:t>
      </w:r>
      <w:r>
        <w:rPr>
          <w:rFonts w:ascii="Arial" w:hAnsi="Arial" w:cs="Arial"/>
          <w:color w:val="000000"/>
          <w:sz w:val="36"/>
          <w:szCs w:val="36"/>
          <w:lang w:bidi="hi-IN"/>
        </w:rPr>
        <w:tab/>
        <w:t>Ayushya Sukhtam</w:t>
      </w:r>
    </w:p>
    <w:p w14:paraId="783E2CB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9.</w:t>
      </w:r>
      <w:r>
        <w:rPr>
          <w:rFonts w:ascii="Arial" w:hAnsi="Arial" w:cs="Arial"/>
          <w:color w:val="000000"/>
          <w:sz w:val="36"/>
          <w:szCs w:val="36"/>
          <w:lang w:bidi="hi-IN"/>
        </w:rPr>
        <w:tab/>
        <w:t>Shanti Panchakam</w:t>
      </w:r>
    </w:p>
    <w:p w14:paraId="0445FB8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BCEAFD4" w14:textId="77777777" w:rsidR="00D91D60" w:rsidRDefault="00D91D60" w:rsidP="00D91D60">
      <w:pPr>
        <w:autoSpaceDE w:val="0"/>
        <w:autoSpaceDN w:val="0"/>
        <w:adjustRightInd w:val="0"/>
        <w:spacing w:after="0" w:line="240" w:lineRule="auto"/>
        <w:rPr>
          <w:rFonts w:ascii="Arial" w:hAnsi="Arial" w:cs="Arial"/>
          <w:b/>
          <w:bCs/>
          <w:color w:val="000000"/>
          <w:sz w:val="36"/>
          <w:szCs w:val="36"/>
          <w:lang w:bidi="hi-IN"/>
        </w:rPr>
      </w:pPr>
      <w:r w:rsidRPr="00467F28">
        <w:rPr>
          <w:rFonts w:ascii="Arial" w:hAnsi="Arial" w:cs="Arial"/>
          <w:b/>
          <w:bCs/>
          <w:color w:val="000000"/>
          <w:sz w:val="36"/>
          <w:szCs w:val="36"/>
          <w:lang w:bidi="hi-IN"/>
        </w:rPr>
        <w:t>19.4</w:t>
      </w:r>
      <w:r w:rsidRPr="00467F28">
        <w:rPr>
          <w:rFonts w:ascii="Arial" w:hAnsi="Arial" w:cs="Arial"/>
          <w:b/>
          <w:bCs/>
          <w:color w:val="000000"/>
          <w:sz w:val="36"/>
          <w:szCs w:val="36"/>
          <w:lang w:bidi="hi-IN"/>
        </w:rPr>
        <w:tab/>
      </w:r>
      <w:r w:rsidRPr="00467F28">
        <w:rPr>
          <w:rFonts w:ascii="Arial" w:hAnsi="Arial" w:cs="Arial"/>
          <w:b/>
          <w:bCs/>
          <w:color w:val="000000"/>
          <w:sz w:val="36"/>
          <w:szCs w:val="36"/>
          <w:lang w:bidi="hi-IN"/>
        </w:rPr>
        <w:tab/>
        <w:t>ala~gkAraM, arcanA, pUjA</w:t>
      </w:r>
    </w:p>
    <w:p w14:paraId="4D1EC595" w14:textId="77777777" w:rsidR="00467F28" w:rsidRPr="00467F28" w:rsidRDefault="00467F28" w:rsidP="00D91D60">
      <w:pPr>
        <w:autoSpaceDE w:val="0"/>
        <w:autoSpaceDN w:val="0"/>
        <w:adjustRightInd w:val="0"/>
        <w:spacing w:after="0" w:line="240" w:lineRule="auto"/>
        <w:rPr>
          <w:rFonts w:ascii="Arial" w:hAnsi="Arial" w:cs="Arial"/>
          <w:b/>
          <w:bCs/>
          <w:color w:val="000000"/>
          <w:sz w:val="36"/>
          <w:szCs w:val="36"/>
          <w:lang w:bidi="hi-IN"/>
        </w:rPr>
      </w:pPr>
    </w:p>
    <w:p w14:paraId="133C0653" w14:textId="6F863FC4"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This s</w:t>
      </w:r>
      <w:r w:rsidR="00467F28">
        <w:rPr>
          <w:rFonts w:ascii="Arial" w:hAnsi="Arial" w:cs="Arial"/>
          <w:color w:val="000000"/>
          <w:sz w:val="36"/>
          <w:szCs w:val="36"/>
          <w:lang w:bidi="hi-IN"/>
        </w:rPr>
        <w:t>e</w:t>
      </w:r>
      <w:r>
        <w:rPr>
          <w:rFonts w:ascii="Arial" w:hAnsi="Arial" w:cs="Arial"/>
          <w:color w:val="000000"/>
          <w:sz w:val="36"/>
          <w:szCs w:val="36"/>
          <w:lang w:bidi="hi-IN"/>
        </w:rPr>
        <w:t>cti</w:t>
      </w:r>
      <w:r w:rsidR="00665208">
        <w:rPr>
          <w:rFonts w:ascii="Arial" w:hAnsi="Arial" w:cs="Arial"/>
          <w:color w:val="000000"/>
          <w:sz w:val="36"/>
          <w:szCs w:val="36"/>
          <w:lang w:bidi="hi-IN"/>
        </w:rPr>
        <w:t>O</w:t>
      </w:r>
      <w:r>
        <w:rPr>
          <w:rFonts w:ascii="Arial" w:hAnsi="Arial" w:cs="Arial"/>
          <w:color w:val="000000"/>
          <w:sz w:val="36"/>
          <w:szCs w:val="36"/>
          <w:lang w:bidi="hi-IN"/>
        </w:rPr>
        <w:t>n giv</w:t>
      </w:r>
      <w:r w:rsidR="00467F28">
        <w:rPr>
          <w:rFonts w:ascii="Arial" w:hAnsi="Arial" w:cs="Arial"/>
          <w:color w:val="000000"/>
          <w:sz w:val="36"/>
          <w:szCs w:val="36"/>
          <w:lang w:bidi="hi-IN"/>
        </w:rPr>
        <w:t>e</w:t>
      </w:r>
      <w:r>
        <w:rPr>
          <w:rFonts w:ascii="Arial" w:hAnsi="Arial" w:cs="Arial"/>
          <w:color w:val="000000"/>
          <w:sz w:val="36"/>
          <w:szCs w:val="36"/>
          <w:lang w:bidi="hi-IN"/>
        </w:rPr>
        <w:t>s th</w:t>
      </w:r>
      <w:r w:rsidR="00467F28">
        <w:rPr>
          <w:rFonts w:ascii="Arial" w:hAnsi="Arial" w:cs="Arial"/>
          <w:color w:val="000000"/>
          <w:sz w:val="36"/>
          <w:szCs w:val="36"/>
          <w:lang w:bidi="hi-IN"/>
        </w:rPr>
        <w:t>e</w:t>
      </w:r>
      <w:r>
        <w:rPr>
          <w:rFonts w:ascii="Arial" w:hAnsi="Arial" w:cs="Arial"/>
          <w:color w:val="000000"/>
          <w:sz w:val="36"/>
          <w:szCs w:val="36"/>
          <w:lang w:bidi="hi-IN"/>
        </w:rPr>
        <w:t xml:space="preserve"> final puja p</w:t>
      </w:r>
      <w:r w:rsidR="00467F28">
        <w:rPr>
          <w:rFonts w:ascii="Arial" w:hAnsi="Arial" w:cs="Arial"/>
          <w:color w:val="000000"/>
          <w:sz w:val="36"/>
          <w:szCs w:val="36"/>
          <w:lang w:bidi="hi-IN"/>
        </w:rPr>
        <w:t>e</w:t>
      </w:r>
      <w:r>
        <w:rPr>
          <w:rFonts w:ascii="Arial" w:hAnsi="Arial" w:cs="Arial"/>
          <w:color w:val="000000"/>
          <w:sz w:val="36"/>
          <w:szCs w:val="36"/>
          <w:lang w:bidi="hi-IN"/>
        </w:rPr>
        <w:t>r</w:t>
      </w:r>
      <w:r w:rsidR="00083FC1">
        <w:rPr>
          <w:rFonts w:ascii="Arial" w:hAnsi="Arial" w:cs="Arial"/>
          <w:color w:val="000000"/>
          <w:sz w:val="36"/>
          <w:szCs w:val="36"/>
          <w:lang w:bidi="hi-IN"/>
        </w:rPr>
        <w:t>for</w:t>
      </w:r>
      <w:r>
        <w:rPr>
          <w:rFonts w:ascii="Arial" w:hAnsi="Arial" w:cs="Arial"/>
          <w:color w:val="000000"/>
          <w:sz w:val="36"/>
          <w:szCs w:val="36"/>
          <w:lang w:bidi="hi-IN"/>
        </w:rPr>
        <w:t>m</w:t>
      </w:r>
      <w:r w:rsidR="00467F28">
        <w:rPr>
          <w:rFonts w:ascii="Arial" w:hAnsi="Arial" w:cs="Arial"/>
          <w:color w:val="000000"/>
          <w:sz w:val="36"/>
          <w:szCs w:val="36"/>
          <w:lang w:bidi="hi-IN"/>
        </w:rPr>
        <w:t>e</w:t>
      </w:r>
      <w:r>
        <w:rPr>
          <w:rFonts w:ascii="Arial" w:hAnsi="Arial" w:cs="Arial"/>
          <w:color w:val="000000"/>
          <w:sz w:val="36"/>
          <w:szCs w:val="36"/>
          <w:lang w:bidi="hi-IN"/>
        </w:rPr>
        <w:t>d</w:t>
      </w:r>
      <w:r w:rsidR="00083FC1">
        <w:rPr>
          <w:rFonts w:ascii="Arial" w:hAnsi="Arial" w:cs="Arial"/>
          <w:color w:val="000000"/>
          <w:sz w:val="36"/>
          <w:szCs w:val="36"/>
          <w:lang w:bidi="hi-IN"/>
        </w:rPr>
        <w:t xml:space="preserve"> to</w:t>
      </w:r>
      <w:r>
        <w:rPr>
          <w:rFonts w:ascii="Arial" w:hAnsi="Arial" w:cs="Arial"/>
          <w:color w:val="000000"/>
          <w:sz w:val="36"/>
          <w:szCs w:val="36"/>
          <w:lang w:bidi="hi-IN"/>
        </w:rPr>
        <w:t xml:space="preserve"> D</w:t>
      </w:r>
      <w:r w:rsidR="00467F28">
        <w:rPr>
          <w:rFonts w:ascii="Arial" w:hAnsi="Arial" w:cs="Arial"/>
          <w:color w:val="000000"/>
          <w:sz w:val="36"/>
          <w:szCs w:val="36"/>
          <w:lang w:bidi="hi-IN"/>
        </w:rPr>
        <w:t>e</w:t>
      </w:r>
      <w:r>
        <w:rPr>
          <w:rFonts w:ascii="Arial" w:hAnsi="Arial" w:cs="Arial"/>
          <w:color w:val="000000"/>
          <w:sz w:val="36"/>
          <w:szCs w:val="36"/>
          <w:lang w:bidi="hi-IN"/>
        </w:rPr>
        <w:t>iti</w:t>
      </w:r>
      <w:r w:rsidR="00467F28">
        <w:rPr>
          <w:rFonts w:ascii="Arial" w:hAnsi="Arial" w:cs="Arial"/>
          <w:color w:val="000000"/>
          <w:sz w:val="36"/>
          <w:szCs w:val="36"/>
          <w:lang w:bidi="hi-IN"/>
        </w:rPr>
        <w:t>e</w:t>
      </w:r>
      <w:r>
        <w:rPr>
          <w:rFonts w:ascii="Arial" w:hAnsi="Arial" w:cs="Arial"/>
          <w:color w:val="000000"/>
          <w:sz w:val="36"/>
          <w:szCs w:val="36"/>
          <w:lang w:bidi="hi-IN"/>
        </w:rPr>
        <w:t>s/id</w:t>
      </w:r>
      <w:r w:rsidR="00467F28">
        <w:rPr>
          <w:rFonts w:ascii="Arial" w:hAnsi="Arial" w:cs="Arial"/>
          <w:color w:val="000000"/>
          <w:sz w:val="36"/>
          <w:szCs w:val="36"/>
          <w:lang w:bidi="hi-IN"/>
        </w:rPr>
        <w:t>o</w:t>
      </w:r>
      <w:r>
        <w:rPr>
          <w:rFonts w:ascii="Arial" w:hAnsi="Arial" w:cs="Arial"/>
          <w:color w:val="000000"/>
          <w:sz w:val="36"/>
          <w:szCs w:val="36"/>
          <w:lang w:bidi="hi-IN"/>
        </w:rPr>
        <w:t xml:space="preserve">ls </w:t>
      </w:r>
      <w:r w:rsidR="00083FC1">
        <w:rPr>
          <w:rFonts w:ascii="Arial" w:hAnsi="Arial" w:cs="Arial"/>
          <w:color w:val="000000"/>
          <w:sz w:val="36"/>
          <w:szCs w:val="36"/>
          <w:lang w:bidi="hi-IN"/>
        </w:rPr>
        <w:t>for</w:t>
      </w:r>
      <w:r>
        <w:rPr>
          <w:rFonts w:ascii="Arial" w:hAnsi="Arial" w:cs="Arial"/>
          <w:color w:val="000000"/>
          <w:sz w:val="36"/>
          <w:szCs w:val="36"/>
          <w:lang w:bidi="hi-IN"/>
        </w:rPr>
        <w:t xml:space="preserve"> which </w:t>
      </w:r>
      <w:r w:rsidR="00467F28">
        <w:rPr>
          <w:rFonts w:ascii="Arial" w:hAnsi="Arial" w:cs="Arial"/>
          <w:color w:val="000000"/>
          <w:sz w:val="36"/>
          <w:szCs w:val="36"/>
          <w:lang w:bidi="hi-IN"/>
        </w:rPr>
        <w:t>a</w:t>
      </w:r>
      <w:r>
        <w:rPr>
          <w:rFonts w:ascii="Arial" w:hAnsi="Arial" w:cs="Arial"/>
          <w:color w:val="000000"/>
          <w:sz w:val="36"/>
          <w:szCs w:val="36"/>
          <w:lang w:bidi="hi-IN"/>
        </w:rPr>
        <w:t>bhish</w:t>
      </w:r>
      <w:r w:rsidR="00467F28">
        <w:rPr>
          <w:rFonts w:ascii="Arial" w:hAnsi="Arial" w:cs="Arial"/>
          <w:color w:val="000000"/>
          <w:sz w:val="36"/>
          <w:szCs w:val="36"/>
          <w:lang w:bidi="hi-IN"/>
        </w:rPr>
        <w:t>e</w:t>
      </w:r>
      <w:r>
        <w:rPr>
          <w:rFonts w:ascii="Arial" w:hAnsi="Arial" w:cs="Arial"/>
          <w:color w:val="000000"/>
          <w:sz w:val="36"/>
          <w:szCs w:val="36"/>
          <w:lang w:bidi="hi-IN"/>
        </w:rPr>
        <w:t>kam has b</w:t>
      </w:r>
      <w:r w:rsidR="00467F28">
        <w:rPr>
          <w:rFonts w:ascii="Arial" w:hAnsi="Arial" w:cs="Arial"/>
          <w:color w:val="000000"/>
          <w:sz w:val="36"/>
          <w:szCs w:val="36"/>
          <w:lang w:bidi="hi-IN"/>
        </w:rPr>
        <w:t>ee</w:t>
      </w:r>
      <w:r>
        <w:rPr>
          <w:rFonts w:ascii="Arial" w:hAnsi="Arial" w:cs="Arial"/>
          <w:color w:val="000000"/>
          <w:sz w:val="36"/>
          <w:szCs w:val="36"/>
          <w:lang w:bidi="hi-IN"/>
        </w:rPr>
        <w:t>n p</w:t>
      </w:r>
      <w:r w:rsidR="00467F28">
        <w:rPr>
          <w:rFonts w:ascii="Arial" w:hAnsi="Arial" w:cs="Arial"/>
          <w:color w:val="000000"/>
          <w:sz w:val="36"/>
          <w:szCs w:val="36"/>
          <w:lang w:bidi="hi-IN"/>
        </w:rPr>
        <w:t>e</w:t>
      </w:r>
      <w:r>
        <w:rPr>
          <w:rFonts w:ascii="Arial" w:hAnsi="Arial" w:cs="Arial"/>
          <w:color w:val="000000"/>
          <w:sz w:val="36"/>
          <w:szCs w:val="36"/>
          <w:lang w:bidi="hi-IN"/>
        </w:rPr>
        <w:t>r</w:t>
      </w:r>
      <w:r w:rsidR="00083FC1">
        <w:rPr>
          <w:rFonts w:ascii="Arial" w:hAnsi="Arial" w:cs="Arial"/>
          <w:color w:val="000000"/>
          <w:sz w:val="36"/>
          <w:szCs w:val="36"/>
          <w:lang w:bidi="hi-IN"/>
        </w:rPr>
        <w:t>for</w:t>
      </w:r>
      <w:r>
        <w:rPr>
          <w:rFonts w:ascii="Arial" w:hAnsi="Arial" w:cs="Arial"/>
          <w:color w:val="000000"/>
          <w:sz w:val="36"/>
          <w:szCs w:val="36"/>
          <w:lang w:bidi="hi-IN"/>
        </w:rPr>
        <w:t>m</w:t>
      </w:r>
      <w:r w:rsidR="00467F28">
        <w:rPr>
          <w:rFonts w:ascii="Arial" w:hAnsi="Arial" w:cs="Arial"/>
          <w:color w:val="000000"/>
          <w:sz w:val="36"/>
          <w:szCs w:val="36"/>
          <w:lang w:bidi="hi-IN"/>
        </w:rPr>
        <w:t>e</w:t>
      </w:r>
      <w:r>
        <w:rPr>
          <w:rFonts w:ascii="Arial" w:hAnsi="Arial" w:cs="Arial"/>
          <w:color w:val="000000"/>
          <w:sz w:val="36"/>
          <w:szCs w:val="36"/>
          <w:lang w:bidi="hi-IN"/>
        </w:rPr>
        <w:t>d. Th</w:t>
      </w:r>
      <w:r w:rsidR="00467F28">
        <w:rPr>
          <w:rFonts w:ascii="Arial" w:hAnsi="Arial" w:cs="Arial"/>
          <w:color w:val="000000"/>
          <w:sz w:val="36"/>
          <w:szCs w:val="36"/>
          <w:lang w:bidi="hi-IN"/>
        </w:rPr>
        <w:t>e</w:t>
      </w:r>
      <w:r>
        <w:rPr>
          <w:rFonts w:ascii="Arial" w:hAnsi="Arial" w:cs="Arial"/>
          <w:color w:val="000000"/>
          <w:sz w:val="36"/>
          <w:szCs w:val="36"/>
          <w:lang w:bidi="hi-IN"/>
        </w:rPr>
        <w:t>s</w:t>
      </w:r>
      <w:r w:rsidR="00467F28">
        <w:rPr>
          <w:rFonts w:ascii="Arial" w:hAnsi="Arial" w:cs="Arial"/>
          <w:color w:val="000000"/>
          <w:sz w:val="36"/>
          <w:szCs w:val="36"/>
          <w:lang w:bidi="hi-IN"/>
        </w:rPr>
        <w:t>e</w:t>
      </w:r>
      <w:r>
        <w:rPr>
          <w:rFonts w:ascii="Arial" w:hAnsi="Arial" w:cs="Arial"/>
          <w:color w:val="000000"/>
          <w:sz w:val="36"/>
          <w:szCs w:val="36"/>
          <w:lang w:bidi="hi-IN"/>
        </w:rPr>
        <w:t xml:space="preserve"> d</w:t>
      </w:r>
      <w:r w:rsidR="00467F28">
        <w:rPr>
          <w:rFonts w:ascii="Arial" w:hAnsi="Arial" w:cs="Arial"/>
          <w:color w:val="000000"/>
          <w:sz w:val="36"/>
          <w:szCs w:val="36"/>
          <w:lang w:bidi="hi-IN"/>
        </w:rPr>
        <w:t>e</w:t>
      </w:r>
      <w:r>
        <w:rPr>
          <w:rFonts w:ascii="Arial" w:hAnsi="Arial" w:cs="Arial"/>
          <w:color w:val="000000"/>
          <w:sz w:val="36"/>
          <w:szCs w:val="36"/>
          <w:lang w:bidi="hi-IN"/>
        </w:rPr>
        <w:t>iti</w:t>
      </w:r>
      <w:r w:rsidR="00467F28">
        <w:rPr>
          <w:rFonts w:ascii="Arial" w:hAnsi="Arial" w:cs="Arial"/>
          <w:color w:val="000000"/>
          <w:sz w:val="36"/>
          <w:szCs w:val="36"/>
          <w:lang w:bidi="hi-IN"/>
        </w:rPr>
        <w:t>e</w:t>
      </w:r>
      <w:r>
        <w:rPr>
          <w:rFonts w:ascii="Arial" w:hAnsi="Arial" w:cs="Arial"/>
          <w:color w:val="000000"/>
          <w:sz w:val="36"/>
          <w:szCs w:val="36"/>
          <w:lang w:bidi="hi-IN"/>
        </w:rPr>
        <w:t>s ar</w:t>
      </w:r>
      <w:r w:rsidR="00467F28">
        <w:rPr>
          <w:rFonts w:ascii="Arial" w:hAnsi="Arial" w:cs="Arial"/>
          <w:color w:val="000000"/>
          <w:sz w:val="36"/>
          <w:szCs w:val="36"/>
          <w:lang w:bidi="hi-IN"/>
        </w:rPr>
        <w:t>e</w:t>
      </w:r>
      <w:r>
        <w:rPr>
          <w:rFonts w:ascii="Arial" w:hAnsi="Arial" w:cs="Arial"/>
          <w:color w:val="000000"/>
          <w:sz w:val="36"/>
          <w:szCs w:val="36"/>
          <w:lang w:bidi="hi-IN"/>
        </w:rPr>
        <w:t xml:space="preserve"> cl</w:t>
      </w:r>
      <w:r w:rsidR="00467F28">
        <w:rPr>
          <w:rFonts w:ascii="Arial" w:hAnsi="Arial" w:cs="Arial"/>
          <w:color w:val="000000"/>
          <w:sz w:val="36"/>
          <w:szCs w:val="36"/>
          <w:lang w:bidi="hi-IN"/>
        </w:rPr>
        <w:t>e</w:t>
      </w:r>
      <w:r>
        <w:rPr>
          <w:rFonts w:ascii="Arial" w:hAnsi="Arial" w:cs="Arial"/>
          <w:color w:val="000000"/>
          <w:sz w:val="36"/>
          <w:szCs w:val="36"/>
          <w:lang w:bidi="hi-IN"/>
        </w:rPr>
        <w:t>an</w:t>
      </w:r>
      <w:r w:rsidR="00467F28">
        <w:rPr>
          <w:rFonts w:ascii="Arial" w:hAnsi="Arial" w:cs="Arial"/>
          <w:color w:val="000000"/>
          <w:sz w:val="36"/>
          <w:szCs w:val="36"/>
          <w:lang w:bidi="hi-IN"/>
        </w:rPr>
        <w:t>e</w:t>
      </w:r>
      <w:r>
        <w:rPr>
          <w:rFonts w:ascii="Arial" w:hAnsi="Arial" w:cs="Arial"/>
          <w:color w:val="000000"/>
          <w:sz w:val="36"/>
          <w:szCs w:val="36"/>
          <w:lang w:bidi="hi-IN"/>
        </w:rPr>
        <w:t>d, d</w:t>
      </w:r>
      <w:r w:rsidR="00467F28">
        <w:rPr>
          <w:rFonts w:ascii="Arial" w:hAnsi="Arial" w:cs="Arial"/>
          <w:color w:val="000000"/>
          <w:sz w:val="36"/>
          <w:szCs w:val="36"/>
          <w:lang w:bidi="hi-IN"/>
        </w:rPr>
        <w:t>e</w:t>
      </w:r>
      <w:r>
        <w:rPr>
          <w:rFonts w:ascii="Arial" w:hAnsi="Arial" w:cs="Arial"/>
          <w:color w:val="000000"/>
          <w:sz w:val="36"/>
          <w:szCs w:val="36"/>
          <w:lang w:bidi="hi-IN"/>
        </w:rPr>
        <w:t>c</w:t>
      </w:r>
      <w:r w:rsidR="00467F28">
        <w:rPr>
          <w:rFonts w:ascii="Arial" w:hAnsi="Arial" w:cs="Arial"/>
          <w:color w:val="000000"/>
          <w:sz w:val="36"/>
          <w:szCs w:val="36"/>
          <w:lang w:bidi="hi-IN"/>
        </w:rPr>
        <w:t>o</w:t>
      </w:r>
      <w:r>
        <w:rPr>
          <w:rFonts w:ascii="Arial" w:hAnsi="Arial" w:cs="Arial"/>
          <w:color w:val="000000"/>
          <w:sz w:val="36"/>
          <w:szCs w:val="36"/>
          <w:lang w:bidi="hi-IN"/>
        </w:rPr>
        <w:t>rat</w:t>
      </w:r>
      <w:r w:rsidR="00467F28">
        <w:rPr>
          <w:rFonts w:ascii="Arial" w:hAnsi="Arial" w:cs="Arial"/>
          <w:color w:val="000000"/>
          <w:sz w:val="36"/>
          <w:szCs w:val="36"/>
          <w:lang w:bidi="hi-IN"/>
        </w:rPr>
        <w:t>e</w:t>
      </w:r>
      <w:r>
        <w:rPr>
          <w:rFonts w:ascii="Arial" w:hAnsi="Arial" w:cs="Arial"/>
          <w:color w:val="000000"/>
          <w:sz w:val="36"/>
          <w:szCs w:val="36"/>
          <w:lang w:bidi="hi-IN"/>
        </w:rPr>
        <w:t>d and th</w:t>
      </w:r>
      <w:r w:rsidR="00467F28">
        <w:rPr>
          <w:rFonts w:ascii="Arial" w:hAnsi="Arial" w:cs="Arial"/>
          <w:color w:val="000000"/>
          <w:sz w:val="36"/>
          <w:szCs w:val="36"/>
          <w:lang w:bidi="hi-IN"/>
        </w:rPr>
        <w:t>e</w:t>
      </w:r>
      <w:r>
        <w:rPr>
          <w:rFonts w:ascii="Arial" w:hAnsi="Arial" w:cs="Arial"/>
          <w:color w:val="000000"/>
          <w:sz w:val="36"/>
          <w:szCs w:val="36"/>
          <w:lang w:bidi="hi-IN"/>
        </w:rPr>
        <w:t>n th</w:t>
      </w:r>
      <w:r w:rsidR="00467F28">
        <w:rPr>
          <w:rFonts w:ascii="Arial" w:hAnsi="Arial" w:cs="Arial"/>
          <w:color w:val="000000"/>
          <w:sz w:val="36"/>
          <w:szCs w:val="36"/>
          <w:lang w:bidi="hi-IN"/>
        </w:rPr>
        <w:t>e</w:t>
      </w:r>
      <w:r>
        <w:rPr>
          <w:rFonts w:ascii="Arial" w:hAnsi="Arial" w:cs="Arial"/>
          <w:color w:val="000000"/>
          <w:sz w:val="36"/>
          <w:szCs w:val="36"/>
          <w:lang w:bidi="hi-IN"/>
        </w:rPr>
        <w:t xml:space="preserve"> puja shall b</w:t>
      </w:r>
      <w:r w:rsidR="00467F28">
        <w:rPr>
          <w:rFonts w:ascii="Arial" w:hAnsi="Arial" w:cs="Arial"/>
          <w:color w:val="000000"/>
          <w:sz w:val="36"/>
          <w:szCs w:val="36"/>
          <w:lang w:bidi="hi-IN"/>
        </w:rPr>
        <w:t>e</w:t>
      </w:r>
      <w:r>
        <w:rPr>
          <w:rFonts w:ascii="Arial" w:hAnsi="Arial" w:cs="Arial"/>
          <w:color w:val="000000"/>
          <w:sz w:val="36"/>
          <w:szCs w:val="36"/>
          <w:lang w:bidi="hi-IN"/>
        </w:rPr>
        <w:t xml:space="preserve"> p</w:t>
      </w:r>
      <w:r w:rsidR="00467F28">
        <w:rPr>
          <w:rFonts w:ascii="Arial" w:hAnsi="Arial" w:cs="Arial"/>
          <w:color w:val="000000"/>
          <w:sz w:val="36"/>
          <w:szCs w:val="36"/>
          <w:lang w:bidi="hi-IN"/>
        </w:rPr>
        <w:t>e</w:t>
      </w:r>
      <w:r>
        <w:rPr>
          <w:rFonts w:ascii="Arial" w:hAnsi="Arial" w:cs="Arial"/>
          <w:color w:val="000000"/>
          <w:sz w:val="36"/>
          <w:szCs w:val="36"/>
          <w:lang w:bidi="hi-IN"/>
        </w:rPr>
        <w:t>r</w:t>
      </w:r>
      <w:r w:rsidR="00083FC1">
        <w:rPr>
          <w:rFonts w:ascii="Arial" w:hAnsi="Arial" w:cs="Arial"/>
          <w:color w:val="000000"/>
          <w:sz w:val="36"/>
          <w:szCs w:val="36"/>
          <w:lang w:bidi="hi-IN"/>
        </w:rPr>
        <w:t>for</w:t>
      </w:r>
      <w:r>
        <w:rPr>
          <w:rFonts w:ascii="Arial" w:hAnsi="Arial" w:cs="Arial"/>
          <w:color w:val="000000"/>
          <w:sz w:val="36"/>
          <w:szCs w:val="36"/>
          <w:lang w:bidi="hi-IN"/>
        </w:rPr>
        <w:t>m</w:t>
      </w:r>
      <w:r w:rsidR="00467F28">
        <w:rPr>
          <w:rFonts w:ascii="Arial" w:hAnsi="Arial" w:cs="Arial"/>
          <w:color w:val="000000"/>
          <w:sz w:val="36"/>
          <w:szCs w:val="36"/>
          <w:lang w:bidi="hi-IN"/>
        </w:rPr>
        <w:t>e</w:t>
      </w:r>
      <w:r>
        <w:rPr>
          <w:rFonts w:ascii="Arial" w:hAnsi="Arial" w:cs="Arial"/>
          <w:color w:val="000000"/>
          <w:sz w:val="36"/>
          <w:szCs w:val="36"/>
          <w:lang w:bidi="hi-IN"/>
        </w:rPr>
        <w:t>d. Th</w:t>
      </w:r>
      <w:r w:rsidR="00467F28">
        <w:rPr>
          <w:rFonts w:ascii="Arial" w:hAnsi="Arial" w:cs="Arial"/>
          <w:color w:val="000000"/>
          <w:sz w:val="36"/>
          <w:szCs w:val="36"/>
          <w:lang w:bidi="hi-IN"/>
        </w:rPr>
        <w:t>e</w:t>
      </w:r>
      <w:r>
        <w:rPr>
          <w:rFonts w:ascii="Arial" w:hAnsi="Arial" w:cs="Arial"/>
          <w:color w:val="000000"/>
          <w:sz w:val="36"/>
          <w:szCs w:val="36"/>
          <w:lang w:bidi="hi-IN"/>
        </w:rPr>
        <w:t xml:space="preserve"> Asht</w:t>
      </w:r>
      <w:r w:rsidR="00467F28">
        <w:rPr>
          <w:rFonts w:ascii="Arial" w:hAnsi="Arial" w:cs="Arial"/>
          <w:color w:val="000000"/>
          <w:sz w:val="36"/>
          <w:szCs w:val="36"/>
          <w:lang w:bidi="hi-IN"/>
        </w:rPr>
        <w:t>o</w:t>
      </w:r>
      <w:r>
        <w:rPr>
          <w:rFonts w:ascii="Arial" w:hAnsi="Arial" w:cs="Arial"/>
          <w:color w:val="000000"/>
          <w:sz w:val="36"/>
          <w:szCs w:val="36"/>
          <w:lang w:bidi="hi-IN"/>
        </w:rPr>
        <w:t>tra P</w:t>
      </w:r>
      <w:r w:rsidR="00467F28">
        <w:rPr>
          <w:rFonts w:ascii="Arial" w:hAnsi="Arial" w:cs="Arial"/>
          <w:color w:val="000000"/>
          <w:sz w:val="36"/>
          <w:szCs w:val="36"/>
          <w:lang w:bidi="hi-IN"/>
        </w:rPr>
        <w:t>oo</w:t>
      </w:r>
      <w:r>
        <w:rPr>
          <w:rFonts w:ascii="Arial" w:hAnsi="Arial" w:cs="Arial"/>
          <w:color w:val="000000"/>
          <w:sz w:val="36"/>
          <w:szCs w:val="36"/>
          <w:lang w:bidi="hi-IN"/>
        </w:rPr>
        <w:t>ja/Archana shall b</w:t>
      </w:r>
      <w:r w:rsidR="00467F28">
        <w:rPr>
          <w:rFonts w:ascii="Arial" w:hAnsi="Arial" w:cs="Arial"/>
          <w:color w:val="000000"/>
          <w:sz w:val="36"/>
          <w:szCs w:val="36"/>
          <w:lang w:bidi="hi-IN"/>
        </w:rPr>
        <w:t>e</w:t>
      </w:r>
      <w:r>
        <w:rPr>
          <w:rFonts w:ascii="Arial" w:hAnsi="Arial" w:cs="Arial"/>
          <w:color w:val="000000"/>
          <w:sz w:val="36"/>
          <w:szCs w:val="36"/>
          <w:lang w:bidi="hi-IN"/>
        </w:rPr>
        <w:t xml:space="preserve"> p</w:t>
      </w:r>
      <w:r w:rsidR="00467F28">
        <w:rPr>
          <w:rFonts w:ascii="Arial" w:hAnsi="Arial" w:cs="Arial"/>
          <w:color w:val="000000"/>
          <w:sz w:val="36"/>
          <w:szCs w:val="36"/>
          <w:lang w:bidi="hi-IN"/>
        </w:rPr>
        <w:t>e</w:t>
      </w:r>
      <w:r>
        <w:rPr>
          <w:rFonts w:ascii="Arial" w:hAnsi="Arial" w:cs="Arial"/>
          <w:color w:val="000000"/>
          <w:sz w:val="36"/>
          <w:szCs w:val="36"/>
          <w:lang w:bidi="hi-IN"/>
        </w:rPr>
        <w:t>r</w:t>
      </w:r>
      <w:r w:rsidR="00083FC1">
        <w:rPr>
          <w:rFonts w:ascii="Arial" w:hAnsi="Arial" w:cs="Arial"/>
          <w:color w:val="000000"/>
          <w:sz w:val="36"/>
          <w:szCs w:val="36"/>
          <w:lang w:bidi="hi-IN"/>
        </w:rPr>
        <w:t>for</w:t>
      </w:r>
      <w:r>
        <w:rPr>
          <w:rFonts w:ascii="Arial" w:hAnsi="Arial" w:cs="Arial"/>
          <w:color w:val="000000"/>
          <w:sz w:val="36"/>
          <w:szCs w:val="36"/>
          <w:lang w:bidi="hi-IN"/>
        </w:rPr>
        <w:t>m</w:t>
      </w:r>
      <w:r w:rsidR="00467F28">
        <w:rPr>
          <w:rFonts w:ascii="Arial" w:hAnsi="Arial" w:cs="Arial"/>
          <w:color w:val="000000"/>
          <w:sz w:val="36"/>
          <w:szCs w:val="36"/>
          <w:lang w:bidi="hi-IN"/>
        </w:rPr>
        <w:t>e</w:t>
      </w:r>
      <w:r>
        <w:rPr>
          <w:rFonts w:ascii="Arial" w:hAnsi="Arial" w:cs="Arial"/>
          <w:color w:val="000000"/>
          <w:sz w:val="36"/>
          <w:szCs w:val="36"/>
          <w:lang w:bidi="hi-IN"/>
        </w:rPr>
        <w:t xml:space="preserve">d </w:t>
      </w:r>
      <w:r w:rsidR="00083FC1">
        <w:rPr>
          <w:rFonts w:ascii="Arial" w:hAnsi="Arial" w:cs="Arial"/>
          <w:color w:val="000000"/>
          <w:sz w:val="36"/>
          <w:szCs w:val="36"/>
          <w:lang w:bidi="hi-IN"/>
        </w:rPr>
        <w:t>for</w:t>
      </w:r>
      <w:r>
        <w:rPr>
          <w:rFonts w:ascii="Arial" w:hAnsi="Arial" w:cs="Arial"/>
          <w:color w:val="000000"/>
          <w:sz w:val="36"/>
          <w:szCs w:val="36"/>
          <w:lang w:bidi="hi-IN"/>
        </w:rPr>
        <w:t xml:space="preserve"> th</w:t>
      </w:r>
      <w:r w:rsidR="00467F28">
        <w:rPr>
          <w:rFonts w:ascii="Arial" w:hAnsi="Arial" w:cs="Arial"/>
          <w:color w:val="000000"/>
          <w:sz w:val="36"/>
          <w:szCs w:val="36"/>
          <w:lang w:bidi="hi-IN"/>
        </w:rPr>
        <w:t>e</w:t>
      </w:r>
      <w:r>
        <w:rPr>
          <w:rFonts w:ascii="Arial" w:hAnsi="Arial" w:cs="Arial"/>
          <w:color w:val="000000"/>
          <w:sz w:val="36"/>
          <w:szCs w:val="36"/>
          <w:lang w:bidi="hi-IN"/>
        </w:rPr>
        <w:t>s</w:t>
      </w:r>
      <w:r w:rsidR="00467F28">
        <w:rPr>
          <w:rFonts w:ascii="Arial" w:hAnsi="Arial" w:cs="Arial"/>
          <w:color w:val="000000"/>
          <w:sz w:val="36"/>
          <w:szCs w:val="36"/>
          <w:lang w:bidi="hi-IN"/>
        </w:rPr>
        <w:t>e</w:t>
      </w:r>
      <w:r>
        <w:rPr>
          <w:rFonts w:ascii="Arial" w:hAnsi="Arial" w:cs="Arial"/>
          <w:color w:val="000000"/>
          <w:sz w:val="36"/>
          <w:szCs w:val="36"/>
          <w:lang w:bidi="hi-IN"/>
        </w:rPr>
        <w:t xml:space="preserve"> id</w:t>
      </w:r>
      <w:r w:rsidR="00083FC1">
        <w:rPr>
          <w:rFonts w:ascii="Arial" w:hAnsi="Arial" w:cs="Arial"/>
          <w:color w:val="000000"/>
          <w:sz w:val="36"/>
          <w:szCs w:val="36"/>
          <w:lang w:bidi="hi-IN"/>
        </w:rPr>
        <w:t>o</w:t>
      </w:r>
      <w:r>
        <w:rPr>
          <w:rFonts w:ascii="Arial" w:hAnsi="Arial" w:cs="Arial"/>
          <w:color w:val="000000"/>
          <w:sz w:val="36"/>
          <w:szCs w:val="36"/>
          <w:lang w:bidi="hi-IN"/>
        </w:rPr>
        <w:t>ls/</w:t>
      </w:r>
      <w:proofErr w:type="gramStart"/>
      <w:r>
        <w:rPr>
          <w:rFonts w:ascii="Arial" w:hAnsi="Arial" w:cs="Arial"/>
          <w:color w:val="000000"/>
          <w:sz w:val="36"/>
          <w:szCs w:val="36"/>
          <w:lang w:bidi="hi-IN"/>
        </w:rPr>
        <w:t>d</w:t>
      </w:r>
      <w:r w:rsidR="00083FC1">
        <w:rPr>
          <w:rFonts w:ascii="Arial" w:hAnsi="Arial" w:cs="Arial"/>
          <w:color w:val="000000"/>
          <w:sz w:val="36"/>
          <w:szCs w:val="36"/>
          <w:lang w:bidi="hi-IN"/>
        </w:rPr>
        <w:t>e</w:t>
      </w:r>
      <w:r>
        <w:rPr>
          <w:rFonts w:ascii="Arial" w:hAnsi="Arial" w:cs="Arial"/>
          <w:color w:val="000000"/>
          <w:sz w:val="36"/>
          <w:szCs w:val="36"/>
          <w:lang w:bidi="hi-IN"/>
        </w:rPr>
        <w:t>iti</w:t>
      </w:r>
      <w:r w:rsidR="00083FC1">
        <w:rPr>
          <w:rFonts w:ascii="Arial" w:hAnsi="Arial" w:cs="Arial"/>
          <w:color w:val="000000"/>
          <w:sz w:val="36"/>
          <w:szCs w:val="36"/>
          <w:lang w:bidi="hi-IN"/>
        </w:rPr>
        <w:t>e</w:t>
      </w:r>
      <w:r>
        <w:rPr>
          <w:rFonts w:ascii="Arial" w:hAnsi="Arial" w:cs="Arial"/>
          <w:color w:val="000000"/>
          <w:sz w:val="36"/>
          <w:szCs w:val="36"/>
          <w:lang w:bidi="hi-IN"/>
        </w:rPr>
        <w:t>s .</w:t>
      </w:r>
      <w:proofErr w:type="gramEnd"/>
      <w:r>
        <w:rPr>
          <w:rFonts w:ascii="Arial" w:hAnsi="Arial" w:cs="Arial"/>
          <w:color w:val="000000"/>
          <w:sz w:val="36"/>
          <w:szCs w:val="36"/>
          <w:lang w:bidi="hi-IN"/>
        </w:rPr>
        <w:t xml:space="preserve"> </w:t>
      </w:r>
    </w:p>
    <w:p w14:paraId="00CB5B5F" w14:textId="6662D99A"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Th</w:t>
      </w:r>
      <w:r w:rsidR="0018027E">
        <w:rPr>
          <w:rFonts w:ascii="Arial" w:hAnsi="Arial" w:cs="Arial"/>
          <w:color w:val="000000"/>
          <w:sz w:val="36"/>
          <w:szCs w:val="36"/>
          <w:lang w:bidi="hi-IN"/>
        </w:rPr>
        <w:t>e</w:t>
      </w:r>
      <w:r>
        <w:rPr>
          <w:rFonts w:ascii="Arial" w:hAnsi="Arial" w:cs="Arial"/>
          <w:color w:val="000000"/>
          <w:sz w:val="36"/>
          <w:szCs w:val="36"/>
          <w:lang w:bidi="hi-IN"/>
        </w:rPr>
        <w:t xml:space="preserve"> c</w:t>
      </w:r>
      <w:r w:rsidR="00083FC1">
        <w:rPr>
          <w:rFonts w:ascii="Arial" w:hAnsi="Arial" w:cs="Arial"/>
          <w:color w:val="000000"/>
          <w:sz w:val="36"/>
          <w:szCs w:val="36"/>
          <w:lang w:bidi="hi-IN"/>
        </w:rPr>
        <w:t>o</w:t>
      </w:r>
      <w:r>
        <w:rPr>
          <w:rFonts w:ascii="Arial" w:hAnsi="Arial" w:cs="Arial"/>
          <w:color w:val="000000"/>
          <w:sz w:val="36"/>
          <w:szCs w:val="36"/>
          <w:lang w:bidi="hi-IN"/>
        </w:rPr>
        <w:t xml:space="preserve">unt </w:t>
      </w:r>
      <w:r w:rsidR="0018027E">
        <w:rPr>
          <w:rFonts w:ascii="Arial" w:hAnsi="Arial" w:cs="Arial"/>
          <w:color w:val="000000"/>
          <w:sz w:val="36"/>
          <w:szCs w:val="36"/>
          <w:lang w:bidi="hi-IN"/>
        </w:rPr>
        <w:t>o</w:t>
      </w:r>
      <w:r>
        <w:rPr>
          <w:rFonts w:ascii="Arial" w:hAnsi="Arial" w:cs="Arial"/>
          <w:color w:val="000000"/>
          <w:sz w:val="36"/>
          <w:szCs w:val="36"/>
          <w:lang w:bidi="hi-IN"/>
        </w:rPr>
        <w:t>f th</w:t>
      </w:r>
      <w:r w:rsidR="0018027E">
        <w:rPr>
          <w:rFonts w:ascii="Arial" w:hAnsi="Arial" w:cs="Arial"/>
          <w:color w:val="000000"/>
          <w:sz w:val="36"/>
          <w:szCs w:val="36"/>
          <w:lang w:bidi="hi-IN"/>
        </w:rPr>
        <w:t>e</w:t>
      </w:r>
      <w:r>
        <w:rPr>
          <w:rFonts w:ascii="Arial" w:hAnsi="Arial" w:cs="Arial"/>
          <w:color w:val="000000"/>
          <w:sz w:val="36"/>
          <w:szCs w:val="36"/>
          <w:lang w:bidi="hi-IN"/>
        </w:rPr>
        <w:t xml:space="preserve"> archanaas p</w:t>
      </w:r>
      <w:r w:rsidR="00083FC1">
        <w:rPr>
          <w:rFonts w:ascii="Arial" w:hAnsi="Arial" w:cs="Arial"/>
          <w:color w:val="000000"/>
          <w:sz w:val="36"/>
          <w:szCs w:val="36"/>
          <w:lang w:bidi="hi-IN"/>
        </w:rPr>
        <w:t>e</w:t>
      </w:r>
      <w:r>
        <w:rPr>
          <w:rFonts w:ascii="Arial" w:hAnsi="Arial" w:cs="Arial"/>
          <w:color w:val="000000"/>
          <w:sz w:val="36"/>
          <w:szCs w:val="36"/>
          <w:lang w:bidi="hi-IN"/>
        </w:rPr>
        <w:t>r</w:t>
      </w:r>
      <w:r w:rsidR="00083FC1">
        <w:rPr>
          <w:rFonts w:ascii="Arial" w:hAnsi="Arial" w:cs="Arial"/>
          <w:color w:val="000000"/>
          <w:sz w:val="36"/>
          <w:szCs w:val="36"/>
          <w:lang w:bidi="hi-IN"/>
        </w:rPr>
        <w:t>for</w:t>
      </w:r>
      <w:r>
        <w:rPr>
          <w:rFonts w:ascii="Arial" w:hAnsi="Arial" w:cs="Arial"/>
          <w:color w:val="000000"/>
          <w:sz w:val="36"/>
          <w:szCs w:val="36"/>
          <w:lang w:bidi="hi-IN"/>
        </w:rPr>
        <w:t>m</w:t>
      </w:r>
      <w:r w:rsidR="008240D4">
        <w:rPr>
          <w:rFonts w:ascii="Arial" w:hAnsi="Arial" w:cs="Arial"/>
          <w:color w:val="000000"/>
          <w:sz w:val="36"/>
          <w:szCs w:val="36"/>
          <w:lang w:bidi="hi-IN"/>
        </w:rPr>
        <w:t>e</w:t>
      </w:r>
      <w:r>
        <w:rPr>
          <w:rFonts w:ascii="Arial" w:hAnsi="Arial" w:cs="Arial"/>
          <w:color w:val="000000"/>
          <w:sz w:val="36"/>
          <w:szCs w:val="36"/>
          <w:lang w:bidi="hi-IN"/>
        </w:rPr>
        <w:t>d will vary d</w:t>
      </w:r>
      <w:r w:rsidR="008240D4">
        <w:rPr>
          <w:rFonts w:ascii="Arial" w:hAnsi="Arial" w:cs="Arial"/>
          <w:color w:val="000000"/>
          <w:sz w:val="36"/>
          <w:szCs w:val="36"/>
          <w:lang w:bidi="hi-IN"/>
        </w:rPr>
        <w:t>e</w:t>
      </w:r>
      <w:r>
        <w:rPr>
          <w:rFonts w:ascii="Arial" w:hAnsi="Arial" w:cs="Arial"/>
          <w:color w:val="000000"/>
          <w:sz w:val="36"/>
          <w:szCs w:val="36"/>
          <w:lang w:bidi="hi-IN"/>
        </w:rPr>
        <w:t>p</w:t>
      </w:r>
      <w:r w:rsidR="008240D4">
        <w:rPr>
          <w:rFonts w:ascii="Arial" w:hAnsi="Arial" w:cs="Arial"/>
          <w:color w:val="000000"/>
          <w:sz w:val="36"/>
          <w:szCs w:val="36"/>
          <w:lang w:bidi="hi-IN"/>
        </w:rPr>
        <w:t>e</w:t>
      </w:r>
      <w:r>
        <w:rPr>
          <w:rFonts w:ascii="Arial" w:hAnsi="Arial" w:cs="Arial"/>
          <w:color w:val="000000"/>
          <w:sz w:val="36"/>
          <w:szCs w:val="36"/>
          <w:lang w:bidi="hi-IN"/>
        </w:rPr>
        <w:t xml:space="preserve">nding </w:t>
      </w:r>
      <w:r w:rsidR="008240D4">
        <w:rPr>
          <w:rFonts w:ascii="Arial" w:hAnsi="Arial" w:cs="Arial"/>
          <w:color w:val="000000"/>
          <w:sz w:val="36"/>
          <w:szCs w:val="36"/>
          <w:lang w:bidi="hi-IN"/>
        </w:rPr>
        <w:t>o</w:t>
      </w:r>
      <w:r>
        <w:rPr>
          <w:rFonts w:ascii="Arial" w:hAnsi="Arial" w:cs="Arial"/>
          <w:color w:val="000000"/>
          <w:sz w:val="36"/>
          <w:szCs w:val="36"/>
          <w:lang w:bidi="hi-IN"/>
        </w:rPr>
        <w:t>n th</w:t>
      </w:r>
      <w:r w:rsidR="008240D4">
        <w:rPr>
          <w:rFonts w:ascii="Arial" w:hAnsi="Arial" w:cs="Arial"/>
          <w:color w:val="000000"/>
          <w:sz w:val="36"/>
          <w:szCs w:val="36"/>
          <w:lang w:bidi="hi-IN"/>
        </w:rPr>
        <w:t>e</w:t>
      </w:r>
      <w:r>
        <w:rPr>
          <w:rFonts w:ascii="Arial" w:hAnsi="Arial" w:cs="Arial"/>
          <w:color w:val="000000"/>
          <w:sz w:val="36"/>
          <w:szCs w:val="36"/>
          <w:lang w:bidi="hi-IN"/>
        </w:rPr>
        <w:t xml:space="preserve"> functi</w:t>
      </w:r>
      <w:r w:rsidR="008240D4">
        <w:rPr>
          <w:rFonts w:ascii="Arial" w:hAnsi="Arial" w:cs="Arial"/>
          <w:color w:val="000000"/>
          <w:sz w:val="36"/>
          <w:szCs w:val="36"/>
          <w:lang w:bidi="hi-IN"/>
        </w:rPr>
        <w:t>o</w:t>
      </w:r>
      <w:r>
        <w:rPr>
          <w:rFonts w:ascii="Arial" w:hAnsi="Arial" w:cs="Arial"/>
          <w:color w:val="000000"/>
          <w:sz w:val="36"/>
          <w:szCs w:val="36"/>
          <w:lang w:bidi="hi-IN"/>
        </w:rPr>
        <w:t>n and th</w:t>
      </w:r>
      <w:r w:rsidR="008240D4">
        <w:rPr>
          <w:rFonts w:ascii="Arial" w:hAnsi="Arial" w:cs="Arial"/>
          <w:color w:val="000000"/>
          <w:sz w:val="36"/>
          <w:szCs w:val="36"/>
          <w:lang w:bidi="hi-IN"/>
        </w:rPr>
        <w:t>e</w:t>
      </w:r>
      <w:r>
        <w:rPr>
          <w:rFonts w:ascii="Arial" w:hAnsi="Arial" w:cs="Arial"/>
          <w:color w:val="000000"/>
          <w:sz w:val="36"/>
          <w:szCs w:val="36"/>
          <w:lang w:bidi="hi-IN"/>
        </w:rPr>
        <w:t xml:space="preserve"> paucity </w:t>
      </w:r>
      <w:r w:rsidR="008240D4">
        <w:rPr>
          <w:rFonts w:ascii="Arial" w:hAnsi="Arial" w:cs="Arial"/>
          <w:color w:val="000000"/>
          <w:sz w:val="36"/>
          <w:szCs w:val="36"/>
          <w:lang w:bidi="hi-IN"/>
        </w:rPr>
        <w:t>o</w:t>
      </w:r>
      <w:r>
        <w:rPr>
          <w:rFonts w:ascii="Arial" w:hAnsi="Arial" w:cs="Arial"/>
          <w:color w:val="000000"/>
          <w:sz w:val="36"/>
          <w:szCs w:val="36"/>
          <w:lang w:bidi="hi-IN"/>
        </w:rPr>
        <w:t>f tim</w:t>
      </w:r>
      <w:r w:rsidR="008240D4">
        <w:rPr>
          <w:rFonts w:ascii="Arial" w:hAnsi="Arial" w:cs="Arial"/>
          <w:color w:val="000000"/>
          <w:sz w:val="36"/>
          <w:szCs w:val="36"/>
          <w:lang w:bidi="hi-IN"/>
        </w:rPr>
        <w:t>e</w:t>
      </w:r>
      <w:r>
        <w:rPr>
          <w:rFonts w:ascii="Arial" w:hAnsi="Arial" w:cs="Arial"/>
          <w:color w:val="000000"/>
          <w:sz w:val="36"/>
          <w:szCs w:val="36"/>
          <w:lang w:bidi="hi-IN"/>
        </w:rPr>
        <w:t>. It is b</w:t>
      </w:r>
      <w:r w:rsidR="008240D4">
        <w:rPr>
          <w:rFonts w:ascii="Arial" w:hAnsi="Arial" w:cs="Arial"/>
          <w:color w:val="000000"/>
          <w:sz w:val="36"/>
          <w:szCs w:val="36"/>
          <w:lang w:bidi="hi-IN"/>
        </w:rPr>
        <w:t>e</w:t>
      </w:r>
      <w:r>
        <w:rPr>
          <w:rFonts w:ascii="Arial" w:hAnsi="Arial" w:cs="Arial"/>
          <w:color w:val="000000"/>
          <w:sz w:val="36"/>
          <w:szCs w:val="36"/>
          <w:lang w:bidi="hi-IN"/>
        </w:rPr>
        <w:t>n</w:t>
      </w:r>
      <w:r w:rsidR="008240D4">
        <w:rPr>
          <w:rFonts w:ascii="Arial" w:hAnsi="Arial" w:cs="Arial"/>
          <w:color w:val="000000"/>
          <w:sz w:val="36"/>
          <w:szCs w:val="36"/>
          <w:lang w:bidi="hi-IN"/>
        </w:rPr>
        <w:t>e</w:t>
      </w:r>
      <w:r>
        <w:rPr>
          <w:rFonts w:ascii="Arial" w:hAnsi="Arial" w:cs="Arial"/>
          <w:color w:val="000000"/>
          <w:sz w:val="36"/>
          <w:szCs w:val="36"/>
          <w:lang w:bidi="hi-IN"/>
        </w:rPr>
        <w:t>ficial</w:t>
      </w:r>
      <w:r w:rsidR="00083FC1">
        <w:rPr>
          <w:rFonts w:ascii="Arial" w:hAnsi="Arial" w:cs="Arial"/>
          <w:color w:val="000000"/>
          <w:sz w:val="36"/>
          <w:szCs w:val="36"/>
          <w:lang w:bidi="hi-IN"/>
        </w:rPr>
        <w:t xml:space="preserve"> to</w:t>
      </w:r>
      <w:r>
        <w:rPr>
          <w:rFonts w:ascii="Arial" w:hAnsi="Arial" w:cs="Arial"/>
          <w:color w:val="000000"/>
          <w:sz w:val="36"/>
          <w:szCs w:val="36"/>
          <w:lang w:bidi="hi-IN"/>
        </w:rPr>
        <w:t xml:space="preserve"> p</w:t>
      </w:r>
      <w:r w:rsidR="008240D4">
        <w:rPr>
          <w:rFonts w:ascii="Arial" w:hAnsi="Arial" w:cs="Arial"/>
          <w:color w:val="000000"/>
          <w:sz w:val="36"/>
          <w:szCs w:val="36"/>
          <w:lang w:bidi="hi-IN"/>
        </w:rPr>
        <w:t>e</w:t>
      </w:r>
      <w:r>
        <w:rPr>
          <w:rFonts w:ascii="Arial" w:hAnsi="Arial" w:cs="Arial"/>
          <w:color w:val="000000"/>
          <w:sz w:val="36"/>
          <w:szCs w:val="36"/>
          <w:lang w:bidi="hi-IN"/>
        </w:rPr>
        <w:t>r</w:t>
      </w:r>
      <w:r w:rsidR="00083FC1">
        <w:rPr>
          <w:rFonts w:ascii="Arial" w:hAnsi="Arial" w:cs="Arial"/>
          <w:color w:val="000000"/>
          <w:sz w:val="36"/>
          <w:szCs w:val="36"/>
          <w:lang w:bidi="hi-IN"/>
        </w:rPr>
        <w:t>for</w:t>
      </w:r>
      <w:r>
        <w:rPr>
          <w:rFonts w:ascii="Arial" w:hAnsi="Arial" w:cs="Arial"/>
          <w:color w:val="000000"/>
          <w:sz w:val="36"/>
          <w:szCs w:val="36"/>
          <w:lang w:bidi="hi-IN"/>
        </w:rPr>
        <w:t xml:space="preserve">m Rudra </w:t>
      </w:r>
      <w:r w:rsidR="008240D4">
        <w:rPr>
          <w:rFonts w:ascii="Arial" w:hAnsi="Arial" w:cs="Arial"/>
          <w:color w:val="000000"/>
          <w:sz w:val="36"/>
          <w:szCs w:val="36"/>
          <w:lang w:bidi="hi-IN"/>
        </w:rPr>
        <w:t>K</w:t>
      </w:r>
      <w:r>
        <w:rPr>
          <w:rFonts w:ascii="Arial" w:hAnsi="Arial" w:cs="Arial"/>
          <w:color w:val="000000"/>
          <w:sz w:val="36"/>
          <w:szCs w:val="36"/>
          <w:lang w:bidi="hi-IN"/>
        </w:rPr>
        <w:t>rama archana during Pradh</w:t>
      </w:r>
      <w:r w:rsidR="00665208">
        <w:rPr>
          <w:rFonts w:ascii="Arial" w:hAnsi="Arial" w:cs="Arial"/>
          <w:color w:val="000000"/>
          <w:sz w:val="36"/>
          <w:szCs w:val="36"/>
          <w:lang w:bidi="hi-IN"/>
        </w:rPr>
        <w:t>O</w:t>
      </w:r>
      <w:r>
        <w:rPr>
          <w:rFonts w:ascii="Arial" w:hAnsi="Arial" w:cs="Arial"/>
          <w:color w:val="000000"/>
          <w:sz w:val="36"/>
          <w:szCs w:val="36"/>
          <w:lang w:bidi="hi-IN"/>
        </w:rPr>
        <w:t>sha Puja.</w:t>
      </w:r>
    </w:p>
    <w:p w14:paraId="70A291DB" w14:textId="77777777" w:rsidR="00467F28" w:rsidRDefault="00467F28" w:rsidP="00D91D60">
      <w:pPr>
        <w:autoSpaceDE w:val="0"/>
        <w:autoSpaceDN w:val="0"/>
        <w:adjustRightInd w:val="0"/>
        <w:spacing w:after="0" w:line="240" w:lineRule="auto"/>
        <w:rPr>
          <w:rFonts w:ascii="Arial" w:hAnsi="Arial" w:cs="Arial"/>
          <w:color w:val="000000"/>
          <w:sz w:val="36"/>
          <w:szCs w:val="36"/>
          <w:lang w:bidi="hi-IN"/>
        </w:rPr>
      </w:pPr>
    </w:p>
    <w:p w14:paraId="147D0E5A" w14:textId="77777777" w:rsidR="00D91D60" w:rsidRDefault="00D91D60" w:rsidP="00D91D60">
      <w:pPr>
        <w:autoSpaceDE w:val="0"/>
        <w:autoSpaceDN w:val="0"/>
        <w:adjustRightInd w:val="0"/>
        <w:spacing w:after="0" w:line="240" w:lineRule="auto"/>
        <w:rPr>
          <w:rFonts w:ascii="Arial" w:hAnsi="Arial" w:cs="Arial"/>
          <w:b/>
          <w:bCs/>
          <w:color w:val="000000"/>
          <w:sz w:val="36"/>
          <w:szCs w:val="36"/>
          <w:lang w:bidi="hi-IN"/>
        </w:rPr>
      </w:pPr>
      <w:r w:rsidRPr="008240D4">
        <w:rPr>
          <w:rFonts w:ascii="Arial" w:hAnsi="Arial" w:cs="Arial"/>
          <w:b/>
          <w:bCs/>
          <w:color w:val="000000"/>
          <w:sz w:val="36"/>
          <w:szCs w:val="36"/>
          <w:lang w:bidi="hi-IN"/>
        </w:rPr>
        <w:t>19.4.1</w:t>
      </w:r>
      <w:r w:rsidRPr="008240D4">
        <w:rPr>
          <w:rFonts w:ascii="Arial" w:hAnsi="Arial" w:cs="Arial"/>
          <w:b/>
          <w:bCs/>
          <w:color w:val="000000"/>
          <w:sz w:val="36"/>
          <w:szCs w:val="36"/>
          <w:lang w:bidi="hi-IN"/>
        </w:rPr>
        <w:tab/>
      </w:r>
      <w:r w:rsidRPr="008240D4">
        <w:rPr>
          <w:rFonts w:ascii="Arial" w:hAnsi="Arial" w:cs="Arial"/>
          <w:b/>
          <w:bCs/>
          <w:color w:val="000000"/>
          <w:sz w:val="36"/>
          <w:szCs w:val="36"/>
          <w:lang w:bidi="hi-IN"/>
        </w:rPr>
        <w:tab/>
        <w:t>bilvAShTakaM</w:t>
      </w:r>
    </w:p>
    <w:p w14:paraId="13E66BC9" w14:textId="77777777" w:rsidR="008240D4" w:rsidRPr="008240D4" w:rsidRDefault="008240D4" w:rsidP="00D91D60">
      <w:pPr>
        <w:autoSpaceDE w:val="0"/>
        <w:autoSpaceDN w:val="0"/>
        <w:adjustRightInd w:val="0"/>
        <w:spacing w:after="0" w:line="240" w:lineRule="auto"/>
        <w:rPr>
          <w:rFonts w:ascii="Arial" w:hAnsi="Arial" w:cs="Arial"/>
          <w:b/>
          <w:bCs/>
          <w:color w:val="000000"/>
          <w:sz w:val="36"/>
          <w:szCs w:val="36"/>
          <w:lang w:bidi="hi-IN"/>
        </w:rPr>
      </w:pPr>
    </w:p>
    <w:p w14:paraId="1C9C471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tridaLaM triguNAkAraM trin</w:t>
      </w:r>
      <w:r w:rsidR="00665208">
        <w:rPr>
          <w:rFonts w:ascii="Arial" w:hAnsi="Arial" w:cs="Arial"/>
          <w:color w:val="000000"/>
          <w:sz w:val="36"/>
          <w:szCs w:val="36"/>
          <w:lang w:bidi="hi-IN"/>
        </w:rPr>
        <w:t>E</w:t>
      </w:r>
      <w:r>
        <w:rPr>
          <w:rFonts w:ascii="Arial" w:hAnsi="Arial" w:cs="Arial"/>
          <w:color w:val="000000"/>
          <w:sz w:val="36"/>
          <w:szCs w:val="36"/>
          <w:lang w:bidi="hi-IN"/>
        </w:rPr>
        <w:t xml:space="preserve">traM ca triyAyuShaM | </w:t>
      </w:r>
    </w:p>
    <w:p w14:paraId="325F619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trijanmapApa saMhAraM </w:t>
      </w:r>
      <w:r w:rsidR="00665208">
        <w:rPr>
          <w:rFonts w:ascii="Arial" w:hAnsi="Arial" w:cs="Arial"/>
          <w:color w:val="000000"/>
          <w:sz w:val="36"/>
          <w:szCs w:val="36"/>
          <w:lang w:bidi="hi-IN"/>
        </w:rPr>
        <w:t>E</w:t>
      </w:r>
      <w:r>
        <w:rPr>
          <w:rFonts w:ascii="Arial" w:hAnsi="Arial" w:cs="Arial"/>
          <w:color w:val="000000"/>
          <w:sz w:val="36"/>
          <w:szCs w:val="36"/>
          <w:lang w:bidi="hi-IN"/>
        </w:rPr>
        <w:t>ka bilvaM SivArpaNaM || 1</w:t>
      </w:r>
    </w:p>
    <w:p w14:paraId="1030544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91D3B1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triSAKaiH bilvapatraiSca-hyaCidraiH k</w:t>
      </w:r>
      <w:r w:rsidR="00665208">
        <w:rPr>
          <w:rFonts w:ascii="Arial" w:hAnsi="Arial" w:cs="Arial"/>
          <w:color w:val="000000"/>
          <w:sz w:val="36"/>
          <w:szCs w:val="36"/>
          <w:lang w:bidi="hi-IN"/>
        </w:rPr>
        <w:t>O</w:t>
      </w:r>
      <w:r>
        <w:rPr>
          <w:rFonts w:ascii="Arial" w:hAnsi="Arial" w:cs="Arial"/>
          <w:color w:val="000000"/>
          <w:sz w:val="36"/>
          <w:szCs w:val="36"/>
          <w:lang w:bidi="hi-IN"/>
        </w:rPr>
        <w:t xml:space="preserve">maLaiH SuBaiH | </w:t>
      </w:r>
    </w:p>
    <w:p w14:paraId="61717C2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SivapUjAM kariShyAmi </w:t>
      </w:r>
      <w:r w:rsidR="00665208">
        <w:rPr>
          <w:rFonts w:ascii="Arial" w:hAnsi="Arial" w:cs="Arial"/>
          <w:color w:val="000000"/>
          <w:sz w:val="36"/>
          <w:szCs w:val="36"/>
          <w:lang w:bidi="hi-IN"/>
        </w:rPr>
        <w:t>E</w:t>
      </w:r>
      <w:r>
        <w:rPr>
          <w:rFonts w:ascii="Arial" w:hAnsi="Arial" w:cs="Arial"/>
          <w:color w:val="000000"/>
          <w:sz w:val="36"/>
          <w:szCs w:val="36"/>
          <w:lang w:bidi="hi-IN"/>
        </w:rPr>
        <w:t>ka bilvaM SivArpaNaM || 2</w:t>
      </w:r>
    </w:p>
    <w:p w14:paraId="59B581C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33FC28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aKaNDa bilvapatr</w:t>
      </w:r>
      <w:r w:rsidR="00665208">
        <w:rPr>
          <w:rFonts w:ascii="Arial" w:hAnsi="Arial" w:cs="Arial"/>
          <w:color w:val="000000"/>
          <w:sz w:val="36"/>
          <w:szCs w:val="36"/>
          <w:lang w:bidi="hi-IN"/>
        </w:rPr>
        <w:t>E</w:t>
      </w:r>
      <w:r>
        <w:rPr>
          <w:rFonts w:ascii="Arial" w:hAnsi="Arial" w:cs="Arial"/>
          <w:color w:val="000000"/>
          <w:sz w:val="36"/>
          <w:szCs w:val="36"/>
          <w:lang w:bidi="hi-IN"/>
        </w:rPr>
        <w:t>Na pUjit</w:t>
      </w:r>
      <w:r w:rsidR="00665208">
        <w:rPr>
          <w:rFonts w:ascii="Arial" w:hAnsi="Arial" w:cs="Arial"/>
          <w:color w:val="000000"/>
          <w:sz w:val="36"/>
          <w:szCs w:val="36"/>
          <w:lang w:bidi="hi-IN"/>
        </w:rPr>
        <w:t>E</w:t>
      </w:r>
      <w:r>
        <w:rPr>
          <w:rFonts w:ascii="Arial" w:hAnsi="Arial" w:cs="Arial"/>
          <w:color w:val="000000"/>
          <w:sz w:val="36"/>
          <w:szCs w:val="36"/>
          <w:lang w:bidi="hi-IN"/>
        </w:rPr>
        <w:t xml:space="preserve"> nandik</w:t>
      </w:r>
      <w:r w:rsidR="00665208">
        <w:rPr>
          <w:rFonts w:ascii="Arial" w:hAnsi="Arial" w:cs="Arial"/>
          <w:color w:val="000000"/>
          <w:sz w:val="36"/>
          <w:szCs w:val="36"/>
          <w:lang w:bidi="hi-IN"/>
        </w:rPr>
        <w:t>E</w:t>
      </w:r>
      <w:r>
        <w:rPr>
          <w:rFonts w:ascii="Arial" w:hAnsi="Arial" w:cs="Arial"/>
          <w:color w:val="000000"/>
          <w:sz w:val="36"/>
          <w:szCs w:val="36"/>
          <w:lang w:bidi="hi-IN"/>
        </w:rPr>
        <w:t>Svar</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p>
    <w:p w14:paraId="601565D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Suddhyanti sarva pAp</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O</w:t>
      </w:r>
      <w:r>
        <w:rPr>
          <w:rFonts w:ascii="Arial" w:hAnsi="Arial" w:cs="Arial"/>
          <w:color w:val="000000"/>
          <w:sz w:val="36"/>
          <w:szCs w:val="36"/>
          <w:lang w:bidi="hi-IN"/>
        </w:rPr>
        <w:t xml:space="preserve"> </w:t>
      </w:r>
      <w:r w:rsidR="00665208">
        <w:rPr>
          <w:rFonts w:ascii="Arial" w:hAnsi="Arial" w:cs="Arial"/>
          <w:color w:val="000000"/>
          <w:sz w:val="36"/>
          <w:szCs w:val="36"/>
          <w:lang w:bidi="hi-IN"/>
        </w:rPr>
        <w:t>E</w:t>
      </w:r>
      <w:r>
        <w:rPr>
          <w:rFonts w:ascii="Arial" w:hAnsi="Arial" w:cs="Arial"/>
          <w:color w:val="000000"/>
          <w:sz w:val="36"/>
          <w:szCs w:val="36"/>
          <w:lang w:bidi="hi-IN"/>
        </w:rPr>
        <w:t xml:space="preserve">ka bilvaM SivArpaNaM || 3 </w:t>
      </w:r>
    </w:p>
    <w:p w14:paraId="2FF1C66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955EFB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sALagrAma SilAm</w:t>
      </w:r>
      <w:r w:rsidR="00665208">
        <w:rPr>
          <w:rFonts w:ascii="Arial" w:hAnsi="Arial" w:cs="Arial"/>
          <w:color w:val="000000"/>
          <w:sz w:val="36"/>
          <w:szCs w:val="36"/>
          <w:lang w:bidi="hi-IN"/>
        </w:rPr>
        <w:t>E</w:t>
      </w:r>
      <w:r>
        <w:rPr>
          <w:rFonts w:ascii="Arial" w:hAnsi="Arial" w:cs="Arial"/>
          <w:color w:val="000000"/>
          <w:sz w:val="36"/>
          <w:szCs w:val="36"/>
          <w:lang w:bidi="hi-IN"/>
        </w:rPr>
        <w:t>kAM viprANAM jAtu cApary</w:t>
      </w:r>
      <w:r w:rsidR="00665208">
        <w:rPr>
          <w:rFonts w:ascii="Arial" w:hAnsi="Arial" w:cs="Arial"/>
          <w:color w:val="000000"/>
          <w:sz w:val="36"/>
          <w:szCs w:val="36"/>
          <w:lang w:bidi="hi-IN"/>
        </w:rPr>
        <w:t>E</w:t>
      </w:r>
      <w:r>
        <w:rPr>
          <w:rFonts w:ascii="Arial" w:hAnsi="Arial" w:cs="Arial"/>
          <w:color w:val="000000"/>
          <w:sz w:val="36"/>
          <w:szCs w:val="36"/>
          <w:lang w:bidi="hi-IN"/>
        </w:rPr>
        <w:t xml:space="preserve">t | </w:t>
      </w:r>
    </w:p>
    <w:p w14:paraId="20DAB24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s</w:t>
      </w:r>
      <w:r w:rsidR="00665208">
        <w:rPr>
          <w:rFonts w:ascii="Arial" w:hAnsi="Arial" w:cs="Arial"/>
          <w:color w:val="000000"/>
          <w:sz w:val="36"/>
          <w:szCs w:val="36"/>
          <w:lang w:bidi="hi-IN"/>
        </w:rPr>
        <w:t>O</w:t>
      </w:r>
      <w:r>
        <w:rPr>
          <w:rFonts w:ascii="Arial" w:hAnsi="Arial" w:cs="Arial"/>
          <w:color w:val="000000"/>
          <w:sz w:val="36"/>
          <w:szCs w:val="36"/>
          <w:lang w:bidi="hi-IN"/>
        </w:rPr>
        <w:t xml:space="preserve">mayaj~jya mahApuNyaM </w:t>
      </w:r>
      <w:r w:rsidR="00665208">
        <w:rPr>
          <w:rFonts w:ascii="Arial" w:hAnsi="Arial" w:cs="Arial"/>
          <w:color w:val="000000"/>
          <w:sz w:val="36"/>
          <w:szCs w:val="36"/>
          <w:lang w:bidi="hi-IN"/>
        </w:rPr>
        <w:t>E</w:t>
      </w:r>
      <w:r>
        <w:rPr>
          <w:rFonts w:ascii="Arial" w:hAnsi="Arial" w:cs="Arial"/>
          <w:color w:val="000000"/>
          <w:sz w:val="36"/>
          <w:szCs w:val="36"/>
          <w:lang w:bidi="hi-IN"/>
        </w:rPr>
        <w:t>ka bilvaM SivArpaNaM || 4</w:t>
      </w:r>
    </w:p>
    <w:p w14:paraId="00F5088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354331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sALagrAm</w:t>
      </w:r>
      <w:r w:rsidR="00665208">
        <w:rPr>
          <w:rFonts w:ascii="Arial" w:hAnsi="Arial" w:cs="Arial"/>
          <w:color w:val="000000"/>
          <w:sz w:val="36"/>
          <w:szCs w:val="36"/>
          <w:lang w:bidi="hi-IN"/>
        </w:rPr>
        <w:t>E</w:t>
      </w:r>
      <w:r>
        <w:rPr>
          <w:rFonts w:ascii="Arial" w:hAnsi="Arial" w:cs="Arial"/>
          <w:color w:val="000000"/>
          <w:sz w:val="36"/>
          <w:szCs w:val="36"/>
          <w:lang w:bidi="hi-IN"/>
        </w:rPr>
        <w:t>Shu vipr</w:t>
      </w:r>
      <w:r w:rsidR="00665208">
        <w:rPr>
          <w:rFonts w:ascii="Arial" w:hAnsi="Arial" w:cs="Arial"/>
          <w:color w:val="000000"/>
          <w:sz w:val="36"/>
          <w:szCs w:val="36"/>
          <w:lang w:bidi="hi-IN"/>
        </w:rPr>
        <w:t>E</w:t>
      </w:r>
      <w:r>
        <w:rPr>
          <w:rFonts w:ascii="Arial" w:hAnsi="Arial" w:cs="Arial"/>
          <w:color w:val="000000"/>
          <w:sz w:val="36"/>
          <w:szCs w:val="36"/>
          <w:lang w:bidi="hi-IN"/>
        </w:rPr>
        <w:t>Shu taTAk</w:t>
      </w:r>
      <w:r w:rsidR="00665208">
        <w:rPr>
          <w:rFonts w:ascii="Arial" w:hAnsi="Arial" w:cs="Arial"/>
          <w:color w:val="000000"/>
          <w:sz w:val="36"/>
          <w:szCs w:val="36"/>
          <w:lang w:bidi="hi-IN"/>
        </w:rPr>
        <w:t>E</w:t>
      </w:r>
      <w:r>
        <w:rPr>
          <w:rFonts w:ascii="Arial" w:hAnsi="Arial" w:cs="Arial"/>
          <w:color w:val="000000"/>
          <w:sz w:val="36"/>
          <w:szCs w:val="36"/>
          <w:lang w:bidi="hi-IN"/>
        </w:rPr>
        <w:t xml:space="preserve"> vanakUpay</w:t>
      </w:r>
      <w:r w:rsidR="00665208">
        <w:rPr>
          <w:rFonts w:ascii="Arial" w:hAnsi="Arial" w:cs="Arial"/>
          <w:color w:val="000000"/>
          <w:sz w:val="36"/>
          <w:szCs w:val="36"/>
          <w:lang w:bidi="hi-IN"/>
        </w:rPr>
        <w:t>O</w:t>
      </w:r>
      <w:r>
        <w:rPr>
          <w:rFonts w:ascii="Arial" w:hAnsi="Arial" w:cs="Arial"/>
          <w:color w:val="000000"/>
          <w:sz w:val="36"/>
          <w:szCs w:val="36"/>
          <w:lang w:bidi="hi-IN"/>
        </w:rPr>
        <w:t xml:space="preserve">H | </w:t>
      </w:r>
    </w:p>
    <w:p w14:paraId="6039380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yaj~ja k</w:t>
      </w:r>
      <w:r w:rsidR="00665208">
        <w:rPr>
          <w:rFonts w:ascii="Arial" w:hAnsi="Arial" w:cs="Arial"/>
          <w:color w:val="000000"/>
          <w:sz w:val="36"/>
          <w:szCs w:val="36"/>
          <w:lang w:bidi="hi-IN"/>
        </w:rPr>
        <w:t>O</w:t>
      </w:r>
      <w:r>
        <w:rPr>
          <w:rFonts w:ascii="Arial" w:hAnsi="Arial" w:cs="Arial"/>
          <w:color w:val="000000"/>
          <w:sz w:val="36"/>
          <w:szCs w:val="36"/>
          <w:lang w:bidi="hi-IN"/>
        </w:rPr>
        <w:t xml:space="preserve">Ti sahasrANAM </w:t>
      </w:r>
      <w:r w:rsidR="00665208">
        <w:rPr>
          <w:rFonts w:ascii="Arial" w:hAnsi="Arial" w:cs="Arial"/>
          <w:color w:val="000000"/>
          <w:sz w:val="36"/>
          <w:szCs w:val="36"/>
          <w:lang w:bidi="hi-IN"/>
        </w:rPr>
        <w:t>E</w:t>
      </w:r>
      <w:r>
        <w:rPr>
          <w:rFonts w:ascii="Arial" w:hAnsi="Arial" w:cs="Arial"/>
          <w:color w:val="000000"/>
          <w:sz w:val="36"/>
          <w:szCs w:val="36"/>
          <w:lang w:bidi="hi-IN"/>
        </w:rPr>
        <w:t>ka bilvaM SivArpaNaM || 5</w:t>
      </w:r>
    </w:p>
    <w:p w14:paraId="0E28143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29CD62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danti k</w:t>
      </w:r>
      <w:r w:rsidR="00665208">
        <w:rPr>
          <w:rFonts w:ascii="Arial" w:hAnsi="Arial" w:cs="Arial"/>
          <w:color w:val="000000"/>
          <w:sz w:val="36"/>
          <w:szCs w:val="36"/>
          <w:lang w:bidi="hi-IN"/>
        </w:rPr>
        <w:t>O</w:t>
      </w:r>
      <w:r>
        <w:rPr>
          <w:rFonts w:ascii="Arial" w:hAnsi="Arial" w:cs="Arial"/>
          <w:color w:val="000000"/>
          <w:sz w:val="36"/>
          <w:szCs w:val="36"/>
          <w:lang w:bidi="hi-IN"/>
        </w:rPr>
        <w:t>Ti sahasrANi vAjap</w:t>
      </w:r>
      <w:r w:rsidR="00665208">
        <w:rPr>
          <w:rFonts w:ascii="Arial" w:hAnsi="Arial" w:cs="Arial"/>
          <w:color w:val="000000"/>
          <w:sz w:val="36"/>
          <w:szCs w:val="36"/>
          <w:lang w:bidi="hi-IN"/>
        </w:rPr>
        <w:t>E</w:t>
      </w:r>
      <w:r>
        <w:rPr>
          <w:rFonts w:ascii="Arial" w:hAnsi="Arial" w:cs="Arial"/>
          <w:color w:val="000000"/>
          <w:sz w:val="36"/>
          <w:szCs w:val="36"/>
          <w:lang w:bidi="hi-IN"/>
        </w:rPr>
        <w:t xml:space="preserve">ya SatAni ca </w:t>
      </w:r>
    </w:p>
    <w:p w14:paraId="45D165C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k</w:t>
      </w:r>
      <w:r w:rsidR="00665208">
        <w:rPr>
          <w:rFonts w:ascii="Arial" w:hAnsi="Arial" w:cs="Arial"/>
          <w:color w:val="000000"/>
          <w:sz w:val="36"/>
          <w:szCs w:val="36"/>
          <w:lang w:bidi="hi-IN"/>
        </w:rPr>
        <w:t>O</w:t>
      </w:r>
      <w:r>
        <w:rPr>
          <w:rFonts w:ascii="Arial" w:hAnsi="Arial" w:cs="Arial"/>
          <w:color w:val="000000"/>
          <w:sz w:val="36"/>
          <w:szCs w:val="36"/>
          <w:lang w:bidi="hi-IN"/>
        </w:rPr>
        <w:t xml:space="preserve">Ti kanyA mahAdAnaM </w:t>
      </w:r>
      <w:r w:rsidR="00665208">
        <w:rPr>
          <w:rFonts w:ascii="Arial" w:hAnsi="Arial" w:cs="Arial"/>
          <w:color w:val="000000"/>
          <w:sz w:val="36"/>
          <w:szCs w:val="36"/>
          <w:lang w:bidi="hi-IN"/>
        </w:rPr>
        <w:t>E</w:t>
      </w:r>
      <w:r>
        <w:rPr>
          <w:rFonts w:ascii="Arial" w:hAnsi="Arial" w:cs="Arial"/>
          <w:color w:val="000000"/>
          <w:sz w:val="36"/>
          <w:szCs w:val="36"/>
          <w:lang w:bidi="hi-IN"/>
        </w:rPr>
        <w:t>ka bilvaM SivArpaNaM || 6</w:t>
      </w:r>
    </w:p>
    <w:p w14:paraId="0D3A263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AD8B1D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lakShmyAH stanuta utpannaM mahAd</w:t>
      </w:r>
      <w:r w:rsidR="00665208">
        <w:rPr>
          <w:rFonts w:ascii="Arial" w:hAnsi="Arial" w:cs="Arial"/>
          <w:color w:val="000000"/>
          <w:sz w:val="36"/>
          <w:szCs w:val="36"/>
          <w:lang w:bidi="hi-IN"/>
        </w:rPr>
        <w:t>E</w:t>
      </w:r>
      <w:r>
        <w:rPr>
          <w:rFonts w:ascii="Arial" w:hAnsi="Arial" w:cs="Arial"/>
          <w:color w:val="000000"/>
          <w:sz w:val="36"/>
          <w:szCs w:val="36"/>
          <w:lang w:bidi="hi-IN"/>
        </w:rPr>
        <w:t xml:space="preserve">vasya ca priyaM | </w:t>
      </w:r>
    </w:p>
    <w:p w14:paraId="362A94B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bilva vRukShaM prayacCAmi </w:t>
      </w:r>
      <w:r w:rsidR="00665208">
        <w:rPr>
          <w:rFonts w:ascii="Arial" w:hAnsi="Arial" w:cs="Arial"/>
          <w:color w:val="000000"/>
          <w:sz w:val="36"/>
          <w:szCs w:val="36"/>
          <w:lang w:bidi="hi-IN"/>
        </w:rPr>
        <w:t>E</w:t>
      </w:r>
      <w:r>
        <w:rPr>
          <w:rFonts w:ascii="Arial" w:hAnsi="Arial" w:cs="Arial"/>
          <w:color w:val="000000"/>
          <w:sz w:val="36"/>
          <w:szCs w:val="36"/>
          <w:lang w:bidi="hi-IN"/>
        </w:rPr>
        <w:t xml:space="preserve">ka bilvaM SivArpaNaM || 7 </w:t>
      </w:r>
    </w:p>
    <w:p w14:paraId="1A97F8A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32A5BF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darSanaM bilvavRukShasya sparSanaM pApa nASanaM | </w:t>
      </w:r>
    </w:p>
    <w:p w14:paraId="1B17931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aG</w:t>
      </w:r>
      <w:r w:rsidR="00665208">
        <w:rPr>
          <w:rFonts w:ascii="Arial" w:hAnsi="Arial" w:cs="Arial"/>
          <w:color w:val="000000"/>
          <w:sz w:val="36"/>
          <w:szCs w:val="36"/>
          <w:lang w:bidi="hi-IN"/>
        </w:rPr>
        <w:t>O</w:t>
      </w:r>
      <w:r>
        <w:rPr>
          <w:rFonts w:ascii="Arial" w:hAnsi="Arial" w:cs="Arial"/>
          <w:color w:val="000000"/>
          <w:sz w:val="36"/>
          <w:szCs w:val="36"/>
          <w:lang w:bidi="hi-IN"/>
        </w:rPr>
        <w:t xml:space="preserve">ra pApa saMhAraM </w:t>
      </w:r>
      <w:r w:rsidR="00665208">
        <w:rPr>
          <w:rFonts w:ascii="Arial" w:hAnsi="Arial" w:cs="Arial"/>
          <w:color w:val="000000"/>
          <w:sz w:val="36"/>
          <w:szCs w:val="36"/>
          <w:lang w:bidi="hi-IN"/>
        </w:rPr>
        <w:t>E</w:t>
      </w:r>
      <w:r>
        <w:rPr>
          <w:rFonts w:ascii="Arial" w:hAnsi="Arial" w:cs="Arial"/>
          <w:color w:val="000000"/>
          <w:sz w:val="36"/>
          <w:szCs w:val="36"/>
          <w:lang w:bidi="hi-IN"/>
        </w:rPr>
        <w:t>ka bilvaM SivArpaNaM || 8</w:t>
      </w:r>
    </w:p>
    <w:p w14:paraId="72718F5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9952E9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kASIkSh</w:t>
      </w:r>
      <w:r w:rsidR="00665208">
        <w:rPr>
          <w:rFonts w:ascii="Arial" w:hAnsi="Arial" w:cs="Arial"/>
          <w:color w:val="000000"/>
          <w:sz w:val="36"/>
          <w:szCs w:val="36"/>
          <w:lang w:bidi="hi-IN"/>
        </w:rPr>
        <w:t>E</w:t>
      </w:r>
      <w:r>
        <w:rPr>
          <w:rFonts w:ascii="Arial" w:hAnsi="Arial" w:cs="Arial"/>
          <w:color w:val="000000"/>
          <w:sz w:val="36"/>
          <w:szCs w:val="36"/>
          <w:lang w:bidi="hi-IN"/>
        </w:rPr>
        <w:t xml:space="preserve">tra nivAsaM ca kAlaBairava darSanaM | </w:t>
      </w:r>
    </w:p>
    <w:p w14:paraId="3B280D1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prayAg</w:t>
      </w:r>
      <w:r w:rsidR="00665208">
        <w:rPr>
          <w:rFonts w:ascii="Arial" w:hAnsi="Arial" w:cs="Arial"/>
          <w:color w:val="000000"/>
          <w:sz w:val="36"/>
          <w:szCs w:val="36"/>
          <w:lang w:bidi="hi-IN"/>
        </w:rPr>
        <w:t>E</w:t>
      </w:r>
      <w:r>
        <w:rPr>
          <w:rFonts w:ascii="Arial" w:hAnsi="Arial" w:cs="Arial"/>
          <w:color w:val="000000"/>
          <w:sz w:val="36"/>
          <w:szCs w:val="36"/>
          <w:lang w:bidi="hi-IN"/>
        </w:rPr>
        <w:t xml:space="preserve"> mAdhavaM dRuShTvA </w:t>
      </w:r>
      <w:r w:rsidR="00665208">
        <w:rPr>
          <w:rFonts w:ascii="Arial" w:hAnsi="Arial" w:cs="Arial"/>
          <w:color w:val="000000"/>
          <w:sz w:val="36"/>
          <w:szCs w:val="36"/>
          <w:lang w:bidi="hi-IN"/>
        </w:rPr>
        <w:t>E</w:t>
      </w:r>
      <w:r>
        <w:rPr>
          <w:rFonts w:ascii="Arial" w:hAnsi="Arial" w:cs="Arial"/>
          <w:color w:val="000000"/>
          <w:sz w:val="36"/>
          <w:szCs w:val="36"/>
          <w:lang w:bidi="hi-IN"/>
        </w:rPr>
        <w:t>ka bilvaM SivArpaNaM || 9</w:t>
      </w:r>
    </w:p>
    <w:p w14:paraId="0A8A65A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A6B542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tuLasi bilva nirguNDi jaMbIrA malakAni ca | </w:t>
      </w:r>
    </w:p>
    <w:p w14:paraId="0288E9E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pa~jcabilva mitipr</w:t>
      </w:r>
      <w:r w:rsidR="00665208">
        <w:rPr>
          <w:rFonts w:ascii="Arial" w:hAnsi="Arial" w:cs="Arial"/>
          <w:color w:val="000000"/>
          <w:sz w:val="36"/>
          <w:szCs w:val="36"/>
          <w:lang w:bidi="hi-IN"/>
        </w:rPr>
        <w:t>O</w:t>
      </w:r>
      <w:r>
        <w:rPr>
          <w:rFonts w:ascii="Arial" w:hAnsi="Arial" w:cs="Arial"/>
          <w:color w:val="000000"/>
          <w:sz w:val="36"/>
          <w:szCs w:val="36"/>
          <w:lang w:bidi="hi-IN"/>
        </w:rPr>
        <w:t xml:space="preserve">ktaM </w:t>
      </w:r>
      <w:r w:rsidR="00665208">
        <w:rPr>
          <w:rFonts w:ascii="Arial" w:hAnsi="Arial" w:cs="Arial"/>
          <w:color w:val="000000"/>
          <w:sz w:val="36"/>
          <w:szCs w:val="36"/>
          <w:lang w:bidi="hi-IN"/>
        </w:rPr>
        <w:t>E</w:t>
      </w:r>
      <w:r>
        <w:rPr>
          <w:rFonts w:ascii="Arial" w:hAnsi="Arial" w:cs="Arial"/>
          <w:color w:val="000000"/>
          <w:sz w:val="36"/>
          <w:szCs w:val="36"/>
          <w:lang w:bidi="hi-IN"/>
        </w:rPr>
        <w:t>ka bilvaM SivArpaNaM || 10</w:t>
      </w:r>
    </w:p>
    <w:p w14:paraId="598265E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A8B91E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bilvAShTakamidaM puNyaM yaH paTh</w:t>
      </w:r>
      <w:r w:rsidR="00665208">
        <w:rPr>
          <w:rFonts w:ascii="Arial" w:hAnsi="Arial" w:cs="Arial"/>
          <w:color w:val="000000"/>
          <w:sz w:val="36"/>
          <w:szCs w:val="36"/>
          <w:lang w:bidi="hi-IN"/>
        </w:rPr>
        <w:t>E</w:t>
      </w:r>
      <w:r>
        <w:rPr>
          <w:rFonts w:ascii="Arial" w:hAnsi="Arial" w:cs="Arial"/>
          <w:color w:val="000000"/>
          <w:sz w:val="36"/>
          <w:szCs w:val="36"/>
          <w:lang w:bidi="hi-IN"/>
        </w:rPr>
        <w:t xml:space="preserve">cCiva sannidhau | </w:t>
      </w:r>
    </w:p>
    <w:p w14:paraId="576A277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sarvapApa vinirmuktaH Sival</w:t>
      </w:r>
      <w:r w:rsidR="00665208">
        <w:rPr>
          <w:rFonts w:ascii="Arial" w:hAnsi="Arial" w:cs="Arial"/>
          <w:color w:val="000000"/>
          <w:sz w:val="36"/>
          <w:szCs w:val="36"/>
          <w:lang w:bidi="hi-IN"/>
        </w:rPr>
        <w:t>O</w:t>
      </w:r>
      <w:r>
        <w:rPr>
          <w:rFonts w:ascii="Arial" w:hAnsi="Arial" w:cs="Arial"/>
          <w:color w:val="000000"/>
          <w:sz w:val="36"/>
          <w:szCs w:val="36"/>
          <w:lang w:bidi="hi-IN"/>
        </w:rPr>
        <w:t xml:space="preserve">ka-mavApnuyAt || 11 </w:t>
      </w:r>
    </w:p>
    <w:p w14:paraId="7E42B194" w14:textId="77777777" w:rsidR="00A2381D" w:rsidRDefault="00A2381D" w:rsidP="00D91D60">
      <w:pPr>
        <w:autoSpaceDE w:val="0"/>
        <w:autoSpaceDN w:val="0"/>
        <w:adjustRightInd w:val="0"/>
        <w:spacing w:after="0" w:line="240" w:lineRule="auto"/>
        <w:rPr>
          <w:rFonts w:ascii="Arial" w:hAnsi="Arial" w:cs="Arial"/>
          <w:color w:val="000000"/>
          <w:sz w:val="36"/>
          <w:szCs w:val="36"/>
          <w:lang w:bidi="hi-IN"/>
        </w:rPr>
      </w:pPr>
    </w:p>
    <w:p w14:paraId="1E799997" w14:textId="77777777" w:rsidR="00D91D60" w:rsidRDefault="00D91D60" w:rsidP="00D91D60">
      <w:pPr>
        <w:autoSpaceDE w:val="0"/>
        <w:autoSpaceDN w:val="0"/>
        <w:adjustRightInd w:val="0"/>
        <w:spacing w:after="0" w:line="240" w:lineRule="auto"/>
        <w:rPr>
          <w:rFonts w:ascii="Arial" w:hAnsi="Arial" w:cs="Arial"/>
          <w:b/>
          <w:bCs/>
          <w:color w:val="000000"/>
          <w:sz w:val="36"/>
          <w:szCs w:val="36"/>
          <w:lang w:bidi="hi-IN"/>
        </w:rPr>
      </w:pPr>
      <w:r w:rsidRPr="008240D4">
        <w:rPr>
          <w:rFonts w:ascii="Arial" w:hAnsi="Arial" w:cs="Arial"/>
          <w:b/>
          <w:bCs/>
          <w:color w:val="000000"/>
          <w:sz w:val="36"/>
          <w:szCs w:val="36"/>
          <w:lang w:bidi="hi-IN"/>
        </w:rPr>
        <w:t>19.4.2</w:t>
      </w:r>
      <w:r w:rsidRPr="008240D4">
        <w:rPr>
          <w:rFonts w:ascii="Arial" w:hAnsi="Arial" w:cs="Arial"/>
          <w:b/>
          <w:bCs/>
          <w:color w:val="000000"/>
          <w:sz w:val="36"/>
          <w:szCs w:val="36"/>
          <w:lang w:bidi="hi-IN"/>
        </w:rPr>
        <w:tab/>
      </w:r>
      <w:r w:rsidRPr="008240D4">
        <w:rPr>
          <w:rFonts w:ascii="Arial" w:hAnsi="Arial" w:cs="Arial"/>
          <w:b/>
          <w:bCs/>
          <w:color w:val="000000"/>
          <w:sz w:val="36"/>
          <w:szCs w:val="36"/>
          <w:lang w:bidi="hi-IN"/>
        </w:rPr>
        <w:tab/>
        <w:t>dhUpaM</w:t>
      </w:r>
    </w:p>
    <w:p w14:paraId="3A05EBA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dhUra#siq dhUrvaq dhUrva#ntaqM dhUrvaqtaM ~My</w:t>
      </w:r>
      <w:r w:rsidR="00665208">
        <w:rPr>
          <w:rFonts w:ascii="Arial" w:hAnsi="Arial" w:cs="Arial"/>
          <w:color w:val="000000"/>
          <w:sz w:val="36"/>
          <w:szCs w:val="36"/>
          <w:lang w:bidi="hi-IN"/>
        </w:rPr>
        <w:t>O</w:t>
      </w:r>
      <w:r>
        <w:rPr>
          <w:rFonts w:ascii="Arial" w:hAnsi="Arial" w:cs="Arial"/>
          <w:color w:val="000000"/>
          <w:sz w:val="36"/>
          <w:szCs w:val="36"/>
          <w:lang w:bidi="hi-IN"/>
        </w:rPr>
        <w:t xml:space="preserve">$&amp;smAn dhUrva#tiq taM dhU$rvaqyaM ~MvaqyaM </w:t>
      </w:r>
    </w:p>
    <w:p w14:paraId="102E4F8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dhUrvA#maqstvaM d</w:t>
      </w:r>
      <w:r w:rsidR="00665208">
        <w:rPr>
          <w:rFonts w:ascii="Arial" w:hAnsi="Arial" w:cs="Arial"/>
          <w:color w:val="000000"/>
          <w:sz w:val="36"/>
          <w:szCs w:val="36"/>
          <w:lang w:bidi="hi-IN"/>
        </w:rPr>
        <w:t>E</w:t>
      </w:r>
      <w:r>
        <w:rPr>
          <w:rFonts w:ascii="Arial" w:hAnsi="Arial" w:cs="Arial"/>
          <w:color w:val="000000"/>
          <w:sz w:val="36"/>
          <w:szCs w:val="36"/>
          <w:lang w:bidi="hi-IN"/>
        </w:rPr>
        <w:t>qvAnA#masiq sasni#tamaqM papri#tamaqM juShTa#tamaqM vahni#tamaM d</w:t>
      </w:r>
      <w:r w:rsidR="00665208">
        <w:rPr>
          <w:rFonts w:ascii="Arial" w:hAnsi="Arial" w:cs="Arial"/>
          <w:color w:val="000000"/>
          <w:sz w:val="36"/>
          <w:szCs w:val="36"/>
          <w:lang w:bidi="hi-IN"/>
        </w:rPr>
        <w:t>E</w:t>
      </w:r>
      <w:r>
        <w:rPr>
          <w:rFonts w:ascii="Arial" w:hAnsi="Arial" w:cs="Arial"/>
          <w:color w:val="000000"/>
          <w:sz w:val="36"/>
          <w:szCs w:val="36"/>
          <w:lang w:bidi="hi-IN"/>
        </w:rPr>
        <w:t xml:space="preserve">vaqhUta#maq-mahru#tamasi haviqrdhAnaqM dRu(gm)ha#svaq mAhvA$ rmiqtrasya# tvAq </w:t>
      </w:r>
      <w:r>
        <w:rPr>
          <w:rFonts w:ascii="Arial" w:hAnsi="Arial" w:cs="Arial"/>
          <w:color w:val="000000"/>
          <w:sz w:val="36"/>
          <w:szCs w:val="36"/>
          <w:lang w:bidi="hi-IN"/>
        </w:rPr>
        <w:lastRenderedPageBreak/>
        <w:t>cakShu#ShAq pr</w:t>
      </w:r>
      <w:r w:rsidR="00665208">
        <w:rPr>
          <w:rFonts w:ascii="Arial" w:hAnsi="Arial" w:cs="Arial"/>
          <w:color w:val="000000"/>
          <w:sz w:val="36"/>
          <w:szCs w:val="36"/>
          <w:lang w:bidi="hi-IN"/>
        </w:rPr>
        <w:t>E</w:t>
      </w:r>
      <w:r>
        <w:rPr>
          <w:rFonts w:ascii="Arial" w:hAnsi="Arial" w:cs="Arial"/>
          <w:color w:val="000000"/>
          <w:sz w:val="36"/>
          <w:szCs w:val="36"/>
          <w:lang w:bidi="hi-IN"/>
        </w:rPr>
        <w:t>kSh</w:t>
      </w:r>
      <w:r w:rsidR="00665208">
        <w:rPr>
          <w:rFonts w:ascii="Arial" w:hAnsi="Arial" w:cs="Arial"/>
          <w:color w:val="000000"/>
          <w:sz w:val="36"/>
          <w:szCs w:val="36"/>
          <w:lang w:bidi="hi-IN"/>
        </w:rPr>
        <w:t>E</w:t>
      </w:r>
      <w:r>
        <w:rPr>
          <w:rFonts w:ascii="Arial" w:hAnsi="Arial" w:cs="Arial"/>
          <w:color w:val="000000"/>
          <w:sz w:val="36"/>
          <w:szCs w:val="36"/>
          <w:lang w:bidi="hi-IN"/>
        </w:rPr>
        <w:t>q mA B</w:t>
      </w:r>
      <w:r w:rsidR="00665208">
        <w:rPr>
          <w:rFonts w:ascii="Arial" w:hAnsi="Arial" w:cs="Arial"/>
          <w:color w:val="000000"/>
          <w:sz w:val="36"/>
          <w:szCs w:val="36"/>
          <w:lang w:bidi="hi-IN"/>
        </w:rPr>
        <w:t>E</w:t>
      </w:r>
      <w:r>
        <w:rPr>
          <w:rFonts w:ascii="Arial" w:hAnsi="Arial" w:cs="Arial"/>
          <w:color w:val="000000"/>
          <w:sz w:val="36"/>
          <w:szCs w:val="36"/>
          <w:lang w:bidi="hi-IN"/>
        </w:rPr>
        <w:t xml:space="preserve">rmA sam~Mvi#ktAq mA tvA# hi(gm)siShaM | </w:t>
      </w:r>
    </w:p>
    <w:p w14:paraId="5BAE543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AvAhitAByaH sarvABy</w:t>
      </w:r>
      <w:r w:rsidR="00665208">
        <w:rPr>
          <w:rFonts w:ascii="Arial" w:hAnsi="Arial" w:cs="Arial"/>
          <w:color w:val="000000"/>
          <w:sz w:val="36"/>
          <w:szCs w:val="36"/>
          <w:lang w:bidi="hi-IN"/>
        </w:rPr>
        <w:t>O</w:t>
      </w:r>
      <w:r>
        <w:rPr>
          <w:rFonts w:ascii="Arial" w:hAnsi="Arial" w:cs="Arial"/>
          <w:color w:val="000000"/>
          <w:sz w:val="36"/>
          <w:szCs w:val="36"/>
          <w:lang w:bidi="hi-IN"/>
        </w:rPr>
        <w:t xml:space="preserve"> d</w:t>
      </w:r>
      <w:r w:rsidR="00665208">
        <w:rPr>
          <w:rFonts w:ascii="Arial" w:hAnsi="Arial" w:cs="Arial"/>
          <w:color w:val="000000"/>
          <w:sz w:val="36"/>
          <w:szCs w:val="36"/>
          <w:lang w:bidi="hi-IN"/>
        </w:rPr>
        <w:t>E</w:t>
      </w:r>
      <w:r>
        <w:rPr>
          <w:rFonts w:ascii="Arial" w:hAnsi="Arial" w:cs="Arial"/>
          <w:color w:val="000000"/>
          <w:sz w:val="36"/>
          <w:szCs w:val="36"/>
          <w:lang w:bidi="hi-IN"/>
        </w:rPr>
        <w:t>vatABy</w:t>
      </w:r>
      <w:r w:rsidR="00665208">
        <w:rPr>
          <w:rFonts w:ascii="Arial" w:hAnsi="Arial" w:cs="Arial"/>
          <w:color w:val="000000"/>
          <w:sz w:val="36"/>
          <w:szCs w:val="36"/>
          <w:lang w:bidi="hi-IN"/>
        </w:rPr>
        <w:t>O</w:t>
      </w:r>
      <w:r>
        <w:rPr>
          <w:rFonts w:ascii="Arial" w:hAnsi="Arial" w:cs="Arial"/>
          <w:color w:val="000000"/>
          <w:sz w:val="36"/>
          <w:szCs w:val="36"/>
          <w:lang w:bidi="hi-IN"/>
        </w:rPr>
        <w:t xml:space="preserve"> namaH | dhUpaM AGrApayAmi | </w:t>
      </w:r>
    </w:p>
    <w:p w14:paraId="2F98ABEE" w14:textId="77777777" w:rsidR="008240D4" w:rsidRDefault="008240D4" w:rsidP="00D91D60">
      <w:pPr>
        <w:autoSpaceDE w:val="0"/>
        <w:autoSpaceDN w:val="0"/>
        <w:adjustRightInd w:val="0"/>
        <w:spacing w:after="0" w:line="240" w:lineRule="auto"/>
        <w:rPr>
          <w:rFonts w:ascii="Arial" w:hAnsi="Arial" w:cs="Arial"/>
          <w:color w:val="000000"/>
          <w:sz w:val="36"/>
          <w:szCs w:val="36"/>
          <w:lang w:bidi="hi-IN"/>
        </w:rPr>
      </w:pPr>
    </w:p>
    <w:p w14:paraId="49E1E88C" w14:textId="77777777" w:rsidR="00D91D60" w:rsidRPr="008240D4" w:rsidRDefault="00D91D60" w:rsidP="00D91D60">
      <w:pPr>
        <w:autoSpaceDE w:val="0"/>
        <w:autoSpaceDN w:val="0"/>
        <w:adjustRightInd w:val="0"/>
        <w:spacing w:after="0" w:line="240" w:lineRule="auto"/>
        <w:rPr>
          <w:rFonts w:ascii="Arial" w:hAnsi="Arial" w:cs="Arial"/>
          <w:b/>
          <w:bCs/>
          <w:color w:val="000000"/>
          <w:sz w:val="36"/>
          <w:szCs w:val="36"/>
          <w:lang w:bidi="hi-IN"/>
        </w:rPr>
      </w:pPr>
      <w:r w:rsidRPr="008240D4">
        <w:rPr>
          <w:rFonts w:ascii="Arial" w:hAnsi="Arial" w:cs="Arial"/>
          <w:b/>
          <w:bCs/>
          <w:color w:val="000000"/>
          <w:sz w:val="36"/>
          <w:szCs w:val="36"/>
          <w:lang w:bidi="hi-IN"/>
        </w:rPr>
        <w:t>19.4.3</w:t>
      </w:r>
      <w:r w:rsidRPr="008240D4">
        <w:rPr>
          <w:rFonts w:ascii="Arial" w:hAnsi="Arial" w:cs="Arial"/>
          <w:b/>
          <w:bCs/>
          <w:color w:val="000000"/>
          <w:sz w:val="36"/>
          <w:szCs w:val="36"/>
          <w:lang w:bidi="hi-IN"/>
        </w:rPr>
        <w:tab/>
      </w:r>
      <w:r w:rsidRPr="008240D4">
        <w:rPr>
          <w:rFonts w:ascii="Arial" w:hAnsi="Arial" w:cs="Arial"/>
          <w:b/>
          <w:bCs/>
          <w:color w:val="000000"/>
          <w:sz w:val="36"/>
          <w:szCs w:val="36"/>
          <w:lang w:bidi="hi-IN"/>
        </w:rPr>
        <w:tab/>
        <w:t xml:space="preserve">dIpaM </w:t>
      </w:r>
    </w:p>
    <w:p w14:paraId="7AA3148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uddI$pyasva jAtav</w:t>
      </w:r>
      <w:r w:rsidR="00665208">
        <w:rPr>
          <w:rFonts w:ascii="Arial" w:hAnsi="Arial" w:cs="Arial"/>
          <w:color w:val="000000"/>
          <w:sz w:val="36"/>
          <w:szCs w:val="36"/>
          <w:lang w:bidi="hi-IN"/>
        </w:rPr>
        <w:t>E</w:t>
      </w:r>
      <w:r>
        <w:rPr>
          <w:rFonts w:ascii="Arial" w:hAnsi="Arial" w:cs="Arial"/>
          <w:color w:val="000000"/>
          <w:sz w:val="36"/>
          <w:szCs w:val="36"/>
          <w:lang w:bidi="hi-IN"/>
        </w:rPr>
        <w:t>d</w:t>
      </w:r>
      <w:r w:rsidR="00665208">
        <w:rPr>
          <w:rFonts w:ascii="Arial" w:hAnsi="Arial" w:cs="Arial"/>
          <w:color w:val="000000"/>
          <w:sz w:val="36"/>
          <w:szCs w:val="36"/>
          <w:lang w:bidi="hi-IN"/>
        </w:rPr>
        <w:t>O</w:t>
      </w:r>
      <w:r>
        <w:rPr>
          <w:rFonts w:ascii="Arial" w:hAnsi="Arial" w:cs="Arial"/>
          <w:color w:val="000000"/>
          <w:sz w:val="36"/>
          <w:szCs w:val="36"/>
          <w:lang w:bidi="hi-IN"/>
        </w:rPr>
        <w:t>&amp;paqGnan ni^^Ru#tiqM mama# | paqSu(gg)Scaq mahyaqmAva#haq jIva#naM caq diS</w:t>
      </w:r>
      <w:r w:rsidR="00665208">
        <w:rPr>
          <w:rFonts w:ascii="Arial" w:hAnsi="Arial" w:cs="Arial"/>
          <w:color w:val="000000"/>
          <w:sz w:val="36"/>
          <w:szCs w:val="36"/>
          <w:lang w:bidi="hi-IN"/>
        </w:rPr>
        <w:t>O</w:t>
      </w:r>
      <w:r>
        <w:rPr>
          <w:rFonts w:ascii="Arial" w:hAnsi="Arial" w:cs="Arial"/>
          <w:color w:val="000000"/>
          <w:sz w:val="36"/>
          <w:szCs w:val="36"/>
          <w:lang w:bidi="hi-IN"/>
        </w:rPr>
        <w:t># diSa | mAn</w:t>
      </w:r>
      <w:r w:rsidR="00665208">
        <w:rPr>
          <w:rFonts w:ascii="Arial" w:hAnsi="Arial" w:cs="Arial"/>
          <w:color w:val="000000"/>
          <w:sz w:val="36"/>
          <w:szCs w:val="36"/>
          <w:lang w:bidi="hi-IN"/>
        </w:rPr>
        <w:t>O</w:t>
      </w:r>
      <w:r>
        <w:rPr>
          <w:rFonts w:ascii="Arial" w:hAnsi="Arial" w:cs="Arial"/>
          <w:color w:val="000000"/>
          <w:sz w:val="36"/>
          <w:szCs w:val="36"/>
          <w:lang w:bidi="hi-IN"/>
        </w:rPr>
        <w:t># hi(gm)sI-jjAtav</w:t>
      </w:r>
      <w:r w:rsidR="00665208">
        <w:rPr>
          <w:rFonts w:ascii="Arial" w:hAnsi="Arial" w:cs="Arial"/>
          <w:color w:val="000000"/>
          <w:sz w:val="36"/>
          <w:szCs w:val="36"/>
          <w:lang w:bidi="hi-IN"/>
        </w:rPr>
        <w:t>E</w:t>
      </w:r>
      <w:r>
        <w:rPr>
          <w:rFonts w:ascii="Arial" w:hAnsi="Arial" w:cs="Arial"/>
          <w:color w:val="000000"/>
          <w:sz w:val="36"/>
          <w:szCs w:val="36"/>
          <w:lang w:bidi="hi-IN"/>
        </w:rPr>
        <w:t>d</w:t>
      </w:r>
      <w:r w:rsidR="00665208">
        <w:rPr>
          <w:rFonts w:ascii="Arial" w:hAnsi="Arial" w:cs="Arial"/>
          <w:color w:val="000000"/>
          <w:sz w:val="36"/>
          <w:szCs w:val="36"/>
          <w:lang w:bidi="hi-IN"/>
        </w:rPr>
        <w:t>O</w:t>
      </w:r>
      <w:r>
        <w:rPr>
          <w:rFonts w:ascii="Arial" w:hAnsi="Arial" w:cs="Arial"/>
          <w:color w:val="000000"/>
          <w:sz w:val="36"/>
          <w:szCs w:val="36"/>
          <w:lang w:bidi="hi-IN"/>
        </w:rPr>
        <w:t xml:space="preserve">q gAmaSvaqM puru#ShaqM jaga#t | abi#Braqdagnaq Aga#hi SriqyA mAq pari#pAtaya | </w:t>
      </w:r>
    </w:p>
    <w:p w14:paraId="00A8266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AvAhitAByaH sarvABy</w:t>
      </w:r>
      <w:r w:rsidR="00665208">
        <w:rPr>
          <w:rFonts w:ascii="Arial" w:hAnsi="Arial" w:cs="Arial"/>
          <w:color w:val="000000"/>
          <w:sz w:val="36"/>
          <w:szCs w:val="36"/>
          <w:lang w:bidi="hi-IN"/>
        </w:rPr>
        <w:t>O</w:t>
      </w:r>
      <w:r>
        <w:rPr>
          <w:rFonts w:ascii="Arial" w:hAnsi="Arial" w:cs="Arial"/>
          <w:color w:val="000000"/>
          <w:sz w:val="36"/>
          <w:szCs w:val="36"/>
          <w:lang w:bidi="hi-IN"/>
        </w:rPr>
        <w:t xml:space="preserve"> d</w:t>
      </w:r>
      <w:r w:rsidR="00665208">
        <w:rPr>
          <w:rFonts w:ascii="Arial" w:hAnsi="Arial" w:cs="Arial"/>
          <w:color w:val="000000"/>
          <w:sz w:val="36"/>
          <w:szCs w:val="36"/>
          <w:lang w:bidi="hi-IN"/>
        </w:rPr>
        <w:t>E</w:t>
      </w:r>
      <w:r>
        <w:rPr>
          <w:rFonts w:ascii="Arial" w:hAnsi="Arial" w:cs="Arial"/>
          <w:color w:val="000000"/>
          <w:sz w:val="36"/>
          <w:szCs w:val="36"/>
          <w:lang w:bidi="hi-IN"/>
        </w:rPr>
        <w:t>vatABy</w:t>
      </w:r>
      <w:r w:rsidR="00665208">
        <w:rPr>
          <w:rFonts w:ascii="Arial" w:hAnsi="Arial" w:cs="Arial"/>
          <w:color w:val="000000"/>
          <w:sz w:val="36"/>
          <w:szCs w:val="36"/>
          <w:lang w:bidi="hi-IN"/>
        </w:rPr>
        <w:t>O</w:t>
      </w:r>
      <w:r>
        <w:rPr>
          <w:rFonts w:ascii="Arial" w:hAnsi="Arial" w:cs="Arial"/>
          <w:color w:val="000000"/>
          <w:sz w:val="36"/>
          <w:szCs w:val="36"/>
          <w:lang w:bidi="hi-IN"/>
        </w:rPr>
        <w:t xml:space="preserve"> namaH | dIpaM darSayAmi | dhUpadIpAnantaraM AcamanIyaM samarpayAmi | </w:t>
      </w:r>
    </w:p>
    <w:p w14:paraId="580EE26C" w14:textId="77777777" w:rsidR="008240D4" w:rsidRDefault="008240D4" w:rsidP="00D91D60">
      <w:pPr>
        <w:autoSpaceDE w:val="0"/>
        <w:autoSpaceDN w:val="0"/>
        <w:adjustRightInd w:val="0"/>
        <w:spacing w:after="0" w:line="240" w:lineRule="auto"/>
        <w:rPr>
          <w:rFonts w:ascii="Arial" w:hAnsi="Arial" w:cs="Arial"/>
          <w:color w:val="000000"/>
          <w:sz w:val="36"/>
          <w:szCs w:val="36"/>
          <w:lang w:bidi="hi-IN"/>
        </w:rPr>
      </w:pPr>
    </w:p>
    <w:p w14:paraId="4DD65CDD" w14:textId="77777777" w:rsidR="00D91D60" w:rsidRPr="008240D4" w:rsidRDefault="00D91D60" w:rsidP="00D91D60">
      <w:pPr>
        <w:autoSpaceDE w:val="0"/>
        <w:autoSpaceDN w:val="0"/>
        <w:adjustRightInd w:val="0"/>
        <w:spacing w:after="0" w:line="240" w:lineRule="auto"/>
        <w:rPr>
          <w:rFonts w:ascii="Arial" w:hAnsi="Arial" w:cs="Arial"/>
          <w:b/>
          <w:bCs/>
          <w:color w:val="000000"/>
          <w:sz w:val="36"/>
          <w:szCs w:val="36"/>
          <w:lang w:bidi="hi-IN"/>
        </w:rPr>
      </w:pPr>
      <w:r w:rsidRPr="008240D4">
        <w:rPr>
          <w:rFonts w:ascii="Arial" w:hAnsi="Arial" w:cs="Arial"/>
          <w:b/>
          <w:bCs/>
          <w:color w:val="000000"/>
          <w:sz w:val="36"/>
          <w:szCs w:val="36"/>
          <w:lang w:bidi="hi-IN"/>
        </w:rPr>
        <w:t>19.4.4</w:t>
      </w:r>
      <w:r w:rsidRPr="008240D4">
        <w:rPr>
          <w:rFonts w:ascii="Arial" w:hAnsi="Arial" w:cs="Arial"/>
          <w:b/>
          <w:bCs/>
          <w:color w:val="000000"/>
          <w:sz w:val="36"/>
          <w:szCs w:val="36"/>
          <w:lang w:bidi="hi-IN"/>
        </w:rPr>
        <w:tab/>
      </w:r>
      <w:r w:rsidRPr="008240D4">
        <w:rPr>
          <w:rFonts w:ascii="Arial" w:hAnsi="Arial" w:cs="Arial"/>
          <w:b/>
          <w:bCs/>
          <w:color w:val="000000"/>
          <w:sz w:val="36"/>
          <w:szCs w:val="36"/>
          <w:lang w:bidi="hi-IN"/>
        </w:rPr>
        <w:tab/>
        <w:t>naiv</w:t>
      </w:r>
      <w:r w:rsidR="00665208" w:rsidRPr="008240D4">
        <w:rPr>
          <w:rFonts w:ascii="Arial" w:hAnsi="Arial" w:cs="Arial"/>
          <w:b/>
          <w:bCs/>
          <w:color w:val="000000"/>
          <w:sz w:val="36"/>
          <w:szCs w:val="36"/>
          <w:lang w:bidi="hi-IN"/>
        </w:rPr>
        <w:t>E</w:t>
      </w:r>
      <w:r w:rsidRPr="008240D4">
        <w:rPr>
          <w:rFonts w:ascii="Arial" w:hAnsi="Arial" w:cs="Arial"/>
          <w:b/>
          <w:bCs/>
          <w:color w:val="000000"/>
          <w:sz w:val="36"/>
          <w:szCs w:val="36"/>
          <w:lang w:bidi="hi-IN"/>
        </w:rPr>
        <w:t xml:space="preserve">dyaM </w:t>
      </w:r>
    </w:p>
    <w:p w14:paraId="33B57882" w14:textId="3715ADE7"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BUrBuvaqssuva#H | tathsa#viqturvar</w:t>
      </w:r>
      <w:r w:rsidR="00665208">
        <w:rPr>
          <w:rFonts w:ascii="Arial" w:hAnsi="Arial" w:cs="Arial"/>
          <w:color w:val="000000"/>
          <w:sz w:val="36"/>
          <w:szCs w:val="36"/>
          <w:lang w:bidi="hi-IN"/>
        </w:rPr>
        <w:t>E</w:t>
      </w:r>
      <w:r w:rsidR="00D91D60">
        <w:rPr>
          <w:rFonts w:ascii="Arial" w:hAnsi="Arial" w:cs="Arial"/>
          <w:color w:val="000000"/>
          <w:sz w:val="36"/>
          <w:szCs w:val="36"/>
          <w:lang w:bidi="hi-IN"/>
        </w:rPr>
        <w:t>$NyaqM Barg</w:t>
      </w:r>
      <w:r w:rsidR="00665208">
        <w:rPr>
          <w:rFonts w:ascii="Arial" w:hAnsi="Arial" w:cs="Arial"/>
          <w:color w:val="000000"/>
          <w:sz w:val="36"/>
          <w:szCs w:val="36"/>
          <w:lang w:bidi="hi-IN"/>
        </w:rPr>
        <w:t>O</w:t>
      </w:r>
      <w:r w:rsidR="00D91D60">
        <w:rPr>
          <w:rFonts w:ascii="Arial" w:hAnsi="Arial" w:cs="Arial"/>
          <w:color w:val="000000"/>
          <w:sz w:val="36"/>
          <w:szCs w:val="36"/>
          <w:lang w:bidi="hi-IN"/>
        </w:rPr>
        <w:t># d</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qvasya# dhImahi | </w:t>
      </w:r>
    </w:p>
    <w:p w14:paraId="53DCD995" w14:textId="1C91FA16"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dhiy</w:t>
      </w:r>
      <w:r w:rsidR="00665208">
        <w:rPr>
          <w:rFonts w:ascii="Arial" w:hAnsi="Arial" w:cs="Arial"/>
          <w:color w:val="000000"/>
          <w:sz w:val="36"/>
          <w:szCs w:val="36"/>
          <w:lang w:bidi="hi-IN"/>
        </w:rPr>
        <w:t>O</w:t>
      </w:r>
      <w:r w:rsidR="00B63030">
        <w:rPr>
          <w:rFonts w:ascii="Arial" w:hAnsi="Arial" w:cs="Arial"/>
          <w:color w:val="000000"/>
          <w:sz w:val="36"/>
          <w:szCs w:val="36"/>
          <w:lang w:bidi="hi-IN"/>
        </w:rPr>
        <w:t>q</w:t>
      </w:r>
      <w:r>
        <w:rPr>
          <w:rFonts w:ascii="Arial" w:hAnsi="Arial" w:cs="Arial"/>
          <w:color w:val="000000"/>
          <w:sz w:val="36"/>
          <w:szCs w:val="36"/>
          <w:lang w:bidi="hi-IN"/>
        </w:rPr>
        <w:t xml:space="preserve"> y</w:t>
      </w:r>
      <w:r w:rsidR="00665208">
        <w:rPr>
          <w:rFonts w:ascii="Arial" w:hAnsi="Arial" w:cs="Arial"/>
          <w:color w:val="000000"/>
          <w:sz w:val="36"/>
          <w:szCs w:val="36"/>
          <w:lang w:bidi="hi-IN"/>
        </w:rPr>
        <w:t>O</w:t>
      </w:r>
      <w:r>
        <w:rPr>
          <w:rFonts w:ascii="Arial" w:hAnsi="Arial" w:cs="Arial"/>
          <w:color w:val="000000"/>
          <w:sz w:val="36"/>
          <w:szCs w:val="36"/>
          <w:lang w:bidi="hi-IN"/>
        </w:rPr>
        <w:t xml:space="preserve"> na#H prac</w:t>
      </w:r>
      <w:r w:rsidR="00665208">
        <w:rPr>
          <w:rFonts w:ascii="Arial" w:hAnsi="Arial" w:cs="Arial"/>
          <w:color w:val="000000"/>
          <w:sz w:val="36"/>
          <w:szCs w:val="36"/>
          <w:lang w:bidi="hi-IN"/>
        </w:rPr>
        <w:t>O</w:t>
      </w:r>
      <w:r>
        <w:rPr>
          <w:rFonts w:ascii="Arial" w:hAnsi="Arial" w:cs="Arial"/>
          <w:color w:val="000000"/>
          <w:sz w:val="36"/>
          <w:szCs w:val="36"/>
          <w:lang w:bidi="hi-IN"/>
        </w:rPr>
        <w:t>qdayA$t | d</w:t>
      </w:r>
      <w:r w:rsidR="00665208">
        <w:rPr>
          <w:rFonts w:ascii="Arial" w:hAnsi="Arial" w:cs="Arial"/>
          <w:color w:val="000000"/>
          <w:sz w:val="36"/>
          <w:szCs w:val="36"/>
          <w:lang w:bidi="hi-IN"/>
        </w:rPr>
        <w:t>E</w:t>
      </w:r>
      <w:r>
        <w:rPr>
          <w:rFonts w:ascii="Arial" w:hAnsi="Arial" w:cs="Arial"/>
          <w:color w:val="000000"/>
          <w:sz w:val="36"/>
          <w:szCs w:val="36"/>
          <w:lang w:bidi="hi-IN"/>
        </w:rPr>
        <w:t xml:space="preserve">va savitaH prasuvaH | </w:t>
      </w:r>
    </w:p>
    <w:p w14:paraId="5A94187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satyaM tvartt</w:t>
      </w:r>
      <w:r w:rsidR="00665208">
        <w:rPr>
          <w:rFonts w:ascii="Arial" w:hAnsi="Arial" w:cs="Arial"/>
          <w:color w:val="000000"/>
          <w:sz w:val="36"/>
          <w:szCs w:val="36"/>
          <w:lang w:bidi="hi-IN"/>
        </w:rPr>
        <w:t>E</w:t>
      </w:r>
      <w:r>
        <w:rPr>
          <w:rFonts w:ascii="Arial" w:hAnsi="Arial" w:cs="Arial"/>
          <w:color w:val="000000"/>
          <w:sz w:val="36"/>
          <w:szCs w:val="36"/>
          <w:lang w:bidi="hi-IN"/>
        </w:rPr>
        <w:t>na pariShi~jcAmi | amRutaM Bavatu | amRut</w:t>
      </w:r>
      <w:r w:rsidR="00665208">
        <w:rPr>
          <w:rFonts w:ascii="Arial" w:hAnsi="Arial" w:cs="Arial"/>
          <w:color w:val="000000"/>
          <w:sz w:val="36"/>
          <w:szCs w:val="36"/>
          <w:lang w:bidi="hi-IN"/>
        </w:rPr>
        <w:t>O</w:t>
      </w:r>
      <w:r>
        <w:rPr>
          <w:rFonts w:ascii="Arial" w:hAnsi="Arial" w:cs="Arial"/>
          <w:color w:val="000000"/>
          <w:sz w:val="36"/>
          <w:szCs w:val="36"/>
          <w:lang w:bidi="hi-IN"/>
        </w:rPr>
        <w:t xml:space="preserve">pastaraNamasi | </w:t>
      </w:r>
    </w:p>
    <w:p w14:paraId="7E7BB0A5" w14:textId="4C054AF0"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prANAya svAhAH | </w:t>
      </w:r>
      <w:r>
        <w:rPr>
          <w:rFonts w:ascii="Arial" w:hAnsi="Arial" w:cs="Arial"/>
          <w:color w:val="000000"/>
          <w:sz w:val="36"/>
          <w:szCs w:val="36"/>
          <w:lang w:bidi="hi-IN"/>
        </w:rPr>
        <w:t>OM</w:t>
      </w:r>
      <w:r w:rsidR="00D91D60">
        <w:rPr>
          <w:rFonts w:ascii="Arial" w:hAnsi="Arial" w:cs="Arial"/>
          <w:color w:val="000000"/>
          <w:sz w:val="36"/>
          <w:szCs w:val="36"/>
          <w:lang w:bidi="hi-IN"/>
        </w:rPr>
        <w:t xml:space="preserve"> apAnAya svAhAH | </w:t>
      </w:r>
      <w:r>
        <w:rPr>
          <w:rFonts w:ascii="Arial" w:hAnsi="Arial" w:cs="Arial"/>
          <w:color w:val="000000"/>
          <w:sz w:val="36"/>
          <w:szCs w:val="36"/>
          <w:lang w:bidi="hi-IN"/>
        </w:rPr>
        <w:t>OM</w:t>
      </w:r>
      <w:r w:rsidR="00D91D60">
        <w:rPr>
          <w:rFonts w:ascii="Arial" w:hAnsi="Arial" w:cs="Arial"/>
          <w:color w:val="000000"/>
          <w:sz w:val="36"/>
          <w:szCs w:val="36"/>
          <w:lang w:bidi="hi-IN"/>
        </w:rPr>
        <w:t xml:space="preserve"> vyAnAya svAhAH | </w:t>
      </w:r>
    </w:p>
    <w:p w14:paraId="6A34B036" w14:textId="5A67386E"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udAnAya svAhAH | </w:t>
      </w:r>
      <w:r>
        <w:rPr>
          <w:rFonts w:ascii="Arial" w:hAnsi="Arial" w:cs="Arial"/>
          <w:color w:val="000000"/>
          <w:sz w:val="36"/>
          <w:szCs w:val="36"/>
          <w:lang w:bidi="hi-IN"/>
        </w:rPr>
        <w:t>OM</w:t>
      </w:r>
      <w:r w:rsidR="00D91D60">
        <w:rPr>
          <w:rFonts w:ascii="Arial" w:hAnsi="Arial" w:cs="Arial"/>
          <w:color w:val="000000"/>
          <w:sz w:val="36"/>
          <w:szCs w:val="36"/>
          <w:lang w:bidi="hi-IN"/>
        </w:rPr>
        <w:t xml:space="preserve"> samAnAya svAhAH | </w:t>
      </w:r>
      <w:r>
        <w:rPr>
          <w:rFonts w:ascii="Arial" w:hAnsi="Arial" w:cs="Arial"/>
          <w:color w:val="000000"/>
          <w:sz w:val="36"/>
          <w:szCs w:val="36"/>
          <w:lang w:bidi="hi-IN"/>
        </w:rPr>
        <w:t>OM</w:t>
      </w:r>
      <w:r w:rsidR="00D91D60">
        <w:rPr>
          <w:rFonts w:ascii="Arial" w:hAnsi="Arial" w:cs="Arial"/>
          <w:color w:val="000000"/>
          <w:sz w:val="36"/>
          <w:szCs w:val="36"/>
          <w:lang w:bidi="hi-IN"/>
        </w:rPr>
        <w:t xml:space="preserve"> brahmaN</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 svAhAH | </w:t>
      </w:r>
    </w:p>
    <w:p w14:paraId="0258F4A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madhuqvAtA# RutAyaqt</w:t>
      </w:r>
      <w:r w:rsidR="00665208">
        <w:rPr>
          <w:rFonts w:ascii="Arial" w:hAnsi="Arial" w:cs="Arial"/>
          <w:color w:val="000000"/>
          <w:sz w:val="36"/>
          <w:szCs w:val="36"/>
          <w:lang w:bidi="hi-IN"/>
        </w:rPr>
        <w:t>E</w:t>
      </w:r>
      <w:r>
        <w:rPr>
          <w:rFonts w:ascii="Arial" w:hAnsi="Arial" w:cs="Arial"/>
          <w:color w:val="000000"/>
          <w:sz w:val="36"/>
          <w:szCs w:val="36"/>
          <w:lang w:bidi="hi-IN"/>
        </w:rPr>
        <w:t xml:space="preserve"> madhu#kSharantiq sindha#vaH | mAddhvI$ rnaH saqntv</w:t>
      </w:r>
      <w:r w:rsidR="00665208">
        <w:rPr>
          <w:rFonts w:ascii="Arial" w:hAnsi="Arial" w:cs="Arial"/>
          <w:color w:val="000000"/>
          <w:sz w:val="36"/>
          <w:szCs w:val="36"/>
          <w:lang w:bidi="hi-IN"/>
        </w:rPr>
        <w:t>O</w:t>
      </w:r>
      <w:r>
        <w:rPr>
          <w:rFonts w:ascii="Arial" w:hAnsi="Arial" w:cs="Arial"/>
          <w:color w:val="000000"/>
          <w:sz w:val="36"/>
          <w:szCs w:val="36"/>
          <w:lang w:bidi="hi-IN"/>
        </w:rPr>
        <w:t>Sha#dhIH | madhuqnakta# muqt</w:t>
      </w:r>
      <w:r w:rsidR="00665208">
        <w:rPr>
          <w:rFonts w:ascii="Arial" w:hAnsi="Arial" w:cs="Arial"/>
          <w:color w:val="000000"/>
          <w:sz w:val="36"/>
          <w:szCs w:val="36"/>
          <w:lang w:bidi="hi-IN"/>
        </w:rPr>
        <w:t>O</w:t>
      </w:r>
      <w:r>
        <w:rPr>
          <w:rFonts w:ascii="Arial" w:hAnsi="Arial" w:cs="Arial"/>
          <w:color w:val="000000"/>
          <w:sz w:val="36"/>
          <w:szCs w:val="36"/>
          <w:lang w:bidi="hi-IN"/>
        </w:rPr>
        <w:t xml:space="preserve">Shasiq madhu#maqt pArthi#vaq(gm)q raja#H | madhuqdyaura#stu naH piqtA | </w:t>
      </w:r>
    </w:p>
    <w:p w14:paraId="29ADF61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1C5D6C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madhu#mAnn</w:t>
      </w:r>
      <w:r w:rsidR="00665208">
        <w:rPr>
          <w:rFonts w:ascii="Arial" w:hAnsi="Arial" w:cs="Arial"/>
          <w:color w:val="000000"/>
          <w:sz w:val="36"/>
          <w:szCs w:val="36"/>
          <w:lang w:bidi="hi-IN"/>
        </w:rPr>
        <w:t>O</w:t>
      </w:r>
      <w:r>
        <w:rPr>
          <w:rFonts w:ascii="Arial" w:hAnsi="Arial" w:cs="Arial"/>
          <w:color w:val="000000"/>
          <w:sz w:val="36"/>
          <w:szCs w:val="36"/>
          <w:lang w:bidi="hi-IN"/>
        </w:rPr>
        <w:t>q vanaqspatiq rmadhu#mA astuq sUrya#H | mAdhvIqrgAv</w:t>
      </w:r>
      <w:r w:rsidR="00665208">
        <w:rPr>
          <w:rFonts w:ascii="Arial" w:hAnsi="Arial" w:cs="Arial"/>
          <w:color w:val="000000"/>
          <w:sz w:val="36"/>
          <w:szCs w:val="36"/>
          <w:lang w:bidi="hi-IN"/>
        </w:rPr>
        <w:t>O</w:t>
      </w:r>
      <w:r>
        <w:rPr>
          <w:rFonts w:ascii="Arial" w:hAnsi="Arial" w:cs="Arial"/>
          <w:color w:val="000000"/>
          <w:sz w:val="36"/>
          <w:szCs w:val="36"/>
          <w:lang w:bidi="hi-IN"/>
        </w:rPr>
        <w:t xml:space="preserve"># Bavantu naH || madhu madhu madhu || </w:t>
      </w:r>
    </w:p>
    <w:p w14:paraId="6DCC55C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AvAhitAByaH sarvABy</w:t>
      </w:r>
      <w:r w:rsidR="00665208">
        <w:rPr>
          <w:rFonts w:ascii="Arial" w:hAnsi="Arial" w:cs="Arial"/>
          <w:color w:val="000000"/>
          <w:sz w:val="36"/>
          <w:szCs w:val="36"/>
          <w:lang w:bidi="hi-IN"/>
        </w:rPr>
        <w:t>O</w:t>
      </w:r>
      <w:r>
        <w:rPr>
          <w:rFonts w:ascii="Arial" w:hAnsi="Arial" w:cs="Arial"/>
          <w:color w:val="000000"/>
          <w:sz w:val="36"/>
          <w:szCs w:val="36"/>
          <w:lang w:bidi="hi-IN"/>
        </w:rPr>
        <w:t xml:space="preserve"> d</w:t>
      </w:r>
      <w:r w:rsidR="00665208">
        <w:rPr>
          <w:rFonts w:ascii="Arial" w:hAnsi="Arial" w:cs="Arial"/>
          <w:color w:val="000000"/>
          <w:sz w:val="36"/>
          <w:szCs w:val="36"/>
          <w:lang w:bidi="hi-IN"/>
        </w:rPr>
        <w:t>E</w:t>
      </w:r>
      <w:r>
        <w:rPr>
          <w:rFonts w:ascii="Arial" w:hAnsi="Arial" w:cs="Arial"/>
          <w:color w:val="000000"/>
          <w:sz w:val="36"/>
          <w:szCs w:val="36"/>
          <w:lang w:bidi="hi-IN"/>
        </w:rPr>
        <w:t>vatABy</w:t>
      </w:r>
      <w:r w:rsidR="00665208">
        <w:rPr>
          <w:rFonts w:ascii="Arial" w:hAnsi="Arial" w:cs="Arial"/>
          <w:color w:val="000000"/>
          <w:sz w:val="36"/>
          <w:szCs w:val="36"/>
          <w:lang w:bidi="hi-IN"/>
        </w:rPr>
        <w:t>O</w:t>
      </w:r>
      <w:r>
        <w:rPr>
          <w:rFonts w:ascii="Arial" w:hAnsi="Arial" w:cs="Arial"/>
          <w:color w:val="000000"/>
          <w:sz w:val="36"/>
          <w:szCs w:val="36"/>
          <w:lang w:bidi="hi-IN"/>
        </w:rPr>
        <w:t xml:space="preserve"> namaH | </w:t>
      </w:r>
    </w:p>
    <w:p w14:paraId="530448F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(**divyAnnaM, GRutaguLapAyasaM, nALik</w:t>
      </w:r>
      <w:r w:rsidR="00665208">
        <w:rPr>
          <w:rFonts w:ascii="Arial" w:hAnsi="Arial" w:cs="Arial"/>
          <w:color w:val="000000"/>
          <w:sz w:val="36"/>
          <w:szCs w:val="36"/>
          <w:lang w:bidi="hi-IN"/>
        </w:rPr>
        <w:t>E</w:t>
      </w:r>
      <w:r>
        <w:rPr>
          <w:rFonts w:ascii="Arial" w:hAnsi="Arial" w:cs="Arial"/>
          <w:color w:val="000000"/>
          <w:sz w:val="36"/>
          <w:szCs w:val="36"/>
          <w:lang w:bidi="hi-IN"/>
        </w:rPr>
        <w:t xml:space="preserve">raKaNDadvayaM, kadaLIPalaM**) </w:t>
      </w:r>
    </w:p>
    <w:p w14:paraId="66707EF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mahAnaiv</w:t>
      </w:r>
      <w:r w:rsidR="00665208">
        <w:rPr>
          <w:rFonts w:ascii="Arial" w:hAnsi="Arial" w:cs="Arial"/>
          <w:color w:val="000000"/>
          <w:sz w:val="36"/>
          <w:szCs w:val="36"/>
          <w:lang w:bidi="hi-IN"/>
        </w:rPr>
        <w:t>E</w:t>
      </w:r>
      <w:r>
        <w:rPr>
          <w:rFonts w:ascii="Arial" w:hAnsi="Arial" w:cs="Arial"/>
          <w:color w:val="000000"/>
          <w:sz w:val="36"/>
          <w:szCs w:val="36"/>
          <w:lang w:bidi="hi-IN"/>
        </w:rPr>
        <w:t>dyaM niv</w:t>
      </w:r>
      <w:r w:rsidR="00665208">
        <w:rPr>
          <w:rFonts w:ascii="Arial" w:hAnsi="Arial" w:cs="Arial"/>
          <w:color w:val="000000"/>
          <w:sz w:val="36"/>
          <w:szCs w:val="36"/>
          <w:lang w:bidi="hi-IN"/>
        </w:rPr>
        <w:t>E</w:t>
      </w:r>
      <w:r>
        <w:rPr>
          <w:rFonts w:ascii="Arial" w:hAnsi="Arial" w:cs="Arial"/>
          <w:color w:val="000000"/>
          <w:sz w:val="36"/>
          <w:szCs w:val="36"/>
          <w:lang w:bidi="hi-IN"/>
        </w:rPr>
        <w:t xml:space="preserve">dayAmi | </w:t>
      </w:r>
    </w:p>
    <w:p w14:paraId="04C3323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maddhy</w:t>
      </w:r>
      <w:r w:rsidR="00665208">
        <w:rPr>
          <w:rFonts w:ascii="Arial" w:hAnsi="Arial" w:cs="Arial"/>
          <w:color w:val="000000"/>
          <w:sz w:val="36"/>
          <w:szCs w:val="36"/>
          <w:lang w:bidi="hi-IN"/>
        </w:rPr>
        <w:t>E</w:t>
      </w:r>
      <w:r>
        <w:rPr>
          <w:rFonts w:ascii="Arial" w:hAnsi="Arial" w:cs="Arial"/>
          <w:color w:val="000000"/>
          <w:sz w:val="36"/>
          <w:szCs w:val="36"/>
          <w:lang w:bidi="hi-IN"/>
        </w:rPr>
        <w:t xml:space="preserve"> maddhy</w:t>
      </w:r>
      <w:r w:rsidR="00665208">
        <w:rPr>
          <w:rFonts w:ascii="Arial" w:hAnsi="Arial" w:cs="Arial"/>
          <w:color w:val="000000"/>
          <w:sz w:val="36"/>
          <w:szCs w:val="36"/>
          <w:lang w:bidi="hi-IN"/>
        </w:rPr>
        <w:t>E</w:t>
      </w:r>
      <w:r>
        <w:rPr>
          <w:rFonts w:ascii="Arial" w:hAnsi="Arial" w:cs="Arial"/>
          <w:color w:val="000000"/>
          <w:sz w:val="36"/>
          <w:szCs w:val="36"/>
          <w:lang w:bidi="hi-IN"/>
        </w:rPr>
        <w:t xml:space="preserve"> amRutapAnIyaM samarpayAmi | amRutApidhAnamasi | </w:t>
      </w:r>
    </w:p>
    <w:p w14:paraId="4F69CD6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hastaprakShALanaM samarpayAmi | pAdaprakShALanaM samarpayAmi | </w:t>
      </w:r>
    </w:p>
    <w:p w14:paraId="28F8EFE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naiv</w:t>
      </w:r>
      <w:r w:rsidR="00665208">
        <w:rPr>
          <w:rFonts w:ascii="Arial" w:hAnsi="Arial" w:cs="Arial"/>
          <w:color w:val="000000"/>
          <w:sz w:val="36"/>
          <w:szCs w:val="36"/>
          <w:lang w:bidi="hi-IN"/>
        </w:rPr>
        <w:t>E</w:t>
      </w:r>
      <w:r>
        <w:rPr>
          <w:rFonts w:ascii="Arial" w:hAnsi="Arial" w:cs="Arial"/>
          <w:color w:val="000000"/>
          <w:sz w:val="36"/>
          <w:szCs w:val="36"/>
          <w:lang w:bidi="hi-IN"/>
        </w:rPr>
        <w:t xml:space="preserve">dyAnantaraM AcamanIyaM samarpayAmi | </w:t>
      </w:r>
    </w:p>
    <w:p w14:paraId="03055B5F" w14:textId="77777777" w:rsidR="008240D4" w:rsidRDefault="008240D4" w:rsidP="00D91D60">
      <w:pPr>
        <w:autoSpaceDE w:val="0"/>
        <w:autoSpaceDN w:val="0"/>
        <w:adjustRightInd w:val="0"/>
        <w:spacing w:after="0" w:line="240" w:lineRule="auto"/>
        <w:rPr>
          <w:rFonts w:ascii="Arial" w:hAnsi="Arial" w:cs="Arial"/>
          <w:color w:val="000000"/>
          <w:sz w:val="36"/>
          <w:szCs w:val="36"/>
          <w:lang w:bidi="hi-IN"/>
        </w:rPr>
      </w:pPr>
    </w:p>
    <w:p w14:paraId="71197AAA" w14:textId="77777777" w:rsidR="00D91D60" w:rsidRPr="008240D4" w:rsidRDefault="00D91D60" w:rsidP="00D91D60">
      <w:pPr>
        <w:autoSpaceDE w:val="0"/>
        <w:autoSpaceDN w:val="0"/>
        <w:adjustRightInd w:val="0"/>
        <w:spacing w:after="0" w:line="240" w:lineRule="auto"/>
        <w:rPr>
          <w:rFonts w:ascii="Arial" w:hAnsi="Arial" w:cs="Arial"/>
          <w:b/>
          <w:bCs/>
          <w:color w:val="000000"/>
          <w:sz w:val="36"/>
          <w:szCs w:val="36"/>
          <w:lang w:bidi="hi-IN"/>
        </w:rPr>
      </w:pPr>
      <w:r w:rsidRPr="008240D4">
        <w:rPr>
          <w:rFonts w:ascii="Arial" w:hAnsi="Arial" w:cs="Arial"/>
          <w:b/>
          <w:bCs/>
          <w:color w:val="000000"/>
          <w:sz w:val="36"/>
          <w:szCs w:val="36"/>
          <w:lang w:bidi="hi-IN"/>
        </w:rPr>
        <w:t>19.4.5</w:t>
      </w:r>
      <w:r w:rsidRPr="008240D4">
        <w:rPr>
          <w:rFonts w:ascii="Arial" w:hAnsi="Arial" w:cs="Arial"/>
          <w:b/>
          <w:bCs/>
          <w:color w:val="000000"/>
          <w:sz w:val="36"/>
          <w:szCs w:val="36"/>
          <w:lang w:bidi="hi-IN"/>
        </w:rPr>
        <w:tab/>
      </w:r>
      <w:r w:rsidRPr="008240D4">
        <w:rPr>
          <w:rFonts w:ascii="Arial" w:hAnsi="Arial" w:cs="Arial"/>
          <w:b/>
          <w:bCs/>
          <w:color w:val="000000"/>
          <w:sz w:val="36"/>
          <w:szCs w:val="36"/>
          <w:lang w:bidi="hi-IN"/>
        </w:rPr>
        <w:tab/>
        <w:t>tAMbUlaM</w:t>
      </w:r>
    </w:p>
    <w:p w14:paraId="7983B99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pUgIPalasamAyuktaM nAgavallIdaLairyutaM | karpUracUrNa saMyuktaM tAMbUlaM pratigRuhyatAM | AvAhitAByaH sarvABy</w:t>
      </w:r>
      <w:r w:rsidR="00665208">
        <w:rPr>
          <w:rFonts w:ascii="Arial" w:hAnsi="Arial" w:cs="Arial"/>
          <w:color w:val="000000"/>
          <w:sz w:val="36"/>
          <w:szCs w:val="36"/>
          <w:lang w:bidi="hi-IN"/>
        </w:rPr>
        <w:t>O</w:t>
      </w:r>
      <w:r>
        <w:rPr>
          <w:rFonts w:ascii="Arial" w:hAnsi="Arial" w:cs="Arial"/>
          <w:color w:val="000000"/>
          <w:sz w:val="36"/>
          <w:szCs w:val="36"/>
          <w:lang w:bidi="hi-IN"/>
        </w:rPr>
        <w:t xml:space="preserve"> d</w:t>
      </w:r>
      <w:r w:rsidR="00665208">
        <w:rPr>
          <w:rFonts w:ascii="Arial" w:hAnsi="Arial" w:cs="Arial"/>
          <w:color w:val="000000"/>
          <w:sz w:val="36"/>
          <w:szCs w:val="36"/>
          <w:lang w:bidi="hi-IN"/>
        </w:rPr>
        <w:t>E</w:t>
      </w:r>
      <w:r>
        <w:rPr>
          <w:rFonts w:ascii="Arial" w:hAnsi="Arial" w:cs="Arial"/>
          <w:color w:val="000000"/>
          <w:sz w:val="36"/>
          <w:szCs w:val="36"/>
          <w:lang w:bidi="hi-IN"/>
        </w:rPr>
        <w:t>vatABy</w:t>
      </w:r>
      <w:r w:rsidR="00665208">
        <w:rPr>
          <w:rFonts w:ascii="Arial" w:hAnsi="Arial" w:cs="Arial"/>
          <w:color w:val="000000"/>
          <w:sz w:val="36"/>
          <w:szCs w:val="36"/>
          <w:lang w:bidi="hi-IN"/>
        </w:rPr>
        <w:t>O</w:t>
      </w:r>
      <w:r>
        <w:rPr>
          <w:rFonts w:ascii="Arial" w:hAnsi="Arial" w:cs="Arial"/>
          <w:color w:val="000000"/>
          <w:sz w:val="36"/>
          <w:szCs w:val="36"/>
          <w:lang w:bidi="hi-IN"/>
        </w:rPr>
        <w:t xml:space="preserve"> namaH | </w:t>
      </w:r>
    </w:p>
    <w:p w14:paraId="4D742DE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karpUra tAMbUlaM niv</w:t>
      </w:r>
      <w:r w:rsidR="00665208">
        <w:rPr>
          <w:rFonts w:ascii="Arial" w:hAnsi="Arial" w:cs="Arial"/>
          <w:color w:val="000000"/>
          <w:sz w:val="36"/>
          <w:szCs w:val="36"/>
          <w:lang w:bidi="hi-IN"/>
        </w:rPr>
        <w:t>E</w:t>
      </w:r>
      <w:r>
        <w:rPr>
          <w:rFonts w:ascii="Arial" w:hAnsi="Arial" w:cs="Arial"/>
          <w:color w:val="000000"/>
          <w:sz w:val="36"/>
          <w:szCs w:val="36"/>
          <w:lang w:bidi="hi-IN"/>
        </w:rPr>
        <w:t xml:space="preserve">dayAmi | AcamanIyaM samarpayAmi | </w:t>
      </w:r>
    </w:p>
    <w:p w14:paraId="7D10B79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samast</w:t>
      </w:r>
      <w:r w:rsidR="00665208">
        <w:rPr>
          <w:rFonts w:ascii="Arial" w:hAnsi="Arial" w:cs="Arial"/>
          <w:color w:val="000000"/>
          <w:sz w:val="36"/>
          <w:szCs w:val="36"/>
          <w:lang w:bidi="hi-IN"/>
        </w:rPr>
        <w:t>O</w:t>
      </w:r>
      <w:r>
        <w:rPr>
          <w:rFonts w:ascii="Arial" w:hAnsi="Arial" w:cs="Arial"/>
          <w:color w:val="000000"/>
          <w:sz w:val="36"/>
          <w:szCs w:val="36"/>
          <w:lang w:bidi="hi-IN"/>
        </w:rPr>
        <w:t xml:space="preserve">pacArAn samarpayAmi | </w:t>
      </w:r>
    </w:p>
    <w:p w14:paraId="2AE1CCB5" w14:textId="77777777" w:rsidR="008240D4" w:rsidRDefault="008240D4" w:rsidP="00D91D60">
      <w:pPr>
        <w:autoSpaceDE w:val="0"/>
        <w:autoSpaceDN w:val="0"/>
        <w:adjustRightInd w:val="0"/>
        <w:spacing w:after="0" w:line="240" w:lineRule="auto"/>
        <w:rPr>
          <w:rFonts w:ascii="Arial" w:hAnsi="Arial" w:cs="Arial"/>
          <w:color w:val="000000"/>
          <w:sz w:val="36"/>
          <w:szCs w:val="36"/>
          <w:lang w:bidi="hi-IN"/>
        </w:rPr>
      </w:pPr>
    </w:p>
    <w:p w14:paraId="05615962" w14:textId="77777777" w:rsidR="00D91D60" w:rsidRPr="008240D4" w:rsidRDefault="00D91D60" w:rsidP="00D91D60">
      <w:pPr>
        <w:autoSpaceDE w:val="0"/>
        <w:autoSpaceDN w:val="0"/>
        <w:adjustRightInd w:val="0"/>
        <w:spacing w:after="0" w:line="240" w:lineRule="auto"/>
        <w:rPr>
          <w:rFonts w:ascii="Arial" w:hAnsi="Arial" w:cs="Arial"/>
          <w:b/>
          <w:bCs/>
          <w:color w:val="000000"/>
          <w:sz w:val="36"/>
          <w:szCs w:val="36"/>
          <w:lang w:bidi="hi-IN"/>
        </w:rPr>
      </w:pPr>
      <w:r w:rsidRPr="008240D4">
        <w:rPr>
          <w:rFonts w:ascii="Arial" w:hAnsi="Arial" w:cs="Arial"/>
          <w:b/>
          <w:bCs/>
          <w:color w:val="000000"/>
          <w:sz w:val="36"/>
          <w:szCs w:val="36"/>
          <w:lang w:bidi="hi-IN"/>
        </w:rPr>
        <w:t>19.4.6</w:t>
      </w:r>
      <w:r w:rsidRPr="008240D4">
        <w:rPr>
          <w:rFonts w:ascii="Arial" w:hAnsi="Arial" w:cs="Arial"/>
          <w:b/>
          <w:bCs/>
          <w:color w:val="000000"/>
          <w:sz w:val="36"/>
          <w:szCs w:val="36"/>
          <w:lang w:bidi="hi-IN"/>
        </w:rPr>
        <w:tab/>
      </w:r>
      <w:r w:rsidRPr="008240D4">
        <w:rPr>
          <w:rFonts w:ascii="Arial" w:hAnsi="Arial" w:cs="Arial"/>
          <w:b/>
          <w:bCs/>
          <w:color w:val="000000"/>
          <w:sz w:val="36"/>
          <w:szCs w:val="36"/>
          <w:lang w:bidi="hi-IN"/>
        </w:rPr>
        <w:tab/>
        <w:t>pa~jcamuKa dIpaM</w:t>
      </w:r>
    </w:p>
    <w:p w14:paraId="05F5EF32" w14:textId="77777777" w:rsidR="008240D4"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sapra#tha saqBAM m</w:t>
      </w:r>
      <w:r w:rsidR="00665208">
        <w:rPr>
          <w:rFonts w:ascii="Arial" w:hAnsi="Arial" w:cs="Arial"/>
          <w:color w:val="000000"/>
          <w:sz w:val="36"/>
          <w:szCs w:val="36"/>
          <w:lang w:bidi="hi-IN"/>
        </w:rPr>
        <w:t>E</w:t>
      </w:r>
      <w:r>
        <w:rPr>
          <w:rFonts w:ascii="Arial" w:hAnsi="Arial" w:cs="Arial"/>
          <w:color w:val="000000"/>
          <w:sz w:val="36"/>
          <w:szCs w:val="36"/>
          <w:lang w:bidi="hi-IN"/>
        </w:rPr>
        <w:t># g</w:t>
      </w:r>
      <w:r w:rsidR="00665208">
        <w:rPr>
          <w:rFonts w:ascii="Arial" w:hAnsi="Arial" w:cs="Arial"/>
          <w:color w:val="000000"/>
          <w:sz w:val="36"/>
          <w:szCs w:val="36"/>
          <w:lang w:bidi="hi-IN"/>
        </w:rPr>
        <w:t>O</w:t>
      </w:r>
      <w:r>
        <w:rPr>
          <w:rFonts w:ascii="Arial" w:hAnsi="Arial" w:cs="Arial"/>
          <w:color w:val="000000"/>
          <w:sz w:val="36"/>
          <w:szCs w:val="36"/>
          <w:lang w:bidi="hi-IN"/>
        </w:rPr>
        <w:t>pAya | y</w:t>
      </w:r>
      <w:r w:rsidR="00665208">
        <w:rPr>
          <w:rFonts w:ascii="Arial" w:hAnsi="Arial" w:cs="Arial"/>
          <w:color w:val="000000"/>
          <w:sz w:val="36"/>
          <w:szCs w:val="36"/>
          <w:lang w:bidi="hi-IN"/>
        </w:rPr>
        <w:t>E</w:t>
      </w:r>
      <w:r>
        <w:rPr>
          <w:rFonts w:ascii="Arial" w:hAnsi="Arial" w:cs="Arial"/>
          <w:color w:val="000000"/>
          <w:sz w:val="36"/>
          <w:szCs w:val="36"/>
          <w:lang w:bidi="hi-IN"/>
        </w:rPr>
        <w:t xml:space="preserve"> caq saByA$H saBAq sada#H | tAni#ndriqyAva#taH kuru | sarvaqmAyuq-rupA#satAM | ah</w:t>
      </w:r>
      <w:r w:rsidR="00665208">
        <w:rPr>
          <w:rFonts w:ascii="Arial" w:hAnsi="Arial" w:cs="Arial"/>
          <w:color w:val="000000"/>
          <w:sz w:val="36"/>
          <w:szCs w:val="36"/>
          <w:lang w:bidi="hi-IN"/>
        </w:rPr>
        <w:t>E</w:t>
      </w:r>
      <w:r>
        <w:rPr>
          <w:rFonts w:ascii="Arial" w:hAnsi="Arial" w:cs="Arial"/>
          <w:color w:val="000000"/>
          <w:sz w:val="36"/>
          <w:szCs w:val="36"/>
          <w:lang w:bidi="hi-IN"/>
        </w:rPr>
        <w:t># budhniyaq mantra#M m</w:t>
      </w:r>
      <w:r w:rsidR="00665208">
        <w:rPr>
          <w:rFonts w:ascii="Arial" w:hAnsi="Arial" w:cs="Arial"/>
          <w:color w:val="000000"/>
          <w:sz w:val="36"/>
          <w:szCs w:val="36"/>
          <w:lang w:bidi="hi-IN"/>
        </w:rPr>
        <w:t>E</w:t>
      </w:r>
      <w:r>
        <w:rPr>
          <w:rFonts w:ascii="Arial" w:hAnsi="Arial" w:cs="Arial"/>
          <w:color w:val="000000"/>
          <w:sz w:val="36"/>
          <w:szCs w:val="36"/>
          <w:lang w:bidi="hi-IN"/>
        </w:rPr>
        <w:t xml:space="preserve"> g</w:t>
      </w:r>
      <w:r w:rsidR="00665208">
        <w:rPr>
          <w:rFonts w:ascii="Arial" w:hAnsi="Arial" w:cs="Arial"/>
          <w:color w:val="000000"/>
          <w:sz w:val="36"/>
          <w:szCs w:val="36"/>
          <w:lang w:bidi="hi-IN"/>
        </w:rPr>
        <w:t>O</w:t>
      </w:r>
      <w:r>
        <w:rPr>
          <w:rFonts w:ascii="Arial" w:hAnsi="Arial" w:cs="Arial"/>
          <w:color w:val="000000"/>
          <w:sz w:val="36"/>
          <w:szCs w:val="36"/>
          <w:lang w:bidi="hi-IN"/>
        </w:rPr>
        <w:t xml:space="preserve">pAya | </w:t>
      </w:r>
    </w:p>
    <w:p w14:paraId="4DD8CF0A" w14:textId="2A6BD5CD"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yamRuSha#yastrai-viqdA viqduH | </w:t>
      </w:r>
    </w:p>
    <w:p w14:paraId="118B92B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RucaqH sAmA#niq yajU(gm)#Shi | sA hi SrIraqmRutA# saqtAM | </w:t>
      </w:r>
      <w:r w:rsidR="00665208">
        <w:rPr>
          <w:rFonts w:ascii="Arial" w:hAnsi="Arial" w:cs="Arial"/>
          <w:color w:val="000000"/>
          <w:sz w:val="36"/>
          <w:szCs w:val="36"/>
          <w:lang w:bidi="hi-IN"/>
        </w:rPr>
        <w:t>O</w:t>
      </w:r>
      <w:r>
        <w:rPr>
          <w:rFonts w:ascii="Arial" w:hAnsi="Arial" w:cs="Arial"/>
          <w:color w:val="000000"/>
          <w:sz w:val="36"/>
          <w:szCs w:val="36"/>
          <w:lang w:bidi="hi-IN"/>
        </w:rPr>
        <w:t>r/and</w:t>
      </w:r>
    </w:p>
    <w:p w14:paraId="328764E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F3681C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AtmaqnnA-tmaqnnityA-ma#ntrayata | tasmai# pa~jcaqma(gm) hUqtaH pratya#SRuN</w:t>
      </w:r>
      <w:r w:rsidR="00665208">
        <w:rPr>
          <w:rFonts w:ascii="Arial" w:hAnsi="Arial" w:cs="Arial"/>
          <w:color w:val="000000"/>
          <w:sz w:val="36"/>
          <w:szCs w:val="36"/>
          <w:lang w:bidi="hi-IN"/>
        </w:rPr>
        <w:t>O</w:t>
      </w:r>
      <w:r>
        <w:rPr>
          <w:rFonts w:ascii="Arial" w:hAnsi="Arial" w:cs="Arial"/>
          <w:color w:val="000000"/>
          <w:sz w:val="36"/>
          <w:szCs w:val="36"/>
          <w:lang w:bidi="hi-IN"/>
        </w:rPr>
        <w:t xml:space="preserve">t | </w:t>
      </w:r>
    </w:p>
    <w:p w14:paraId="391E82C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sa pa~jca#hUt</w:t>
      </w:r>
      <w:r w:rsidR="00665208">
        <w:rPr>
          <w:rFonts w:ascii="Arial" w:hAnsi="Arial" w:cs="Arial"/>
          <w:color w:val="000000"/>
          <w:sz w:val="36"/>
          <w:szCs w:val="36"/>
          <w:lang w:bidi="hi-IN"/>
        </w:rPr>
        <w:t>O</w:t>
      </w:r>
      <w:r>
        <w:rPr>
          <w:rFonts w:ascii="Arial" w:hAnsi="Arial" w:cs="Arial"/>
          <w:color w:val="000000"/>
          <w:sz w:val="36"/>
          <w:szCs w:val="36"/>
          <w:lang w:bidi="hi-IN"/>
        </w:rPr>
        <w:t xml:space="preserve"> &amp;Bavat | pa~jca#hUt</w:t>
      </w:r>
      <w:r w:rsidR="00665208">
        <w:rPr>
          <w:rFonts w:ascii="Arial" w:hAnsi="Arial" w:cs="Arial"/>
          <w:color w:val="000000"/>
          <w:sz w:val="36"/>
          <w:szCs w:val="36"/>
          <w:lang w:bidi="hi-IN"/>
        </w:rPr>
        <w:t>O</w:t>
      </w:r>
      <w:r>
        <w:rPr>
          <w:rFonts w:ascii="Arial" w:hAnsi="Arial" w:cs="Arial"/>
          <w:color w:val="000000"/>
          <w:sz w:val="36"/>
          <w:szCs w:val="36"/>
          <w:lang w:bidi="hi-IN"/>
        </w:rPr>
        <w:t xml:space="preserve"> haqvai nAmaiqShaH | </w:t>
      </w:r>
    </w:p>
    <w:p w14:paraId="628C801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taM ~MvA </w:t>
      </w:r>
      <w:r w:rsidR="00665208">
        <w:rPr>
          <w:rFonts w:ascii="Arial" w:hAnsi="Arial" w:cs="Arial"/>
          <w:color w:val="000000"/>
          <w:sz w:val="36"/>
          <w:szCs w:val="36"/>
          <w:lang w:bidi="hi-IN"/>
        </w:rPr>
        <w:t>E</w:t>
      </w:r>
      <w:r>
        <w:rPr>
          <w:rFonts w:ascii="Arial" w:hAnsi="Arial" w:cs="Arial"/>
          <w:color w:val="000000"/>
          <w:sz w:val="36"/>
          <w:szCs w:val="36"/>
          <w:lang w:bidi="hi-IN"/>
        </w:rPr>
        <w:t>qtaM pa~jca#hUtaq(gm)q santa$M | pa~jca#h</w:t>
      </w:r>
      <w:r w:rsidR="00665208">
        <w:rPr>
          <w:rFonts w:ascii="Arial" w:hAnsi="Arial" w:cs="Arial"/>
          <w:color w:val="000000"/>
          <w:sz w:val="36"/>
          <w:szCs w:val="36"/>
          <w:lang w:bidi="hi-IN"/>
        </w:rPr>
        <w:t>O</w:t>
      </w:r>
      <w:r>
        <w:rPr>
          <w:rFonts w:ascii="Arial" w:hAnsi="Arial" w:cs="Arial"/>
          <w:color w:val="000000"/>
          <w:sz w:val="36"/>
          <w:szCs w:val="36"/>
          <w:lang w:bidi="hi-IN"/>
        </w:rPr>
        <w:t>qt</w:t>
      </w:r>
      <w:r w:rsidR="00665208">
        <w:rPr>
          <w:rFonts w:ascii="Arial" w:hAnsi="Arial" w:cs="Arial"/>
          <w:color w:val="000000"/>
          <w:sz w:val="36"/>
          <w:szCs w:val="36"/>
          <w:lang w:bidi="hi-IN"/>
        </w:rPr>
        <w:t>E</w:t>
      </w:r>
      <w:r>
        <w:rPr>
          <w:rFonts w:ascii="Arial" w:hAnsi="Arial" w:cs="Arial"/>
          <w:color w:val="000000"/>
          <w:sz w:val="36"/>
          <w:szCs w:val="36"/>
          <w:lang w:bidi="hi-IN"/>
        </w:rPr>
        <w:t>tyA ca#kShat</w:t>
      </w:r>
      <w:r w:rsidR="00665208">
        <w:rPr>
          <w:rFonts w:ascii="Arial" w:hAnsi="Arial" w:cs="Arial"/>
          <w:color w:val="000000"/>
          <w:sz w:val="36"/>
          <w:szCs w:val="36"/>
          <w:lang w:bidi="hi-IN"/>
        </w:rPr>
        <w:t>E</w:t>
      </w:r>
      <w:r>
        <w:rPr>
          <w:rFonts w:ascii="Arial" w:hAnsi="Arial" w:cs="Arial"/>
          <w:color w:val="000000"/>
          <w:sz w:val="36"/>
          <w:szCs w:val="36"/>
          <w:lang w:bidi="hi-IN"/>
        </w:rPr>
        <w:t xml:space="preserve"> paqr</w:t>
      </w:r>
      <w:r w:rsidR="00665208">
        <w:rPr>
          <w:rFonts w:ascii="Arial" w:hAnsi="Arial" w:cs="Arial"/>
          <w:color w:val="000000"/>
          <w:sz w:val="36"/>
          <w:szCs w:val="36"/>
          <w:lang w:bidi="hi-IN"/>
        </w:rPr>
        <w:t>O</w:t>
      </w:r>
      <w:r>
        <w:rPr>
          <w:rFonts w:ascii="Arial" w:hAnsi="Arial" w:cs="Arial"/>
          <w:color w:val="000000"/>
          <w:sz w:val="36"/>
          <w:szCs w:val="36"/>
          <w:lang w:bidi="hi-IN"/>
        </w:rPr>
        <w:t>kSh</w:t>
      </w:r>
      <w:r w:rsidR="00665208">
        <w:rPr>
          <w:rFonts w:ascii="Arial" w:hAnsi="Arial" w:cs="Arial"/>
          <w:color w:val="000000"/>
          <w:sz w:val="36"/>
          <w:szCs w:val="36"/>
          <w:lang w:bidi="hi-IN"/>
        </w:rPr>
        <w:t>E</w:t>
      </w:r>
      <w:r>
        <w:rPr>
          <w:rFonts w:ascii="Arial" w:hAnsi="Arial" w:cs="Arial"/>
          <w:color w:val="000000"/>
          <w:sz w:val="36"/>
          <w:szCs w:val="36"/>
          <w:lang w:bidi="hi-IN"/>
        </w:rPr>
        <w:t xml:space="preserve">#Na | </w:t>
      </w:r>
    </w:p>
    <w:p w14:paraId="431B8E4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paqr</w:t>
      </w:r>
      <w:r w:rsidR="00665208">
        <w:rPr>
          <w:rFonts w:ascii="Arial" w:hAnsi="Arial" w:cs="Arial"/>
          <w:color w:val="000000"/>
          <w:sz w:val="36"/>
          <w:szCs w:val="36"/>
          <w:lang w:bidi="hi-IN"/>
        </w:rPr>
        <w:t>O</w:t>
      </w:r>
      <w:r>
        <w:rPr>
          <w:rFonts w:ascii="Arial" w:hAnsi="Arial" w:cs="Arial"/>
          <w:color w:val="000000"/>
          <w:sz w:val="36"/>
          <w:szCs w:val="36"/>
          <w:lang w:bidi="hi-IN"/>
        </w:rPr>
        <w:t>kSha#priyA ivaq hi d</w:t>
      </w:r>
      <w:r w:rsidR="00665208">
        <w:rPr>
          <w:rFonts w:ascii="Arial" w:hAnsi="Arial" w:cs="Arial"/>
          <w:color w:val="000000"/>
          <w:sz w:val="36"/>
          <w:szCs w:val="36"/>
          <w:lang w:bidi="hi-IN"/>
        </w:rPr>
        <w:t>E</w:t>
      </w:r>
      <w:r>
        <w:rPr>
          <w:rFonts w:ascii="Arial" w:hAnsi="Arial" w:cs="Arial"/>
          <w:color w:val="000000"/>
          <w:sz w:val="36"/>
          <w:szCs w:val="36"/>
          <w:lang w:bidi="hi-IN"/>
        </w:rPr>
        <w:t xml:space="preserve">qvAH || </w:t>
      </w:r>
    </w:p>
    <w:p w14:paraId="132D5CE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AvAhitAByaH sarvABy</w:t>
      </w:r>
      <w:r w:rsidR="00665208">
        <w:rPr>
          <w:rFonts w:ascii="Arial" w:hAnsi="Arial" w:cs="Arial"/>
          <w:color w:val="000000"/>
          <w:sz w:val="36"/>
          <w:szCs w:val="36"/>
          <w:lang w:bidi="hi-IN"/>
        </w:rPr>
        <w:t>O</w:t>
      </w:r>
      <w:r>
        <w:rPr>
          <w:rFonts w:ascii="Arial" w:hAnsi="Arial" w:cs="Arial"/>
          <w:color w:val="000000"/>
          <w:sz w:val="36"/>
          <w:szCs w:val="36"/>
          <w:lang w:bidi="hi-IN"/>
        </w:rPr>
        <w:t xml:space="preserve"> d</w:t>
      </w:r>
      <w:r w:rsidR="00665208">
        <w:rPr>
          <w:rFonts w:ascii="Arial" w:hAnsi="Arial" w:cs="Arial"/>
          <w:color w:val="000000"/>
          <w:sz w:val="36"/>
          <w:szCs w:val="36"/>
          <w:lang w:bidi="hi-IN"/>
        </w:rPr>
        <w:t>E</w:t>
      </w:r>
      <w:r>
        <w:rPr>
          <w:rFonts w:ascii="Arial" w:hAnsi="Arial" w:cs="Arial"/>
          <w:color w:val="000000"/>
          <w:sz w:val="36"/>
          <w:szCs w:val="36"/>
          <w:lang w:bidi="hi-IN"/>
        </w:rPr>
        <w:t>vatABy</w:t>
      </w:r>
      <w:r w:rsidR="00665208">
        <w:rPr>
          <w:rFonts w:ascii="Arial" w:hAnsi="Arial" w:cs="Arial"/>
          <w:color w:val="000000"/>
          <w:sz w:val="36"/>
          <w:szCs w:val="36"/>
          <w:lang w:bidi="hi-IN"/>
        </w:rPr>
        <w:t>O</w:t>
      </w:r>
      <w:r>
        <w:rPr>
          <w:rFonts w:ascii="Arial" w:hAnsi="Arial" w:cs="Arial"/>
          <w:color w:val="000000"/>
          <w:sz w:val="36"/>
          <w:szCs w:val="36"/>
          <w:lang w:bidi="hi-IN"/>
        </w:rPr>
        <w:t xml:space="preserve"> namaH | </w:t>
      </w:r>
    </w:p>
    <w:p w14:paraId="4E511AF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ala~gkAra-pa~jcamuKadIpaM pradarSayAmi | AcamanIyaM samarpayAmi | </w:t>
      </w:r>
    </w:p>
    <w:p w14:paraId="0021E6B4" w14:textId="77777777" w:rsidR="008240D4" w:rsidRDefault="008240D4" w:rsidP="00D91D60">
      <w:pPr>
        <w:autoSpaceDE w:val="0"/>
        <w:autoSpaceDN w:val="0"/>
        <w:adjustRightInd w:val="0"/>
        <w:spacing w:after="0" w:line="240" w:lineRule="auto"/>
        <w:rPr>
          <w:rFonts w:ascii="Arial" w:hAnsi="Arial" w:cs="Arial"/>
          <w:color w:val="000000"/>
          <w:sz w:val="36"/>
          <w:szCs w:val="36"/>
          <w:lang w:bidi="hi-IN"/>
        </w:rPr>
      </w:pPr>
    </w:p>
    <w:p w14:paraId="1883B5BF" w14:textId="77777777" w:rsidR="00D91D60" w:rsidRPr="008240D4" w:rsidRDefault="00D91D60" w:rsidP="00D91D60">
      <w:pPr>
        <w:autoSpaceDE w:val="0"/>
        <w:autoSpaceDN w:val="0"/>
        <w:adjustRightInd w:val="0"/>
        <w:spacing w:after="0" w:line="240" w:lineRule="auto"/>
        <w:rPr>
          <w:rFonts w:ascii="Arial" w:hAnsi="Arial" w:cs="Arial"/>
          <w:b/>
          <w:bCs/>
          <w:color w:val="000000"/>
          <w:sz w:val="36"/>
          <w:szCs w:val="36"/>
          <w:lang w:bidi="hi-IN"/>
        </w:rPr>
      </w:pPr>
      <w:r w:rsidRPr="008240D4">
        <w:rPr>
          <w:rFonts w:ascii="Arial" w:hAnsi="Arial" w:cs="Arial"/>
          <w:b/>
          <w:bCs/>
          <w:color w:val="000000"/>
          <w:sz w:val="36"/>
          <w:szCs w:val="36"/>
          <w:lang w:bidi="hi-IN"/>
        </w:rPr>
        <w:t>19.4.7</w:t>
      </w:r>
      <w:r w:rsidRPr="008240D4">
        <w:rPr>
          <w:rFonts w:ascii="Arial" w:hAnsi="Arial" w:cs="Arial"/>
          <w:b/>
          <w:bCs/>
          <w:color w:val="000000"/>
          <w:sz w:val="36"/>
          <w:szCs w:val="36"/>
          <w:lang w:bidi="hi-IN"/>
        </w:rPr>
        <w:tab/>
      </w:r>
      <w:r w:rsidRPr="008240D4">
        <w:rPr>
          <w:rFonts w:ascii="Arial" w:hAnsi="Arial" w:cs="Arial"/>
          <w:b/>
          <w:bCs/>
          <w:color w:val="000000"/>
          <w:sz w:val="36"/>
          <w:szCs w:val="36"/>
          <w:lang w:bidi="hi-IN"/>
        </w:rPr>
        <w:tab/>
        <w:t>karpUranIrAjanaM</w:t>
      </w:r>
    </w:p>
    <w:p w14:paraId="0FE00F3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w:t>
      </w:r>
      <w:r w:rsidR="00665208">
        <w:rPr>
          <w:rFonts w:ascii="Arial" w:hAnsi="Arial" w:cs="Arial"/>
          <w:color w:val="000000"/>
          <w:sz w:val="36"/>
          <w:szCs w:val="36"/>
          <w:lang w:bidi="hi-IN"/>
        </w:rPr>
        <w:t>O</w:t>
      </w:r>
      <w:r>
        <w:rPr>
          <w:rFonts w:ascii="Arial" w:hAnsi="Arial" w:cs="Arial"/>
          <w:color w:val="000000"/>
          <w:sz w:val="36"/>
          <w:szCs w:val="36"/>
          <w:lang w:bidi="hi-IN"/>
        </w:rPr>
        <w:t>m</w:t>
      </w:r>
      <w:r w:rsidR="00665208">
        <w:rPr>
          <w:rFonts w:ascii="Arial" w:hAnsi="Arial" w:cs="Arial"/>
          <w:color w:val="000000"/>
          <w:sz w:val="36"/>
          <w:szCs w:val="36"/>
          <w:lang w:bidi="hi-IN"/>
        </w:rPr>
        <w:t>O</w:t>
      </w:r>
      <w:r>
        <w:rPr>
          <w:rFonts w:ascii="Arial" w:hAnsi="Arial" w:cs="Arial"/>
          <w:color w:val="000000"/>
          <w:sz w:val="36"/>
          <w:szCs w:val="36"/>
          <w:lang w:bidi="hi-IN"/>
        </w:rPr>
        <w:t xml:space="preserve">q vA </w:t>
      </w:r>
      <w:r w:rsidR="00665208">
        <w:rPr>
          <w:rFonts w:ascii="Arial" w:hAnsi="Arial" w:cs="Arial"/>
          <w:color w:val="000000"/>
          <w:sz w:val="36"/>
          <w:szCs w:val="36"/>
          <w:lang w:bidi="hi-IN"/>
        </w:rPr>
        <w:t>E</w:t>
      </w:r>
      <w:r>
        <w:rPr>
          <w:rFonts w:ascii="Arial" w:hAnsi="Arial" w:cs="Arial"/>
          <w:color w:val="000000"/>
          <w:sz w:val="36"/>
          <w:szCs w:val="36"/>
          <w:lang w:bidi="hi-IN"/>
        </w:rPr>
        <w:t>qtasya# rAqjyamAda#tt</w:t>
      </w:r>
      <w:r w:rsidR="00665208">
        <w:rPr>
          <w:rFonts w:ascii="Arial" w:hAnsi="Arial" w:cs="Arial"/>
          <w:color w:val="000000"/>
          <w:sz w:val="36"/>
          <w:szCs w:val="36"/>
          <w:lang w:bidi="hi-IN"/>
        </w:rPr>
        <w:t>E</w:t>
      </w:r>
      <w:r>
        <w:rPr>
          <w:rFonts w:ascii="Arial" w:hAnsi="Arial" w:cs="Arial"/>
          <w:color w:val="000000"/>
          <w:sz w:val="36"/>
          <w:szCs w:val="36"/>
          <w:lang w:bidi="hi-IN"/>
        </w:rPr>
        <w:t xml:space="preserve"> | y</w:t>
      </w:r>
      <w:r w:rsidR="00665208">
        <w:rPr>
          <w:rFonts w:ascii="Arial" w:hAnsi="Arial" w:cs="Arial"/>
          <w:color w:val="000000"/>
          <w:sz w:val="36"/>
          <w:szCs w:val="36"/>
          <w:lang w:bidi="hi-IN"/>
        </w:rPr>
        <w:t>O</w:t>
      </w:r>
      <w:r>
        <w:rPr>
          <w:rFonts w:ascii="Arial" w:hAnsi="Arial" w:cs="Arial"/>
          <w:color w:val="000000"/>
          <w:sz w:val="36"/>
          <w:szCs w:val="36"/>
          <w:lang w:bidi="hi-IN"/>
        </w:rPr>
        <w:t xml:space="preserve"> rAjAqsan rAqjy</w:t>
      </w:r>
      <w:r w:rsidR="00665208">
        <w:rPr>
          <w:rFonts w:ascii="Arial" w:hAnsi="Arial" w:cs="Arial"/>
          <w:color w:val="000000"/>
          <w:sz w:val="36"/>
          <w:szCs w:val="36"/>
          <w:lang w:bidi="hi-IN"/>
        </w:rPr>
        <w:t>O</w:t>
      </w:r>
      <w:r>
        <w:rPr>
          <w:rFonts w:ascii="Arial" w:hAnsi="Arial" w:cs="Arial"/>
          <w:color w:val="000000"/>
          <w:sz w:val="36"/>
          <w:szCs w:val="36"/>
          <w:lang w:bidi="hi-IN"/>
        </w:rPr>
        <w:t xml:space="preserve"> vAq s</w:t>
      </w:r>
      <w:r w:rsidR="00665208">
        <w:rPr>
          <w:rFonts w:ascii="Arial" w:hAnsi="Arial" w:cs="Arial"/>
          <w:color w:val="000000"/>
          <w:sz w:val="36"/>
          <w:szCs w:val="36"/>
          <w:lang w:bidi="hi-IN"/>
        </w:rPr>
        <w:t>O</w:t>
      </w:r>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#naq yaja#t</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p>
    <w:p w14:paraId="21B49EF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qvaq suqvAm</w:t>
      </w:r>
      <w:r w:rsidR="00665208">
        <w:rPr>
          <w:rFonts w:ascii="Arial" w:hAnsi="Arial" w:cs="Arial"/>
          <w:color w:val="000000"/>
          <w:sz w:val="36"/>
          <w:szCs w:val="36"/>
          <w:lang w:bidi="hi-IN"/>
        </w:rPr>
        <w:t>E</w:t>
      </w:r>
      <w:r>
        <w:rPr>
          <w:rFonts w:ascii="Arial" w:hAnsi="Arial" w:cs="Arial"/>
          <w:color w:val="000000"/>
          <w:sz w:val="36"/>
          <w:szCs w:val="36"/>
          <w:lang w:bidi="hi-IN"/>
        </w:rPr>
        <w:t xml:space="preserve">qtAni# haqvI(gm)Shi# Bavanti | </w:t>
      </w:r>
      <w:r w:rsidR="00665208">
        <w:rPr>
          <w:rFonts w:ascii="Arial" w:hAnsi="Arial" w:cs="Arial"/>
          <w:color w:val="000000"/>
          <w:sz w:val="36"/>
          <w:szCs w:val="36"/>
          <w:lang w:bidi="hi-IN"/>
        </w:rPr>
        <w:t>E</w:t>
      </w:r>
      <w:r>
        <w:rPr>
          <w:rFonts w:ascii="Arial" w:hAnsi="Arial" w:cs="Arial"/>
          <w:color w:val="000000"/>
          <w:sz w:val="36"/>
          <w:szCs w:val="36"/>
          <w:lang w:bidi="hi-IN"/>
        </w:rPr>
        <w:t>qtAva#nt</w:t>
      </w:r>
      <w:r w:rsidR="00665208">
        <w:rPr>
          <w:rFonts w:ascii="Arial" w:hAnsi="Arial" w:cs="Arial"/>
          <w:color w:val="000000"/>
          <w:sz w:val="36"/>
          <w:szCs w:val="36"/>
          <w:lang w:bidi="hi-IN"/>
        </w:rPr>
        <w:t>O</w:t>
      </w:r>
      <w:r>
        <w:rPr>
          <w:rFonts w:ascii="Arial" w:hAnsi="Arial" w:cs="Arial"/>
          <w:color w:val="000000"/>
          <w:sz w:val="36"/>
          <w:szCs w:val="36"/>
          <w:lang w:bidi="hi-IN"/>
        </w:rPr>
        <w:t>q vai d</w:t>
      </w:r>
      <w:r w:rsidR="00665208">
        <w:rPr>
          <w:rFonts w:ascii="Arial" w:hAnsi="Arial" w:cs="Arial"/>
          <w:color w:val="000000"/>
          <w:sz w:val="36"/>
          <w:szCs w:val="36"/>
          <w:lang w:bidi="hi-IN"/>
        </w:rPr>
        <w:t>E</w:t>
      </w:r>
      <w:r>
        <w:rPr>
          <w:rFonts w:ascii="Arial" w:hAnsi="Arial" w:cs="Arial"/>
          <w:color w:val="000000"/>
          <w:sz w:val="36"/>
          <w:szCs w:val="36"/>
          <w:lang w:bidi="hi-IN"/>
        </w:rPr>
        <w:t xml:space="preserve">qvAnA(gm)# saqvAH | </w:t>
      </w:r>
    </w:p>
    <w:p w14:paraId="2943A92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gramStart"/>
      <w:r>
        <w:rPr>
          <w:rFonts w:ascii="Arial" w:hAnsi="Arial" w:cs="Arial"/>
          <w:color w:val="000000"/>
          <w:sz w:val="36"/>
          <w:szCs w:val="36"/>
          <w:lang w:bidi="hi-IN"/>
        </w:rPr>
        <w:t>ta</w:t>
      </w:r>
      <w:proofErr w:type="gramEnd"/>
      <w:r>
        <w:rPr>
          <w:rFonts w:ascii="Arial" w:hAnsi="Arial" w:cs="Arial"/>
          <w:color w:val="000000"/>
          <w:sz w:val="36"/>
          <w:szCs w:val="36"/>
          <w:lang w:bidi="hi-IN"/>
        </w:rPr>
        <w:t xml:space="preserve"> </w:t>
      </w:r>
      <w:r w:rsidR="00665208">
        <w:rPr>
          <w:rFonts w:ascii="Arial" w:hAnsi="Arial" w:cs="Arial"/>
          <w:color w:val="000000"/>
          <w:sz w:val="36"/>
          <w:szCs w:val="36"/>
          <w:lang w:bidi="hi-IN"/>
        </w:rPr>
        <w:t>E</w:t>
      </w:r>
      <w:r>
        <w:rPr>
          <w:rFonts w:ascii="Arial" w:hAnsi="Arial" w:cs="Arial"/>
          <w:color w:val="000000"/>
          <w:sz w:val="36"/>
          <w:szCs w:val="36"/>
          <w:lang w:bidi="hi-IN"/>
        </w:rPr>
        <w:t xml:space="preserve">qvAsmai# saqvAn pra#yacCanti | ta </w:t>
      </w:r>
      <w:r w:rsidR="00665208">
        <w:rPr>
          <w:rFonts w:ascii="Arial" w:hAnsi="Arial" w:cs="Arial"/>
          <w:color w:val="000000"/>
          <w:sz w:val="36"/>
          <w:szCs w:val="36"/>
          <w:lang w:bidi="hi-IN"/>
        </w:rPr>
        <w:t>E</w:t>
      </w:r>
      <w:r>
        <w:rPr>
          <w:rFonts w:ascii="Arial" w:hAnsi="Arial" w:cs="Arial"/>
          <w:color w:val="000000"/>
          <w:sz w:val="36"/>
          <w:szCs w:val="36"/>
          <w:lang w:bidi="hi-IN"/>
        </w:rPr>
        <w:t>#naM puqnaH suva#nt</w:t>
      </w:r>
      <w:r w:rsidR="00665208">
        <w:rPr>
          <w:rFonts w:ascii="Arial" w:hAnsi="Arial" w:cs="Arial"/>
          <w:color w:val="000000"/>
          <w:sz w:val="36"/>
          <w:szCs w:val="36"/>
          <w:lang w:bidi="hi-IN"/>
        </w:rPr>
        <w:t>E</w:t>
      </w:r>
      <w:r>
        <w:rPr>
          <w:rFonts w:ascii="Arial" w:hAnsi="Arial" w:cs="Arial"/>
          <w:color w:val="000000"/>
          <w:sz w:val="36"/>
          <w:szCs w:val="36"/>
          <w:lang w:bidi="hi-IN"/>
        </w:rPr>
        <w:t xml:space="preserve"> rAqjyAya# | </w:t>
      </w:r>
    </w:p>
    <w:p w14:paraId="23BDDA5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 xml:space="preserve">qvaqsU rAjA# Bavati | </w:t>
      </w:r>
    </w:p>
    <w:p w14:paraId="456E483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2D6706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AvAhitAByaH sarvABy</w:t>
      </w:r>
      <w:r w:rsidR="00665208">
        <w:rPr>
          <w:rFonts w:ascii="Arial" w:hAnsi="Arial" w:cs="Arial"/>
          <w:color w:val="000000"/>
          <w:sz w:val="36"/>
          <w:szCs w:val="36"/>
          <w:lang w:bidi="hi-IN"/>
        </w:rPr>
        <w:t>O</w:t>
      </w:r>
      <w:r>
        <w:rPr>
          <w:rFonts w:ascii="Arial" w:hAnsi="Arial" w:cs="Arial"/>
          <w:color w:val="000000"/>
          <w:sz w:val="36"/>
          <w:szCs w:val="36"/>
          <w:lang w:bidi="hi-IN"/>
        </w:rPr>
        <w:t xml:space="preserve"> d</w:t>
      </w:r>
      <w:r w:rsidR="00665208">
        <w:rPr>
          <w:rFonts w:ascii="Arial" w:hAnsi="Arial" w:cs="Arial"/>
          <w:color w:val="000000"/>
          <w:sz w:val="36"/>
          <w:szCs w:val="36"/>
          <w:lang w:bidi="hi-IN"/>
        </w:rPr>
        <w:t>E</w:t>
      </w:r>
      <w:r>
        <w:rPr>
          <w:rFonts w:ascii="Arial" w:hAnsi="Arial" w:cs="Arial"/>
          <w:color w:val="000000"/>
          <w:sz w:val="36"/>
          <w:szCs w:val="36"/>
          <w:lang w:bidi="hi-IN"/>
        </w:rPr>
        <w:t>vatABy</w:t>
      </w:r>
      <w:r w:rsidR="00665208">
        <w:rPr>
          <w:rFonts w:ascii="Arial" w:hAnsi="Arial" w:cs="Arial"/>
          <w:color w:val="000000"/>
          <w:sz w:val="36"/>
          <w:szCs w:val="36"/>
          <w:lang w:bidi="hi-IN"/>
        </w:rPr>
        <w:t>O</w:t>
      </w:r>
      <w:r>
        <w:rPr>
          <w:rFonts w:ascii="Arial" w:hAnsi="Arial" w:cs="Arial"/>
          <w:color w:val="000000"/>
          <w:sz w:val="36"/>
          <w:szCs w:val="36"/>
          <w:lang w:bidi="hi-IN"/>
        </w:rPr>
        <w:t xml:space="preserve"> namaH | karpUranIrAjanaM pradarSayAmi | karpUranIrAjanAnantaraM AcamanIyaM samarpayAmi | </w:t>
      </w:r>
    </w:p>
    <w:p w14:paraId="67A2FF4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bRuqhathsAma# kShatraqBRud vRuqddhavRu#ShNiyaM triqShTuBauja#-SSuBiqta-muqgravI#raM | </w:t>
      </w:r>
    </w:p>
    <w:p w14:paraId="7327204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indraqst</w:t>
      </w:r>
      <w:r w:rsidR="00665208">
        <w:rPr>
          <w:rFonts w:ascii="Arial" w:hAnsi="Arial" w:cs="Arial"/>
          <w:color w:val="000000"/>
          <w:sz w:val="36"/>
          <w:szCs w:val="36"/>
          <w:lang w:bidi="hi-IN"/>
        </w:rPr>
        <w:t>O</w:t>
      </w:r>
      <w:r>
        <w:rPr>
          <w:rFonts w:ascii="Arial" w:hAnsi="Arial" w:cs="Arial"/>
          <w:color w:val="000000"/>
          <w:sz w:val="36"/>
          <w:szCs w:val="36"/>
          <w:lang w:bidi="hi-IN"/>
        </w:rPr>
        <w:t>m</w:t>
      </w:r>
      <w:r w:rsidR="00665208">
        <w:rPr>
          <w:rFonts w:ascii="Arial" w:hAnsi="Arial" w:cs="Arial"/>
          <w:color w:val="000000"/>
          <w:sz w:val="36"/>
          <w:szCs w:val="36"/>
          <w:lang w:bidi="hi-IN"/>
        </w:rPr>
        <w:t>E</w:t>
      </w:r>
      <w:r>
        <w:rPr>
          <w:rFonts w:ascii="Arial" w:hAnsi="Arial" w:cs="Arial"/>
          <w:color w:val="000000"/>
          <w:sz w:val="36"/>
          <w:szCs w:val="36"/>
          <w:lang w:bidi="hi-IN"/>
        </w:rPr>
        <w:t>#na pa~jcadaqS</w:t>
      </w:r>
      <w:r w:rsidR="00665208">
        <w:rPr>
          <w:rFonts w:ascii="Arial" w:hAnsi="Arial" w:cs="Arial"/>
          <w:color w:val="000000"/>
          <w:sz w:val="36"/>
          <w:szCs w:val="36"/>
          <w:lang w:bidi="hi-IN"/>
        </w:rPr>
        <w:t>E</w:t>
      </w:r>
      <w:r>
        <w:rPr>
          <w:rFonts w:ascii="Arial" w:hAnsi="Arial" w:cs="Arial"/>
          <w:color w:val="000000"/>
          <w:sz w:val="36"/>
          <w:szCs w:val="36"/>
          <w:lang w:bidi="hi-IN"/>
        </w:rPr>
        <w:t>naq maddhya#miqdaM ~MvAt</w:t>
      </w:r>
      <w:r w:rsidR="00665208">
        <w:rPr>
          <w:rFonts w:ascii="Arial" w:hAnsi="Arial" w:cs="Arial"/>
          <w:color w:val="000000"/>
          <w:sz w:val="36"/>
          <w:szCs w:val="36"/>
          <w:lang w:bidi="hi-IN"/>
        </w:rPr>
        <w:t>E</w:t>
      </w:r>
      <w:r>
        <w:rPr>
          <w:rFonts w:ascii="Arial" w:hAnsi="Arial" w:cs="Arial"/>
          <w:color w:val="000000"/>
          <w:sz w:val="36"/>
          <w:szCs w:val="36"/>
          <w:lang w:bidi="hi-IN"/>
        </w:rPr>
        <w:t>#naq saga#r</w:t>
      </w:r>
      <w:r w:rsidR="00665208">
        <w:rPr>
          <w:rFonts w:ascii="Arial" w:hAnsi="Arial" w:cs="Arial"/>
          <w:color w:val="000000"/>
          <w:sz w:val="36"/>
          <w:szCs w:val="36"/>
          <w:lang w:bidi="hi-IN"/>
        </w:rPr>
        <w:t>E</w:t>
      </w:r>
      <w:r>
        <w:rPr>
          <w:rFonts w:ascii="Arial" w:hAnsi="Arial" w:cs="Arial"/>
          <w:color w:val="000000"/>
          <w:sz w:val="36"/>
          <w:szCs w:val="36"/>
          <w:lang w:bidi="hi-IN"/>
        </w:rPr>
        <w:t xml:space="preserve">Na rakShA | </w:t>
      </w:r>
    </w:p>
    <w:p w14:paraId="3F0F12F3" w14:textId="6197049F"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rakShAM dhArayAmi | </w:t>
      </w:r>
      <w:r w:rsidR="00842E57">
        <w:rPr>
          <w:rFonts w:ascii="Arial" w:hAnsi="Arial" w:cs="Arial"/>
          <w:color w:val="000000"/>
          <w:sz w:val="36"/>
          <w:szCs w:val="36"/>
          <w:lang w:bidi="hi-IN"/>
        </w:rPr>
        <w:t>OM</w:t>
      </w:r>
      <w:r>
        <w:rPr>
          <w:rFonts w:ascii="Arial" w:hAnsi="Arial" w:cs="Arial"/>
          <w:color w:val="000000"/>
          <w:sz w:val="36"/>
          <w:szCs w:val="36"/>
          <w:lang w:bidi="hi-IN"/>
        </w:rPr>
        <w:t xml:space="preserve"> hara | </w:t>
      </w:r>
      <w:r w:rsidR="00842E57">
        <w:rPr>
          <w:rFonts w:ascii="Arial" w:hAnsi="Arial" w:cs="Arial"/>
          <w:color w:val="000000"/>
          <w:sz w:val="36"/>
          <w:szCs w:val="36"/>
          <w:lang w:bidi="hi-IN"/>
        </w:rPr>
        <w:t>OM</w:t>
      </w:r>
      <w:r>
        <w:rPr>
          <w:rFonts w:ascii="Arial" w:hAnsi="Arial" w:cs="Arial"/>
          <w:color w:val="000000"/>
          <w:sz w:val="36"/>
          <w:szCs w:val="36"/>
          <w:lang w:bidi="hi-IN"/>
        </w:rPr>
        <w:t xml:space="preserve"> hara | </w:t>
      </w:r>
      <w:r w:rsidR="00842E57">
        <w:rPr>
          <w:rFonts w:ascii="Arial" w:hAnsi="Arial" w:cs="Arial"/>
          <w:color w:val="000000"/>
          <w:sz w:val="36"/>
          <w:szCs w:val="36"/>
          <w:lang w:bidi="hi-IN"/>
        </w:rPr>
        <w:t>OM</w:t>
      </w:r>
      <w:r>
        <w:rPr>
          <w:rFonts w:ascii="Arial" w:hAnsi="Arial" w:cs="Arial"/>
          <w:color w:val="000000"/>
          <w:sz w:val="36"/>
          <w:szCs w:val="36"/>
          <w:lang w:bidi="hi-IN"/>
        </w:rPr>
        <w:t xml:space="preserve"> hara | </w:t>
      </w:r>
    </w:p>
    <w:p w14:paraId="4056BA3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A3188F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rAqjAqdhiqrAqjAya# prasahya sAqhin</w:t>
      </w:r>
      <w:r w:rsidR="00665208">
        <w:rPr>
          <w:rFonts w:ascii="Arial" w:hAnsi="Arial" w:cs="Arial"/>
          <w:color w:val="000000"/>
          <w:sz w:val="36"/>
          <w:szCs w:val="36"/>
          <w:lang w:bidi="hi-IN"/>
        </w:rPr>
        <w:t>E</w:t>
      </w:r>
      <w:r>
        <w:rPr>
          <w:rFonts w:ascii="Arial" w:hAnsi="Arial" w:cs="Arial"/>
          <w:color w:val="000000"/>
          <w:sz w:val="36"/>
          <w:szCs w:val="36"/>
          <w:lang w:bidi="hi-IN"/>
        </w:rPr>
        <w:t>$ | nam</w:t>
      </w:r>
      <w:r w:rsidR="00665208">
        <w:rPr>
          <w:rFonts w:ascii="Arial" w:hAnsi="Arial" w:cs="Arial"/>
          <w:color w:val="000000"/>
          <w:sz w:val="36"/>
          <w:szCs w:val="36"/>
          <w:lang w:bidi="hi-IN"/>
        </w:rPr>
        <w:t>O</w:t>
      </w:r>
      <w:r>
        <w:rPr>
          <w:rFonts w:ascii="Arial" w:hAnsi="Arial" w:cs="Arial"/>
          <w:color w:val="000000"/>
          <w:sz w:val="36"/>
          <w:szCs w:val="36"/>
          <w:lang w:bidi="hi-IN"/>
        </w:rPr>
        <w:t># vaqyaM ~Mvai$SravaqNAya# kurmah</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p>
    <w:p w14:paraId="3960818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 m</w:t>
      </w:r>
      <w:r w:rsidR="00665208">
        <w:rPr>
          <w:rFonts w:ascii="Arial" w:hAnsi="Arial" w:cs="Arial"/>
          <w:color w:val="000000"/>
          <w:sz w:val="36"/>
          <w:szCs w:val="36"/>
          <w:lang w:bidi="hi-IN"/>
        </w:rPr>
        <w:t>E</w:t>
      </w:r>
      <w:r>
        <w:rPr>
          <w:rFonts w:ascii="Arial" w:hAnsi="Arial" w:cs="Arial"/>
          <w:color w:val="000000"/>
          <w:sz w:val="36"/>
          <w:szCs w:val="36"/>
          <w:lang w:bidi="hi-IN"/>
        </w:rPr>
        <w:t>q kAmAqn kAmaqkAmA#yaq mahya$M | kAqm</w:t>
      </w:r>
      <w:r w:rsidR="00665208">
        <w:rPr>
          <w:rFonts w:ascii="Arial" w:hAnsi="Arial" w:cs="Arial"/>
          <w:color w:val="000000"/>
          <w:sz w:val="36"/>
          <w:szCs w:val="36"/>
          <w:lang w:bidi="hi-IN"/>
        </w:rPr>
        <w:t>E</w:t>
      </w:r>
      <w:r>
        <w:rPr>
          <w:rFonts w:ascii="Arial" w:hAnsi="Arial" w:cs="Arial"/>
          <w:color w:val="000000"/>
          <w:sz w:val="36"/>
          <w:szCs w:val="36"/>
          <w:lang w:bidi="hi-IN"/>
        </w:rPr>
        <w:t>qSvaqr</w:t>
      </w:r>
      <w:r w:rsidR="00665208">
        <w:rPr>
          <w:rFonts w:ascii="Arial" w:hAnsi="Arial" w:cs="Arial"/>
          <w:color w:val="000000"/>
          <w:sz w:val="36"/>
          <w:szCs w:val="36"/>
          <w:lang w:bidi="hi-IN"/>
        </w:rPr>
        <w:t>O</w:t>
      </w:r>
      <w:r>
        <w:rPr>
          <w:rFonts w:ascii="Arial" w:hAnsi="Arial" w:cs="Arial"/>
          <w:color w:val="000000"/>
          <w:sz w:val="36"/>
          <w:szCs w:val="36"/>
          <w:lang w:bidi="hi-IN"/>
        </w:rPr>
        <w:t xml:space="preserve"> vai$SravaqN</w:t>
      </w:r>
      <w:r w:rsidR="00665208">
        <w:rPr>
          <w:rFonts w:ascii="Arial" w:hAnsi="Arial" w:cs="Arial"/>
          <w:color w:val="000000"/>
          <w:sz w:val="36"/>
          <w:szCs w:val="36"/>
          <w:lang w:bidi="hi-IN"/>
        </w:rPr>
        <w:t>O</w:t>
      </w:r>
      <w:r>
        <w:rPr>
          <w:rFonts w:ascii="Arial" w:hAnsi="Arial" w:cs="Arial"/>
          <w:color w:val="000000"/>
          <w:sz w:val="36"/>
          <w:szCs w:val="36"/>
          <w:lang w:bidi="hi-IN"/>
        </w:rPr>
        <w:t xml:space="preserve"> da#dAtu | </w:t>
      </w:r>
    </w:p>
    <w:p w14:paraId="46555C4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kuqb</w:t>
      </w:r>
      <w:r w:rsidR="00665208">
        <w:rPr>
          <w:rFonts w:ascii="Arial" w:hAnsi="Arial" w:cs="Arial"/>
          <w:color w:val="000000"/>
          <w:sz w:val="36"/>
          <w:szCs w:val="36"/>
          <w:lang w:bidi="hi-IN"/>
        </w:rPr>
        <w:t>E</w:t>
      </w:r>
      <w:r>
        <w:rPr>
          <w:rFonts w:ascii="Arial" w:hAnsi="Arial" w:cs="Arial"/>
          <w:color w:val="000000"/>
          <w:sz w:val="36"/>
          <w:szCs w:val="36"/>
          <w:lang w:bidi="hi-IN"/>
        </w:rPr>
        <w:t xml:space="preserve">qrAya# vaiSravaqNAya# | maqhAqrAqjAyaq nama#H | </w:t>
      </w:r>
    </w:p>
    <w:p w14:paraId="53C0DF0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suvarNapuShpaM samarpayAmi | pArijAta puShpaM samarpayAmi | </w:t>
      </w:r>
    </w:p>
    <w:p w14:paraId="4FCB69BB" w14:textId="77777777" w:rsidR="008240D4" w:rsidRDefault="008240D4" w:rsidP="00D91D60">
      <w:pPr>
        <w:autoSpaceDE w:val="0"/>
        <w:autoSpaceDN w:val="0"/>
        <w:adjustRightInd w:val="0"/>
        <w:spacing w:after="0" w:line="240" w:lineRule="auto"/>
        <w:rPr>
          <w:rFonts w:ascii="Arial" w:hAnsi="Arial" w:cs="Arial"/>
          <w:b/>
          <w:bCs/>
          <w:color w:val="000000"/>
          <w:sz w:val="36"/>
          <w:szCs w:val="36"/>
          <w:lang w:bidi="hi-IN"/>
        </w:rPr>
      </w:pPr>
    </w:p>
    <w:p w14:paraId="1876DDB8" w14:textId="49A41734" w:rsidR="008240D4" w:rsidRDefault="00D91D60" w:rsidP="00D91D60">
      <w:pPr>
        <w:autoSpaceDE w:val="0"/>
        <w:autoSpaceDN w:val="0"/>
        <w:adjustRightInd w:val="0"/>
        <w:spacing w:after="0" w:line="240" w:lineRule="auto"/>
        <w:rPr>
          <w:rFonts w:ascii="Arial" w:hAnsi="Arial" w:cs="Arial"/>
          <w:color w:val="000000"/>
          <w:sz w:val="36"/>
          <w:szCs w:val="36"/>
          <w:lang w:bidi="hi-IN"/>
        </w:rPr>
      </w:pPr>
      <w:r w:rsidRPr="008240D4">
        <w:rPr>
          <w:rFonts w:ascii="Arial" w:hAnsi="Arial" w:cs="Arial"/>
          <w:b/>
          <w:bCs/>
          <w:color w:val="000000"/>
          <w:sz w:val="36"/>
          <w:szCs w:val="36"/>
          <w:lang w:bidi="hi-IN"/>
        </w:rPr>
        <w:t>19.4.8</w:t>
      </w:r>
      <w:r w:rsidRPr="008240D4">
        <w:rPr>
          <w:rFonts w:ascii="Arial" w:hAnsi="Arial" w:cs="Arial"/>
          <w:b/>
          <w:bCs/>
          <w:color w:val="000000"/>
          <w:sz w:val="36"/>
          <w:szCs w:val="36"/>
          <w:lang w:bidi="hi-IN"/>
        </w:rPr>
        <w:tab/>
      </w:r>
      <w:r w:rsidRPr="008240D4">
        <w:rPr>
          <w:rFonts w:ascii="Arial" w:hAnsi="Arial" w:cs="Arial"/>
          <w:b/>
          <w:bCs/>
          <w:color w:val="000000"/>
          <w:sz w:val="36"/>
          <w:szCs w:val="36"/>
          <w:lang w:bidi="hi-IN"/>
        </w:rPr>
        <w:tab/>
        <w:t>mantra puShpaM</w:t>
      </w:r>
    </w:p>
    <w:p w14:paraId="4960AA5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w:t>
      </w:r>
      <w:r w:rsidR="00665208">
        <w:rPr>
          <w:rFonts w:ascii="Arial" w:hAnsi="Arial" w:cs="Arial"/>
          <w:color w:val="000000"/>
          <w:sz w:val="36"/>
          <w:szCs w:val="36"/>
          <w:lang w:bidi="hi-IN"/>
        </w:rPr>
        <w:t>O</w:t>
      </w:r>
      <w:r>
        <w:rPr>
          <w:rFonts w:ascii="Arial" w:hAnsi="Arial" w:cs="Arial"/>
          <w:color w:val="000000"/>
          <w:sz w:val="36"/>
          <w:szCs w:val="36"/>
          <w:lang w:bidi="hi-IN"/>
        </w:rPr>
        <w:t>#&amp;pAM puShpaqM ~Mv</w:t>
      </w:r>
      <w:r w:rsidR="00665208">
        <w:rPr>
          <w:rFonts w:ascii="Arial" w:hAnsi="Arial" w:cs="Arial"/>
          <w:color w:val="000000"/>
          <w:sz w:val="36"/>
          <w:szCs w:val="36"/>
          <w:lang w:bidi="hi-IN"/>
        </w:rPr>
        <w:t>E</w:t>
      </w:r>
      <w:r>
        <w:rPr>
          <w:rFonts w:ascii="Arial" w:hAnsi="Arial" w:cs="Arial"/>
          <w:color w:val="000000"/>
          <w:sz w:val="36"/>
          <w:szCs w:val="36"/>
          <w:lang w:bidi="hi-IN"/>
        </w:rPr>
        <w:t xml:space="preserve">da# | puShpa#vAn praqjAvA$n paSuqmAn Ba#vati | </w:t>
      </w:r>
    </w:p>
    <w:p w14:paraId="1C72EF1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caqndramAq vA aqpAM puShpa$M | puShpa#vAn praqjAvA$n paSuqmAn Ba#vati | </w:t>
      </w:r>
    </w:p>
    <w:p w14:paraId="004A52D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ya </w:t>
      </w:r>
      <w:r w:rsidR="00665208">
        <w:rPr>
          <w:rFonts w:ascii="Arial" w:hAnsi="Arial" w:cs="Arial"/>
          <w:color w:val="000000"/>
          <w:sz w:val="36"/>
          <w:szCs w:val="36"/>
          <w:lang w:bidi="hi-IN"/>
        </w:rPr>
        <w:t>E</w:t>
      </w:r>
      <w:r>
        <w:rPr>
          <w:rFonts w:ascii="Arial" w:hAnsi="Arial" w:cs="Arial"/>
          <w:color w:val="000000"/>
          <w:sz w:val="36"/>
          <w:szCs w:val="36"/>
          <w:lang w:bidi="hi-IN"/>
        </w:rPr>
        <w:t>qvaM ~Mv</w:t>
      </w:r>
      <w:r w:rsidR="00665208">
        <w:rPr>
          <w:rFonts w:ascii="Arial" w:hAnsi="Arial" w:cs="Arial"/>
          <w:color w:val="000000"/>
          <w:sz w:val="36"/>
          <w:szCs w:val="36"/>
          <w:lang w:bidi="hi-IN"/>
        </w:rPr>
        <w:t>E</w:t>
      </w:r>
      <w:r>
        <w:rPr>
          <w:rFonts w:ascii="Arial" w:hAnsi="Arial" w:cs="Arial"/>
          <w:color w:val="000000"/>
          <w:sz w:val="36"/>
          <w:szCs w:val="36"/>
          <w:lang w:bidi="hi-IN"/>
        </w:rPr>
        <w:t>da# || 1</w:t>
      </w:r>
    </w:p>
    <w:p w14:paraId="3E59D38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w:t>
      </w:r>
      <w:r w:rsidR="00665208">
        <w:rPr>
          <w:rFonts w:ascii="Arial" w:hAnsi="Arial" w:cs="Arial"/>
          <w:color w:val="000000"/>
          <w:sz w:val="36"/>
          <w:szCs w:val="36"/>
          <w:lang w:bidi="hi-IN"/>
        </w:rPr>
        <w:t>O</w:t>
      </w:r>
      <w:r>
        <w:rPr>
          <w:rFonts w:ascii="Arial" w:hAnsi="Arial" w:cs="Arial"/>
          <w:color w:val="000000"/>
          <w:sz w:val="36"/>
          <w:szCs w:val="36"/>
          <w:lang w:bidi="hi-IN"/>
        </w:rPr>
        <w:t>#&amp;pAmAqyata#naqM ~Mv</w:t>
      </w:r>
      <w:r w:rsidR="00665208">
        <w:rPr>
          <w:rFonts w:ascii="Arial" w:hAnsi="Arial" w:cs="Arial"/>
          <w:color w:val="000000"/>
          <w:sz w:val="36"/>
          <w:szCs w:val="36"/>
          <w:lang w:bidi="hi-IN"/>
        </w:rPr>
        <w:t>E</w:t>
      </w:r>
      <w:r>
        <w:rPr>
          <w:rFonts w:ascii="Arial" w:hAnsi="Arial" w:cs="Arial"/>
          <w:color w:val="000000"/>
          <w:sz w:val="36"/>
          <w:szCs w:val="36"/>
          <w:lang w:bidi="hi-IN"/>
        </w:rPr>
        <w:t xml:space="preserve">da# | Aqyata#navAn Bavati | aqgnirvA aqpAmAqyata#naM | </w:t>
      </w:r>
    </w:p>
    <w:p w14:paraId="1713F94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Aqyata#navAn Bavati | y</w:t>
      </w:r>
      <w:r w:rsidR="00665208">
        <w:rPr>
          <w:rFonts w:ascii="Arial" w:hAnsi="Arial" w:cs="Arial"/>
          <w:color w:val="000000"/>
          <w:sz w:val="36"/>
          <w:szCs w:val="36"/>
          <w:lang w:bidi="hi-IN"/>
        </w:rPr>
        <w:t>O</w:t>
      </w:r>
      <w:r>
        <w:rPr>
          <w:rFonts w:ascii="Arial" w:hAnsi="Arial" w:cs="Arial"/>
          <w:color w:val="000000"/>
          <w:sz w:val="36"/>
          <w:szCs w:val="36"/>
          <w:lang w:bidi="hi-IN"/>
        </w:rPr>
        <w:t>$&amp;gn</w:t>
      </w:r>
      <w:r w:rsidR="00665208">
        <w:rPr>
          <w:rFonts w:ascii="Arial" w:hAnsi="Arial" w:cs="Arial"/>
          <w:color w:val="000000"/>
          <w:sz w:val="36"/>
          <w:szCs w:val="36"/>
          <w:lang w:bidi="hi-IN"/>
        </w:rPr>
        <w:t>E</w:t>
      </w:r>
      <w:r>
        <w:rPr>
          <w:rFonts w:ascii="Arial" w:hAnsi="Arial" w:cs="Arial"/>
          <w:color w:val="000000"/>
          <w:sz w:val="36"/>
          <w:szCs w:val="36"/>
          <w:lang w:bidi="hi-IN"/>
        </w:rPr>
        <w:t>rAqyata#naqM ~Mv</w:t>
      </w:r>
      <w:r w:rsidR="00665208">
        <w:rPr>
          <w:rFonts w:ascii="Arial" w:hAnsi="Arial" w:cs="Arial"/>
          <w:color w:val="000000"/>
          <w:sz w:val="36"/>
          <w:szCs w:val="36"/>
          <w:lang w:bidi="hi-IN"/>
        </w:rPr>
        <w:t>E</w:t>
      </w:r>
      <w:r>
        <w:rPr>
          <w:rFonts w:ascii="Arial" w:hAnsi="Arial" w:cs="Arial"/>
          <w:color w:val="000000"/>
          <w:sz w:val="36"/>
          <w:szCs w:val="36"/>
          <w:lang w:bidi="hi-IN"/>
        </w:rPr>
        <w:t xml:space="preserve">da# | Aqyata#navAn Bavati | </w:t>
      </w:r>
    </w:p>
    <w:p w14:paraId="744F9D0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Ap</w:t>
      </w:r>
      <w:r w:rsidR="00665208">
        <w:rPr>
          <w:rFonts w:ascii="Arial" w:hAnsi="Arial" w:cs="Arial"/>
          <w:color w:val="000000"/>
          <w:sz w:val="36"/>
          <w:szCs w:val="36"/>
          <w:lang w:bidi="hi-IN"/>
        </w:rPr>
        <w:t>O</w:t>
      </w:r>
      <w:r>
        <w:rPr>
          <w:rFonts w:ascii="Arial" w:hAnsi="Arial" w:cs="Arial"/>
          <w:color w:val="000000"/>
          <w:sz w:val="36"/>
          <w:szCs w:val="36"/>
          <w:lang w:bidi="hi-IN"/>
        </w:rPr>
        <w:t>q vA aqgn</w:t>
      </w:r>
      <w:r w:rsidR="00665208">
        <w:rPr>
          <w:rFonts w:ascii="Arial" w:hAnsi="Arial" w:cs="Arial"/>
          <w:color w:val="000000"/>
          <w:sz w:val="36"/>
          <w:szCs w:val="36"/>
          <w:lang w:bidi="hi-IN"/>
        </w:rPr>
        <w:t>E</w:t>
      </w:r>
      <w:r>
        <w:rPr>
          <w:rFonts w:ascii="Arial" w:hAnsi="Arial" w:cs="Arial"/>
          <w:color w:val="000000"/>
          <w:sz w:val="36"/>
          <w:szCs w:val="36"/>
          <w:lang w:bidi="hi-IN"/>
        </w:rPr>
        <w:t xml:space="preserve">rAqyAta#naM | Aqyata#navAn Bavati | ya </w:t>
      </w:r>
      <w:r w:rsidR="00665208">
        <w:rPr>
          <w:rFonts w:ascii="Arial" w:hAnsi="Arial" w:cs="Arial"/>
          <w:color w:val="000000"/>
          <w:sz w:val="36"/>
          <w:szCs w:val="36"/>
          <w:lang w:bidi="hi-IN"/>
        </w:rPr>
        <w:t>E</w:t>
      </w:r>
      <w:r>
        <w:rPr>
          <w:rFonts w:ascii="Arial" w:hAnsi="Arial" w:cs="Arial"/>
          <w:color w:val="000000"/>
          <w:sz w:val="36"/>
          <w:szCs w:val="36"/>
          <w:lang w:bidi="hi-IN"/>
        </w:rPr>
        <w:t>qvaM ~Mv</w:t>
      </w:r>
      <w:r w:rsidR="00665208">
        <w:rPr>
          <w:rFonts w:ascii="Arial" w:hAnsi="Arial" w:cs="Arial"/>
          <w:color w:val="000000"/>
          <w:sz w:val="36"/>
          <w:szCs w:val="36"/>
          <w:lang w:bidi="hi-IN"/>
        </w:rPr>
        <w:t>E</w:t>
      </w:r>
      <w:r>
        <w:rPr>
          <w:rFonts w:ascii="Arial" w:hAnsi="Arial" w:cs="Arial"/>
          <w:color w:val="000000"/>
          <w:sz w:val="36"/>
          <w:szCs w:val="36"/>
          <w:lang w:bidi="hi-IN"/>
        </w:rPr>
        <w:t>da# || 2</w:t>
      </w:r>
    </w:p>
    <w:p w14:paraId="2D479C7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F49437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w:t>
      </w:r>
      <w:r w:rsidR="00665208">
        <w:rPr>
          <w:rFonts w:ascii="Arial" w:hAnsi="Arial" w:cs="Arial"/>
          <w:color w:val="000000"/>
          <w:sz w:val="36"/>
          <w:szCs w:val="36"/>
          <w:lang w:bidi="hi-IN"/>
        </w:rPr>
        <w:t>O</w:t>
      </w:r>
      <w:r>
        <w:rPr>
          <w:rFonts w:ascii="Arial" w:hAnsi="Arial" w:cs="Arial"/>
          <w:color w:val="000000"/>
          <w:sz w:val="36"/>
          <w:szCs w:val="36"/>
          <w:lang w:bidi="hi-IN"/>
        </w:rPr>
        <w:t>#&amp;pAmAqyata#naqM ~Mv</w:t>
      </w:r>
      <w:r w:rsidR="00665208">
        <w:rPr>
          <w:rFonts w:ascii="Arial" w:hAnsi="Arial" w:cs="Arial"/>
          <w:color w:val="000000"/>
          <w:sz w:val="36"/>
          <w:szCs w:val="36"/>
          <w:lang w:bidi="hi-IN"/>
        </w:rPr>
        <w:t>E</w:t>
      </w:r>
      <w:r>
        <w:rPr>
          <w:rFonts w:ascii="Arial" w:hAnsi="Arial" w:cs="Arial"/>
          <w:color w:val="000000"/>
          <w:sz w:val="36"/>
          <w:szCs w:val="36"/>
          <w:lang w:bidi="hi-IN"/>
        </w:rPr>
        <w:t xml:space="preserve">da# | Aqyata#navAn Bavati | vAqyurvA aqpAmAqyata#naM | </w:t>
      </w:r>
    </w:p>
    <w:p w14:paraId="28ACF5D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Aqyata#navAn Bavati | y</w:t>
      </w:r>
      <w:r w:rsidR="00665208">
        <w:rPr>
          <w:rFonts w:ascii="Arial" w:hAnsi="Arial" w:cs="Arial"/>
          <w:color w:val="000000"/>
          <w:sz w:val="36"/>
          <w:szCs w:val="36"/>
          <w:lang w:bidi="hi-IN"/>
        </w:rPr>
        <w:t>O</w:t>
      </w:r>
      <w:r>
        <w:rPr>
          <w:rFonts w:ascii="Arial" w:hAnsi="Arial" w:cs="Arial"/>
          <w:color w:val="000000"/>
          <w:sz w:val="36"/>
          <w:szCs w:val="36"/>
          <w:lang w:bidi="hi-IN"/>
        </w:rPr>
        <w:t xml:space="preserve"> vAqy</w:t>
      </w:r>
      <w:r w:rsidR="00665208">
        <w:rPr>
          <w:rFonts w:ascii="Arial" w:hAnsi="Arial" w:cs="Arial"/>
          <w:color w:val="000000"/>
          <w:sz w:val="36"/>
          <w:szCs w:val="36"/>
          <w:lang w:bidi="hi-IN"/>
        </w:rPr>
        <w:t>O</w:t>
      </w:r>
      <w:r>
        <w:rPr>
          <w:rFonts w:ascii="Arial" w:hAnsi="Arial" w:cs="Arial"/>
          <w:color w:val="000000"/>
          <w:sz w:val="36"/>
          <w:szCs w:val="36"/>
          <w:lang w:bidi="hi-IN"/>
        </w:rPr>
        <w:t>rAqyata#naqM ~Mv</w:t>
      </w:r>
      <w:r w:rsidR="00665208">
        <w:rPr>
          <w:rFonts w:ascii="Arial" w:hAnsi="Arial" w:cs="Arial"/>
          <w:color w:val="000000"/>
          <w:sz w:val="36"/>
          <w:szCs w:val="36"/>
          <w:lang w:bidi="hi-IN"/>
        </w:rPr>
        <w:t>E</w:t>
      </w:r>
      <w:r>
        <w:rPr>
          <w:rFonts w:ascii="Arial" w:hAnsi="Arial" w:cs="Arial"/>
          <w:color w:val="000000"/>
          <w:sz w:val="36"/>
          <w:szCs w:val="36"/>
          <w:lang w:bidi="hi-IN"/>
        </w:rPr>
        <w:t xml:space="preserve">da# | Aqyata#navAn Bavati | </w:t>
      </w:r>
    </w:p>
    <w:p w14:paraId="0E60A80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Ap</w:t>
      </w:r>
      <w:r w:rsidR="00665208">
        <w:rPr>
          <w:rFonts w:ascii="Arial" w:hAnsi="Arial" w:cs="Arial"/>
          <w:color w:val="000000"/>
          <w:sz w:val="36"/>
          <w:szCs w:val="36"/>
          <w:lang w:bidi="hi-IN"/>
        </w:rPr>
        <w:t>O</w:t>
      </w:r>
      <w:r>
        <w:rPr>
          <w:rFonts w:ascii="Arial" w:hAnsi="Arial" w:cs="Arial"/>
          <w:color w:val="000000"/>
          <w:sz w:val="36"/>
          <w:szCs w:val="36"/>
          <w:lang w:bidi="hi-IN"/>
        </w:rPr>
        <w:t>q vai vAqy</w:t>
      </w:r>
      <w:r w:rsidR="00665208">
        <w:rPr>
          <w:rFonts w:ascii="Arial" w:hAnsi="Arial" w:cs="Arial"/>
          <w:color w:val="000000"/>
          <w:sz w:val="36"/>
          <w:szCs w:val="36"/>
          <w:lang w:bidi="hi-IN"/>
        </w:rPr>
        <w:t>O</w:t>
      </w:r>
      <w:r>
        <w:rPr>
          <w:rFonts w:ascii="Arial" w:hAnsi="Arial" w:cs="Arial"/>
          <w:color w:val="000000"/>
          <w:sz w:val="36"/>
          <w:szCs w:val="36"/>
          <w:lang w:bidi="hi-IN"/>
        </w:rPr>
        <w:t xml:space="preserve">rAqyAta#naM | Aqyata#navAn Bavati | ya </w:t>
      </w:r>
      <w:r w:rsidR="00665208">
        <w:rPr>
          <w:rFonts w:ascii="Arial" w:hAnsi="Arial" w:cs="Arial"/>
          <w:color w:val="000000"/>
          <w:sz w:val="36"/>
          <w:szCs w:val="36"/>
          <w:lang w:bidi="hi-IN"/>
        </w:rPr>
        <w:t>E</w:t>
      </w:r>
      <w:r>
        <w:rPr>
          <w:rFonts w:ascii="Arial" w:hAnsi="Arial" w:cs="Arial"/>
          <w:color w:val="000000"/>
          <w:sz w:val="36"/>
          <w:szCs w:val="36"/>
          <w:lang w:bidi="hi-IN"/>
        </w:rPr>
        <w:t>qvaM ~Mv</w:t>
      </w:r>
      <w:r w:rsidR="00665208">
        <w:rPr>
          <w:rFonts w:ascii="Arial" w:hAnsi="Arial" w:cs="Arial"/>
          <w:color w:val="000000"/>
          <w:sz w:val="36"/>
          <w:szCs w:val="36"/>
          <w:lang w:bidi="hi-IN"/>
        </w:rPr>
        <w:t>E</w:t>
      </w:r>
      <w:r>
        <w:rPr>
          <w:rFonts w:ascii="Arial" w:hAnsi="Arial" w:cs="Arial"/>
          <w:color w:val="000000"/>
          <w:sz w:val="36"/>
          <w:szCs w:val="36"/>
          <w:lang w:bidi="hi-IN"/>
        </w:rPr>
        <w:t>da# || 3</w:t>
      </w:r>
    </w:p>
    <w:p w14:paraId="2D1BDE3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129394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w:t>
      </w:r>
      <w:r w:rsidR="00665208">
        <w:rPr>
          <w:rFonts w:ascii="Arial" w:hAnsi="Arial" w:cs="Arial"/>
          <w:color w:val="000000"/>
          <w:sz w:val="36"/>
          <w:szCs w:val="36"/>
          <w:lang w:bidi="hi-IN"/>
        </w:rPr>
        <w:t>O</w:t>
      </w:r>
      <w:r>
        <w:rPr>
          <w:rFonts w:ascii="Arial" w:hAnsi="Arial" w:cs="Arial"/>
          <w:color w:val="000000"/>
          <w:sz w:val="36"/>
          <w:szCs w:val="36"/>
          <w:lang w:bidi="hi-IN"/>
        </w:rPr>
        <w:t>#&amp;pAmAqyata#naqM ~Mv</w:t>
      </w:r>
      <w:r w:rsidR="00665208">
        <w:rPr>
          <w:rFonts w:ascii="Arial" w:hAnsi="Arial" w:cs="Arial"/>
          <w:color w:val="000000"/>
          <w:sz w:val="36"/>
          <w:szCs w:val="36"/>
          <w:lang w:bidi="hi-IN"/>
        </w:rPr>
        <w:t>E</w:t>
      </w:r>
      <w:r>
        <w:rPr>
          <w:rFonts w:ascii="Arial" w:hAnsi="Arial" w:cs="Arial"/>
          <w:color w:val="000000"/>
          <w:sz w:val="36"/>
          <w:szCs w:val="36"/>
          <w:lang w:bidi="hi-IN"/>
        </w:rPr>
        <w:t xml:space="preserve">da# | Aqyata#navAn Bavati | aqsau vai tapa#nnaqpA-mAqyata#naM | </w:t>
      </w:r>
    </w:p>
    <w:p w14:paraId="45881DD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Aqyata#navAn Bavati | yA#&amp;muShyaq-tapa#ta Aqyata#naqM ~Mv</w:t>
      </w:r>
      <w:r w:rsidR="00665208">
        <w:rPr>
          <w:rFonts w:ascii="Arial" w:hAnsi="Arial" w:cs="Arial"/>
          <w:color w:val="000000"/>
          <w:sz w:val="36"/>
          <w:szCs w:val="36"/>
          <w:lang w:bidi="hi-IN"/>
        </w:rPr>
        <w:t>E</w:t>
      </w:r>
      <w:r>
        <w:rPr>
          <w:rFonts w:ascii="Arial" w:hAnsi="Arial" w:cs="Arial"/>
          <w:color w:val="000000"/>
          <w:sz w:val="36"/>
          <w:szCs w:val="36"/>
          <w:lang w:bidi="hi-IN"/>
        </w:rPr>
        <w:t xml:space="preserve">da# | </w:t>
      </w:r>
    </w:p>
    <w:p w14:paraId="11ED4C9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Aqyata#navAn Bavati | Ap</w:t>
      </w:r>
      <w:r w:rsidR="00665208">
        <w:rPr>
          <w:rFonts w:ascii="Arial" w:hAnsi="Arial" w:cs="Arial"/>
          <w:color w:val="000000"/>
          <w:sz w:val="36"/>
          <w:szCs w:val="36"/>
          <w:lang w:bidi="hi-IN"/>
        </w:rPr>
        <w:t>O</w:t>
      </w:r>
      <w:r>
        <w:rPr>
          <w:rFonts w:ascii="Arial" w:hAnsi="Arial" w:cs="Arial"/>
          <w:color w:val="000000"/>
          <w:sz w:val="36"/>
          <w:szCs w:val="36"/>
          <w:lang w:bidi="hi-IN"/>
        </w:rPr>
        <w:t xml:space="preserve">qvA aqmuShyaq-tapa#ta Aqyata#naM | </w:t>
      </w:r>
    </w:p>
    <w:p w14:paraId="579F4ED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 xml:space="preserve">Aqyata#navAn Bavati | ya </w:t>
      </w:r>
      <w:r w:rsidR="00665208">
        <w:rPr>
          <w:rFonts w:ascii="Arial" w:hAnsi="Arial" w:cs="Arial"/>
          <w:color w:val="000000"/>
          <w:sz w:val="36"/>
          <w:szCs w:val="36"/>
          <w:lang w:bidi="hi-IN"/>
        </w:rPr>
        <w:t>E</w:t>
      </w:r>
      <w:r>
        <w:rPr>
          <w:rFonts w:ascii="Arial" w:hAnsi="Arial" w:cs="Arial"/>
          <w:color w:val="000000"/>
          <w:sz w:val="36"/>
          <w:szCs w:val="36"/>
          <w:lang w:bidi="hi-IN"/>
        </w:rPr>
        <w:t>qvaM ~Mv</w:t>
      </w:r>
      <w:r w:rsidR="00665208">
        <w:rPr>
          <w:rFonts w:ascii="Arial" w:hAnsi="Arial" w:cs="Arial"/>
          <w:color w:val="000000"/>
          <w:sz w:val="36"/>
          <w:szCs w:val="36"/>
          <w:lang w:bidi="hi-IN"/>
        </w:rPr>
        <w:t>E</w:t>
      </w:r>
      <w:r>
        <w:rPr>
          <w:rFonts w:ascii="Arial" w:hAnsi="Arial" w:cs="Arial"/>
          <w:color w:val="000000"/>
          <w:sz w:val="36"/>
          <w:szCs w:val="36"/>
          <w:lang w:bidi="hi-IN"/>
        </w:rPr>
        <w:t>da# || 4</w:t>
      </w:r>
    </w:p>
    <w:p w14:paraId="15A1354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4849E3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w:t>
      </w:r>
      <w:r w:rsidR="00665208">
        <w:rPr>
          <w:rFonts w:ascii="Arial" w:hAnsi="Arial" w:cs="Arial"/>
          <w:color w:val="000000"/>
          <w:sz w:val="36"/>
          <w:szCs w:val="36"/>
          <w:lang w:bidi="hi-IN"/>
        </w:rPr>
        <w:t>O</w:t>
      </w:r>
      <w:r>
        <w:rPr>
          <w:rFonts w:ascii="Arial" w:hAnsi="Arial" w:cs="Arial"/>
          <w:color w:val="000000"/>
          <w:sz w:val="36"/>
          <w:szCs w:val="36"/>
          <w:lang w:bidi="hi-IN"/>
        </w:rPr>
        <w:t>#&amp;pAmAqyata#naqM ~Mv</w:t>
      </w:r>
      <w:r w:rsidR="00665208">
        <w:rPr>
          <w:rFonts w:ascii="Arial" w:hAnsi="Arial" w:cs="Arial"/>
          <w:color w:val="000000"/>
          <w:sz w:val="36"/>
          <w:szCs w:val="36"/>
          <w:lang w:bidi="hi-IN"/>
        </w:rPr>
        <w:t>E</w:t>
      </w:r>
      <w:r>
        <w:rPr>
          <w:rFonts w:ascii="Arial" w:hAnsi="Arial" w:cs="Arial"/>
          <w:color w:val="000000"/>
          <w:sz w:val="36"/>
          <w:szCs w:val="36"/>
          <w:lang w:bidi="hi-IN"/>
        </w:rPr>
        <w:t xml:space="preserve">da# | Aqyata#navAn Bavati | caqndramAq vA aqpAmAqyata#naM | </w:t>
      </w:r>
    </w:p>
    <w:p w14:paraId="4EB7304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Aqyata#navAn Bavati | yaScaqndrama#sa Aqyata#naqM ~Mv</w:t>
      </w:r>
      <w:r w:rsidR="00665208">
        <w:rPr>
          <w:rFonts w:ascii="Arial" w:hAnsi="Arial" w:cs="Arial"/>
          <w:color w:val="000000"/>
          <w:sz w:val="36"/>
          <w:szCs w:val="36"/>
          <w:lang w:bidi="hi-IN"/>
        </w:rPr>
        <w:t>E</w:t>
      </w:r>
      <w:r>
        <w:rPr>
          <w:rFonts w:ascii="Arial" w:hAnsi="Arial" w:cs="Arial"/>
          <w:color w:val="000000"/>
          <w:sz w:val="36"/>
          <w:szCs w:val="36"/>
          <w:lang w:bidi="hi-IN"/>
        </w:rPr>
        <w:t xml:space="preserve">da# | Aqyata#navAn Bavati | </w:t>
      </w:r>
    </w:p>
    <w:p w14:paraId="64C4BEE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Ap</w:t>
      </w:r>
      <w:r w:rsidR="00665208">
        <w:rPr>
          <w:rFonts w:ascii="Arial" w:hAnsi="Arial" w:cs="Arial"/>
          <w:color w:val="000000"/>
          <w:sz w:val="36"/>
          <w:szCs w:val="36"/>
          <w:lang w:bidi="hi-IN"/>
        </w:rPr>
        <w:t>O</w:t>
      </w:r>
      <w:r>
        <w:rPr>
          <w:rFonts w:ascii="Arial" w:hAnsi="Arial" w:cs="Arial"/>
          <w:color w:val="000000"/>
          <w:sz w:val="36"/>
          <w:szCs w:val="36"/>
          <w:lang w:bidi="hi-IN"/>
        </w:rPr>
        <w:t xml:space="preserve">q vai caqndrama#sa Aqyata#naM | Aqyata#navAn Bavati | ya </w:t>
      </w:r>
      <w:r w:rsidR="00665208">
        <w:rPr>
          <w:rFonts w:ascii="Arial" w:hAnsi="Arial" w:cs="Arial"/>
          <w:color w:val="000000"/>
          <w:sz w:val="36"/>
          <w:szCs w:val="36"/>
          <w:lang w:bidi="hi-IN"/>
        </w:rPr>
        <w:t>E</w:t>
      </w:r>
      <w:r>
        <w:rPr>
          <w:rFonts w:ascii="Arial" w:hAnsi="Arial" w:cs="Arial"/>
          <w:color w:val="000000"/>
          <w:sz w:val="36"/>
          <w:szCs w:val="36"/>
          <w:lang w:bidi="hi-IN"/>
        </w:rPr>
        <w:t>qvaM ~Mv</w:t>
      </w:r>
      <w:r w:rsidR="00665208">
        <w:rPr>
          <w:rFonts w:ascii="Arial" w:hAnsi="Arial" w:cs="Arial"/>
          <w:color w:val="000000"/>
          <w:sz w:val="36"/>
          <w:szCs w:val="36"/>
          <w:lang w:bidi="hi-IN"/>
        </w:rPr>
        <w:t>E</w:t>
      </w:r>
      <w:r>
        <w:rPr>
          <w:rFonts w:ascii="Arial" w:hAnsi="Arial" w:cs="Arial"/>
          <w:color w:val="000000"/>
          <w:sz w:val="36"/>
          <w:szCs w:val="36"/>
          <w:lang w:bidi="hi-IN"/>
        </w:rPr>
        <w:t>da# || 5</w:t>
      </w:r>
    </w:p>
    <w:p w14:paraId="6ADCA85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E3203B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w:t>
      </w:r>
      <w:r w:rsidR="00665208">
        <w:rPr>
          <w:rFonts w:ascii="Arial" w:hAnsi="Arial" w:cs="Arial"/>
          <w:color w:val="000000"/>
          <w:sz w:val="36"/>
          <w:szCs w:val="36"/>
          <w:lang w:bidi="hi-IN"/>
        </w:rPr>
        <w:t>O</w:t>
      </w:r>
      <w:r>
        <w:rPr>
          <w:rFonts w:ascii="Arial" w:hAnsi="Arial" w:cs="Arial"/>
          <w:color w:val="000000"/>
          <w:sz w:val="36"/>
          <w:szCs w:val="36"/>
          <w:lang w:bidi="hi-IN"/>
        </w:rPr>
        <w:t>#&amp;pAmAqyata#naqM ~Mv</w:t>
      </w:r>
      <w:r w:rsidR="00665208">
        <w:rPr>
          <w:rFonts w:ascii="Arial" w:hAnsi="Arial" w:cs="Arial"/>
          <w:color w:val="000000"/>
          <w:sz w:val="36"/>
          <w:szCs w:val="36"/>
          <w:lang w:bidi="hi-IN"/>
        </w:rPr>
        <w:t>E</w:t>
      </w:r>
      <w:r>
        <w:rPr>
          <w:rFonts w:ascii="Arial" w:hAnsi="Arial" w:cs="Arial"/>
          <w:color w:val="000000"/>
          <w:sz w:val="36"/>
          <w:szCs w:val="36"/>
          <w:lang w:bidi="hi-IN"/>
        </w:rPr>
        <w:t xml:space="preserve">da# | Aqyata#navAn Bavati | nakSha#trANiq vA aqpAmAqyata#naM | </w:t>
      </w:r>
    </w:p>
    <w:p w14:paraId="4FC4763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Aqyata#navAn Bavati | y</w:t>
      </w:r>
      <w:r w:rsidR="00665208">
        <w:rPr>
          <w:rFonts w:ascii="Arial" w:hAnsi="Arial" w:cs="Arial"/>
          <w:color w:val="000000"/>
          <w:sz w:val="36"/>
          <w:szCs w:val="36"/>
          <w:lang w:bidi="hi-IN"/>
        </w:rPr>
        <w:t>O</w:t>
      </w:r>
      <w:r>
        <w:rPr>
          <w:rFonts w:ascii="Arial" w:hAnsi="Arial" w:cs="Arial"/>
          <w:color w:val="000000"/>
          <w:sz w:val="36"/>
          <w:szCs w:val="36"/>
          <w:lang w:bidi="hi-IN"/>
        </w:rPr>
        <w:t xml:space="preserve"> nakSha#trANA-mAqyata#naqM ~Mv</w:t>
      </w:r>
      <w:r w:rsidR="00665208">
        <w:rPr>
          <w:rFonts w:ascii="Arial" w:hAnsi="Arial" w:cs="Arial"/>
          <w:color w:val="000000"/>
          <w:sz w:val="36"/>
          <w:szCs w:val="36"/>
          <w:lang w:bidi="hi-IN"/>
        </w:rPr>
        <w:t>E</w:t>
      </w:r>
      <w:r>
        <w:rPr>
          <w:rFonts w:ascii="Arial" w:hAnsi="Arial" w:cs="Arial"/>
          <w:color w:val="000000"/>
          <w:sz w:val="36"/>
          <w:szCs w:val="36"/>
          <w:lang w:bidi="hi-IN"/>
        </w:rPr>
        <w:t xml:space="preserve">da# | Aqyata#navAn Bavati | </w:t>
      </w:r>
    </w:p>
    <w:p w14:paraId="3EF8F34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Ap</w:t>
      </w:r>
      <w:r w:rsidR="00665208">
        <w:rPr>
          <w:rFonts w:ascii="Arial" w:hAnsi="Arial" w:cs="Arial"/>
          <w:color w:val="000000"/>
          <w:sz w:val="36"/>
          <w:szCs w:val="36"/>
          <w:lang w:bidi="hi-IN"/>
        </w:rPr>
        <w:t>O</w:t>
      </w:r>
      <w:r>
        <w:rPr>
          <w:rFonts w:ascii="Arial" w:hAnsi="Arial" w:cs="Arial"/>
          <w:color w:val="000000"/>
          <w:sz w:val="36"/>
          <w:szCs w:val="36"/>
          <w:lang w:bidi="hi-IN"/>
        </w:rPr>
        <w:t xml:space="preserve">q vai nakSha#trANA-mAqyata#naM | Aqyata#navAn Bavati | ya </w:t>
      </w:r>
      <w:r w:rsidR="00665208">
        <w:rPr>
          <w:rFonts w:ascii="Arial" w:hAnsi="Arial" w:cs="Arial"/>
          <w:color w:val="000000"/>
          <w:sz w:val="36"/>
          <w:szCs w:val="36"/>
          <w:lang w:bidi="hi-IN"/>
        </w:rPr>
        <w:t>E</w:t>
      </w:r>
      <w:r>
        <w:rPr>
          <w:rFonts w:ascii="Arial" w:hAnsi="Arial" w:cs="Arial"/>
          <w:color w:val="000000"/>
          <w:sz w:val="36"/>
          <w:szCs w:val="36"/>
          <w:lang w:bidi="hi-IN"/>
        </w:rPr>
        <w:t>qvaM ~Mv</w:t>
      </w:r>
      <w:r w:rsidR="00665208">
        <w:rPr>
          <w:rFonts w:ascii="Arial" w:hAnsi="Arial" w:cs="Arial"/>
          <w:color w:val="000000"/>
          <w:sz w:val="36"/>
          <w:szCs w:val="36"/>
          <w:lang w:bidi="hi-IN"/>
        </w:rPr>
        <w:t>E</w:t>
      </w:r>
      <w:r>
        <w:rPr>
          <w:rFonts w:ascii="Arial" w:hAnsi="Arial" w:cs="Arial"/>
          <w:color w:val="000000"/>
          <w:sz w:val="36"/>
          <w:szCs w:val="36"/>
          <w:lang w:bidi="hi-IN"/>
        </w:rPr>
        <w:t>da# || 6</w:t>
      </w:r>
    </w:p>
    <w:p w14:paraId="6F9AB57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D2FECD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w:t>
      </w:r>
      <w:r w:rsidR="00665208">
        <w:rPr>
          <w:rFonts w:ascii="Arial" w:hAnsi="Arial" w:cs="Arial"/>
          <w:color w:val="000000"/>
          <w:sz w:val="36"/>
          <w:szCs w:val="36"/>
          <w:lang w:bidi="hi-IN"/>
        </w:rPr>
        <w:t>O</w:t>
      </w:r>
      <w:r>
        <w:rPr>
          <w:rFonts w:ascii="Arial" w:hAnsi="Arial" w:cs="Arial"/>
          <w:color w:val="000000"/>
          <w:sz w:val="36"/>
          <w:szCs w:val="36"/>
          <w:lang w:bidi="hi-IN"/>
        </w:rPr>
        <w:t>#&amp;pAmAqyata#naqM ~Mv</w:t>
      </w:r>
      <w:r w:rsidR="00665208">
        <w:rPr>
          <w:rFonts w:ascii="Arial" w:hAnsi="Arial" w:cs="Arial"/>
          <w:color w:val="000000"/>
          <w:sz w:val="36"/>
          <w:szCs w:val="36"/>
          <w:lang w:bidi="hi-IN"/>
        </w:rPr>
        <w:t>E</w:t>
      </w:r>
      <w:r>
        <w:rPr>
          <w:rFonts w:ascii="Arial" w:hAnsi="Arial" w:cs="Arial"/>
          <w:color w:val="000000"/>
          <w:sz w:val="36"/>
          <w:szCs w:val="36"/>
          <w:lang w:bidi="hi-IN"/>
        </w:rPr>
        <w:t>da# | Aqyata#navAn Bavati | paqrjany</w:t>
      </w:r>
      <w:r w:rsidR="00665208">
        <w:rPr>
          <w:rFonts w:ascii="Arial" w:hAnsi="Arial" w:cs="Arial"/>
          <w:color w:val="000000"/>
          <w:sz w:val="36"/>
          <w:szCs w:val="36"/>
          <w:lang w:bidi="hi-IN"/>
        </w:rPr>
        <w:t>O</w:t>
      </w:r>
      <w:r>
        <w:rPr>
          <w:rFonts w:ascii="Arial" w:hAnsi="Arial" w:cs="Arial"/>
          <w:color w:val="000000"/>
          <w:sz w:val="36"/>
          <w:szCs w:val="36"/>
          <w:lang w:bidi="hi-IN"/>
        </w:rPr>
        <w:t xml:space="preserve">q vA aqpAmAqyata#naM | </w:t>
      </w:r>
    </w:p>
    <w:p w14:paraId="529EF6A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Aqyata#navAn Bavati | yaH paqrjanya#-syAqyata#naqM ~Mv</w:t>
      </w:r>
      <w:r w:rsidR="00665208">
        <w:rPr>
          <w:rFonts w:ascii="Arial" w:hAnsi="Arial" w:cs="Arial"/>
          <w:color w:val="000000"/>
          <w:sz w:val="36"/>
          <w:szCs w:val="36"/>
          <w:lang w:bidi="hi-IN"/>
        </w:rPr>
        <w:t>E</w:t>
      </w:r>
      <w:r>
        <w:rPr>
          <w:rFonts w:ascii="Arial" w:hAnsi="Arial" w:cs="Arial"/>
          <w:color w:val="000000"/>
          <w:sz w:val="36"/>
          <w:szCs w:val="36"/>
          <w:lang w:bidi="hi-IN"/>
        </w:rPr>
        <w:t xml:space="preserve">da# | Aqyata#navAn Bavati | </w:t>
      </w:r>
    </w:p>
    <w:p w14:paraId="37698E7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Ap</w:t>
      </w:r>
      <w:r w:rsidR="00665208">
        <w:rPr>
          <w:rFonts w:ascii="Arial" w:hAnsi="Arial" w:cs="Arial"/>
          <w:color w:val="000000"/>
          <w:sz w:val="36"/>
          <w:szCs w:val="36"/>
          <w:lang w:bidi="hi-IN"/>
        </w:rPr>
        <w:t>O</w:t>
      </w:r>
      <w:r>
        <w:rPr>
          <w:rFonts w:ascii="Arial" w:hAnsi="Arial" w:cs="Arial"/>
          <w:color w:val="000000"/>
          <w:sz w:val="36"/>
          <w:szCs w:val="36"/>
          <w:lang w:bidi="hi-IN"/>
        </w:rPr>
        <w:t xml:space="preserve">q vai paqrjanya#-syAqyata#naM | Aqyata#navAn Bavati | ya </w:t>
      </w:r>
      <w:r w:rsidR="00665208">
        <w:rPr>
          <w:rFonts w:ascii="Arial" w:hAnsi="Arial" w:cs="Arial"/>
          <w:color w:val="000000"/>
          <w:sz w:val="36"/>
          <w:szCs w:val="36"/>
          <w:lang w:bidi="hi-IN"/>
        </w:rPr>
        <w:t>E</w:t>
      </w:r>
      <w:r>
        <w:rPr>
          <w:rFonts w:ascii="Arial" w:hAnsi="Arial" w:cs="Arial"/>
          <w:color w:val="000000"/>
          <w:sz w:val="36"/>
          <w:szCs w:val="36"/>
          <w:lang w:bidi="hi-IN"/>
        </w:rPr>
        <w:t>qvaM ~Mv</w:t>
      </w:r>
      <w:r w:rsidR="00665208">
        <w:rPr>
          <w:rFonts w:ascii="Arial" w:hAnsi="Arial" w:cs="Arial"/>
          <w:color w:val="000000"/>
          <w:sz w:val="36"/>
          <w:szCs w:val="36"/>
          <w:lang w:bidi="hi-IN"/>
        </w:rPr>
        <w:t>E</w:t>
      </w:r>
      <w:r>
        <w:rPr>
          <w:rFonts w:ascii="Arial" w:hAnsi="Arial" w:cs="Arial"/>
          <w:color w:val="000000"/>
          <w:sz w:val="36"/>
          <w:szCs w:val="36"/>
          <w:lang w:bidi="hi-IN"/>
        </w:rPr>
        <w:t>da# || 7</w:t>
      </w:r>
    </w:p>
    <w:p w14:paraId="678AE8E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715F44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w:t>
      </w:r>
      <w:r w:rsidR="00665208">
        <w:rPr>
          <w:rFonts w:ascii="Arial" w:hAnsi="Arial" w:cs="Arial"/>
          <w:color w:val="000000"/>
          <w:sz w:val="36"/>
          <w:szCs w:val="36"/>
          <w:lang w:bidi="hi-IN"/>
        </w:rPr>
        <w:t>O</w:t>
      </w:r>
      <w:r>
        <w:rPr>
          <w:rFonts w:ascii="Arial" w:hAnsi="Arial" w:cs="Arial"/>
          <w:color w:val="000000"/>
          <w:sz w:val="36"/>
          <w:szCs w:val="36"/>
          <w:lang w:bidi="hi-IN"/>
        </w:rPr>
        <w:t>#&amp;pAmAqyata#naqM ~Mv</w:t>
      </w:r>
      <w:r w:rsidR="00665208">
        <w:rPr>
          <w:rFonts w:ascii="Arial" w:hAnsi="Arial" w:cs="Arial"/>
          <w:color w:val="000000"/>
          <w:sz w:val="36"/>
          <w:szCs w:val="36"/>
          <w:lang w:bidi="hi-IN"/>
        </w:rPr>
        <w:t>E</w:t>
      </w:r>
      <w:r>
        <w:rPr>
          <w:rFonts w:ascii="Arial" w:hAnsi="Arial" w:cs="Arial"/>
          <w:color w:val="000000"/>
          <w:sz w:val="36"/>
          <w:szCs w:val="36"/>
          <w:lang w:bidi="hi-IN"/>
        </w:rPr>
        <w:t>da# | Aqyata#navAn Bavati | saqM~Mvaqthsaqr</w:t>
      </w:r>
      <w:r w:rsidR="00665208">
        <w:rPr>
          <w:rFonts w:ascii="Arial" w:hAnsi="Arial" w:cs="Arial"/>
          <w:color w:val="000000"/>
          <w:sz w:val="36"/>
          <w:szCs w:val="36"/>
          <w:lang w:bidi="hi-IN"/>
        </w:rPr>
        <w:t>O</w:t>
      </w:r>
      <w:r>
        <w:rPr>
          <w:rFonts w:ascii="Arial" w:hAnsi="Arial" w:cs="Arial"/>
          <w:color w:val="000000"/>
          <w:sz w:val="36"/>
          <w:szCs w:val="36"/>
          <w:lang w:bidi="hi-IN"/>
        </w:rPr>
        <w:t xml:space="preserve"> vA aqpAmAqya#tanaM | Aqyata#navAn Bavati | yassa#M~Mvathsaqra-syAqyata#naqM ~Mv</w:t>
      </w:r>
      <w:r w:rsidR="00665208">
        <w:rPr>
          <w:rFonts w:ascii="Arial" w:hAnsi="Arial" w:cs="Arial"/>
          <w:color w:val="000000"/>
          <w:sz w:val="36"/>
          <w:szCs w:val="36"/>
          <w:lang w:bidi="hi-IN"/>
        </w:rPr>
        <w:t>E</w:t>
      </w:r>
      <w:r>
        <w:rPr>
          <w:rFonts w:ascii="Arial" w:hAnsi="Arial" w:cs="Arial"/>
          <w:color w:val="000000"/>
          <w:sz w:val="36"/>
          <w:szCs w:val="36"/>
          <w:lang w:bidi="hi-IN"/>
        </w:rPr>
        <w:t>da# | Aqyata#navAn Bavati | Ap</w:t>
      </w:r>
      <w:r w:rsidR="00665208">
        <w:rPr>
          <w:rFonts w:ascii="Arial" w:hAnsi="Arial" w:cs="Arial"/>
          <w:color w:val="000000"/>
          <w:sz w:val="36"/>
          <w:szCs w:val="36"/>
          <w:lang w:bidi="hi-IN"/>
        </w:rPr>
        <w:t>O</w:t>
      </w:r>
      <w:r>
        <w:rPr>
          <w:rFonts w:ascii="Arial" w:hAnsi="Arial" w:cs="Arial"/>
          <w:color w:val="000000"/>
          <w:sz w:val="36"/>
          <w:szCs w:val="36"/>
          <w:lang w:bidi="hi-IN"/>
        </w:rPr>
        <w:t xml:space="preserve">q vai sa#M~Mvathsaqra-syAqyata#naM | Aqyata#navAn Bavati | ya </w:t>
      </w:r>
      <w:r w:rsidR="00665208">
        <w:rPr>
          <w:rFonts w:ascii="Arial" w:hAnsi="Arial" w:cs="Arial"/>
          <w:color w:val="000000"/>
          <w:sz w:val="36"/>
          <w:szCs w:val="36"/>
          <w:lang w:bidi="hi-IN"/>
        </w:rPr>
        <w:t>E</w:t>
      </w:r>
      <w:r>
        <w:rPr>
          <w:rFonts w:ascii="Arial" w:hAnsi="Arial" w:cs="Arial"/>
          <w:color w:val="000000"/>
          <w:sz w:val="36"/>
          <w:szCs w:val="36"/>
          <w:lang w:bidi="hi-IN"/>
        </w:rPr>
        <w:t>qvaM ~Mv</w:t>
      </w:r>
      <w:r w:rsidR="00665208">
        <w:rPr>
          <w:rFonts w:ascii="Arial" w:hAnsi="Arial" w:cs="Arial"/>
          <w:color w:val="000000"/>
          <w:sz w:val="36"/>
          <w:szCs w:val="36"/>
          <w:lang w:bidi="hi-IN"/>
        </w:rPr>
        <w:t>E</w:t>
      </w:r>
      <w:r>
        <w:rPr>
          <w:rFonts w:ascii="Arial" w:hAnsi="Arial" w:cs="Arial"/>
          <w:color w:val="000000"/>
          <w:sz w:val="36"/>
          <w:szCs w:val="36"/>
          <w:lang w:bidi="hi-IN"/>
        </w:rPr>
        <w:t xml:space="preserve">da# || 8 </w:t>
      </w:r>
    </w:p>
    <w:p w14:paraId="00494C7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w:t>
      </w:r>
      <w:r w:rsidR="00665208">
        <w:rPr>
          <w:rFonts w:ascii="Arial" w:hAnsi="Arial" w:cs="Arial"/>
          <w:color w:val="000000"/>
          <w:sz w:val="36"/>
          <w:szCs w:val="36"/>
          <w:lang w:bidi="hi-IN"/>
        </w:rPr>
        <w:t>O</w:t>
      </w:r>
      <w:r>
        <w:rPr>
          <w:rFonts w:ascii="Arial" w:hAnsi="Arial" w:cs="Arial"/>
          <w:color w:val="000000"/>
          <w:sz w:val="36"/>
          <w:szCs w:val="36"/>
          <w:lang w:bidi="hi-IN"/>
        </w:rPr>
        <w:t>$&amp;PsunAvaqM prati#ShThitAqM ~Mv</w:t>
      </w:r>
      <w:r w:rsidR="00665208">
        <w:rPr>
          <w:rFonts w:ascii="Arial" w:hAnsi="Arial" w:cs="Arial"/>
          <w:color w:val="000000"/>
          <w:sz w:val="36"/>
          <w:szCs w:val="36"/>
          <w:lang w:bidi="hi-IN"/>
        </w:rPr>
        <w:t>E</w:t>
      </w:r>
      <w:r>
        <w:rPr>
          <w:rFonts w:ascii="Arial" w:hAnsi="Arial" w:cs="Arial"/>
          <w:color w:val="000000"/>
          <w:sz w:val="36"/>
          <w:szCs w:val="36"/>
          <w:lang w:bidi="hi-IN"/>
        </w:rPr>
        <w:t>da# | praty</w:t>
      </w:r>
      <w:r w:rsidR="00665208">
        <w:rPr>
          <w:rFonts w:ascii="Arial" w:hAnsi="Arial" w:cs="Arial"/>
          <w:color w:val="000000"/>
          <w:sz w:val="36"/>
          <w:szCs w:val="36"/>
          <w:lang w:bidi="hi-IN"/>
        </w:rPr>
        <w:t>E</w:t>
      </w:r>
      <w:r>
        <w:rPr>
          <w:rFonts w:ascii="Arial" w:hAnsi="Arial" w:cs="Arial"/>
          <w:color w:val="000000"/>
          <w:sz w:val="36"/>
          <w:szCs w:val="36"/>
          <w:lang w:bidi="hi-IN"/>
        </w:rPr>
        <w:t xml:space="preserve">qvati#ShThati || 9 </w:t>
      </w:r>
    </w:p>
    <w:p w14:paraId="17084B8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4472888"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w:t>
      </w:r>
      <w:r w:rsidR="00D91D60">
        <w:rPr>
          <w:rFonts w:ascii="Arial" w:hAnsi="Arial" w:cs="Arial"/>
          <w:color w:val="000000"/>
          <w:sz w:val="36"/>
          <w:szCs w:val="36"/>
          <w:lang w:bidi="hi-IN"/>
        </w:rPr>
        <w:t xml:space="preserve">$M tadbraqhma | </w:t>
      </w:r>
      <w:r>
        <w:rPr>
          <w:rFonts w:ascii="Arial" w:hAnsi="Arial" w:cs="Arial"/>
          <w:color w:val="000000"/>
          <w:sz w:val="36"/>
          <w:szCs w:val="36"/>
          <w:lang w:bidi="hi-IN"/>
        </w:rPr>
        <w:t>O</w:t>
      </w:r>
      <w:r w:rsidR="00D91D60">
        <w:rPr>
          <w:rFonts w:ascii="Arial" w:hAnsi="Arial" w:cs="Arial"/>
          <w:color w:val="000000"/>
          <w:sz w:val="36"/>
          <w:szCs w:val="36"/>
          <w:lang w:bidi="hi-IN"/>
        </w:rPr>
        <w:t xml:space="preserve">$M tadvAqyuH | </w:t>
      </w:r>
      <w:r>
        <w:rPr>
          <w:rFonts w:ascii="Arial" w:hAnsi="Arial" w:cs="Arial"/>
          <w:color w:val="000000"/>
          <w:sz w:val="36"/>
          <w:szCs w:val="36"/>
          <w:lang w:bidi="hi-IN"/>
        </w:rPr>
        <w:t>O</w:t>
      </w:r>
      <w:r w:rsidR="00D91D60">
        <w:rPr>
          <w:rFonts w:ascii="Arial" w:hAnsi="Arial" w:cs="Arial"/>
          <w:color w:val="000000"/>
          <w:sz w:val="36"/>
          <w:szCs w:val="36"/>
          <w:lang w:bidi="hi-IN"/>
        </w:rPr>
        <w:t xml:space="preserve">$M tadAqtmA | </w:t>
      </w:r>
      <w:r>
        <w:rPr>
          <w:rFonts w:ascii="Arial" w:hAnsi="Arial" w:cs="Arial"/>
          <w:color w:val="000000"/>
          <w:sz w:val="36"/>
          <w:szCs w:val="36"/>
          <w:lang w:bidi="hi-IN"/>
        </w:rPr>
        <w:t>O</w:t>
      </w:r>
      <w:r w:rsidR="00D91D60">
        <w:rPr>
          <w:rFonts w:ascii="Arial" w:hAnsi="Arial" w:cs="Arial"/>
          <w:color w:val="000000"/>
          <w:sz w:val="36"/>
          <w:szCs w:val="36"/>
          <w:lang w:bidi="hi-IN"/>
        </w:rPr>
        <w:t xml:space="preserve">$M tathsaqtyaM | </w:t>
      </w:r>
    </w:p>
    <w:p w14:paraId="28EAB61E" w14:textId="77777777" w:rsidR="00D91D60" w:rsidRDefault="00665208"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w:t>
      </w:r>
      <w:r w:rsidR="00D91D60">
        <w:rPr>
          <w:rFonts w:ascii="Arial" w:hAnsi="Arial" w:cs="Arial"/>
          <w:color w:val="000000"/>
          <w:sz w:val="36"/>
          <w:szCs w:val="36"/>
          <w:lang w:bidi="hi-IN"/>
        </w:rPr>
        <w:t xml:space="preserve">$M tathsarva$M | </w:t>
      </w:r>
      <w:r>
        <w:rPr>
          <w:rFonts w:ascii="Arial" w:hAnsi="Arial" w:cs="Arial"/>
          <w:color w:val="000000"/>
          <w:sz w:val="36"/>
          <w:szCs w:val="36"/>
          <w:lang w:bidi="hi-IN"/>
        </w:rPr>
        <w:t>O</w:t>
      </w:r>
      <w:r w:rsidR="00D91D60">
        <w:rPr>
          <w:rFonts w:ascii="Arial" w:hAnsi="Arial" w:cs="Arial"/>
          <w:color w:val="000000"/>
          <w:sz w:val="36"/>
          <w:szCs w:val="36"/>
          <w:lang w:bidi="hi-IN"/>
        </w:rPr>
        <w:t>$M tatpur</w:t>
      </w:r>
      <w:r>
        <w:rPr>
          <w:rFonts w:ascii="Arial" w:hAnsi="Arial" w:cs="Arial"/>
          <w:color w:val="000000"/>
          <w:sz w:val="36"/>
          <w:szCs w:val="36"/>
          <w:lang w:bidi="hi-IN"/>
        </w:rPr>
        <w:t>O</w:t>
      </w:r>
      <w:r w:rsidR="00D91D60">
        <w:rPr>
          <w:rFonts w:ascii="Arial" w:hAnsi="Arial" w:cs="Arial"/>
          <w:color w:val="000000"/>
          <w:sz w:val="36"/>
          <w:szCs w:val="36"/>
          <w:lang w:bidi="hi-IN"/>
        </w:rPr>
        <w:t xml:space="preserve">q rnamaH | </w:t>
      </w:r>
    </w:p>
    <w:p w14:paraId="4F59583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antaScarati# BUt</w:t>
      </w:r>
      <w:r w:rsidR="00665208">
        <w:rPr>
          <w:rFonts w:ascii="Arial" w:hAnsi="Arial" w:cs="Arial"/>
          <w:color w:val="000000"/>
          <w:sz w:val="36"/>
          <w:szCs w:val="36"/>
          <w:lang w:bidi="hi-IN"/>
        </w:rPr>
        <w:t>E</w:t>
      </w:r>
      <w:r>
        <w:rPr>
          <w:rFonts w:ascii="Arial" w:hAnsi="Arial" w:cs="Arial"/>
          <w:color w:val="000000"/>
          <w:sz w:val="36"/>
          <w:szCs w:val="36"/>
          <w:lang w:bidi="hi-IN"/>
        </w:rPr>
        <w:t xml:space="preserve">qShuq guhAyAM vi#SvamUqrtiShu | tvaM ~Myaj~jastvaM ~MvaShaTkAra stvamindrastva(gm) rudrastvaM ~MviShNustvaM brahmatva#M prajAqpatiH | </w:t>
      </w:r>
    </w:p>
    <w:p w14:paraId="319B16F8" w14:textId="027CF028"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tvaM ta#dApaq Ap</w:t>
      </w:r>
      <w:r w:rsidR="00665208">
        <w:rPr>
          <w:rFonts w:ascii="Arial" w:hAnsi="Arial" w:cs="Arial"/>
          <w:color w:val="000000"/>
          <w:sz w:val="36"/>
          <w:szCs w:val="36"/>
          <w:lang w:bidi="hi-IN"/>
        </w:rPr>
        <w:t>O</w:t>
      </w:r>
      <w:r>
        <w:rPr>
          <w:rFonts w:ascii="Arial" w:hAnsi="Arial" w:cs="Arial"/>
          <w:color w:val="000000"/>
          <w:sz w:val="36"/>
          <w:szCs w:val="36"/>
          <w:lang w:bidi="hi-IN"/>
        </w:rPr>
        <w:t>q jy</w:t>
      </w:r>
      <w:r w:rsidR="00665208">
        <w:rPr>
          <w:rFonts w:ascii="Arial" w:hAnsi="Arial" w:cs="Arial"/>
          <w:color w:val="000000"/>
          <w:sz w:val="36"/>
          <w:szCs w:val="36"/>
          <w:lang w:bidi="hi-IN"/>
        </w:rPr>
        <w:t>O</w:t>
      </w:r>
      <w:r>
        <w:rPr>
          <w:rFonts w:ascii="Arial" w:hAnsi="Arial" w:cs="Arial"/>
          <w:color w:val="000000"/>
          <w:sz w:val="36"/>
          <w:szCs w:val="36"/>
          <w:lang w:bidi="hi-IN"/>
        </w:rPr>
        <w:t>tIqras</w:t>
      </w:r>
      <w:r w:rsidR="00665208">
        <w:rPr>
          <w:rFonts w:ascii="Arial" w:hAnsi="Arial" w:cs="Arial"/>
          <w:color w:val="000000"/>
          <w:sz w:val="36"/>
          <w:szCs w:val="36"/>
          <w:lang w:bidi="hi-IN"/>
        </w:rPr>
        <w:t>O</w:t>
      </w:r>
      <w:r>
        <w:rPr>
          <w:rFonts w:ascii="Arial" w:hAnsi="Arial" w:cs="Arial"/>
          <w:color w:val="000000"/>
          <w:sz w:val="36"/>
          <w:szCs w:val="36"/>
          <w:lang w:bidi="hi-IN"/>
        </w:rPr>
        <w:t>q&amp;mRutaqM brahmaq BUrBuvaqssuvaqr</w:t>
      </w:r>
      <w:r w:rsidR="00842E57">
        <w:rPr>
          <w:rFonts w:ascii="Arial" w:hAnsi="Arial" w:cs="Arial"/>
          <w:color w:val="000000"/>
          <w:sz w:val="36"/>
          <w:szCs w:val="36"/>
          <w:lang w:bidi="hi-IN"/>
        </w:rPr>
        <w:t>OM</w:t>
      </w:r>
      <w:r>
        <w:rPr>
          <w:rFonts w:ascii="Arial" w:hAnsi="Arial" w:cs="Arial"/>
          <w:color w:val="000000"/>
          <w:sz w:val="36"/>
          <w:szCs w:val="36"/>
          <w:lang w:bidi="hi-IN"/>
        </w:rPr>
        <w:t xml:space="preserve"> | </w:t>
      </w:r>
    </w:p>
    <w:p w14:paraId="25CCF6C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323B2C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 karma#NA na praqjayAq dhan</w:t>
      </w:r>
      <w:r w:rsidR="00665208">
        <w:rPr>
          <w:rFonts w:ascii="Arial" w:hAnsi="Arial" w:cs="Arial"/>
          <w:color w:val="000000"/>
          <w:sz w:val="36"/>
          <w:szCs w:val="36"/>
          <w:lang w:bidi="hi-IN"/>
        </w:rPr>
        <w:t>E</w:t>
      </w:r>
      <w:r>
        <w:rPr>
          <w:rFonts w:ascii="Arial" w:hAnsi="Arial" w:cs="Arial"/>
          <w:color w:val="000000"/>
          <w:sz w:val="36"/>
          <w:szCs w:val="36"/>
          <w:lang w:bidi="hi-IN"/>
        </w:rPr>
        <w:t>#naq tyAg</w:t>
      </w:r>
      <w:r w:rsidR="00665208">
        <w:rPr>
          <w:rFonts w:ascii="Arial" w:hAnsi="Arial" w:cs="Arial"/>
          <w:color w:val="000000"/>
          <w:sz w:val="36"/>
          <w:szCs w:val="36"/>
          <w:lang w:bidi="hi-IN"/>
        </w:rPr>
        <w:t>E</w:t>
      </w:r>
      <w:r>
        <w:rPr>
          <w:rFonts w:ascii="Arial" w:hAnsi="Arial" w:cs="Arial"/>
          <w:color w:val="000000"/>
          <w:sz w:val="36"/>
          <w:szCs w:val="36"/>
          <w:lang w:bidi="hi-IN"/>
        </w:rPr>
        <w:t>#naik</w:t>
      </w:r>
      <w:r w:rsidR="00665208">
        <w:rPr>
          <w:rFonts w:ascii="Arial" w:hAnsi="Arial" w:cs="Arial"/>
          <w:color w:val="000000"/>
          <w:sz w:val="36"/>
          <w:szCs w:val="36"/>
          <w:lang w:bidi="hi-IN"/>
        </w:rPr>
        <w:t>E</w:t>
      </w:r>
      <w:r>
        <w:rPr>
          <w:rFonts w:ascii="Arial" w:hAnsi="Arial" w:cs="Arial"/>
          <w:color w:val="000000"/>
          <w:sz w:val="36"/>
          <w:szCs w:val="36"/>
          <w:lang w:bidi="hi-IN"/>
        </w:rPr>
        <w:t xml:space="preserve"> amRutaqtva-mA#naqSuH | </w:t>
      </w:r>
    </w:p>
    <w:p w14:paraId="4B8DE2D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par</w:t>
      </w:r>
      <w:r w:rsidR="00665208">
        <w:rPr>
          <w:rFonts w:ascii="Arial" w:hAnsi="Arial" w:cs="Arial"/>
          <w:color w:val="000000"/>
          <w:sz w:val="36"/>
          <w:szCs w:val="36"/>
          <w:lang w:bidi="hi-IN"/>
        </w:rPr>
        <w:t>E</w:t>
      </w:r>
      <w:r>
        <w:rPr>
          <w:rFonts w:ascii="Arial" w:hAnsi="Arial" w:cs="Arial"/>
          <w:color w:val="000000"/>
          <w:sz w:val="36"/>
          <w:szCs w:val="36"/>
          <w:lang w:bidi="hi-IN"/>
        </w:rPr>
        <w:t>#Naq nAkaqM nihi#taqM guhA#yAM ~MviqBrAja#d</w:t>
      </w:r>
      <w:r w:rsidR="00665208">
        <w:rPr>
          <w:rFonts w:ascii="Arial" w:hAnsi="Arial" w:cs="Arial"/>
          <w:color w:val="000000"/>
          <w:sz w:val="36"/>
          <w:szCs w:val="36"/>
          <w:lang w:bidi="hi-IN"/>
        </w:rPr>
        <w:t>E</w:t>
      </w:r>
      <w:r>
        <w:rPr>
          <w:rFonts w:ascii="Arial" w:hAnsi="Arial" w:cs="Arial"/>
          <w:color w:val="000000"/>
          <w:sz w:val="36"/>
          <w:szCs w:val="36"/>
          <w:lang w:bidi="hi-IN"/>
        </w:rPr>
        <w:t>qta-dyata#y</w:t>
      </w:r>
      <w:r w:rsidR="00665208">
        <w:rPr>
          <w:rFonts w:ascii="Arial" w:hAnsi="Arial" w:cs="Arial"/>
          <w:color w:val="000000"/>
          <w:sz w:val="36"/>
          <w:szCs w:val="36"/>
          <w:lang w:bidi="hi-IN"/>
        </w:rPr>
        <w:t>O</w:t>
      </w:r>
      <w:r>
        <w:rPr>
          <w:rFonts w:ascii="Arial" w:hAnsi="Arial" w:cs="Arial"/>
          <w:color w:val="000000"/>
          <w:sz w:val="36"/>
          <w:szCs w:val="36"/>
          <w:lang w:bidi="hi-IN"/>
        </w:rPr>
        <w:t xml:space="preserve"> viqSanti# | 1</w:t>
      </w:r>
    </w:p>
    <w:p w14:paraId="1D434F0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A3CB1D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w:t>
      </w:r>
      <w:r w:rsidR="00665208">
        <w:rPr>
          <w:rFonts w:ascii="Arial" w:hAnsi="Arial" w:cs="Arial"/>
          <w:color w:val="000000"/>
          <w:sz w:val="36"/>
          <w:szCs w:val="36"/>
          <w:lang w:bidi="hi-IN"/>
        </w:rPr>
        <w:t>E</w:t>
      </w:r>
      <w:r>
        <w:rPr>
          <w:rFonts w:ascii="Arial" w:hAnsi="Arial" w:cs="Arial"/>
          <w:color w:val="000000"/>
          <w:sz w:val="36"/>
          <w:szCs w:val="36"/>
          <w:lang w:bidi="hi-IN"/>
        </w:rPr>
        <w:t>qdAqntaq viqj~jAnaq suni#ScitAqrthA-ssanyA#sa y</w:t>
      </w:r>
      <w:r w:rsidR="00665208">
        <w:rPr>
          <w:rFonts w:ascii="Arial" w:hAnsi="Arial" w:cs="Arial"/>
          <w:color w:val="000000"/>
          <w:sz w:val="36"/>
          <w:szCs w:val="36"/>
          <w:lang w:bidi="hi-IN"/>
        </w:rPr>
        <w:t>O</w:t>
      </w:r>
      <w:r>
        <w:rPr>
          <w:rFonts w:ascii="Arial" w:hAnsi="Arial" w:cs="Arial"/>
          <w:color w:val="000000"/>
          <w:sz w:val="36"/>
          <w:szCs w:val="36"/>
          <w:lang w:bidi="hi-IN"/>
        </w:rPr>
        <w:t xml:space="preserve">qgAdyata#yaH Suddhaq satvA$H | </w:t>
      </w:r>
    </w:p>
    <w:p w14:paraId="457F523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w:t>
      </w:r>
      <w:r w:rsidR="00665208">
        <w:rPr>
          <w:rFonts w:ascii="Arial" w:hAnsi="Arial" w:cs="Arial"/>
          <w:color w:val="000000"/>
          <w:sz w:val="36"/>
          <w:szCs w:val="36"/>
          <w:lang w:bidi="hi-IN"/>
        </w:rPr>
        <w:t>E</w:t>
      </w:r>
      <w:r>
        <w:rPr>
          <w:rFonts w:ascii="Arial" w:hAnsi="Arial" w:cs="Arial"/>
          <w:color w:val="000000"/>
          <w:sz w:val="36"/>
          <w:szCs w:val="36"/>
          <w:lang w:bidi="hi-IN"/>
        </w:rPr>
        <w:t xml:space="preserve"> bra#hmal</w:t>
      </w:r>
      <w:r w:rsidR="00665208">
        <w:rPr>
          <w:rFonts w:ascii="Arial" w:hAnsi="Arial" w:cs="Arial"/>
          <w:color w:val="000000"/>
          <w:sz w:val="36"/>
          <w:szCs w:val="36"/>
          <w:lang w:bidi="hi-IN"/>
        </w:rPr>
        <w:t>O</w:t>
      </w:r>
      <w:r>
        <w:rPr>
          <w:rFonts w:ascii="Arial" w:hAnsi="Arial" w:cs="Arial"/>
          <w:color w:val="000000"/>
          <w:sz w:val="36"/>
          <w:szCs w:val="36"/>
          <w:lang w:bidi="hi-IN"/>
        </w:rPr>
        <w:t>qk</w:t>
      </w:r>
      <w:r w:rsidR="00665208">
        <w:rPr>
          <w:rFonts w:ascii="Arial" w:hAnsi="Arial" w:cs="Arial"/>
          <w:color w:val="000000"/>
          <w:sz w:val="36"/>
          <w:szCs w:val="36"/>
          <w:lang w:bidi="hi-IN"/>
        </w:rPr>
        <w:t>E</w:t>
      </w:r>
      <w:r>
        <w:rPr>
          <w:rFonts w:ascii="Arial" w:hAnsi="Arial" w:cs="Arial"/>
          <w:color w:val="000000"/>
          <w:sz w:val="36"/>
          <w:szCs w:val="36"/>
          <w:lang w:bidi="hi-IN"/>
        </w:rPr>
        <w:t xml:space="preserve"> tuq parA$ntakAl</w:t>
      </w:r>
      <w:r w:rsidR="00665208">
        <w:rPr>
          <w:rFonts w:ascii="Arial" w:hAnsi="Arial" w:cs="Arial"/>
          <w:color w:val="000000"/>
          <w:sz w:val="36"/>
          <w:szCs w:val="36"/>
          <w:lang w:bidi="hi-IN"/>
        </w:rPr>
        <w:t>E</w:t>
      </w:r>
      <w:r>
        <w:rPr>
          <w:rFonts w:ascii="Arial" w:hAnsi="Arial" w:cs="Arial"/>
          <w:color w:val="000000"/>
          <w:sz w:val="36"/>
          <w:szCs w:val="36"/>
          <w:lang w:bidi="hi-IN"/>
        </w:rPr>
        <w:t>q parA#mRutAqt pari#mucyantiq sarv</w:t>
      </w:r>
      <w:r w:rsidR="00665208">
        <w:rPr>
          <w:rFonts w:ascii="Arial" w:hAnsi="Arial" w:cs="Arial"/>
          <w:color w:val="000000"/>
          <w:sz w:val="36"/>
          <w:szCs w:val="36"/>
          <w:lang w:bidi="hi-IN"/>
        </w:rPr>
        <w:t>E</w:t>
      </w:r>
      <w:r>
        <w:rPr>
          <w:rFonts w:ascii="Arial" w:hAnsi="Arial" w:cs="Arial"/>
          <w:color w:val="000000"/>
          <w:sz w:val="36"/>
          <w:szCs w:val="36"/>
          <w:lang w:bidi="hi-IN"/>
        </w:rPr>
        <w:t>$ | 2</w:t>
      </w:r>
    </w:p>
    <w:p w14:paraId="4081919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5BA717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daqhraqM ~MviqpAqpaM paqram</w:t>
      </w:r>
      <w:r w:rsidR="00665208">
        <w:rPr>
          <w:rFonts w:ascii="Arial" w:hAnsi="Arial" w:cs="Arial"/>
          <w:color w:val="000000"/>
          <w:sz w:val="36"/>
          <w:szCs w:val="36"/>
          <w:lang w:bidi="hi-IN"/>
        </w:rPr>
        <w:t>E</w:t>
      </w:r>
      <w:r>
        <w:rPr>
          <w:rFonts w:ascii="Arial" w:hAnsi="Arial" w:cs="Arial"/>
          <w:color w:val="000000"/>
          <w:sz w:val="36"/>
          <w:szCs w:val="36"/>
          <w:lang w:bidi="hi-IN"/>
        </w:rPr>
        <w:t xml:space="preserve">$SvaBUtaqM ~Myatpu#NDarIqkaM puqrama#ddhyasaq(gg)qsthaM | </w:t>
      </w:r>
    </w:p>
    <w:p w14:paraId="1C9FE3D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taqtrAqpi daqhraM gaqgana#M ~MviS</w:t>
      </w:r>
      <w:r w:rsidR="00665208">
        <w:rPr>
          <w:rFonts w:ascii="Arial" w:hAnsi="Arial" w:cs="Arial"/>
          <w:color w:val="000000"/>
          <w:sz w:val="36"/>
          <w:szCs w:val="36"/>
          <w:lang w:bidi="hi-IN"/>
        </w:rPr>
        <w:t>O</w:t>
      </w:r>
      <w:r>
        <w:rPr>
          <w:rFonts w:ascii="Arial" w:hAnsi="Arial" w:cs="Arial"/>
          <w:color w:val="000000"/>
          <w:sz w:val="36"/>
          <w:szCs w:val="36"/>
          <w:lang w:bidi="hi-IN"/>
        </w:rPr>
        <w:t>kaq-stasmi#n yadaqntasta-dupA#sitaqvyaM | 3</w:t>
      </w:r>
    </w:p>
    <w:p w14:paraId="3CF52B8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49424F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w:t>
      </w:r>
      <w:r w:rsidR="00665208">
        <w:rPr>
          <w:rFonts w:ascii="Arial" w:hAnsi="Arial" w:cs="Arial"/>
          <w:color w:val="000000"/>
          <w:sz w:val="36"/>
          <w:szCs w:val="36"/>
          <w:lang w:bidi="hi-IN"/>
        </w:rPr>
        <w:t>O</w:t>
      </w:r>
      <w:r>
        <w:rPr>
          <w:rFonts w:ascii="Arial" w:hAnsi="Arial" w:cs="Arial"/>
          <w:color w:val="000000"/>
          <w:sz w:val="36"/>
          <w:szCs w:val="36"/>
          <w:lang w:bidi="hi-IN"/>
        </w:rPr>
        <w:t xml:space="preserve"> v</w:t>
      </w:r>
      <w:r w:rsidR="00665208">
        <w:rPr>
          <w:rFonts w:ascii="Arial" w:hAnsi="Arial" w:cs="Arial"/>
          <w:color w:val="000000"/>
          <w:sz w:val="36"/>
          <w:szCs w:val="36"/>
          <w:lang w:bidi="hi-IN"/>
        </w:rPr>
        <w:t>E</w:t>
      </w:r>
      <w:r>
        <w:rPr>
          <w:rFonts w:ascii="Arial" w:hAnsi="Arial" w:cs="Arial"/>
          <w:color w:val="000000"/>
          <w:sz w:val="36"/>
          <w:szCs w:val="36"/>
          <w:lang w:bidi="hi-IN"/>
        </w:rPr>
        <w:t>dAdau sva#raH pr</w:t>
      </w:r>
      <w:r w:rsidR="00665208">
        <w:rPr>
          <w:rFonts w:ascii="Arial" w:hAnsi="Arial" w:cs="Arial"/>
          <w:color w:val="000000"/>
          <w:sz w:val="36"/>
          <w:szCs w:val="36"/>
          <w:lang w:bidi="hi-IN"/>
        </w:rPr>
        <w:t>O</w:t>
      </w:r>
      <w:r>
        <w:rPr>
          <w:rFonts w:ascii="Arial" w:hAnsi="Arial" w:cs="Arial"/>
          <w:color w:val="000000"/>
          <w:sz w:val="36"/>
          <w:szCs w:val="36"/>
          <w:lang w:bidi="hi-IN"/>
        </w:rPr>
        <w:t>qkt</w:t>
      </w:r>
      <w:r w:rsidR="00665208">
        <w:rPr>
          <w:rFonts w:ascii="Arial" w:hAnsi="Arial" w:cs="Arial"/>
          <w:color w:val="000000"/>
          <w:sz w:val="36"/>
          <w:szCs w:val="36"/>
          <w:lang w:bidi="hi-IN"/>
        </w:rPr>
        <w:t>O</w:t>
      </w:r>
      <w:r>
        <w:rPr>
          <w:rFonts w:ascii="Arial" w:hAnsi="Arial" w:cs="Arial"/>
          <w:color w:val="000000"/>
          <w:sz w:val="36"/>
          <w:szCs w:val="36"/>
          <w:lang w:bidi="hi-IN"/>
        </w:rPr>
        <w:t>q v</w:t>
      </w:r>
      <w:r w:rsidR="00665208">
        <w:rPr>
          <w:rFonts w:ascii="Arial" w:hAnsi="Arial" w:cs="Arial"/>
          <w:color w:val="000000"/>
          <w:sz w:val="36"/>
          <w:szCs w:val="36"/>
          <w:lang w:bidi="hi-IN"/>
        </w:rPr>
        <w:t>E</w:t>
      </w:r>
      <w:r>
        <w:rPr>
          <w:rFonts w:ascii="Arial" w:hAnsi="Arial" w:cs="Arial"/>
          <w:color w:val="000000"/>
          <w:sz w:val="36"/>
          <w:szCs w:val="36"/>
          <w:lang w:bidi="hi-IN"/>
        </w:rPr>
        <w:t>qdAnt</w:t>
      </w:r>
      <w:r w:rsidR="00665208">
        <w:rPr>
          <w:rFonts w:ascii="Arial" w:hAnsi="Arial" w:cs="Arial"/>
          <w:color w:val="000000"/>
          <w:sz w:val="36"/>
          <w:szCs w:val="36"/>
          <w:lang w:bidi="hi-IN"/>
        </w:rPr>
        <w:t>E</w:t>
      </w:r>
      <w:r>
        <w:rPr>
          <w:rFonts w:ascii="Arial" w:hAnsi="Arial" w:cs="Arial"/>
          <w:color w:val="000000"/>
          <w:sz w:val="36"/>
          <w:szCs w:val="36"/>
          <w:lang w:bidi="hi-IN"/>
        </w:rPr>
        <w:t xml:space="preserve"># ca praqtiShThi#taH | </w:t>
      </w:r>
    </w:p>
    <w:p w14:paraId="625A539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tasya# praqkRuti#-lInaqsyaq yaqH para#ssa maqh</w:t>
      </w:r>
      <w:r w:rsidR="00665208">
        <w:rPr>
          <w:rFonts w:ascii="Arial" w:hAnsi="Arial" w:cs="Arial"/>
          <w:color w:val="000000"/>
          <w:sz w:val="36"/>
          <w:szCs w:val="36"/>
          <w:lang w:bidi="hi-IN"/>
        </w:rPr>
        <w:t>E</w:t>
      </w:r>
      <w:r>
        <w:rPr>
          <w:rFonts w:ascii="Arial" w:hAnsi="Arial" w:cs="Arial"/>
          <w:color w:val="000000"/>
          <w:sz w:val="36"/>
          <w:szCs w:val="36"/>
          <w:lang w:bidi="hi-IN"/>
        </w:rPr>
        <w:t>Sva#raH | 4</w:t>
      </w:r>
    </w:p>
    <w:p w14:paraId="3E46D05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DB310F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v</w:t>
      </w:r>
      <w:r w:rsidR="00665208">
        <w:rPr>
          <w:rFonts w:ascii="Arial" w:hAnsi="Arial" w:cs="Arial"/>
          <w:color w:val="000000"/>
          <w:sz w:val="36"/>
          <w:szCs w:val="36"/>
          <w:lang w:bidi="hi-IN"/>
        </w:rPr>
        <w:t>E</w:t>
      </w:r>
      <w:r>
        <w:rPr>
          <w:rFonts w:ascii="Arial" w:hAnsi="Arial" w:cs="Arial"/>
          <w:color w:val="000000"/>
          <w:sz w:val="36"/>
          <w:szCs w:val="36"/>
          <w:lang w:bidi="hi-IN"/>
        </w:rPr>
        <w:t>d</w:t>
      </w:r>
      <w:r w:rsidR="00665208">
        <w:rPr>
          <w:rFonts w:ascii="Arial" w:hAnsi="Arial" w:cs="Arial"/>
          <w:color w:val="000000"/>
          <w:sz w:val="36"/>
          <w:szCs w:val="36"/>
          <w:lang w:bidi="hi-IN"/>
        </w:rPr>
        <w:t>O</w:t>
      </w:r>
      <w:r>
        <w:rPr>
          <w:rFonts w:ascii="Arial" w:hAnsi="Arial" w:cs="Arial"/>
          <w:color w:val="000000"/>
          <w:sz w:val="36"/>
          <w:szCs w:val="36"/>
          <w:lang w:bidi="hi-IN"/>
        </w:rPr>
        <w:t xml:space="preserve">kta mantrapuShpaM samarpayAmi | suvarNa puShpaM samarpayAmi | </w:t>
      </w:r>
    </w:p>
    <w:p w14:paraId="199F980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pArijAta puShpaM samarpayAmi | </w:t>
      </w:r>
    </w:p>
    <w:p w14:paraId="4E21E264" w14:textId="77777777" w:rsidR="0020424F" w:rsidRDefault="0020424F" w:rsidP="00D91D60">
      <w:pPr>
        <w:autoSpaceDE w:val="0"/>
        <w:autoSpaceDN w:val="0"/>
        <w:adjustRightInd w:val="0"/>
        <w:spacing w:after="0" w:line="240" w:lineRule="auto"/>
        <w:rPr>
          <w:rFonts w:ascii="Arial" w:hAnsi="Arial" w:cs="Arial"/>
          <w:color w:val="000000"/>
          <w:sz w:val="36"/>
          <w:szCs w:val="36"/>
          <w:lang w:bidi="hi-IN"/>
        </w:rPr>
      </w:pPr>
    </w:p>
    <w:p w14:paraId="04F6F9E9" w14:textId="77777777" w:rsidR="00D91D60" w:rsidRPr="008240D4" w:rsidRDefault="00D91D60" w:rsidP="00D91D60">
      <w:pPr>
        <w:autoSpaceDE w:val="0"/>
        <w:autoSpaceDN w:val="0"/>
        <w:adjustRightInd w:val="0"/>
        <w:spacing w:after="0" w:line="240" w:lineRule="auto"/>
        <w:rPr>
          <w:rFonts w:ascii="Arial" w:hAnsi="Arial" w:cs="Arial"/>
          <w:b/>
          <w:bCs/>
          <w:color w:val="000000"/>
          <w:sz w:val="36"/>
          <w:szCs w:val="36"/>
          <w:lang w:bidi="hi-IN"/>
        </w:rPr>
      </w:pPr>
      <w:r w:rsidRPr="008240D4">
        <w:rPr>
          <w:rFonts w:ascii="Arial" w:hAnsi="Arial" w:cs="Arial"/>
          <w:b/>
          <w:bCs/>
          <w:color w:val="000000"/>
          <w:sz w:val="36"/>
          <w:szCs w:val="36"/>
          <w:lang w:bidi="hi-IN"/>
        </w:rPr>
        <w:t>19.4.9</w:t>
      </w:r>
      <w:r w:rsidRPr="008240D4">
        <w:rPr>
          <w:rFonts w:ascii="Arial" w:hAnsi="Arial" w:cs="Arial"/>
          <w:b/>
          <w:bCs/>
          <w:color w:val="000000"/>
          <w:sz w:val="36"/>
          <w:szCs w:val="36"/>
          <w:lang w:bidi="hi-IN"/>
        </w:rPr>
        <w:tab/>
      </w:r>
      <w:r w:rsidRPr="008240D4">
        <w:rPr>
          <w:rFonts w:ascii="Arial" w:hAnsi="Arial" w:cs="Arial"/>
          <w:b/>
          <w:bCs/>
          <w:color w:val="000000"/>
          <w:sz w:val="36"/>
          <w:szCs w:val="36"/>
          <w:lang w:bidi="hi-IN"/>
        </w:rPr>
        <w:tab/>
        <w:t>pradakShiNa namaskAraH</w:t>
      </w:r>
    </w:p>
    <w:p w14:paraId="11DE227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yAni kAni ca pApAni janmAntara kRutAni ca </w:t>
      </w:r>
    </w:p>
    <w:p w14:paraId="11DDA36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tAni tAni vinaSyanti pradakShiNa pad</w:t>
      </w:r>
      <w:r w:rsidR="00665208">
        <w:rPr>
          <w:rFonts w:ascii="Arial" w:hAnsi="Arial" w:cs="Arial"/>
          <w:color w:val="000000"/>
          <w:sz w:val="36"/>
          <w:szCs w:val="36"/>
          <w:lang w:bidi="hi-IN"/>
        </w:rPr>
        <w:t>E</w:t>
      </w:r>
      <w:r>
        <w:rPr>
          <w:rFonts w:ascii="Arial" w:hAnsi="Arial" w:cs="Arial"/>
          <w:color w:val="000000"/>
          <w:sz w:val="36"/>
          <w:szCs w:val="36"/>
          <w:lang w:bidi="hi-IN"/>
        </w:rPr>
        <w:t xml:space="preserve"> pad</w:t>
      </w:r>
      <w:r w:rsidR="00665208">
        <w:rPr>
          <w:rFonts w:ascii="Arial" w:hAnsi="Arial" w:cs="Arial"/>
          <w:color w:val="000000"/>
          <w:sz w:val="36"/>
          <w:szCs w:val="36"/>
          <w:lang w:bidi="hi-IN"/>
        </w:rPr>
        <w:t>E</w:t>
      </w:r>
      <w:r>
        <w:rPr>
          <w:rFonts w:ascii="Arial" w:hAnsi="Arial" w:cs="Arial"/>
          <w:color w:val="000000"/>
          <w:sz w:val="36"/>
          <w:szCs w:val="36"/>
          <w:lang w:bidi="hi-IN"/>
        </w:rPr>
        <w:t xml:space="preserve"> || 1 </w:t>
      </w:r>
    </w:p>
    <w:p w14:paraId="7ED33EC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91D0CC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prakRuShTa pApa nASAya prakRuShTa Palasiddhay</w:t>
      </w:r>
      <w:r w:rsidR="00665208">
        <w:rPr>
          <w:rFonts w:ascii="Arial" w:hAnsi="Arial" w:cs="Arial"/>
          <w:color w:val="000000"/>
          <w:sz w:val="36"/>
          <w:szCs w:val="36"/>
          <w:lang w:bidi="hi-IN"/>
        </w:rPr>
        <w:t>E</w:t>
      </w:r>
    </w:p>
    <w:p w14:paraId="3A7FDAB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pradakShiNaM kar</w:t>
      </w:r>
      <w:r w:rsidR="00665208">
        <w:rPr>
          <w:rFonts w:ascii="Arial" w:hAnsi="Arial" w:cs="Arial"/>
          <w:color w:val="000000"/>
          <w:sz w:val="36"/>
          <w:szCs w:val="36"/>
          <w:lang w:bidi="hi-IN"/>
        </w:rPr>
        <w:t>O</w:t>
      </w:r>
      <w:r>
        <w:rPr>
          <w:rFonts w:ascii="Arial" w:hAnsi="Arial" w:cs="Arial"/>
          <w:color w:val="000000"/>
          <w:sz w:val="36"/>
          <w:szCs w:val="36"/>
          <w:lang w:bidi="hi-IN"/>
        </w:rPr>
        <w:t>mISa prasIda param</w:t>
      </w:r>
      <w:r w:rsidR="00665208">
        <w:rPr>
          <w:rFonts w:ascii="Arial" w:hAnsi="Arial" w:cs="Arial"/>
          <w:color w:val="000000"/>
          <w:sz w:val="36"/>
          <w:szCs w:val="36"/>
          <w:lang w:bidi="hi-IN"/>
        </w:rPr>
        <w:t>E</w:t>
      </w:r>
      <w:r>
        <w:rPr>
          <w:rFonts w:ascii="Arial" w:hAnsi="Arial" w:cs="Arial"/>
          <w:color w:val="000000"/>
          <w:sz w:val="36"/>
          <w:szCs w:val="36"/>
          <w:lang w:bidi="hi-IN"/>
        </w:rPr>
        <w:t>Svara || 2</w:t>
      </w:r>
    </w:p>
    <w:p w14:paraId="55F6E06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B0B5FD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gajAnanaM BUtagaNAdi s</w:t>
      </w:r>
      <w:r w:rsidR="00665208">
        <w:rPr>
          <w:rFonts w:ascii="Arial" w:hAnsi="Arial" w:cs="Arial"/>
          <w:color w:val="000000"/>
          <w:sz w:val="36"/>
          <w:szCs w:val="36"/>
          <w:lang w:bidi="hi-IN"/>
        </w:rPr>
        <w:t>E</w:t>
      </w:r>
      <w:r>
        <w:rPr>
          <w:rFonts w:ascii="Arial" w:hAnsi="Arial" w:cs="Arial"/>
          <w:color w:val="000000"/>
          <w:sz w:val="36"/>
          <w:szCs w:val="36"/>
          <w:lang w:bidi="hi-IN"/>
        </w:rPr>
        <w:t xml:space="preserve">vitaM | kapitha jaMbU PalasAra-BakShitaM | </w:t>
      </w:r>
    </w:p>
    <w:p w14:paraId="7E68196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umAsutaM S</w:t>
      </w:r>
      <w:r w:rsidR="00665208">
        <w:rPr>
          <w:rFonts w:ascii="Arial" w:hAnsi="Arial" w:cs="Arial"/>
          <w:color w:val="000000"/>
          <w:sz w:val="36"/>
          <w:szCs w:val="36"/>
          <w:lang w:bidi="hi-IN"/>
        </w:rPr>
        <w:t>O</w:t>
      </w:r>
      <w:r>
        <w:rPr>
          <w:rFonts w:ascii="Arial" w:hAnsi="Arial" w:cs="Arial"/>
          <w:color w:val="000000"/>
          <w:sz w:val="36"/>
          <w:szCs w:val="36"/>
          <w:lang w:bidi="hi-IN"/>
        </w:rPr>
        <w:t>kavinASa kAraNaM | namAmi viGn</w:t>
      </w:r>
      <w:r w:rsidR="00665208">
        <w:rPr>
          <w:rFonts w:ascii="Arial" w:hAnsi="Arial" w:cs="Arial"/>
          <w:color w:val="000000"/>
          <w:sz w:val="36"/>
          <w:szCs w:val="36"/>
          <w:lang w:bidi="hi-IN"/>
        </w:rPr>
        <w:t>E</w:t>
      </w:r>
      <w:r>
        <w:rPr>
          <w:rFonts w:ascii="Arial" w:hAnsi="Arial" w:cs="Arial"/>
          <w:color w:val="000000"/>
          <w:sz w:val="36"/>
          <w:szCs w:val="36"/>
          <w:lang w:bidi="hi-IN"/>
        </w:rPr>
        <w:t>Svara pAda pa~gkajaM || 3</w:t>
      </w:r>
    </w:p>
    <w:p w14:paraId="7AA2CEF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2EBD2F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agajAnana padmArkkaM gajAnana maharnniSaM | </w:t>
      </w:r>
    </w:p>
    <w:p w14:paraId="3C0A49B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an</w:t>
      </w:r>
      <w:r w:rsidR="00665208">
        <w:rPr>
          <w:rFonts w:ascii="Arial" w:hAnsi="Arial" w:cs="Arial"/>
          <w:color w:val="000000"/>
          <w:sz w:val="36"/>
          <w:szCs w:val="36"/>
          <w:lang w:bidi="hi-IN"/>
        </w:rPr>
        <w:t>E</w:t>
      </w:r>
      <w:r>
        <w:rPr>
          <w:rFonts w:ascii="Arial" w:hAnsi="Arial" w:cs="Arial"/>
          <w:color w:val="000000"/>
          <w:sz w:val="36"/>
          <w:szCs w:val="36"/>
          <w:lang w:bidi="hi-IN"/>
        </w:rPr>
        <w:t xml:space="preserve">kadaM taM BaktAnAM </w:t>
      </w:r>
      <w:r w:rsidR="00665208">
        <w:rPr>
          <w:rFonts w:ascii="Arial" w:hAnsi="Arial" w:cs="Arial"/>
          <w:color w:val="000000"/>
          <w:sz w:val="36"/>
          <w:szCs w:val="36"/>
          <w:lang w:bidi="hi-IN"/>
        </w:rPr>
        <w:t>E</w:t>
      </w:r>
      <w:r>
        <w:rPr>
          <w:rFonts w:ascii="Arial" w:hAnsi="Arial" w:cs="Arial"/>
          <w:color w:val="000000"/>
          <w:sz w:val="36"/>
          <w:szCs w:val="36"/>
          <w:lang w:bidi="hi-IN"/>
        </w:rPr>
        <w:t>kadanta-mupAsmah</w:t>
      </w:r>
      <w:r w:rsidR="00665208">
        <w:rPr>
          <w:rFonts w:ascii="Arial" w:hAnsi="Arial" w:cs="Arial"/>
          <w:color w:val="000000"/>
          <w:sz w:val="36"/>
          <w:szCs w:val="36"/>
          <w:lang w:bidi="hi-IN"/>
        </w:rPr>
        <w:t>E</w:t>
      </w:r>
      <w:r>
        <w:rPr>
          <w:rFonts w:ascii="Arial" w:hAnsi="Arial" w:cs="Arial"/>
          <w:color w:val="000000"/>
          <w:sz w:val="36"/>
          <w:szCs w:val="36"/>
          <w:lang w:bidi="hi-IN"/>
        </w:rPr>
        <w:t xml:space="preserve"> | 4</w:t>
      </w:r>
    </w:p>
    <w:p w14:paraId="71B9E8F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42B012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hAlAsya nAthAya mah</w:t>
      </w:r>
      <w:r w:rsidR="00665208">
        <w:rPr>
          <w:rFonts w:ascii="Arial" w:hAnsi="Arial" w:cs="Arial"/>
          <w:color w:val="000000"/>
          <w:sz w:val="36"/>
          <w:szCs w:val="36"/>
          <w:lang w:bidi="hi-IN"/>
        </w:rPr>
        <w:t>E</w:t>
      </w:r>
      <w:r>
        <w:rPr>
          <w:rFonts w:ascii="Arial" w:hAnsi="Arial" w:cs="Arial"/>
          <w:color w:val="000000"/>
          <w:sz w:val="36"/>
          <w:szCs w:val="36"/>
          <w:lang w:bidi="hi-IN"/>
        </w:rPr>
        <w:t xml:space="preserve">SvarAya | hAlAhAlAlaM-kRutakandharAya | </w:t>
      </w:r>
    </w:p>
    <w:p w14:paraId="00D822A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mIn</w:t>
      </w:r>
      <w:r w:rsidR="00665208">
        <w:rPr>
          <w:rFonts w:ascii="Arial" w:hAnsi="Arial" w:cs="Arial"/>
          <w:color w:val="000000"/>
          <w:sz w:val="36"/>
          <w:szCs w:val="36"/>
          <w:lang w:bidi="hi-IN"/>
        </w:rPr>
        <w:t>E</w:t>
      </w:r>
      <w:r>
        <w:rPr>
          <w:rFonts w:ascii="Arial" w:hAnsi="Arial" w:cs="Arial"/>
          <w:color w:val="000000"/>
          <w:sz w:val="36"/>
          <w:szCs w:val="36"/>
          <w:lang w:bidi="hi-IN"/>
        </w:rPr>
        <w:t>kShaNAyAH patay</w:t>
      </w:r>
      <w:r w:rsidR="00665208">
        <w:rPr>
          <w:rFonts w:ascii="Arial" w:hAnsi="Arial" w:cs="Arial"/>
          <w:color w:val="000000"/>
          <w:sz w:val="36"/>
          <w:szCs w:val="36"/>
          <w:lang w:bidi="hi-IN"/>
        </w:rPr>
        <w:t>E</w:t>
      </w:r>
      <w:r>
        <w:rPr>
          <w:rFonts w:ascii="Arial" w:hAnsi="Arial" w:cs="Arial"/>
          <w:color w:val="000000"/>
          <w:sz w:val="36"/>
          <w:szCs w:val="36"/>
          <w:lang w:bidi="hi-IN"/>
        </w:rPr>
        <w:t xml:space="preserve"> SivAya | nam</w:t>
      </w:r>
      <w:r w:rsidR="00665208">
        <w:rPr>
          <w:rFonts w:ascii="Arial" w:hAnsi="Arial" w:cs="Arial"/>
          <w:color w:val="000000"/>
          <w:sz w:val="36"/>
          <w:szCs w:val="36"/>
          <w:lang w:bidi="hi-IN"/>
        </w:rPr>
        <w:t>O</w:t>
      </w:r>
      <w:r>
        <w:rPr>
          <w:rFonts w:ascii="Arial" w:hAnsi="Arial" w:cs="Arial"/>
          <w:color w:val="000000"/>
          <w:sz w:val="36"/>
          <w:szCs w:val="36"/>
          <w:lang w:bidi="hi-IN"/>
        </w:rPr>
        <w:t xml:space="preserve"> namaH sundara-tANDavAya | 5</w:t>
      </w:r>
    </w:p>
    <w:p w14:paraId="7EB5AF8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B1B2EC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kRupAsamudraM sumuKaM trin</w:t>
      </w:r>
      <w:r w:rsidR="00665208">
        <w:rPr>
          <w:rFonts w:ascii="Arial" w:hAnsi="Arial" w:cs="Arial"/>
          <w:color w:val="000000"/>
          <w:sz w:val="36"/>
          <w:szCs w:val="36"/>
          <w:lang w:bidi="hi-IN"/>
        </w:rPr>
        <w:t>E</w:t>
      </w:r>
      <w:r>
        <w:rPr>
          <w:rFonts w:ascii="Arial" w:hAnsi="Arial" w:cs="Arial"/>
          <w:color w:val="000000"/>
          <w:sz w:val="36"/>
          <w:szCs w:val="36"/>
          <w:lang w:bidi="hi-IN"/>
        </w:rPr>
        <w:t xml:space="preserve">traM | jaTAdharaM pArvatI vAmaBAgaM | </w:t>
      </w:r>
    </w:p>
    <w:p w14:paraId="7CDF376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sadASivaM rudra-manantarUpaM | cidaMbar</w:t>
      </w:r>
      <w:r w:rsidR="00665208">
        <w:rPr>
          <w:rFonts w:ascii="Arial" w:hAnsi="Arial" w:cs="Arial"/>
          <w:color w:val="000000"/>
          <w:sz w:val="36"/>
          <w:szCs w:val="36"/>
          <w:lang w:bidi="hi-IN"/>
        </w:rPr>
        <w:t>E</w:t>
      </w:r>
      <w:r>
        <w:rPr>
          <w:rFonts w:ascii="Arial" w:hAnsi="Arial" w:cs="Arial"/>
          <w:color w:val="000000"/>
          <w:sz w:val="36"/>
          <w:szCs w:val="36"/>
          <w:lang w:bidi="hi-IN"/>
        </w:rPr>
        <w:t>SaM hRudi BAvayAmi | 6</w:t>
      </w:r>
    </w:p>
    <w:p w14:paraId="1A5C53F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30DE86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namaSSivAByAM navayauvanAByAM | parasparASliShTavapUrdharAByAM | </w:t>
      </w:r>
    </w:p>
    <w:p w14:paraId="2799575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nAg</w:t>
      </w:r>
      <w:r w:rsidR="00665208">
        <w:rPr>
          <w:rFonts w:ascii="Arial" w:hAnsi="Arial" w:cs="Arial"/>
          <w:color w:val="000000"/>
          <w:sz w:val="36"/>
          <w:szCs w:val="36"/>
          <w:lang w:bidi="hi-IN"/>
        </w:rPr>
        <w:t>E</w:t>
      </w:r>
      <w:r>
        <w:rPr>
          <w:rFonts w:ascii="Arial" w:hAnsi="Arial" w:cs="Arial"/>
          <w:color w:val="000000"/>
          <w:sz w:val="36"/>
          <w:szCs w:val="36"/>
          <w:lang w:bidi="hi-IN"/>
        </w:rPr>
        <w:t>ndra-kanyA-vRuShak</w:t>
      </w:r>
      <w:r w:rsidR="00665208">
        <w:rPr>
          <w:rFonts w:ascii="Arial" w:hAnsi="Arial" w:cs="Arial"/>
          <w:color w:val="000000"/>
          <w:sz w:val="36"/>
          <w:szCs w:val="36"/>
          <w:lang w:bidi="hi-IN"/>
        </w:rPr>
        <w:t>E</w:t>
      </w:r>
      <w:r>
        <w:rPr>
          <w:rFonts w:ascii="Arial" w:hAnsi="Arial" w:cs="Arial"/>
          <w:color w:val="000000"/>
          <w:sz w:val="36"/>
          <w:szCs w:val="36"/>
          <w:lang w:bidi="hi-IN"/>
        </w:rPr>
        <w:t>tanAByAM | nam</w:t>
      </w:r>
      <w:r w:rsidR="00665208">
        <w:rPr>
          <w:rFonts w:ascii="Arial" w:hAnsi="Arial" w:cs="Arial"/>
          <w:color w:val="000000"/>
          <w:sz w:val="36"/>
          <w:szCs w:val="36"/>
          <w:lang w:bidi="hi-IN"/>
        </w:rPr>
        <w:t>O</w:t>
      </w:r>
      <w:r>
        <w:rPr>
          <w:rFonts w:ascii="Arial" w:hAnsi="Arial" w:cs="Arial"/>
          <w:color w:val="000000"/>
          <w:sz w:val="36"/>
          <w:szCs w:val="36"/>
          <w:lang w:bidi="hi-IN"/>
        </w:rPr>
        <w:t xml:space="preserve"> namaH Sa~gkara-pArvatIByAM | 7</w:t>
      </w:r>
    </w:p>
    <w:p w14:paraId="40B8669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D45963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gramStart"/>
      <w:r>
        <w:rPr>
          <w:rFonts w:ascii="Arial" w:hAnsi="Arial" w:cs="Arial"/>
          <w:color w:val="000000"/>
          <w:sz w:val="36"/>
          <w:szCs w:val="36"/>
          <w:lang w:bidi="hi-IN"/>
        </w:rPr>
        <w:t>namaSSivAya</w:t>
      </w:r>
      <w:proofErr w:type="gramEnd"/>
      <w:r>
        <w:rPr>
          <w:rFonts w:ascii="Arial" w:hAnsi="Arial" w:cs="Arial"/>
          <w:color w:val="000000"/>
          <w:sz w:val="36"/>
          <w:szCs w:val="36"/>
          <w:lang w:bidi="hi-IN"/>
        </w:rPr>
        <w:t xml:space="preserve"> sAMbAya sagaNAya sasUnav</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p>
    <w:p w14:paraId="71A0752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sanandin</w:t>
      </w:r>
      <w:r w:rsidR="00665208">
        <w:rPr>
          <w:rFonts w:ascii="Arial" w:hAnsi="Arial" w:cs="Arial"/>
          <w:color w:val="000000"/>
          <w:sz w:val="36"/>
          <w:szCs w:val="36"/>
          <w:lang w:bidi="hi-IN"/>
        </w:rPr>
        <w:t>E</w:t>
      </w:r>
      <w:r>
        <w:rPr>
          <w:rFonts w:ascii="Arial" w:hAnsi="Arial" w:cs="Arial"/>
          <w:color w:val="000000"/>
          <w:sz w:val="36"/>
          <w:szCs w:val="36"/>
          <w:lang w:bidi="hi-IN"/>
        </w:rPr>
        <w:t xml:space="preserve"> sagaMgAya savRuShAya nam</w:t>
      </w:r>
      <w:r w:rsidR="00665208">
        <w:rPr>
          <w:rFonts w:ascii="Arial" w:hAnsi="Arial" w:cs="Arial"/>
          <w:color w:val="000000"/>
          <w:sz w:val="36"/>
          <w:szCs w:val="36"/>
          <w:lang w:bidi="hi-IN"/>
        </w:rPr>
        <w:t>O</w:t>
      </w:r>
      <w:r>
        <w:rPr>
          <w:rFonts w:ascii="Arial" w:hAnsi="Arial" w:cs="Arial"/>
          <w:color w:val="000000"/>
          <w:sz w:val="36"/>
          <w:szCs w:val="36"/>
          <w:lang w:bidi="hi-IN"/>
        </w:rPr>
        <w:t xml:space="preserve"> namaH | 8</w:t>
      </w:r>
    </w:p>
    <w:p w14:paraId="33BB236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D4AC06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gramStart"/>
      <w:r>
        <w:rPr>
          <w:rFonts w:ascii="Arial" w:hAnsi="Arial" w:cs="Arial"/>
          <w:color w:val="000000"/>
          <w:sz w:val="36"/>
          <w:szCs w:val="36"/>
          <w:lang w:bidi="hi-IN"/>
        </w:rPr>
        <w:t>mahAd</w:t>
      </w:r>
      <w:r w:rsidR="00665208">
        <w:rPr>
          <w:rFonts w:ascii="Arial" w:hAnsi="Arial" w:cs="Arial"/>
          <w:color w:val="000000"/>
          <w:sz w:val="36"/>
          <w:szCs w:val="36"/>
          <w:lang w:bidi="hi-IN"/>
        </w:rPr>
        <w:t>E</w:t>
      </w:r>
      <w:r>
        <w:rPr>
          <w:rFonts w:ascii="Arial" w:hAnsi="Arial" w:cs="Arial"/>
          <w:color w:val="000000"/>
          <w:sz w:val="36"/>
          <w:szCs w:val="36"/>
          <w:lang w:bidi="hi-IN"/>
        </w:rPr>
        <w:t>vaM</w:t>
      </w:r>
      <w:proofErr w:type="gramEnd"/>
      <w:r>
        <w:rPr>
          <w:rFonts w:ascii="Arial" w:hAnsi="Arial" w:cs="Arial"/>
          <w:color w:val="000000"/>
          <w:sz w:val="36"/>
          <w:szCs w:val="36"/>
          <w:lang w:bidi="hi-IN"/>
        </w:rPr>
        <w:t xml:space="preserve"> mah</w:t>
      </w:r>
      <w:r w:rsidR="00665208">
        <w:rPr>
          <w:rFonts w:ascii="Arial" w:hAnsi="Arial" w:cs="Arial"/>
          <w:color w:val="000000"/>
          <w:sz w:val="36"/>
          <w:szCs w:val="36"/>
          <w:lang w:bidi="hi-IN"/>
        </w:rPr>
        <w:t>E</w:t>
      </w:r>
      <w:r>
        <w:rPr>
          <w:rFonts w:ascii="Arial" w:hAnsi="Arial" w:cs="Arial"/>
          <w:color w:val="000000"/>
          <w:sz w:val="36"/>
          <w:szCs w:val="36"/>
          <w:lang w:bidi="hi-IN"/>
        </w:rPr>
        <w:t>SAnaM mah</w:t>
      </w:r>
      <w:r w:rsidR="00665208">
        <w:rPr>
          <w:rFonts w:ascii="Arial" w:hAnsi="Arial" w:cs="Arial"/>
          <w:color w:val="000000"/>
          <w:sz w:val="36"/>
          <w:szCs w:val="36"/>
          <w:lang w:bidi="hi-IN"/>
        </w:rPr>
        <w:t>E</w:t>
      </w:r>
      <w:r>
        <w:rPr>
          <w:rFonts w:ascii="Arial" w:hAnsi="Arial" w:cs="Arial"/>
          <w:color w:val="000000"/>
          <w:sz w:val="36"/>
          <w:szCs w:val="36"/>
          <w:lang w:bidi="hi-IN"/>
        </w:rPr>
        <w:t xml:space="preserve">Svara-mumApatiM , </w:t>
      </w:r>
    </w:p>
    <w:p w14:paraId="27C2EA0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mahAs</w:t>
      </w:r>
      <w:r w:rsidR="00665208">
        <w:rPr>
          <w:rFonts w:ascii="Arial" w:hAnsi="Arial" w:cs="Arial"/>
          <w:color w:val="000000"/>
          <w:sz w:val="36"/>
          <w:szCs w:val="36"/>
          <w:lang w:bidi="hi-IN"/>
        </w:rPr>
        <w:t>E</w:t>
      </w:r>
      <w:r>
        <w:rPr>
          <w:rFonts w:ascii="Arial" w:hAnsi="Arial" w:cs="Arial"/>
          <w:color w:val="000000"/>
          <w:sz w:val="36"/>
          <w:szCs w:val="36"/>
          <w:lang w:bidi="hi-IN"/>
        </w:rPr>
        <w:t>naguruM vand</w:t>
      </w:r>
      <w:r w:rsidR="00665208">
        <w:rPr>
          <w:rFonts w:ascii="Arial" w:hAnsi="Arial" w:cs="Arial"/>
          <w:color w:val="000000"/>
          <w:sz w:val="36"/>
          <w:szCs w:val="36"/>
          <w:lang w:bidi="hi-IN"/>
        </w:rPr>
        <w:t>E</w:t>
      </w:r>
      <w:r>
        <w:rPr>
          <w:rFonts w:ascii="Arial" w:hAnsi="Arial" w:cs="Arial"/>
          <w:color w:val="000000"/>
          <w:sz w:val="36"/>
          <w:szCs w:val="36"/>
          <w:lang w:bidi="hi-IN"/>
        </w:rPr>
        <w:t xml:space="preserve"> mahABaya nivAraNaM | 9</w:t>
      </w:r>
    </w:p>
    <w:p w14:paraId="7B9A0A5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F8C14C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RuNa-r</w:t>
      </w:r>
      <w:r w:rsidR="00665208">
        <w:rPr>
          <w:rFonts w:ascii="Arial" w:hAnsi="Arial" w:cs="Arial"/>
          <w:color w:val="000000"/>
          <w:sz w:val="36"/>
          <w:szCs w:val="36"/>
          <w:lang w:bidi="hi-IN"/>
        </w:rPr>
        <w:t>O</w:t>
      </w:r>
      <w:r>
        <w:rPr>
          <w:rFonts w:ascii="Arial" w:hAnsi="Arial" w:cs="Arial"/>
          <w:color w:val="000000"/>
          <w:sz w:val="36"/>
          <w:szCs w:val="36"/>
          <w:lang w:bidi="hi-IN"/>
        </w:rPr>
        <w:t>gAdi-dAridyra pApakShudapamRutyavaH,</w:t>
      </w:r>
    </w:p>
    <w:p w14:paraId="1C0620B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Bayakr</w:t>
      </w:r>
      <w:r w:rsidR="00665208">
        <w:rPr>
          <w:rFonts w:ascii="Arial" w:hAnsi="Arial" w:cs="Arial"/>
          <w:color w:val="000000"/>
          <w:sz w:val="36"/>
          <w:szCs w:val="36"/>
          <w:lang w:bidi="hi-IN"/>
        </w:rPr>
        <w:t>O</w:t>
      </w:r>
      <w:r>
        <w:rPr>
          <w:rFonts w:ascii="Arial" w:hAnsi="Arial" w:cs="Arial"/>
          <w:color w:val="000000"/>
          <w:sz w:val="36"/>
          <w:szCs w:val="36"/>
          <w:lang w:bidi="hi-IN"/>
        </w:rPr>
        <w:t>dha manaHkl</w:t>
      </w:r>
      <w:r w:rsidR="00665208">
        <w:rPr>
          <w:rFonts w:ascii="Arial" w:hAnsi="Arial" w:cs="Arial"/>
          <w:color w:val="000000"/>
          <w:sz w:val="36"/>
          <w:szCs w:val="36"/>
          <w:lang w:bidi="hi-IN"/>
        </w:rPr>
        <w:t>E</w:t>
      </w:r>
      <w:r>
        <w:rPr>
          <w:rFonts w:ascii="Arial" w:hAnsi="Arial" w:cs="Arial"/>
          <w:color w:val="000000"/>
          <w:sz w:val="36"/>
          <w:szCs w:val="36"/>
          <w:lang w:bidi="hi-IN"/>
        </w:rPr>
        <w:t xml:space="preserve">SAH naSyantu mama sarvadA | 10 </w:t>
      </w:r>
    </w:p>
    <w:p w14:paraId="3220C63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E613AB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sarva maMgaLa mAMgaly</w:t>
      </w:r>
      <w:r w:rsidR="00665208">
        <w:rPr>
          <w:rFonts w:ascii="Arial" w:hAnsi="Arial" w:cs="Arial"/>
          <w:color w:val="000000"/>
          <w:sz w:val="36"/>
          <w:szCs w:val="36"/>
          <w:lang w:bidi="hi-IN"/>
        </w:rPr>
        <w:t>E</w:t>
      </w:r>
      <w:r>
        <w:rPr>
          <w:rFonts w:ascii="Arial" w:hAnsi="Arial" w:cs="Arial"/>
          <w:color w:val="000000"/>
          <w:sz w:val="36"/>
          <w:szCs w:val="36"/>
          <w:lang w:bidi="hi-IN"/>
        </w:rPr>
        <w:t xml:space="preserve"> Siv</w:t>
      </w:r>
      <w:r w:rsidR="00665208">
        <w:rPr>
          <w:rFonts w:ascii="Arial" w:hAnsi="Arial" w:cs="Arial"/>
          <w:color w:val="000000"/>
          <w:sz w:val="36"/>
          <w:szCs w:val="36"/>
          <w:lang w:bidi="hi-IN"/>
        </w:rPr>
        <w:t>E</w:t>
      </w:r>
      <w:r>
        <w:rPr>
          <w:rFonts w:ascii="Arial" w:hAnsi="Arial" w:cs="Arial"/>
          <w:color w:val="000000"/>
          <w:sz w:val="36"/>
          <w:szCs w:val="36"/>
          <w:lang w:bidi="hi-IN"/>
        </w:rPr>
        <w:t xml:space="preserve"> sarvAtha sAdhik</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p>
    <w:p w14:paraId="63167FA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SaraNy</w:t>
      </w:r>
      <w:r w:rsidR="00665208">
        <w:rPr>
          <w:rFonts w:ascii="Arial" w:hAnsi="Arial" w:cs="Arial"/>
          <w:color w:val="000000"/>
          <w:sz w:val="36"/>
          <w:szCs w:val="36"/>
          <w:lang w:bidi="hi-IN"/>
        </w:rPr>
        <w:t>E</w:t>
      </w:r>
      <w:r>
        <w:rPr>
          <w:rFonts w:ascii="Arial" w:hAnsi="Arial" w:cs="Arial"/>
          <w:color w:val="000000"/>
          <w:sz w:val="36"/>
          <w:szCs w:val="36"/>
          <w:lang w:bidi="hi-IN"/>
        </w:rPr>
        <w:t xml:space="preserve"> tryaMbik</w:t>
      </w:r>
      <w:r w:rsidR="00665208">
        <w:rPr>
          <w:rFonts w:ascii="Arial" w:hAnsi="Arial" w:cs="Arial"/>
          <w:color w:val="000000"/>
          <w:sz w:val="36"/>
          <w:szCs w:val="36"/>
          <w:lang w:bidi="hi-IN"/>
        </w:rPr>
        <w:t>E</w:t>
      </w:r>
      <w:r>
        <w:rPr>
          <w:rFonts w:ascii="Arial" w:hAnsi="Arial" w:cs="Arial"/>
          <w:color w:val="000000"/>
          <w:sz w:val="36"/>
          <w:szCs w:val="36"/>
          <w:lang w:bidi="hi-IN"/>
        </w:rPr>
        <w:t xml:space="preserve"> gauri nArAyaNi nam</w:t>
      </w:r>
      <w:r w:rsidR="00665208">
        <w:rPr>
          <w:rFonts w:ascii="Arial" w:hAnsi="Arial" w:cs="Arial"/>
          <w:color w:val="000000"/>
          <w:sz w:val="36"/>
          <w:szCs w:val="36"/>
          <w:lang w:bidi="hi-IN"/>
        </w:rPr>
        <w:t>O</w:t>
      </w:r>
      <w:r>
        <w:rPr>
          <w:rFonts w:ascii="Arial" w:hAnsi="Arial" w:cs="Arial"/>
          <w:color w:val="000000"/>
          <w:sz w:val="36"/>
          <w:szCs w:val="36"/>
          <w:lang w:bidi="hi-IN"/>
        </w:rPr>
        <w:t>&amp;stut</w:t>
      </w:r>
      <w:r w:rsidR="00665208">
        <w:rPr>
          <w:rFonts w:ascii="Arial" w:hAnsi="Arial" w:cs="Arial"/>
          <w:color w:val="000000"/>
          <w:sz w:val="36"/>
          <w:szCs w:val="36"/>
          <w:lang w:bidi="hi-IN"/>
        </w:rPr>
        <w:t>E</w:t>
      </w:r>
      <w:r>
        <w:rPr>
          <w:rFonts w:ascii="Arial" w:hAnsi="Arial" w:cs="Arial"/>
          <w:color w:val="000000"/>
          <w:sz w:val="36"/>
          <w:szCs w:val="36"/>
          <w:lang w:bidi="hi-IN"/>
        </w:rPr>
        <w:t xml:space="preserve"> | 11</w:t>
      </w:r>
    </w:p>
    <w:p w14:paraId="712C2F9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72997D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SAntAkAraM BujagaSayanaM padmanABaM sur</w:t>
      </w:r>
      <w:r w:rsidR="00665208">
        <w:rPr>
          <w:rFonts w:ascii="Arial" w:hAnsi="Arial" w:cs="Arial"/>
          <w:color w:val="000000"/>
          <w:sz w:val="36"/>
          <w:szCs w:val="36"/>
          <w:lang w:bidi="hi-IN"/>
        </w:rPr>
        <w:t>E</w:t>
      </w:r>
      <w:r>
        <w:rPr>
          <w:rFonts w:ascii="Arial" w:hAnsi="Arial" w:cs="Arial"/>
          <w:color w:val="000000"/>
          <w:sz w:val="36"/>
          <w:szCs w:val="36"/>
          <w:lang w:bidi="hi-IN"/>
        </w:rPr>
        <w:t xml:space="preserve">SaM | </w:t>
      </w:r>
    </w:p>
    <w:p w14:paraId="21B37FC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viSvAkAraM gaganasadRuSaM m</w:t>
      </w:r>
      <w:r w:rsidR="00665208">
        <w:rPr>
          <w:rFonts w:ascii="Arial" w:hAnsi="Arial" w:cs="Arial"/>
          <w:color w:val="000000"/>
          <w:sz w:val="36"/>
          <w:szCs w:val="36"/>
          <w:lang w:bidi="hi-IN"/>
        </w:rPr>
        <w:t>E</w:t>
      </w:r>
      <w:r>
        <w:rPr>
          <w:rFonts w:ascii="Arial" w:hAnsi="Arial" w:cs="Arial"/>
          <w:color w:val="000000"/>
          <w:sz w:val="36"/>
          <w:szCs w:val="36"/>
          <w:lang w:bidi="hi-IN"/>
        </w:rPr>
        <w:t xml:space="preserve">GavarNaM SuBAMgaM | </w:t>
      </w:r>
    </w:p>
    <w:p w14:paraId="7E3AD41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lakShmIkAntaM kamalanayanaM y</w:t>
      </w:r>
      <w:r w:rsidR="00665208">
        <w:rPr>
          <w:rFonts w:ascii="Arial" w:hAnsi="Arial" w:cs="Arial"/>
          <w:color w:val="000000"/>
          <w:sz w:val="36"/>
          <w:szCs w:val="36"/>
          <w:lang w:bidi="hi-IN"/>
        </w:rPr>
        <w:t>O</w:t>
      </w:r>
      <w:r>
        <w:rPr>
          <w:rFonts w:ascii="Arial" w:hAnsi="Arial" w:cs="Arial"/>
          <w:color w:val="000000"/>
          <w:sz w:val="36"/>
          <w:szCs w:val="36"/>
          <w:lang w:bidi="hi-IN"/>
        </w:rPr>
        <w:t xml:space="preserve">gihRudddhyAna-gamyaM | </w:t>
      </w:r>
    </w:p>
    <w:p w14:paraId="31E7FA9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vand</w:t>
      </w:r>
      <w:r w:rsidR="00665208">
        <w:rPr>
          <w:rFonts w:ascii="Arial" w:hAnsi="Arial" w:cs="Arial"/>
          <w:color w:val="000000"/>
          <w:sz w:val="36"/>
          <w:szCs w:val="36"/>
          <w:lang w:bidi="hi-IN"/>
        </w:rPr>
        <w:t>E</w:t>
      </w:r>
      <w:r>
        <w:rPr>
          <w:rFonts w:ascii="Arial" w:hAnsi="Arial" w:cs="Arial"/>
          <w:color w:val="000000"/>
          <w:sz w:val="36"/>
          <w:szCs w:val="36"/>
          <w:lang w:bidi="hi-IN"/>
        </w:rPr>
        <w:t xml:space="preserve"> viShNuM BavaBayaharaM sarval</w:t>
      </w:r>
      <w:r w:rsidR="00665208">
        <w:rPr>
          <w:rFonts w:ascii="Arial" w:hAnsi="Arial" w:cs="Arial"/>
          <w:color w:val="000000"/>
          <w:sz w:val="36"/>
          <w:szCs w:val="36"/>
          <w:lang w:bidi="hi-IN"/>
        </w:rPr>
        <w:t>O</w:t>
      </w:r>
      <w:r>
        <w:rPr>
          <w:rFonts w:ascii="Arial" w:hAnsi="Arial" w:cs="Arial"/>
          <w:color w:val="000000"/>
          <w:sz w:val="36"/>
          <w:szCs w:val="36"/>
          <w:lang w:bidi="hi-IN"/>
        </w:rPr>
        <w:t xml:space="preserve">kaika nAthaM || 12 </w:t>
      </w:r>
    </w:p>
    <w:p w14:paraId="2B84F9D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770E95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BAn</w:t>
      </w:r>
      <w:r w:rsidR="00665208">
        <w:rPr>
          <w:rFonts w:ascii="Arial" w:hAnsi="Arial" w:cs="Arial"/>
          <w:color w:val="000000"/>
          <w:sz w:val="36"/>
          <w:szCs w:val="36"/>
          <w:lang w:bidi="hi-IN"/>
        </w:rPr>
        <w:t>O</w:t>
      </w:r>
      <w:r>
        <w:rPr>
          <w:rFonts w:ascii="Arial" w:hAnsi="Arial" w:cs="Arial"/>
          <w:color w:val="000000"/>
          <w:sz w:val="36"/>
          <w:szCs w:val="36"/>
          <w:lang w:bidi="hi-IN"/>
        </w:rPr>
        <w:t xml:space="preserve"> BAskara mArttANDa caNDaraSm</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roofErr w:type="gramStart"/>
      <w:r>
        <w:rPr>
          <w:rFonts w:ascii="Arial" w:hAnsi="Arial" w:cs="Arial"/>
          <w:color w:val="000000"/>
          <w:sz w:val="36"/>
          <w:szCs w:val="36"/>
          <w:lang w:bidi="hi-IN"/>
        </w:rPr>
        <w:t>divAkara ,</w:t>
      </w:r>
      <w:proofErr w:type="gramEnd"/>
      <w:r>
        <w:rPr>
          <w:rFonts w:ascii="Arial" w:hAnsi="Arial" w:cs="Arial"/>
          <w:color w:val="000000"/>
          <w:sz w:val="36"/>
          <w:szCs w:val="36"/>
          <w:lang w:bidi="hi-IN"/>
        </w:rPr>
        <w:t xml:space="preserve"> </w:t>
      </w:r>
    </w:p>
    <w:p w14:paraId="31B5B38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AyurA-r</w:t>
      </w:r>
      <w:r w:rsidR="00665208">
        <w:rPr>
          <w:rFonts w:ascii="Arial" w:hAnsi="Arial" w:cs="Arial"/>
          <w:color w:val="000000"/>
          <w:sz w:val="36"/>
          <w:szCs w:val="36"/>
          <w:lang w:bidi="hi-IN"/>
        </w:rPr>
        <w:t>O</w:t>
      </w:r>
      <w:r>
        <w:rPr>
          <w:rFonts w:ascii="Arial" w:hAnsi="Arial" w:cs="Arial"/>
          <w:color w:val="000000"/>
          <w:sz w:val="36"/>
          <w:szCs w:val="36"/>
          <w:lang w:bidi="hi-IN"/>
        </w:rPr>
        <w:t>gya-maiSvaryaM SriyaM putrAMSca d</w:t>
      </w:r>
      <w:r w:rsidR="00665208">
        <w:rPr>
          <w:rFonts w:ascii="Arial" w:hAnsi="Arial" w:cs="Arial"/>
          <w:color w:val="000000"/>
          <w:sz w:val="36"/>
          <w:szCs w:val="36"/>
          <w:lang w:bidi="hi-IN"/>
        </w:rPr>
        <w:t>E</w:t>
      </w:r>
      <w:r>
        <w:rPr>
          <w:rFonts w:ascii="Arial" w:hAnsi="Arial" w:cs="Arial"/>
          <w:color w:val="000000"/>
          <w:sz w:val="36"/>
          <w:szCs w:val="36"/>
          <w:lang w:bidi="hi-IN"/>
        </w:rPr>
        <w:t>hi m</w:t>
      </w:r>
      <w:r w:rsidR="00665208">
        <w:rPr>
          <w:rFonts w:ascii="Arial" w:hAnsi="Arial" w:cs="Arial"/>
          <w:color w:val="000000"/>
          <w:sz w:val="36"/>
          <w:szCs w:val="36"/>
          <w:lang w:bidi="hi-IN"/>
        </w:rPr>
        <w:t>E</w:t>
      </w:r>
      <w:r>
        <w:rPr>
          <w:rFonts w:ascii="Arial" w:hAnsi="Arial" w:cs="Arial"/>
          <w:color w:val="000000"/>
          <w:sz w:val="36"/>
          <w:szCs w:val="36"/>
          <w:lang w:bidi="hi-IN"/>
        </w:rPr>
        <w:t xml:space="preserve"> | 13</w:t>
      </w:r>
    </w:p>
    <w:p w14:paraId="22B64AD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66113E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anAyAs</w:t>
      </w:r>
      <w:r w:rsidR="00665208">
        <w:rPr>
          <w:rFonts w:ascii="Arial" w:hAnsi="Arial" w:cs="Arial"/>
          <w:color w:val="000000"/>
          <w:sz w:val="36"/>
          <w:szCs w:val="36"/>
          <w:lang w:bidi="hi-IN"/>
        </w:rPr>
        <w:t>E</w:t>
      </w:r>
      <w:r>
        <w:rPr>
          <w:rFonts w:ascii="Arial" w:hAnsi="Arial" w:cs="Arial"/>
          <w:color w:val="000000"/>
          <w:sz w:val="36"/>
          <w:szCs w:val="36"/>
          <w:lang w:bidi="hi-IN"/>
        </w:rPr>
        <w:t>na sAyujyaM vinA dainy</w:t>
      </w:r>
      <w:r w:rsidR="00665208">
        <w:rPr>
          <w:rFonts w:ascii="Arial" w:hAnsi="Arial" w:cs="Arial"/>
          <w:color w:val="000000"/>
          <w:sz w:val="36"/>
          <w:szCs w:val="36"/>
          <w:lang w:bidi="hi-IN"/>
        </w:rPr>
        <w:t>E</w:t>
      </w:r>
      <w:r>
        <w:rPr>
          <w:rFonts w:ascii="Arial" w:hAnsi="Arial" w:cs="Arial"/>
          <w:color w:val="000000"/>
          <w:sz w:val="36"/>
          <w:szCs w:val="36"/>
          <w:lang w:bidi="hi-IN"/>
        </w:rPr>
        <w:t xml:space="preserve">na jIvanaM, </w:t>
      </w:r>
    </w:p>
    <w:p w14:paraId="15459F4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hi m</w:t>
      </w:r>
      <w:r w:rsidR="00665208">
        <w:rPr>
          <w:rFonts w:ascii="Arial" w:hAnsi="Arial" w:cs="Arial"/>
          <w:color w:val="000000"/>
          <w:sz w:val="36"/>
          <w:szCs w:val="36"/>
          <w:lang w:bidi="hi-IN"/>
        </w:rPr>
        <w:t>E</w:t>
      </w:r>
      <w:r>
        <w:rPr>
          <w:rFonts w:ascii="Arial" w:hAnsi="Arial" w:cs="Arial"/>
          <w:color w:val="000000"/>
          <w:sz w:val="36"/>
          <w:szCs w:val="36"/>
          <w:lang w:bidi="hi-IN"/>
        </w:rPr>
        <w:t xml:space="preserve"> kRupayA SaMB</w:t>
      </w:r>
      <w:r w:rsidR="00665208">
        <w:rPr>
          <w:rFonts w:ascii="Arial" w:hAnsi="Arial" w:cs="Arial"/>
          <w:color w:val="000000"/>
          <w:sz w:val="36"/>
          <w:szCs w:val="36"/>
          <w:lang w:bidi="hi-IN"/>
        </w:rPr>
        <w:t>O</w:t>
      </w:r>
      <w:r>
        <w:rPr>
          <w:rFonts w:ascii="Arial" w:hAnsi="Arial" w:cs="Arial"/>
          <w:color w:val="000000"/>
          <w:sz w:val="36"/>
          <w:szCs w:val="36"/>
          <w:lang w:bidi="hi-IN"/>
        </w:rPr>
        <w:t xml:space="preserve"> tvayi Baktimaca~jcalAM | 14</w:t>
      </w:r>
    </w:p>
    <w:p w14:paraId="2AFBFAC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FD1510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bAl</w:t>
      </w:r>
      <w:r w:rsidR="00665208">
        <w:rPr>
          <w:rFonts w:ascii="Arial" w:hAnsi="Arial" w:cs="Arial"/>
          <w:color w:val="000000"/>
          <w:sz w:val="36"/>
          <w:szCs w:val="36"/>
          <w:lang w:bidi="hi-IN"/>
        </w:rPr>
        <w:t>O</w:t>
      </w:r>
      <w:r>
        <w:rPr>
          <w:rFonts w:ascii="Arial" w:hAnsi="Arial" w:cs="Arial"/>
          <w:color w:val="000000"/>
          <w:sz w:val="36"/>
          <w:szCs w:val="36"/>
          <w:lang w:bidi="hi-IN"/>
        </w:rPr>
        <w:t>&amp;haM bAlabuddhiSca bAlacandrArdha S</w:t>
      </w:r>
      <w:r w:rsidR="00665208">
        <w:rPr>
          <w:rFonts w:ascii="Arial" w:hAnsi="Arial" w:cs="Arial"/>
          <w:color w:val="000000"/>
          <w:sz w:val="36"/>
          <w:szCs w:val="36"/>
          <w:lang w:bidi="hi-IN"/>
        </w:rPr>
        <w:t>E</w:t>
      </w:r>
      <w:r>
        <w:rPr>
          <w:rFonts w:ascii="Arial" w:hAnsi="Arial" w:cs="Arial"/>
          <w:color w:val="000000"/>
          <w:sz w:val="36"/>
          <w:szCs w:val="36"/>
          <w:lang w:bidi="hi-IN"/>
        </w:rPr>
        <w:t xml:space="preserve">Kara, </w:t>
      </w:r>
    </w:p>
    <w:p w14:paraId="3C1F63F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nAhaM jAn</w:t>
      </w:r>
      <w:r w:rsidR="00665208">
        <w:rPr>
          <w:rFonts w:ascii="Arial" w:hAnsi="Arial" w:cs="Arial"/>
          <w:color w:val="000000"/>
          <w:sz w:val="36"/>
          <w:szCs w:val="36"/>
          <w:lang w:bidi="hi-IN"/>
        </w:rPr>
        <w:t>E</w:t>
      </w:r>
      <w:r>
        <w:rPr>
          <w:rFonts w:ascii="Arial" w:hAnsi="Arial" w:cs="Arial"/>
          <w:color w:val="000000"/>
          <w:sz w:val="36"/>
          <w:szCs w:val="36"/>
          <w:lang w:bidi="hi-IN"/>
        </w:rPr>
        <w:t xml:space="preserve"> tavArccAM vai kShamyatAM karuNAnidh</w:t>
      </w:r>
      <w:r w:rsidR="00665208">
        <w:rPr>
          <w:rFonts w:ascii="Arial" w:hAnsi="Arial" w:cs="Arial"/>
          <w:color w:val="000000"/>
          <w:sz w:val="36"/>
          <w:szCs w:val="36"/>
          <w:lang w:bidi="hi-IN"/>
        </w:rPr>
        <w:t>E</w:t>
      </w:r>
      <w:r>
        <w:rPr>
          <w:rFonts w:ascii="Arial" w:hAnsi="Arial" w:cs="Arial"/>
          <w:color w:val="000000"/>
          <w:sz w:val="36"/>
          <w:szCs w:val="36"/>
          <w:lang w:bidi="hi-IN"/>
        </w:rPr>
        <w:t xml:space="preserve"> | 15 </w:t>
      </w:r>
    </w:p>
    <w:p w14:paraId="1B4B11C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9F62D0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anyathA SaraNaM nAsti tvam</w:t>
      </w:r>
      <w:r w:rsidR="00665208">
        <w:rPr>
          <w:rFonts w:ascii="Arial" w:hAnsi="Arial" w:cs="Arial"/>
          <w:color w:val="000000"/>
          <w:sz w:val="36"/>
          <w:szCs w:val="36"/>
          <w:lang w:bidi="hi-IN"/>
        </w:rPr>
        <w:t>E</w:t>
      </w:r>
      <w:r>
        <w:rPr>
          <w:rFonts w:ascii="Arial" w:hAnsi="Arial" w:cs="Arial"/>
          <w:color w:val="000000"/>
          <w:sz w:val="36"/>
          <w:szCs w:val="36"/>
          <w:lang w:bidi="hi-IN"/>
        </w:rPr>
        <w:t xml:space="preserve">va SaraNaM mama </w:t>
      </w:r>
    </w:p>
    <w:p w14:paraId="642B2E2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tasmAt kAruNya BAv</w:t>
      </w:r>
      <w:r w:rsidR="00665208">
        <w:rPr>
          <w:rFonts w:ascii="Arial" w:hAnsi="Arial" w:cs="Arial"/>
          <w:color w:val="000000"/>
          <w:sz w:val="36"/>
          <w:szCs w:val="36"/>
          <w:lang w:bidi="hi-IN"/>
        </w:rPr>
        <w:t>E</w:t>
      </w:r>
      <w:r>
        <w:rPr>
          <w:rFonts w:ascii="Arial" w:hAnsi="Arial" w:cs="Arial"/>
          <w:color w:val="000000"/>
          <w:sz w:val="36"/>
          <w:szCs w:val="36"/>
          <w:lang w:bidi="hi-IN"/>
        </w:rPr>
        <w:t>na rakSha rakSha mah</w:t>
      </w:r>
      <w:r w:rsidR="00665208">
        <w:rPr>
          <w:rFonts w:ascii="Arial" w:hAnsi="Arial" w:cs="Arial"/>
          <w:color w:val="000000"/>
          <w:sz w:val="36"/>
          <w:szCs w:val="36"/>
          <w:lang w:bidi="hi-IN"/>
        </w:rPr>
        <w:t>E</w:t>
      </w:r>
      <w:r>
        <w:rPr>
          <w:rFonts w:ascii="Arial" w:hAnsi="Arial" w:cs="Arial"/>
          <w:color w:val="000000"/>
          <w:sz w:val="36"/>
          <w:szCs w:val="36"/>
          <w:lang w:bidi="hi-IN"/>
        </w:rPr>
        <w:t xml:space="preserve">Svara | 16 </w:t>
      </w:r>
    </w:p>
    <w:p w14:paraId="6797681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anantak</w:t>
      </w:r>
      <w:r w:rsidR="00665208">
        <w:rPr>
          <w:rFonts w:ascii="Arial" w:hAnsi="Arial" w:cs="Arial"/>
          <w:color w:val="000000"/>
          <w:sz w:val="36"/>
          <w:szCs w:val="36"/>
          <w:lang w:bidi="hi-IN"/>
        </w:rPr>
        <w:t>O</w:t>
      </w:r>
      <w:r>
        <w:rPr>
          <w:rFonts w:ascii="Arial" w:hAnsi="Arial" w:cs="Arial"/>
          <w:color w:val="000000"/>
          <w:sz w:val="36"/>
          <w:szCs w:val="36"/>
          <w:lang w:bidi="hi-IN"/>
        </w:rPr>
        <w:t>Ti pradakShiNa namaskArAn samarpayAmi |</w:t>
      </w:r>
    </w:p>
    <w:p w14:paraId="3681EC5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1557EBB" w14:textId="77777777" w:rsidR="00D91D60" w:rsidRPr="0098696E" w:rsidRDefault="00D91D60" w:rsidP="00D91D60">
      <w:pPr>
        <w:autoSpaceDE w:val="0"/>
        <w:autoSpaceDN w:val="0"/>
        <w:adjustRightInd w:val="0"/>
        <w:spacing w:after="0" w:line="240" w:lineRule="auto"/>
        <w:rPr>
          <w:rFonts w:ascii="Arial" w:hAnsi="Arial" w:cs="Arial"/>
          <w:b/>
          <w:bCs/>
          <w:color w:val="000000"/>
          <w:sz w:val="36"/>
          <w:szCs w:val="36"/>
          <w:lang w:bidi="hi-IN"/>
        </w:rPr>
      </w:pPr>
      <w:r w:rsidRPr="0098696E">
        <w:rPr>
          <w:rFonts w:ascii="Arial" w:hAnsi="Arial" w:cs="Arial"/>
          <w:b/>
          <w:bCs/>
          <w:color w:val="000000"/>
          <w:sz w:val="36"/>
          <w:szCs w:val="36"/>
          <w:lang w:bidi="hi-IN"/>
        </w:rPr>
        <w:t>19.4.10</w:t>
      </w:r>
      <w:r w:rsidRPr="0098696E">
        <w:rPr>
          <w:rFonts w:ascii="Arial" w:hAnsi="Arial" w:cs="Arial"/>
          <w:b/>
          <w:bCs/>
          <w:color w:val="000000"/>
          <w:sz w:val="36"/>
          <w:szCs w:val="36"/>
          <w:lang w:bidi="hi-IN"/>
        </w:rPr>
        <w:tab/>
      </w:r>
      <w:r w:rsidRPr="0098696E">
        <w:rPr>
          <w:rFonts w:ascii="Arial" w:hAnsi="Arial" w:cs="Arial"/>
          <w:b/>
          <w:bCs/>
          <w:color w:val="000000"/>
          <w:sz w:val="36"/>
          <w:szCs w:val="36"/>
          <w:lang w:bidi="hi-IN"/>
        </w:rPr>
        <w:tab/>
        <w:t xml:space="preserve">upacAraM </w:t>
      </w:r>
    </w:p>
    <w:p w14:paraId="37EBA8B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AvAhitAByaH sarvABy</w:t>
      </w:r>
      <w:r w:rsidR="00665208">
        <w:rPr>
          <w:rFonts w:ascii="Arial" w:hAnsi="Arial" w:cs="Arial"/>
          <w:color w:val="000000"/>
          <w:sz w:val="36"/>
          <w:szCs w:val="36"/>
          <w:lang w:bidi="hi-IN"/>
        </w:rPr>
        <w:t>O</w:t>
      </w:r>
      <w:r>
        <w:rPr>
          <w:rFonts w:ascii="Arial" w:hAnsi="Arial" w:cs="Arial"/>
          <w:color w:val="000000"/>
          <w:sz w:val="36"/>
          <w:szCs w:val="36"/>
          <w:lang w:bidi="hi-IN"/>
        </w:rPr>
        <w:t xml:space="preserve"> d</w:t>
      </w:r>
      <w:r w:rsidR="00665208">
        <w:rPr>
          <w:rFonts w:ascii="Arial" w:hAnsi="Arial" w:cs="Arial"/>
          <w:color w:val="000000"/>
          <w:sz w:val="36"/>
          <w:szCs w:val="36"/>
          <w:lang w:bidi="hi-IN"/>
        </w:rPr>
        <w:t>E</w:t>
      </w:r>
      <w:r>
        <w:rPr>
          <w:rFonts w:ascii="Arial" w:hAnsi="Arial" w:cs="Arial"/>
          <w:color w:val="000000"/>
          <w:sz w:val="36"/>
          <w:szCs w:val="36"/>
          <w:lang w:bidi="hi-IN"/>
        </w:rPr>
        <w:t>vatABy</w:t>
      </w:r>
      <w:r w:rsidR="00665208">
        <w:rPr>
          <w:rFonts w:ascii="Arial" w:hAnsi="Arial" w:cs="Arial"/>
          <w:color w:val="000000"/>
          <w:sz w:val="36"/>
          <w:szCs w:val="36"/>
          <w:lang w:bidi="hi-IN"/>
        </w:rPr>
        <w:t>O</w:t>
      </w:r>
      <w:r>
        <w:rPr>
          <w:rFonts w:ascii="Arial" w:hAnsi="Arial" w:cs="Arial"/>
          <w:color w:val="000000"/>
          <w:sz w:val="36"/>
          <w:szCs w:val="36"/>
          <w:lang w:bidi="hi-IN"/>
        </w:rPr>
        <w:t xml:space="preserve"> nam</w:t>
      </w:r>
      <w:r w:rsidR="00665208">
        <w:rPr>
          <w:rFonts w:ascii="Arial" w:hAnsi="Arial" w:cs="Arial"/>
          <w:color w:val="000000"/>
          <w:sz w:val="36"/>
          <w:szCs w:val="36"/>
          <w:lang w:bidi="hi-IN"/>
        </w:rPr>
        <w:t>O</w:t>
      </w:r>
      <w:r>
        <w:rPr>
          <w:rFonts w:ascii="Arial" w:hAnsi="Arial" w:cs="Arial"/>
          <w:color w:val="000000"/>
          <w:sz w:val="36"/>
          <w:szCs w:val="36"/>
          <w:lang w:bidi="hi-IN"/>
        </w:rPr>
        <w:t xml:space="preserve"> namaH | </w:t>
      </w:r>
    </w:p>
    <w:p w14:paraId="66B3898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1. CatraM dhArayAmi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sidR="0050407C">
        <w:rPr>
          <w:rFonts w:ascii="Arial" w:hAnsi="Arial" w:cs="Arial"/>
          <w:color w:val="000000"/>
          <w:sz w:val="36"/>
          <w:szCs w:val="36"/>
          <w:lang w:bidi="hi-IN"/>
        </w:rPr>
        <w:br/>
      </w:r>
      <w:r>
        <w:rPr>
          <w:rFonts w:ascii="Arial" w:hAnsi="Arial" w:cs="Arial"/>
          <w:color w:val="000000"/>
          <w:sz w:val="36"/>
          <w:szCs w:val="36"/>
          <w:lang w:bidi="hi-IN"/>
        </w:rPr>
        <w:t>2. cAmar</w:t>
      </w:r>
      <w:r w:rsidR="00665208">
        <w:rPr>
          <w:rFonts w:ascii="Arial" w:hAnsi="Arial" w:cs="Arial"/>
          <w:color w:val="000000"/>
          <w:sz w:val="36"/>
          <w:szCs w:val="36"/>
          <w:lang w:bidi="hi-IN"/>
        </w:rPr>
        <w:t>E</w:t>
      </w:r>
      <w:r>
        <w:rPr>
          <w:rFonts w:ascii="Arial" w:hAnsi="Arial" w:cs="Arial"/>
          <w:color w:val="000000"/>
          <w:sz w:val="36"/>
          <w:szCs w:val="36"/>
          <w:lang w:bidi="hi-IN"/>
        </w:rPr>
        <w:t xml:space="preserve"> vIjayAmi </w:t>
      </w:r>
    </w:p>
    <w:p w14:paraId="10B1051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3. vAdyaM G</w:t>
      </w:r>
      <w:r w:rsidR="00665208">
        <w:rPr>
          <w:rFonts w:ascii="Arial" w:hAnsi="Arial" w:cs="Arial"/>
          <w:color w:val="000000"/>
          <w:sz w:val="36"/>
          <w:szCs w:val="36"/>
          <w:lang w:bidi="hi-IN"/>
        </w:rPr>
        <w:t>O</w:t>
      </w:r>
      <w:r>
        <w:rPr>
          <w:rFonts w:ascii="Arial" w:hAnsi="Arial" w:cs="Arial"/>
          <w:color w:val="000000"/>
          <w:sz w:val="36"/>
          <w:szCs w:val="36"/>
          <w:lang w:bidi="hi-IN"/>
        </w:rPr>
        <w:t xml:space="preserve">ShayAmi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sidR="0050407C">
        <w:rPr>
          <w:rFonts w:ascii="Arial" w:hAnsi="Arial" w:cs="Arial"/>
          <w:color w:val="000000"/>
          <w:sz w:val="36"/>
          <w:szCs w:val="36"/>
          <w:lang w:bidi="hi-IN"/>
        </w:rPr>
        <w:br/>
      </w:r>
      <w:r>
        <w:rPr>
          <w:rFonts w:ascii="Arial" w:hAnsi="Arial" w:cs="Arial"/>
          <w:color w:val="000000"/>
          <w:sz w:val="36"/>
          <w:szCs w:val="36"/>
          <w:lang w:bidi="hi-IN"/>
        </w:rPr>
        <w:t xml:space="preserve">4. nRuttaM darSayAmi </w:t>
      </w:r>
    </w:p>
    <w:p w14:paraId="721C605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5. gItaM SrAvayAmi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sidR="0050407C">
        <w:rPr>
          <w:rFonts w:ascii="Arial" w:hAnsi="Arial" w:cs="Arial"/>
          <w:color w:val="000000"/>
          <w:sz w:val="36"/>
          <w:szCs w:val="36"/>
          <w:lang w:bidi="hi-IN"/>
        </w:rPr>
        <w:br/>
      </w:r>
      <w:r>
        <w:rPr>
          <w:rFonts w:ascii="Arial" w:hAnsi="Arial" w:cs="Arial"/>
          <w:color w:val="000000"/>
          <w:sz w:val="36"/>
          <w:szCs w:val="36"/>
          <w:lang w:bidi="hi-IN"/>
        </w:rPr>
        <w:t>6. And</w:t>
      </w:r>
      <w:r w:rsidR="00665208">
        <w:rPr>
          <w:rFonts w:ascii="Arial" w:hAnsi="Arial" w:cs="Arial"/>
          <w:color w:val="000000"/>
          <w:sz w:val="36"/>
          <w:szCs w:val="36"/>
          <w:lang w:bidi="hi-IN"/>
        </w:rPr>
        <w:t>O</w:t>
      </w:r>
      <w:r>
        <w:rPr>
          <w:rFonts w:ascii="Arial" w:hAnsi="Arial" w:cs="Arial"/>
          <w:color w:val="000000"/>
          <w:sz w:val="36"/>
          <w:szCs w:val="36"/>
          <w:lang w:bidi="hi-IN"/>
        </w:rPr>
        <w:t>LikAM Ar</w:t>
      </w:r>
      <w:r w:rsidR="00665208">
        <w:rPr>
          <w:rFonts w:ascii="Arial" w:hAnsi="Arial" w:cs="Arial"/>
          <w:color w:val="000000"/>
          <w:sz w:val="36"/>
          <w:szCs w:val="36"/>
          <w:lang w:bidi="hi-IN"/>
        </w:rPr>
        <w:t>O</w:t>
      </w:r>
      <w:r>
        <w:rPr>
          <w:rFonts w:ascii="Arial" w:hAnsi="Arial" w:cs="Arial"/>
          <w:color w:val="000000"/>
          <w:sz w:val="36"/>
          <w:szCs w:val="36"/>
          <w:lang w:bidi="hi-IN"/>
        </w:rPr>
        <w:t xml:space="preserve">payAmi </w:t>
      </w:r>
    </w:p>
    <w:p w14:paraId="45AA1EB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7. aSvaM Ar</w:t>
      </w:r>
      <w:r w:rsidR="00665208">
        <w:rPr>
          <w:rFonts w:ascii="Arial" w:hAnsi="Arial" w:cs="Arial"/>
          <w:color w:val="000000"/>
          <w:sz w:val="36"/>
          <w:szCs w:val="36"/>
          <w:lang w:bidi="hi-IN"/>
        </w:rPr>
        <w:t>O</w:t>
      </w:r>
      <w:r>
        <w:rPr>
          <w:rFonts w:ascii="Arial" w:hAnsi="Arial" w:cs="Arial"/>
          <w:color w:val="000000"/>
          <w:sz w:val="36"/>
          <w:szCs w:val="36"/>
          <w:lang w:bidi="hi-IN"/>
        </w:rPr>
        <w:t xml:space="preserve">payAmi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sidR="0050407C">
        <w:rPr>
          <w:rFonts w:ascii="Arial" w:hAnsi="Arial" w:cs="Arial"/>
          <w:color w:val="000000"/>
          <w:sz w:val="36"/>
          <w:szCs w:val="36"/>
          <w:lang w:bidi="hi-IN"/>
        </w:rPr>
        <w:br/>
      </w:r>
      <w:r>
        <w:rPr>
          <w:rFonts w:ascii="Arial" w:hAnsi="Arial" w:cs="Arial"/>
          <w:color w:val="000000"/>
          <w:sz w:val="36"/>
          <w:szCs w:val="36"/>
          <w:lang w:bidi="hi-IN"/>
        </w:rPr>
        <w:t>8. gajaM Ar</w:t>
      </w:r>
      <w:r w:rsidR="00665208">
        <w:rPr>
          <w:rFonts w:ascii="Arial" w:hAnsi="Arial" w:cs="Arial"/>
          <w:color w:val="000000"/>
          <w:sz w:val="36"/>
          <w:szCs w:val="36"/>
          <w:lang w:bidi="hi-IN"/>
        </w:rPr>
        <w:t>O</w:t>
      </w:r>
      <w:r>
        <w:rPr>
          <w:rFonts w:ascii="Arial" w:hAnsi="Arial" w:cs="Arial"/>
          <w:color w:val="000000"/>
          <w:sz w:val="36"/>
          <w:szCs w:val="36"/>
          <w:lang w:bidi="hi-IN"/>
        </w:rPr>
        <w:t xml:space="preserve">payAmi </w:t>
      </w:r>
    </w:p>
    <w:p w14:paraId="2A6A06D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9. rathaM Ar</w:t>
      </w:r>
      <w:r w:rsidR="00665208">
        <w:rPr>
          <w:rFonts w:ascii="Arial" w:hAnsi="Arial" w:cs="Arial"/>
          <w:color w:val="000000"/>
          <w:sz w:val="36"/>
          <w:szCs w:val="36"/>
          <w:lang w:bidi="hi-IN"/>
        </w:rPr>
        <w:t>O</w:t>
      </w:r>
      <w:r>
        <w:rPr>
          <w:rFonts w:ascii="Arial" w:hAnsi="Arial" w:cs="Arial"/>
          <w:color w:val="000000"/>
          <w:sz w:val="36"/>
          <w:szCs w:val="36"/>
          <w:lang w:bidi="hi-IN"/>
        </w:rPr>
        <w:t>payAmi</w:t>
      </w:r>
    </w:p>
    <w:p w14:paraId="40941E5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samasta rAj</w:t>
      </w:r>
      <w:r w:rsidR="00665208">
        <w:rPr>
          <w:rFonts w:ascii="Arial" w:hAnsi="Arial" w:cs="Arial"/>
          <w:color w:val="000000"/>
          <w:sz w:val="36"/>
          <w:szCs w:val="36"/>
          <w:lang w:bidi="hi-IN"/>
        </w:rPr>
        <w:t>O</w:t>
      </w:r>
      <w:r>
        <w:rPr>
          <w:rFonts w:ascii="Arial" w:hAnsi="Arial" w:cs="Arial"/>
          <w:color w:val="000000"/>
          <w:sz w:val="36"/>
          <w:szCs w:val="36"/>
          <w:lang w:bidi="hi-IN"/>
        </w:rPr>
        <w:t>pacArAn-d</w:t>
      </w:r>
      <w:r w:rsidR="00665208">
        <w:rPr>
          <w:rFonts w:ascii="Arial" w:hAnsi="Arial" w:cs="Arial"/>
          <w:color w:val="000000"/>
          <w:sz w:val="36"/>
          <w:szCs w:val="36"/>
          <w:lang w:bidi="hi-IN"/>
        </w:rPr>
        <w:t>E</w:t>
      </w:r>
      <w:r>
        <w:rPr>
          <w:rFonts w:ascii="Arial" w:hAnsi="Arial" w:cs="Arial"/>
          <w:color w:val="000000"/>
          <w:sz w:val="36"/>
          <w:szCs w:val="36"/>
          <w:lang w:bidi="hi-IN"/>
        </w:rPr>
        <w:t>v</w:t>
      </w:r>
      <w:r w:rsidR="00665208">
        <w:rPr>
          <w:rFonts w:ascii="Arial" w:hAnsi="Arial" w:cs="Arial"/>
          <w:color w:val="000000"/>
          <w:sz w:val="36"/>
          <w:szCs w:val="36"/>
          <w:lang w:bidi="hi-IN"/>
        </w:rPr>
        <w:t>O</w:t>
      </w:r>
      <w:r>
        <w:rPr>
          <w:rFonts w:ascii="Arial" w:hAnsi="Arial" w:cs="Arial"/>
          <w:color w:val="000000"/>
          <w:sz w:val="36"/>
          <w:szCs w:val="36"/>
          <w:lang w:bidi="hi-IN"/>
        </w:rPr>
        <w:t xml:space="preserve">pacArAn samarpayAmi || </w:t>
      </w:r>
    </w:p>
    <w:p w14:paraId="0D5D0C6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5B2B878" w14:textId="77777777" w:rsidR="00D91D60" w:rsidRPr="0098696E" w:rsidRDefault="00D91D60" w:rsidP="00D91D60">
      <w:pPr>
        <w:autoSpaceDE w:val="0"/>
        <w:autoSpaceDN w:val="0"/>
        <w:adjustRightInd w:val="0"/>
        <w:spacing w:after="0" w:line="240" w:lineRule="auto"/>
        <w:rPr>
          <w:rFonts w:ascii="Arial" w:hAnsi="Arial" w:cs="Arial"/>
          <w:b/>
          <w:bCs/>
          <w:color w:val="000000"/>
          <w:sz w:val="36"/>
          <w:szCs w:val="36"/>
          <w:lang w:bidi="hi-IN"/>
        </w:rPr>
      </w:pPr>
      <w:r w:rsidRPr="0098696E">
        <w:rPr>
          <w:rFonts w:ascii="Arial" w:hAnsi="Arial" w:cs="Arial"/>
          <w:b/>
          <w:bCs/>
          <w:color w:val="000000"/>
          <w:sz w:val="36"/>
          <w:szCs w:val="36"/>
          <w:lang w:bidi="hi-IN"/>
        </w:rPr>
        <w:t>19.4.11</w:t>
      </w:r>
      <w:r w:rsidRPr="0098696E">
        <w:rPr>
          <w:rFonts w:ascii="Arial" w:hAnsi="Arial" w:cs="Arial"/>
          <w:b/>
          <w:bCs/>
          <w:color w:val="000000"/>
          <w:sz w:val="36"/>
          <w:szCs w:val="36"/>
          <w:lang w:bidi="hi-IN"/>
        </w:rPr>
        <w:tab/>
      </w:r>
      <w:r w:rsidRPr="0098696E">
        <w:rPr>
          <w:rFonts w:ascii="Arial" w:hAnsi="Arial" w:cs="Arial"/>
          <w:b/>
          <w:bCs/>
          <w:color w:val="000000"/>
          <w:sz w:val="36"/>
          <w:szCs w:val="36"/>
          <w:lang w:bidi="hi-IN"/>
        </w:rPr>
        <w:tab/>
        <w:t>caturv</w:t>
      </w:r>
      <w:r w:rsidR="00665208" w:rsidRPr="0098696E">
        <w:rPr>
          <w:rFonts w:ascii="Arial" w:hAnsi="Arial" w:cs="Arial"/>
          <w:b/>
          <w:bCs/>
          <w:color w:val="000000"/>
          <w:sz w:val="36"/>
          <w:szCs w:val="36"/>
          <w:lang w:bidi="hi-IN"/>
        </w:rPr>
        <w:t>E</w:t>
      </w:r>
      <w:r w:rsidRPr="0098696E">
        <w:rPr>
          <w:rFonts w:ascii="Arial" w:hAnsi="Arial" w:cs="Arial"/>
          <w:b/>
          <w:bCs/>
          <w:color w:val="000000"/>
          <w:sz w:val="36"/>
          <w:szCs w:val="36"/>
          <w:lang w:bidi="hi-IN"/>
        </w:rPr>
        <w:t>da pArAyaNaM</w:t>
      </w:r>
    </w:p>
    <w:p w14:paraId="745BABA2" w14:textId="75AC5981"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 aqgnimI$L</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 puqr</w:t>
      </w:r>
      <w:r w:rsidR="00665208">
        <w:rPr>
          <w:rFonts w:ascii="Arial" w:hAnsi="Arial" w:cs="Arial"/>
          <w:color w:val="000000"/>
          <w:sz w:val="36"/>
          <w:szCs w:val="36"/>
          <w:lang w:bidi="hi-IN"/>
        </w:rPr>
        <w:t>O</w:t>
      </w:r>
      <w:r w:rsidR="00D91D60">
        <w:rPr>
          <w:rFonts w:ascii="Arial" w:hAnsi="Arial" w:cs="Arial"/>
          <w:color w:val="000000"/>
          <w:sz w:val="36"/>
          <w:szCs w:val="36"/>
          <w:lang w:bidi="hi-IN"/>
        </w:rPr>
        <w:t>hi#taM yaqj~jasya# d</w:t>
      </w:r>
      <w:r w:rsidR="00665208">
        <w:rPr>
          <w:rFonts w:ascii="Arial" w:hAnsi="Arial" w:cs="Arial"/>
          <w:color w:val="000000"/>
          <w:sz w:val="36"/>
          <w:szCs w:val="36"/>
          <w:lang w:bidi="hi-IN"/>
        </w:rPr>
        <w:t>E</w:t>
      </w:r>
      <w:r w:rsidR="00D91D60">
        <w:rPr>
          <w:rFonts w:ascii="Arial" w:hAnsi="Arial" w:cs="Arial"/>
          <w:color w:val="000000"/>
          <w:sz w:val="36"/>
          <w:szCs w:val="36"/>
          <w:lang w:bidi="hi-IN"/>
        </w:rPr>
        <w:t>qvamRuqtvija$M | h</w:t>
      </w:r>
      <w:r w:rsidR="00665208">
        <w:rPr>
          <w:rFonts w:ascii="Arial" w:hAnsi="Arial" w:cs="Arial"/>
          <w:color w:val="000000"/>
          <w:sz w:val="36"/>
          <w:szCs w:val="36"/>
          <w:lang w:bidi="hi-IN"/>
        </w:rPr>
        <w:t>O</w:t>
      </w:r>
      <w:r w:rsidR="00D91D60">
        <w:rPr>
          <w:rFonts w:ascii="Arial" w:hAnsi="Arial" w:cs="Arial"/>
          <w:color w:val="000000"/>
          <w:sz w:val="36"/>
          <w:szCs w:val="36"/>
          <w:lang w:bidi="hi-IN"/>
        </w:rPr>
        <w:t xml:space="preserve">tA$raM ratnaq dhAta#maM | </w:t>
      </w:r>
    </w:p>
    <w:p w14:paraId="7BD45019" w14:textId="4BF47A07"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 iqSh</w:t>
      </w:r>
      <w:r w:rsidR="00665208">
        <w:rPr>
          <w:rFonts w:ascii="Arial" w:hAnsi="Arial" w:cs="Arial"/>
          <w:color w:val="000000"/>
          <w:sz w:val="36"/>
          <w:szCs w:val="36"/>
          <w:lang w:bidi="hi-IN"/>
        </w:rPr>
        <w:t>E</w:t>
      </w:r>
      <w:r w:rsidR="00D91D60">
        <w:rPr>
          <w:rFonts w:ascii="Arial" w:hAnsi="Arial" w:cs="Arial"/>
          <w:color w:val="000000"/>
          <w:sz w:val="36"/>
          <w:szCs w:val="36"/>
          <w:lang w:bidi="hi-IN"/>
        </w:rPr>
        <w:t>tv</w:t>
      </w:r>
      <w:r w:rsidR="00665208">
        <w:rPr>
          <w:rFonts w:ascii="Arial" w:hAnsi="Arial" w:cs="Arial"/>
          <w:color w:val="000000"/>
          <w:sz w:val="36"/>
          <w:szCs w:val="36"/>
          <w:lang w:bidi="hi-IN"/>
        </w:rPr>
        <w:t>O</w:t>
      </w:r>
      <w:r w:rsidR="00D91D60">
        <w:rPr>
          <w:rFonts w:ascii="Arial" w:hAnsi="Arial" w:cs="Arial"/>
          <w:color w:val="000000"/>
          <w:sz w:val="36"/>
          <w:szCs w:val="36"/>
          <w:lang w:bidi="hi-IN"/>
        </w:rPr>
        <w:t>qrj</w:t>
      </w:r>
      <w:r w:rsidR="00665208">
        <w:rPr>
          <w:rFonts w:ascii="Arial" w:hAnsi="Arial" w:cs="Arial"/>
          <w:color w:val="000000"/>
          <w:sz w:val="36"/>
          <w:szCs w:val="36"/>
          <w:lang w:bidi="hi-IN"/>
        </w:rPr>
        <w:t>E</w:t>
      </w:r>
      <w:r w:rsidR="00D91D60">
        <w:rPr>
          <w:rFonts w:ascii="Arial" w:hAnsi="Arial" w:cs="Arial"/>
          <w:color w:val="000000"/>
          <w:sz w:val="36"/>
          <w:szCs w:val="36"/>
          <w:lang w:bidi="hi-IN"/>
        </w:rPr>
        <w:t>tvA# vAqyava#H sth</w:t>
      </w:r>
      <w:r w:rsidR="00665208">
        <w:rPr>
          <w:rFonts w:ascii="Arial" w:hAnsi="Arial" w:cs="Arial"/>
          <w:color w:val="000000"/>
          <w:sz w:val="36"/>
          <w:szCs w:val="36"/>
          <w:lang w:bidi="hi-IN"/>
        </w:rPr>
        <w:t>O</w:t>
      </w:r>
      <w:r w:rsidR="00D91D60">
        <w:rPr>
          <w:rFonts w:ascii="Arial" w:hAnsi="Arial" w:cs="Arial"/>
          <w:color w:val="000000"/>
          <w:sz w:val="36"/>
          <w:szCs w:val="36"/>
          <w:lang w:bidi="hi-IN"/>
        </w:rPr>
        <w:t xml:space="preserve"> pAqyava#H stha d</w:t>
      </w:r>
      <w:r w:rsidR="00665208">
        <w:rPr>
          <w:rFonts w:ascii="Arial" w:hAnsi="Arial" w:cs="Arial"/>
          <w:color w:val="000000"/>
          <w:sz w:val="36"/>
          <w:szCs w:val="36"/>
          <w:lang w:bidi="hi-IN"/>
        </w:rPr>
        <w:t>E</w:t>
      </w:r>
      <w:r w:rsidR="00D91D60">
        <w:rPr>
          <w:rFonts w:ascii="Arial" w:hAnsi="Arial" w:cs="Arial"/>
          <w:color w:val="000000"/>
          <w:sz w:val="36"/>
          <w:szCs w:val="36"/>
          <w:lang w:bidi="hi-IN"/>
        </w:rPr>
        <w:t>qv</w:t>
      </w:r>
      <w:r w:rsidR="00665208">
        <w:rPr>
          <w:rFonts w:ascii="Arial" w:hAnsi="Arial" w:cs="Arial"/>
          <w:color w:val="000000"/>
          <w:sz w:val="36"/>
          <w:szCs w:val="36"/>
          <w:lang w:bidi="hi-IN"/>
        </w:rPr>
        <w:t>O</w:t>
      </w:r>
      <w:r w:rsidR="00D91D60">
        <w:rPr>
          <w:rFonts w:ascii="Arial" w:hAnsi="Arial" w:cs="Arial"/>
          <w:color w:val="000000"/>
          <w:sz w:val="36"/>
          <w:szCs w:val="36"/>
          <w:lang w:bidi="hi-IN"/>
        </w:rPr>
        <w:t xml:space="preserve"> va#ssaviqtA prArpa#yatuq Sr</w:t>
      </w:r>
      <w:r w:rsidR="00665208">
        <w:rPr>
          <w:rFonts w:ascii="Arial" w:hAnsi="Arial" w:cs="Arial"/>
          <w:color w:val="000000"/>
          <w:sz w:val="36"/>
          <w:szCs w:val="36"/>
          <w:lang w:bidi="hi-IN"/>
        </w:rPr>
        <w:t>E</w:t>
      </w:r>
      <w:r w:rsidR="00D91D60">
        <w:rPr>
          <w:rFonts w:ascii="Arial" w:hAnsi="Arial" w:cs="Arial"/>
          <w:color w:val="000000"/>
          <w:sz w:val="36"/>
          <w:szCs w:val="36"/>
          <w:lang w:bidi="hi-IN"/>
        </w:rPr>
        <w:t>ShTha#tamAyaq karma#N</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 | </w:t>
      </w:r>
    </w:p>
    <w:p w14:paraId="1B11BECD" w14:textId="2737CEEE"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 agnaq AyA#hi vIqtay</w:t>
      </w:r>
      <w:r w:rsidR="00665208">
        <w:rPr>
          <w:rFonts w:ascii="Arial" w:hAnsi="Arial" w:cs="Arial"/>
          <w:color w:val="000000"/>
          <w:sz w:val="36"/>
          <w:szCs w:val="36"/>
          <w:lang w:bidi="hi-IN"/>
        </w:rPr>
        <w:t>E</w:t>
      </w:r>
      <w:r w:rsidR="00D91D60">
        <w:rPr>
          <w:rFonts w:ascii="Arial" w:hAnsi="Arial" w:cs="Arial"/>
          <w:color w:val="000000"/>
          <w:sz w:val="36"/>
          <w:szCs w:val="36"/>
          <w:lang w:bidi="hi-IN"/>
        </w:rPr>
        <w:t># gRuNAqn</w:t>
      </w:r>
      <w:r w:rsidR="00665208">
        <w:rPr>
          <w:rFonts w:ascii="Arial" w:hAnsi="Arial" w:cs="Arial"/>
          <w:color w:val="000000"/>
          <w:sz w:val="36"/>
          <w:szCs w:val="36"/>
          <w:lang w:bidi="hi-IN"/>
        </w:rPr>
        <w:t>O</w:t>
      </w:r>
      <w:r w:rsidR="00D91D60">
        <w:rPr>
          <w:rFonts w:ascii="Arial" w:hAnsi="Arial" w:cs="Arial"/>
          <w:color w:val="000000"/>
          <w:sz w:val="36"/>
          <w:szCs w:val="36"/>
          <w:lang w:bidi="hi-IN"/>
        </w:rPr>
        <w:t xml:space="preserve"> haqvya dA#tay</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 | </w:t>
      </w:r>
    </w:p>
    <w:p w14:paraId="12D191B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nih</w:t>
      </w:r>
      <w:r w:rsidR="00665208">
        <w:rPr>
          <w:rFonts w:ascii="Arial" w:hAnsi="Arial" w:cs="Arial"/>
          <w:color w:val="000000"/>
          <w:sz w:val="36"/>
          <w:szCs w:val="36"/>
          <w:lang w:bidi="hi-IN"/>
        </w:rPr>
        <w:t>O</w:t>
      </w:r>
      <w:r>
        <w:rPr>
          <w:rFonts w:ascii="Arial" w:hAnsi="Arial" w:cs="Arial"/>
          <w:color w:val="000000"/>
          <w:sz w:val="36"/>
          <w:szCs w:val="36"/>
          <w:lang w:bidi="hi-IN"/>
        </w:rPr>
        <w:t xml:space="preserve">tA# sathsi baqrhiShi# | </w:t>
      </w:r>
    </w:p>
    <w:p w14:paraId="0CD0121E" w14:textId="5BC1B57A"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 Sann</w:t>
      </w:r>
      <w:r w:rsidR="00665208">
        <w:rPr>
          <w:rFonts w:ascii="Arial" w:hAnsi="Arial" w:cs="Arial"/>
          <w:color w:val="000000"/>
          <w:sz w:val="36"/>
          <w:szCs w:val="36"/>
          <w:lang w:bidi="hi-IN"/>
        </w:rPr>
        <w:t>O</w:t>
      </w:r>
      <w:r w:rsidR="00D91D60">
        <w:rPr>
          <w:rFonts w:ascii="Arial" w:hAnsi="Arial" w:cs="Arial"/>
          <w:color w:val="000000"/>
          <w:sz w:val="36"/>
          <w:szCs w:val="36"/>
          <w:lang w:bidi="hi-IN"/>
        </w:rPr>
        <w:t># d</w:t>
      </w:r>
      <w:r w:rsidR="00665208">
        <w:rPr>
          <w:rFonts w:ascii="Arial" w:hAnsi="Arial" w:cs="Arial"/>
          <w:color w:val="000000"/>
          <w:sz w:val="36"/>
          <w:szCs w:val="36"/>
          <w:lang w:bidi="hi-IN"/>
        </w:rPr>
        <w:t>E</w:t>
      </w:r>
      <w:r w:rsidR="00D91D60">
        <w:rPr>
          <w:rFonts w:ascii="Arial" w:hAnsi="Arial" w:cs="Arial"/>
          <w:color w:val="000000"/>
          <w:sz w:val="36"/>
          <w:szCs w:val="36"/>
          <w:lang w:bidi="hi-IN"/>
        </w:rPr>
        <w:t>qvIraqBiShTa#yaq Ap</w:t>
      </w:r>
      <w:r w:rsidR="00665208">
        <w:rPr>
          <w:rFonts w:ascii="Arial" w:hAnsi="Arial" w:cs="Arial"/>
          <w:color w:val="000000"/>
          <w:sz w:val="36"/>
          <w:szCs w:val="36"/>
          <w:lang w:bidi="hi-IN"/>
        </w:rPr>
        <w:t>O</w:t>
      </w:r>
      <w:r w:rsidR="00D91D60">
        <w:rPr>
          <w:rFonts w:ascii="Arial" w:hAnsi="Arial" w:cs="Arial"/>
          <w:color w:val="000000"/>
          <w:sz w:val="36"/>
          <w:szCs w:val="36"/>
          <w:lang w:bidi="hi-IN"/>
        </w:rPr>
        <w:t># Bavantu pIqtay</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 | </w:t>
      </w:r>
    </w:p>
    <w:p w14:paraId="2553CD4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SaM~My</w:t>
      </w:r>
      <w:r w:rsidR="00665208">
        <w:rPr>
          <w:rFonts w:ascii="Arial" w:hAnsi="Arial" w:cs="Arial"/>
          <w:color w:val="000000"/>
          <w:sz w:val="36"/>
          <w:szCs w:val="36"/>
          <w:lang w:bidi="hi-IN"/>
        </w:rPr>
        <w:t>O</w:t>
      </w:r>
      <w:r>
        <w:rPr>
          <w:rFonts w:ascii="Arial" w:hAnsi="Arial" w:cs="Arial"/>
          <w:color w:val="000000"/>
          <w:sz w:val="36"/>
          <w:szCs w:val="36"/>
          <w:lang w:bidi="hi-IN"/>
        </w:rPr>
        <w:t xml:space="preserve">raqBi sra#vantu naH || </w:t>
      </w:r>
    </w:p>
    <w:p w14:paraId="42C09399" w14:textId="77777777" w:rsidR="00A2381D" w:rsidRDefault="00A2381D" w:rsidP="00D91D60">
      <w:pPr>
        <w:autoSpaceDE w:val="0"/>
        <w:autoSpaceDN w:val="0"/>
        <w:adjustRightInd w:val="0"/>
        <w:spacing w:after="0" w:line="240" w:lineRule="auto"/>
        <w:rPr>
          <w:rFonts w:ascii="Arial" w:hAnsi="Arial" w:cs="Arial"/>
          <w:color w:val="000000"/>
          <w:sz w:val="36"/>
          <w:szCs w:val="36"/>
          <w:lang w:bidi="hi-IN"/>
        </w:rPr>
      </w:pPr>
    </w:p>
    <w:p w14:paraId="1AF82352" w14:textId="77777777" w:rsidR="00D91D60" w:rsidRPr="0098696E" w:rsidRDefault="00D91D60" w:rsidP="00D91D60">
      <w:pPr>
        <w:autoSpaceDE w:val="0"/>
        <w:autoSpaceDN w:val="0"/>
        <w:adjustRightInd w:val="0"/>
        <w:spacing w:after="0" w:line="240" w:lineRule="auto"/>
        <w:rPr>
          <w:rFonts w:ascii="Arial" w:hAnsi="Arial" w:cs="Arial"/>
          <w:b/>
          <w:bCs/>
          <w:color w:val="000000"/>
          <w:sz w:val="36"/>
          <w:szCs w:val="36"/>
          <w:lang w:bidi="hi-IN"/>
        </w:rPr>
      </w:pPr>
      <w:r w:rsidRPr="0098696E">
        <w:rPr>
          <w:rFonts w:ascii="Arial" w:hAnsi="Arial" w:cs="Arial"/>
          <w:b/>
          <w:bCs/>
          <w:color w:val="000000"/>
          <w:sz w:val="36"/>
          <w:szCs w:val="36"/>
          <w:lang w:bidi="hi-IN"/>
        </w:rPr>
        <w:t>19.4.12</w:t>
      </w:r>
      <w:r w:rsidRPr="0098696E">
        <w:rPr>
          <w:rFonts w:ascii="Arial" w:hAnsi="Arial" w:cs="Arial"/>
          <w:b/>
          <w:bCs/>
          <w:color w:val="000000"/>
          <w:sz w:val="36"/>
          <w:szCs w:val="36"/>
          <w:lang w:bidi="hi-IN"/>
        </w:rPr>
        <w:tab/>
        <w:t xml:space="preserve"> ApastaMba Srauta sUtra, purANa, vAkyAH</w:t>
      </w:r>
    </w:p>
    <w:p w14:paraId="3C6FCF8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athAt</w:t>
      </w:r>
      <w:r w:rsidR="00665208">
        <w:rPr>
          <w:rFonts w:ascii="Arial" w:hAnsi="Arial" w:cs="Arial"/>
          <w:color w:val="000000"/>
          <w:sz w:val="36"/>
          <w:szCs w:val="36"/>
          <w:lang w:bidi="hi-IN"/>
        </w:rPr>
        <w:t>O</w:t>
      </w:r>
      <w:r>
        <w:rPr>
          <w:rFonts w:ascii="Arial" w:hAnsi="Arial" w:cs="Arial"/>
          <w:color w:val="000000"/>
          <w:sz w:val="36"/>
          <w:szCs w:val="36"/>
          <w:lang w:bidi="hi-IN"/>
        </w:rPr>
        <w:t xml:space="preserve"> darSapUrNamAsau vyAKyAsyAmaH | prAtaragnih</w:t>
      </w:r>
      <w:r w:rsidR="00665208">
        <w:rPr>
          <w:rFonts w:ascii="Arial" w:hAnsi="Arial" w:cs="Arial"/>
          <w:color w:val="000000"/>
          <w:sz w:val="36"/>
          <w:szCs w:val="36"/>
          <w:lang w:bidi="hi-IN"/>
        </w:rPr>
        <w:t>O</w:t>
      </w:r>
      <w:r>
        <w:rPr>
          <w:rFonts w:ascii="Arial" w:hAnsi="Arial" w:cs="Arial"/>
          <w:color w:val="000000"/>
          <w:sz w:val="36"/>
          <w:szCs w:val="36"/>
          <w:lang w:bidi="hi-IN"/>
        </w:rPr>
        <w:t xml:space="preserve">traM hutvA | </w:t>
      </w:r>
    </w:p>
    <w:p w14:paraId="2879B74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anyamAvahanIyaM praNIya | agnInanvA dadhAti | </w:t>
      </w:r>
    </w:p>
    <w:p w14:paraId="6079DA7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na gataSriy</w:t>
      </w:r>
      <w:r w:rsidR="00665208">
        <w:rPr>
          <w:rFonts w:ascii="Arial" w:hAnsi="Arial" w:cs="Arial"/>
          <w:color w:val="000000"/>
          <w:sz w:val="36"/>
          <w:szCs w:val="36"/>
          <w:lang w:bidi="hi-IN"/>
        </w:rPr>
        <w:t>O</w:t>
      </w:r>
      <w:r>
        <w:rPr>
          <w:rFonts w:ascii="Arial" w:hAnsi="Arial" w:cs="Arial"/>
          <w:color w:val="000000"/>
          <w:sz w:val="36"/>
          <w:szCs w:val="36"/>
          <w:lang w:bidi="hi-IN"/>
        </w:rPr>
        <w:t xml:space="preserve">&amp;nyamagniM praNayati | (Srauta sUtra vAkyaH) </w:t>
      </w:r>
    </w:p>
    <w:p w14:paraId="3DBEEAB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paritrANAya sAdhUnAM vinASAya ca duShkRutAM | </w:t>
      </w:r>
    </w:p>
    <w:p w14:paraId="6040108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dharma saMsthApanArthAya saMBavAmi yug</w:t>
      </w:r>
      <w:r w:rsidR="00665208">
        <w:rPr>
          <w:rFonts w:ascii="Arial" w:hAnsi="Arial" w:cs="Arial"/>
          <w:color w:val="000000"/>
          <w:sz w:val="36"/>
          <w:szCs w:val="36"/>
          <w:lang w:bidi="hi-IN"/>
        </w:rPr>
        <w:t>E</w:t>
      </w:r>
      <w:r>
        <w:rPr>
          <w:rFonts w:ascii="Arial" w:hAnsi="Arial" w:cs="Arial"/>
          <w:color w:val="000000"/>
          <w:sz w:val="36"/>
          <w:szCs w:val="36"/>
          <w:lang w:bidi="hi-IN"/>
        </w:rPr>
        <w:t xml:space="preserve"> yug</w:t>
      </w:r>
      <w:r w:rsidR="00665208">
        <w:rPr>
          <w:rFonts w:ascii="Arial" w:hAnsi="Arial" w:cs="Arial"/>
          <w:color w:val="000000"/>
          <w:sz w:val="36"/>
          <w:szCs w:val="36"/>
          <w:lang w:bidi="hi-IN"/>
        </w:rPr>
        <w:t>E</w:t>
      </w:r>
      <w:r>
        <w:rPr>
          <w:rFonts w:ascii="Arial" w:hAnsi="Arial" w:cs="Arial"/>
          <w:color w:val="000000"/>
          <w:sz w:val="36"/>
          <w:szCs w:val="36"/>
          <w:lang w:bidi="hi-IN"/>
        </w:rPr>
        <w:t xml:space="preserve"> | (purANa vAkyaH)</w:t>
      </w:r>
    </w:p>
    <w:p w14:paraId="14C6E9E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E081B1C" w14:textId="77777777" w:rsidR="00D91D60" w:rsidRPr="0098696E" w:rsidRDefault="00D91D60" w:rsidP="00D91D60">
      <w:pPr>
        <w:autoSpaceDE w:val="0"/>
        <w:autoSpaceDN w:val="0"/>
        <w:adjustRightInd w:val="0"/>
        <w:spacing w:after="0" w:line="240" w:lineRule="auto"/>
        <w:rPr>
          <w:rFonts w:ascii="Arial" w:hAnsi="Arial" w:cs="Arial"/>
          <w:b/>
          <w:bCs/>
          <w:color w:val="000000"/>
          <w:sz w:val="36"/>
          <w:szCs w:val="36"/>
          <w:lang w:bidi="hi-IN"/>
        </w:rPr>
      </w:pPr>
      <w:r w:rsidRPr="0098696E">
        <w:rPr>
          <w:rFonts w:ascii="Arial" w:hAnsi="Arial" w:cs="Arial"/>
          <w:b/>
          <w:bCs/>
          <w:color w:val="000000"/>
          <w:sz w:val="36"/>
          <w:szCs w:val="36"/>
          <w:lang w:bidi="hi-IN"/>
        </w:rPr>
        <w:t>19.5</w:t>
      </w:r>
      <w:r w:rsidRPr="0098696E">
        <w:rPr>
          <w:rFonts w:ascii="Arial" w:hAnsi="Arial" w:cs="Arial"/>
          <w:b/>
          <w:bCs/>
          <w:color w:val="000000"/>
          <w:sz w:val="36"/>
          <w:szCs w:val="36"/>
          <w:lang w:bidi="hi-IN"/>
        </w:rPr>
        <w:tab/>
        <w:t xml:space="preserve"> nandik</w:t>
      </w:r>
      <w:r w:rsidR="00665208" w:rsidRPr="0098696E">
        <w:rPr>
          <w:rFonts w:ascii="Arial" w:hAnsi="Arial" w:cs="Arial"/>
          <w:b/>
          <w:bCs/>
          <w:color w:val="000000"/>
          <w:sz w:val="36"/>
          <w:szCs w:val="36"/>
          <w:lang w:bidi="hi-IN"/>
        </w:rPr>
        <w:t>E</w:t>
      </w:r>
      <w:r w:rsidRPr="0098696E">
        <w:rPr>
          <w:rFonts w:ascii="Arial" w:hAnsi="Arial" w:cs="Arial"/>
          <w:b/>
          <w:bCs/>
          <w:color w:val="000000"/>
          <w:sz w:val="36"/>
          <w:szCs w:val="36"/>
          <w:lang w:bidi="hi-IN"/>
        </w:rPr>
        <w:t xml:space="preserve">Svara pUjA </w:t>
      </w:r>
    </w:p>
    <w:p w14:paraId="0804D2FF" w14:textId="3A8F9B1B"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BUrBuvaqssuvaqr</w:t>
      </w:r>
      <w:r>
        <w:rPr>
          <w:rFonts w:ascii="Arial" w:hAnsi="Arial" w:cs="Arial"/>
          <w:color w:val="000000"/>
          <w:sz w:val="36"/>
          <w:szCs w:val="36"/>
          <w:lang w:bidi="hi-IN"/>
        </w:rPr>
        <w:t>OM</w:t>
      </w:r>
      <w:r w:rsidR="00D91D60">
        <w:rPr>
          <w:rFonts w:ascii="Arial" w:hAnsi="Arial" w:cs="Arial"/>
          <w:color w:val="000000"/>
          <w:sz w:val="36"/>
          <w:szCs w:val="36"/>
          <w:lang w:bidi="hi-IN"/>
        </w:rPr>
        <w:t xml:space="preserve"> | asyAM GaNThayAM nandik</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SvaraM dhyAyAmi | </w:t>
      </w:r>
    </w:p>
    <w:p w14:paraId="3C1F419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AvAhayAmi | snAnaM samarpayAmi | </w:t>
      </w:r>
    </w:p>
    <w:p w14:paraId="162476E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(SivABiSh</w:t>
      </w:r>
      <w:r w:rsidR="00665208">
        <w:rPr>
          <w:rFonts w:ascii="Arial" w:hAnsi="Arial" w:cs="Arial"/>
          <w:color w:val="000000"/>
          <w:sz w:val="36"/>
          <w:szCs w:val="36"/>
          <w:lang w:bidi="hi-IN"/>
        </w:rPr>
        <w:t>E</w:t>
      </w:r>
      <w:r>
        <w:rPr>
          <w:rFonts w:ascii="Arial" w:hAnsi="Arial" w:cs="Arial"/>
          <w:color w:val="000000"/>
          <w:sz w:val="36"/>
          <w:szCs w:val="36"/>
          <w:lang w:bidi="hi-IN"/>
        </w:rPr>
        <w:t xml:space="preserve">ka nirmAlya tIrthaM aBiShicyA) | </w:t>
      </w:r>
    </w:p>
    <w:p w14:paraId="0FF354F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snAnAnantaraM AcamanIyaM samarpayAmi | </w:t>
      </w:r>
    </w:p>
    <w:p w14:paraId="050F4CA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gandha-puShpa dhUpa-dIpaiH sakalArAdhanaiH svarcitaM | </w:t>
      </w:r>
    </w:p>
    <w:p w14:paraId="36FCF3CB" w14:textId="184B4C69"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BUrBuvaqssuvaqH | tathsa#viqtu rvar</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$NyaM | </w:t>
      </w:r>
    </w:p>
    <w:p w14:paraId="21218B04" w14:textId="47341599"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Barg</w:t>
      </w:r>
      <w:r w:rsidR="00665208">
        <w:rPr>
          <w:rFonts w:ascii="Arial" w:hAnsi="Arial" w:cs="Arial"/>
          <w:color w:val="000000"/>
          <w:sz w:val="36"/>
          <w:szCs w:val="36"/>
          <w:lang w:bidi="hi-IN"/>
        </w:rPr>
        <w:t>O</w:t>
      </w:r>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qvasya# dhImahi | dhiy</w:t>
      </w:r>
      <w:r w:rsidR="00665208">
        <w:rPr>
          <w:rFonts w:ascii="Arial" w:hAnsi="Arial" w:cs="Arial"/>
          <w:color w:val="000000"/>
          <w:sz w:val="36"/>
          <w:szCs w:val="36"/>
          <w:lang w:bidi="hi-IN"/>
        </w:rPr>
        <w:t>O</w:t>
      </w:r>
      <w:r w:rsidR="00CD35FB">
        <w:rPr>
          <w:rFonts w:ascii="Arial" w:hAnsi="Arial" w:cs="Arial"/>
          <w:color w:val="000000"/>
          <w:sz w:val="36"/>
          <w:szCs w:val="36"/>
          <w:lang w:bidi="hi-IN"/>
        </w:rPr>
        <w:t>q</w:t>
      </w:r>
      <w:r>
        <w:rPr>
          <w:rFonts w:ascii="Arial" w:hAnsi="Arial" w:cs="Arial"/>
          <w:color w:val="000000"/>
          <w:sz w:val="36"/>
          <w:szCs w:val="36"/>
          <w:lang w:bidi="hi-IN"/>
        </w:rPr>
        <w:t xml:space="preserve"> y</w:t>
      </w:r>
      <w:r w:rsidR="00665208">
        <w:rPr>
          <w:rFonts w:ascii="Arial" w:hAnsi="Arial" w:cs="Arial"/>
          <w:color w:val="000000"/>
          <w:sz w:val="36"/>
          <w:szCs w:val="36"/>
          <w:lang w:bidi="hi-IN"/>
        </w:rPr>
        <w:t>O</w:t>
      </w:r>
      <w:r>
        <w:rPr>
          <w:rFonts w:ascii="Arial" w:hAnsi="Arial" w:cs="Arial"/>
          <w:color w:val="000000"/>
          <w:sz w:val="36"/>
          <w:szCs w:val="36"/>
          <w:lang w:bidi="hi-IN"/>
        </w:rPr>
        <w:t xml:space="preserve"> na#H prac</w:t>
      </w:r>
      <w:r w:rsidR="00665208">
        <w:rPr>
          <w:rFonts w:ascii="Arial" w:hAnsi="Arial" w:cs="Arial"/>
          <w:color w:val="000000"/>
          <w:sz w:val="36"/>
          <w:szCs w:val="36"/>
          <w:lang w:bidi="hi-IN"/>
        </w:rPr>
        <w:t>O</w:t>
      </w:r>
      <w:r>
        <w:rPr>
          <w:rFonts w:ascii="Arial" w:hAnsi="Arial" w:cs="Arial"/>
          <w:color w:val="000000"/>
          <w:sz w:val="36"/>
          <w:szCs w:val="36"/>
          <w:lang w:bidi="hi-IN"/>
        </w:rPr>
        <w:t xml:space="preserve">qdayA$t | </w:t>
      </w:r>
    </w:p>
    <w:p w14:paraId="1EDECAE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va savitaH prasuvaH | satyaM tvart</w:t>
      </w:r>
      <w:r w:rsidR="00665208">
        <w:rPr>
          <w:rFonts w:ascii="Arial" w:hAnsi="Arial" w:cs="Arial"/>
          <w:color w:val="000000"/>
          <w:sz w:val="36"/>
          <w:szCs w:val="36"/>
          <w:lang w:bidi="hi-IN"/>
        </w:rPr>
        <w:t>E</w:t>
      </w:r>
      <w:r>
        <w:rPr>
          <w:rFonts w:ascii="Arial" w:hAnsi="Arial" w:cs="Arial"/>
          <w:color w:val="000000"/>
          <w:sz w:val="36"/>
          <w:szCs w:val="36"/>
          <w:lang w:bidi="hi-IN"/>
        </w:rPr>
        <w:t xml:space="preserve">na pariShi~jcAmi | </w:t>
      </w:r>
    </w:p>
    <w:p w14:paraId="6419FCF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4099645" w14:textId="0B6721DA"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nandik</w:t>
      </w:r>
      <w:r w:rsidR="00665208">
        <w:rPr>
          <w:rFonts w:ascii="Arial" w:hAnsi="Arial" w:cs="Arial"/>
          <w:color w:val="000000"/>
          <w:sz w:val="36"/>
          <w:szCs w:val="36"/>
          <w:lang w:bidi="hi-IN"/>
        </w:rPr>
        <w:t>E</w:t>
      </w:r>
      <w:r w:rsidR="00D91D60">
        <w:rPr>
          <w:rFonts w:ascii="Arial" w:hAnsi="Arial" w:cs="Arial"/>
          <w:color w:val="000000"/>
          <w:sz w:val="36"/>
          <w:szCs w:val="36"/>
          <w:lang w:bidi="hi-IN"/>
        </w:rPr>
        <w:t>SvarAya namaH | amRutaM Bavatu | amRut</w:t>
      </w:r>
      <w:r w:rsidR="00665208">
        <w:rPr>
          <w:rFonts w:ascii="Arial" w:hAnsi="Arial" w:cs="Arial"/>
          <w:color w:val="000000"/>
          <w:sz w:val="36"/>
          <w:szCs w:val="36"/>
          <w:lang w:bidi="hi-IN"/>
        </w:rPr>
        <w:t>O</w:t>
      </w:r>
      <w:r w:rsidR="00D91D60">
        <w:rPr>
          <w:rFonts w:ascii="Arial" w:hAnsi="Arial" w:cs="Arial"/>
          <w:color w:val="000000"/>
          <w:sz w:val="36"/>
          <w:szCs w:val="36"/>
          <w:lang w:bidi="hi-IN"/>
        </w:rPr>
        <w:t xml:space="preserve">pastaraNamasi | </w:t>
      </w:r>
    </w:p>
    <w:p w14:paraId="0ED6C46A" w14:textId="46D1B568"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prANAya svAhAH | </w:t>
      </w:r>
      <w:r>
        <w:rPr>
          <w:rFonts w:ascii="Arial" w:hAnsi="Arial" w:cs="Arial"/>
          <w:color w:val="000000"/>
          <w:sz w:val="36"/>
          <w:szCs w:val="36"/>
          <w:lang w:bidi="hi-IN"/>
        </w:rPr>
        <w:t>OM</w:t>
      </w:r>
      <w:r w:rsidR="00D91D60">
        <w:rPr>
          <w:rFonts w:ascii="Arial" w:hAnsi="Arial" w:cs="Arial"/>
          <w:color w:val="000000"/>
          <w:sz w:val="36"/>
          <w:szCs w:val="36"/>
          <w:lang w:bidi="hi-IN"/>
        </w:rPr>
        <w:t xml:space="preserve"> apAnAya svAhAH | </w:t>
      </w:r>
    </w:p>
    <w:p w14:paraId="6039C6D6" w14:textId="1B321A10"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vyAnAya svAhAH | </w:t>
      </w:r>
      <w:r>
        <w:rPr>
          <w:rFonts w:ascii="Arial" w:hAnsi="Arial" w:cs="Arial"/>
          <w:color w:val="000000"/>
          <w:sz w:val="36"/>
          <w:szCs w:val="36"/>
          <w:lang w:bidi="hi-IN"/>
        </w:rPr>
        <w:t>OM</w:t>
      </w:r>
      <w:r w:rsidR="00D91D60">
        <w:rPr>
          <w:rFonts w:ascii="Arial" w:hAnsi="Arial" w:cs="Arial"/>
          <w:color w:val="000000"/>
          <w:sz w:val="36"/>
          <w:szCs w:val="36"/>
          <w:lang w:bidi="hi-IN"/>
        </w:rPr>
        <w:t xml:space="preserve"> udAnAya svAhAH | </w:t>
      </w:r>
    </w:p>
    <w:p w14:paraId="238DDFA7" w14:textId="1FF573B8"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samAnAya svAhAH | </w:t>
      </w:r>
      <w:r>
        <w:rPr>
          <w:rFonts w:ascii="Arial" w:hAnsi="Arial" w:cs="Arial"/>
          <w:color w:val="000000"/>
          <w:sz w:val="36"/>
          <w:szCs w:val="36"/>
          <w:lang w:bidi="hi-IN"/>
        </w:rPr>
        <w:t>OM</w:t>
      </w:r>
      <w:r w:rsidR="00D91D60">
        <w:rPr>
          <w:rFonts w:ascii="Arial" w:hAnsi="Arial" w:cs="Arial"/>
          <w:color w:val="000000"/>
          <w:sz w:val="36"/>
          <w:szCs w:val="36"/>
          <w:lang w:bidi="hi-IN"/>
        </w:rPr>
        <w:t xml:space="preserve"> brahmaN</w:t>
      </w:r>
      <w:r w:rsidR="00665208">
        <w:rPr>
          <w:rFonts w:ascii="Arial" w:hAnsi="Arial" w:cs="Arial"/>
          <w:color w:val="000000"/>
          <w:sz w:val="36"/>
          <w:szCs w:val="36"/>
          <w:lang w:bidi="hi-IN"/>
        </w:rPr>
        <w:t>E</w:t>
      </w:r>
      <w:r w:rsidR="00D91D60">
        <w:rPr>
          <w:rFonts w:ascii="Arial" w:hAnsi="Arial" w:cs="Arial"/>
          <w:color w:val="000000"/>
          <w:sz w:val="36"/>
          <w:szCs w:val="36"/>
          <w:lang w:bidi="hi-IN"/>
        </w:rPr>
        <w:t xml:space="preserve"> svAhAH | </w:t>
      </w:r>
    </w:p>
    <w:p w14:paraId="14C9D05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D49E50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gramStart"/>
      <w:r>
        <w:rPr>
          <w:rFonts w:ascii="Arial" w:hAnsi="Arial" w:cs="Arial"/>
          <w:color w:val="000000"/>
          <w:sz w:val="36"/>
          <w:szCs w:val="36"/>
          <w:lang w:bidi="hi-IN"/>
        </w:rPr>
        <w:lastRenderedPageBreak/>
        <w:t>bANa</w:t>
      </w:r>
      <w:proofErr w:type="gramEnd"/>
      <w:r>
        <w:rPr>
          <w:rFonts w:ascii="Arial" w:hAnsi="Arial" w:cs="Arial"/>
          <w:color w:val="000000"/>
          <w:sz w:val="36"/>
          <w:szCs w:val="36"/>
          <w:lang w:bidi="hi-IN"/>
        </w:rPr>
        <w:t xml:space="preserve"> rAvaNa caND</w:t>
      </w:r>
      <w:r w:rsidR="00665208">
        <w:rPr>
          <w:rFonts w:ascii="Arial" w:hAnsi="Arial" w:cs="Arial"/>
          <w:color w:val="000000"/>
          <w:sz w:val="36"/>
          <w:szCs w:val="36"/>
          <w:lang w:bidi="hi-IN"/>
        </w:rPr>
        <w:t>E</w:t>
      </w:r>
      <w:r>
        <w:rPr>
          <w:rFonts w:ascii="Arial" w:hAnsi="Arial" w:cs="Arial"/>
          <w:color w:val="000000"/>
          <w:sz w:val="36"/>
          <w:szCs w:val="36"/>
          <w:lang w:bidi="hi-IN"/>
        </w:rPr>
        <w:t xml:space="preserve">Sa nandi BRuMgiriTAdayaH , </w:t>
      </w:r>
    </w:p>
    <w:p w14:paraId="36E343E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mahAd</w:t>
      </w:r>
      <w:r w:rsidR="00665208">
        <w:rPr>
          <w:rFonts w:ascii="Arial" w:hAnsi="Arial" w:cs="Arial"/>
          <w:color w:val="000000"/>
          <w:sz w:val="36"/>
          <w:szCs w:val="36"/>
          <w:lang w:bidi="hi-IN"/>
        </w:rPr>
        <w:t>E</w:t>
      </w:r>
      <w:r>
        <w:rPr>
          <w:rFonts w:ascii="Arial" w:hAnsi="Arial" w:cs="Arial"/>
          <w:color w:val="000000"/>
          <w:sz w:val="36"/>
          <w:szCs w:val="36"/>
          <w:lang w:bidi="hi-IN"/>
        </w:rPr>
        <w:t>vaprasAd</w:t>
      </w:r>
      <w:r w:rsidR="00665208">
        <w:rPr>
          <w:rFonts w:ascii="Arial" w:hAnsi="Arial" w:cs="Arial"/>
          <w:color w:val="000000"/>
          <w:sz w:val="36"/>
          <w:szCs w:val="36"/>
          <w:lang w:bidi="hi-IN"/>
        </w:rPr>
        <w:t>O</w:t>
      </w:r>
      <w:r>
        <w:rPr>
          <w:rFonts w:ascii="Arial" w:hAnsi="Arial" w:cs="Arial"/>
          <w:color w:val="000000"/>
          <w:sz w:val="36"/>
          <w:szCs w:val="36"/>
          <w:lang w:bidi="hi-IN"/>
        </w:rPr>
        <w:t>&amp;yaM sarv</w:t>
      </w:r>
      <w:r w:rsidR="00665208">
        <w:rPr>
          <w:rFonts w:ascii="Arial" w:hAnsi="Arial" w:cs="Arial"/>
          <w:color w:val="000000"/>
          <w:sz w:val="36"/>
          <w:szCs w:val="36"/>
          <w:lang w:bidi="hi-IN"/>
        </w:rPr>
        <w:t>E</w:t>
      </w:r>
      <w:r>
        <w:rPr>
          <w:rFonts w:ascii="Arial" w:hAnsi="Arial" w:cs="Arial"/>
          <w:color w:val="000000"/>
          <w:sz w:val="36"/>
          <w:szCs w:val="36"/>
          <w:lang w:bidi="hi-IN"/>
        </w:rPr>
        <w:t xml:space="preserve"> gRuhNantu SAMBavAH || </w:t>
      </w:r>
    </w:p>
    <w:p w14:paraId="47B2093B" w14:textId="0D5DF8BB"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nandik</w:t>
      </w:r>
      <w:r w:rsidR="00665208">
        <w:rPr>
          <w:rFonts w:ascii="Arial" w:hAnsi="Arial" w:cs="Arial"/>
          <w:color w:val="000000"/>
          <w:sz w:val="36"/>
          <w:szCs w:val="36"/>
          <w:lang w:bidi="hi-IN"/>
        </w:rPr>
        <w:t>E</w:t>
      </w:r>
      <w:r w:rsidR="00D91D60">
        <w:rPr>
          <w:rFonts w:ascii="Arial" w:hAnsi="Arial" w:cs="Arial"/>
          <w:color w:val="000000"/>
          <w:sz w:val="36"/>
          <w:szCs w:val="36"/>
          <w:lang w:bidi="hi-IN"/>
        </w:rPr>
        <w:t>SvarAya namaH | nirmAlyad</w:t>
      </w:r>
      <w:r w:rsidR="00665208">
        <w:rPr>
          <w:rFonts w:ascii="Arial" w:hAnsi="Arial" w:cs="Arial"/>
          <w:color w:val="000000"/>
          <w:sz w:val="36"/>
          <w:szCs w:val="36"/>
          <w:lang w:bidi="hi-IN"/>
        </w:rPr>
        <w:t>E</w:t>
      </w:r>
      <w:r w:rsidR="00D91D60">
        <w:rPr>
          <w:rFonts w:ascii="Arial" w:hAnsi="Arial" w:cs="Arial"/>
          <w:color w:val="000000"/>
          <w:sz w:val="36"/>
          <w:szCs w:val="36"/>
          <w:lang w:bidi="hi-IN"/>
        </w:rPr>
        <w:t>vatABy</w:t>
      </w:r>
      <w:r w:rsidR="00665208">
        <w:rPr>
          <w:rFonts w:ascii="Arial" w:hAnsi="Arial" w:cs="Arial"/>
          <w:color w:val="000000"/>
          <w:sz w:val="36"/>
          <w:szCs w:val="36"/>
          <w:lang w:bidi="hi-IN"/>
        </w:rPr>
        <w:t>O</w:t>
      </w:r>
      <w:r w:rsidR="00D91D60">
        <w:rPr>
          <w:rFonts w:ascii="Arial" w:hAnsi="Arial" w:cs="Arial"/>
          <w:color w:val="000000"/>
          <w:sz w:val="36"/>
          <w:szCs w:val="36"/>
          <w:lang w:bidi="hi-IN"/>
        </w:rPr>
        <w:t xml:space="preserve"> namaH | </w:t>
      </w:r>
    </w:p>
    <w:p w14:paraId="1418FB5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SivanirmAlyaM samarpayAmi | amRutApidhAnamasi | AcamanIyaM samarpayAmi | </w:t>
      </w:r>
    </w:p>
    <w:p w14:paraId="1D70244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22DB866" w14:textId="2D53B8A3"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ISAnaH sarva#vidyAqnAq-mISvaraH sarva#BUtAnAqM brahmAdhi#patiq rbrahmaqN</w:t>
      </w:r>
      <w:r w:rsidR="00665208">
        <w:rPr>
          <w:rFonts w:ascii="Arial" w:hAnsi="Arial" w:cs="Arial"/>
          <w:color w:val="000000"/>
          <w:sz w:val="36"/>
          <w:szCs w:val="36"/>
          <w:lang w:bidi="hi-IN"/>
        </w:rPr>
        <w:t>O</w:t>
      </w:r>
      <w:r>
        <w:rPr>
          <w:rFonts w:ascii="Arial" w:hAnsi="Arial" w:cs="Arial"/>
          <w:color w:val="000000"/>
          <w:sz w:val="36"/>
          <w:szCs w:val="36"/>
          <w:lang w:bidi="hi-IN"/>
        </w:rPr>
        <w:t>&amp;dhi#patiq rbrahmA# Siqv</w:t>
      </w:r>
      <w:r w:rsidR="00665208">
        <w:rPr>
          <w:rFonts w:ascii="Arial" w:hAnsi="Arial" w:cs="Arial"/>
          <w:color w:val="000000"/>
          <w:sz w:val="36"/>
          <w:szCs w:val="36"/>
          <w:lang w:bidi="hi-IN"/>
        </w:rPr>
        <w:t>O</w:t>
      </w:r>
      <w:r>
        <w:rPr>
          <w:rFonts w:ascii="Arial" w:hAnsi="Arial" w:cs="Arial"/>
          <w:color w:val="000000"/>
          <w:sz w:val="36"/>
          <w:szCs w:val="36"/>
          <w:lang w:bidi="hi-IN"/>
        </w:rPr>
        <w:t xml:space="preserve"> m</w:t>
      </w:r>
      <w:r w:rsidR="00665208">
        <w:rPr>
          <w:rFonts w:ascii="Arial" w:hAnsi="Arial" w:cs="Arial"/>
          <w:color w:val="000000"/>
          <w:sz w:val="36"/>
          <w:szCs w:val="36"/>
          <w:lang w:bidi="hi-IN"/>
        </w:rPr>
        <w:t>E</w:t>
      </w:r>
      <w:r>
        <w:rPr>
          <w:rFonts w:ascii="Arial" w:hAnsi="Arial" w:cs="Arial"/>
          <w:color w:val="000000"/>
          <w:sz w:val="36"/>
          <w:szCs w:val="36"/>
          <w:lang w:bidi="hi-IN"/>
        </w:rPr>
        <w:t># astu sadASiqv</w:t>
      </w:r>
      <w:r w:rsidR="00842E57">
        <w:rPr>
          <w:rFonts w:ascii="Arial" w:hAnsi="Arial" w:cs="Arial"/>
          <w:color w:val="000000"/>
          <w:sz w:val="36"/>
          <w:szCs w:val="36"/>
          <w:lang w:bidi="hi-IN"/>
        </w:rPr>
        <w:t>OM</w:t>
      </w:r>
      <w:r>
        <w:rPr>
          <w:rFonts w:ascii="Arial" w:hAnsi="Arial" w:cs="Arial"/>
          <w:color w:val="000000"/>
          <w:sz w:val="36"/>
          <w:szCs w:val="36"/>
          <w:lang w:bidi="hi-IN"/>
        </w:rPr>
        <w:t xml:space="preserve"> || </w:t>
      </w:r>
      <w:r w:rsidR="00842E57">
        <w:rPr>
          <w:rFonts w:ascii="Arial" w:hAnsi="Arial" w:cs="Arial"/>
          <w:color w:val="000000"/>
          <w:sz w:val="36"/>
          <w:szCs w:val="36"/>
          <w:lang w:bidi="hi-IN"/>
        </w:rPr>
        <w:t>OM</w:t>
      </w:r>
      <w:r>
        <w:rPr>
          <w:rFonts w:ascii="Arial" w:hAnsi="Arial" w:cs="Arial"/>
          <w:color w:val="000000"/>
          <w:sz w:val="36"/>
          <w:szCs w:val="36"/>
          <w:lang w:bidi="hi-IN"/>
        </w:rPr>
        <w:t xml:space="preserve"> hara | </w:t>
      </w:r>
      <w:r w:rsidR="00842E57">
        <w:rPr>
          <w:rFonts w:ascii="Arial" w:hAnsi="Arial" w:cs="Arial"/>
          <w:color w:val="000000"/>
          <w:sz w:val="36"/>
          <w:szCs w:val="36"/>
          <w:lang w:bidi="hi-IN"/>
        </w:rPr>
        <w:t>OM</w:t>
      </w:r>
      <w:r>
        <w:rPr>
          <w:rFonts w:ascii="Arial" w:hAnsi="Arial" w:cs="Arial"/>
          <w:color w:val="000000"/>
          <w:sz w:val="36"/>
          <w:szCs w:val="36"/>
          <w:lang w:bidi="hi-IN"/>
        </w:rPr>
        <w:t xml:space="preserve"> hara | </w:t>
      </w:r>
      <w:r w:rsidR="00842E57">
        <w:rPr>
          <w:rFonts w:ascii="Arial" w:hAnsi="Arial" w:cs="Arial"/>
          <w:color w:val="000000"/>
          <w:sz w:val="36"/>
          <w:szCs w:val="36"/>
          <w:lang w:bidi="hi-IN"/>
        </w:rPr>
        <w:t>OM</w:t>
      </w:r>
      <w:r>
        <w:rPr>
          <w:rFonts w:ascii="Arial" w:hAnsi="Arial" w:cs="Arial"/>
          <w:color w:val="000000"/>
          <w:sz w:val="36"/>
          <w:szCs w:val="36"/>
          <w:lang w:bidi="hi-IN"/>
        </w:rPr>
        <w:t xml:space="preserve"> hara | </w:t>
      </w:r>
    </w:p>
    <w:p w14:paraId="5F0808C1" w14:textId="7FD019CA"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gramStart"/>
      <w:r>
        <w:rPr>
          <w:rFonts w:ascii="Arial" w:hAnsi="Arial" w:cs="Arial"/>
          <w:color w:val="000000"/>
          <w:sz w:val="36"/>
          <w:szCs w:val="36"/>
          <w:lang w:bidi="hi-IN"/>
        </w:rPr>
        <w:t>anantaraM</w:t>
      </w:r>
      <w:proofErr w:type="gramEnd"/>
      <w:r>
        <w:rPr>
          <w:rFonts w:ascii="Arial" w:hAnsi="Arial" w:cs="Arial"/>
          <w:color w:val="000000"/>
          <w:sz w:val="36"/>
          <w:szCs w:val="36"/>
          <w:lang w:bidi="hi-IN"/>
        </w:rPr>
        <w:t xml:space="preserve"> SrISakti pa~jcAkSharI mantraM jap</w:t>
      </w:r>
      <w:r w:rsidR="00665208">
        <w:rPr>
          <w:rFonts w:ascii="Arial" w:hAnsi="Arial" w:cs="Arial"/>
          <w:color w:val="000000"/>
          <w:sz w:val="36"/>
          <w:szCs w:val="36"/>
          <w:lang w:bidi="hi-IN"/>
        </w:rPr>
        <w:t>E</w:t>
      </w:r>
      <w:r>
        <w:rPr>
          <w:rFonts w:ascii="Arial" w:hAnsi="Arial" w:cs="Arial"/>
          <w:color w:val="000000"/>
          <w:sz w:val="36"/>
          <w:szCs w:val="36"/>
          <w:lang w:bidi="hi-IN"/>
        </w:rPr>
        <w:t>t-</w:t>
      </w:r>
      <w:r w:rsidR="00F72DF5">
        <w:rPr>
          <w:rFonts w:ascii="Arial" w:hAnsi="Arial" w:cs="Arial"/>
          <w:color w:val="000000"/>
          <w:sz w:val="36"/>
          <w:szCs w:val="36"/>
          <w:lang w:bidi="hi-IN"/>
        </w:rPr>
        <w:t xml:space="preserve"> &lt;lang=eng&gt;</w:t>
      </w:r>
      <w:r>
        <w:rPr>
          <w:rFonts w:ascii="Arial" w:hAnsi="Arial" w:cs="Arial"/>
          <w:color w:val="000000"/>
          <w:sz w:val="36"/>
          <w:szCs w:val="36"/>
          <w:lang w:bidi="hi-IN"/>
        </w:rPr>
        <w:t>( s</w:t>
      </w:r>
      <w:r w:rsidR="00665208">
        <w:rPr>
          <w:rFonts w:ascii="Arial" w:hAnsi="Arial" w:cs="Arial"/>
          <w:color w:val="000000"/>
          <w:sz w:val="36"/>
          <w:szCs w:val="36"/>
          <w:lang w:bidi="hi-IN"/>
        </w:rPr>
        <w:t>EE</w:t>
      </w:r>
      <w:r>
        <w:rPr>
          <w:rFonts w:ascii="Arial" w:hAnsi="Arial" w:cs="Arial"/>
          <w:color w:val="000000"/>
          <w:sz w:val="36"/>
          <w:szCs w:val="36"/>
          <w:lang w:bidi="hi-IN"/>
        </w:rPr>
        <w:t xml:space="preserve"> Chapt</w:t>
      </w:r>
      <w:r w:rsidR="00665208">
        <w:rPr>
          <w:rFonts w:ascii="Arial" w:hAnsi="Arial" w:cs="Arial"/>
          <w:color w:val="000000"/>
          <w:sz w:val="36"/>
          <w:szCs w:val="36"/>
          <w:lang w:bidi="hi-IN"/>
        </w:rPr>
        <w:t>E</w:t>
      </w:r>
      <w:r>
        <w:rPr>
          <w:rFonts w:ascii="Arial" w:hAnsi="Arial" w:cs="Arial"/>
          <w:color w:val="000000"/>
          <w:sz w:val="36"/>
          <w:szCs w:val="36"/>
          <w:lang w:bidi="hi-IN"/>
        </w:rPr>
        <w:t>r 11.6 )</w:t>
      </w:r>
      <w:r w:rsidR="00F72DF5">
        <w:rPr>
          <w:rFonts w:ascii="Arial" w:hAnsi="Arial" w:cs="Arial"/>
          <w:color w:val="000000"/>
          <w:sz w:val="36"/>
          <w:szCs w:val="36"/>
          <w:lang w:bidi="hi-IN"/>
        </w:rPr>
        <w:t>&lt;lang=def&gt;</w:t>
      </w:r>
    </w:p>
    <w:p w14:paraId="5244BCF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gramStart"/>
      <w:r>
        <w:rPr>
          <w:rFonts w:ascii="Arial" w:hAnsi="Arial" w:cs="Arial"/>
          <w:color w:val="000000"/>
          <w:sz w:val="36"/>
          <w:szCs w:val="36"/>
          <w:lang w:bidi="hi-IN"/>
        </w:rPr>
        <w:t>hRutpadma</w:t>
      </w:r>
      <w:proofErr w:type="gramEnd"/>
      <w:r>
        <w:rPr>
          <w:rFonts w:ascii="Arial" w:hAnsi="Arial" w:cs="Arial"/>
          <w:color w:val="000000"/>
          <w:sz w:val="36"/>
          <w:szCs w:val="36"/>
          <w:lang w:bidi="hi-IN"/>
        </w:rPr>
        <w:t xml:space="preserve"> karNikAmaddhyaM umayA saha Sa~gkara , </w:t>
      </w:r>
    </w:p>
    <w:p w14:paraId="3211217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praviSa tvaM mahAd</w:t>
      </w:r>
      <w:r w:rsidR="00665208">
        <w:rPr>
          <w:rFonts w:ascii="Arial" w:hAnsi="Arial" w:cs="Arial"/>
          <w:color w:val="000000"/>
          <w:sz w:val="36"/>
          <w:szCs w:val="36"/>
          <w:lang w:bidi="hi-IN"/>
        </w:rPr>
        <w:t>E</w:t>
      </w:r>
      <w:r>
        <w:rPr>
          <w:rFonts w:ascii="Arial" w:hAnsi="Arial" w:cs="Arial"/>
          <w:color w:val="000000"/>
          <w:sz w:val="36"/>
          <w:szCs w:val="36"/>
          <w:lang w:bidi="hi-IN"/>
        </w:rPr>
        <w:t xml:space="preserve">va sarvairAvAraNaiH saha | </w:t>
      </w:r>
    </w:p>
    <w:p w14:paraId="563CFF9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(iti nirmAlyaM AGrAya, st</w:t>
      </w:r>
      <w:r w:rsidR="00665208">
        <w:rPr>
          <w:rFonts w:ascii="Arial" w:hAnsi="Arial" w:cs="Arial"/>
          <w:color w:val="000000"/>
          <w:sz w:val="36"/>
          <w:szCs w:val="36"/>
          <w:lang w:bidi="hi-IN"/>
        </w:rPr>
        <w:t>O</w:t>
      </w:r>
      <w:r>
        <w:rPr>
          <w:rFonts w:ascii="Arial" w:hAnsi="Arial" w:cs="Arial"/>
          <w:color w:val="000000"/>
          <w:sz w:val="36"/>
          <w:szCs w:val="36"/>
          <w:lang w:bidi="hi-IN"/>
        </w:rPr>
        <w:t>trAdikaM paTh</w:t>
      </w:r>
      <w:r w:rsidR="00665208">
        <w:rPr>
          <w:rFonts w:ascii="Arial" w:hAnsi="Arial" w:cs="Arial"/>
          <w:color w:val="000000"/>
          <w:sz w:val="36"/>
          <w:szCs w:val="36"/>
          <w:lang w:bidi="hi-IN"/>
        </w:rPr>
        <w:t>E</w:t>
      </w:r>
      <w:r>
        <w:rPr>
          <w:rFonts w:ascii="Arial" w:hAnsi="Arial" w:cs="Arial"/>
          <w:color w:val="000000"/>
          <w:sz w:val="36"/>
          <w:szCs w:val="36"/>
          <w:lang w:bidi="hi-IN"/>
        </w:rPr>
        <w:t>t)</w:t>
      </w:r>
    </w:p>
    <w:p w14:paraId="0877E163" w14:textId="77777777" w:rsidR="00A2381D" w:rsidRDefault="00A2381D" w:rsidP="00D91D60">
      <w:pPr>
        <w:autoSpaceDE w:val="0"/>
        <w:autoSpaceDN w:val="0"/>
        <w:adjustRightInd w:val="0"/>
        <w:spacing w:after="0" w:line="240" w:lineRule="auto"/>
        <w:rPr>
          <w:rFonts w:ascii="Arial" w:hAnsi="Arial" w:cs="Arial"/>
          <w:color w:val="000000"/>
          <w:sz w:val="36"/>
          <w:szCs w:val="36"/>
          <w:lang w:bidi="hi-IN"/>
        </w:rPr>
      </w:pPr>
    </w:p>
    <w:p w14:paraId="7D25E9EA" w14:textId="77777777" w:rsidR="00D91D60" w:rsidRPr="0098696E" w:rsidRDefault="00D91D60" w:rsidP="00D91D60">
      <w:pPr>
        <w:autoSpaceDE w:val="0"/>
        <w:autoSpaceDN w:val="0"/>
        <w:adjustRightInd w:val="0"/>
        <w:spacing w:after="0" w:line="240" w:lineRule="auto"/>
        <w:rPr>
          <w:rFonts w:ascii="Arial" w:hAnsi="Arial" w:cs="Arial"/>
          <w:b/>
          <w:bCs/>
          <w:color w:val="000000"/>
          <w:sz w:val="36"/>
          <w:szCs w:val="36"/>
          <w:lang w:bidi="hi-IN"/>
        </w:rPr>
      </w:pPr>
      <w:r w:rsidRPr="0098696E">
        <w:rPr>
          <w:rFonts w:ascii="Arial" w:hAnsi="Arial" w:cs="Arial"/>
          <w:b/>
          <w:bCs/>
          <w:color w:val="000000"/>
          <w:sz w:val="36"/>
          <w:szCs w:val="36"/>
          <w:lang w:bidi="hi-IN"/>
        </w:rPr>
        <w:t>19.6</w:t>
      </w:r>
      <w:r w:rsidRPr="0098696E">
        <w:rPr>
          <w:rFonts w:ascii="Arial" w:hAnsi="Arial" w:cs="Arial"/>
          <w:b/>
          <w:bCs/>
          <w:color w:val="000000"/>
          <w:sz w:val="36"/>
          <w:szCs w:val="36"/>
          <w:lang w:bidi="hi-IN"/>
        </w:rPr>
        <w:tab/>
      </w:r>
      <w:r w:rsidRPr="0098696E">
        <w:rPr>
          <w:rFonts w:ascii="Arial" w:hAnsi="Arial" w:cs="Arial"/>
          <w:b/>
          <w:bCs/>
          <w:color w:val="000000"/>
          <w:sz w:val="36"/>
          <w:szCs w:val="36"/>
          <w:lang w:bidi="hi-IN"/>
        </w:rPr>
        <w:tab/>
        <w:t>kShamA prArthanA</w:t>
      </w:r>
    </w:p>
    <w:p w14:paraId="328BC0B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yathakShara-padaBraShTaM mAtrAhInaM tu yad Bav</w:t>
      </w:r>
      <w:r w:rsidR="00665208">
        <w:rPr>
          <w:rFonts w:ascii="Arial" w:hAnsi="Arial" w:cs="Arial"/>
          <w:color w:val="000000"/>
          <w:sz w:val="36"/>
          <w:szCs w:val="36"/>
          <w:lang w:bidi="hi-IN"/>
        </w:rPr>
        <w:t>E</w:t>
      </w:r>
      <w:r>
        <w:rPr>
          <w:rFonts w:ascii="Arial" w:hAnsi="Arial" w:cs="Arial"/>
          <w:color w:val="000000"/>
          <w:sz w:val="36"/>
          <w:szCs w:val="36"/>
          <w:lang w:bidi="hi-IN"/>
        </w:rPr>
        <w:t xml:space="preserve">t | </w:t>
      </w:r>
    </w:p>
    <w:p w14:paraId="366C754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tat sarvaM kShamyatAM d</w:t>
      </w:r>
      <w:r w:rsidR="00665208">
        <w:rPr>
          <w:rFonts w:ascii="Arial" w:hAnsi="Arial" w:cs="Arial"/>
          <w:color w:val="000000"/>
          <w:sz w:val="36"/>
          <w:szCs w:val="36"/>
          <w:lang w:bidi="hi-IN"/>
        </w:rPr>
        <w:t>E</w:t>
      </w:r>
      <w:r>
        <w:rPr>
          <w:rFonts w:ascii="Arial" w:hAnsi="Arial" w:cs="Arial"/>
          <w:color w:val="000000"/>
          <w:sz w:val="36"/>
          <w:szCs w:val="36"/>
          <w:lang w:bidi="hi-IN"/>
        </w:rPr>
        <w:t>va nArAyaNa nam</w:t>
      </w:r>
      <w:r w:rsidR="00665208">
        <w:rPr>
          <w:rFonts w:ascii="Arial" w:hAnsi="Arial" w:cs="Arial"/>
          <w:color w:val="000000"/>
          <w:sz w:val="36"/>
          <w:szCs w:val="36"/>
          <w:lang w:bidi="hi-IN"/>
        </w:rPr>
        <w:t>O</w:t>
      </w:r>
      <w:r>
        <w:rPr>
          <w:rFonts w:ascii="Arial" w:hAnsi="Arial" w:cs="Arial"/>
          <w:color w:val="000000"/>
          <w:sz w:val="36"/>
          <w:szCs w:val="36"/>
          <w:lang w:bidi="hi-IN"/>
        </w:rPr>
        <w:t>sstut</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p>
    <w:p w14:paraId="79DB43D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visarga-bindu-mAtrANi pada-pAdAkSharANi ca </w:t>
      </w:r>
    </w:p>
    <w:p w14:paraId="6BC640E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nyUnAni cAtiriktAni kShamasva puruSh</w:t>
      </w:r>
      <w:r w:rsidR="00665208">
        <w:rPr>
          <w:rFonts w:ascii="Arial" w:hAnsi="Arial" w:cs="Arial"/>
          <w:color w:val="000000"/>
          <w:sz w:val="36"/>
          <w:szCs w:val="36"/>
          <w:lang w:bidi="hi-IN"/>
        </w:rPr>
        <w:t>O</w:t>
      </w:r>
      <w:r>
        <w:rPr>
          <w:rFonts w:ascii="Arial" w:hAnsi="Arial" w:cs="Arial"/>
          <w:color w:val="000000"/>
          <w:sz w:val="36"/>
          <w:szCs w:val="36"/>
          <w:lang w:bidi="hi-IN"/>
        </w:rPr>
        <w:t>ttama | 1</w:t>
      </w:r>
    </w:p>
    <w:p w14:paraId="2FB5E2B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FC79B3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mantra hInaM kriyA hInaM Bakti hInaM mah</w:t>
      </w:r>
      <w:r w:rsidR="00665208">
        <w:rPr>
          <w:rFonts w:ascii="Arial" w:hAnsi="Arial" w:cs="Arial"/>
          <w:color w:val="000000"/>
          <w:sz w:val="36"/>
          <w:szCs w:val="36"/>
          <w:lang w:bidi="hi-IN"/>
        </w:rPr>
        <w:t>E</w:t>
      </w:r>
      <w:r>
        <w:rPr>
          <w:rFonts w:ascii="Arial" w:hAnsi="Arial" w:cs="Arial"/>
          <w:color w:val="000000"/>
          <w:sz w:val="36"/>
          <w:szCs w:val="36"/>
          <w:lang w:bidi="hi-IN"/>
        </w:rPr>
        <w:t xml:space="preserve">Svara | </w:t>
      </w:r>
    </w:p>
    <w:p w14:paraId="579A55C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yatpUjitaM mayA d</w:t>
      </w:r>
      <w:r w:rsidR="00665208">
        <w:rPr>
          <w:rFonts w:ascii="Arial" w:hAnsi="Arial" w:cs="Arial"/>
          <w:color w:val="000000"/>
          <w:sz w:val="36"/>
          <w:szCs w:val="36"/>
          <w:lang w:bidi="hi-IN"/>
        </w:rPr>
        <w:t>E</w:t>
      </w:r>
      <w:r>
        <w:rPr>
          <w:rFonts w:ascii="Arial" w:hAnsi="Arial" w:cs="Arial"/>
          <w:color w:val="000000"/>
          <w:sz w:val="36"/>
          <w:szCs w:val="36"/>
          <w:lang w:bidi="hi-IN"/>
        </w:rPr>
        <w:t>va paripUrNaM tadastu t</w:t>
      </w:r>
      <w:r w:rsidR="00665208">
        <w:rPr>
          <w:rFonts w:ascii="Arial" w:hAnsi="Arial" w:cs="Arial"/>
          <w:color w:val="000000"/>
          <w:sz w:val="36"/>
          <w:szCs w:val="36"/>
          <w:lang w:bidi="hi-IN"/>
        </w:rPr>
        <w:t>E</w:t>
      </w:r>
      <w:r>
        <w:rPr>
          <w:rFonts w:ascii="Arial" w:hAnsi="Arial" w:cs="Arial"/>
          <w:color w:val="000000"/>
          <w:sz w:val="36"/>
          <w:szCs w:val="36"/>
          <w:lang w:bidi="hi-IN"/>
        </w:rPr>
        <w:t xml:space="preserve"> | 2</w:t>
      </w:r>
    </w:p>
    <w:p w14:paraId="24366C9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kAy</w:t>
      </w:r>
      <w:r w:rsidR="00665208">
        <w:rPr>
          <w:rFonts w:ascii="Arial" w:hAnsi="Arial" w:cs="Arial"/>
          <w:color w:val="000000"/>
          <w:sz w:val="36"/>
          <w:szCs w:val="36"/>
          <w:lang w:bidi="hi-IN"/>
        </w:rPr>
        <w:t>E</w:t>
      </w:r>
      <w:r>
        <w:rPr>
          <w:rFonts w:ascii="Arial" w:hAnsi="Arial" w:cs="Arial"/>
          <w:color w:val="000000"/>
          <w:sz w:val="36"/>
          <w:szCs w:val="36"/>
          <w:lang w:bidi="hi-IN"/>
        </w:rPr>
        <w:t>na vAcA manas</w:t>
      </w:r>
      <w:r w:rsidR="00665208">
        <w:rPr>
          <w:rFonts w:ascii="Arial" w:hAnsi="Arial" w:cs="Arial"/>
          <w:color w:val="000000"/>
          <w:sz w:val="36"/>
          <w:szCs w:val="36"/>
          <w:lang w:bidi="hi-IN"/>
        </w:rPr>
        <w:t>E</w:t>
      </w:r>
      <w:r>
        <w:rPr>
          <w:rFonts w:ascii="Arial" w:hAnsi="Arial" w:cs="Arial"/>
          <w:color w:val="000000"/>
          <w:sz w:val="36"/>
          <w:szCs w:val="36"/>
          <w:lang w:bidi="hi-IN"/>
        </w:rPr>
        <w:t>ndriyairvA, buddhyAtmanA vA prakRut</w:t>
      </w:r>
      <w:r w:rsidR="00665208">
        <w:rPr>
          <w:rFonts w:ascii="Arial" w:hAnsi="Arial" w:cs="Arial"/>
          <w:color w:val="000000"/>
          <w:sz w:val="36"/>
          <w:szCs w:val="36"/>
          <w:lang w:bidi="hi-IN"/>
        </w:rPr>
        <w:t>E</w:t>
      </w:r>
      <w:r>
        <w:rPr>
          <w:rFonts w:ascii="Arial" w:hAnsi="Arial" w:cs="Arial"/>
          <w:color w:val="000000"/>
          <w:sz w:val="36"/>
          <w:szCs w:val="36"/>
          <w:lang w:bidi="hi-IN"/>
        </w:rPr>
        <w:t xml:space="preserve">H svaBAvAt | </w:t>
      </w:r>
    </w:p>
    <w:p w14:paraId="56F02FA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kar</w:t>
      </w:r>
      <w:r w:rsidR="00665208">
        <w:rPr>
          <w:rFonts w:ascii="Arial" w:hAnsi="Arial" w:cs="Arial"/>
          <w:color w:val="000000"/>
          <w:sz w:val="36"/>
          <w:szCs w:val="36"/>
          <w:lang w:bidi="hi-IN"/>
        </w:rPr>
        <w:t>O</w:t>
      </w:r>
      <w:r>
        <w:rPr>
          <w:rFonts w:ascii="Arial" w:hAnsi="Arial" w:cs="Arial"/>
          <w:color w:val="000000"/>
          <w:sz w:val="36"/>
          <w:szCs w:val="36"/>
          <w:lang w:bidi="hi-IN"/>
        </w:rPr>
        <w:t>mi yadyat sakalaM parasmai nArAyaNAy</w:t>
      </w:r>
      <w:r w:rsidR="00665208">
        <w:rPr>
          <w:rFonts w:ascii="Arial" w:hAnsi="Arial" w:cs="Arial"/>
          <w:color w:val="000000"/>
          <w:sz w:val="36"/>
          <w:szCs w:val="36"/>
          <w:lang w:bidi="hi-IN"/>
        </w:rPr>
        <w:t>E</w:t>
      </w:r>
      <w:r>
        <w:rPr>
          <w:rFonts w:ascii="Arial" w:hAnsi="Arial" w:cs="Arial"/>
          <w:color w:val="000000"/>
          <w:sz w:val="36"/>
          <w:szCs w:val="36"/>
          <w:lang w:bidi="hi-IN"/>
        </w:rPr>
        <w:t>ti samarpayAmi | 3</w:t>
      </w:r>
    </w:p>
    <w:p w14:paraId="5761C56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karacaraNa kRutaM vA kAyajaM karmajaM vA, SravaNa nayanajaM vA mAnasaM vA&amp;parAdhaM | vihitamavihitaM vA sarvam</w:t>
      </w:r>
      <w:r w:rsidR="00665208">
        <w:rPr>
          <w:rFonts w:ascii="Arial" w:hAnsi="Arial" w:cs="Arial"/>
          <w:color w:val="000000"/>
          <w:sz w:val="36"/>
          <w:szCs w:val="36"/>
          <w:lang w:bidi="hi-IN"/>
        </w:rPr>
        <w:t>E</w:t>
      </w:r>
      <w:r>
        <w:rPr>
          <w:rFonts w:ascii="Arial" w:hAnsi="Arial" w:cs="Arial"/>
          <w:color w:val="000000"/>
          <w:sz w:val="36"/>
          <w:szCs w:val="36"/>
          <w:lang w:bidi="hi-IN"/>
        </w:rPr>
        <w:t xml:space="preserve">tat kShamasva </w:t>
      </w:r>
    </w:p>
    <w:p w14:paraId="5CDE09A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jaya jaya karuNAbdh</w:t>
      </w:r>
      <w:r w:rsidR="00665208">
        <w:rPr>
          <w:rFonts w:ascii="Arial" w:hAnsi="Arial" w:cs="Arial"/>
          <w:color w:val="000000"/>
          <w:sz w:val="36"/>
          <w:szCs w:val="36"/>
          <w:lang w:bidi="hi-IN"/>
        </w:rPr>
        <w:t>E</w:t>
      </w:r>
      <w:r>
        <w:rPr>
          <w:rFonts w:ascii="Arial" w:hAnsi="Arial" w:cs="Arial"/>
          <w:color w:val="000000"/>
          <w:sz w:val="36"/>
          <w:szCs w:val="36"/>
          <w:lang w:bidi="hi-IN"/>
        </w:rPr>
        <w:t xml:space="preserve"> SrI mahAd</w:t>
      </w:r>
      <w:r w:rsidR="00665208">
        <w:rPr>
          <w:rFonts w:ascii="Arial" w:hAnsi="Arial" w:cs="Arial"/>
          <w:color w:val="000000"/>
          <w:sz w:val="36"/>
          <w:szCs w:val="36"/>
          <w:lang w:bidi="hi-IN"/>
        </w:rPr>
        <w:t>E</w:t>
      </w:r>
      <w:r>
        <w:rPr>
          <w:rFonts w:ascii="Arial" w:hAnsi="Arial" w:cs="Arial"/>
          <w:color w:val="000000"/>
          <w:sz w:val="36"/>
          <w:szCs w:val="36"/>
          <w:lang w:bidi="hi-IN"/>
        </w:rPr>
        <w:t>va SaMB</w:t>
      </w:r>
      <w:r w:rsidR="00665208">
        <w:rPr>
          <w:rFonts w:ascii="Arial" w:hAnsi="Arial" w:cs="Arial"/>
          <w:color w:val="000000"/>
          <w:sz w:val="36"/>
          <w:szCs w:val="36"/>
          <w:lang w:bidi="hi-IN"/>
        </w:rPr>
        <w:t>O</w:t>
      </w:r>
      <w:r>
        <w:rPr>
          <w:rFonts w:ascii="Arial" w:hAnsi="Arial" w:cs="Arial"/>
          <w:color w:val="000000"/>
          <w:sz w:val="36"/>
          <w:szCs w:val="36"/>
          <w:lang w:bidi="hi-IN"/>
        </w:rPr>
        <w:t xml:space="preserve"> || 4</w:t>
      </w:r>
    </w:p>
    <w:p w14:paraId="4D254FB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B6F151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SrI rudraM na </w:t>
      </w:r>
      <w:proofErr w:type="gramStart"/>
      <w:r>
        <w:rPr>
          <w:rFonts w:ascii="Arial" w:hAnsi="Arial" w:cs="Arial"/>
          <w:color w:val="000000"/>
          <w:sz w:val="36"/>
          <w:szCs w:val="36"/>
          <w:lang w:bidi="hi-IN"/>
        </w:rPr>
        <w:t>jAnAmi ,</w:t>
      </w:r>
      <w:proofErr w:type="gramEnd"/>
      <w:r>
        <w:rPr>
          <w:rFonts w:ascii="Arial" w:hAnsi="Arial" w:cs="Arial"/>
          <w:color w:val="000000"/>
          <w:sz w:val="36"/>
          <w:szCs w:val="36"/>
          <w:lang w:bidi="hi-IN"/>
        </w:rPr>
        <w:t xml:space="preserve"> na jAnAmi camakaM | </w:t>
      </w:r>
    </w:p>
    <w:p w14:paraId="5F88DA6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sUktAni na jAnAmi, na jAnAmi st</w:t>
      </w:r>
      <w:r w:rsidR="00665208">
        <w:rPr>
          <w:rFonts w:ascii="Arial" w:hAnsi="Arial" w:cs="Arial"/>
          <w:color w:val="000000"/>
          <w:sz w:val="36"/>
          <w:szCs w:val="36"/>
          <w:lang w:bidi="hi-IN"/>
        </w:rPr>
        <w:t>O</w:t>
      </w:r>
      <w:r>
        <w:rPr>
          <w:rFonts w:ascii="Arial" w:hAnsi="Arial" w:cs="Arial"/>
          <w:color w:val="000000"/>
          <w:sz w:val="36"/>
          <w:szCs w:val="36"/>
          <w:lang w:bidi="hi-IN"/>
        </w:rPr>
        <w:t xml:space="preserve">trANi | </w:t>
      </w:r>
    </w:p>
    <w:p w14:paraId="202EE94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AvAhanaM na jAnAmi, na jAnAmi visarjanaM | </w:t>
      </w:r>
    </w:p>
    <w:p w14:paraId="42B8E09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pUjA vidhiM na jAnAmi, kShamasva param</w:t>
      </w:r>
      <w:r w:rsidR="00665208">
        <w:rPr>
          <w:rFonts w:ascii="Arial" w:hAnsi="Arial" w:cs="Arial"/>
          <w:color w:val="000000"/>
          <w:sz w:val="36"/>
          <w:szCs w:val="36"/>
          <w:lang w:bidi="hi-IN"/>
        </w:rPr>
        <w:t>E</w:t>
      </w:r>
      <w:r>
        <w:rPr>
          <w:rFonts w:ascii="Arial" w:hAnsi="Arial" w:cs="Arial"/>
          <w:color w:val="000000"/>
          <w:sz w:val="36"/>
          <w:szCs w:val="36"/>
          <w:lang w:bidi="hi-IN"/>
        </w:rPr>
        <w:t>Svara || 5</w:t>
      </w:r>
    </w:p>
    <w:p w14:paraId="498C4AA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619E8E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anyathA SaraNaM nAsti tvam</w:t>
      </w:r>
      <w:r w:rsidR="00665208">
        <w:rPr>
          <w:rFonts w:ascii="Arial" w:hAnsi="Arial" w:cs="Arial"/>
          <w:color w:val="000000"/>
          <w:sz w:val="36"/>
          <w:szCs w:val="36"/>
          <w:lang w:bidi="hi-IN"/>
        </w:rPr>
        <w:t>E</w:t>
      </w:r>
      <w:r>
        <w:rPr>
          <w:rFonts w:ascii="Arial" w:hAnsi="Arial" w:cs="Arial"/>
          <w:color w:val="000000"/>
          <w:sz w:val="36"/>
          <w:szCs w:val="36"/>
          <w:lang w:bidi="hi-IN"/>
        </w:rPr>
        <w:t xml:space="preserve">va SaraNaM mama | </w:t>
      </w:r>
    </w:p>
    <w:p w14:paraId="4B08AAC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tasmAt kAruNya-BAv</w:t>
      </w:r>
      <w:r w:rsidR="00665208">
        <w:rPr>
          <w:rFonts w:ascii="Arial" w:hAnsi="Arial" w:cs="Arial"/>
          <w:color w:val="000000"/>
          <w:sz w:val="36"/>
          <w:szCs w:val="36"/>
          <w:lang w:bidi="hi-IN"/>
        </w:rPr>
        <w:t>E</w:t>
      </w:r>
      <w:r>
        <w:rPr>
          <w:rFonts w:ascii="Arial" w:hAnsi="Arial" w:cs="Arial"/>
          <w:color w:val="000000"/>
          <w:sz w:val="36"/>
          <w:szCs w:val="36"/>
          <w:lang w:bidi="hi-IN"/>
        </w:rPr>
        <w:t>na rakSha rakSha mahApraB</w:t>
      </w:r>
      <w:r w:rsidR="00665208">
        <w:rPr>
          <w:rFonts w:ascii="Arial" w:hAnsi="Arial" w:cs="Arial"/>
          <w:color w:val="000000"/>
          <w:sz w:val="36"/>
          <w:szCs w:val="36"/>
          <w:lang w:bidi="hi-IN"/>
        </w:rPr>
        <w:t>O</w:t>
      </w:r>
      <w:r>
        <w:rPr>
          <w:rFonts w:ascii="Arial" w:hAnsi="Arial" w:cs="Arial"/>
          <w:color w:val="000000"/>
          <w:sz w:val="36"/>
          <w:szCs w:val="36"/>
          <w:lang w:bidi="hi-IN"/>
        </w:rPr>
        <w:t xml:space="preserve"> | 6</w:t>
      </w:r>
    </w:p>
    <w:p w14:paraId="268C6B5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3FF84C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yasya smRutyA ca nAm</w:t>
      </w:r>
      <w:r w:rsidR="00665208">
        <w:rPr>
          <w:rFonts w:ascii="Arial" w:hAnsi="Arial" w:cs="Arial"/>
          <w:color w:val="000000"/>
          <w:sz w:val="36"/>
          <w:szCs w:val="36"/>
          <w:lang w:bidi="hi-IN"/>
        </w:rPr>
        <w:t>O</w:t>
      </w:r>
      <w:r>
        <w:rPr>
          <w:rFonts w:ascii="Arial" w:hAnsi="Arial" w:cs="Arial"/>
          <w:color w:val="000000"/>
          <w:sz w:val="36"/>
          <w:szCs w:val="36"/>
          <w:lang w:bidi="hi-IN"/>
        </w:rPr>
        <w:t xml:space="preserve">ktyA tapaH pUjA kriyAdiShu | </w:t>
      </w:r>
    </w:p>
    <w:p w14:paraId="2C96D19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nyUnaM saMpUrNatAM yAti sady</w:t>
      </w:r>
      <w:r w:rsidR="00665208">
        <w:rPr>
          <w:rFonts w:ascii="Arial" w:hAnsi="Arial" w:cs="Arial"/>
          <w:color w:val="000000"/>
          <w:sz w:val="36"/>
          <w:szCs w:val="36"/>
          <w:lang w:bidi="hi-IN"/>
        </w:rPr>
        <w:t>O</w:t>
      </w:r>
      <w:r>
        <w:rPr>
          <w:rFonts w:ascii="Arial" w:hAnsi="Arial" w:cs="Arial"/>
          <w:color w:val="000000"/>
          <w:sz w:val="36"/>
          <w:szCs w:val="36"/>
          <w:lang w:bidi="hi-IN"/>
        </w:rPr>
        <w:t xml:space="preserve"> vand</w:t>
      </w:r>
      <w:r w:rsidR="00665208">
        <w:rPr>
          <w:rFonts w:ascii="Arial" w:hAnsi="Arial" w:cs="Arial"/>
          <w:color w:val="000000"/>
          <w:sz w:val="36"/>
          <w:szCs w:val="36"/>
          <w:lang w:bidi="hi-IN"/>
        </w:rPr>
        <w:t>E</w:t>
      </w:r>
      <w:r>
        <w:rPr>
          <w:rFonts w:ascii="Arial" w:hAnsi="Arial" w:cs="Arial"/>
          <w:color w:val="000000"/>
          <w:sz w:val="36"/>
          <w:szCs w:val="36"/>
          <w:lang w:bidi="hi-IN"/>
        </w:rPr>
        <w:t xml:space="preserve"> tamacyutaM | 7</w:t>
      </w:r>
    </w:p>
    <w:p w14:paraId="30F45AC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94AC5C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anayA pUjayA saparivAraH SrI sAMbaparam</w:t>
      </w:r>
      <w:r w:rsidR="00665208">
        <w:rPr>
          <w:rFonts w:ascii="Arial" w:hAnsi="Arial" w:cs="Arial"/>
          <w:color w:val="000000"/>
          <w:sz w:val="36"/>
          <w:szCs w:val="36"/>
          <w:lang w:bidi="hi-IN"/>
        </w:rPr>
        <w:t>E</w:t>
      </w:r>
      <w:r>
        <w:rPr>
          <w:rFonts w:ascii="Arial" w:hAnsi="Arial" w:cs="Arial"/>
          <w:color w:val="000000"/>
          <w:sz w:val="36"/>
          <w:szCs w:val="36"/>
          <w:lang w:bidi="hi-IN"/>
        </w:rPr>
        <w:t xml:space="preserve">SvaraH prIyatAM | </w:t>
      </w:r>
    </w:p>
    <w:p w14:paraId="349336F2" w14:textId="2B27CB3F" w:rsidR="00D91D60" w:rsidRDefault="00842E57"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D91D60">
        <w:rPr>
          <w:rFonts w:ascii="Arial" w:hAnsi="Arial" w:cs="Arial"/>
          <w:color w:val="000000"/>
          <w:sz w:val="36"/>
          <w:szCs w:val="36"/>
          <w:lang w:bidi="hi-IN"/>
        </w:rPr>
        <w:t xml:space="preserve"> tat sat brahmArpaNamastu | </w:t>
      </w:r>
    </w:p>
    <w:p w14:paraId="69C62BF4" w14:textId="77777777" w:rsidR="0098696E" w:rsidRDefault="0098696E" w:rsidP="00D91D60">
      <w:pPr>
        <w:pBdr>
          <w:bottom w:val="double" w:sz="6" w:space="1" w:color="auto"/>
        </w:pBdr>
        <w:autoSpaceDE w:val="0"/>
        <w:autoSpaceDN w:val="0"/>
        <w:adjustRightInd w:val="0"/>
        <w:spacing w:after="0" w:line="240" w:lineRule="auto"/>
        <w:rPr>
          <w:rFonts w:ascii="Arial" w:hAnsi="Arial" w:cs="Arial"/>
          <w:color w:val="000000"/>
          <w:sz w:val="36"/>
          <w:szCs w:val="36"/>
          <w:lang w:bidi="hi-IN"/>
        </w:rPr>
      </w:pPr>
    </w:p>
    <w:p w14:paraId="700A0211" w14:textId="77777777" w:rsidR="0098696E" w:rsidRDefault="0098696E" w:rsidP="00D91D60">
      <w:pPr>
        <w:autoSpaceDE w:val="0"/>
        <w:autoSpaceDN w:val="0"/>
        <w:adjustRightInd w:val="0"/>
        <w:spacing w:after="0" w:line="240" w:lineRule="auto"/>
        <w:rPr>
          <w:rFonts w:ascii="Arial" w:hAnsi="Arial" w:cs="Arial"/>
          <w:color w:val="000000"/>
          <w:sz w:val="36"/>
          <w:szCs w:val="36"/>
          <w:lang w:bidi="hi-IN"/>
        </w:rPr>
      </w:pPr>
    </w:p>
    <w:p w14:paraId="16BF55EC" w14:textId="77777777" w:rsidR="0098696E" w:rsidRDefault="0098696E" w:rsidP="00D91D60">
      <w:pPr>
        <w:autoSpaceDE w:val="0"/>
        <w:autoSpaceDN w:val="0"/>
        <w:adjustRightInd w:val="0"/>
        <w:spacing w:after="0" w:line="240" w:lineRule="auto"/>
        <w:rPr>
          <w:rFonts w:ascii="Arial" w:hAnsi="Arial" w:cs="Arial"/>
          <w:color w:val="000000"/>
          <w:sz w:val="36"/>
          <w:szCs w:val="36"/>
          <w:lang w:bidi="hi-IN"/>
        </w:rPr>
      </w:pPr>
    </w:p>
    <w:p w14:paraId="268A791C" w14:textId="77777777" w:rsidR="0098696E" w:rsidRDefault="0098696E" w:rsidP="00D91D60">
      <w:pPr>
        <w:autoSpaceDE w:val="0"/>
        <w:autoSpaceDN w:val="0"/>
        <w:adjustRightInd w:val="0"/>
        <w:spacing w:after="0" w:line="240" w:lineRule="auto"/>
        <w:rPr>
          <w:rFonts w:ascii="Arial" w:hAnsi="Arial" w:cs="Arial"/>
          <w:color w:val="000000"/>
          <w:sz w:val="36"/>
          <w:szCs w:val="36"/>
          <w:lang w:bidi="hi-IN"/>
        </w:rPr>
      </w:pPr>
    </w:p>
    <w:p w14:paraId="3C0F0D88" w14:textId="77777777" w:rsidR="0098696E" w:rsidRDefault="0098696E" w:rsidP="00D91D60">
      <w:pPr>
        <w:autoSpaceDE w:val="0"/>
        <w:autoSpaceDN w:val="0"/>
        <w:adjustRightInd w:val="0"/>
        <w:spacing w:after="0" w:line="240" w:lineRule="auto"/>
        <w:rPr>
          <w:rFonts w:ascii="Arial" w:hAnsi="Arial" w:cs="Arial"/>
          <w:color w:val="000000"/>
          <w:sz w:val="36"/>
          <w:szCs w:val="36"/>
          <w:lang w:bidi="hi-IN"/>
        </w:rPr>
      </w:pPr>
    </w:p>
    <w:p w14:paraId="5AF91635" w14:textId="77777777" w:rsidR="0098696E" w:rsidRDefault="0098696E" w:rsidP="00D91D60">
      <w:pPr>
        <w:autoSpaceDE w:val="0"/>
        <w:autoSpaceDN w:val="0"/>
        <w:adjustRightInd w:val="0"/>
        <w:spacing w:after="0" w:line="240" w:lineRule="auto"/>
        <w:rPr>
          <w:rFonts w:ascii="Arial" w:hAnsi="Arial" w:cs="Arial"/>
          <w:color w:val="000000"/>
          <w:sz w:val="36"/>
          <w:szCs w:val="36"/>
          <w:lang w:bidi="hi-IN"/>
        </w:rPr>
      </w:pPr>
    </w:p>
    <w:p w14:paraId="447C504C" w14:textId="77777777" w:rsidR="0098696E" w:rsidRDefault="0098696E" w:rsidP="00D91D60">
      <w:pPr>
        <w:autoSpaceDE w:val="0"/>
        <w:autoSpaceDN w:val="0"/>
        <w:adjustRightInd w:val="0"/>
        <w:spacing w:after="0" w:line="240" w:lineRule="auto"/>
        <w:rPr>
          <w:rFonts w:ascii="Arial" w:hAnsi="Arial" w:cs="Arial"/>
          <w:color w:val="000000"/>
          <w:sz w:val="36"/>
          <w:szCs w:val="36"/>
          <w:lang w:bidi="hi-IN"/>
        </w:rPr>
      </w:pPr>
    </w:p>
    <w:p w14:paraId="0EAFA3D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32DB60B" w14:textId="77777777" w:rsidR="00D91D60" w:rsidRDefault="00D91D60" w:rsidP="0098696E">
      <w:pPr>
        <w:pStyle w:val="Heading1"/>
        <w:numPr>
          <w:ilvl w:val="0"/>
          <w:numId w:val="0"/>
        </w:numPr>
        <w:rPr>
          <w:rFonts w:ascii="Arial" w:hAnsi="Arial" w:cs="Arial"/>
        </w:rPr>
      </w:pPr>
      <w:r w:rsidRPr="0098696E">
        <w:rPr>
          <w:rFonts w:ascii="Arial" w:hAnsi="Arial" w:cs="Arial"/>
        </w:rPr>
        <w:t>20.</w:t>
      </w:r>
      <w:r w:rsidRPr="0098696E">
        <w:rPr>
          <w:rFonts w:ascii="Arial" w:hAnsi="Arial" w:cs="Arial"/>
        </w:rPr>
        <w:tab/>
        <w:t xml:space="preserve">svasti vacanaM </w:t>
      </w:r>
    </w:p>
    <w:p w14:paraId="218DD6A3" w14:textId="77777777" w:rsidR="0098696E" w:rsidRPr="0098696E" w:rsidRDefault="0098696E" w:rsidP="0098696E">
      <w:pPr>
        <w:rPr>
          <w:lang w:val="x-none" w:eastAsia="x-none" w:bidi="ml-IN"/>
        </w:rPr>
      </w:pPr>
    </w:p>
    <w:p w14:paraId="0BAD814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svasti mantrAH satyAH saPalAH santviti Bavant</w:t>
      </w:r>
      <w:r w:rsidR="00665208">
        <w:rPr>
          <w:rFonts w:ascii="Arial" w:hAnsi="Arial" w:cs="Arial"/>
          <w:color w:val="000000"/>
          <w:sz w:val="36"/>
          <w:szCs w:val="36"/>
          <w:lang w:bidi="hi-IN"/>
        </w:rPr>
        <w:t>O</w:t>
      </w:r>
      <w:r>
        <w:rPr>
          <w:rFonts w:ascii="Arial" w:hAnsi="Arial" w:cs="Arial"/>
          <w:color w:val="000000"/>
          <w:sz w:val="36"/>
          <w:szCs w:val="36"/>
          <w:lang w:bidi="hi-IN"/>
        </w:rPr>
        <w:t>&amp;nugRuhNantu | 1</w:t>
      </w:r>
    </w:p>
    <w:p w14:paraId="1A45BDB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w:t>
      </w:r>
      <w:proofErr w:type="gramStart"/>
      <w:r>
        <w:rPr>
          <w:rFonts w:ascii="Arial" w:hAnsi="Arial" w:cs="Arial"/>
          <w:color w:val="000000"/>
          <w:sz w:val="36"/>
          <w:szCs w:val="36"/>
          <w:lang w:bidi="hi-IN"/>
        </w:rPr>
        <w:t>tathAstu )</w:t>
      </w:r>
      <w:proofErr w:type="gramEnd"/>
    </w:p>
    <w:p w14:paraId="008AF68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E213FD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svasti prajAByaH paripAlayantAM nyAy</w:t>
      </w:r>
      <w:r w:rsidR="00665208">
        <w:rPr>
          <w:rFonts w:ascii="Arial" w:hAnsi="Arial" w:cs="Arial"/>
          <w:color w:val="000000"/>
          <w:sz w:val="36"/>
          <w:szCs w:val="36"/>
          <w:lang w:bidi="hi-IN"/>
        </w:rPr>
        <w:t>E</w:t>
      </w:r>
      <w:r>
        <w:rPr>
          <w:rFonts w:ascii="Arial" w:hAnsi="Arial" w:cs="Arial"/>
          <w:color w:val="000000"/>
          <w:sz w:val="36"/>
          <w:szCs w:val="36"/>
          <w:lang w:bidi="hi-IN"/>
        </w:rPr>
        <w:t>na mArg</w:t>
      </w:r>
      <w:r w:rsidR="00665208">
        <w:rPr>
          <w:rFonts w:ascii="Arial" w:hAnsi="Arial" w:cs="Arial"/>
          <w:color w:val="000000"/>
          <w:sz w:val="36"/>
          <w:szCs w:val="36"/>
          <w:lang w:bidi="hi-IN"/>
        </w:rPr>
        <w:t>E</w:t>
      </w:r>
      <w:r>
        <w:rPr>
          <w:rFonts w:ascii="Arial" w:hAnsi="Arial" w:cs="Arial"/>
          <w:color w:val="000000"/>
          <w:sz w:val="36"/>
          <w:szCs w:val="36"/>
          <w:lang w:bidi="hi-IN"/>
        </w:rPr>
        <w:t>Na mahIM mahISAH | g</w:t>
      </w:r>
      <w:r w:rsidR="00665208">
        <w:rPr>
          <w:rFonts w:ascii="Arial" w:hAnsi="Arial" w:cs="Arial"/>
          <w:color w:val="000000"/>
          <w:sz w:val="36"/>
          <w:szCs w:val="36"/>
          <w:lang w:bidi="hi-IN"/>
        </w:rPr>
        <w:t>O</w:t>
      </w:r>
      <w:r>
        <w:rPr>
          <w:rFonts w:ascii="Arial" w:hAnsi="Arial" w:cs="Arial"/>
          <w:color w:val="000000"/>
          <w:sz w:val="36"/>
          <w:szCs w:val="36"/>
          <w:lang w:bidi="hi-IN"/>
        </w:rPr>
        <w:t>brAhmaN</w:t>
      </w:r>
      <w:r w:rsidR="00665208">
        <w:rPr>
          <w:rFonts w:ascii="Arial" w:hAnsi="Arial" w:cs="Arial"/>
          <w:color w:val="000000"/>
          <w:sz w:val="36"/>
          <w:szCs w:val="36"/>
          <w:lang w:bidi="hi-IN"/>
        </w:rPr>
        <w:t>E</w:t>
      </w:r>
      <w:r>
        <w:rPr>
          <w:rFonts w:ascii="Arial" w:hAnsi="Arial" w:cs="Arial"/>
          <w:color w:val="000000"/>
          <w:sz w:val="36"/>
          <w:szCs w:val="36"/>
          <w:lang w:bidi="hi-IN"/>
        </w:rPr>
        <w:t>ByaH SuBamastu nityaM l</w:t>
      </w:r>
      <w:r w:rsidR="00665208">
        <w:rPr>
          <w:rFonts w:ascii="Arial" w:hAnsi="Arial" w:cs="Arial"/>
          <w:color w:val="000000"/>
          <w:sz w:val="36"/>
          <w:szCs w:val="36"/>
          <w:lang w:bidi="hi-IN"/>
        </w:rPr>
        <w:t>O</w:t>
      </w:r>
      <w:r>
        <w:rPr>
          <w:rFonts w:ascii="Arial" w:hAnsi="Arial" w:cs="Arial"/>
          <w:color w:val="000000"/>
          <w:sz w:val="36"/>
          <w:szCs w:val="36"/>
          <w:lang w:bidi="hi-IN"/>
        </w:rPr>
        <w:t>kAH samastAH suKin</w:t>
      </w:r>
      <w:r w:rsidR="00665208">
        <w:rPr>
          <w:rFonts w:ascii="Arial" w:hAnsi="Arial" w:cs="Arial"/>
          <w:color w:val="000000"/>
          <w:sz w:val="36"/>
          <w:szCs w:val="36"/>
          <w:lang w:bidi="hi-IN"/>
        </w:rPr>
        <w:t>O</w:t>
      </w:r>
      <w:r>
        <w:rPr>
          <w:rFonts w:ascii="Arial" w:hAnsi="Arial" w:cs="Arial"/>
          <w:color w:val="000000"/>
          <w:sz w:val="36"/>
          <w:szCs w:val="36"/>
          <w:lang w:bidi="hi-IN"/>
        </w:rPr>
        <w:t xml:space="preserve"> Bavantu || 2 (tathAstu) </w:t>
      </w:r>
    </w:p>
    <w:p w14:paraId="0C9B480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C2625C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asya yajamAnasya (anay</w:t>
      </w:r>
      <w:r w:rsidR="00665208">
        <w:rPr>
          <w:rFonts w:ascii="Arial" w:hAnsi="Arial" w:cs="Arial"/>
          <w:color w:val="000000"/>
          <w:sz w:val="36"/>
          <w:szCs w:val="36"/>
          <w:lang w:bidi="hi-IN"/>
        </w:rPr>
        <w:t>O</w:t>
      </w:r>
      <w:r>
        <w:rPr>
          <w:rFonts w:ascii="Arial" w:hAnsi="Arial" w:cs="Arial"/>
          <w:color w:val="000000"/>
          <w:sz w:val="36"/>
          <w:szCs w:val="36"/>
          <w:lang w:bidi="hi-IN"/>
        </w:rPr>
        <w:t>r daMpaty</w:t>
      </w:r>
      <w:r w:rsidR="00665208">
        <w:rPr>
          <w:rFonts w:ascii="Arial" w:hAnsi="Arial" w:cs="Arial"/>
          <w:color w:val="000000"/>
          <w:sz w:val="36"/>
          <w:szCs w:val="36"/>
          <w:lang w:bidi="hi-IN"/>
        </w:rPr>
        <w:t>O</w:t>
      </w:r>
      <w:r>
        <w:rPr>
          <w:rFonts w:ascii="Arial" w:hAnsi="Arial" w:cs="Arial"/>
          <w:color w:val="000000"/>
          <w:sz w:val="36"/>
          <w:szCs w:val="36"/>
          <w:lang w:bidi="hi-IN"/>
        </w:rPr>
        <w:t>H, kumArasya kumaryASca,) v</w:t>
      </w:r>
      <w:r w:rsidR="00665208">
        <w:rPr>
          <w:rFonts w:ascii="Arial" w:hAnsi="Arial" w:cs="Arial"/>
          <w:color w:val="000000"/>
          <w:sz w:val="36"/>
          <w:szCs w:val="36"/>
          <w:lang w:bidi="hi-IN"/>
        </w:rPr>
        <w:t>E</w:t>
      </w:r>
      <w:r>
        <w:rPr>
          <w:rFonts w:ascii="Arial" w:hAnsi="Arial" w:cs="Arial"/>
          <w:color w:val="000000"/>
          <w:sz w:val="36"/>
          <w:szCs w:val="36"/>
          <w:lang w:bidi="hi-IN"/>
        </w:rPr>
        <w:t>d</w:t>
      </w:r>
      <w:r w:rsidR="00665208">
        <w:rPr>
          <w:rFonts w:ascii="Arial" w:hAnsi="Arial" w:cs="Arial"/>
          <w:color w:val="000000"/>
          <w:sz w:val="36"/>
          <w:szCs w:val="36"/>
          <w:lang w:bidi="hi-IN"/>
        </w:rPr>
        <w:t>O</w:t>
      </w:r>
      <w:r>
        <w:rPr>
          <w:rFonts w:ascii="Arial" w:hAnsi="Arial" w:cs="Arial"/>
          <w:color w:val="000000"/>
          <w:sz w:val="36"/>
          <w:szCs w:val="36"/>
          <w:lang w:bidi="hi-IN"/>
        </w:rPr>
        <w:t>ktaM dIrGamAyuShyaM BUyAsuriti Bavant</w:t>
      </w:r>
      <w:r w:rsidR="00665208">
        <w:rPr>
          <w:rFonts w:ascii="Arial" w:hAnsi="Arial" w:cs="Arial"/>
          <w:color w:val="000000"/>
          <w:sz w:val="36"/>
          <w:szCs w:val="36"/>
          <w:lang w:bidi="hi-IN"/>
        </w:rPr>
        <w:t>O</w:t>
      </w:r>
      <w:r>
        <w:rPr>
          <w:rFonts w:ascii="Arial" w:hAnsi="Arial" w:cs="Arial"/>
          <w:color w:val="000000"/>
          <w:sz w:val="36"/>
          <w:szCs w:val="36"/>
          <w:lang w:bidi="hi-IN"/>
        </w:rPr>
        <w:t xml:space="preserve"> mahAnt</w:t>
      </w:r>
      <w:r w:rsidR="00665208">
        <w:rPr>
          <w:rFonts w:ascii="Arial" w:hAnsi="Arial" w:cs="Arial"/>
          <w:color w:val="000000"/>
          <w:sz w:val="36"/>
          <w:szCs w:val="36"/>
          <w:lang w:bidi="hi-IN"/>
        </w:rPr>
        <w:t>O</w:t>
      </w:r>
      <w:r>
        <w:rPr>
          <w:rFonts w:ascii="Arial" w:hAnsi="Arial" w:cs="Arial"/>
          <w:color w:val="000000"/>
          <w:sz w:val="36"/>
          <w:szCs w:val="36"/>
          <w:lang w:bidi="hi-IN"/>
        </w:rPr>
        <w:t xml:space="preserve">&amp;nugRuhNantu || 3 </w:t>
      </w:r>
      <w:r>
        <w:rPr>
          <w:rFonts w:ascii="Arial" w:hAnsi="Arial" w:cs="Arial"/>
          <w:color w:val="000000"/>
          <w:sz w:val="36"/>
          <w:szCs w:val="36"/>
          <w:lang w:bidi="hi-IN"/>
        </w:rPr>
        <w:tab/>
      </w:r>
      <w:r>
        <w:rPr>
          <w:rFonts w:ascii="Arial" w:hAnsi="Arial" w:cs="Arial"/>
          <w:color w:val="000000"/>
          <w:sz w:val="36"/>
          <w:szCs w:val="36"/>
          <w:lang w:bidi="hi-IN"/>
        </w:rPr>
        <w:tab/>
        <w:t>(tathAstu)</w:t>
      </w:r>
    </w:p>
    <w:p w14:paraId="1E8528B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577453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BA69E2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karmaNi muhUrttaH sumuhUrt</w:t>
      </w:r>
      <w:r w:rsidR="00665208">
        <w:rPr>
          <w:rFonts w:ascii="Arial" w:hAnsi="Arial" w:cs="Arial"/>
          <w:color w:val="000000"/>
          <w:sz w:val="36"/>
          <w:szCs w:val="36"/>
          <w:lang w:bidi="hi-IN"/>
        </w:rPr>
        <w:t>O</w:t>
      </w:r>
      <w:r>
        <w:rPr>
          <w:rFonts w:ascii="Arial" w:hAnsi="Arial" w:cs="Arial"/>
          <w:color w:val="000000"/>
          <w:sz w:val="36"/>
          <w:szCs w:val="36"/>
          <w:lang w:bidi="hi-IN"/>
        </w:rPr>
        <w:t>&amp;stviti Bavant</w:t>
      </w:r>
      <w:r w:rsidR="00665208">
        <w:rPr>
          <w:rFonts w:ascii="Arial" w:hAnsi="Arial" w:cs="Arial"/>
          <w:color w:val="000000"/>
          <w:sz w:val="36"/>
          <w:szCs w:val="36"/>
          <w:lang w:bidi="hi-IN"/>
        </w:rPr>
        <w:t>O</w:t>
      </w:r>
      <w:r>
        <w:rPr>
          <w:rFonts w:ascii="Arial" w:hAnsi="Arial" w:cs="Arial"/>
          <w:color w:val="000000"/>
          <w:sz w:val="36"/>
          <w:szCs w:val="36"/>
          <w:lang w:bidi="hi-IN"/>
        </w:rPr>
        <w:t xml:space="preserve"> mahAnt</w:t>
      </w:r>
      <w:r w:rsidR="00665208">
        <w:rPr>
          <w:rFonts w:ascii="Arial" w:hAnsi="Arial" w:cs="Arial"/>
          <w:color w:val="000000"/>
          <w:sz w:val="36"/>
          <w:szCs w:val="36"/>
          <w:lang w:bidi="hi-IN"/>
        </w:rPr>
        <w:t>O</w:t>
      </w:r>
      <w:r>
        <w:rPr>
          <w:rFonts w:ascii="Arial" w:hAnsi="Arial" w:cs="Arial"/>
          <w:color w:val="000000"/>
          <w:sz w:val="36"/>
          <w:szCs w:val="36"/>
          <w:lang w:bidi="hi-IN"/>
        </w:rPr>
        <w:t>&amp;nugRuhNantu || 4 (tathAstu)</w:t>
      </w:r>
    </w:p>
    <w:p w14:paraId="420D215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CC5003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tallagnAp</w:t>
      </w:r>
      <w:r w:rsidR="00665208">
        <w:rPr>
          <w:rFonts w:ascii="Arial" w:hAnsi="Arial" w:cs="Arial"/>
          <w:color w:val="000000"/>
          <w:sz w:val="36"/>
          <w:szCs w:val="36"/>
          <w:lang w:bidi="hi-IN"/>
        </w:rPr>
        <w:t>E</w:t>
      </w:r>
      <w:r>
        <w:rPr>
          <w:rFonts w:ascii="Arial" w:hAnsi="Arial" w:cs="Arial"/>
          <w:color w:val="000000"/>
          <w:sz w:val="36"/>
          <w:szCs w:val="36"/>
          <w:lang w:bidi="hi-IN"/>
        </w:rPr>
        <w:t>kShayA AdityAnAM navAnAM grahANAmAnukUlyaM BUyAsuriti Bavant</w:t>
      </w:r>
      <w:r w:rsidR="00665208">
        <w:rPr>
          <w:rFonts w:ascii="Arial" w:hAnsi="Arial" w:cs="Arial"/>
          <w:color w:val="000000"/>
          <w:sz w:val="36"/>
          <w:szCs w:val="36"/>
          <w:lang w:bidi="hi-IN"/>
        </w:rPr>
        <w:t>O</w:t>
      </w:r>
      <w:r>
        <w:rPr>
          <w:rFonts w:ascii="Arial" w:hAnsi="Arial" w:cs="Arial"/>
          <w:color w:val="000000"/>
          <w:sz w:val="36"/>
          <w:szCs w:val="36"/>
          <w:lang w:bidi="hi-IN"/>
        </w:rPr>
        <w:t xml:space="preserve"> mahAnt</w:t>
      </w:r>
      <w:r w:rsidR="00665208">
        <w:rPr>
          <w:rFonts w:ascii="Arial" w:hAnsi="Arial" w:cs="Arial"/>
          <w:color w:val="000000"/>
          <w:sz w:val="36"/>
          <w:szCs w:val="36"/>
          <w:lang w:bidi="hi-IN"/>
        </w:rPr>
        <w:t>O</w:t>
      </w:r>
      <w:r>
        <w:rPr>
          <w:rFonts w:ascii="Arial" w:hAnsi="Arial" w:cs="Arial"/>
          <w:color w:val="000000"/>
          <w:sz w:val="36"/>
          <w:szCs w:val="36"/>
          <w:lang w:bidi="hi-IN"/>
        </w:rPr>
        <w:t>&amp;nugRuhNantu || 5 (tathAstu)</w:t>
      </w:r>
    </w:p>
    <w:p w14:paraId="7CA6104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9CA520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w:t>
      </w:r>
      <w:r w:rsidR="00665208">
        <w:rPr>
          <w:rFonts w:ascii="Arial" w:hAnsi="Arial" w:cs="Arial"/>
          <w:color w:val="000000"/>
          <w:sz w:val="36"/>
          <w:szCs w:val="36"/>
          <w:lang w:bidi="hi-IN"/>
        </w:rPr>
        <w:t>E</w:t>
      </w:r>
      <w:r>
        <w:rPr>
          <w:rFonts w:ascii="Arial" w:hAnsi="Arial" w:cs="Arial"/>
          <w:color w:val="000000"/>
          <w:sz w:val="36"/>
          <w:szCs w:val="36"/>
          <w:lang w:bidi="hi-IN"/>
        </w:rPr>
        <w:t xml:space="preserve"> y</w:t>
      </w:r>
      <w:r w:rsidR="00665208">
        <w:rPr>
          <w:rFonts w:ascii="Arial" w:hAnsi="Arial" w:cs="Arial"/>
          <w:color w:val="000000"/>
          <w:sz w:val="36"/>
          <w:szCs w:val="36"/>
          <w:lang w:bidi="hi-IN"/>
        </w:rPr>
        <w:t>E</w:t>
      </w:r>
      <w:r>
        <w:rPr>
          <w:rFonts w:ascii="Arial" w:hAnsi="Arial" w:cs="Arial"/>
          <w:color w:val="000000"/>
          <w:sz w:val="36"/>
          <w:szCs w:val="36"/>
          <w:lang w:bidi="hi-IN"/>
        </w:rPr>
        <w:t xml:space="preserve"> grahAH SuBasthAn</w:t>
      </w:r>
      <w:r w:rsidR="00665208">
        <w:rPr>
          <w:rFonts w:ascii="Arial" w:hAnsi="Arial" w:cs="Arial"/>
          <w:color w:val="000000"/>
          <w:sz w:val="36"/>
          <w:szCs w:val="36"/>
          <w:lang w:bidi="hi-IN"/>
        </w:rPr>
        <w:t>E</w:t>
      </w:r>
      <w:r>
        <w:rPr>
          <w:rFonts w:ascii="Arial" w:hAnsi="Arial" w:cs="Arial"/>
          <w:color w:val="000000"/>
          <w:sz w:val="36"/>
          <w:szCs w:val="36"/>
          <w:lang w:bidi="hi-IN"/>
        </w:rPr>
        <w:t>Shu sthitAH t</w:t>
      </w:r>
      <w:r w:rsidR="00665208">
        <w:rPr>
          <w:rFonts w:ascii="Arial" w:hAnsi="Arial" w:cs="Arial"/>
          <w:color w:val="000000"/>
          <w:sz w:val="36"/>
          <w:szCs w:val="36"/>
          <w:lang w:bidi="hi-IN"/>
        </w:rPr>
        <w:t>E</w:t>
      </w:r>
      <w:r>
        <w:rPr>
          <w:rFonts w:ascii="Arial" w:hAnsi="Arial" w:cs="Arial"/>
          <w:color w:val="000000"/>
          <w:sz w:val="36"/>
          <w:szCs w:val="36"/>
          <w:lang w:bidi="hi-IN"/>
        </w:rPr>
        <w:t>ShAM grahANAM SuBasthAna-PalAvApti-rastviti Bavant</w:t>
      </w:r>
      <w:r w:rsidR="00665208">
        <w:rPr>
          <w:rFonts w:ascii="Arial" w:hAnsi="Arial" w:cs="Arial"/>
          <w:color w:val="000000"/>
          <w:sz w:val="36"/>
          <w:szCs w:val="36"/>
          <w:lang w:bidi="hi-IN"/>
        </w:rPr>
        <w:t>O</w:t>
      </w:r>
      <w:r>
        <w:rPr>
          <w:rFonts w:ascii="Arial" w:hAnsi="Arial" w:cs="Arial"/>
          <w:color w:val="000000"/>
          <w:sz w:val="36"/>
          <w:szCs w:val="36"/>
          <w:lang w:bidi="hi-IN"/>
        </w:rPr>
        <w:t xml:space="preserve"> mahAnt</w:t>
      </w:r>
      <w:r w:rsidR="00665208">
        <w:rPr>
          <w:rFonts w:ascii="Arial" w:hAnsi="Arial" w:cs="Arial"/>
          <w:color w:val="000000"/>
          <w:sz w:val="36"/>
          <w:szCs w:val="36"/>
          <w:lang w:bidi="hi-IN"/>
        </w:rPr>
        <w:t>O</w:t>
      </w:r>
      <w:r>
        <w:rPr>
          <w:rFonts w:ascii="Arial" w:hAnsi="Arial" w:cs="Arial"/>
          <w:color w:val="000000"/>
          <w:sz w:val="36"/>
          <w:szCs w:val="36"/>
          <w:lang w:bidi="hi-IN"/>
        </w:rPr>
        <w:t xml:space="preserve">&amp;gRuhNantu || 6 </w:t>
      </w:r>
      <w:r>
        <w:rPr>
          <w:rFonts w:ascii="Arial" w:hAnsi="Arial" w:cs="Arial"/>
          <w:color w:val="000000"/>
          <w:sz w:val="36"/>
          <w:szCs w:val="36"/>
          <w:lang w:bidi="hi-IN"/>
        </w:rPr>
        <w:tab/>
        <w:t>(tathAstu)</w:t>
      </w:r>
    </w:p>
    <w:p w14:paraId="31B983E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504FE1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1B94B0C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asya yajamAnasya / anay</w:t>
      </w:r>
      <w:r w:rsidR="00665208">
        <w:rPr>
          <w:rFonts w:ascii="Arial" w:hAnsi="Arial" w:cs="Arial"/>
          <w:color w:val="000000"/>
          <w:sz w:val="36"/>
          <w:szCs w:val="36"/>
          <w:lang w:bidi="hi-IN"/>
        </w:rPr>
        <w:t>O</w:t>
      </w:r>
      <w:r>
        <w:rPr>
          <w:rFonts w:ascii="Arial" w:hAnsi="Arial" w:cs="Arial"/>
          <w:color w:val="000000"/>
          <w:sz w:val="36"/>
          <w:szCs w:val="36"/>
          <w:lang w:bidi="hi-IN"/>
        </w:rPr>
        <w:t>r daMpaty</w:t>
      </w:r>
      <w:r w:rsidR="00665208">
        <w:rPr>
          <w:rFonts w:ascii="Arial" w:hAnsi="Arial" w:cs="Arial"/>
          <w:color w:val="000000"/>
          <w:sz w:val="36"/>
          <w:szCs w:val="36"/>
          <w:lang w:bidi="hi-IN"/>
        </w:rPr>
        <w:t>O</w:t>
      </w:r>
      <w:r>
        <w:rPr>
          <w:rFonts w:ascii="Arial" w:hAnsi="Arial" w:cs="Arial"/>
          <w:color w:val="000000"/>
          <w:sz w:val="36"/>
          <w:szCs w:val="36"/>
          <w:lang w:bidi="hi-IN"/>
        </w:rPr>
        <w:t>H AyurbalaM yaS</w:t>
      </w:r>
      <w:r w:rsidR="00665208">
        <w:rPr>
          <w:rFonts w:ascii="Arial" w:hAnsi="Arial" w:cs="Arial"/>
          <w:color w:val="000000"/>
          <w:sz w:val="36"/>
          <w:szCs w:val="36"/>
          <w:lang w:bidi="hi-IN"/>
        </w:rPr>
        <w:t>O</w:t>
      </w:r>
      <w:r>
        <w:rPr>
          <w:rFonts w:ascii="Arial" w:hAnsi="Arial" w:cs="Arial"/>
          <w:color w:val="000000"/>
          <w:sz w:val="36"/>
          <w:szCs w:val="36"/>
          <w:lang w:bidi="hi-IN"/>
        </w:rPr>
        <w:t xml:space="preserve">varcaH </w:t>
      </w:r>
    </w:p>
    <w:p w14:paraId="324E251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paSavaHstairyaM siddhirlakShmIH kShamAkAntiH sadguNA &amp;&amp;nant</w:t>
      </w:r>
      <w:r w:rsidR="00665208">
        <w:rPr>
          <w:rFonts w:ascii="Arial" w:hAnsi="Arial" w:cs="Arial"/>
          <w:color w:val="000000"/>
          <w:sz w:val="36"/>
          <w:szCs w:val="36"/>
          <w:lang w:bidi="hi-IN"/>
        </w:rPr>
        <w:t>O</w:t>
      </w:r>
      <w:r>
        <w:rPr>
          <w:rFonts w:ascii="Arial" w:hAnsi="Arial" w:cs="Arial"/>
          <w:color w:val="000000"/>
          <w:sz w:val="36"/>
          <w:szCs w:val="36"/>
          <w:lang w:bidi="hi-IN"/>
        </w:rPr>
        <w:t xml:space="preserve"> nity</w:t>
      </w:r>
      <w:r w:rsidR="00665208">
        <w:rPr>
          <w:rFonts w:ascii="Arial" w:hAnsi="Arial" w:cs="Arial"/>
          <w:color w:val="000000"/>
          <w:sz w:val="36"/>
          <w:szCs w:val="36"/>
          <w:lang w:bidi="hi-IN"/>
        </w:rPr>
        <w:t>O</w:t>
      </w:r>
      <w:r>
        <w:rPr>
          <w:rFonts w:ascii="Arial" w:hAnsi="Arial" w:cs="Arial"/>
          <w:color w:val="000000"/>
          <w:sz w:val="36"/>
          <w:szCs w:val="36"/>
          <w:lang w:bidi="hi-IN"/>
        </w:rPr>
        <w:t>ssav</w:t>
      </w:r>
      <w:r w:rsidR="00665208">
        <w:rPr>
          <w:rFonts w:ascii="Arial" w:hAnsi="Arial" w:cs="Arial"/>
          <w:color w:val="000000"/>
          <w:sz w:val="36"/>
          <w:szCs w:val="36"/>
          <w:lang w:bidi="hi-IN"/>
        </w:rPr>
        <w:t>O</w:t>
      </w:r>
      <w:r>
        <w:rPr>
          <w:rFonts w:ascii="Arial" w:hAnsi="Arial" w:cs="Arial"/>
          <w:color w:val="000000"/>
          <w:sz w:val="36"/>
          <w:szCs w:val="36"/>
          <w:lang w:bidi="hi-IN"/>
        </w:rPr>
        <w:t xml:space="preserve"> nityaSrI rnityamaMgaLamity</w:t>
      </w:r>
      <w:r w:rsidR="00665208">
        <w:rPr>
          <w:rFonts w:ascii="Arial" w:hAnsi="Arial" w:cs="Arial"/>
          <w:color w:val="000000"/>
          <w:sz w:val="36"/>
          <w:szCs w:val="36"/>
          <w:lang w:bidi="hi-IN"/>
        </w:rPr>
        <w:t>E</w:t>
      </w:r>
      <w:r>
        <w:rPr>
          <w:rFonts w:ascii="Arial" w:hAnsi="Arial" w:cs="Arial"/>
          <w:color w:val="000000"/>
          <w:sz w:val="36"/>
          <w:szCs w:val="36"/>
          <w:lang w:bidi="hi-IN"/>
        </w:rPr>
        <w:t>ShAM sarvadA &amp;BivRuddhir Bavant</w:t>
      </w:r>
      <w:r w:rsidR="00665208">
        <w:rPr>
          <w:rFonts w:ascii="Arial" w:hAnsi="Arial" w:cs="Arial"/>
          <w:color w:val="000000"/>
          <w:sz w:val="36"/>
          <w:szCs w:val="36"/>
          <w:lang w:bidi="hi-IN"/>
        </w:rPr>
        <w:t>O</w:t>
      </w:r>
      <w:r>
        <w:rPr>
          <w:rFonts w:ascii="Arial" w:hAnsi="Arial" w:cs="Arial"/>
          <w:color w:val="000000"/>
          <w:sz w:val="36"/>
          <w:szCs w:val="36"/>
          <w:lang w:bidi="hi-IN"/>
        </w:rPr>
        <w:t xml:space="preserve"> </w:t>
      </w:r>
    </w:p>
    <w:p w14:paraId="7AF1038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mahAnt</w:t>
      </w:r>
      <w:r w:rsidR="00665208">
        <w:rPr>
          <w:rFonts w:ascii="Arial" w:hAnsi="Arial" w:cs="Arial"/>
          <w:color w:val="000000"/>
          <w:sz w:val="36"/>
          <w:szCs w:val="36"/>
          <w:lang w:bidi="hi-IN"/>
        </w:rPr>
        <w:t>O</w:t>
      </w:r>
      <w:r>
        <w:rPr>
          <w:rFonts w:ascii="Arial" w:hAnsi="Arial" w:cs="Arial"/>
          <w:color w:val="000000"/>
          <w:sz w:val="36"/>
          <w:szCs w:val="36"/>
          <w:lang w:bidi="hi-IN"/>
        </w:rPr>
        <w:t>&amp;nugRuhNantu || 7 (tathAstu)</w:t>
      </w:r>
    </w:p>
    <w:p w14:paraId="0B20F94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B09061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sarv</w:t>
      </w:r>
      <w:r w:rsidR="00665208">
        <w:rPr>
          <w:rFonts w:ascii="Arial" w:hAnsi="Arial" w:cs="Arial"/>
          <w:color w:val="000000"/>
          <w:sz w:val="36"/>
          <w:szCs w:val="36"/>
          <w:lang w:bidi="hi-IN"/>
        </w:rPr>
        <w:t>E</w:t>
      </w:r>
      <w:r>
        <w:rPr>
          <w:rFonts w:ascii="Arial" w:hAnsi="Arial" w:cs="Arial"/>
          <w:color w:val="000000"/>
          <w:sz w:val="36"/>
          <w:szCs w:val="36"/>
          <w:lang w:bidi="hi-IN"/>
        </w:rPr>
        <w:t xml:space="preserve"> janAH nir</w:t>
      </w:r>
      <w:r w:rsidR="00665208">
        <w:rPr>
          <w:rFonts w:ascii="Arial" w:hAnsi="Arial" w:cs="Arial"/>
          <w:color w:val="000000"/>
          <w:sz w:val="36"/>
          <w:szCs w:val="36"/>
          <w:lang w:bidi="hi-IN"/>
        </w:rPr>
        <w:t>O</w:t>
      </w:r>
      <w:r>
        <w:rPr>
          <w:rFonts w:ascii="Arial" w:hAnsi="Arial" w:cs="Arial"/>
          <w:color w:val="000000"/>
          <w:sz w:val="36"/>
          <w:szCs w:val="36"/>
          <w:lang w:bidi="hi-IN"/>
        </w:rPr>
        <w:t>gAH nirupadravAH sadAcArasaMpannAH ADhyAH nirmathsarAH dayALavaSca BUyAsuriti Bavant</w:t>
      </w:r>
      <w:r w:rsidR="00665208">
        <w:rPr>
          <w:rFonts w:ascii="Arial" w:hAnsi="Arial" w:cs="Arial"/>
          <w:color w:val="000000"/>
          <w:sz w:val="36"/>
          <w:szCs w:val="36"/>
          <w:lang w:bidi="hi-IN"/>
        </w:rPr>
        <w:t>O</w:t>
      </w:r>
      <w:r>
        <w:rPr>
          <w:rFonts w:ascii="Arial" w:hAnsi="Arial" w:cs="Arial"/>
          <w:color w:val="000000"/>
          <w:sz w:val="36"/>
          <w:szCs w:val="36"/>
          <w:lang w:bidi="hi-IN"/>
        </w:rPr>
        <w:t xml:space="preserve"> mahAnt</w:t>
      </w:r>
      <w:r w:rsidR="00665208">
        <w:rPr>
          <w:rFonts w:ascii="Arial" w:hAnsi="Arial" w:cs="Arial"/>
          <w:color w:val="000000"/>
          <w:sz w:val="36"/>
          <w:szCs w:val="36"/>
          <w:lang w:bidi="hi-IN"/>
        </w:rPr>
        <w:t>O</w:t>
      </w:r>
      <w:r>
        <w:rPr>
          <w:rFonts w:ascii="Arial" w:hAnsi="Arial" w:cs="Arial"/>
          <w:color w:val="000000"/>
          <w:sz w:val="36"/>
          <w:szCs w:val="36"/>
          <w:lang w:bidi="hi-IN"/>
        </w:rPr>
        <w:t xml:space="preserve">&amp;nugRuhNantu || 8 </w:t>
      </w:r>
      <w:r>
        <w:rPr>
          <w:rFonts w:ascii="Arial" w:hAnsi="Arial" w:cs="Arial"/>
          <w:color w:val="000000"/>
          <w:sz w:val="36"/>
          <w:szCs w:val="36"/>
          <w:lang w:bidi="hi-IN"/>
        </w:rPr>
        <w:tab/>
      </w:r>
      <w:r>
        <w:rPr>
          <w:rFonts w:ascii="Arial" w:hAnsi="Arial" w:cs="Arial"/>
          <w:color w:val="000000"/>
          <w:sz w:val="36"/>
          <w:szCs w:val="36"/>
          <w:lang w:bidi="hi-IN"/>
        </w:rPr>
        <w:tab/>
        <w:t xml:space="preserve"> (tathAstu)</w:t>
      </w:r>
    </w:p>
    <w:p w14:paraId="743AA71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92A2E2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w:t>
      </w:r>
      <w:r w:rsidR="00665208">
        <w:rPr>
          <w:rFonts w:ascii="Arial" w:hAnsi="Arial" w:cs="Arial"/>
          <w:color w:val="000000"/>
          <w:sz w:val="36"/>
          <w:szCs w:val="36"/>
          <w:lang w:bidi="hi-IN"/>
        </w:rPr>
        <w:t>E</w:t>
      </w:r>
      <w:r>
        <w:rPr>
          <w:rFonts w:ascii="Arial" w:hAnsi="Arial" w:cs="Arial"/>
          <w:color w:val="000000"/>
          <w:sz w:val="36"/>
          <w:szCs w:val="36"/>
          <w:lang w:bidi="hi-IN"/>
        </w:rPr>
        <w:t>S</w:t>
      </w:r>
      <w:r w:rsidR="00665208">
        <w:rPr>
          <w:rFonts w:ascii="Arial" w:hAnsi="Arial" w:cs="Arial"/>
          <w:color w:val="000000"/>
          <w:sz w:val="36"/>
          <w:szCs w:val="36"/>
          <w:lang w:bidi="hi-IN"/>
        </w:rPr>
        <w:t>O</w:t>
      </w:r>
      <w:r>
        <w:rPr>
          <w:rFonts w:ascii="Arial" w:hAnsi="Arial" w:cs="Arial"/>
          <w:color w:val="000000"/>
          <w:sz w:val="36"/>
          <w:szCs w:val="36"/>
          <w:lang w:bidi="hi-IN"/>
        </w:rPr>
        <w:t>&amp;yaM nirupadrav</w:t>
      </w:r>
      <w:r w:rsidR="00665208">
        <w:rPr>
          <w:rFonts w:ascii="Arial" w:hAnsi="Arial" w:cs="Arial"/>
          <w:color w:val="000000"/>
          <w:sz w:val="36"/>
          <w:szCs w:val="36"/>
          <w:lang w:bidi="hi-IN"/>
        </w:rPr>
        <w:t>O</w:t>
      </w:r>
      <w:r>
        <w:rPr>
          <w:rFonts w:ascii="Arial" w:hAnsi="Arial" w:cs="Arial"/>
          <w:color w:val="000000"/>
          <w:sz w:val="36"/>
          <w:szCs w:val="36"/>
          <w:lang w:bidi="hi-IN"/>
        </w:rPr>
        <w:t xml:space="preserve">&amp;stu | 9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 </w:t>
      </w:r>
      <w:r>
        <w:rPr>
          <w:rFonts w:ascii="Arial" w:hAnsi="Arial" w:cs="Arial"/>
          <w:color w:val="000000"/>
          <w:sz w:val="36"/>
          <w:szCs w:val="36"/>
          <w:lang w:bidi="hi-IN"/>
        </w:rPr>
        <w:tab/>
      </w:r>
      <w:r>
        <w:rPr>
          <w:rFonts w:ascii="Arial" w:hAnsi="Arial" w:cs="Arial"/>
          <w:color w:val="000000"/>
          <w:sz w:val="36"/>
          <w:szCs w:val="36"/>
          <w:lang w:bidi="hi-IN"/>
        </w:rPr>
        <w:tab/>
        <w:t>(tathAstu)</w:t>
      </w:r>
    </w:p>
    <w:p w14:paraId="3239323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748034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sarv</w:t>
      </w:r>
      <w:r w:rsidR="00665208">
        <w:rPr>
          <w:rFonts w:ascii="Arial" w:hAnsi="Arial" w:cs="Arial"/>
          <w:color w:val="000000"/>
          <w:sz w:val="36"/>
          <w:szCs w:val="36"/>
          <w:lang w:bidi="hi-IN"/>
        </w:rPr>
        <w:t>E</w:t>
      </w:r>
      <w:r>
        <w:rPr>
          <w:rFonts w:ascii="Arial" w:hAnsi="Arial" w:cs="Arial"/>
          <w:color w:val="000000"/>
          <w:sz w:val="36"/>
          <w:szCs w:val="36"/>
          <w:lang w:bidi="hi-IN"/>
        </w:rPr>
        <w:t xml:space="preserve"> janAH suKin</w:t>
      </w:r>
      <w:r w:rsidR="00665208">
        <w:rPr>
          <w:rFonts w:ascii="Arial" w:hAnsi="Arial" w:cs="Arial"/>
          <w:color w:val="000000"/>
          <w:sz w:val="36"/>
          <w:szCs w:val="36"/>
          <w:lang w:bidi="hi-IN"/>
        </w:rPr>
        <w:t>O</w:t>
      </w:r>
      <w:r>
        <w:rPr>
          <w:rFonts w:ascii="Arial" w:hAnsi="Arial" w:cs="Arial"/>
          <w:color w:val="000000"/>
          <w:sz w:val="36"/>
          <w:szCs w:val="36"/>
          <w:lang w:bidi="hi-IN"/>
        </w:rPr>
        <w:t xml:space="preserve"> Bavantu | 10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(tathAstu)</w:t>
      </w:r>
    </w:p>
    <w:p w14:paraId="00B1B2F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C2AE20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samasta sanmaMgaLAni santu | 11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(tathAstu)</w:t>
      </w:r>
    </w:p>
    <w:p w14:paraId="542EFB6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96F1B7F" w14:textId="77777777" w:rsidR="0050407C" w:rsidRDefault="0050407C" w:rsidP="00D91D60">
      <w:pPr>
        <w:autoSpaceDE w:val="0"/>
        <w:autoSpaceDN w:val="0"/>
        <w:adjustRightInd w:val="0"/>
        <w:spacing w:after="0" w:line="240" w:lineRule="auto"/>
        <w:rPr>
          <w:rFonts w:ascii="Arial" w:hAnsi="Arial" w:cs="Arial"/>
          <w:color w:val="000000"/>
          <w:sz w:val="36"/>
          <w:szCs w:val="36"/>
          <w:lang w:bidi="hi-IN"/>
        </w:rPr>
      </w:pPr>
    </w:p>
    <w:p w14:paraId="267EADC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roofErr w:type="gramStart"/>
      <w:r>
        <w:rPr>
          <w:rFonts w:ascii="Arial" w:hAnsi="Arial" w:cs="Arial"/>
          <w:color w:val="000000"/>
          <w:sz w:val="36"/>
          <w:szCs w:val="36"/>
          <w:lang w:bidi="hi-IN"/>
        </w:rPr>
        <w:t>an</w:t>
      </w:r>
      <w:r w:rsidR="00665208">
        <w:rPr>
          <w:rFonts w:ascii="Arial" w:hAnsi="Arial" w:cs="Arial"/>
          <w:color w:val="000000"/>
          <w:sz w:val="36"/>
          <w:szCs w:val="36"/>
          <w:lang w:bidi="hi-IN"/>
        </w:rPr>
        <w:t>E</w:t>
      </w:r>
      <w:r>
        <w:rPr>
          <w:rFonts w:ascii="Arial" w:hAnsi="Arial" w:cs="Arial"/>
          <w:color w:val="000000"/>
          <w:sz w:val="36"/>
          <w:szCs w:val="36"/>
          <w:lang w:bidi="hi-IN"/>
        </w:rPr>
        <w:t>na</w:t>
      </w:r>
      <w:proofErr w:type="gramEnd"/>
      <w:r>
        <w:rPr>
          <w:rFonts w:ascii="Arial" w:hAnsi="Arial" w:cs="Arial"/>
          <w:color w:val="000000"/>
          <w:sz w:val="36"/>
          <w:szCs w:val="36"/>
          <w:lang w:bidi="hi-IN"/>
        </w:rPr>
        <w:t xml:space="preserve"> pUjAvidh</w:t>
      </w:r>
      <w:r w:rsidR="00665208">
        <w:rPr>
          <w:rFonts w:ascii="Arial" w:hAnsi="Arial" w:cs="Arial"/>
          <w:color w:val="000000"/>
          <w:sz w:val="36"/>
          <w:szCs w:val="36"/>
          <w:lang w:bidi="hi-IN"/>
        </w:rPr>
        <w:t>E</w:t>
      </w:r>
      <w:r>
        <w:rPr>
          <w:rFonts w:ascii="Arial" w:hAnsi="Arial" w:cs="Arial"/>
          <w:color w:val="000000"/>
          <w:sz w:val="36"/>
          <w:szCs w:val="36"/>
          <w:lang w:bidi="hi-IN"/>
        </w:rPr>
        <w:t>na BagavAn sarvAtmakaH saparivAraH SrI sAMbaparam</w:t>
      </w:r>
      <w:r w:rsidR="00665208">
        <w:rPr>
          <w:rFonts w:ascii="Arial" w:hAnsi="Arial" w:cs="Arial"/>
          <w:color w:val="000000"/>
          <w:sz w:val="36"/>
          <w:szCs w:val="36"/>
          <w:lang w:bidi="hi-IN"/>
        </w:rPr>
        <w:t>E</w:t>
      </w:r>
      <w:r>
        <w:rPr>
          <w:rFonts w:ascii="Arial" w:hAnsi="Arial" w:cs="Arial"/>
          <w:color w:val="000000"/>
          <w:sz w:val="36"/>
          <w:szCs w:val="36"/>
          <w:lang w:bidi="hi-IN"/>
        </w:rPr>
        <w:t>Svara suprItaH suprasann</w:t>
      </w:r>
      <w:r w:rsidR="00665208">
        <w:rPr>
          <w:rFonts w:ascii="Arial" w:hAnsi="Arial" w:cs="Arial"/>
          <w:color w:val="000000"/>
          <w:sz w:val="36"/>
          <w:szCs w:val="36"/>
          <w:lang w:bidi="hi-IN"/>
        </w:rPr>
        <w:t>O</w:t>
      </w:r>
      <w:r>
        <w:rPr>
          <w:rFonts w:ascii="Arial" w:hAnsi="Arial" w:cs="Arial"/>
          <w:color w:val="000000"/>
          <w:sz w:val="36"/>
          <w:szCs w:val="36"/>
          <w:lang w:bidi="hi-IN"/>
        </w:rPr>
        <w:t xml:space="preserve"> varad</w:t>
      </w:r>
      <w:r w:rsidR="00665208">
        <w:rPr>
          <w:rFonts w:ascii="Arial" w:hAnsi="Arial" w:cs="Arial"/>
          <w:color w:val="000000"/>
          <w:sz w:val="36"/>
          <w:szCs w:val="36"/>
          <w:lang w:bidi="hi-IN"/>
        </w:rPr>
        <w:t>O</w:t>
      </w:r>
      <w:r>
        <w:rPr>
          <w:rFonts w:ascii="Arial" w:hAnsi="Arial" w:cs="Arial"/>
          <w:color w:val="000000"/>
          <w:sz w:val="36"/>
          <w:szCs w:val="36"/>
          <w:lang w:bidi="hi-IN"/>
        </w:rPr>
        <w:t xml:space="preserve"> BUtvA asya yajamAnasya, (</w:t>
      </w:r>
      <w:r w:rsidR="00665208">
        <w:rPr>
          <w:rFonts w:ascii="Arial" w:hAnsi="Arial" w:cs="Arial"/>
          <w:color w:val="000000"/>
          <w:sz w:val="36"/>
          <w:szCs w:val="36"/>
          <w:lang w:bidi="hi-IN"/>
        </w:rPr>
        <w:t>E</w:t>
      </w:r>
      <w:r>
        <w:rPr>
          <w:rFonts w:ascii="Arial" w:hAnsi="Arial" w:cs="Arial"/>
          <w:color w:val="000000"/>
          <w:sz w:val="36"/>
          <w:szCs w:val="36"/>
          <w:lang w:bidi="hi-IN"/>
        </w:rPr>
        <w:t>tat samAjasthAnAM, karmapravartakAnAM, pr</w:t>
      </w:r>
      <w:r w:rsidR="00665208">
        <w:rPr>
          <w:rFonts w:ascii="Arial" w:hAnsi="Arial" w:cs="Arial"/>
          <w:color w:val="000000"/>
          <w:sz w:val="36"/>
          <w:szCs w:val="36"/>
          <w:lang w:bidi="hi-IN"/>
        </w:rPr>
        <w:t>O</w:t>
      </w:r>
      <w:r>
        <w:rPr>
          <w:rFonts w:ascii="Arial" w:hAnsi="Arial" w:cs="Arial"/>
          <w:color w:val="000000"/>
          <w:sz w:val="36"/>
          <w:szCs w:val="36"/>
          <w:lang w:bidi="hi-IN"/>
        </w:rPr>
        <w:t>thsAhakAnAM, sAhAyyakArINAM, nAnAdravya dAtRukANAM, aKila-BUmaNDala-nivAsAnAM, sASrita bandhumitrANAM, sarv</w:t>
      </w:r>
      <w:r w:rsidR="00665208">
        <w:rPr>
          <w:rFonts w:ascii="Arial" w:hAnsi="Arial" w:cs="Arial"/>
          <w:color w:val="000000"/>
          <w:sz w:val="36"/>
          <w:szCs w:val="36"/>
          <w:lang w:bidi="hi-IN"/>
        </w:rPr>
        <w:t>E</w:t>
      </w:r>
      <w:r>
        <w:rPr>
          <w:rFonts w:ascii="Arial" w:hAnsi="Arial" w:cs="Arial"/>
          <w:color w:val="000000"/>
          <w:sz w:val="36"/>
          <w:szCs w:val="36"/>
          <w:lang w:bidi="hi-IN"/>
        </w:rPr>
        <w:t>ShAM mahAjanAnAM)kSh</w:t>
      </w:r>
      <w:r w:rsidR="00665208">
        <w:rPr>
          <w:rFonts w:ascii="Arial" w:hAnsi="Arial" w:cs="Arial"/>
          <w:color w:val="000000"/>
          <w:sz w:val="36"/>
          <w:szCs w:val="36"/>
          <w:lang w:bidi="hi-IN"/>
        </w:rPr>
        <w:t>E</w:t>
      </w:r>
      <w:r>
        <w:rPr>
          <w:rFonts w:ascii="Arial" w:hAnsi="Arial" w:cs="Arial"/>
          <w:color w:val="000000"/>
          <w:sz w:val="36"/>
          <w:szCs w:val="36"/>
          <w:lang w:bidi="hi-IN"/>
        </w:rPr>
        <w:t>ma-sthairya-dhairya-vIrya-vijaya AyurAr</w:t>
      </w:r>
      <w:r w:rsidR="00665208">
        <w:rPr>
          <w:rFonts w:ascii="Arial" w:hAnsi="Arial" w:cs="Arial"/>
          <w:color w:val="000000"/>
          <w:sz w:val="36"/>
          <w:szCs w:val="36"/>
          <w:lang w:bidi="hi-IN"/>
        </w:rPr>
        <w:t>O</w:t>
      </w:r>
      <w:r>
        <w:rPr>
          <w:rFonts w:ascii="Arial" w:hAnsi="Arial" w:cs="Arial"/>
          <w:color w:val="000000"/>
          <w:sz w:val="36"/>
          <w:szCs w:val="36"/>
          <w:lang w:bidi="hi-IN"/>
        </w:rPr>
        <w:t>gya aiSvaryANAM aBivRuddhipradaH, sarvadA dharm</w:t>
      </w:r>
      <w:r w:rsidR="00665208">
        <w:rPr>
          <w:rFonts w:ascii="Arial" w:hAnsi="Arial" w:cs="Arial"/>
          <w:color w:val="000000"/>
          <w:sz w:val="36"/>
          <w:szCs w:val="36"/>
          <w:lang w:bidi="hi-IN"/>
        </w:rPr>
        <w:t>E</w:t>
      </w:r>
      <w:r>
        <w:rPr>
          <w:rFonts w:ascii="Arial" w:hAnsi="Arial" w:cs="Arial"/>
          <w:color w:val="000000"/>
          <w:sz w:val="36"/>
          <w:szCs w:val="36"/>
          <w:lang w:bidi="hi-IN"/>
        </w:rPr>
        <w:t xml:space="preserve"> matipradaSca sAMbaparam</w:t>
      </w:r>
      <w:r w:rsidR="00665208">
        <w:rPr>
          <w:rFonts w:ascii="Arial" w:hAnsi="Arial" w:cs="Arial"/>
          <w:color w:val="000000"/>
          <w:sz w:val="36"/>
          <w:szCs w:val="36"/>
          <w:lang w:bidi="hi-IN"/>
        </w:rPr>
        <w:t>E</w:t>
      </w:r>
      <w:r>
        <w:rPr>
          <w:rFonts w:ascii="Arial" w:hAnsi="Arial" w:cs="Arial"/>
          <w:color w:val="000000"/>
          <w:sz w:val="36"/>
          <w:szCs w:val="36"/>
          <w:lang w:bidi="hi-IN"/>
        </w:rPr>
        <w:t>Svara pAdAravinday</w:t>
      </w:r>
      <w:r w:rsidR="00665208">
        <w:rPr>
          <w:rFonts w:ascii="Arial" w:hAnsi="Arial" w:cs="Arial"/>
          <w:color w:val="000000"/>
          <w:sz w:val="36"/>
          <w:szCs w:val="36"/>
          <w:lang w:bidi="hi-IN"/>
        </w:rPr>
        <w:t>O</w:t>
      </w:r>
      <w:r>
        <w:rPr>
          <w:rFonts w:ascii="Arial" w:hAnsi="Arial" w:cs="Arial"/>
          <w:color w:val="000000"/>
          <w:sz w:val="36"/>
          <w:szCs w:val="36"/>
          <w:lang w:bidi="hi-IN"/>
        </w:rPr>
        <w:t xml:space="preserve">H </w:t>
      </w:r>
    </w:p>
    <w:p w14:paraId="64DC9E0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aca~jcala niShkapaTa BaktivantaH BUyAditi Bavant</w:t>
      </w:r>
      <w:r w:rsidR="00665208">
        <w:rPr>
          <w:rFonts w:ascii="Arial" w:hAnsi="Arial" w:cs="Arial"/>
          <w:color w:val="000000"/>
          <w:sz w:val="36"/>
          <w:szCs w:val="36"/>
          <w:lang w:bidi="hi-IN"/>
        </w:rPr>
        <w:t>O</w:t>
      </w:r>
      <w:r>
        <w:rPr>
          <w:rFonts w:ascii="Arial" w:hAnsi="Arial" w:cs="Arial"/>
          <w:color w:val="000000"/>
          <w:sz w:val="36"/>
          <w:szCs w:val="36"/>
          <w:lang w:bidi="hi-IN"/>
        </w:rPr>
        <w:t xml:space="preserve"> </w:t>
      </w:r>
    </w:p>
    <w:p w14:paraId="7EA849D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mahAnt</w:t>
      </w:r>
      <w:r w:rsidR="00665208">
        <w:rPr>
          <w:rFonts w:ascii="Arial" w:hAnsi="Arial" w:cs="Arial"/>
          <w:color w:val="000000"/>
          <w:sz w:val="36"/>
          <w:szCs w:val="36"/>
          <w:lang w:bidi="hi-IN"/>
        </w:rPr>
        <w:t>O</w:t>
      </w:r>
      <w:r>
        <w:rPr>
          <w:rFonts w:ascii="Arial" w:hAnsi="Arial" w:cs="Arial"/>
          <w:color w:val="000000"/>
          <w:sz w:val="36"/>
          <w:szCs w:val="36"/>
          <w:lang w:bidi="hi-IN"/>
        </w:rPr>
        <w:t xml:space="preserve">&amp;nugRuhNantu || 12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(tathAstu)</w:t>
      </w:r>
    </w:p>
    <w:p w14:paraId="7633340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asmat gRuh</w:t>
      </w:r>
      <w:r w:rsidR="00665208">
        <w:rPr>
          <w:rFonts w:ascii="Arial" w:hAnsi="Arial" w:cs="Arial"/>
          <w:color w:val="000000"/>
          <w:sz w:val="36"/>
          <w:szCs w:val="36"/>
          <w:lang w:bidi="hi-IN"/>
        </w:rPr>
        <w:t>E</w:t>
      </w:r>
      <w:r>
        <w:rPr>
          <w:rFonts w:ascii="Arial" w:hAnsi="Arial" w:cs="Arial"/>
          <w:color w:val="000000"/>
          <w:sz w:val="36"/>
          <w:szCs w:val="36"/>
          <w:lang w:bidi="hi-IN"/>
        </w:rPr>
        <w:t xml:space="preserve"> vasatAM dvipadAM catuShpadAM ca sarv</w:t>
      </w:r>
      <w:r w:rsidR="00665208">
        <w:rPr>
          <w:rFonts w:ascii="Arial" w:hAnsi="Arial" w:cs="Arial"/>
          <w:color w:val="000000"/>
          <w:sz w:val="36"/>
          <w:szCs w:val="36"/>
          <w:lang w:bidi="hi-IN"/>
        </w:rPr>
        <w:t>E</w:t>
      </w:r>
      <w:r>
        <w:rPr>
          <w:rFonts w:ascii="Arial" w:hAnsi="Arial" w:cs="Arial"/>
          <w:color w:val="000000"/>
          <w:sz w:val="36"/>
          <w:szCs w:val="36"/>
          <w:lang w:bidi="hi-IN"/>
        </w:rPr>
        <w:t>ShAM nir</w:t>
      </w:r>
      <w:r w:rsidR="00665208">
        <w:rPr>
          <w:rFonts w:ascii="Arial" w:hAnsi="Arial" w:cs="Arial"/>
          <w:color w:val="000000"/>
          <w:sz w:val="36"/>
          <w:szCs w:val="36"/>
          <w:lang w:bidi="hi-IN"/>
        </w:rPr>
        <w:t>O</w:t>
      </w:r>
      <w:r>
        <w:rPr>
          <w:rFonts w:ascii="Arial" w:hAnsi="Arial" w:cs="Arial"/>
          <w:color w:val="000000"/>
          <w:sz w:val="36"/>
          <w:szCs w:val="36"/>
          <w:lang w:bidi="hi-IN"/>
        </w:rPr>
        <w:t>ga pUrNAyuShya siddhiprad</w:t>
      </w:r>
      <w:r w:rsidR="00665208">
        <w:rPr>
          <w:rFonts w:ascii="Arial" w:hAnsi="Arial" w:cs="Arial"/>
          <w:color w:val="000000"/>
          <w:sz w:val="36"/>
          <w:szCs w:val="36"/>
          <w:lang w:bidi="hi-IN"/>
        </w:rPr>
        <w:t>O</w:t>
      </w:r>
      <w:r>
        <w:rPr>
          <w:rFonts w:ascii="Arial" w:hAnsi="Arial" w:cs="Arial"/>
          <w:color w:val="000000"/>
          <w:sz w:val="36"/>
          <w:szCs w:val="36"/>
          <w:lang w:bidi="hi-IN"/>
        </w:rPr>
        <w:t xml:space="preserve"> BUyAditi Bavant</w:t>
      </w:r>
      <w:r w:rsidR="00665208">
        <w:rPr>
          <w:rFonts w:ascii="Arial" w:hAnsi="Arial" w:cs="Arial"/>
          <w:color w:val="000000"/>
          <w:sz w:val="36"/>
          <w:szCs w:val="36"/>
          <w:lang w:bidi="hi-IN"/>
        </w:rPr>
        <w:t>O</w:t>
      </w:r>
      <w:r>
        <w:rPr>
          <w:rFonts w:ascii="Arial" w:hAnsi="Arial" w:cs="Arial"/>
          <w:color w:val="000000"/>
          <w:sz w:val="36"/>
          <w:szCs w:val="36"/>
          <w:lang w:bidi="hi-IN"/>
        </w:rPr>
        <w:t xml:space="preserve"> mahAnt</w:t>
      </w:r>
      <w:r w:rsidR="00665208">
        <w:rPr>
          <w:rFonts w:ascii="Arial" w:hAnsi="Arial" w:cs="Arial"/>
          <w:color w:val="000000"/>
          <w:sz w:val="36"/>
          <w:szCs w:val="36"/>
          <w:lang w:bidi="hi-IN"/>
        </w:rPr>
        <w:t>O</w:t>
      </w:r>
      <w:r>
        <w:rPr>
          <w:rFonts w:ascii="Arial" w:hAnsi="Arial" w:cs="Arial"/>
          <w:color w:val="000000"/>
          <w:sz w:val="36"/>
          <w:szCs w:val="36"/>
          <w:lang w:bidi="hi-IN"/>
        </w:rPr>
        <w:t xml:space="preserve">&amp;nugRuhNantu || 13 (tathAstu) </w:t>
      </w:r>
    </w:p>
    <w:p w14:paraId="255F0758"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49A993E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uttar</w:t>
      </w:r>
      <w:r w:rsidR="00665208">
        <w:rPr>
          <w:rFonts w:ascii="Arial" w:hAnsi="Arial" w:cs="Arial"/>
          <w:color w:val="000000"/>
          <w:sz w:val="36"/>
          <w:szCs w:val="36"/>
          <w:lang w:bidi="hi-IN"/>
        </w:rPr>
        <w:t>E</w:t>
      </w:r>
      <w:r>
        <w:rPr>
          <w:rFonts w:ascii="Arial" w:hAnsi="Arial" w:cs="Arial"/>
          <w:color w:val="000000"/>
          <w:sz w:val="36"/>
          <w:szCs w:val="36"/>
          <w:lang w:bidi="hi-IN"/>
        </w:rPr>
        <w:t xml:space="preserve"> karmaNi aviGnamastu | uttar</w:t>
      </w:r>
      <w:r w:rsidR="00665208">
        <w:rPr>
          <w:rFonts w:ascii="Arial" w:hAnsi="Arial" w:cs="Arial"/>
          <w:color w:val="000000"/>
          <w:sz w:val="36"/>
          <w:szCs w:val="36"/>
          <w:lang w:bidi="hi-IN"/>
        </w:rPr>
        <w:t>O</w:t>
      </w:r>
      <w:r>
        <w:rPr>
          <w:rFonts w:ascii="Arial" w:hAnsi="Arial" w:cs="Arial"/>
          <w:color w:val="000000"/>
          <w:sz w:val="36"/>
          <w:szCs w:val="36"/>
          <w:lang w:bidi="hi-IN"/>
        </w:rPr>
        <w:t xml:space="preserve">ttarA-BivRuddhirastu || 14 </w:t>
      </w:r>
      <w:r>
        <w:rPr>
          <w:rFonts w:ascii="Arial" w:hAnsi="Arial" w:cs="Arial"/>
          <w:color w:val="000000"/>
          <w:sz w:val="36"/>
          <w:szCs w:val="36"/>
          <w:lang w:bidi="hi-IN"/>
        </w:rPr>
        <w:tab/>
        <w:t>(tathAstu)</w:t>
      </w:r>
    </w:p>
    <w:p w14:paraId="099C1C6D" w14:textId="77777777" w:rsidR="0050407C" w:rsidRDefault="0050407C" w:rsidP="00D91D60">
      <w:pPr>
        <w:autoSpaceDE w:val="0"/>
        <w:autoSpaceDN w:val="0"/>
        <w:adjustRightInd w:val="0"/>
        <w:spacing w:after="0" w:line="240" w:lineRule="auto"/>
        <w:rPr>
          <w:rFonts w:ascii="Arial" w:hAnsi="Arial" w:cs="Arial"/>
          <w:color w:val="000000"/>
          <w:sz w:val="36"/>
          <w:szCs w:val="36"/>
          <w:lang w:bidi="hi-IN"/>
        </w:rPr>
      </w:pPr>
    </w:p>
    <w:p w14:paraId="44FB3FB7" w14:textId="77777777" w:rsidR="00D91D60" w:rsidRPr="0098696E" w:rsidRDefault="00D91D60" w:rsidP="00D91D60">
      <w:pPr>
        <w:autoSpaceDE w:val="0"/>
        <w:autoSpaceDN w:val="0"/>
        <w:adjustRightInd w:val="0"/>
        <w:spacing w:after="0" w:line="240" w:lineRule="auto"/>
        <w:rPr>
          <w:rFonts w:ascii="Arial" w:hAnsi="Arial" w:cs="Arial"/>
          <w:b/>
          <w:bCs/>
          <w:color w:val="000000"/>
          <w:sz w:val="36"/>
          <w:szCs w:val="36"/>
          <w:lang w:bidi="hi-IN"/>
        </w:rPr>
      </w:pPr>
      <w:r w:rsidRPr="0098696E">
        <w:rPr>
          <w:rFonts w:ascii="Arial" w:hAnsi="Arial" w:cs="Arial"/>
          <w:b/>
          <w:bCs/>
          <w:color w:val="000000"/>
          <w:sz w:val="36"/>
          <w:szCs w:val="36"/>
          <w:lang w:bidi="hi-IN"/>
        </w:rPr>
        <w:t>20.1</w:t>
      </w:r>
      <w:r w:rsidRPr="0098696E">
        <w:rPr>
          <w:rFonts w:ascii="Arial" w:hAnsi="Arial" w:cs="Arial"/>
          <w:b/>
          <w:bCs/>
          <w:color w:val="000000"/>
          <w:sz w:val="36"/>
          <w:szCs w:val="36"/>
          <w:lang w:bidi="hi-IN"/>
        </w:rPr>
        <w:tab/>
        <w:t xml:space="preserve"> prASanaM prasAda </w:t>
      </w:r>
      <w:proofErr w:type="gramStart"/>
      <w:r w:rsidRPr="0098696E">
        <w:rPr>
          <w:rFonts w:ascii="Arial" w:hAnsi="Arial" w:cs="Arial"/>
          <w:b/>
          <w:bCs/>
          <w:color w:val="000000"/>
          <w:sz w:val="36"/>
          <w:szCs w:val="36"/>
          <w:lang w:bidi="hi-IN"/>
        </w:rPr>
        <w:t>viniy</w:t>
      </w:r>
      <w:r w:rsidR="00665208" w:rsidRPr="0098696E">
        <w:rPr>
          <w:rFonts w:ascii="Arial" w:hAnsi="Arial" w:cs="Arial"/>
          <w:b/>
          <w:bCs/>
          <w:color w:val="000000"/>
          <w:sz w:val="36"/>
          <w:szCs w:val="36"/>
          <w:lang w:bidi="hi-IN"/>
        </w:rPr>
        <w:t>O</w:t>
      </w:r>
      <w:r w:rsidRPr="0098696E">
        <w:rPr>
          <w:rFonts w:ascii="Arial" w:hAnsi="Arial" w:cs="Arial"/>
          <w:b/>
          <w:bCs/>
          <w:color w:val="000000"/>
          <w:sz w:val="36"/>
          <w:szCs w:val="36"/>
          <w:lang w:bidi="hi-IN"/>
        </w:rPr>
        <w:t>gaM ,</w:t>
      </w:r>
      <w:proofErr w:type="gramEnd"/>
      <w:r w:rsidRPr="0098696E">
        <w:rPr>
          <w:rFonts w:ascii="Arial" w:hAnsi="Arial" w:cs="Arial"/>
          <w:b/>
          <w:bCs/>
          <w:color w:val="000000"/>
          <w:sz w:val="36"/>
          <w:szCs w:val="36"/>
          <w:lang w:bidi="hi-IN"/>
        </w:rPr>
        <w:t xml:space="preserve"> dakShiNa svIkaraNaM </w:t>
      </w:r>
    </w:p>
    <w:p w14:paraId="75C81935" w14:textId="77777777" w:rsidR="00D91D60" w:rsidRPr="0098696E" w:rsidRDefault="00D91D60" w:rsidP="00D91D60">
      <w:pPr>
        <w:autoSpaceDE w:val="0"/>
        <w:autoSpaceDN w:val="0"/>
        <w:adjustRightInd w:val="0"/>
        <w:spacing w:after="0" w:line="240" w:lineRule="auto"/>
        <w:rPr>
          <w:rFonts w:ascii="Arial" w:hAnsi="Arial" w:cs="Arial"/>
          <w:b/>
          <w:bCs/>
          <w:color w:val="000000"/>
          <w:sz w:val="36"/>
          <w:szCs w:val="36"/>
          <w:lang w:bidi="hi-IN"/>
        </w:rPr>
      </w:pPr>
      <w:r w:rsidRPr="0098696E">
        <w:rPr>
          <w:rFonts w:ascii="Arial" w:hAnsi="Arial" w:cs="Arial"/>
          <w:b/>
          <w:bCs/>
          <w:color w:val="000000"/>
          <w:sz w:val="36"/>
          <w:szCs w:val="36"/>
          <w:lang w:bidi="hi-IN"/>
        </w:rPr>
        <w:t>20.1.1</w:t>
      </w:r>
      <w:r w:rsidRPr="0098696E">
        <w:rPr>
          <w:rFonts w:ascii="Arial" w:hAnsi="Arial" w:cs="Arial"/>
          <w:b/>
          <w:bCs/>
          <w:color w:val="000000"/>
          <w:sz w:val="36"/>
          <w:szCs w:val="36"/>
          <w:lang w:bidi="hi-IN"/>
        </w:rPr>
        <w:tab/>
      </w:r>
      <w:r w:rsidRPr="0098696E">
        <w:rPr>
          <w:rFonts w:ascii="Arial" w:hAnsi="Arial" w:cs="Arial"/>
          <w:b/>
          <w:bCs/>
          <w:color w:val="000000"/>
          <w:sz w:val="36"/>
          <w:szCs w:val="36"/>
          <w:lang w:bidi="hi-IN"/>
        </w:rPr>
        <w:tab/>
        <w:t>SaMKatIrtha pr</w:t>
      </w:r>
      <w:r w:rsidR="00665208" w:rsidRPr="0098696E">
        <w:rPr>
          <w:rFonts w:ascii="Arial" w:hAnsi="Arial" w:cs="Arial"/>
          <w:b/>
          <w:bCs/>
          <w:color w:val="000000"/>
          <w:sz w:val="36"/>
          <w:szCs w:val="36"/>
          <w:lang w:bidi="hi-IN"/>
        </w:rPr>
        <w:t>O</w:t>
      </w:r>
      <w:r w:rsidRPr="0098696E">
        <w:rPr>
          <w:rFonts w:ascii="Arial" w:hAnsi="Arial" w:cs="Arial"/>
          <w:b/>
          <w:bCs/>
          <w:color w:val="000000"/>
          <w:sz w:val="36"/>
          <w:szCs w:val="36"/>
          <w:lang w:bidi="hi-IN"/>
        </w:rPr>
        <w:t xml:space="preserve">kShaNaM </w:t>
      </w:r>
    </w:p>
    <w:p w14:paraId="187BFC4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SaMKamaddhy</w:t>
      </w:r>
      <w:r w:rsidR="00665208">
        <w:rPr>
          <w:rFonts w:ascii="Arial" w:hAnsi="Arial" w:cs="Arial"/>
          <w:color w:val="000000"/>
          <w:sz w:val="36"/>
          <w:szCs w:val="36"/>
          <w:lang w:bidi="hi-IN"/>
        </w:rPr>
        <w:t>E</w:t>
      </w:r>
      <w:r>
        <w:rPr>
          <w:rFonts w:ascii="Arial" w:hAnsi="Arial" w:cs="Arial"/>
          <w:color w:val="000000"/>
          <w:sz w:val="36"/>
          <w:szCs w:val="36"/>
          <w:lang w:bidi="hi-IN"/>
        </w:rPr>
        <w:t xml:space="preserve"> sthitaM t</w:t>
      </w:r>
      <w:r w:rsidR="00665208">
        <w:rPr>
          <w:rFonts w:ascii="Arial" w:hAnsi="Arial" w:cs="Arial"/>
          <w:color w:val="000000"/>
          <w:sz w:val="36"/>
          <w:szCs w:val="36"/>
          <w:lang w:bidi="hi-IN"/>
        </w:rPr>
        <w:t>O</w:t>
      </w:r>
      <w:r>
        <w:rPr>
          <w:rFonts w:ascii="Arial" w:hAnsi="Arial" w:cs="Arial"/>
          <w:color w:val="000000"/>
          <w:sz w:val="36"/>
          <w:szCs w:val="36"/>
          <w:lang w:bidi="hi-IN"/>
        </w:rPr>
        <w:t>yaM BrAmitaM k</w:t>
      </w:r>
      <w:r w:rsidR="00665208">
        <w:rPr>
          <w:rFonts w:ascii="Arial" w:hAnsi="Arial" w:cs="Arial"/>
          <w:color w:val="000000"/>
          <w:sz w:val="36"/>
          <w:szCs w:val="36"/>
          <w:lang w:bidi="hi-IN"/>
        </w:rPr>
        <w:t>E</w:t>
      </w:r>
      <w:r>
        <w:rPr>
          <w:rFonts w:ascii="Arial" w:hAnsi="Arial" w:cs="Arial"/>
          <w:color w:val="000000"/>
          <w:sz w:val="36"/>
          <w:szCs w:val="36"/>
          <w:lang w:bidi="hi-IN"/>
        </w:rPr>
        <w:t>Sav</w:t>
      </w:r>
      <w:r w:rsidR="00665208">
        <w:rPr>
          <w:rFonts w:ascii="Arial" w:hAnsi="Arial" w:cs="Arial"/>
          <w:color w:val="000000"/>
          <w:sz w:val="36"/>
          <w:szCs w:val="36"/>
          <w:lang w:bidi="hi-IN"/>
        </w:rPr>
        <w:t>O</w:t>
      </w:r>
      <w:r>
        <w:rPr>
          <w:rFonts w:ascii="Arial" w:hAnsi="Arial" w:cs="Arial"/>
          <w:color w:val="000000"/>
          <w:sz w:val="36"/>
          <w:szCs w:val="36"/>
          <w:lang w:bidi="hi-IN"/>
        </w:rPr>
        <w:t xml:space="preserve">pari | </w:t>
      </w:r>
    </w:p>
    <w:p w14:paraId="678999D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agaMlagnaM manuShyANaM brahmahatyAyutaM dah</w:t>
      </w:r>
      <w:r w:rsidR="00665208">
        <w:rPr>
          <w:rFonts w:ascii="Arial" w:hAnsi="Arial" w:cs="Arial"/>
          <w:color w:val="000000"/>
          <w:sz w:val="36"/>
          <w:szCs w:val="36"/>
          <w:lang w:bidi="hi-IN"/>
        </w:rPr>
        <w:t>E</w:t>
      </w:r>
      <w:r>
        <w:rPr>
          <w:rFonts w:ascii="Arial" w:hAnsi="Arial" w:cs="Arial"/>
          <w:color w:val="000000"/>
          <w:sz w:val="36"/>
          <w:szCs w:val="36"/>
          <w:lang w:bidi="hi-IN"/>
        </w:rPr>
        <w:t xml:space="preserve">t | </w:t>
      </w:r>
    </w:p>
    <w:p w14:paraId="3420B994" w14:textId="77777777" w:rsidR="0098696E" w:rsidRDefault="0098696E" w:rsidP="00D91D60">
      <w:pPr>
        <w:autoSpaceDE w:val="0"/>
        <w:autoSpaceDN w:val="0"/>
        <w:adjustRightInd w:val="0"/>
        <w:spacing w:after="0" w:line="240" w:lineRule="auto"/>
        <w:rPr>
          <w:rFonts w:ascii="Arial" w:hAnsi="Arial" w:cs="Arial"/>
          <w:color w:val="000000"/>
          <w:sz w:val="36"/>
          <w:szCs w:val="36"/>
          <w:lang w:bidi="hi-IN"/>
        </w:rPr>
      </w:pPr>
    </w:p>
    <w:p w14:paraId="24DF9E7B" w14:textId="77777777" w:rsidR="00D91D60" w:rsidRPr="0098696E" w:rsidRDefault="00D91D60" w:rsidP="00D91D60">
      <w:pPr>
        <w:autoSpaceDE w:val="0"/>
        <w:autoSpaceDN w:val="0"/>
        <w:adjustRightInd w:val="0"/>
        <w:spacing w:after="0" w:line="240" w:lineRule="auto"/>
        <w:rPr>
          <w:rFonts w:ascii="Arial" w:hAnsi="Arial" w:cs="Arial"/>
          <w:b/>
          <w:bCs/>
          <w:color w:val="000000"/>
          <w:sz w:val="36"/>
          <w:szCs w:val="36"/>
          <w:lang w:bidi="hi-IN"/>
        </w:rPr>
      </w:pPr>
      <w:r w:rsidRPr="0098696E">
        <w:rPr>
          <w:rFonts w:ascii="Arial" w:hAnsi="Arial" w:cs="Arial"/>
          <w:b/>
          <w:bCs/>
          <w:color w:val="000000"/>
          <w:sz w:val="36"/>
          <w:szCs w:val="36"/>
          <w:lang w:bidi="hi-IN"/>
        </w:rPr>
        <w:t>20.1.2</w:t>
      </w:r>
      <w:r w:rsidRPr="0098696E">
        <w:rPr>
          <w:rFonts w:ascii="Arial" w:hAnsi="Arial" w:cs="Arial"/>
          <w:b/>
          <w:bCs/>
          <w:color w:val="000000"/>
          <w:sz w:val="36"/>
          <w:szCs w:val="36"/>
          <w:lang w:bidi="hi-IN"/>
        </w:rPr>
        <w:tab/>
      </w:r>
      <w:r w:rsidRPr="0098696E">
        <w:rPr>
          <w:rFonts w:ascii="Arial" w:hAnsi="Arial" w:cs="Arial"/>
          <w:b/>
          <w:bCs/>
          <w:color w:val="000000"/>
          <w:sz w:val="36"/>
          <w:szCs w:val="36"/>
          <w:lang w:bidi="hi-IN"/>
        </w:rPr>
        <w:tab/>
        <w:t>aBiSh</w:t>
      </w:r>
      <w:r w:rsidR="00665208" w:rsidRPr="0098696E">
        <w:rPr>
          <w:rFonts w:ascii="Arial" w:hAnsi="Arial" w:cs="Arial"/>
          <w:b/>
          <w:bCs/>
          <w:color w:val="000000"/>
          <w:sz w:val="36"/>
          <w:szCs w:val="36"/>
          <w:lang w:bidi="hi-IN"/>
        </w:rPr>
        <w:t>E</w:t>
      </w:r>
      <w:r w:rsidRPr="0098696E">
        <w:rPr>
          <w:rFonts w:ascii="Arial" w:hAnsi="Arial" w:cs="Arial"/>
          <w:b/>
          <w:bCs/>
          <w:color w:val="000000"/>
          <w:sz w:val="36"/>
          <w:szCs w:val="36"/>
          <w:lang w:bidi="hi-IN"/>
        </w:rPr>
        <w:t xml:space="preserve">ka- tIrthaprASanaM </w:t>
      </w:r>
    </w:p>
    <w:p w14:paraId="31CF923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sALagrAma SilAvAri pApahArI SarIriNAM </w:t>
      </w:r>
    </w:p>
    <w:p w14:paraId="03288D3E"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AjanmakRuta pApAnAM prAyaScittaM din</w:t>
      </w:r>
      <w:r w:rsidR="00665208">
        <w:rPr>
          <w:rFonts w:ascii="Arial" w:hAnsi="Arial" w:cs="Arial"/>
          <w:color w:val="000000"/>
          <w:sz w:val="36"/>
          <w:szCs w:val="36"/>
          <w:lang w:bidi="hi-IN"/>
        </w:rPr>
        <w:t>E</w:t>
      </w:r>
      <w:r>
        <w:rPr>
          <w:rFonts w:ascii="Arial" w:hAnsi="Arial" w:cs="Arial"/>
          <w:color w:val="000000"/>
          <w:sz w:val="36"/>
          <w:szCs w:val="36"/>
          <w:lang w:bidi="hi-IN"/>
        </w:rPr>
        <w:t xml:space="preserve"> din</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p>
    <w:p w14:paraId="45BF276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akAlamRutyuharaNaM sarvavyAdhinivAraNaM </w:t>
      </w:r>
    </w:p>
    <w:p w14:paraId="5157E793"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sarvapApakShayakaraM SivapAd</w:t>
      </w:r>
      <w:r w:rsidR="00665208">
        <w:rPr>
          <w:rFonts w:ascii="Arial" w:hAnsi="Arial" w:cs="Arial"/>
          <w:color w:val="000000"/>
          <w:sz w:val="36"/>
          <w:szCs w:val="36"/>
          <w:lang w:bidi="hi-IN"/>
        </w:rPr>
        <w:t>O</w:t>
      </w:r>
      <w:r>
        <w:rPr>
          <w:rFonts w:ascii="Arial" w:hAnsi="Arial" w:cs="Arial"/>
          <w:color w:val="000000"/>
          <w:sz w:val="36"/>
          <w:szCs w:val="36"/>
          <w:lang w:bidi="hi-IN"/>
        </w:rPr>
        <w:t xml:space="preserve">dakaM SuBaM | </w:t>
      </w:r>
    </w:p>
    <w:p w14:paraId="345BC99F" w14:textId="77777777" w:rsidR="0050407C" w:rsidRDefault="0050407C" w:rsidP="00D91D60">
      <w:pPr>
        <w:autoSpaceDE w:val="0"/>
        <w:autoSpaceDN w:val="0"/>
        <w:adjustRightInd w:val="0"/>
        <w:spacing w:after="0" w:line="240" w:lineRule="auto"/>
        <w:rPr>
          <w:rFonts w:ascii="Arial" w:hAnsi="Arial" w:cs="Arial"/>
          <w:color w:val="000000"/>
          <w:sz w:val="36"/>
          <w:szCs w:val="36"/>
          <w:lang w:bidi="hi-IN"/>
        </w:rPr>
      </w:pPr>
    </w:p>
    <w:p w14:paraId="40529CB9" w14:textId="77777777" w:rsidR="00D91D60" w:rsidRPr="0098696E" w:rsidRDefault="00D91D60" w:rsidP="00D91D60">
      <w:pPr>
        <w:autoSpaceDE w:val="0"/>
        <w:autoSpaceDN w:val="0"/>
        <w:adjustRightInd w:val="0"/>
        <w:spacing w:after="0" w:line="240" w:lineRule="auto"/>
        <w:rPr>
          <w:rFonts w:ascii="Arial" w:hAnsi="Arial" w:cs="Arial"/>
          <w:b/>
          <w:bCs/>
          <w:color w:val="000000"/>
          <w:sz w:val="36"/>
          <w:szCs w:val="36"/>
          <w:lang w:bidi="hi-IN"/>
        </w:rPr>
      </w:pPr>
      <w:r w:rsidRPr="0098696E">
        <w:rPr>
          <w:rFonts w:ascii="Arial" w:hAnsi="Arial" w:cs="Arial"/>
          <w:b/>
          <w:bCs/>
          <w:color w:val="000000"/>
          <w:sz w:val="36"/>
          <w:szCs w:val="36"/>
          <w:lang w:bidi="hi-IN"/>
        </w:rPr>
        <w:t>20.1.3</w:t>
      </w:r>
      <w:r w:rsidRPr="0098696E">
        <w:rPr>
          <w:rFonts w:ascii="Arial" w:hAnsi="Arial" w:cs="Arial"/>
          <w:b/>
          <w:bCs/>
          <w:color w:val="000000"/>
          <w:sz w:val="36"/>
          <w:szCs w:val="36"/>
          <w:lang w:bidi="hi-IN"/>
        </w:rPr>
        <w:tab/>
      </w:r>
      <w:r w:rsidRPr="0098696E">
        <w:rPr>
          <w:rFonts w:ascii="Arial" w:hAnsi="Arial" w:cs="Arial"/>
          <w:b/>
          <w:bCs/>
          <w:color w:val="000000"/>
          <w:sz w:val="36"/>
          <w:szCs w:val="36"/>
          <w:lang w:bidi="hi-IN"/>
        </w:rPr>
        <w:tab/>
        <w:t xml:space="preserve">pa~jcagavya prASanaM </w:t>
      </w:r>
    </w:p>
    <w:p w14:paraId="3C53356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yatvak asthigataM pApaM d</w:t>
      </w:r>
      <w:r w:rsidR="00665208">
        <w:rPr>
          <w:rFonts w:ascii="Arial" w:hAnsi="Arial" w:cs="Arial"/>
          <w:color w:val="000000"/>
          <w:sz w:val="36"/>
          <w:szCs w:val="36"/>
          <w:lang w:bidi="hi-IN"/>
        </w:rPr>
        <w:t>E</w:t>
      </w:r>
      <w:r>
        <w:rPr>
          <w:rFonts w:ascii="Arial" w:hAnsi="Arial" w:cs="Arial"/>
          <w:color w:val="000000"/>
          <w:sz w:val="36"/>
          <w:szCs w:val="36"/>
          <w:lang w:bidi="hi-IN"/>
        </w:rPr>
        <w:t>h</w:t>
      </w:r>
      <w:r w:rsidR="00665208">
        <w:rPr>
          <w:rFonts w:ascii="Arial" w:hAnsi="Arial" w:cs="Arial"/>
          <w:color w:val="000000"/>
          <w:sz w:val="36"/>
          <w:szCs w:val="36"/>
          <w:lang w:bidi="hi-IN"/>
        </w:rPr>
        <w:t>E</w:t>
      </w:r>
      <w:r>
        <w:rPr>
          <w:rFonts w:ascii="Arial" w:hAnsi="Arial" w:cs="Arial"/>
          <w:color w:val="000000"/>
          <w:sz w:val="36"/>
          <w:szCs w:val="36"/>
          <w:lang w:bidi="hi-IN"/>
        </w:rPr>
        <w:t xml:space="preserve"> tiShThati mAmak</w:t>
      </w:r>
      <w:r w:rsidR="00665208">
        <w:rPr>
          <w:rFonts w:ascii="Arial" w:hAnsi="Arial" w:cs="Arial"/>
          <w:color w:val="000000"/>
          <w:sz w:val="36"/>
          <w:szCs w:val="36"/>
          <w:lang w:bidi="hi-IN"/>
        </w:rPr>
        <w:t>E</w:t>
      </w:r>
      <w:r>
        <w:rPr>
          <w:rFonts w:ascii="Arial" w:hAnsi="Arial" w:cs="Arial"/>
          <w:color w:val="000000"/>
          <w:sz w:val="36"/>
          <w:szCs w:val="36"/>
          <w:lang w:bidi="hi-IN"/>
        </w:rPr>
        <w:t xml:space="preserve"> </w:t>
      </w:r>
    </w:p>
    <w:p w14:paraId="5F33B1B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prASanaM pa~jcagavyasya dahatu agririva indhanaM | </w:t>
      </w:r>
    </w:p>
    <w:p w14:paraId="435C83F4" w14:textId="77777777" w:rsidR="0098696E" w:rsidRDefault="0098696E" w:rsidP="00D91D60">
      <w:pPr>
        <w:autoSpaceDE w:val="0"/>
        <w:autoSpaceDN w:val="0"/>
        <w:adjustRightInd w:val="0"/>
        <w:spacing w:after="0" w:line="240" w:lineRule="auto"/>
        <w:rPr>
          <w:rFonts w:ascii="Arial" w:hAnsi="Arial" w:cs="Arial"/>
          <w:color w:val="000000"/>
          <w:sz w:val="36"/>
          <w:szCs w:val="36"/>
          <w:lang w:bidi="hi-IN"/>
        </w:rPr>
      </w:pPr>
    </w:p>
    <w:p w14:paraId="5D358D66" w14:textId="1F5A5994" w:rsidR="00D91D60" w:rsidRPr="0098696E" w:rsidRDefault="00D91D60" w:rsidP="00D91D60">
      <w:pPr>
        <w:autoSpaceDE w:val="0"/>
        <w:autoSpaceDN w:val="0"/>
        <w:adjustRightInd w:val="0"/>
        <w:spacing w:after="0" w:line="240" w:lineRule="auto"/>
        <w:rPr>
          <w:rFonts w:ascii="Arial" w:hAnsi="Arial" w:cs="Arial"/>
          <w:b/>
          <w:bCs/>
          <w:color w:val="000000"/>
          <w:sz w:val="36"/>
          <w:szCs w:val="36"/>
          <w:lang w:bidi="hi-IN"/>
        </w:rPr>
      </w:pPr>
      <w:r w:rsidRPr="0098696E">
        <w:rPr>
          <w:rFonts w:ascii="Arial" w:hAnsi="Arial" w:cs="Arial"/>
          <w:b/>
          <w:bCs/>
          <w:color w:val="000000"/>
          <w:sz w:val="36"/>
          <w:szCs w:val="36"/>
          <w:lang w:bidi="hi-IN"/>
        </w:rPr>
        <w:t>20.1.4</w:t>
      </w:r>
      <w:r w:rsidRPr="0098696E">
        <w:rPr>
          <w:rFonts w:ascii="Arial" w:hAnsi="Arial" w:cs="Arial"/>
          <w:b/>
          <w:bCs/>
          <w:color w:val="000000"/>
          <w:sz w:val="36"/>
          <w:szCs w:val="36"/>
          <w:lang w:bidi="hi-IN"/>
        </w:rPr>
        <w:tab/>
      </w:r>
      <w:r w:rsidRPr="0098696E">
        <w:rPr>
          <w:rFonts w:ascii="Arial" w:hAnsi="Arial" w:cs="Arial"/>
          <w:b/>
          <w:bCs/>
          <w:color w:val="000000"/>
          <w:sz w:val="36"/>
          <w:szCs w:val="36"/>
          <w:lang w:bidi="hi-IN"/>
        </w:rPr>
        <w:tab/>
        <w:t>prasAda viniy</w:t>
      </w:r>
      <w:r w:rsidR="00665208" w:rsidRPr="0098696E">
        <w:rPr>
          <w:rFonts w:ascii="Arial" w:hAnsi="Arial" w:cs="Arial"/>
          <w:b/>
          <w:bCs/>
          <w:color w:val="000000"/>
          <w:sz w:val="36"/>
          <w:szCs w:val="36"/>
          <w:lang w:bidi="hi-IN"/>
        </w:rPr>
        <w:t>O</w:t>
      </w:r>
      <w:r w:rsidRPr="0098696E">
        <w:rPr>
          <w:rFonts w:ascii="Arial" w:hAnsi="Arial" w:cs="Arial"/>
          <w:b/>
          <w:bCs/>
          <w:color w:val="000000"/>
          <w:sz w:val="36"/>
          <w:szCs w:val="36"/>
          <w:lang w:bidi="hi-IN"/>
        </w:rPr>
        <w:t>gaM</w:t>
      </w:r>
      <w:r w:rsidR="00F72DF5">
        <w:rPr>
          <w:rFonts w:ascii="Arial" w:hAnsi="Arial" w:cs="Arial"/>
          <w:b/>
          <w:bCs/>
          <w:color w:val="000000"/>
          <w:sz w:val="36"/>
          <w:szCs w:val="36"/>
          <w:lang w:bidi="hi-IN"/>
        </w:rPr>
        <w:t xml:space="preserve"> &lt;lang=eng&gt;</w:t>
      </w:r>
      <w:r w:rsidRPr="0098696E">
        <w:rPr>
          <w:rFonts w:ascii="Arial" w:hAnsi="Arial" w:cs="Arial"/>
          <w:b/>
          <w:bCs/>
          <w:color w:val="000000"/>
          <w:sz w:val="36"/>
          <w:szCs w:val="36"/>
          <w:lang w:bidi="hi-IN"/>
        </w:rPr>
        <w:t xml:space="preserve"> (t</w:t>
      </w:r>
      <w:r w:rsidR="00665208" w:rsidRPr="0098696E">
        <w:rPr>
          <w:rFonts w:ascii="Arial" w:hAnsi="Arial" w:cs="Arial"/>
          <w:b/>
          <w:bCs/>
          <w:color w:val="000000"/>
          <w:sz w:val="36"/>
          <w:szCs w:val="36"/>
          <w:lang w:bidi="hi-IN"/>
        </w:rPr>
        <w:t>O</w:t>
      </w:r>
      <w:r w:rsidRPr="0098696E">
        <w:rPr>
          <w:rFonts w:ascii="Arial" w:hAnsi="Arial" w:cs="Arial"/>
          <w:b/>
          <w:bCs/>
          <w:color w:val="000000"/>
          <w:sz w:val="36"/>
          <w:szCs w:val="36"/>
          <w:lang w:bidi="hi-IN"/>
        </w:rPr>
        <w:t xml:space="preserve"> yajamaanan)</w:t>
      </w:r>
      <w:r w:rsidR="00F72DF5">
        <w:rPr>
          <w:rFonts w:ascii="Arial" w:hAnsi="Arial" w:cs="Arial"/>
          <w:b/>
          <w:bCs/>
          <w:color w:val="000000"/>
          <w:sz w:val="36"/>
          <w:szCs w:val="36"/>
          <w:lang w:bidi="hi-IN"/>
        </w:rPr>
        <w:t xml:space="preserve"> &lt;lang=def&gt;</w:t>
      </w:r>
    </w:p>
    <w:p w14:paraId="6A7E6CA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SaqtamA#naM Bavati SaqtAyuqH puru#ShaSSaqt</w:t>
      </w:r>
      <w:r w:rsidR="00665208">
        <w:rPr>
          <w:rFonts w:ascii="Arial" w:hAnsi="Arial" w:cs="Arial"/>
          <w:color w:val="000000"/>
          <w:sz w:val="36"/>
          <w:szCs w:val="36"/>
          <w:lang w:bidi="hi-IN"/>
        </w:rPr>
        <w:t>E</w:t>
      </w:r>
      <w:r>
        <w:rPr>
          <w:rFonts w:ascii="Arial" w:hAnsi="Arial" w:cs="Arial"/>
          <w:color w:val="000000"/>
          <w:sz w:val="36"/>
          <w:szCs w:val="36"/>
          <w:lang w:bidi="hi-IN"/>
        </w:rPr>
        <w:t xml:space="preserve">ndri#yaq </w:t>
      </w:r>
    </w:p>
    <w:p w14:paraId="0F1C14E6"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Ayu#Shy</w:t>
      </w:r>
      <w:r w:rsidR="00665208">
        <w:rPr>
          <w:rFonts w:ascii="Arial" w:hAnsi="Arial" w:cs="Arial"/>
          <w:color w:val="000000"/>
          <w:sz w:val="36"/>
          <w:szCs w:val="36"/>
          <w:lang w:bidi="hi-IN"/>
        </w:rPr>
        <w:t>E</w:t>
      </w:r>
      <w:r>
        <w:rPr>
          <w:rFonts w:ascii="Arial" w:hAnsi="Arial" w:cs="Arial"/>
          <w:color w:val="000000"/>
          <w:sz w:val="36"/>
          <w:szCs w:val="36"/>
          <w:lang w:bidi="hi-IN"/>
        </w:rPr>
        <w:t>qv</w:t>
      </w:r>
      <w:r w:rsidR="00665208">
        <w:rPr>
          <w:rFonts w:ascii="Arial" w:hAnsi="Arial" w:cs="Arial"/>
          <w:color w:val="000000"/>
          <w:sz w:val="36"/>
          <w:szCs w:val="36"/>
          <w:lang w:bidi="hi-IN"/>
        </w:rPr>
        <w:t>E</w:t>
      </w:r>
      <w:r>
        <w:rPr>
          <w:rFonts w:ascii="Arial" w:hAnsi="Arial" w:cs="Arial"/>
          <w:color w:val="000000"/>
          <w:sz w:val="36"/>
          <w:szCs w:val="36"/>
          <w:lang w:bidi="hi-IN"/>
        </w:rPr>
        <w:t>ndriqy</w:t>
      </w:r>
      <w:r w:rsidR="00665208">
        <w:rPr>
          <w:rFonts w:ascii="Arial" w:hAnsi="Arial" w:cs="Arial"/>
          <w:color w:val="000000"/>
          <w:sz w:val="36"/>
          <w:szCs w:val="36"/>
          <w:lang w:bidi="hi-IN"/>
        </w:rPr>
        <w:t>E</w:t>
      </w:r>
      <w:r>
        <w:rPr>
          <w:rFonts w:ascii="Arial" w:hAnsi="Arial" w:cs="Arial"/>
          <w:color w:val="000000"/>
          <w:sz w:val="36"/>
          <w:szCs w:val="36"/>
          <w:lang w:bidi="hi-IN"/>
        </w:rPr>
        <w:t xml:space="preserve"> prati#tiShThati | 1</w:t>
      </w:r>
    </w:p>
    <w:p w14:paraId="435A6C2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EF51C7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SrIr varca#svaq-mAyu#Shyaq-mAr</w:t>
      </w:r>
      <w:r w:rsidR="00665208">
        <w:rPr>
          <w:rFonts w:ascii="Arial" w:hAnsi="Arial" w:cs="Arial"/>
          <w:color w:val="000000"/>
          <w:sz w:val="36"/>
          <w:szCs w:val="36"/>
          <w:lang w:bidi="hi-IN"/>
        </w:rPr>
        <w:t>O</w:t>
      </w:r>
      <w:r>
        <w:rPr>
          <w:rFonts w:ascii="Arial" w:hAnsi="Arial" w:cs="Arial"/>
          <w:color w:val="000000"/>
          <w:sz w:val="36"/>
          <w:szCs w:val="36"/>
          <w:lang w:bidi="hi-IN"/>
        </w:rPr>
        <w:t>$gyaqmAvI#dhAq-cC</w:t>
      </w:r>
      <w:r w:rsidR="00665208">
        <w:rPr>
          <w:rFonts w:ascii="Arial" w:hAnsi="Arial" w:cs="Arial"/>
          <w:color w:val="000000"/>
          <w:sz w:val="36"/>
          <w:szCs w:val="36"/>
          <w:lang w:bidi="hi-IN"/>
        </w:rPr>
        <w:t>O</w:t>
      </w:r>
      <w:r>
        <w:rPr>
          <w:rFonts w:ascii="Arial" w:hAnsi="Arial" w:cs="Arial"/>
          <w:color w:val="000000"/>
          <w:sz w:val="36"/>
          <w:szCs w:val="36"/>
          <w:lang w:bidi="hi-IN"/>
        </w:rPr>
        <w:t>BA#mAnaM mahIqyat</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p>
    <w:p w14:paraId="1C52EA5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dhAqnyaM dhaqnaM paqSuM baqhupu#tralAqBaM Saqtasa$vaMthsaqraM dIqrGamAyu#H || 2</w:t>
      </w:r>
    </w:p>
    <w:p w14:paraId="33F3BF21"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8F8141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kShaqtrasyaq rAjAq varu#N</w:t>
      </w:r>
      <w:r w:rsidR="00665208">
        <w:rPr>
          <w:rFonts w:ascii="Arial" w:hAnsi="Arial" w:cs="Arial"/>
          <w:color w:val="000000"/>
          <w:sz w:val="36"/>
          <w:szCs w:val="36"/>
          <w:lang w:bidi="hi-IN"/>
        </w:rPr>
        <w:t>O</w:t>
      </w:r>
      <w:r>
        <w:rPr>
          <w:rFonts w:ascii="Arial" w:hAnsi="Arial" w:cs="Arial"/>
          <w:color w:val="000000"/>
          <w:sz w:val="36"/>
          <w:szCs w:val="36"/>
          <w:lang w:bidi="hi-IN"/>
        </w:rPr>
        <w:t xml:space="preserve">&amp;dhirAqjaH | nakShatrANA(gm) SaqtaBi#Shaqg vasi#ShThaH | </w:t>
      </w:r>
    </w:p>
    <w:p w14:paraId="50271AD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tau d</w:t>
      </w:r>
      <w:r w:rsidR="00665208">
        <w:rPr>
          <w:rFonts w:ascii="Arial" w:hAnsi="Arial" w:cs="Arial"/>
          <w:color w:val="000000"/>
          <w:sz w:val="36"/>
          <w:szCs w:val="36"/>
          <w:lang w:bidi="hi-IN"/>
        </w:rPr>
        <w:t>E</w:t>
      </w:r>
      <w:r>
        <w:rPr>
          <w:rFonts w:ascii="Arial" w:hAnsi="Arial" w:cs="Arial"/>
          <w:color w:val="000000"/>
          <w:sz w:val="36"/>
          <w:szCs w:val="36"/>
          <w:lang w:bidi="hi-IN"/>
        </w:rPr>
        <w:t>qv</w:t>
      </w:r>
      <w:r w:rsidR="00665208">
        <w:rPr>
          <w:rFonts w:ascii="Arial" w:hAnsi="Arial" w:cs="Arial"/>
          <w:color w:val="000000"/>
          <w:sz w:val="36"/>
          <w:szCs w:val="36"/>
          <w:lang w:bidi="hi-IN"/>
        </w:rPr>
        <w:t>E</w:t>
      </w:r>
      <w:r>
        <w:rPr>
          <w:rFonts w:ascii="Arial" w:hAnsi="Arial" w:cs="Arial"/>
          <w:color w:val="000000"/>
          <w:sz w:val="36"/>
          <w:szCs w:val="36"/>
          <w:lang w:bidi="hi-IN"/>
        </w:rPr>
        <w:t>Bya#H kRuNut</w:t>
      </w:r>
      <w:r w:rsidR="00665208">
        <w:rPr>
          <w:rFonts w:ascii="Arial" w:hAnsi="Arial" w:cs="Arial"/>
          <w:color w:val="000000"/>
          <w:sz w:val="36"/>
          <w:szCs w:val="36"/>
          <w:lang w:bidi="hi-IN"/>
        </w:rPr>
        <w:t>O</w:t>
      </w:r>
      <w:r>
        <w:rPr>
          <w:rFonts w:ascii="Arial" w:hAnsi="Arial" w:cs="Arial"/>
          <w:color w:val="000000"/>
          <w:sz w:val="36"/>
          <w:szCs w:val="36"/>
          <w:lang w:bidi="hi-IN"/>
        </w:rPr>
        <w:t xml:space="preserve"> dIqrGamAyu#H | 3</w:t>
      </w:r>
    </w:p>
    <w:p w14:paraId="073E2A5D"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6EBED5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sAqMgraqhaqNy</w:t>
      </w:r>
      <w:r w:rsidR="00665208">
        <w:rPr>
          <w:rFonts w:ascii="Arial" w:hAnsi="Arial" w:cs="Arial"/>
          <w:color w:val="000000"/>
          <w:sz w:val="36"/>
          <w:szCs w:val="36"/>
          <w:lang w:bidi="hi-IN"/>
        </w:rPr>
        <w:t>E</w:t>
      </w:r>
      <w:r>
        <w:rPr>
          <w:rFonts w:ascii="Arial" w:hAnsi="Arial" w:cs="Arial"/>
          <w:color w:val="000000"/>
          <w:sz w:val="36"/>
          <w:szCs w:val="36"/>
          <w:lang w:bidi="hi-IN"/>
        </w:rPr>
        <w:t>ShTyA# yajat</w:t>
      </w:r>
      <w:r w:rsidR="00665208">
        <w:rPr>
          <w:rFonts w:ascii="Arial" w:hAnsi="Arial" w:cs="Arial"/>
          <w:color w:val="000000"/>
          <w:sz w:val="36"/>
          <w:szCs w:val="36"/>
          <w:lang w:bidi="hi-IN"/>
        </w:rPr>
        <w:t>E</w:t>
      </w:r>
      <w:r>
        <w:rPr>
          <w:rFonts w:ascii="Arial" w:hAnsi="Arial" w:cs="Arial"/>
          <w:color w:val="000000"/>
          <w:sz w:val="36"/>
          <w:szCs w:val="36"/>
          <w:lang w:bidi="hi-IN"/>
        </w:rPr>
        <w:t xml:space="preserve"> | iqmAM jaqnatAq(gm)q saMgRu#hNAqnIti# | </w:t>
      </w:r>
    </w:p>
    <w:p w14:paraId="53FD7F0B"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dvAda#SA ratnI raSaqnA Ba#vati | dvAda#Saq mAsA$ ssaMva~MthsaqraH | </w:t>
      </w:r>
    </w:p>
    <w:p w14:paraId="3EFFB1D2"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saqM~Mvaqthsaqra m</w:t>
      </w:r>
      <w:r w:rsidR="00665208">
        <w:rPr>
          <w:rFonts w:ascii="Arial" w:hAnsi="Arial" w:cs="Arial"/>
          <w:color w:val="000000"/>
          <w:sz w:val="36"/>
          <w:szCs w:val="36"/>
          <w:lang w:bidi="hi-IN"/>
        </w:rPr>
        <w:t>E</w:t>
      </w:r>
      <w:r>
        <w:rPr>
          <w:rFonts w:ascii="Arial" w:hAnsi="Arial" w:cs="Arial"/>
          <w:color w:val="000000"/>
          <w:sz w:val="36"/>
          <w:szCs w:val="36"/>
          <w:lang w:bidi="hi-IN"/>
        </w:rPr>
        <w:t>qvA va#rundh</w:t>
      </w:r>
      <w:r w:rsidR="00665208">
        <w:rPr>
          <w:rFonts w:ascii="Arial" w:hAnsi="Arial" w:cs="Arial"/>
          <w:color w:val="000000"/>
          <w:sz w:val="36"/>
          <w:szCs w:val="36"/>
          <w:lang w:bidi="hi-IN"/>
        </w:rPr>
        <w:t>E</w:t>
      </w:r>
      <w:r>
        <w:rPr>
          <w:rFonts w:ascii="Arial" w:hAnsi="Arial" w:cs="Arial"/>
          <w:color w:val="000000"/>
          <w:sz w:val="36"/>
          <w:szCs w:val="36"/>
          <w:lang w:bidi="hi-IN"/>
        </w:rPr>
        <w:t xml:space="preserve"> | mauqMjI Ba#vati | Urgvai mu~jcA$H | Urja# m</w:t>
      </w:r>
      <w:r w:rsidR="00665208">
        <w:rPr>
          <w:rFonts w:ascii="Arial" w:hAnsi="Arial" w:cs="Arial"/>
          <w:color w:val="000000"/>
          <w:sz w:val="36"/>
          <w:szCs w:val="36"/>
          <w:lang w:bidi="hi-IN"/>
        </w:rPr>
        <w:t>E</w:t>
      </w:r>
      <w:r>
        <w:rPr>
          <w:rFonts w:ascii="Arial" w:hAnsi="Arial" w:cs="Arial"/>
          <w:color w:val="000000"/>
          <w:sz w:val="36"/>
          <w:szCs w:val="36"/>
          <w:lang w:bidi="hi-IN"/>
        </w:rPr>
        <w:t>qvA va#rundh</w:t>
      </w:r>
      <w:r w:rsidR="00665208">
        <w:rPr>
          <w:rFonts w:ascii="Arial" w:hAnsi="Arial" w:cs="Arial"/>
          <w:color w:val="000000"/>
          <w:sz w:val="36"/>
          <w:szCs w:val="36"/>
          <w:lang w:bidi="hi-IN"/>
        </w:rPr>
        <w:t>E</w:t>
      </w:r>
      <w:r>
        <w:rPr>
          <w:rFonts w:ascii="Arial" w:hAnsi="Arial" w:cs="Arial"/>
          <w:color w:val="000000"/>
          <w:sz w:val="36"/>
          <w:szCs w:val="36"/>
          <w:lang w:bidi="hi-IN"/>
        </w:rPr>
        <w:t xml:space="preserve"> | ciqtrA nakSha#traM Bavati | ciqtraM ~MvA </w:t>
      </w:r>
      <w:r w:rsidR="00665208">
        <w:rPr>
          <w:rFonts w:ascii="Arial" w:hAnsi="Arial" w:cs="Arial"/>
          <w:color w:val="000000"/>
          <w:sz w:val="36"/>
          <w:szCs w:val="36"/>
          <w:lang w:bidi="hi-IN"/>
        </w:rPr>
        <w:t>E</w:t>
      </w:r>
      <w:r>
        <w:rPr>
          <w:rFonts w:ascii="Arial" w:hAnsi="Arial" w:cs="Arial"/>
          <w:color w:val="000000"/>
          <w:sz w:val="36"/>
          <w:szCs w:val="36"/>
          <w:lang w:bidi="hi-IN"/>
        </w:rPr>
        <w:t>qtat karma# | yada#Svam</w:t>
      </w:r>
      <w:r w:rsidR="00665208">
        <w:rPr>
          <w:rFonts w:ascii="Arial" w:hAnsi="Arial" w:cs="Arial"/>
          <w:color w:val="000000"/>
          <w:sz w:val="36"/>
          <w:szCs w:val="36"/>
          <w:lang w:bidi="hi-IN"/>
        </w:rPr>
        <w:t>E</w:t>
      </w:r>
      <w:r>
        <w:rPr>
          <w:rFonts w:ascii="Arial" w:hAnsi="Arial" w:cs="Arial"/>
          <w:color w:val="000000"/>
          <w:sz w:val="36"/>
          <w:szCs w:val="36"/>
          <w:lang w:bidi="hi-IN"/>
        </w:rPr>
        <w:t>qdha ssamRu#ddhyai || 4</w:t>
      </w:r>
    </w:p>
    <w:p w14:paraId="7255A38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A701F07"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yaqSaska#raqM bala#vantaM praqButva$M tam</w:t>
      </w:r>
      <w:r w:rsidR="00665208">
        <w:rPr>
          <w:rFonts w:ascii="Arial" w:hAnsi="Arial" w:cs="Arial"/>
          <w:color w:val="000000"/>
          <w:sz w:val="36"/>
          <w:szCs w:val="36"/>
          <w:lang w:bidi="hi-IN"/>
        </w:rPr>
        <w:t>E</w:t>
      </w:r>
      <w:r>
        <w:rPr>
          <w:rFonts w:ascii="Arial" w:hAnsi="Arial" w:cs="Arial"/>
          <w:color w:val="000000"/>
          <w:sz w:val="36"/>
          <w:szCs w:val="36"/>
          <w:lang w:bidi="hi-IN"/>
        </w:rPr>
        <w:t xml:space="preserve">qva rA$jAdhiqpati# rbaBUva | </w:t>
      </w:r>
    </w:p>
    <w:p w14:paraId="1A63426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saMkI$rNa nAgASvaqpati# rnarANAM sumaq~ggalya$M satataM dIqrGamAyu#H || 5</w:t>
      </w:r>
    </w:p>
    <w:p w14:paraId="6CF77B13" w14:textId="77777777" w:rsidR="0050407C" w:rsidRDefault="0050407C" w:rsidP="00D91D60">
      <w:pPr>
        <w:autoSpaceDE w:val="0"/>
        <w:autoSpaceDN w:val="0"/>
        <w:adjustRightInd w:val="0"/>
        <w:spacing w:after="0" w:line="240" w:lineRule="auto"/>
        <w:rPr>
          <w:rFonts w:ascii="Arial" w:hAnsi="Arial" w:cs="Arial"/>
          <w:color w:val="000000"/>
          <w:sz w:val="36"/>
          <w:szCs w:val="36"/>
          <w:lang w:bidi="hi-IN"/>
        </w:rPr>
      </w:pPr>
    </w:p>
    <w:p w14:paraId="6D398C4C" w14:textId="77777777" w:rsidR="00D91D60" w:rsidRPr="0098696E" w:rsidRDefault="00D91D60" w:rsidP="00D91D60">
      <w:pPr>
        <w:autoSpaceDE w:val="0"/>
        <w:autoSpaceDN w:val="0"/>
        <w:adjustRightInd w:val="0"/>
        <w:spacing w:after="0" w:line="240" w:lineRule="auto"/>
        <w:rPr>
          <w:rFonts w:ascii="Arial" w:hAnsi="Arial" w:cs="Arial"/>
          <w:b/>
          <w:bCs/>
          <w:color w:val="000000"/>
          <w:sz w:val="36"/>
          <w:szCs w:val="36"/>
          <w:lang w:bidi="hi-IN"/>
        </w:rPr>
      </w:pPr>
      <w:r w:rsidRPr="0098696E">
        <w:rPr>
          <w:rFonts w:ascii="Arial" w:hAnsi="Arial" w:cs="Arial"/>
          <w:b/>
          <w:bCs/>
          <w:color w:val="000000"/>
          <w:sz w:val="36"/>
          <w:szCs w:val="36"/>
          <w:lang w:bidi="hi-IN"/>
        </w:rPr>
        <w:t>20.1.5</w:t>
      </w:r>
      <w:r w:rsidRPr="0098696E">
        <w:rPr>
          <w:rFonts w:ascii="Arial" w:hAnsi="Arial" w:cs="Arial"/>
          <w:b/>
          <w:bCs/>
          <w:color w:val="000000"/>
          <w:sz w:val="36"/>
          <w:szCs w:val="36"/>
          <w:lang w:bidi="hi-IN"/>
        </w:rPr>
        <w:tab/>
      </w:r>
      <w:r w:rsidRPr="0098696E">
        <w:rPr>
          <w:rFonts w:ascii="Arial" w:hAnsi="Arial" w:cs="Arial"/>
          <w:b/>
          <w:bCs/>
          <w:color w:val="000000"/>
          <w:sz w:val="36"/>
          <w:szCs w:val="36"/>
          <w:lang w:bidi="hi-IN"/>
        </w:rPr>
        <w:tab/>
        <w:t xml:space="preserve">dakShiNa svIkaraNaM </w:t>
      </w:r>
    </w:p>
    <w:p w14:paraId="53C83E5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hirNayagarBa garBasthaM h</w:t>
      </w:r>
      <w:r w:rsidR="00665208">
        <w:rPr>
          <w:rFonts w:ascii="Arial" w:hAnsi="Arial" w:cs="Arial"/>
          <w:color w:val="000000"/>
          <w:sz w:val="36"/>
          <w:szCs w:val="36"/>
          <w:lang w:bidi="hi-IN"/>
        </w:rPr>
        <w:t>E</w:t>
      </w:r>
      <w:r>
        <w:rPr>
          <w:rFonts w:ascii="Arial" w:hAnsi="Arial" w:cs="Arial"/>
          <w:color w:val="000000"/>
          <w:sz w:val="36"/>
          <w:szCs w:val="36"/>
          <w:lang w:bidi="hi-IN"/>
        </w:rPr>
        <w:t>ma bIjaM biBAvas</w:t>
      </w:r>
      <w:r w:rsidR="00665208">
        <w:rPr>
          <w:rFonts w:ascii="Arial" w:hAnsi="Arial" w:cs="Arial"/>
          <w:color w:val="000000"/>
          <w:sz w:val="36"/>
          <w:szCs w:val="36"/>
          <w:lang w:bidi="hi-IN"/>
        </w:rPr>
        <w:t>O</w:t>
      </w:r>
      <w:r>
        <w:rPr>
          <w:rFonts w:ascii="Arial" w:hAnsi="Arial" w:cs="Arial"/>
          <w:color w:val="000000"/>
          <w:sz w:val="36"/>
          <w:szCs w:val="36"/>
          <w:lang w:bidi="hi-IN"/>
        </w:rPr>
        <w:t xml:space="preserve">H </w:t>
      </w:r>
    </w:p>
    <w:p w14:paraId="440B62E5"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ananta puNya PaladamataH SAntiM prayacCam</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p>
    <w:p w14:paraId="03DDD13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asmin rudraikAdaSanyAKya mahAprAyaScitta karmaNi tatPala svIkaraNArthaM uktadakShiNA pratyAmnAyatv</w:t>
      </w:r>
      <w:r w:rsidR="00665208">
        <w:rPr>
          <w:rFonts w:ascii="Arial" w:hAnsi="Arial" w:cs="Arial"/>
          <w:color w:val="000000"/>
          <w:sz w:val="36"/>
          <w:szCs w:val="36"/>
          <w:lang w:bidi="hi-IN"/>
        </w:rPr>
        <w:t>E</w:t>
      </w:r>
      <w:r>
        <w:rPr>
          <w:rFonts w:ascii="Arial" w:hAnsi="Arial" w:cs="Arial"/>
          <w:color w:val="000000"/>
          <w:sz w:val="36"/>
          <w:szCs w:val="36"/>
          <w:lang w:bidi="hi-IN"/>
        </w:rPr>
        <w:t>na idaM hiraNyaM pUjAjapa kartRuBy</w:t>
      </w:r>
      <w:r w:rsidR="00665208">
        <w:rPr>
          <w:rFonts w:ascii="Arial" w:hAnsi="Arial" w:cs="Arial"/>
          <w:color w:val="000000"/>
          <w:sz w:val="36"/>
          <w:szCs w:val="36"/>
          <w:lang w:bidi="hi-IN"/>
        </w:rPr>
        <w:t>O</w:t>
      </w:r>
      <w:r>
        <w:rPr>
          <w:rFonts w:ascii="Arial" w:hAnsi="Arial" w:cs="Arial"/>
          <w:color w:val="000000"/>
          <w:sz w:val="36"/>
          <w:szCs w:val="36"/>
          <w:lang w:bidi="hi-IN"/>
        </w:rPr>
        <w:t xml:space="preserve"> brAhmaN</w:t>
      </w:r>
      <w:r w:rsidR="00665208">
        <w:rPr>
          <w:rFonts w:ascii="Arial" w:hAnsi="Arial" w:cs="Arial"/>
          <w:color w:val="000000"/>
          <w:sz w:val="36"/>
          <w:szCs w:val="36"/>
          <w:lang w:bidi="hi-IN"/>
        </w:rPr>
        <w:t>E</w:t>
      </w:r>
      <w:r>
        <w:rPr>
          <w:rFonts w:ascii="Arial" w:hAnsi="Arial" w:cs="Arial"/>
          <w:color w:val="000000"/>
          <w:sz w:val="36"/>
          <w:szCs w:val="36"/>
          <w:lang w:bidi="hi-IN"/>
        </w:rPr>
        <w:t>By</w:t>
      </w:r>
      <w:r w:rsidR="00665208">
        <w:rPr>
          <w:rFonts w:ascii="Arial" w:hAnsi="Arial" w:cs="Arial"/>
          <w:color w:val="000000"/>
          <w:sz w:val="36"/>
          <w:szCs w:val="36"/>
          <w:lang w:bidi="hi-IN"/>
        </w:rPr>
        <w:t>E</w:t>
      </w:r>
      <w:r>
        <w:rPr>
          <w:rFonts w:ascii="Arial" w:hAnsi="Arial" w:cs="Arial"/>
          <w:color w:val="000000"/>
          <w:sz w:val="36"/>
          <w:szCs w:val="36"/>
          <w:lang w:bidi="hi-IN"/>
        </w:rPr>
        <w:t>H saMpradad</w:t>
      </w:r>
      <w:r w:rsidR="00665208">
        <w:rPr>
          <w:rFonts w:ascii="Arial" w:hAnsi="Arial" w:cs="Arial"/>
          <w:color w:val="000000"/>
          <w:sz w:val="36"/>
          <w:szCs w:val="36"/>
          <w:lang w:bidi="hi-IN"/>
        </w:rPr>
        <w:t>E</w:t>
      </w:r>
      <w:r>
        <w:rPr>
          <w:rFonts w:ascii="Arial" w:hAnsi="Arial" w:cs="Arial"/>
          <w:color w:val="000000"/>
          <w:sz w:val="36"/>
          <w:szCs w:val="36"/>
          <w:lang w:bidi="hi-IN"/>
        </w:rPr>
        <w:t xml:space="preserve"> | </w:t>
      </w:r>
    </w:p>
    <w:p w14:paraId="6FB1207F" w14:textId="76641862"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namaH | na mama | </w:t>
      </w:r>
      <w:r w:rsidR="00842E57">
        <w:rPr>
          <w:rFonts w:ascii="Arial" w:hAnsi="Arial" w:cs="Arial"/>
          <w:color w:val="000000"/>
          <w:sz w:val="36"/>
          <w:szCs w:val="36"/>
          <w:lang w:bidi="hi-IN"/>
        </w:rPr>
        <w:t>OM</w:t>
      </w:r>
      <w:r>
        <w:rPr>
          <w:rFonts w:ascii="Arial" w:hAnsi="Arial" w:cs="Arial"/>
          <w:color w:val="000000"/>
          <w:sz w:val="36"/>
          <w:szCs w:val="36"/>
          <w:lang w:bidi="hi-IN"/>
        </w:rPr>
        <w:t xml:space="preserve"> tathsat | brahmArpaNamastu || </w:t>
      </w:r>
    </w:p>
    <w:p w14:paraId="79389454" w14:textId="77777777" w:rsidR="00D91D60" w:rsidRPr="0098696E" w:rsidRDefault="00D91D60" w:rsidP="0098696E">
      <w:pPr>
        <w:autoSpaceDE w:val="0"/>
        <w:autoSpaceDN w:val="0"/>
        <w:adjustRightInd w:val="0"/>
        <w:spacing w:after="0" w:line="240" w:lineRule="auto"/>
        <w:jc w:val="center"/>
        <w:rPr>
          <w:rFonts w:ascii="Arial" w:hAnsi="Arial" w:cs="Arial"/>
          <w:b/>
          <w:bCs/>
          <w:color w:val="000000"/>
          <w:sz w:val="36"/>
          <w:szCs w:val="36"/>
          <w:lang w:bidi="hi-IN"/>
        </w:rPr>
      </w:pPr>
      <w:r w:rsidRPr="0098696E">
        <w:rPr>
          <w:rFonts w:ascii="Arial" w:hAnsi="Arial" w:cs="Arial"/>
          <w:b/>
          <w:bCs/>
          <w:color w:val="000000"/>
          <w:sz w:val="36"/>
          <w:szCs w:val="36"/>
          <w:lang w:bidi="hi-IN"/>
        </w:rPr>
        <w:t>------SuBaM-----</w:t>
      </w:r>
    </w:p>
    <w:p w14:paraId="0A9F65D0"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6CC92D7B" w14:textId="77777777" w:rsidR="0067445B" w:rsidRDefault="0067445B" w:rsidP="00D91D60">
      <w:pPr>
        <w:autoSpaceDE w:val="0"/>
        <w:autoSpaceDN w:val="0"/>
        <w:adjustRightInd w:val="0"/>
        <w:spacing w:after="0" w:line="240" w:lineRule="auto"/>
        <w:rPr>
          <w:rFonts w:ascii="Arial" w:hAnsi="Arial" w:cs="Arial"/>
          <w:color w:val="000000"/>
          <w:sz w:val="36"/>
          <w:szCs w:val="36"/>
          <w:lang w:bidi="hi-IN"/>
        </w:rPr>
      </w:pPr>
    </w:p>
    <w:p w14:paraId="2011837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5AECB708" w14:textId="77777777" w:rsidR="00D91D60" w:rsidRDefault="00D91D60" w:rsidP="0098696E">
      <w:pPr>
        <w:pStyle w:val="Heading1"/>
        <w:numPr>
          <w:ilvl w:val="0"/>
          <w:numId w:val="0"/>
        </w:numPr>
        <w:ind w:left="432"/>
        <w:rPr>
          <w:rFonts w:ascii="Arial" w:hAnsi="Arial" w:cs="Arial"/>
        </w:rPr>
      </w:pPr>
      <w:r w:rsidRPr="0098696E">
        <w:rPr>
          <w:rFonts w:ascii="Arial" w:hAnsi="Arial" w:cs="Arial"/>
        </w:rPr>
        <w:lastRenderedPageBreak/>
        <w:t>21.</w:t>
      </w:r>
      <w:r w:rsidRPr="0098696E">
        <w:rPr>
          <w:rFonts w:ascii="Arial" w:hAnsi="Arial" w:cs="Arial"/>
        </w:rPr>
        <w:tab/>
        <w:t>App</w:t>
      </w:r>
      <w:r w:rsidR="00665208" w:rsidRPr="0098696E">
        <w:rPr>
          <w:rFonts w:ascii="Arial" w:hAnsi="Arial" w:cs="Arial"/>
        </w:rPr>
        <w:t>E</w:t>
      </w:r>
      <w:r w:rsidRPr="0098696E">
        <w:rPr>
          <w:rFonts w:ascii="Arial" w:hAnsi="Arial" w:cs="Arial"/>
        </w:rPr>
        <w:t>ndix</w:t>
      </w:r>
    </w:p>
    <w:p w14:paraId="2711A1C1" w14:textId="77777777" w:rsidR="0098696E" w:rsidRPr="0098696E" w:rsidRDefault="0098696E" w:rsidP="0098696E">
      <w:pPr>
        <w:rPr>
          <w:lang w:val="x-none" w:eastAsia="x-none" w:bidi="ml-IN"/>
        </w:rPr>
      </w:pPr>
    </w:p>
    <w:p w14:paraId="46368918" w14:textId="77777777" w:rsidR="00D91D60" w:rsidRPr="0098696E" w:rsidRDefault="00D91D60" w:rsidP="00D91D60">
      <w:pPr>
        <w:autoSpaceDE w:val="0"/>
        <w:autoSpaceDN w:val="0"/>
        <w:adjustRightInd w:val="0"/>
        <w:spacing w:after="0" w:line="240" w:lineRule="auto"/>
        <w:rPr>
          <w:rFonts w:ascii="Arial" w:hAnsi="Arial" w:cs="Arial"/>
          <w:b/>
          <w:bCs/>
          <w:color w:val="000000"/>
          <w:sz w:val="36"/>
          <w:szCs w:val="36"/>
          <w:u w:val="double"/>
          <w:lang w:bidi="hi-IN"/>
        </w:rPr>
      </w:pPr>
      <w:r w:rsidRPr="0098696E">
        <w:rPr>
          <w:rFonts w:ascii="Arial" w:hAnsi="Arial" w:cs="Arial"/>
          <w:b/>
          <w:bCs/>
          <w:color w:val="000000"/>
          <w:sz w:val="36"/>
          <w:szCs w:val="36"/>
          <w:u w:val="double"/>
          <w:lang w:bidi="hi-IN"/>
        </w:rPr>
        <w:t>21.1</w:t>
      </w:r>
      <w:r w:rsidRPr="0098696E">
        <w:rPr>
          <w:rFonts w:ascii="Arial" w:hAnsi="Arial" w:cs="Arial"/>
          <w:b/>
          <w:bCs/>
          <w:color w:val="000000"/>
          <w:sz w:val="36"/>
          <w:szCs w:val="36"/>
          <w:u w:val="double"/>
          <w:lang w:bidi="hi-IN"/>
        </w:rPr>
        <w:tab/>
        <w:t xml:space="preserve"> SivAShT</w:t>
      </w:r>
      <w:r w:rsidR="00665208" w:rsidRPr="0098696E">
        <w:rPr>
          <w:rFonts w:ascii="Arial" w:hAnsi="Arial" w:cs="Arial"/>
          <w:b/>
          <w:bCs/>
          <w:color w:val="000000"/>
          <w:sz w:val="36"/>
          <w:szCs w:val="36"/>
          <w:u w:val="double"/>
          <w:lang w:bidi="hi-IN"/>
        </w:rPr>
        <w:t>O</w:t>
      </w:r>
      <w:r w:rsidRPr="0098696E">
        <w:rPr>
          <w:rFonts w:ascii="Arial" w:hAnsi="Arial" w:cs="Arial"/>
          <w:b/>
          <w:bCs/>
          <w:color w:val="000000"/>
          <w:sz w:val="36"/>
          <w:szCs w:val="36"/>
          <w:u w:val="double"/>
          <w:lang w:bidi="hi-IN"/>
        </w:rPr>
        <w:t>ttara-Sata-nAmAvaLi:</w:t>
      </w:r>
    </w:p>
    <w:p w14:paraId="79342022" w14:textId="77777777" w:rsidR="0098696E" w:rsidRDefault="0098696E" w:rsidP="00D91D60">
      <w:pPr>
        <w:autoSpaceDE w:val="0"/>
        <w:autoSpaceDN w:val="0"/>
        <w:adjustRightInd w:val="0"/>
        <w:spacing w:after="0" w:line="240" w:lineRule="auto"/>
        <w:rPr>
          <w:rFonts w:ascii="Arial" w:hAnsi="Arial" w:cs="Arial"/>
          <w:color w:val="000000"/>
          <w:sz w:val="36"/>
          <w:szCs w:val="36"/>
          <w:lang w:bidi="hi-IN"/>
        </w:rPr>
      </w:pPr>
    </w:p>
    <w:p w14:paraId="353639BB" w14:textId="1BF2D8AA"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1. </w:t>
      </w:r>
      <w:r w:rsidR="00842E57">
        <w:rPr>
          <w:rFonts w:ascii="Arial" w:hAnsi="Arial" w:cs="Arial"/>
          <w:color w:val="000000"/>
          <w:sz w:val="36"/>
          <w:szCs w:val="36"/>
          <w:lang w:bidi="hi-IN"/>
        </w:rPr>
        <w:t>OM</w:t>
      </w:r>
      <w:r>
        <w:rPr>
          <w:rFonts w:ascii="Arial" w:hAnsi="Arial" w:cs="Arial"/>
          <w:color w:val="000000"/>
          <w:sz w:val="36"/>
          <w:szCs w:val="36"/>
          <w:lang w:bidi="hi-IN"/>
        </w:rPr>
        <w:t xml:space="preserve"> SivAya namaH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 </w:t>
      </w:r>
      <w:r w:rsidR="0050407C">
        <w:rPr>
          <w:rFonts w:ascii="Arial" w:hAnsi="Arial" w:cs="Arial"/>
          <w:color w:val="000000"/>
          <w:sz w:val="36"/>
          <w:szCs w:val="36"/>
          <w:lang w:bidi="hi-IN"/>
        </w:rPr>
        <w:br/>
      </w:r>
      <w:r>
        <w:rPr>
          <w:rFonts w:ascii="Arial" w:hAnsi="Arial" w:cs="Arial"/>
          <w:color w:val="000000"/>
          <w:sz w:val="36"/>
          <w:szCs w:val="36"/>
          <w:lang w:bidi="hi-IN"/>
        </w:rPr>
        <w:t xml:space="preserve">2. </w:t>
      </w:r>
      <w:r w:rsidR="00842E57">
        <w:rPr>
          <w:rFonts w:ascii="Arial" w:hAnsi="Arial" w:cs="Arial"/>
          <w:color w:val="000000"/>
          <w:sz w:val="36"/>
          <w:szCs w:val="36"/>
          <w:lang w:bidi="hi-IN"/>
        </w:rPr>
        <w:t>OM</w:t>
      </w:r>
      <w:r>
        <w:rPr>
          <w:rFonts w:ascii="Arial" w:hAnsi="Arial" w:cs="Arial"/>
          <w:color w:val="000000"/>
          <w:sz w:val="36"/>
          <w:szCs w:val="36"/>
          <w:lang w:bidi="hi-IN"/>
        </w:rPr>
        <w:t xml:space="preserve"> mah</w:t>
      </w:r>
      <w:r w:rsidR="00665208">
        <w:rPr>
          <w:rFonts w:ascii="Arial" w:hAnsi="Arial" w:cs="Arial"/>
          <w:color w:val="000000"/>
          <w:sz w:val="36"/>
          <w:szCs w:val="36"/>
          <w:lang w:bidi="hi-IN"/>
        </w:rPr>
        <w:t>E</w:t>
      </w:r>
      <w:r>
        <w:rPr>
          <w:rFonts w:ascii="Arial" w:hAnsi="Arial" w:cs="Arial"/>
          <w:color w:val="000000"/>
          <w:sz w:val="36"/>
          <w:szCs w:val="36"/>
          <w:lang w:bidi="hi-IN"/>
        </w:rPr>
        <w:t xml:space="preserve">SvarAya namaH </w:t>
      </w:r>
      <w:r>
        <w:rPr>
          <w:rFonts w:ascii="Arial" w:hAnsi="Arial" w:cs="Arial"/>
          <w:color w:val="000000"/>
          <w:sz w:val="36"/>
          <w:szCs w:val="36"/>
          <w:lang w:bidi="hi-IN"/>
        </w:rPr>
        <w:tab/>
      </w:r>
    </w:p>
    <w:p w14:paraId="7C5196DE" w14:textId="19B0AA0D"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3. </w:t>
      </w:r>
      <w:r w:rsidR="00842E57">
        <w:rPr>
          <w:rFonts w:ascii="Arial" w:hAnsi="Arial" w:cs="Arial"/>
          <w:color w:val="000000"/>
          <w:sz w:val="36"/>
          <w:szCs w:val="36"/>
          <w:lang w:bidi="hi-IN"/>
        </w:rPr>
        <w:t>OM</w:t>
      </w:r>
      <w:r>
        <w:rPr>
          <w:rFonts w:ascii="Arial" w:hAnsi="Arial" w:cs="Arial"/>
          <w:color w:val="000000"/>
          <w:sz w:val="36"/>
          <w:szCs w:val="36"/>
          <w:lang w:bidi="hi-IN"/>
        </w:rPr>
        <w:t xml:space="preserve"> SamBav</w:t>
      </w:r>
      <w:r w:rsidR="00665208">
        <w:rPr>
          <w:rFonts w:ascii="Arial" w:hAnsi="Arial" w:cs="Arial"/>
          <w:color w:val="000000"/>
          <w:sz w:val="36"/>
          <w:szCs w:val="36"/>
          <w:lang w:bidi="hi-IN"/>
        </w:rPr>
        <w:t>E</w:t>
      </w:r>
      <w:r>
        <w:rPr>
          <w:rFonts w:ascii="Arial" w:hAnsi="Arial" w:cs="Arial"/>
          <w:color w:val="000000"/>
          <w:sz w:val="36"/>
          <w:szCs w:val="36"/>
          <w:lang w:bidi="hi-IN"/>
        </w:rPr>
        <w:t xml:space="preserve"> namaH</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sidR="0050407C">
        <w:rPr>
          <w:rFonts w:ascii="Arial" w:hAnsi="Arial" w:cs="Arial"/>
          <w:color w:val="000000"/>
          <w:sz w:val="36"/>
          <w:szCs w:val="36"/>
          <w:lang w:bidi="hi-IN"/>
        </w:rPr>
        <w:br/>
      </w:r>
      <w:r>
        <w:rPr>
          <w:rFonts w:ascii="Arial" w:hAnsi="Arial" w:cs="Arial"/>
          <w:color w:val="000000"/>
          <w:sz w:val="36"/>
          <w:szCs w:val="36"/>
          <w:lang w:bidi="hi-IN"/>
        </w:rPr>
        <w:t xml:space="preserve">4. </w:t>
      </w:r>
      <w:r w:rsidR="00842E57">
        <w:rPr>
          <w:rFonts w:ascii="Arial" w:hAnsi="Arial" w:cs="Arial"/>
          <w:color w:val="000000"/>
          <w:sz w:val="36"/>
          <w:szCs w:val="36"/>
          <w:lang w:bidi="hi-IN"/>
        </w:rPr>
        <w:t>OM</w:t>
      </w:r>
      <w:r>
        <w:rPr>
          <w:rFonts w:ascii="Arial" w:hAnsi="Arial" w:cs="Arial"/>
          <w:color w:val="000000"/>
          <w:sz w:val="36"/>
          <w:szCs w:val="36"/>
          <w:lang w:bidi="hi-IN"/>
        </w:rPr>
        <w:t xml:space="preserve"> pinAkin</w:t>
      </w:r>
      <w:r w:rsidR="00665208">
        <w:rPr>
          <w:rFonts w:ascii="Arial" w:hAnsi="Arial" w:cs="Arial"/>
          <w:color w:val="000000"/>
          <w:sz w:val="36"/>
          <w:szCs w:val="36"/>
          <w:lang w:bidi="hi-IN"/>
        </w:rPr>
        <w:t>E</w:t>
      </w:r>
      <w:r>
        <w:rPr>
          <w:rFonts w:ascii="Arial" w:hAnsi="Arial" w:cs="Arial"/>
          <w:color w:val="000000"/>
          <w:sz w:val="36"/>
          <w:szCs w:val="36"/>
          <w:lang w:bidi="hi-IN"/>
        </w:rPr>
        <w:t xml:space="preserve"> namaH </w:t>
      </w:r>
    </w:p>
    <w:p w14:paraId="6115BDFB" w14:textId="7A20CBA3"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5. </w:t>
      </w:r>
      <w:r w:rsidR="00842E57">
        <w:rPr>
          <w:rFonts w:ascii="Arial" w:hAnsi="Arial" w:cs="Arial"/>
          <w:color w:val="000000"/>
          <w:sz w:val="36"/>
          <w:szCs w:val="36"/>
          <w:lang w:bidi="hi-IN"/>
        </w:rPr>
        <w:t>OM</w:t>
      </w:r>
      <w:r>
        <w:rPr>
          <w:rFonts w:ascii="Arial" w:hAnsi="Arial" w:cs="Arial"/>
          <w:color w:val="000000"/>
          <w:sz w:val="36"/>
          <w:szCs w:val="36"/>
          <w:lang w:bidi="hi-IN"/>
        </w:rPr>
        <w:t xml:space="preserve"> SaSiS</w:t>
      </w:r>
      <w:r w:rsidR="00665208">
        <w:rPr>
          <w:rFonts w:ascii="Arial" w:hAnsi="Arial" w:cs="Arial"/>
          <w:color w:val="000000"/>
          <w:sz w:val="36"/>
          <w:szCs w:val="36"/>
          <w:lang w:bidi="hi-IN"/>
        </w:rPr>
        <w:t>E</w:t>
      </w:r>
      <w:r>
        <w:rPr>
          <w:rFonts w:ascii="Arial" w:hAnsi="Arial" w:cs="Arial"/>
          <w:color w:val="000000"/>
          <w:sz w:val="36"/>
          <w:szCs w:val="36"/>
          <w:lang w:bidi="hi-IN"/>
        </w:rPr>
        <w:t xml:space="preserve">KarAya namaH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sidR="0050407C">
        <w:rPr>
          <w:rFonts w:ascii="Arial" w:hAnsi="Arial" w:cs="Arial"/>
          <w:color w:val="000000"/>
          <w:sz w:val="36"/>
          <w:szCs w:val="36"/>
          <w:lang w:bidi="hi-IN"/>
        </w:rPr>
        <w:br/>
      </w:r>
      <w:r>
        <w:rPr>
          <w:rFonts w:ascii="Arial" w:hAnsi="Arial" w:cs="Arial"/>
          <w:color w:val="000000"/>
          <w:sz w:val="36"/>
          <w:szCs w:val="36"/>
          <w:lang w:bidi="hi-IN"/>
        </w:rPr>
        <w:t xml:space="preserve">6. </w:t>
      </w:r>
      <w:r w:rsidR="00842E57">
        <w:rPr>
          <w:rFonts w:ascii="Arial" w:hAnsi="Arial" w:cs="Arial"/>
          <w:color w:val="000000"/>
          <w:sz w:val="36"/>
          <w:szCs w:val="36"/>
          <w:lang w:bidi="hi-IN"/>
        </w:rPr>
        <w:t>OM</w:t>
      </w:r>
      <w:r>
        <w:rPr>
          <w:rFonts w:ascii="Arial" w:hAnsi="Arial" w:cs="Arial"/>
          <w:color w:val="000000"/>
          <w:sz w:val="36"/>
          <w:szCs w:val="36"/>
          <w:lang w:bidi="hi-IN"/>
        </w:rPr>
        <w:t xml:space="preserve"> vAmad</w:t>
      </w:r>
      <w:r w:rsidR="00665208">
        <w:rPr>
          <w:rFonts w:ascii="Arial" w:hAnsi="Arial" w:cs="Arial"/>
          <w:color w:val="000000"/>
          <w:sz w:val="36"/>
          <w:szCs w:val="36"/>
          <w:lang w:bidi="hi-IN"/>
        </w:rPr>
        <w:t>E</w:t>
      </w:r>
      <w:r>
        <w:rPr>
          <w:rFonts w:ascii="Arial" w:hAnsi="Arial" w:cs="Arial"/>
          <w:color w:val="000000"/>
          <w:sz w:val="36"/>
          <w:szCs w:val="36"/>
          <w:lang w:bidi="hi-IN"/>
        </w:rPr>
        <w:t>vAya namaH</w:t>
      </w:r>
    </w:p>
    <w:p w14:paraId="1A261F6D" w14:textId="21F396A4"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7. </w:t>
      </w:r>
      <w:r w:rsidR="00842E57">
        <w:rPr>
          <w:rFonts w:ascii="Arial" w:hAnsi="Arial" w:cs="Arial"/>
          <w:color w:val="000000"/>
          <w:sz w:val="36"/>
          <w:szCs w:val="36"/>
          <w:lang w:bidi="hi-IN"/>
        </w:rPr>
        <w:t>OM</w:t>
      </w:r>
      <w:r>
        <w:rPr>
          <w:rFonts w:ascii="Arial" w:hAnsi="Arial" w:cs="Arial"/>
          <w:color w:val="000000"/>
          <w:sz w:val="36"/>
          <w:szCs w:val="36"/>
          <w:lang w:bidi="hi-IN"/>
        </w:rPr>
        <w:t xml:space="preserve"> virUpAkShAya namaH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sidR="0050407C">
        <w:rPr>
          <w:rFonts w:ascii="Arial" w:hAnsi="Arial" w:cs="Arial"/>
          <w:color w:val="000000"/>
          <w:sz w:val="36"/>
          <w:szCs w:val="36"/>
          <w:lang w:bidi="hi-IN"/>
        </w:rPr>
        <w:br/>
      </w:r>
      <w:r>
        <w:rPr>
          <w:rFonts w:ascii="Arial" w:hAnsi="Arial" w:cs="Arial"/>
          <w:color w:val="000000"/>
          <w:sz w:val="36"/>
          <w:szCs w:val="36"/>
          <w:lang w:bidi="hi-IN"/>
        </w:rPr>
        <w:t xml:space="preserve">8. </w:t>
      </w:r>
      <w:r w:rsidR="00842E57">
        <w:rPr>
          <w:rFonts w:ascii="Arial" w:hAnsi="Arial" w:cs="Arial"/>
          <w:color w:val="000000"/>
          <w:sz w:val="36"/>
          <w:szCs w:val="36"/>
          <w:lang w:bidi="hi-IN"/>
        </w:rPr>
        <w:t>OM</w:t>
      </w:r>
      <w:r>
        <w:rPr>
          <w:rFonts w:ascii="Arial" w:hAnsi="Arial" w:cs="Arial"/>
          <w:color w:val="000000"/>
          <w:sz w:val="36"/>
          <w:szCs w:val="36"/>
          <w:lang w:bidi="hi-IN"/>
        </w:rPr>
        <w:t xml:space="preserve"> kapardin</w:t>
      </w:r>
      <w:r w:rsidR="00665208">
        <w:rPr>
          <w:rFonts w:ascii="Arial" w:hAnsi="Arial" w:cs="Arial"/>
          <w:color w:val="000000"/>
          <w:sz w:val="36"/>
          <w:szCs w:val="36"/>
          <w:lang w:bidi="hi-IN"/>
        </w:rPr>
        <w:t>E</w:t>
      </w:r>
      <w:r>
        <w:rPr>
          <w:rFonts w:ascii="Arial" w:hAnsi="Arial" w:cs="Arial"/>
          <w:color w:val="000000"/>
          <w:sz w:val="36"/>
          <w:szCs w:val="36"/>
          <w:lang w:bidi="hi-IN"/>
        </w:rPr>
        <w:t xml:space="preserve"> namaH</w:t>
      </w:r>
      <w:r>
        <w:rPr>
          <w:rFonts w:ascii="Arial" w:hAnsi="Arial" w:cs="Arial"/>
          <w:color w:val="000000"/>
          <w:sz w:val="36"/>
          <w:szCs w:val="36"/>
          <w:lang w:bidi="hi-IN"/>
        </w:rPr>
        <w:tab/>
      </w:r>
    </w:p>
    <w:p w14:paraId="439058E3" w14:textId="6D0AA33D"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9. </w:t>
      </w:r>
      <w:r w:rsidR="00842E57">
        <w:rPr>
          <w:rFonts w:ascii="Arial" w:hAnsi="Arial" w:cs="Arial"/>
          <w:color w:val="000000"/>
          <w:sz w:val="36"/>
          <w:szCs w:val="36"/>
          <w:lang w:bidi="hi-IN"/>
        </w:rPr>
        <w:t>OM</w:t>
      </w:r>
      <w:r>
        <w:rPr>
          <w:rFonts w:ascii="Arial" w:hAnsi="Arial" w:cs="Arial"/>
          <w:color w:val="000000"/>
          <w:sz w:val="36"/>
          <w:szCs w:val="36"/>
          <w:lang w:bidi="hi-IN"/>
        </w:rPr>
        <w:t xml:space="preserve"> nIlal</w:t>
      </w:r>
      <w:r w:rsidR="00665208">
        <w:rPr>
          <w:rFonts w:ascii="Arial" w:hAnsi="Arial" w:cs="Arial"/>
          <w:color w:val="000000"/>
          <w:sz w:val="36"/>
          <w:szCs w:val="36"/>
          <w:lang w:bidi="hi-IN"/>
        </w:rPr>
        <w:t>O</w:t>
      </w:r>
      <w:r>
        <w:rPr>
          <w:rFonts w:ascii="Arial" w:hAnsi="Arial" w:cs="Arial"/>
          <w:color w:val="000000"/>
          <w:sz w:val="36"/>
          <w:szCs w:val="36"/>
          <w:lang w:bidi="hi-IN"/>
        </w:rPr>
        <w:t>hitAya namaH</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 </w:t>
      </w:r>
      <w:r>
        <w:rPr>
          <w:rFonts w:ascii="Arial" w:hAnsi="Arial" w:cs="Arial"/>
          <w:color w:val="000000"/>
          <w:sz w:val="36"/>
          <w:szCs w:val="36"/>
          <w:lang w:bidi="hi-IN"/>
        </w:rPr>
        <w:tab/>
      </w:r>
      <w:r w:rsidR="0050407C">
        <w:rPr>
          <w:rFonts w:ascii="Arial" w:hAnsi="Arial" w:cs="Arial"/>
          <w:color w:val="000000"/>
          <w:sz w:val="36"/>
          <w:szCs w:val="36"/>
          <w:lang w:bidi="hi-IN"/>
        </w:rPr>
        <w:br/>
      </w:r>
      <w:r>
        <w:rPr>
          <w:rFonts w:ascii="Arial" w:hAnsi="Arial" w:cs="Arial"/>
          <w:color w:val="000000"/>
          <w:sz w:val="36"/>
          <w:szCs w:val="36"/>
          <w:lang w:bidi="hi-IN"/>
        </w:rPr>
        <w:t xml:space="preserve">10. </w:t>
      </w:r>
      <w:r w:rsidR="00842E57">
        <w:rPr>
          <w:rFonts w:ascii="Arial" w:hAnsi="Arial" w:cs="Arial"/>
          <w:color w:val="000000"/>
          <w:sz w:val="36"/>
          <w:szCs w:val="36"/>
          <w:lang w:bidi="hi-IN"/>
        </w:rPr>
        <w:t>OM</w:t>
      </w:r>
      <w:r>
        <w:rPr>
          <w:rFonts w:ascii="Arial" w:hAnsi="Arial" w:cs="Arial"/>
          <w:color w:val="000000"/>
          <w:sz w:val="36"/>
          <w:szCs w:val="36"/>
          <w:lang w:bidi="hi-IN"/>
        </w:rPr>
        <w:t xml:space="preserve"> Sa~gkarAya namaH </w:t>
      </w:r>
    </w:p>
    <w:p w14:paraId="13AED076" w14:textId="1F6FAD15"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11.</w:t>
      </w:r>
      <w:r w:rsidR="00842E57">
        <w:rPr>
          <w:rFonts w:ascii="Arial" w:hAnsi="Arial" w:cs="Arial"/>
          <w:color w:val="000000"/>
          <w:sz w:val="36"/>
          <w:szCs w:val="36"/>
          <w:lang w:bidi="hi-IN"/>
        </w:rPr>
        <w:t>OM</w:t>
      </w:r>
      <w:r>
        <w:rPr>
          <w:rFonts w:ascii="Arial" w:hAnsi="Arial" w:cs="Arial"/>
          <w:color w:val="000000"/>
          <w:sz w:val="36"/>
          <w:szCs w:val="36"/>
          <w:lang w:bidi="hi-IN"/>
        </w:rPr>
        <w:t xml:space="preserve"> SUlapANay</w:t>
      </w:r>
      <w:r w:rsidR="00665208">
        <w:rPr>
          <w:rFonts w:ascii="Arial" w:hAnsi="Arial" w:cs="Arial"/>
          <w:color w:val="000000"/>
          <w:sz w:val="36"/>
          <w:szCs w:val="36"/>
          <w:lang w:bidi="hi-IN"/>
        </w:rPr>
        <w:t>E</w:t>
      </w:r>
      <w:r>
        <w:rPr>
          <w:rFonts w:ascii="Arial" w:hAnsi="Arial" w:cs="Arial"/>
          <w:color w:val="000000"/>
          <w:sz w:val="36"/>
          <w:szCs w:val="36"/>
          <w:lang w:bidi="hi-IN"/>
        </w:rPr>
        <w:t xml:space="preserve"> namaH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 </w:t>
      </w:r>
      <w:r w:rsidR="0050407C">
        <w:rPr>
          <w:rFonts w:ascii="Arial" w:hAnsi="Arial" w:cs="Arial"/>
          <w:color w:val="000000"/>
          <w:sz w:val="36"/>
          <w:szCs w:val="36"/>
          <w:lang w:bidi="hi-IN"/>
        </w:rPr>
        <w:br/>
      </w:r>
      <w:r>
        <w:rPr>
          <w:rFonts w:ascii="Arial" w:hAnsi="Arial" w:cs="Arial"/>
          <w:color w:val="000000"/>
          <w:sz w:val="36"/>
          <w:szCs w:val="36"/>
          <w:lang w:bidi="hi-IN"/>
        </w:rPr>
        <w:t xml:space="preserve">12. </w:t>
      </w:r>
      <w:r w:rsidR="00842E57">
        <w:rPr>
          <w:rFonts w:ascii="Arial" w:hAnsi="Arial" w:cs="Arial"/>
          <w:color w:val="000000"/>
          <w:sz w:val="36"/>
          <w:szCs w:val="36"/>
          <w:lang w:bidi="hi-IN"/>
        </w:rPr>
        <w:t>OM</w:t>
      </w:r>
      <w:r>
        <w:rPr>
          <w:rFonts w:ascii="Arial" w:hAnsi="Arial" w:cs="Arial"/>
          <w:color w:val="000000"/>
          <w:sz w:val="36"/>
          <w:szCs w:val="36"/>
          <w:lang w:bidi="hi-IN"/>
        </w:rPr>
        <w:t xml:space="preserve"> KaTvA~ggin</w:t>
      </w:r>
      <w:r w:rsidR="00665208">
        <w:rPr>
          <w:rFonts w:ascii="Arial" w:hAnsi="Arial" w:cs="Arial"/>
          <w:color w:val="000000"/>
          <w:sz w:val="36"/>
          <w:szCs w:val="36"/>
          <w:lang w:bidi="hi-IN"/>
        </w:rPr>
        <w:t>E</w:t>
      </w:r>
      <w:r>
        <w:rPr>
          <w:rFonts w:ascii="Arial" w:hAnsi="Arial" w:cs="Arial"/>
          <w:color w:val="000000"/>
          <w:sz w:val="36"/>
          <w:szCs w:val="36"/>
          <w:lang w:bidi="hi-IN"/>
        </w:rPr>
        <w:t xml:space="preserve"> namaH</w:t>
      </w:r>
    </w:p>
    <w:p w14:paraId="34800A19" w14:textId="7EA16547" w:rsidR="0050407C"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13. </w:t>
      </w:r>
      <w:r w:rsidR="00842E57">
        <w:rPr>
          <w:rFonts w:ascii="Arial" w:hAnsi="Arial" w:cs="Arial"/>
          <w:color w:val="000000"/>
          <w:sz w:val="36"/>
          <w:szCs w:val="36"/>
          <w:lang w:bidi="hi-IN"/>
        </w:rPr>
        <w:t>OM</w:t>
      </w:r>
      <w:r>
        <w:rPr>
          <w:rFonts w:ascii="Arial" w:hAnsi="Arial" w:cs="Arial"/>
          <w:color w:val="000000"/>
          <w:sz w:val="36"/>
          <w:szCs w:val="36"/>
          <w:lang w:bidi="hi-IN"/>
        </w:rPr>
        <w:t xml:space="preserve"> viShNuvallaBAya namaH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 </w:t>
      </w:r>
      <w:r>
        <w:rPr>
          <w:rFonts w:ascii="Arial" w:hAnsi="Arial" w:cs="Arial"/>
          <w:color w:val="000000"/>
          <w:sz w:val="36"/>
          <w:szCs w:val="36"/>
          <w:lang w:bidi="hi-IN"/>
        </w:rPr>
        <w:tab/>
      </w:r>
    </w:p>
    <w:p w14:paraId="2F1022A5" w14:textId="653321B9"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14. </w:t>
      </w:r>
      <w:r w:rsidR="00842E57">
        <w:rPr>
          <w:rFonts w:ascii="Arial" w:hAnsi="Arial" w:cs="Arial"/>
          <w:color w:val="000000"/>
          <w:sz w:val="36"/>
          <w:szCs w:val="36"/>
          <w:lang w:bidi="hi-IN"/>
        </w:rPr>
        <w:t>OM</w:t>
      </w:r>
      <w:r>
        <w:rPr>
          <w:rFonts w:ascii="Arial" w:hAnsi="Arial" w:cs="Arial"/>
          <w:color w:val="000000"/>
          <w:sz w:val="36"/>
          <w:szCs w:val="36"/>
          <w:lang w:bidi="hi-IN"/>
        </w:rPr>
        <w:t xml:space="preserve"> SipiviShTAya namaH </w:t>
      </w:r>
    </w:p>
    <w:p w14:paraId="190DEB4F" w14:textId="54A0F131" w:rsidR="0050407C"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15. </w:t>
      </w:r>
      <w:r w:rsidR="00842E57">
        <w:rPr>
          <w:rFonts w:ascii="Arial" w:hAnsi="Arial" w:cs="Arial"/>
          <w:color w:val="000000"/>
          <w:sz w:val="36"/>
          <w:szCs w:val="36"/>
          <w:lang w:bidi="hi-IN"/>
        </w:rPr>
        <w:t>OM</w:t>
      </w:r>
      <w:r>
        <w:rPr>
          <w:rFonts w:ascii="Arial" w:hAnsi="Arial" w:cs="Arial"/>
          <w:color w:val="000000"/>
          <w:sz w:val="36"/>
          <w:szCs w:val="36"/>
          <w:lang w:bidi="hi-IN"/>
        </w:rPr>
        <w:t xml:space="preserve"> ambikAnAthAya namaH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 </w:t>
      </w:r>
      <w:r>
        <w:rPr>
          <w:rFonts w:ascii="Arial" w:hAnsi="Arial" w:cs="Arial"/>
          <w:color w:val="000000"/>
          <w:sz w:val="36"/>
          <w:szCs w:val="36"/>
          <w:lang w:bidi="hi-IN"/>
        </w:rPr>
        <w:tab/>
      </w:r>
    </w:p>
    <w:p w14:paraId="46090799" w14:textId="043F28ED"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16. </w:t>
      </w:r>
      <w:r w:rsidR="00842E57">
        <w:rPr>
          <w:rFonts w:ascii="Arial" w:hAnsi="Arial" w:cs="Arial"/>
          <w:color w:val="000000"/>
          <w:sz w:val="36"/>
          <w:szCs w:val="36"/>
          <w:lang w:bidi="hi-IN"/>
        </w:rPr>
        <w:t>OM</w:t>
      </w:r>
      <w:r>
        <w:rPr>
          <w:rFonts w:ascii="Arial" w:hAnsi="Arial" w:cs="Arial"/>
          <w:color w:val="000000"/>
          <w:sz w:val="36"/>
          <w:szCs w:val="36"/>
          <w:lang w:bidi="hi-IN"/>
        </w:rPr>
        <w:t xml:space="preserve"> SrIkaNThAya namaH</w:t>
      </w:r>
    </w:p>
    <w:p w14:paraId="63754083" w14:textId="723FB873" w:rsidR="0050407C"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17. </w:t>
      </w:r>
      <w:r w:rsidR="00842E57">
        <w:rPr>
          <w:rFonts w:ascii="Arial" w:hAnsi="Arial" w:cs="Arial"/>
          <w:color w:val="000000"/>
          <w:sz w:val="36"/>
          <w:szCs w:val="36"/>
          <w:lang w:bidi="hi-IN"/>
        </w:rPr>
        <w:t>OM</w:t>
      </w:r>
      <w:r>
        <w:rPr>
          <w:rFonts w:ascii="Arial" w:hAnsi="Arial" w:cs="Arial"/>
          <w:color w:val="000000"/>
          <w:sz w:val="36"/>
          <w:szCs w:val="36"/>
          <w:lang w:bidi="hi-IN"/>
        </w:rPr>
        <w:t xml:space="preserve"> BaktavathsalAya namaH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2438C9D1" w14:textId="78B29738"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 18. </w:t>
      </w:r>
      <w:r w:rsidR="00842E57">
        <w:rPr>
          <w:rFonts w:ascii="Arial" w:hAnsi="Arial" w:cs="Arial"/>
          <w:color w:val="000000"/>
          <w:sz w:val="36"/>
          <w:szCs w:val="36"/>
          <w:lang w:bidi="hi-IN"/>
        </w:rPr>
        <w:t>OM</w:t>
      </w:r>
      <w:r>
        <w:rPr>
          <w:rFonts w:ascii="Arial" w:hAnsi="Arial" w:cs="Arial"/>
          <w:color w:val="000000"/>
          <w:sz w:val="36"/>
          <w:szCs w:val="36"/>
          <w:lang w:bidi="hi-IN"/>
        </w:rPr>
        <w:t xml:space="preserve"> BavAya namaH </w:t>
      </w:r>
    </w:p>
    <w:p w14:paraId="31A323CE" w14:textId="66D9FF5D" w:rsidR="0050407C"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19. </w:t>
      </w:r>
      <w:r w:rsidR="00842E57">
        <w:rPr>
          <w:rFonts w:ascii="Arial" w:hAnsi="Arial" w:cs="Arial"/>
          <w:color w:val="000000"/>
          <w:sz w:val="36"/>
          <w:szCs w:val="36"/>
          <w:lang w:bidi="hi-IN"/>
        </w:rPr>
        <w:t>OM</w:t>
      </w:r>
      <w:r>
        <w:rPr>
          <w:rFonts w:ascii="Arial" w:hAnsi="Arial" w:cs="Arial"/>
          <w:color w:val="000000"/>
          <w:sz w:val="36"/>
          <w:szCs w:val="36"/>
          <w:lang w:bidi="hi-IN"/>
        </w:rPr>
        <w:t xml:space="preserve"> SarvAya namaH</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5AA1573F" w14:textId="645DE28D"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 20. </w:t>
      </w:r>
      <w:r w:rsidR="00842E57">
        <w:rPr>
          <w:rFonts w:ascii="Arial" w:hAnsi="Arial" w:cs="Arial"/>
          <w:color w:val="000000"/>
          <w:sz w:val="36"/>
          <w:szCs w:val="36"/>
          <w:lang w:bidi="hi-IN"/>
        </w:rPr>
        <w:t>OM</w:t>
      </w:r>
      <w:r>
        <w:rPr>
          <w:rFonts w:ascii="Arial" w:hAnsi="Arial" w:cs="Arial"/>
          <w:color w:val="000000"/>
          <w:sz w:val="36"/>
          <w:szCs w:val="36"/>
          <w:lang w:bidi="hi-IN"/>
        </w:rPr>
        <w:t xml:space="preserve"> tril</w:t>
      </w:r>
      <w:r w:rsidR="00665208">
        <w:rPr>
          <w:rFonts w:ascii="Arial" w:hAnsi="Arial" w:cs="Arial"/>
          <w:color w:val="000000"/>
          <w:sz w:val="36"/>
          <w:szCs w:val="36"/>
          <w:lang w:bidi="hi-IN"/>
        </w:rPr>
        <w:t>O</w:t>
      </w:r>
      <w:r>
        <w:rPr>
          <w:rFonts w:ascii="Arial" w:hAnsi="Arial" w:cs="Arial"/>
          <w:color w:val="000000"/>
          <w:sz w:val="36"/>
          <w:szCs w:val="36"/>
          <w:lang w:bidi="hi-IN"/>
        </w:rPr>
        <w:t>k</w:t>
      </w:r>
      <w:r w:rsidR="00665208">
        <w:rPr>
          <w:rFonts w:ascii="Arial" w:hAnsi="Arial" w:cs="Arial"/>
          <w:color w:val="000000"/>
          <w:sz w:val="36"/>
          <w:szCs w:val="36"/>
          <w:lang w:bidi="hi-IN"/>
        </w:rPr>
        <w:t>E</w:t>
      </w:r>
      <w:r>
        <w:rPr>
          <w:rFonts w:ascii="Arial" w:hAnsi="Arial" w:cs="Arial"/>
          <w:color w:val="000000"/>
          <w:sz w:val="36"/>
          <w:szCs w:val="36"/>
          <w:lang w:bidi="hi-IN"/>
        </w:rPr>
        <w:t xml:space="preserve">SAya namaH </w:t>
      </w:r>
    </w:p>
    <w:p w14:paraId="7A9CFBAD" w14:textId="3D84951F" w:rsidR="0050407C"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21. </w:t>
      </w:r>
      <w:r w:rsidR="00842E57">
        <w:rPr>
          <w:rFonts w:ascii="Arial" w:hAnsi="Arial" w:cs="Arial"/>
          <w:color w:val="000000"/>
          <w:sz w:val="36"/>
          <w:szCs w:val="36"/>
          <w:lang w:bidi="hi-IN"/>
        </w:rPr>
        <w:t>OM</w:t>
      </w:r>
      <w:r>
        <w:rPr>
          <w:rFonts w:ascii="Arial" w:hAnsi="Arial" w:cs="Arial"/>
          <w:color w:val="000000"/>
          <w:sz w:val="36"/>
          <w:szCs w:val="36"/>
          <w:lang w:bidi="hi-IN"/>
        </w:rPr>
        <w:t xml:space="preserve"> SitikaNThAya namaH</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73701C59" w14:textId="647F55A6"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 22. </w:t>
      </w:r>
      <w:r w:rsidR="00842E57">
        <w:rPr>
          <w:rFonts w:ascii="Arial" w:hAnsi="Arial" w:cs="Arial"/>
          <w:color w:val="000000"/>
          <w:sz w:val="36"/>
          <w:szCs w:val="36"/>
          <w:lang w:bidi="hi-IN"/>
        </w:rPr>
        <w:t>OM</w:t>
      </w:r>
      <w:r>
        <w:rPr>
          <w:rFonts w:ascii="Arial" w:hAnsi="Arial" w:cs="Arial"/>
          <w:color w:val="000000"/>
          <w:sz w:val="36"/>
          <w:szCs w:val="36"/>
          <w:lang w:bidi="hi-IN"/>
        </w:rPr>
        <w:t xml:space="preserve"> SivapriyAya namaH</w:t>
      </w:r>
    </w:p>
    <w:p w14:paraId="2EFC6FF4" w14:textId="665449A7" w:rsidR="0050407C"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23. </w:t>
      </w:r>
      <w:r w:rsidR="00842E57">
        <w:rPr>
          <w:rFonts w:ascii="Arial" w:hAnsi="Arial" w:cs="Arial"/>
          <w:color w:val="000000"/>
          <w:sz w:val="36"/>
          <w:szCs w:val="36"/>
          <w:lang w:bidi="hi-IN"/>
        </w:rPr>
        <w:t>OM</w:t>
      </w:r>
      <w:r>
        <w:rPr>
          <w:rFonts w:ascii="Arial" w:hAnsi="Arial" w:cs="Arial"/>
          <w:color w:val="000000"/>
          <w:sz w:val="36"/>
          <w:szCs w:val="36"/>
          <w:lang w:bidi="hi-IN"/>
        </w:rPr>
        <w:t xml:space="preserve"> ugrAya namaH</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255FB397" w14:textId="25A71F2D"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 24. </w:t>
      </w:r>
      <w:r w:rsidR="00842E57">
        <w:rPr>
          <w:rFonts w:ascii="Arial" w:hAnsi="Arial" w:cs="Arial"/>
          <w:color w:val="000000"/>
          <w:sz w:val="36"/>
          <w:szCs w:val="36"/>
          <w:lang w:bidi="hi-IN"/>
        </w:rPr>
        <w:t>OM</w:t>
      </w:r>
      <w:r>
        <w:rPr>
          <w:rFonts w:ascii="Arial" w:hAnsi="Arial" w:cs="Arial"/>
          <w:color w:val="000000"/>
          <w:sz w:val="36"/>
          <w:szCs w:val="36"/>
          <w:lang w:bidi="hi-IN"/>
        </w:rPr>
        <w:t xml:space="preserve"> kapAlin</w:t>
      </w:r>
      <w:r w:rsidR="00665208">
        <w:rPr>
          <w:rFonts w:ascii="Arial" w:hAnsi="Arial" w:cs="Arial"/>
          <w:color w:val="000000"/>
          <w:sz w:val="36"/>
          <w:szCs w:val="36"/>
          <w:lang w:bidi="hi-IN"/>
        </w:rPr>
        <w:t>E</w:t>
      </w:r>
      <w:r>
        <w:rPr>
          <w:rFonts w:ascii="Arial" w:hAnsi="Arial" w:cs="Arial"/>
          <w:color w:val="000000"/>
          <w:sz w:val="36"/>
          <w:szCs w:val="36"/>
          <w:lang w:bidi="hi-IN"/>
        </w:rPr>
        <w:t xml:space="preserve"> namaH</w:t>
      </w:r>
    </w:p>
    <w:p w14:paraId="63797A6D" w14:textId="6C38B97B" w:rsidR="0050407C"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25. </w:t>
      </w:r>
      <w:r w:rsidR="00842E57">
        <w:rPr>
          <w:rFonts w:ascii="Arial" w:hAnsi="Arial" w:cs="Arial"/>
          <w:color w:val="000000"/>
          <w:sz w:val="36"/>
          <w:szCs w:val="36"/>
          <w:lang w:bidi="hi-IN"/>
        </w:rPr>
        <w:t>OM</w:t>
      </w:r>
      <w:r>
        <w:rPr>
          <w:rFonts w:ascii="Arial" w:hAnsi="Arial" w:cs="Arial"/>
          <w:color w:val="000000"/>
          <w:sz w:val="36"/>
          <w:szCs w:val="36"/>
          <w:lang w:bidi="hi-IN"/>
        </w:rPr>
        <w:t xml:space="preserve"> kAmAray</w:t>
      </w:r>
      <w:r w:rsidR="00665208">
        <w:rPr>
          <w:rFonts w:ascii="Arial" w:hAnsi="Arial" w:cs="Arial"/>
          <w:color w:val="000000"/>
          <w:sz w:val="36"/>
          <w:szCs w:val="36"/>
          <w:lang w:bidi="hi-IN"/>
        </w:rPr>
        <w:t>E</w:t>
      </w:r>
      <w:r>
        <w:rPr>
          <w:rFonts w:ascii="Arial" w:hAnsi="Arial" w:cs="Arial"/>
          <w:color w:val="000000"/>
          <w:sz w:val="36"/>
          <w:szCs w:val="36"/>
          <w:lang w:bidi="hi-IN"/>
        </w:rPr>
        <w:t xml:space="preserve"> namaH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465A87E1" w14:textId="7AF027FA"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26. </w:t>
      </w:r>
      <w:r w:rsidR="00842E57">
        <w:rPr>
          <w:rFonts w:ascii="Arial" w:hAnsi="Arial" w:cs="Arial"/>
          <w:color w:val="000000"/>
          <w:sz w:val="36"/>
          <w:szCs w:val="36"/>
          <w:lang w:bidi="hi-IN"/>
        </w:rPr>
        <w:t>OM</w:t>
      </w:r>
      <w:r>
        <w:rPr>
          <w:rFonts w:ascii="Arial" w:hAnsi="Arial" w:cs="Arial"/>
          <w:color w:val="000000"/>
          <w:sz w:val="36"/>
          <w:szCs w:val="36"/>
          <w:lang w:bidi="hi-IN"/>
        </w:rPr>
        <w:t xml:space="preserve"> andhakAsura sUdanAya namaH</w:t>
      </w:r>
    </w:p>
    <w:p w14:paraId="1A1BAC3D" w14:textId="65A03AEC" w:rsidR="0050407C"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 xml:space="preserve">27. </w:t>
      </w:r>
      <w:r w:rsidR="00842E57">
        <w:rPr>
          <w:rFonts w:ascii="Arial" w:hAnsi="Arial" w:cs="Arial"/>
          <w:color w:val="000000"/>
          <w:sz w:val="36"/>
          <w:szCs w:val="36"/>
          <w:lang w:bidi="hi-IN"/>
        </w:rPr>
        <w:t>OM</w:t>
      </w:r>
      <w:r>
        <w:rPr>
          <w:rFonts w:ascii="Arial" w:hAnsi="Arial" w:cs="Arial"/>
          <w:color w:val="000000"/>
          <w:sz w:val="36"/>
          <w:szCs w:val="36"/>
          <w:lang w:bidi="hi-IN"/>
        </w:rPr>
        <w:t xml:space="preserve"> ga~ggAdharAya namaH</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 </w:t>
      </w:r>
    </w:p>
    <w:p w14:paraId="32AB7069" w14:textId="03D44B83"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28. </w:t>
      </w:r>
      <w:r w:rsidR="00842E57">
        <w:rPr>
          <w:rFonts w:ascii="Arial" w:hAnsi="Arial" w:cs="Arial"/>
          <w:color w:val="000000"/>
          <w:sz w:val="36"/>
          <w:szCs w:val="36"/>
          <w:lang w:bidi="hi-IN"/>
        </w:rPr>
        <w:t>OM</w:t>
      </w:r>
      <w:r>
        <w:rPr>
          <w:rFonts w:ascii="Arial" w:hAnsi="Arial" w:cs="Arial"/>
          <w:color w:val="000000"/>
          <w:sz w:val="36"/>
          <w:szCs w:val="36"/>
          <w:lang w:bidi="hi-IN"/>
        </w:rPr>
        <w:t xml:space="preserve"> lalATAkShAya namaH</w:t>
      </w:r>
    </w:p>
    <w:p w14:paraId="76043439" w14:textId="746602C0" w:rsidR="0050407C"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29. </w:t>
      </w:r>
      <w:r w:rsidR="00842E57">
        <w:rPr>
          <w:rFonts w:ascii="Arial" w:hAnsi="Arial" w:cs="Arial"/>
          <w:color w:val="000000"/>
          <w:sz w:val="36"/>
          <w:szCs w:val="36"/>
          <w:lang w:bidi="hi-IN"/>
        </w:rPr>
        <w:t>OM</w:t>
      </w:r>
      <w:r>
        <w:rPr>
          <w:rFonts w:ascii="Arial" w:hAnsi="Arial" w:cs="Arial"/>
          <w:color w:val="000000"/>
          <w:sz w:val="36"/>
          <w:szCs w:val="36"/>
          <w:lang w:bidi="hi-IN"/>
        </w:rPr>
        <w:t xml:space="preserve"> kAlakAlAya namaH</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t xml:space="preserve"> </w:t>
      </w:r>
    </w:p>
    <w:p w14:paraId="1A5464DF" w14:textId="5CAF4D9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30. </w:t>
      </w:r>
      <w:r w:rsidR="00842E57">
        <w:rPr>
          <w:rFonts w:ascii="Arial" w:hAnsi="Arial" w:cs="Arial"/>
          <w:color w:val="000000"/>
          <w:sz w:val="36"/>
          <w:szCs w:val="36"/>
          <w:lang w:bidi="hi-IN"/>
        </w:rPr>
        <w:t>OM</w:t>
      </w:r>
      <w:r>
        <w:rPr>
          <w:rFonts w:ascii="Arial" w:hAnsi="Arial" w:cs="Arial"/>
          <w:color w:val="000000"/>
          <w:sz w:val="36"/>
          <w:szCs w:val="36"/>
          <w:lang w:bidi="hi-IN"/>
        </w:rPr>
        <w:t xml:space="preserve"> kRupAnidhay</w:t>
      </w:r>
      <w:r w:rsidR="00665208">
        <w:rPr>
          <w:rFonts w:ascii="Arial" w:hAnsi="Arial" w:cs="Arial"/>
          <w:color w:val="000000"/>
          <w:sz w:val="36"/>
          <w:szCs w:val="36"/>
          <w:lang w:bidi="hi-IN"/>
        </w:rPr>
        <w:t>E</w:t>
      </w:r>
      <w:r>
        <w:rPr>
          <w:rFonts w:ascii="Arial" w:hAnsi="Arial" w:cs="Arial"/>
          <w:color w:val="000000"/>
          <w:sz w:val="36"/>
          <w:szCs w:val="36"/>
          <w:lang w:bidi="hi-IN"/>
        </w:rPr>
        <w:t xml:space="preserve"> namaH</w:t>
      </w:r>
    </w:p>
    <w:p w14:paraId="32AE83B9" w14:textId="60E816B8" w:rsidR="0050407C"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31. </w:t>
      </w:r>
      <w:r w:rsidR="00842E57">
        <w:rPr>
          <w:rFonts w:ascii="Arial" w:hAnsi="Arial" w:cs="Arial"/>
          <w:color w:val="000000"/>
          <w:sz w:val="36"/>
          <w:szCs w:val="36"/>
          <w:lang w:bidi="hi-IN"/>
        </w:rPr>
        <w:t>OM</w:t>
      </w:r>
      <w:r>
        <w:rPr>
          <w:rFonts w:ascii="Arial" w:hAnsi="Arial" w:cs="Arial"/>
          <w:color w:val="000000"/>
          <w:sz w:val="36"/>
          <w:szCs w:val="36"/>
          <w:lang w:bidi="hi-IN"/>
        </w:rPr>
        <w:t xml:space="preserve"> BImAya namaH</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6C001956" w14:textId="5637F4FD"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32. </w:t>
      </w:r>
      <w:r w:rsidR="00842E57">
        <w:rPr>
          <w:rFonts w:ascii="Arial" w:hAnsi="Arial" w:cs="Arial"/>
          <w:color w:val="000000"/>
          <w:sz w:val="36"/>
          <w:szCs w:val="36"/>
          <w:lang w:bidi="hi-IN"/>
        </w:rPr>
        <w:t>OM</w:t>
      </w:r>
      <w:r>
        <w:rPr>
          <w:rFonts w:ascii="Arial" w:hAnsi="Arial" w:cs="Arial"/>
          <w:color w:val="000000"/>
          <w:sz w:val="36"/>
          <w:szCs w:val="36"/>
          <w:lang w:bidi="hi-IN"/>
        </w:rPr>
        <w:t xml:space="preserve"> paraSuhastAya namaH</w:t>
      </w:r>
    </w:p>
    <w:p w14:paraId="5AD8DCDF" w14:textId="141D5139" w:rsidR="0050407C"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33. </w:t>
      </w:r>
      <w:r w:rsidR="00842E57">
        <w:rPr>
          <w:rFonts w:ascii="Arial" w:hAnsi="Arial" w:cs="Arial"/>
          <w:color w:val="000000"/>
          <w:sz w:val="36"/>
          <w:szCs w:val="36"/>
          <w:lang w:bidi="hi-IN"/>
        </w:rPr>
        <w:t>OM</w:t>
      </w:r>
      <w:r>
        <w:rPr>
          <w:rFonts w:ascii="Arial" w:hAnsi="Arial" w:cs="Arial"/>
          <w:color w:val="000000"/>
          <w:sz w:val="36"/>
          <w:szCs w:val="36"/>
          <w:lang w:bidi="hi-IN"/>
        </w:rPr>
        <w:t xml:space="preserve"> mRugapANay</w:t>
      </w:r>
      <w:r w:rsidR="00665208">
        <w:rPr>
          <w:rFonts w:ascii="Arial" w:hAnsi="Arial" w:cs="Arial"/>
          <w:color w:val="000000"/>
          <w:sz w:val="36"/>
          <w:szCs w:val="36"/>
          <w:lang w:bidi="hi-IN"/>
        </w:rPr>
        <w:t>E</w:t>
      </w:r>
      <w:r>
        <w:rPr>
          <w:rFonts w:ascii="Arial" w:hAnsi="Arial" w:cs="Arial"/>
          <w:color w:val="000000"/>
          <w:sz w:val="36"/>
          <w:szCs w:val="36"/>
          <w:lang w:bidi="hi-IN"/>
        </w:rPr>
        <w:t xml:space="preserve"> namaH</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4C9E2EC1" w14:textId="7BD8ED51"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34. </w:t>
      </w:r>
      <w:r w:rsidR="00842E57">
        <w:rPr>
          <w:rFonts w:ascii="Arial" w:hAnsi="Arial" w:cs="Arial"/>
          <w:color w:val="000000"/>
          <w:sz w:val="36"/>
          <w:szCs w:val="36"/>
          <w:lang w:bidi="hi-IN"/>
        </w:rPr>
        <w:t>OM</w:t>
      </w:r>
      <w:r>
        <w:rPr>
          <w:rFonts w:ascii="Arial" w:hAnsi="Arial" w:cs="Arial"/>
          <w:color w:val="000000"/>
          <w:sz w:val="36"/>
          <w:szCs w:val="36"/>
          <w:lang w:bidi="hi-IN"/>
        </w:rPr>
        <w:t xml:space="preserve"> jaTAdharAya namaH</w:t>
      </w:r>
    </w:p>
    <w:p w14:paraId="6B74707C" w14:textId="6273C44F" w:rsidR="0050407C"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35. </w:t>
      </w:r>
      <w:r w:rsidR="00842E57">
        <w:rPr>
          <w:rFonts w:ascii="Arial" w:hAnsi="Arial" w:cs="Arial"/>
          <w:color w:val="000000"/>
          <w:sz w:val="36"/>
          <w:szCs w:val="36"/>
          <w:lang w:bidi="hi-IN"/>
        </w:rPr>
        <w:t>OM</w:t>
      </w:r>
      <w:r>
        <w:rPr>
          <w:rFonts w:ascii="Arial" w:hAnsi="Arial" w:cs="Arial"/>
          <w:color w:val="000000"/>
          <w:sz w:val="36"/>
          <w:szCs w:val="36"/>
          <w:lang w:bidi="hi-IN"/>
        </w:rPr>
        <w:t xml:space="preserve"> kailAsavAsin</w:t>
      </w:r>
      <w:r w:rsidR="00665208">
        <w:rPr>
          <w:rFonts w:ascii="Arial" w:hAnsi="Arial" w:cs="Arial"/>
          <w:color w:val="000000"/>
          <w:sz w:val="36"/>
          <w:szCs w:val="36"/>
          <w:lang w:bidi="hi-IN"/>
        </w:rPr>
        <w:t>E</w:t>
      </w:r>
      <w:r>
        <w:rPr>
          <w:rFonts w:ascii="Arial" w:hAnsi="Arial" w:cs="Arial"/>
          <w:color w:val="000000"/>
          <w:sz w:val="36"/>
          <w:szCs w:val="36"/>
          <w:lang w:bidi="hi-IN"/>
        </w:rPr>
        <w:t xml:space="preserve"> namaH</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6D0C4519" w14:textId="21B7C6EE"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36. </w:t>
      </w:r>
      <w:r w:rsidR="00842E57">
        <w:rPr>
          <w:rFonts w:ascii="Arial" w:hAnsi="Arial" w:cs="Arial"/>
          <w:color w:val="000000"/>
          <w:sz w:val="36"/>
          <w:szCs w:val="36"/>
          <w:lang w:bidi="hi-IN"/>
        </w:rPr>
        <w:t>OM</w:t>
      </w:r>
      <w:r>
        <w:rPr>
          <w:rFonts w:ascii="Arial" w:hAnsi="Arial" w:cs="Arial"/>
          <w:color w:val="000000"/>
          <w:sz w:val="36"/>
          <w:szCs w:val="36"/>
          <w:lang w:bidi="hi-IN"/>
        </w:rPr>
        <w:t xml:space="preserve"> kavacin</w:t>
      </w:r>
      <w:r w:rsidR="00665208">
        <w:rPr>
          <w:rFonts w:ascii="Arial" w:hAnsi="Arial" w:cs="Arial"/>
          <w:color w:val="000000"/>
          <w:sz w:val="36"/>
          <w:szCs w:val="36"/>
          <w:lang w:bidi="hi-IN"/>
        </w:rPr>
        <w:t>E</w:t>
      </w:r>
      <w:r>
        <w:rPr>
          <w:rFonts w:ascii="Arial" w:hAnsi="Arial" w:cs="Arial"/>
          <w:color w:val="000000"/>
          <w:sz w:val="36"/>
          <w:szCs w:val="36"/>
          <w:lang w:bidi="hi-IN"/>
        </w:rPr>
        <w:t xml:space="preserve"> namaH</w:t>
      </w:r>
    </w:p>
    <w:p w14:paraId="0AC3BA42" w14:textId="0E2238A9" w:rsidR="0050407C"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37. </w:t>
      </w:r>
      <w:r w:rsidR="00842E57">
        <w:rPr>
          <w:rFonts w:ascii="Arial" w:hAnsi="Arial" w:cs="Arial"/>
          <w:color w:val="000000"/>
          <w:sz w:val="36"/>
          <w:szCs w:val="36"/>
          <w:lang w:bidi="hi-IN"/>
        </w:rPr>
        <w:t>OM</w:t>
      </w:r>
      <w:r>
        <w:rPr>
          <w:rFonts w:ascii="Arial" w:hAnsi="Arial" w:cs="Arial"/>
          <w:color w:val="000000"/>
          <w:sz w:val="36"/>
          <w:szCs w:val="36"/>
          <w:lang w:bidi="hi-IN"/>
        </w:rPr>
        <w:t xml:space="preserve"> kaTh</w:t>
      </w:r>
      <w:r w:rsidR="00665208">
        <w:rPr>
          <w:rFonts w:ascii="Arial" w:hAnsi="Arial" w:cs="Arial"/>
          <w:color w:val="000000"/>
          <w:sz w:val="36"/>
          <w:szCs w:val="36"/>
          <w:lang w:bidi="hi-IN"/>
        </w:rPr>
        <w:t>O</w:t>
      </w:r>
      <w:r>
        <w:rPr>
          <w:rFonts w:ascii="Arial" w:hAnsi="Arial" w:cs="Arial"/>
          <w:color w:val="000000"/>
          <w:sz w:val="36"/>
          <w:szCs w:val="36"/>
          <w:lang w:bidi="hi-IN"/>
        </w:rPr>
        <w:t>rAya namaH</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11CD384B" w14:textId="3FD3914C"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38. </w:t>
      </w:r>
      <w:r w:rsidR="00842E57">
        <w:rPr>
          <w:rFonts w:ascii="Arial" w:hAnsi="Arial" w:cs="Arial"/>
          <w:color w:val="000000"/>
          <w:sz w:val="36"/>
          <w:szCs w:val="36"/>
          <w:lang w:bidi="hi-IN"/>
        </w:rPr>
        <w:t>OM</w:t>
      </w:r>
      <w:r>
        <w:rPr>
          <w:rFonts w:ascii="Arial" w:hAnsi="Arial" w:cs="Arial"/>
          <w:color w:val="000000"/>
          <w:sz w:val="36"/>
          <w:szCs w:val="36"/>
          <w:lang w:bidi="hi-IN"/>
        </w:rPr>
        <w:t xml:space="preserve"> tripurAntakAya namaH</w:t>
      </w:r>
    </w:p>
    <w:p w14:paraId="08F53F36" w14:textId="0ADEE70C" w:rsidR="0050407C"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39. </w:t>
      </w:r>
      <w:r w:rsidR="00842E57">
        <w:rPr>
          <w:rFonts w:ascii="Arial" w:hAnsi="Arial" w:cs="Arial"/>
          <w:color w:val="000000"/>
          <w:sz w:val="36"/>
          <w:szCs w:val="36"/>
          <w:lang w:bidi="hi-IN"/>
        </w:rPr>
        <w:t>OM</w:t>
      </w:r>
      <w:r>
        <w:rPr>
          <w:rFonts w:ascii="Arial" w:hAnsi="Arial" w:cs="Arial"/>
          <w:color w:val="000000"/>
          <w:sz w:val="36"/>
          <w:szCs w:val="36"/>
          <w:lang w:bidi="hi-IN"/>
        </w:rPr>
        <w:t xml:space="preserve"> vRuShA~gkAya namaH</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4386A34E" w14:textId="08E20508"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40. </w:t>
      </w:r>
      <w:r w:rsidR="00842E57">
        <w:rPr>
          <w:rFonts w:ascii="Arial" w:hAnsi="Arial" w:cs="Arial"/>
          <w:color w:val="000000"/>
          <w:sz w:val="36"/>
          <w:szCs w:val="36"/>
          <w:lang w:bidi="hi-IN"/>
        </w:rPr>
        <w:t>OM</w:t>
      </w:r>
      <w:r>
        <w:rPr>
          <w:rFonts w:ascii="Arial" w:hAnsi="Arial" w:cs="Arial"/>
          <w:color w:val="000000"/>
          <w:sz w:val="36"/>
          <w:szCs w:val="36"/>
          <w:lang w:bidi="hi-IN"/>
        </w:rPr>
        <w:t xml:space="preserve"> vRuShaBArUDhAya namaH</w:t>
      </w:r>
    </w:p>
    <w:p w14:paraId="1F33B304" w14:textId="0F877264" w:rsidR="0050407C"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41. </w:t>
      </w:r>
      <w:r w:rsidR="00842E57">
        <w:rPr>
          <w:rFonts w:ascii="Arial" w:hAnsi="Arial" w:cs="Arial"/>
          <w:color w:val="000000"/>
          <w:sz w:val="36"/>
          <w:szCs w:val="36"/>
          <w:lang w:bidi="hi-IN"/>
        </w:rPr>
        <w:t>OM</w:t>
      </w:r>
      <w:r>
        <w:rPr>
          <w:rFonts w:ascii="Arial" w:hAnsi="Arial" w:cs="Arial"/>
          <w:color w:val="000000"/>
          <w:sz w:val="36"/>
          <w:szCs w:val="36"/>
          <w:lang w:bidi="hi-IN"/>
        </w:rPr>
        <w:t xml:space="preserve"> Basm</w:t>
      </w:r>
      <w:r w:rsidR="00665208">
        <w:rPr>
          <w:rFonts w:ascii="Arial" w:hAnsi="Arial" w:cs="Arial"/>
          <w:color w:val="000000"/>
          <w:sz w:val="36"/>
          <w:szCs w:val="36"/>
          <w:lang w:bidi="hi-IN"/>
        </w:rPr>
        <w:t>O</w:t>
      </w:r>
      <w:r>
        <w:rPr>
          <w:rFonts w:ascii="Arial" w:hAnsi="Arial" w:cs="Arial"/>
          <w:color w:val="000000"/>
          <w:sz w:val="36"/>
          <w:szCs w:val="36"/>
          <w:lang w:bidi="hi-IN"/>
        </w:rPr>
        <w:t xml:space="preserve">ddhUlita vigrahAya namaH </w:t>
      </w:r>
      <w:r>
        <w:rPr>
          <w:rFonts w:ascii="Arial" w:hAnsi="Arial" w:cs="Arial"/>
          <w:color w:val="000000"/>
          <w:sz w:val="36"/>
          <w:szCs w:val="36"/>
          <w:lang w:bidi="hi-IN"/>
        </w:rPr>
        <w:tab/>
      </w:r>
      <w:r>
        <w:rPr>
          <w:rFonts w:ascii="Arial" w:hAnsi="Arial" w:cs="Arial"/>
          <w:color w:val="000000"/>
          <w:sz w:val="36"/>
          <w:szCs w:val="36"/>
          <w:lang w:bidi="hi-IN"/>
        </w:rPr>
        <w:tab/>
      </w:r>
    </w:p>
    <w:p w14:paraId="1D676577" w14:textId="50C4CDD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42. </w:t>
      </w:r>
      <w:r w:rsidR="00842E57">
        <w:rPr>
          <w:rFonts w:ascii="Arial" w:hAnsi="Arial" w:cs="Arial"/>
          <w:color w:val="000000"/>
          <w:sz w:val="36"/>
          <w:szCs w:val="36"/>
          <w:lang w:bidi="hi-IN"/>
        </w:rPr>
        <w:t>OM</w:t>
      </w:r>
      <w:r>
        <w:rPr>
          <w:rFonts w:ascii="Arial" w:hAnsi="Arial" w:cs="Arial"/>
          <w:color w:val="000000"/>
          <w:sz w:val="36"/>
          <w:szCs w:val="36"/>
          <w:lang w:bidi="hi-IN"/>
        </w:rPr>
        <w:t xml:space="preserve"> sAmapriyAya namaH </w:t>
      </w:r>
    </w:p>
    <w:p w14:paraId="22AC44DF" w14:textId="55DA01BB" w:rsidR="0050407C"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43. </w:t>
      </w:r>
      <w:r w:rsidR="00842E57">
        <w:rPr>
          <w:rFonts w:ascii="Arial" w:hAnsi="Arial" w:cs="Arial"/>
          <w:color w:val="000000"/>
          <w:sz w:val="36"/>
          <w:szCs w:val="36"/>
          <w:lang w:bidi="hi-IN"/>
        </w:rPr>
        <w:t>OM</w:t>
      </w:r>
      <w:r>
        <w:rPr>
          <w:rFonts w:ascii="Arial" w:hAnsi="Arial" w:cs="Arial"/>
          <w:color w:val="000000"/>
          <w:sz w:val="36"/>
          <w:szCs w:val="36"/>
          <w:lang w:bidi="hi-IN"/>
        </w:rPr>
        <w:t xml:space="preserve"> svaramayAya namaH</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45DAF328" w14:textId="2310F499"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44. </w:t>
      </w:r>
      <w:r w:rsidR="00842E57">
        <w:rPr>
          <w:rFonts w:ascii="Arial" w:hAnsi="Arial" w:cs="Arial"/>
          <w:color w:val="000000"/>
          <w:sz w:val="36"/>
          <w:szCs w:val="36"/>
          <w:lang w:bidi="hi-IN"/>
        </w:rPr>
        <w:t>OM</w:t>
      </w:r>
      <w:r>
        <w:rPr>
          <w:rFonts w:ascii="Arial" w:hAnsi="Arial" w:cs="Arial"/>
          <w:color w:val="000000"/>
          <w:sz w:val="36"/>
          <w:szCs w:val="36"/>
          <w:lang w:bidi="hi-IN"/>
        </w:rPr>
        <w:t xml:space="preserve"> trayImUrtay</w:t>
      </w:r>
      <w:r w:rsidR="00665208">
        <w:rPr>
          <w:rFonts w:ascii="Arial" w:hAnsi="Arial" w:cs="Arial"/>
          <w:color w:val="000000"/>
          <w:sz w:val="36"/>
          <w:szCs w:val="36"/>
          <w:lang w:bidi="hi-IN"/>
        </w:rPr>
        <w:t>E</w:t>
      </w:r>
      <w:r>
        <w:rPr>
          <w:rFonts w:ascii="Arial" w:hAnsi="Arial" w:cs="Arial"/>
          <w:color w:val="000000"/>
          <w:sz w:val="36"/>
          <w:szCs w:val="36"/>
          <w:lang w:bidi="hi-IN"/>
        </w:rPr>
        <w:t xml:space="preserve"> namaH</w:t>
      </w:r>
    </w:p>
    <w:p w14:paraId="7BAF1EB1" w14:textId="5A097A3B" w:rsidR="0050407C"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45. </w:t>
      </w:r>
      <w:r w:rsidR="00842E57">
        <w:rPr>
          <w:rFonts w:ascii="Arial" w:hAnsi="Arial" w:cs="Arial"/>
          <w:color w:val="000000"/>
          <w:sz w:val="36"/>
          <w:szCs w:val="36"/>
          <w:lang w:bidi="hi-IN"/>
        </w:rPr>
        <w:t>OM</w:t>
      </w:r>
      <w:r>
        <w:rPr>
          <w:rFonts w:ascii="Arial" w:hAnsi="Arial" w:cs="Arial"/>
          <w:color w:val="000000"/>
          <w:sz w:val="36"/>
          <w:szCs w:val="36"/>
          <w:lang w:bidi="hi-IN"/>
        </w:rPr>
        <w:t xml:space="preserve"> anISvarAya namaH</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0839725A" w14:textId="63426943"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46. </w:t>
      </w:r>
      <w:r w:rsidR="00842E57">
        <w:rPr>
          <w:rFonts w:ascii="Arial" w:hAnsi="Arial" w:cs="Arial"/>
          <w:color w:val="000000"/>
          <w:sz w:val="36"/>
          <w:szCs w:val="36"/>
          <w:lang w:bidi="hi-IN"/>
        </w:rPr>
        <w:t>OM</w:t>
      </w:r>
      <w:r>
        <w:rPr>
          <w:rFonts w:ascii="Arial" w:hAnsi="Arial" w:cs="Arial"/>
          <w:color w:val="000000"/>
          <w:sz w:val="36"/>
          <w:szCs w:val="36"/>
          <w:lang w:bidi="hi-IN"/>
        </w:rPr>
        <w:t xml:space="preserve"> sarvaj~jAya namaH</w:t>
      </w:r>
    </w:p>
    <w:p w14:paraId="1EE49886" w14:textId="2616D930" w:rsidR="0050407C"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47. </w:t>
      </w:r>
      <w:r w:rsidR="00842E57">
        <w:rPr>
          <w:rFonts w:ascii="Arial" w:hAnsi="Arial" w:cs="Arial"/>
          <w:color w:val="000000"/>
          <w:sz w:val="36"/>
          <w:szCs w:val="36"/>
          <w:lang w:bidi="hi-IN"/>
        </w:rPr>
        <w:t>OM</w:t>
      </w:r>
      <w:r>
        <w:rPr>
          <w:rFonts w:ascii="Arial" w:hAnsi="Arial" w:cs="Arial"/>
          <w:color w:val="000000"/>
          <w:sz w:val="36"/>
          <w:szCs w:val="36"/>
          <w:lang w:bidi="hi-IN"/>
        </w:rPr>
        <w:t xml:space="preserve"> paramAtman</w:t>
      </w:r>
      <w:r w:rsidR="00665208">
        <w:rPr>
          <w:rFonts w:ascii="Arial" w:hAnsi="Arial" w:cs="Arial"/>
          <w:color w:val="000000"/>
          <w:sz w:val="36"/>
          <w:szCs w:val="36"/>
          <w:lang w:bidi="hi-IN"/>
        </w:rPr>
        <w:t>E</w:t>
      </w:r>
      <w:r>
        <w:rPr>
          <w:rFonts w:ascii="Arial" w:hAnsi="Arial" w:cs="Arial"/>
          <w:color w:val="000000"/>
          <w:sz w:val="36"/>
          <w:szCs w:val="36"/>
          <w:lang w:bidi="hi-IN"/>
        </w:rPr>
        <w:t xml:space="preserve"> namaH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42BC1E80" w14:textId="1355ACF3"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48. </w:t>
      </w:r>
      <w:r w:rsidR="00842E57">
        <w:rPr>
          <w:rFonts w:ascii="Arial" w:hAnsi="Arial" w:cs="Arial"/>
          <w:color w:val="000000"/>
          <w:sz w:val="36"/>
          <w:szCs w:val="36"/>
          <w:lang w:bidi="hi-IN"/>
        </w:rPr>
        <w:t>OM</w:t>
      </w:r>
      <w:r>
        <w:rPr>
          <w:rFonts w:ascii="Arial" w:hAnsi="Arial" w:cs="Arial"/>
          <w:color w:val="000000"/>
          <w:sz w:val="36"/>
          <w:szCs w:val="36"/>
          <w:lang w:bidi="hi-IN"/>
        </w:rPr>
        <w:t xml:space="preserve"> s</w:t>
      </w:r>
      <w:r w:rsidR="00665208">
        <w:rPr>
          <w:rFonts w:ascii="Arial" w:hAnsi="Arial" w:cs="Arial"/>
          <w:color w:val="000000"/>
          <w:sz w:val="36"/>
          <w:szCs w:val="36"/>
          <w:lang w:bidi="hi-IN"/>
        </w:rPr>
        <w:t>O</w:t>
      </w:r>
      <w:r>
        <w:rPr>
          <w:rFonts w:ascii="Arial" w:hAnsi="Arial" w:cs="Arial"/>
          <w:color w:val="000000"/>
          <w:sz w:val="36"/>
          <w:szCs w:val="36"/>
          <w:lang w:bidi="hi-IN"/>
        </w:rPr>
        <w:t>masUryAgni l</w:t>
      </w:r>
      <w:r w:rsidR="00665208">
        <w:rPr>
          <w:rFonts w:ascii="Arial" w:hAnsi="Arial" w:cs="Arial"/>
          <w:color w:val="000000"/>
          <w:sz w:val="36"/>
          <w:szCs w:val="36"/>
          <w:lang w:bidi="hi-IN"/>
        </w:rPr>
        <w:t>O</w:t>
      </w:r>
      <w:r>
        <w:rPr>
          <w:rFonts w:ascii="Arial" w:hAnsi="Arial" w:cs="Arial"/>
          <w:color w:val="000000"/>
          <w:sz w:val="36"/>
          <w:szCs w:val="36"/>
          <w:lang w:bidi="hi-IN"/>
        </w:rPr>
        <w:t>canAya namaH</w:t>
      </w:r>
    </w:p>
    <w:p w14:paraId="45EAFBD3" w14:textId="0AA19BE0"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49. </w:t>
      </w:r>
      <w:r w:rsidR="00842E57">
        <w:rPr>
          <w:rFonts w:ascii="Arial" w:hAnsi="Arial" w:cs="Arial"/>
          <w:color w:val="000000"/>
          <w:sz w:val="36"/>
          <w:szCs w:val="36"/>
          <w:lang w:bidi="hi-IN"/>
        </w:rPr>
        <w:t>OM</w:t>
      </w:r>
      <w:r>
        <w:rPr>
          <w:rFonts w:ascii="Arial" w:hAnsi="Arial" w:cs="Arial"/>
          <w:color w:val="000000"/>
          <w:sz w:val="36"/>
          <w:szCs w:val="36"/>
          <w:lang w:bidi="hi-IN"/>
        </w:rPr>
        <w:t xml:space="preserve"> haviSh</w:t>
      </w:r>
      <w:r w:rsidR="00665208">
        <w:rPr>
          <w:rFonts w:ascii="Arial" w:hAnsi="Arial" w:cs="Arial"/>
          <w:color w:val="000000"/>
          <w:sz w:val="36"/>
          <w:szCs w:val="36"/>
          <w:lang w:bidi="hi-IN"/>
        </w:rPr>
        <w:t>E</w:t>
      </w:r>
      <w:r>
        <w:rPr>
          <w:rFonts w:ascii="Arial" w:hAnsi="Arial" w:cs="Arial"/>
          <w:color w:val="000000"/>
          <w:sz w:val="36"/>
          <w:szCs w:val="36"/>
          <w:lang w:bidi="hi-IN"/>
        </w:rPr>
        <w:t xml:space="preserve"> namaH</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sidR="009E646D">
        <w:rPr>
          <w:rFonts w:ascii="Arial" w:hAnsi="Arial" w:cs="Arial"/>
          <w:color w:val="000000"/>
          <w:sz w:val="36"/>
          <w:szCs w:val="36"/>
          <w:lang w:bidi="hi-IN"/>
        </w:rPr>
        <w:br/>
      </w:r>
      <w:r>
        <w:rPr>
          <w:rFonts w:ascii="Arial" w:hAnsi="Arial" w:cs="Arial"/>
          <w:color w:val="000000"/>
          <w:sz w:val="36"/>
          <w:szCs w:val="36"/>
          <w:lang w:bidi="hi-IN"/>
        </w:rPr>
        <w:t xml:space="preserve">50. </w:t>
      </w:r>
      <w:r w:rsidR="00842E57">
        <w:rPr>
          <w:rFonts w:ascii="Arial" w:hAnsi="Arial" w:cs="Arial"/>
          <w:color w:val="000000"/>
          <w:sz w:val="36"/>
          <w:szCs w:val="36"/>
          <w:lang w:bidi="hi-IN"/>
        </w:rPr>
        <w:t>OM</w:t>
      </w:r>
      <w:r>
        <w:rPr>
          <w:rFonts w:ascii="Arial" w:hAnsi="Arial" w:cs="Arial"/>
          <w:color w:val="000000"/>
          <w:sz w:val="36"/>
          <w:szCs w:val="36"/>
          <w:lang w:bidi="hi-IN"/>
        </w:rPr>
        <w:t xml:space="preserve"> yaj~jamayAya namaH</w:t>
      </w:r>
    </w:p>
    <w:p w14:paraId="62CBB9FF" w14:textId="2137A799"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51. </w:t>
      </w:r>
      <w:r w:rsidR="00842E57">
        <w:rPr>
          <w:rFonts w:ascii="Arial" w:hAnsi="Arial" w:cs="Arial"/>
          <w:color w:val="000000"/>
          <w:sz w:val="36"/>
          <w:szCs w:val="36"/>
          <w:lang w:bidi="hi-IN"/>
        </w:rPr>
        <w:t>OM</w:t>
      </w:r>
      <w:r>
        <w:rPr>
          <w:rFonts w:ascii="Arial" w:hAnsi="Arial" w:cs="Arial"/>
          <w:color w:val="000000"/>
          <w:sz w:val="36"/>
          <w:szCs w:val="36"/>
          <w:lang w:bidi="hi-IN"/>
        </w:rPr>
        <w:t xml:space="preserve"> s</w:t>
      </w:r>
      <w:r w:rsidR="00665208">
        <w:rPr>
          <w:rFonts w:ascii="Arial" w:hAnsi="Arial" w:cs="Arial"/>
          <w:color w:val="000000"/>
          <w:sz w:val="36"/>
          <w:szCs w:val="36"/>
          <w:lang w:bidi="hi-IN"/>
        </w:rPr>
        <w:t>O</w:t>
      </w:r>
      <w:r>
        <w:rPr>
          <w:rFonts w:ascii="Arial" w:hAnsi="Arial" w:cs="Arial"/>
          <w:color w:val="000000"/>
          <w:sz w:val="36"/>
          <w:szCs w:val="36"/>
          <w:lang w:bidi="hi-IN"/>
        </w:rPr>
        <w:t>mAya namaH</w:t>
      </w:r>
      <w:r>
        <w:rPr>
          <w:rFonts w:ascii="Arial" w:hAnsi="Arial" w:cs="Arial"/>
          <w:color w:val="000000"/>
          <w:sz w:val="36"/>
          <w:szCs w:val="36"/>
          <w:lang w:bidi="hi-IN"/>
        </w:rPr>
        <w:tab/>
      </w:r>
      <w:r w:rsidR="009E646D">
        <w:rPr>
          <w:rFonts w:ascii="Arial" w:hAnsi="Arial" w:cs="Arial"/>
          <w:color w:val="000000"/>
          <w:sz w:val="36"/>
          <w:szCs w:val="36"/>
          <w:lang w:bidi="hi-IN"/>
        </w:rPr>
        <w:br/>
      </w:r>
      <w:r>
        <w:rPr>
          <w:rFonts w:ascii="Arial" w:hAnsi="Arial" w:cs="Arial"/>
          <w:color w:val="000000"/>
          <w:sz w:val="36"/>
          <w:szCs w:val="36"/>
          <w:lang w:bidi="hi-IN"/>
        </w:rPr>
        <w:t xml:space="preserve">52. </w:t>
      </w:r>
      <w:r w:rsidR="00842E57">
        <w:rPr>
          <w:rFonts w:ascii="Arial" w:hAnsi="Arial" w:cs="Arial"/>
          <w:color w:val="000000"/>
          <w:sz w:val="36"/>
          <w:szCs w:val="36"/>
          <w:lang w:bidi="hi-IN"/>
        </w:rPr>
        <w:t>OM</w:t>
      </w:r>
      <w:r>
        <w:rPr>
          <w:rFonts w:ascii="Arial" w:hAnsi="Arial" w:cs="Arial"/>
          <w:color w:val="000000"/>
          <w:sz w:val="36"/>
          <w:szCs w:val="36"/>
          <w:lang w:bidi="hi-IN"/>
        </w:rPr>
        <w:t xml:space="preserve"> pa~jcavaktrAya namaH</w:t>
      </w:r>
    </w:p>
    <w:p w14:paraId="3CAB5E81" w14:textId="65DDFCE8"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53. </w:t>
      </w:r>
      <w:r w:rsidR="00842E57">
        <w:rPr>
          <w:rFonts w:ascii="Arial" w:hAnsi="Arial" w:cs="Arial"/>
          <w:color w:val="000000"/>
          <w:sz w:val="36"/>
          <w:szCs w:val="36"/>
          <w:lang w:bidi="hi-IN"/>
        </w:rPr>
        <w:t>OM</w:t>
      </w:r>
      <w:r>
        <w:rPr>
          <w:rFonts w:ascii="Arial" w:hAnsi="Arial" w:cs="Arial"/>
          <w:color w:val="000000"/>
          <w:sz w:val="36"/>
          <w:szCs w:val="36"/>
          <w:lang w:bidi="hi-IN"/>
        </w:rPr>
        <w:t xml:space="preserve"> sadASivAya namaH</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sidR="009E646D">
        <w:rPr>
          <w:rFonts w:ascii="Arial" w:hAnsi="Arial" w:cs="Arial"/>
          <w:color w:val="000000"/>
          <w:sz w:val="36"/>
          <w:szCs w:val="36"/>
          <w:lang w:bidi="hi-IN"/>
        </w:rPr>
        <w:br/>
      </w:r>
      <w:r>
        <w:rPr>
          <w:rFonts w:ascii="Arial" w:hAnsi="Arial" w:cs="Arial"/>
          <w:color w:val="000000"/>
          <w:sz w:val="36"/>
          <w:szCs w:val="36"/>
          <w:lang w:bidi="hi-IN"/>
        </w:rPr>
        <w:t xml:space="preserve">54. </w:t>
      </w:r>
      <w:r w:rsidR="00842E57">
        <w:rPr>
          <w:rFonts w:ascii="Arial" w:hAnsi="Arial" w:cs="Arial"/>
          <w:color w:val="000000"/>
          <w:sz w:val="36"/>
          <w:szCs w:val="36"/>
          <w:lang w:bidi="hi-IN"/>
        </w:rPr>
        <w:t>OM</w:t>
      </w:r>
      <w:r>
        <w:rPr>
          <w:rFonts w:ascii="Arial" w:hAnsi="Arial" w:cs="Arial"/>
          <w:color w:val="000000"/>
          <w:sz w:val="36"/>
          <w:szCs w:val="36"/>
          <w:lang w:bidi="hi-IN"/>
        </w:rPr>
        <w:t xml:space="preserve"> viSv</w:t>
      </w:r>
      <w:r w:rsidR="00665208">
        <w:rPr>
          <w:rFonts w:ascii="Arial" w:hAnsi="Arial" w:cs="Arial"/>
          <w:color w:val="000000"/>
          <w:sz w:val="36"/>
          <w:szCs w:val="36"/>
          <w:lang w:bidi="hi-IN"/>
        </w:rPr>
        <w:t>E</w:t>
      </w:r>
      <w:r>
        <w:rPr>
          <w:rFonts w:ascii="Arial" w:hAnsi="Arial" w:cs="Arial"/>
          <w:color w:val="000000"/>
          <w:sz w:val="36"/>
          <w:szCs w:val="36"/>
          <w:lang w:bidi="hi-IN"/>
        </w:rPr>
        <w:t>SvarAya namaH</w:t>
      </w:r>
    </w:p>
    <w:p w14:paraId="15553FCD" w14:textId="009000A5"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55. </w:t>
      </w:r>
      <w:r w:rsidR="00842E57">
        <w:rPr>
          <w:rFonts w:ascii="Arial" w:hAnsi="Arial" w:cs="Arial"/>
          <w:color w:val="000000"/>
          <w:sz w:val="36"/>
          <w:szCs w:val="36"/>
          <w:lang w:bidi="hi-IN"/>
        </w:rPr>
        <w:t>OM</w:t>
      </w:r>
      <w:r>
        <w:rPr>
          <w:rFonts w:ascii="Arial" w:hAnsi="Arial" w:cs="Arial"/>
          <w:color w:val="000000"/>
          <w:sz w:val="36"/>
          <w:szCs w:val="36"/>
          <w:lang w:bidi="hi-IN"/>
        </w:rPr>
        <w:t xml:space="preserve"> vIraBadrAya namaH</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sidR="00B01504">
        <w:rPr>
          <w:rFonts w:ascii="Arial" w:hAnsi="Arial" w:cs="Arial"/>
          <w:color w:val="000000"/>
          <w:sz w:val="36"/>
          <w:szCs w:val="36"/>
          <w:lang w:bidi="hi-IN"/>
        </w:rPr>
        <w:br/>
      </w:r>
      <w:r>
        <w:rPr>
          <w:rFonts w:ascii="Arial" w:hAnsi="Arial" w:cs="Arial"/>
          <w:color w:val="000000"/>
          <w:sz w:val="36"/>
          <w:szCs w:val="36"/>
          <w:lang w:bidi="hi-IN"/>
        </w:rPr>
        <w:t xml:space="preserve">56. </w:t>
      </w:r>
      <w:r w:rsidR="00842E57">
        <w:rPr>
          <w:rFonts w:ascii="Arial" w:hAnsi="Arial" w:cs="Arial"/>
          <w:color w:val="000000"/>
          <w:sz w:val="36"/>
          <w:szCs w:val="36"/>
          <w:lang w:bidi="hi-IN"/>
        </w:rPr>
        <w:t>OM</w:t>
      </w:r>
      <w:r>
        <w:rPr>
          <w:rFonts w:ascii="Arial" w:hAnsi="Arial" w:cs="Arial"/>
          <w:color w:val="000000"/>
          <w:sz w:val="36"/>
          <w:szCs w:val="36"/>
          <w:lang w:bidi="hi-IN"/>
        </w:rPr>
        <w:t xml:space="preserve"> gaNanAthAya namaH</w:t>
      </w:r>
    </w:p>
    <w:p w14:paraId="027D5326" w14:textId="6CAF166E"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 xml:space="preserve">57. </w:t>
      </w:r>
      <w:r w:rsidR="00842E57">
        <w:rPr>
          <w:rFonts w:ascii="Arial" w:hAnsi="Arial" w:cs="Arial"/>
          <w:color w:val="000000"/>
          <w:sz w:val="36"/>
          <w:szCs w:val="36"/>
          <w:lang w:bidi="hi-IN"/>
        </w:rPr>
        <w:t>OM</w:t>
      </w:r>
      <w:r>
        <w:rPr>
          <w:rFonts w:ascii="Arial" w:hAnsi="Arial" w:cs="Arial"/>
          <w:color w:val="000000"/>
          <w:sz w:val="36"/>
          <w:szCs w:val="36"/>
          <w:lang w:bidi="hi-IN"/>
        </w:rPr>
        <w:t xml:space="preserve"> prajApatay</w:t>
      </w:r>
      <w:r w:rsidR="00665208">
        <w:rPr>
          <w:rFonts w:ascii="Arial" w:hAnsi="Arial" w:cs="Arial"/>
          <w:color w:val="000000"/>
          <w:sz w:val="36"/>
          <w:szCs w:val="36"/>
          <w:lang w:bidi="hi-IN"/>
        </w:rPr>
        <w:t>E</w:t>
      </w:r>
      <w:r>
        <w:rPr>
          <w:rFonts w:ascii="Arial" w:hAnsi="Arial" w:cs="Arial"/>
          <w:color w:val="000000"/>
          <w:sz w:val="36"/>
          <w:szCs w:val="36"/>
          <w:lang w:bidi="hi-IN"/>
        </w:rPr>
        <w:t xml:space="preserve"> namaH</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sidR="00B01504">
        <w:rPr>
          <w:rFonts w:ascii="Arial" w:hAnsi="Arial" w:cs="Arial"/>
          <w:color w:val="000000"/>
          <w:sz w:val="36"/>
          <w:szCs w:val="36"/>
          <w:lang w:bidi="hi-IN"/>
        </w:rPr>
        <w:br/>
      </w:r>
      <w:r>
        <w:rPr>
          <w:rFonts w:ascii="Arial" w:hAnsi="Arial" w:cs="Arial"/>
          <w:color w:val="000000"/>
          <w:sz w:val="36"/>
          <w:szCs w:val="36"/>
          <w:lang w:bidi="hi-IN"/>
        </w:rPr>
        <w:t xml:space="preserve">58. </w:t>
      </w:r>
      <w:r w:rsidR="00842E57">
        <w:rPr>
          <w:rFonts w:ascii="Arial" w:hAnsi="Arial" w:cs="Arial"/>
          <w:color w:val="000000"/>
          <w:sz w:val="36"/>
          <w:szCs w:val="36"/>
          <w:lang w:bidi="hi-IN"/>
        </w:rPr>
        <w:t>OM</w:t>
      </w:r>
      <w:r>
        <w:rPr>
          <w:rFonts w:ascii="Arial" w:hAnsi="Arial" w:cs="Arial"/>
          <w:color w:val="000000"/>
          <w:sz w:val="36"/>
          <w:szCs w:val="36"/>
          <w:lang w:bidi="hi-IN"/>
        </w:rPr>
        <w:t xml:space="preserve"> hiraNyar</w:t>
      </w:r>
      <w:r w:rsidR="00665208">
        <w:rPr>
          <w:rFonts w:ascii="Arial" w:hAnsi="Arial" w:cs="Arial"/>
          <w:color w:val="000000"/>
          <w:sz w:val="36"/>
          <w:szCs w:val="36"/>
          <w:lang w:bidi="hi-IN"/>
        </w:rPr>
        <w:t>E</w:t>
      </w:r>
      <w:r>
        <w:rPr>
          <w:rFonts w:ascii="Arial" w:hAnsi="Arial" w:cs="Arial"/>
          <w:color w:val="000000"/>
          <w:sz w:val="36"/>
          <w:szCs w:val="36"/>
          <w:lang w:bidi="hi-IN"/>
        </w:rPr>
        <w:t>tas</w:t>
      </w:r>
      <w:r w:rsidR="00665208">
        <w:rPr>
          <w:rFonts w:ascii="Arial" w:hAnsi="Arial" w:cs="Arial"/>
          <w:color w:val="000000"/>
          <w:sz w:val="36"/>
          <w:szCs w:val="36"/>
          <w:lang w:bidi="hi-IN"/>
        </w:rPr>
        <w:t>E</w:t>
      </w:r>
      <w:r>
        <w:rPr>
          <w:rFonts w:ascii="Arial" w:hAnsi="Arial" w:cs="Arial"/>
          <w:color w:val="000000"/>
          <w:sz w:val="36"/>
          <w:szCs w:val="36"/>
          <w:lang w:bidi="hi-IN"/>
        </w:rPr>
        <w:t xml:space="preserve"> namaH</w:t>
      </w:r>
    </w:p>
    <w:p w14:paraId="1CEB8AB6" w14:textId="45611438"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59. </w:t>
      </w:r>
      <w:r w:rsidR="00842E57">
        <w:rPr>
          <w:rFonts w:ascii="Arial" w:hAnsi="Arial" w:cs="Arial"/>
          <w:color w:val="000000"/>
          <w:sz w:val="36"/>
          <w:szCs w:val="36"/>
          <w:lang w:bidi="hi-IN"/>
        </w:rPr>
        <w:t>OM</w:t>
      </w:r>
      <w:r>
        <w:rPr>
          <w:rFonts w:ascii="Arial" w:hAnsi="Arial" w:cs="Arial"/>
          <w:color w:val="000000"/>
          <w:sz w:val="36"/>
          <w:szCs w:val="36"/>
          <w:lang w:bidi="hi-IN"/>
        </w:rPr>
        <w:t xml:space="preserve"> durdharShAya namaH</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sidR="00B01504">
        <w:rPr>
          <w:rFonts w:ascii="Arial" w:hAnsi="Arial" w:cs="Arial"/>
          <w:color w:val="000000"/>
          <w:sz w:val="36"/>
          <w:szCs w:val="36"/>
          <w:lang w:bidi="hi-IN"/>
        </w:rPr>
        <w:br/>
      </w:r>
      <w:r>
        <w:rPr>
          <w:rFonts w:ascii="Arial" w:hAnsi="Arial" w:cs="Arial"/>
          <w:color w:val="000000"/>
          <w:sz w:val="36"/>
          <w:szCs w:val="36"/>
          <w:lang w:bidi="hi-IN"/>
        </w:rPr>
        <w:t xml:space="preserve">60. </w:t>
      </w:r>
      <w:r w:rsidR="00842E57">
        <w:rPr>
          <w:rFonts w:ascii="Arial" w:hAnsi="Arial" w:cs="Arial"/>
          <w:color w:val="000000"/>
          <w:sz w:val="36"/>
          <w:szCs w:val="36"/>
          <w:lang w:bidi="hi-IN"/>
        </w:rPr>
        <w:t>OM</w:t>
      </w:r>
      <w:r>
        <w:rPr>
          <w:rFonts w:ascii="Arial" w:hAnsi="Arial" w:cs="Arial"/>
          <w:color w:val="000000"/>
          <w:sz w:val="36"/>
          <w:szCs w:val="36"/>
          <w:lang w:bidi="hi-IN"/>
        </w:rPr>
        <w:t xml:space="preserve"> girISAya namaH </w:t>
      </w:r>
    </w:p>
    <w:p w14:paraId="13351A8D" w14:textId="0087ACB3"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61. </w:t>
      </w:r>
      <w:r w:rsidR="00842E57">
        <w:rPr>
          <w:rFonts w:ascii="Arial" w:hAnsi="Arial" w:cs="Arial"/>
          <w:color w:val="000000"/>
          <w:sz w:val="36"/>
          <w:szCs w:val="36"/>
          <w:lang w:bidi="hi-IN"/>
        </w:rPr>
        <w:t>OM</w:t>
      </w:r>
      <w:r>
        <w:rPr>
          <w:rFonts w:ascii="Arial" w:hAnsi="Arial" w:cs="Arial"/>
          <w:color w:val="000000"/>
          <w:sz w:val="36"/>
          <w:szCs w:val="36"/>
          <w:lang w:bidi="hi-IN"/>
        </w:rPr>
        <w:t xml:space="preserve"> giriSAya namaH</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sidR="00B01504">
        <w:rPr>
          <w:rFonts w:ascii="Arial" w:hAnsi="Arial" w:cs="Arial"/>
          <w:color w:val="000000"/>
          <w:sz w:val="36"/>
          <w:szCs w:val="36"/>
          <w:lang w:bidi="hi-IN"/>
        </w:rPr>
        <w:br/>
      </w:r>
      <w:r>
        <w:rPr>
          <w:rFonts w:ascii="Arial" w:hAnsi="Arial" w:cs="Arial"/>
          <w:color w:val="000000"/>
          <w:sz w:val="36"/>
          <w:szCs w:val="36"/>
          <w:lang w:bidi="hi-IN"/>
        </w:rPr>
        <w:t xml:space="preserve">62. </w:t>
      </w:r>
      <w:r w:rsidR="00842E57">
        <w:rPr>
          <w:rFonts w:ascii="Arial" w:hAnsi="Arial" w:cs="Arial"/>
          <w:color w:val="000000"/>
          <w:sz w:val="36"/>
          <w:szCs w:val="36"/>
          <w:lang w:bidi="hi-IN"/>
        </w:rPr>
        <w:t>OM</w:t>
      </w:r>
      <w:r>
        <w:rPr>
          <w:rFonts w:ascii="Arial" w:hAnsi="Arial" w:cs="Arial"/>
          <w:color w:val="000000"/>
          <w:sz w:val="36"/>
          <w:szCs w:val="36"/>
          <w:lang w:bidi="hi-IN"/>
        </w:rPr>
        <w:t xml:space="preserve"> anaGAya namaH</w:t>
      </w:r>
    </w:p>
    <w:p w14:paraId="774840B3" w14:textId="1C7CD3E9"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63. </w:t>
      </w:r>
      <w:r w:rsidR="00842E57">
        <w:rPr>
          <w:rFonts w:ascii="Arial" w:hAnsi="Arial" w:cs="Arial"/>
          <w:color w:val="000000"/>
          <w:sz w:val="36"/>
          <w:szCs w:val="36"/>
          <w:lang w:bidi="hi-IN"/>
        </w:rPr>
        <w:t>OM</w:t>
      </w:r>
      <w:r>
        <w:rPr>
          <w:rFonts w:ascii="Arial" w:hAnsi="Arial" w:cs="Arial"/>
          <w:color w:val="000000"/>
          <w:sz w:val="36"/>
          <w:szCs w:val="36"/>
          <w:lang w:bidi="hi-IN"/>
        </w:rPr>
        <w:t xml:space="preserve"> Buja~gga BUShaNAya namaH</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sidR="00B01504">
        <w:rPr>
          <w:rFonts w:ascii="Arial" w:hAnsi="Arial" w:cs="Arial"/>
          <w:color w:val="000000"/>
          <w:sz w:val="36"/>
          <w:szCs w:val="36"/>
          <w:lang w:bidi="hi-IN"/>
        </w:rPr>
        <w:br/>
      </w:r>
      <w:r>
        <w:rPr>
          <w:rFonts w:ascii="Arial" w:hAnsi="Arial" w:cs="Arial"/>
          <w:color w:val="000000"/>
          <w:sz w:val="36"/>
          <w:szCs w:val="36"/>
          <w:lang w:bidi="hi-IN"/>
        </w:rPr>
        <w:t xml:space="preserve">64. </w:t>
      </w:r>
      <w:r w:rsidR="00842E57">
        <w:rPr>
          <w:rFonts w:ascii="Arial" w:hAnsi="Arial" w:cs="Arial"/>
          <w:color w:val="000000"/>
          <w:sz w:val="36"/>
          <w:szCs w:val="36"/>
          <w:lang w:bidi="hi-IN"/>
        </w:rPr>
        <w:t>OM</w:t>
      </w:r>
      <w:r>
        <w:rPr>
          <w:rFonts w:ascii="Arial" w:hAnsi="Arial" w:cs="Arial"/>
          <w:color w:val="000000"/>
          <w:sz w:val="36"/>
          <w:szCs w:val="36"/>
          <w:lang w:bidi="hi-IN"/>
        </w:rPr>
        <w:t xml:space="preserve"> BargAya namaH</w:t>
      </w:r>
    </w:p>
    <w:p w14:paraId="29E71D0C" w14:textId="689797C9"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65. </w:t>
      </w:r>
      <w:r w:rsidR="00842E57">
        <w:rPr>
          <w:rFonts w:ascii="Arial" w:hAnsi="Arial" w:cs="Arial"/>
          <w:color w:val="000000"/>
          <w:sz w:val="36"/>
          <w:szCs w:val="36"/>
          <w:lang w:bidi="hi-IN"/>
        </w:rPr>
        <w:t>OM</w:t>
      </w:r>
      <w:r>
        <w:rPr>
          <w:rFonts w:ascii="Arial" w:hAnsi="Arial" w:cs="Arial"/>
          <w:color w:val="000000"/>
          <w:sz w:val="36"/>
          <w:szCs w:val="36"/>
          <w:lang w:bidi="hi-IN"/>
        </w:rPr>
        <w:t xml:space="preserve"> giridhanvan</w:t>
      </w:r>
      <w:r w:rsidR="00665208">
        <w:rPr>
          <w:rFonts w:ascii="Arial" w:hAnsi="Arial" w:cs="Arial"/>
          <w:color w:val="000000"/>
          <w:sz w:val="36"/>
          <w:szCs w:val="36"/>
          <w:lang w:bidi="hi-IN"/>
        </w:rPr>
        <w:t>E</w:t>
      </w:r>
      <w:r>
        <w:rPr>
          <w:rFonts w:ascii="Arial" w:hAnsi="Arial" w:cs="Arial"/>
          <w:color w:val="000000"/>
          <w:sz w:val="36"/>
          <w:szCs w:val="36"/>
          <w:lang w:bidi="hi-IN"/>
        </w:rPr>
        <w:t xml:space="preserve"> namaH</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sidR="00B01504">
        <w:rPr>
          <w:rFonts w:ascii="Arial" w:hAnsi="Arial" w:cs="Arial"/>
          <w:color w:val="000000"/>
          <w:sz w:val="36"/>
          <w:szCs w:val="36"/>
          <w:lang w:bidi="hi-IN"/>
        </w:rPr>
        <w:br/>
      </w:r>
      <w:r>
        <w:rPr>
          <w:rFonts w:ascii="Arial" w:hAnsi="Arial" w:cs="Arial"/>
          <w:color w:val="000000"/>
          <w:sz w:val="36"/>
          <w:szCs w:val="36"/>
          <w:lang w:bidi="hi-IN"/>
        </w:rPr>
        <w:t xml:space="preserve">66. </w:t>
      </w:r>
      <w:r w:rsidR="00842E57">
        <w:rPr>
          <w:rFonts w:ascii="Arial" w:hAnsi="Arial" w:cs="Arial"/>
          <w:color w:val="000000"/>
          <w:sz w:val="36"/>
          <w:szCs w:val="36"/>
          <w:lang w:bidi="hi-IN"/>
        </w:rPr>
        <w:t>OM</w:t>
      </w:r>
      <w:r>
        <w:rPr>
          <w:rFonts w:ascii="Arial" w:hAnsi="Arial" w:cs="Arial"/>
          <w:color w:val="000000"/>
          <w:sz w:val="36"/>
          <w:szCs w:val="36"/>
          <w:lang w:bidi="hi-IN"/>
        </w:rPr>
        <w:t xml:space="preserve"> giripriyAya namaH</w:t>
      </w:r>
    </w:p>
    <w:p w14:paraId="22521F51" w14:textId="6C0C720C"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67. </w:t>
      </w:r>
      <w:r w:rsidR="00842E57">
        <w:rPr>
          <w:rFonts w:ascii="Arial" w:hAnsi="Arial" w:cs="Arial"/>
          <w:color w:val="000000"/>
          <w:sz w:val="36"/>
          <w:szCs w:val="36"/>
          <w:lang w:bidi="hi-IN"/>
        </w:rPr>
        <w:t>OM</w:t>
      </w:r>
      <w:r>
        <w:rPr>
          <w:rFonts w:ascii="Arial" w:hAnsi="Arial" w:cs="Arial"/>
          <w:color w:val="000000"/>
          <w:sz w:val="36"/>
          <w:szCs w:val="36"/>
          <w:lang w:bidi="hi-IN"/>
        </w:rPr>
        <w:t xml:space="preserve"> kRuttivAsas</w:t>
      </w:r>
      <w:r w:rsidR="00665208">
        <w:rPr>
          <w:rFonts w:ascii="Arial" w:hAnsi="Arial" w:cs="Arial"/>
          <w:color w:val="000000"/>
          <w:sz w:val="36"/>
          <w:szCs w:val="36"/>
          <w:lang w:bidi="hi-IN"/>
        </w:rPr>
        <w:t>E</w:t>
      </w:r>
      <w:r>
        <w:rPr>
          <w:rFonts w:ascii="Arial" w:hAnsi="Arial" w:cs="Arial"/>
          <w:color w:val="000000"/>
          <w:sz w:val="36"/>
          <w:szCs w:val="36"/>
          <w:lang w:bidi="hi-IN"/>
        </w:rPr>
        <w:t xml:space="preserve"> namaH</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sidR="00B01504">
        <w:rPr>
          <w:rFonts w:ascii="Arial" w:hAnsi="Arial" w:cs="Arial"/>
          <w:color w:val="000000"/>
          <w:sz w:val="36"/>
          <w:szCs w:val="36"/>
          <w:lang w:bidi="hi-IN"/>
        </w:rPr>
        <w:br/>
      </w:r>
      <w:r>
        <w:rPr>
          <w:rFonts w:ascii="Arial" w:hAnsi="Arial" w:cs="Arial"/>
          <w:color w:val="000000"/>
          <w:sz w:val="36"/>
          <w:szCs w:val="36"/>
          <w:lang w:bidi="hi-IN"/>
        </w:rPr>
        <w:t xml:space="preserve">68. </w:t>
      </w:r>
      <w:r w:rsidR="00842E57">
        <w:rPr>
          <w:rFonts w:ascii="Arial" w:hAnsi="Arial" w:cs="Arial"/>
          <w:color w:val="000000"/>
          <w:sz w:val="36"/>
          <w:szCs w:val="36"/>
          <w:lang w:bidi="hi-IN"/>
        </w:rPr>
        <w:t>OM</w:t>
      </w:r>
      <w:r>
        <w:rPr>
          <w:rFonts w:ascii="Arial" w:hAnsi="Arial" w:cs="Arial"/>
          <w:color w:val="000000"/>
          <w:sz w:val="36"/>
          <w:szCs w:val="36"/>
          <w:lang w:bidi="hi-IN"/>
        </w:rPr>
        <w:t xml:space="preserve"> purArAtay</w:t>
      </w:r>
      <w:r w:rsidR="00665208">
        <w:rPr>
          <w:rFonts w:ascii="Arial" w:hAnsi="Arial" w:cs="Arial"/>
          <w:color w:val="000000"/>
          <w:sz w:val="36"/>
          <w:szCs w:val="36"/>
          <w:lang w:bidi="hi-IN"/>
        </w:rPr>
        <w:t>E</w:t>
      </w:r>
      <w:r>
        <w:rPr>
          <w:rFonts w:ascii="Arial" w:hAnsi="Arial" w:cs="Arial"/>
          <w:color w:val="000000"/>
          <w:sz w:val="36"/>
          <w:szCs w:val="36"/>
          <w:lang w:bidi="hi-IN"/>
        </w:rPr>
        <w:t xml:space="preserve"> namaH</w:t>
      </w:r>
    </w:p>
    <w:p w14:paraId="4388249E" w14:textId="01847BF3"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69. </w:t>
      </w:r>
      <w:r w:rsidR="00842E57">
        <w:rPr>
          <w:rFonts w:ascii="Arial" w:hAnsi="Arial" w:cs="Arial"/>
          <w:color w:val="000000"/>
          <w:sz w:val="36"/>
          <w:szCs w:val="36"/>
          <w:lang w:bidi="hi-IN"/>
        </w:rPr>
        <w:t>OM</w:t>
      </w:r>
      <w:r>
        <w:rPr>
          <w:rFonts w:ascii="Arial" w:hAnsi="Arial" w:cs="Arial"/>
          <w:color w:val="000000"/>
          <w:sz w:val="36"/>
          <w:szCs w:val="36"/>
          <w:lang w:bidi="hi-IN"/>
        </w:rPr>
        <w:t xml:space="preserve"> Bagavat</w:t>
      </w:r>
      <w:r w:rsidR="00665208">
        <w:rPr>
          <w:rFonts w:ascii="Arial" w:hAnsi="Arial" w:cs="Arial"/>
          <w:color w:val="000000"/>
          <w:sz w:val="36"/>
          <w:szCs w:val="36"/>
          <w:lang w:bidi="hi-IN"/>
        </w:rPr>
        <w:t>E</w:t>
      </w:r>
      <w:r>
        <w:rPr>
          <w:rFonts w:ascii="Arial" w:hAnsi="Arial" w:cs="Arial"/>
          <w:color w:val="000000"/>
          <w:sz w:val="36"/>
          <w:szCs w:val="36"/>
          <w:lang w:bidi="hi-IN"/>
        </w:rPr>
        <w:t xml:space="preserve"> namaH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sidR="00B01504">
        <w:rPr>
          <w:rFonts w:ascii="Arial" w:hAnsi="Arial" w:cs="Arial"/>
          <w:color w:val="000000"/>
          <w:sz w:val="36"/>
          <w:szCs w:val="36"/>
          <w:lang w:bidi="hi-IN"/>
        </w:rPr>
        <w:br/>
      </w:r>
      <w:r>
        <w:rPr>
          <w:rFonts w:ascii="Arial" w:hAnsi="Arial" w:cs="Arial"/>
          <w:color w:val="000000"/>
          <w:sz w:val="36"/>
          <w:szCs w:val="36"/>
          <w:lang w:bidi="hi-IN"/>
        </w:rPr>
        <w:t xml:space="preserve">70. </w:t>
      </w:r>
      <w:r w:rsidR="00842E57">
        <w:rPr>
          <w:rFonts w:ascii="Arial" w:hAnsi="Arial" w:cs="Arial"/>
          <w:color w:val="000000"/>
          <w:sz w:val="36"/>
          <w:szCs w:val="36"/>
          <w:lang w:bidi="hi-IN"/>
        </w:rPr>
        <w:t>OM</w:t>
      </w:r>
      <w:r>
        <w:rPr>
          <w:rFonts w:ascii="Arial" w:hAnsi="Arial" w:cs="Arial"/>
          <w:color w:val="000000"/>
          <w:sz w:val="36"/>
          <w:szCs w:val="36"/>
          <w:lang w:bidi="hi-IN"/>
        </w:rPr>
        <w:t xml:space="preserve"> pramathAdhipAya namaH </w:t>
      </w:r>
    </w:p>
    <w:p w14:paraId="58F19218" w14:textId="7021D394"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71. </w:t>
      </w:r>
      <w:r w:rsidR="00842E57">
        <w:rPr>
          <w:rFonts w:ascii="Arial" w:hAnsi="Arial" w:cs="Arial"/>
          <w:color w:val="000000"/>
          <w:sz w:val="36"/>
          <w:szCs w:val="36"/>
          <w:lang w:bidi="hi-IN"/>
        </w:rPr>
        <w:t>OM</w:t>
      </w:r>
      <w:r>
        <w:rPr>
          <w:rFonts w:ascii="Arial" w:hAnsi="Arial" w:cs="Arial"/>
          <w:color w:val="000000"/>
          <w:sz w:val="36"/>
          <w:szCs w:val="36"/>
          <w:lang w:bidi="hi-IN"/>
        </w:rPr>
        <w:t xml:space="preserve"> mRutyu~jjayAya namaH</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sidR="00B01504">
        <w:rPr>
          <w:rFonts w:ascii="Arial" w:hAnsi="Arial" w:cs="Arial"/>
          <w:color w:val="000000"/>
          <w:sz w:val="36"/>
          <w:szCs w:val="36"/>
          <w:lang w:bidi="hi-IN"/>
        </w:rPr>
        <w:br/>
      </w:r>
      <w:r>
        <w:rPr>
          <w:rFonts w:ascii="Arial" w:hAnsi="Arial" w:cs="Arial"/>
          <w:color w:val="000000"/>
          <w:sz w:val="36"/>
          <w:szCs w:val="36"/>
          <w:lang w:bidi="hi-IN"/>
        </w:rPr>
        <w:t xml:space="preserve">72. </w:t>
      </w:r>
      <w:r w:rsidR="00842E57">
        <w:rPr>
          <w:rFonts w:ascii="Arial" w:hAnsi="Arial" w:cs="Arial"/>
          <w:color w:val="000000"/>
          <w:sz w:val="36"/>
          <w:szCs w:val="36"/>
          <w:lang w:bidi="hi-IN"/>
        </w:rPr>
        <w:t>OM</w:t>
      </w:r>
      <w:r>
        <w:rPr>
          <w:rFonts w:ascii="Arial" w:hAnsi="Arial" w:cs="Arial"/>
          <w:color w:val="000000"/>
          <w:sz w:val="36"/>
          <w:szCs w:val="36"/>
          <w:lang w:bidi="hi-IN"/>
        </w:rPr>
        <w:t xml:space="preserve"> sUkShmatanav</w:t>
      </w:r>
      <w:r w:rsidR="00665208">
        <w:rPr>
          <w:rFonts w:ascii="Arial" w:hAnsi="Arial" w:cs="Arial"/>
          <w:color w:val="000000"/>
          <w:sz w:val="36"/>
          <w:szCs w:val="36"/>
          <w:lang w:bidi="hi-IN"/>
        </w:rPr>
        <w:t>E</w:t>
      </w:r>
      <w:r>
        <w:rPr>
          <w:rFonts w:ascii="Arial" w:hAnsi="Arial" w:cs="Arial"/>
          <w:color w:val="000000"/>
          <w:sz w:val="36"/>
          <w:szCs w:val="36"/>
          <w:lang w:bidi="hi-IN"/>
        </w:rPr>
        <w:t xml:space="preserve"> namaH</w:t>
      </w:r>
    </w:p>
    <w:p w14:paraId="467E949C" w14:textId="18DA5A81"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73. </w:t>
      </w:r>
      <w:r w:rsidR="00842E57">
        <w:rPr>
          <w:rFonts w:ascii="Arial" w:hAnsi="Arial" w:cs="Arial"/>
          <w:color w:val="000000"/>
          <w:sz w:val="36"/>
          <w:szCs w:val="36"/>
          <w:lang w:bidi="hi-IN"/>
        </w:rPr>
        <w:t>OM</w:t>
      </w:r>
      <w:r>
        <w:rPr>
          <w:rFonts w:ascii="Arial" w:hAnsi="Arial" w:cs="Arial"/>
          <w:color w:val="000000"/>
          <w:sz w:val="36"/>
          <w:szCs w:val="36"/>
          <w:lang w:bidi="hi-IN"/>
        </w:rPr>
        <w:t xml:space="preserve"> jagadvyApin</w:t>
      </w:r>
      <w:r w:rsidR="00665208">
        <w:rPr>
          <w:rFonts w:ascii="Arial" w:hAnsi="Arial" w:cs="Arial"/>
          <w:color w:val="000000"/>
          <w:sz w:val="36"/>
          <w:szCs w:val="36"/>
          <w:lang w:bidi="hi-IN"/>
        </w:rPr>
        <w:t>E</w:t>
      </w:r>
      <w:r>
        <w:rPr>
          <w:rFonts w:ascii="Arial" w:hAnsi="Arial" w:cs="Arial"/>
          <w:color w:val="000000"/>
          <w:sz w:val="36"/>
          <w:szCs w:val="36"/>
          <w:lang w:bidi="hi-IN"/>
        </w:rPr>
        <w:t xml:space="preserve"> namaH</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sidR="00B01504">
        <w:rPr>
          <w:rFonts w:ascii="Arial" w:hAnsi="Arial" w:cs="Arial"/>
          <w:color w:val="000000"/>
          <w:sz w:val="36"/>
          <w:szCs w:val="36"/>
          <w:lang w:bidi="hi-IN"/>
        </w:rPr>
        <w:br/>
      </w:r>
      <w:r>
        <w:rPr>
          <w:rFonts w:ascii="Arial" w:hAnsi="Arial" w:cs="Arial"/>
          <w:color w:val="000000"/>
          <w:sz w:val="36"/>
          <w:szCs w:val="36"/>
          <w:lang w:bidi="hi-IN"/>
        </w:rPr>
        <w:t xml:space="preserve">74. </w:t>
      </w:r>
      <w:r w:rsidR="00842E57">
        <w:rPr>
          <w:rFonts w:ascii="Arial" w:hAnsi="Arial" w:cs="Arial"/>
          <w:color w:val="000000"/>
          <w:sz w:val="36"/>
          <w:szCs w:val="36"/>
          <w:lang w:bidi="hi-IN"/>
        </w:rPr>
        <w:t>OM</w:t>
      </w:r>
      <w:r>
        <w:rPr>
          <w:rFonts w:ascii="Arial" w:hAnsi="Arial" w:cs="Arial"/>
          <w:color w:val="000000"/>
          <w:sz w:val="36"/>
          <w:szCs w:val="36"/>
          <w:lang w:bidi="hi-IN"/>
        </w:rPr>
        <w:t xml:space="preserve"> jagad gurav</w:t>
      </w:r>
      <w:r w:rsidR="00665208">
        <w:rPr>
          <w:rFonts w:ascii="Arial" w:hAnsi="Arial" w:cs="Arial"/>
          <w:color w:val="000000"/>
          <w:sz w:val="36"/>
          <w:szCs w:val="36"/>
          <w:lang w:bidi="hi-IN"/>
        </w:rPr>
        <w:t>E</w:t>
      </w:r>
      <w:r>
        <w:rPr>
          <w:rFonts w:ascii="Arial" w:hAnsi="Arial" w:cs="Arial"/>
          <w:color w:val="000000"/>
          <w:sz w:val="36"/>
          <w:szCs w:val="36"/>
          <w:lang w:bidi="hi-IN"/>
        </w:rPr>
        <w:t xml:space="preserve"> namaH</w:t>
      </w:r>
    </w:p>
    <w:p w14:paraId="0118021D" w14:textId="2011754B"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75. </w:t>
      </w:r>
      <w:r w:rsidR="00842E57">
        <w:rPr>
          <w:rFonts w:ascii="Arial" w:hAnsi="Arial" w:cs="Arial"/>
          <w:color w:val="000000"/>
          <w:sz w:val="36"/>
          <w:szCs w:val="36"/>
          <w:lang w:bidi="hi-IN"/>
        </w:rPr>
        <w:t>OM</w:t>
      </w:r>
      <w:r>
        <w:rPr>
          <w:rFonts w:ascii="Arial" w:hAnsi="Arial" w:cs="Arial"/>
          <w:color w:val="000000"/>
          <w:sz w:val="36"/>
          <w:szCs w:val="36"/>
          <w:lang w:bidi="hi-IN"/>
        </w:rPr>
        <w:t xml:space="preserve"> vy</w:t>
      </w:r>
      <w:r w:rsidR="00665208">
        <w:rPr>
          <w:rFonts w:ascii="Arial" w:hAnsi="Arial" w:cs="Arial"/>
          <w:color w:val="000000"/>
          <w:sz w:val="36"/>
          <w:szCs w:val="36"/>
          <w:lang w:bidi="hi-IN"/>
        </w:rPr>
        <w:t>O</w:t>
      </w:r>
      <w:r>
        <w:rPr>
          <w:rFonts w:ascii="Arial" w:hAnsi="Arial" w:cs="Arial"/>
          <w:color w:val="000000"/>
          <w:sz w:val="36"/>
          <w:szCs w:val="36"/>
          <w:lang w:bidi="hi-IN"/>
        </w:rPr>
        <w:t>mak</w:t>
      </w:r>
      <w:r w:rsidR="00665208">
        <w:rPr>
          <w:rFonts w:ascii="Arial" w:hAnsi="Arial" w:cs="Arial"/>
          <w:color w:val="000000"/>
          <w:sz w:val="36"/>
          <w:szCs w:val="36"/>
          <w:lang w:bidi="hi-IN"/>
        </w:rPr>
        <w:t>E</w:t>
      </w:r>
      <w:r>
        <w:rPr>
          <w:rFonts w:ascii="Arial" w:hAnsi="Arial" w:cs="Arial"/>
          <w:color w:val="000000"/>
          <w:sz w:val="36"/>
          <w:szCs w:val="36"/>
          <w:lang w:bidi="hi-IN"/>
        </w:rPr>
        <w:t>SAya namaH</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sidR="00E5375D">
        <w:rPr>
          <w:rFonts w:ascii="Arial" w:hAnsi="Arial" w:cs="Arial"/>
          <w:color w:val="000000"/>
          <w:sz w:val="36"/>
          <w:szCs w:val="36"/>
          <w:lang w:bidi="hi-IN"/>
        </w:rPr>
        <w:br/>
      </w:r>
      <w:r>
        <w:rPr>
          <w:rFonts w:ascii="Arial" w:hAnsi="Arial" w:cs="Arial"/>
          <w:color w:val="000000"/>
          <w:sz w:val="36"/>
          <w:szCs w:val="36"/>
          <w:lang w:bidi="hi-IN"/>
        </w:rPr>
        <w:t xml:space="preserve">76. </w:t>
      </w:r>
      <w:r w:rsidR="00842E57">
        <w:rPr>
          <w:rFonts w:ascii="Arial" w:hAnsi="Arial" w:cs="Arial"/>
          <w:color w:val="000000"/>
          <w:sz w:val="36"/>
          <w:szCs w:val="36"/>
          <w:lang w:bidi="hi-IN"/>
        </w:rPr>
        <w:t>OM</w:t>
      </w:r>
      <w:r>
        <w:rPr>
          <w:rFonts w:ascii="Arial" w:hAnsi="Arial" w:cs="Arial"/>
          <w:color w:val="000000"/>
          <w:sz w:val="36"/>
          <w:szCs w:val="36"/>
          <w:lang w:bidi="hi-IN"/>
        </w:rPr>
        <w:t xml:space="preserve"> mahAs</w:t>
      </w:r>
      <w:r w:rsidR="00665208">
        <w:rPr>
          <w:rFonts w:ascii="Arial" w:hAnsi="Arial" w:cs="Arial"/>
          <w:color w:val="000000"/>
          <w:sz w:val="36"/>
          <w:szCs w:val="36"/>
          <w:lang w:bidi="hi-IN"/>
        </w:rPr>
        <w:t>E</w:t>
      </w:r>
      <w:r>
        <w:rPr>
          <w:rFonts w:ascii="Arial" w:hAnsi="Arial" w:cs="Arial"/>
          <w:color w:val="000000"/>
          <w:sz w:val="36"/>
          <w:szCs w:val="36"/>
          <w:lang w:bidi="hi-IN"/>
        </w:rPr>
        <w:t>na janakAya namaH</w:t>
      </w:r>
    </w:p>
    <w:p w14:paraId="1115B30F" w14:textId="731FEB3C"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77. </w:t>
      </w:r>
      <w:r w:rsidR="00842E57">
        <w:rPr>
          <w:rFonts w:ascii="Arial" w:hAnsi="Arial" w:cs="Arial"/>
          <w:color w:val="000000"/>
          <w:sz w:val="36"/>
          <w:szCs w:val="36"/>
          <w:lang w:bidi="hi-IN"/>
        </w:rPr>
        <w:t>OM</w:t>
      </w:r>
      <w:r>
        <w:rPr>
          <w:rFonts w:ascii="Arial" w:hAnsi="Arial" w:cs="Arial"/>
          <w:color w:val="000000"/>
          <w:sz w:val="36"/>
          <w:szCs w:val="36"/>
          <w:lang w:bidi="hi-IN"/>
        </w:rPr>
        <w:t xml:space="preserve"> cAruvikramAya namaH</w:t>
      </w:r>
      <w:r>
        <w:rPr>
          <w:rFonts w:ascii="Arial" w:hAnsi="Arial" w:cs="Arial"/>
          <w:color w:val="000000"/>
          <w:sz w:val="36"/>
          <w:szCs w:val="36"/>
          <w:lang w:bidi="hi-IN"/>
        </w:rPr>
        <w:tab/>
      </w:r>
      <w:r w:rsidR="00E5375D">
        <w:rPr>
          <w:rFonts w:ascii="Arial" w:hAnsi="Arial" w:cs="Arial"/>
          <w:color w:val="000000"/>
          <w:sz w:val="36"/>
          <w:szCs w:val="36"/>
          <w:lang w:bidi="hi-IN"/>
        </w:rPr>
        <w:br/>
      </w:r>
      <w:r>
        <w:rPr>
          <w:rFonts w:ascii="Arial" w:hAnsi="Arial" w:cs="Arial"/>
          <w:color w:val="000000"/>
          <w:sz w:val="36"/>
          <w:szCs w:val="36"/>
          <w:lang w:bidi="hi-IN"/>
        </w:rPr>
        <w:t xml:space="preserve">78. </w:t>
      </w:r>
      <w:r w:rsidR="00842E57">
        <w:rPr>
          <w:rFonts w:ascii="Arial" w:hAnsi="Arial" w:cs="Arial"/>
          <w:color w:val="000000"/>
          <w:sz w:val="36"/>
          <w:szCs w:val="36"/>
          <w:lang w:bidi="hi-IN"/>
        </w:rPr>
        <w:t>OM</w:t>
      </w:r>
      <w:r>
        <w:rPr>
          <w:rFonts w:ascii="Arial" w:hAnsi="Arial" w:cs="Arial"/>
          <w:color w:val="000000"/>
          <w:sz w:val="36"/>
          <w:szCs w:val="36"/>
          <w:lang w:bidi="hi-IN"/>
        </w:rPr>
        <w:t xml:space="preserve"> rudrAya namaH</w:t>
      </w:r>
    </w:p>
    <w:p w14:paraId="0882F37C" w14:textId="62C0F1F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79. </w:t>
      </w:r>
      <w:r w:rsidR="00842E57">
        <w:rPr>
          <w:rFonts w:ascii="Arial" w:hAnsi="Arial" w:cs="Arial"/>
          <w:color w:val="000000"/>
          <w:sz w:val="36"/>
          <w:szCs w:val="36"/>
          <w:lang w:bidi="hi-IN"/>
        </w:rPr>
        <w:t>OM</w:t>
      </w:r>
      <w:r>
        <w:rPr>
          <w:rFonts w:ascii="Arial" w:hAnsi="Arial" w:cs="Arial"/>
          <w:color w:val="000000"/>
          <w:sz w:val="36"/>
          <w:szCs w:val="36"/>
          <w:lang w:bidi="hi-IN"/>
        </w:rPr>
        <w:t xml:space="preserve"> BUtapatay</w:t>
      </w:r>
      <w:r w:rsidR="00665208">
        <w:rPr>
          <w:rFonts w:ascii="Arial" w:hAnsi="Arial" w:cs="Arial"/>
          <w:color w:val="000000"/>
          <w:sz w:val="36"/>
          <w:szCs w:val="36"/>
          <w:lang w:bidi="hi-IN"/>
        </w:rPr>
        <w:t>E</w:t>
      </w:r>
      <w:r>
        <w:rPr>
          <w:rFonts w:ascii="Arial" w:hAnsi="Arial" w:cs="Arial"/>
          <w:color w:val="000000"/>
          <w:sz w:val="36"/>
          <w:szCs w:val="36"/>
          <w:lang w:bidi="hi-IN"/>
        </w:rPr>
        <w:t xml:space="preserve"> namaH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sidR="00E5375D">
        <w:rPr>
          <w:rFonts w:ascii="Arial" w:hAnsi="Arial" w:cs="Arial"/>
          <w:color w:val="000000"/>
          <w:sz w:val="36"/>
          <w:szCs w:val="36"/>
          <w:lang w:bidi="hi-IN"/>
        </w:rPr>
        <w:br/>
      </w:r>
      <w:r>
        <w:rPr>
          <w:rFonts w:ascii="Arial" w:hAnsi="Arial" w:cs="Arial"/>
          <w:color w:val="000000"/>
          <w:sz w:val="36"/>
          <w:szCs w:val="36"/>
          <w:lang w:bidi="hi-IN"/>
        </w:rPr>
        <w:t xml:space="preserve">80. </w:t>
      </w:r>
      <w:r w:rsidR="00842E57">
        <w:rPr>
          <w:rFonts w:ascii="Arial" w:hAnsi="Arial" w:cs="Arial"/>
          <w:color w:val="000000"/>
          <w:sz w:val="36"/>
          <w:szCs w:val="36"/>
          <w:lang w:bidi="hi-IN"/>
        </w:rPr>
        <w:t>OM</w:t>
      </w:r>
      <w:r>
        <w:rPr>
          <w:rFonts w:ascii="Arial" w:hAnsi="Arial" w:cs="Arial"/>
          <w:color w:val="000000"/>
          <w:sz w:val="36"/>
          <w:szCs w:val="36"/>
          <w:lang w:bidi="hi-IN"/>
        </w:rPr>
        <w:t xml:space="preserve"> sthANav</w:t>
      </w:r>
      <w:r w:rsidR="00665208">
        <w:rPr>
          <w:rFonts w:ascii="Arial" w:hAnsi="Arial" w:cs="Arial"/>
          <w:color w:val="000000"/>
          <w:sz w:val="36"/>
          <w:szCs w:val="36"/>
          <w:lang w:bidi="hi-IN"/>
        </w:rPr>
        <w:t>E</w:t>
      </w:r>
      <w:r>
        <w:rPr>
          <w:rFonts w:ascii="Arial" w:hAnsi="Arial" w:cs="Arial"/>
          <w:color w:val="000000"/>
          <w:sz w:val="36"/>
          <w:szCs w:val="36"/>
          <w:lang w:bidi="hi-IN"/>
        </w:rPr>
        <w:t xml:space="preserve"> namaH </w:t>
      </w:r>
    </w:p>
    <w:p w14:paraId="22C3A165" w14:textId="13D0F65F"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81. </w:t>
      </w:r>
      <w:r w:rsidR="00842E57">
        <w:rPr>
          <w:rFonts w:ascii="Arial" w:hAnsi="Arial" w:cs="Arial"/>
          <w:color w:val="000000"/>
          <w:sz w:val="36"/>
          <w:szCs w:val="36"/>
          <w:lang w:bidi="hi-IN"/>
        </w:rPr>
        <w:t>OM</w:t>
      </w:r>
      <w:r>
        <w:rPr>
          <w:rFonts w:ascii="Arial" w:hAnsi="Arial" w:cs="Arial"/>
          <w:color w:val="000000"/>
          <w:sz w:val="36"/>
          <w:szCs w:val="36"/>
          <w:lang w:bidi="hi-IN"/>
        </w:rPr>
        <w:t xml:space="preserve"> ahay</w:t>
      </w:r>
      <w:r w:rsidR="00665208">
        <w:rPr>
          <w:rFonts w:ascii="Arial" w:hAnsi="Arial" w:cs="Arial"/>
          <w:color w:val="000000"/>
          <w:sz w:val="36"/>
          <w:szCs w:val="36"/>
          <w:lang w:bidi="hi-IN"/>
        </w:rPr>
        <w:t>E</w:t>
      </w:r>
      <w:r>
        <w:rPr>
          <w:rFonts w:ascii="Arial" w:hAnsi="Arial" w:cs="Arial"/>
          <w:color w:val="000000"/>
          <w:sz w:val="36"/>
          <w:szCs w:val="36"/>
          <w:lang w:bidi="hi-IN"/>
        </w:rPr>
        <w:t xml:space="preserve"> budhnyAya namaH</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sidR="00E5375D">
        <w:rPr>
          <w:rFonts w:ascii="Arial" w:hAnsi="Arial" w:cs="Arial"/>
          <w:color w:val="000000"/>
          <w:sz w:val="36"/>
          <w:szCs w:val="36"/>
          <w:lang w:bidi="hi-IN"/>
        </w:rPr>
        <w:br/>
      </w:r>
      <w:r>
        <w:rPr>
          <w:rFonts w:ascii="Arial" w:hAnsi="Arial" w:cs="Arial"/>
          <w:color w:val="000000"/>
          <w:sz w:val="36"/>
          <w:szCs w:val="36"/>
          <w:lang w:bidi="hi-IN"/>
        </w:rPr>
        <w:t xml:space="preserve">82. </w:t>
      </w:r>
      <w:r w:rsidR="00842E57">
        <w:rPr>
          <w:rFonts w:ascii="Arial" w:hAnsi="Arial" w:cs="Arial"/>
          <w:color w:val="000000"/>
          <w:sz w:val="36"/>
          <w:szCs w:val="36"/>
          <w:lang w:bidi="hi-IN"/>
        </w:rPr>
        <w:t>OM</w:t>
      </w:r>
      <w:r>
        <w:rPr>
          <w:rFonts w:ascii="Arial" w:hAnsi="Arial" w:cs="Arial"/>
          <w:color w:val="000000"/>
          <w:sz w:val="36"/>
          <w:szCs w:val="36"/>
          <w:lang w:bidi="hi-IN"/>
        </w:rPr>
        <w:t xml:space="preserve"> digambarAya namaH</w:t>
      </w:r>
    </w:p>
    <w:p w14:paraId="46136A82" w14:textId="278A4A01"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83. </w:t>
      </w:r>
      <w:r w:rsidR="00842E57">
        <w:rPr>
          <w:rFonts w:ascii="Arial" w:hAnsi="Arial" w:cs="Arial"/>
          <w:color w:val="000000"/>
          <w:sz w:val="36"/>
          <w:szCs w:val="36"/>
          <w:lang w:bidi="hi-IN"/>
        </w:rPr>
        <w:t>OM</w:t>
      </w:r>
      <w:r>
        <w:rPr>
          <w:rFonts w:ascii="Arial" w:hAnsi="Arial" w:cs="Arial"/>
          <w:color w:val="000000"/>
          <w:sz w:val="36"/>
          <w:szCs w:val="36"/>
          <w:lang w:bidi="hi-IN"/>
        </w:rPr>
        <w:t xml:space="preserve"> aShTamUrtay</w:t>
      </w:r>
      <w:r w:rsidR="00665208">
        <w:rPr>
          <w:rFonts w:ascii="Arial" w:hAnsi="Arial" w:cs="Arial"/>
          <w:color w:val="000000"/>
          <w:sz w:val="36"/>
          <w:szCs w:val="36"/>
          <w:lang w:bidi="hi-IN"/>
        </w:rPr>
        <w:t>E</w:t>
      </w:r>
      <w:r>
        <w:rPr>
          <w:rFonts w:ascii="Arial" w:hAnsi="Arial" w:cs="Arial"/>
          <w:color w:val="000000"/>
          <w:sz w:val="36"/>
          <w:szCs w:val="36"/>
          <w:lang w:bidi="hi-IN"/>
        </w:rPr>
        <w:t xml:space="preserve"> namaH</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sidR="00E5375D">
        <w:rPr>
          <w:rFonts w:ascii="Arial" w:hAnsi="Arial" w:cs="Arial"/>
          <w:color w:val="000000"/>
          <w:sz w:val="36"/>
          <w:szCs w:val="36"/>
          <w:lang w:bidi="hi-IN"/>
        </w:rPr>
        <w:br/>
      </w:r>
      <w:r>
        <w:rPr>
          <w:rFonts w:ascii="Arial" w:hAnsi="Arial" w:cs="Arial"/>
          <w:color w:val="000000"/>
          <w:sz w:val="36"/>
          <w:szCs w:val="36"/>
          <w:lang w:bidi="hi-IN"/>
        </w:rPr>
        <w:t xml:space="preserve">84. </w:t>
      </w:r>
      <w:r w:rsidR="00842E57">
        <w:rPr>
          <w:rFonts w:ascii="Arial" w:hAnsi="Arial" w:cs="Arial"/>
          <w:color w:val="000000"/>
          <w:sz w:val="36"/>
          <w:szCs w:val="36"/>
          <w:lang w:bidi="hi-IN"/>
        </w:rPr>
        <w:t>OM</w:t>
      </w:r>
      <w:r>
        <w:rPr>
          <w:rFonts w:ascii="Arial" w:hAnsi="Arial" w:cs="Arial"/>
          <w:color w:val="000000"/>
          <w:sz w:val="36"/>
          <w:szCs w:val="36"/>
          <w:lang w:bidi="hi-IN"/>
        </w:rPr>
        <w:t xml:space="preserve"> an</w:t>
      </w:r>
      <w:r w:rsidR="00665208">
        <w:rPr>
          <w:rFonts w:ascii="Arial" w:hAnsi="Arial" w:cs="Arial"/>
          <w:color w:val="000000"/>
          <w:sz w:val="36"/>
          <w:szCs w:val="36"/>
          <w:lang w:bidi="hi-IN"/>
        </w:rPr>
        <w:t>E</w:t>
      </w:r>
      <w:r>
        <w:rPr>
          <w:rFonts w:ascii="Arial" w:hAnsi="Arial" w:cs="Arial"/>
          <w:color w:val="000000"/>
          <w:sz w:val="36"/>
          <w:szCs w:val="36"/>
          <w:lang w:bidi="hi-IN"/>
        </w:rPr>
        <w:t>kAtman</w:t>
      </w:r>
      <w:r w:rsidR="00665208">
        <w:rPr>
          <w:rFonts w:ascii="Arial" w:hAnsi="Arial" w:cs="Arial"/>
          <w:color w:val="000000"/>
          <w:sz w:val="36"/>
          <w:szCs w:val="36"/>
          <w:lang w:bidi="hi-IN"/>
        </w:rPr>
        <w:t>E</w:t>
      </w:r>
      <w:r>
        <w:rPr>
          <w:rFonts w:ascii="Arial" w:hAnsi="Arial" w:cs="Arial"/>
          <w:color w:val="000000"/>
          <w:sz w:val="36"/>
          <w:szCs w:val="36"/>
          <w:lang w:bidi="hi-IN"/>
        </w:rPr>
        <w:t xml:space="preserve"> namaH</w:t>
      </w:r>
    </w:p>
    <w:p w14:paraId="71E9D201" w14:textId="4654F6A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85. </w:t>
      </w:r>
      <w:r w:rsidR="00842E57">
        <w:rPr>
          <w:rFonts w:ascii="Arial" w:hAnsi="Arial" w:cs="Arial"/>
          <w:color w:val="000000"/>
          <w:sz w:val="36"/>
          <w:szCs w:val="36"/>
          <w:lang w:bidi="hi-IN"/>
        </w:rPr>
        <w:t>OM</w:t>
      </w:r>
      <w:r>
        <w:rPr>
          <w:rFonts w:ascii="Arial" w:hAnsi="Arial" w:cs="Arial"/>
          <w:color w:val="000000"/>
          <w:sz w:val="36"/>
          <w:szCs w:val="36"/>
          <w:lang w:bidi="hi-IN"/>
        </w:rPr>
        <w:t xml:space="preserve"> sAtvikAya namaH</w:t>
      </w:r>
      <w:r>
        <w:rPr>
          <w:rFonts w:ascii="Arial" w:hAnsi="Arial" w:cs="Arial"/>
          <w:color w:val="000000"/>
          <w:sz w:val="36"/>
          <w:szCs w:val="36"/>
          <w:lang w:bidi="hi-IN"/>
        </w:rPr>
        <w:tab/>
      </w:r>
      <w:r w:rsidR="00E5375D">
        <w:rPr>
          <w:rFonts w:ascii="Arial" w:hAnsi="Arial" w:cs="Arial"/>
          <w:color w:val="000000"/>
          <w:sz w:val="36"/>
          <w:szCs w:val="36"/>
          <w:lang w:bidi="hi-IN"/>
        </w:rPr>
        <w:br/>
      </w:r>
      <w:r>
        <w:rPr>
          <w:rFonts w:ascii="Arial" w:hAnsi="Arial" w:cs="Arial"/>
          <w:color w:val="000000"/>
          <w:sz w:val="36"/>
          <w:szCs w:val="36"/>
          <w:lang w:bidi="hi-IN"/>
        </w:rPr>
        <w:t xml:space="preserve">86. </w:t>
      </w:r>
      <w:r w:rsidR="00842E57">
        <w:rPr>
          <w:rFonts w:ascii="Arial" w:hAnsi="Arial" w:cs="Arial"/>
          <w:color w:val="000000"/>
          <w:sz w:val="36"/>
          <w:szCs w:val="36"/>
          <w:lang w:bidi="hi-IN"/>
        </w:rPr>
        <w:t>OM</w:t>
      </w:r>
      <w:r>
        <w:rPr>
          <w:rFonts w:ascii="Arial" w:hAnsi="Arial" w:cs="Arial"/>
          <w:color w:val="000000"/>
          <w:sz w:val="36"/>
          <w:szCs w:val="36"/>
          <w:lang w:bidi="hi-IN"/>
        </w:rPr>
        <w:t xml:space="preserve"> SuddhavigrahAya namaH</w:t>
      </w:r>
    </w:p>
    <w:p w14:paraId="322A718A" w14:textId="47B3FA16"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 xml:space="preserve">87. </w:t>
      </w:r>
      <w:r w:rsidR="00842E57">
        <w:rPr>
          <w:rFonts w:ascii="Arial" w:hAnsi="Arial" w:cs="Arial"/>
          <w:color w:val="000000"/>
          <w:sz w:val="36"/>
          <w:szCs w:val="36"/>
          <w:lang w:bidi="hi-IN"/>
        </w:rPr>
        <w:t>OM</w:t>
      </w:r>
      <w:r>
        <w:rPr>
          <w:rFonts w:ascii="Arial" w:hAnsi="Arial" w:cs="Arial"/>
          <w:color w:val="000000"/>
          <w:sz w:val="36"/>
          <w:szCs w:val="36"/>
          <w:lang w:bidi="hi-IN"/>
        </w:rPr>
        <w:t xml:space="preserve"> SASvatAya namaH</w:t>
      </w:r>
      <w:r>
        <w:rPr>
          <w:rFonts w:ascii="Arial" w:hAnsi="Arial" w:cs="Arial"/>
          <w:color w:val="000000"/>
          <w:sz w:val="36"/>
          <w:szCs w:val="36"/>
          <w:lang w:bidi="hi-IN"/>
        </w:rPr>
        <w:tab/>
      </w:r>
      <w:r w:rsidR="003065A0">
        <w:rPr>
          <w:rFonts w:ascii="Arial" w:hAnsi="Arial" w:cs="Arial"/>
          <w:color w:val="000000"/>
          <w:sz w:val="36"/>
          <w:szCs w:val="36"/>
          <w:lang w:bidi="hi-IN"/>
        </w:rPr>
        <w:t>|</w:t>
      </w:r>
      <w:r w:rsidR="003065A0">
        <w:rPr>
          <w:rFonts w:ascii="Arial" w:hAnsi="Arial" w:cs="Arial"/>
          <w:color w:val="000000"/>
          <w:sz w:val="36"/>
          <w:szCs w:val="36"/>
          <w:lang w:bidi="hi-IN"/>
        </w:rPr>
        <w:br/>
      </w:r>
      <w:r>
        <w:rPr>
          <w:rFonts w:ascii="Arial" w:hAnsi="Arial" w:cs="Arial"/>
          <w:color w:val="000000"/>
          <w:sz w:val="36"/>
          <w:szCs w:val="36"/>
          <w:lang w:bidi="hi-IN"/>
        </w:rPr>
        <w:t xml:space="preserve">88. </w:t>
      </w:r>
      <w:r w:rsidR="00842E57">
        <w:rPr>
          <w:rFonts w:ascii="Arial" w:hAnsi="Arial" w:cs="Arial"/>
          <w:color w:val="000000"/>
          <w:sz w:val="36"/>
          <w:szCs w:val="36"/>
          <w:lang w:bidi="hi-IN"/>
        </w:rPr>
        <w:t>OM</w:t>
      </w:r>
      <w:r>
        <w:rPr>
          <w:rFonts w:ascii="Arial" w:hAnsi="Arial" w:cs="Arial"/>
          <w:color w:val="000000"/>
          <w:sz w:val="36"/>
          <w:szCs w:val="36"/>
          <w:lang w:bidi="hi-IN"/>
        </w:rPr>
        <w:t xml:space="preserve"> KaNDaparaSav</w:t>
      </w:r>
      <w:r w:rsidR="00665208">
        <w:rPr>
          <w:rFonts w:ascii="Arial" w:hAnsi="Arial" w:cs="Arial"/>
          <w:color w:val="000000"/>
          <w:sz w:val="36"/>
          <w:szCs w:val="36"/>
          <w:lang w:bidi="hi-IN"/>
        </w:rPr>
        <w:t>E</w:t>
      </w:r>
      <w:r>
        <w:rPr>
          <w:rFonts w:ascii="Arial" w:hAnsi="Arial" w:cs="Arial"/>
          <w:color w:val="000000"/>
          <w:sz w:val="36"/>
          <w:szCs w:val="36"/>
          <w:lang w:bidi="hi-IN"/>
        </w:rPr>
        <w:t xml:space="preserve"> namaH</w:t>
      </w:r>
    </w:p>
    <w:p w14:paraId="2CA6A103" w14:textId="04EE34A3" w:rsidR="003065A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89. </w:t>
      </w:r>
      <w:r w:rsidR="00842E57">
        <w:rPr>
          <w:rFonts w:ascii="Arial" w:hAnsi="Arial" w:cs="Arial"/>
          <w:color w:val="000000"/>
          <w:sz w:val="36"/>
          <w:szCs w:val="36"/>
          <w:lang w:bidi="hi-IN"/>
        </w:rPr>
        <w:t>OM</w:t>
      </w:r>
      <w:r>
        <w:rPr>
          <w:rFonts w:ascii="Arial" w:hAnsi="Arial" w:cs="Arial"/>
          <w:color w:val="000000"/>
          <w:sz w:val="36"/>
          <w:szCs w:val="36"/>
          <w:lang w:bidi="hi-IN"/>
        </w:rPr>
        <w:t xml:space="preserve"> ajAya namaH </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21529AAB" w14:textId="003F3DF4"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90. </w:t>
      </w:r>
      <w:r w:rsidR="00842E57">
        <w:rPr>
          <w:rFonts w:ascii="Arial" w:hAnsi="Arial" w:cs="Arial"/>
          <w:color w:val="000000"/>
          <w:sz w:val="36"/>
          <w:szCs w:val="36"/>
          <w:lang w:bidi="hi-IN"/>
        </w:rPr>
        <w:t>OM</w:t>
      </w:r>
      <w:r>
        <w:rPr>
          <w:rFonts w:ascii="Arial" w:hAnsi="Arial" w:cs="Arial"/>
          <w:color w:val="000000"/>
          <w:sz w:val="36"/>
          <w:szCs w:val="36"/>
          <w:lang w:bidi="hi-IN"/>
        </w:rPr>
        <w:t xml:space="preserve"> pASavim</w:t>
      </w:r>
      <w:r w:rsidR="00665208">
        <w:rPr>
          <w:rFonts w:ascii="Arial" w:hAnsi="Arial" w:cs="Arial"/>
          <w:color w:val="000000"/>
          <w:sz w:val="36"/>
          <w:szCs w:val="36"/>
          <w:lang w:bidi="hi-IN"/>
        </w:rPr>
        <w:t>O</w:t>
      </w:r>
      <w:r>
        <w:rPr>
          <w:rFonts w:ascii="Arial" w:hAnsi="Arial" w:cs="Arial"/>
          <w:color w:val="000000"/>
          <w:sz w:val="36"/>
          <w:szCs w:val="36"/>
          <w:lang w:bidi="hi-IN"/>
        </w:rPr>
        <w:t xml:space="preserve">cakAya namaH </w:t>
      </w:r>
    </w:p>
    <w:p w14:paraId="7DF6A37C" w14:textId="30490EE0" w:rsidR="003065A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91. </w:t>
      </w:r>
      <w:r w:rsidR="00842E57">
        <w:rPr>
          <w:rFonts w:ascii="Arial" w:hAnsi="Arial" w:cs="Arial"/>
          <w:color w:val="000000"/>
          <w:sz w:val="36"/>
          <w:szCs w:val="36"/>
          <w:lang w:bidi="hi-IN"/>
        </w:rPr>
        <w:t>OM</w:t>
      </w:r>
      <w:r>
        <w:rPr>
          <w:rFonts w:ascii="Arial" w:hAnsi="Arial" w:cs="Arial"/>
          <w:color w:val="000000"/>
          <w:sz w:val="36"/>
          <w:szCs w:val="36"/>
          <w:lang w:bidi="hi-IN"/>
        </w:rPr>
        <w:t xml:space="preserve"> mRuDAya namaH</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p>
    <w:p w14:paraId="79045C4C" w14:textId="282F2418"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92. </w:t>
      </w:r>
      <w:r w:rsidR="00842E57">
        <w:rPr>
          <w:rFonts w:ascii="Arial" w:hAnsi="Arial" w:cs="Arial"/>
          <w:color w:val="000000"/>
          <w:sz w:val="36"/>
          <w:szCs w:val="36"/>
          <w:lang w:bidi="hi-IN"/>
        </w:rPr>
        <w:t>OM</w:t>
      </w:r>
      <w:r>
        <w:rPr>
          <w:rFonts w:ascii="Arial" w:hAnsi="Arial" w:cs="Arial"/>
          <w:color w:val="000000"/>
          <w:sz w:val="36"/>
          <w:szCs w:val="36"/>
          <w:lang w:bidi="hi-IN"/>
        </w:rPr>
        <w:t xml:space="preserve"> paSupatay</w:t>
      </w:r>
      <w:r w:rsidR="00665208">
        <w:rPr>
          <w:rFonts w:ascii="Arial" w:hAnsi="Arial" w:cs="Arial"/>
          <w:color w:val="000000"/>
          <w:sz w:val="36"/>
          <w:szCs w:val="36"/>
          <w:lang w:bidi="hi-IN"/>
        </w:rPr>
        <w:t>E</w:t>
      </w:r>
      <w:r>
        <w:rPr>
          <w:rFonts w:ascii="Arial" w:hAnsi="Arial" w:cs="Arial"/>
          <w:color w:val="000000"/>
          <w:sz w:val="36"/>
          <w:szCs w:val="36"/>
          <w:lang w:bidi="hi-IN"/>
        </w:rPr>
        <w:t xml:space="preserve"> namaH</w:t>
      </w:r>
    </w:p>
    <w:p w14:paraId="3755C912" w14:textId="14FB842D"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93. </w:t>
      </w:r>
      <w:r w:rsidR="00842E57">
        <w:rPr>
          <w:rFonts w:ascii="Arial" w:hAnsi="Arial" w:cs="Arial"/>
          <w:color w:val="000000"/>
          <w:sz w:val="36"/>
          <w:szCs w:val="36"/>
          <w:lang w:bidi="hi-IN"/>
        </w:rPr>
        <w:t>OM</w:t>
      </w:r>
      <w:r>
        <w:rPr>
          <w:rFonts w:ascii="Arial" w:hAnsi="Arial" w:cs="Arial"/>
          <w:color w:val="000000"/>
          <w:sz w:val="36"/>
          <w:szCs w:val="36"/>
          <w:lang w:bidi="hi-IN"/>
        </w:rPr>
        <w:t xml:space="preserve"> d</w:t>
      </w:r>
      <w:r w:rsidR="00665208">
        <w:rPr>
          <w:rFonts w:ascii="Arial" w:hAnsi="Arial" w:cs="Arial"/>
          <w:color w:val="000000"/>
          <w:sz w:val="36"/>
          <w:szCs w:val="36"/>
          <w:lang w:bidi="hi-IN"/>
        </w:rPr>
        <w:t>E</w:t>
      </w:r>
      <w:r>
        <w:rPr>
          <w:rFonts w:ascii="Arial" w:hAnsi="Arial" w:cs="Arial"/>
          <w:color w:val="000000"/>
          <w:sz w:val="36"/>
          <w:szCs w:val="36"/>
          <w:lang w:bidi="hi-IN"/>
        </w:rPr>
        <w:t>vAya namaH</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sidR="003065A0">
        <w:rPr>
          <w:rFonts w:ascii="Arial" w:hAnsi="Arial" w:cs="Arial"/>
          <w:color w:val="000000"/>
          <w:sz w:val="36"/>
          <w:szCs w:val="36"/>
          <w:lang w:bidi="hi-IN"/>
        </w:rPr>
        <w:br/>
      </w:r>
      <w:r>
        <w:rPr>
          <w:rFonts w:ascii="Arial" w:hAnsi="Arial" w:cs="Arial"/>
          <w:color w:val="000000"/>
          <w:sz w:val="36"/>
          <w:szCs w:val="36"/>
          <w:lang w:bidi="hi-IN"/>
        </w:rPr>
        <w:t xml:space="preserve">94. </w:t>
      </w:r>
      <w:r w:rsidR="00842E57">
        <w:rPr>
          <w:rFonts w:ascii="Arial" w:hAnsi="Arial" w:cs="Arial"/>
          <w:color w:val="000000"/>
          <w:sz w:val="36"/>
          <w:szCs w:val="36"/>
          <w:lang w:bidi="hi-IN"/>
        </w:rPr>
        <w:t>OM</w:t>
      </w:r>
      <w:r>
        <w:rPr>
          <w:rFonts w:ascii="Arial" w:hAnsi="Arial" w:cs="Arial"/>
          <w:color w:val="000000"/>
          <w:sz w:val="36"/>
          <w:szCs w:val="36"/>
          <w:lang w:bidi="hi-IN"/>
        </w:rPr>
        <w:t xml:space="preserve"> mahAd</w:t>
      </w:r>
      <w:r w:rsidR="00665208">
        <w:rPr>
          <w:rFonts w:ascii="Arial" w:hAnsi="Arial" w:cs="Arial"/>
          <w:color w:val="000000"/>
          <w:sz w:val="36"/>
          <w:szCs w:val="36"/>
          <w:lang w:bidi="hi-IN"/>
        </w:rPr>
        <w:t>E</w:t>
      </w:r>
      <w:r>
        <w:rPr>
          <w:rFonts w:ascii="Arial" w:hAnsi="Arial" w:cs="Arial"/>
          <w:color w:val="000000"/>
          <w:sz w:val="36"/>
          <w:szCs w:val="36"/>
          <w:lang w:bidi="hi-IN"/>
        </w:rPr>
        <w:t>vAya namaH</w:t>
      </w:r>
    </w:p>
    <w:p w14:paraId="710F7BF2" w14:textId="6F434E5C"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95. </w:t>
      </w:r>
      <w:r w:rsidR="00842E57">
        <w:rPr>
          <w:rFonts w:ascii="Arial" w:hAnsi="Arial" w:cs="Arial"/>
          <w:color w:val="000000"/>
          <w:sz w:val="36"/>
          <w:szCs w:val="36"/>
          <w:lang w:bidi="hi-IN"/>
        </w:rPr>
        <w:t>OM</w:t>
      </w:r>
      <w:r>
        <w:rPr>
          <w:rFonts w:ascii="Arial" w:hAnsi="Arial" w:cs="Arial"/>
          <w:color w:val="000000"/>
          <w:sz w:val="36"/>
          <w:szCs w:val="36"/>
          <w:lang w:bidi="hi-IN"/>
        </w:rPr>
        <w:t xml:space="preserve"> avyayAya namaH</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sidR="003065A0">
        <w:rPr>
          <w:rFonts w:ascii="Arial" w:hAnsi="Arial" w:cs="Arial"/>
          <w:color w:val="000000"/>
          <w:sz w:val="36"/>
          <w:szCs w:val="36"/>
          <w:lang w:bidi="hi-IN"/>
        </w:rPr>
        <w:br/>
      </w:r>
      <w:r>
        <w:rPr>
          <w:rFonts w:ascii="Arial" w:hAnsi="Arial" w:cs="Arial"/>
          <w:color w:val="000000"/>
          <w:sz w:val="36"/>
          <w:szCs w:val="36"/>
          <w:lang w:bidi="hi-IN"/>
        </w:rPr>
        <w:t xml:space="preserve">96. </w:t>
      </w:r>
      <w:r w:rsidR="00842E57">
        <w:rPr>
          <w:rFonts w:ascii="Arial" w:hAnsi="Arial" w:cs="Arial"/>
          <w:color w:val="000000"/>
          <w:sz w:val="36"/>
          <w:szCs w:val="36"/>
          <w:lang w:bidi="hi-IN"/>
        </w:rPr>
        <w:t>OM</w:t>
      </w:r>
      <w:r>
        <w:rPr>
          <w:rFonts w:ascii="Arial" w:hAnsi="Arial" w:cs="Arial"/>
          <w:color w:val="000000"/>
          <w:sz w:val="36"/>
          <w:szCs w:val="36"/>
          <w:lang w:bidi="hi-IN"/>
        </w:rPr>
        <w:t xml:space="preserve"> haray</w:t>
      </w:r>
      <w:r w:rsidR="00665208">
        <w:rPr>
          <w:rFonts w:ascii="Arial" w:hAnsi="Arial" w:cs="Arial"/>
          <w:color w:val="000000"/>
          <w:sz w:val="36"/>
          <w:szCs w:val="36"/>
          <w:lang w:bidi="hi-IN"/>
        </w:rPr>
        <w:t>E</w:t>
      </w:r>
      <w:r>
        <w:rPr>
          <w:rFonts w:ascii="Arial" w:hAnsi="Arial" w:cs="Arial"/>
          <w:color w:val="000000"/>
          <w:sz w:val="36"/>
          <w:szCs w:val="36"/>
          <w:lang w:bidi="hi-IN"/>
        </w:rPr>
        <w:t xml:space="preserve"> namaH</w:t>
      </w:r>
    </w:p>
    <w:p w14:paraId="7A12ECE5" w14:textId="169B6102"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97. </w:t>
      </w:r>
      <w:r w:rsidR="00842E57">
        <w:rPr>
          <w:rFonts w:ascii="Arial" w:hAnsi="Arial" w:cs="Arial"/>
          <w:color w:val="000000"/>
          <w:sz w:val="36"/>
          <w:szCs w:val="36"/>
          <w:lang w:bidi="hi-IN"/>
        </w:rPr>
        <w:t>OM</w:t>
      </w:r>
      <w:r>
        <w:rPr>
          <w:rFonts w:ascii="Arial" w:hAnsi="Arial" w:cs="Arial"/>
          <w:color w:val="000000"/>
          <w:sz w:val="36"/>
          <w:szCs w:val="36"/>
          <w:lang w:bidi="hi-IN"/>
        </w:rPr>
        <w:t xml:space="preserve"> Bagan</w:t>
      </w:r>
      <w:r w:rsidR="00665208">
        <w:rPr>
          <w:rFonts w:ascii="Arial" w:hAnsi="Arial" w:cs="Arial"/>
          <w:color w:val="000000"/>
          <w:sz w:val="36"/>
          <w:szCs w:val="36"/>
          <w:lang w:bidi="hi-IN"/>
        </w:rPr>
        <w:t>E</w:t>
      </w:r>
      <w:r>
        <w:rPr>
          <w:rFonts w:ascii="Arial" w:hAnsi="Arial" w:cs="Arial"/>
          <w:color w:val="000000"/>
          <w:sz w:val="36"/>
          <w:szCs w:val="36"/>
          <w:lang w:bidi="hi-IN"/>
        </w:rPr>
        <w:t>traBid</w:t>
      </w:r>
      <w:r w:rsidR="00665208">
        <w:rPr>
          <w:rFonts w:ascii="Arial" w:hAnsi="Arial" w:cs="Arial"/>
          <w:color w:val="000000"/>
          <w:sz w:val="36"/>
          <w:szCs w:val="36"/>
          <w:lang w:bidi="hi-IN"/>
        </w:rPr>
        <w:t>E</w:t>
      </w:r>
      <w:r>
        <w:rPr>
          <w:rFonts w:ascii="Arial" w:hAnsi="Arial" w:cs="Arial"/>
          <w:color w:val="000000"/>
          <w:sz w:val="36"/>
          <w:szCs w:val="36"/>
          <w:lang w:bidi="hi-IN"/>
        </w:rPr>
        <w:t xml:space="preserve"> namaH</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sidR="003065A0">
        <w:rPr>
          <w:rFonts w:ascii="Arial" w:hAnsi="Arial" w:cs="Arial"/>
          <w:color w:val="000000"/>
          <w:sz w:val="36"/>
          <w:szCs w:val="36"/>
          <w:lang w:bidi="hi-IN"/>
        </w:rPr>
        <w:br/>
      </w:r>
      <w:r>
        <w:rPr>
          <w:rFonts w:ascii="Arial" w:hAnsi="Arial" w:cs="Arial"/>
          <w:color w:val="000000"/>
          <w:sz w:val="36"/>
          <w:szCs w:val="36"/>
          <w:lang w:bidi="hi-IN"/>
        </w:rPr>
        <w:t xml:space="preserve">98. </w:t>
      </w:r>
      <w:r w:rsidR="00842E57">
        <w:rPr>
          <w:rFonts w:ascii="Arial" w:hAnsi="Arial" w:cs="Arial"/>
          <w:color w:val="000000"/>
          <w:sz w:val="36"/>
          <w:szCs w:val="36"/>
          <w:lang w:bidi="hi-IN"/>
        </w:rPr>
        <w:t>OM</w:t>
      </w:r>
      <w:r>
        <w:rPr>
          <w:rFonts w:ascii="Arial" w:hAnsi="Arial" w:cs="Arial"/>
          <w:color w:val="000000"/>
          <w:sz w:val="36"/>
          <w:szCs w:val="36"/>
          <w:lang w:bidi="hi-IN"/>
        </w:rPr>
        <w:t xml:space="preserve"> avyaktAya namaH</w:t>
      </w:r>
    </w:p>
    <w:p w14:paraId="4317024E" w14:textId="10296A0B"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99. </w:t>
      </w:r>
      <w:r w:rsidR="00842E57">
        <w:rPr>
          <w:rFonts w:ascii="Arial" w:hAnsi="Arial" w:cs="Arial"/>
          <w:color w:val="000000"/>
          <w:sz w:val="36"/>
          <w:szCs w:val="36"/>
          <w:lang w:bidi="hi-IN"/>
        </w:rPr>
        <w:t>OM</w:t>
      </w:r>
      <w:r>
        <w:rPr>
          <w:rFonts w:ascii="Arial" w:hAnsi="Arial" w:cs="Arial"/>
          <w:color w:val="000000"/>
          <w:sz w:val="36"/>
          <w:szCs w:val="36"/>
          <w:lang w:bidi="hi-IN"/>
        </w:rPr>
        <w:t xml:space="preserve"> dakShAdhvaraharAya namaH</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sidR="003065A0">
        <w:rPr>
          <w:rFonts w:ascii="Arial" w:hAnsi="Arial" w:cs="Arial"/>
          <w:color w:val="000000"/>
          <w:sz w:val="36"/>
          <w:szCs w:val="36"/>
          <w:lang w:bidi="hi-IN"/>
        </w:rPr>
        <w:br/>
      </w:r>
      <w:r>
        <w:rPr>
          <w:rFonts w:ascii="Arial" w:hAnsi="Arial" w:cs="Arial"/>
          <w:color w:val="000000"/>
          <w:sz w:val="36"/>
          <w:szCs w:val="36"/>
          <w:lang w:bidi="hi-IN"/>
        </w:rPr>
        <w:t xml:space="preserve">100. </w:t>
      </w:r>
      <w:r w:rsidR="00842E57">
        <w:rPr>
          <w:rFonts w:ascii="Arial" w:hAnsi="Arial" w:cs="Arial"/>
          <w:color w:val="000000"/>
          <w:sz w:val="36"/>
          <w:szCs w:val="36"/>
          <w:lang w:bidi="hi-IN"/>
        </w:rPr>
        <w:t>OM</w:t>
      </w:r>
      <w:r>
        <w:rPr>
          <w:rFonts w:ascii="Arial" w:hAnsi="Arial" w:cs="Arial"/>
          <w:color w:val="000000"/>
          <w:sz w:val="36"/>
          <w:szCs w:val="36"/>
          <w:lang w:bidi="hi-IN"/>
        </w:rPr>
        <w:t xml:space="preserve"> harAya namaH </w:t>
      </w:r>
    </w:p>
    <w:p w14:paraId="64C04094" w14:textId="74792A3C"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101. </w:t>
      </w:r>
      <w:r w:rsidR="00842E57">
        <w:rPr>
          <w:rFonts w:ascii="Arial" w:hAnsi="Arial" w:cs="Arial"/>
          <w:color w:val="000000"/>
          <w:sz w:val="36"/>
          <w:szCs w:val="36"/>
          <w:lang w:bidi="hi-IN"/>
        </w:rPr>
        <w:t>OM</w:t>
      </w:r>
      <w:r>
        <w:rPr>
          <w:rFonts w:ascii="Arial" w:hAnsi="Arial" w:cs="Arial"/>
          <w:color w:val="000000"/>
          <w:sz w:val="36"/>
          <w:szCs w:val="36"/>
          <w:lang w:bidi="hi-IN"/>
        </w:rPr>
        <w:t xml:space="preserve"> pUShadantaBid</w:t>
      </w:r>
      <w:r w:rsidR="00665208">
        <w:rPr>
          <w:rFonts w:ascii="Arial" w:hAnsi="Arial" w:cs="Arial"/>
          <w:color w:val="000000"/>
          <w:sz w:val="36"/>
          <w:szCs w:val="36"/>
          <w:lang w:bidi="hi-IN"/>
        </w:rPr>
        <w:t>E</w:t>
      </w:r>
      <w:r>
        <w:rPr>
          <w:rFonts w:ascii="Arial" w:hAnsi="Arial" w:cs="Arial"/>
          <w:color w:val="000000"/>
          <w:sz w:val="36"/>
          <w:szCs w:val="36"/>
          <w:lang w:bidi="hi-IN"/>
        </w:rPr>
        <w:t xml:space="preserve"> namaH</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sidR="003065A0">
        <w:rPr>
          <w:rFonts w:ascii="Arial" w:hAnsi="Arial" w:cs="Arial"/>
          <w:color w:val="000000"/>
          <w:sz w:val="36"/>
          <w:szCs w:val="36"/>
          <w:lang w:bidi="hi-IN"/>
        </w:rPr>
        <w:br/>
      </w:r>
      <w:r>
        <w:rPr>
          <w:rFonts w:ascii="Arial" w:hAnsi="Arial" w:cs="Arial"/>
          <w:color w:val="000000"/>
          <w:sz w:val="36"/>
          <w:szCs w:val="36"/>
          <w:lang w:bidi="hi-IN"/>
        </w:rPr>
        <w:t xml:space="preserve">102. </w:t>
      </w:r>
      <w:r w:rsidR="00842E57">
        <w:rPr>
          <w:rFonts w:ascii="Arial" w:hAnsi="Arial" w:cs="Arial"/>
          <w:color w:val="000000"/>
          <w:sz w:val="36"/>
          <w:szCs w:val="36"/>
          <w:lang w:bidi="hi-IN"/>
        </w:rPr>
        <w:t>OM</w:t>
      </w:r>
      <w:r>
        <w:rPr>
          <w:rFonts w:ascii="Arial" w:hAnsi="Arial" w:cs="Arial"/>
          <w:color w:val="000000"/>
          <w:sz w:val="36"/>
          <w:szCs w:val="36"/>
          <w:lang w:bidi="hi-IN"/>
        </w:rPr>
        <w:t xml:space="preserve"> avyagrAya namaH</w:t>
      </w:r>
    </w:p>
    <w:p w14:paraId="3E7A4A3A" w14:textId="5227A1C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103. </w:t>
      </w:r>
      <w:r w:rsidR="00842E57">
        <w:rPr>
          <w:rFonts w:ascii="Arial" w:hAnsi="Arial" w:cs="Arial"/>
          <w:color w:val="000000"/>
          <w:sz w:val="36"/>
          <w:szCs w:val="36"/>
          <w:lang w:bidi="hi-IN"/>
        </w:rPr>
        <w:t>OM</w:t>
      </w:r>
      <w:r>
        <w:rPr>
          <w:rFonts w:ascii="Arial" w:hAnsi="Arial" w:cs="Arial"/>
          <w:color w:val="000000"/>
          <w:sz w:val="36"/>
          <w:szCs w:val="36"/>
          <w:lang w:bidi="hi-IN"/>
        </w:rPr>
        <w:t xml:space="preserve"> sahasrAkShAya namaH</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sidR="00F805A1">
        <w:rPr>
          <w:rFonts w:ascii="Arial" w:hAnsi="Arial" w:cs="Arial"/>
          <w:color w:val="000000"/>
          <w:sz w:val="36"/>
          <w:szCs w:val="36"/>
          <w:lang w:bidi="hi-IN"/>
        </w:rPr>
        <w:br/>
      </w:r>
      <w:r>
        <w:rPr>
          <w:rFonts w:ascii="Arial" w:hAnsi="Arial" w:cs="Arial"/>
          <w:color w:val="000000"/>
          <w:sz w:val="36"/>
          <w:szCs w:val="36"/>
          <w:lang w:bidi="hi-IN"/>
        </w:rPr>
        <w:t xml:space="preserve">104. </w:t>
      </w:r>
      <w:r w:rsidR="00842E57">
        <w:rPr>
          <w:rFonts w:ascii="Arial" w:hAnsi="Arial" w:cs="Arial"/>
          <w:color w:val="000000"/>
          <w:sz w:val="36"/>
          <w:szCs w:val="36"/>
          <w:lang w:bidi="hi-IN"/>
        </w:rPr>
        <w:t>OM</w:t>
      </w:r>
      <w:r>
        <w:rPr>
          <w:rFonts w:ascii="Arial" w:hAnsi="Arial" w:cs="Arial"/>
          <w:color w:val="000000"/>
          <w:sz w:val="36"/>
          <w:szCs w:val="36"/>
          <w:lang w:bidi="hi-IN"/>
        </w:rPr>
        <w:t xml:space="preserve"> sahasrapad</w:t>
      </w:r>
      <w:r w:rsidR="00665208">
        <w:rPr>
          <w:rFonts w:ascii="Arial" w:hAnsi="Arial" w:cs="Arial"/>
          <w:color w:val="000000"/>
          <w:sz w:val="36"/>
          <w:szCs w:val="36"/>
          <w:lang w:bidi="hi-IN"/>
        </w:rPr>
        <w:t>E</w:t>
      </w:r>
      <w:r>
        <w:rPr>
          <w:rFonts w:ascii="Arial" w:hAnsi="Arial" w:cs="Arial"/>
          <w:color w:val="000000"/>
          <w:sz w:val="36"/>
          <w:szCs w:val="36"/>
          <w:lang w:bidi="hi-IN"/>
        </w:rPr>
        <w:t xml:space="preserve"> namaH</w:t>
      </w:r>
    </w:p>
    <w:p w14:paraId="747E7273" w14:textId="4D584910"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105. </w:t>
      </w:r>
      <w:r w:rsidR="00842E57">
        <w:rPr>
          <w:rFonts w:ascii="Arial" w:hAnsi="Arial" w:cs="Arial"/>
          <w:color w:val="000000"/>
          <w:sz w:val="36"/>
          <w:szCs w:val="36"/>
          <w:lang w:bidi="hi-IN"/>
        </w:rPr>
        <w:t>OM</w:t>
      </w:r>
      <w:r>
        <w:rPr>
          <w:rFonts w:ascii="Arial" w:hAnsi="Arial" w:cs="Arial"/>
          <w:color w:val="000000"/>
          <w:sz w:val="36"/>
          <w:szCs w:val="36"/>
          <w:lang w:bidi="hi-IN"/>
        </w:rPr>
        <w:t xml:space="preserve"> apavargapradAya namaH</w:t>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Pr>
          <w:rFonts w:ascii="Arial" w:hAnsi="Arial" w:cs="Arial"/>
          <w:color w:val="000000"/>
          <w:sz w:val="36"/>
          <w:szCs w:val="36"/>
          <w:lang w:bidi="hi-IN"/>
        </w:rPr>
        <w:tab/>
      </w:r>
      <w:r w:rsidR="00F805A1">
        <w:rPr>
          <w:rFonts w:ascii="Arial" w:hAnsi="Arial" w:cs="Arial"/>
          <w:color w:val="000000"/>
          <w:sz w:val="36"/>
          <w:szCs w:val="36"/>
          <w:lang w:bidi="hi-IN"/>
        </w:rPr>
        <w:br/>
      </w:r>
      <w:r>
        <w:rPr>
          <w:rFonts w:ascii="Arial" w:hAnsi="Arial" w:cs="Arial"/>
          <w:color w:val="000000"/>
          <w:sz w:val="36"/>
          <w:szCs w:val="36"/>
          <w:lang w:bidi="hi-IN"/>
        </w:rPr>
        <w:t xml:space="preserve">106. </w:t>
      </w:r>
      <w:r w:rsidR="00842E57">
        <w:rPr>
          <w:rFonts w:ascii="Arial" w:hAnsi="Arial" w:cs="Arial"/>
          <w:color w:val="000000"/>
          <w:sz w:val="36"/>
          <w:szCs w:val="36"/>
          <w:lang w:bidi="hi-IN"/>
        </w:rPr>
        <w:t>OM</w:t>
      </w:r>
      <w:r>
        <w:rPr>
          <w:rFonts w:ascii="Arial" w:hAnsi="Arial" w:cs="Arial"/>
          <w:color w:val="000000"/>
          <w:sz w:val="36"/>
          <w:szCs w:val="36"/>
          <w:lang w:bidi="hi-IN"/>
        </w:rPr>
        <w:t xml:space="preserve"> anantAya namaH</w:t>
      </w:r>
    </w:p>
    <w:p w14:paraId="31F9AEBF" w14:textId="0B435E46"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107. </w:t>
      </w:r>
      <w:r w:rsidR="00842E57">
        <w:rPr>
          <w:rFonts w:ascii="Arial" w:hAnsi="Arial" w:cs="Arial"/>
          <w:color w:val="000000"/>
          <w:sz w:val="36"/>
          <w:szCs w:val="36"/>
          <w:lang w:bidi="hi-IN"/>
        </w:rPr>
        <w:t>OM</w:t>
      </w:r>
      <w:r>
        <w:rPr>
          <w:rFonts w:ascii="Arial" w:hAnsi="Arial" w:cs="Arial"/>
          <w:color w:val="000000"/>
          <w:sz w:val="36"/>
          <w:szCs w:val="36"/>
          <w:lang w:bidi="hi-IN"/>
        </w:rPr>
        <w:t xml:space="preserve"> tArakAya namaH</w:t>
      </w:r>
      <w:r w:rsidR="00F805A1">
        <w:rPr>
          <w:rFonts w:ascii="Arial" w:hAnsi="Arial" w:cs="Arial"/>
          <w:color w:val="000000"/>
          <w:sz w:val="36"/>
          <w:szCs w:val="36"/>
          <w:lang w:bidi="hi-IN"/>
        </w:rPr>
        <w:br/>
      </w:r>
      <w:r>
        <w:rPr>
          <w:rFonts w:ascii="Arial" w:hAnsi="Arial" w:cs="Arial"/>
          <w:color w:val="000000"/>
          <w:sz w:val="36"/>
          <w:szCs w:val="36"/>
          <w:lang w:bidi="hi-IN"/>
        </w:rPr>
        <w:t xml:space="preserve">108. </w:t>
      </w:r>
      <w:r w:rsidR="00842E57">
        <w:rPr>
          <w:rFonts w:ascii="Arial" w:hAnsi="Arial" w:cs="Arial"/>
          <w:color w:val="000000"/>
          <w:sz w:val="36"/>
          <w:szCs w:val="36"/>
          <w:lang w:bidi="hi-IN"/>
        </w:rPr>
        <w:t>OM</w:t>
      </w:r>
      <w:r>
        <w:rPr>
          <w:rFonts w:ascii="Arial" w:hAnsi="Arial" w:cs="Arial"/>
          <w:color w:val="000000"/>
          <w:sz w:val="36"/>
          <w:szCs w:val="36"/>
          <w:lang w:bidi="hi-IN"/>
        </w:rPr>
        <w:t xml:space="preserve"> param</w:t>
      </w:r>
      <w:r w:rsidR="00665208">
        <w:rPr>
          <w:rFonts w:ascii="Arial" w:hAnsi="Arial" w:cs="Arial"/>
          <w:color w:val="000000"/>
          <w:sz w:val="36"/>
          <w:szCs w:val="36"/>
          <w:lang w:bidi="hi-IN"/>
        </w:rPr>
        <w:t>E</w:t>
      </w:r>
      <w:r>
        <w:rPr>
          <w:rFonts w:ascii="Arial" w:hAnsi="Arial" w:cs="Arial"/>
          <w:color w:val="000000"/>
          <w:sz w:val="36"/>
          <w:szCs w:val="36"/>
          <w:lang w:bidi="hi-IN"/>
        </w:rPr>
        <w:t xml:space="preserve">SvarAya namaH || </w:t>
      </w:r>
    </w:p>
    <w:p w14:paraId="52B1B0B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05D5932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yastrisanddhyaM paTh</w:t>
      </w:r>
      <w:r w:rsidR="00665208">
        <w:rPr>
          <w:rFonts w:ascii="Arial" w:hAnsi="Arial" w:cs="Arial"/>
          <w:color w:val="000000"/>
          <w:sz w:val="36"/>
          <w:szCs w:val="36"/>
          <w:lang w:bidi="hi-IN"/>
        </w:rPr>
        <w:t>E</w:t>
      </w:r>
      <w:r>
        <w:rPr>
          <w:rFonts w:ascii="Arial" w:hAnsi="Arial" w:cs="Arial"/>
          <w:color w:val="000000"/>
          <w:sz w:val="36"/>
          <w:szCs w:val="36"/>
          <w:lang w:bidi="hi-IN"/>
        </w:rPr>
        <w:t>nnityaM nAma nAm</w:t>
      </w:r>
      <w:r w:rsidR="00665208">
        <w:rPr>
          <w:rFonts w:ascii="Arial" w:hAnsi="Arial" w:cs="Arial"/>
          <w:color w:val="000000"/>
          <w:sz w:val="36"/>
          <w:szCs w:val="36"/>
          <w:lang w:bidi="hi-IN"/>
        </w:rPr>
        <w:t>O</w:t>
      </w:r>
      <w:r>
        <w:rPr>
          <w:rFonts w:ascii="Arial" w:hAnsi="Arial" w:cs="Arial"/>
          <w:color w:val="000000"/>
          <w:sz w:val="36"/>
          <w:szCs w:val="36"/>
          <w:lang w:bidi="hi-IN"/>
        </w:rPr>
        <w:t>ShT</w:t>
      </w:r>
      <w:r w:rsidR="00665208">
        <w:rPr>
          <w:rFonts w:ascii="Arial" w:hAnsi="Arial" w:cs="Arial"/>
          <w:color w:val="000000"/>
          <w:sz w:val="36"/>
          <w:szCs w:val="36"/>
          <w:lang w:bidi="hi-IN"/>
        </w:rPr>
        <w:t>O</w:t>
      </w:r>
      <w:r>
        <w:rPr>
          <w:rFonts w:ascii="Arial" w:hAnsi="Arial" w:cs="Arial"/>
          <w:color w:val="000000"/>
          <w:sz w:val="36"/>
          <w:szCs w:val="36"/>
          <w:lang w:bidi="hi-IN"/>
        </w:rPr>
        <w:t>ttaraM SataM | SatarudratrirAvRutyA yat PalaM laBat</w:t>
      </w:r>
      <w:r w:rsidR="00665208">
        <w:rPr>
          <w:rFonts w:ascii="Arial" w:hAnsi="Arial" w:cs="Arial"/>
          <w:color w:val="000000"/>
          <w:sz w:val="36"/>
          <w:szCs w:val="36"/>
          <w:lang w:bidi="hi-IN"/>
        </w:rPr>
        <w:t>E</w:t>
      </w:r>
      <w:r>
        <w:rPr>
          <w:rFonts w:ascii="Arial" w:hAnsi="Arial" w:cs="Arial"/>
          <w:color w:val="000000"/>
          <w:sz w:val="36"/>
          <w:szCs w:val="36"/>
          <w:lang w:bidi="hi-IN"/>
        </w:rPr>
        <w:t xml:space="preserve"> naraH | </w:t>
      </w:r>
    </w:p>
    <w:p w14:paraId="6D7B3939"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2B4F3BCA"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tat PalaM prApnuyAnnityaM </w:t>
      </w:r>
      <w:r w:rsidR="00665208">
        <w:rPr>
          <w:rFonts w:ascii="Arial" w:hAnsi="Arial" w:cs="Arial"/>
          <w:color w:val="000000"/>
          <w:sz w:val="36"/>
          <w:szCs w:val="36"/>
          <w:lang w:bidi="hi-IN"/>
        </w:rPr>
        <w:t>E</w:t>
      </w:r>
      <w:r>
        <w:rPr>
          <w:rFonts w:ascii="Arial" w:hAnsi="Arial" w:cs="Arial"/>
          <w:color w:val="000000"/>
          <w:sz w:val="36"/>
          <w:szCs w:val="36"/>
          <w:lang w:bidi="hi-IN"/>
        </w:rPr>
        <w:t xml:space="preserve">kAvRutyA na saMSayaH | </w:t>
      </w:r>
    </w:p>
    <w:p w14:paraId="19B5866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sakRudvA nAmABiH pUjya kulak</w:t>
      </w:r>
      <w:r w:rsidR="00665208">
        <w:rPr>
          <w:rFonts w:ascii="Arial" w:hAnsi="Arial" w:cs="Arial"/>
          <w:color w:val="000000"/>
          <w:sz w:val="36"/>
          <w:szCs w:val="36"/>
          <w:lang w:bidi="hi-IN"/>
        </w:rPr>
        <w:t>O</w:t>
      </w:r>
      <w:r>
        <w:rPr>
          <w:rFonts w:ascii="Arial" w:hAnsi="Arial" w:cs="Arial"/>
          <w:color w:val="000000"/>
          <w:sz w:val="36"/>
          <w:szCs w:val="36"/>
          <w:lang w:bidi="hi-IN"/>
        </w:rPr>
        <w:t>TiM samuddhar</w:t>
      </w:r>
      <w:r w:rsidR="00665208">
        <w:rPr>
          <w:rFonts w:ascii="Arial" w:hAnsi="Arial" w:cs="Arial"/>
          <w:color w:val="000000"/>
          <w:sz w:val="36"/>
          <w:szCs w:val="36"/>
          <w:lang w:bidi="hi-IN"/>
        </w:rPr>
        <w:t>E</w:t>
      </w:r>
      <w:r>
        <w:rPr>
          <w:rFonts w:ascii="Arial" w:hAnsi="Arial" w:cs="Arial"/>
          <w:color w:val="000000"/>
          <w:sz w:val="36"/>
          <w:szCs w:val="36"/>
          <w:lang w:bidi="hi-IN"/>
        </w:rPr>
        <w:t xml:space="preserve">t || </w:t>
      </w:r>
    </w:p>
    <w:p w14:paraId="63F2FFD4"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7C4D47FF"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 xml:space="preserve">bilvapatraiH praSastaiSca puShpaiSca tuLasIdaLaiH | </w:t>
      </w:r>
    </w:p>
    <w:p w14:paraId="3BCFF5A0" w14:textId="77777777" w:rsidR="00D91D60" w:rsidRDefault="00D91D60" w:rsidP="00D91D60">
      <w:pPr>
        <w:pBdr>
          <w:bottom w:val="single" w:sz="6" w:space="1" w:color="auto"/>
        </w:pBd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lastRenderedPageBreak/>
        <w:t>tilAkShatai ryaj</w:t>
      </w:r>
      <w:r w:rsidR="00665208">
        <w:rPr>
          <w:rFonts w:ascii="Arial" w:hAnsi="Arial" w:cs="Arial"/>
          <w:color w:val="000000"/>
          <w:sz w:val="36"/>
          <w:szCs w:val="36"/>
          <w:lang w:bidi="hi-IN"/>
        </w:rPr>
        <w:t>E</w:t>
      </w:r>
      <w:r>
        <w:rPr>
          <w:rFonts w:ascii="Arial" w:hAnsi="Arial" w:cs="Arial"/>
          <w:color w:val="000000"/>
          <w:sz w:val="36"/>
          <w:szCs w:val="36"/>
          <w:lang w:bidi="hi-IN"/>
        </w:rPr>
        <w:t>dyastu jIvamukt</w:t>
      </w:r>
      <w:r w:rsidR="00665208">
        <w:rPr>
          <w:rFonts w:ascii="Arial" w:hAnsi="Arial" w:cs="Arial"/>
          <w:color w:val="000000"/>
          <w:sz w:val="36"/>
          <w:szCs w:val="36"/>
          <w:lang w:bidi="hi-IN"/>
        </w:rPr>
        <w:t>O</w:t>
      </w:r>
      <w:r>
        <w:rPr>
          <w:rFonts w:ascii="Arial" w:hAnsi="Arial" w:cs="Arial"/>
          <w:color w:val="000000"/>
          <w:sz w:val="36"/>
          <w:szCs w:val="36"/>
          <w:lang w:bidi="hi-IN"/>
        </w:rPr>
        <w:t xml:space="preserve"> na saMSayaH || (skAnda purANaM)</w:t>
      </w:r>
    </w:p>
    <w:p w14:paraId="2452168E" w14:textId="7C381947" w:rsidR="00F7660C" w:rsidRDefault="00F7660C">
      <w:pPr>
        <w:rPr>
          <w:rFonts w:ascii="Arial" w:hAnsi="Arial" w:cs="Arial"/>
          <w:color w:val="000000"/>
          <w:sz w:val="36"/>
          <w:szCs w:val="36"/>
          <w:lang w:bidi="hi-IN"/>
        </w:rPr>
      </w:pPr>
      <w:r>
        <w:rPr>
          <w:rFonts w:ascii="Arial" w:hAnsi="Arial" w:cs="Arial"/>
          <w:color w:val="000000"/>
          <w:sz w:val="36"/>
          <w:szCs w:val="36"/>
          <w:lang w:bidi="hi-IN"/>
        </w:rPr>
        <w:br w:type="page"/>
      </w:r>
    </w:p>
    <w:p w14:paraId="416DD09B" w14:textId="7F6FE719" w:rsidR="00F7660C" w:rsidRPr="00C61A38" w:rsidRDefault="007B46B4" w:rsidP="00C61A38">
      <w:pPr>
        <w:pStyle w:val="Heading1"/>
        <w:numPr>
          <w:ilvl w:val="0"/>
          <w:numId w:val="0"/>
        </w:numPr>
        <w:ind w:left="432"/>
        <w:rPr>
          <w:rFonts w:ascii="Arial" w:hAnsi="Arial" w:cs="Arial"/>
        </w:rPr>
      </w:pPr>
      <w:r w:rsidRPr="00C61A38">
        <w:rPr>
          <w:rFonts w:ascii="Arial" w:hAnsi="Arial" w:cs="Arial"/>
        </w:rPr>
        <w:lastRenderedPageBreak/>
        <w:t xml:space="preserve">22. </w:t>
      </w:r>
      <w:r w:rsidR="00F7660C" w:rsidRPr="00C61A38">
        <w:rPr>
          <w:rFonts w:ascii="Arial" w:hAnsi="Arial" w:cs="Arial"/>
        </w:rPr>
        <w:t>SrI bodhAyanamaharShi praNItAni mahAnyAsa sUtrANi</w:t>
      </w:r>
    </w:p>
    <w:p w14:paraId="2CE89071" w14:textId="03019C4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w:t>
      </w:r>
    </w:p>
    <w:p w14:paraId="45B0B377"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b/>
          <w:bCs/>
          <w:color w:val="000000"/>
          <w:sz w:val="36"/>
          <w:szCs w:val="36"/>
          <w:lang w:bidi="hi-IN"/>
        </w:rPr>
        <w:t>&lt;lang=eng&gt;</w:t>
      </w:r>
      <w:r w:rsidRPr="00F7660C">
        <w:rPr>
          <w:rFonts w:ascii="Arial" w:hAnsi="Arial" w:cs="Arial"/>
          <w:color w:val="000000"/>
          <w:sz w:val="36"/>
          <w:szCs w:val="36"/>
          <w:lang w:bidi="hi-IN"/>
        </w:rPr>
        <w:t xml:space="preserve"> Here bodhAyanamaharShi is giving the mahanyaasa in a capsule form. </w:t>
      </w:r>
    </w:p>
    <w:p w14:paraId="26E1BB2B"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 xml:space="preserve">He is directly teaching the mahanyaasa method </w:t>
      </w:r>
      <w:r w:rsidRPr="00F7660C">
        <w:rPr>
          <w:rFonts w:ascii="Arial" w:hAnsi="Arial" w:cs="Arial"/>
          <w:b/>
          <w:bCs/>
          <w:color w:val="000000"/>
          <w:sz w:val="36"/>
          <w:szCs w:val="36"/>
          <w:lang w:bidi="hi-IN"/>
        </w:rPr>
        <w:t>&lt;lang=def&gt;</w:t>
      </w:r>
      <w:r w:rsidRPr="00F7660C">
        <w:rPr>
          <w:rFonts w:ascii="Arial" w:hAnsi="Arial" w:cs="Arial"/>
          <w:color w:val="000000"/>
          <w:sz w:val="36"/>
          <w:szCs w:val="36"/>
          <w:lang w:bidi="hi-IN"/>
        </w:rPr>
        <w:t xml:space="preserve"> (vidhiM vyAKyAsyAmaH). </w:t>
      </w:r>
    </w:p>
    <w:p w14:paraId="3CD6196B"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
    <w:p w14:paraId="7C99EB92" w14:textId="1D56D94E" w:rsidR="00F7660C" w:rsidRPr="00F7660C" w:rsidRDefault="00842E57" w:rsidP="00F7660C">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OM</w:t>
      </w:r>
      <w:r w:rsidR="00F7660C" w:rsidRPr="00F7660C">
        <w:rPr>
          <w:rFonts w:ascii="Arial" w:hAnsi="Arial" w:cs="Arial"/>
          <w:color w:val="000000"/>
          <w:sz w:val="36"/>
          <w:szCs w:val="36"/>
          <w:lang w:bidi="hi-IN"/>
        </w:rPr>
        <w:t xml:space="preserve"> athAtaH pa~jcAMgarudrANAM nyAsapUrvakaM japahomArcanABiShekavidhiM vyAKyAsyAmaH ||</w:t>
      </w:r>
    </w:p>
    <w:p w14:paraId="37EF27BE"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roofErr w:type="gramStart"/>
      <w:r w:rsidRPr="00F7660C">
        <w:rPr>
          <w:rFonts w:ascii="Arial" w:hAnsi="Arial" w:cs="Arial"/>
          <w:color w:val="000000"/>
          <w:sz w:val="36"/>
          <w:szCs w:val="36"/>
          <w:lang w:bidi="hi-IN"/>
        </w:rPr>
        <w:t>( pa</w:t>
      </w:r>
      <w:proofErr w:type="gramEnd"/>
      <w:r w:rsidRPr="00F7660C">
        <w:rPr>
          <w:rFonts w:ascii="Arial" w:hAnsi="Arial" w:cs="Arial"/>
          <w:color w:val="000000"/>
          <w:sz w:val="36"/>
          <w:szCs w:val="36"/>
          <w:lang w:bidi="hi-IN"/>
        </w:rPr>
        <w:t>~jcAMgarudrasya ayamartthaH pa~jcaprakArAH a~gganyAsAH yeShu te pa~jcAMga rudrAH | evaM ShaDaMgarudrasyApi ShaTprakArAH aMganyAsAH yasya saH ityartthaH | tatra SiKAdyastraparyantaM ekatriMSadaMganyAsaH digbandha sahitaH prathamaH)</w:t>
      </w:r>
    </w:p>
    <w:p w14:paraId="6CD4667C"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
    <w:p w14:paraId="2B6C814F"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C61A38">
        <w:rPr>
          <w:rFonts w:ascii="Arial" w:hAnsi="Arial" w:cs="Arial"/>
          <w:b/>
          <w:bCs/>
          <w:color w:val="000000"/>
          <w:sz w:val="36"/>
          <w:szCs w:val="36"/>
          <w:lang w:bidi="hi-IN"/>
        </w:rPr>
        <w:t>nyAsam 1 -</w:t>
      </w:r>
      <w:r w:rsidRPr="00F7660C">
        <w:rPr>
          <w:rFonts w:ascii="Arial" w:hAnsi="Arial" w:cs="Arial"/>
          <w:color w:val="000000"/>
          <w:sz w:val="36"/>
          <w:szCs w:val="36"/>
          <w:lang w:bidi="hi-IN"/>
        </w:rPr>
        <w:t xml:space="preserve"> (SiKAdyastraparyantaM ekatriMSadaMganyAsaH digbandha sahitaH prathamaH)</w:t>
      </w:r>
    </w:p>
    <w:p w14:paraId="7CA97AA7"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w:t>
      </w:r>
    </w:p>
    <w:p w14:paraId="0CD35966"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1. yAte rudreti SiKAyAM | asmin mahatyarNava iti Sirasi |</w:t>
      </w:r>
    </w:p>
    <w:p w14:paraId="231953EE"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sahasrANIti lalATe | ha(gm)saH SuciShaditi Bruvormaddhye |</w:t>
      </w:r>
    </w:p>
    <w:p w14:paraId="1DB59BF1"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tryaMbakaM yajAmahe iti netrayoH | namaH srutyAyeti karNayoH |</w:t>
      </w:r>
    </w:p>
    <w:p w14:paraId="5B2C3528"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 xml:space="preserve">mAnastoka iti nAsikAyAM | avatatyeti muKe | nIlagrIvau dvau kaNThe | </w:t>
      </w:r>
    </w:p>
    <w:p w14:paraId="4A0019BF"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 xml:space="preserve">namaste astvAyudhAyeti bAhvoH | yA te hetirityupabAhvoH | </w:t>
      </w:r>
    </w:p>
    <w:p w14:paraId="00E8828B"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 xml:space="preserve">pariNo rudrasya hetiriti maNibandhayoH | ye tIrtthAnIti hastayoH | </w:t>
      </w:r>
    </w:p>
    <w:p w14:paraId="72E4ACEA"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lastRenderedPageBreak/>
        <w:t xml:space="preserve">sadyojAtamiti pa~jcAnuvAkAn pa~jcasvaMgulIShu | </w:t>
      </w:r>
    </w:p>
    <w:p w14:paraId="49CA8378"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 xml:space="preserve">namo vaH kirikeBya iti hRudaye | namo gaNeBya iti pRuShThe | </w:t>
      </w:r>
    </w:p>
    <w:p w14:paraId="79227EB6"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 xml:space="preserve">namo hiraNyabAhava iti pArSvayoH | vijyaM dhanuriti jaThare | </w:t>
      </w:r>
    </w:p>
    <w:p w14:paraId="3B641071"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 xml:space="preserve">hiraNyagarBa iti nABau | mIDhUShTameti kaTyAM | </w:t>
      </w:r>
    </w:p>
    <w:p w14:paraId="08D79080"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ye BUtAnAmadhipataya iti guhye | ye anneShvityaNDayoH |</w:t>
      </w:r>
    </w:p>
    <w:p w14:paraId="50CF42FC"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 xml:space="preserve">saSirA jAtavedA ityapAne | mAno mahAntamityurvoH | </w:t>
      </w:r>
    </w:p>
    <w:p w14:paraId="3A499823"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eShate rudra BAga iti jAnvoH | sa(gm)sRuShTajiditi jaMGayoH |</w:t>
      </w:r>
    </w:p>
    <w:p w14:paraId="345E4158"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 xml:space="preserve">viSvaM BUtamiti gulphayoH | ye pathAmiti pAdayoH | </w:t>
      </w:r>
    </w:p>
    <w:p w14:paraId="1EFDA383"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addhyavochaditi kavacaM | namo bilmina ityupakavacaM |</w:t>
      </w:r>
    </w:p>
    <w:p w14:paraId="0376AA91"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 xml:space="preserve">namo astu nIlagrIvAyeti tRutIyaM netraM | </w:t>
      </w:r>
    </w:p>
    <w:p w14:paraId="7A7A2535"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pramu~jca dhanvana ityastraM | ya etAvantaSceti digbandhaH ||</w:t>
      </w:r>
    </w:p>
    <w:p w14:paraId="3AF26CB9"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
    <w:p w14:paraId="0141C276"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C61A38">
        <w:rPr>
          <w:rFonts w:ascii="Arial" w:hAnsi="Arial" w:cs="Arial"/>
          <w:b/>
          <w:bCs/>
          <w:color w:val="000000"/>
          <w:sz w:val="36"/>
          <w:szCs w:val="36"/>
          <w:lang w:bidi="hi-IN"/>
        </w:rPr>
        <w:t>nyAsam 2 -</w:t>
      </w:r>
      <w:r w:rsidRPr="00F7660C">
        <w:rPr>
          <w:rFonts w:ascii="Arial" w:hAnsi="Arial" w:cs="Arial"/>
          <w:color w:val="000000"/>
          <w:sz w:val="36"/>
          <w:szCs w:val="36"/>
          <w:lang w:bidi="hi-IN"/>
        </w:rPr>
        <w:t xml:space="preserve"> (mUrddhAdipAdAntaM daSAM~gganyAsaH dvitIyaH)</w:t>
      </w:r>
    </w:p>
    <w:p w14:paraId="52CDE6C2"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w:t>
      </w:r>
    </w:p>
    <w:p w14:paraId="401A7BAA"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
    <w:p w14:paraId="5307103C" w14:textId="2409182B"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 xml:space="preserve">2. </w:t>
      </w:r>
      <w:r w:rsidR="00842E57">
        <w:rPr>
          <w:rFonts w:ascii="Arial" w:hAnsi="Arial" w:cs="Arial"/>
          <w:color w:val="000000"/>
          <w:sz w:val="36"/>
          <w:szCs w:val="36"/>
          <w:lang w:bidi="hi-IN"/>
        </w:rPr>
        <w:t>OM</w:t>
      </w:r>
      <w:r w:rsidRPr="00F7660C">
        <w:rPr>
          <w:rFonts w:ascii="Arial" w:hAnsi="Arial" w:cs="Arial"/>
          <w:color w:val="000000"/>
          <w:sz w:val="36"/>
          <w:szCs w:val="36"/>
          <w:lang w:bidi="hi-IN"/>
        </w:rPr>
        <w:t xml:space="preserve"> namo Bagavate rudrAyeti namaskArAn nyaset | </w:t>
      </w:r>
    </w:p>
    <w:p w14:paraId="5106A1B7"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
    <w:p w14:paraId="0676D41B" w14:textId="32AB0654"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 xml:space="preserve">i) </w:t>
      </w:r>
      <w:r w:rsidR="00842E57">
        <w:rPr>
          <w:rFonts w:ascii="Arial" w:hAnsi="Arial" w:cs="Arial"/>
          <w:color w:val="000000"/>
          <w:sz w:val="36"/>
          <w:szCs w:val="36"/>
          <w:lang w:bidi="hi-IN"/>
        </w:rPr>
        <w:t>OM</w:t>
      </w:r>
      <w:r w:rsidRPr="00F7660C">
        <w:rPr>
          <w:rFonts w:ascii="Arial" w:hAnsi="Arial" w:cs="Arial"/>
          <w:color w:val="000000"/>
          <w:sz w:val="36"/>
          <w:szCs w:val="36"/>
          <w:lang w:bidi="hi-IN"/>
        </w:rPr>
        <w:t xml:space="preserve">~gkAraM mUrddhni vinyasya nakAraM nAsikAgrataH | </w:t>
      </w:r>
    </w:p>
    <w:p w14:paraId="17B3D57F"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 xml:space="preserve">mokAraM tU lalATe vai BakAraM muKamaddhyataH || </w:t>
      </w:r>
    </w:p>
    <w:p w14:paraId="691219C3"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
    <w:p w14:paraId="7673499E"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 xml:space="preserve">ii) gakAraM kaNDadeSe tu vakAraM hRudi vinyaset | </w:t>
      </w:r>
    </w:p>
    <w:p w14:paraId="3FDC354C"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 xml:space="preserve"> tekAraM dakShiNe haste rukAraM vAmato nyaset || </w:t>
      </w:r>
    </w:p>
    <w:p w14:paraId="7DF58B08"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
    <w:p w14:paraId="4FE3BDB9"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 xml:space="preserve">iii) drAkAraM nABideSe tu yakAraM pAdayor nyaset || </w:t>
      </w:r>
    </w:p>
    <w:p w14:paraId="6EF239F2"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
    <w:p w14:paraId="5DA5EDA7"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C61A38">
        <w:rPr>
          <w:rFonts w:ascii="Arial" w:hAnsi="Arial" w:cs="Arial"/>
          <w:b/>
          <w:bCs/>
          <w:color w:val="000000"/>
          <w:sz w:val="36"/>
          <w:szCs w:val="36"/>
          <w:lang w:bidi="hi-IN"/>
        </w:rPr>
        <w:t xml:space="preserve">nyAsam 3 - </w:t>
      </w:r>
      <w:r w:rsidRPr="00F7660C">
        <w:rPr>
          <w:rFonts w:ascii="Arial" w:hAnsi="Arial" w:cs="Arial"/>
          <w:color w:val="000000"/>
          <w:sz w:val="36"/>
          <w:szCs w:val="36"/>
          <w:lang w:bidi="hi-IN"/>
        </w:rPr>
        <w:t>pAdAdimUrddhAntaM pa~jcAMganyAsaH tRutIyaH</w:t>
      </w:r>
    </w:p>
    <w:p w14:paraId="419AF982"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w:t>
      </w:r>
    </w:p>
    <w:p w14:paraId="7162C1E5"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3 i) sadyaM ca pAdayornyasya vAmaM nyasyorumaddhyataH |</w:t>
      </w:r>
    </w:p>
    <w:p w14:paraId="74B56DF1"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ab/>
        <w:t xml:space="preserve">aGoraM hRudi vinyasya muKe tat puruShaM nyaset || </w:t>
      </w:r>
    </w:p>
    <w:p w14:paraId="6F47AB36"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
    <w:p w14:paraId="2B802FC7"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 xml:space="preserve"> ii) ISAnaM mUrddhani vinyasya haMso nAmasadASivaH |</w:t>
      </w:r>
    </w:p>
    <w:p w14:paraId="6FB5B431"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ab/>
        <w:t xml:space="preserve"> haMsa haMseti yo (brUyAddhaMso) brUyAt haMso nAma sadASivaH | </w:t>
      </w:r>
    </w:p>
    <w:p w14:paraId="28CE9FE8"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
    <w:p w14:paraId="19D95489"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 xml:space="preserve"> iii) evaM nyAsavidhiM kRutvA tataH saMpuTamAraBet | </w:t>
      </w:r>
    </w:p>
    <w:p w14:paraId="418CC9A9"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
    <w:p w14:paraId="51213395"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 xml:space="preserve"> iv) trAtAramindraM, tvaMno agne, sugaM naH panthAM, asunvantaM, tatvA yAmi, Ano niyudBiH | </w:t>
      </w:r>
    </w:p>
    <w:p w14:paraId="01C4B725"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 xml:space="preserve"> vaya(gm)soma, tamISAnaM, asme rudrA, syonApRuthivItyetat saMpuTaM indrAdi dikShU vinyasya</w:t>
      </w:r>
    </w:p>
    <w:p w14:paraId="72B2BC03"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 xml:space="preserve"> evamevAtmani ShoDaSaraudrIkaraNaM kRutvA viBUrasItyanuvAkena sAnuSha~ggeNa || </w:t>
      </w:r>
    </w:p>
    <w:p w14:paraId="4DE3BA6C"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
    <w:p w14:paraId="3473B167"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 xml:space="preserve"> v) tvagasthigataiH sarvapApaiH pramucyate sarvaBUteShvaparAjito Bavati | </w:t>
      </w:r>
    </w:p>
    <w:p w14:paraId="55699309"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 xml:space="preserve"> tato BUtapreta piSAca brahmarAkShasa yakSha yamadUta SAkinI DAkinI sarpa SvApada vRuScika taskarAdyUpadravAdyUpaGAtAH ||</w:t>
      </w:r>
    </w:p>
    <w:p w14:paraId="4E3A9935"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
    <w:p w14:paraId="39147765" w14:textId="77777777" w:rsid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 xml:space="preserve"> vi) sarve (grahAH) jvalantaM paSyantu | mAM rakShantu | </w:t>
      </w:r>
    </w:p>
    <w:p w14:paraId="7602BEEA" w14:textId="77777777" w:rsidR="00C61A38" w:rsidRPr="00F7660C" w:rsidRDefault="00C61A38" w:rsidP="00F7660C">
      <w:pPr>
        <w:autoSpaceDE w:val="0"/>
        <w:autoSpaceDN w:val="0"/>
        <w:adjustRightInd w:val="0"/>
        <w:spacing w:after="0" w:line="240" w:lineRule="auto"/>
        <w:rPr>
          <w:rFonts w:ascii="Arial" w:hAnsi="Arial" w:cs="Arial"/>
          <w:color w:val="000000"/>
          <w:sz w:val="36"/>
          <w:szCs w:val="36"/>
          <w:lang w:bidi="hi-IN"/>
        </w:rPr>
      </w:pPr>
    </w:p>
    <w:p w14:paraId="6135422B"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
    <w:p w14:paraId="53385BB7"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C61A38">
        <w:rPr>
          <w:rFonts w:ascii="Arial" w:hAnsi="Arial" w:cs="Arial"/>
          <w:b/>
          <w:bCs/>
          <w:color w:val="000000"/>
          <w:sz w:val="36"/>
          <w:szCs w:val="36"/>
          <w:lang w:bidi="hi-IN"/>
        </w:rPr>
        <w:lastRenderedPageBreak/>
        <w:t xml:space="preserve">nyAsam 4 - </w:t>
      </w:r>
      <w:r w:rsidRPr="00F7660C">
        <w:rPr>
          <w:rFonts w:ascii="Arial" w:hAnsi="Arial" w:cs="Arial"/>
          <w:color w:val="000000"/>
          <w:sz w:val="36"/>
          <w:szCs w:val="36"/>
          <w:lang w:bidi="hi-IN"/>
        </w:rPr>
        <w:t>guhyAdimastakAnta ShaDaMganyAsaH caturtthaH</w:t>
      </w:r>
    </w:p>
    <w:p w14:paraId="34234B21"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 xml:space="preserve">4 </w:t>
      </w:r>
      <w:r w:rsidRPr="00F7660C">
        <w:rPr>
          <w:rFonts w:ascii="Arial" w:hAnsi="Arial" w:cs="Arial"/>
          <w:color w:val="000000"/>
          <w:sz w:val="36"/>
          <w:szCs w:val="36"/>
          <w:lang w:bidi="hi-IN"/>
        </w:rPr>
        <w:tab/>
        <w:t xml:space="preserve">manojyotiH, aboddhyagniH, agnirmUrddhA, mUrddhAnaM, marmANi te, jAtavedA, </w:t>
      </w:r>
    </w:p>
    <w:p w14:paraId="49060E0D"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 xml:space="preserve">iti guhya-nABi-hRudaya-kaNTha-muKa-SirAMsyaBimantrya AtmarakShA karttavyA brahmAtmanvadasRujatetyanuvAkena | </w:t>
      </w:r>
    </w:p>
    <w:p w14:paraId="0855D321"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 xml:space="preserve"> </w:t>
      </w:r>
    </w:p>
    <w:p w14:paraId="5F915AA0"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C61A38">
        <w:rPr>
          <w:rFonts w:ascii="Arial" w:hAnsi="Arial" w:cs="Arial"/>
          <w:b/>
          <w:bCs/>
          <w:color w:val="000000"/>
          <w:sz w:val="36"/>
          <w:szCs w:val="36"/>
          <w:lang w:bidi="hi-IN"/>
        </w:rPr>
        <w:t>nyAsam 5 -</w:t>
      </w:r>
      <w:r w:rsidRPr="00F7660C">
        <w:rPr>
          <w:rFonts w:ascii="Arial" w:hAnsi="Arial" w:cs="Arial"/>
          <w:color w:val="000000"/>
          <w:sz w:val="36"/>
          <w:szCs w:val="36"/>
          <w:lang w:bidi="hi-IN"/>
        </w:rPr>
        <w:t xml:space="preserve"> hRudayAdya strAntaM ShaDaMganyAsaH pa~jcamaH</w:t>
      </w:r>
    </w:p>
    <w:p w14:paraId="664E8A75"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w:t>
      </w:r>
    </w:p>
    <w:p w14:paraId="6E229EA4"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 xml:space="preserve">5) </w:t>
      </w:r>
      <w:r w:rsidRPr="00F7660C">
        <w:rPr>
          <w:rFonts w:ascii="Arial" w:hAnsi="Arial" w:cs="Arial"/>
          <w:color w:val="000000"/>
          <w:sz w:val="36"/>
          <w:szCs w:val="36"/>
          <w:lang w:bidi="hi-IN"/>
        </w:rPr>
        <w:tab/>
        <w:t xml:space="preserve">Sivasa~gkalpaM hRudayaM, puruShasUktaM SiraH, uttaranArAyaNaM SiKA, apratirathaM kavacaM, pratipuruShadvayaM </w:t>
      </w:r>
      <w:r w:rsidRPr="00F7660C">
        <w:rPr>
          <w:rFonts w:ascii="Arial" w:hAnsi="Arial" w:cs="Arial"/>
          <w:color w:val="000000"/>
          <w:sz w:val="36"/>
          <w:szCs w:val="36"/>
          <w:lang w:bidi="hi-IN"/>
        </w:rPr>
        <w:tab/>
        <w:t xml:space="preserve">netraM, SatarudriyamityastraM | </w:t>
      </w:r>
    </w:p>
    <w:p w14:paraId="412CE83F"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
    <w:p w14:paraId="72D69DAA" w14:textId="1A5AE17B" w:rsidR="00F7660C" w:rsidRPr="00F7660C" w:rsidRDefault="003D01BE" w:rsidP="00F7660C">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&lt;lang=eng&gt;K</w:t>
      </w:r>
      <w:r w:rsidR="00F7660C" w:rsidRPr="00F7660C">
        <w:rPr>
          <w:rFonts w:ascii="Arial" w:hAnsi="Arial" w:cs="Arial"/>
          <w:color w:val="000000"/>
          <w:sz w:val="36"/>
          <w:szCs w:val="36"/>
          <w:lang w:bidi="hi-IN"/>
        </w:rPr>
        <w:t xml:space="preserve">orvai for </w:t>
      </w:r>
      <w:r>
        <w:rPr>
          <w:rFonts w:ascii="Arial" w:hAnsi="Arial" w:cs="Arial"/>
          <w:color w:val="000000"/>
          <w:sz w:val="36"/>
          <w:szCs w:val="36"/>
          <w:lang w:bidi="hi-IN"/>
        </w:rPr>
        <w:t>&lt;lang=def&gt;</w:t>
      </w:r>
      <w:r w:rsidR="00F7660C" w:rsidRPr="00F7660C">
        <w:rPr>
          <w:rFonts w:ascii="Arial" w:hAnsi="Arial" w:cs="Arial"/>
          <w:color w:val="000000"/>
          <w:sz w:val="36"/>
          <w:szCs w:val="36"/>
          <w:lang w:bidi="hi-IN"/>
        </w:rPr>
        <w:t>Sivasa~gkalpaM</w:t>
      </w:r>
    </w:p>
    <w:p w14:paraId="2E6B685D"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 xml:space="preserve"> 1. yenedaM, yena karmANi, yenakarmANyapaso, yat praj~jAnagM, suShArathir, yasminnRuco, yadatra ShaShThaM, yajjAgrato, yenedaM, yena dyauH pRuthivI daSa |</w:t>
      </w:r>
    </w:p>
    <w:p w14:paraId="698F76F3"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
    <w:p w14:paraId="3FD326D6"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ab/>
        <w:t>2. ye mano hRudaya, macintya, mekA ca, ye pa~jca, vedAhametaM, yasyedaM dhIrAH, parAt parataraM caiva, parAt parataro brahmA, yA vedAdiShu, yo vai devaM daSa |</w:t>
      </w:r>
    </w:p>
    <w:p w14:paraId="2285C26D"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
    <w:p w14:paraId="00808B8B"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ab/>
        <w:t>3. prayato, yo&amp;sau, goBir juShTaM, kailAsa SiKare, tryaMbakaM, viSvataScakShu, Scaturo vedAn, mAno mahAnta, mmAnastoka, Ruta(gm) satyaM daSa |</w:t>
      </w:r>
    </w:p>
    <w:p w14:paraId="5E7612F5"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
    <w:p w14:paraId="72C23B6F"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lastRenderedPageBreak/>
        <w:tab/>
        <w:t>4. kad rudrAya, brahmajaj~jAnaM, yaH prANato, ya AtmadA, yo rudro, gandhadvArAM, ya ida(gm) Sivasa~gkalpa(gm) saptatri(gm)Sat.</w:t>
      </w:r>
    </w:p>
    <w:p w14:paraId="206F155A"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
    <w:p w14:paraId="6092D344"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 xml:space="preserve">pa~jcAMgaM sakRutjapet - ha(gm)saH SuciShat, pratadviShNuH, tryaMbakaM, tatsaviturvRuNImahe, viShNur yonimiti | </w:t>
      </w:r>
    </w:p>
    <w:p w14:paraId="7BBFD308"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
    <w:p w14:paraId="090FD95D"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ab/>
        <w:t xml:space="preserve">aShTAMgaM praNamya - hiraNyagarBo, yaH prANato, </w:t>
      </w:r>
      <w:r w:rsidRPr="00F7660C">
        <w:rPr>
          <w:rFonts w:ascii="Arial" w:hAnsi="Arial" w:cs="Arial"/>
          <w:color w:val="000000"/>
          <w:sz w:val="36"/>
          <w:szCs w:val="36"/>
          <w:lang w:bidi="hi-IN"/>
        </w:rPr>
        <w:tab/>
        <w:t>brahmajaj~jAnaM, mahIdauH, upaSvAsaya, agne naya,</w:t>
      </w:r>
    </w:p>
    <w:p w14:paraId="40127736"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 xml:space="preserve">yAte agne, imaM yama ityaShTA~ggaM praNamya | </w:t>
      </w:r>
    </w:p>
    <w:p w14:paraId="1F7435D3"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
    <w:p w14:paraId="4841A603"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ab/>
        <w:t xml:space="preserve">athAtmAnaM SivAtmAnaM SrIrudrarUpaM dhyAyet | </w:t>
      </w:r>
    </w:p>
    <w:p w14:paraId="198A8A13"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ab/>
        <w:t>(*athAtmAnaM rudrarUpaM dhyAyet pa~jcamuKaM SivaM | iti pAThAntaraM</w:t>
      </w:r>
      <w:proofErr w:type="gramStart"/>
      <w:r w:rsidRPr="00F7660C">
        <w:rPr>
          <w:rFonts w:ascii="Arial" w:hAnsi="Arial" w:cs="Arial"/>
          <w:color w:val="000000"/>
          <w:sz w:val="36"/>
          <w:szCs w:val="36"/>
          <w:lang w:bidi="hi-IN"/>
        </w:rPr>
        <w:t>| )</w:t>
      </w:r>
      <w:proofErr w:type="gramEnd"/>
      <w:r w:rsidRPr="00F7660C">
        <w:rPr>
          <w:rFonts w:ascii="Arial" w:hAnsi="Arial" w:cs="Arial"/>
          <w:color w:val="000000"/>
          <w:sz w:val="36"/>
          <w:szCs w:val="36"/>
          <w:lang w:bidi="hi-IN"/>
        </w:rPr>
        <w:t xml:space="preserve"> </w:t>
      </w:r>
    </w:p>
    <w:p w14:paraId="72DFAB3A"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
    <w:p w14:paraId="09B8D658"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ab/>
        <w:t>i)</w:t>
      </w:r>
      <w:r w:rsidRPr="00F7660C">
        <w:rPr>
          <w:rFonts w:ascii="Arial" w:hAnsi="Arial" w:cs="Arial"/>
          <w:color w:val="000000"/>
          <w:sz w:val="36"/>
          <w:szCs w:val="36"/>
          <w:lang w:bidi="hi-IN"/>
        </w:rPr>
        <w:tab/>
        <w:t>SuddhasphaTikasa~gkASaM trinetraM pa~jcavaktrakaM</w:t>
      </w:r>
    </w:p>
    <w:p w14:paraId="1303B4A1"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ab/>
      </w:r>
      <w:r w:rsidRPr="00F7660C">
        <w:rPr>
          <w:rFonts w:ascii="Arial" w:hAnsi="Arial" w:cs="Arial"/>
          <w:color w:val="000000"/>
          <w:sz w:val="36"/>
          <w:szCs w:val="36"/>
          <w:lang w:bidi="hi-IN"/>
        </w:rPr>
        <w:tab/>
        <w:t>gaM~ggAdharaM daSaBujaM sarvABaraNa BUShitaM |</w:t>
      </w:r>
    </w:p>
    <w:p w14:paraId="103542FB"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
    <w:p w14:paraId="66575D64"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ab/>
        <w:t xml:space="preserve">ii) </w:t>
      </w:r>
      <w:r w:rsidRPr="00F7660C">
        <w:rPr>
          <w:rFonts w:ascii="Arial" w:hAnsi="Arial" w:cs="Arial"/>
          <w:color w:val="000000"/>
          <w:sz w:val="36"/>
          <w:szCs w:val="36"/>
          <w:lang w:bidi="hi-IN"/>
        </w:rPr>
        <w:tab/>
        <w:t>nIlagrIvaM SaSA~gkA~gkaM nAgayaj~jopavItinaM</w:t>
      </w:r>
    </w:p>
    <w:p w14:paraId="40A6A6BC"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ab/>
      </w:r>
      <w:r w:rsidRPr="00F7660C">
        <w:rPr>
          <w:rFonts w:ascii="Arial" w:hAnsi="Arial" w:cs="Arial"/>
          <w:color w:val="000000"/>
          <w:sz w:val="36"/>
          <w:szCs w:val="36"/>
          <w:lang w:bidi="hi-IN"/>
        </w:rPr>
        <w:tab/>
        <w:t xml:space="preserve">vyAGracarmmottarIyaM ca vareNyamaBayapradaM | </w:t>
      </w:r>
    </w:p>
    <w:p w14:paraId="5457593B"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
    <w:p w14:paraId="36070B98"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ab/>
        <w:t xml:space="preserve">iii) </w:t>
      </w:r>
      <w:r w:rsidRPr="00F7660C">
        <w:rPr>
          <w:rFonts w:ascii="Arial" w:hAnsi="Arial" w:cs="Arial"/>
          <w:color w:val="000000"/>
          <w:sz w:val="36"/>
          <w:szCs w:val="36"/>
          <w:lang w:bidi="hi-IN"/>
        </w:rPr>
        <w:tab/>
        <w:t>kamaNDalvakShasUtre ca dadhAnaM SUlapANinaM</w:t>
      </w:r>
    </w:p>
    <w:p w14:paraId="475493EB"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ab/>
      </w:r>
      <w:r w:rsidRPr="00F7660C">
        <w:rPr>
          <w:rFonts w:ascii="Arial" w:hAnsi="Arial" w:cs="Arial"/>
          <w:color w:val="000000"/>
          <w:sz w:val="36"/>
          <w:szCs w:val="36"/>
          <w:lang w:bidi="hi-IN"/>
        </w:rPr>
        <w:tab/>
        <w:t>jvalantaM pi~ggaLajaTaM SiKAmaddhyodadhAriNaM</w:t>
      </w:r>
    </w:p>
    <w:p w14:paraId="12BB8613"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
    <w:p w14:paraId="3F13495D"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ab/>
        <w:t>iv)</w:t>
      </w:r>
      <w:r w:rsidRPr="00F7660C">
        <w:rPr>
          <w:rFonts w:ascii="Arial" w:hAnsi="Arial" w:cs="Arial"/>
          <w:color w:val="000000"/>
          <w:sz w:val="36"/>
          <w:szCs w:val="36"/>
          <w:lang w:bidi="hi-IN"/>
        </w:rPr>
        <w:tab/>
        <w:t>amRutenAplutaM hRuShTaM divyaBogasamanvitaM</w:t>
      </w:r>
    </w:p>
    <w:p w14:paraId="61F2530B"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ab/>
      </w:r>
      <w:r w:rsidRPr="00F7660C">
        <w:rPr>
          <w:rFonts w:ascii="Arial" w:hAnsi="Arial" w:cs="Arial"/>
          <w:color w:val="000000"/>
          <w:sz w:val="36"/>
          <w:szCs w:val="36"/>
          <w:lang w:bidi="hi-IN"/>
        </w:rPr>
        <w:tab/>
        <w:t xml:space="preserve">digdevatA samAyuktaM surAsuranamaskRutaM | </w:t>
      </w:r>
    </w:p>
    <w:p w14:paraId="2868BA2B"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
    <w:p w14:paraId="54BAD00C"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ab/>
        <w:t xml:space="preserve">v) </w:t>
      </w:r>
      <w:r w:rsidRPr="00F7660C">
        <w:rPr>
          <w:rFonts w:ascii="Arial" w:hAnsi="Arial" w:cs="Arial"/>
          <w:color w:val="000000"/>
          <w:sz w:val="36"/>
          <w:szCs w:val="36"/>
          <w:lang w:bidi="hi-IN"/>
        </w:rPr>
        <w:tab/>
        <w:t>nityaM ca SASvataM SuddhaM dhruvamakSharamavyayaM</w:t>
      </w:r>
    </w:p>
    <w:p w14:paraId="1DCC40B1"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ab/>
      </w:r>
      <w:r w:rsidRPr="00F7660C">
        <w:rPr>
          <w:rFonts w:ascii="Arial" w:hAnsi="Arial" w:cs="Arial"/>
          <w:color w:val="000000"/>
          <w:sz w:val="36"/>
          <w:szCs w:val="36"/>
          <w:lang w:bidi="hi-IN"/>
        </w:rPr>
        <w:tab/>
        <w:t>sarvavyApinamISAnaM rudraM vai viSvarUpiNaM |</w:t>
      </w:r>
    </w:p>
    <w:p w14:paraId="3FDA8218"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ab/>
      </w:r>
      <w:r w:rsidRPr="00F7660C">
        <w:rPr>
          <w:rFonts w:ascii="Arial" w:hAnsi="Arial" w:cs="Arial"/>
          <w:color w:val="000000"/>
          <w:sz w:val="36"/>
          <w:szCs w:val="36"/>
          <w:lang w:bidi="hi-IN"/>
        </w:rPr>
        <w:tab/>
        <w:t xml:space="preserve">evaM dhyAtvA dvijaH samRuk tato yajanamAraBet | </w:t>
      </w:r>
    </w:p>
    <w:p w14:paraId="3CBDAA9C"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
    <w:p w14:paraId="5346FEFC"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ab/>
        <w:t>athAto rudrasnAnArcanABiShekavidhiM vyAKyAsyAmaH ||</w:t>
      </w:r>
    </w:p>
    <w:p w14:paraId="65B0DAFE"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
    <w:p w14:paraId="4CCE2D1F"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ab/>
        <w:t>Adita eva tIrtthe snAtvA, udetya ahataM vAsaH paridhAya,</w:t>
      </w:r>
    </w:p>
    <w:p w14:paraId="1CA5D8DA"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ab/>
        <w:t>SuciH prayato brahmacArI SuklavAsAH, ISAnasya pratikRutiM</w:t>
      </w:r>
    </w:p>
    <w:p w14:paraId="217CEDD3"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ab/>
        <w:t>kRutvA tasya dakShiNApratyagdeSe tanmuKaH sthitvA, Atmani</w:t>
      </w:r>
    </w:p>
    <w:p w14:paraId="50BC8E32"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ab/>
        <w:t xml:space="preserve">devatAH sthApayet | </w:t>
      </w:r>
    </w:p>
    <w:p w14:paraId="6CA7E622"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
    <w:p w14:paraId="00349B9E"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C61A38">
        <w:rPr>
          <w:rFonts w:ascii="Arial" w:hAnsi="Arial" w:cs="Arial"/>
          <w:b/>
          <w:bCs/>
          <w:color w:val="000000"/>
          <w:sz w:val="36"/>
          <w:szCs w:val="36"/>
          <w:lang w:bidi="hi-IN"/>
        </w:rPr>
        <w:t>nyAsam 6 -</w:t>
      </w:r>
      <w:r w:rsidRPr="00F7660C">
        <w:rPr>
          <w:rFonts w:ascii="Arial" w:hAnsi="Arial" w:cs="Arial"/>
          <w:color w:val="000000"/>
          <w:sz w:val="36"/>
          <w:szCs w:val="36"/>
          <w:lang w:bidi="hi-IN"/>
        </w:rPr>
        <w:t xml:space="preserve"> ayaM ShaShThaH nyAsaH</w:t>
      </w:r>
    </w:p>
    <w:p w14:paraId="7D42BA36"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
    <w:p w14:paraId="03EEA435"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 xml:space="preserve">6) prajanane brahmA tiShThatu | pAdayoH viShNustiShThatu | </w:t>
      </w:r>
    </w:p>
    <w:p w14:paraId="751E270B"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 xml:space="preserve">hastayoH harastiShThatu | bAhvorindrastiShThatu | </w:t>
      </w:r>
    </w:p>
    <w:p w14:paraId="20CCCE21"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 xml:space="preserve">jaThare agnistiShThatu | hRudaye SivastiShThatu | </w:t>
      </w:r>
    </w:p>
    <w:p w14:paraId="6C0C88A6"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kaNThe vasavastiShThantu | vaktre saraswatI tiShThatu |</w:t>
      </w:r>
    </w:p>
    <w:p w14:paraId="37E33F24"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lastRenderedPageBreak/>
        <w:t xml:space="preserve">nAsikayorvAyu stiShThatu | nayanayoScandrAdityau stiShThatAM | </w:t>
      </w:r>
    </w:p>
    <w:p w14:paraId="23FA2537"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karNNayoraSvinau stiShThatAM | lalATe rudrAstiShThantu |</w:t>
      </w:r>
    </w:p>
    <w:p w14:paraId="4E72805A"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mUrddhanyAdityAstiShThantu | Sirasi mahAdevastiShThatu |</w:t>
      </w:r>
    </w:p>
    <w:p w14:paraId="19B2E094"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 xml:space="preserve">SiKAyAM vAmadevastiShThatu | pRuShThe pinAkI stiShThatu | </w:t>
      </w:r>
    </w:p>
    <w:p w14:paraId="7E5E461C"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purataH SUlI stiShThatu | pArSvayoH SivASa~gkarau stiShThatAM |</w:t>
      </w:r>
    </w:p>
    <w:p w14:paraId="01B490CB"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 xml:space="preserve">sarvato vAyu stiShThatu | tato bahIH sarvato&amp;gnir jvAlAmAlAparivRutastiShThatu | </w:t>
      </w:r>
    </w:p>
    <w:p w14:paraId="07236F86"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 xml:space="preserve">sarveShva~ggeShu sarvAdevatA yathAsthAnaM tiShThantu | mAM (sakuTuMbaM) rakShantu | </w:t>
      </w:r>
    </w:p>
    <w:p w14:paraId="757A2EDC"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
    <w:p w14:paraId="6B64B42F"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 xml:space="preserve">agnirme vAci Srita iti yathAliMgaM a~ggAni saMspRuSya AtmAnaM gandhapuShpadhUpadIpa naivedyaiH mAnasaiH ArAdhayet | </w:t>
      </w:r>
    </w:p>
    <w:p w14:paraId="11614CF6"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
    <w:p w14:paraId="5CD243C5"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 xml:space="preserve">athainaM prasAdayet | </w:t>
      </w:r>
    </w:p>
    <w:p w14:paraId="097EC492"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
    <w:p w14:paraId="5F47CD02"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ArAdhito manuShyaistvaM siddhair devAsurAdiBiH |</w:t>
      </w:r>
    </w:p>
    <w:p w14:paraId="6090B9DD"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 xml:space="preserve">ArAdhayAmi BaktyA tvA&amp;nugrahANa (tvAM mAM gRuhANa) maheSvara | </w:t>
      </w:r>
    </w:p>
    <w:p w14:paraId="2B3741F5"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
    <w:p w14:paraId="01EA1259"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 xml:space="preserve">AtvA vahantu harayaH sacetasaH SvetairaSvaiH sahaketumadBiH | </w:t>
      </w:r>
    </w:p>
    <w:p w14:paraId="0BCE989B" w14:textId="3D9E6276"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vAtAjitair balavadBiH manojavairAyAhi SIGraM mama havyAya Sarv</w:t>
      </w:r>
      <w:r w:rsidR="00842E57">
        <w:rPr>
          <w:rFonts w:ascii="Arial" w:hAnsi="Arial" w:cs="Arial"/>
          <w:color w:val="000000"/>
          <w:sz w:val="36"/>
          <w:szCs w:val="36"/>
          <w:lang w:bidi="hi-IN"/>
        </w:rPr>
        <w:t>OM</w:t>
      </w:r>
      <w:r w:rsidRPr="00F7660C">
        <w:rPr>
          <w:rFonts w:ascii="Arial" w:hAnsi="Arial" w:cs="Arial"/>
          <w:color w:val="000000"/>
          <w:sz w:val="36"/>
          <w:szCs w:val="36"/>
          <w:lang w:bidi="hi-IN"/>
        </w:rPr>
        <w:t xml:space="preserve"> | </w:t>
      </w:r>
    </w:p>
    <w:p w14:paraId="0FC1359A"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 xml:space="preserve">tryaMbakamiti ca, ityAvAhayati, sthApite tu na AvAhanaM| </w:t>
      </w:r>
    </w:p>
    <w:p w14:paraId="0231FD67"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
    <w:p w14:paraId="52D2FFF1"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lastRenderedPageBreak/>
        <w:t xml:space="preserve">atha AsanaM | dadAti sadyo jAtamiti | Bave Bava iti pAdyaM | </w:t>
      </w:r>
    </w:p>
    <w:p w14:paraId="03B1A67F"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 xml:space="preserve">BavodBAvAya namaH ityarghyaM | vAmadevAya namaH ityAcamanIyaM | </w:t>
      </w:r>
    </w:p>
    <w:p w14:paraId="514D1214"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 xml:space="preserve">athainaM snapayati | </w:t>
      </w:r>
    </w:p>
    <w:p w14:paraId="14BB6F19"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 xml:space="preserve">Apo hiShThAdiBiH tisRuBiH, hiraNya varNA iti, pavamAnaH suvarjanaH ityanuvAkena mArjayitvA, </w:t>
      </w:r>
    </w:p>
    <w:p w14:paraId="75A1BFC9"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 xml:space="preserve">sarvo vai rudraH, kayA naScitraH, apo vA id(gm) sarvaM ityetaiSca, </w:t>
      </w:r>
    </w:p>
    <w:p w14:paraId="59477A94"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vAmadevAya namaH iti vastraM, jyeShThAya namaH ityupavItaM, rudrAya namaH ityAcamanIyaM,</w:t>
      </w:r>
    </w:p>
    <w:p w14:paraId="263663A6"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 xml:space="preserve">praNavena BUShaNaM, kAlAya namaH iti gandhaM, kalavikaraNAya namaH ityakShatAn, </w:t>
      </w:r>
    </w:p>
    <w:p w14:paraId="0F998FA7"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balavikaraNAya namaH iti puShpaM, balAya namaH itidhUpaM,</w:t>
      </w:r>
    </w:p>
    <w:p w14:paraId="1128C3ED"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balapramathanAya namaH iti dIpaM, sarvaBUtadamanAya namaH iti naivedyaM,</w:t>
      </w:r>
    </w:p>
    <w:p w14:paraId="63F10ECC"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 xml:space="preserve">manonmanAya namaH iti tAMbUlaM dadAti | </w:t>
      </w:r>
    </w:p>
    <w:p w14:paraId="31D18EB0"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
    <w:p w14:paraId="4F5BC2F7"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 xml:space="preserve">athAsmai aShTaBirmmantraiH aShTau puShpANi dadAti 'BavAya devAyanamaH' ityAdi | </w:t>
      </w:r>
    </w:p>
    <w:p w14:paraId="0E534D15"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athAsya aghoratanUrUpatiShThate aGoreByo&amp;thaGoreByaH iti,</w:t>
      </w:r>
    </w:p>
    <w:p w14:paraId="2CC0DFD1"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atha rudragAyatrIM japet, tat puruShAya vidmaha iti SatakRutvaH</w:t>
      </w:r>
    </w:p>
    <w:p w14:paraId="7E572FCF"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 xml:space="preserve">aparimita kRutvaH vA daSavAraM vA | </w:t>
      </w:r>
    </w:p>
    <w:p w14:paraId="71D22510"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 xml:space="preserve">athainaM ASiShamASAste, ISAnaH sarva vidyAnAM iti | </w:t>
      </w:r>
    </w:p>
    <w:p w14:paraId="25E4C33C"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
    <w:p w14:paraId="5422A857"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 xml:space="preserve">athasya mUrddhani hiraNyakalaSena santatadhArAM niShi~jcet | </w:t>
      </w:r>
    </w:p>
    <w:p w14:paraId="50A0FFC0"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lastRenderedPageBreak/>
        <w:t>madhunA sarpiShA payasA cekShurasena Amrarasena vA nALikerodakena</w:t>
      </w:r>
    </w:p>
    <w:p w14:paraId="4B80430A"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 xml:space="preserve">vA tadalABe udakena vA namaste rudramanyava ityekAdaSAnuvAkAn japet | </w:t>
      </w:r>
    </w:p>
    <w:p w14:paraId="1298ABC1"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 xml:space="preserve">japAnte agnAviShNu sajoShasetyekAdaSAnuvAkAn pratyekamekamekaM japet | </w:t>
      </w:r>
    </w:p>
    <w:p w14:paraId="0601CBC8"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 xml:space="preserve">sarveShAM pAre punarArAdhayet uttamArAdhanena | </w:t>
      </w:r>
    </w:p>
    <w:p w14:paraId="0DF361C5"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
    <w:p w14:paraId="4CFA7930"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tena aBiShiktodakena akShIByAM ityanuvAkena abli~ggAdiBiScha A pAdAt saMspRuSya pApakShayArtthI vyAdhivimokShArtthI SrIkAmaH SAntikAmaH puShTikAmaH tuShTikAmaH AyuShkAmaH ArogyakAmaH</w:t>
      </w:r>
    </w:p>
    <w:p w14:paraId="4008103D"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 xml:space="preserve">evaM kuryAt | evaM kUrvan siddhimavApnoti | </w:t>
      </w:r>
    </w:p>
    <w:p w14:paraId="1063B9EC"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
    <w:p w14:paraId="5CE04A54"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 xml:space="preserve">AcAryAya dakShiNAM dadAti | daSa gAH savatsAH suvarNNaBUShitAH vRuShaBaikAdaSAH tadalABe ekAM gAM dadyAt | ekAdaSa brAhmaNAn Bojayet | aSvamedhakratusahasraphalamavApnotItyAha BagavAn bodhAyanaH| </w:t>
      </w:r>
    </w:p>
    <w:p w14:paraId="2390702E"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
    <w:p w14:paraId="772C4B41"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 xml:space="preserve">|| iti bodhAyana maharShi praNItAni mahAnYAsasUtrANi || </w:t>
      </w:r>
    </w:p>
    <w:p w14:paraId="795005CE"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
    <w:p w14:paraId="0DFBA028"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SuBaM</w:t>
      </w:r>
    </w:p>
    <w:p w14:paraId="093BDCCD"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
    <w:p w14:paraId="589255C6" w14:textId="11042E42"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Pr>
          <w:rFonts w:ascii="Arial" w:hAnsi="Arial" w:cs="Arial"/>
          <w:color w:val="000000"/>
          <w:sz w:val="36"/>
          <w:szCs w:val="36"/>
          <w:lang w:bidi="hi-IN"/>
        </w:rPr>
        <w:t>&lt;lang=eng</w:t>
      </w:r>
      <w:proofErr w:type="gramStart"/>
      <w:r>
        <w:rPr>
          <w:rFonts w:ascii="Arial" w:hAnsi="Arial" w:cs="Arial"/>
          <w:color w:val="000000"/>
          <w:sz w:val="36"/>
          <w:szCs w:val="36"/>
          <w:lang w:bidi="hi-IN"/>
        </w:rPr>
        <w:t>&gt;</w:t>
      </w:r>
      <w:r w:rsidRPr="00F7660C">
        <w:rPr>
          <w:rFonts w:ascii="Arial" w:hAnsi="Arial" w:cs="Arial"/>
          <w:color w:val="000000"/>
          <w:sz w:val="36"/>
          <w:szCs w:val="36"/>
          <w:lang w:bidi="hi-IN"/>
        </w:rPr>
        <w:t>(</w:t>
      </w:r>
      <w:proofErr w:type="gramEnd"/>
      <w:r w:rsidRPr="00F7660C">
        <w:rPr>
          <w:rFonts w:ascii="Arial" w:hAnsi="Arial" w:cs="Arial"/>
          <w:color w:val="000000"/>
          <w:sz w:val="36"/>
          <w:szCs w:val="36"/>
          <w:lang w:bidi="hi-IN"/>
        </w:rPr>
        <w:t>Mahanaaysa vidhi of Bhodhayna appearing in "Bhodhayna gruhya SeSha sutraM - 6.9")</w:t>
      </w:r>
    </w:p>
    <w:p w14:paraId="00F17AB4"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p>
    <w:p w14:paraId="4AFD02D6" w14:textId="3E1655E5"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 xml:space="preserve">Books </w:t>
      </w:r>
      <w:proofErr w:type="gramStart"/>
      <w:r w:rsidRPr="00F7660C">
        <w:rPr>
          <w:rFonts w:ascii="Arial" w:hAnsi="Arial" w:cs="Arial"/>
          <w:color w:val="000000"/>
          <w:sz w:val="36"/>
          <w:szCs w:val="36"/>
          <w:lang w:bidi="hi-IN"/>
        </w:rPr>
        <w:t xml:space="preserve">referred </w:t>
      </w:r>
      <w:r w:rsidR="007831A3">
        <w:rPr>
          <w:rFonts w:ascii="Arial" w:hAnsi="Arial" w:cs="Arial"/>
          <w:color w:val="000000"/>
          <w:sz w:val="36"/>
          <w:szCs w:val="36"/>
          <w:lang w:bidi="hi-IN"/>
        </w:rPr>
        <w:t>:</w:t>
      </w:r>
      <w:proofErr w:type="gramEnd"/>
      <w:r w:rsidR="007831A3">
        <w:rPr>
          <w:rFonts w:ascii="Arial" w:hAnsi="Arial" w:cs="Arial"/>
          <w:color w:val="000000"/>
          <w:sz w:val="36"/>
          <w:szCs w:val="36"/>
          <w:lang w:bidi="hi-IN"/>
        </w:rPr>
        <w:t>-</w:t>
      </w:r>
    </w:p>
    <w:p w14:paraId="6762B577" w14:textId="77777777" w:rsidR="00F7660C" w:rsidRP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t>1. BodhayanIya brahmakarma samucchayaH, Page 785, Chapter - "mahanyAsa vidhi"</w:t>
      </w:r>
    </w:p>
    <w:p w14:paraId="0F2EB4E1" w14:textId="14EBFB1B" w:rsidR="00F7660C" w:rsidRDefault="00F7660C" w:rsidP="00F7660C">
      <w:pPr>
        <w:autoSpaceDE w:val="0"/>
        <w:autoSpaceDN w:val="0"/>
        <w:adjustRightInd w:val="0"/>
        <w:spacing w:after="0" w:line="240" w:lineRule="auto"/>
        <w:rPr>
          <w:rFonts w:ascii="Arial" w:hAnsi="Arial" w:cs="Arial"/>
          <w:color w:val="000000"/>
          <w:sz w:val="36"/>
          <w:szCs w:val="36"/>
          <w:lang w:bidi="hi-IN"/>
        </w:rPr>
      </w:pPr>
      <w:r w:rsidRPr="00F7660C">
        <w:rPr>
          <w:rFonts w:ascii="Arial" w:hAnsi="Arial" w:cs="Arial"/>
          <w:color w:val="000000"/>
          <w:sz w:val="36"/>
          <w:szCs w:val="36"/>
          <w:lang w:bidi="hi-IN"/>
        </w:rPr>
        <w:lastRenderedPageBreak/>
        <w:t>2. "Mahanyaasam" book by R. S. Vadhyaar and Sons</w:t>
      </w:r>
      <w:r>
        <w:rPr>
          <w:rFonts w:ascii="Arial" w:hAnsi="Arial" w:cs="Arial"/>
          <w:color w:val="000000"/>
          <w:sz w:val="36"/>
          <w:szCs w:val="36"/>
          <w:lang w:bidi="hi-IN"/>
        </w:rPr>
        <w:t>,</w:t>
      </w:r>
      <w:r w:rsidRPr="00F7660C">
        <w:rPr>
          <w:rFonts w:ascii="Arial" w:hAnsi="Arial" w:cs="Arial"/>
          <w:color w:val="000000"/>
          <w:sz w:val="36"/>
          <w:szCs w:val="36"/>
          <w:lang w:bidi="hi-IN"/>
        </w:rPr>
        <w:t xml:space="preserve"> Kalpathi</w:t>
      </w:r>
      <w:r>
        <w:rPr>
          <w:rFonts w:ascii="Arial" w:hAnsi="Arial" w:cs="Arial"/>
          <w:color w:val="000000"/>
          <w:sz w:val="36"/>
          <w:szCs w:val="36"/>
          <w:lang w:bidi="hi-IN"/>
        </w:rPr>
        <w:t>, Pala</w:t>
      </w:r>
      <w:r w:rsidR="00873590">
        <w:rPr>
          <w:rFonts w:ascii="Arial" w:hAnsi="Arial" w:cs="Arial"/>
          <w:color w:val="000000"/>
          <w:sz w:val="36"/>
          <w:szCs w:val="36"/>
          <w:lang w:bidi="hi-IN"/>
        </w:rPr>
        <w:t>kkad</w:t>
      </w:r>
      <w:r>
        <w:rPr>
          <w:rFonts w:ascii="Arial" w:hAnsi="Arial" w:cs="Arial"/>
          <w:color w:val="000000"/>
          <w:sz w:val="36"/>
          <w:szCs w:val="36"/>
          <w:lang w:bidi="hi-IN"/>
        </w:rPr>
        <w:t>. &lt;lang=</w:t>
      </w:r>
      <w:r w:rsidR="00B36780">
        <w:rPr>
          <w:rFonts w:ascii="Arial" w:hAnsi="Arial" w:cs="Arial"/>
          <w:color w:val="000000"/>
          <w:sz w:val="36"/>
          <w:szCs w:val="36"/>
          <w:lang w:bidi="hi-IN"/>
        </w:rPr>
        <w:t>def</w:t>
      </w:r>
      <w:r>
        <w:rPr>
          <w:rFonts w:ascii="Arial" w:hAnsi="Arial" w:cs="Arial"/>
          <w:color w:val="000000"/>
          <w:sz w:val="36"/>
          <w:szCs w:val="36"/>
          <w:lang w:bidi="hi-IN"/>
        </w:rPr>
        <w:t>&gt;</w:t>
      </w:r>
    </w:p>
    <w:p w14:paraId="340EDBDC" w14:textId="77777777" w:rsidR="00D91D60" w:rsidRDefault="00D91D60" w:rsidP="00D91D60">
      <w:pPr>
        <w:autoSpaceDE w:val="0"/>
        <w:autoSpaceDN w:val="0"/>
        <w:adjustRightInd w:val="0"/>
        <w:spacing w:after="0" w:line="240" w:lineRule="auto"/>
        <w:rPr>
          <w:rFonts w:ascii="Arial" w:hAnsi="Arial" w:cs="Arial"/>
          <w:color w:val="000000"/>
          <w:sz w:val="36"/>
          <w:szCs w:val="36"/>
          <w:lang w:bidi="hi-IN"/>
        </w:rPr>
      </w:pPr>
    </w:p>
    <w:p w14:paraId="39154D81" w14:textId="77777777" w:rsidR="00CF3C4C" w:rsidRDefault="00CF3C4C"/>
    <w:sectPr w:rsidR="00CF3C4C" w:rsidSect="00F97D03">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576" w:footer="576" w:gutter="0"/>
      <w:cols w:space="720"/>
      <w:noEndnote/>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FDEF443" w14:textId="77777777" w:rsidR="004228C7" w:rsidRDefault="004228C7" w:rsidP="00F97D03">
      <w:pPr>
        <w:spacing w:after="0" w:line="240" w:lineRule="auto"/>
      </w:pPr>
      <w:r>
        <w:separator/>
      </w:r>
    </w:p>
  </w:endnote>
  <w:endnote w:type="continuationSeparator" w:id="0">
    <w:p w14:paraId="47849AD1" w14:textId="77777777" w:rsidR="004228C7" w:rsidRDefault="004228C7" w:rsidP="00F97D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BRH Devanagari Extra">
    <w:panose1 w:val="02000000000000000000"/>
    <w:charset w:val="00"/>
    <w:family w:val="auto"/>
    <w:pitch w:val="variable"/>
    <w:sig w:usb0="80000007"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BRH Devanagari RN">
    <w:panose1 w:val="02000000000000000000"/>
    <w:charset w:val="00"/>
    <w:family w:val="auto"/>
    <w:pitch w:val="variable"/>
    <w:sig w:usb0="80000007"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BRH Malayalam Extra">
    <w:altName w:val="Ink Free"/>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BFDA2C" w14:textId="77777777" w:rsidR="008356D8" w:rsidRPr="001677C6" w:rsidRDefault="008356D8" w:rsidP="00EE0833">
    <w:pPr>
      <w:pStyle w:val="Footer"/>
      <w:pBdr>
        <w:top w:val="single" w:sz="4" w:space="1" w:color="auto"/>
      </w:pBdr>
      <w:jc w:val="right"/>
      <w:rPr>
        <w:rFonts w:ascii="Arial" w:hAnsi="Arial" w:cs="Arial"/>
        <w:sz w:val="28"/>
        <w:szCs w:val="28"/>
      </w:rPr>
    </w:pPr>
    <w:r>
      <w:rPr>
        <w:rFonts w:ascii="Arial" w:hAnsi="Arial" w:cs="Arial"/>
        <w:b/>
        <w:bCs/>
        <w:sz w:val="28"/>
        <w:szCs w:val="28"/>
      </w:rPr>
      <w:t xml:space="preserve">                                    </w:t>
    </w:r>
    <w:r w:rsidRPr="001677C6">
      <w:rPr>
        <w:rFonts w:ascii="Arial" w:hAnsi="Arial" w:cs="Arial"/>
        <w:b/>
        <w:bCs/>
        <w:sz w:val="28"/>
        <w:szCs w:val="28"/>
      </w:rPr>
      <w:t>www.vedavms.in</w:t>
    </w:r>
    <w:r w:rsidRPr="001677C6">
      <w:rPr>
        <w:rFonts w:ascii="Arial" w:hAnsi="Arial" w:cs="Arial"/>
        <w:sz w:val="28"/>
        <w:szCs w:val="28"/>
      </w:rPr>
      <w:t xml:space="preserve"> </w:t>
    </w:r>
    <w:sdt>
      <w:sdtPr>
        <w:rPr>
          <w:rFonts w:ascii="Arial" w:hAnsi="Arial" w:cs="Arial"/>
          <w:sz w:val="28"/>
          <w:szCs w:val="28"/>
        </w:rPr>
        <w:id w:val="806973041"/>
        <w:docPartObj>
          <w:docPartGallery w:val="Page Numbers (Bottom of Page)"/>
          <w:docPartUnique/>
        </w:docPartObj>
      </w:sdtPr>
      <w:sdtEndPr/>
      <w:sdtContent>
        <w:sdt>
          <w:sdtPr>
            <w:rPr>
              <w:rFonts w:ascii="Arial" w:hAnsi="Arial" w:cs="Arial"/>
              <w:sz w:val="28"/>
              <w:szCs w:val="28"/>
            </w:rPr>
            <w:id w:val="1728636285"/>
            <w:docPartObj>
              <w:docPartGallery w:val="Page Numbers (Top of Page)"/>
              <w:docPartUnique/>
            </w:docPartObj>
          </w:sdtPr>
          <w:sdtEndPr/>
          <w:sdtContent>
            <w:r>
              <w:rPr>
                <w:rFonts w:ascii="Arial" w:hAnsi="Arial" w:cs="Arial"/>
                <w:sz w:val="28"/>
                <w:szCs w:val="28"/>
              </w:rPr>
              <w:t xml:space="preserve">                       </w:t>
            </w:r>
            <w:r w:rsidRPr="001677C6">
              <w:rPr>
                <w:rFonts w:ascii="Arial" w:hAnsi="Arial" w:cs="Arial"/>
                <w:sz w:val="28"/>
                <w:szCs w:val="28"/>
              </w:rPr>
              <w:t xml:space="preserve">Page </w:t>
            </w:r>
            <w:r w:rsidRPr="001677C6">
              <w:rPr>
                <w:rFonts w:ascii="Arial" w:hAnsi="Arial" w:cs="Arial"/>
                <w:b/>
                <w:bCs/>
                <w:sz w:val="28"/>
                <w:szCs w:val="28"/>
              </w:rPr>
              <w:fldChar w:fldCharType="begin"/>
            </w:r>
            <w:r w:rsidRPr="001677C6">
              <w:rPr>
                <w:rFonts w:ascii="Arial" w:hAnsi="Arial" w:cs="Arial"/>
                <w:b/>
                <w:bCs/>
                <w:sz w:val="28"/>
                <w:szCs w:val="28"/>
              </w:rPr>
              <w:instrText xml:space="preserve"> PAGE </w:instrText>
            </w:r>
            <w:r w:rsidRPr="001677C6">
              <w:rPr>
                <w:rFonts w:ascii="Arial" w:hAnsi="Arial" w:cs="Arial"/>
                <w:b/>
                <w:bCs/>
                <w:sz w:val="28"/>
                <w:szCs w:val="28"/>
              </w:rPr>
              <w:fldChar w:fldCharType="separate"/>
            </w:r>
            <w:r w:rsidR="00026D2F">
              <w:rPr>
                <w:rFonts w:ascii="Arial" w:hAnsi="Arial" w:cs="Arial"/>
                <w:b/>
                <w:bCs/>
                <w:noProof/>
                <w:sz w:val="28"/>
                <w:szCs w:val="28"/>
              </w:rPr>
              <w:t>162</w:t>
            </w:r>
            <w:r w:rsidRPr="001677C6">
              <w:rPr>
                <w:rFonts w:ascii="Arial" w:hAnsi="Arial" w:cs="Arial"/>
                <w:b/>
                <w:bCs/>
                <w:sz w:val="28"/>
                <w:szCs w:val="28"/>
              </w:rPr>
              <w:fldChar w:fldCharType="end"/>
            </w:r>
            <w:r w:rsidRPr="001677C6">
              <w:rPr>
                <w:rFonts w:ascii="Arial" w:hAnsi="Arial" w:cs="Arial"/>
                <w:sz w:val="28"/>
                <w:szCs w:val="28"/>
              </w:rPr>
              <w:t xml:space="preserve"> of </w:t>
            </w:r>
            <w:r w:rsidRPr="001677C6">
              <w:rPr>
                <w:rFonts w:ascii="Arial" w:hAnsi="Arial" w:cs="Arial"/>
                <w:b/>
                <w:bCs/>
                <w:sz w:val="28"/>
                <w:szCs w:val="28"/>
              </w:rPr>
              <w:fldChar w:fldCharType="begin"/>
            </w:r>
            <w:r w:rsidRPr="001677C6">
              <w:rPr>
                <w:rFonts w:ascii="Arial" w:hAnsi="Arial" w:cs="Arial"/>
                <w:b/>
                <w:bCs/>
                <w:sz w:val="28"/>
                <w:szCs w:val="28"/>
              </w:rPr>
              <w:instrText xml:space="preserve"> NUMPAGES  </w:instrText>
            </w:r>
            <w:r w:rsidRPr="001677C6">
              <w:rPr>
                <w:rFonts w:ascii="Arial" w:hAnsi="Arial" w:cs="Arial"/>
                <w:b/>
                <w:bCs/>
                <w:sz w:val="28"/>
                <w:szCs w:val="28"/>
              </w:rPr>
              <w:fldChar w:fldCharType="separate"/>
            </w:r>
            <w:r w:rsidR="00026D2F">
              <w:rPr>
                <w:rFonts w:ascii="Arial" w:hAnsi="Arial" w:cs="Arial"/>
                <w:b/>
                <w:bCs/>
                <w:noProof/>
                <w:sz w:val="28"/>
                <w:szCs w:val="28"/>
              </w:rPr>
              <w:t>311</w:t>
            </w:r>
            <w:r w:rsidRPr="001677C6">
              <w:rPr>
                <w:rFonts w:ascii="Arial" w:hAnsi="Arial" w:cs="Arial"/>
                <w:b/>
                <w:bCs/>
                <w:sz w:val="28"/>
                <w:szCs w:val="28"/>
              </w:rPr>
              <w:fldChar w:fldCharType="end"/>
            </w:r>
          </w:sdtContent>
        </w:sdt>
      </w:sdtContent>
    </w:sdt>
  </w:p>
  <w:p w14:paraId="0A21B356" w14:textId="77777777" w:rsidR="008356D8" w:rsidRPr="001677C6" w:rsidRDefault="008356D8" w:rsidP="001677C6">
    <w:pPr>
      <w:pStyle w:val="Footer"/>
      <w:jc w:val="right"/>
      <w:rPr>
        <w:rFonts w:ascii="Arial" w:hAnsi="Arial" w:cs="Arial"/>
        <w:b/>
        <w:bCs/>
        <w:sz w:val="28"/>
        <w:szCs w:val="2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9353A7" w14:textId="77777777" w:rsidR="008356D8" w:rsidRDefault="008356D8" w:rsidP="00EE0833">
    <w:pPr>
      <w:pStyle w:val="Footer"/>
      <w:pBdr>
        <w:top w:val="single" w:sz="4" w:space="1" w:color="auto"/>
      </w:pBdr>
      <w:jc w:val="right"/>
    </w:pPr>
    <w:r>
      <w:rPr>
        <w:rFonts w:ascii="Arial" w:hAnsi="Arial" w:cs="Arial"/>
        <w:b/>
        <w:bCs/>
        <w:sz w:val="28"/>
        <w:szCs w:val="28"/>
      </w:rPr>
      <w:t xml:space="preserve">                           </w:t>
    </w:r>
    <w:r w:rsidRPr="001677C6">
      <w:rPr>
        <w:rFonts w:ascii="Arial" w:hAnsi="Arial" w:cs="Arial"/>
        <w:b/>
        <w:bCs/>
        <w:sz w:val="28"/>
        <w:szCs w:val="28"/>
      </w:rPr>
      <w:t>vedavms</w:t>
    </w:r>
    <w:r>
      <w:rPr>
        <w:rFonts w:ascii="Arial" w:hAnsi="Arial" w:cs="Arial"/>
        <w:b/>
        <w:bCs/>
        <w:sz w:val="28"/>
        <w:szCs w:val="28"/>
      </w:rPr>
      <w:t>@gmail.com</w:t>
    </w:r>
    <w:r w:rsidRPr="001677C6">
      <w:rPr>
        <w:rFonts w:ascii="Arial" w:hAnsi="Arial" w:cs="Arial"/>
        <w:sz w:val="28"/>
        <w:szCs w:val="28"/>
      </w:rPr>
      <w:t xml:space="preserve"> </w:t>
    </w:r>
    <w:sdt>
      <w:sdtPr>
        <w:rPr>
          <w:rFonts w:ascii="Arial" w:hAnsi="Arial" w:cs="Arial"/>
          <w:sz w:val="28"/>
          <w:szCs w:val="28"/>
        </w:rPr>
        <w:id w:val="1999918208"/>
        <w:docPartObj>
          <w:docPartGallery w:val="Page Numbers (Top of Page)"/>
          <w:docPartUnique/>
        </w:docPartObj>
      </w:sdtPr>
      <w:sdtEndPr/>
      <w:sdtContent>
        <w:r>
          <w:rPr>
            <w:rFonts w:ascii="Arial" w:hAnsi="Arial" w:cs="Arial"/>
            <w:sz w:val="28"/>
            <w:szCs w:val="28"/>
          </w:rPr>
          <w:t xml:space="preserve">                            </w:t>
        </w:r>
        <w:r w:rsidRPr="001677C6">
          <w:rPr>
            <w:rFonts w:ascii="Arial" w:hAnsi="Arial" w:cs="Arial"/>
            <w:sz w:val="28"/>
            <w:szCs w:val="28"/>
          </w:rPr>
          <w:t xml:space="preserve">Page </w:t>
        </w:r>
        <w:r w:rsidRPr="001677C6">
          <w:rPr>
            <w:rFonts w:ascii="Arial" w:hAnsi="Arial" w:cs="Arial"/>
            <w:b/>
            <w:bCs/>
            <w:sz w:val="28"/>
            <w:szCs w:val="28"/>
          </w:rPr>
          <w:fldChar w:fldCharType="begin"/>
        </w:r>
        <w:r w:rsidRPr="001677C6">
          <w:rPr>
            <w:rFonts w:ascii="Arial" w:hAnsi="Arial" w:cs="Arial"/>
            <w:b/>
            <w:bCs/>
            <w:sz w:val="28"/>
            <w:szCs w:val="28"/>
          </w:rPr>
          <w:instrText xml:space="preserve"> PAGE </w:instrText>
        </w:r>
        <w:r w:rsidRPr="001677C6">
          <w:rPr>
            <w:rFonts w:ascii="Arial" w:hAnsi="Arial" w:cs="Arial"/>
            <w:b/>
            <w:bCs/>
            <w:sz w:val="28"/>
            <w:szCs w:val="28"/>
          </w:rPr>
          <w:fldChar w:fldCharType="separate"/>
        </w:r>
        <w:r w:rsidR="00026D2F">
          <w:rPr>
            <w:rFonts w:ascii="Arial" w:hAnsi="Arial" w:cs="Arial"/>
            <w:b/>
            <w:bCs/>
            <w:noProof/>
            <w:sz w:val="28"/>
            <w:szCs w:val="28"/>
          </w:rPr>
          <w:t>161</w:t>
        </w:r>
        <w:r w:rsidRPr="001677C6">
          <w:rPr>
            <w:rFonts w:ascii="Arial" w:hAnsi="Arial" w:cs="Arial"/>
            <w:b/>
            <w:bCs/>
            <w:sz w:val="28"/>
            <w:szCs w:val="28"/>
          </w:rPr>
          <w:fldChar w:fldCharType="end"/>
        </w:r>
        <w:r w:rsidRPr="001677C6">
          <w:rPr>
            <w:rFonts w:ascii="Arial" w:hAnsi="Arial" w:cs="Arial"/>
            <w:sz w:val="28"/>
            <w:szCs w:val="28"/>
          </w:rPr>
          <w:t xml:space="preserve"> of </w:t>
        </w:r>
        <w:r w:rsidRPr="001677C6">
          <w:rPr>
            <w:rFonts w:ascii="Arial" w:hAnsi="Arial" w:cs="Arial"/>
            <w:b/>
            <w:bCs/>
            <w:sz w:val="28"/>
            <w:szCs w:val="28"/>
          </w:rPr>
          <w:fldChar w:fldCharType="begin"/>
        </w:r>
        <w:r w:rsidRPr="001677C6">
          <w:rPr>
            <w:rFonts w:ascii="Arial" w:hAnsi="Arial" w:cs="Arial"/>
            <w:b/>
            <w:bCs/>
            <w:sz w:val="28"/>
            <w:szCs w:val="28"/>
          </w:rPr>
          <w:instrText xml:space="preserve"> NUMPAGES  </w:instrText>
        </w:r>
        <w:r w:rsidRPr="001677C6">
          <w:rPr>
            <w:rFonts w:ascii="Arial" w:hAnsi="Arial" w:cs="Arial"/>
            <w:b/>
            <w:bCs/>
            <w:sz w:val="28"/>
            <w:szCs w:val="28"/>
          </w:rPr>
          <w:fldChar w:fldCharType="separate"/>
        </w:r>
        <w:r w:rsidR="00026D2F">
          <w:rPr>
            <w:rFonts w:ascii="Arial" w:hAnsi="Arial" w:cs="Arial"/>
            <w:b/>
            <w:bCs/>
            <w:noProof/>
            <w:sz w:val="28"/>
            <w:szCs w:val="28"/>
          </w:rPr>
          <w:t>311</w:t>
        </w:r>
        <w:r w:rsidRPr="001677C6">
          <w:rPr>
            <w:rFonts w:ascii="Arial" w:hAnsi="Arial" w:cs="Arial"/>
            <w:b/>
            <w:bCs/>
            <w:sz w:val="28"/>
            <w:szCs w:val="28"/>
          </w:rPr>
          <w:fldChar w:fldCharType="end"/>
        </w:r>
      </w:sdtContent>
    </w:sdt>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99EE0D" w14:textId="15DB5851" w:rsidR="008356D8" w:rsidRPr="00F97D03" w:rsidRDefault="008356D8" w:rsidP="00F97D03">
    <w:pPr>
      <w:pStyle w:val="Footer"/>
      <w:pBdr>
        <w:top w:val="single" w:sz="4" w:space="1" w:color="auto"/>
      </w:pBdr>
      <w:rPr>
        <w:rFonts w:ascii="Arial" w:hAnsi="Arial" w:cs="Arial"/>
        <w:b/>
        <w:bCs/>
        <w:sz w:val="32"/>
        <w:szCs w:val="32"/>
      </w:rPr>
    </w:pPr>
    <w:r w:rsidRPr="00F97D03">
      <w:rPr>
        <w:rFonts w:ascii="Arial" w:hAnsi="Arial" w:cs="Arial"/>
        <w:b/>
        <w:bCs/>
        <w:sz w:val="32"/>
        <w:szCs w:val="32"/>
      </w:rPr>
      <w:t xml:space="preserve">Version </w:t>
    </w:r>
    <w:r>
      <w:rPr>
        <w:rFonts w:ascii="Arial" w:hAnsi="Arial" w:cs="Arial"/>
        <w:b/>
        <w:bCs/>
        <w:sz w:val="32"/>
        <w:szCs w:val="32"/>
      </w:rPr>
      <w:t>1</w:t>
    </w:r>
    <w:r w:rsidRPr="00F97D03">
      <w:rPr>
        <w:rFonts w:ascii="Arial" w:hAnsi="Arial" w:cs="Arial"/>
        <w:b/>
        <w:bCs/>
        <w:sz w:val="32"/>
        <w:szCs w:val="32"/>
      </w:rPr>
      <w:t xml:space="preserve">.0 </w:t>
    </w:r>
    <w:r w:rsidRPr="00F97D03">
      <w:rPr>
        <w:rFonts w:ascii="Arial" w:hAnsi="Arial" w:cs="Arial"/>
        <w:b/>
        <w:bCs/>
        <w:sz w:val="32"/>
        <w:szCs w:val="32"/>
      </w:rPr>
      <w:tab/>
    </w:r>
    <w:r w:rsidRPr="00F97D03">
      <w:rPr>
        <w:rFonts w:ascii="Arial" w:hAnsi="Arial" w:cs="Arial"/>
        <w:b/>
        <w:bCs/>
        <w:sz w:val="32"/>
        <w:szCs w:val="32"/>
      </w:rPr>
      <w:tab/>
    </w:r>
    <w:r>
      <w:rPr>
        <w:rFonts w:ascii="Arial" w:hAnsi="Arial" w:cs="Arial"/>
        <w:b/>
        <w:bCs/>
        <w:sz w:val="32"/>
        <w:szCs w:val="32"/>
      </w:rPr>
      <w:t>Aug 3</w:t>
    </w:r>
    <w:r w:rsidRPr="00F97D03">
      <w:rPr>
        <w:rFonts w:ascii="Arial" w:hAnsi="Arial" w:cs="Arial"/>
        <w:b/>
        <w:bCs/>
        <w:sz w:val="32"/>
        <w:szCs w:val="32"/>
      </w:rPr>
      <w:t>1, 20</w:t>
    </w:r>
    <w:r>
      <w:rPr>
        <w:rFonts w:ascii="Arial" w:hAnsi="Arial" w:cs="Arial"/>
        <w:b/>
        <w:bCs/>
        <w:sz w:val="32"/>
        <w:szCs w:val="32"/>
      </w:rPr>
      <w:t>22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3A8F9BE" w14:textId="77777777" w:rsidR="004228C7" w:rsidRDefault="004228C7" w:rsidP="00F97D03">
      <w:pPr>
        <w:spacing w:after="0" w:line="240" w:lineRule="auto"/>
      </w:pPr>
      <w:r>
        <w:separator/>
      </w:r>
    </w:p>
  </w:footnote>
  <w:footnote w:type="continuationSeparator" w:id="0">
    <w:p w14:paraId="7C2BDC86" w14:textId="77777777" w:rsidR="004228C7" w:rsidRDefault="004228C7" w:rsidP="00F97D0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02550554"/>
      <w:docPartObj>
        <w:docPartGallery w:val="Page Numbers (Top of Page)"/>
        <w:docPartUnique/>
      </w:docPartObj>
    </w:sdtPr>
    <w:sdtEndPr>
      <w:rPr>
        <w:noProof/>
      </w:rPr>
    </w:sdtEndPr>
    <w:sdtContent>
      <w:p w14:paraId="2C253F9C" w14:textId="77777777" w:rsidR="008356D8" w:rsidRDefault="008356D8">
        <w:pPr>
          <w:pStyle w:val="Header"/>
          <w:jc w:val="center"/>
        </w:pPr>
        <w:r w:rsidRPr="001677C6">
          <w:rPr>
            <w:rFonts w:ascii="Arial" w:hAnsi="Arial" w:cs="Arial"/>
            <w:b/>
            <w:bCs/>
            <w:sz w:val="28"/>
            <w:szCs w:val="28"/>
          </w:rPr>
          <w:fldChar w:fldCharType="begin"/>
        </w:r>
        <w:r w:rsidRPr="001677C6">
          <w:rPr>
            <w:rFonts w:ascii="Arial" w:hAnsi="Arial" w:cs="Arial"/>
            <w:b/>
            <w:bCs/>
            <w:sz w:val="28"/>
            <w:szCs w:val="28"/>
          </w:rPr>
          <w:instrText xml:space="preserve"> PAGE   \* MERGEFORMAT </w:instrText>
        </w:r>
        <w:r w:rsidRPr="001677C6">
          <w:rPr>
            <w:rFonts w:ascii="Arial" w:hAnsi="Arial" w:cs="Arial"/>
            <w:b/>
            <w:bCs/>
            <w:sz w:val="28"/>
            <w:szCs w:val="28"/>
          </w:rPr>
          <w:fldChar w:fldCharType="separate"/>
        </w:r>
        <w:r w:rsidR="00026D2F">
          <w:rPr>
            <w:rFonts w:ascii="Arial" w:hAnsi="Arial" w:cs="Arial"/>
            <w:b/>
            <w:bCs/>
            <w:noProof/>
            <w:sz w:val="28"/>
            <w:szCs w:val="28"/>
          </w:rPr>
          <w:t>162</w:t>
        </w:r>
        <w:r w:rsidRPr="001677C6">
          <w:rPr>
            <w:rFonts w:ascii="Arial" w:hAnsi="Arial" w:cs="Arial"/>
            <w:b/>
            <w:bCs/>
            <w:noProof/>
            <w:sz w:val="28"/>
            <w:szCs w:val="28"/>
          </w:rPr>
          <w:fldChar w:fldCharType="end"/>
        </w:r>
      </w:p>
    </w:sdtContent>
  </w:sdt>
  <w:p w14:paraId="2C06150C" w14:textId="77777777" w:rsidR="008356D8" w:rsidRDefault="008356D8" w:rsidP="00F97D03">
    <w:pPr>
      <w:pStyle w:val="Header"/>
      <w:pBdr>
        <w:bottom w:val="single" w:sz="4"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94910232"/>
      <w:docPartObj>
        <w:docPartGallery w:val="Page Numbers (Top of Page)"/>
        <w:docPartUnique/>
      </w:docPartObj>
    </w:sdtPr>
    <w:sdtEndPr>
      <w:rPr>
        <w:noProof/>
      </w:rPr>
    </w:sdtEndPr>
    <w:sdtContent>
      <w:p w14:paraId="5113B215" w14:textId="77777777" w:rsidR="008356D8" w:rsidRDefault="008356D8" w:rsidP="001677C6">
        <w:pPr>
          <w:pStyle w:val="Header"/>
          <w:pBdr>
            <w:bottom w:val="single" w:sz="4" w:space="1" w:color="auto"/>
          </w:pBdr>
          <w:jc w:val="center"/>
        </w:pPr>
        <w:r w:rsidRPr="001677C6">
          <w:rPr>
            <w:rFonts w:ascii="Arial" w:hAnsi="Arial" w:cs="Arial"/>
            <w:b/>
            <w:bCs/>
            <w:sz w:val="28"/>
            <w:szCs w:val="28"/>
          </w:rPr>
          <w:fldChar w:fldCharType="begin"/>
        </w:r>
        <w:r w:rsidRPr="001677C6">
          <w:rPr>
            <w:rFonts w:ascii="Arial" w:hAnsi="Arial" w:cs="Arial"/>
            <w:b/>
            <w:bCs/>
            <w:sz w:val="28"/>
            <w:szCs w:val="28"/>
          </w:rPr>
          <w:instrText xml:space="preserve"> PAGE   \* MERGEFORMAT </w:instrText>
        </w:r>
        <w:r w:rsidRPr="001677C6">
          <w:rPr>
            <w:rFonts w:ascii="Arial" w:hAnsi="Arial" w:cs="Arial"/>
            <w:b/>
            <w:bCs/>
            <w:sz w:val="28"/>
            <w:szCs w:val="28"/>
          </w:rPr>
          <w:fldChar w:fldCharType="separate"/>
        </w:r>
        <w:r w:rsidR="00026D2F">
          <w:rPr>
            <w:rFonts w:ascii="Arial" w:hAnsi="Arial" w:cs="Arial"/>
            <w:b/>
            <w:bCs/>
            <w:noProof/>
            <w:sz w:val="28"/>
            <w:szCs w:val="28"/>
          </w:rPr>
          <w:t>161</w:t>
        </w:r>
        <w:r w:rsidRPr="001677C6">
          <w:rPr>
            <w:rFonts w:ascii="Arial" w:hAnsi="Arial" w:cs="Arial"/>
            <w:b/>
            <w:bCs/>
            <w:noProof/>
            <w:sz w:val="28"/>
            <w:szCs w:val="28"/>
          </w:rPr>
          <w:fldChar w:fldCharType="end"/>
        </w:r>
      </w:p>
    </w:sdtContent>
  </w:sdt>
  <w:p w14:paraId="7BA3C03F" w14:textId="77777777" w:rsidR="008356D8" w:rsidRDefault="008356D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3BB8BE" w14:textId="77777777" w:rsidR="008356D8" w:rsidRPr="00F97D03" w:rsidRDefault="008356D8" w:rsidP="00F97D03">
    <w:pPr>
      <w:pStyle w:val="Header"/>
      <w:pBdr>
        <w:bottom w:val="single" w:sz="4" w:space="1" w:color="auto"/>
      </w:pBdr>
      <w:jc w:val="center"/>
      <w:rPr>
        <w:rFonts w:ascii="Arial" w:hAnsi="Arial" w:cs="Arial"/>
        <w:b/>
        <w:bCs/>
        <w:sz w:val="28"/>
        <w:szCs w:val="28"/>
      </w:rPr>
    </w:pPr>
    <w:r w:rsidRPr="00F97D03">
      <w:rPr>
        <w:rFonts w:ascii="Arial" w:hAnsi="Arial" w:cs="Arial"/>
        <w:b/>
        <w:bCs/>
        <w:sz w:val="28"/>
        <w:szCs w:val="28"/>
      </w:rPr>
      <w:t>Siva Stuti Book – Source Encoding in Baraha</w:t>
    </w:r>
  </w:p>
  <w:p w14:paraId="772B5BB6" w14:textId="77777777" w:rsidR="008356D8" w:rsidRDefault="008356D8"/>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CAF12BC"/>
    <w:multiLevelType w:val="multilevel"/>
    <w:tmpl w:val="9AA67D56"/>
    <w:lvl w:ilvl="0">
      <w:start w:val="1"/>
      <w:numFmt w:val="decimal"/>
      <w:pStyle w:val="Heading1"/>
      <w:lvlText w:val="%1"/>
      <w:lvlJc w:val="left"/>
      <w:pPr>
        <w:ind w:left="432" w:hanging="432"/>
      </w:pPr>
      <w:rPr>
        <w:rFonts w:ascii="Arial" w:hAnsi="Arial" w:cs="Arial" w:hint="default"/>
      </w:rPr>
    </w:lvl>
    <w:lvl w:ilvl="1">
      <w:start w:val="1"/>
      <w:numFmt w:val="decimal"/>
      <w:pStyle w:val="Heading2"/>
      <w:lvlText w:val="%1.%2"/>
      <w:lvlJc w:val="left"/>
      <w:pPr>
        <w:ind w:left="576" w:hanging="576"/>
      </w:pPr>
      <w:rPr>
        <w:sz w:val="36"/>
        <w:szCs w:val="36"/>
      </w:rPr>
    </w:lvl>
    <w:lvl w:ilvl="2">
      <w:start w:val="1"/>
      <w:numFmt w:val="decimal"/>
      <w:pStyle w:val="Heading3"/>
      <w:lvlText w:val="%1.%2.%3"/>
      <w:lvlJc w:val="left"/>
      <w:pPr>
        <w:ind w:left="720" w:hanging="720"/>
      </w:pPr>
      <w:rPr>
        <w:rFonts w:ascii="Arial" w:hAnsi="Arial" w:cs="Arial" w:hint="default"/>
        <w:sz w:val="32"/>
        <w:szCs w:val="32"/>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27AC3495"/>
    <w:multiLevelType w:val="hybridMultilevel"/>
    <w:tmpl w:val="207C82B6"/>
    <w:lvl w:ilvl="0" w:tplc="D736AA4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E922F6F"/>
    <w:multiLevelType w:val="hybridMultilevel"/>
    <w:tmpl w:val="E5BCDA50"/>
    <w:lvl w:ilvl="0" w:tplc="E92E2940">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 w15:restartNumberingAfterBreak="0">
    <w:nsid w:val="4540612A"/>
    <w:multiLevelType w:val="hybridMultilevel"/>
    <w:tmpl w:val="BD62EA9E"/>
    <w:lvl w:ilvl="0" w:tplc="416E7FF8">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1574F42"/>
    <w:multiLevelType w:val="hybridMultilevel"/>
    <w:tmpl w:val="DE924620"/>
    <w:lvl w:ilvl="0" w:tplc="A8E6112C">
      <w:start w:val="1"/>
      <w:numFmt w:val="decimal"/>
      <w:lvlText w:val="%1."/>
      <w:lvlJc w:val="left"/>
      <w:pPr>
        <w:ind w:left="360" w:hanging="360"/>
      </w:pPr>
      <w:rPr>
        <w:rFonts w:hint="default"/>
        <w:sz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4"/>
  </w:num>
  <w:num w:numId="3">
    <w:abstractNumId w:val="3"/>
  </w:num>
  <w:num w:numId="4">
    <w:abstractNumId w:val="2"/>
  </w:num>
  <w:num w:numId="5">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icrosoft account">
    <w15:presenceInfo w15:providerId="Windows Live" w15:userId="ea7468bf3cfe2d8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proofState w:grammar="clean"/>
  <w:trackRevisions/>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1D60"/>
    <w:rsid w:val="0000006C"/>
    <w:rsid w:val="000062DD"/>
    <w:rsid w:val="000065AD"/>
    <w:rsid w:val="00012672"/>
    <w:rsid w:val="0001410C"/>
    <w:rsid w:val="00016F3A"/>
    <w:rsid w:val="00020CD0"/>
    <w:rsid w:val="0002251F"/>
    <w:rsid w:val="00026D2F"/>
    <w:rsid w:val="00035B00"/>
    <w:rsid w:val="00035B1F"/>
    <w:rsid w:val="0004452A"/>
    <w:rsid w:val="0005153E"/>
    <w:rsid w:val="00055AF4"/>
    <w:rsid w:val="00057E44"/>
    <w:rsid w:val="000701F0"/>
    <w:rsid w:val="00074070"/>
    <w:rsid w:val="00082CE5"/>
    <w:rsid w:val="00082DAC"/>
    <w:rsid w:val="00083FC1"/>
    <w:rsid w:val="00094189"/>
    <w:rsid w:val="000A0325"/>
    <w:rsid w:val="000A2E46"/>
    <w:rsid w:val="000A5116"/>
    <w:rsid w:val="000B0C49"/>
    <w:rsid w:val="000B1245"/>
    <w:rsid w:val="000C3720"/>
    <w:rsid w:val="000C6A76"/>
    <w:rsid w:val="001023B4"/>
    <w:rsid w:val="00120CFF"/>
    <w:rsid w:val="00123E8F"/>
    <w:rsid w:val="0012613A"/>
    <w:rsid w:val="0012668B"/>
    <w:rsid w:val="001442F2"/>
    <w:rsid w:val="0016649F"/>
    <w:rsid w:val="001677C6"/>
    <w:rsid w:val="001708E1"/>
    <w:rsid w:val="00176C46"/>
    <w:rsid w:val="0018027E"/>
    <w:rsid w:val="00180A34"/>
    <w:rsid w:val="001A47C5"/>
    <w:rsid w:val="001B27C4"/>
    <w:rsid w:val="001B27E7"/>
    <w:rsid w:val="001B577C"/>
    <w:rsid w:val="001C006E"/>
    <w:rsid w:val="001C0EE7"/>
    <w:rsid w:val="001C1DE9"/>
    <w:rsid w:val="001D0475"/>
    <w:rsid w:val="001D7CE8"/>
    <w:rsid w:val="001E3A42"/>
    <w:rsid w:val="001E6130"/>
    <w:rsid w:val="001F4800"/>
    <w:rsid w:val="0020424F"/>
    <w:rsid w:val="00205793"/>
    <w:rsid w:val="0020598E"/>
    <w:rsid w:val="00243448"/>
    <w:rsid w:val="00253011"/>
    <w:rsid w:val="0025539E"/>
    <w:rsid w:val="00263678"/>
    <w:rsid w:val="0026612E"/>
    <w:rsid w:val="002678C6"/>
    <w:rsid w:val="00271BF4"/>
    <w:rsid w:val="002741A4"/>
    <w:rsid w:val="002771E1"/>
    <w:rsid w:val="002811E3"/>
    <w:rsid w:val="00286881"/>
    <w:rsid w:val="0029418E"/>
    <w:rsid w:val="0029709E"/>
    <w:rsid w:val="002A1404"/>
    <w:rsid w:val="002A666E"/>
    <w:rsid w:val="002B6D3A"/>
    <w:rsid w:val="002C60E2"/>
    <w:rsid w:val="002D1F2F"/>
    <w:rsid w:val="002D35B5"/>
    <w:rsid w:val="002D72FB"/>
    <w:rsid w:val="00300436"/>
    <w:rsid w:val="00305EE0"/>
    <w:rsid w:val="003065A0"/>
    <w:rsid w:val="003073A0"/>
    <w:rsid w:val="003175A2"/>
    <w:rsid w:val="00323F9B"/>
    <w:rsid w:val="00327FEC"/>
    <w:rsid w:val="003328DE"/>
    <w:rsid w:val="00342936"/>
    <w:rsid w:val="00344ED5"/>
    <w:rsid w:val="00350E18"/>
    <w:rsid w:val="00351397"/>
    <w:rsid w:val="0035649A"/>
    <w:rsid w:val="00356D6E"/>
    <w:rsid w:val="003605F8"/>
    <w:rsid w:val="003618C7"/>
    <w:rsid w:val="003674D9"/>
    <w:rsid w:val="0037086D"/>
    <w:rsid w:val="003743AE"/>
    <w:rsid w:val="00387C26"/>
    <w:rsid w:val="003943C7"/>
    <w:rsid w:val="00395932"/>
    <w:rsid w:val="003A0FA1"/>
    <w:rsid w:val="003B579A"/>
    <w:rsid w:val="003D01BE"/>
    <w:rsid w:val="003D5AC1"/>
    <w:rsid w:val="00403659"/>
    <w:rsid w:val="004228C7"/>
    <w:rsid w:val="00425BBB"/>
    <w:rsid w:val="00433C18"/>
    <w:rsid w:val="00442273"/>
    <w:rsid w:val="0045051C"/>
    <w:rsid w:val="00450BA3"/>
    <w:rsid w:val="00462CAF"/>
    <w:rsid w:val="004649A6"/>
    <w:rsid w:val="00467F28"/>
    <w:rsid w:val="00483224"/>
    <w:rsid w:val="004A4F4D"/>
    <w:rsid w:val="004B0D61"/>
    <w:rsid w:val="004C7E06"/>
    <w:rsid w:val="004E2904"/>
    <w:rsid w:val="004E5010"/>
    <w:rsid w:val="004E5917"/>
    <w:rsid w:val="004E6F9C"/>
    <w:rsid w:val="004F1214"/>
    <w:rsid w:val="004F1AE7"/>
    <w:rsid w:val="004F7BBF"/>
    <w:rsid w:val="0050407C"/>
    <w:rsid w:val="00505918"/>
    <w:rsid w:val="005074BC"/>
    <w:rsid w:val="00511743"/>
    <w:rsid w:val="005240DD"/>
    <w:rsid w:val="00531150"/>
    <w:rsid w:val="00540286"/>
    <w:rsid w:val="00542F33"/>
    <w:rsid w:val="005608C1"/>
    <w:rsid w:val="00573935"/>
    <w:rsid w:val="005754E5"/>
    <w:rsid w:val="005776B3"/>
    <w:rsid w:val="00582C86"/>
    <w:rsid w:val="00584F1D"/>
    <w:rsid w:val="00597F4A"/>
    <w:rsid w:val="005A7469"/>
    <w:rsid w:val="005B5BC4"/>
    <w:rsid w:val="005C3884"/>
    <w:rsid w:val="005D6C65"/>
    <w:rsid w:val="005F0053"/>
    <w:rsid w:val="005F1551"/>
    <w:rsid w:val="00601D37"/>
    <w:rsid w:val="0060360F"/>
    <w:rsid w:val="00607235"/>
    <w:rsid w:val="00611263"/>
    <w:rsid w:val="006155DE"/>
    <w:rsid w:val="00620EFC"/>
    <w:rsid w:val="00665208"/>
    <w:rsid w:val="0067445B"/>
    <w:rsid w:val="006857C4"/>
    <w:rsid w:val="00690566"/>
    <w:rsid w:val="00690833"/>
    <w:rsid w:val="0069170C"/>
    <w:rsid w:val="006943B6"/>
    <w:rsid w:val="00694831"/>
    <w:rsid w:val="0069702E"/>
    <w:rsid w:val="006B0432"/>
    <w:rsid w:val="006B5C03"/>
    <w:rsid w:val="006E2043"/>
    <w:rsid w:val="006E5CE8"/>
    <w:rsid w:val="006F70C1"/>
    <w:rsid w:val="0070134A"/>
    <w:rsid w:val="00703D53"/>
    <w:rsid w:val="0070557A"/>
    <w:rsid w:val="00711B74"/>
    <w:rsid w:val="007147EB"/>
    <w:rsid w:val="007243E8"/>
    <w:rsid w:val="00726A28"/>
    <w:rsid w:val="00733292"/>
    <w:rsid w:val="00733370"/>
    <w:rsid w:val="007340DC"/>
    <w:rsid w:val="00735BA3"/>
    <w:rsid w:val="0074154E"/>
    <w:rsid w:val="00746488"/>
    <w:rsid w:val="0074763D"/>
    <w:rsid w:val="007831A3"/>
    <w:rsid w:val="00783F22"/>
    <w:rsid w:val="007876F3"/>
    <w:rsid w:val="0079303A"/>
    <w:rsid w:val="00794A2C"/>
    <w:rsid w:val="007B46B4"/>
    <w:rsid w:val="007B6367"/>
    <w:rsid w:val="007F34B0"/>
    <w:rsid w:val="007F4E14"/>
    <w:rsid w:val="00804F80"/>
    <w:rsid w:val="008134A0"/>
    <w:rsid w:val="0081441E"/>
    <w:rsid w:val="00821715"/>
    <w:rsid w:val="008240D4"/>
    <w:rsid w:val="0083018B"/>
    <w:rsid w:val="00830D7E"/>
    <w:rsid w:val="008356D8"/>
    <w:rsid w:val="008360BC"/>
    <w:rsid w:val="00837224"/>
    <w:rsid w:val="00842E57"/>
    <w:rsid w:val="008469FD"/>
    <w:rsid w:val="00847FAD"/>
    <w:rsid w:val="00856046"/>
    <w:rsid w:val="00865D9C"/>
    <w:rsid w:val="00871740"/>
    <w:rsid w:val="00873590"/>
    <w:rsid w:val="00875D9C"/>
    <w:rsid w:val="00882C0B"/>
    <w:rsid w:val="00882F6A"/>
    <w:rsid w:val="00886232"/>
    <w:rsid w:val="008917F0"/>
    <w:rsid w:val="008A46F1"/>
    <w:rsid w:val="008C34DB"/>
    <w:rsid w:val="008C7581"/>
    <w:rsid w:val="008D14D7"/>
    <w:rsid w:val="008E7A34"/>
    <w:rsid w:val="008F0D32"/>
    <w:rsid w:val="00900760"/>
    <w:rsid w:val="00910BF1"/>
    <w:rsid w:val="00922B42"/>
    <w:rsid w:val="00923931"/>
    <w:rsid w:val="009328A9"/>
    <w:rsid w:val="00934F3D"/>
    <w:rsid w:val="00943045"/>
    <w:rsid w:val="0095677F"/>
    <w:rsid w:val="00971D35"/>
    <w:rsid w:val="00974B30"/>
    <w:rsid w:val="00975529"/>
    <w:rsid w:val="0098059F"/>
    <w:rsid w:val="0098696E"/>
    <w:rsid w:val="0098733A"/>
    <w:rsid w:val="00992893"/>
    <w:rsid w:val="00995E56"/>
    <w:rsid w:val="009A259A"/>
    <w:rsid w:val="009B094A"/>
    <w:rsid w:val="009B0B2E"/>
    <w:rsid w:val="009B43E6"/>
    <w:rsid w:val="009B60D0"/>
    <w:rsid w:val="009C655A"/>
    <w:rsid w:val="009D4FF5"/>
    <w:rsid w:val="009E646D"/>
    <w:rsid w:val="009F5B2B"/>
    <w:rsid w:val="009F618F"/>
    <w:rsid w:val="00A02858"/>
    <w:rsid w:val="00A1582D"/>
    <w:rsid w:val="00A15949"/>
    <w:rsid w:val="00A2381D"/>
    <w:rsid w:val="00A26E60"/>
    <w:rsid w:val="00A27388"/>
    <w:rsid w:val="00A322D3"/>
    <w:rsid w:val="00A5298C"/>
    <w:rsid w:val="00A54BCF"/>
    <w:rsid w:val="00A5624C"/>
    <w:rsid w:val="00A95E5B"/>
    <w:rsid w:val="00AA5889"/>
    <w:rsid w:val="00AB3527"/>
    <w:rsid w:val="00AB55EA"/>
    <w:rsid w:val="00AB7C80"/>
    <w:rsid w:val="00AC2BEC"/>
    <w:rsid w:val="00AD77E2"/>
    <w:rsid w:val="00AE19DD"/>
    <w:rsid w:val="00AE620A"/>
    <w:rsid w:val="00AE6BFC"/>
    <w:rsid w:val="00B01504"/>
    <w:rsid w:val="00B01CB2"/>
    <w:rsid w:val="00B01F20"/>
    <w:rsid w:val="00B1270F"/>
    <w:rsid w:val="00B12D4A"/>
    <w:rsid w:val="00B247DB"/>
    <w:rsid w:val="00B278D2"/>
    <w:rsid w:val="00B36780"/>
    <w:rsid w:val="00B42BD7"/>
    <w:rsid w:val="00B541AA"/>
    <w:rsid w:val="00B57A5F"/>
    <w:rsid w:val="00B63030"/>
    <w:rsid w:val="00B6540E"/>
    <w:rsid w:val="00B71F2B"/>
    <w:rsid w:val="00B74648"/>
    <w:rsid w:val="00B75668"/>
    <w:rsid w:val="00B82936"/>
    <w:rsid w:val="00B91E7B"/>
    <w:rsid w:val="00B9796D"/>
    <w:rsid w:val="00BA74D0"/>
    <w:rsid w:val="00BB016E"/>
    <w:rsid w:val="00BB2949"/>
    <w:rsid w:val="00BC7379"/>
    <w:rsid w:val="00BD5ACA"/>
    <w:rsid w:val="00BF35BA"/>
    <w:rsid w:val="00BF6A4F"/>
    <w:rsid w:val="00C0513B"/>
    <w:rsid w:val="00C24065"/>
    <w:rsid w:val="00C5010E"/>
    <w:rsid w:val="00C52A7A"/>
    <w:rsid w:val="00C6005C"/>
    <w:rsid w:val="00C612AA"/>
    <w:rsid w:val="00C61A38"/>
    <w:rsid w:val="00C63D8A"/>
    <w:rsid w:val="00C65E87"/>
    <w:rsid w:val="00C75FBC"/>
    <w:rsid w:val="00C83305"/>
    <w:rsid w:val="00C96F4D"/>
    <w:rsid w:val="00C97074"/>
    <w:rsid w:val="00CB4F24"/>
    <w:rsid w:val="00CD29C0"/>
    <w:rsid w:val="00CD34F6"/>
    <w:rsid w:val="00CD35FB"/>
    <w:rsid w:val="00CE0505"/>
    <w:rsid w:val="00CE285B"/>
    <w:rsid w:val="00CE4C2E"/>
    <w:rsid w:val="00CF3C4C"/>
    <w:rsid w:val="00D03A40"/>
    <w:rsid w:val="00D057A7"/>
    <w:rsid w:val="00D135A9"/>
    <w:rsid w:val="00D17969"/>
    <w:rsid w:val="00D30B61"/>
    <w:rsid w:val="00D37D0D"/>
    <w:rsid w:val="00D43CAA"/>
    <w:rsid w:val="00D5087B"/>
    <w:rsid w:val="00D56465"/>
    <w:rsid w:val="00D60D85"/>
    <w:rsid w:val="00D7329F"/>
    <w:rsid w:val="00D74D96"/>
    <w:rsid w:val="00D83BC3"/>
    <w:rsid w:val="00D91D60"/>
    <w:rsid w:val="00D956B1"/>
    <w:rsid w:val="00D96FCE"/>
    <w:rsid w:val="00DB70C2"/>
    <w:rsid w:val="00DC1F23"/>
    <w:rsid w:val="00DC2B85"/>
    <w:rsid w:val="00DC6B8B"/>
    <w:rsid w:val="00DD2732"/>
    <w:rsid w:val="00DE794B"/>
    <w:rsid w:val="00E013E7"/>
    <w:rsid w:val="00E05F8B"/>
    <w:rsid w:val="00E15831"/>
    <w:rsid w:val="00E17A1F"/>
    <w:rsid w:val="00E20008"/>
    <w:rsid w:val="00E35D1C"/>
    <w:rsid w:val="00E42661"/>
    <w:rsid w:val="00E46BA5"/>
    <w:rsid w:val="00E4752E"/>
    <w:rsid w:val="00E520AD"/>
    <w:rsid w:val="00E5375D"/>
    <w:rsid w:val="00E557C9"/>
    <w:rsid w:val="00E64895"/>
    <w:rsid w:val="00E839FB"/>
    <w:rsid w:val="00E83DEE"/>
    <w:rsid w:val="00E84BCC"/>
    <w:rsid w:val="00E91EDB"/>
    <w:rsid w:val="00E92714"/>
    <w:rsid w:val="00E93BD2"/>
    <w:rsid w:val="00E9479D"/>
    <w:rsid w:val="00EA2210"/>
    <w:rsid w:val="00EA5D78"/>
    <w:rsid w:val="00EB114C"/>
    <w:rsid w:val="00EB16E7"/>
    <w:rsid w:val="00ED19E9"/>
    <w:rsid w:val="00EE0833"/>
    <w:rsid w:val="00F231AC"/>
    <w:rsid w:val="00F37528"/>
    <w:rsid w:val="00F47D75"/>
    <w:rsid w:val="00F57DFB"/>
    <w:rsid w:val="00F645D3"/>
    <w:rsid w:val="00F709DC"/>
    <w:rsid w:val="00F7293D"/>
    <w:rsid w:val="00F72DF5"/>
    <w:rsid w:val="00F738A3"/>
    <w:rsid w:val="00F7660C"/>
    <w:rsid w:val="00F77EEB"/>
    <w:rsid w:val="00F805A1"/>
    <w:rsid w:val="00F9074D"/>
    <w:rsid w:val="00F97D03"/>
    <w:rsid w:val="00FA0F89"/>
    <w:rsid w:val="00FA5233"/>
    <w:rsid w:val="00FB7872"/>
    <w:rsid w:val="00FC1D03"/>
    <w:rsid w:val="00FC6BD0"/>
    <w:rsid w:val="00FD477B"/>
    <w:rsid w:val="00FD481A"/>
    <w:rsid w:val="00FE61B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F9169"/>
  <w15:chartTrackingRefBased/>
  <w15:docId w15:val="{4B3FBCD7-5684-4C55-86B4-0F0B63624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328DE"/>
  </w:style>
  <w:style w:type="paragraph" w:styleId="Heading1">
    <w:name w:val="heading 1"/>
    <w:basedOn w:val="Normal"/>
    <w:next w:val="Normal"/>
    <w:link w:val="Heading1Char"/>
    <w:uiPriority w:val="9"/>
    <w:qFormat/>
    <w:rsid w:val="00FB7872"/>
    <w:pPr>
      <w:widowControl w:val="0"/>
      <w:numPr>
        <w:numId w:val="5"/>
      </w:numPr>
      <w:spacing w:after="0" w:line="240" w:lineRule="auto"/>
      <w:jc w:val="center"/>
      <w:outlineLvl w:val="0"/>
    </w:pPr>
    <w:rPr>
      <w:rFonts w:ascii="BRH Devanagari Extra" w:eastAsia="Times New Roman" w:hAnsi="BRH Devanagari Extra" w:cs="Arial Unicode MS"/>
      <w:b/>
      <w:bCs/>
      <w:sz w:val="48"/>
      <w:szCs w:val="56"/>
      <w:u w:val="thick"/>
      <w:lang w:val="x-none" w:eastAsia="x-none" w:bidi="ml-IN"/>
    </w:rPr>
  </w:style>
  <w:style w:type="paragraph" w:styleId="Heading2">
    <w:name w:val="heading 2"/>
    <w:basedOn w:val="Normal"/>
    <w:next w:val="Normal"/>
    <w:link w:val="Heading2Char"/>
    <w:uiPriority w:val="9"/>
    <w:unhideWhenUsed/>
    <w:qFormat/>
    <w:rsid w:val="00FB7872"/>
    <w:pPr>
      <w:keepNext/>
      <w:numPr>
        <w:ilvl w:val="1"/>
        <w:numId w:val="5"/>
      </w:numPr>
      <w:spacing w:after="0" w:line="240" w:lineRule="auto"/>
      <w:outlineLvl w:val="1"/>
    </w:pPr>
    <w:rPr>
      <w:rFonts w:ascii="BRH Devanagari RN" w:eastAsia="Times New Roman" w:hAnsi="BRH Devanagari RN" w:cs="Arial Unicode MS"/>
      <w:b/>
      <w:bCs/>
      <w:sz w:val="44"/>
      <w:szCs w:val="32"/>
      <w:u w:val="single"/>
      <w:lang w:val="x-none" w:eastAsia="x-none" w:bidi="ml-IN"/>
    </w:rPr>
  </w:style>
  <w:style w:type="paragraph" w:styleId="Heading3">
    <w:name w:val="heading 3"/>
    <w:basedOn w:val="Normal"/>
    <w:next w:val="Normal"/>
    <w:link w:val="Heading3Char"/>
    <w:uiPriority w:val="9"/>
    <w:unhideWhenUsed/>
    <w:qFormat/>
    <w:rsid w:val="00FB7872"/>
    <w:pPr>
      <w:keepNext/>
      <w:numPr>
        <w:ilvl w:val="2"/>
        <w:numId w:val="5"/>
      </w:numPr>
      <w:spacing w:after="0" w:line="240" w:lineRule="auto"/>
      <w:outlineLvl w:val="2"/>
    </w:pPr>
    <w:rPr>
      <w:rFonts w:ascii="BRH Devanagari RN" w:eastAsia="Times New Roman" w:hAnsi="BRH Devanagari RN" w:cs="Arial Unicode MS"/>
      <w:b/>
      <w:bCs/>
      <w:sz w:val="40"/>
      <w:szCs w:val="36"/>
      <w:u w:val="single"/>
      <w:lang w:val="x-none" w:eastAsia="x-none" w:bidi="ml-IN"/>
    </w:rPr>
  </w:style>
  <w:style w:type="paragraph" w:styleId="Heading4">
    <w:name w:val="heading 4"/>
    <w:basedOn w:val="Normal"/>
    <w:next w:val="Normal"/>
    <w:link w:val="Heading4Char"/>
    <w:uiPriority w:val="9"/>
    <w:unhideWhenUsed/>
    <w:qFormat/>
    <w:rsid w:val="00FB7872"/>
    <w:pPr>
      <w:keepNext/>
      <w:numPr>
        <w:ilvl w:val="3"/>
        <w:numId w:val="5"/>
      </w:numPr>
      <w:spacing w:before="240" w:after="60" w:line="264" w:lineRule="auto"/>
      <w:outlineLvl w:val="3"/>
    </w:pPr>
    <w:rPr>
      <w:rFonts w:ascii="Times New Roman" w:eastAsia="Times New Roman" w:hAnsi="Times New Roman" w:cs="Arial Unicode MS"/>
      <w:b/>
      <w:bCs/>
      <w:sz w:val="28"/>
      <w:szCs w:val="25"/>
      <w:lang w:val="x-none" w:eastAsia="x-none" w:bidi="ml-IN"/>
    </w:rPr>
  </w:style>
  <w:style w:type="paragraph" w:styleId="Heading5">
    <w:name w:val="heading 5"/>
    <w:basedOn w:val="Normal"/>
    <w:next w:val="Normal"/>
    <w:link w:val="Heading5Char"/>
    <w:uiPriority w:val="9"/>
    <w:unhideWhenUsed/>
    <w:qFormat/>
    <w:rsid w:val="00FB7872"/>
    <w:pPr>
      <w:numPr>
        <w:ilvl w:val="4"/>
        <w:numId w:val="5"/>
      </w:numPr>
      <w:spacing w:before="240" w:after="60" w:line="264" w:lineRule="auto"/>
      <w:outlineLvl w:val="4"/>
    </w:pPr>
    <w:rPr>
      <w:rFonts w:ascii="Times New Roman" w:eastAsia="Times New Roman" w:hAnsi="Times New Roman" w:cs="Arial Unicode MS"/>
      <w:b/>
      <w:bCs/>
      <w:i/>
      <w:iCs/>
      <w:sz w:val="26"/>
      <w:szCs w:val="23"/>
      <w:lang w:val="x-none" w:eastAsia="x-none" w:bidi="ml-IN"/>
    </w:rPr>
  </w:style>
  <w:style w:type="paragraph" w:styleId="Heading6">
    <w:name w:val="heading 6"/>
    <w:basedOn w:val="Normal"/>
    <w:next w:val="Normal"/>
    <w:link w:val="Heading6Char"/>
    <w:uiPriority w:val="9"/>
    <w:semiHidden/>
    <w:unhideWhenUsed/>
    <w:qFormat/>
    <w:rsid w:val="00FB7872"/>
    <w:pPr>
      <w:numPr>
        <w:ilvl w:val="5"/>
        <w:numId w:val="5"/>
      </w:numPr>
      <w:spacing w:before="240" w:after="60" w:line="264" w:lineRule="auto"/>
      <w:outlineLvl w:val="5"/>
    </w:pPr>
    <w:rPr>
      <w:rFonts w:ascii="Times New Roman" w:eastAsia="Times New Roman" w:hAnsi="Times New Roman" w:cs="Arial Unicode MS"/>
      <w:b/>
      <w:bCs/>
      <w:sz w:val="36"/>
      <w:szCs w:val="20"/>
      <w:lang w:val="x-none" w:eastAsia="x-none" w:bidi="ml-IN"/>
    </w:rPr>
  </w:style>
  <w:style w:type="paragraph" w:styleId="Heading7">
    <w:name w:val="heading 7"/>
    <w:basedOn w:val="Normal"/>
    <w:next w:val="Normal"/>
    <w:link w:val="Heading7Char"/>
    <w:uiPriority w:val="9"/>
    <w:semiHidden/>
    <w:unhideWhenUsed/>
    <w:qFormat/>
    <w:rsid w:val="00FB7872"/>
    <w:pPr>
      <w:numPr>
        <w:ilvl w:val="6"/>
        <w:numId w:val="5"/>
      </w:numPr>
      <w:spacing w:before="240" w:after="60" w:line="264" w:lineRule="auto"/>
      <w:outlineLvl w:val="6"/>
    </w:pPr>
    <w:rPr>
      <w:rFonts w:ascii="Times New Roman" w:eastAsia="Times New Roman" w:hAnsi="Times New Roman" w:cs="Arial Unicode MS"/>
      <w:sz w:val="24"/>
      <w:szCs w:val="21"/>
      <w:lang w:val="x-none" w:eastAsia="x-none" w:bidi="ml-IN"/>
    </w:rPr>
  </w:style>
  <w:style w:type="paragraph" w:styleId="Heading8">
    <w:name w:val="heading 8"/>
    <w:basedOn w:val="Normal"/>
    <w:next w:val="Normal"/>
    <w:link w:val="Heading8Char"/>
    <w:uiPriority w:val="9"/>
    <w:semiHidden/>
    <w:unhideWhenUsed/>
    <w:qFormat/>
    <w:rsid w:val="00FB7872"/>
    <w:pPr>
      <w:numPr>
        <w:ilvl w:val="7"/>
        <w:numId w:val="5"/>
      </w:numPr>
      <w:spacing w:before="240" w:after="60" w:line="264" w:lineRule="auto"/>
      <w:outlineLvl w:val="7"/>
    </w:pPr>
    <w:rPr>
      <w:rFonts w:ascii="Times New Roman" w:eastAsia="Times New Roman" w:hAnsi="Times New Roman" w:cs="Arial Unicode MS"/>
      <w:i/>
      <w:iCs/>
      <w:sz w:val="24"/>
      <w:szCs w:val="21"/>
      <w:lang w:val="x-none" w:eastAsia="x-none" w:bidi="ml-IN"/>
    </w:rPr>
  </w:style>
  <w:style w:type="paragraph" w:styleId="Heading9">
    <w:name w:val="heading 9"/>
    <w:basedOn w:val="Normal"/>
    <w:next w:val="Normal"/>
    <w:link w:val="Heading9Char"/>
    <w:uiPriority w:val="9"/>
    <w:semiHidden/>
    <w:unhideWhenUsed/>
    <w:qFormat/>
    <w:rsid w:val="00FB7872"/>
    <w:pPr>
      <w:numPr>
        <w:ilvl w:val="8"/>
        <w:numId w:val="5"/>
      </w:numPr>
      <w:spacing w:before="240" w:after="60" w:line="264" w:lineRule="auto"/>
      <w:outlineLvl w:val="8"/>
    </w:pPr>
    <w:rPr>
      <w:rFonts w:ascii="Cambria" w:eastAsia="Times New Roman" w:hAnsi="Cambria" w:cs="Arial Unicode MS"/>
      <w:sz w:val="36"/>
      <w:szCs w:val="20"/>
      <w:lang w:val="x-none" w:eastAsia="x-none" w:bidi="ml-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97D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7D03"/>
  </w:style>
  <w:style w:type="paragraph" w:styleId="Footer">
    <w:name w:val="footer"/>
    <w:basedOn w:val="Normal"/>
    <w:link w:val="FooterChar"/>
    <w:uiPriority w:val="99"/>
    <w:unhideWhenUsed/>
    <w:rsid w:val="00F97D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7D03"/>
  </w:style>
  <w:style w:type="character" w:styleId="Hyperlink">
    <w:name w:val="Hyperlink"/>
    <w:basedOn w:val="DefaultParagraphFont"/>
    <w:uiPriority w:val="99"/>
    <w:unhideWhenUsed/>
    <w:rsid w:val="001677C6"/>
    <w:rPr>
      <w:color w:val="0563C1" w:themeColor="hyperlink"/>
      <w:u w:val="single"/>
    </w:rPr>
  </w:style>
  <w:style w:type="paragraph" w:styleId="NoSpacing">
    <w:name w:val="No Spacing"/>
    <w:link w:val="NoSpacingChar"/>
    <w:uiPriority w:val="1"/>
    <w:qFormat/>
    <w:rsid w:val="001677C6"/>
    <w:pPr>
      <w:spacing w:after="0" w:line="240" w:lineRule="auto"/>
    </w:pPr>
  </w:style>
  <w:style w:type="paragraph" w:styleId="ListParagraph">
    <w:name w:val="List Paragraph"/>
    <w:basedOn w:val="Normal"/>
    <w:uiPriority w:val="34"/>
    <w:qFormat/>
    <w:rsid w:val="0020424F"/>
    <w:pPr>
      <w:ind w:left="720"/>
      <w:contextualSpacing/>
    </w:pPr>
  </w:style>
  <w:style w:type="character" w:customStyle="1" w:styleId="Heading1Char">
    <w:name w:val="Heading 1 Char"/>
    <w:basedOn w:val="DefaultParagraphFont"/>
    <w:link w:val="Heading1"/>
    <w:uiPriority w:val="9"/>
    <w:rsid w:val="00FB7872"/>
    <w:rPr>
      <w:rFonts w:ascii="BRH Devanagari Extra" w:eastAsia="Times New Roman" w:hAnsi="BRH Devanagari Extra" w:cs="Arial Unicode MS"/>
      <w:b/>
      <w:bCs/>
      <w:sz w:val="48"/>
      <w:szCs w:val="56"/>
      <w:u w:val="thick"/>
      <w:lang w:val="x-none" w:eastAsia="x-none" w:bidi="ml-IN"/>
    </w:rPr>
  </w:style>
  <w:style w:type="character" w:customStyle="1" w:styleId="Heading2Char">
    <w:name w:val="Heading 2 Char"/>
    <w:basedOn w:val="DefaultParagraphFont"/>
    <w:link w:val="Heading2"/>
    <w:uiPriority w:val="9"/>
    <w:rsid w:val="00FB7872"/>
    <w:rPr>
      <w:rFonts w:ascii="BRH Devanagari RN" w:eastAsia="Times New Roman" w:hAnsi="BRH Devanagari RN" w:cs="Arial Unicode MS"/>
      <w:b/>
      <w:bCs/>
      <w:sz w:val="44"/>
      <w:szCs w:val="32"/>
      <w:u w:val="single"/>
      <w:lang w:val="x-none" w:eastAsia="x-none" w:bidi="ml-IN"/>
    </w:rPr>
  </w:style>
  <w:style w:type="character" w:customStyle="1" w:styleId="Heading3Char">
    <w:name w:val="Heading 3 Char"/>
    <w:basedOn w:val="DefaultParagraphFont"/>
    <w:link w:val="Heading3"/>
    <w:uiPriority w:val="9"/>
    <w:rsid w:val="00FB7872"/>
    <w:rPr>
      <w:rFonts w:ascii="BRH Devanagari RN" w:eastAsia="Times New Roman" w:hAnsi="BRH Devanagari RN" w:cs="Arial Unicode MS"/>
      <w:b/>
      <w:bCs/>
      <w:sz w:val="40"/>
      <w:szCs w:val="36"/>
      <w:u w:val="single"/>
      <w:lang w:val="x-none" w:eastAsia="x-none" w:bidi="ml-IN"/>
    </w:rPr>
  </w:style>
  <w:style w:type="character" w:customStyle="1" w:styleId="Heading4Char">
    <w:name w:val="Heading 4 Char"/>
    <w:basedOn w:val="DefaultParagraphFont"/>
    <w:link w:val="Heading4"/>
    <w:uiPriority w:val="9"/>
    <w:rsid w:val="00FB7872"/>
    <w:rPr>
      <w:rFonts w:ascii="Times New Roman" w:eastAsia="Times New Roman" w:hAnsi="Times New Roman" w:cs="Arial Unicode MS"/>
      <w:b/>
      <w:bCs/>
      <w:sz w:val="28"/>
      <w:szCs w:val="25"/>
      <w:lang w:val="x-none" w:eastAsia="x-none" w:bidi="ml-IN"/>
    </w:rPr>
  </w:style>
  <w:style w:type="character" w:customStyle="1" w:styleId="Heading5Char">
    <w:name w:val="Heading 5 Char"/>
    <w:basedOn w:val="DefaultParagraphFont"/>
    <w:link w:val="Heading5"/>
    <w:uiPriority w:val="9"/>
    <w:rsid w:val="00FB7872"/>
    <w:rPr>
      <w:rFonts w:ascii="Times New Roman" w:eastAsia="Times New Roman" w:hAnsi="Times New Roman" w:cs="Arial Unicode MS"/>
      <w:b/>
      <w:bCs/>
      <w:i/>
      <w:iCs/>
      <w:sz w:val="26"/>
      <w:szCs w:val="23"/>
      <w:lang w:val="x-none" w:eastAsia="x-none" w:bidi="ml-IN"/>
    </w:rPr>
  </w:style>
  <w:style w:type="character" w:customStyle="1" w:styleId="Heading6Char">
    <w:name w:val="Heading 6 Char"/>
    <w:basedOn w:val="DefaultParagraphFont"/>
    <w:link w:val="Heading6"/>
    <w:uiPriority w:val="9"/>
    <w:semiHidden/>
    <w:rsid w:val="00FB7872"/>
    <w:rPr>
      <w:rFonts w:ascii="Times New Roman" w:eastAsia="Times New Roman" w:hAnsi="Times New Roman" w:cs="Arial Unicode MS"/>
      <w:b/>
      <w:bCs/>
      <w:sz w:val="36"/>
      <w:szCs w:val="20"/>
      <w:lang w:val="x-none" w:eastAsia="x-none" w:bidi="ml-IN"/>
    </w:rPr>
  </w:style>
  <w:style w:type="character" w:customStyle="1" w:styleId="Heading7Char">
    <w:name w:val="Heading 7 Char"/>
    <w:basedOn w:val="DefaultParagraphFont"/>
    <w:link w:val="Heading7"/>
    <w:uiPriority w:val="9"/>
    <w:semiHidden/>
    <w:rsid w:val="00FB7872"/>
    <w:rPr>
      <w:rFonts w:ascii="Times New Roman" w:eastAsia="Times New Roman" w:hAnsi="Times New Roman" w:cs="Arial Unicode MS"/>
      <w:sz w:val="24"/>
      <w:szCs w:val="21"/>
      <w:lang w:val="x-none" w:eastAsia="x-none" w:bidi="ml-IN"/>
    </w:rPr>
  </w:style>
  <w:style w:type="character" w:customStyle="1" w:styleId="Heading8Char">
    <w:name w:val="Heading 8 Char"/>
    <w:basedOn w:val="DefaultParagraphFont"/>
    <w:link w:val="Heading8"/>
    <w:uiPriority w:val="9"/>
    <w:semiHidden/>
    <w:rsid w:val="00FB7872"/>
    <w:rPr>
      <w:rFonts w:ascii="Times New Roman" w:eastAsia="Times New Roman" w:hAnsi="Times New Roman" w:cs="Arial Unicode MS"/>
      <w:i/>
      <w:iCs/>
      <w:sz w:val="24"/>
      <w:szCs w:val="21"/>
      <w:lang w:val="x-none" w:eastAsia="x-none" w:bidi="ml-IN"/>
    </w:rPr>
  </w:style>
  <w:style w:type="character" w:customStyle="1" w:styleId="Heading9Char">
    <w:name w:val="Heading 9 Char"/>
    <w:basedOn w:val="DefaultParagraphFont"/>
    <w:link w:val="Heading9"/>
    <w:uiPriority w:val="9"/>
    <w:semiHidden/>
    <w:rsid w:val="00FB7872"/>
    <w:rPr>
      <w:rFonts w:ascii="Cambria" w:eastAsia="Times New Roman" w:hAnsi="Cambria" w:cs="Arial Unicode MS"/>
      <w:sz w:val="36"/>
      <w:szCs w:val="20"/>
      <w:lang w:val="x-none" w:eastAsia="x-none" w:bidi="ml-IN"/>
    </w:rPr>
  </w:style>
  <w:style w:type="character" w:customStyle="1" w:styleId="NoSpacingChar">
    <w:name w:val="No Spacing Char"/>
    <w:link w:val="NoSpacing"/>
    <w:uiPriority w:val="1"/>
    <w:rsid w:val="00FB7872"/>
  </w:style>
  <w:style w:type="paragraph" w:styleId="BalloonText">
    <w:name w:val="Balloon Text"/>
    <w:basedOn w:val="Normal"/>
    <w:link w:val="BalloonTextChar"/>
    <w:uiPriority w:val="99"/>
    <w:semiHidden/>
    <w:unhideWhenUsed/>
    <w:rsid w:val="004E290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E290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B858C7-6F3C-4FD1-8D02-80125B12CC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779</TotalTime>
  <Pages>311</Pages>
  <Words>46329</Words>
  <Characters>264078</Characters>
  <Application>Microsoft Office Word</Application>
  <DocSecurity>0</DocSecurity>
  <Lines>2200</Lines>
  <Paragraphs>619</Paragraphs>
  <ScaleCrop>false</ScaleCrop>
  <HeadingPairs>
    <vt:vector size="2" baseType="variant">
      <vt:variant>
        <vt:lpstr>Title</vt:lpstr>
      </vt:variant>
      <vt:variant>
        <vt:i4>1</vt:i4>
      </vt:variant>
    </vt:vector>
  </HeadingPairs>
  <TitlesOfParts>
    <vt:vector size="1" baseType="lpstr">
      <vt:lpstr/>
    </vt:vector>
  </TitlesOfParts>
  <Company>by adguard</Company>
  <LinksUpToDate>false</LinksUpToDate>
  <CharactersWithSpaces>309788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Microsoft account</cp:lastModifiedBy>
  <cp:revision>394</cp:revision>
  <dcterms:created xsi:type="dcterms:W3CDTF">2019-06-10T16:44:00Z</dcterms:created>
  <dcterms:modified xsi:type="dcterms:W3CDTF">2026-09-20T10:05:00Z</dcterms:modified>
</cp:coreProperties>
</file>