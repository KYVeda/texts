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00237C" w14:textId="77777777" w:rsidR="00135E3E" w:rsidRPr="00515217" w:rsidRDefault="00135E3E" w:rsidP="00135E3E">
      <w:r w:rsidRPr="00515217">
        <w:rPr>
          <w:b/>
          <w:bCs/>
          <w:u w:val="single"/>
        </w:rPr>
        <w:t>Notes for Users of this document:</w:t>
      </w:r>
    </w:p>
    <w:p w14:paraId="245E279C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Coding is more Phonetic in Baraha.</w:t>
      </w:r>
    </w:p>
    <w:p w14:paraId="4B226429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Special care – Baraha coding uses ‘e’ and ‘o’ (in Sanskrit) for sound E and O. we have </w:t>
      </w:r>
      <w:r w:rsidRPr="0039229B">
        <w:rPr>
          <w:rFonts w:ascii="Arial" w:hAnsi="Arial" w:cs="Arial"/>
          <w:color w:val="000000"/>
          <w:sz w:val="36"/>
          <w:szCs w:val="36"/>
          <w:highlight w:val="yellow"/>
          <w:lang w:bidi="hi-IN"/>
        </w:rPr>
        <w:t>used capital letters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as it matches with Unicode/general conventions in this document.</w:t>
      </w:r>
    </w:p>
    <w:p w14:paraId="01696698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~g is nasal of ka varga (gna)</w:t>
      </w:r>
    </w:p>
    <w:p w14:paraId="439185B3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~j is nasal of cha varga (jya)</w:t>
      </w:r>
    </w:p>
    <w:p w14:paraId="40C2EB83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>H is visargam</w:t>
      </w:r>
    </w:p>
    <w:p w14:paraId="10D1CA79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Vedic/Swara symbols – q anudAttam, # swaritam, </w:t>
      </w:r>
      <w:r>
        <w:rPr>
          <w:rFonts w:ascii="Arial" w:hAnsi="Arial" w:cs="Arial"/>
          <w:color w:val="000000"/>
          <w:sz w:val="36"/>
          <w:szCs w:val="36"/>
          <w:lang w:bidi="hi-IN"/>
        </w:rPr>
        <w:br/>
        <w:t>$ dheerga swaritam, &amp; avagraha,  ~M nasal symbol</w:t>
      </w:r>
    </w:p>
    <w:p w14:paraId="5B513B2E" w14:textId="77777777" w:rsidR="00135E3E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ushmAn codes s, S, Sha (saraswati, Sankar, puShpam)</w:t>
      </w:r>
    </w:p>
    <w:p w14:paraId="56582887" w14:textId="678EF2D2" w:rsidR="00135E3E" w:rsidRPr="0023707F" w:rsidRDefault="00135E3E" w:rsidP="00135E3E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color w:val="000000"/>
          <w:sz w:val="36"/>
          <w:szCs w:val="36"/>
          <w:lang w:bidi="hi-IN"/>
        </w:rPr>
      </w:pP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Confirm corrections given for T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aittirIya Upanishat </w:t>
      </w:r>
      <w:r w:rsidRPr="0023707F">
        <w:rPr>
          <w:rFonts w:ascii="Arial" w:hAnsi="Arial" w:cs="Arial"/>
          <w:color w:val="000000"/>
          <w:sz w:val="36"/>
          <w:szCs w:val="36"/>
          <w:lang w:bidi="hi-IN"/>
        </w:rPr>
        <w:t>Books are incorporated</w:t>
      </w:r>
      <w:r>
        <w:rPr>
          <w:rFonts w:ascii="Arial" w:hAnsi="Arial" w:cs="Arial"/>
          <w:color w:val="000000"/>
          <w:sz w:val="36"/>
          <w:szCs w:val="36"/>
          <w:lang w:bidi="hi-IN"/>
        </w:rPr>
        <w:t xml:space="preserve"> upto </w:t>
      </w:r>
      <w:r w:rsidR="00471D75" w:rsidRPr="00471D75">
        <w:rPr>
          <w:rFonts w:ascii="Arial" w:hAnsi="Arial" w:cs="Arial"/>
          <w:color w:val="000000"/>
          <w:sz w:val="36"/>
          <w:szCs w:val="36"/>
          <w:lang w:bidi="hi-IN"/>
        </w:rPr>
        <w:t>31st July 2022</w:t>
      </w:r>
    </w:p>
    <w:p w14:paraId="0F17B490" w14:textId="77777777" w:rsidR="00EC6685" w:rsidRDefault="00135E3E" w:rsidP="00135E3E">
      <w:pPr>
        <w:autoSpaceDE/>
        <w:autoSpaceDN/>
        <w:adjustRightInd/>
        <w:spacing w:after="160" w:line="259" w:lineRule="auto"/>
        <w:rPr>
          <w:color w:val="auto"/>
        </w:rPr>
      </w:pPr>
      <w:r w:rsidRPr="00381E52">
        <w:t xml:space="preserve">Kindly notify any major errors or inadvertent deletions to </w:t>
      </w:r>
      <w:r w:rsidRPr="00381E52">
        <w:br/>
        <w:t xml:space="preserve">mail id- </w:t>
      </w:r>
      <w:r w:rsidRPr="00381E52">
        <w:rPr>
          <w:b/>
          <w:bCs/>
        </w:rPr>
        <w:t>vedavms@gmail.com</w:t>
      </w:r>
      <w:r w:rsidRPr="00381E52">
        <w:br/>
      </w:r>
      <w:r w:rsidR="00EC6685">
        <w:rPr>
          <w:color w:val="auto"/>
        </w:rPr>
        <w:br w:type="page"/>
      </w:r>
    </w:p>
    <w:p w14:paraId="1B76B2E9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O</w:t>
      </w:r>
      <w:r w:rsidR="00261568" w:rsidRPr="00CB00E1">
        <w:rPr>
          <w:color w:val="auto"/>
        </w:rPr>
        <w:t>M namaH paramAtman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, SrI mahAgaNapatay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namaH</w:t>
      </w:r>
    </w:p>
    <w:p w14:paraId="33BA49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guruBy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namaH, haqriqH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0CACDC18" w14:textId="77777777" w:rsidR="00261568" w:rsidRPr="00CB00E1" w:rsidRDefault="00261568" w:rsidP="00261568">
      <w:pPr>
        <w:rPr>
          <w:color w:val="auto"/>
        </w:rPr>
      </w:pPr>
    </w:p>
    <w:p w14:paraId="5E8429C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</w:t>
      </w:r>
      <w:r w:rsidRPr="00CB00E1">
        <w:rPr>
          <w:color w:val="auto"/>
        </w:rPr>
        <w:tab/>
        <w:t xml:space="preserve">SIkShA vallI </w:t>
      </w:r>
    </w:p>
    <w:p w14:paraId="0F44C0AB" w14:textId="77777777" w:rsidR="00261568" w:rsidRPr="00CB00E1" w:rsidRDefault="00261568" w:rsidP="00261568">
      <w:pPr>
        <w:rPr>
          <w:color w:val="auto"/>
        </w:rPr>
      </w:pPr>
    </w:p>
    <w:p w14:paraId="5BA02B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</w:t>
      </w:r>
      <w:r w:rsidRPr="00CB00E1">
        <w:rPr>
          <w:color w:val="auto"/>
        </w:rPr>
        <w:tab/>
        <w:t xml:space="preserve"> pUrvaSAnti pAThaH </w:t>
      </w:r>
    </w:p>
    <w:p w14:paraId="2AA33DA6" w14:textId="77777777" w:rsidR="00261568" w:rsidRPr="00CB00E1" w:rsidRDefault="00261568" w:rsidP="00261568">
      <w:pPr>
        <w:rPr>
          <w:color w:val="auto"/>
        </w:rPr>
      </w:pPr>
    </w:p>
    <w:p w14:paraId="5380C6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T.A.5.1.1</w:t>
      </w:r>
    </w:p>
    <w:p w14:paraId="0E52854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miqtraH SaM ~Mvaru#NaH | 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BavatvaryaqmA | Sannaq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bRuhaqspati#H | 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viShNu#rurukraqmaH |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nama#st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| tvam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praqtyakShaqM brahmA#si | tvam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praqtyakShaqM brahma# vadiShyAmi | RuqtaM ~Mva#diShyAmi | saqtyaM ~Mva#diShyAmi ( ) | tanmAma#vatu | tadvaqktAra#mavatu | ava#tuq mAM | ava#tu vaqktAra$M || </w:t>
      </w:r>
      <w:r w:rsidR="00032DFD">
        <w:rPr>
          <w:color w:val="auto"/>
        </w:rPr>
        <w:br/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SAntiqH SAntiqH SAnti#H || 1.1 </w:t>
      </w:r>
    </w:p>
    <w:p w14:paraId="0ECF07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(saqttyam ~Mva#diShyAmiq pa~jca# ca) (A1) </w:t>
      </w:r>
    </w:p>
    <w:p w14:paraId="375E8646" w14:textId="77777777" w:rsidR="00261568" w:rsidRPr="00CB00E1" w:rsidRDefault="00261568" w:rsidP="00261568">
      <w:pPr>
        <w:rPr>
          <w:color w:val="auto"/>
        </w:rPr>
      </w:pPr>
    </w:p>
    <w:p w14:paraId="4051F2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1.2</w:t>
      </w:r>
      <w:r w:rsidRPr="00CB00E1">
        <w:rPr>
          <w:color w:val="auto"/>
        </w:rPr>
        <w:tab/>
        <w:t xml:space="preserve"> SikShASAstrArtha sa~ggrahaH</w:t>
      </w:r>
    </w:p>
    <w:p w14:paraId="22D819D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T.A.5.2.1</w:t>
      </w:r>
    </w:p>
    <w:p w14:paraId="57630C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SIkShAM ~MvyA$KyAsyAqmaH | varNaqH svaraH | </w:t>
      </w:r>
      <w:r w:rsidR="00032DFD">
        <w:rPr>
          <w:color w:val="auto"/>
        </w:rPr>
        <w:br/>
      </w:r>
      <w:r w:rsidRPr="00CB00E1">
        <w:rPr>
          <w:color w:val="auto"/>
        </w:rPr>
        <w:t xml:space="preserve">mAtrAq balaM | sAma# santAqnaH | </w:t>
      </w:r>
    </w:p>
    <w:p w14:paraId="0DD68B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ityuktaH SI$kShAddhyAqyaH || 2.1</w:t>
      </w:r>
    </w:p>
    <w:p w14:paraId="7AB8BB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(SIkShAm pa~jca#) (A2) </w:t>
      </w:r>
    </w:p>
    <w:p w14:paraId="1BFEB117" w14:textId="77777777" w:rsidR="00261568" w:rsidRPr="00CB00E1" w:rsidRDefault="00261568" w:rsidP="00261568">
      <w:pPr>
        <w:rPr>
          <w:color w:val="auto"/>
        </w:rPr>
      </w:pPr>
    </w:p>
    <w:p w14:paraId="14DC75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1.3</w:t>
      </w:r>
      <w:r w:rsidRPr="00CB00E1">
        <w:rPr>
          <w:color w:val="auto"/>
        </w:rPr>
        <w:tab/>
        <w:t xml:space="preserve"> saMhit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</w:p>
    <w:p w14:paraId="68A121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T.A.5.3.1</w:t>
      </w:r>
    </w:p>
    <w:p w14:paraId="089D82B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saqha nauq yaSaH | saqha nau bra#hmavaqrcasaM || </w:t>
      </w:r>
    </w:p>
    <w:p w14:paraId="1DAD69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athAtaH sa(gm)hitAyA upaniShadaM ~MvyA$KyAsyAqmaH | </w:t>
      </w:r>
    </w:p>
    <w:p w14:paraId="20C368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pa~jcasvadhi-ka#raN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 | adhil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kamadhi-jyautiSha-madhividya-madhipraja#-maddhyAqtmaM | </w:t>
      </w:r>
    </w:p>
    <w:p w14:paraId="038724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 mahAsa(gm)hitA i#tyAcaqkShat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728E55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athA#dhi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qkaM | pRuthivI pU$rvarUqpaM | dyaurutta#rarUqpaM | AkA#SaH saqndhiH | 3.1 </w:t>
      </w:r>
    </w:p>
    <w:p w14:paraId="596858CD" w14:textId="77777777" w:rsidR="00261568" w:rsidRPr="00CB00E1" w:rsidRDefault="00261568" w:rsidP="00261568">
      <w:pPr>
        <w:rPr>
          <w:color w:val="auto"/>
        </w:rPr>
      </w:pPr>
    </w:p>
    <w:p w14:paraId="13239C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T.A.5.3.2</w:t>
      </w:r>
    </w:p>
    <w:p w14:paraId="582FD1B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vAyu#H sandhAqnaM | itya#dhi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qkaM || </w:t>
      </w:r>
    </w:p>
    <w:p w14:paraId="3D8C7B72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athA#dhi jyauqtiShaM | agniH pU$rva rUqpaM | </w:t>
      </w:r>
    </w:p>
    <w:p w14:paraId="51689FD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Aditya utta#rarUqpaM | A#paH saqndhiH | vaidyuta#H sandhAqnaM | itya#dhi jyauqtiShaM || </w:t>
      </w:r>
    </w:p>
    <w:p w14:paraId="35C852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athA#dhi viqdyaM | AcAryaH pU$rva rUqpaM | 3.2 </w:t>
      </w:r>
    </w:p>
    <w:p w14:paraId="61147A9C" w14:textId="77777777" w:rsidR="00261568" w:rsidRPr="00CB00E1" w:rsidRDefault="00261568" w:rsidP="00261568">
      <w:pPr>
        <w:rPr>
          <w:color w:val="auto"/>
        </w:rPr>
      </w:pPr>
    </w:p>
    <w:p w14:paraId="69B0AF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T.A.5.3.3</w:t>
      </w:r>
    </w:p>
    <w:p w14:paraId="3A3B53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vAsyutta#rarUqpaM | vi#dyA saqndhiH | </w:t>
      </w:r>
    </w:p>
    <w:p w14:paraId="10FFB03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pravacana(gm)# sandhAqnaM | itya#dhi viqdyaM || </w:t>
      </w:r>
    </w:p>
    <w:p w14:paraId="3C180FD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athAdhiqprajaM | mAtA pU$rvarUqpaM | pit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tta#rarUqpaM | pra#jA saqndhiH | prajanana(gm)# sandhAqnaM | ityadhiqprajaM || 3.3 </w:t>
      </w:r>
    </w:p>
    <w:p w14:paraId="02246721" w14:textId="77777777" w:rsidR="00261568" w:rsidRPr="00CB00E1" w:rsidRDefault="00261568" w:rsidP="00261568">
      <w:pPr>
        <w:rPr>
          <w:color w:val="auto"/>
        </w:rPr>
      </w:pPr>
    </w:p>
    <w:p w14:paraId="4994FD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T.A.5.3.4</w:t>
      </w:r>
    </w:p>
    <w:p w14:paraId="73BCF86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athAddhyAqtmaM | adharAhanuH pU$rva rUqpaM | uttarAhanu-rutta#rarUqpaM | vAK saqndhiH | jihvA# sandhAqnaM | ityaddhyAqtmaM || itI mAma#hA saq(gm)qhitAH || </w:t>
      </w:r>
    </w:p>
    <w:p w14:paraId="33924A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mahAsa(gm)hitA vyAKyA#tA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qda | </w:t>
      </w:r>
    </w:p>
    <w:p w14:paraId="0E45D9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sandhIyat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praja#yA paqSuBiH | brahmavarca-s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nAnnAdy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 suvargy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(suvarg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Na#)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( ) || 3.4</w:t>
      </w:r>
    </w:p>
    <w:p w14:paraId="28C098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(saqndhi - rAcAryaH pU$rvarUqpa - mityadhiqprajam -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qna) (A3) </w:t>
      </w:r>
    </w:p>
    <w:p w14:paraId="7FAA7E8A" w14:textId="77777777" w:rsidR="00261568" w:rsidRPr="00CB00E1" w:rsidRDefault="00261568" w:rsidP="00261568">
      <w:pPr>
        <w:rPr>
          <w:color w:val="auto"/>
        </w:rPr>
      </w:pPr>
    </w:p>
    <w:p w14:paraId="4AC582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1.4</w:t>
      </w:r>
      <w:r w:rsidRPr="00CB00E1">
        <w:rPr>
          <w:color w:val="auto"/>
        </w:rPr>
        <w:tab/>
        <w:t xml:space="preserve">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GAdi-siddhyarthA AvahantI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 mantrAH</w:t>
      </w:r>
    </w:p>
    <w:p w14:paraId="162660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T.A.5.4.1</w:t>
      </w:r>
    </w:p>
    <w:p w14:paraId="595F7BB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yaH Canda#sA-mRuShaqB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viqSvarU#paH | Cand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-&amp;ddhyaqmRutA$th saMbaqBUva# | sa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qdhayA$ spRuN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tu | aqmRuta#sya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dhAra#N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BUyAsaM || </w:t>
      </w:r>
    </w:p>
    <w:p w14:paraId="3F191A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SarI#raM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vica#r.ShaNaM | jiqhvA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madhu#mattamA | karNA$ByAqM BUriq viSru#vaM | brahma#NaH 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#&amp;si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 &amp;pi#hitaH | SruqtaM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pAya || </w:t>
      </w:r>
    </w:p>
    <w:p w14:paraId="412CD55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Aqvaha#ntI vitanvAqnA | 4.1 </w:t>
      </w:r>
    </w:p>
    <w:p w14:paraId="70005EDD" w14:textId="77777777" w:rsidR="00261568" w:rsidRPr="00CB00E1" w:rsidRDefault="00261568" w:rsidP="00261568">
      <w:pPr>
        <w:rPr>
          <w:color w:val="auto"/>
        </w:rPr>
      </w:pPr>
    </w:p>
    <w:p w14:paraId="594427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T.A.5.4.2</w:t>
      </w:r>
    </w:p>
    <w:p w14:paraId="26A613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kuqrvAqNA cIra#-mAqtmana#H | vAsA(gm)#siq mamaq gAva#Sca | aqnnaqpAqn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 sarvaqdA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Sriyaq-mAva#ha |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qmaqSAM paqSuBi#H saqha svAhA$ || AmA#yantu brahmacAqriNaqH svAhA$ | </w:t>
      </w:r>
    </w:p>
    <w:p w14:paraId="4C4874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vimA#&amp;&amp;yantu brahmacAqriNaqH svAhA$ | pramA#&amp;&amp;yantu brahmacAqriNaqH svAhA$ | </w:t>
      </w:r>
    </w:p>
    <w:p w14:paraId="12A22EF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damA#yantu brahmacAqriNaqH svAhA$ | </w:t>
      </w:r>
    </w:p>
    <w:p w14:paraId="72EFE1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SamA#yantu brahmacAqriNaqH svAhA$ || 4.2 </w:t>
      </w:r>
    </w:p>
    <w:p w14:paraId="77AF2CDB" w14:textId="77777777" w:rsidR="00261568" w:rsidRPr="00CB00E1" w:rsidRDefault="00261568" w:rsidP="00261568">
      <w:pPr>
        <w:rPr>
          <w:color w:val="auto"/>
        </w:rPr>
      </w:pPr>
    </w:p>
    <w:p w14:paraId="1658D2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T.A.5.4.3</w:t>
      </w:r>
    </w:p>
    <w:p w14:paraId="6886FBD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jan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#&amp;sAniq svAhA$ | 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yAqnaq. vasya#s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&amp;sAniq svAhA$ || taM tvA# Bagaq pravi#SAniq svAhA$ | sa mA# Bagaq pravi#Saq svAhA$ | tasmi$nath saqhasra# SAK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niBa#gAqhaM tvayi# mRuj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svAhA$ || yathA&amp;&amp;paqH prava#tAq&amp;&amp;yanti# | yathAq mAsA# aharjaqraM | </w:t>
      </w:r>
    </w:p>
    <w:p w14:paraId="1D77C34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qvaM mAM bra#hmacAqriNa#H | dhAtaqrAya#ntu saqrvataqH svAhA$ ( ) || praqtiqv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#&amp;siq pra mA# BAhiq pra mA# padyasva || 4.3</w:t>
      </w:r>
    </w:p>
    <w:p w14:paraId="168BCE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(viqtaqnvAqnA - SamA#yantu brahmacAqriNaqH svAhAq-dhAtaqrAya#ntu saqrvataqH svAhaika#m ca) (A4) </w:t>
      </w:r>
    </w:p>
    <w:p w14:paraId="0C7C8A3E" w14:textId="77777777" w:rsidR="00261568" w:rsidRPr="00CB00E1" w:rsidRDefault="00261568" w:rsidP="00261568">
      <w:pPr>
        <w:rPr>
          <w:color w:val="auto"/>
        </w:rPr>
      </w:pPr>
    </w:p>
    <w:p w14:paraId="20D02C4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1.5</w:t>
      </w:r>
      <w:r w:rsidRPr="00CB00E1">
        <w:rPr>
          <w:color w:val="auto"/>
        </w:rPr>
        <w:tab/>
        <w:t xml:space="preserve"> vyAhRutyupAsanaM</w:t>
      </w:r>
    </w:p>
    <w:p w14:paraId="6D3FDC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T.A.5.5.1</w:t>
      </w:r>
    </w:p>
    <w:p w14:paraId="45F982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BU-rBuvaq-ssuvaq-ritiq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stiqsr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vyAhRu#tayaH || </w:t>
      </w:r>
    </w:p>
    <w:p w14:paraId="10213CEF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tAsA#muhasmaiq tAM ca#tuqrtthIM | mAhA#camasyaqH prav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mahaq iti# || tad brahma# | sa AqtmA | </w:t>
      </w:r>
    </w:p>
    <w:p w14:paraId="662B47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a~ggA$nyaqnyA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qvatA$H || BUritiq vA aqyaM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qkaH | Buvaq ityaqntari#kShaM | suvaq-rityaqsau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qkaH | 5.1 </w:t>
      </w:r>
    </w:p>
    <w:p w14:paraId="2552DB8E" w14:textId="77777777" w:rsidR="00261568" w:rsidRPr="00CB00E1" w:rsidRDefault="00261568" w:rsidP="00261568">
      <w:pPr>
        <w:rPr>
          <w:color w:val="auto"/>
        </w:rPr>
      </w:pPr>
    </w:p>
    <w:p w14:paraId="76BD91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T.A.5.5.2</w:t>
      </w:r>
    </w:p>
    <w:p w14:paraId="618E6C2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mahaq ityA#diqtyaH | Aqdiqty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vAva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 mahI#yant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BUritiq vA aqgniH | Buvaq iti# vAqyuH | suvaqrityA#diqtyaH | mahaq iti# caqndramA$H | caqndrama#sAq vAva sarvA#Niq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tI(gm)#Shiq mahI#yant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2FD85E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BU-ritiq vA Ruca#H | Buvaq itiq sAmA#ni | </w:t>
      </w:r>
    </w:p>
    <w:p w14:paraId="1AA492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suvaq ritiq yajU(gm)#Shi | 5.2 </w:t>
      </w:r>
    </w:p>
    <w:p w14:paraId="369B86A9" w14:textId="77777777" w:rsidR="00261568" w:rsidRPr="00CB00E1" w:rsidRDefault="00261568" w:rsidP="00261568">
      <w:pPr>
        <w:rPr>
          <w:color w:val="auto"/>
        </w:rPr>
      </w:pPr>
    </w:p>
    <w:p w14:paraId="0789C16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T.A.5.5.3</w:t>
      </w:r>
    </w:p>
    <w:p w14:paraId="4ACCAB1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mahaq itiq brahma# | brahma#NAq vAva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 mahI#yant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BUritiq vai prAqNaH | Buvaq itya#pAqnaH | suvaqriti# vyAqnaH | mahaq ityanna$M | 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vAva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prAqNA mahI#yant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tA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qtA-Scata#sra Scatuq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A | </w:t>
      </w:r>
    </w:p>
    <w:p w14:paraId="28CC46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cata#sra-Scatasr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vyAhRu#tayaH | tA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( ) | sa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#daq brahma# |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$&amp;smai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baqlimAva#hanti || 5.3 </w:t>
      </w:r>
    </w:p>
    <w:p w14:paraId="3FC14DD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(aqsau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yajU(gm)#Shiq -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ca#) (A5) </w:t>
      </w:r>
    </w:p>
    <w:p w14:paraId="75D33060" w14:textId="77777777" w:rsidR="00261568" w:rsidRPr="00CB00E1" w:rsidRDefault="00261568" w:rsidP="00261568">
      <w:pPr>
        <w:rPr>
          <w:color w:val="auto"/>
        </w:rPr>
      </w:pPr>
    </w:p>
    <w:p w14:paraId="41F3D0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1.6</w:t>
      </w:r>
      <w:r w:rsidRPr="00CB00E1">
        <w:rPr>
          <w:color w:val="auto"/>
        </w:rPr>
        <w:tab/>
        <w:t xml:space="preserve">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mayatvAdi-guNaka-brahm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pAsanayA svArAjya-siddhiH</w:t>
      </w:r>
    </w:p>
    <w:p w14:paraId="419F3B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T.A.5.6.1</w:t>
      </w:r>
    </w:p>
    <w:p w14:paraId="14C982B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$&amp;ntar.-hRu#daya AkAqSaH | tasmi#nnaqyaM puru#Sh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qmaya#H | amRu#t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hiraqNmaya#H || anta#r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tAlu#k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stana# ivAvaqlaMba#t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11A8FECD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$ndra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qniH | yatrAqsau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#SAqnt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viqvarta#t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vyaqp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hya# SIr.ShakapAql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BUrityaqgnau prati#tiShThati | Buvaq iti# vAqyau | 6.1 </w:t>
      </w:r>
    </w:p>
    <w:p w14:paraId="1B43C129" w14:textId="77777777" w:rsidR="00927C91" w:rsidRDefault="00927C91" w:rsidP="00261568">
      <w:pPr>
        <w:rPr>
          <w:color w:val="auto"/>
        </w:rPr>
      </w:pPr>
    </w:p>
    <w:p w14:paraId="11560EB3" w14:textId="77777777" w:rsidR="00927C91" w:rsidRPr="00CB00E1" w:rsidRDefault="00927C91" w:rsidP="00261568">
      <w:pPr>
        <w:rPr>
          <w:color w:val="auto"/>
        </w:rPr>
      </w:pPr>
    </w:p>
    <w:p w14:paraId="2D7EA379" w14:textId="77777777" w:rsidR="00261568" w:rsidRPr="00CB00E1" w:rsidRDefault="00261568" w:rsidP="00261568">
      <w:pPr>
        <w:rPr>
          <w:color w:val="auto"/>
        </w:rPr>
      </w:pPr>
    </w:p>
    <w:p w14:paraId="6E52268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T.A.5.6.2</w:t>
      </w:r>
    </w:p>
    <w:p w14:paraId="609C22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suvaqrityA#diqty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mahaq itiq brahma#Ni | Aqpn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 svArA$jyaM | Aqpn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 mana#saqspati$M | vAkpa#tiq ScakShu#ShpatiH |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tra#pati rviqj~jAna#patiH | </w:t>
      </w:r>
    </w:p>
    <w:p w14:paraId="60F7352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qtat tat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# Bavati | AqkAqSa Sa#rIraqM brahma# | </w:t>
      </w:r>
    </w:p>
    <w:p w14:paraId="06BDF81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saqtyAtma# prAqNArA#maqM mana# AnandaM | SAnti# samRuddha-maqmRuta$M ( ) || </w:t>
      </w:r>
    </w:p>
    <w:p w14:paraId="40E2B68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iti# prAcIna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qgy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pA$sva || 6.2 </w:t>
      </w:r>
    </w:p>
    <w:p w14:paraId="54808F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(vAqyA-vaqmRutaq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 ca) (A6)</w:t>
      </w:r>
    </w:p>
    <w:p w14:paraId="63125393" w14:textId="77777777" w:rsidR="00261568" w:rsidRPr="00CB00E1" w:rsidRDefault="00261568" w:rsidP="00261568">
      <w:pPr>
        <w:rPr>
          <w:color w:val="auto"/>
        </w:rPr>
      </w:pPr>
    </w:p>
    <w:p w14:paraId="511D0A9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1.7</w:t>
      </w:r>
      <w:r w:rsidRPr="00CB00E1">
        <w:rPr>
          <w:color w:val="auto"/>
        </w:rPr>
        <w:tab/>
        <w:t xml:space="preserve"> pRuthivyA dyupAdhika-pa~jca-brahm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</w:p>
    <w:p w14:paraId="622B20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T.A.5.7.1</w:t>
      </w:r>
    </w:p>
    <w:p w14:paraId="2B7E9E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pRuqthiqvya#ntari#kShaqM dyaur-diS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#&amp;vAntaradiqSAH | </w:t>
      </w:r>
    </w:p>
    <w:p w14:paraId="33868B1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aqgnir-vAqyu-rA#diqtya-ScaqndramAq nakSha#trANi | </w:t>
      </w:r>
    </w:p>
    <w:p w14:paraId="4B930F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Apaq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vanaqspata#ya AkAqSa AqtmA | itya#dhiBUqtaM || athAddhyAqtmaM | prAqN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vyAqn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#&amp;pAqna u#dAqnaH sa#mAqnaH | cakShuqH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traqM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vAk tvak | carma# mAq(gm)q sa(gg)snAvAsthi# maqjjA || </w:t>
      </w:r>
    </w:p>
    <w:p w14:paraId="63D0388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qta da#dhiviqdhAyaqrq.Shiq rav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#cat | pA~gktaqM ~MvA iqda(gm) sarva$M ( ) | pA~gkta#naiqva pA~gkta(gg)# spRuN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qtIti# || 7.1 </w:t>
      </w:r>
    </w:p>
    <w:p w14:paraId="46147B1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(sarvaqm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 ca) (A7)</w:t>
      </w:r>
    </w:p>
    <w:p w14:paraId="1AC2ED1C" w14:textId="77777777" w:rsidR="00261568" w:rsidRPr="00CB00E1" w:rsidRDefault="00261568" w:rsidP="00261568">
      <w:pPr>
        <w:rPr>
          <w:color w:val="auto"/>
        </w:rPr>
      </w:pPr>
    </w:p>
    <w:p w14:paraId="430F17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1.8</w:t>
      </w:r>
      <w:r w:rsidRPr="00CB00E1">
        <w:rPr>
          <w:color w:val="auto"/>
        </w:rPr>
        <w:tab/>
        <w:t xml:space="preserve"> praNav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</w:p>
    <w:p w14:paraId="34F7ED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T.A.5.8.1</w:t>
      </w:r>
    </w:p>
    <w:p w14:paraId="26664D75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-mitiq brahma# ||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-mitIqda(gm) sarva$M || </w:t>
      </w:r>
    </w:p>
    <w:p w14:paraId="3DB6572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mity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qta-da#nukRuti hasmaq vA aqpy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SrA#vaqy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tyA-SrA#vayanti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-mitiq sAmA#ni gAyanti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(gm) 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miti# SaqstrANi# Sa(gm)santi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-mitya#ddhvaqryuH pra#tigaqraM prati#gRuNAti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-mitiq brahmAq prasau#ti | </w:t>
      </w:r>
    </w:p>
    <w:p w14:paraId="173A17E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-mitya#gnih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qtra-manu#jAnAti | </w:t>
      </w:r>
    </w:p>
    <w:p w14:paraId="2AB3131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O</w:t>
      </w:r>
      <w:r w:rsidR="00261568" w:rsidRPr="00CB00E1">
        <w:rPr>
          <w:color w:val="auto"/>
        </w:rPr>
        <w:t>-miti# brAhmaqNaH pra#vaqkShyannA#haq brahm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pA$pnavAqnIti# | brahmaiqv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-pA$pn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ti || 8.1 </w:t>
      </w:r>
    </w:p>
    <w:p w14:paraId="32F038F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daSa#) (A8)</w:t>
      </w:r>
    </w:p>
    <w:p w14:paraId="44C62CE1" w14:textId="77777777" w:rsidR="00261568" w:rsidRPr="00CB00E1" w:rsidRDefault="00261568" w:rsidP="00261568">
      <w:pPr>
        <w:rPr>
          <w:color w:val="auto"/>
        </w:rPr>
      </w:pPr>
    </w:p>
    <w:p w14:paraId="01B482B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1.9</w:t>
      </w:r>
      <w:r w:rsidRPr="00CB00E1">
        <w:rPr>
          <w:color w:val="auto"/>
        </w:rPr>
        <w:tab/>
        <w:t xml:space="preserve"> svAdhyAya-praSaMsA</w:t>
      </w:r>
    </w:p>
    <w:p w14:paraId="05076B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T.A.5.9.1</w:t>
      </w:r>
    </w:p>
    <w:p w14:paraId="08A7FF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RutaM 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| satyaM 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| tapaSca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| damaSca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ca | </w:t>
      </w:r>
    </w:p>
    <w:p w14:paraId="3012491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SamaSca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| agnayaSca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| 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traM 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| atithayaSca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ca | </w:t>
      </w:r>
    </w:p>
    <w:p w14:paraId="488A90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mAnuShaM 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ca | </w:t>
      </w:r>
    </w:p>
    <w:p w14:paraId="06D000C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prajA 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ca ( ) | </w:t>
      </w:r>
    </w:p>
    <w:p w14:paraId="74BB45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prajanaSca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| prajAtiSca svAddhyAya 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|| satyamiti satyavacA# rAthIq taraH | tapa iti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nityaH pau#ruSiqShTiH | </w:t>
      </w:r>
    </w:p>
    <w:p w14:paraId="4F667D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svAddhyAya pravacan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 nAk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maudgaqlyaH | </w:t>
      </w:r>
    </w:p>
    <w:p w14:paraId="29E183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taddhi tapa#staddhiq tapaH || 9.1 </w:t>
      </w:r>
    </w:p>
    <w:p w14:paraId="4B8B573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(prajA ca svAddhyAyaprava#can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 ShaTca#) (A9)</w:t>
      </w:r>
    </w:p>
    <w:p w14:paraId="3B9D0AAE" w14:textId="77777777" w:rsidR="00261568" w:rsidRPr="00CB00E1" w:rsidRDefault="00261568" w:rsidP="00261568">
      <w:pPr>
        <w:rPr>
          <w:color w:val="auto"/>
        </w:rPr>
      </w:pPr>
    </w:p>
    <w:p w14:paraId="12AF96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1.10</w:t>
      </w:r>
      <w:r w:rsidRPr="00CB00E1">
        <w:rPr>
          <w:color w:val="auto"/>
        </w:rPr>
        <w:tab/>
        <w:t xml:space="preserve"> brahmaj~jAna-prakASaka-mantraH</w:t>
      </w:r>
    </w:p>
    <w:p w14:paraId="7520CB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T.A.5.10.1</w:t>
      </w:r>
    </w:p>
    <w:p w14:paraId="061CC2B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aqhaM ~MvRuqkShasyaq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ri#vA | kIqrtiH pRuqShThaM giqr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ri#va | Uq</w:t>
      </w:r>
      <w:r w:rsidR="008827AA">
        <w:rPr>
          <w:color w:val="auto"/>
        </w:rPr>
        <w:t>rddh</w:t>
      </w:r>
      <w:r w:rsidRPr="00CB00E1">
        <w:rPr>
          <w:color w:val="auto"/>
        </w:rPr>
        <w:t>va pa#vitr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vAqjinI#va svaqmRuta#masmi | dravi#Naq(gm)q sava#rcasaM | sum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 a#mRut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qkShitaH | iti triSa~gk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r-v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dA#nuvaqcanaM || 10.1 </w:t>
      </w:r>
    </w:p>
    <w:p w14:paraId="1865F2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(aqha(gm) ShaT) (A10)</w:t>
      </w:r>
    </w:p>
    <w:p w14:paraId="1A063F5E" w14:textId="77777777" w:rsidR="00261568" w:rsidRDefault="00261568" w:rsidP="00261568">
      <w:pPr>
        <w:rPr>
          <w:color w:val="auto"/>
        </w:rPr>
      </w:pPr>
    </w:p>
    <w:p w14:paraId="7CB9C426" w14:textId="77777777" w:rsidR="00927C91" w:rsidRDefault="00927C91" w:rsidP="00261568">
      <w:pPr>
        <w:rPr>
          <w:color w:val="auto"/>
        </w:rPr>
      </w:pPr>
    </w:p>
    <w:p w14:paraId="7DA6DF2F" w14:textId="77777777" w:rsidR="00927C91" w:rsidRDefault="00927C91" w:rsidP="00261568">
      <w:pPr>
        <w:rPr>
          <w:color w:val="auto"/>
        </w:rPr>
      </w:pPr>
    </w:p>
    <w:p w14:paraId="05CD182C" w14:textId="77777777" w:rsidR="00927C91" w:rsidRPr="00CB00E1" w:rsidRDefault="00927C91" w:rsidP="00261568">
      <w:pPr>
        <w:rPr>
          <w:color w:val="auto"/>
        </w:rPr>
      </w:pPr>
    </w:p>
    <w:p w14:paraId="2824FA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1.11</w:t>
      </w:r>
      <w:r w:rsidRPr="00CB00E1">
        <w:rPr>
          <w:color w:val="auto"/>
        </w:rPr>
        <w:tab/>
        <w:t xml:space="preserve"> SiShyAnuSAsanam</w:t>
      </w:r>
    </w:p>
    <w:p w14:paraId="2DA9A7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T.A.5.11.1</w:t>
      </w:r>
    </w:p>
    <w:p w14:paraId="607ABFA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damanUcyA- &amp;cAry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vAsina-ma#nuSAqsti || </w:t>
      </w:r>
    </w:p>
    <w:p w14:paraId="6016E4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satyaqM ~Mvada | dharmaqM cara || svAddhyAyA$nmA praqmadaH | AcAryAya priyaM dhanamAhRutya prajAtantuM mA vya#vacC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qthsIH | satyAnna prama#ditaqvyaM | dharmAnna prama#ditaqvyaM | kuSalAnna prama#ditaqvyaM | BUtyai na prama#ditaqvyaM | svAddhyAya pravacanAByAM na prama#ditaqvyaM | 11.1</w:t>
      </w:r>
    </w:p>
    <w:p w14:paraId="694BA7C1" w14:textId="77777777" w:rsidR="00261568" w:rsidRPr="00CB00E1" w:rsidRDefault="00261568" w:rsidP="00261568">
      <w:pPr>
        <w:rPr>
          <w:color w:val="auto"/>
        </w:rPr>
      </w:pPr>
    </w:p>
    <w:p w14:paraId="166F74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T.A.5.11.2</w:t>
      </w:r>
    </w:p>
    <w:p w14:paraId="4CD42C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vapitRukAryAByAM na prama#ditaqvyaM || </w:t>
      </w:r>
    </w:p>
    <w:p w14:paraId="02B1D15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mAtRu#d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Bava | pitRu#d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Bava | </w:t>
      </w:r>
    </w:p>
    <w:p w14:paraId="7AB7C9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AcArya#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Bava | atithi#d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Bava || </w:t>
      </w:r>
    </w:p>
    <w:p w14:paraId="77C93C3E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yAnyanavadyAni# karmAqNi | tAni 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vi#tavyAqni | </w:t>
      </w:r>
    </w:p>
    <w:p w14:paraId="7E1916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i#tarAqNi || yAnyasmAka(gm) suca#ritAqni | tAni tvay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#pAsyAqni | 11.2 </w:t>
      </w:r>
    </w:p>
    <w:p w14:paraId="2383EF94" w14:textId="77777777" w:rsidR="00261568" w:rsidRPr="00CB00E1" w:rsidRDefault="00261568" w:rsidP="00261568">
      <w:pPr>
        <w:rPr>
          <w:color w:val="auto"/>
        </w:rPr>
      </w:pPr>
    </w:p>
    <w:p w14:paraId="178AC31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T.A.5.11.3</w:t>
      </w:r>
    </w:p>
    <w:p w14:paraId="416AA69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i#tarAqNi ||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cAsma-cCr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yA(gm)#s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brAqhmaNAH | </w:t>
      </w:r>
    </w:p>
    <w:p w14:paraId="3385BD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ShAM tvayA&amp;&amp;san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 praSva#sitaqvyaM || Sraddha#yA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 | aSraddha#yA&amp;d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 | Sri#yA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 | hri#yA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 | Bi#yA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qyaM | sam~Mvi#dA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qyaM || </w:t>
      </w:r>
    </w:p>
    <w:p w14:paraId="2CD338F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 yadi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karmavicikithsA vA vRutta viciki#thsA vAq syAt | 11.3</w:t>
      </w:r>
    </w:p>
    <w:p w14:paraId="3E3CFA60" w14:textId="77777777" w:rsidR="00261568" w:rsidRPr="00CB00E1" w:rsidRDefault="00261568" w:rsidP="00261568">
      <w:pPr>
        <w:rPr>
          <w:color w:val="auto"/>
        </w:rPr>
      </w:pPr>
    </w:p>
    <w:p w14:paraId="445E19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T.A.5.11.4</w:t>
      </w:r>
    </w:p>
    <w:p w14:paraId="6913A0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tatra brAhmaNA$H sammaqraq.SinaH | yuktA# AyuqktAH | </w:t>
      </w:r>
    </w:p>
    <w:p w14:paraId="310FD7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alUkShA# dharma#kAmAqH syuH | yathA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tatra# 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qrann | tathA tatra# 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qthAH || athAByA$KyAt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tatra brAhmaNA$H sammaqrq.SinaH | yuktA# AyuqktAH | </w:t>
      </w:r>
    </w:p>
    <w:p w14:paraId="47C22B6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alUkShA# dharma# kAmAqH syuH | yathA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Shu# 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qrann ( ) | 11.4a</w:t>
      </w:r>
    </w:p>
    <w:p w14:paraId="7F074D14" w14:textId="77777777" w:rsidR="00261568" w:rsidRPr="00CB00E1" w:rsidRDefault="00261568" w:rsidP="00261568">
      <w:pPr>
        <w:rPr>
          <w:color w:val="auto"/>
        </w:rPr>
      </w:pPr>
    </w:p>
    <w:p w14:paraId="5624E9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T.A.5.11.5</w:t>
      </w:r>
    </w:p>
    <w:p w14:paraId="611DFF3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tathA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Shu# 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qthAH ||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 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qSaH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u#pad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qSaH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paqniShat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tada#nuSAqsanaM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mupA#sitaqvyaM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mucaita#dupAqsyaM || 11.4b </w:t>
      </w:r>
    </w:p>
    <w:p w14:paraId="56D460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(svAddhyAyapravacanAByAm na prama#ditaqvyam - tAnitvay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#pAsyAqni - syAt -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Shu# vart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qranth - +saqpta ca#) (A11)</w:t>
      </w:r>
    </w:p>
    <w:p w14:paraId="2C939748" w14:textId="77777777" w:rsidR="00261568" w:rsidRPr="00CB00E1" w:rsidRDefault="00261568" w:rsidP="00261568">
      <w:pPr>
        <w:rPr>
          <w:color w:val="auto"/>
        </w:rPr>
      </w:pPr>
    </w:p>
    <w:p w14:paraId="351F7F1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T.A.5.12.1</w:t>
      </w:r>
    </w:p>
    <w:p w14:paraId="145AAE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miqtraH SaM ~Mvaru#NaH | 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BavatvaryaqmA | </w:t>
      </w:r>
    </w:p>
    <w:p w14:paraId="75D8EFF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Sannaq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bRuhaqspati#H | 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viShNu# rurukraqmaH |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nama#st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| tvam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praqtyakShaqM brahmA#si | tvAm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praqtyakShaqM brahmA vA#diShaM | Ruqtama#vAdiShaM | saqtyama#vAdiShaM ( ) | tanmAmA#vIt | tadvaqktAra#mAvIt | AvIqnmAM | </w:t>
      </w:r>
    </w:p>
    <w:p w14:paraId="1E7B3E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AvI$dvaqktAra$M 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SAntiqH SAntiqH SAnti#H || 12.1 </w:t>
      </w:r>
    </w:p>
    <w:p w14:paraId="79246D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(saqtyama#vAdiShaqm pa~jca# ca) (A12)</w:t>
      </w:r>
    </w:p>
    <w:p w14:paraId="0582ED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|| iti SIkShAvallI samAptA ||</w:t>
      </w:r>
    </w:p>
    <w:p w14:paraId="0AEBC9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==================</w:t>
      </w:r>
    </w:p>
    <w:p w14:paraId="12924674" w14:textId="77777777" w:rsidR="00927C91" w:rsidRDefault="00927C91" w:rsidP="00261568">
      <w:pPr>
        <w:rPr>
          <w:color w:val="auto"/>
        </w:rPr>
      </w:pPr>
      <w:r>
        <w:rPr>
          <w:color w:val="auto"/>
        </w:rPr>
        <w:br/>
      </w:r>
    </w:p>
    <w:p w14:paraId="10A587F7" w14:textId="77777777" w:rsidR="00927C91" w:rsidRDefault="00927C91">
      <w:pPr>
        <w:autoSpaceDE/>
        <w:autoSpaceDN/>
        <w:adjustRightInd/>
        <w:spacing w:after="160" w:line="259" w:lineRule="auto"/>
        <w:rPr>
          <w:color w:val="auto"/>
        </w:rPr>
      </w:pPr>
      <w:r>
        <w:rPr>
          <w:color w:val="auto"/>
        </w:rPr>
        <w:br w:type="page"/>
      </w:r>
    </w:p>
    <w:p w14:paraId="395DCE92" w14:textId="77777777" w:rsidR="00261568" w:rsidRPr="00CB00E1" w:rsidRDefault="00261568" w:rsidP="00261568">
      <w:pPr>
        <w:rPr>
          <w:color w:val="auto"/>
        </w:rPr>
      </w:pPr>
    </w:p>
    <w:p w14:paraId="5ECA879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 namaH paramAtman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, SrI mahAgaNapatay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namaH</w:t>
      </w:r>
    </w:p>
    <w:p w14:paraId="1AC069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guruBy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namaH, haqriqH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629A2017" w14:textId="77777777" w:rsidR="00261568" w:rsidRPr="00CB00E1" w:rsidRDefault="00261568" w:rsidP="00261568">
      <w:pPr>
        <w:rPr>
          <w:color w:val="auto"/>
        </w:rPr>
      </w:pPr>
    </w:p>
    <w:p w14:paraId="4DCDFE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</w:t>
      </w:r>
      <w:r w:rsidRPr="00CB00E1">
        <w:rPr>
          <w:color w:val="auto"/>
        </w:rPr>
        <w:tab/>
        <w:t xml:space="preserve">brahmAnanda vallI </w:t>
      </w:r>
    </w:p>
    <w:p w14:paraId="72B6CBA2" w14:textId="77777777" w:rsidR="00261568" w:rsidRPr="00CB00E1" w:rsidRDefault="00261568" w:rsidP="00261568">
      <w:pPr>
        <w:rPr>
          <w:color w:val="auto"/>
        </w:rPr>
      </w:pPr>
    </w:p>
    <w:p w14:paraId="69AEE8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T.A.5.13.1</w:t>
      </w:r>
    </w:p>
    <w:p w14:paraId="7629EB36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saqha nA# vavatu | saqha nau# Bunaktu | </w:t>
      </w:r>
    </w:p>
    <w:p w14:paraId="41317C2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saqha vIqrya#M karavAvahai | </w:t>
      </w:r>
    </w:p>
    <w:p w14:paraId="22743E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qjaqsvinAq vadhI#tamastuq mA vi#dviShAqvahai$ || </w:t>
      </w:r>
    </w:p>
    <w:p w14:paraId="609EFFBC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SAntiqH SAntiqH SAnti#H || </w:t>
      </w:r>
    </w:p>
    <w:p w14:paraId="4EC5AF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(saqha pa~jca#) (A13)</w:t>
      </w:r>
    </w:p>
    <w:p w14:paraId="10F929C0" w14:textId="77777777" w:rsidR="00261568" w:rsidRPr="00CB00E1" w:rsidRDefault="00261568" w:rsidP="00261568">
      <w:pPr>
        <w:rPr>
          <w:color w:val="auto"/>
        </w:rPr>
      </w:pPr>
    </w:p>
    <w:p w14:paraId="41C36A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2.1</w:t>
      </w:r>
      <w:r w:rsidRPr="00CB00E1">
        <w:rPr>
          <w:color w:val="auto"/>
        </w:rPr>
        <w:tab/>
        <w:t xml:space="preserve"> upaniShatsAra sa~ggrahaH</w:t>
      </w:r>
    </w:p>
    <w:p w14:paraId="00DA13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T.A.5.14.1</w:t>
      </w:r>
    </w:p>
    <w:p w14:paraId="492C30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braqhmaqvidA$pn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tiq para$M || </w:t>
      </w:r>
    </w:p>
    <w:p w14:paraId="3F4CC3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qShA&amp;Byu#ktA | saqtyaM j~jAqna-ma#naqntaM brahma# | </w:t>
      </w:r>
    </w:p>
    <w:p w14:paraId="7F07960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nihi#taqM guhA#yAM paraqm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#mann | </w:t>
      </w:r>
    </w:p>
    <w:p w14:paraId="6113719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$&amp;Snut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sarvAqn kAmA$nth saqha | brahma#NA vipaqScit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|| tasmAqdvA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qtasmA#dAqtmana# AkAqSaH saMBU#taH | AqkAqSAd vAqyuH | vAqy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raqgniH | 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rApa#H | aqdByaH pRu#thiqvI | pRuqthiqvyA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Sha#dhayaH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Sha#dhIqBy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&amp;nna$M | annAqt puru#ShaH || </w:t>
      </w:r>
    </w:p>
    <w:p w14:paraId="41F8BE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puruSh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&amp;nna#rasaqmayaH || 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SiraH | ayaM dakShi#NaH paqkShaH | ayamutta#raH paqkShaH | ayamAtmA$ | idaM pucCa#M pratiqShThA || 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1.1 </w:t>
      </w:r>
    </w:p>
    <w:p w14:paraId="7EB46471" w14:textId="77777777" w:rsidR="00261568" w:rsidRPr="00CB00E1" w:rsidRDefault="00261568" w:rsidP="00261568">
      <w:pPr>
        <w:rPr>
          <w:color w:val="auto"/>
        </w:rPr>
      </w:pPr>
    </w:p>
    <w:p w14:paraId="697E4F1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2.2</w:t>
      </w:r>
      <w:r w:rsidRPr="00CB00E1">
        <w:rPr>
          <w:color w:val="auto"/>
        </w:rPr>
        <w:tab/>
        <w:t xml:space="preserve"> pa~jcak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Sa-vivaraNaM</w:t>
      </w:r>
    </w:p>
    <w:p w14:paraId="2DAD11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T.A.5.14.2</w:t>
      </w:r>
    </w:p>
    <w:p w14:paraId="63959281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annAqdvai praqjAH praqjAya#nt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yAH kASca# pRuthiqvI(gg) SriqtAH | 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#naiqva jI#vanti | </w:t>
      </w:r>
    </w:p>
    <w:p w14:paraId="7C223DC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athai#naqdapi#yantyantaqtaH | annaq(gm)q hi BUqtAnAqM 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ShTha$M | tasmA$th sarvauShaqdha mu#cyat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48A99A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sarvaqM ~Mvai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&amp;nna#mApnuvanti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&amp;nnaqM 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qpAsa#t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annaq(gm)q hi BUqtAnAqM 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ShTha$M | tasmA$th sarvauShaqdha mu#cyat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annA$d BUqtAniq 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jAtAqnyann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varddhant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D9016E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adyat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&amp;tti ca# BUtAqni | tasmAdannaM taducya#ta iqti || </w:t>
      </w:r>
    </w:p>
    <w:p w14:paraId="0BCC04A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tasmAdvA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tasmA-danna#rasaqmayAt | </w:t>
      </w:r>
    </w:p>
    <w:p w14:paraId="2CDB0E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&amp;ntara AtmA$ prANaq mayaH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nai#Sha pUqrNaH || </w:t>
      </w:r>
    </w:p>
    <w:p w14:paraId="6AC909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Sha puruShavi#dha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| tasya puru#Sha viqdhatAM | </w:t>
      </w:r>
    </w:p>
    <w:p w14:paraId="3D858B1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anvaya#M puruShaq vidhaH | tasya prANa#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vaq SiraH || </w:t>
      </w:r>
    </w:p>
    <w:p w14:paraId="4734D4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dakShi#NaH paqkShaH | apAna utta#raH paqkShaH | AkA#Sa AqtmA | pRuthivI pucCa#M pratiqShThA || 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2.1 </w:t>
      </w:r>
    </w:p>
    <w:p w14:paraId="50D5B80F" w14:textId="77777777" w:rsidR="00261568" w:rsidRPr="00CB00E1" w:rsidRDefault="00261568" w:rsidP="00261568">
      <w:pPr>
        <w:rPr>
          <w:color w:val="auto"/>
        </w:rPr>
      </w:pPr>
    </w:p>
    <w:p w14:paraId="3202F8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T.A.5.14.3</w:t>
      </w:r>
    </w:p>
    <w:p w14:paraId="370928E2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prAqNaM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anuqprANa#nti | maqnuqShyA$H paqSava#Scaq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prAqN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 BUqtAnAqmAyu#H | tasmA$th sarvAyuqSha mu#cyat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sarva#m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taq Ayu#ryanti | </w:t>
      </w:r>
    </w:p>
    <w:p w14:paraId="75722B42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prAqNaM 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qpAsa#t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prAN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 BUtA#nAmAqyuH | tasmAth sarvAyuSha-mucya#ta iqti ||</w:t>
      </w:r>
      <w:r w:rsidR="00927C91">
        <w:rPr>
          <w:color w:val="auto"/>
        </w:rPr>
        <w:t xml:space="preserve"> </w:t>
      </w:r>
      <w:r w:rsidRPr="00CB00E1">
        <w:rPr>
          <w:color w:val="auto"/>
        </w:rPr>
        <w:t xml:space="preserve">tasyaiSha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SArI#ra AqtmA | ya#H pUrvaqsya || tasmAdvA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tasmA$t prANaqmayAt | 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&amp;ntara AtmA#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qmayaH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nai#Sha pUqrNaH || </w:t>
      </w:r>
    </w:p>
    <w:p w14:paraId="37F275E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Sha puruShavi#dha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| tasya puru#ShaviqdhatAM | </w:t>
      </w:r>
    </w:p>
    <w:p w14:paraId="6BA2846C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anvaya#M puruShaqvidhaH | tasya yaju#r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SiraH | Rug dakShi#NaH paqkShaH | sAm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tta#raH paqkShaH | </w:t>
      </w:r>
    </w:p>
    <w:p w14:paraId="54BF0B1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#Sa AqtmA | atharvA~ggirasaH pucCa#M pratiqShThA || </w:t>
      </w:r>
    </w:p>
    <w:p w14:paraId="40191B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3.1 </w:t>
      </w:r>
    </w:p>
    <w:p w14:paraId="1E426117" w14:textId="77777777" w:rsidR="00261568" w:rsidRPr="00CB00E1" w:rsidRDefault="00261568" w:rsidP="00261568">
      <w:pPr>
        <w:rPr>
          <w:color w:val="auto"/>
        </w:rPr>
      </w:pPr>
    </w:p>
    <w:p w14:paraId="73936EA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T.A.5.14.4</w:t>
      </w:r>
    </w:p>
    <w:p w14:paraId="7A09829D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niva#rtant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aprA$pyaq mana#sA saqha | AnandaM brahma#N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viqdvAn | na biB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 kadA#can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qti || </w:t>
      </w:r>
    </w:p>
    <w:p w14:paraId="59E4C1D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tasyaiSha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SArI#ra AqtmA | ya#H pUrvaqsya || </w:t>
      </w:r>
    </w:p>
    <w:p w14:paraId="37ED11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tasmAdvA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tasmA$n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qmayAt | 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&amp;ntara AtmA vi#j~jAnaqmayaH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nai#Sha pUqrNaH || sa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Sha puruShavi#dha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| tasya puru#Sha viqdhatAM | </w:t>
      </w:r>
    </w:p>
    <w:p w14:paraId="1CD37D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anvaya#M puruShaq vidhaH | tasya Sra#ddhaivaq SiraH | RutaM dakShi#NaH paqkShaH | </w:t>
      </w:r>
    </w:p>
    <w:p w14:paraId="788C95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satyamutta#raH paqkShaH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#ga AqtmA | </w:t>
      </w:r>
    </w:p>
    <w:p w14:paraId="4448A7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mahaH pucCa#M pratiqShThA || 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4.1 </w:t>
      </w:r>
    </w:p>
    <w:p w14:paraId="32549519" w14:textId="77777777" w:rsidR="00261568" w:rsidRPr="00CB00E1" w:rsidRDefault="00261568" w:rsidP="00261568">
      <w:pPr>
        <w:rPr>
          <w:color w:val="auto"/>
        </w:rPr>
      </w:pPr>
    </w:p>
    <w:p w14:paraId="71E8BB5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T.A.5.14.5</w:t>
      </w:r>
    </w:p>
    <w:p w14:paraId="086801F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viqj~jAna#M ~Myaqj~jaM ta#nut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karmA#Ni tanuqt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&amp;pi# ca | viqj~jAna#M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brahmaq 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ShThaq-mupA#sat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viqj~jAnaqM brahmaq 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tasmAqcc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nna praqmAdya#ti | SaqrIr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pApma#n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hiqtvA | sarvAn-kAmAnth-samaSnu#ta iqti || tasyaiSha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SArI#ra AqtmA | ya#H pUrvaqsya || tasmAdvA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tasmAd-vi#j~jAnaqmayAt | 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&amp;ntara AtmA#&amp;&amp;nandaqmayaH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nai#Sha pUqrNaH || sa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Sha puruShavi#dha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| tasya puru#ShaviqdhatAM | </w:t>
      </w:r>
    </w:p>
    <w:p w14:paraId="191F9F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anvaya#M puruShaqvidhaH | tasya priya#-m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SiraH |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dakShi#NaH paqkShaH | pram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 utta#raH paqkShaH | Ana#nda AqtmA | brahma pucCa#M pratiqShThA || </w:t>
      </w:r>
    </w:p>
    <w:p w14:paraId="6D2A10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5.1 </w:t>
      </w:r>
    </w:p>
    <w:p w14:paraId="01D87247" w14:textId="77777777" w:rsidR="00261568" w:rsidRPr="00CB00E1" w:rsidRDefault="00261568" w:rsidP="00261568">
      <w:pPr>
        <w:rPr>
          <w:color w:val="auto"/>
        </w:rPr>
      </w:pPr>
    </w:p>
    <w:p w14:paraId="67A4AB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T.A.5.14.6</w:t>
      </w:r>
    </w:p>
    <w:p w14:paraId="3366EA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asa#nn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sa# Bavati | asaqd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 | </w:t>
      </w:r>
    </w:p>
    <w:p w14:paraId="0E3DDB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asti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 | santam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naM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vi#duriqti ||</w:t>
      </w:r>
    </w:p>
    <w:p w14:paraId="760B68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tasyaiSha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SArI#ra AqtmA | ya#H pUrvaqsya || athAt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#&amp;nu praqSnAH || uqtA viqdvA naqmuM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tya# | kaScaqna ga#cCaqtI(3) | 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viqdvAnaqmuM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tya# | kaSciqt sama#SnuqtA(3) uq ||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#&amp;kAmayata | </w:t>
      </w:r>
    </w:p>
    <w:p w14:paraId="2EBAEAAC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baqhusyAqM prajA#y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sa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#&amp;tapyata | </w:t>
      </w:r>
    </w:p>
    <w:p w14:paraId="53C982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sa tapa#staqptvA | iqda(gm) sarva#-masRujata || yadiqdaM ki~jca# | tathsRuqShTvA | 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qvAnuq prAvi#Sat || tada#nupraqviSya# | saccaq tyaccA#Bavat | </w:t>
      </w:r>
    </w:p>
    <w:p w14:paraId="74ADD2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niqruktaqM cA ni#ruktaM ca | niqlaya#naqM cA ni#layanaM ca | viqj~jAnaqM cA vi#j~jAnaM ca | satyaM cAnRutaM ca sa#tya-maqBavat || yadi#daM kiq~jca | tathsatya-mi#tyA caqkShat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6.1 </w:t>
      </w:r>
    </w:p>
    <w:p w14:paraId="4B638CF7" w14:textId="77777777" w:rsidR="00261568" w:rsidRPr="00CB00E1" w:rsidRDefault="00261568" w:rsidP="00261568">
      <w:pPr>
        <w:rPr>
          <w:color w:val="auto"/>
        </w:rPr>
      </w:pPr>
    </w:p>
    <w:p w14:paraId="4523AA2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2.3</w:t>
      </w:r>
      <w:r w:rsidRPr="00CB00E1">
        <w:rPr>
          <w:color w:val="auto"/>
        </w:rPr>
        <w:tab/>
        <w:t xml:space="preserve"> aBayapratiShThA</w:t>
      </w:r>
    </w:p>
    <w:p w14:paraId="0442C2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T.A.5.14.7</w:t>
      </w:r>
    </w:p>
    <w:p w14:paraId="1026D5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asaqdvA iqdamagra# AsIt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vai sada#jAyata | </w:t>
      </w:r>
    </w:p>
    <w:p w14:paraId="3CC761A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tadAtmAna(gg) svaya#-makuqruta | tasmAt tath sukRutamucya#ta iqti || yadvai# tath suqkRutaM | ra#s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vaiq saH | rasa(gg)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vAyaM ~MlabdhvA&amp;&amp;na#ndI Baqvati ||</w:t>
      </w:r>
    </w:p>
    <w:p w14:paraId="47FB3E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vAnyA$t kaH prAqNyAt | 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AkASa Ana#nd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naq syAt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vAna#ndayAqti ||</w:t>
      </w:r>
    </w:p>
    <w:p w14:paraId="0CA822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yaqdA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#vaiShaq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tasmin-nadRuSy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&amp;nAtmy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&amp;nirukt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&amp;nilayan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&amp;BayaM prati#ShThAM ~Mviqndat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93E27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&amp;BayaM ga#t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yaqdA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#vaiShaq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tasmin-nudara-manta#raM kuqrut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atha tasya Ba#yaM Baqvati || </w:t>
      </w:r>
    </w:p>
    <w:p w14:paraId="50854E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BayaM ~MviduSh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-&amp;ma#nvAnaqsya || 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7.1 </w:t>
      </w:r>
    </w:p>
    <w:p w14:paraId="2516BEE5" w14:textId="77777777" w:rsidR="00261568" w:rsidRPr="00CB00E1" w:rsidRDefault="00261568" w:rsidP="00261568">
      <w:pPr>
        <w:rPr>
          <w:color w:val="auto"/>
        </w:rPr>
      </w:pPr>
    </w:p>
    <w:p w14:paraId="74A617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2.4</w:t>
      </w:r>
      <w:r w:rsidRPr="00CB00E1">
        <w:rPr>
          <w:color w:val="auto"/>
        </w:rPr>
        <w:tab/>
        <w:t xml:space="preserve"> brahmAnandamImAMsA</w:t>
      </w:r>
    </w:p>
    <w:p w14:paraId="22CE5E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T.A.5.14.8</w:t>
      </w:r>
    </w:p>
    <w:p w14:paraId="620A6C2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BIqShA&amp;smAq-dvAta#H pavat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BIqSh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#tiq sUrya#H | </w:t>
      </w:r>
    </w:p>
    <w:p w14:paraId="44E49A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BIShA&amp;smA-dagni#-Sc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ndraqSca | mRutyur dhAvati pa~jca#ma iqti || saiShA&amp;&amp;nandasya mImA(gm)#sA Baqvati || yuvA syAth sAdhu yu#vA&amp;ddhyAqyakaH | ASiShTh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dRuDhiShTh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baliqShThaH | 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yaM pRuthivI sarvA vittasya# pUrNAq syAt | </w:t>
      </w:r>
    </w:p>
    <w:p w14:paraId="10FF0B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mAnuSha# AnaqndaH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 mAnuShA# AnaqndAH | 8.1 </w:t>
      </w:r>
    </w:p>
    <w:p w14:paraId="2358D915" w14:textId="77777777" w:rsidR="00261568" w:rsidRPr="00CB00E1" w:rsidRDefault="00261568" w:rsidP="00261568">
      <w:pPr>
        <w:rPr>
          <w:color w:val="auto"/>
        </w:rPr>
      </w:pPr>
    </w:p>
    <w:p w14:paraId="228CB3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manuShya-gandharvANA#-mAnaqndaH |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 cAkAma#hataqsya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 manuShya-gandharvANA#-mAnaqndAH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va-gandharvANA#-mAnaqndaH |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 cAkAma#hataqsya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va-gandharvANA#-mAnaqndAH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kaH pitRuNAM ciral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ka-l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kAnA#-mAnaqndaH |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triyasya cAkAma#hataqsya || </w:t>
      </w:r>
    </w:p>
    <w:p w14:paraId="0ADA89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 pitRuNAM ciral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ka-l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kAnA#-mAnaqndAH | </w:t>
      </w:r>
    </w:p>
    <w:p w14:paraId="7CDF9E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 AjAnajAnAM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vAnA#-mAnaqndaH | 8.2 </w:t>
      </w:r>
    </w:p>
    <w:p w14:paraId="29DA898A" w14:textId="77777777" w:rsidR="00261568" w:rsidRPr="00CB00E1" w:rsidRDefault="00261568" w:rsidP="00261568">
      <w:pPr>
        <w:rPr>
          <w:color w:val="auto"/>
        </w:rPr>
      </w:pPr>
    </w:p>
    <w:p w14:paraId="3FDB3F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triyasya cAkAma#hataqsya || </w:t>
      </w:r>
    </w:p>
    <w:p w14:paraId="592AD4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Sata-mAjAna-jAnAM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vAnA# mAnaqndAH | </w:t>
      </w:r>
    </w:p>
    <w:p w14:paraId="5B36049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kaH karma-d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vAnA#-mAnaqndaH | </w:t>
      </w:r>
    </w:p>
    <w:p w14:paraId="425C20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karmaNA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vAna#pi yaqnti |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 cAkAma#hataqsya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 karmad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vAnA#-mAnaqndAH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vAnA#-mAnaqndaH |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 cAkAma#hataqsya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vAnA#-mAnaqndAH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 indra#syAnaqndaH | 8.3 </w:t>
      </w:r>
    </w:p>
    <w:p w14:paraId="6362440A" w14:textId="77777777" w:rsidR="00261568" w:rsidRPr="00CB00E1" w:rsidRDefault="00261568" w:rsidP="00261568">
      <w:pPr>
        <w:rPr>
          <w:color w:val="auto"/>
        </w:rPr>
      </w:pPr>
    </w:p>
    <w:p w14:paraId="4BD913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 cAkAma#hataqsya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Satamindra#-syA&amp;&amp;naqndAH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bRuhaspat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#-rAnaqndaH |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 cAkAma#hataqsya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 bRuhaspat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rAnaqndAH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kaH prajApat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#-rAnaqndaH | </w:t>
      </w:r>
    </w:p>
    <w:p w14:paraId="61E0C16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triyasya cAkAma#hataqsya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SataM prajApat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#-rAnaqndAH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brahmaNa# AnaqndaH |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triyasya cAkAma#hataqsya || 8.4 </w:t>
      </w:r>
    </w:p>
    <w:p w14:paraId="0667725F" w14:textId="77777777" w:rsidR="00261568" w:rsidRPr="00CB00E1" w:rsidRDefault="00261568" w:rsidP="00261568">
      <w:pPr>
        <w:rPr>
          <w:color w:val="auto"/>
        </w:rPr>
      </w:pPr>
    </w:p>
    <w:p w14:paraId="499B489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yaScA#yaM puqruSh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yaScAsA#-vAdiqty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ka#H || </w:t>
      </w:r>
    </w:p>
    <w:p w14:paraId="653D2E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vaqM ~Mvit | asmAll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#kAt 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qtya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tamannamaya-mAtmAna-mupa#sa~gkrAqmati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taM prANamaya-mAtmAna-mupa#sa~gkrAqmati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taM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maya-mAtmAna-mupa#sa~gkrAqmati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taM ~Mvij~jAnamaya-mAtmAna-mupa#sa~gkrAqmati | </w:t>
      </w:r>
    </w:p>
    <w:p w14:paraId="773106E2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E</w:t>
      </w:r>
      <w:r w:rsidR="00261568" w:rsidRPr="00CB00E1">
        <w:rPr>
          <w:color w:val="auto"/>
        </w:rPr>
        <w:t xml:space="preserve">tamAnandamaya-mAtmAna-mupa#sa~gkrAqmati || </w:t>
      </w:r>
    </w:p>
    <w:p w14:paraId="2EE1F68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tadapy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8.5 </w:t>
      </w:r>
    </w:p>
    <w:p w14:paraId="2DBA63A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T.A.5.14.9</w:t>
      </w:r>
    </w:p>
    <w:p w14:paraId="628D6D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niva#rtant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aprA$pyaq mana#sA saqha | AnandaM brahma#N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viqdvAn | na biB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 kuta#Scan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qti ||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ta(gm) ha vA va# na taqpati | kimaha(gm) sAdhu# nAkaqravaM | kimahaM pApa-makara#va-miqti || </w:t>
      </w:r>
    </w:p>
    <w:p w14:paraId="66BF3E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vaM ~MvidvAn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AtmA#na(gg) spRuqNut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51BEEC0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#vaiShaq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AtmA#na(gg) spRuqNut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47093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ityu#paqniSha#t || 9.1 </w:t>
      </w:r>
    </w:p>
    <w:p w14:paraId="0DD52EE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saqha nA# vavatu | saqha nau# Bunaktu | saqha vIqrya#M karavAvahai |</w:t>
      </w:r>
      <w:r w:rsidR="00927C91">
        <w:rPr>
          <w:color w:val="auto"/>
        </w:rPr>
        <w:t xml:space="preserve"> 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qjaqsvinAq vadhI#tamastuq mA vi#dviShAqvahai$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SAntiqH SAntiqH SAnti#H ||</w:t>
      </w:r>
    </w:p>
    <w:p w14:paraId="4675B12E" w14:textId="77777777" w:rsidR="00261568" w:rsidRPr="00CB00E1" w:rsidRDefault="00261568" w:rsidP="00261568">
      <w:pPr>
        <w:rPr>
          <w:color w:val="auto"/>
        </w:rPr>
      </w:pPr>
    </w:p>
    <w:p w14:paraId="2C1B1A50" w14:textId="5DBBFB40" w:rsidR="00261568" w:rsidRPr="00CB00E1" w:rsidRDefault="00341EA9" w:rsidP="00261568">
      <w:pPr>
        <w:rPr>
          <w:color w:val="auto"/>
        </w:rPr>
      </w:pPr>
      <w:ins w:id="0" w:author="Microsoft account" w:date="2026-09-20T17:36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Sp</w:t>
      </w:r>
      <w:r w:rsidR="00927C91">
        <w:rPr>
          <w:color w:val="auto"/>
        </w:rPr>
        <w:t>e</w:t>
      </w:r>
      <w:r w:rsidR="00261568" w:rsidRPr="00CB00E1">
        <w:rPr>
          <w:color w:val="auto"/>
        </w:rPr>
        <w:t>cial K</w:t>
      </w:r>
      <w:r w:rsidR="00927C91">
        <w:rPr>
          <w:color w:val="auto"/>
        </w:rPr>
        <w:t>o</w:t>
      </w:r>
      <w:r w:rsidR="00261568" w:rsidRPr="00CB00E1">
        <w:rPr>
          <w:color w:val="auto"/>
        </w:rPr>
        <w:t>rvai</w:t>
      </w:r>
    </w:p>
    <w:p w14:paraId="26CD38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(braqhmaqvididamayamidam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ka#vi(gm)SatiH | </w:t>
      </w:r>
    </w:p>
    <w:p w14:paraId="29FA34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annAq danna#rasaqmayAt prAN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&amp;pAna AkA#SaqH pRuthivI pucCaq(gm)q ShaDvi(gm)#SatiH | </w:t>
      </w:r>
    </w:p>
    <w:p w14:paraId="7EAB55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prAqNam prA#NaqmayAn 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yajuqr.q RuK sAmAd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&amp;tharvA~ggirasaH pucCaqm dvAvi(gm)#SatiH | </w:t>
      </w:r>
    </w:p>
    <w:p w14:paraId="0DF433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yata#H Sraqddharta(gm) satyam 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#&amp;ShTAda#Sa | viqj~jAnaqm priyaqm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daH pram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 Ana#nd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brahma pucCaqm dvAvi(gm)#SatiH | </w:t>
      </w:r>
    </w:p>
    <w:p w14:paraId="6C68AF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asa#nn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qvAthAShTAvi (gm)#SatiH | asaqth 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Da#Sa | </w:t>
      </w:r>
    </w:p>
    <w:p w14:paraId="071297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BIqShA&amp;smAqn mAnuSh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manuShyagandharvANAqm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vagandharvANAqm pitRuNAmciral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kAnAq mAjAnajAnAm karmad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vAnAm ~My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karmaNA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vAnAqmindra#syaq bRuhaspat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 prajApat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 brahmaNaqH sa yaSva# saMkrAqmaty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ka#pa~jcAqSat | </w:t>
      </w:r>
    </w:p>
    <w:p w14:paraId="6F48B4F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yataqH kuta#Scaq naitam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kA#daSaq nava#) (A14)</w:t>
      </w:r>
    </w:p>
    <w:p w14:paraId="5353960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|| iti brahmAnandavallI samAptA ||</w:t>
      </w:r>
    </w:p>
    <w:p w14:paraId="48AEDE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=================================</w:t>
      </w:r>
    </w:p>
    <w:p w14:paraId="778BBD0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O</w:t>
      </w:r>
      <w:r w:rsidR="00261568" w:rsidRPr="00CB00E1">
        <w:rPr>
          <w:color w:val="auto"/>
        </w:rPr>
        <w:t>M namaH paramAtman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, SrI mahAgaNapatay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namaH</w:t>
      </w:r>
    </w:p>
    <w:p w14:paraId="46DF7B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guruBy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namaH, haqriqH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069B563C" w14:textId="77777777" w:rsidR="00261568" w:rsidRPr="00CB00E1" w:rsidRDefault="00261568" w:rsidP="00261568">
      <w:pPr>
        <w:rPr>
          <w:color w:val="auto"/>
        </w:rPr>
      </w:pPr>
    </w:p>
    <w:p w14:paraId="1047FB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3</w:t>
      </w:r>
      <w:r w:rsidRPr="00CB00E1">
        <w:rPr>
          <w:color w:val="auto"/>
        </w:rPr>
        <w:tab/>
        <w:t xml:space="preserve">BRugu vallI </w:t>
      </w:r>
    </w:p>
    <w:p w14:paraId="3481ED4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saqha nA# vavatu | saqha nau# Bunaktu | saqha vIqrya#M karavAvahai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qjaqsvinAq vadhI#tamastuq mA vi#dviShAqvahai$ || </w:t>
      </w:r>
    </w:p>
    <w:p w14:paraId="7778B13A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SAntiqH SAntiqH SAnti#H || </w:t>
      </w:r>
    </w:p>
    <w:p w14:paraId="6C34089C" w14:textId="77777777" w:rsidR="00261568" w:rsidRPr="00CB00E1" w:rsidRDefault="00261568" w:rsidP="00261568">
      <w:pPr>
        <w:rPr>
          <w:color w:val="auto"/>
        </w:rPr>
      </w:pPr>
    </w:p>
    <w:p w14:paraId="233B43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3.1</w:t>
      </w:r>
      <w:r w:rsidRPr="00CB00E1">
        <w:rPr>
          <w:color w:val="auto"/>
        </w:rPr>
        <w:tab/>
        <w:t xml:space="preserve"> brahmajij~jAsA</w:t>
      </w:r>
    </w:p>
    <w:p w14:paraId="3392D4B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T.A.5.15.1</w:t>
      </w:r>
    </w:p>
    <w:p w14:paraId="22F668B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BRuguqrvai vA#ruqNiH | varu#NaqM pita#raq-mupa#sasAra | adhI#hi 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|| tasmA#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qtat 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 | anna#M prAqNaM cakShuqH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traqM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vAcaqmiti# || </w:t>
      </w:r>
    </w:p>
    <w:p w14:paraId="621BE2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ta(gm)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 | 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iqmAniq BUtA#niq 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62DAFC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naq jAtA#niq jIva#nti | yat praya#ntyaqBi sam~Mvi#Santi | </w:t>
      </w:r>
    </w:p>
    <w:p w14:paraId="06146C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 viji#j~jAsasva | tad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|| </w:t>
      </w:r>
    </w:p>
    <w:p w14:paraId="5899DD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#&amp;tapyata | sa tapa#-staqptvA || 1.1 </w:t>
      </w:r>
    </w:p>
    <w:p w14:paraId="21D70BA1" w14:textId="77777777" w:rsidR="00261568" w:rsidRPr="00CB00E1" w:rsidRDefault="00261568" w:rsidP="00261568">
      <w:pPr>
        <w:rPr>
          <w:color w:val="auto"/>
        </w:rPr>
      </w:pPr>
    </w:p>
    <w:p w14:paraId="51E5D9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3.2</w:t>
      </w:r>
      <w:r w:rsidRPr="00CB00E1">
        <w:rPr>
          <w:color w:val="auto"/>
        </w:rPr>
        <w:tab/>
        <w:t xml:space="preserve"> pa~jcak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SAntaH sthita-brahmanirUpaNam</w:t>
      </w:r>
    </w:p>
    <w:p w14:paraId="79C9B4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T.A.5.15.1</w:t>
      </w:r>
    </w:p>
    <w:p w14:paraId="4A24E0BB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BRuguqrvai vA#ruqNiH | varu#NaqM pita#raq-mupa#sasAra | adhI#hi 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|| tasmA#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qtat 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#vAca | </w:t>
      </w:r>
    </w:p>
    <w:p w14:paraId="03CE53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anna#M prAqNaM cakShuqH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traqM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vAcaqmiti# || </w:t>
      </w:r>
    </w:p>
    <w:p w14:paraId="1D5CBE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ta(gm)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 | 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iqmAniq BUtA#niq 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0A1758E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naq jAtA#niq jIva#nti | yat praya#ntyaqBi sam~Mvi#Santi | </w:t>
      </w:r>
    </w:p>
    <w:p w14:paraId="3CBA9F3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 viji#j~jAsasva | tad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|| </w:t>
      </w:r>
    </w:p>
    <w:p w14:paraId="5E79C54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#&amp;tapyata | sa tapa#-staqptvA || 2.1 </w:t>
      </w:r>
    </w:p>
    <w:p w14:paraId="00925A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T.A.5.15.3</w:t>
      </w:r>
    </w:p>
    <w:p w14:paraId="09B94AB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braqhm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tiq vya#jAnAt | </w:t>
      </w:r>
    </w:p>
    <w:p w14:paraId="247522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prAqNAddhy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 KalviqmAniq BUtA#niq 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naq jAtA#niq jIva#nti | </w:t>
      </w:r>
    </w:p>
    <w:p w14:paraId="3CBF5E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prAqNaM praya#ntyaqBi-sam~Mvi#SaqntIti# || tad viqj~jAya# | </w:t>
      </w:r>
    </w:p>
    <w:p w14:paraId="14A7F0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puna#r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varu#NaqM pita#raq-mupa#sasAra | adhI#hi 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ta(gm)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 | tapa#sAq brahmaq viji#j~jAsasva |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 </w:t>
      </w:r>
    </w:p>
    <w:p w14:paraId="09B348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#&amp;tapyata | sa tapa#-staqptvA || 3.1 </w:t>
      </w:r>
    </w:p>
    <w:p w14:paraId="3DFD9AA6" w14:textId="77777777" w:rsidR="00261568" w:rsidRPr="00CB00E1" w:rsidRDefault="00261568" w:rsidP="00261568">
      <w:pPr>
        <w:rPr>
          <w:color w:val="auto"/>
        </w:rPr>
      </w:pPr>
    </w:p>
    <w:p w14:paraId="45229D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T.A.5.15.4</w:t>
      </w:r>
    </w:p>
    <w:p w14:paraId="5C0252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 vya#jAnAt | mana#s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 KalviqmAniq BUtA#niq 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mana#sAq jAtA#niq jIva#nti | manaqH praya#ntyaqBi-sam~Mvi#SaqntIti# || tad viqj~jAya# | puna#r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varu#NaqM pita#raq-mupa#sasAra | adhI#hi 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ta(gm)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#vAca | tapa#sAq brahmaq viji#j~jAsasva | </w:t>
      </w:r>
    </w:p>
    <w:p w14:paraId="601D5E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sa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#&amp;tapyata | sa tapa#-staqptvA || 4.1 </w:t>
      </w:r>
    </w:p>
    <w:p w14:paraId="61B568C8" w14:textId="77777777" w:rsidR="00261568" w:rsidRPr="00CB00E1" w:rsidRDefault="00261568" w:rsidP="00261568">
      <w:pPr>
        <w:rPr>
          <w:color w:val="auto"/>
        </w:rPr>
      </w:pPr>
    </w:p>
    <w:p w14:paraId="0781AEF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T.A.5.15.5</w:t>
      </w:r>
    </w:p>
    <w:p w14:paraId="1521888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viqj~jAnaqM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tiq vya#jAnAt | </w:t>
      </w:r>
    </w:p>
    <w:p w14:paraId="427E89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viqj~jAnAq-ddhy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 KalviqmAniq BUtA#niq 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0B76FF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viqj~jAn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jAtA#niq jIva#nti | viqj~jAnaqM praya#ntyaqBi-sam~Mvi#SaqntIti# || tad viqj~jAya# | puna#r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varu#NaqM pita#raq-mupa#sasAra | adhI#hi Bagav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ta(gm)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#vAca | tapa#sAq brahmaq viji#j~jAsasva | </w:t>
      </w:r>
    </w:p>
    <w:p w14:paraId="6F3235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sa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#&amp;tapyata | sa tapa#-staqptvA || 5.1 </w:t>
      </w:r>
    </w:p>
    <w:p w14:paraId="742C9A09" w14:textId="77777777" w:rsidR="00261568" w:rsidRPr="00CB00E1" w:rsidRDefault="00261568" w:rsidP="00261568">
      <w:pPr>
        <w:rPr>
          <w:color w:val="auto"/>
        </w:rPr>
      </w:pPr>
    </w:p>
    <w:p w14:paraId="6E1E38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T.A.5.15.6</w:t>
      </w:r>
    </w:p>
    <w:p w14:paraId="187952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Aqnaqnd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braqhm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tiq vya#jAnAt | </w:t>
      </w:r>
    </w:p>
    <w:p w14:paraId="01696E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AqnandAq-ddhy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#va-KalviqmAniq BUtA#niq 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44D1D4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Aqnaqnd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jAtA#niq jIva#nti | AqnaqndaM praya#ntyaqBi-sam~Mvi#SaqntIti# || saiShA BA$rgaqvI vA#ruqNI viqdyA | paqraqm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#maqn prati#ShThitA ||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prati#tiShThati | anna#vAnannAqd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Ba#vati | </w:t>
      </w:r>
    </w:p>
    <w:p w14:paraId="40CFB21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maqhAn Ba#vati praqjayA# paqSuBi#r 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na# | </w:t>
      </w:r>
    </w:p>
    <w:p w14:paraId="7AEF12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maqhAn kIqrtyA || 6.1 </w:t>
      </w:r>
    </w:p>
    <w:p w14:paraId="409C77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3.3</w:t>
      </w:r>
      <w:r w:rsidRPr="00CB00E1">
        <w:rPr>
          <w:color w:val="auto"/>
        </w:rPr>
        <w:tab/>
        <w:t xml:space="preserve"> annabrahm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</w:p>
    <w:p w14:paraId="4D977C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T.A.5.15.7</w:t>
      </w:r>
    </w:p>
    <w:p w14:paraId="479911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annaqM na ni#ndyAt | tad vraqtaM || prAqN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anna$M | SarI#ramannAqdaM | 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SarI#raqM prati#ShThitaM | SarI#r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prAqNaH prati#ShThitaH | </w:t>
      </w:r>
    </w:p>
    <w:p w14:paraId="564B3B0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prati#ShThitaM || </w:t>
      </w:r>
    </w:p>
    <w:p w14:paraId="1F248F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prati#ShThitaqM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prati#tiShThati | anna#vA-nannAqd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Ba#vati | </w:t>
      </w:r>
    </w:p>
    <w:p w14:paraId="58B15D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maqhAn Ba#vati praqjayA# paqSuBi#r-brahmavarcaqs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na# | </w:t>
      </w:r>
    </w:p>
    <w:p w14:paraId="2753FD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maqhAn kIqrtyA || 7.1 </w:t>
      </w:r>
    </w:p>
    <w:p w14:paraId="5C2E24E0" w14:textId="77777777" w:rsidR="00261568" w:rsidRPr="00CB00E1" w:rsidRDefault="00261568" w:rsidP="00261568">
      <w:pPr>
        <w:rPr>
          <w:color w:val="auto"/>
        </w:rPr>
      </w:pPr>
    </w:p>
    <w:p w14:paraId="71497C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T.A.5.15.8</w:t>
      </w:r>
    </w:p>
    <w:p w14:paraId="2B4916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annaqM na pari#cakShIta | tad vraqtaM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anna$M |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ti#rannAqdaM | aqPsu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tiqH prati#ShThitaM |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tiqShyApaqH prati#ShThitAH | </w:t>
      </w:r>
    </w:p>
    <w:p w14:paraId="2DF737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prati#ShThitaM || </w:t>
      </w:r>
    </w:p>
    <w:p w14:paraId="0019D94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prati#ShThitaqM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prati#tiShThati | anna#vA-nannAqd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Ba#vati | </w:t>
      </w:r>
    </w:p>
    <w:p w14:paraId="7AB0A10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maqhAn Ba#vati praqjayA# paqSuBi#r 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na# | </w:t>
      </w:r>
    </w:p>
    <w:p w14:paraId="651F550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maqhAn kIrtyA || 8.1</w:t>
      </w:r>
    </w:p>
    <w:p w14:paraId="7E0DC4FB" w14:textId="77777777" w:rsidR="00261568" w:rsidRPr="00CB00E1" w:rsidRDefault="00261568" w:rsidP="00261568">
      <w:pPr>
        <w:rPr>
          <w:color w:val="auto"/>
        </w:rPr>
      </w:pPr>
    </w:p>
    <w:p w14:paraId="714AD0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T.A.5.15.9</w:t>
      </w:r>
    </w:p>
    <w:p w14:paraId="5E2A367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anna#M baqhu ku#rvIta | tad vraqtaM || pRuqthiqvI vA anna$M | AqkAqS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$&amp;nnAqdaH | pRuqthiqvyA-mA#kAqSaH prati#ShThitaH | AqkAqS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pRu#thiqvI prati#ShThitA | </w:t>
      </w:r>
    </w:p>
    <w:p w14:paraId="147869D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prati#ShThitaM || </w:t>
      </w:r>
    </w:p>
    <w:p w14:paraId="6A814B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qta-dannaq-mann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prati#ShThitaqM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prati#tiShThati | anna#vAnannAqd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Ba#vati | maqhAn Ba#vati praqjayA# paqSuBi#r 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na# | </w:t>
      </w:r>
    </w:p>
    <w:p w14:paraId="7D3C30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maqhAn kIqrtyA || 9.1 </w:t>
      </w:r>
    </w:p>
    <w:p w14:paraId="090B1AD1" w14:textId="77777777" w:rsidR="00261568" w:rsidRDefault="00261568" w:rsidP="00261568">
      <w:pPr>
        <w:rPr>
          <w:color w:val="auto"/>
        </w:rPr>
      </w:pPr>
    </w:p>
    <w:p w14:paraId="0A108617" w14:textId="77777777" w:rsidR="00927C91" w:rsidRPr="00CB00E1" w:rsidRDefault="00927C91" w:rsidP="00261568">
      <w:pPr>
        <w:rPr>
          <w:color w:val="auto"/>
        </w:rPr>
      </w:pPr>
    </w:p>
    <w:p w14:paraId="36F4E2B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3.4</w:t>
      </w:r>
      <w:r w:rsidRPr="00CB00E1">
        <w:rPr>
          <w:color w:val="auto"/>
        </w:rPr>
        <w:tab/>
        <w:t xml:space="preserve"> sadAcArapradar.Sanam | brahmAnandAnuBavaH</w:t>
      </w:r>
    </w:p>
    <w:p w14:paraId="6BAB6A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T.A.5.15.10</w:t>
      </w:r>
    </w:p>
    <w:p w14:paraId="2A1A70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ka~jcana vasatau pratyA#cakShIqta | tad vraqtaM || </w:t>
      </w:r>
    </w:p>
    <w:p w14:paraId="53551F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tasmAdyayA kayA ca vidhayA bahva#nnaM prAqpnuyAt || </w:t>
      </w:r>
    </w:p>
    <w:p w14:paraId="03975D07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arAddhyasmA annami#tyAcaqkShat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60D87F9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tadvai muKat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$&amp;nna(gm) rAqddhaM | </w:t>
      </w:r>
    </w:p>
    <w:p w14:paraId="6CA326C8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muKat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&amp;smA a#nna(gm) rAqddhyat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4A13B49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tadvai maddhyat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$&amp;nna(gm) rAqddhaM | </w:t>
      </w:r>
    </w:p>
    <w:p w14:paraId="71035739" w14:textId="77777777" w:rsidR="00927C91" w:rsidRDefault="00261568" w:rsidP="00261568">
      <w:pPr>
        <w:rPr>
          <w:color w:val="auto"/>
        </w:rPr>
      </w:pPr>
      <w:r w:rsidRPr="00CB00E1">
        <w:rPr>
          <w:color w:val="auto"/>
        </w:rPr>
        <w:t>maddhyat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&amp;smA a#nna(gm) rAqddhyat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8360E29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dadvA antat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$&amp;nna(gm) rAqddhaM | </w:t>
      </w:r>
    </w:p>
    <w:p w14:paraId="3CC9F67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&amp;smA a#nna(gm) rAqddhyat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10.1 </w:t>
      </w:r>
    </w:p>
    <w:p w14:paraId="2B00F638" w14:textId="77777777" w:rsidR="00261568" w:rsidRPr="00CB00E1" w:rsidRDefault="00261568" w:rsidP="00261568">
      <w:pPr>
        <w:rPr>
          <w:color w:val="auto"/>
        </w:rPr>
      </w:pPr>
    </w:p>
    <w:p w14:paraId="5EF284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 || 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i#ti vAqci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iti prA#NApAqnay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| karm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 haqstay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| gati-ri#ti pAqday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H | vimukti-ri#ti pAqyau | iti mAnuShI$H samAqj~jAH || atha daiqvIH | tRupti-ri#ti vRuqShTau | bala-mi#ti viqdyuti | 10.2 </w:t>
      </w:r>
    </w:p>
    <w:p w14:paraId="18D7F15B" w14:textId="77777777" w:rsidR="00261568" w:rsidRPr="00CB00E1" w:rsidRDefault="00261568" w:rsidP="00261568">
      <w:pPr>
        <w:rPr>
          <w:color w:val="auto"/>
        </w:rPr>
      </w:pPr>
    </w:p>
    <w:p w14:paraId="2F52FF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yaSa i#ti paqSuShu |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tiriti na#kShatr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qShu | </w:t>
      </w:r>
    </w:p>
    <w:p w14:paraId="1E11A0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prajAti-ramRuta-mAnanda i#tyupaqsth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sarva mi#tyAkAqS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255490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 pratiShTh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-tyu#pAsIqta | pratiShThA#vAn Baqvati | tanmaha ityu#pAsIqta | ma#hAn Baqvati | tanmana ityu#pAsIqta | mAna#vAn Baqvati | 10.3 </w:t>
      </w:r>
    </w:p>
    <w:p w14:paraId="382CFFE5" w14:textId="77777777" w:rsidR="00261568" w:rsidRPr="00CB00E1" w:rsidRDefault="00261568" w:rsidP="00261568">
      <w:pPr>
        <w:rPr>
          <w:color w:val="auto"/>
        </w:rPr>
      </w:pPr>
    </w:p>
    <w:p w14:paraId="3161C8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tannama ityu#pAsIqta | namyant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$&amp;smai kAqmAH | tadbrahm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-tyu#pAsIqta | brahma#vAn Baqvati | tad brahmaNaH parimara ityu#pAsIqta | pary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NaM mriyant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dviShanta#H sapaqtnAH | pari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$&amp;priyA$ BrAtRuqvyAH || sa yaScA#yaM puqruSh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yaScAsA#-vAdiqty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ka#H | 10.4 </w:t>
      </w:r>
    </w:p>
    <w:p w14:paraId="0F4F6469" w14:textId="77777777" w:rsidR="00261568" w:rsidRPr="00CB00E1" w:rsidRDefault="00261568" w:rsidP="00261568">
      <w:pPr>
        <w:rPr>
          <w:color w:val="auto"/>
        </w:rPr>
      </w:pPr>
    </w:p>
    <w:p w14:paraId="73CBC9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ya#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vaqM ~Mvit | asmAl-l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#kAt 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qtya | </w:t>
      </w:r>
    </w:p>
    <w:p w14:paraId="6BFCB25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tamannamaya-mAtmAna-mupa#sa~gkraqmya | </w:t>
      </w:r>
    </w:p>
    <w:p w14:paraId="5852CB2F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taM prANamaya-mAtmAna-mupa#sa~gkraqmya | </w:t>
      </w:r>
    </w:p>
    <w:p w14:paraId="7B49B59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E</w:t>
      </w:r>
      <w:r w:rsidR="00261568" w:rsidRPr="00CB00E1">
        <w:rPr>
          <w:color w:val="auto"/>
        </w:rPr>
        <w:t>taM man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maya-mAtmAna-mupa#sa~gkraqmya | </w:t>
      </w:r>
    </w:p>
    <w:p w14:paraId="55C87B2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taM ~Mvij~jAnamaya-mAtmAna-mupa#sa~gkraqmya | </w:t>
      </w:r>
    </w:p>
    <w:p w14:paraId="07299FF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ta mAnandamaya mAtmAna mupa#sa~gkraqmya | </w:t>
      </w:r>
    </w:p>
    <w:p w14:paraId="62E9EE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imAn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kAn kAmAnnI kAma-rUpya#nusaq~jcaran | </w:t>
      </w:r>
    </w:p>
    <w:p w14:paraId="4379A59A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tath sAma gA#yannAqst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|| hA(3) vuq hA(3) vuq hA(3) vu# | 10.5 </w:t>
      </w:r>
    </w:p>
    <w:p w14:paraId="2CD2DAF7" w14:textId="77777777" w:rsidR="00261568" w:rsidRPr="00CB00E1" w:rsidRDefault="00261568" w:rsidP="00261568">
      <w:pPr>
        <w:rPr>
          <w:color w:val="auto"/>
        </w:rPr>
      </w:pPr>
    </w:p>
    <w:p w14:paraId="3026FD4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aqha-manna-maqha-manna-maqhamannaM | </w:t>
      </w:r>
    </w:p>
    <w:p w14:paraId="62CFC5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aqhamannAqd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(2)&amp;hamannAqd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(2) &amp;hamannAqdaH | </w:t>
      </w:r>
    </w:p>
    <w:p w14:paraId="57CFA3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aqha(gg)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kaqkRu-daqha(gg)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kaqkRu-daqha(gg) Sl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kaqkRut | aqhamasmi prathamajA RutA(3) syaq | </w:t>
      </w:r>
    </w:p>
    <w:p w14:paraId="53B427F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pUrvaM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amRutasya nA(3) BAq iq | </w:t>
      </w:r>
    </w:p>
    <w:p w14:paraId="416E7C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 dadAti sa id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mA(3)vAqH | </w:t>
      </w:r>
    </w:p>
    <w:p w14:paraId="46B8D1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aqha-mannaq-manna#-maqdantaq-mA(3) dmiq | </w:t>
      </w:r>
    </w:p>
    <w:p w14:paraId="3B5D07D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aqhaM ~MviSvaqM Buva#naq-maBya#BaqvAM | suvaqrna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tI$H ||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ityu#paqniSha#t || 10.6 </w:t>
      </w:r>
    </w:p>
    <w:p w14:paraId="7B01B124" w14:textId="77777777" w:rsidR="00261568" w:rsidRPr="00CB00E1" w:rsidRDefault="00261568" w:rsidP="00261568">
      <w:pPr>
        <w:rPr>
          <w:color w:val="auto"/>
        </w:rPr>
      </w:pPr>
    </w:p>
    <w:p w14:paraId="0AF5B894" w14:textId="77777777" w:rsidR="00A70465" w:rsidRDefault="00261568" w:rsidP="00261568">
      <w:pPr>
        <w:rPr>
          <w:color w:val="auto"/>
        </w:rPr>
      </w:pPr>
      <w:r w:rsidRPr="00CB00E1">
        <w:rPr>
          <w:color w:val="auto"/>
        </w:rPr>
        <w:t>saqha nA# vavatu | saqha nau# Bunaktu | saqha vIqrya#M karavAvahai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qjaqsvinAq vadhI#tamastuq mA vi#dviShAqvahai$ || </w:t>
      </w:r>
    </w:p>
    <w:p w14:paraId="0FB6BB0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SAntiqH SAntiqH SAnti#H || </w:t>
      </w:r>
    </w:p>
    <w:p w14:paraId="70324E17" w14:textId="77777777" w:rsidR="00261568" w:rsidRPr="00CB00E1" w:rsidRDefault="00261568" w:rsidP="00261568">
      <w:pPr>
        <w:rPr>
          <w:color w:val="auto"/>
        </w:rPr>
      </w:pPr>
    </w:p>
    <w:p w14:paraId="54EAB1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(BRuguqstray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#daqSA - nna#m - prAqN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- viqj~jAnaqm dvAda#Sa dvAdaSA - naqnd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daSA - nnaqm na ni#ndyAq - dannaqm na pari#cakShIqtA -/nna#m baqhuku#rviq taikA#daSaikAdaSaq - na kaMca naika#ShaShTiqrdaSa# ) (A15)</w:t>
      </w:r>
    </w:p>
    <w:p w14:paraId="4AB8CE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|| iti BRuguvallI samAptA ||</w:t>
      </w:r>
    </w:p>
    <w:p w14:paraId="2EE08D0B" w14:textId="77777777" w:rsidR="00261568" w:rsidRPr="00CB00E1" w:rsidRDefault="00261568" w:rsidP="00261568">
      <w:pPr>
        <w:rPr>
          <w:color w:val="auto"/>
        </w:rPr>
      </w:pPr>
    </w:p>
    <w:p w14:paraId="778FAB0C" w14:textId="151EE821" w:rsidR="00261568" w:rsidRPr="00CB00E1" w:rsidRDefault="00341EA9" w:rsidP="00261568">
      <w:pPr>
        <w:rPr>
          <w:color w:val="auto"/>
        </w:rPr>
      </w:pPr>
      <w:ins w:id="1" w:author="Microsoft account" w:date="2026-09-20T17:36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Prapaataka K</w:t>
      </w:r>
      <w:r w:rsidR="00A70465">
        <w:rPr>
          <w:color w:val="auto"/>
        </w:rPr>
        <w:t>o</w:t>
      </w:r>
      <w:r w:rsidR="00261568" w:rsidRPr="00CB00E1">
        <w:rPr>
          <w:color w:val="auto"/>
        </w:rPr>
        <w:t xml:space="preserve">rvai with starting Padams </w:t>
      </w:r>
      <w:r w:rsidR="00A70465">
        <w:rPr>
          <w:color w:val="auto"/>
        </w:rPr>
        <w:t>o</w:t>
      </w:r>
      <w:r w:rsidR="00261568" w:rsidRPr="00CB00E1">
        <w:rPr>
          <w:color w:val="auto"/>
        </w:rPr>
        <w:t>f 1 t</w:t>
      </w:r>
      <w:r w:rsidR="00A70465">
        <w:rPr>
          <w:color w:val="auto"/>
        </w:rPr>
        <w:t>o</w:t>
      </w:r>
      <w:r w:rsidR="00261568" w:rsidRPr="00CB00E1">
        <w:rPr>
          <w:color w:val="auto"/>
        </w:rPr>
        <w:t xml:space="preserve"> 15 Anuvaakams :- </w:t>
      </w:r>
    </w:p>
    <w:p w14:paraId="5DA1D3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(Sam naqH - SIkShA(gm) - saqha nauq - yaH Canda#sAqm - BUH - sa yaH - pRu#thiq -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- tyRutam cAq - ham - </w:t>
      </w:r>
      <w:r w:rsidRPr="00CB00E1">
        <w:rPr>
          <w:color w:val="auto"/>
        </w:rPr>
        <w:lastRenderedPageBreak/>
        <w:t>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damanucya - Sam na#H - saqha nA#vavatu - brahmaqvid - BRuguqH pa~jca#daSa) </w:t>
      </w:r>
    </w:p>
    <w:p w14:paraId="24308F2B" w14:textId="77777777" w:rsidR="00261568" w:rsidRPr="00CB00E1" w:rsidRDefault="00261568" w:rsidP="00261568">
      <w:pPr>
        <w:rPr>
          <w:color w:val="auto"/>
        </w:rPr>
      </w:pPr>
    </w:p>
    <w:p w14:paraId="75F12236" w14:textId="61C67261" w:rsidR="00261568" w:rsidRPr="00CB00E1" w:rsidRDefault="00341EA9" w:rsidP="00261568">
      <w:pPr>
        <w:rPr>
          <w:color w:val="auto"/>
        </w:rPr>
      </w:pPr>
      <w:ins w:id="2" w:author="Microsoft account" w:date="2026-09-20T17:36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K</w:t>
      </w:r>
      <w:r w:rsidR="00A70465">
        <w:rPr>
          <w:color w:val="auto"/>
        </w:rPr>
        <w:t>o</w:t>
      </w:r>
      <w:r w:rsidR="00261568" w:rsidRPr="00CB00E1">
        <w:rPr>
          <w:color w:val="auto"/>
        </w:rPr>
        <w:t xml:space="preserve">rvai with starting Padams </w:t>
      </w:r>
      <w:r w:rsidR="00A70465">
        <w:rPr>
          <w:color w:val="auto"/>
        </w:rPr>
        <w:t>o</w:t>
      </w:r>
      <w:r w:rsidR="00261568" w:rsidRPr="00CB00E1">
        <w:rPr>
          <w:color w:val="auto"/>
        </w:rPr>
        <w:t>f 1, 11, 21 S</w:t>
      </w:r>
      <w:r w:rsidR="00A70465">
        <w:rPr>
          <w:color w:val="auto"/>
        </w:rPr>
        <w:t>e</w:t>
      </w:r>
      <w:r w:rsidR="00261568" w:rsidRPr="00CB00E1">
        <w:rPr>
          <w:color w:val="auto"/>
        </w:rPr>
        <w:t>ri</w:t>
      </w:r>
      <w:r w:rsidR="00A70465">
        <w:rPr>
          <w:color w:val="auto"/>
        </w:rPr>
        <w:t>e</w:t>
      </w:r>
      <w:r w:rsidR="00261568" w:rsidRPr="00CB00E1">
        <w:rPr>
          <w:color w:val="auto"/>
        </w:rPr>
        <w:t xml:space="preserve">s </w:t>
      </w:r>
      <w:r w:rsidR="00A70465">
        <w:rPr>
          <w:color w:val="auto"/>
        </w:rPr>
        <w:t>o</w:t>
      </w:r>
      <w:r w:rsidR="00261568" w:rsidRPr="00CB00E1">
        <w:rPr>
          <w:color w:val="auto"/>
        </w:rPr>
        <w:t>f Dasinis :-</w:t>
      </w:r>
    </w:p>
    <w:p w14:paraId="3EBA57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(Sam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- mahaq ityA#diqty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i#tarAqNya - sa#nn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- nnaqm na ni#ndyAqccatu#ScatvAri(gm)Sat )</w:t>
      </w:r>
    </w:p>
    <w:p w14:paraId="0DB3C4D2" w14:textId="77777777" w:rsidR="00261568" w:rsidRPr="00CB00E1" w:rsidRDefault="00261568" w:rsidP="00261568">
      <w:pPr>
        <w:rPr>
          <w:color w:val="auto"/>
        </w:rPr>
      </w:pPr>
    </w:p>
    <w:p w14:paraId="449267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First and Last Padam in TA, 5th Prapaatakam :-</w:t>
      </w:r>
    </w:p>
    <w:p w14:paraId="3F9306D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(Sannaq - ityu#paqniSha#t )</w:t>
      </w:r>
    </w:p>
    <w:p w14:paraId="067938BA" w14:textId="77777777" w:rsidR="00261568" w:rsidRPr="00CB00E1" w:rsidRDefault="00261568" w:rsidP="00261568">
      <w:pPr>
        <w:rPr>
          <w:color w:val="auto"/>
        </w:rPr>
      </w:pPr>
    </w:p>
    <w:p w14:paraId="7381DE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===========================</w:t>
      </w:r>
    </w:p>
    <w:p w14:paraId="585151F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 namaH paramAtman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, SrI mahAgaNapatay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namaH</w:t>
      </w:r>
    </w:p>
    <w:p w14:paraId="42C2F30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guruBy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namaH, haqriqH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4BF171FC" w14:textId="77777777" w:rsidR="00261568" w:rsidRPr="00CB00E1" w:rsidRDefault="00261568" w:rsidP="00261568">
      <w:pPr>
        <w:rPr>
          <w:color w:val="auto"/>
        </w:rPr>
      </w:pPr>
    </w:p>
    <w:p w14:paraId="08AEBD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</w:t>
      </w:r>
      <w:r w:rsidRPr="00CB00E1">
        <w:rPr>
          <w:color w:val="auto"/>
        </w:rPr>
        <w:tab/>
        <w:t xml:space="preserve"> mahA nArAyaN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paniShat </w:t>
      </w:r>
    </w:p>
    <w:p w14:paraId="32B108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saqha nA# vavatu | saqha nau# Bunaktu | saqha vIqrya#M karavAvahai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qjaqsvinAq vadhI#tamastuq mA vi#dviShAqvahai$ 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SAntiqH SAntiqH SAnti#H ||</w:t>
      </w:r>
    </w:p>
    <w:p w14:paraId="4C972365" w14:textId="77777777" w:rsidR="00261568" w:rsidRPr="00CB00E1" w:rsidRDefault="00261568" w:rsidP="00261568">
      <w:pPr>
        <w:rPr>
          <w:color w:val="auto"/>
        </w:rPr>
      </w:pPr>
    </w:p>
    <w:p w14:paraId="5D35BBD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</w:t>
      </w:r>
      <w:r w:rsidRPr="00CB00E1">
        <w:rPr>
          <w:color w:val="auto"/>
        </w:rPr>
        <w:tab/>
        <w:t>amBasyapAr</w:t>
      </w:r>
      <w:r w:rsidR="000A676C" w:rsidRPr="00CB00E1">
        <w:rPr>
          <w:color w:val="auto"/>
        </w:rPr>
        <w:t>E</w:t>
      </w:r>
    </w:p>
    <w:p w14:paraId="71744BB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</w:t>
      </w:r>
    </w:p>
    <w:p w14:paraId="1589D4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aMBa#sya pAqr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Buva#nasyaq 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nAka#sya pRuqShTh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ma#haqt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mahI#yAn | Suqkr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tI(gm)#Shi samanuqpravi#ShTaH praqjApa#tiScaratiq garB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aqntaH || 1.1</w:t>
      </w:r>
    </w:p>
    <w:p w14:paraId="63AAC3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yasmi#nniqda(gm) sa~jcaq vicaitiq sarvaqM ~Myasmi#n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adhiq 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niSh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qduH | </w:t>
      </w:r>
    </w:p>
    <w:p w14:paraId="2924FA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BUqqtaM taduq Bavya#mA iqdaM tadaqkShar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paraqm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#mann || 1.2</w:t>
      </w:r>
    </w:p>
    <w:p w14:paraId="0AB20C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vRuqtaM Ka~jcaq diva#M maqhI~jcaq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nA#diqtya-stapa#tiq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ja#sAq BrAja#sA ca | yamaqntaH sa#muqdr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kaqvay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vaya#ntiq yadaqkShar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paraqm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praqjAH || 1.3</w:t>
      </w:r>
    </w:p>
    <w:p w14:paraId="6B9761AB" w14:textId="77777777" w:rsidR="00261568" w:rsidRPr="00CB00E1" w:rsidRDefault="00261568" w:rsidP="00261568">
      <w:pPr>
        <w:rPr>
          <w:color w:val="auto"/>
        </w:rPr>
      </w:pPr>
    </w:p>
    <w:p w14:paraId="298ADA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yata#H prasUqtA jaqgata#H prasUtIq 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 jIqvAn vyaca#sarjaq (vyasa#sarjaq) BUmyA$M | </w:t>
      </w:r>
    </w:p>
    <w:p w14:paraId="4EDB109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Sha#dhIBiH puqruShA$n paqSU(gg)Scaq viv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#Sa BUqtAni# carAcaqrANi# || 1.4</w:t>
      </w:r>
    </w:p>
    <w:p w14:paraId="451846B9" w14:textId="77777777" w:rsidR="00261568" w:rsidRPr="00CB00E1" w:rsidRDefault="00261568" w:rsidP="00261568">
      <w:pPr>
        <w:rPr>
          <w:color w:val="auto"/>
        </w:rPr>
      </w:pPr>
    </w:p>
    <w:p w14:paraId="4F5E073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ata#H paraqM nAnyaq-daNI#yasahiq parA$t paraqM ~Myan maha#t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maqhAnta$M | 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#ka-maqvyaktaq-mana#ntarUpaqM ~MviSva#M purAqNaM tama#saqH para#stAt || 1.5</w:t>
      </w:r>
    </w:p>
    <w:p w14:paraId="6546B06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T.A.6.1.2</w:t>
      </w:r>
    </w:p>
    <w:p w14:paraId="63EB26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qvarttaM tadu# saqtyamA#huq-stad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brahma# paraqmaM ka#vIqnAM | iqShTAqpUqrttaM ba#huqdhA jAqtaM jAya#mAnaM ~MviqSvaM bi#Barttiq Buva#nasyaq nABi#H || 1.6</w:t>
      </w:r>
    </w:p>
    <w:p w14:paraId="4F2A51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qvAgni-stadvAqyu-stathsUryaqstadu# caqndramA$H | </w:t>
      </w:r>
    </w:p>
    <w:p w14:paraId="2583F9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SuqkramaqmRutaqM tadbrahmaq tadApaqH sa praqjApa#tiH || 1.7</w:t>
      </w:r>
    </w:p>
    <w:p w14:paraId="53112B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nim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jaqj~jir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viqdyutaqH puru#ShAqdadhi# | </w:t>
      </w:r>
    </w:p>
    <w:p w14:paraId="54BC6F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kaqlA mu#hUqrttAH kAShThA$ScAh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-rAqtrASca# sarvaqSaH || 1.8</w:t>
      </w:r>
    </w:p>
    <w:p w14:paraId="5BFE5B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</w:t>
      </w:r>
      <w:r w:rsidR="008827AA">
        <w:rPr>
          <w:color w:val="auto"/>
        </w:rPr>
        <w:t>rddh</w:t>
      </w:r>
      <w:r w:rsidRPr="00CB00E1">
        <w:rPr>
          <w:color w:val="auto"/>
        </w:rPr>
        <w:t>aqmAqsA mAsA# Ruqtava#H sam~MvathsaqraSca# kalpantAM | sa Apa#H praduqG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uqB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iqm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aqntari#kShaq-math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suva#H || 1.9</w:t>
      </w:r>
    </w:p>
    <w:p w14:paraId="47F928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naina#-mUq</w:t>
      </w:r>
      <w:r w:rsidR="008827AA">
        <w:rPr>
          <w:color w:val="auto"/>
        </w:rPr>
        <w:t>rddh</w:t>
      </w:r>
      <w:r w:rsidRPr="00CB00E1">
        <w:rPr>
          <w:color w:val="auto"/>
        </w:rPr>
        <w:t>vaM na tiqryaM caq na 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pari#jagraBat | na 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kaScaqna tasya# nAma maqhadyaSa#H || 1.10</w:t>
      </w:r>
    </w:p>
    <w:p w14:paraId="3C8F76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T.A.6.1.3</w:t>
      </w:r>
    </w:p>
    <w:p w14:paraId="66C29F4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 saqdRuMS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tiShThatiq rUpa#masyaq na cakShu#ShA paSyatiq kaScaqnaina$M | </w:t>
      </w:r>
    </w:p>
    <w:p w14:paraId="5364AA1A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hRuqdA ma#nIqShA mana#sAq&amp;Bi klRu#pt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#naM ~Mviqdu-ramRu#tAqst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Ba#vanti || 1.11</w:t>
      </w:r>
    </w:p>
    <w:p w14:paraId="57DE7C57" w14:textId="77777777" w:rsidR="00A70465" w:rsidRPr="00CB00E1" w:rsidRDefault="00A70465" w:rsidP="00261568">
      <w:pPr>
        <w:rPr>
          <w:color w:val="auto"/>
        </w:rPr>
      </w:pPr>
    </w:p>
    <w:p w14:paraId="0D54E7B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E</w:t>
      </w:r>
      <w:r w:rsidR="00261568" w:rsidRPr="00CB00E1">
        <w:rPr>
          <w:color w:val="auto"/>
        </w:rPr>
        <w:t>xpansi</w:t>
      </w:r>
      <w:r w:rsidR="00A70465">
        <w:rPr>
          <w:color w:val="auto"/>
        </w:rPr>
        <w:t>o</w:t>
      </w:r>
      <w:r w:rsidR="00261568" w:rsidRPr="00CB00E1">
        <w:rPr>
          <w:color w:val="auto"/>
        </w:rPr>
        <w:t xml:space="preserve">n </w:t>
      </w:r>
      <w:r w:rsidR="00A70465">
        <w:rPr>
          <w:color w:val="auto"/>
        </w:rPr>
        <w:t>of aqdByaH saMBU#ta</w:t>
      </w:r>
      <w:r w:rsidR="00261568" w:rsidRPr="00CB00E1">
        <w:rPr>
          <w:color w:val="auto"/>
        </w:rPr>
        <w:t>H (App</w:t>
      </w:r>
      <w:r w:rsidR="00A70465">
        <w:rPr>
          <w:color w:val="auto"/>
        </w:rPr>
        <w:t>e</w:t>
      </w:r>
      <w:r w:rsidR="00261568" w:rsidRPr="00CB00E1">
        <w:rPr>
          <w:color w:val="auto"/>
        </w:rPr>
        <w:t>aring in T.A.3.13.1)</w:t>
      </w:r>
    </w:p>
    <w:p w14:paraId="0D4AA7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aqdByaH saMBU#taH pRuthiqvyai rasA$cca | viqSvaka#rmaNaqH sama#varttaqtAdhi# | </w:t>
      </w:r>
    </w:p>
    <w:p w14:paraId="04051CA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tasyaq tvaShTA# viqdadha#drUqpam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 || tatpuru#Shasyaq viSvaqmAjA#naqmagr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|| 1</w:t>
      </w:r>
    </w:p>
    <w:p w14:paraId="5328B3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qtaM puru#ShaM maqhAnta$M | Aqdiqtya va#rNaqM tama#saqH para#stAt | </w:t>
      </w:r>
    </w:p>
    <w:p w14:paraId="5B8C01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~MviqdvAnaqmRuta# iqha Ba#vati | nAnyaH panthA# vidyaqt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&amp;ya#nAya || 2</w:t>
      </w:r>
    </w:p>
    <w:p w14:paraId="252C6E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praqjApa#tiScaratiq garB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aqntaH | aqjAya#mAn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bahuqdhA vijA#yat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348BBA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tasyaq dhIrAqH pari#jAnantiq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ni$M | marI#cInAM paqdami#cCanti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qdhasa#H || 3</w:t>
      </w:r>
    </w:p>
    <w:p w14:paraId="6F7D6C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 Ata#pati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 puqr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hi#taH | </w:t>
      </w:r>
    </w:p>
    <w:p w14:paraId="39BF15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jAqtaH |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ruqcAyaq brAhma#y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4 </w:t>
      </w:r>
    </w:p>
    <w:p w14:paraId="72B9AA5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ruca#M brAqhmaM jaqnaya#ntaH |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agr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tada#bruvan | </w:t>
      </w:r>
    </w:p>
    <w:p w14:paraId="57C9E6F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yastvaiqvaM brA$hmaqN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viqdyAt | tasya#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asaqn. vaS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|| 5</w:t>
      </w:r>
    </w:p>
    <w:p w14:paraId="77AE4D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hrISca#t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laqkShmIScaq patnyau$ | 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pAqrSv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nakSha#trANi rUqpaM | </w:t>
      </w:r>
    </w:p>
    <w:p w14:paraId="74D845F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aqSvinauq vyAtta$M | iqShTaM ma#niShANa | aqmuM ma#niShANa | sarva#M maniShANa || 6</w:t>
      </w:r>
    </w:p>
    <w:p w14:paraId="2800B0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</w:t>
      </w:r>
      <w:r w:rsidR="002A2B01">
        <w:rPr>
          <w:color w:val="auto"/>
        </w:rPr>
        <w:t>e</w:t>
      </w:r>
      <w:r w:rsidRPr="00CB00E1">
        <w:rPr>
          <w:color w:val="auto"/>
        </w:rPr>
        <w:t>f: TA 3.13.1 t</w:t>
      </w:r>
      <w:r w:rsidR="002A2B01">
        <w:rPr>
          <w:color w:val="auto"/>
        </w:rPr>
        <w:t>o</w:t>
      </w:r>
      <w:r w:rsidRPr="00CB00E1">
        <w:rPr>
          <w:color w:val="auto"/>
        </w:rPr>
        <w:t xml:space="preserve"> TA 3.13.2 </w:t>
      </w:r>
    </w:p>
    <w:p w14:paraId="3D8C935A" w14:textId="77777777" w:rsidR="00261568" w:rsidRPr="00CB00E1" w:rsidRDefault="00261568" w:rsidP="00261568">
      <w:pPr>
        <w:rPr>
          <w:color w:val="auto"/>
        </w:rPr>
      </w:pPr>
    </w:p>
    <w:p w14:paraId="54FDB178" w14:textId="77777777" w:rsidR="00261568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xpansi</w:t>
      </w:r>
      <w:r w:rsidR="002A2B01">
        <w:rPr>
          <w:color w:val="auto"/>
        </w:rPr>
        <w:t>o</w:t>
      </w:r>
      <w:r w:rsidR="00261568" w:rsidRPr="00CB00E1">
        <w:rPr>
          <w:color w:val="auto"/>
        </w:rPr>
        <w:t xml:space="preserve">n </w:t>
      </w:r>
      <w:r w:rsidR="002A2B01">
        <w:rPr>
          <w:color w:val="auto"/>
        </w:rPr>
        <w:t>o</w:t>
      </w:r>
      <w:r w:rsidR="00261568" w:rsidRPr="00CB00E1">
        <w:rPr>
          <w:color w:val="auto"/>
        </w:rPr>
        <w:t>f hiraNyagarBaH ityaShTau</w:t>
      </w:r>
    </w:p>
    <w:p w14:paraId="238E3744" w14:textId="77777777" w:rsidR="002A2B01" w:rsidRPr="00CB00E1" w:rsidRDefault="002A2B01" w:rsidP="00261568">
      <w:pPr>
        <w:rPr>
          <w:color w:val="auto"/>
        </w:rPr>
      </w:pPr>
    </w:p>
    <w:p w14:paraId="21EAEA0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hiqraqNyaqgaqrBaH sama#varttaqtAgr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BUqtasya# jAqtaH patiqr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 AsIt | sa dA#dhAra pRuthiqvIM dyAmuqt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mAM kasmai#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qvAya#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1</w:t>
      </w:r>
    </w:p>
    <w:p w14:paraId="4C2186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yaH prA#Naqt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ni#miShaqt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ma#hiqtvaikaq idrAjAq jaga#t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baqBUva# | ya 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aqsya dviqpadaq-Scatu#ShpaqdaH kasmai#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qvAya#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2</w:t>
      </w:r>
    </w:p>
    <w:p w14:paraId="3D36B8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A$tmaqdA ba#laqdA yasyaq viSva# upAqsa#t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praqSiShaqM ~Myasya#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 | yasya# CAqyAmRutaqM ~Myasya# mRuqtyuH kasmai#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qvAya#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3</w:t>
      </w:r>
    </w:p>
    <w:p w14:paraId="7742F4E6" w14:textId="77777777" w:rsidR="00261568" w:rsidRPr="00CB00E1" w:rsidRDefault="00261568" w:rsidP="00261568">
      <w:pPr>
        <w:rPr>
          <w:color w:val="auto"/>
        </w:rPr>
      </w:pPr>
    </w:p>
    <w:p w14:paraId="5EBA01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‘yasy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hiqmava#nt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mahiqtvA yasya# samuqdra(gm) raqsayA# saqhA&amp;&amp;huH | yasy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qmAH praqdiS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yasya# bAqhU kasmai#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qvAya#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4</w:t>
      </w:r>
    </w:p>
    <w:p w14:paraId="20E24007" w14:textId="77777777" w:rsidR="00261568" w:rsidRPr="00CB00E1" w:rsidRDefault="00261568" w:rsidP="00261568">
      <w:pPr>
        <w:rPr>
          <w:color w:val="auto"/>
        </w:rPr>
      </w:pPr>
    </w:p>
    <w:p w14:paraId="22BF0A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yaM kranda#sIq ava#sA tastaBAqn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aqByaikSh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#tAqM mana#sAq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ja#mAn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yatrAdhiqsUraq udi#tauq vy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tiq kasmai#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qvAya#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5</w:t>
      </w:r>
    </w:p>
    <w:p w14:paraId="15F4A008" w14:textId="77777777" w:rsidR="00261568" w:rsidRPr="00CB00E1" w:rsidRDefault="00261568" w:rsidP="00261568">
      <w:pPr>
        <w:rPr>
          <w:color w:val="auto"/>
        </w:rPr>
      </w:pPr>
    </w:p>
    <w:p w14:paraId="64AC190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dyauruqgrA pRu#thiqvI ca# dRuqDh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suva#s staBiqtaM ~My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nAka#H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aqntari#kSh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raja#s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viqmAnaqH kasmai#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qvAya#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6</w:t>
      </w:r>
    </w:p>
    <w:p w14:paraId="39496F12" w14:textId="77777777" w:rsidR="00261568" w:rsidRPr="00CB00E1" w:rsidRDefault="00261568" w:rsidP="00261568">
      <w:pPr>
        <w:rPr>
          <w:color w:val="auto"/>
        </w:rPr>
      </w:pPr>
    </w:p>
    <w:p w14:paraId="5136E8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haq yanma#haqtI viSvaqmAyaqn-dakShaqndadhA#nA jaqnaya#ntI-raqgniM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qvAnAq-nnira#varttaqtA</w:t>
      </w:r>
      <w:r w:rsidR="002A2B01">
        <w:rPr>
          <w:color w:val="auto"/>
        </w:rPr>
        <w:t>-</w:t>
      </w:r>
      <w:r w:rsidRPr="00CB00E1">
        <w:rPr>
          <w:color w:val="auto"/>
        </w:rPr>
        <w:t>suqr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kaqH kasmai#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qvAya#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7</w:t>
      </w:r>
    </w:p>
    <w:p w14:paraId="4285EE01" w14:textId="77777777" w:rsidR="00261568" w:rsidRPr="00CB00E1" w:rsidRDefault="00261568" w:rsidP="00261568">
      <w:pPr>
        <w:rPr>
          <w:color w:val="auto"/>
        </w:rPr>
      </w:pPr>
    </w:p>
    <w:p w14:paraId="27086D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yaSciqdAp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mahiqnA paqryapa#Syaqd-dkShaqndadhA#nA jaqnaya#ntI-raqgniM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Shvadhi#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 AsIqt kasmai#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qvAya#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8</w:t>
      </w:r>
    </w:p>
    <w:p w14:paraId="0960E9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f - T.S.4.1.8.3 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4.1.8.6</w:t>
      </w:r>
    </w:p>
    <w:p w14:paraId="65E82E46" w14:textId="77777777" w:rsidR="00261568" w:rsidRPr="00CB00E1" w:rsidRDefault="00261568" w:rsidP="00261568">
      <w:pPr>
        <w:rPr>
          <w:color w:val="auto"/>
        </w:rPr>
      </w:pPr>
    </w:p>
    <w:p w14:paraId="174423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aqdByaH saMBU#t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hiraNyagaqrBa ityaqShTau ||</w:t>
      </w:r>
    </w:p>
    <w:p w14:paraId="2C0AFBB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qSha hi 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qvaH praqdiS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&amp;nuq sarvAqH pUrv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 hi jAqtaH sa uq garB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 aqntaH | sa viqjAya#mAnaH sajaniqShyamA#NaH praqtya~g-muKA$ stiShThati viqSvat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#muKaH || 1.12</w:t>
      </w:r>
    </w:p>
    <w:p w14:paraId="3C6784E8" w14:textId="77777777" w:rsidR="00261568" w:rsidRPr="00CB00E1" w:rsidRDefault="00261568" w:rsidP="00261568">
      <w:pPr>
        <w:rPr>
          <w:color w:val="auto"/>
        </w:rPr>
      </w:pPr>
    </w:p>
    <w:p w14:paraId="6A6281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viqSvata#Sca-kShuruqta viqSvat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muK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viqSvat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hasta uqta viqSvata#spAt | </w:t>
      </w:r>
    </w:p>
    <w:p w14:paraId="60113D8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saM bAqhuByAqM nama#tiq saM pata#traiqr-dyAvA# pRuthiqvI jaqnaya#n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ka#H || 1.13</w:t>
      </w:r>
    </w:p>
    <w:p w14:paraId="1071C061" w14:textId="77777777" w:rsidR="00261568" w:rsidRPr="00CB00E1" w:rsidRDefault="00261568" w:rsidP="00261568">
      <w:pPr>
        <w:rPr>
          <w:color w:val="auto"/>
        </w:rPr>
      </w:pPr>
    </w:p>
    <w:p w14:paraId="76EE116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qnastat paSyaqn. viSvAq Buva#nAni viqdvAn. yatraq viSvaqM Bavaqty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ka#-nILaM | yasmi#nniqda(gm) sa~jcaq vicaikaq(gm)q sa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taqH 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ta#Sca viqBuH praqjAsu# || 1.14</w:t>
      </w:r>
    </w:p>
    <w:p w14:paraId="261E26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pratadv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aqmRutaqnnu viqdvAn ga#ndhaqrv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nAmaq nihi#taqM guhA#su | </w:t>
      </w:r>
    </w:p>
    <w:p w14:paraId="6DB63D87" w14:textId="77777777" w:rsidR="00261568" w:rsidRPr="00CB00E1" w:rsidRDefault="00261568" w:rsidP="00261568">
      <w:pPr>
        <w:rPr>
          <w:color w:val="auto"/>
        </w:rPr>
      </w:pPr>
    </w:p>
    <w:p w14:paraId="03635A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T.A.6.1.4</w:t>
      </w:r>
    </w:p>
    <w:p w14:paraId="15A246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trINi# paqdA nihi#tAq guhA#suq yastadv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saviqtuH piqtA&amp;sa#t || 1.15</w:t>
      </w:r>
    </w:p>
    <w:p w14:paraId="0D85D0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bandhu#r-janiqtA sa vi#dhAqtA dhAmA#niq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Buva#nAniq viSvA$ | yatra#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aqmRuta#mAna-SAqnAstRuqtIy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dhAmA$nyaq-Byaira#yanta || 1.16</w:t>
      </w:r>
    </w:p>
    <w:p w14:paraId="61A61344" w14:textId="77777777" w:rsidR="00261568" w:rsidRPr="00CB00E1" w:rsidRDefault="00261568" w:rsidP="00261568">
      <w:pPr>
        <w:rPr>
          <w:color w:val="auto"/>
        </w:rPr>
      </w:pPr>
    </w:p>
    <w:p w14:paraId="3B3DF66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pariq dyAvA#pRuthiqvI ya#nti saqdyaH pari#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 pariq diSaqH pariq suva#H | Ruqtasyaq tantu#M ~MvitataM ~MviqcRutyaq tada#paSyaqt tada#Bavat praqjAsu# || 1.17</w:t>
      </w:r>
    </w:p>
    <w:p w14:paraId="53230AC3" w14:textId="77777777" w:rsidR="00261568" w:rsidRPr="00CB00E1" w:rsidRDefault="00261568" w:rsidP="00261568">
      <w:pPr>
        <w:rPr>
          <w:color w:val="auto"/>
        </w:rPr>
      </w:pPr>
    </w:p>
    <w:p w14:paraId="0260B4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paqrItya#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 paqrItya# BUqtAni# paqrItyaq sarvA$H praqdiS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diSa#Sca | praqjApa#tiH prathamaqjA RuqtasyAqtmanAq-&amp;&amp;tmAna#-maqBi-saMba#BUva || 1.18</w:t>
      </w:r>
    </w:p>
    <w:p w14:paraId="5308E87E" w14:textId="77777777" w:rsidR="00261568" w:rsidRPr="00CB00E1" w:rsidRDefault="00261568" w:rsidP="00261568">
      <w:pPr>
        <w:rPr>
          <w:color w:val="auto"/>
        </w:rPr>
      </w:pPr>
    </w:p>
    <w:p w14:paraId="17CC1D2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sada#saqspatiq-madBu#taM priqyamindra#syaq kAmya$M | sani#M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ma#yAsiShaM || 1.19</w:t>
      </w:r>
    </w:p>
    <w:p w14:paraId="0C87BA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uddI$pyasva 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&amp;paqGnanni</w:t>
      </w:r>
      <w:r w:rsidR="002A2B01">
        <w:rPr>
          <w:color w:val="auto"/>
        </w:rPr>
        <w:t>r.</w:t>
      </w:r>
      <w:r w:rsidRPr="00CB00E1">
        <w:rPr>
          <w:color w:val="auto"/>
        </w:rPr>
        <w:t xml:space="preserve">Ru#tiqM mama# | </w:t>
      </w:r>
    </w:p>
    <w:p w14:paraId="4E0ED1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T.A.6.1.5</w:t>
      </w:r>
    </w:p>
    <w:p w14:paraId="297AC7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paqSU(gg)Scaq mahyaqmAva#haq jIva#na~jcaq 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diSa || 1.20</w:t>
      </w:r>
    </w:p>
    <w:p w14:paraId="663A7BF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hi(gm)sI jjAtav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gAmaSvaqM puru#ShaqM jaga#t | </w:t>
      </w:r>
    </w:p>
    <w:p w14:paraId="6CB1FE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abi#Braqdagnaq Aga#hi SriqyA mAq pari#pAtaya || 1.21</w:t>
      </w:r>
    </w:p>
    <w:p w14:paraId="03862387" w14:textId="77777777" w:rsidR="00261568" w:rsidRPr="00CB00E1" w:rsidRDefault="00261568" w:rsidP="00261568">
      <w:pPr>
        <w:rPr>
          <w:color w:val="auto"/>
        </w:rPr>
      </w:pPr>
    </w:p>
    <w:p w14:paraId="4C0DB28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</w:t>
      </w:r>
      <w:r w:rsidRPr="00CB00E1">
        <w:rPr>
          <w:color w:val="auto"/>
        </w:rPr>
        <w:tab/>
        <w:t xml:space="preserve"> gAyatrI mantrAH</w:t>
      </w:r>
    </w:p>
    <w:p w14:paraId="4487DA7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puru#Shasya vidma sahasrAqkShasya# mahAd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qvasya# dhImahi | 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rudraH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qdayA$t || 1.22 </w:t>
      </w:r>
    </w:p>
    <w:p w14:paraId="2AD5AC4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tatpuru#ShAya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mahAd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qvAya# dhImahi | </w:t>
      </w:r>
    </w:p>
    <w:p w14:paraId="623EE2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rudraH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 || 1.23</w:t>
      </w:r>
    </w:p>
    <w:p w14:paraId="2183557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tatpuru#ShAya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vakratuqNDAya# dhImahi | </w:t>
      </w:r>
    </w:p>
    <w:p w14:paraId="467356D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dantiH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 || 1.24</w:t>
      </w:r>
    </w:p>
    <w:p w14:paraId="51D7DD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tatpuru#ShAya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cakratuqNDAya# dhImahi | </w:t>
      </w:r>
    </w:p>
    <w:p w14:paraId="614A54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T.A.6.1.6</w:t>
      </w:r>
    </w:p>
    <w:p w14:paraId="7BA945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nandiH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qdayA$t || 1.25 </w:t>
      </w:r>
    </w:p>
    <w:p w14:paraId="27EB19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tatpuru#ShAya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mahAs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qnAya# dhImahi | </w:t>
      </w:r>
    </w:p>
    <w:p w14:paraId="0137EC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tanna#H ShaNmuKaH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qdayA$t || 1.26 </w:t>
      </w:r>
    </w:p>
    <w:p w14:paraId="597713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tatpuru#ShAya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suvarNapaqkShAya# dhImahi | </w:t>
      </w:r>
    </w:p>
    <w:p w14:paraId="483E99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garuDaH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qdayA$t || 1.27 </w:t>
      </w:r>
    </w:p>
    <w:p w14:paraId="24A210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qdAqtmaqnAya#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hiraNyagaqrBAya# dhImahi | </w:t>
      </w:r>
    </w:p>
    <w:p w14:paraId="786D32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brahma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qdayA$t || 1.28 </w:t>
      </w:r>
    </w:p>
    <w:p w14:paraId="104826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nAqrAqyaqNAya#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vAsud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qvAya# dhImahi | </w:t>
      </w:r>
    </w:p>
    <w:p w14:paraId="3B04C1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viShNuH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qdayA$t || 1.29 </w:t>
      </w:r>
    </w:p>
    <w:p w14:paraId="408A406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vaqjraqnaqKAya#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tIkShNa-daq(gg)qShTrAya# dhImahi | </w:t>
      </w:r>
    </w:p>
    <w:p w14:paraId="12D4FB0C" w14:textId="77777777" w:rsidR="00261568" w:rsidRPr="00CB00E1" w:rsidRDefault="00261568" w:rsidP="00261568">
      <w:pPr>
        <w:rPr>
          <w:color w:val="auto"/>
        </w:rPr>
      </w:pPr>
    </w:p>
    <w:p w14:paraId="0FAFB0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T.A.6.1.7</w:t>
      </w:r>
    </w:p>
    <w:p w14:paraId="6203F7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nArasi(gm)haH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 || 1.30</w:t>
      </w:r>
    </w:p>
    <w:p w14:paraId="4D2FD90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BAqskaqrAya#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mahaddyutikaqrAya# dhImahi | </w:t>
      </w:r>
    </w:p>
    <w:p w14:paraId="3FA629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AdityaH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 || 1.31</w:t>
      </w:r>
    </w:p>
    <w:p w14:paraId="648872A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vaiqSvAqnaqrAya#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lAlIqlAya# dhImahi | </w:t>
      </w:r>
    </w:p>
    <w:p w14:paraId="61A46A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agniH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 || 1.32</w:t>
      </w:r>
    </w:p>
    <w:p w14:paraId="7B97BD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kAqtyAqyaqnAya#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kanyakuqmAri# dhImahi | </w:t>
      </w:r>
    </w:p>
    <w:p w14:paraId="07580A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durgiH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 || 1.33</w:t>
      </w:r>
    </w:p>
    <w:p w14:paraId="579D8BA6" w14:textId="77777777" w:rsidR="00261568" w:rsidRDefault="00261568" w:rsidP="00261568">
      <w:pPr>
        <w:rPr>
          <w:color w:val="auto"/>
        </w:rPr>
      </w:pPr>
    </w:p>
    <w:p w14:paraId="5203371F" w14:textId="77777777" w:rsidR="002A2B01" w:rsidRPr="00CB00E1" w:rsidRDefault="002A2B01" w:rsidP="00261568">
      <w:pPr>
        <w:rPr>
          <w:color w:val="auto"/>
        </w:rPr>
      </w:pPr>
    </w:p>
    <w:p w14:paraId="606675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</w:t>
      </w:r>
      <w:r w:rsidRPr="00CB00E1">
        <w:rPr>
          <w:color w:val="auto"/>
        </w:rPr>
        <w:tab/>
        <w:t xml:space="preserve"> dUrvA sUktaM</w:t>
      </w:r>
    </w:p>
    <w:p w14:paraId="55BA90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saqhaqsraqpara#mA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qvIq SaqtamU#lA SaqtA~gku#rA | </w:t>
      </w:r>
    </w:p>
    <w:p w14:paraId="7154CBD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sarva(gm)# haratu#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pAqpaqM dUqrvA du#Hsvapnaq nASa#nI || 1.34</w:t>
      </w:r>
    </w:p>
    <w:p w14:paraId="5D1D21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kANDA$t kANDAt praqr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ha#ntIq paru#ShaH paruShaqH pari# | </w:t>
      </w:r>
    </w:p>
    <w:p w14:paraId="41ABF9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T.A.6.1.8</w:t>
      </w:r>
    </w:p>
    <w:p w14:paraId="7D9A68AF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 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 dUrv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 prata#nu saqhasr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#Na Saqt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na# ca || 1.35</w:t>
      </w:r>
    </w:p>
    <w:p w14:paraId="27AF0B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Saqt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prataqn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Shi# saqhasr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viqr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ha#si | </w:t>
      </w:r>
    </w:p>
    <w:p w14:paraId="0159B03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tasyA$st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vIShTak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viqdh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ma# haqviShA# vaqyaM || 1.36</w:t>
      </w:r>
    </w:p>
    <w:p w14:paraId="68CA82C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aSva#krAqnt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ra#thakrAqnt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viqShNukrA$nt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vaqsundha#rA | </w:t>
      </w:r>
    </w:p>
    <w:p w14:paraId="3C07E0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SirasA# dhAra#yiShyAqmiq raqkShaqsva mA$M pad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pad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1.37</w:t>
      </w:r>
    </w:p>
    <w:p w14:paraId="15458CCD" w14:textId="77777777" w:rsidR="00261568" w:rsidRPr="00CB00E1" w:rsidRDefault="00261568" w:rsidP="00261568">
      <w:pPr>
        <w:rPr>
          <w:color w:val="auto"/>
        </w:rPr>
      </w:pPr>
    </w:p>
    <w:p w14:paraId="28375B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</w:t>
      </w:r>
      <w:r w:rsidRPr="00CB00E1">
        <w:rPr>
          <w:color w:val="auto"/>
        </w:rPr>
        <w:tab/>
        <w:t xml:space="preserve"> mRuttikA sUktaM</w:t>
      </w:r>
    </w:p>
    <w:p w14:paraId="6EC404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BUmir-dh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nur dharaNI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#kadhAqriNI | </w:t>
      </w:r>
    </w:p>
    <w:p w14:paraId="70FE3AE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uqdhRutA#&amp;si va#rAh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qNaq kRuqShN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qna Sa#ta bAqhunA || </w:t>
      </w:r>
    </w:p>
    <w:p w14:paraId="6426E0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mRuqttik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hana#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pAqpaqM ~MyaqnmaqyA du#ShkRutaqM kRutaM | 1.38</w:t>
      </w:r>
    </w:p>
    <w:p w14:paraId="428613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mRuqttik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brahma#dattAq&amp;siq kAqSyap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#nABiqmantri#tA | </w:t>
      </w:r>
    </w:p>
    <w:p w14:paraId="2C9BA1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mRuqttik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puqShTiqM tvaqyi sa#rvaM praqtiShThi#taM || 1.39</w:t>
      </w:r>
    </w:p>
    <w:p w14:paraId="6985517D" w14:textId="77777777" w:rsidR="00261568" w:rsidRPr="00CB00E1" w:rsidRDefault="00261568" w:rsidP="00261568">
      <w:pPr>
        <w:rPr>
          <w:color w:val="auto"/>
        </w:rPr>
      </w:pPr>
    </w:p>
    <w:p w14:paraId="3A9408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T.A.6.1.9</w:t>
      </w:r>
    </w:p>
    <w:p w14:paraId="5C0FF8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mRuqttik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pratiShThi#t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saqrvaqM taqnm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ni#rNudaq mRutti#k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tayA# haqt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pAp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qnaq gaqcCAqmi pa#ramAqM gatiM || 1.40</w:t>
      </w:r>
    </w:p>
    <w:p w14:paraId="6BBB1244" w14:textId="77777777" w:rsidR="00261568" w:rsidRPr="00CB00E1" w:rsidRDefault="00261568" w:rsidP="00261568">
      <w:pPr>
        <w:rPr>
          <w:color w:val="auto"/>
        </w:rPr>
      </w:pPr>
    </w:p>
    <w:p w14:paraId="02B8A74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</w:t>
      </w:r>
      <w:r w:rsidRPr="00CB00E1">
        <w:rPr>
          <w:color w:val="auto"/>
        </w:rPr>
        <w:tab/>
        <w:t xml:space="preserve"> Satrujaya mantrAH</w:t>
      </w:r>
    </w:p>
    <w:p w14:paraId="00F609E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yata# indraq BayA#mah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aBa#yaM kRudhi | </w:t>
      </w:r>
    </w:p>
    <w:p w14:paraId="79E715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maGa#van Caqgdhi tavaq tanna# Uqtay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vidviSh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vimRudh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jahi || 1.41</w:t>
      </w:r>
    </w:p>
    <w:p w14:paraId="31328DE5" w14:textId="77777777" w:rsidR="00261568" w:rsidRPr="00CB00E1" w:rsidRDefault="00261568" w:rsidP="00261568">
      <w:pPr>
        <w:rPr>
          <w:color w:val="auto"/>
        </w:rPr>
      </w:pPr>
    </w:p>
    <w:p w14:paraId="7B7A62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svaqstiqdA viqSaspati#r-vRutraqhA vimRudh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vaqSI | </w:t>
      </w:r>
    </w:p>
    <w:p w14:paraId="2122DB2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vRuSh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ndra#H puqra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#tu naH svastiqdA a#Baya~gkaqraH || 1.42</w:t>
      </w:r>
    </w:p>
    <w:p w14:paraId="513EB97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svaqsti naq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vRuqddhaSra#vAH svaqsti na#H pUqShA viqSvav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#dAH | svaqsti naqstArkShy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ari#ShTan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miH svaqsti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bRuhaqspati#r dadhAtu || 1.43</w:t>
      </w:r>
    </w:p>
    <w:p w14:paraId="6E5EEB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ApA$nta-manyustRuqpala#praBarmAq dhuniqH SimI#vAq~j-Caru#mA(gm) RujIqShI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viSvA$nyataqsA vanA#niq nArvAgindra#M pratiqmAnA#ni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BuH || 1.44</w:t>
      </w:r>
    </w:p>
    <w:p w14:paraId="4A7B31A1" w14:textId="77777777" w:rsidR="00261568" w:rsidRPr="00CB00E1" w:rsidRDefault="00261568" w:rsidP="00261568">
      <w:pPr>
        <w:rPr>
          <w:color w:val="auto"/>
        </w:rPr>
      </w:pPr>
    </w:p>
    <w:p w14:paraId="732BD6C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T.A.6.1.10</w:t>
      </w:r>
    </w:p>
    <w:p w14:paraId="73DAD8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 jaj~jAqnaM pra#thaqmaM puqrastAqd-visI#maqtaH suqruc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A#vaH | sa buqdhniyA# upaqmA a#sya viqShThAH saqtaScaq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niq-masa#taScaq viva#H || 1.45</w:t>
      </w:r>
    </w:p>
    <w:p w14:paraId="2DB2474E" w14:textId="77777777" w:rsidR="00261568" w:rsidRPr="00CB00E1" w:rsidRDefault="00261568" w:rsidP="00261568">
      <w:pPr>
        <w:rPr>
          <w:color w:val="auto"/>
        </w:rPr>
      </w:pPr>
    </w:p>
    <w:p w14:paraId="2B664A1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qnA pRu#thiviq BavA# nRukShaqrA niqv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Sa#nI | </w:t>
      </w:r>
    </w:p>
    <w:p w14:paraId="0E3504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yacCA# naqH Sarma# saqprathA$H || 1.46</w:t>
      </w:r>
    </w:p>
    <w:p w14:paraId="22ED6E6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gaqndhaqdvAqrAM du#rAdhaqrShAqM niqtyapu#ShTAM karIqShiNI$M | IqSvarI(gm)# sarva#BUtAqnAqM tAmiqh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pa#hvay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SriyaM || 1.47</w:t>
      </w:r>
    </w:p>
    <w:p w14:paraId="09B0AF7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SrI$rm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Baqjatu | alakShmI$rm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naqSyatu | </w:t>
      </w:r>
    </w:p>
    <w:p w14:paraId="5A4870D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viShNu#muKAq vai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 Cand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#-BiriqmAn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qkA-na#napajaqyya-maqBya#jayann | 1.48</w:t>
      </w:r>
    </w:p>
    <w:p w14:paraId="281D2D8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maqhA(gm)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vajra#bAhuH 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DaqSI Sarma# yacCatu || </w:t>
      </w:r>
    </w:p>
    <w:p w14:paraId="0267D2C9" w14:textId="77777777" w:rsidR="00261568" w:rsidRPr="00CB00E1" w:rsidRDefault="00261568" w:rsidP="00261568">
      <w:pPr>
        <w:rPr>
          <w:color w:val="auto"/>
        </w:rPr>
      </w:pPr>
    </w:p>
    <w:p w14:paraId="640E14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T.A.6.1.11</w:t>
      </w:r>
    </w:p>
    <w:p w14:paraId="0B3473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svaqsti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maqGavA#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tuq hantu# pAqpmAnaqM 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$&amp;smAn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ShTi# || 1.49</w:t>
      </w:r>
    </w:p>
    <w:p w14:paraId="7645844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qmAnaq(gg)q svara#NaM kRuNuqhi bra#hmaNaspat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kaqkShIva#ntaqM ~Mya au#SiqjaM | </w:t>
      </w:r>
    </w:p>
    <w:p w14:paraId="63F0F4A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SarI#raM ~Myaj~jaSamaqlaM kusI#daqM tasmi$n thsIdatuq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$&amp;smAn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ShTi# || 1.50</w:t>
      </w:r>
    </w:p>
    <w:p w14:paraId="2DE7A3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cara#NaM paqvitraqM ~Mvita#taM purAqNaM ~My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pUqta-stara#ti duShkRuqtAni#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paqvitr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Suqddh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pUqtA ati# pAqpmAnaq-marA#tiM tar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1.51</w:t>
      </w:r>
    </w:p>
    <w:p w14:paraId="2A71D1D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 indraq saga#N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maqrudBiqH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ma#M piba vRutraha~jCUra viqdvAn | jaqhi SatrUq(gm)q rapaq mRudh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nudaqsvAthABa#yaM kRuNuhi viqSvat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naH || 1.52</w:t>
      </w:r>
    </w:p>
    <w:p w14:paraId="6B8BF66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suqmiqtrA naq Apaq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Sha#dhayaH santu durmiqtrAstasmai# </w:t>
      </w:r>
    </w:p>
    <w:p w14:paraId="7378AA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BUyAsuqr yA$&amp;smAn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ShTiq ya~jca# vaqyaM dviqShmaH || 1.53</w:t>
      </w:r>
    </w:p>
    <w:p w14:paraId="772B3B58" w14:textId="77777777" w:rsidR="00261568" w:rsidRPr="00CB00E1" w:rsidRDefault="00261568" w:rsidP="00261568">
      <w:pPr>
        <w:rPr>
          <w:color w:val="auto"/>
        </w:rPr>
      </w:pPr>
    </w:p>
    <w:p w14:paraId="50908F4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hiShThA ma#y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BuvaqstA na# Uqrj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da#dhAtana | </w:t>
      </w:r>
    </w:p>
    <w:p w14:paraId="54D5C8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T.A.6.1.12</w:t>
      </w:r>
    </w:p>
    <w:p w14:paraId="286C317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raNA#yaq cakSha#s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va#H Siqvata#m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rasaq-stasya# BAjayat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ha na#H | uqSaqtI-ri#va mAqtara#H | tasmAq ara#~ggamAmav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yasyaq kShayA#yaq jinva#tha | </w:t>
      </w:r>
    </w:p>
    <w:p w14:paraId="59B2B6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jaqnaya#thA ca naH || 1.54</w:t>
      </w:r>
    </w:p>
    <w:p w14:paraId="380AEB99" w14:textId="77777777" w:rsidR="00261568" w:rsidRPr="00CB00E1" w:rsidRDefault="00261568" w:rsidP="00261568">
      <w:pPr>
        <w:rPr>
          <w:color w:val="auto"/>
        </w:rPr>
      </w:pPr>
    </w:p>
    <w:p w14:paraId="15FD0F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4.6</w:t>
      </w:r>
      <w:r w:rsidRPr="00CB00E1">
        <w:rPr>
          <w:color w:val="auto"/>
        </w:rPr>
        <w:tab/>
        <w:t xml:space="preserve"> aGamar.ShaNa sUktaM</w:t>
      </w:r>
    </w:p>
    <w:p w14:paraId="285975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hira#NyaSRu~ggaqM ~Mvaru#NaqM prapa#dy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tIqrthaM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hiq yAci#taH | yaqnmayA# Buqkta-maqsAdhU#nAM pAqp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Bya#Sca praqtigra#haH || 1.55</w:t>
      </w:r>
    </w:p>
    <w:p w14:paraId="0B055C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yanm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mana#sA vAqcAq kaqrmaqNA vA du#ShkRutaqM kRutaM | tannaq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varu#N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bRuhaqspati#H saviqtA ca# punantuq puna#H punaH || 1.56</w:t>
      </w:r>
    </w:p>
    <w:p w14:paraId="67B95E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$-&amp;Psuqmat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namaq indrA#yaq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varu#NAyaq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vAruNyai#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q&amp;dByaH || 1.57</w:t>
      </w:r>
    </w:p>
    <w:p w14:paraId="4D79BE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T.A.6.1.13</w:t>
      </w:r>
    </w:p>
    <w:p w14:paraId="52816F0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yadaqpAM krUqraM ~Myada#m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qddhyaM ~Myada#SAqntaM tadapa#gacCatAt || 1.58</w:t>
      </w:r>
    </w:p>
    <w:p w14:paraId="4A8E5A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aqtyAqSaqnA-da#tIpAqnAq-dyaqcca uqgrAt pra#tiqgrahA$t | </w:t>
      </w:r>
    </w:p>
    <w:p w14:paraId="523103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varu#N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rAqjAq pAqNinA$ hyavaqmar.Sa#tu || 1.59</w:t>
      </w:r>
    </w:p>
    <w:p w14:paraId="3D59C300" w14:textId="77777777" w:rsidR="00261568" w:rsidRPr="00CB00E1" w:rsidRDefault="00261568" w:rsidP="00261568">
      <w:pPr>
        <w:rPr>
          <w:color w:val="auto"/>
        </w:rPr>
      </w:pPr>
    </w:p>
    <w:p w14:paraId="379A98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#&amp;hama#pAqp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viqraj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nirmuqkt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mu#ktakiqlbiShaH | </w:t>
      </w:r>
    </w:p>
    <w:p w14:paraId="40E443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nAka#sya pRuqShThamAru#hyaq gacC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 brahma#sal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qkatAM || 1.60</w:t>
      </w:r>
    </w:p>
    <w:p w14:paraId="0FF659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yaScAq#Psu varu#NaqH sa puqnAtva#Gamar.ShaqNaH || 1.61</w:t>
      </w:r>
    </w:p>
    <w:p w14:paraId="78DF16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iqmaM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gaMg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yamun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sarasvatiq Sutu#driq st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ma(gm)# sacatAq paruqShNiyA | aqsiqkniqyA ma#rudvRudh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viqtastaqyA-&amp;&amp;rjI#kIy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SRuNuqhyA suqSh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ma#yA || 1.62</w:t>
      </w:r>
    </w:p>
    <w:p w14:paraId="217721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Ruqta~jca# saqtya~jcAq-BI$ddhAq ttapaqs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&amp;ddhya#jAyata | </w:t>
      </w:r>
    </w:p>
    <w:p w14:paraId="7257AB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rAtri#-rajAyataq tata#H samuqdr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a#rNaqvaH || 1.63</w:t>
      </w:r>
    </w:p>
    <w:p w14:paraId="2850CB67" w14:textId="77777777" w:rsidR="00261568" w:rsidRPr="00CB00E1" w:rsidRDefault="00261568" w:rsidP="00261568">
      <w:pPr>
        <w:rPr>
          <w:color w:val="auto"/>
        </w:rPr>
      </w:pPr>
    </w:p>
    <w:p w14:paraId="3E9807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T.A.6.1.14</w:t>
      </w:r>
    </w:p>
    <w:p w14:paraId="696A9EA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saqmuqdrA-da#rNaqvA-dadhi# sam~Mvathsaqr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a#jAyata | </w:t>
      </w:r>
    </w:p>
    <w:p w14:paraId="3A5673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qrAqtrANi# viqdadhaqd (miqdadhaqd) viSva#sya miShaqt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vaqSI || 1.64</w:t>
      </w:r>
    </w:p>
    <w:p w14:paraId="219C73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sUqryAqcaqndraqmasau# dhAqtA ya#thA pUqrva ma#kalpayat | </w:t>
      </w:r>
    </w:p>
    <w:p w14:paraId="09FEDF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diva#~jca pRuthiqvIM cAqntari#kShaq math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suva#H || 1.65</w:t>
      </w:r>
    </w:p>
    <w:p w14:paraId="11D5FA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 pRu#thiqvyA(gm) raja#ssvaq mAntari#kSh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da#sI | </w:t>
      </w:r>
    </w:p>
    <w:p w14:paraId="590575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iqmA(gg) stadAqp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va#ruNaH puqnAtva#Gamar.ShaqNaH || 1.66a</w:t>
      </w:r>
    </w:p>
    <w:p w14:paraId="4177D16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puqnantuq vasa#vaH puqnAtuq varu#NaH puqnAtva#Gamar.ShaqNaH | </w:t>
      </w:r>
    </w:p>
    <w:p w14:paraId="2CAA778D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qSha BUqtasya# maqddhy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Buva#nasya g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qptA || 1.66b</w:t>
      </w:r>
    </w:p>
    <w:p w14:paraId="22B9291A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qSha puqNyakRu#tAM ~Ml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qkAqn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qSha mRuqty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r. hi#raqNmaya$M | dyAvA#pRuthiqvy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r. hi#raqNmayaq(gm)q sa(gg)Sri#taq(gm)q suva#H | </w:t>
      </w:r>
    </w:p>
    <w:p w14:paraId="346A8BDC" w14:textId="77777777" w:rsidR="00261568" w:rsidRPr="00CB00E1" w:rsidRDefault="00261568" w:rsidP="00261568">
      <w:pPr>
        <w:rPr>
          <w:color w:val="auto"/>
        </w:rPr>
      </w:pPr>
    </w:p>
    <w:p w14:paraId="768440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T.A.6.1.15</w:t>
      </w:r>
    </w:p>
    <w:p w14:paraId="4AA596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sa naqH suvaqH sa(gm) Si#SAdhi || 1.66c</w:t>
      </w:r>
    </w:p>
    <w:p w14:paraId="4D98570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ArdraqM jvala#tiq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ti#-raqhama#smi |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tiqr-jvala#tiq brahmAqhama#smi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#&amp;hama#smiq brahmAqhama#smi | aqhama#smiq brahmAqhama#smi | </w:t>
      </w:r>
    </w:p>
    <w:p w14:paraId="684E6A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qvAhaM mAM ju#h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miq svAhA$ || 1.67</w:t>
      </w:r>
    </w:p>
    <w:p w14:paraId="2366DE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aqkAqryaq-kAqrya#va kIqrNI 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BrU#NaqhA gu#rutaqlpagaH | varu#N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q-&amp;pAma#Gamar.ShaqNa-stasmA$t pAqpAt pramu#cyat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1.68</w:t>
      </w:r>
    </w:p>
    <w:p w14:paraId="3C8501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raqj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BUmi#stvaqmA(gm) 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da#yasvaq prava#dantiq dhIrA$H || 1.69</w:t>
      </w:r>
    </w:p>
    <w:p w14:paraId="558CD0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AkrA$nth-samuqdraH pra#thaqm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vidha#rma-~jjaqnaya#n praqjA Buva#nasyaq rAjA$ ( ) | </w:t>
      </w:r>
    </w:p>
    <w:p w14:paraId="16344F2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vRuShA# paqvitr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adhiqsAn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avy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bRuqhath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</w:t>
      </w:r>
    </w:p>
    <w:p w14:paraId="6FCD417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vAvRudh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suvAqna indu#H || 1.70 </w:t>
      </w:r>
    </w:p>
    <w:p w14:paraId="30564CB3" w14:textId="77777777" w:rsidR="00261568" w:rsidRPr="00CB00E1" w:rsidRDefault="00261568" w:rsidP="00261568">
      <w:pPr>
        <w:rPr>
          <w:color w:val="auto"/>
        </w:rPr>
      </w:pPr>
    </w:p>
    <w:p w14:paraId="79C945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(pura#stAqd - yaS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- guhA#suq - mama# - cakratuqNDAya# dhImahi - tIkShadaq(gg)qShThrAya# dhImahiq - pari# - praqtiShThi#taM -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Bur - yacCatu - dadhAtanAq- dBy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- &amp;rNaqvaH - suv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- rAjaika#M ca) (A1) </w:t>
      </w:r>
    </w:p>
    <w:p w14:paraId="39734487" w14:textId="77777777" w:rsidR="00261568" w:rsidRPr="00CB00E1" w:rsidRDefault="00261568" w:rsidP="00261568">
      <w:pPr>
        <w:rPr>
          <w:color w:val="auto"/>
        </w:rPr>
      </w:pPr>
    </w:p>
    <w:p w14:paraId="1618CE94" w14:textId="469874D2" w:rsidR="00261568" w:rsidRPr="00CB00E1" w:rsidRDefault="00341EA9" w:rsidP="00261568">
      <w:pPr>
        <w:rPr>
          <w:color w:val="auto"/>
        </w:rPr>
      </w:pPr>
      <w:ins w:id="3" w:author="Microsoft account" w:date="2026-09-20T17:36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Sp</w:t>
      </w:r>
      <w:r w:rsidR="002A2B01">
        <w:rPr>
          <w:color w:val="auto"/>
        </w:rPr>
        <w:t>e</w:t>
      </w:r>
      <w:r w:rsidR="00261568" w:rsidRPr="00CB00E1">
        <w:rPr>
          <w:color w:val="auto"/>
        </w:rPr>
        <w:t>cial K</w:t>
      </w:r>
      <w:r w:rsidR="002A2B01">
        <w:rPr>
          <w:color w:val="auto"/>
        </w:rPr>
        <w:t>o</w:t>
      </w:r>
      <w:r w:rsidR="00261568" w:rsidRPr="00CB00E1">
        <w:rPr>
          <w:color w:val="auto"/>
        </w:rPr>
        <w:t>rvai</w:t>
      </w:r>
    </w:p>
    <w:p w14:paraId="50B9CD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ruqdr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ruqdraScaq dantiqScaq naqndiqH ShaqNmuqKaq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ca# | gaqruqD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braqhmaq viqShNuqScaq nAqraqsiq(gm)qhaqstaqthaiqva ca# | </w:t>
      </w:r>
    </w:p>
    <w:p w14:paraId="031E900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q&amp;gniqScaq duqrgiqScaq kraqm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qNaq dvAdaqSAmBa#si | </w:t>
      </w:r>
    </w:p>
    <w:p w14:paraId="4687876D" w14:textId="77777777" w:rsidR="00261568" w:rsidRPr="00CB00E1" w:rsidRDefault="00261568" w:rsidP="00261568">
      <w:pPr>
        <w:rPr>
          <w:color w:val="auto"/>
        </w:rPr>
      </w:pPr>
    </w:p>
    <w:p w14:paraId="1E2144B9" w14:textId="4DD8EABF" w:rsidR="005818EA" w:rsidRPr="00CB00E1" w:rsidRDefault="00341EA9" w:rsidP="005818EA">
      <w:pPr>
        <w:rPr>
          <w:ins w:id="4" w:author="Microsoft account" w:date="2026-09-20T17:31:00Z"/>
          <w:color w:val="auto"/>
        </w:rPr>
      </w:pPr>
      <w:ins w:id="5" w:author="Microsoft account" w:date="2026-09-20T17:36:00Z">
        <w:r>
          <w:rPr>
            <w:color w:val="auto"/>
          </w:rPr>
          <w:t>&lt;/inline&gt;</w:t>
        </w:r>
      </w:ins>
      <w:ins w:id="6" w:author="Microsoft account" w:date="2026-09-20T17:31:00Z">
        <w:r w:rsidR="005818EA" w:rsidRPr="00CB00E1">
          <w:rPr>
            <w:color w:val="auto"/>
          </w:rPr>
          <w:t>Sp</w:t>
        </w:r>
        <w:r w:rsidR="005818EA">
          <w:rPr>
            <w:color w:val="auto"/>
          </w:rPr>
          <w:t>e</w:t>
        </w:r>
        <w:r w:rsidR="005818EA" w:rsidRPr="00CB00E1">
          <w:rPr>
            <w:color w:val="auto"/>
          </w:rPr>
          <w:t>cial K</w:t>
        </w:r>
        <w:r w:rsidR="005818EA">
          <w:rPr>
            <w:color w:val="auto"/>
          </w:rPr>
          <w:t>o</w:t>
        </w:r>
        <w:r w:rsidR="005818EA" w:rsidRPr="00CB00E1">
          <w:rPr>
            <w:color w:val="auto"/>
          </w:rPr>
          <w:t>rvai</w:t>
        </w:r>
      </w:ins>
    </w:p>
    <w:p w14:paraId="58632D40" w14:textId="7DC8DF09" w:rsidR="00261568" w:rsidRPr="00CB00E1" w:rsidDel="005818EA" w:rsidRDefault="00261568" w:rsidP="00261568">
      <w:pPr>
        <w:rPr>
          <w:del w:id="7" w:author="Microsoft account" w:date="2026-09-20T17:31:00Z"/>
          <w:color w:val="auto"/>
        </w:rPr>
      </w:pPr>
      <w:del w:id="8" w:author="Microsoft account" w:date="2026-09-20T17:31:00Z">
        <w:r w:rsidRPr="00CB00E1" w:rsidDel="005818EA">
          <w:rPr>
            <w:color w:val="auto"/>
          </w:rPr>
          <w:delText>Sp</w:delText>
        </w:r>
        <w:r w:rsidR="002A2B01" w:rsidDel="005818EA">
          <w:rPr>
            <w:color w:val="auto"/>
          </w:rPr>
          <w:delText>e</w:delText>
        </w:r>
        <w:r w:rsidRPr="00CB00E1" w:rsidDel="005818EA">
          <w:rPr>
            <w:color w:val="auto"/>
          </w:rPr>
          <w:delText>cial K</w:delText>
        </w:r>
        <w:r w:rsidR="002A2B01" w:rsidDel="005818EA">
          <w:rPr>
            <w:color w:val="auto"/>
          </w:rPr>
          <w:delText>o</w:delText>
        </w:r>
        <w:r w:rsidRPr="00CB00E1" w:rsidDel="005818EA">
          <w:rPr>
            <w:color w:val="auto"/>
          </w:rPr>
          <w:delText>rvai</w:delText>
        </w:r>
      </w:del>
    </w:p>
    <w:p w14:paraId="6FCBDA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 maq vaq caq maq suq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nAq vaq BAq vaiq kAqtyAqyaqnAya# | </w:t>
      </w:r>
    </w:p>
    <w:p w14:paraId="7A7BCA59" w14:textId="77777777" w:rsidR="00261568" w:rsidRPr="00CB00E1" w:rsidRDefault="00261568" w:rsidP="00261568">
      <w:pPr>
        <w:rPr>
          <w:color w:val="auto"/>
        </w:rPr>
      </w:pPr>
    </w:p>
    <w:p w14:paraId="7A0EB8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4.7</w:t>
      </w:r>
      <w:r w:rsidRPr="00CB00E1">
        <w:rPr>
          <w:color w:val="auto"/>
        </w:rPr>
        <w:tab/>
        <w:t xml:space="preserve"> durgA sUktaM</w:t>
      </w:r>
    </w:p>
    <w:p w14:paraId="21CA31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T.A.6.2.1</w:t>
      </w:r>
    </w:p>
    <w:p w14:paraId="64DA75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jAqtav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sunavAmaq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ma#-marAtIyaqt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nida#hAtiq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da#H | sa na#H par.Shaqdati# duqrgANiq viSvA# nAqv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sindhu#M duriqtA&amp;tyaqgniH || 2.1</w:t>
      </w:r>
    </w:p>
    <w:p w14:paraId="2BD6280A" w14:textId="77777777" w:rsidR="00261568" w:rsidRPr="00CB00E1" w:rsidRDefault="00261568" w:rsidP="00261568">
      <w:pPr>
        <w:rPr>
          <w:color w:val="auto"/>
        </w:rPr>
      </w:pPr>
    </w:p>
    <w:p w14:paraId="51CACFA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tAmaqgniva#rNAqM tapa#sA jvalaqntIM ~Mvai#r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caqnIM ka#rmaPaql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Shuq juShTA$M | duqrgAM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qvI(gm) Sara#NamaqhaM prapa#dy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suqtara#si taras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nama#H || 2.2</w:t>
      </w:r>
    </w:p>
    <w:p w14:paraId="6C8C8F68" w14:textId="77777777" w:rsidR="00261568" w:rsidRPr="00CB00E1" w:rsidRDefault="00261568" w:rsidP="00261568">
      <w:pPr>
        <w:rPr>
          <w:color w:val="auto"/>
        </w:rPr>
      </w:pPr>
    </w:p>
    <w:p w14:paraId="676677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tvaM pA#rayAq navy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aqsmAnth svaqsti-Biqrati# duqrgANiq viSvA$ | pUSca# pRuqthvI ba#huqlA na# uqrvI BavA# 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qkAyaq tana#yAyaq Sam~My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|| 2.3</w:t>
      </w:r>
    </w:p>
    <w:p w14:paraId="61129AC7" w14:textId="77777777" w:rsidR="00261568" w:rsidRPr="00CB00E1" w:rsidRDefault="00261568" w:rsidP="00261568">
      <w:pPr>
        <w:rPr>
          <w:color w:val="auto"/>
        </w:rPr>
      </w:pPr>
    </w:p>
    <w:p w14:paraId="21C8B7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viSvA#ni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duqrgahA# 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daqH sindhuqM na nAqvA du#riqtA&amp;ti#par.Shi | 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atriqvan mana#sA gRuNAqn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$&amp;smAka#M 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ddhyaviqtA taqnUnA$M || 2.4</w:t>
      </w:r>
    </w:p>
    <w:p w14:paraId="2C35C42F" w14:textId="77777777" w:rsidR="00261568" w:rsidRPr="00CB00E1" w:rsidRDefault="00261568" w:rsidP="00261568">
      <w:pPr>
        <w:rPr>
          <w:color w:val="auto"/>
        </w:rPr>
      </w:pPr>
    </w:p>
    <w:p w14:paraId="25B408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pRuqtaqnAqjitaq(gm)q saha#mAna-muqgramaqgni(gm) hu#v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paraqmAth saqdhasthA$t | sa na#H par.Shaqdati# duqrgANiq viSvAq kShAma#dd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ati# duriqtA&amp;tyaqgniH ( ) || 2.5</w:t>
      </w:r>
    </w:p>
    <w:p w14:paraId="06B7170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 </w:t>
      </w:r>
      <w:r w:rsidRPr="00CB00E1">
        <w:rPr>
          <w:color w:val="auto"/>
        </w:rPr>
        <w:tab/>
      </w:r>
    </w:p>
    <w:p w14:paraId="38FA48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praqtn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Shi#-kaqmIDy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addhvaqr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Shu# saqnAccaq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tAq navya#Scaq sathsi# | svA~jcA$gn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taqnuva#M piqpraya#svAqsmaBya#~jcaq sauBa#gaqmAya#jasva || 2.6</w:t>
      </w:r>
    </w:p>
    <w:p w14:paraId="74BDEBC3" w14:textId="77777777" w:rsidR="00261568" w:rsidRPr="00CB00E1" w:rsidRDefault="00261568" w:rsidP="00261568">
      <w:pPr>
        <w:rPr>
          <w:color w:val="auto"/>
        </w:rPr>
      </w:pPr>
    </w:p>
    <w:p w14:paraId="350A8D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Biqr-juShTa#maqyuj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niShi#ktaqM 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$ndra viShN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q-ranuqsa~jca#r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 nAka#sya pRuqShThamaqBi saqm~MvasA#n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vaiShNa#vIM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 iqha mA#dayantAM || 2.7</w:t>
      </w:r>
      <w:r w:rsidR="00A96348">
        <w:rPr>
          <w:color w:val="auto"/>
        </w:rPr>
        <w:t xml:space="preserve"> </w:t>
      </w:r>
      <w:r w:rsidRPr="00CB00E1">
        <w:rPr>
          <w:color w:val="auto"/>
        </w:rPr>
        <w:t>(duqriqtA&amp;tyaqgniScaqtvAri# ca) (A2)</w:t>
      </w:r>
    </w:p>
    <w:p w14:paraId="70F3A120" w14:textId="77777777" w:rsidR="00261568" w:rsidRPr="00CB00E1" w:rsidRDefault="00261568" w:rsidP="00261568">
      <w:pPr>
        <w:rPr>
          <w:color w:val="auto"/>
        </w:rPr>
      </w:pPr>
    </w:p>
    <w:p w14:paraId="4D7935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4.8</w:t>
      </w:r>
      <w:r w:rsidRPr="00CB00E1">
        <w:rPr>
          <w:color w:val="auto"/>
        </w:rPr>
        <w:tab/>
        <w:t xml:space="preserve"> vyAhRuti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ma mantrAH </w:t>
      </w:r>
    </w:p>
    <w:p w14:paraId="3DFD80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T.A.6.3.1</w:t>
      </w:r>
    </w:p>
    <w:p w14:paraId="413B099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BU-ranna#-maqgnay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pRuthiqvyai svAhAq , </w:t>
      </w:r>
    </w:p>
    <w:p w14:paraId="10EC56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&amp;nna#M ~MvAqyav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q&amp;ntari#kShAyaq svAhAq, </w:t>
      </w:r>
    </w:p>
    <w:p w14:paraId="55C31C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suvaqranna#-mAdiqtyAya# diqv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svAhAq , </w:t>
      </w:r>
      <w:r w:rsidRPr="00CB00E1">
        <w:rPr>
          <w:color w:val="auto"/>
        </w:rPr>
        <w:tab/>
      </w:r>
    </w:p>
    <w:p w14:paraId="393789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BUrBuvaqssuvaq-ranna#M 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diqgByaH svAhAq ,</w:t>
      </w:r>
    </w:p>
    <w:p w14:paraId="22A002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Bya#H svaqdhA piqtRuBy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BUrBuvaqssuvaq-rannaqm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3.1</w:t>
      </w:r>
    </w:p>
    <w:p w14:paraId="6F8AC62C" w14:textId="77777777" w:rsidR="00261568" w:rsidRPr="00CB00E1" w:rsidRDefault="00261568" w:rsidP="00261568">
      <w:pPr>
        <w:rPr>
          <w:color w:val="auto"/>
        </w:rPr>
      </w:pPr>
    </w:p>
    <w:p w14:paraId="39E1825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T.A.6.4.1</w:t>
      </w:r>
    </w:p>
    <w:p w14:paraId="1B5317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BU-raqgnay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pRuthiqvyai svAhAq, </w:t>
      </w:r>
    </w:p>
    <w:p w14:paraId="5DC140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vAqyav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q&amp;ntari#kShAyaq svAhAq ,</w:t>
      </w:r>
    </w:p>
    <w:p w14:paraId="59C660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suva#rAdiqtyAya# diqv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svAhAq , </w:t>
      </w:r>
    </w:p>
    <w:p w14:paraId="2A65441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BU-rBuvaqssuva#-Scaqndrama#s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diqgByaH svAhAq, </w:t>
      </w:r>
    </w:p>
    <w:p w14:paraId="09F11B3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Bya#H svaqdhA piqtRuBy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BUrBuvaqssuvaq-ragnaq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4.1</w:t>
      </w:r>
    </w:p>
    <w:p w14:paraId="01ADDB0F" w14:textId="77777777" w:rsidR="00261568" w:rsidRPr="00CB00E1" w:rsidRDefault="00261568" w:rsidP="00261568">
      <w:pPr>
        <w:rPr>
          <w:color w:val="auto"/>
        </w:rPr>
      </w:pPr>
    </w:p>
    <w:p w14:paraId="05B98C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T.A.6.5.1</w:t>
      </w:r>
    </w:p>
    <w:p w14:paraId="3A46E0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BU-raqgnay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ca pRuthiqvyai ca# mahaqt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 svAhAq ,</w:t>
      </w:r>
    </w:p>
    <w:p w14:paraId="4C2FB4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vAqyav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cAqntari#kShAya ca mahaqt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 svAhAq ,</w:t>
      </w:r>
    </w:p>
    <w:p w14:paraId="5D3A457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suva#rAdiqtyAya# ca diqv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 mahaqt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 svAhAq , </w:t>
      </w:r>
    </w:p>
    <w:p w14:paraId="1F88F0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BU-rBuvaqssuva#-Scaqndrama#s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 nakSha#tr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ByaSca diqgByaSca# mahaqt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 svAhAq, </w:t>
      </w:r>
    </w:p>
    <w:p w14:paraId="6379970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Bya#H svaqdhA piqtRuBy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BUrBuvaqssuvaqr mahaqr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5.1</w:t>
      </w:r>
    </w:p>
    <w:p w14:paraId="4AA36AFD" w14:textId="77777777" w:rsidR="00261568" w:rsidRPr="00CB00E1" w:rsidRDefault="00261568" w:rsidP="00261568">
      <w:pPr>
        <w:rPr>
          <w:color w:val="auto"/>
        </w:rPr>
      </w:pPr>
    </w:p>
    <w:p w14:paraId="7A4C53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4.9</w:t>
      </w:r>
      <w:r w:rsidRPr="00CB00E1">
        <w:rPr>
          <w:color w:val="auto"/>
        </w:rPr>
        <w:tab/>
        <w:t xml:space="preserve"> j~jAnaprAptyarthA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mamantrAH</w:t>
      </w:r>
    </w:p>
    <w:p w14:paraId="5D27D0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T.A.6.6.1</w:t>
      </w:r>
    </w:p>
    <w:p w14:paraId="5B8558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pAhi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agna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svAqhA | pAhi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svAqhA | yaj~jaM pAhi viBAva#s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svAqhA | sarvaM pAhi Satakra#t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svAqhA || 6.1</w:t>
      </w:r>
    </w:p>
    <w:p w14:paraId="25A99D4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T.A.6.7.1</w:t>
      </w:r>
    </w:p>
    <w:p w14:paraId="77029D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pAqhi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agnaq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ka#yA | pAqhyu#ta dviqtIya#yA | pAqhyUrja#M tRuqtIya#yA | </w:t>
      </w:r>
    </w:p>
    <w:p w14:paraId="3A6518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pAqhi gIqrBi-Sca#taqsRuBi#r 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svAhA$ || 7.1</w:t>
      </w:r>
    </w:p>
    <w:p w14:paraId="5372741B" w14:textId="77777777" w:rsidR="00A96348" w:rsidRDefault="00A96348" w:rsidP="00261568">
      <w:pPr>
        <w:rPr>
          <w:color w:val="auto"/>
        </w:rPr>
      </w:pPr>
    </w:p>
    <w:p w14:paraId="68DD1629" w14:textId="77777777" w:rsidR="00A96348" w:rsidRDefault="00A96348" w:rsidP="00261568">
      <w:pPr>
        <w:rPr>
          <w:color w:val="auto"/>
        </w:rPr>
      </w:pPr>
    </w:p>
    <w:p w14:paraId="04A80162" w14:textId="77777777" w:rsidR="00A96348" w:rsidRDefault="00A96348" w:rsidP="00261568">
      <w:pPr>
        <w:rPr>
          <w:color w:val="auto"/>
        </w:rPr>
      </w:pPr>
    </w:p>
    <w:p w14:paraId="3C49C1F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4.10</w:t>
      </w:r>
      <w:r w:rsidRPr="00CB00E1">
        <w:rPr>
          <w:color w:val="auto"/>
        </w:rPr>
        <w:tab/>
        <w:t xml:space="preserve">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dAvismaraNAya japamantrAH</w:t>
      </w:r>
    </w:p>
    <w:p w14:paraId="74A26DB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T.A.6.8.1</w:t>
      </w:r>
    </w:p>
    <w:p w14:paraId="165777D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yaH Canda#sA-mRuShaqB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viqSvarU#paqH Cand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$ByaqH CandA(gg)#syA viqv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Sa# | sacA(gm) SikyaH pur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#paniqSha-dindr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qShTha i#ndriqyAyaq RuShi#By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</w:t>
      </w:r>
    </w:p>
    <w:p w14:paraId="349D713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Bya#H svaqdhA piqtRuBy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BUrBuvaqssuvaqH Candaq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8.1</w:t>
      </w:r>
    </w:p>
    <w:p w14:paraId="170CF2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T.A.6.9.1</w:t>
      </w:r>
    </w:p>
    <w:p w14:paraId="66D2D3F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dhAqraNa#M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aqstva-ni#rAkaraNaM-dhAqrayi#tA BUyAsaqM karNa#y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SruqtaM mAcy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$DhvaqM mamAqmuShyaq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9.1</w:t>
      </w:r>
    </w:p>
    <w:p w14:paraId="411A6E77" w14:textId="77777777" w:rsidR="00261568" w:rsidRPr="00CB00E1" w:rsidRDefault="00261568" w:rsidP="00261568">
      <w:pPr>
        <w:rPr>
          <w:color w:val="auto"/>
        </w:rPr>
      </w:pPr>
    </w:p>
    <w:p w14:paraId="2E0CAC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4.11</w:t>
      </w:r>
      <w:r w:rsidRPr="00CB00E1">
        <w:rPr>
          <w:color w:val="auto"/>
        </w:rPr>
        <w:tab/>
        <w:t>tapaH praSaMsA</w:t>
      </w:r>
    </w:p>
    <w:p w14:paraId="375067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T.A.6.10.1</w:t>
      </w:r>
    </w:p>
    <w:p w14:paraId="22A976A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RuqtaM tapa#H saqtyaM tapa#H SruqtaM tapa#H SAqntaM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damaq stapaqH Samaqstap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dAnaqM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yaj~jaqM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BUrBuvaqssuvaqr-brahmaiq-tadupA$syaiq-tattapa#H || 10.1</w:t>
      </w:r>
    </w:p>
    <w:p w14:paraId="5A391A0A" w14:textId="77777777" w:rsidR="00261568" w:rsidRPr="00CB00E1" w:rsidRDefault="00261568" w:rsidP="00261568">
      <w:pPr>
        <w:rPr>
          <w:color w:val="auto"/>
        </w:rPr>
      </w:pPr>
    </w:p>
    <w:p w14:paraId="5BA8CE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4.12</w:t>
      </w:r>
      <w:r w:rsidRPr="00CB00E1">
        <w:rPr>
          <w:color w:val="auto"/>
        </w:rPr>
        <w:tab/>
        <w:t xml:space="preserve">vihitAcaraNa praSaMsA niShiddhAcaraNa nindA ca </w:t>
      </w:r>
    </w:p>
    <w:p w14:paraId="76112C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T.A.6.11.1</w:t>
      </w:r>
    </w:p>
    <w:p w14:paraId="0BF5D71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yathA# vRuqkShasya# saqpuMShpi#tasya dUqrAd gaqndh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vA$ty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puNya#sya kaqrmaN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</w:t>
      </w:r>
    </w:p>
    <w:p w14:paraId="714885F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dUqrAd gaqndh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vA#tiq yathA#&amp;sidhAqrAM kaqrtt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&amp;va#hitA-mavaqkrAm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yadyuv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yuv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</w:t>
      </w:r>
    </w:p>
    <w:p w14:paraId="0647FF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havA# viqhvayi#ShyAmi kaqrttaM pa#tiShyAqmIty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qva-maqmRutA#-dAqtmAna#M juqguPs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$t || 11.1 </w:t>
      </w:r>
    </w:p>
    <w:p w14:paraId="132519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4.13</w:t>
      </w:r>
      <w:r w:rsidRPr="00CB00E1">
        <w:rPr>
          <w:color w:val="auto"/>
        </w:rPr>
        <w:tab/>
        <w:t>dahara vidyA</w:t>
      </w:r>
    </w:p>
    <w:p w14:paraId="115B8E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T.A.6.12.1</w:t>
      </w:r>
    </w:p>
    <w:p w14:paraId="0065C5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-raNI#yAn mahaqt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mahI#yA-nAqtmA guhA#yAqM nihi#t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&amp;sya jaqnt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| tama#kratuM paSyati vItaS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dhAqtuH praqsAdA$n-mahiqmAna#mISaM || 12.1</w:t>
      </w:r>
    </w:p>
    <w:p w14:paraId="5B4F95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saqpta prAqNAH praqBava#ntiq tasmA$th saqptArciSha#H saqmidha#H saqpta jiqhvAH | saqpta iqm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Shuq cara#nti prAqNA guqhASa#yAq-nnihi#tAH saqpta sa#pta || 12.2</w:t>
      </w:r>
    </w:p>
    <w:p w14:paraId="17286BD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ata#H samuqdrA giqraya#Scaq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q&amp;smAth syanda#nt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sindha#vaqH sarva#rUpAH | ata#Scaq viSvAq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rasA$ccaq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nai#Sha BUqta-sti#ShThatyantarAqtmA || 12.3</w:t>
      </w:r>
    </w:p>
    <w:p w14:paraId="04BDA2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braqhmA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 padaqvIH ka#vIqnA-mRuShiqr-viprA#NAM mahiqSh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mRuqgANA$M | </w:t>
      </w:r>
    </w:p>
    <w:p w14:paraId="79FE6D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gRudhrA#NAq(gg)q svadhi#tiqr-vanA#nAq(gm)q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ma#H paqvitraq maty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#tiq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Bann# || 12.4</w:t>
      </w:r>
    </w:p>
    <w:p w14:paraId="30C5D60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aqjA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hi#ta-Sukla-kRuqShNAM baqhvIM praqjAM jaqnaya#ntIq(gm)q sarU#pAM | aqj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juqShamA#N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&amp;nuqS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jahA$ty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nAM Buqkta-B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#gAqmaj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$&amp;nyaH || 12.5</w:t>
      </w:r>
    </w:p>
    <w:p w14:paraId="30B01AD1" w14:textId="77777777" w:rsidR="00261568" w:rsidRPr="00CB00E1" w:rsidRDefault="00261568" w:rsidP="00261568">
      <w:pPr>
        <w:rPr>
          <w:color w:val="auto"/>
        </w:rPr>
      </w:pPr>
    </w:p>
    <w:p w14:paraId="6F0182B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T.A.6.12.2</w:t>
      </w:r>
    </w:p>
    <w:p w14:paraId="2800889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haq(gm)qsaH Su#ciqShad vasu#-rantarikShaq-saddh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diqSha-dati#thir-dur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Naqsat | nRuqShadva#raq-sadRu#taq-sad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#maq-sadaqbjA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qjA Ru#taqjA </w:t>
      </w:r>
    </w:p>
    <w:p w14:paraId="3783CD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a#driqjA RuqtaM bRuqhat || 12.6 </w:t>
      </w:r>
    </w:p>
    <w:p w14:paraId="56683719" w14:textId="77777777" w:rsidR="00261568" w:rsidRPr="00CB00E1" w:rsidRDefault="00261568" w:rsidP="00261568">
      <w:pPr>
        <w:rPr>
          <w:color w:val="auto"/>
        </w:rPr>
      </w:pPr>
    </w:p>
    <w:p w14:paraId="7716AD65" w14:textId="77777777" w:rsidR="00A96348" w:rsidRDefault="00261568" w:rsidP="00261568">
      <w:pPr>
        <w:rPr>
          <w:color w:val="auto"/>
        </w:rPr>
      </w:pPr>
      <w:r w:rsidRPr="00CB00E1">
        <w:rPr>
          <w:color w:val="auto"/>
        </w:rPr>
        <w:t>GRuqtaM mi#mikShir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GRuqtama#syaq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ni#r-GRuqt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Sriqt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GRuqtamu#vasyaq dhAma# | aqnuqShvaqdhamAva#ha mAqdaya#svaq svAhA# kRutaM ~MvRuShaBa vakShi </w:t>
      </w:r>
    </w:p>
    <w:p w14:paraId="3C06EA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haqvyaM || 12.7</w:t>
      </w:r>
    </w:p>
    <w:p w14:paraId="705C902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saqmuqdrA dUqrmir-madhu#mAq(gm)q udA#ra-dupAq(gm)qSunAq sama#mRutaqtva mA#naT | </w:t>
      </w:r>
    </w:p>
    <w:p w14:paraId="2A12C3E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GRuqtasyaq nAmaq guhyaqM ~Myadasti# jiqhvA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qvAnA#-maqmRuta#syaq nABi#H || 12.8</w:t>
      </w:r>
    </w:p>
    <w:p w14:paraId="2CF1E3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vaqyaM nAmaq prabra#vAmA GRuqt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nAqsmin. 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dhA#rayAmAq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#BiH | </w:t>
      </w:r>
    </w:p>
    <w:p w14:paraId="56BB72D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upa# braqhmA SRu#NavacCaqsyamA#naqM catu#H SRu~gg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&amp;vamId gauqra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qtat || 12.9</w:t>
      </w:r>
    </w:p>
    <w:p w14:paraId="7030F153" w14:textId="77777777" w:rsidR="00261568" w:rsidRPr="00CB00E1" w:rsidRDefault="00261568" w:rsidP="00261568">
      <w:pPr>
        <w:rPr>
          <w:color w:val="auto"/>
        </w:rPr>
      </w:pPr>
    </w:p>
    <w:p w14:paraId="20A6F3D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caqtvAriq SRu~ggAq tray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asyaq pAdAq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SIqraq.Sh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saqpta hastA#s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aqsya | tridhA# baqddh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vRu#ShaqB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#ravIti maqh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martyAq(gm)q Avi#v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 || 12.10</w:t>
      </w:r>
    </w:p>
    <w:p w14:paraId="3FE54E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T.A.6.12.3</w:t>
      </w:r>
    </w:p>
    <w:p w14:paraId="5AF420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tridhA# hiqtaM paqNiBi#r guqhyamA#naqM gavi#-d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GRuqtamanva#vindann | indraq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kaq(gm)q sUryaq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 jajAna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ka(gg)# svaqdhayAq niShTa#takShuH || 12.11</w:t>
      </w:r>
    </w:p>
    <w:p w14:paraId="62847CA0" w14:textId="77777777" w:rsidR="00261568" w:rsidRPr="00CB00E1" w:rsidRDefault="00261568" w:rsidP="00261568">
      <w:pPr>
        <w:rPr>
          <w:color w:val="auto"/>
        </w:rPr>
      </w:pPr>
    </w:p>
    <w:p w14:paraId="0FADEB2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 prathaqmaM puqrastAqd viSvAqdhiy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ruqdr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maqhar.Shi#H | hiqraqNyaqgaqrBaM pa#Syataq jAya#mAnaq(gm)q san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qvaH SuqBayAq smRutyAq </w:t>
      </w:r>
    </w:p>
    <w:p w14:paraId="1E2225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sam~Myu#naktu || 12.12</w:t>
      </w:r>
    </w:p>
    <w:p w14:paraId="1EF76285" w14:textId="77777777" w:rsidR="00261568" w:rsidRPr="00CB00E1" w:rsidRDefault="00261568" w:rsidP="00261568">
      <w:pPr>
        <w:rPr>
          <w:color w:val="auto"/>
        </w:rPr>
      </w:pPr>
    </w:p>
    <w:p w14:paraId="138B41A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yasmAqtparaqM nApa#raq mastiq ki~jciqdyasmAqn nANI#y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 jyAy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$&amp;stiq kaSci#t | vRuqkSha i#va stabdh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diqvi ti#ShThaq-ty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qdaM pUqrNaM puru#Sh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sarva$M || 12.13</w:t>
      </w:r>
    </w:p>
    <w:p w14:paraId="6061E254" w14:textId="77777777" w:rsidR="00261568" w:rsidRPr="00CB00E1" w:rsidRDefault="00261568" w:rsidP="00261568">
      <w:pPr>
        <w:rPr>
          <w:color w:val="auto"/>
        </w:rPr>
      </w:pPr>
    </w:p>
    <w:p w14:paraId="2634A1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(sanyAsa sUktam)</w:t>
      </w:r>
    </w:p>
    <w:p w14:paraId="4C2D6E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 karma#NA na praqjayAq dhan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tyAg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amRutaqtva-mA#naqSuH | 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nAkaqM nihi#taqM guhA#yAM ~MviqBrAja#d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 yata#y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viqSanti# || 12.14</w:t>
      </w:r>
    </w:p>
    <w:p w14:paraId="05F06B37" w14:textId="77777777" w:rsidR="00261568" w:rsidRPr="00CB00E1" w:rsidRDefault="00261568" w:rsidP="00261568">
      <w:pPr>
        <w:rPr>
          <w:color w:val="auto"/>
        </w:rPr>
      </w:pPr>
    </w:p>
    <w:p w14:paraId="734DC6A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qdAqntaq viqj~jAnaq-suni#ScitAqrthAH sanyA#sa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qgAdyata#yaH Suddhaq sattvA$H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bra#hmal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tuq parA$ntakAl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parA#mRutAqt pari#mucyantiq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( ) || 12.15</w:t>
      </w:r>
    </w:p>
    <w:p w14:paraId="09CA5B1F" w14:textId="77777777" w:rsidR="00261568" w:rsidRPr="00CB00E1" w:rsidRDefault="00261568" w:rsidP="00261568">
      <w:pPr>
        <w:rPr>
          <w:color w:val="auto"/>
        </w:rPr>
      </w:pPr>
    </w:p>
    <w:p w14:paraId="33166A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daqhraqM ~MviqpAqpaM paqram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$Sma BUtaqM ~Myat pu#NDarIqkaM puqrama#ddhya saq(gg)qsthaM | </w:t>
      </w:r>
    </w:p>
    <w:p w14:paraId="7DF28B3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taqtrAqpiq daqhraM gaqgana#M ~MviS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kaq-stasmi#n. yadaqntasta-dupA#sitaqvyaM || 12.16</w:t>
      </w:r>
    </w:p>
    <w:p w14:paraId="5CD2C5C5" w14:textId="77777777" w:rsidR="00261568" w:rsidRPr="00CB00E1" w:rsidRDefault="00261568" w:rsidP="00261568">
      <w:pPr>
        <w:rPr>
          <w:color w:val="auto"/>
        </w:rPr>
      </w:pPr>
    </w:p>
    <w:p w14:paraId="1CF9F0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dAdau sva#raH 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ca praqtiShThi#taH | tasya# praqkRuti#-lInaqsyaq yaqH para#H saq maqh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Sva#raH || 12.17 </w:t>
      </w:r>
    </w:p>
    <w:p w14:paraId="3B99D6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$&amp;nyaq - Avi#v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Saq -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caqtvAri# ca) (A12) </w:t>
      </w:r>
    </w:p>
    <w:p w14:paraId="17CD91E0" w14:textId="77777777" w:rsidR="00261568" w:rsidRPr="00CB00E1" w:rsidRDefault="00261568" w:rsidP="00261568">
      <w:pPr>
        <w:rPr>
          <w:color w:val="auto"/>
        </w:rPr>
      </w:pPr>
    </w:p>
    <w:p w14:paraId="44620ED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4.14</w:t>
      </w:r>
      <w:r w:rsidRPr="00CB00E1">
        <w:rPr>
          <w:color w:val="auto"/>
        </w:rPr>
        <w:tab/>
        <w:t>nArAyaNa sUktaM</w:t>
      </w:r>
    </w:p>
    <w:p w14:paraId="00E077D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T.A.6.13.1</w:t>
      </w:r>
    </w:p>
    <w:p w14:paraId="3E6176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saqhaqsraqSIr.Sha#M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qvaqM ~MviqSvAkSha#M ~MviqSva Sa#M BuvaM | viSva#M nAqrAya#NaM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qvaqmaqkShara#M paraqmaM paqdaM || 13.1</w:t>
      </w:r>
    </w:p>
    <w:p w14:paraId="3C148355" w14:textId="77777777" w:rsidR="00261568" w:rsidRPr="00CB00E1" w:rsidRDefault="00261568" w:rsidP="00261568">
      <w:pPr>
        <w:rPr>
          <w:color w:val="auto"/>
        </w:rPr>
      </w:pPr>
    </w:p>
    <w:p w14:paraId="79FF16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viqSvataqH para#mAnniqtyaqM ~MviqSvaM nA#rAyaqNa(gm) ha#riM | viSva#m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 puru#Shaq-stad viSvaqmupa#jIvati || 13.2</w:t>
      </w:r>
    </w:p>
    <w:p w14:paraId="4A1FE4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patiqM ~MviSva#syAqtm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Sva#raq(gm)q SASva#ta(gm) Siqvama#cyutaM | nAqrAyaqNaM ma#hAj~j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qyaqM ~MviqSvAtmA#naM paqrAya#NaM || 13.3</w:t>
      </w:r>
    </w:p>
    <w:p w14:paraId="449A8BBB" w14:textId="77777777" w:rsidR="00261568" w:rsidRPr="00CB00E1" w:rsidRDefault="00261568" w:rsidP="00261568">
      <w:pPr>
        <w:rPr>
          <w:color w:val="auto"/>
        </w:rPr>
      </w:pPr>
    </w:p>
    <w:p w14:paraId="77EF62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nAqrAyaqNa pa#r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qtiqrAqtmA nA#rayaqNaH pa#raH | </w:t>
      </w:r>
    </w:p>
    <w:p w14:paraId="359ABD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nAqrAyaqNa pa#raM braqhmaq taqttvaM nA#rAyaqNaH pa#raH | nAqrAyaqNa pa#r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dhyAqtAq dhyAqnaM nA#rAyaqNaH pa#raH || 13.4</w:t>
      </w:r>
    </w:p>
    <w:p w14:paraId="0C6595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yacca# kiq~jcij-ja#gath saqrvaqM dRuqSyat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SrUyaqt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&amp;pi# vA | </w:t>
      </w:r>
    </w:p>
    <w:p w14:paraId="301C5E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T.A.6.13.2</w:t>
      </w:r>
    </w:p>
    <w:p w14:paraId="4B704C9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anta#r baqhiSca# tath saqrvaqM ~MvyAqpya nA#rAyaqNaH sthi#taH || 13.5</w:t>
      </w:r>
    </w:p>
    <w:p w14:paraId="2E36B31E" w14:textId="77777777" w:rsidR="00261568" w:rsidRPr="00CB00E1" w:rsidRDefault="00261568" w:rsidP="00261568">
      <w:pPr>
        <w:rPr>
          <w:color w:val="auto"/>
        </w:rPr>
      </w:pPr>
    </w:p>
    <w:p w14:paraId="038248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ana#ntaq mavya#yaM kaqvi(gm) sa#muqdr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&amp;nta#M ~MviqSva Sa#BuMvaM | paqdmaqk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qSa-pra#tIkAqSaq(gm)q hRuqdaya#M cApyaqdh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mu#KaM || 13.6</w:t>
      </w:r>
    </w:p>
    <w:p w14:paraId="38190F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niqShTyA vi#tastyAqnt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nAqByAmu#pariq tiShTha#ti | </w:t>
      </w:r>
    </w:p>
    <w:p w14:paraId="34855F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jvAqlaqmAqlA ku#laM BAqtIq viqSvasyA#yataqnaM ma#hat || 13.7</w:t>
      </w:r>
    </w:p>
    <w:p w14:paraId="7BB1629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santa#ta(gm) SiqlABi#stuq laMba#tyA 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Saqsanni#BaM | </w:t>
      </w:r>
    </w:p>
    <w:p w14:paraId="5F21592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suShiqra(gm) sUqkShmaM tasmi$nth saqrvaM prati#ShThitaM || 13.8</w:t>
      </w:r>
    </w:p>
    <w:p w14:paraId="1D65526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tasyaq 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maqhAna#gnir viqSvArci#r viqSvat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</w:t>
      </w:r>
      <w:r w:rsidR="00A96348">
        <w:rPr>
          <w:color w:val="auto"/>
        </w:rPr>
        <w:br/>
      </w:r>
      <w:r w:rsidRPr="00CB00E1">
        <w:rPr>
          <w:color w:val="auto"/>
        </w:rPr>
        <w:t>muKaH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&amp;gra#Buqg viBa#jan tiqShThaqn-nAhA#ra-majaqraH kaqviH | tiqryaqgUqrdhva ma#dhaH SAqyIq raqSmaya#stasyaq santa#tA ( ) || 13.9</w:t>
      </w:r>
    </w:p>
    <w:p w14:paraId="53182113" w14:textId="35E02574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saqntAqpaya#ti svaM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qhamApA#datalaq masta#</w:t>
      </w:r>
      <w:r w:rsidR="00E11CEB">
        <w:rPr>
          <w:color w:val="auto"/>
        </w:rPr>
        <w:t>g</w:t>
      </w:r>
      <w:r w:rsidRPr="00CB00E1">
        <w:rPr>
          <w:color w:val="auto"/>
        </w:rPr>
        <w:t xml:space="preserve">aH | </w:t>
      </w:r>
    </w:p>
    <w:p w14:paraId="5FB9AA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tasyaq 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vahni#SiKA 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</w:t>
      </w:r>
      <w:r w:rsidR="008827AA">
        <w:rPr>
          <w:color w:val="auto"/>
        </w:rPr>
        <w:t>rddh</w:t>
      </w:r>
      <w:r w:rsidRPr="00CB00E1">
        <w:rPr>
          <w:color w:val="auto"/>
        </w:rPr>
        <w:t>vA vyaqvasthi#taH || 13.10</w:t>
      </w:r>
    </w:p>
    <w:p w14:paraId="70DFE5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nIqlat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yada# maddhyaqsthAqd viqdyull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vaq BAsva#rA | </w:t>
      </w:r>
    </w:p>
    <w:p w14:paraId="588656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nIqvAraq SUka#vattaqnvIq pIqtA BA$svatyaqNUpa#mA || 13.11</w:t>
      </w:r>
    </w:p>
    <w:p w14:paraId="34A00D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tasyA$H SiKAqyA ma#ddhy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paqramA$tmA vyaqvasthi#taH | </w:t>
      </w:r>
    </w:p>
    <w:p w14:paraId="7B2F431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brahmaq sa SivaqH sa hariqH 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ndraqH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&amp;kSha#raH paraqmaH svaqrAT || 13.12</w:t>
      </w:r>
    </w:p>
    <w:p w14:paraId="5F2CDF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(api# vAq - santa#tAq ShaT ca#) (A13) </w:t>
      </w:r>
    </w:p>
    <w:p w14:paraId="5791D831" w14:textId="77777777" w:rsidR="00261568" w:rsidRPr="00CB00E1" w:rsidRDefault="00261568" w:rsidP="00261568">
      <w:pPr>
        <w:rPr>
          <w:color w:val="auto"/>
        </w:rPr>
      </w:pPr>
    </w:p>
    <w:p w14:paraId="111FB6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4.15</w:t>
      </w:r>
      <w:r w:rsidRPr="00CB00E1">
        <w:rPr>
          <w:color w:val="auto"/>
        </w:rPr>
        <w:tab/>
        <w:t>Aditya maNDal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parabrahm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pAsanaM</w:t>
      </w:r>
    </w:p>
    <w:p w14:paraId="089BD4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T.A.6.14.1</w:t>
      </w:r>
    </w:p>
    <w:p w14:paraId="5D39E6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Aqdiqty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qtan maqNDalaqM tapa#tiq tatraq tA RucaqstadRuqcA ma#NDalaq(gm)q sa RuqcAM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&amp;thaqya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qtasmi#n maqNDal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q&amp;rcir dIqpyat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tAniq sAmA#niq sa sAqmnAM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&amp;thaq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qtasmi#n maqNDal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q&amp;rciShiq puru#ShaqstAniq yajU(gm)#Shiq sa yaju#ShA maNDalaq(gm)q sa yaju#ShAM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qkaH saiShA traqyy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va# viqdyA ta#patiq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$&amp;nta-rA#diqty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hi#raqNmayaqH puru#ShaH || 14.1</w:t>
      </w:r>
    </w:p>
    <w:p w14:paraId="1147FDAB" w14:textId="77777777" w:rsidR="00261568" w:rsidRPr="00CB00E1" w:rsidRDefault="00261568" w:rsidP="00261568">
      <w:pPr>
        <w:rPr>
          <w:color w:val="auto"/>
        </w:rPr>
      </w:pPr>
    </w:p>
    <w:p w14:paraId="11DB48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4.16</w:t>
      </w:r>
      <w:r w:rsidRPr="00CB00E1">
        <w:rPr>
          <w:color w:val="auto"/>
        </w:rPr>
        <w:tab/>
        <w:t xml:space="preserve"> AdityapuruShasya sarvAtmakatva pradar.SanaM</w:t>
      </w:r>
    </w:p>
    <w:p w14:paraId="246E173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T.A.6.15.1</w:t>
      </w:r>
    </w:p>
    <w:p w14:paraId="2E7D33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vai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balaqM ~MyaSaq-ScakShuqH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tra#mAqtmA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maqnyur-manu#r-mRuqtyuH saqty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miqtr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vAqyurA#kAqSaH prAqN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#kapAqlaH </w:t>
      </w:r>
    </w:p>
    <w:p w14:paraId="141C82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kaH kiM kaM tath saqtyamanna#-maqmRutA# jIqv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viSva#H kataqmaH sva#yaqBuM brahmaiq tadamRu#ta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qSha puru#Sha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BUqtAnAq-madhi#patiqr-brahma#NaqH sAyu#jya(gm) 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qvatA#nAq(gm)q sAyu#jya(gm) sAqrShTitA(gm)# samAna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tiq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$tyupaqniShat || 15.1</w:t>
      </w:r>
    </w:p>
    <w:p w14:paraId="24B4BCCE" w14:textId="77777777" w:rsidR="00261568" w:rsidRPr="00CB00E1" w:rsidRDefault="00261568" w:rsidP="00261568">
      <w:pPr>
        <w:rPr>
          <w:color w:val="auto"/>
        </w:rPr>
      </w:pPr>
    </w:p>
    <w:p w14:paraId="44BBED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4.17</w:t>
      </w:r>
      <w:r w:rsidRPr="00CB00E1">
        <w:rPr>
          <w:color w:val="auto"/>
        </w:rPr>
        <w:tab/>
        <w:t>Siv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pAsana mantrAH</w:t>
      </w:r>
    </w:p>
    <w:p w14:paraId="78859B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T.A.6.16.1</w:t>
      </w:r>
    </w:p>
    <w:p w14:paraId="389D100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nidha#napatay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namaH | nidha#napatAntikAyaq namaH | </w:t>
      </w:r>
    </w:p>
    <w:p w14:paraId="7C7D1B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vAyaq namaH | U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vali~ggAyaq namaH | </w:t>
      </w:r>
    </w:p>
    <w:p w14:paraId="669070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hiraNyAyaq namaH | hiraNyali~ggAyaq namaH | </w:t>
      </w:r>
    </w:p>
    <w:p w14:paraId="4E49AE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suvarNAyaq namaH | suvarNali~ggAyaq namaH | </w:t>
      </w:r>
    </w:p>
    <w:p w14:paraId="7BBB6C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divyAyaq namaH | divyali~ggAyaq namaH | 16.1a</w:t>
      </w:r>
    </w:p>
    <w:p w14:paraId="604183E4" w14:textId="77777777" w:rsidR="00261568" w:rsidRPr="00CB00E1" w:rsidRDefault="00261568" w:rsidP="00261568">
      <w:pPr>
        <w:rPr>
          <w:color w:val="auto"/>
        </w:rPr>
      </w:pPr>
    </w:p>
    <w:p w14:paraId="4C6DB41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T.A.6.16.2</w:t>
      </w:r>
    </w:p>
    <w:p w14:paraId="27A2D6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BavAyaq namaH | Bavali~ggAyaq namaH | </w:t>
      </w:r>
    </w:p>
    <w:p w14:paraId="2D10DD7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SarvAyaq namaH | Sarvali~ggAyaq namaH | </w:t>
      </w:r>
    </w:p>
    <w:p w14:paraId="7B0E000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SivAyaq namaH | Sivali~ggAyaq namaH | </w:t>
      </w:r>
    </w:p>
    <w:p w14:paraId="632474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jvalAyaq namaH | jvalali~ggAyaq namaH | </w:t>
      </w:r>
    </w:p>
    <w:p w14:paraId="0899D9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AtmAyaq namaH | Atmali~ggAyaq namaH | </w:t>
      </w:r>
    </w:p>
    <w:p w14:paraId="1148BE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paramAyaq namaH | paramali~ggAyaq namaH | </w:t>
      </w:r>
    </w:p>
    <w:p w14:paraId="2EB45642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taths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masya# sUryaqsyaq sarvali~gga(gg)# sthApaqyaqtiq pANimantra#M paviqtraM || 16.1b</w:t>
      </w:r>
    </w:p>
    <w:p w14:paraId="575DE54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4.18</w:t>
      </w:r>
      <w:r w:rsidRPr="00CB00E1">
        <w:rPr>
          <w:color w:val="auto"/>
        </w:rPr>
        <w:tab/>
        <w:t xml:space="preserve">paScimavaktra pratipAdaka mantraH </w:t>
      </w:r>
    </w:p>
    <w:p w14:paraId="483119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T.A.6.17.1</w:t>
      </w:r>
    </w:p>
    <w:p w14:paraId="1EAD0F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jAqtaM pra#padyAqmiq saqdy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jAqtAyaq vai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nama#H | Baqv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nAti#Bav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Bavasvaq mAM | Baqv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dBa#vAyaq nama#H || 17.1</w:t>
      </w:r>
    </w:p>
    <w:p w14:paraId="704721A6" w14:textId="77777777" w:rsidR="00261568" w:rsidRPr="00CB00E1" w:rsidRDefault="00261568" w:rsidP="00261568">
      <w:pPr>
        <w:rPr>
          <w:color w:val="auto"/>
        </w:rPr>
      </w:pPr>
    </w:p>
    <w:p w14:paraId="73E2C1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4.19</w:t>
      </w:r>
      <w:r w:rsidRPr="00CB00E1">
        <w:rPr>
          <w:color w:val="auto"/>
        </w:rPr>
        <w:tab/>
        <w:t xml:space="preserve">uttara vaktra pratipAdaka mantraH </w:t>
      </w:r>
    </w:p>
    <w:p w14:paraId="5D1CE6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T.A.6.18.1</w:t>
      </w:r>
    </w:p>
    <w:p w14:paraId="38CF40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vAqmaqd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qShThAyaq nama#H 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ruqdrAyaq namaqH kAlA#yaq namaqH kala#vikaraNAyaq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bala#vikaraNAyaq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balA#yaq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bala#pramathanAyaq namaqH sarva#BUtadamanAyaq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nma#nAyaq nama#H || 18.1</w:t>
      </w:r>
    </w:p>
    <w:p w14:paraId="01FCB6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4.20</w:t>
      </w:r>
      <w:r w:rsidRPr="00CB00E1">
        <w:rPr>
          <w:color w:val="auto"/>
        </w:rPr>
        <w:tab/>
        <w:t xml:space="preserve">dakShiNa vaktra pratipAdaka mantraH </w:t>
      </w:r>
    </w:p>
    <w:p w14:paraId="56EC540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T.A.6.19.1</w:t>
      </w:r>
    </w:p>
    <w:p w14:paraId="435FF5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&amp;thaq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ra#tar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ByaH | </w:t>
      </w:r>
    </w:p>
    <w:p w14:paraId="535CC3E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$ByaH sarvaq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nama#st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astu ruqdrarU#p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ByaH || 19.1</w:t>
      </w:r>
    </w:p>
    <w:p w14:paraId="28D40A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4.21</w:t>
      </w:r>
      <w:r w:rsidRPr="00CB00E1">
        <w:rPr>
          <w:color w:val="auto"/>
        </w:rPr>
        <w:tab/>
        <w:t>prAgvaktra pratipAdaka mantraH</w:t>
      </w:r>
    </w:p>
    <w:p w14:paraId="69A66F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T.A.6.20.1</w:t>
      </w:r>
    </w:p>
    <w:p w14:paraId="311D34B1" w14:textId="77777777" w:rsidR="00A96348" w:rsidRDefault="00261568" w:rsidP="00261568">
      <w:pPr>
        <w:rPr>
          <w:color w:val="auto"/>
        </w:rPr>
      </w:pPr>
      <w:r w:rsidRPr="00CB00E1">
        <w:rPr>
          <w:color w:val="auto"/>
        </w:rPr>
        <w:t>tatpuru#ShAya viqdmah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mahAd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qvAya# dhImahi | </w:t>
      </w:r>
    </w:p>
    <w:p w14:paraId="487B3C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rudraH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 || 20.1</w:t>
      </w:r>
    </w:p>
    <w:p w14:paraId="3ADB17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4.22</w:t>
      </w:r>
      <w:r w:rsidRPr="00CB00E1">
        <w:rPr>
          <w:color w:val="auto"/>
        </w:rPr>
        <w:tab/>
        <w:t>Urdhva vaktra pratipAdaka mantraH</w:t>
      </w:r>
    </w:p>
    <w:p w14:paraId="021981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T.A.6.21.1</w:t>
      </w:r>
    </w:p>
    <w:p w14:paraId="27934CA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ISAnaH sarva#vidyAqnAq- mISvaraH sarva#BUtAqnAqM brahmAdhi#patiqr brahmaqN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&amp;dhi#patiqr </w:t>
      </w:r>
    </w:p>
    <w:p w14:paraId="58EFD1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brahmA# Siqv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astu sadASiqv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21.1</w:t>
      </w:r>
    </w:p>
    <w:p w14:paraId="033D376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4.23</w:t>
      </w:r>
      <w:r w:rsidRPr="00CB00E1">
        <w:rPr>
          <w:color w:val="auto"/>
        </w:rPr>
        <w:tab/>
        <w:t>namaskArArttha mantrAH</w:t>
      </w:r>
    </w:p>
    <w:p w14:paraId="5E83991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T.A.6.22.1</w:t>
      </w:r>
    </w:p>
    <w:p w14:paraId="79945740" w14:textId="77777777" w:rsidR="00A96348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hiraNyabAhav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hiraNyavarNAya hiraNyarUpAya hiraNyapatay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&amp;biMkApataya umApatay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paSupatay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</w:t>
      </w:r>
    </w:p>
    <w:p w14:paraId="4AE431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namaH || 22.1</w:t>
      </w:r>
    </w:p>
    <w:p w14:paraId="2F5C3EB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T.A.6.23.1</w:t>
      </w:r>
    </w:p>
    <w:p w14:paraId="00DEE8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Ruqta(gm) saqtyaM pa#raM braqhmaq puqruSha#M kRuShNaqpi~gga#laM | Uq</w:t>
      </w:r>
      <w:r w:rsidR="008827AA">
        <w:rPr>
          <w:color w:val="auto"/>
        </w:rPr>
        <w:t>rddh</w:t>
      </w:r>
      <w:r w:rsidRPr="00CB00E1">
        <w:rPr>
          <w:color w:val="auto"/>
        </w:rPr>
        <w:t>var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#taM ~Mvi#rUpAqkShaqM ~MviqSvarU#pAyaq vai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nama#H || 23.1</w:t>
      </w:r>
    </w:p>
    <w:p w14:paraId="0292A6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T.A.6.24.1</w:t>
      </w:r>
    </w:p>
    <w:p w14:paraId="4F0847D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ruqdrastasmai# ruqdrAyaq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astu | </w:t>
      </w:r>
    </w:p>
    <w:p w14:paraId="0BB8118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puru#Sh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ruqdraH sanmaqh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nama#H | </w:t>
      </w:r>
    </w:p>
    <w:p w14:paraId="2F8619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viSva#M BUqtaM Buva#naM ciqtraM ba#huqdhA jAqtaM jAya#mAnaM caq yat | 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 ruqdrastasmai# ruqdrAyaq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astu || 24.1</w:t>
      </w:r>
    </w:p>
    <w:p w14:paraId="4693D851" w14:textId="77777777" w:rsidR="00261568" w:rsidRPr="00CB00E1" w:rsidRDefault="00261568" w:rsidP="00261568">
      <w:pPr>
        <w:rPr>
          <w:color w:val="auto"/>
        </w:rPr>
      </w:pPr>
    </w:p>
    <w:p w14:paraId="30DE66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T.A.6.25.1</w:t>
      </w:r>
    </w:p>
    <w:p w14:paraId="5F0C5C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kadruqdrAyaq prac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mIqDhuShTa#mAyaq tavya#s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maq Santa#ma(gm) hRuqd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7857ECE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 ruqdrastasmai# ruqdrAyaq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astu || 25.1</w:t>
      </w:r>
    </w:p>
    <w:p w14:paraId="60289DC7" w14:textId="77777777" w:rsidR="00261568" w:rsidRPr="00CB00E1" w:rsidRDefault="00261568" w:rsidP="00261568">
      <w:pPr>
        <w:rPr>
          <w:color w:val="auto"/>
        </w:rPr>
      </w:pPr>
    </w:p>
    <w:p w14:paraId="1139D44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4.24</w:t>
      </w:r>
      <w:r w:rsidRPr="00CB00E1">
        <w:rPr>
          <w:color w:val="auto"/>
        </w:rPr>
        <w:tab/>
        <w:t>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 havaNyAH upayuktasya vRukSha 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Sha-syABidhAnam</w:t>
      </w:r>
    </w:p>
    <w:p w14:paraId="729275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T.A.6.26.1</w:t>
      </w:r>
    </w:p>
    <w:p w14:paraId="77A7F1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yasyaq vai ka#~gkatyagni-h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traqhava#NI Bavatiq praty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qvA-syAhu#taya-stiShThaqntyath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prati#ShThityai || 26.1</w:t>
      </w:r>
    </w:p>
    <w:p w14:paraId="00D8A9B2" w14:textId="77777777" w:rsidR="00261568" w:rsidRPr="00CB00E1" w:rsidRDefault="00261568" w:rsidP="00261568">
      <w:pPr>
        <w:rPr>
          <w:color w:val="auto"/>
        </w:rPr>
      </w:pPr>
    </w:p>
    <w:p w14:paraId="12F2B6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4.25</w:t>
      </w:r>
      <w:r w:rsidRPr="00CB00E1">
        <w:rPr>
          <w:color w:val="auto"/>
        </w:rPr>
        <w:tab/>
        <w:t xml:space="preserve"> rakSh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Gna mantra nirUpaNaM</w:t>
      </w:r>
    </w:p>
    <w:p w14:paraId="045FA0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T.A.6.27.1 </w:t>
      </w:r>
    </w:p>
    <w:p w14:paraId="63965E6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 (This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xpansi</w:t>
      </w:r>
      <w:r w:rsidR="00A96348">
        <w:rPr>
          <w:color w:val="auto"/>
        </w:rPr>
        <w:t>o</w:t>
      </w:r>
      <w:r w:rsidRPr="00CB00E1">
        <w:rPr>
          <w:color w:val="auto"/>
        </w:rPr>
        <w:t>n is app</w:t>
      </w:r>
      <w:r w:rsidR="00A96348">
        <w:rPr>
          <w:color w:val="auto"/>
        </w:rPr>
        <w:t>e</w:t>
      </w:r>
      <w:r w:rsidRPr="00CB00E1">
        <w:rPr>
          <w:color w:val="auto"/>
        </w:rPr>
        <w:t>aring in T.S.1.2.14.1 f</w:t>
      </w:r>
      <w:r w:rsidR="00A96348">
        <w:rPr>
          <w:color w:val="auto"/>
        </w:rPr>
        <w:t>o</w:t>
      </w:r>
      <w:r w:rsidRPr="00CB00E1">
        <w:rPr>
          <w:color w:val="auto"/>
        </w:rPr>
        <w:t xml:space="preserve">r </w:t>
      </w:r>
    </w:p>
    <w:p w14:paraId="1AB0EAEE" w14:textId="77777777" w:rsidR="00A96348" w:rsidRDefault="00261568" w:rsidP="00261568">
      <w:pPr>
        <w:rPr>
          <w:color w:val="auto"/>
        </w:rPr>
      </w:pPr>
      <w:r w:rsidRPr="00CB00E1">
        <w:rPr>
          <w:color w:val="auto"/>
        </w:rPr>
        <w:t>kRuqNuqSh</w:t>
      </w:r>
      <w:r w:rsidR="00A96348">
        <w:rPr>
          <w:color w:val="auto"/>
        </w:rPr>
        <w:t>va pAjaq itiq pa~jca# )</w:t>
      </w:r>
    </w:p>
    <w:p w14:paraId="10316329" w14:textId="77777777" w:rsidR="00A96348" w:rsidRDefault="00A96348" w:rsidP="00261568">
      <w:pPr>
        <w:rPr>
          <w:color w:val="auto"/>
        </w:rPr>
      </w:pPr>
    </w:p>
    <w:p w14:paraId="51B5E6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kRuqNuqShva pAjaqH prasi#tiqnna pRuqthvIM ~MyAqhi rAj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vA#mavAq(gm)q iB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| tRuqShvImanuq prasi#tiM drUNAqn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&amp;stA#&amp;siq viddhya# raqkSha saqstapi#ShThaiH || 27.1</w:t>
      </w:r>
    </w:p>
    <w:p w14:paraId="4A50D99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tava# BraqmAsa# ASuqyA pa#taqntyanu# spRuSa dhRuShaqtA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Su#cAnaH | tapU(gg)#Shyagn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juqhvA# pataqgAMna sa#ndit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visRu#jaq viShva# guqlkAH || 27.2 </w:t>
      </w:r>
    </w:p>
    <w:p w14:paraId="1AB9140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pratiqspaS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visRu#jaq tUrNi# tam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BavA# pAqyur viqS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aqsyA ada#bdhaH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dUqr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aqGaSa(gm)#s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antya#gn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mAki#ShT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vyathiqrA da#dhar.ShIt || 27.3 </w:t>
      </w:r>
    </w:p>
    <w:p w14:paraId="49415E8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uda#gn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tiShThaq pratyA ta#nuShvaqnya# mitrA(gm)#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ShatAt tigmah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arA#ti(gm) samidhAna caqkr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nIqcAtaM dha#kShyataq sanna SuShka$M || 27.4</w:t>
      </w:r>
    </w:p>
    <w:p w14:paraId="6BD3432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Ba#vaq prati#vidqdhyA-dhyaqsmadAq viShkRu#NuShvaq daivyA$nyagn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ava#sthiqrA ta#nuhi yAtuq jUnA$M jAqmimajA#miqM pramRu#NIhiq SatrUn# || 27.5 </w:t>
      </w:r>
    </w:p>
    <w:p w14:paraId="22C4AD54" w14:textId="77777777" w:rsidR="00261568" w:rsidRPr="00CB00E1" w:rsidRDefault="00261568" w:rsidP="00261568">
      <w:pPr>
        <w:rPr>
          <w:color w:val="auto"/>
        </w:rPr>
      </w:pPr>
    </w:p>
    <w:p w14:paraId="6E3A27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kRuqNuqShva pAjaq itiq pa~jca# || 27</w:t>
      </w:r>
    </w:p>
    <w:p w14:paraId="481533AB" w14:textId="77777777" w:rsidR="00261568" w:rsidRPr="00CB00E1" w:rsidRDefault="00261568" w:rsidP="00261568">
      <w:pPr>
        <w:rPr>
          <w:color w:val="auto"/>
        </w:rPr>
      </w:pPr>
    </w:p>
    <w:p w14:paraId="706C05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4.26</w:t>
      </w:r>
      <w:r w:rsidRPr="00CB00E1">
        <w:rPr>
          <w:color w:val="auto"/>
        </w:rPr>
        <w:tab/>
        <w:t>BUd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vatAka mantraH</w:t>
      </w:r>
    </w:p>
    <w:p w14:paraId="7B1A274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T.A.6.28.1</w:t>
      </w:r>
    </w:p>
    <w:p w14:paraId="3561BD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adi#tir-d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ga#ndhaqrvA ma#nuqShyA$H piqtar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-&amp;su#rAq-st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ShA(gm)# sarva BUqtAnA$M mAqtA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qdinI# mahaqtA maqhI sA#viqtrI gA#yaqtrI jaga#tyuqrvI pRuqthvI ba#huqlA viSvA# BUqtA ka#taqmA kAyA sA 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-tyaqmRut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vasiqShThaH || 28.1</w:t>
      </w:r>
    </w:p>
    <w:p w14:paraId="01B3FC64" w14:textId="77777777" w:rsidR="00261568" w:rsidRPr="00CB00E1" w:rsidRDefault="00261568" w:rsidP="00261568">
      <w:pPr>
        <w:rPr>
          <w:color w:val="auto"/>
        </w:rPr>
      </w:pPr>
    </w:p>
    <w:p w14:paraId="70E63F5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4.27</w:t>
      </w:r>
      <w:r w:rsidRPr="00CB00E1">
        <w:rPr>
          <w:color w:val="auto"/>
        </w:rPr>
        <w:tab/>
        <w:t>sarvA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 ApaH</w:t>
      </w:r>
    </w:p>
    <w:p w14:paraId="4C1839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T.A.6.29.1</w:t>
      </w:r>
    </w:p>
    <w:p w14:paraId="58601F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iqda(gm) sarvaqM ~MviSvA# BUqtAnyApa#H prAqNA vA Apa#H paqSavaq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&amp;nnaqmAp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-&amp;mRu#taqmApa#H saqmrADAp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viqrADApa#H svaqrADApaqH </w:t>
      </w:r>
    </w:p>
    <w:p w14:paraId="7AA488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CandAq(gg)qsyAp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tIq(gg)qShyAp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yajUq(gg)qShyApa#H saqtyamApaqH sarvA# </w:t>
      </w:r>
    </w:p>
    <w:p w14:paraId="15138A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qvatAq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BUrBuvaqssuvaqrApaq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29.1</w:t>
      </w:r>
    </w:p>
    <w:p w14:paraId="29BB11A5" w14:textId="77777777" w:rsidR="00261568" w:rsidRPr="00CB00E1" w:rsidRDefault="00261568" w:rsidP="00261568">
      <w:pPr>
        <w:rPr>
          <w:color w:val="auto"/>
        </w:rPr>
      </w:pPr>
    </w:p>
    <w:p w14:paraId="08A0AC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4.28</w:t>
      </w:r>
      <w:r w:rsidRPr="00CB00E1">
        <w:rPr>
          <w:color w:val="auto"/>
        </w:rPr>
        <w:tab/>
        <w:t>sandhyAvandana mantrAH</w:t>
      </w:r>
    </w:p>
    <w:p w14:paraId="17110C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T.A.6.30.1</w:t>
      </w:r>
    </w:p>
    <w:p w14:paraId="0427211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Apa#H punantu pRuthiqvIM pRu#thiqvI pUqtA pu#nAtuq mAM | </w:t>
      </w:r>
    </w:p>
    <w:p w14:paraId="6C2D995E" w14:textId="77777777" w:rsidR="00A96348" w:rsidRDefault="00261568" w:rsidP="00261568">
      <w:pPr>
        <w:rPr>
          <w:color w:val="auto"/>
        </w:rPr>
      </w:pPr>
      <w:r w:rsidRPr="00CB00E1">
        <w:rPr>
          <w:color w:val="auto"/>
        </w:rPr>
        <w:t xml:space="preserve">puqnantuq brahma#Naqspatiqr brahma# pUqtA </w:t>
      </w:r>
    </w:p>
    <w:p w14:paraId="2C618A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pu#nAtuq mAM || 30.1</w:t>
      </w:r>
    </w:p>
    <w:p w14:paraId="3509862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yaducCi#ShTaq-maB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$jyaqM ~MyadvA# duqScari#taqM mama# | sarva#M punantuq mAmAp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#-&amp;saqtA~jca# pratiqgrahaq(gg)q svAhA$ || 30.2</w:t>
      </w:r>
    </w:p>
    <w:p w14:paraId="496BF2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T.A.6.31.1</w:t>
      </w:r>
    </w:p>
    <w:p w14:paraId="4D445B5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agniSca mA manyuSca manyupatayaSca manyu#kRut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qByaH | </w:t>
      </w:r>
    </w:p>
    <w:p w14:paraId="527116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rakShaqntAM | yadahnA pApa#makAqrq.ShaM | </w:t>
      </w:r>
    </w:p>
    <w:p w14:paraId="576CF3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manasA vAcA# hastAqByAM | padByA-mudar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 SiqSnA | </w:t>
      </w:r>
    </w:p>
    <w:p w14:paraId="09C2603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ahaqstada#valuqpaMtu | yatki~jca# duriqtaM mayi# | </w:t>
      </w:r>
    </w:p>
    <w:p w14:paraId="00F2788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idamaha-mAmamRu#ta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qnau | saty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tiShi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#mi svAqhA || 31.1</w:t>
      </w:r>
    </w:p>
    <w:p w14:paraId="710766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T.A.6.32.1</w:t>
      </w:r>
    </w:p>
    <w:p w14:paraId="43FECAEB" w14:textId="77777777" w:rsidR="00A96348" w:rsidRDefault="00261568" w:rsidP="00261568">
      <w:pPr>
        <w:rPr>
          <w:color w:val="auto"/>
        </w:rPr>
      </w:pPr>
      <w:r w:rsidRPr="00CB00E1">
        <w:rPr>
          <w:color w:val="auto"/>
        </w:rPr>
        <w:t xml:space="preserve">sUryaSca mA manyuSca manyupatayaSca </w:t>
      </w:r>
    </w:p>
    <w:p w14:paraId="20BB6AAC" w14:textId="77777777" w:rsidR="00A96348" w:rsidRDefault="00261568" w:rsidP="00261568">
      <w:pPr>
        <w:rPr>
          <w:color w:val="auto"/>
        </w:rPr>
      </w:pPr>
      <w:r w:rsidRPr="00CB00E1">
        <w:rPr>
          <w:color w:val="auto"/>
        </w:rPr>
        <w:t>manyu#kRut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qByaH | pAp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rakShaqntAM | yadrAtriyA pApa#makAqrq.ShaM | manasA vAcA# hastAqByAM | </w:t>
      </w:r>
    </w:p>
    <w:p w14:paraId="50F7FF0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padByA-mudar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SiqSnA | rAtriq-stada#valuqpaMtu | yatki~jca# duriqtaM mayi# | idamaha-mAmamRu#ta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qnau | sUry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tiShi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#mi svAqhA || 32.1</w:t>
      </w:r>
    </w:p>
    <w:p w14:paraId="54FFB8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4.29</w:t>
      </w:r>
      <w:r w:rsidRPr="00CB00E1">
        <w:rPr>
          <w:color w:val="auto"/>
        </w:rPr>
        <w:tab/>
        <w:t>praNavasya RuShyAdi vivaraNaM</w:t>
      </w:r>
    </w:p>
    <w:p w14:paraId="715EF4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T.A.6.33.1</w:t>
      </w:r>
    </w:p>
    <w:p w14:paraId="62D82FB7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O</w:t>
      </w:r>
      <w:r w:rsidR="00261568" w:rsidRPr="00CB00E1">
        <w:rPr>
          <w:color w:val="auto"/>
        </w:rPr>
        <w:t>mity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kAkSha#raM braqhma | agnird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vatA brahma# ityAqr.ShaM | gAyatraM CandaM paramAtma#M sarUqpaM | sAyujyaM ~Mvi#niy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qgaM || 33.1</w:t>
      </w:r>
    </w:p>
    <w:p w14:paraId="1AAB7A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4.30</w:t>
      </w:r>
      <w:r w:rsidRPr="00CB00E1">
        <w:rPr>
          <w:color w:val="auto"/>
        </w:rPr>
        <w:tab/>
        <w:t>gAyatryAvAhana mantrAH</w:t>
      </w:r>
    </w:p>
    <w:p w14:paraId="3F9076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T.A.6.34.1</w:t>
      </w:r>
    </w:p>
    <w:p w14:paraId="2429B37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AyA#tuq vara#dA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qvIq aqkShara#M brahmaq saMmi#taM | </w:t>
      </w:r>
    </w:p>
    <w:p w14:paraId="6ED7C4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gAqyaqtrI$M Canda#sAM mAqt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 bra#hma juqShasva#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34.1</w:t>
      </w:r>
    </w:p>
    <w:p w14:paraId="669F6F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yadahnA$t kuru#t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pAqpaqM tadahnA$t pratiqmucya#t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0D7A6E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 rAtriyA$t kuru#t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pAqpaqM tad rAtriyA$t pratiqmucya#t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CE5060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sarva# vaqrN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ma#hAd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qviq saqndhyA vi#dy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saqrasva#ti || 34.2</w:t>
      </w:r>
    </w:p>
    <w:p w14:paraId="69247CBA" w14:textId="77777777" w:rsidR="00261568" w:rsidRPr="00CB00E1" w:rsidRDefault="00261568" w:rsidP="00261568">
      <w:pPr>
        <w:rPr>
          <w:color w:val="auto"/>
        </w:rPr>
      </w:pPr>
    </w:p>
    <w:p w14:paraId="37D1CB0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T.A.6.35.1</w:t>
      </w:r>
    </w:p>
    <w:p w14:paraId="0666B51F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j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#&amp;siq sah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#&amp;siq bala#masiq BrAj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#&amp;si 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qvAnAqM dhAmaqnAmA##&amp;siq viSva#masi viqSvAyuqH sarva#masi saqrvAyu-raBiBUr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M-gAyatrI-mAvA#hayAqmiq </w:t>
      </w:r>
    </w:p>
    <w:p w14:paraId="2D3F17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sAvitrI-mAvA#hayAqmiq sarasvatI-mAvA#hayAqmiq Candar.ShI-nAvA#hayAqmiq Sriya-mAvA#hayAqmiq gAyatriyA gAyatrI Cand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viSvAmitra RuShiH savitA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vatA&amp;gnirmuKaM brahmA Sir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viShNur.hRudaya(gm) rudraH SiKA pRuthivIy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niH prANApAna-vyAn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dAna-samAnA saprANA 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tavarNA </w:t>
      </w:r>
    </w:p>
    <w:p w14:paraId="68669DD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sA~gKyAyana-sag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 gAyatrI caturvi(gm)SatyakSharA tripadA# ShaTkuqkShiqH pa~jca SIr.Sh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panayan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vi#niy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qgaq, 35.1</w:t>
      </w:r>
    </w:p>
    <w:p w14:paraId="43C2D118" w14:textId="77777777" w:rsidR="00261568" w:rsidRPr="00CB00E1" w:rsidRDefault="00261568" w:rsidP="00261568">
      <w:pPr>
        <w:rPr>
          <w:color w:val="auto"/>
        </w:rPr>
      </w:pPr>
    </w:p>
    <w:p w14:paraId="23DC6D32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BUH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BuvaH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(gm) suvaH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mahaH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janaH | </w:t>
      </w:r>
    </w:p>
    <w:p w14:paraId="5A55EB15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M tapaH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(gm) saqtyaM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 tath sa#viqturvar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$NyaqM Barg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 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qvasya# dhImahi | dhiy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 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na#H prac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qdayA$t | </w:t>
      </w:r>
    </w:p>
    <w:p w14:paraId="2D286F41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mAp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 jy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tIq ras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q&amp;mRutaqM brahmaq BUrBuvaqssuvaqr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 || 35.2</w:t>
      </w:r>
    </w:p>
    <w:p w14:paraId="0340D64D" w14:textId="77777777" w:rsidR="00261568" w:rsidRPr="00CB00E1" w:rsidRDefault="00261568" w:rsidP="00261568">
      <w:pPr>
        <w:rPr>
          <w:color w:val="auto"/>
        </w:rPr>
      </w:pPr>
    </w:p>
    <w:p w14:paraId="6969F8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4.31</w:t>
      </w:r>
      <w:r w:rsidRPr="00CB00E1">
        <w:rPr>
          <w:color w:val="auto"/>
        </w:rPr>
        <w:tab/>
        <w:t>gAyatrI upasthAna mantrAH</w:t>
      </w:r>
    </w:p>
    <w:p w14:paraId="2173015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T.A.6.36.1 </w:t>
      </w:r>
    </w:p>
    <w:p w14:paraId="5408405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uqttam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SiKa#r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jAqt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BUqmyAM pa#rvataq mU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a#ni | </w:t>
      </w:r>
    </w:p>
    <w:p w14:paraId="5B988D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brAqhmaN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-&amp;Bya#nuj~jAqtAq gaqcCa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#vi yaqthAsu#KaM || 36.1</w:t>
      </w:r>
    </w:p>
    <w:p w14:paraId="0676E10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stut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mayA varadA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#damAqtAq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dayantI pavan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dvijAqtA | AyuH pRuthivyAM-draviNaM bra#hmavaqrcaqsaqM mahyaM datvA prajAtuM bra#hmal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|| 36.2</w:t>
      </w:r>
    </w:p>
    <w:p w14:paraId="19A27247" w14:textId="77777777" w:rsidR="00261568" w:rsidRPr="00CB00E1" w:rsidRDefault="00261568" w:rsidP="00261568">
      <w:pPr>
        <w:rPr>
          <w:color w:val="auto"/>
        </w:rPr>
      </w:pPr>
    </w:p>
    <w:p w14:paraId="0806C6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4.32</w:t>
      </w:r>
      <w:r w:rsidRPr="00CB00E1">
        <w:rPr>
          <w:color w:val="auto"/>
        </w:rPr>
        <w:tab/>
        <w:t>Adityad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 mantraH</w:t>
      </w:r>
    </w:p>
    <w:p w14:paraId="0708DC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T.A.6.37.1</w:t>
      </w:r>
    </w:p>
    <w:p w14:paraId="79EE42D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GRuNiqH sUrya# Adiqty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 praBA#-vAqtyakSha#raM | madhu#kSharantiq tad ra#saM | </w:t>
      </w:r>
    </w:p>
    <w:p w14:paraId="448769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saqtyaM ~Mvai tad rasaq-mAp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tIqras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q&amp;mRutaqM brahmaq BUrBuvaqssuvaqr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37.1</w:t>
      </w:r>
    </w:p>
    <w:p w14:paraId="19D9F3C8" w14:textId="77777777" w:rsidR="00261568" w:rsidRPr="00CB00E1" w:rsidRDefault="00261568" w:rsidP="00261568">
      <w:pPr>
        <w:rPr>
          <w:color w:val="auto"/>
        </w:rPr>
      </w:pPr>
    </w:p>
    <w:p w14:paraId="596A07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4.33</w:t>
      </w:r>
      <w:r w:rsidRPr="00CB00E1">
        <w:rPr>
          <w:color w:val="auto"/>
        </w:rPr>
        <w:tab/>
        <w:t xml:space="preserve">trisuparNamantrAH </w:t>
      </w:r>
    </w:p>
    <w:p w14:paraId="53B7AD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T.A.6.38.1</w:t>
      </w:r>
    </w:p>
    <w:p w14:paraId="48864C80" w14:textId="6E580F0E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tuqq mAM | madhu#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tuq mAM | brahma#-m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madhu#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tuq mAM ||</w:t>
      </w:r>
      <w:r w:rsidR="0086257F">
        <w:rPr>
          <w:color w:val="auto"/>
        </w:rPr>
        <w:t xml:space="preserve"> </w:t>
      </w:r>
      <w:r w:rsidRPr="00CB00E1">
        <w:rPr>
          <w:color w:val="auto"/>
        </w:rPr>
        <w:t>yAst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 praqjAvaqths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-&amp;Biqs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aqhaM | duHShva#pnaqhan du#ruSh</w:t>
      </w:r>
      <w:r w:rsidR="000371C8">
        <w:rPr>
          <w:color w:val="auto"/>
        </w:rPr>
        <w:t>Sh</w:t>
      </w:r>
      <w:r w:rsidRPr="00CB00E1">
        <w:rPr>
          <w:color w:val="auto"/>
        </w:rPr>
        <w:t xml:space="preserve">aha | </w:t>
      </w:r>
    </w:p>
    <w:p w14:paraId="6331B30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 prAqNA(gg)stAM ju#h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|| </w:t>
      </w:r>
    </w:p>
    <w:p w14:paraId="04ADD5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trisu#parNaq mayA#citaM brAhmaqNAya# dadyAt | braqhmaqhaqtyAM ~MvA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Gna#nti | </w:t>
      </w:r>
    </w:p>
    <w:p w14:paraId="1BF4E2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brA$hmaqNA-strisu#parNaqM paTha#nti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maqM prApnu#vanti | AqsaqhaqsrAt paqktiM puna#nti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38.1</w:t>
      </w:r>
    </w:p>
    <w:p w14:paraId="1CABD10B" w14:textId="77777777" w:rsidR="00261568" w:rsidRPr="00CB00E1" w:rsidRDefault="00261568" w:rsidP="00261568">
      <w:pPr>
        <w:rPr>
          <w:color w:val="auto"/>
        </w:rPr>
      </w:pPr>
    </w:p>
    <w:p w14:paraId="067F5F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T.A.6.39.1</w:t>
      </w:r>
    </w:p>
    <w:p w14:paraId="5F6E37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qdhayA$ | madhu#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qdhayA$ | brahma#m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madhu#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qdhayA$ | aqdyA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 savitaH praqjAva#thsAvIqH sauBa#gaM | parA# duqHShvapni#ya(gm) </w:t>
      </w:r>
      <w:r w:rsidRPr="00CB00E1">
        <w:rPr>
          <w:color w:val="auto"/>
        </w:rPr>
        <w:lastRenderedPageBreak/>
        <w:t>suva | viSvA#ni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savitar-duriqtAniq parA#suva | yad BaqdraM tanmaq Asu#va || 39.1</w:t>
      </w:r>
    </w:p>
    <w:p w14:paraId="2248E30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madhuqvAtA# RutAyaqt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madhu#kSharantiq sindha#vaH | mAddhvI$rnaH saqntv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Sha#dhIH || 39.2</w:t>
      </w:r>
    </w:p>
    <w:p w14:paraId="6139E6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madhuqnakta# muqt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Shasiq madhu#maqt pArthi#vaq(gm)q raja#H | madhuqdyaura#stu naH piqtA || 39.3</w:t>
      </w:r>
    </w:p>
    <w:p w14:paraId="054B77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madhu#mAnn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vanaqspatiqr-madhu#mA(gm) astuq sUrya#H | </w:t>
      </w:r>
    </w:p>
    <w:p w14:paraId="3B34C8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mAddhvIq rgAv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Bavantu naH || 39.4</w:t>
      </w:r>
    </w:p>
    <w:p w14:paraId="72F66CB9" w14:textId="77777777" w:rsidR="00261568" w:rsidRPr="00CB00E1" w:rsidRDefault="00261568" w:rsidP="00261568">
      <w:pPr>
        <w:rPr>
          <w:color w:val="auto"/>
        </w:rPr>
      </w:pPr>
    </w:p>
    <w:p w14:paraId="72B5DB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iqmaM trisu#parNaq-mayA#citaM brAhmaqNAya# dadyAt || 39.5</w:t>
      </w:r>
    </w:p>
    <w:p w14:paraId="45A39C3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BrUqNaqhaqtyAM ~MvA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Gna#nti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brA$hmaqNA-strisu#parNaqM paTha#nti || 39.6</w:t>
      </w:r>
    </w:p>
    <w:p w14:paraId="30AC91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maqM prApnu#vanti | AqsaqhaqsrAt paqktiM puna#nti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39.7</w:t>
      </w:r>
    </w:p>
    <w:p w14:paraId="6760F7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T.A.6.40.1</w:t>
      </w:r>
    </w:p>
    <w:p w14:paraId="0DFE07C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qdhavA$ | madhu#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qdhavA$ | brahma#m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madhu#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qdhavA$ || 40.1</w:t>
      </w:r>
    </w:p>
    <w:p w14:paraId="657DD7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braqhmA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 padaqvIH ka#vIqnA-mRuShiqr viprA#NAM mahiqSh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mRuqgANA$M | </w:t>
      </w:r>
    </w:p>
    <w:p w14:paraId="27B7B0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gRuddhrA#NAq(gg)q svadhi#tiqr-vanA#nAq(gm)q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ma#H paqvitraqq-maty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#tiq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Bann# || 40.2</w:t>
      </w:r>
    </w:p>
    <w:p w14:paraId="4D00E0E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haq(gm)qsaH Su#ciqShad vasu#rantarikShaq saddh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tA#-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diqSha-dati#thir-dur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Naqsat | </w:t>
      </w:r>
    </w:p>
    <w:p w14:paraId="35C1609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nRuqShadva#raq-sadRu#taq-sad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#maq-sadaqbjA-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qjA Ru#taqjA a#driqjA RuqtaM bRuqhat || 40.3</w:t>
      </w:r>
    </w:p>
    <w:p w14:paraId="56A2D30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Ruqc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tvA# ruqc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tvAq samith sra#vanti saqrit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 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nA$H | </w:t>
      </w:r>
    </w:p>
    <w:p w14:paraId="3F857A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aqntar. hRuqdA mana#sA pUqyamA#nAH | </w:t>
      </w:r>
    </w:p>
    <w:p w14:paraId="7EBB14A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GRuqtasyaq dhArA# aqBicA#kaSImi | </w:t>
      </w:r>
    </w:p>
    <w:p w14:paraId="6A13B1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hiqraqNyay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maddhya# AsAM || 40.4</w:t>
      </w:r>
    </w:p>
    <w:p w14:paraId="109B66D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tasmi$nth supaqrN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ma#dhuqkRut ku#lAqyI Baja#nnAst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madhu#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qvatA$ByaH | </w:t>
      </w:r>
    </w:p>
    <w:p w14:paraId="34C5341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tasyA# sat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hara#yaH saqptatIr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svaqdhAM duhA#nA aqmRuta#syaq dhArA$M || 40.5</w:t>
      </w:r>
    </w:p>
    <w:p w14:paraId="0C6C95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iqdaM trisu#parNaq-mayA#citaM brAhmaqNAya# dadyAt | </w:t>
      </w:r>
    </w:p>
    <w:p w14:paraId="3CBB90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vIqraqhaqtyAM ~MvA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Gna#nti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brA$hmaqNA-strisu#parNaqM paTha#nti | </w:t>
      </w:r>
    </w:p>
    <w:p w14:paraId="02A231E0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maqM prApnu#vanti | AqsaqhaqsrAt paqMktiM puna#nti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40.6</w:t>
      </w:r>
    </w:p>
    <w:p w14:paraId="23600F88" w14:textId="77777777" w:rsidR="0086257F" w:rsidRPr="00CB00E1" w:rsidRDefault="0086257F" w:rsidP="00261568">
      <w:pPr>
        <w:rPr>
          <w:color w:val="auto"/>
        </w:rPr>
      </w:pPr>
    </w:p>
    <w:p w14:paraId="37408DE1" w14:textId="77777777" w:rsidR="00261568" w:rsidRPr="00CB00E1" w:rsidRDefault="00261568" w:rsidP="00261568">
      <w:pPr>
        <w:rPr>
          <w:color w:val="auto"/>
        </w:rPr>
      </w:pPr>
    </w:p>
    <w:p w14:paraId="428FC7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4.34</w:t>
      </w:r>
      <w:r w:rsidRPr="00CB00E1">
        <w:rPr>
          <w:color w:val="auto"/>
        </w:rPr>
        <w:tab/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 sUktaM</w:t>
      </w:r>
    </w:p>
    <w:p w14:paraId="20E2A6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T.A.6.41.1</w:t>
      </w:r>
    </w:p>
    <w:p w14:paraId="32287F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 juqShamA#NA naq AgA$d viqSvAcI# BaqdrA su#manaqsya mA#nA | tvayAq juShTA# nuqdamA#nA duqruktA$n bRuqhadva#d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viqdath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suqvIrA$H || </w:t>
      </w:r>
    </w:p>
    <w:p w14:paraId="56B6A7F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tvayAq juShTa# RuqShir Ba#vati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viq tvayAq brahmA#&amp;&amp;gaqtaSrI# ruqta tvayA$ | </w:t>
      </w:r>
    </w:p>
    <w:p w14:paraId="3856E8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tvayAq juShTa#SciqtraM ~Mvi#ndat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vasuq sA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juShasvaq dravi#N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41.1</w:t>
      </w:r>
    </w:p>
    <w:p w14:paraId="791035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T.A.6.42.1</w:t>
      </w:r>
    </w:p>
    <w:p w14:paraId="7DF28A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 maq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dadAtu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qvI sara#svatI | </w:t>
      </w:r>
    </w:p>
    <w:p w14:paraId="5CAD18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aqSvinA#-vuqBAvAdha#ttAqM puShka#rasrajA || </w:t>
      </w:r>
    </w:p>
    <w:p w14:paraId="779F37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aqPsaqrAsu# caq yA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ga#ndhaqrv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Shu# caq yanmana#H | daivI$M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sara#svatIq sA mA$M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suqraBi#r juShatAq(gg)q svAhA$ || 42.1</w:t>
      </w:r>
    </w:p>
    <w:p w14:paraId="3231DC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T.A.6.43.1</w:t>
      </w:r>
    </w:p>
    <w:p w14:paraId="3DEDFD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AmA$M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suqraBi#r viqSvarU#pAq hira#NyavarNAq jaga#tI jagaqmyA | Urja#svatIq paya#sAq pinva#mAnAq sA mA$M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suqpratI#kA juShantAM || 43.1</w:t>
      </w:r>
    </w:p>
    <w:p w14:paraId="6E23E6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T.A.6.44.1</w:t>
      </w:r>
    </w:p>
    <w:p w14:paraId="725760B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mayi#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 mayi# praqjAM mayyaqgnist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dadhAtuq mayi#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qdhAM mayi# praqjAM mayIndra# indriqyaM </w:t>
      </w:r>
      <w:r w:rsidRPr="00CB00E1">
        <w:rPr>
          <w:color w:val="auto"/>
        </w:rPr>
        <w:lastRenderedPageBreak/>
        <w:t>da#dhAtuq mayi#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 mayi# praqjAM mayiq sUry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dadhAtu || 44.1</w:t>
      </w:r>
    </w:p>
    <w:p w14:paraId="1D26ED2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4.35</w:t>
      </w:r>
      <w:r w:rsidRPr="00CB00E1">
        <w:rPr>
          <w:color w:val="auto"/>
        </w:rPr>
        <w:tab/>
        <w:t>mRutyunivAraNa mantrAH</w:t>
      </w:r>
    </w:p>
    <w:p w14:paraId="7965D2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T.A.6.45.1</w:t>
      </w:r>
    </w:p>
    <w:p w14:paraId="5241D6F2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apai#tu mRuqtyu-raqmRuta#nnaq Aga#n. vaivasvaqt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aBa#ya~gkRuN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tu | paqrNaM ~Mvanaqspat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rivAqBina#H SIyatA(gm) raqyiH saca#tAnnaqH SacIqpati#H || 45.1</w:t>
      </w:r>
    </w:p>
    <w:p w14:paraId="42DFEF3C" w14:textId="77777777" w:rsidR="006F33D4" w:rsidRPr="00CB00E1" w:rsidRDefault="006F33D4" w:rsidP="00261568">
      <w:pPr>
        <w:rPr>
          <w:color w:val="auto"/>
        </w:rPr>
      </w:pPr>
    </w:p>
    <w:p w14:paraId="23E9AB2A" w14:textId="77777777" w:rsidR="00261568" w:rsidRPr="00CB00E1" w:rsidRDefault="00261568" w:rsidP="00261568">
      <w:pPr>
        <w:rPr>
          <w:color w:val="auto"/>
        </w:rPr>
      </w:pPr>
    </w:p>
    <w:p w14:paraId="56581F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T.A.6.46.1</w:t>
      </w:r>
    </w:p>
    <w:p w14:paraId="0DCFC31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para#M mRuty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anuq 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#hiq panthAqM ~Myast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qsva ita#r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vaqyAnA$t | cakShu#Shmat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SRuNvaqt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bravImiq mAna#H praqjA(gm) rI#riSh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 vIqrAn || 46.1</w:t>
      </w:r>
    </w:p>
    <w:p w14:paraId="767C1A3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T.A.6.47.1</w:t>
      </w:r>
    </w:p>
    <w:p w14:paraId="1206165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vAta#M prAqNaM mana#sAq nvAra#BAmah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praqjApa#tiqM 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Buva#nasya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qpAH | san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mRuqty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strA#yatAqM pAtva(gm)ha#s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 jIqvA jaqrAma#SImahi || 47.1</w:t>
      </w:r>
    </w:p>
    <w:p w14:paraId="0E94766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T.A.6.48.1</w:t>
      </w:r>
    </w:p>
    <w:p w14:paraId="708F22F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aqmuqtraq BUyAqdadhaq yadyaqmasyaq bRuha#spat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aqBiSa#st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 mu#~jcaH | pratyau#hatA maqSvinA# mRuqtyu ma#smAd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qvAnA#magn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BiqShajAq SacI#BiH || 48.1</w:t>
      </w:r>
    </w:p>
    <w:p w14:paraId="3E3E08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T.A.6.49.1</w:t>
      </w:r>
    </w:p>
    <w:p w14:paraId="6CC6860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hariq(gm)q hara#ntaq- manu#yanti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viSvaqsy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SA#naM ~MvRuShaqBaM ma#tIqnAM | brahmaq sarU#paq-manu#m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qdamA#gAq-daya#naqM mA viva#dhIqr vikra#masva || 49.1</w:t>
      </w:r>
    </w:p>
    <w:p w14:paraId="170F943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T.A.6.50.1</w:t>
      </w:r>
    </w:p>
    <w:p w14:paraId="4BB55F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Salkai#raqgni-mi#ndhAqna uqBau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qkau sa#n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maqhaM | </w:t>
      </w:r>
    </w:p>
    <w:p w14:paraId="081B2FA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uqBay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rl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qkayA#r. RuqdhdvA&amp;ti# mRuqtyuM ta#rAmyaqhaM || 50.1</w:t>
      </w:r>
    </w:p>
    <w:p w14:paraId="15FF8C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T.A.6.51.1</w:t>
      </w:r>
    </w:p>
    <w:p w14:paraId="07B486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mA Ci#d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mRuty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mA va#dhIqrmA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balaqM ~MvivRu#h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mA pram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#ShIH | praqjAM 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rIriShaq Ayu#rugra nRuqcakSha#saM tvA haqviShA#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|| 51.1</w:t>
      </w:r>
    </w:p>
    <w:p w14:paraId="3389BA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T.A.6.52.1</w:t>
      </w:r>
    </w:p>
    <w:p w14:paraId="45C8D5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maqhAnta#muqta 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arBaqkaM mA naq ukSha#ntamuqta mA na# ukShiqtaM | </w:t>
      </w:r>
    </w:p>
    <w:p w14:paraId="44BC1F5B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vadhIH piqtaraqM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 mAqtara#M priqyA mA na#staqnuv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rudra rIriShaH || 52.1</w:t>
      </w:r>
    </w:p>
    <w:p w14:paraId="000BB749" w14:textId="77777777" w:rsidR="006F33D4" w:rsidRPr="00CB00E1" w:rsidRDefault="006F33D4" w:rsidP="00261568">
      <w:pPr>
        <w:rPr>
          <w:color w:val="auto"/>
        </w:rPr>
      </w:pPr>
    </w:p>
    <w:p w14:paraId="5C831B19" w14:textId="77777777" w:rsidR="00261568" w:rsidRPr="00CB00E1" w:rsidRDefault="00261568" w:rsidP="00261568">
      <w:pPr>
        <w:rPr>
          <w:color w:val="auto"/>
        </w:rPr>
      </w:pPr>
    </w:p>
    <w:p w14:paraId="2CB375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T.A.6.53.1</w:t>
      </w:r>
    </w:p>
    <w:p w14:paraId="7B9DB16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 na#st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tana#y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mA naq Ayu#Shiq 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Shuq 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#Shu rIriShaH | vIqrAnmA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rudra BAmiqt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va#dhIr.-haqviShma#nt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nama#sA vidh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53.1</w:t>
      </w:r>
    </w:p>
    <w:p w14:paraId="6BABEC7F" w14:textId="77777777" w:rsidR="00261568" w:rsidRPr="00CB00E1" w:rsidRDefault="00261568" w:rsidP="00261568">
      <w:pPr>
        <w:rPr>
          <w:color w:val="auto"/>
        </w:rPr>
      </w:pPr>
    </w:p>
    <w:p w14:paraId="3D9CBE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4.36</w:t>
      </w:r>
      <w:r w:rsidRPr="00CB00E1">
        <w:rPr>
          <w:color w:val="auto"/>
        </w:rPr>
        <w:tab/>
        <w:t>prajApati-prArtthanA mantraH</w:t>
      </w:r>
    </w:p>
    <w:p w14:paraId="415618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T.A.6.54.1</w:t>
      </w:r>
    </w:p>
    <w:p w14:paraId="1EFD07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prajA#pat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 tvad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qtA-nyaqny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viSvA# jAqtAniq pariqtA ba#BUva | yat kA#mAst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juhuqmastann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astu vaqya(gg) syA#maq pata#y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rayIqNAM || 54.1</w:t>
      </w:r>
    </w:p>
    <w:p w14:paraId="6C25E49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4.37</w:t>
      </w:r>
      <w:r w:rsidRPr="00CB00E1">
        <w:rPr>
          <w:color w:val="auto"/>
        </w:rPr>
        <w:tab/>
        <w:t>indraprArthanA mantraH</w:t>
      </w:r>
    </w:p>
    <w:p w14:paraId="04BF58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T.A.6.55.1</w:t>
      </w:r>
    </w:p>
    <w:p w14:paraId="3BADA3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svaqstiqdA viqSaspati#r vRutraqhA vimRudh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vaqSI | </w:t>
      </w:r>
    </w:p>
    <w:p w14:paraId="0F6C1C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vRuSh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ndra#H puqra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#tu nassvastiqdA a#BayaM kaqraH || 55.1</w:t>
      </w:r>
    </w:p>
    <w:p w14:paraId="418F3F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4.38</w:t>
      </w:r>
      <w:r w:rsidRPr="00CB00E1">
        <w:rPr>
          <w:color w:val="auto"/>
        </w:rPr>
        <w:tab/>
        <w:t>mRutyu~jjaya mantrAH</w:t>
      </w:r>
    </w:p>
    <w:p w14:paraId="2F79B29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T.A.6.56.1</w:t>
      </w:r>
    </w:p>
    <w:p w14:paraId="6AC63E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trya#MbakaM ~MyajAmah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sugaqndhiM pu#ShTiqva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a#naM | </w:t>
      </w:r>
    </w:p>
    <w:p w14:paraId="52612B8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uqrvAqruqkami#vaq bandha#nAn-mRuqty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 mu#kShIyaq mA&amp;mRutA$t || 56.1</w:t>
      </w:r>
    </w:p>
    <w:p w14:paraId="74D0B3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T.A.6.57.1</w:t>
      </w:r>
    </w:p>
    <w:p w14:paraId="0578FE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saqhasra#maqyutaqM pASAq mRuty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martyA#yaq hanta#v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0DB64E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tAn. yaqj~jasya# mAqyayAq sarvAqnava# yajAmah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57.1</w:t>
      </w:r>
    </w:p>
    <w:p w14:paraId="25FBC1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T.A.6.58.1</w:t>
      </w:r>
    </w:p>
    <w:p w14:paraId="464605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svAhA# 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svAhA$ || 58.1</w:t>
      </w:r>
    </w:p>
    <w:p w14:paraId="074EC6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4.39</w:t>
      </w:r>
      <w:r w:rsidRPr="00CB00E1">
        <w:rPr>
          <w:color w:val="auto"/>
        </w:rPr>
        <w:tab/>
        <w:t>pApanivArakA mantrAH</w:t>
      </w:r>
    </w:p>
    <w:p w14:paraId="742CF6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T.A.6.59.1</w:t>
      </w:r>
    </w:p>
    <w:p w14:paraId="7BF73CB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qvakRu#taqsyaina#s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-&amp;vaqyaja#namasiq svAhA$ | </w:t>
      </w:r>
    </w:p>
    <w:p w14:paraId="56E04504" w14:textId="0E6E0991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maqnuqShyakRu</w:t>
      </w:r>
      <w:r w:rsidR="007160B1">
        <w:rPr>
          <w:color w:val="auto"/>
        </w:rPr>
        <w:t>#</w:t>
      </w:r>
      <w:r w:rsidRPr="00CB00E1">
        <w:rPr>
          <w:color w:val="auto"/>
        </w:rPr>
        <w:t>taqsyaina#s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&amp;vaqyaja#namasiq svAhA$ | </w:t>
      </w:r>
    </w:p>
    <w:p w14:paraId="74C487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piqtRukRu#taqsyaina#s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&amp;vaqyaja#namasiq svAhA$ | </w:t>
      </w:r>
    </w:p>
    <w:p w14:paraId="329DFCB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AqtmakRu#taqsyaina#s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&amp;vaqyaja#namasiq svAhA$ | </w:t>
      </w:r>
    </w:p>
    <w:p w14:paraId="71F4A5A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aqnyakRu#taqsyaina#s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&amp;vaqyaja#namasiq svAhA$ | </w:t>
      </w:r>
    </w:p>
    <w:p w14:paraId="518432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aqsmatkRu#taqsyaina#s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&amp;vaqyaja#namasiq svAhA$ | </w:t>
      </w:r>
    </w:p>
    <w:p w14:paraId="5793B2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yaddiqvA caq naktaqM caina#ScakRuqma tasyA# vaqyaja#namasiq svAhA$ | </w:t>
      </w:r>
    </w:p>
    <w:p w14:paraId="58366E1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yath svaqpanta#Scaq jAgra#taq-Scaina#Sca-kRuqma tasyA# vaqyaja#namasiq svAhA$ | </w:t>
      </w:r>
    </w:p>
    <w:p w14:paraId="3B2A6D8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yath suqShupta#Scaq jAgra#taq-Scaina#Sca-kRuqma tasyA# vaqyaja#namasiq svAhA$ | </w:t>
      </w:r>
    </w:p>
    <w:p w14:paraId="65B7BF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yad viqdvA(gm)saqScA vi#dvA(gm)saqScaina#Sca-kRuqma tasyA# vaqyaja#namasiq svAhA$ | </w:t>
      </w:r>
    </w:p>
    <w:p w14:paraId="552A84EF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nasa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nas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vayajanama#si svAqhA || 59.1</w:t>
      </w:r>
    </w:p>
    <w:p w14:paraId="5B3AABC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4.40</w:t>
      </w:r>
      <w:r w:rsidRPr="00CB00E1">
        <w:rPr>
          <w:color w:val="auto"/>
        </w:rPr>
        <w:tab/>
        <w:t>vasu-prArthanA mantraH</w:t>
      </w:r>
    </w:p>
    <w:p w14:paraId="74DCBAC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T.A.6.60.1</w:t>
      </w:r>
    </w:p>
    <w:p w14:paraId="52F705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vAScakRuqma jiqhvayA# guqrumana#s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vAq prayu#tI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Da#naM | arA#vAqy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aqBidu#cCunAqyat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tasmiqn 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vasav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</w:t>
      </w:r>
    </w:p>
    <w:p w14:paraId="698FF86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#tanaq svAhA$ || 60.1</w:t>
      </w:r>
    </w:p>
    <w:p w14:paraId="5339770F" w14:textId="77777777" w:rsidR="00261568" w:rsidRPr="00CB00E1" w:rsidRDefault="00261568" w:rsidP="00261568">
      <w:pPr>
        <w:rPr>
          <w:color w:val="auto"/>
        </w:rPr>
      </w:pPr>
    </w:p>
    <w:p w14:paraId="5E996D0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4.41</w:t>
      </w:r>
      <w:r w:rsidRPr="00CB00E1">
        <w:rPr>
          <w:color w:val="auto"/>
        </w:rPr>
        <w:tab/>
        <w:t>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&amp;kAr.ShIt - manyurakAr.ShIt mantraH</w:t>
      </w:r>
    </w:p>
    <w:p w14:paraId="3EF801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T.A.6.61.1</w:t>
      </w:r>
    </w:p>
    <w:p w14:paraId="4B6CDCE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&amp;kAr.ShI$n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namaH | </w:t>
      </w:r>
    </w:p>
    <w:p w14:paraId="2A6313F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&amp;kAr.ShIt kAmaH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nAhaM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kAmaH karttA nAhaM karttA kAma#H kAraqyitA nAha#M kAraqyitA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kAma kAmA#ya svAqhA || 61.1</w:t>
      </w:r>
    </w:p>
    <w:p w14:paraId="360184E2" w14:textId="77777777" w:rsidR="00261568" w:rsidRPr="00CB00E1" w:rsidRDefault="00261568" w:rsidP="00261568">
      <w:pPr>
        <w:rPr>
          <w:color w:val="auto"/>
        </w:rPr>
      </w:pPr>
    </w:p>
    <w:p w14:paraId="735394A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T.A.6.62.1</w:t>
      </w:r>
    </w:p>
    <w:p w14:paraId="687A16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manyurakAr.ShI$n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namaH | </w:t>
      </w:r>
    </w:p>
    <w:p w14:paraId="2EBBD62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manyurakAr.ShIn manyuH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nAhaM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manyuH karttA nAhaM karttA manyu#H kAraqyitA nAha#M kAraqyitA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manya#v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svAqhA || 62.1</w:t>
      </w:r>
    </w:p>
    <w:p w14:paraId="7714501D" w14:textId="77777777" w:rsidR="00261568" w:rsidRPr="00CB00E1" w:rsidRDefault="00261568" w:rsidP="00261568">
      <w:pPr>
        <w:rPr>
          <w:color w:val="auto"/>
        </w:rPr>
      </w:pPr>
    </w:p>
    <w:p w14:paraId="61526B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4.42</w:t>
      </w:r>
      <w:r w:rsidRPr="00CB00E1">
        <w:rPr>
          <w:color w:val="auto"/>
        </w:rPr>
        <w:tab/>
        <w:t>virajA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 mantrAH</w:t>
      </w:r>
    </w:p>
    <w:p w14:paraId="31F6277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T.A.6.63.1</w:t>
      </w:r>
    </w:p>
    <w:p w14:paraId="4B55E9F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tilA~jjuh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 sarasA(gm) sapiShTAn gandhAra mama citt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rama#ntu svAqhA || 63.1</w:t>
      </w:r>
    </w:p>
    <w:p w14:paraId="39FE40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hiraNyaM dhanamannapAna(gm)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ShA(gg) Sri#yai svAqhA || 63.2</w:t>
      </w:r>
    </w:p>
    <w:p w14:paraId="6A0C24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Sriya~jca lakShmi~jca puShTi~jca kIrtti#M cA nRuqNyatAM | </w:t>
      </w:r>
    </w:p>
    <w:p w14:paraId="6ED67D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brahmaNyaM ba#hupuqtratAM | SraddhAm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prajAH sandadA#tu svAqhA || 63.3</w:t>
      </w:r>
    </w:p>
    <w:p w14:paraId="35A49B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T.A.6.64.1</w:t>
      </w:r>
    </w:p>
    <w:p w14:paraId="06ED832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tilAH kRuShNA-sti#lAH 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qtAq-stilAH saumyA va#SAnuqgAH | </w:t>
      </w:r>
    </w:p>
    <w:p w14:paraId="60CCE4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tilAH punantu#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pAqpaqM ~Myatki~jcid duritaM ma#yi svAqhA || 64.1</w:t>
      </w:r>
    </w:p>
    <w:p w14:paraId="2F67F0D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raqsyAnnaM na#vaSrAqddhaqM braqhmaqhA gu#rutaqlpagaH | </w:t>
      </w:r>
    </w:p>
    <w:p w14:paraId="418EAA1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ya(gm) sa#rApAqnaqM BrUNahatyA tilA SAnti(gm) Samaya#ntu svAqhA || 64.2</w:t>
      </w:r>
    </w:p>
    <w:p w14:paraId="191F18B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SrISca lakShmISca puShTISca kIrtti#M cA nRuqNyatAM | brahmaNyaM ba#hupuqtratAM | </w:t>
      </w:r>
    </w:p>
    <w:p w14:paraId="59048D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SraddhAm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praj~jAtu 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daH saMdadA#tu svAqhA || 64.3</w:t>
      </w:r>
    </w:p>
    <w:p w14:paraId="1EB58A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T.A.6.65.1</w:t>
      </w:r>
    </w:p>
    <w:p w14:paraId="35883A5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prANApAna-vyAn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dAna-samAnA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SuddhyaqntAqM </w:t>
      </w:r>
    </w:p>
    <w:p w14:paraId="4631F6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65.1</w:t>
      </w:r>
    </w:p>
    <w:p w14:paraId="05D19FC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vA~g-mana-ScakShuH-Sr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tra-jihvA-GrANa-r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-buddhyAkUtiH sa~gkalpA </w:t>
      </w:r>
    </w:p>
    <w:p w14:paraId="55EC11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SuddhyaqntAqM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65.2</w:t>
      </w:r>
    </w:p>
    <w:p w14:paraId="5C59E5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tvak-carma-mA(gm)sa-rudhira-m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-majjA-snAyav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-&amp;sthIni </w:t>
      </w:r>
    </w:p>
    <w:p w14:paraId="7FC3302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SuddhyaqntAqM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65.3</w:t>
      </w:r>
    </w:p>
    <w:p w14:paraId="7E1C4DA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SiraH pANi pAda pArSva pRuShTh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-rUdara-ja~gGa-SiSrn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pastha pAyav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</w:t>
      </w:r>
    </w:p>
    <w:p w14:paraId="1EDB936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SuddhyaqntAqM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65.4</w:t>
      </w:r>
    </w:p>
    <w:p w14:paraId="68B19B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uttiShTha puruSha harita-pi~ggala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hitAkShi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hi dadApayitA </w:t>
      </w:r>
    </w:p>
    <w:p w14:paraId="0095042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SuddhyaqntAqM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65.5</w:t>
      </w:r>
    </w:p>
    <w:p w14:paraId="6FCD37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T.A.6.66.1</w:t>
      </w:r>
    </w:p>
    <w:p w14:paraId="2ECD0EA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pRuthivyApa 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vAyu-rAkASA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SuddhyaqntAqM </w:t>
      </w:r>
    </w:p>
    <w:p w14:paraId="0BB80CD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66.1</w:t>
      </w:r>
    </w:p>
    <w:p w14:paraId="2ED1445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Sabda-spar.Sa-rUparasa-gandhA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SuddhyaqntAqM </w:t>
      </w:r>
    </w:p>
    <w:p w14:paraId="2D3856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66.2</w:t>
      </w:r>
    </w:p>
    <w:p w14:paraId="6555F89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-vAk-kAya-karmANi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SuddhyaqntAqM </w:t>
      </w:r>
    </w:p>
    <w:p w14:paraId="2E2D90C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66.3</w:t>
      </w:r>
    </w:p>
    <w:p w14:paraId="251885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avyaktaBAvai-ra#ha~gkAqraqr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66.4</w:t>
      </w:r>
    </w:p>
    <w:p w14:paraId="38C568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SuddhyaqntAqM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66.5</w:t>
      </w:r>
    </w:p>
    <w:p w14:paraId="0858CF2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antarAtmA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SuddhyaqntAqM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66.6</w:t>
      </w:r>
    </w:p>
    <w:p w14:paraId="520FFBEF" w14:textId="77777777" w:rsidR="00261568" w:rsidRPr="00CB00E1" w:rsidRDefault="00261568" w:rsidP="00261568">
      <w:pPr>
        <w:rPr>
          <w:color w:val="auto"/>
        </w:rPr>
      </w:pPr>
    </w:p>
    <w:p w14:paraId="4A40E7D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paramAtmA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SuddhyaqntAqM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66.7</w:t>
      </w:r>
    </w:p>
    <w:p w14:paraId="370A67FD" w14:textId="77777777" w:rsidR="00261568" w:rsidRPr="00CB00E1" w:rsidRDefault="00261568" w:rsidP="00261568">
      <w:pPr>
        <w:rPr>
          <w:color w:val="auto"/>
        </w:rPr>
      </w:pPr>
    </w:p>
    <w:p w14:paraId="254422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kShuqdh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svAhA$ | kShutpi#pAsAyaq svAhA$ | </w:t>
      </w:r>
    </w:p>
    <w:p w14:paraId="41F3823E" w14:textId="77777777" w:rsidR="006F33D4" w:rsidRDefault="00261568" w:rsidP="00261568">
      <w:pPr>
        <w:rPr>
          <w:color w:val="auto"/>
        </w:rPr>
      </w:pPr>
      <w:r w:rsidRPr="00CB00E1">
        <w:rPr>
          <w:color w:val="auto"/>
        </w:rPr>
        <w:t xml:space="preserve">vivi#Tyaiq svAhA$ | Rugvi#dhAnAyaq svAhA$ | </w:t>
      </w:r>
    </w:p>
    <w:p w14:paraId="35D869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$tkAyaq svAhA$ || 66.8</w:t>
      </w:r>
    </w:p>
    <w:p w14:paraId="4A49B4B4" w14:textId="77777777" w:rsidR="00261568" w:rsidRPr="00CB00E1" w:rsidRDefault="00261568" w:rsidP="00261568">
      <w:pPr>
        <w:rPr>
          <w:color w:val="auto"/>
        </w:rPr>
      </w:pPr>
    </w:p>
    <w:p w14:paraId="08A647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kShuqtpiqpAqsAma#laM 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qShThAqmaqlaqkShmIr nA#SayAqmyahaM | aBU#tiq-masa#mRuddhiq~jcaq sarvAM (sarvA) nirNuda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pApmA#na(gg) svAqhA || 66.9</w:t>
      </w:r>
    </w:p>
    <w:p w14:paraId="6E0028D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annamaya-prANamaya-man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maya-vij~jAnamaya-mAnandamaya-mAtmA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SuddhyaqntAqM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 raqhaM ~MviqrajA# vipAqpmA BU#yAsaq(gg)q svAhA$ || 66.10</w:t>
      </w:r>
    </w:p>
    <w:p w14:paraId="172AC02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4.43</w:t>
      </w:r>
      <w:r w:rsidRPr="00CB00E1">
        <w:rPr>
          <w:color w:val="auto"/>
        </w:rPr>
        <w:tab/>
        <w:t>vaiSvad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mantrAH</w:t>
      </w:r>
    </w:p>
    <w:p w14:paraId="5E1982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T.A.6.67.1</w:t>
      </w:r>
    </w:p>
    <w:p w14:paraId="13B1A5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svAhA$ | 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ByaqH svAhA$ | dhruqvAya# BUqmAyaq svAhA$ | </w:t>
      </w:r>
    </w:p>
    <w:p w14:paraId="212F8F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dhruqvaqkShita#y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svAhA$ | aqcyuqtaqkShita#y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svAhA$ | 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sviShTaqkRut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svAhA$ || </w:t>
      </w:r>
    </w:p>
    <w:p w14:paraId="38AFBD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dharmA#yaq svAhA$ | adha#rmAyaq svAhA$ | aqdByaH svAhA$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qShaqdhiqvaqnaqspaqtiByaqH svAhA$ | 67.1</w:t>
      </w:r>
    </w:p>
    <w:p w14:paraId="490971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T.A.6.67.2</w:t>
      </w:r>
    </w:p>
    <w:p w14:paraId="0A41AF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raqkSh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qvaqjaqn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ByaqH svAhA$ | </w:t>
      </w:r>
    </w:p>
    <w:p w14:paraId="1504DC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gRuhyA$ByaqH svAhA$ | aqvaqsAn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$ByaqH svAhA$ | aqvaqsAna#patiByaqH svAhA$ | </w:t>
      </w:r>
    </w:p>
    <w:p w14:paraId="76974F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saqrvaqBUqt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 svAhA$ | kAmA#yaq svAhA$ | aqntari#kShAyaq svAhA$ | 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ja#tiq jaga#tiq yaccaq 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ShTa#tiq nAmn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BAqg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&amp;yaM nAmn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svAhA$ | </w:t>
      </w:r>
    </w:p>
    <w:p w14:paraId="25CB45D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pRuqthiqvyai svAhA$ | aqntari#kShAyaq svAhA$ | 67.2</w:t>
      </w:r>
    </w:p>
    <w:p w14:paraId="024270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T.A.6.67.3</w:t>
      </w:r>
    </w:p>
    <w:p w14:paraId="49DBA3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svAhA$ | sUryA#yaq svAhA$ | 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svAhA$ | nakSha#tr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 svAhA$ | indrA#yaq svAhA$ | bRuhaqspata#y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svAhA$ | praqjApa#tay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svAhA$ | </w:t>
      </w:r>
    </w:p>
    <w:p w14:paraId="0A2B8B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svAhA$ | svaqdhA piqtRuByaqH svAhA$ | </w:t>
      </w:r>
    </w:p>
    <w:p w14:paraId="43952D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ruqdrAya# paSuqpata#y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svAhA$ | 67.3</w:t>
      </w:r>
    </w:p>
    <w:p w14:paraId="4D100C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T.A.6.67.4</w:t>
      </w:r>
    </w:p>
    <w:p w14:paraId="7BCAF2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ByaqH svAhA$ | piqtRuBya#H svaqdhA&amp;stu# | BUqt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nama#H | maqnuqShy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hantA$ | praqjApa#tay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svAhA$ | paqraqm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svAhA$ || </w:t>
      </w:r>
    </w:p>
    <w:p w14:paraId="33C6CF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yathA kU#paH SaqtadhA#raH saqhasra#dhAr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akShi#taH | </w:t>
      </w:r>
    </w:p>
    <w:p w14:paraId="6D22A6DC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 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 astu dhAqnya(gm) saqhasra#dhAraq-makShi#taM | dhana#dhAnyaiq svAhA$ || 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BUqtAH praqcara#ntiq divAqnaktaqM bali#-miqcCant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 viqtuda#syaq pr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ShyA$H ( ) | </w:t>
      </w:r>
    </w:p>
    <w:p w14:paraId="65682C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baqliM pu#ShTiqkAm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harAmiq mayiq puShTiqM puShTi#patir dadhAtuq svAhA$ || 67.4</w:t>
      </w:r>
    </w:p>
    <w:p w14:paraId="688E57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qShaqdhiqvaqnaqspaqtiByaqH svAhAq - &amp;ntari#kShAyaq svAhAq -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ruqdrAya# paSuqpata#y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svAhA# - viqtuda#syaq pr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ShyAq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ka#M ca) (A67) </w:t>
      </w:r>
    </w:p>
    <w:p w14:paraId="37AD9696" w14:textId="77777777" w:rsidR="00261568" w:rsidRPr="00CB00E1" w:rsidRDefault="00261568" w:rsidP="00261568">
      <w:pPr>
        <w:rPr>
          <w:color w:val="auto"/>
        </w:rPr>
      </w:pPr>
    </w:p>
    <w:p w14:paraId="1976D9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T.A.6.68.1</w:t>
      </w:r>
    </w:p>
    <w:p w14:paraId="7F898BE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tad braqhma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tad vAqyuH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tadAqtmA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tath saqtyaM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$M tath sarva$M | 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$M tat pur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qr namaH || 68.1</w:t>
      </w:r>
    </w:p>
    <w:p w14:paraId="5AC7FBE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antaScarati# BUt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qShuq guhAyAM ~Mvi#Sva mUqrttiShu | </w:t>
      </w:r>
    </w:p>
    <w:p w14:paraId="451773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tvaM ~Myaj~jastvaM ~MvaShaTkArastva-midrastva(gm) rudrastvaM-~MviShNustvaM brahmatva#M prajAqpatiH | </w:t>
      </w:r>
    </w:p>
    <w:p w14:paraId="2FAB8B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tvaM ta#dApaq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 ras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q&amp;mRutaqM brahmaq BUrBuvaqssuvaqr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 68.2</w:t>
      </w:r>
    </w:p>
    <w:p w14:paraId="6305206B" w14:textId="77777777" w:rsidR="00261568" w:rsidRPr="00CB00E1" w:rsidRDefault="00261568" w:rsidP="00261568">
      <w:pPr>
        <w:rPr>
          <w:color w:val="auto"/>
        </w:rPr>
      </w:pPr>
    </w:p>
    <w:p w14:paraId="56B981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4.44</w:t>
      </w:r>
      <w:r w:rsidRPr="00CB00E1">
        <w:rPr>
          <w:color w:val="auto"/>
        </w:rPr>
        <w:tab/>
        <w:t>prANAhuti mantrAH</w:t>
      </w:r>
    </w:p>
    <w:p w14:paraId="25B8B3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T.A.6.69.1</w:t>
      </w:r>
    </w:p>
    <w:p w14:paraId="39BFFEF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SraqddhAyA$M 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15A586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SraqddhAyA#mapAqn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0A35FE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SraqddhAyA$M ~MvyAqn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5466BF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SraqddhAyA#mudAqn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04CE6A5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SraqddhAyA(gm)# samAqn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7DD1A22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brahma#Ni ma AqtmA&amp;mRu#taqtvAya# || 69.1</w:t>
      </w:r>
    </w:p>
    <w:p w14:paraId="6E47A9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aqmRuqt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qpaqstara#Namasi || 69.2</w:t>
      </w:r>
    </w:p>
    <w:p w14:paraId="4E2F6E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SraqddhAyA$M 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0CA7D67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 viqSApra#dAhAya | prAqNAyaq svAhA$ | </w:t>
      </w:r>
    </w:p>
    <w:p w14:paraId="1DDC7B0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SraqddhAyA#mapAqn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2E68EB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 viqSApra#dAhAya | aqpAqnAyaq svAhA$ | </w:t>
      </w:r>
    </w:p>
    <w:p w14:paraId="0A15CE1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SraqddhAyA$M ~MvyAqn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018F37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 viqSApra#dAhAya | vyAqnAyaq svAhA$ | </w:t>
      </w:r>
    </w:p>
    <w:p w14:paraId="6E51BE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SraqddhAyA#-mudAqn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5114CE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 viqSApra#dAhAya | uqdAqnAyaq svAhA$ | </w:t>
      </w:r>
    </w:p>
    <w:p w14:paraId="2645C72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SraqddhAyA(gm)# samAqn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nivi#ShT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q&amp;mRuta#M 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mi | </w:t>
      </w:r>
    </w:p>
    <w:p w14:paraId="5DF4FB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 viqSApra#dAhAya | saqmAqnAyaq svAhA$ | </w:t>
      </w:r>
    </w:p>
    <w:p w14:paraId="1A6BE36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brahma#Ni ma AqtmA&amp;mRu#taqtvAya# || 69.3</w:t>
      </w:r>
    </w:p>
    <w:p w14:paraId="37FEAAC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aqmRuqtAqpiqdhAqnama#si || 69.4</w:t>
      </w:r>
    </w:p>
    <w:p w14:paraId="3FEB348B" w14:textId="77777777" w:rsidR="00261568" w:rsidRPr="00CB00E1" w:rsidRDefault="00261568" w:rsidP="00261568">
      <w:pPr>
        <w:rPr>
          <w:color w:val="auto"/>
        </w:rPr>
      </w:pPr>
    </w:p>
    <w:p w14:paraId="3D4B89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4.45</w:t>
      </w:r>
      <w:r w:rsidRPr="00CB00E1">
        <w:rPr>
          <w:color w:val="auto"/>
        </w:rPr>
        <w:tab/>
        <w:t>BuktAnnABimantraNa mantrAH</w:t>
      </w:r>
    </w:p>
    <w:p w14:paraId="15E96E0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T.A.6.70.1</w:t>
      </w:r>
    </w:p>
    <w:p w14:paraId="372F8B3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SraqddhAyA$M 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nivi#SyAq&amp;mRuta(gm)# huqtaM | prAqNa 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#nApyAyasva | </w:t>
      </w:r>
    </w:p>
    <w:p w14:paraId="35FB9F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SraqddhAyA#mapAqn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nivi#SyAq&amp;mRuta(gm)# huqtaM | aqpAqna 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#nApyAyasva | </w:t>
      </w:r>
    </w:p>
    <w:p w14:paraId="1124F2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SraqddhAyA$M ~MvyAqn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nivi#SyAq&amp;mRuta(gm)# huqtaM | vyAqna 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#nApyAyasva | </w:t>
      </w:r>
    </w:p>
    <w:p w14:paraId="5181029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SraqddhAyA#-mudAqn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nivi#SyAq&amp;mRuta(gm)# huqtaM | uqdAqna 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#nApyAyasva | </w:t>
      </w:r>
    </w:p>
    <w:p w14:paraId="5D4C60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SraqddhAyA(gm)# samAqn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nivi#SyAq&amp;mRuta(gm)# huqtaM | </w:t>
      </w:r>
    </w:p>
    <w:p w14:paraId="5621B0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saqmAnaq mann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#nApyAyasva || 70.1</w:t>
      </w:r>
    </w:p>
    <w:p w14:paraId="657B56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4.46</w:t>
      </w:r>
      <w:r w:rsidRPr="00CB00E1">
        <w:rPr>
          <w:color w:val="auto"/>
        </w:rPr>
        <w:tab/>
        <w:t>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janAnt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AtmAnusandhAna mantrAH</w:t>
      </w:r>
    </w:p>
    <w:p w14:paraId="47A565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T.A.6.71.1</w:t>
      </w:r>
    </w:p>
    <w:p w14:paraId="2F2244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a~gguShThamAtraH puruSh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&amp;~gguShTha~jca# samAqSritaH | </w:t>
      </w:r>
    </w:p>
    <w:p w14:paraId="50A691A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ISaH sarvasya jagataH praBuH prINAti# viSvaqBuk || 71.1</w:t>
      </w:r>
    </w:p>
    <w:p w14:paraId="212ED8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4.47</w:t>
      </w:r>
      <w:r w:rsidRPr="00CB00E1">
        <w:rPr>
          <w:color w:val="auto"/>
        </w:rPr>
        <w:tab/>
        <w:t>avayavasvasthatA prArtthanA mantraH</w:t>
      </w:r>
    </w:p>
    <w:p w14:paraId="1D2F24B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T.A.6.72.1</w:t>
      </w:r>
    </w:p>
    <w:p w14:paraId="349FDAB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vA~gma# Aqsann | naqs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prAqNaH | aqkShy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-ScakShu#H | karNa#y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qH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tra$M | bAqhuqv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 bala$M | Uqruqv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ja#H | ari#ShTAq viSvAqnya~ggA#ni taqnUH | </w:t>
      </w:r>
    </w:p>
    <w:p w14:paraId="739689B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taqnuvA#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saqha nama#st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astuq mA mA# hi(gm)sIH || 72.1</w:t>
      </w:r>
    </w:p>
    <w:p w14:paraId="712D95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4.48</w:t>
      </w:r>
      <w:r w:rsidRPr="00CB00E1">
        <w:rPr>
          <w:color w:val="auto"/>
        </w:rPr>
        <w:tab/>
        <w:t>indra saptar.Shi saM~MvAda mantraH</w:t>
      </w:r>
    </w:p>
    <w:p w14:paraId="7CCB86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T.A.6.73.1</w:t>
      </w:r>
    </w:p>
    <w:p w14:paraId="26E214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vaya#H supaqrNA upa#s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duqrindra#M priqya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#dhAq RuSha#y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nAdha#mAnAH | apa#ddhvAqnta mU$rNuqhi pUqrdhi cakShu#r-mumuqgdhya#smAn niqdhay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&amp;vabaqddhAn || 73.1</w:t>
      </w:r>
    </w:p>
    <w:p w14:paraId="4A2868FA" w14:textId="77777777" w:rsidR="00261568" w:rsidRPr="00CB00E1" w:rsidRDefault="00261568" w:rsidP="00261568">
      <w:pPr>
        <w:rPr>
          <w:color w:val="auto"/>
        </w:rPr>
      </w:pPr>
    </w:p>
    <w:p w14:paraId="0B501D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4.49</w:t>
      </w:r>
      <w:r w:rsidRPr="00CB00E1">
        <w:rPr>
          <w:color w:val="auto"/>
        </w:rPr>
        <w:tab/>
        <w:t>hRudayAlaMBana mantraH</w:t>
      </w:r>
    </w:p>
    <w:p w14:paraId="1B83F4E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T.A.6.74.1</w:t>
      </w:r>
    </w:p>
    <w:p w14:paraId="3057BDA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prANAnAM granthirasi rudr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 viSAqntakaH | </w:t>
      </w:r>
    </w:p>
    <w:p w14:paraId="31147B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nA$-pyAyaqsva || 74.1</w:t>
      </w:r>
    </w:p>
    <w:p w14:paraId="79D96FE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4.50</w:t>
      </w:r>
      <w:r w:rsidRPr="00CB00E1">
        <w:rPr>
          <w:color w:val="auto"/>
        </w:rPr>
        <w:tab/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vatA prANanirUpaNa mantraH</w:t>
      </w:r>
    </w:p>
    <w:p w14:paraId="25A75C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T.A.6.75.1</w:t>
      </w:r>
    </w:p>
    <w:p w14:paraId="20970A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rudrAya viShNav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mRutyu#rm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pAqhi || 75.1</w:t>
      </w:r>
    </w:p>
    <w:p w14:paraId="5D7CC8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4.51</w:t>
      </w:r>
      <w:r w:rsidRPr="00CB00E1">
        <w:rPr>
          <w:color w:val="auto"/>
        </w:rPr>
        <w:tab/>
        <w:t>agni stuti mantraH</w:t>
      </w:r>
    </w:p>
    <w:p w14:paraId="171CD5D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T.A.6.76.1</w:t>
      </w:r>
    </w:p>
    <w:p w14:paraId="484559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tvama#gn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dyuBiq-stvamA#Su-SuqkShaNiq-stvamaqdBya-stvamaSma#naqspari# | </w:t>
      </w:r>
    </w:p>
    <w:p w14:paraId="278191E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tvaM ~Mvan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$Byaq-stvam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Sha#dhIByaq-stvaM nRuqNAM nRu#pat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jAyas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Suci#H || 76.1</w:t>
      </w:r>
    </w:p>
    <w:p w14:paraId="30C764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4.52</w:t>
      </w:r>
      <w:r w:rsidRPr="00CB00E1">
        <w:rPr>
          <w:color w:val="auto"/>
        </w:rPr>
        <w:tab/>
        <w:t>aBIShTa yAcanA mantraH</w:t>
      </w:r>
    </w:p>
    <w:p w14:paraId="6C6DE9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T.A.6.77.1</w:t>
      </w:r>
    </w:p>
    <w:p w14:paraId="4FB077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santi#ShThasva 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santi#ShThasva suBUqt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santi#ShThasva 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santi#ShThasva yaqj~jasyarddhiq manuq santi#ShThaq sv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yaj~jaq namaq upa#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namaq upa#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nama#H || 77.1</w:t>
      </w:r>
    </w:p>
    <w:p w14:paraId="3FF5C08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4.53</w:t>
      </w:r>
      <w:r w:rsidRPr="00CB00E1">
        <w:rPr>
          <w:color w:val="auto"/>
        </w:rPr>
        <w:tab/>
        <w:t>para tattva nirUpaNaM</w:t>
      </w:r>
    </w:p>
    <w:p w14:paraId="51E6BC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T.A.6.78.1</w:t>
      </w:r>
    </w:p>
    <w:p w14:paraId="1BDD37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saqtyaM paraqM para(gm)# saqtya(gm) 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na su#vaqrgA-ll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qkAccya#vant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</w:p>
    <w:p w14:paraId="10AA23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kaqdAcaqna saqtA(gm) hi saqtyaM tasmA$th 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ra#mant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q, (78.1) </w:t>
      </w:r>
    </w:p>
    <w:p w14:paraId="6A1AED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tapaq itiq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nAnaSa#nAqt paraqM ~Myaddhi paraqM tapaqstad dudha#r.ShaqM </w:t>
      </w:r>
    </w:p>
    <w:p w14:paraId="2614C9C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 durA#dhar.ShaqM tasmAqt tapa#si ramant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q, (78.2)</w:t>
      </w:r>
    </w:p>
    <w:p w14:paraId="068E49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damaq itiq niya#taM brahmacAqriNaq-stasmAqd dam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ramant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q, (78.3)</w:t>
      </w:r>
      <w:r w:rsidRPr="00CB00E1">
        <w:rPr>
          <w:color w:val="auto"/>
        </w:rPr>
        <w:tab/>
      </w:r>
    </w:p>
    <w:p w14:paraId="1B9C707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Samaq ityara#Ny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muqnayaq-stasmAqcCam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ramant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, (78.4)</w:t>
      </w:r>
    </w:p>
    <w:p w14:paraId="5B9468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dAqnamitiq sarvA#Ni BUqtAni# praqSa(gm)sa#nti dAqnAnnAti# duqScaraqM tasmA$d 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ra#mant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, (78.5)</w:t>
      </w:r>
    </w:p>
    <w:p w14:paraId="677E3C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dhaqrma itiq dharm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sarva#miqdaM pari#gRuhItaM dhaqrmAnnAti#-duqShkaraqM tasmA$d -dhaqrm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ra#mant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, (78.6)</w:t>
      </w:r>
    </w:p>
    <w:p w14:paraId="70F268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praqjanaq itiq BUyA(gm)##saq-stasmAqd BUyi#ShThAqH prajA#yant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tasmAqd BUyi#ShThAH praqjana#n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q, (78.7)</w:t>
      </w:r>
    </w:p>
    <w:p w14:paraId="1EA075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&amp;gnayaq ityA#haq tasmA#-daqgnayaq AdhA#tavyA 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qtra-mityA#haq tasmA#-dagnih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ra#mant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, (78.8)</w:t>
      </w:r>
    </w:p>
    <w:p w14:paraId="0CCAAE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yaqj~ja iti# yaqj~j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stasmA$d 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ra#mant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, (78.9)</w:t>
      </w:r>
      <w:r w:rsidRPr="00CB00E1">
        <w:rPr>
          <w:color w:val="auto"/>
        </w:rPr>
        <w:tab/>
      </w:r>
    </w:p>
    <w:p w14:paraId="56866D1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mAnaqsa-miti# viqdvA(gm)saq-stasmA$d viqdvA(gm)sa#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mA#naqs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ra#mant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,</w:t>
      </w:r>
      <w:r w:rsidRPr="00CB00E1">
        <w:rPr>
          <w:color w:val="auto"/>
        </w:rPr>
        <w:tab/>
        <w:t>(78.10)</w:t>
      </w:r>
    </w:p>
    <w:p w14:paraId="7E1414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nyAqsa iti# braqhmA braqhmA hi paraqH par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hi braqhmA tAniq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qtAnyava#rANiq </w:t>
      </w:r>
    </w:p>
    <w:p w14:paraId="635F6F5C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 xml:space="preserve">parA(gm)#si nyAqsa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qvAtya#r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cayaqd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$tyupaqniShat || (78.11)</w:t>
      </w:r>
    </w:p>
    <w:p w14:paraId="5F40023F" w14:textId="77777777" w:rsidR="006F33D4" w:rsidRDefault="006F33D4" w:rsidP="00261568">
      <w:pPr>
        <w:rPr>
          <w:color w:val="auto"/>
        </w:rPr>
      </w:pPr>
    </w:p>
    <w:p w14:paraId="35A32552" w14:textId="77777777" w:rsidR="006F33D4" w:rsidRDefault="006F33D4" w:rsidP="00261568">
      <w:pPr>
        <w:rPr>
          <w:color w:val="auto"/>
        </w:rPr>
      </w:pPr>
    </w:p>
    <w:p w14:paraId="4EDB8CFC" w14:textId="77777777" w:rsidR="006F33D4" w:rsidRDefault="006F33D4" w:rsidP="00261568">
      <w:pPr>
        <w:rPr>
          <w:color w:val="auto"/>
        </w:rPr>
      </w:pPr>
    </w:p>
    <w:p w14:paraId="57BC835A" w14:textId="77777777" w:rsidR="006F33D4" w:rsidRDefault="006F33D4" w:rsidP="00261568">
      <w:pPr>
        <w:rPr>
          <w:color w:val="auto"/>
        </w:rPr>
      </w:pPr>
    </w:p>
    <w:p w14:paraId="7607EB6F" w14:textId="77777777" w:rsidR="006F33D4" w:rsidRDefault="006F33D4" w:rsidP="00261568">
      <w:pPr>
        <w:rPr>
          <w:color w:val="auto"/>
        </w:rPr>
      </w:pPr>
    </w:p>
    <w:p w14:paraId="28DFF610" w14:textId="77777777" w:rsidR="006F33D4" w:rsidRPr="00CB00E1" w:rsidRDefault="006F33D4" w:rsidP="00261568">
      <w:pPr>
        <w:rPr>
          <w:color w:val="auto"/>
        </w:rPr>
      </w:pPr>
    </w:p>
    <w:p w14:paraId="32EF9D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4.54</w:t>
      </w:r>
      <w:r w:rsidRPr="00CB00E1">
        <w:rPr>
          <w:color w:val="auto"/>
        </w:rPr>
        <w:tab/>
        <w:t>j~jAna sAdhana nirUpaNaM</w:t>
      </w:r>
    </w:p>
    <w:p w14:paraId="2D7FE1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T.A.6.79.1</w:t>
      </w:r>
    </w:p>
    <w:p w14:paraId="1DF49F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prAqjAqpaqty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hAru#NiH supaqrN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ya#H praqjApa#tiM piqtaraq-mupa#sasAraq kiM </w:t>
      </w:r>
    </w:p>
    <w:p w14:paraId="4CAAC7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Ba#gavaqntaH pa#raqmaM ~Mva#daqntItiq tasmaiq 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#vAca, (79.1)</w:t>
      </w:r>
    </w:p>
    <w:p w14:paraId="4EC235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vAqyurAvA#ti 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-nA#diqty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#cat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diqvi saqtyaM ~MvAqcaH pra#tiqShThA </w:t>
      </w:r>
    </w:p>
    <w:p w14:paraId="0B798C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saqrvaM prati#ShThitaqM tasmA$th saqtyaM pa#raqmaM ~Mvada#ntiq, (79.2)</w:t>
      </w:r>
    </w:p>
    <w:p w14:paraId="51141D8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tapa#sA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qvatAq-magra# Ayaqn tapaqsar.Sha#yaqH suvaqranva#-vindaqn tapa#sA </w:t>
      </w:r>
    </w:p>
    <w:p w14:paraId="0BBEA5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saqpatnAqn praNu#dAq-mArA#tIq stapa#si saqrvaM prati#ShThitaqM tasmAqt tapa#H paraqmaM ~Mvada#ntiq, (79.3)</w:t>
      </w:r>
    </w:p>
    <w:p w14:paraId="2BD0D2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dAqntAH kiqlbiSha#-mavadhUqnvantiq dam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 brahmacAqriNaqH suva#ragacCaqn </w:t>
      </w:r>
    </w:p>
    <w:p w14:paraId="052677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BUqtAnA$M durAqdhar.ShaqM dam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saqrvaM prati#ShThitaqM tasmAqd dama#H paraqmaM ~Mvada#ntiq, (79.4)</w:t>
      </w:r>
    </w:p>
    <w:p w14:paraId="2FB879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SAqntAH Siqva-mAqcara#ntiq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nAqkaM muqnay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q-&amp;nvavi#ndaqn Cam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</w:t>
      </w:r>
    </w:p>
    <w:p w14:paraId="5313917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BUqtAnA$M durAqdhar.ShaqM Cam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saqrvaM prati#ShThitaqM tasmAqcCama#H paraqmaM ~Mvada#nti, (79.5)</w:t>
      </w:r>
    </w:p>
    <w:p w14:paraId="30C139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dAqnaM ~Myaqj~jAnAqM ~MvarU#thaqM dakShi#NA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dAqtAra(gm)# sarva BUqtAnyu#pajIqvanti# </w:t>
      </w:r>
    </w:p>
    <w:p w14:paraId="7FC9F1E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nArA#tIq-rapA#nudanta 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dviShaqnt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miqtrA Ba#vanti dAqn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saqrvaM prati#ShThitaqM tasmA$d dAqnaM pa#raqmaM ~Mvada#nti, (79.6)</w:t>
      </w:r>
    </w:p>
    <w:p w14:paraId="0152D5D0" w14:textId="77777777" w:rsidR="00261568" w:rsidRPr="00CB00E1" w:rsidRDefault="00261568" w:rsidP="00261568">
      <w:pPr>
        <w:rPr>
          <w:color w:val="auto"/>
        </w:rPr>
      </w:pPr>
    </w:p>
    <w:p w14:paraId="61E12F6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dhaqrm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viSva#syaq jaga#taH pratiqShThA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dhaqrmiShTha#M praqjA u#pasaqrpanti# dhaqrm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Na# </w:t>
      </w:r>
    </w:p>
    <w:p w14:paraId="16E46E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pAqpa-ma#paqnuda#ti dhaqrm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saqrvaM prati#ShThitaqM tasmA$d dhaqrmaM pa#raqmaM ~Mvada#nti, (79.7)</w:t>
      </w:r>
    </w:p>
    <w:p w14:paraId="545D6E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praqjana#naqM ~Mvai pra#tiqShThA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sAqdhu praqjAyA$ staqntuM-ta#nvAqnaH pi#tRuqNA </w:t>
      </w:r>
    </w:p>
    <w:p w14:paraId="1F638A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ma#nRuqN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Bava#tiq 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 taqsyA anRu#NaqM tasmA$t praqjana#naM paraqmaM ~Mvada#ntyaq, (79.8)</w:t>
      </w:r>
    </w:p>
    <w:p w14:paraId="48D822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trayI# viqdyA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#vaqyAnaqH panthA# gAr.hapaqtya Ruk-pRu#thiqvI ra#thantaqra-ma#nvAhAr yaqpaca#naqM ~Myaju#raqntari#kShaM ~MvAmad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qvya mA#havaqnIyaqH sAma#suvaqrg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bRuqhat-tasmA#-daqgnIn pa#raqmaM ~Mvada#ntya, (79.9)</w:t>
      </w:r>
    </w:p>
    <w:p w14:paraId="26A580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qtra(gm) sA#yaM prAqtar-gRuqhANAqM-niShkRu#tiqH svi#ShTa(gm) suhuqtaM ~Mya#j~jakratUqnAM prAya#Na(gm) suvaqrgasya#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qkasyaq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tiq-stasmA#-dagnih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qtraM pa#raqmaM ~Mvada#nti, (79.10)</w:t>
      </w:r>
    </w:p>
    <w:p w14:paraId="362E7E6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yaqj~ja iti# 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hi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diva#M gaqtA 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nAsu#rAq-napA#nudanta 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na# </w:t>
      </w:r>
    </w:p>
    <w:p w14:paraId="30B38BF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dviShaqnt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miqtrA Ba#vanti 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saqrvaM prati#ShThitaqM tasmA$d yaqj~jaM pa#raqmaM ~Mvada#nti, (79.11)</w:t>
      </w:r>
    </w:p>
    <w:p w14:paraId="730E0B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mAnaqsaM ~Mvai prA#jApaqtyaM paqvitra#M mAnaqs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naq mana#sA sAqdhu pa#Syati mAnaqsA </w:t>
      </w:r>
    </w:p>
    <w:p w14:paraId="7CD191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RuSha#yaH praqjA a#sRujanta mAnaqs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saqrvaM prati#ShThitaqM tasmA$n mAnaqsaM pa#raqmaM ~Mvada#nti, (79.12)</w:t>
      </w:r>
    </w:p>
    <w:p w14:paraId="0EBE34B9" w14:textId="5D1D77E1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nyAqsa iqtyAhu#r manIqShiN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braqhmANa#M braqhmA viSva#H kataqmaH sva#yaqBuMH praqjApa#tiH sam~Mvathsa</w:t>
      </w:r>
      <w:r w:rsidR="007160B1">
        <w:rPr>
          <w:color w:val="auto"/>
        </w:rPr>
        <w:t>q</w:t>
      </w:r>
      <w:r w:rsidRPr="00CB00E1">
        <w:rPr>
          <w:color w:val="auto"/>
        </w:rPr>
        <w:t>ra iti#, (79.13)</w:t>
      </w:r>
    </w:p>
    <w:p w14:paraId="31F9430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sam~Mvathsaqr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&amp;sAvA#diqty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A#diqty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puru#ShaqH sa pa#ram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qShThI brahmAqtmA, (79.14)</w:t>
      </w:r>
    </w:p>
    <w:p w14:paraId="428DF2C9" w14:textId="77777777" w:rsidR="00261568" w:rsidRPr="00CB00E1" w:rsidRDefault="00261568" w:rsidP="00261568">
      <w:pPr>
        <w:rPr>
          <w:color w:val="auto"/>
        </w:rPr>
      </w:pPr>
    </w:p>
    <w:p w14:paraId="5AA7D12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yABi#rAdiqtya-stapa#ti raqSmiBiqstABi#H paqrjany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var.Shati paqrjany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#-nauShadhi-vanaspaqtayaqH prajA#yanta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Shadhi-vanaspaqtiBiq-ranna#M Bavaqtyann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prAqNAH prAqNair balaqM bal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tapaq-stapa#sA SraqddhA SraqddhayA#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qdhayA# manIqShA ma#nIqShayAq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mana#sAq SAntiqH SAntyA# ciqttaM ciqtt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smRutiq(gg)q smRutyAq smAraq(gg)q smAr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viqj~jAna#M ~Mviqj~jAn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#-nAqtmAna#M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dayatiq tasmA#daqnnaM dadaqnth sarvA$Ny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qtAni# dadAq-tyannA$t prAqNA Ba#vanti BUqtAnA$M prAqNair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mana#saSca viqj~jAna#M ~Mviqj~jAnA#-dAnaqnd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bra#hma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qniH, (79.15)</w:t>
      </w:r>
    </w:p>
    <w:p w14:paraId="731082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puru#ShaH pa~jcaqdhA pa#~jcAqtmA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sarva#miqdaM 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ta#M pRuthiqvI cAqntari#kShaM caq dyauScaq diSa#ScAvAntaradiqSAScaq sa vai sarva#miqdaM jagaqthsa saqBUta(gm)# sa BaqvyaM ji#j~jAsa klRuqpta Ru#taqjA rayi#ShThA SraqddhA saqty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maha#svAn taqpas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pari#ShThAqd, (vari#ShThAqd) (79.16)</w:t>
      </w:r>
    </w:p>
    <w:p w14:paraId="5B5C79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j~jAtvA# 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mana#sA hRuqdA caq BUy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na mRuqtyu-mupa#yAhi viqdvAn (79.17)</w:t>
      </w:r>
    </w:p>
    <w:p w14:paraId="05AA9A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tasmA$-nnyAqsa-m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qShAM tapa#sA-matiriktaqmAhu#r, (79.18)</w:t>
      </w:r>
    </w:p>
    <w:p w14:paraId="7CE75D1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vasuraqNv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viqBUra#si 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tvamasi# sandhAqtA brahma#n tvamasi# viSvaqdhRutt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#-j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qdAs tvama#syaqgni-</w:t>
      </w:r>
      <w:r w:rsidRPr="00CB00E1">
        <w:rPr>
          <w:color w:val="auto"/>
        </w:rPr>
        <w:lastRenderedPageBreak/>
        <w:t>ra#si varc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qdA-stvama#siq sUrya#sya dyumn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 stvama#si caqndrama#sa upayAqmagRu#hIt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&amp;si braqhmaN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</w:t>
      </w:r>
    </w:p>
    <w:p w14:paraId="52EB46A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tvAq mahasaq, (79.19)</w:t>
      </w:r>
    </w:p>
    <w:p w14:paraId="27021B8F" w14:textId="77777777" w:rsidR="00261568" w:rsidRPr="00CB00E1" w:rsidRDefault="00261568" w:rsidP="00261568">
      <w:pPr>
        <w:rPr>
          <w:color w:val="auto"/>
        </w:rPr>
      </w:pPr>
    </w:p>
    <w:p w14:paraId="16E7FAD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mityAqtmAna#M ~Myu~jjItaiqtadvai ma#h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paqniSha#daM 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qvAnAqM guhyaqM ~Mya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qvaM ~Mv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da# </w:t>
      </w:r>
    </w:p>
    <w:p w14:paraId="5C8EE54B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braqhmaN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mahiqmAna#-mApn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 tasmA$d braqhmaN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mahiqmAna#-mityupaqniShat || (79.20)</w:t>
      </w:r>
    </w:p>
    <w:p w14:paraId="70FF4A41" w14:textId="77777777" w:rsidR="006F33D4" w:rsidRPr="00CB00E1" w:rsidRDefault="006F33D4" w:rsidP="00261568">
      <w:pPr>
        <w:rPr>
          <w:color w:val="auto"/>
        </w:rPr>
      </w:pPr>
    </w:p>
    <w:p w14:paraId="0CD0A1EB" w14:textId="77777777" w:rsidR="00261568" w:rsidRPr="00CB00E1" w:rsidRDefault="00261568" w:rsidP="00261568">
      <w:pPr>
        <w:rPr>
          <w:color w:val="auto"/>
        </w:rPr>
      </w:pPr>
    </w:p>
    <w:p w14:paraId="3AE063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4.55</w:t>
      </w:r>
      <w:r w:rsidRPr="00CB00E1">
        <w:rPr>
          <w:color w:val="auto"/>
        </w:rPr>
        <w:tab/>
        <w:t>j~jAnayaj~jaH</w:t>
      </w:r>
    </w:p>
    <w:p w14:paraId="4D44C9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T.A.6.80.1</w:t>
      </w:r>
    </w:p>
    <w:p w14:paraId="62FDD2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tasyaiqvaM ~MviqduSh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yaqj~jasyAqtmA yaja#mAnaH-SraqdhdApatnIq SarI#ra-miqddhmamur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</w:t>
      </w:r>
    </w:p>
    <w:p w14:paraId="3E77BD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diqr-l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mA#ni baqraq.hir-v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qdaH-SiKAq hRuda#yaqM ~MyUpaqH kAmaq Ajya#M maqnyuH paqSu-stap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q&amp;gnir-dama#H SamayiqtA dakShi#NAq-vAgG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tA$ prAqNa </w:t>
      </w:r>
    </w:p>
    <w:p w14:paraId="12BB8E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u#dgaqtA cakShu#radhvaqryur-man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brahmAq 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tra#maqgnI-</w:t>
      </w:r>
    </w:p>
    <w:p w14:paraId="404CBAE3" w14:textId="620972AB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dyAvaqdhdriya#t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sA dIqkShA yadaSrnA#tiq tadhdaviqr-yatpiba#tiq tada#sya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mapAqnaM ~Myadrama#t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tadu#paqsad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yath saqMcara#-tyupaqviSa#-tyuqttiShTha#t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 sapra#vaqrgy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yanmuKaqM tadA#havaqnIy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 vyAhRu#ti-rAhuqtir-yada#sya viqj~jAnaqM tajjuqh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 yathsAqyaM prAqtara#ttiq tathsaqmidhaqM ~MyatprAqtar maqddhyandi#na(gm) sAqyaM caq tAniq sava#nAniq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da#r.SapUrNamAqsau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$&amp;rddhamAqsAScaq mAsA$Scaq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cA#turmAqsyAniq ya Ruqtavaqst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pa#SubaqndhA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sa#M~MvathsaqrASca# parivathsaqrAScaq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&amp;ha#rgaqNAH sa#rva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daqsaM ~MvA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qtath saqtraM ~Myanmara#NaqM tada#vaqBRutha# </w:t>
      </w:r>
    </w:p>
    <w:p w14:paraId="5AAA728D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E</w:t>
      </w:r>
      <w:r w:rsidR="00261568" w:rsidRPr="00CB00E1">
        <w:rPr>
          <w:color w:val="auto"/>
        </w:rPr>
        <w:t>qtadvai ja#rAmarya-magnih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qtra(gm) saqtraM ~Mya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qvaM ~MviqdvA-nu#daqgaya#n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praqmIya#t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</w:t>
      </w:r>
    </w:p>
    <w:p w14:paraId="57F96E20" w14:textId="7FEC7732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ma#hiqmAna#M gaqtvA&amp;&amp;diqtyasyaq sAyu#jyaM gacCaqtyathaq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da#kShiqN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praqmIya#t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pitRuqNA-m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ma#hiqmAna#M gaqtvA caqndrama#saqH sAyu#jya(gm) 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 vai sU$ryA candraqmas</w:t>
      </w:r>
      <w:r w:rsidR="00FF7663">
        <w:rPr>
          <w:color w:val="auto"/>
        </w:rPr>
        <w:t>o</w:t>
      </w:r>
      <w:r w:rsidRPr="00CB00E1">
        <w:rPr>
          <w:color w:val="auto"/>
        </w:rPr>
        <w:t>$r-mahiqmAnau$ brAhmaqN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viqdvA-naqBija#yatiq tasmA$d braqhmaN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mahiqmAna#mApn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 tasmA$d braqhmaN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mahiqmAna#-mityupaqniShat || 80.1</w:t>
      </w:r>
    </w:p>
    <w:p w14:paraId="1702B8D7" w14:textId="77777777" w:rsidR="00261568" w:rsidRPr="00CB00E1" w:rsidRDefault="00261568" w:rsidP="00261568">
      <w:pPr>
        <w:rPr>
          <w:color w:val="auto"/>
        </w:rPr>
      </w:pPr>
    </w:p>
    <w:p w14:paraId="5E79C33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saqha nA# vavatu | saqha nau# Bunaktu | saqha vIqrya#M karavAvahai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qjaqsvinAq vadhI#tamastuq mA vi#dviShAqvahai$ || </w:t>
      </w:r>
    </w:p>
    <w:p w14:paraId="00429D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SAntiqH SAntiqH SAnti#H || </w:t>
      </w:r>
    </w:p>
    <w:p w14:paraId="169F0C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iti mahAnArAyaN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paniShat samAptA </w:t>
      </w:r>
    </w:p>
    <w:p w14:paraId="6EABE47F" w14:textId="77777777" w:rsidR="00261568" w:rsidRPr="00CB00E1" w:rsidRDefault="00261568" w:rsidP="00261568">
      <w:pPr>
        <w:rPr>
          <w:color w:val="auto"/>
        </w:rPr>
      </w:pPr>
    </w:p>
    <w:p w14:paraId="5369C7DD" w14:textId="77777777" w:rsidR="00261568" w:rsidRPr="00CB00E1" w:rsidRDefault="00261568" w:rsidP="00261568">
      <w:pPr>
        <w:rPr>
          <w:color w:val="auto"/>
        </w:rPr>
      </w:pPr>
    </w:p>
    <w:p w14:paraId="1C2552B6" w14:textId="49655FC7" w:rsidR="00261568" w:rsidRPr="00CB00E1" w:rsidRDefault="005818EA" w:rsidP="00261568">
      <w:pPr>
        <w:rPr>
          <w:color w:val="auto"/>
        </w:rPr>
      </w:pPr>
      <w:ins w:id="9" w:author="Microsoft account" w:date="2026-09-20T17:32:00Z">
        <w:r>
          <w:rPr>
            <w:color w:val="auto"/>
          </w:rPr>
          <w:t>&lt;lang=eng&gt;</w:t>
        </w:r>
      </w:ins>
      <w:r w:rsidR="00261568" w:rsidRPr="00CB00E1">
        <w:rPr>
          <w:color w:val="auto"/>
        </w:rPr>
        <w:t>Prapaataka K</w:t>
      </w:r>
      <w:r w:rsidR="006F33D4">
        <w:rPr>
          <w:color w:val="auto"/>
        </w:rPr>
        <w:t>o</w:t>
      </w:r>
      <w:r w:rsidR="00261568" w:rsidRPr="00CB00E1">
        <w:rPr>
          <w:color w:val="auto"/>
        </w:rPr>
        <w:t xml:space="preserve">rvai with starting Padams </w:t>
      </w:r>
      <w:r w:rsidR="006F33D4">
        <w:rPr>
          <w:color w:val="auto"/>
        </w:rPr>
        <w:t>o</w:t>
      </w:r>
      <w:r w:rsidR="00261568" w:rsidRPr="00CB00E1">
        <w:rPr>
          <w:color w:val="auto"/>
        </w:rPr>
        <w:t>f 1 t</w:t>
      </w:r>
      <w:r w:rsidR="006F33D4">
        <w:rPr>
          <w:color w:val="auto"/>
        </w:rPr>
        <w:t>o</w:t>
      </w:r>
      <w:r w:rsidR="00261568" w:rsidRPr="00CB00E1">
        <w:rPr>
          <w:color w:val="auto"/>
        </w:rPr>
        <w:t xml:space="preserve"> 80 Anuvaakams :- </w:t>
      </w:r>
      <w:ins w:id="10" w:author="Microsoft account" w:date="2026-09-20T17:32:00Z">
        <w:r>
          <w:rPr>
            <w:color w:val="auto"/>
          </w:rPr>
          <w:t>&lt;lang=eng&gt;</w:t>
        </w:r>
      </w:ins>
    </w:p>
    <w:p w14:paraId="5EE2D9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(amBaqsyaika#pa~jcAqSacCaqtaM - jAqtav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catu#rdaSaq - BUrannaqM - BUraqgnay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- BUraqgnay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caika#m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kaM - pAhi - pAqhi caqtvAri# catvAriq - yaH Canda#sAqM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brahma#N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RuqtaM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- yathA# vRuqkShasyaika#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 - maqN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raNI#yAq(gg)q Scatu#stri(gm)Sath - sahasraqSI#Shaq(gm)q ShaTvi#(gm)Sati - rAdiqty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- A#diqty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vai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kaqM - nidha#napatay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tray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#vi(gm)SatiH - saqdy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jAqtaM trINi# - vAmad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qvAyaika# - maqG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$Byaq - statpuru#ShAyaq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- ISAn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hiraNyabAhavaq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 - mRuqta(gm) saqtyaM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caqtvAriq - kadruqdrAyaq trINiq - yasyaq vai ka~gka#tI - kRuNuqShva pAj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&amp;di#tiq - rAp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iqda(gm) sarvaq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kaq - mApa#H </w:t>
      </w:r>
      <w:r w:rsidRPr="00CB00E1">
        <w:rPr>
          <w:color w:val="auto"/>
        </w:rPr>
        <w:lastRenderedPageBreak/>
        <w:t>punantu caqtvA - ryagniSca - sUryaSca nava# - naqv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miti# caqtvA - ryAyA#tuq pacau - 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#&amp;siq daS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- ttam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caqtvAriq - GRuNiqstrINiq - brahma#m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tuq mAM ~MyAst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brahmahaqtyAM dvAda#Saq - brahma#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qdhayAq&amp;dyA na# iqmaM BrU#ShahaqtyAM - brahma#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qdhavA$ braqhmA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qvAnA#miqdaM ~MvI#rahaqtyAm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kAqnna vi#(gm)Satiq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kAqnnavi#(gm)Satir -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 -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qdhAM maq indra#ScaqtvAri# catvAqryA - mA$M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mayi#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kaq- mapai#tuq - paraqM - ~MvAta#M prAqNa - ma#mutraqBUyAqd - ddhariq(gm)q - Salkai#raqgniM - mA Ci#d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mRuty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- 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maqhAntaqM - mAna#st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prajA#pat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svastiqdA - trya#mbakaqM - ~My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saqhasraqM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svAhaika#M -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qvakRu#taqsyaikA#daSaq - yadv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vAqH - 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&amp;kAr.ShIqn - manyurakAr.ShIqd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- tilA~jjuh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 gAvaH SriyaM pra#jAH pa~jcaq - tilAH kRuNShASc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ra#syaq SrIH praj~jAtu 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#daH saqpta - prANa vAk tvak Cira uttiShTha puruSha# pa~jcaq - pRuthivI Sabda 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vAg vyaktA&amp;&amp;tmA&amp;ntarAtmA paramAtmA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kShuqdh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&amp;nnamayaq pa~jca#daSAq - 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svAhaika#catvAriq(gm)qSa - rd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ntadbraqhma nava# - SraqddhAyA$M 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niviShTaq Scatu#rvi(gm)SatiH - SraqddhAyAqM daSA - ~gguShTha mAtraH puruSh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vA~gma# AqsannaqShTau - vaya#H supaqr.ShAH - prANAnAM granthirasi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rudrAyaikaqM - tvama#gn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dyuBirq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Siqv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santi#ShThasva - saqtyaM - prA#jApaqtya - stasyaiqva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kaq maSatiH) </w:t>
      </w:r>
    </w:p>
    <w:p w14:paraId="3FBAEA42" w14:textId="77777777" w:rsidR="00261568" w:rsidRPr="00CB00E1" w:rsidRDefault="00261568" w:rsidP="00261568">
      <w:pPr>
        <w:rPr>
          <w:color w:val="auto"/>
        </w:rPr>
      </w:pPr>
    </w:p>
    <w:p w14:paraId="00B9B568" w14:textId="74C74BF3" w:rsidR="00261568" w:rsidRPr="00CB00E1" w:rsidRDefault="00341EA9" w:rsidP="00261568">
      <w:pPr>
        <w:rPr>
          <w:color w:val="auto"/>
        </w:rPr>
      </w:pPr>
      <w:ins w:id="11" w:author="Microsoft account" w:date="2026-09-20T17:35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K</w:t>
      </w:r>
      <w:r w:rsidR="006F33D4">
        <w:rPr>
          <w:color w:val="auto"/>
        </w:rPr>
        <w:t>o</w:t>
      </w:r>
      <w:r w:rsidR="00261568" w:rsidRPr="00CB00E1">
        <w:rPr>
          <w:color w:val="auto"/>
        </w:rPr>
        <w:t xml:space="preserve">rvai with starting Padams </w:t>
      </w:r>
      <w:r w:rsidR="006F33D4">
        <w:rPr>
          <w:color w:val="auto"/>
        </w:rPr>
        <w:t>o</w:t>
      </w:r>
      <w:r w:rsidR="00261568" w:rsidRPr="00CB00E1">
        <w:rPr>
          <w:color w:val="auto"/>
        </w:rPr>
        <w:t>f 1, 11, 21 S</w:t>
      </w:r>
      <w:r w:rsidR="006F33D4">
        <w:rPr>
          <w:color w:val="auto"/>
        </w:rPr>
        <w:t>e</w:t>
      </w:r>
      <w:r w:rsidR="00261568" w:rsidRPr="00CB00E1">
        <w:rPr>
          <w:color w:val="auto"/>
        </w:rPr>
        <w:t>ri</w:t>
      </w:r>
      <w:r w:rsidR="006F33D4">
        <w:rPr>
          <w:color w:val="auto"/>
        </w:rPr>
        <w:t>e</w:t>
      </w:r>
      <w:r w:rsidR="00261568" w:rsidRPr="00CB00E1">
        <w:rPr>
          <w:color w:val="auto"/>
        </w:rPr>
        <w:t xml:space="preserve">s </w:t>
      </w:r>
      <w:r w:rsidR="006F33D4">
        <w:rPr>
          <w:color w:val="auto"/>
        </w:rPr>
        <w:t>o</w:t>
      </w:r>
      <w:r w:rsidR="00261568" w:rsidRPr="00CB00E1">
        <w:rPr>
          <w:color w:val="auto"/>
        </w:rPr>
        <w:t>f Dasinis :-</w:t>
      </w:r>
    </w:p>
    <w:p w14:paraId="6F70F8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(amBa#syapAqr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svaqsti na#H - pAqhi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agnaq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ka#yA - &amp;&amp;diqty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- Ruqta(gm) saqtya -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mityA - mA$M </w:t>
      </w:r>
      <w:r w:rsidRPr="00CB00E1">
        <w:rPr>
          <w:color w:val="auto"/>
        </w:rPr>
        <w:lastRenderedPageBreak/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qdhA - mA na#st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tilAjuh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 - SraqddhAyA$M prAqN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nivi#Syaq - tasyaiqva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tta#raSaqtam) </w:t>
      </w:r>
    </w:p>
    <w:p w14:paraId="5BFCF62B" w14:textId="77777777" w:rsidR="006F33D4" w:rsidRDefault="00261568" w:rsidP="00261568">
      <w:pPr>
        <w:rPr>
          <w:color w:val="auto"/>
        </w:rPr>
      </w:pPr>
      <w:r w:rsidRPr="00CB00E1">
        <w:rPr>
          <w:color w:val="auto"/>
        </w:rPr>
        <w:t>===============================================</w:t>
      </w:r>
      <w:r w:rsidR="006F33D4">
        <w:rPr>
          <w:color w:val="auto"/>
        </w:rPr>
        <w:br/>
      </w:r>
    </w:p>
    <w:p w14:paraId="127CC20A" w14:textId="77777777" w:rsidR="006F33D4" w:rsidRDefault="006F33D4">
      <w:pPr>
        <w:autoSpaceDE/>
        <w:autoSpaceDN/>
        <w:adjustRightInd/>
        <w:spacing w:after="160" w:line="259" w:lineRule="auto"/>
        <w:rPr>
          <w:color w:val="auto"/>
        </w:rPr>
      </w:pPr>
      <w:r>
        <w:rPr>
          <w:color w:val="auto"/>
        </w:rPr>
        <w:br w:type="page"/>
      </w:r>
    </w:p>
    <w:p w14:paraId="572CBB1E" w14:textId="77777777" w:rsidR="00261568" w:rsidRPr="00CB00E1" w:rsidRDefault="00261568" w:rsidP="00261568">
      <w:pPr>
        <w:rPr>
          <w:color w:val="auto"/>
        </w:rPr>
      </w:pPr>
    </w:p>
    <w:p w14:paraId="6A1364A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 namaH paramAtman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, SrI mahAgaNapatay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namaH</w:t>
      </w:r>
    </w:p>
    <w:p w14:paraId="05097D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guruBy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namaH, haqriqH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581D1310" w14:textId="77777777" w:rsidR="00261568" w:rsidRPr="00CB00E1" w:rsidRDefault="00261568" w:rsidP="00261568">
      <w:pPr>
        <w:rPr>
          <w:color w:val="auto"/>
        </w:rPr>
      </w:pPr>
    </w:p>
    <w:p w14:paraId="6E7138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5</w:t>
      </w:r>
      <w:r w:rsidRPr="00CB00E1">
        <w:rPr>
          <w:color w:val="auto"/>
        </w:rPr>
        <w:tab/>
        <w:t xml:space="preserve"> aruNapraSnaH-taittirIyAraNyakaM </w:t>
      </w:r>
    </w:p>
    <w:p w14:paraId="0893A76F" w14:textId="77777777" w:rsidR="00261568" w:rsidRPr="00CB00E1" w:rsidRDefault="00261568" w:rsidP="00261568">
      <w:pPr>
        <w:rPr>
          <w:color w:val="auto"/>
        </w:rPr>
      </w:pPr>
    </w:p>
    <w:p w14:paraId="238B0C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BaqdraM karN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#BiH SRuNuqyAma#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vAH | </w:t>
      </w:r>
      <w:r w:rsidR="0019543A">
        <w:rPr>
          <w:color w:val="auto"/>
        </w:rPr>
        <w:br/>
      </w:r>
      <w:r w:rsidRPr="00CB00E1">
        <w:rPr>
          <w:color w:val="auto"/>
        </w:rPr>
        <w:t>BaqdraM pa#Sy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mAqkShaBiqr yaja#trAH | </w:t>
      </w:r>
    </w:p>
    <w:p w14:paraId="287C35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sthiqraira~ggai$stuShTuqvA(gm) sa#staqnUBi#H | </w:t>
      </w:r>
      <w:r w:rsidR="0019543A">
        <w:rPr>
          <w:color w:val="auto"/>
        </w:rPr>
        <w:br/>
      </w:r>
      <w:r w:rsidRPr="00CB00E1">
        <w:rPr>
          <w:color w:val="auto"/>
        </w:rPr>
        <w:t>vyaS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#ma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qvahi#taqM ~MyadAyu#H || </w:t>
      </w:r>
    </w:p>
    <w:p w14:paraId="401189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svaqsti naq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vRuqddhaSra#vAH | svaqsti na#H pUqShA viqSvav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#dAH | svaqsti naqstArkShy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ari#ShTan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miH | svaqsti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bRuhaqspati#r-dadhAtu || </w:t>
      </w:r>
    </w:p>
    <w:p w14:paraId="7BC6287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 SAntiqH SAntiqH SAnti#H ||</w:t>
      </w:r>
    </w:p>
    <w:p w14:paraId="7C0ABAD6" w14:textId="77777777" w:rsidR="00261568" w:rsidRPr="00CB00E1" w:rsidRDefault="00261568" w:rsidP="00261568">
      <w:pPr>
        <w:rPr>
          <w:color w:val="auto"/>
        </w:rPr>
      </w:pPr>
    </w:p>
    <w:p w14:paraId="42AE95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</w:t>
      </w:r>
      <w:r w:rsidRPr="00CB00E1">
        <w:rPr>
          <w:color w:val="auto"/>
        </w:rPr>
        <w:tab/>
        <w:t>anuvAkaM-1</w:t>
      </w:r>
    </w:p>
    <w:p w14:paraId="3EB225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T.A.1.1.1</w:t>
      </w:r>
    </w:p>
    <w:p w14:paraId="534B38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BaqdraM karN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#BiH SRuNuqyAma#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vAH | BaqdraM pa#Sy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mAqkShaBiqr yaja#trAH | </w:t>
      </w:r>
    </w:p>
    <w:p w14:paraId="07C462B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sthiqraira~ggai$stuShTuqvA(gm) sa#staqnUBi#H | vyaS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#ma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qvahi#taqM ~MyadAyu#H || svaqsti naq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vRuqddhaSra#vAH | svaqsti na#H pUqShA viqSvav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#dAH | </w:t>
      </w:r>
    </w:p>
    <w:p w14:paraId="140AFD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svaqsti naqstArkShy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ari#ShTan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miH | svaqsti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bRuhaqspati#r-dadhAtu || Apa#mApAmaqpaH sarvA$H | aqsmA-daqsmA-diqt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&amp;muta#H | 1 (10) </w:t>
      </w:r>
    </w:p>
    <w:p w14:paraId="04A6A331" w14:textId="77777777" w:rsidR="00261568" w:rsidRPr="00CB00E1" w:rsidRDefault="00261568" w:rsidP="00261568">
      <w:pPr>
        <w:rPr>
          <w:color w:val="auto"/>
        </w:rPr>
      </w:pPr>
    </w:p>
    <w:p w14:paraId="07CF50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T.A.1.1.2</w:t>
      </w:r>
    </w:p>
    <w:p w14:paraId="374DB70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aqgnirvAqyuScaq sUrya#Sca | saqha sa#~jca-skaqrarddhi#yA || </w:t>
      </w:r>
    </w:p>
    <w:p w14:paraId="3B732EF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vAqyvaSvA# raSmiqpata#yaH | marI$cyAtmAn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adru#haH |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 Bu#vanaq sUva#rIH | puqtraqvaqtvAya#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suta || mahAnAmnIr-ma#hAmAqnAH | maqhaqs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ma#hasaqH sva#H | </w:t>
      </w:r>
    </w:p>
    <w:p w14:paraId="4CDD354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qvIH pa#rjanyaq sUva#rIH | puqtraqvaqtvAya#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suta || 2 (10)</w:t>
      </w:r>
    </w:p>
    <w:p w14:paraId="5D52FC67" w14:textId="77777777" w:rsidR="00261568" w:rsidRPr="00CB00E1" w:rsidRDefault="00261568" w:rsidP="00261568">
      <w:pPr>
        <w:rPr>
          <w:color w:val="auto"/>
        </w:rPr>
      </w:pPr>
    </w:p>
    <w:p w14:paraId="53A9DA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T.A.1.1.3</w:t>
      </w:r>
    </w:p>
    <w:p w14:paraId="361F0E5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aqpASnyu#ShNi-maqpA rakSha#H | aqpASnyu#ShNi-maqpA raGa$M | apA$GrAqmapa# cAqvarti$M | apa#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hi#ta || vajra#M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qvIrajI#tA(gg)Sca | Buva#naM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vaqsUva#rIH | AqdiqtyAnadi#tiM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qvIM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ni#n</w:t>
      </w:r>
      <w:r w:rsidR="000A676C" w:rsidRPr="00CB00E1">
        <w:rPr>
          <w:color w:val="auto"/>
        </w:rPr>
        <w:t>O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va-muqdISha#ta || </w:t>
      </w:r>
    </w:p>
    <w:p w14:paraId="607730B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SiqvA naqH Santa#mA Bavantu | diqvyA Apaq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Sha#dhayaH( ) | suqmRuqDIqkA sara#svati | mA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 saqndRuSi# || 3 (12)</w:t>
      </w:r>
    </w:p>
    <w:p w14:paraId="579402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(aqmuta#H - suq - tauSha#dhay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 ) (A1)</w:t>
      </w:r>
    </w:p>
    <w:p w14:paraId="643ECF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 ||</w:t>
      </w:r>
    </w:p>
    <w:p w14:paraId="589F951E" w14:textId="77777777" w:rsidR="00261568" w:rsidRPr="00CB00E1" w:rsidRDefault="00261568" w:rsidP="00261568">
      <w:pPr>
        <w:rPr>
          <w:color w:val="auto"/>
        </w:rPr>
      </w:pPr>
    </w:p>
    <w:p w14:paraId="7D2885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</w:t>
      </w:r>
      <w:r w:rsidRPr="00CB00E1">
        <w:rPr>
          <w:color w:val="auto"/>
        </w:rPr>
        <w:tab/>
        <w:t>anuvAkaM-2</w:t>
      </w:r>
    </w:p>
    <w:p w14:paraId="169944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T.A.1.2.1</w:t>
      </w:r>
    </w:p>
    <w:p w14:paraId="10F505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smRuti#H praqtyakSha#-maitiqhya$M | anu#mAna-ScatuShTaqyaM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qtairAdi#tya maNDalaM | </w:t>
      </w:r>
    </w:p>
    <w:p w14:paraId="22F3C4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sarvai#r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vidhA$syat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sUry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marI#ciqmAda#tt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sarvasmA$d Buva#nAdaqdhi | tasyAH pAka vi#S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| smRuqtaM kA#la viqS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Sha#NaM || </w:t>
      </w:r>
    </w:p>
    <w:p w14:paraId="7CBFA9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naqdIvaq praBa#vAt kAqcit | aqkShayyA$th syandaqt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ya#thA | 4 (10)</w:t>
      </w:r>
    </w:p>
    <w:p w14:paraId="5FCEC031" w14:textId="77777777" w:rsidR="00261568" w:rsidRPr="00CB00E1" w:rsidRDefault="00261568" w:rsidP="00261568">
      <w:pPr>
        <w:rPr>
          <w:color w:val="auto"/>
        </w:rPr>
      </w:pPr>
    </w:p>
    <w:p w14:paraId="19B014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T.A.1.2.2</w:t>
      </w:r>
    </w:p>
    <w:p w14:paraId="130036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tAnnady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&amp;Bi sa#mAyaqnti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qruH satI# na niqvarta#t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0A41A059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qvannAqnA sa#mutthAqnAH | kAqlAH sa#m~Mvathsaqra(gg) Sri#tAH | aNuSaSca ma#haSaqSca | sarv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 samavaqyantri# taM || sa tai$H saqrvaiH sa#mAviqShTaH | UqruH sa#nna niqvarta#t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adhisam~Mvathsa#raM ~MviqdyAt | tad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va# lakShaqN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|| 5 (10)</w:t>
      </w:r>
    </w:p>
    <w:p w14:paraId="12B1311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T.A.1.2.3</w:t>
      </w:r>
    </w:p>
    <w:p w14:paraId="32B48F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aNuBiSca ma#hadBiqSca | saqmArU#DhaH praqdRuSya#t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sam~MvathsaraH pra#tyakSh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| nAqdhisa#vaH praqdRuSya#t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paqTar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vikli#dhaH piq~ggaH | </w:t>
      </w:r>
    </w:p>
    <w:p w14:paraId="53EB52C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qtad va#ruNaq lakSha#NaM | yatraita#-dupaqdRuSya#t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saqhasra#M tatraq nIya#t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||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ka(gm) hi Sir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nA#nA muqK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kRuqthsnaM ta#dRutaq lakSha#NaM | 6 (10)</w:t>
      </w:r>
    </w:p>
    <w:p w14:paraId="05D42851" w14:textId="77777777" w:rsidR="00261568" w:rsidRPr="00CB00E1" w:rsidRDefault="00261568" w:rsidP="00261568">
      <w:pPr>
        <w:rPr>
          <w:color w:val="auto"/>
        </w:rPr>
      </w:pPr>
    </w:p>
    <w:p w14:paraId="371B547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T.A.1.2.4</w:t>
      </w:r>
    </w:p>
    <w:p w14:paraId="2E85079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uBayataH sapt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$ndriyAqNi | jaqlpita#M 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dihya#t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40801C7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SuklakRuShN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sam~Mva#thsaraqsya | dakShiNa vAma#y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pAqrSvay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| tasyaiqShA Bava#ti || SuqkraM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aqnyadya#jaqtaM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aqnyat | viShu#rUp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aha#nIq dyauri#vAsi | viSvAq hi mAqyA ava#si svadhAvaH | </w:t>
      </w:r>
    </w:p>
    <w:p w14:paraId="0DD001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BaqdrA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pUShanniqha rAqtiraqstviti# || </w:t>
      </w:r>
    </w:p>
    <w:p w14:paraId="7FE6C9F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nAtraq Buva#naM ( ) | na pUqShA | na paqSava#H | </w:t>
      </w:r>
    </w:p>
    <w:p w14:paraId="53E020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nAdityaH sam~Mvathsara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pratyakSh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 priyata#maM ~MviqdyAt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tadvai sam~Mvathsarasya priyata#ma(gm) rUqpaM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&amp;sya mahAnartha utpathsyamA#n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 idaM puNyaM ku#ruShv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 | tamAhara#NaM daqdyAt || 7 (17)</w:t>
      </w:r>
    </w:p>
    <w:p w14:paraId="5859A7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(yaqthAq - laqkShaqNa - Ru#tuqlakSha#NaqM - Buva#na(gm) saqpta ca# (A2)</w:t>
      </w:r>
    </w:p>
    <w:p w14:paraId="02783AE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5978FFB1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2 ||</w:t>
      </w:r>
    </w:p>
    <w:p w14:paraId="11F61D98" w14:textId="77777777" w:rsidR="00261568" w:rsidRPr="00CB00E1" w:rsidRDefault="00261568" w:rsidP="0019543A">
      <w:pPr>
        <w:pStyle w:val="NoSpacing"/>
      </w:pPr>
    </w:p>
    <w:p w14:paraId="29DA171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1.1.3</w:t>
      </w:r>
      <w:r w:rsidRPr="00CB00E1">
        <w:rPr>
          <w:color w:val="auto"/>
        </w:rPr>
        <w:tab/>
        <w:t>anuvAkaM-3</w:t>
      </w:r>
    </w:p>
    <w:p w14:paraId="2EB513D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T.A.1.3.1</w:t>
      </w:r>
    </w:p>
    <w:p w14:paraId="73C6FF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sAqkaq~jjAnA(gm)# saqptatha#mAhu-r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kaqjaM | ShaDu#dyaqmA RuSha#y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vaqjA iti# |</w:t>
      </w:r>
    </w:p>
    <w:p w14:paraId="343D8298" w14:textId="77777777" w:rsidR="0019543A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ShA#miqShTAniq vihi#tAni dhAmaqSaH | sthAqtr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#jant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vikRu#tAni rUpaqSaH || 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nu# maryAq ami#thitaH | </w:t>
      </w:r>
    </w:p>
    <w:p w14:paraId="36C7D5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saKAq saKA#yamabravIt | jahA#k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aqsmadI#Shat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</w:t>
      </w:r>
    </w:p>
    <w:p w14:paraId="2B5CA96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yastiqtyAja# saKiqvidaq(gm)q saKA#yaM | na tasya# vAqcyapi# BAqg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a#sti | </w:t>
      </w:r>
    </w:p>
    <w:p w14:paraId="1CDCD6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yadI(gm)# SRuqN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tyaqlaka(gm)# SRuN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| 8 (10)</w:t>
      </w:r>
    </w:p>
    <w:p w14:paraId="5F1EAC4B" w14:textId="77777777" w:rsidR="00261568" w:rsidRPr="00CB00E1" w:rsidRDefault="00261568" w:rsidP="00261568">
      <w:pPr>
        <w:rPr>
          <w:color w:val="auto"/>
        </w:rPr>
      </w:pPr>
    </w:p>
    <w:p w14:paraId="36C49C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T.A.1.3.2</w:t>
      </w:r>
    </w:p>
    <w:p w14:paraId="2FAFF4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 hi praqv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sukRuqtasyaq panthAqmiti# || Ruqtur. Ru#tunA nuqdyamA#naH |</w:t>
      </w:r>
      <w:r w:rsidR="0019543A">
        <w:rPr>
          <w:color w:val="auto"/>
        </w:rPr>
        <w:t xml:space="preserve"> </w:t>
      </w:r>
      <w:r w:rsidRPr="00CB00E1">
        <w:rPr>
          <w:color w:val="auto"/>
        </w:rPr>
        <w:t>vina#nAdAqBidhA#vaH | ShaShTiSca tri(gm)Sa#kA vaqlgAH | SuqklakRu#ShNau caq ShAShTi#kau || sAqrAqgaqvaqstrair-jaqrada#kShaH | vaqsaqnt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vasu#BiH saqha | saqm~Mvaqthsaqrasya# saviqtuH | </w:t>
      </w:r>
    </w:p>
    <w:p w14:paraId="0C489198" w14:textId="77777777" w:rsidR="0019543A" w:rsidRDefault="00261568" w:rsidP="00261568">
      <w:pPr>
        <w:rPr>
          <w:color w:val="auto"/>
        </w:rPr>
      </w:pPr>
      <w:r w:rsidRPr="00CB00E1">
        <w:rPr>
          <w:color w:val="auto"/>
        </w:rPr>
        <w:t xml:space="preserve">praiqShaqkRut pra#thaqmaH smRu#taH || </w:t>
      </w:r>
    </w:p>
    <w:p w14:paraId="570624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aqmUnAqdaya#-t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tyaqnyAn | 9 (10)</w:t>
      </w:r>
    </w:p>
    <w:p w14:paraId="21A68F6B" w14:textId="77777777" w:rsidR="00261568" w:rsidRPr="00CB00E1" w:rsidRDefault="00261568" w:rsidP="00261568">
      <w:pPr>
        <w:rPr>
          <w:color w:val="auto"/>
        </w:rPr>
      </w:pPr>
    </w:p>
    <w:p w14:paraId="0DD8B0C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T.A.1.3.3</w:t>
      </w:r>
    </w:p>
    <w:p w14:paraId="4D0258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aqmU(gg)Sca# pariqrakSha#taH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vAqcaH pra#yujyaqnt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yatrai ta#dupaqdRuSya#t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vi#jAnIqyAt | praqmANa#M kAlaqparya#y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viqS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qShaqNaM tu# vakShyAqmaH | RuqtUnA$M tanniqb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dha#ta || SuklavAsA# rudraqgaNaH | grIqShm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NA#vartaqt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sa#ha | </w:t>
      </w:r>
    </w:p>
    <w:p w14:paraId="6E0BCA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niqjaha#n pRuthi#vI(gm) saqrvAM | 10 (10)</w:t>
      </w:r>
    </w:p>
    <w:p w14:paraId="556B2431" w14:textId="77777777" w:rsidR="00261568" w:rsidRPr="00CB00E1" w:rsidRDefault="00261568" w:rsidP="00261568">
      <w:pPr>
        <w:rPr>
          <w:color w:val="auto"/>
        </w:rPr>
      </w:pPr>
    </w:p>
    <w:p w14:paraId="0A5841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T.A.1.3.4</w:t>
      </w:r>
    </w:p>
    <w:p w14:paraId="76D37D7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qtiShA$ &amp;pratiqKy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saH || viqSvaqrUqpANi# vAsAq(gm)qsi | AqdiqtyAnA$M niqb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dha#ta | sam~MvathsarINa#M karmaqPalaM | </w:t>
      </w:r>
    </w:p>
    <w:p w14:paraId="2A8224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var.ShABir da#datAq(gm)q saha || aduHK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duHKa ca#kShuriqva | tadmA# pIta ivaq 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SIt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nA$ vyatha#yanniqva | ruqruda#kSha ivaq 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hlAdayat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jvala#taScaiqva ( ) | SAqmyata#ScAsyaq cakShu#ShI | yAvai prajA Bra(gg)#Syaqnt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sam~MvathsarAttA Bra(gg)#Syaqnt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yAqH prati#tiShThaqnti | </w:t>
      </w:r>
    </w:p>
    <w:p w14:paraId="5DC92C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saM~Mvathsar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tAH prati#tiShThaqnti | vaqqrq.ShABya# ityaqrthaH || 11 (16)</w:t>
      </w:r>
    </w:p>
    <w:p w14:paraId="09BDE8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(SRuqN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- tyaqnyAnth - saqrvA -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ShaTca#) (A3)</w:t>
      </w:r>
    </w:p>
    <w:p w14:paraId="5598A4F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5BFD5CD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3 ||</w:t>
      </w:r>
    </w:p>
    <w:p w14:paraId="21DE8389" w14:textId="77777777" w:rsidR="00261568" w:rsidRPr="00CB00E1" w:rsidRDefault="00261568" w:rsidP="00261568">
      <w:pPr>
        <w:rPr>
          <w:color w:val="auto"/>
        </w:rPr>
      </w:pPr>
    </w:p>
    <w:p w14:paraId="7068EE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1.1.4</w:t>
      </w:r>
      <w:r w:rsidRPr="00CB00E1">
        <w:rPr>
          <w:color w:val="auto"/>
        </w:rPr>
        <w:tab/>
        <w:t>anuvAkaM-4</w:t>
      </w:r>
    </w:p>
    <w:p w14:paraId="049DBB4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T.A.1.4.1</w:t>
      </w:r>
    </w:p>
    <w:p w14:paraId="3226BBC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akShi#duqHK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tthi#tasyaiqva | viqprasa#nn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kaqnIni#k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A~gkt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cAdga#NaM nAqsti | RuqBUNA$M tanniqb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dha#ta || kaqnaqkAqBAni# vAsAq(gm)qsi | aqhatA#ni niqb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dha#ta | </w:t>
      </w:r>
    </w:p>
    <w:p w14:paraId="12FDCBF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annamaSrnIta# mRujmIqta | aqhaM ~Mv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jIvaqnapra#daH ||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vAqcaH pra#yujyaqnt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Saqradya#tr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paq 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12 (10)</w:t>
      </w:r>
    </w:p>
    <w:p w14:paraId="2D863E9C" w14:textId="77777777" w:rsidR="00261568" w:rsidRPr="00CB00E1" w:rsidRDefault="00261568" w:rsidP="00261568">
      <w:pPr>
        <w:rPr>
          <w:color w:val="auto"/>
        </w:rPr>
      </w:pPr>
    </w:p>
    <w:p w14:paraId="121CC0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T.A.1.4.2</w:t>
      </w:r>
    </w:p>
    <w:p w14:paraId="742092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aBidhUnvant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-&amp;BiGna#nta iqva | vAqtava#nt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maqrudga#NAH || amut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tumiShumu#Kamiqva | sannaddhAH saha da#dRuS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ha | apaddhvastair-vastiva#rNairiqva | viqSiqKAsa#H kapaqrdinaH || akruddhasya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thsya#mAnaqsya | kRuqddhasy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#vaq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hi#nI | 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mataScakShu#ShI viqdyAt | aqkShNay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$H kShipaqN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ri#va || 13 (10)</w:t>
      </w:r>
    </w:p>
    <w:p w14:paraId="20A57C2F" w14:textId="77777777" w:rsidR="00261568" w:rsidRPr="00CB00E1" w:rsidRDefault="00261568" w:rsidP="00261568">
      <w:pPr>
        <w:rPr>
          <w:color w:val="auto"/>
        </w:rPr>
      </w:pPr>
    </w:p>
    <w:p w14:paraId="0799E7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T.A.1.4.3</w:t>
      </w:r>
    </w:p>
    <w:p w14:paraId="364C23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durBikShaM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va#l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 | maqnUnA#mudaqkaM gRu#h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vAqcaH pra#vadaqntIH | vaiqdyut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yAntiq SaiSi#rIH || tA aqgniH pava#mAnAq anvai$kShata | </w:t>
      </w:r>
    </w:p>
    <w:p w14:paraId="21F084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iqha jI#viqkAma-pa#ripaSyann | tasyaiqShA Bava#ti || iqh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ha va#H svataqpasaH | maru#taqH sUrya#tvacaH | Sarma# saqprathAq AvRu#N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( ) || 14 (10)</w:t>
      </w:r>
    </w:p>
    <w:p w14:paraId="231BA63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(dRuSya#ta - iqvA - vRu#N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) (A4)</w:t>
      </w:r>
    </w:p>
    <w:p w14:paraId="76C4748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4 ||</w:t>
      </w:r>
    </w:p>
    <w:p w14:paraId="69B6619C" w14:textId="77777777" w:rsidR="00261568" w:rsidRPr="00CB00E1" w:rsidRDefault="00261568" w:rsidP="00261568">
      <w:pPr>
        <w:rPr>
          <w:color w:val="auto"/>
        </w:rPr>
      </w:pPr>
    </w:p>
    <w:p w14:paraId="14CB9B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1.1.5</w:t>
      </w:r>
      <w:r w:rsidRPr="00CB00E1">
        <w:rPr>
          <w:color w:val="auto"/>
        </w:rPr>
        <w:tab/>
        <w:t>anuvAkaM-5</w:t>
      </w:r>
    </w:p>
    <w:p w14:paraId="621870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T.A.1.5.1</w:t>
      </w:r>
    </w:p>
    <w:p w14:paraId="5E94A5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ati# tAqmrANi# vAsAq(gm)qsi | aqShTiva#jri SaqtaGni# ca | </w:t>
      </w:r>
    </w:p>
    <w:p w14:paraId="07944A7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vipra#haraqnti | aqgniji#hva aqsaSca#ta || naiva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na maqrtyaH | na rAjA va#ruN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viBuH | nAgnir 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 pa#vamAqnaH | mAqtRukka#cca naq vidya#t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diqvyasyaikAq dhanu#rArtniH | pRuqthiqvyAmapa#rA SriqtA | 15 (10)</w:t>
      </w:r>
    </w:p>
    <w:p w14:paraId="5EFA66C3" w14:textId="77777777" w:rsidR="00261568" w:rsidRPr="00CB00E1" w:rsidRDefault="00261568" w:rsidP="00261568">
      <w:pPr>
        <w:rPr>
          <w:color w:val="auto"/>
        </w:rPr>
      </w:pPr>
    </w:p>
    <w:p w14:paraId="4745406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T.A.1.5.2</w:t>
      </w:r>
    </w:p>
    <w:p w14:paraId="46C36E2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vamri#rUp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| dhaqnurjyA#-maCiqnathsva#yaM || tadi#ndraqdhanu#rityaqjyaM | aqBrava#rN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Shuq cakSha#t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Sam~My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r-bAr.ha#spatyaqsya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 ru#drasyaq dhanuH || ruqdrasya# 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dhanu#rArtniH | Siraq utpi#p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Sha | </w:t>
      </w:r>
    </w:p>
    <w:p w14:paraId="5266A3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pra#vaqrgy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#&amp;Bavat | tasmAqd yaH sapra#vaqrgy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yaqj~j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naq yaja#t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( ) | ruqdrasyaq sa SiraqH prati#dadhAti | naina(gm)# ruqdra Aru#k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16 (13) </w:t>
      </w:r>
    </w:p>
    <w:p w14:paraId="469154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(SriqtA - yaja#t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trINi# ca) (A5)</w:t>
      </w:r>
    </w:p>
    <w:p w14:paraId="506DDBD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5 ||</w:t>
      </w:r>
    </w:p>
    <w:p w14:paraId="21978B84" w14:textId="77777777" w:rsidR="00261568" w:rsidRPr="00CB00E1" w:rsidRDefault="00261568" w:rsidP="00261568">
      <w:pPr>
        <w:rPr>
          <w:color w:val="auto"/>
        </w:rPr>
      </w:pPr>
    </w:p>
    <w:p w14:paraId="4DD01A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1.1.6</w:t>
      </w:r>
      <w:r w:rsidRPr="00CB00E1">
        <w:rPr>
          <w:color w:val="auto"/>
        </w:rPr>
        <w:tab/>
        <w:t>anuvAkaM-6</w:t>
      </w:r>
    </w:p>
    <w:p w14:paraId="4398482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T.A.1.6.1</w:t>
      </w:r>
    </w:p>
    <w:p w14:paraId="4414D6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aqtyUq</w:t>
      </w:r>
      <w:r w:rsidR="008827AA">
        <w:rPr>
          <w:color w:val="auto"/>
        </w:rPr>
        <w:t>rddh</w:t>
      </w:r>
      <w:r w:rsidRPr="00CB00E1">
        <w:rPr>
          <w:color w:val="auto"/>
        </w:rPr>
        <w:t>vAqkSh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&amp;ti#raScAt | SiSi#raH praqdRuSya#t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6E6F76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naiva rUpaM na# vAsAq(gm)qsi | na cakShu#H pratiqdRuSya#t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aqny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nyaqM tu na# hi(gg)srAqtaH | saqta sta#d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vaqlakSha#NaM |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&amp;kShNi SA#raSIqrShNiH | </w:t>
      </w:r>
    </w:p>
    <w:p w14:paraId="452AED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sUqryasy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#dayaqnaM pra#ti || </w:t>
      </w:r>
    </w:p>
    <w:p w14:paraId="1AF1B3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tvaM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Shi# nya~jjaqlikAM | tvaqM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#Shi niqjAnu#kAM | 17 (10)</w:t>
      </w:r>
    </w:p>
    <w:p w14:paraId="4587DF40" w14:textId="77777777" w:rsidR="00261568" w:rsidRPr="00CB00E1" w:rsidRDefault="00261568" w:rsidP="00261568">
      <w:pPr>
        <w:rPr>
          <w:color w:val="auto"/>
        </w:rPr>
      </w:pPr>
    </w:p>
    <w:p w14:paraId="088C72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T.A.1.6.2</w:t>
      </w:r>
    </w:p>
    <w:p w14:paraId="0F0F2A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nijAnukAm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nya~jjaqlikA | amI vAca-mupAsa#tAmiqti || </w:t>
      </w:r>
    </w:p>
    <w:p w14:paraId="53EC94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tasmai sarva Rutav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namaqnt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maryAdA karatvAt pra#pur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qdhAM | brAhmaNa# 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qda | </w:t>
      </w:r>
    </w:p>
    <w:p w14:paraId="3603939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Kalu sam~Mvathsara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taiH 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nAnI#BiH saqha | </w:t>
      </w:r>
    </w:p>
    <w:p w14:paraId="4241D45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indrAya sarvAn-kAmAna#Bivaqhati | sa draqqPsaH | </w:t>
      </w:r>
    </w:p>
    <w:p w14:paraId="727C92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tasyaiqShA Bava#ti || 18 (10)</w:t>
      </w:r>
    </w:p>
    <w:p w14:paraId="30078B18" w14:textId="77777777" w:rsidR="00261568" w:rsidRPr="00CB00E1" w:rsidRDefault="00261568" w:rsidP="00261568">
      <w:pPr>
        <w:rPr>
          <w:color w:val="auto"/>
        </w:rPr>
      </w:pPr>
    </w:p>
    <w:p w14:paraId="2C6FF0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T.A.1.6.3</w:t>
      </w:r>
    </w:p>
    <w:p w14:paraId="5D594F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ava# draqPs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a(gm)#SaqmatI#matiShThat | iqyAqnaH kRuqShN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daqSaBi#H saqhasrai$H | Avaqrta-mindraqH SacyAq dhama#ntaM | upasnuhi taM nRumaNA-matha#drAmiqti ||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tayai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ndraH salA vRu#kyA saqha | asurAn pa#rivRuqScati | pRuthi#vyaq(gm)q Suma#tI | tAmaqnva-va#sthitaH sam~Mvathsaqr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diqva~jca# | naivaM ~MviduShA-&amp;&amp;cAryA$n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vAqsinau | 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nyasmai$ druhyAqtAM ( ) | </w:t>
      </w:r>
    </w:p>
    <w:p w14:paraId="464083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druqhyati | BraSyat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sva#rgAl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qkAt | ityatu ma#NDalAqni | </w:t>
      </w:r>
    </w:p>
    <w:p w14:paraId="33FB6757" w14:textId="77777777" w:rsidR="0019543A" w:rsidRDefault="00261568" w:rsidP="00261568">
      <w:pPr>
        <w:rPr>
          <w:color w:val="auto"/>
        </w:rPr>
      </w:pPr>
      <w:r w:rsidRPr="00CB00E1">
        <w:rPr>
          <w:color w:val="auto"/>
        </w:rPr>
        <w:t xml:space="preserve">sUrya maNDalA$ nyAKyAqyikAH | </w:t>
      </w:r>
    </w:p>
    <w:p w14:paraId="4EB83A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ata U</w:t>
      </w:r>
      <w:r w:rsidR="008827AA">
        <w:rPr>
          <w:color w:val="auto"/>
        </w:rPr>
        <w:t>rddh</w:t>
      </w:r>
      <w:r w:rsidRPr="00CB00E1">
        <w:rPr>
          <w:color w:val="auto"/>
        </w:rPr>
        <w:t>va(gm)sa#nirvaqcanAH || 19 (15)</w:t>
      </w:r>
    </w:p>
    <w:p w14:paraId="0C9860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(niqjAnu#kAqM - Bava#ti - druhyAqtAM pa~jca# ca) (A6)</w:t>
      </w:r>
    </w:p>
    <w:p w14:paraId="4CB1CC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5BF09CAC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6 ||</w:t>
      </w:r>
    </w:p>
    <w:p w14:paraId="38B76367" w14:textId="77777777" w:rsidR="00261568" w:rsidRPr="00CB00E1" w:rsidRDefault="00261568" w:rsidP="00261568">
      <w:pPr>
        <w:rPr>
          <w:color w:val="auto"/>
        </w:rPr>
      </w:pPr>
    </w:p>
    <w:p w14:paraId="6E6D35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1.1.7</w:t>
      </w:r>
      <w:r w:rsidRPr="00CB00E1">
        <w:rPr>
          <w:color w:val="auto"/>
        </w:rPr>
        <w:tab/>
        <w:t>anuvAkaM-7</w:t>
      </w:r>
    </w:p>
    <w:p w14:paraId="6EBD27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T.A.1.7.1</w:t>
      </w:r>
    </w:p>
    <w:p w14:paraId="699C0FBF" w14:textId="77777777" w:rsidR="0019543A" w:rsidRDefault="00261568" w:rsidP="00261568">
      <w:pPr>
        <w:rPr>
          <w:color w:val="auto"/>
        </w:rPr>
      </w:pPr>
      <w:r w:rsidRPr="00CB00E1">
        <w:rPr>
          <w:color w:val="auto"/>
        </w:rPr>
        <w:t>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BrAjaH paTara#H pataq~ggaH | svarNar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tiShImAn#. viBAqsaH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asmai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divamA#tapaqnti | UrjaM duhAnA anapasPura#nta iqti || kaSya#p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&amp;ShTaqmaH | </w:t>
      </w:r>
    </w:p>
    <w:p w14:paraId="231501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sa mahAm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ruM na# jahAqti | tasyaiqShA Bava#ti || </w:t>
      </w:r>
    </w:p>
    <w:p w14:paraId="77D65A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Silpa#M kaSyapa 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caqnAva#t | iqndriqyAva#t puShkaqlaM ciqtraBA#nu | </w:t>
      </w:r>
    </w:p>
    <w:p w14:paraId="7565D60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yasmiqn thsUryAq arpi#tAH saqpta sAqkaM | 20 (10)</w:t>
      </w:r>
    </w:p>
    <w:p w14:paraId="5ED0412D" w14:textId="77777777" w:rsidR="00261568" w:rsidRPr="00CB00E1" w:rsidRDefault="00261568" w:rsidP="00261568">
      <w:pPr>
        <w:rPr>
          <w:color w:val="auto"/>
        </w:rPr>
      </w:pPr>
    </w:p>
    <w:p w14:paraId="766140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T.A.1.7.2</w:t>
      </w:r>
    </w:p>
    <w:p w14:paraId="0BF730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tasmin rAjAna-madhiviSray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#mamiqti || </w:t>
      </w:r>
    </w:p>
    <w:p w14:paraId="250A9F1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asmai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kaSyapA-jjy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ti#r-laBaqnt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386241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tAnths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maH kaSyapAdadhi# nirddhaqmati | BrastA karma kRu#divaiqvaM ||</w:t>
      </w:r>
      <w:r w:rsidR="0019543A">
        <w:rPr>
          <w:color w:val="auto"/>
        </w:rPr>
        <w:t xml:space="preserve"> </w:t>
      </w:r>
      <w:r w:rsidRPr="00CB00E1">
        <w:rPr>
          <w:color w:val="auto"/>
        </w:rPr>
        <w:t>prAN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jIvAnIndriya# jIvAqni | sapta SIr.Sha#NyAH prAqNAH | sUryA i#tyAcAqryAH || apaSyamaha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tAnth sapta sU$ryAniqti | pa~jcakarN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vAthsyAqyanaH | saptakarNa#Sca plAqkShiH | 21 (10)</w:t>
      </w:r>
    </w:p>
    <w:p w14:paraId="6C23BEC0" w14:textId="77777777" w:rsidR="00261568" w:rsidRPr="00CB00E1" w:rsidRDefault="00261568" w:rsidP="00261568">
      <w:pPr>
        <w:rPr>
          <w:color w:val="auto"/>
        </w:rPr>
      </w:pPr>
    </w:p>
    <w:p w14:paraId="3259CC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T.A.1.7.3</w:t>
      </w:r>
    </w:p>
    <w:p w14:paraId="3A0C00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AnuSravika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nau kaSya#pa iqti | uBau#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daqyit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796E8C7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 hi 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kumiva mahAm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#ruM gaqntuM || </w:t>
      </w:r>
    </w:p>
    <w:p w14:paraId="210FA93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apaSyamaham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tath sUryamaNDalaM pariva#rtamAqnaM | </w:t>
      </w:r>
    </w:p>
    <w:p w14:paraId="70DA8F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gAqrgyaH prA#NatrAqtaH | gacCanta ma#hAm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qruM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ka#~jcAjaqhataM || BrAjapaTara pata#~ggA niqhan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tiShThannA#tapaqnti | tasmA#diqha taptri# tapAH | 22 (10)</w:t>
      </w:r>
    </w:p>
    <w:p w14:paraId="0BB82FED" w14:textId="77777777" w:rsidR="00261568" w:rsidRPr="00CB00E1" w:rsidRDefault="00261568" w:rsidP="00261568">
      <w:pPr>
        <w:rPr>
          <w:color w:val="auto"/>
        </w:rPr>
      </w:pPr>
    </w:p>
    <w:p w14:paraId="34135E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T.A.1.7.4</w:t>
      </w:r>
    </w:p>
    <w:p w14:paraId="661798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aqmutr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tasmA#diqhA taptri# tapAH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ShAq Bava#ti || saqpta sUryAq divaq-manuq pravi#ShTAH | tAnaqnv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paqthiBi#r dakShiqNAvAn#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asmai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GRutamA#tapaqnti | UrjaM duhAnA anapasPura#nta iqti || </w:t>
      </w:r>
    </w:p>
    <w:p w14:paraId="3252D4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saptartvijaH sUryA i#tyAcAqryAH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ShAq Bava#ti || </w:t>
      </w:r>
    </w:p>
    <w:p w14:paraId="2EAC3E0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saqpta 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nAnA# sUryAH | 23 (10)</w:t>
      </w:r>
    </w:p>
    <w:p w14:paraId="20D36F20" w14:textId="77777777" w:rsidR="0019543A" w:rsidRDefault="0019543A" w:rsidP="00261568">
      <w:pPr>
        <w:rPr>
          <w:color w:val="auto"/>
        </w:rPr>
      </w:pPr>
    </w:p>
    <w:p w14:paraId="6A5AF264" w14:textId="77777777" w:rsidR="0019543A" w:rsidRDefault="0019543A" w:rsidP="00261568">
      <w:pPr>
        <w:rPr>
          <w:color w:val="auto"/>
        </w:rPr>
      </w:pPr>
    </w:p>
    <w:p w14:paraId="3E11E961" w14:textId="77777777" w:rsidR="0019543A" w:rsidRDefault="0019543A" w:rsidP="00261568">
      <w:pPr>
        <w:rPr>
          <w:color w:val="auto"/>
        </w:rPr>
      </w:pPr>
    </w:p>
    <w:p w14:paraId="5032FC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T.A.1.7.5</w:t>
      </w:r>
    </w:p>
    <w:p w14:paraId="4F00AD8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saqpta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tA#ra Ruqtvija#H |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AdityA#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saqpta | </w:t>
      </w:r>
    </w:p>
    <w:p w14:paraId="680CE3F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BiH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mABI rakSha#Na iqti || tada#pyAmnAqyaH | digBrAja RutU$n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qti ||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ta#yaivAqvRutA &amp;&amp;sahasrasUryatAyA iti vai#SampAqyanaH || tasyaiqShA Bava#ti || yaddyAva# indra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Saqta(gm) SaqtaM BUmI$H | uqta syuH | na tvA# vajrinth saqhasraq(gm)q sUryA$H ( ) | 24 (10)</w:t>
      </w:r>
    </w:p>
    <w:p w14:paraId="519233C0" w14:textId="77777777" w:rsidR="00261568" w:rsidRPr="00CB00E1" w:rsidRDefault="00261568" w:rsidP="00261568">
      <w:pPr>
        <w:rPr>
          <w:color w:val="auto"/>
        </w:rPr>
      </w:pPr>
    </w:p>
    <w:p w14:paraId="70D82F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T.A.1.7.6</w:t>
      </w:r>
    </w:p>
    <w:p w14:paraId="309D916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anu na jAtamaShTa 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da#sI iqti || nAnA li~ggatvA-dRutUnAM nAnA# sUryaqtvaM || aShTau tu vyavasi#tA iqti || sUryamaNDalA-nyaShTA#ta Uq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vaM || </w:t>
      </w:r>
    </w:p>
    <w:p w14:paraId="27DFB9B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ShAq Bava#ti || ciqtraM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qvAnAq-muda#gAqdanI#kaM | cakShu#r miqtrasyaq varu#NasyAqgn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H | A&amp;prAq dyAvA# pRuthiqvI aqntari#kShaM | </w:t>
      </w:r>
    </w:p>
    <w:p w14:paraId="4CE47C2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sUrya AtmA jagatastasthu#ShaSc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qti || 25 (9) </w:t>
      </w:r>
    </w:p>
    <w:p w14:paraId="747B69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(sAqkaM - plAqkShi - staptri#tapAq - nAnA#sUryAqH - sUryAq - +nava# ca) (A7)</w:t>
      </w:r>
    </w:p>
    <w:p w14:paraId="3D79770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7 ||</w:t>
      </w:r>
    </w:p>
    <w:p w14:paraId="77D9266E" w14:textId="77777777" w:rsidR="00261568" w:rsidRPr="00CB00E1" w:rsidRDefault="00261568" w:rsidP="00261568">
      <w:pPr>
        <w:rPr>
          <w:color w:val="auto"/>
        </w:rPr>
      </w:pPr>
    </w:p>
    <w:p w14:paraId="60A43BB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1.1.8</w:t>
      </w:r>
      <w:r w:rsidRPr="00CB00E1">
        <w:rPr>
          <w:color w:val="auto"/>
        </w:rPr>
        <w:tab/>
        <w:t>anuvAkaM-8</w:t>
      </w:r>
    </w:p>
    <w:p w14:paraId="179338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T.A.1.8.1</w:t>
      </w:r>
    </w:p>
    <w:p w14:paraId="05D9B4B3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kv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damaBra#M niviqSat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kvAya(gm)# sam~Mvathsaqr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mi#thaH | kvAhaH kv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yan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 rAqtrI | kva mAsA Ru#tavaqH SritAH || arddhamAsA# muhUqrtAH | nim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ShAstu#TiBiqH (nim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ShAstra#TiBiqH) saha | kv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ni#viSaqnt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yaqdIt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yAntiq saMpra#ti || kAlA aPsu ni#viSaqnt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AqpaH sUry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saqmAhi#tAH | 26 (10)</w:t>
      </w:r>
    </w:p>
    <w:p w14:paraId="0BF5DB12" w14:textId="77777777" w:rsidR="0019543A" w:rsidRDefault="0019543A" w:rsidP="00261568">
      <w:pPr>
        <w:rPr>
          <w:color w:val="auto"/>
        </w:rPr>
      </w:pPr>
    </w:p>
    <w:p w14:paraId="71E2032C" w14:textId="77777777" w:rsidR="0019543A" w:rsidRPr="00CB00E1" w:rsidRDefault="0019543A" w:rsidP="00261568">
      <w:pPr>
        <w:rPr>
          <w:color w:val="auto"/>
        </w:rPr>
      </w:pPr>
    </w:p>
    <w:p w14:paraId="06A0B3B0" w14:textId="77777777" w:rsidR="00261568" w:rsidRPr="00CB00E1" w:rsidRDefault="00261568" w:rsidP="00261568">
      <w:pPr>
        <w:rPr>
          <w:color w:val="auto"/>
        </w:rPr>
      </w:pPr>
    </w:p>
    <w:p w14:paraId="5E1A0E6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T.A.1.8.2</w:t>
      </w:r>
    </w:p>
    <w:p w14:paraId="28A83A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aBrA$NyaqpaH pra#padyaqnt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viqdyuthsUry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saqmAhi#tA || anavarN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i#m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BUqmI | iqya~jcA#sau caq 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da#sI || ki(gg) svidatrAnta#rA BUqtaM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vi#dhRut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uB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58E75D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viqShNunA# vidhRu#t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BUqmI | iqti va#thsasyaq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da#nA || </w:t>
      </w:r>
    </w:p>
    <w:p w14:paraId="3EFE6F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irA#vatI 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nuqmatIq hi BUqtaM | sUqyaqvaqsinIq manu#Sh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daSaqsy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27 (10)</w:t>
      </w:r>
    </w:p>
    <w:p w14:paraId="41FDEA33" w14:textId="77777777" w:rsidR="00261568" w:rsidRPr="00CB00E1" w:rsidRDefault="00261568" w:rsidP="00261568">
      <w:pPr>
        <w:rPr>
          <w:color w:val="auto"/>
        </w:rPr>
      </w:pPr>
    </w:p>
    <w:p w14:paraId="450E70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T.A.1.8.3</w:t>
      </w:r>
    </w:p>
    <w:p w14:paraId="55EFA3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vya#ShTaBnAq-dr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da#sIq viShNa#v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dAqdhartha# pRuthiqvI-maqBit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maqyUKai$H || kinta-dviShN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rbala#mAqhuH | kAq dIpti#H kiM paqrAya#NaM | </w:t>
      </w:r>
    </w:p>
    <w:p w14:paraId="656EFA67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k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 yaqddhA-ra#ya dd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qvaH | 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qjatI# 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daqsI u#B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|| vAtAdviShN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r ba#la mAqhuH | aqkSharA$d dIptiq rucya#t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triqpadAqddhAra#yad 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qvaH | </w:t>
      </w:r>
    </w:p>
    <w:p w14:paraId="6D89316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yadviShN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kaq-mutta#maM || 28 (10)</w:t>
      </w:r>
    </w:p>
    <w:p w14:paraId="433A5E5E" w14:textId="77777777" w:rsidR="00261568" w:rsidRPr="00CB00E1" w:rsidRDefault="00261568" w:rsidP="00261568">
      <w:pPr>
        <w:rPr>
          <w:color w:val="auto"/>
        </w:rPr>
      </w:pPr>
    </w:p>
    <w:p w14:paraId="31431D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T.A.1.8.4 </w:t>
      </w:r>
    </w:p>
    <w:p w14:paraId="76CECFA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aqgnay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vAya#vaScaiqva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qtada#sya paqrAya#NaM || pRucCAmi tvA pa#raM mRuqtyuM | aqvama#M maddhyaqma~jca#tuM |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qka~jcaq puNya#pApAqnAM | </w:t>
      </w:r>
    </w:p>
    <w:p w14:paraId="7700F695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qtat pRu#cCAmiq saMpra#ti || aqmumA#huH pa#raM mRuqtyuM | paqvamA#naM tuq maddhya#maM | </w:t>
      </w:r>
    </w:p>
    <w:p w14:paraId="7B00A5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aqgnir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qvAva#m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mRuqtyuH | caqndramA$-Scatuqrucya#t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29 (10)</w:t>
      </w:r>
    </w:p>
    <w:p w14:paraId="62E90E18" w14:textId="77777777" w:rsidR="00261568" w:rsidRPr="00CB00E1" w:rsidRDefault="00261568" w:rsidP="00261568">
      <w:pPr>
        <w:rPr>
          <w:color w:val="auto"/>
        </w:rPr>
      </w:pPr>
    </w:p>
    <w:p w14:paraId="21CE88B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T.A.1.8.5</w:t>
      </w:r>
    </w:p>
    <w:p w14:paraId="0B5F675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aqnAqB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qgAH pa#raM mRuqtyuM | pAqpAH sa#m~Myantiq sarva#dA | AB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gAstv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va# sam~Myaqnti | yaqtra pu#NyakRuqt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ja#nAH ||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maqddhyama#mAyaqnti | caqtuma#gni~jcaq saMpra#ti || pRucCAmi tvA# pApaqkRutaH | yaqtra yA#tayaqt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ya#maH | </w:t>
      </w:r>
    </w:p>
    <w:p w14:paraId="660D2B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tvannastad -brahma#n prabrUqhi | yaqdi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$tthA&amp;saqt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gRu#hAn || 30 (10)</w:t>
      </w:r>
    </w:p>
    <w:p w14:paraId="225B3ECD" w14:textId="77777777" w:rsidR="00261568" w:rsidRPr="00CB00E1" w:rsidRDefault="00261568" w:rsidP="00261568">
      <w:pPr>
        <w:rPr>
          <w:color w:val="auto"/>
        </w:rPr>
      </w:pPr>
    </w:p>
    <w:p w14:paraId="218503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T.A.1.8.6</w:t>
      </w:r>
    </w:p>
    <w:p w14:paraId="06D7EB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kaqSyapA# dudi#tAH sUqryAH | pAqpAnni#rGnantiq sarva#dA | </w:t>
      </w:r>
    </w:p>
    <w:p w14:paraId="24670E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ranta#r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qShu | tatra nyasyant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vAsaqvaiH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&amp;SarIrAH pra#padyaqnt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yaqthA &amp;pu#Nyasyaq karma#NaH | apA$NyaqpAda#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SAqsaH | taqtra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#&amp;y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niqjA ja#nAH || mRutvA punarmRutyu-mA#padyaqnt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0A4DBF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aqdyamA#nAH svaqkarma#BiH | 31 (10)</w:t>
      </w:r>
    </w:p>
    <w:p w14:paraId="6F9819F3" w14:textId="77777777" w:rsidR="00261568" w:rsidRPr="00CB00E1" w:rsidRDefault="00261568" w:rsidP="00261568">
      <w:pPr>
        <w:rPr>
          <w:color w:val="auto"/>
        </w:rPr>
      </w:pPr>
    </w:p>
    <w:p w14:paraId="3928837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T.A.1.8.7</w:t>
      </w:r>
    </w:p>
    <w:p w14:paraId="6247BC8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ASAtikAH krima#ya iqva | tataH pUyant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vAsaqvaiH || </w:t>
      </w:r>
    </w:p>
    <w:p w14:paraId="75175FA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apai#taM mRuqtyuM ja#yati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sa Kalvaiva#M ~MvidbrAqhmaNaH | dIqrGaSru#ttam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Bava#ti | kaSya#paqsyAti#thiqH siddhaga#manaqH siddhAga#manaH || </w:t>
      </w:r>
    </w:p>
    <w:p w14:paraId="1CBD6B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tasyaiqShA Bava#ti || Ayasmina$-thsaqpta vA#saqvAH | </w:t>
      </w:r>
    </w:p>
    <w:p w14:paraId="29DB75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ha#nti pUqrvyA# ruha#H | 32 (10)</w:t>
      </w:r>
    </w:p>
    <w:p w14:paraId="634107C9" w14:textId="77777777" w:rsidR="00261568" w:rsidRPr="00CB00E1" w:rsidRDefault="00261568" w:rsidP="00261568">
      <w:pPr>
        <w:rPr>
          <w:color w:val="auto"/>
        </w:rPr>
      </w:pPr>
    </w:p>
    <w:p w14:paraId="50D49D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T.A.1.8.8</w:t>
      </w:r>
    </w:p>
    <w:p w14:paraId="07A4B4A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RuShi#r.ha dIrGaqSrutta#maH | indrasya Garm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ati#thiriqti || </w:t>
      </w:r>
    </w:p>
    <w:p w14:paraId="54B2236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kaSyapaH paSya#k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 yathsarvaM paripaSyatI#ti sauqkShmyAt || athAgn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#raShTapu#ruShaqsya | tasyaiqShA Bava#ti || 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naya# suqpathA# rAqy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aqsmAn | </w:t>
      </w:r>
    </w:p>
    <w:p w14:paraId="510633D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viSvA#ni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vaqyunA#ni viqdvAn | yuqy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qddhya#sma-jju#hurAqNam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na#H | BUyiShThAnt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 uktiM ~Mvi#dh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qti ( ) || 33 (10) </w:t>
      </w:r>
    </w:p>
    <w:p w14:paraId="75FF82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saqmAhi#tA - daSaqsy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- utta#maq-mucya#t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-gRuhAn-thsvaqkarma#BiH-pUqrvyA# ruha#-iqti) (A8)</w:t>
      </w:r>
    </w:p>
    <w:p w14:paraId="664873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0491DD6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8 ||</w:t>
      </w:r>
    </w:p>
    <w:p w14:paraId="6AE74C0C" w14:textId="77777777" w:rsidR="00261568" w:rsidRPr="00CB00E1" w:rsidRDefault="00261568" w:rsidP="00261568">
      <w:pPr>
        <w:rPr>
          <w:color w:val="auto"/>
        </w:rPr>
      </w:pPr>
    </w:p>
    <w:p w14:paraId="465D58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1.1.9</w:t>
      </w:r>
      <w:r w:rsidRPr="00CB00E1">
        <w:rPr>
          <w:color w:val="auto"/>
        </w:rPr>
        <w:tab/>
        <w:t>anuvAkaM-9</w:t>
      </w:r>
    </w:p>
    <w:p w14:paraId="062589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T.A.1.9.1</w:t>
      </w:r>
    </w:p>
    <w:p w14:paraId="690DF8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agniSca jAta#v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dAqSca | sah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 a#jirAqpraBuH | vaiSvAnar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na#ryApAqSca | paq~gktirA#dhAScaq sapta#maH | visarp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vAShTa#m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&amp;gnIqnAM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&amp;ShTau vasavaH kShi#tA iqti || yathartv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-vAgn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-rarcirvarNa# 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qShAH | </w:t>
      </w:r>
    </w:p>
    <w:p w14:paraId="580D65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nIlArciSca pItakA$rciSc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 || atha 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kAdaSa-puruShasyaikAdaSa#strIkaqsya || </w:t>
      </w:r>
    </w:p>
    <w:p w14:paraId="150440F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praBrAjamAnA vya#vadAqtAH | 34 (10)</w:t>
      </w:r>
    </w:p>
    <w:p w14:paraId="5F3D7755" w14:textId="77777777" w:rsidR="00261568" w:rsidRPr="00CB00E1" w:rsidRDefault="00261568" w:rsidP="00261568">
      <w:pPr>
        <w:rPr>
          <w:color w:val="auto"/>
        </w:rPr>
      </w:pPr>
    </w:p>
    <w:p w14:paraId="5417E0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T.A.1.9.2</w:t>
      </w:r>
    </w:p>
    <w:p w14:paraId="331717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yASca vAsu#ki vaiqdyutAH | rajatAH paru#ShAH SyAqmAH | </w:t>
      </w:r>
    </w:p>
    <w:p w14:paraId="17EE325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kapilA a#til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qhitAH | U</w:t>
      </w:r>
      <w:r w:rsidR="008827AA">
        <w:rPr>
          <w:color w:val="auto"/>
        </w:rPr>
        <w:t>rddh</w:t>
      </w:r>
      <w:r w:rsidRPr="00CB00E1">
        <w:rPr>
          <w:color w:val="auto"/>
        </w:rPr>
        <w:t>vA avapa#tantAqSca | vaidyuta i#ty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kAqdaSa || nainaM ~Mvaidyut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hinaqsti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 || sa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vAca vyAsaH pA#rASaqryaH | </w:t>
      </w:r>
    </w:p>
    <w:p w14:paraId="280F0CF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vidyudvadham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vAhaM mRutyumai$cCamiqti || na tvakA#ma(gm) haqnti | 35 (10)</w:t>
      </w:r>
    </w:p>
    <w:p w14:paraId="6470A715" w14:textId="77777777" w:rsidR="00261568" w:rsidRPr="00CB00E1" w:rsidRDefault="00261568" w:rsidP="00261568">
      <w:pPr>
        <w:rPr>
          <w:color w:val="auto"/>
        </w:rPr>
      </w:pPr>
    </w:p>
    <w:p w14:paraId="50C6C4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T.A.1.9.3</w:t>
      </w:r>
    </w:p>
    <w:p w14:paraId="746EE2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 || atha ga#ndharvaqgaNAH | svAnaq BrAT | a~gGA#riqr baMBA#riH | hastaqH suha#staH | kRuSA#nur viqSvAva#suH | mU</w:t>
      </w:r>
      <w:r w:rsidR="008827AA">
        <w:rPr>
          <w:color w:val="auto"/>
        </w:rPr>
        <w:t>rddh</w:t>
      </w:r>
      <w:r w:rsidRPr="00CB00E1">
        <w:rPr>
          <w:color w:val="auto"/>
        </w:rPr>
        <w:t>anvAnth-sU$ryavaqrcAH | kRutirity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kAdaSa ga#ndharvaqgaNAH ||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vASca ma#hAd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 | raSmayaSca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vA# garaqgiraH || 36 (10)</w:t>
      </w:r>
    </w:p>
    <w:p w14:paraId="5CEAEF0B" w14:textId="77777777" w:rsidR="00261568" w:rsidRPr="00CB00E1" w:rsidRDefault="00261568" w:rsidP="00261568">
      <w:pPr>
        <w:rPr>
          <w:color w:val="auto"/>
        </w:rPr>
      </w:pPr>
    </w:p>
    <w:p w14:paraId="3BE156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T.A.1.9.4</w:t>
      </w:r>
    </w:p>
    <w:p w14:paraId="4EC366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nainaM gar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hinaqsti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qda || gauqrI mi#mAya saliqlAniq takSha#tI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ka#padI dviqpadIq sA catu#ShpadI | aqShTApa#dIq nava#padI baBUqvuShI$ | sahasrAkSharA param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#manniqti || vAc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qShaNaM || </w:t>
      </w:r>
    </w:p>
    <w:p w14:paraId="395143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atha nigada#vyAKyAqtAH | tAnanukra#miShyAqmaH || </w:t>
      </w:r>
    </w:p>
    <w:p w14:paraId="7D94B3E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vaqrAhava#H-svataqpasaH | 37 (10)</w:t>
      </w:r>
    </w:p>
    <w:p w14:paraId="4CC719DC" w14:textId="77777777" w:rsidR="00261568" w:rsidRPr="00CB00E1" w:rsidRDefault="00261568" w:rsidP="00261568">
      <w:pPr>
        <w:rPr>
          <w:color w:val="auto"/>
        </w:rPr>
      </w:pPr>
    </w:p>
    <w:p w14:paraId="0D37DE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T.A.1.9.5</w:t>
      </w:r>
    </w:p>
    <w:p w14:paraId="336066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viqdyun ma#has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dhUpa#yaH | SvApay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gRuham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dhA$Sc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&amp;Si#miviqdviShaH || parjanyAH sapta pRuthivImaBiva#r.Shaqnti | </w:t>
      </w:r>
    </w:p>
    <w:p w14:paraId="1452330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vRuShTi#Biriqti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tayaiva viBakti vi#parIqtAH | saqptaBiqrvAtai# rudIqritAH | amUM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kA-naBiva#r.Shaqnti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ShAq Bava#ti || saqmAqna-m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qtaduda#kaM | 38 (10)</w:t>
      </w:r>
    </w:p>
    <w:p w14:paraId="307B9F1B" w14:textId="77777777" w:rsidR="00261568" w:rsidRPr="00CB00E1" w:rsidRDefault="00261568" w:rsidP="00261568">
      <w:pPr>
        <w:rPr>
          <w:color w:val="auto"/>
        </w:rPr>
      </w:pPr>
    </w:p>
    <w:p w14:paraId="11939E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T.A.1.9.6</w:t>
      </w:r>
    </w:p>
    <w:p w14:paraId="672D0BD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uqccaitya#vaq cAha#BiH | BUmi#M paqrjanyAq jinva#nti | </w:t>
      </w:r>
    </w:p>
    <w:p w14:paraId="462B704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divaM jinvan-tyagna#ya iqti || yadakSha#raM BUqtakRu#taM | 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uqpAsa#t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maqhar.Shi#masya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qptAra$M | jaqmada#gniq-maku#rvata || jaqmada#gniq-rApyA#yat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Cand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#Bi-ScaturuttaqraiH | rAj~jaqH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ma#sya tRuqptAsa#H | 39 (10)</w:t>
      </w:r>
    </w:p>
    <w:p w14:paraId="0B7FFADD" w14:textId="77777777" w:rsidR="00261568" w:rsidRPr="00CB00E1" w:rsidRDefault="00261568" w:rsidP="00261568">
      <w:pPr>
        <w:rPr>
          <w:color w:val="auto"/>
        </w:rPr>
      </w:pPr>
    </w:p>
    <w:p w14:paraId="47C7AF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T.A.1.9.7</w:t>
      </w:r>
    </w:p>
    <w:p w14:paraId="529CED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brahma#NA vIqryA#vatA | SiqvA na#H praqdiS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diSa#H || tacCaq~Myy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 vRu#NImah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gAqtuM ~Myaqj~jAya# | gAqtuM ~Myaqj~japa#tay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daivI$ svaqstira#stu naH | </w:t>
      </w:r>
    </w:p>
    <w:p w14:paraId="6953CB2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svaqstir mAnu#Sh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ByaH | Uq</w:t>
      </w:r>
      <w:r w:rsidR="008827AA">
        <w:rPr>
          <w:color w:val="auto"/>
        </w:rPr>
        <w:t>rddh</w:t>
      </w:r>
      <w:r w:rsidRPr="00CB00E1">
        <w:rPr>
          <w:color w:val="auto"/>
        </w:rPr>
        <w:t>vaM ji#gAtu 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ShaqjaM | </w:t>
      </w:r>
    </w:p>
    <w:p w14:paraId="4EA505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Sann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astu dviqpad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Sa~jcatu#Shpad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( ) || </w:t>
      </w:r>
    </w:p>
    <w:p w14:paraId="2BD604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mapA(3) 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mapA(3) iti nigada#vyAKyAqtAH || 40 (11) </w:t>
      </w:r>
    </w:p>
    <w:p w14:paraId="4C8004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(vyaqvaqdAqtA - haqnti-ga#raqgira - staqpasa - uda#kaM - tRuptAsaq - Svatu#Shpadaq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 ca) (A9)</w:t>
      </w:r>
    </w:p>
    <w:p w14:paraId="662B0E1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1CC7CF9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9 ||</w:t>
      </w:r>
    </w:p>
    <w:p w14:paraId="387286ED" w14:textId="77777777" w:rsidR="00261568" w:rsidRDefault="00261568" w:rsidP="00261568">
      <w:pPr>
        <w:rPr>
          <w:color w:val="auto"/>
        </w:rPr>
      </w:pPr>
    </w:p>
    <w:p w14:paraId="1CAF141B" w14:textId="77777777" w:rsidR="00DD3B51" w:rsidRPr="00CB00E1" w:rsidRDefault="00DD3B51" w:rsidP="00261568">
      <w:pPr>
        <w:rPr>
          <w:color w:val="auto"/>
        </w:rPr>
      </w:pPr>
    </w:p>
    <w:p w14:paraId="03A319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1.1.10</w:t>
      </w:r>
      <w:r w:rsidRPr="00CB00E1">
        <w:rPr>
          <w:color w:val="auto"/>
        </w:rPr>
        <w:tab/>
        <w:t>anuvAkaM-10</w:t>
      </w:r>
    </w:p>
    <w:p w14:paraId="232032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T.A.1.10.1</w:t>
      </w:r>
    </w:p>
    <w:p w14:paraId="253A1D6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saqhaqsraqvRudi#yaM BUqmiH | paqraM ~Mvy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 saqhasra#vRut | aqSvinA# BujyU# nAsaqtyA | viqSvasya# jagaqtaspa#tI || jAyA BUmiH pa#tirvy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 | miqthuna#ntA aqturya#thuH | putr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bRuhaspa#tI ruqdraH | saqramA# iti# strIpuqmaM || SuqkraM ~MvA#maqnyadya#jaqtaM ~MvA#maqnyat | viShu#rUp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aha#nIq dyauri#va sthaH | 41 (10)</w:t>
      </w:r>
    </w:p>
    <w:p w14:paraId="418650DB" w14:textId="77777777" w:rsidR="00261568" w:rsidRPr="00CB00E1" w:rsidRDefault="00261568" w:rsidP="00261568">
      <w:pPr>
        <w:rPr>
          <w:color w:val="auto"/>
        </w:rPr>
      </w:pPr>
    </w:p>
    <w:p w14:paraId="58D8BEF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T.A.1.10.2</w:t>
      </w:r>
    </w:p>
    <w:p w14:paraId="0E24038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viSvAq hi mAqyA ava#thaH svadhAvantau | BaqdrA vA$M pUShaNAviqha rAqtira#stu ||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vAsA$tyau ciqtrau jaga#t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niqdhAnau$ | dyAvA#BUmI caqratha#H saq(gm)q saKA#yau | </w:t>
      </w:r>
    </w:p>
    <w:p w14:paraId="16A7D8B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tAvaqSvinA# rAqsaBA$SvAq hava#M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SuqBaqspaqtIq Aqgata(gm)# sUqryayA# saqha || tyugr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ha Buqjyu-ma#Svin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raqyinna kaSci#n mamRuqvA~M(2) avA#hAH | tamU#hathur-nauqBirA$tmaqn-vatI#BiH | </w:t>
      </w:r>
    </w:p>
    <w:p w14:paraId="40319E5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aqntaqriqkShaq pruDBiqra-p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#dakABiH || 42 (10)</w:t>
      </w:r>
    </w:p>
    <w:p w14:paraId="4A93B8AF" w14:textId="77777777" w:rsidR="00261568" w:rsidRPr="00CB00E1" w:rsidRDefault="00261568" w:rsidP="00261568">
      <w:pPr>
        <w:rPr>
          <w:color w:val="auto"/>
        </w:rPr>
      </w:pPr>
    </w:p>
    <w:p w14:paraId="2020E5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T.A.1.10.3</w:t>
      </w:r>
    </w:p>
    <w:p w14:paraId="29223C9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tiqsraH kShapaqstrirahA# &amp;tiqvraja#dBiH | nAsa#tyA BuqjyumU#hathuH pataq~ggaiH | saqmuqdrasyaq dhanva#nnAqrdrasya# pAqr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triqBI rathai$H Saqtapa#dBiqH ShaDa#SvaiH || saqviqtAraqM ~Mvita#nvantaM | anu#baddhnAti SAMbaqraH | ApapUr.ShaM-ba#raScaiqva |</w:t>
      </w:r>
    </w:p>
    <w:p w14:paraId="217C731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saqvitA# &amp;r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paqs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&amp;Bavat || tya(gm) sutRuptaM ~Mvi#ditvaiqva | baqhus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#ma giqraM ~Mva#SI | 43 (10)</w:t>
      </w:r>
    </w:p>
    <w:p w14:paraId="3E57C5DE" w14:textId="77777777" w:rsidR="00261568" w:rsidRPr="00CB00E1" w:rsidRDefault="00261568" w:rsidP="00261568">
      <w:pPr>
        <w:rPr>
          <w:color w:val="auto"/>
        </w:rPr>
      </w:pPr>
    </w:p>
    <w:p w14:paraId="484EBC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T.A.1.10.4</w:t>
      </w:r>
    </w:p>
    <w:p w14:paraId="0F9AA9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 tugr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va#kriyAqntaM | AyasUyAnth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ma#tRuPsuqShu || </w:t>
      </w:r>
    </w:p>
    <w:p w14:paraId="3B775A5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sa~ggrAma-stam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qtaH | vAc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gAH pi#pAtiq tat | </w:t>
      </w:r>
    </w:p>
    <w:p w14:paraId="6CD0E3B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sa tadg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BiH stavA$ &amp;ty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tyaqny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raqkShasA# &amp;nanviqtASca#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aqnv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tiq pari#vRuttyAq&amp;staH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 sth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aSvinA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dyu#H pRuthiqvy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| aha#rahaqr-garBa#ndadhAth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44 (10)</w:t>
      </w:r>
    </w:p>
    <w:p w14:paraId="24BCBAD9" w14:textId="77777777" w:rsidR="00261568" w:rsidRPr="00CB00E1" w:rsidRDefault="00261568" w:rsidP="00261568">
      <w:pPr>
        <w:rPr>
          <w:color w:val="auto"/>
        </w:rPr>
      </w:pPr>
    </w:p>
    <w:p w14:paraId="7758E8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T.A.1.10.5</w:t>
      </w:r>
    </w:p>
    <w:p w14:paraId="28EAD59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 vaqthsA va#h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pRuqthiqvyA aha#H | diqv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rAtri#H | tA avi#sRuShTau | daMpa#tI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Ba#vataH || 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 vaqthsau | aqgniScA#-diqtyaSca# | rAqtr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rvaqthsaH | 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A#diqtyaH | ahn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q&amp;gniH | 45 (10)</w:t>
      </w:r>
    </w:p>
    <w:p w14:paraId="54117B71" w14:textId="77777777" w:rsidR="00261568" w:rsidRPr="00CB00E1" w:rsidRDefault="00261568" w:rsidP="00261568">
      <w:pPr>
        <w:rPr>
          <w:color w:val="auto"/>
        </w:rPr>
      </w:pPr>
    </w:p>
    <w:p w14:paraId="3DB979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T.A.1.10.6</w:t>
      </w:r>
    </w:p>
    <w:p w14:paraId="0F7B54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tAqmr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a#ruqNaH | tA avi#sRuShTau | dampa#tI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Ba#vataH || 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 vaqthsau | vRuqtraSca# vaidyuqtaSca# | 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rvRuqtraH | vaiqdyuta# Adiqtyasya# | </w:t>
      </w:r>
    </w:p>
    <w:p w14:paraId="096686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 avi#sRuShTau | dampa#tI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Ba#vataH || 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 vaqthsau | 46 (10)</w:t>
      </w:r>
    </w:p>
    <w:p w14:paraId="3D3DE7B8" w14:textId="77777777" w:rsidR="00261568" w:rsidRPr="00CB00E1" w:rsidRDefault="00261568" w:rsidP="00261568">
      <w:pPr>
        <w:rPr>
          <w:color w:val="auto"/>
        </w:rPr>
      </w:pPr>
    </w:p>
    <w:p w14:paraId="0AEF455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T.A.1.10.7</w:t>
      </w:r>
    </w:p>
    <w:p w14:paraId="184365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uqShmA ca# nIhAqraSca# | vRuqtrasy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qShmA | vaiqdyuqtasya# nIhAqraH | tau 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prati#pady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ya(gm) rAtrI# gaqrBiNI# puqtr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Naq sam~Mva#sati | </w:t>
      </w:r>
    </w:p>
    <w:p w14:paraId="6CAA41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tasyAq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qtaduqlbaNa$M | yadrAtrau# raqSmaya#H | yathAq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rgaqrBiNyA# uqlbaNa$M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qtasyA# uqlbaNa$M || prajayiShNuH prajayA ca paSuBi#Sca Baqvati ( ) | </w:t>
      </w:r>
    </w:p>
    <w:p w14:paraId="5A8EE8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qda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tamudyanta-mapiya#nta~jc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qti | AdityaH puNya#sya vaqthsaH | atha pavi#trA~ggiqrasaH || 47 (14) </w:t>
      </w:r>
    </w:p>
    <w:p w14:paraId="377430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&amp;p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#dakABir - vaSI - dadhAth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aqgni - stay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qtau vaqthsau - Baqvati caqtvAri# ca) (A10)</w:t>
      </w:r>
    </w:p>
    <w:p w14:paraId="7F6B7DC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59C64C62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10 ||</w:t>
      </w:r>
    </w:p>
    <w:p w14:paraId="276D31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1.1.11</w:t>
      </w:r>
      <w:r w:rsidRPr="00CB00E1">
        <w:rPr>
          <w:color w:val="auto"/>
        </w:rPr>
        <w:tab/>
        <w:t>anuvAkaM-11</w:t>
      </w:r>
    </w:p>
    <w:p w14:paraId="231F5C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T.A.1.11.1</w:t>
      </w:r>
    </w:p>
    <w:p w14:paraId="052309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paqvitra#vantaqH pariqvAjaqmAsa#t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piqtaiShA$M praqtn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aqBira#kShati vraqtaM | maqhassa#muqdraM ~Mvaru#Na stiqr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dhIrA# icC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kuqrddharu#N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ShvAqraBa$M || </w:t>
      </w:r>
    </w:p>
    <w:p w14:paraId="2C2E40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paqvitra#M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vita#taqM brahma#Naqspat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praBuqrgAtrA#Niq pary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#Shi viqSvata#H | </w:t>
      </w:r>
    </w:p>
    <w:p w14:paraId="056BFE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ata#ptatanUqr na tadAqm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a#Snut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SrRuqtAsaq idvaha#n-taqstath samA#Sata || “braqhmA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qvAnA$M{1}” || asa#taH saqdy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tata#kShuH | 48 (10)</w:t>
      </w:r>
    </w:p>
    <w:p w14:paraId="1B03FD17" w14:textId="77777777" w:rsidR="00261568" w:rsidRPr="00CB00E1" w:rsidRDefault="00261568" w:rsidP="00261568">
      <w:pPr>
        <w:rPr>
          <w:color w:val="auto"/>
        </w:rPr>
      </w:pPr>
    </w:p>
    <w:p w14:paraId="031119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T.A.1.11.2</w:t>
      </w:r>
    </w:p>
    <w:p w14:paraId="421C3FE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RuSha#yaH saqptAtri#Scaq yat |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&amp;tray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a#gastyaqSca | </w:t>
      </w:r>
    </w:p>
    <w:p w14:paraId="50CCAA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nakSha#traiqH Sa~gkRu#t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&amp;vasann || atha# savituqH SyAvASvaqsyA &amp;vartti#kAmasya || aqmI ya RukShAq nihi#tA sa uqccA | naktaqM dadRu#Sr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kuha#ciqddiv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#yuH | </w:t>
      </w:r>
    </w:p>
    <w:p w14:paraId="56C662C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ada#bdhAniq varu#Nasya vraqtAni# | viqcAqkaSa#-ccaqndramAq nakSha#tram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 || tath sa#viqtur var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$NyaM | Barg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qvasya# dhImahi | 49 (10)</w:t>
      </w:r>
    </w:p>
    <w:p w14:paraId="13C81881" w14:textId="77777777" w:rsidR="00261568" w:rsidRPr="00CB00E1" w:rsidRDefault="00261568" w:rsidP="00261568">
      <w:pPr>
        <w:rPr>
          <w:color w:val="auto"/>
        </w:rPr>
      </w:pPr>
    </w:p>
    <w:p w14:paraId="7E60C6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T.A.1.11.3</w:t>
      </w:r>
    </w:p>
    <w:p w14:paraId="61B6D02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dhiy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na#H prac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qdayA$t || tathsa#viqtur vRu#NImah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3D5C5E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vaqyaM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qvasyaq 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ja#naM | 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ShTha(gm)# sarvaqdhAta#maM | turaqM Baga#sya dhImahi || </w:t>
      </w:r>
    </w:p>
    <w:p w14:paraId="1BACE6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apA#gUhata savitAq tRuBIn# | sarvA$n diqv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andha#saH | </w:t>
      </w:r>
    </w:p>
    <w:p w14:paraId="531CB0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nakta#nta;qtAnya#Bavan dRuqS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asthyaqsthnA saMBa#viShyAmaH || nAmaq nAmaiqva nAqma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50 (10)</w:t>
      </w:r>
    </w:p>
    <w:p w14:paraId="0EAA638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T.A.1.11.4</w:t>
      </w:r>
    </w:p>
    <w:p w14:paraId="39B80E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napu(gm)sa#kaqM pumAq(gg)qstrya#smi | sthAva#r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&amp;smyathaq ja~gga#maH | </w:t>
      </w:r>
    </w:p>
    <w:p w14:paraId="64FEE4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yaqj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&amp;yakShiq yaShTAqh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 || mayA# BUqtAnya#yakShata | paqSav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mama# BUtAqni | </w:t>
      </w:r>
    </w:p>
    <w:p w14:paraId="21A155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anUbandhy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&amp;smya#haM ~MviqBuH || </w:t>
      </w:r>
    </w:p>
    <w:p w14:paraId="456398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striya#H saqtIH | tA u#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puq(gm)qsa A#huH | paSya#dakShaqNvAnna-vic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#tadaqndhaH | </w:t>
      </w:r>
    </w:p>
    <w:p w14:paraId="18CCAA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kaqviryaH puqtraH sa iqmA ci#k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| 51 (10)</w:t>
      </w:r>
    </w:p>
    <w:p w14:paraId="7EA47635" w14:textId="77777777" w:rsidR="00261568" w:rsidRPr="00CB00E1" w:rsidRDefault="00261568" w:rsidP="00261568">
      <w:pPr>
        <w:rPr>
          <w:color w:val="auto"/>
        </w:rPr>
      </w:pPr>
    </w:p>
    <w:p w14:paraId="0657C6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T.A.1.11.5</w:t>
      </w:r>
    </w:p>
    <w:p w14:paraId="70545D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yastA vi#jAqnAth sa#viqtuH piqtA&amp;sa#t || aqndh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maNima#vindat | tama#na~gguliq-rAva#yat | aqgrIqvaH pratya#mu~jcat | tamaji#hva aqsaSca#ta || </w:t>
      </w:r>
    </w:p>
    <w:p w14:paraId="6F9592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vamUla-ma#vAkCAqKaM | vRuqkShaM ~MyA#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saMpra#ti | na sa jAtu jana#H SraddaqddhyAt | mRuqtyurmA# mAraqyAdi#tiH || hasita(gm) rudi#ta~ggIqtaM | 52 (10)</w:t>
      </w:r>
    </w:p>
    <w:p w14:paraId="581DA13A" w14:textId="77777777" w:rsidR="00261568" w:rsidRPr="00CB00E1" w:rsidRDefault="00261568" w:rsidP="00261568">
      <w:pPr>
        <w:rPr>
          <w:color w:val="auto"/>
        </w:rPr>
      </w:pPr>
    </w:p>
    <w:p w14:paraId="03BF100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T.A.1.11.6</w:t>
      </w:r>
    </w:p>
    <w:p w14:paraId="53D5B9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vINA# paNa vaqlAsi#taM | mRuqta~jjIqva~jca# yatkiq~jcit | </w:t>
      </w:r>
    </w:p>
    <w:p w14:paraId="4934740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aq~ggAni# sn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viddhi# tat || atRu#Shyaq(gg)qstRuShya# dhyAyat | aqsmAjjAqtA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mithUq carann# | putr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nir.RutyA# vaid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qhaH | aqc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 yaScaq 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ta#naH || saq taM maNima#vindat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#&amp;na~gguliqrAva#yat | </w:t>
      </w:r>
    </w:p>
    <w:p w14:paraId="7C53410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q&amp;grIqvaH pratya#muncat | 53 (10)</w:t>
      </w:r>
    </w:p>
    <w:p w14:paraId="20F35EC6" w14:textId="77777777" w:rsidR="00261568" w:rsidRPr="00CB00E1" w:rsidRDefault="00261568" w:rsidP="00261568">
      <w:pPr>
        <w:rPr>
          <w:color w:val="auto"/>
        </w:rPr>
      </w:pPr>
    </w:p>
    <w:p w14:paraId="33879DA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T.A.1.11.7</w:t>
      </w:r>
    </w:p>
    <w:p w14:paraId="74B90E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&amp;ji#hv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aqsaSca#ta || naitamRuShiM ~MviditvA naga#raM praqviS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ya#di praqviS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miqthau cari#tvA praqviS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tathsaMBava#sya vraqtaM || Aq tama#gn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raqthanti#ShTha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kA$Svam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ja#naM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kacakra#-m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kaqdhuraM | </w:t>
      </w:r>
    </w:p>
    <w:p w14:paraId="7A70181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vAqta dhrA#ji gaqtiM ~Mvi#B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|| naq riqShyati# na vyaqthat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( ) | 54 (10)</w:t>
      </w:r>
    </w:p>
    <w:p w14:paraId="3959986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T.A.1.11.8</w:t>
      </w:r>
    </w:p>
    <w:p w14:paraId="3D38841B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nAqsyAkSh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yAtuq sajja#ti | yacCv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tA$n 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hi#tA(gg)ScAqgn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 | raqth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yu#ktvA&amp;dhiqtiShTha#ti || </w:t>
      </w:r>
    </w:p>
    <w:p w14:paraId="3C30CDBC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kayA ca daSaBiSca# svaBUqt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</w:t>
      </w:r>
    </w:p>
    <w:p w14:paraId="37517B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dvAByA miShTay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vi(gm)#SatyAq ca | tisRuBiSca vahas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tri(gm)#SatAq ca | niyudBir-vAyaviha tA# vimuq~jca || 55 (7) </w:t>
      </w:r>
    </w:p>
    <w:p w14:paraId="4BFD39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(tata#kShur - dhImahi - nAqma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- 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- gIqtaM - pratya#mu~jcad - vyaqthat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+saqpta ca#) (A11)</w:t>
      </w:r>
    </w:p>
    <w:p w14:paraId="4C975B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11 ||</w:t>
      </w:r>
    </w:p>
    <w:p w14:paraId="65A2058D" w14:textId="77777777" w:rsidR="00261568" w:rsidRPr="00CB00E1" w:rsidRDefault="00261568" w:rsidP="00261568">
      <w:pPr>
        <w:rPr>
          <w:color w:val="auto"/>
        </w:rPr>
      </w:pPr>
    </w:p>
    <w:p w14:paraId="13BBCD9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1.1.12</w:t>
      </w:r>
      <w:r w:rsidRPr="00CB00E1">
        <w:rPr>
          <w:color w:val="auto"/>
        </w:rPr>
        <w:tab/>
        <w:t>anuvAkaM-12</w:t>
      </w:r>
    </w:p>
    <w:p w14:paraId="26C9D0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T.A.1.12.1</w:t>
      </w:r>
    </w:p>
    <w:p w14:paraId="275FDB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Ata#nuShvaq prata#nuShva | uqddhamAdha#maq sandha#ma | Adity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candra#varNAqnAM | garBaq mA 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#hiq yaH pumAn# || iqtaH siqkta(gm) sUrya#gataM | caqndrama#s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rasa#~gkRudhi | vArAdaM jana#yA-gr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q&amp;gniM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rudraq ucya#t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236AFB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aqsaqM KyAqtAH sa#hasrAqNi | smaqryat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na caq 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56 (10)</w:t>
      </w:r>
    </w:p>
    <w:p w14:paraId="5A512B24" w14:textId="77777777" w:rsidR="00261568" w:rsidRPr="00CB00E1" w:rsidRDefault="00261568" w:rsidP="00261568">
      <w:pPr>
        <w:rPr>
          <w:color w:val="auto"/>
        </w:rPr>
      </w:pPr>
    </w:p>
    <w:p w14:paraId="76F0D9F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T.A.1.12.2</w:t>
      </w:r>
    </w:p>
    <w:p w14:paraId="10E5F8E7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qtanni#b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dhata || A maqndrai-ri#ndraq hari#BiH | yAq hi maqyUra#-r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maBiH | mAtvA k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cinniy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muri#nna pAqSinaH | daqdhaqnv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vaq tA i#hi || mA maqndrai-ri#ndraq hari#BiH | yAqmi maqyUra# r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maBiH | mA mA k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cinniy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muri#nna pAqSinaH | niqdhaqnv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vaq tA~M(2) i#mi || </w:t>
      </w:r>
    </w:p>
    <w:p w14:paraId="618A5D4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aNuBiSca ma#hadBiqSca | 57 (10)</w:t>
      </w:r>
    </w:p>
    <w:p w14:paraId="14286E51" w14:textId="77777777" w:rsidR="00261568" w:rsidRPr="00CB00E1" w:rsidRDefault="00261568" w:rsidP="00261568">
      <w:pPr>
        <w:rPr>
          <w:color w:val="auto"/>
        </w:rPr>
      </w:pPr>
    </w:p>
    <w:p w14:paraId="6E1CDB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T.A.1.12.3</w:t>
      </w:r>
    </w:p>
    <w:p w14:paraId="642C71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niqGRuShvai# rasaqmAyu#taiH | kAlair. haritva#mApaqnnaiH | indrAyA#hi saqhasra# yuk ||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aqgnir viqBrAShTi# vasanaH | vAqyuH 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ta#sikadruqkaH | saqm~Mvaqthsaqr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vi#ShUq varNai$H | nityAqst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&amp;nuca#rAstaqva || </w:t>
      </w:r>
    </w:p>
    <w:p w14:paraId="1813B3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subrahmaNy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(gm) subrahmaNy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(gm) su#brahmaqNy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 | </w:t>
      </w:r>
    </w:p>
    <w:p w14:paraId="46DB1C6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indrAgacCa hariva AgacCa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#dhAtiqth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 |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 vRuShaNaSva#sya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58 (10)</w:t>
      </w:r>
    </w:p>
    <w:p w14:paraId="5EDD9DD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T.A.1.12.4</w:t>
      </w:r>
    </w:p>
    <w:p w14:paraId="76FE308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gaurAvaskandinna-halyA#yai jAqra | kauSika-brAhmaNa gautama#bruvAqNa ||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aqruqNASvA# iqhAga#tAH | vasa#vaH pRuthiviq kShita#H | aqShTau diqgvAsa#s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&amp;gnaya#H | agniSca 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dA$Sc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tAmrASvA$-stAmraqrathAH | tAmravarNA$ stathAq&amp;sitAH | daNDahastA$H KAdaqgdataH | it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rudrA$H parAq~ggatAH | 59 (10)</w:t>
      </w:r>
    </w:p>
    <w:p w14:paraId="10998870" w14:textId="77777777" w:rsidR="00261568" w:rsidRPr="00CB00E1" w:rsidRDefault="00261568" w:rsidP="00261568">
      <w:pPr>
        <w:rPr>
          <w:color w:val="auto"/>
        </w:rPr>
      </w:pPr>
    </w:p>
    <w:p w14:paraId="6D13E3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T.A.1.12.5</w:t>
      </w:r>
    </w:p>
    <w:p w14:paraId="2F1971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ukta(gg) sthAnaM pramANa~jca# puraq ita || bRuhaqspati#Sca saviqtA ca# |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viqSvarU#pai-riqhAga#tAM | rath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dakaqvartma#nA | aqPsuShA# itiq taddva#y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H || </w:t>
      </w:r>
    </w:p>
    <w:p w14:paraId="7E220C6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ukt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vAsAq(gm)qsi ca | kAlAvayavAnA-mita#H pratIqjyA | vAsAtyA# ityaqSvin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 | 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&amp;ntarikSh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Sabda~gka#r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tIqti | vAsiShTha rauhiN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mImA(gm)#sAM caqkr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( ) | tasyaiqShA Bava#ti || “vAqSr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va# viqdyu{2}” diti# || brahma#Na uqdara#Namasi | brahma#Na udIqraNa#masi |</w:t>
      </w:r>
    </w:p>
    <w:p w14:paraId="7B43FF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brahma#Na Aqstara#Namasi | brahma#Na upaqstara#Namasi || 60 (16)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(dRuSya#t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- ca -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pa#rAqqM gatA - Scaqkr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ShaT ca#) (A12)</w:t>
      </w:r>
    </w:p>
    <w:p w14:paraId="7AA7F1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12 ||</w:t>
      </w:r>
    </w:p>
    <w:p w14:paraId="17E65C7C" w14:textId="77777777" w:rsidR="00261568" w:rsidRPr="00CB00E1" w:rsidRDefault="00261568" w:rsidP="00261568">
      <w:pPr>
        <w:rPr>
          <w:color w:val="auto"/>
        </w:rPr>
      </w:pPr>
    </w:p>
    <w:p w14:paraId="7B76D23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1.1.13</w:t>
      </w:r>
      <w:r w:rsidRPr="00CB00E1">
        <w:rPr>
          <w:color w:val="auto"/>
        </w:rPr>
        <w:tab/>
        <w:t>anuvAkaM-13</w:t>
      </w:r>
    </w:p>
    <w:p w14:paraId="186A972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T.A.1.13.1 [apa#krAmata gaBiqrNya#H ]</w:t>
      </w:r>
    </w:p>
    <w:p w14:paraId="4C3504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#nI-maqShTapu#trAM | aqShTapa#tnI-miqmAM mahI$M | aqhaM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na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mRutyuH | </w:t>
      </w:r>
    </w:p>
    <w:p w14:paraId="290B42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 cAmRu#tyuraqGAha#rat || aqShTay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$nyaqShTa pu#traM | aqShTapa#diqda-maqntari#kShaM | aqhaM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na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mRutyuH | na cAmRu#tyuraqGAha#rat | aqShTay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#nI-maqShTapu#trAM | aqShTapa#tnI-maqmUndiva$M | 61 (10)</w:t>
      </w:r>
    </w:p>
    <w:p w14:paraId="2FF99400" w14:textId="77777777" w:rsidR="00261568" w:rsidRPr="00CB00E1" w:rsidRDefault="00261568" w:rsidP="00261568">
      <w:pPr>
        <w:rPr>
          <w:color w:val="auto"/>
        </w:rPr>
      </w:pPr>
    </w:p>
    <w:p w14:paraId="14AF9C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T.A.1.13.2</w:t>
      </w:r>
    </w:p>
    <w:p w14:paraId="3010753C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aqhaM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na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mRutyuH | </w:t>
      </w:r>
    </w:p>
    <w:p w14:paraId="026E59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 cAmRu#tyuraqGAha#rat || “suqtrAmA#NaM{3}” “maqhImUqShu”{4} || adi#tiqrdyau-radi#ti-raqntari#kShaM | </w:t>
      </w:r>
    </w:p>
    <w:p w14:paraId="5E7654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adi#ti rmAqtA sa piqtA sa puqtraH | 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adi#tiqH pa~jcaq janA$H | adi#tir-jAqta-madi#tiqr-jani#tvaM || </w:t>
      </w:r>
    </w:p>
    <w:p w14:paraId="7CA5B0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aqShTau puqtrAs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adi#t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jAqtA staqnva#H pari# |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qvA~M (2) upa#praith saqptaBi#H | 62 (10)</w:t>
      </w:r>
    </w:p>
    <w:p w14:paraId="7B6618D3" w14:textId="77777777" w:rsidR="00261568" w:rsidRPr="00CB00E1" w:rsidRDefault="00261568" w:rsidP="00261568">
      <w:pPr>
        <w:rPr>
          <w:color w:val="auto"/>
        </w:rPr>
      </w:pPr>
    </w:p>
    <w:p w14:paraId="16D357C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T.A.1.13.3</w:t>
      </w:r>
    </w:p>
    <w:p w14:paraId="44DA5FC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paqrAq mAqrtAqNDamAsya#t || saqptaBi#H puqtrai-radi#tiH | upaq prait pUqrvya#M ~Myuga$M | praqjAyai# 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ta#t | paqrAq mAqrtAqNDa-mABa#raqditi# || tAnanukra#miShyAqmaH || miqtraScaq varu#NaSca | dhAqtA cA$ryaqmA ca# | a(gm)Sa#Scaq Baga#Sca | indraSca vivasvA(gg)#Sc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( ) || "hiqraqNyaqgaqrB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{5}” “haq(gm)qsaHSu#ciqShat{6}” | </w:t>
      </w:r>
    </w:p>
    <w:p w14:paraId="0898446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“brahma# jaj~jAqnaM{7}” “tadit paqda{8}” miti# || </w:t>
      </w:r>
    </w:p>
    <w:p w14:paraId="5484323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gaqrBaH prA#jApaqtyaH | athaq puru#ShaH saqptapuru#ShaH || 63 (14) </w:t>
      </w:r>
    </w:p>
    <w:p w14:paraId="6E86BD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(aqmUM diva(gm)# - saqptaBi# -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caqtvAri# ca) (A13)</w:t>
      </w:r>
    </w:p>
    <w:p w14:paraId="42122B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13 ||</w:t>
      </w:r>
    </w:p>
    <w:p w14:paraId="4E2EB877" w14:textId="77777777" w:rsidR="00261568" w:rsidRPr="00CB00E1" w:rsidRDefault="00261568" w:rsidP="00261568">
      <w:pPr>
        <w:rPr>
          <w:color w:val="auto"/>
        </w:rPr>
      </w:pPr>
    </w:p>
    <w:p w14:paraId="71679D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1.1.14</w:t>
      </w:r>
      <w:r w:rsidRPr="00CB00E1">
        <w:rPr>
          <w:color w:val="auto"/>
        </w:rPr>
        <w:tab/>
        <w:t>anuvAkaM-14</w:t>
      </w:r>
    </w:p>
    <w:p w14:paraId="2F1108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[ yaqthAqsthAqnaM ga#rBiqNya#H ]</w:t>
      </w:r>
    </w:p>
    <w:p w14:paraId="3B81916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T.A.1.14.1</w:t>
      </w:r>
    </w:p>
    <w:p w14:paraId="74B37B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&amp;sau# taqpannuqd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sa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prAqNAnAqdAy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praqjAyAq mA pa#SUqnAM | mA mama# prAqNAnAqdAy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da#gAH || aqsau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&amp;staqm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sa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prAqNAnAqdAyAqstam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 </w:t>
      </w:r>
    </w:p>
    <w:p w14:paraId="2493C79E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praqjAyAq mA pa#SUqnAM | </w:t>
      </w:r>
    </w:p>
    <w:p w14:paraId="545DADF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mA mama# prAqNAnAqdAyA sta#~ggAH || aqsau ya AqpUrya#ti | sa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prAqNai rAqpUrya#ti | 64 (10)</w:t>
      </w:r>
    </w:p>
    <w:p w14:paraId="28E7FE6D" w14:textId="77777777" w:rsidR="00261568" w:rsidRPr="00CB00E1" w:rsidRDefault="00261568" w:rsidP="00261568">
      <w:pPr>
        <w:rPr>
          <w:color w:val="auto"/>
        </w:rPr>
      </w:pPr>
    </w:p>
    <w:p w14:paraId="671874A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T.A.1.14.2</w:t>
      </w:r>
    </w:p>
    <w:p w14:paraId="30415C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praqjAyAq mA pa#SUqnAM | mA mama# prAqNai-rAqpUri#ShThAH || aqsau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#&amp;paqkShIya#ti | sa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prAqNai-rapa#kShIyati | 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praqjAyAq mA pa#SUqnAM | mA mama# prAqNai-rapa#kSh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ShThAH || aqmUniq nakSha#trANi |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prAqNairapa# prasarpantiq 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thsa#rpanti ca | </w:t>
      </w:r>
    </w:p>
    <w:p w14:paraId="568C4E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praqjAyAq mA pa#SUqnAM | </w:t>
      </w:r>
    </w:p>
    <w:p w14:paraId="5FBBE4C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 mama# prAqNairapa# prasRupataq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thsRu#pata || 65 (10)</w:t>
      </w:r>
    </w:p>
    <w:p w14:paraId="4643D572" w14:textId="77777777" w:rsidR="00261568" w:rsidRPr="00CB00E1" w:rsidRDefault="00261568" w:rsidP="00261568">
      <w:pPr>
        <w:rPr>
          <w:color w:val="auto"/>
        </w:rPr>
      </w:pPr>
    </w:p>
    <w:p w14:paraId="336050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T.A.1.14.3</w:t>
      </w:r>
    </w:p>
    <w:p w14:paraId="1101FEA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mAsA$-ScA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amAqsASca# | </w:t>
      </w:r>
    </w:p>
    <w:p w14:paraId="14929E5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prAqNairapa# prasarpantiq 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thsa#rpanti ca | 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praqjAyAq mA pa#SUqnAM | </w:t>
      </w:r>
    </w:p>
    <w:p w14:paraId="57D225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 mama# prAqNairapa# prasRupataq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thsRu#pata | iqma Ruqtava#H |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prAqNairapa# prasarpantiq 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thsa#rpanti ca | 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praqjAyAq mA pa#SUqnAM | mA mama# prAqNairapa# prasRupataq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thsRu#pata || aqya(gm) sa#m~MvathsaqraH | </w:t>
      </w:r>
    </w:p>
    <w:p w14:paraId="34042F9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prAqNairapa# prasarpatiq 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thsa#rpati ca | 66 (10)</w:t>
      </w:r>
    </w:p>
    <w:p w14:paraId="1FA34BB7" w14:textId="77777777" w:rsidR="00261568" w:rsidRPr="00CB00E1" w:rsidRDefault="00261568" w:rsidP="00261568">
      <w:pPr>
        <w:rPr>
          <w:color w:val="auto"/>
        </w:rPr>
      </w:pPr>
    </w:p>
    <w:p w14:paraId="569C6F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T.A.1.14.4</w:t>
      </w:r>
    </w:p>
    <w:p w14:paraId="4A6932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praqjAyAq mA pa#SUqnAM | mA mama# prAqNairapa# prasRupaq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 || iqdamaha#H |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prAqNai-rapa# prasarpatiq 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thsa#rpati ca | 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praqjAyAq mA pa#SUqnAM | mA mama# prAqNairapa# prasRupaq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thsRu#pa | </w:t>
      </w:r>
    </w:p>
    <w:p w14:paraId="40BD92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iqya(gm) rAtri#H |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#ShAM BUqtAnA$M prAqNai-rapa# prasarpatiq 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thsa#rpati ca | mA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praqjAyAq mA pa#SUqnAM | mA mama# prAqNairapa# prasRupaq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thsRu#pa ( ) 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BUrBuvaqssva#H || </w:t>
      </w:r>
    </w:p>
    <w:p w14:paraId="43A21ACB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tadv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mithunaM mA 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mithu#na(gm) rIqDhvaM || 67 (12)</w:t>
      </w:r>
    </w:p>
    <w:p w14:paraId="3CEAA5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(prAqNairAqpUrya#tiq-m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thsRu#pataq-c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thsa#rpati caq - 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thsRu#paq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ca#) (A14)</w:t>
      </w:r>
    </w:p>
    <w:p w14:paraId="10DD06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14 ||</w:t>
      </w:r>
    </w:p>
    <w:p w14:paraId="0A48C000" w14:textId="77777777" w:rsidR="00261568" w:rsidRPr="00CB00E1" w:rsidRDefault="00261568" w:rsidP="00261568">
      <w:pPr>
        <w:rPr>
          <w:color w:val="auto"/>
        </w:rPr>
      </w:pPr>
    </w:p>
    <w:p w14:paraId="23FA80AA" w14:textId="23E660B7" w:rsidR="00261568" w:rsidRPr="00CB00E1" w:rsidRDefault="00341EA9" w:rsidP="00261568">
      <w:pPr>
        <w:rPr>
          <w:color w:val="auto"/>
        </w:rPr>
      </w:pPr>
      <w:ins w:id="12" w:author="Microsoft account" w:date="2026-09-20T17:35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Sp</w:t>
      </w:r>
      <w:r w:rsidR="00DD3B51">
        <w:rPr>
          <w:color w:val="auto"/>
        </w:rPr>
        <w:t>e</w:t>
      </w:r>
      <w:r w:rsidR="00261568" w:rsidRPr="00CB00E1">
        <w:rPr>
          <w:color w:val="auto"/>
        </w:rPr>
        <w:t>cial K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>rvai</w:t>
      </w:r>
    </w:p>
    <w:p w14:paraId="5C26CA3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sauq 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Da#SAqmUniq dvAda#SAqyaM catu#rdaSa) </w:t>
      </w:r>
    </w:p>
    <w:p w14:paraId="572916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(uqd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tya#staqm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tyAqpUrya#tyapaqkShIya#tyaqmUniq nakSha#trANIq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mAsA# iqma Ruqtav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q&amp;ya(gm) sa#m~Mvathsaqra iqdamaha#riqya(gm) rAtriqrdaSa#)</w:t>
      </w:r>
    </w:p>
    <w:p w14:paraId="5E4DF0AB" w14:textId="77777777" w:rsidR="00261568" w:rsidRPr="00CB00E1" w:rsidRDefault="00261568" w:rsidP="00261568">
      <w:pPr>
        <w:rPr>
          <w:color w:val="auto"/>
        </w:rPr>
      </w:pPr>
    </w:p>
    <w:p w14:paraId="6F16BC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1.1.15</w:t>
      </w:r>
      <w:r w:rsidRPr="00CB00E1">
        <w:rPr>
          <w:color w:val="auto"/>
        </w:rPr>
        <w:tab/>
        <w:t>anuvAkaM-15</w:t>
      </w:r>
    </w:p>
    <w:p w14:paraId="5640747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T.A.1.15.1</w:t>
      </w:r>
    </w:p>
    <w:p w14:paraId="01C18A8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athAdityasyAShTa pu#ruShaqsya || </w:t>
      </w:r>
    </w:p>
    <w:p w14:paraId="78EAEE9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vasUnA mAdityAnA(gg)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|| </w:t>
      </w:r>
    </w:p>
    <w:p w14:paraId="67D124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rudrANA-mAdityAnA(gg)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|| </w:t>
      </w:r>
    </w:p>
    <w:p w14:paraId="5D6C725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AdityAnA-mAdityAnA(gg)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BAqni || satA(gm)#satyAqnAM | AdityAnA(gg)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BAqni || aBidhUnvatA#-maBiqGnatAM | vAtava#tAM maqrutAM | AdityAnA(gg)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|| </w:t>
      </w:r>
    </w:p>
    <w:p w14:paraId="246ACDF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RuBUNA-mAdityAnA(gg)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BAqni ( ) || 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ShA$M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vAqnAM | AdityAnA(gg)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|| sam~Mvathsara#sya saqvituH | </w:t>
      </w:r>
    </w:p>
    <w:p w14:paraId="306D5C1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Adityasya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um BUrBuvaqssva#H | </w:t>
      </w:r>
    </w:p>
    <w:p w14:paraId="6E71ED5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raSmay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mithunaM 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mithu#na(gm) rIqDhvaM || 68 (16) </w:t>
      </w:r>
    </w:p>
    <w:p w14:paraId="23ABE5E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(RuBUNAmAdityAnA(gg)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BAqni ShaTca#) (A15)</w:t>
      </w:r>
    </w:p>
    <w:p w14:paraId="14A060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15 ||</w:t>
      </w:r>
    </w:p>
    <w:p w14:paraId="6796AF8E" w14:textId="77777777" w:rsidR="00261568" w:rsidRPr="00CB00E1" w:rsidRDefault="00261568" w:rsidP="00261568">
      <w:pPr>
        <w:rPr>
          <w:color w:val="auto"/>
        </w:rPr>
      </w:pPr>
    </w:p>
    <w:p w14:paraId="1AD9DB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1.1.16</w:t>
      </w:r>
      <w:r w:rsidRPr="00CB00E1">
        <w:rPr>
          <w:color w:val="auto"/>
        </w:rPr>
        <w:tab/>
        <w:t>anuvAkaM-16</w:t>
      </w:r>
    </w:p>
    <w:p w14:paraId="32C807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T.A.1.16.1</w:t>
      </w:r>
    </w:p>
    <w:p w14:paraId="3EDE9A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BAqni | BrAjasya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BAqni | paTarasya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BAqni | pata~ggasya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7CD573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svarNarasya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23BF9D4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tiShImatasya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090277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viBAsasya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3EA1E763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kaSyapasya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6436A119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BUrBuvaqssva#H | Ap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v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mithunaM mA n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mithu#na(gm) rIqDhvaM || 69 (10) </w:t>
      </w:r>
    </w:p>
    <w:p w14:paraId="1ECF17A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gasya daSa#) (A16)</w:t>
      </w:r>
    </w:p>
    <w:p w14:paraId="09CAED6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16 ||</w:t>
      </w:r>
    </w:p>
    <w:p w14:paraId="490382A8" w14:textId="77777777" w:rsidR="00261568" w:rsidRPr="00CB00E1" w:rsidRDefault="00261568" w:rsidP="00261568">
      <w:pPr>
        <w:rPr>
          <w:color w:val="auto"/>
        </w:rPr>
      </w:pPr>
    </w:p>
    <w:p w14:paraId="26B83DE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1.1.17</w:t>
      </w:r>
      <w:r w:rsidRPr="00CB00E1">
        <w:rPr>
          <w:color w:val="auto"/>
        </w:rPr>
        <w:tab/>
        <w:t>anuvAkaM-17</w:t>
      </w:r>
    </w:p>
    <w:p w14:paraId="052A81D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T.A.1.17.1</w:t>
      </w:r>
    </w:p>
    <w:p w14:paraId="4AC493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 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kAdaSa-puruShasyaikAdaSa#-strIkaqsya ||</w:t>
      </w:r>
    </w:p>
    <w:p w14:paraId="72552FD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praBrAjamAnAnA(gm)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491956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vyavadAtAnA(gm)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6C2B53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vAsukivaidyutAnA(gm)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552667B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rajatAnA(gm)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3D65B5D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paruShANA(gm)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01FCE0B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SyAmAnA(gm)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5D4521B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kapilAnA(gm)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402A8E5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3BA4A1C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BAqni | 70 (10)</w:t>
      </w:r>
    </w:p>
    <w:p w14:paraId="35DF7C9A" w14:textId="77777777" w:rsidR="00261568" w:rsidRPr="00CB00E1" w:rsidRDefault="00261568" w:rsidP="00261568">
      <w:pPr>
        <w:rPr>
          <w:color w:val="auto"/>
        </w:rPr>
      </w:pPr>
    </w:p>
    <w:p w14:paraId="59BBFEF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T.A.1.17.2</w:t>
      </w:r>
    </w:p>
    <w:p w14:paraId="1C30BC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avapatantAnA(gm)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14C69B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vaidyutAnA(gm)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223AC2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praBrAjamAnInA(gm)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434527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vyavadAtInA(gm)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4EFFD8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vAsukivaidyutInA(gm)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482687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rajatAnA(gm)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092A4D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paruShANA(gm)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36EF63E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SyAmAnA(gm)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18D7C0A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kapilAnA(gm)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280586B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hitInA(gm)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( ) | </w:t>
      </w:r>
    </w:p>
    <w:p w14:paraId="770D734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</w:t>
      </w:r>
      <w:r w:rsidR="008827AA">
        <w:rPr>
          <w:color w:val="auto"/>
        </w:rPr>
        <w:t>rddh</w:t>
      </w:r>
      <w:r w:rsidRPr="00CB00E1">
        <w:rPr>
          <w:color w:val="auto"/>
        </w:rPr>
        <w:t>vAnA(gm)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5A0CDE2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avapatantInA(gm)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3AB3A3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vaidyutInA(gm)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1895940A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BUrBuvaqssva#H | </w:t>
      </w:r>
    </w:p>
    <w:p w14:paraId="3D5D123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rUpANi 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mithunaM 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mithu#na(gm) rIqDhvaM || 71 (15) </w:t>
      </w:r>
    </w:p>
    <w:p w14:paraId="369150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(U</w:t>
      </w:r>
      <w:r w:rsidR="008827AA">
        <w:rPr>
          <w:color w:val="auto"/>
        </w:rPr>
        <w:t>rddh</w:t>
      </w:r>
      <w:r w:rsidRPr="00CB00E1">
        <w:rPr>
          <w:color w:val="auto"/>
        </w:rPr>
        <w:t>vAnA(gm) rudrANA(gg)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 BAq - nyatil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hitInA(gm) rudrANInA(gg)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</w:t>
      </w:r>
    </w:p>
    <w:p w14:paraId="7FB7FA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BAqni pa~jca# ca (A17)</w:t>
      </w:r>
    </w:p>
    <w:p w14:paraId="500958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17 ||</w:t>
      </w:r>
    </w:p>
    <w:p w14:paraId="1196DC49" w14:textId="77777777" w:rsidR="00261568" w:rsidRPr="00CB00E1" w:rsidRDefault="00261568" w:rsidP="00261568">
      <w:pPr>
        <w:rPr>
          <w:color w:val="auto"/>
        </w:rPr>
      </w:pPr>
    </w:p>
    <w:p w14:paraId="638DA5C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1.1.18</w:t>
      </w:r>
      <w:r w:rsidRPr="00CB00E1">
        <w:rPr>
          <w:color w:val="auto"/>
        </w:rPr>
        <w:tab/>
        <w:t>anuvAkaM-18</w:t>
      </w:r>
    </w:p>
    <w:p w14:paraId="4C1E75A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T.A.1.18.1</w:t>
      </w:r>
    </w:p>
    <w:p w14:paraId="47953D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#raShTa pu#ruShaqsya || 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 pUrva-diSyasya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435C6E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jAtav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dasa upadiSyasya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4C0B47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dakShiNa-diSyasya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67B995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ajirApraBava upadiSyasya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55B6B51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vaiSvAnarasyAparadiSyasya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5D4E3EF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naryApasa upadiSyasya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1DD1B2F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pa~gktirAdhasa udagdiSyasya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10CB7A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visarpiNa upadiSyasya sthAn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ja#sA BAqni | </w:t>
      </w:r>
    </w:p>
    <w:p w14:paraId="69289436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um BUrBuvaqssva#H( ) | </w:t>
      </w:r>
    </w:p>
    <w:p w14:paraId="54CACF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mithunaM mA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mithu#na(gm) rIqDhvaM || 72 (11) </w:t>
      </w:r>
    </w:p>
    <w:p w14:paraId="03886E2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(sva#r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ka#m ca) (A18)</w:t>
      </w:r>
    </w:p>
    <w:p w14:paraId="23F758B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18 ||</w:t>
      </w:r>
    </w:p>
    <w:p w14:paraId="63123572" w14:textId="77777777" w:rsidR="00261568" w:rsidRPr="00CB00E1" w:rsidRDefault="00261568" w:rsidP="00261568">
      <w:pPr>
        <w:rPr>
          <w:color w:val="auto"/>
        </w:rPr>
      </w:pPr>
    </w:p>
    <w:p w14:paraId="4C994AA1" w14:textId="78B618AB" w:rsidR="00261568" w:rsidRPr="00CB00E1" w:rsidRDefault="005818EA" w:rsidP="00261568">
      <w:pPr>
        <w:rPr>
          <w:color w:val="auto"/>
        </w:rPr>
      </w:pPr>
      <w:ins w:id="13" w:author="Microsoft account" w:date="2026-09-20T17:32:00Z">
        <w:r>
          <w:rPr>
            <w:color w:val="auto"/>
          </w:rPr>
          <w:t>&lt;</w:t>
        </w:r>
      </w:ins>
      <w:ins w:id="14" w:author="Microsoft account" w:date="2026-09-20T17:35:00Z">
        <w:r w:rsidR="00341EA9">
          <w:rPr>
            <w:color w:val="auto"/>
          </w:rPr>
          <w:t>/inline</w:t>
        </w:r>
      </w:ins>
      <w:ins w:id="15" w:author="Microsoft account" w:date="2026-09-20T17:32:00Z">
        <w:r>
          <w:rPr>
            <w:color w:val="auto"/>
          </w:rPr>
          <w:t>&gt;</w:t>
        </w:r>
      </w:ins>
      <w:r w:rsidR="00261568" w:rsidRPr="00CB00E1">
        <w:rPr>
          <w:color w:val="auto"/>
        </w:rPr>
        <w:t>Sp</w:t>
      </w:r>
      <w:r w:rsidR="00DD3B51">
        <w:rPr>
          <w:color w:val="auto"/>
        </w:rPr>
        <w:t>e</w:t>
      </w:r>
      <w:r w:rsidR="00261568" w:rsidRPr="00CB00E1">
        <w:rPr>
          <w:color w:val="auto"/>
        </w:rPr>
        <w:t>cial K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>rvai</w:t>
      </w:r>
    </w:p>
    <w:p w14:paraId="2FD0D1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tad raSmaya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rUpANi diSaH pa~jca#)</w:t>
      </w:r>
    </w:p>
    <w:p w14:paraId="790C066B" w14:textId="77777777" w:rsidR="00261568" w:rsidRPr="00CB00E1" w:rsidRDefault="00261568" w:rsidP="00261568">
      <w:pPr>
        <w:rPr>
          <w:color w:val="auto"/>
        </w:rPr>
      </w:pPr>
    </w:p>
    <w:p w14:paraId="5D5F3C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1.1.19</w:t>
      </w:r>
      <w:r w:rsidRPr="00CB00E1">
        <w:rPr>
          <w:color w:val="auto"/>
        </w:rPr>
        <w:tab/>
        <w:t>anuvAkaM-19</w:t>
      </w:r>
    </w:p>
    <w:p w14:paraId="2996FC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T.A.1.19.1</w:t>
      </w:r>
    </w:p>
    <w:p w14:paraId="20675C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dakShiNapUrva-syAndiSi visa#rpI naqrakaH | tasmAnnaH pa#ripAqhi || dakShiNA-parasyA-ndiSya visa#rpI naqrakaH | tasmAnnaH pa#ripAqhi || uttara-pUrvasyA-ndiSi viShA#dI naqrakaH | tasmAnnaH pa#ripAqhi || uttarA-parasyA-ndiSya viShA#dI naqrakaH | tasmAnnaH pa#ripAqhi || </w:t>
      </w:r>
    </w:p>
    <w:p w14:paraId="384AC4F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”A yasminthsapta vAsavA{9}” “indriyANi Satakrata#{10}” vity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73 (9) </w:t>
      </w:r>
    </w:p>
    <w:p w14:paraId="2772F6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(dakShiNapUrvasyAm nava#) (A19)</w:t>
      </w:r>
    </w:p>
    <w:p w14:paraId="006DEE2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19 ||</w:t>
      </w:r>
    </w:p>
    <w:p w14:paraId="1455A3C3" w14:textId="77777777" w:rsidR="00261568" w:rsidRPr="00CB00E1" w:rsidRDefault="00261568" w:rsidP="00261568">
      <w:pPr>
        <w:rPr>
          <w:color w:val="auto"/>
        </w:rPr>
      </w:pPr>
    </w:p>
    <w:p w14:paraId="34782AA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1.1.20</w:t>
      </w:r>
      <w:r w:rsidRPr="00CB00E1">
        <w:rPr>
          <w:color w:val="auto"/>
        </w:rPr>
        <w:tab/>
        <w:t>anuvAkaM-20</w:t>
      </w:r>
    </w:p>
    <w:p w14:paraId="01096AE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T.A.1.20.1</w:t>
      </w:r>
    </w:p>
    <w:p w14:paraId="6157D9E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iqndraq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qShA 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vasu#BiH puqrastAq-dupa#dadhatAM | </w:t>
      </w:r>
    </w:p>
    <w:p w14:paraId="024F66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#javas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vaH piqtRuBi#r dakShiNaqta upa#dadhatAM | </w:t>
      </w:r>
    </w:p>
    <w:p w14:paraId="3B134F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 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ruqdraiH paqScA-dupa#dadhatAM | </w:t>
      </w:r>
    </w:p>
    <w:p w14:paraId="6EE21F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viqSvaka#rmA va Adiqtyai-ru#ttaraqta upa#dadhatAM |</w:t>
      </w:r>
    </w:p>
    <w:p w14:paraId="73D08DA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tvaShTA# 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rUqpai-ruqpari#ShTAq-dupa#dadhatAM | saMj~jAnaM ~MvaH pa#ScAdiqti || AqdiqtyaH 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q&amp;gniH pRu#thiqvyAM | vAqyuraqntari#kSh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sUry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diqvi | </w:t>
      </w:r>
    </w:p>
    <w:p w14:paraId="22D70BB9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caqndramA# diqkShu ( ) | nakSha#trANiq sval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2EE979C5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 hy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#va |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 hya#gn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 hi vA#y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|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qvA hI$ndra |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qvA hi pU#Shann |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 hi d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#vAH || 74 (17) </w:t>
      </w:r>
    </w:p>
    <w:p w14:paraId="4DF151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diqkShu saqpta ca#) (A20)</w:t>
      </w:r>
    </w:p>
    <w:p w14:paraId="3DE10F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21 ||</w:t>
      </w:r>
    </w:p>
    <w:p w14:paraId="7E24F422" w14:textId="77777777" w:rsidR="00261568" w:rsidRPr="00CB00E1" w:rsidRDefault="00261568" w:rsidP="00261568">
      <w:pPr>
        <w:rPr>
          <w:color w:val="auto"/>
        </w:rPr>
      </w:pPr>
    </w:p>
    <w:p w14:paraId="6AB6CA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1.1.21</w:t>
      </w:r>
      <w:r w:rsidRPr="00CB00E1">
        <w:rPr>
          <w:color w:val="auto"/>
        </w:rPr>
        <w:tab/>
        <w:t>anuvAkaM-21</w:t>
      </w:r>
    </w:p>
    <w:p w14:paraId="01944C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T.A.1.21.1</w:t>
      </w:r>
    </w:p>
    <w:p w14:paraId="3147B9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Apa#mApAmaqpaH sarvA$H | aqsmA-daqsmAdiqt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&amp;muta#H | </w:t>
      </w:r>
    </w:p>
    <w:p w14:paraId="279A6B3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aqgnirvAqyuScaq sUrya#Sca | saqha sa#~jcaskaqrarddhi#yA || </w:t>
      </w:r>
    </w:p>
    <w:p w14:paraId="6A0F432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vAqyvaSvA# raSmiq pata#yaH | marI$cyAtmAn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adru#haH | </w:t>
      </w:r>
    </w:p>
    <w:p w14:paraId="66910E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 rBu#vanaq sUva#rIH | puqtraqvaqvAya#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suta || </w:t>
      </w:r>
    </w:p>
    <w:p w14:paraId="65D3B0E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mahAnAmnIr-ma#hAmAqnAH | maqhaqs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ma#hasaqssva#H | 75 (10)</w:t>
      </w:r>
    </w:p>
    <w:p w14:paraId="05376F82" w14:textId="77777777" w:rsidR="00261568" w:rsidRPr="00CB00E1" w:rsidRDefault="00261568" w:rsidP="00261568">
      <w:pPr>
        <w:rPr>
          <w:color w:val="auto"/>
        </w:rPr>
      </w:pPr>
    </w:p>
    <w:p w14:paraId="3ABD87E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T.A.1.21.2</w:t>
      </w:r>
    </w:p>
    <w:p w14:paraId="14143D5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qvIH pa#rjanyaq sUva#rIH | puqtraqvaqvAya#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suta || </w:t>
      </w:r>
    </w:p>
    <w:p w14:paraId="67819C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aqpASnyu#ShNi-maqpA rakSha#H | aqpASnyu#ShNi-maqpA raGa$M | apA$GrAqmapa# cAqvarti$M | apa#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hi#ta || vajra#M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qvIrajI#tA(gg)Sca | Buva#naM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sUva#rIH | AqdiqtyAnadi#tiM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qvIM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ni#n</w:t>
      </w:r>
      <w:r w:rsidR="000A676C" w:rsidRPr="00CB00E1">
        <w:rPr>
          <w:color w:val="auto"/>
        </w:rPr>
        <w:t>O</w:t>
      </w:r>
      <w:r w:rsidR="008827AA">
        <w:rPr>
          <w:color w:val="auto"/>
        </w:rPr>
        <w:t>rddh</w:t>
      </w:r>
      <w:r w:rsidRPr="00CB00E1">
        <w:rPr>
          <w:color w:val="auto"/>
        </w:rPr>
        <w:t>va-muqdISha#ta || 76 (10)</w:t>
      </w:r>
    </w:p>
    <w:p w14:paraId="724F64F1" w14:textId="77777777" w:rsidR="00261568" w:rsidRPr="00CB00E1" w:rsidRDefault="00261568" w:rsidP="00261568">
      <w:pPr>
        <w:rPr>
          <w:color w:val="auto"/>
        </w:rPr>
      </w:pPr>
    </w:p>
    <w:p w14:paraId="6AE072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T.A.1.21.3</w:t>
      </w:r>
    </w:p>
    <w:p w14:paraId="3F8CEA08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BaqdraM karN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#BiH SRuNuqyAma#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vAH | BaqdraM pa#Sy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mAqkShaBiqr-yaja#trAH | sthiqraira~ggai$ stuShTuqvA(gm) sa#staqnUBi#H | vyaS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#ma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qvahi#taqM ~MyadAyu#H || svaqsti naq 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vRuqddhaSra#vAH | </w:t>
      </w:r>
    </w:p>
    <w:p w14:paraId="1BFAFF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svaqsti na#H pUqShA viqSvav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#dAH | </w:t>
      </w:r>
    </w:p>
    <w:p w14:paraId="072721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svaqsti naqstArkShy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ari#ShTan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miH | svaqsti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bRuhaqspati#r-dadhAtu ||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aru#NAsaSca | RuqShaqy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vAta#raSaqnAH( ) | praqtiqShThA(gm) SaqtadhA# hi | </w:t>
      </w:r>
    </w:p>
    <w:p w14:paraId="033AC2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saqmAhi#tAs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sahasraqdhAya#saM || SiqvA naqH Santa#mA Bavantu | diqvyA Apaq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Sha#dhayaH || suqmRuqDIqkA sara#svati | mAt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#ma saqndRuSi# || 77 (16) </w:t>
      </w:r>
    </w:p>
    <w:p w14:paraId="0036D3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(sva# - ruqdISha#taq - vAta#raSaqnAH ShaTca#) (A21)</w:t>
      </w:r>
    </w:p>
    <w:p w14:paraId="526E925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21 ||</w:t>
      </w:r>
    </w:p>
    <w:p w14:paraId="76F1A5E9" w14:textId="77777777" w:rsidR="00261568" w:rsidRPr="00CB00E1" w:rsidRDefault="00261568" w:rsidP="00261568">
      <w:pPr>
        <w:rPr>
          <w:color w:val="auto"/>
        </w:rPr>
      </w:pPr>
    </w:p>
    <w:p w14:paraId="2F76CB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1.1.22</w:t>
      </w:r>
      <w:r w:rsidRPr="00CB00E1">
        <w:rPr>
          <w:color w:val="auto"/>
        </w:rPr>
        <w:tab/>
        <w:t>anuvAkaM-22</w:t>
      </w:r>
    </w:p>
    <w:p w14:paraId="7B59028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T.A.1.22.1</w:t>
      </w:r>
    </w:p>
    <w:p w14:paraId="20C3979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 puShpaqM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 puShpa#vAn praqjAvA$n paSuqmAn Ba#vati | caqndramAq vA aqpAM puShpa$M | puShpa#vAn praqjAvA$n paSuqmAn Ba#vati | </w:t>
      </w:r>
    </w:p>
    <w:p w14:paraId="0A9C4B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Aqyata#navAn Bavati | aqgnirvA aqpAmAqyata#naM | Aqyata#navAn Bavati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78 (10)</w:t>
      </w:r>
    </w:p>
    <w:p w14:paraId="2907B726" w14:textId="77777777" w:rsidR="00261568" w:rsidRPr="00CB00E1" w:rsidRDefault="00261568" w:rsidP="00261568">
      <w:pPr>
        <w:rPr>
          <w:color w:val="auto"/>
        </w:rPr>
      </w:pPr>
    </w:p>
    <w:p w14:paraId="2809F90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T.A.1.22.2</w:t>
      </w:r>
    </w:p>
    <w:p w14:paraId="21A2912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Aqyata#navAn Bavati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rAqyata#naM | Aqyata#navAn Bavati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#&amp;pAmAqqyata#naqM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 Aqyata#navAn Bavati | </w:t>
      </w:r>
    </w:p>
    <w:p w14:paraId="74A74D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vAqyurvA aqpAmAqyata#naM | Aqyata#navAn Bavati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Aqyata#navAn Bavati | 79 (10)</w:t>
      </w:r>
    </w:p>
    <w:p w14:paraId="514E3FEB" w14:textId="77777777" w:rsidR="00261568" w:rsidRPr="00CB00E1" w:rsidRDefault="00261568" w:rsidP="00261568">
      <w:pPr>
        <w:rPr>
          <w:color w:val="auto"/>
        </w:rPr>
      </w:pPr>
    </w:p>
    <w:p w14:paraId="41F7016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T.A.1.22.3</w:t>
      </w:r>
    </w:p>
    <w:p w14:paraId="3BFD76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vAqy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rAqyata#naM | Aqyata#navAn Bavati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 Aqyata#navAn Bavati | aqsau vai tapa#nnaqpA-mAqyata#naM | </w:t>
      </w:r>
    </w:p>
    <w:p w14:paraId="05B8F60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Aqyata#navAn Bavati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#&amp;muShyaq-tapa#ta 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Aqyata#navAn Bavati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qvA aqmuShyaq-tapa#ta Aqyata#naM | 80 (10)</w:t>
      </w:r>
    </w:p>
    <w:p w14:paraId="23C35458" w14:textId="77777777" w:rsidR="00261568" w:rsidRPr="00CB00E1" w:rsidRDefault="00261568" w:rsidP="00261568">
      <w:pPr>
        <w:rPr>
          <w:color w:val="auto"/>
        </w:rPr>
      </w:pPr>
    </w:p>
    <w:p w14:paraId="178779B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T.A.1.22.4</w:t>
      </w:r>
    </w:p>
    <w:p w14:paraId="4355B28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Aqyata#navAn Bavati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 Aqyata#navAn Bavati | caqndramAq vA aqpAmAqyata#naM | Aqyata#navAn Bavati | </w:t>
      </w:r>
    </w:p>
    <w:p w14:paraId="49AEDCB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yaScaqndrama#sa 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Aqyata#navAn Bavati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caqndrama#sa Aqyata#naM | Aqyata#navAn Bavati | 81 (10)</w:t>
      </w:r>
    </w:p>
    <w:p w14:paraId="5455C24D" w14:textId="77777777" w:rsidR="00261568" w:rsidRPr="00CB00E1" w:rsidRDefault="00261568" w:rsidP="00261568">
      <w:pPr>
        <w:rPr>
          <w:color w:val="auto"/>
        </w:rPr>
      </w:pPr>
    </w:p>
    <w:p w14:paraId="790BE6C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T.A.1.22.5</w:t>
      </w:r>
    </w:p>
    <w:p w14:paraId="58A236B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Aqyata#navAn Bavati | nakSha#trANiq vA aqpAmAqyata#naM | Aqyata#navAn Bavati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nakSha#trANA-mAqyata#naqM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Aqyata#navAn Bavati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vai nakSha#trANA-mAqyata#naM | Aqyata#navAn Bavati | </w:t>
      </w:r>
    </w:p>
    <w:p w14:paraId="6219E83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82 (10)</w:t>
      </w:r>
    </w:p>
    <w:p w14:paraId="16EE68BD" w14:textId="77777777" w:rsidR="00261568" w:rsidRPr="00CB00E1" w:rsidRDefault="00261568" w:rsidP="00261568">
      <w:pPr>
        <w:rPr>
          <w:color w:val="auto"/>
        </w:rPr>
      </w:pPr>
    </w:p>
    <w:p w14:paraId="5334DD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T.A.1.22.6</w:t>
      </w:r>
    </w:p>
    <w:p w14:paraId="2E250BBF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Aqyata#navAn Bavati | paqrjany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 aqpAmAqyata#naM | Aqyata#navAn Bavati | </w:t>
      </w:r>
    </w:p>
    <w:p w14:paraId="5E4072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yaH paqrjanya#-syAqyata#naqM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 </w:t>
      </w:r>
    </w:p>
    <w:p w14:paraId="698224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Aqyata#navAn Bavati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vai paqrjanya#-syAqyata#naM | </w:t>
      </w:r>
    </w:p>
    <w:p w14:paraId="40ADFC4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Aqyata#navAn Bavati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83 (10)</w:t>
      </w:r>
    </w:p>
    <w:p w14:paraId="6DB45622" w14:textId="77777777" w:rsidR="00261568" w:rsidRPr="00CB00E1" w:rsidRDefault="00261568" w:rsidP="00261568">
      <w:pPr>
        <w:rPr>
          <w:color w:val="auto"/>
        </w:rPr>
      </w:pPr>
    </w:p>
    <w:p w14:paraId="3A5939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T.A.1.22.7</w:t>
      </w:r>
    </w:p>
    <w:p w14:paraId="0BFF09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Aqyata#navAn Bavati | saqm~Mvaqthsaqr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aqpAmAqyata#naM | Aqyata#navAn Bavati | yaH sa#m~Mvathsaqra-syAqyata#naqM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 </w:t>
      </w:r>
    </w:p>
    <w:p w14:paraId="521CBAA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Aqyata#navAn Bavati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vai sa#m~Mvathsaqra-syAqyata#naM | Aqyata#navAn Bavati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</w:t>
      </w:r>
    </w:p>
    <w:p w14:paraId="3331B7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$&amp;Psu nAvaqM prati#ShThitAqM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praty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ti#ShThati | 84 (10)</w:t>
      </w:r>
    </w:p>
    <w:p w14:paraId="155CFFAA" w14:textId="77777777" w:rsidR="00261568" w:rsidRPr="00CB00E1" w:rsidRDefault="00261568" w:rsidP="00261568">
      <w:pPr>
        <w:rPr>
          <w:color w:val="auto"/>
        </w:rPr>
      </w:pPr>
    </w:p>
    <w:p w14:paraId="2BC8CE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T.A.1.22.8</w:t>
      </w:r>
    </w:p>
    <w:p w14:paraId="5198E31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vai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 aqPsu prati#ShThitAH | 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qShA&amp;ByanU$ktA || </w:t>
      </w:r>
    </w:p>
    <w:p w14:paraId="714CC3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aqpA(gm) rasaqmuda#ya(gm)sann | sUry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Suqkra(gm) saqmABRu#taM | aqpA(gm) rasa#syaq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rasa#H | taM ~Mv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gRuhNA-myuttaqmamiti# || iqm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vai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 aqpA(gm) rasa#H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#&amp;muShmi#n-nAdiqty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saqmABa#tAH || jAqnuqdaqGnI-mu#ttara-v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qdI~gKAqtvA | aqpAM pU#rayiqtvA gu#lPadaqGnaM | 85 (10)</w:t>
      </w:r>
    </w:p>
    <w:p w14:paraId="28E36719" w14:textId="77777777" w:rsidR="00261568" w:rsidRPr="00CB00E1" w:rsidRDefault="00261568" w:rsidP="00261568">
      <w:pPr>
        <w:rPr>
          <w:color w:val="auto"/>
        </w:rPr>
      </w:pPr>
    </w:p>
    <w:p w14:paraId="36F6E55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T.A.1.22.9</w:t>
      </w:r>
    </w:p>
    <w:p w14:paraId="38C97B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puShkaraparNaiH puShkaradaNDaiH puShkaraiSca# sa(gg)stIqrya | tasmi#n. vihAqyas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aqgniM praqNIy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#pa-samAqdhAya# || braqhmaqvAqdin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vadanti | </w:t>
      </w:r>
    </w:p>
    <w:p w14:paraId="248719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kasmA$t praNIqt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&amp;ya-maqgniScIqyat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sAppra#NIqt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&amp;yamaqPsu hyaya#~jcIqyat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| </w:t>
      </w:r>
    </w:p>
    <w:p w14:paraId="6DF4DC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aqsau Buva#n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q&amp;pya-nA#hitAgni-r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qtAH | </w:t>
      </w:r>
    </w:p>
    <w:p w14:paraId="65BB37D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tamaqBita#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 aqBIShTa#kAq upa#dadhAti || </w:t>
      </w:r>
    </w:p>
    <w:p w14:paraId="5A5944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aqgniqh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da#r.SapUrNa-mAqsay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$H | </w:t>
      </w:r>
    </w:p>
    <w:p w14:paraId="2DAECB2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paqSuqbaqndh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cA#turmAqsy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Shu# | 86 (10)</w:t>
      </w:r>
    </w:p>
    <w:p w14:paraId="25B42508" w14:textId="77777777" w:rsidR="00261568" w:rsidRPr="00CB00E1" w:rsidRDefault="00261568" w:rsidP="00261568">
      <w:pPr>
        <w:rPr>
          <w:color w:val="auto"/>
        </w:rPr>
      </w:pPr>
    </w:p>
    <w:p w14:paraId="0AFD6E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T.A.1.22.10</w:t>
      </w:r>
    </w:p>
    <w:p w14:paraId="378654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AhuH |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#Shu yaj~jakraqtuShviti# ||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qtaddha# smaq vA A#huH SaNDiqlAH 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saqtriqya-maqgni~jci#nvAqnaH | saqm~MvaqthsaqraM 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||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sAqviqtra-maqgni~jci#nvAqnaH | </w:t>
      </w:r>
    </w:p>
    <w:p w14:paraId="375D53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aqmumA#diqtyaM 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||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87 (10)</w:t>
      </w:r>
    </w:p>
    <w:p w14:paraId="12474F2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T.A.1.22.11</w:t>
      </w:r>
    </w:p>
    <w:p w14:paraId="54B508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nAqciqk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qta-maqgni~jci#nvAqnaH | prAqNAn 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||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cAqtuqrq.h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qtriqya-maqgni~jci#nvAqnaH | brahma# 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||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401C94D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vaiqSvaqsRuqja-maqgni~jci#nvAqnaH | SarI#raM 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||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38620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uqpAqnuqvAqkya#mAqSu-maqgni~jci#nvAqnaH | 88 (10)</w:t>
      </w:r>
    </w:p>
    <w:p w14:paraId="6B9B4FAE" w14:textId="77777777" w:rsidR="00261568" w:rsidRPr="00CB00E1" w:rsidRDefault="00261568" w:rsidP="00261568">
      <w:pPr>
        <w:rPr>
          <w:color w:val="auto"/>
        </w:rPr>
      </w:pPr>
    </w:p>
    <w:p w14:paraId="404CC8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T.A.1.22.12</w:t>
      </w:r>
    </w:p>
    <w:p w14:paraId="5CB7FE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iqmAn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 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||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19A896E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iqmamA#ruNa-k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tuka-maqgni~jci#nvAqna iti#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qvAsau | </w:t>
      </w:r>
    </w:p>
    <w:p w14:paraId="73B301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iqtaScAq-muta#ScA-vyatIpAqtI | tamiti#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rmi#thUqyA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miqthuqnaqvAn Ba#vati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rmi#thUqyAH | </w:t>
      </w:r>
    </w:p>
    <w:p w14:paraId="354F56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miqthuqnaqvAn Ba#vati ( )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89 (11)</w:t>
      </w:r>
    </w:p>
    <w:p w14:paraId="3FC7116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- Bava - tyAqyata#naM - Bavatiq -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daq -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- tiShThati - gulPadaqGnaM - cA#turmAqsy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ShvaqmumA#diqtyaM praqtyakSh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kamaqgniM ci#nuta - upAnuvAqkya#mAqSumaqgniM ci#nvAqn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mi#thUqyA mi#thunaqvAn Ba#vaqty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ka#M ca) (A22) </w:t>
      </w:r>
    </w:p>
    <w:p w14:paraId="52F44D1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22 ||</w:t>
      </w:r>
    </w:p>
    <w:p w14:paraId="013DC0E0" w14:textId="77777777" w:rsidR="00261568" w:rsidRPr="00CB00E1" w:rsidRDefault="00261568" w:rsidP="00261568">
      <w:pPr>
        <w:rPr>
          <w:color w:val="auto"/>
        </w:rPr>
      </w:pPr>
    </w:p>
    <w:p w14:paraId="391D053A" w14:textId="62F5D69B" w:rsidR="00261568" w:rsidRPr="00CB00E1" w:rsidRDefault="00E6593F" w:rsidP="00261568">
      <w:pPr>
        <w:rPr>
          <w:color w:val="auto"/>
        </w:rPr>
      </w:pPr>
      <w:ins w:id="16" w:author="Microsoft account" w:date="2026-09-20T17:34:00Z">
        <w:r>
          <w:rPr>
            <w:color w:val="auto"/>
          </w:rPr>
          <w:t>&lt;</w:t>
        </w:r>
        <w:r>
          <w:rPr>
            <w:color w:val="auto"/>
          </w:rPr>
          <w:t>/i</w:t>
        </w:r>
      </w:ins>
      <w:ins w:id="17" w:author="Microsoft account" w:date="2026-09-20T17:35:00Z">
        <w:r>
          <w:rPr>
            <w:color w:val="auto"/>
          </w:rPr>
          <w:t>nline</w:t>
        </w:r>
      </w:ins>
      <w:ins w:id="18" w:author="Microsoft account" w:date="2026-09-20T17:34:00Z">
        <w:r>
          <w:rPr>
            <w:color w:val="auto"/>
          </w:rPr>
          <w:t>&gt;</w:t>
        </w:r>
      </w:ins>
      <w:r w:rsidR="00261568" w:rsidRPr="00CB00E1">
        <w:rPr>
          <w:color w:val="auto"/>
        </w:rPr>
        <w:t>Sp</w:t>
      </w:r>
      <w:r w:rsidR="00DD3B51">
        <w:rPr>
          <w:color w:val="auto"/>
        </w:rPr>
        <w:t>e</w:t>
      </w:r>
      <w:r w:rsidR="00261568" w:rsidRPr="00CB00E1">
        <w:rPr>
          <w:color w:val="auto"/>
        </w:rPr>
        <w:t>cial K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>rvai</w:t>
      </w:r>
    </w:p>
    <w:p w14:paraId="295E50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(puShpa#maqgnirvAqyuraqsau vai tapa#~jcaqndramAq nakSha#trANi paqrjanya#H sam~Mvathsaqr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$&amp;Psu nAva#m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qtaddha# smaq vai sa#triqya(gm) sa#m~Mvathsaqra(gm) sA#viqtramaqmuM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prAqNA(gg)ScA#tur.h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triqyaM brahma# vaiSvasRuqja(gm) </w:t>
      </w:r>
    </w:p>
    <w:p w14:paraId="22386AF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SarI#ramupAnuvAqkya#mAqSumiqmAn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qkAniqmamA#ruNak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tukaqM ~Mya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qvAsau) </w:t>
      </w:r>
    </w:p>
    <w:p w14:paraId="696C0115" w14:textId="77777777" w:rsidR="00261568" w:rsidRDefault="00261568" w:rsidP="00261568">
      <w:pPr>
        <w:rPr>
          <w:color w:val="auto"/>
        </w:rPr>
      </w:pPr>
    </w:p>
    <w:p w14:paraId="6F7278CA" w14:textId="77777777" w:rsidR="00DD3B51" w:rsidRPr="00CB00E1" w:rsidRDefault="00DD3B51" w:rsidP="00261568">
      <w:pPr>
        <w:rPr>
          <w:color w:val="auto"/>
        </w:rPr>
      </w:pPr>
    </w:p>
    <w:p w14:paraId="1590C8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1.1.23</w:t>
      </w:r>
      <w:r w:rsidRPr="00CB00E1">
        <w:rPr>
          <w:color w:val="auto"/>
        </w:rPr>
        <w:tab/>
        <w:t>anuvAkaM-23</w:t>
      </w:r>
    </w:p>
    <w:p w14:paraId="6E6419C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T.A.1.23.1</w:t>
      </w:r>
    </w:p>
    <w:p w14:paraId="113D36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iqdamA#santh saliqlam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| </w:t>
      </w:r>
    </w:p>
    <w:p w14:paraId="746416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praqjApa#tiqr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ka#H puShkarapaqrN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sama#Bavat | </w:t>
      </w:r>
    </w:p>
    <w:p w14:paraId="3EB83A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tasyAntaqr mana#si kAmaqH sama#vartata | iqda(gm) sRu#j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yaqmiti# | tasmAqdyat puru#Sh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mana#sA&amp;BiqgacCa#ti | tadvAqcA va#dati | </w:t>
      </w:r>
    </w:p>
    <w:p w14:paraId="3CA81E4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tatkarma#NA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| 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&amp;ByanU$ktA || kAmaqstadagr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sama#vartaqtAdhi# | mana#s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ta#H prathaqmaM ~MyadAsI$t | 90 (10)</w:t>
      </w:r>
    </w:p>
    <w:p w14:paraId="189E8055" w14:textId="77777777" w:rsidR="00261568" w:rsidRPr="00CB00E1" w:rsidRDefault="00261568" w:rsidP="00261568">
      <w:pPr>
        <w:rPr>
          <w:color w:val="auto"/>
        </w:rPr>
      </w:pPr>
    </w:p>
    <w:p w14:paraId="13ADFDF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T.A.1.23.2</w:t>
      </w:r>
    </w:p>
    <w:p w14:paraId="14F5CD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bandhuqmasa#tiq nira#vindann | hRuqdi praqtIShyA# kaqvay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manIqSh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|| upai#naqntadupa#namati | yat kA#m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Bava#ti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sa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#&amp;tapyata | </w:t>
      </w:r>
    </w:p>
    <w:p w14:paraId="34CDBB6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tapa#staqptvA | SarI#ramadhUnuta | tasyaq yan mAq(gm)qsamAsI$t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#&amp;ruqNAH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vAta#raSaqnA RuSha#yaq uda#tiShThann | 91 (10)</w:t>
      </w:r>
    </w:p>
    <w:p w14:paraId="539C0A48" w14:textId="77777777" w:rsidR="00261568" w:rsidRPr="00CB00E1" w:rsidRDefault="00261568" w:rsidP="00261568">
      <w:pPr>
        <w:rPr>
          <w:color w:val="auto"/>
        </w:rPr>
      </w:pPr>
    </w:p>
    <w:p w14:paraId="2443432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T.A.1.23.3</w:t>
      </w:r>
    </w:p>
    <w:p w14:paraId="4373DE3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naKA$H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vai#KAnaqsAH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vAlA$H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vA#laKiqlyAH | </w:t>
      </w:r>
    </w:p>
    <w:p w14:paraId="4F210D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rasa#H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#&amp;pAM || aqntaqraqtaH kUqrmaM BUqta(gm) sarpa#ntaM | tama#bravIt | mamaq vai tva~g-mAq(gm)qsA | sama#BUt | 92 (10)</w:t>
      </w:r>
    </w:p>
    <w:p w14:paraId="4205E9E0" w14:textId="77777777" w:rsidR="00261568" w:rsidRPr="00CB00E1" w:rsidRDefault="00261568" w:rsidP="00261568">
      <w:pPr>
        <w:rPr>
          <w:color w:val="auto"/>
        </w:rPr>
      </w:pPr>
    </w:p>
    <w:p w14:paraId="77EA14D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T.A.1.23.4</w:t>
      </w:r>
    </w:p>
    <w:p w14:paraId="6A2F17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tya#bravIt | pUrva#m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qvAha-miqhAsaqmiti# | tatpuru#Shasya puruShaqtvaM | sa saqhasra#SIr.ShAq puru#ShaH | saqhaqsrAqkShaH saqhasra#pAt | BUqtv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da#tiShThat | tama#bravIt | tvaM ~Mvai pUrva(gm)# sama#BUH | </w:t>
      </w:r>
    </w:p>
    <w:p w14:paraId="2BAA884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tvamiqdaM pUrva#H kuruqShv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|| sa iqta AqdAyApa#H | 93 (10)</w:t>
      </w:r>
    </w:p>
    <w:p w14:paraId="483AF1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T.A.1.23.5</w:t>
      </w:r>
    </w:p>
    <w:p w14:paraId="1845D5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aq~jjaqlinA# puqrastA#-duqpAda#dhAt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 </w:t>
      </w:r>
    </w:p>
    <w:p w14:paraId="4A1B90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tata# Adiqtya uda#tiShThat | sA prAcIq dik || </w:t>
      </w:r>
    </w:p>
    <w:p w14:paraId="1E74D7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athA#ruqNaH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qtur-da#kShiNaqta uqpAda#dhAt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hyagnaq iti#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aqgniruda#tiShThat | sA da#kShiqNA dik | athA#ruqNaH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qtuH paqScAduqpAda#dhAt |</w:t>
      </w:r>
    </w:p>
    <w:p w14:paraId="03705C27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 hi vAy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 iti# | 94 (10)</w:t>
      </w:r>
    </w:p>
    <w:p w14:paraId="088C067C" w14:textId="77777777" w:rsidR="00261568" w:rsidRPr="00CB00E1" w:rsidRDefault="00261568" w:rsidP="00261568">
      <w:pPr>
        <w:rPr>
          <w:color w:val="auto"/>
        </w:rPr>
      </w:pPr>
    </w:p>
    <w:p w14:paraId="7EE16D0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T.A.1.23.6</w:t>
      </w:r>
    </w:p>
    <w:p w14:paraId="291FB4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vAqyuruda#tiShThat | sA praqtIcIq dik | </w:t>
      </w:r>
    </w:p>
    <w:p w14:paraId="4067020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athA#ruqNaH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qtu-ru#ttaraqta uqpAda#dhAt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hIndr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 </w:t>
      </w:r>
    </w:p>
    <w:p w14:paraId="4AC652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indraq uda#tiShThat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dI#cIq dik | </w:t>
      </w:r>
    </w:p>
    <w:p w14:paraId="35518E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athA#ruqNaH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qtur-maddhya# uqpAda#dhAt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hi pUShaqnniti#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pUqSh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da#tiShThat | 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yandik | 95 (10)</w:t>
      </w:r>
    </w:p>
    <w:p w14:paraId="14C63626" w14:textId="77777777" w:rsidR="00261568" w:rsidRPr="00CB00E1" w:rsidRDefault="00261568" w:rsidP="00261568">
      <w:pPr>
        <w:rPr>
          <w:color w:val="auto"/>
        </w:rPr>
      </w:pPr>
    </w:p>
    <w:p w14:paraId="1317FF1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T.A.1.23.7</w:t>
      </w:r>
    </w:p>
    <w:p w14:paraId="1AA1BA1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athA#ruqNaH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qturuqpari#ShTA-duqpAda#dhAt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hi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vAq iti#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 manuqShyAH piqtara#H | gaqndhaqrvAq-Psaqrasaq Sc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da#-tiShThann | </w:t>
      </w:r>
    </w:p>
    <w:p w14:paraId="496C1E8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="008827AA">
        <w:rPr>
          <w:color w:val="auto"/>
        </w:rPr>
        <w:t>rddh</w:t>
      </w:r>
      <w:r w:rsidRPr="00CB00E1">
        <w:rPr>
          <w:color w:val="auto"/>
        </w:rPr>
        <w:t>vA dik || yA viqpruSh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viqparA#patann | </w:t>
      </w:r>
    </w:p>
    <w:p w14:paraId="53DC00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&amp;su#rAq rakShA(gm)#si piSAqcASc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-da#tiShThann | tasmAqtt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parA#Bavann | viqpruDBy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hi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sama#Bavann || 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qShA&amp;ByanU$ktA || 96 (10)</w:t>
      </w:r>
    </w:p>
    <w:p w14:paraId="3A11D7D1" w14:textId="77777777" w:rsidR="00261568" w:rsidRPr="00CB00E1" w:rsidRDefault="00261568" w:rsidP="00261568">
      <w:pPr>
        <w:rPr>
          <w:color w:val="auto"/>
        </w:rPr>
      </w:pPr>
    </w:p>
    <w:p w14:paraId="59913B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T.A.1.23.8</w:t>
      </w:r>
    </w:p>
    <w:p w14:paraId="33B3D1A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haq yad bRu#haqtIr garBaqmAyann# | dakShaqM dadhA#nA jaqnaya#ntIH svayaqmBuM | tata# iqm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&amp;ddhya-sRu#jyantaq sargA$H | adBy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 iqda(gm) sama#BUt | </w:t>
      </w:r>
    </w:p>
    <w:p w14:paraId="147DD69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tasmA#diqda(gm) sarvaqM brahma# svayaqBviMti# || </w:t>
      </w:r>
    </w:p>
    <w:p w14:paraId="3A9F500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tasmA#diqda(gm) sarvaq(gm)q Sithi#la-miqvA dhruva#-mivABavat || </w:t>
      </w:r>
    </w:p>
    <w:p w14:paraId="0CCDF43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 xml:space="preserve">praqjApa#tiqr vAva tat | AqtmanAq&amp;&amp;tmAna#M ~MviqdhAya# | </w:t>
      </w:r>
    </w:p>
    <w:p w14:paraId="541E830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qvAnuq prAvi#Sat || 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qShA&amp;ByanU$ktA ( ) || 97 (10)</w:t>
      </w:r>
    </w:p>
    <w:p w14:paraId="31955AFE" w14:textId="77777777" w:rsidR="00261568" w:rsidRPr="00CB00E1" w:rsidRDefault="00261568" w:rsidP="00261568">
      <w:pPr>
        <w:rPr>
          <w:color w:val="auto"/>
        </w:rPr>
      </w:pPr>
    </w:p>
    <w:p w14:paraId="49D085A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T.A.1.23.9</w:t>
      </w:r>
    </w:p>
    <w:p w14:paraId="5FA37D0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viqdhAya#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qkAn. viqdhAya# BUqtAni# | viqdhAyaq sarvA$H praqdiS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diSa#Sca |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praqjApa#tiH prathamaqjA Ruqtasya# | AqtmanAq&amp;&amp;tmA-na#maqBi-sam~Mvi#v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|| </w:t>
      </w:r>
    </w:p>
    <w:p w14:paraId="1DFF71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damAqptvA | sarva#-mavaqruddhya# | 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qvAnuq pravi#Sati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98 (8) </w:t>
      </w:r>
    </w:p>
    <w:p w14:paraId="6BAFF35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(AsI# - datiShThan - naBUq - dap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- 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iti - 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yaM digaq - ByanU$ktAq - &amp;ByanU$ktAq -+&amp;ShTau ca#) (A23)</w:t>
      </w:r>
    </w:p>
    <w:p w14:paraId="58170A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23 ||</w:t>
      </w:r>
    </w:p>
    <w:p w14:paraId="07016000" w14:textId="77777777" w:rsidR="00261568" w:rsidRPr="00CB00E1" w:rsidRDefault="00261568" w:rsidP="00261568">
      <w:pPr>
        <w:rPr>
          <w:color w:val="auto"/>
        </w:rPr>
      </w:pPr>
    </w:p>
    <w:p w14:paraId="5ACC889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1.1.24</w:t>
      </w:r>
      <w:r w:rsidRPr="00CB00E1">
        <w:rPr>
          <w:color w:val="auto"/>
        </w:rPr>
        <w:tab/>
        <w:t>anuvAkaM-24</w:t>
      </w:r>
    </w:p>
    <w:p w14:paraId="73A1B3B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T.A.1.24.1</w:t>
      </w:r>
    </w:p>
    <w:p w14:paraId="1D796F8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catu#ShTayyaq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gRuhNAti | caqtvAriq vA aqpA(gm) rUqpANi# |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viqdyut | staqnaqyiqtnur-vRuqShTiH | tAny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va#rundh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Aqtapa#tiq varShyA# gRuhNAti | </w:t>
      </w:r>
    </w:p>
    <w:p w14:paraId="56B7FF9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tAH puqrastAq-dupa#dadhAti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 vai bra#hmavarcaqsyA Apa#H | muqKaqta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bra#hmavarcaqsa-mava#rundh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6BD4CEC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tasmA$n-muKaqt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bra#hmavarcaqsita#raH || 99 (10)</w:t>
      </w:r>
    </w:p>
    <w:p w14:paraId="5E0E2F8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T.A.1.24.2</w:t>
      </w:r>
    </w:p>
    <w:p w14:paraId="6141B8D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kUpyA# gRuhNAti | tA da#kShiNaqta upa#dadhAti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vai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#jaqsvinIqrApa#H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qvAsya# dakShiNaqt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da#dhAti | tasmAqd dakShiqN</w:t>
      </w:r>
      <w:r w:rsidR="000A676C" w:rsidRPr="00CB00E1">
        <w:rPr>
          <w:color w:val="auto"/>
        </w:rPr>
        <w:t>O</w:t>
      </w:r>
      <w:r w:rsidR="008827AA">
        <w:rPr>
          <w:color w:val="auto"/>
        </w:rPr>
        <w:t>rddh</w:t>
      </w:r>
      <w:r w:rsidRPr="00CB00E1">
        <w:rPr>
          <w:color w:val="auto"/>
        </w:rPr>
        <w:t>a# &amp;st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jaqsvita#raH || </w:t>
      </w:r>
    </w:p>
    <w:p w14:paraId="315CDA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sthAqvaqrA gRu#hNAti | tAH paqScAdupa#dadhAti | </w:t>
      </w:r>
    </w:p>
    <w:p w14:paraId="5234B55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prati#ShThitAq vai sthA#vaqrAH | paqScAd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prati#tiShThati || vaha#ntIr gRuhNAti | 100 (10)</w:t>
      </w:r>
    </w:p>
    <w:p w14:paraId="4B1E4684" w14:textId="77777777" w:rsidR="00261568" w:rsidRDefault="00261568" w:rsidP="00261568">
      <w:pPr>
        <w:rPr>
          <w:color w:val="auto"/>
        </w:rPr>
      </w:pPr>
    </w:p>
    <w:p w14:paraId="6384035A" w14:textId="77777777" w:rsidR="00DD3B51" w:rsidRDefault="00DD3B51" w:rsidP="00261568">
      <w:pPr>
        <w:rPr>
          <w:color w:val="auto"/>
        </w:rPr>
      </w:pPr>
    </w:p>
    <w:p w14:paraId="5A8185E2" w14:textId="77777777" w:rsidR="00DD3B51" w:rsidRPr="00CB00E1" w:rsidRDefault="00DD3B51" w:rsidP="00261568">
      <w:pPr>
        <w:rPr>
          <w:color w:val="auto"/>
        </w:rPr>
      </w:pPr>
    </w:p>
    <w:p w14:paraId="35FA28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T.A.1.24.3</w:t>
      </w:r>
    </w:p>
    <w:p w14:paraId="58ED20E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 u#ttaraqta upa#dadhAti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ja#sAq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vaha#ntIriqv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d-ga#tIriqva AkUja#tIriqva dhAva#ntIH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ja#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$ttaraqt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da#dhAti | tasmAqduttaqr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&amp;ddha#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jaqsvita#raH || saqBAqMryA gRu#hNAti | tA maddhyaq upa#dadhAti | iqyaM ~Mvai sa#BAqMryAH | aqsyAm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prati#tiShThati || </w:t>
      </w:r>
    </w:p>
    <w:p w14:paraId="1C14392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paqlvaqlyA gRu#hNAti | tA uqpari#ShTA-duqpAda#dhAti | 101 (10)</w:t>
      </w:r>
    </w:p>
    <w:p w14:paraId="4EE24578" w14:textId="77777777" w:rsidR="00261568" w:rsidRPr="00CB00E1" w:rsidRDefault="00261568" w:rsidP="00261568">
      <w:pPr>
        <w:rPr>
          <w:color w:val="auto"/>
        </w:rPr>
      </w:pPr>
    </w:p>
    <w:p w14:paraId="598FE9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T.A.1.24.4</w:t>
      </w:r>
    </w:p>
    <w:p w14:paraId="00FAFC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aqsau vai pa#lvaqlyAH | aqmuShyA#m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prati#tiShThati || diqkShUpa#dadhAti | diqkShu vA Apa#H | annaqM ~MvA Apa#H | aqdBy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anna#~jjAyat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37C1F8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qvAdBy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-&amp;nnaqM jAya#t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tadava#rundh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276CFB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taM ~MvA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qtama#ruqNAH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vAta#raSaqnA RuSha#y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-&amp;cinvann | tasmA#-dAruNa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qtuka#H ( ) || 102a</w:t>
      </w:r>
    </w:p>
    <w:p w14:paraId="1B07CA8C" w14:textId="77777777" w:rsidR="00261568" w:rsidRPr="00CB00E1" w:rsidRDefault="00261568" w:rsidP="00261568">
      <w:pPr>
        <w:rPr>
          <w:color w:val="auto"/>
        </w:rPr>
      </w:pPr>
    </w:p>
    <w:p w14:paraId="14F20E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qShA&amp;ByanU$ktA ||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aru#NAsaSca | RuqShaqy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vAta#raSaqnAH | </w:t>
      </w:r>
    </w:p>
    <w:p w14:paraId="251908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praqtiqShThA(gm) SaqtadhA# hi | saqmAhi#tAs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sahasraqdhAya#saqmiti# || </w:t>
      </w:r>
    </w:p>
    <w:p w14:paraId="4C69497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SaqtaSa#Scaiqva &amp;saqhasra#SaScaq prati#tiShThati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qtamaqgni~jci#nuqt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7E33F7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u#cainam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102b (18)</w:t>
      </w:r>
    </w:p>
    <w:p w14:paraId="2AAEB09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(braqhmaqvaqrcaqsita#r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- vaha#ntIr gRuhNAtiq - tA uqpari#ShTAduqpAda#dhA - tyAruNak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qtuk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q&amp;ShTau ca#) (A24)</w:t>
      </w:r>
    </w:p>
    <w:p w14:paraId="0AB8EB5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73285C30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24 ||</w:t>
      </w:r>
    </w:p>
    <w:p w14:paraId="6E658E80" w14:textId="77777777" w:rsidR="00261568" w:rsidRDefault="00261568" w:rsidP="00261568">
      <w:pPr>
        <w:rPr>
          <w:color w:val="auto"/>
        </w:rPr>
      </w:pPr>
    </w:p>
    <w:p w14:paraId="4918C873" w14:textId="77777777" w:rsidR="00DD3B51" w:rsidRPr="00CB00E1" w:rsidRDefault="00DD3B51" w:rsidP="00261568">
      <w:pPr>
        <w:rPr>
          <w:color w:val="auto"/>
        </w:rPr>
      </w:pPr>
    </w:p>
    <w:p w14:paraId="56CEB8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1.1.25</w:t>
      </w:r>
      <w:r w:rsidRPr="00CB00E1">
        <w:rPr>
          <w:color w:val="auto"/>
        </w:rPr>
        <w:tab/>
        <w:t>anuvAkaM-25</w:t>
      </w:r>
    </w:p>
    <w:p w14:paraId="538F709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T.A.1.25.1</w:t>
      </w:r>
    </w:p>
    <w:p w14:paraId="40DFC72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jAqnuqdaqGnI-mu#ttarav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qdI~gKAqtvA | aqpAM pU#rayati | aqpA(gm) sa#rvaqtvAya# | puqShkaqraqpaqrNa(gm) ruqkmaM puru#Shaq-mityupa#dadhAti | 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vai pu#ShkarapaqrNaM | </w:t>
      </w:r>
    </w:p>
    <w:p w14:paraId="63E7B24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saqtya(gm) ruqkmaH | aqmRutaqM puru#ShaH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qtAvaqdvA vA$sti | yAva#d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qtat | yAva#d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qvAsti# | 103 (10)</w:t>
      </w:r>
    </w:p>
    <w:p w14:paraId="4AB02856" w14:textId="77777777" w:rsidR="00261568" w:rsidRPr="00CB00E1" w:rsidRDefault="00261568" w:rsidP="00261568">
      <w:pPr>
        <w:rPr>
          <w:color w:val="auto"/>
        </w:rPr>
      </w:pPr>
    </w:p>
    <w:p w14:paraId="630848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T.A.1.25.2</w:t>
      </w:r>
    </w:p>
    <w:p w14:paraId="4FD0627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tadava#rundh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kUqrmamupa#dadhAti | aqpAm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dhaqmava#rundh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 svaqrgasya#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qkasyaq sama#ShTyai || Apa#mApAmaqpaH sarvA$H | </w:t>
      </w:r>
    </w:p>
    <w:p w14:paraId="085EE8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aqsmAdaqsmA diqt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&amp;muta#H | aqgnirvAqyuScaq sUrya#Sca | </w:t>
      </w:r>
    </w:p>
    <w:p w14:paraId="3C08162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saqha sa#~jcaskaqrarddhi#yAq iti# | “vAqyvaSva# raSmiqpata#yaH{11}” ||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pRu#NacCiqdraM pRu#Na | 104 (10)</w:t>
      </w:r>
    </w:p>
    <w:p w14:paraId="1D460373" w14:textId="77777777" w:rsidR="00261568" w:rsidRPr="00CB00E1" w:rsidRDefault="00261568" w:rsidP="00261568">
      <w:pPr>
        <w:rPr>
          <w:color w:val="auto"/>
        </w:rPr>
      </w:pPr>
    </w:p>
    <w:p w14:paraId="21FF18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T.A.1.25.3</w:t>
      </w:r>
    </w:p>
    <w:p w14:paraId="52519E3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yAstiqsraH pa#ramaqjAH || “iqndraqG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qShA 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vasu#Bi{12}” “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{13}” ti# || pa~jcaq cita#yaq upa#dadhAti | pA~gktaq&amp;gniH | yAvA#n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qvAgniH | ta~jci#nut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qkaM pRu#NayA dviqtIyAq-mupa#dadhAti | pa~jca#padAq vai viqrAT | tasyAq vA iqyaM pAda#H | aqntari#kShaqM pAda#H ( ) | </w:t>
      </w:r>
    </w:p>
    <w:p w14:paraId="2030B8A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dyauH pAda#H | diSaqH pAda#H | paqr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ra#jAqH pAda#H || viqrAjy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prati#tiShThati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qtamaqgni~jci#nuqt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u#cainam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105 (16)</w:t>
      </w:r>
    </w:p>
    <w:p w14:paraId="082953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(asti# - pRuNAq - ntari#kShaqm pAdaqH ShaTca#) (A25)</w:t>
      </w:r>
    </w:p>
    <w:p w14:paraId="34767953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25 ||</w:t>
      </w:r>
    </w:p>
    <w:p w14:paraId="401934BA" w14:textId="77777777" w:rsidR="00DD3B51" w:rsidRDefault="00DD3B51" w:rsidP="00261568">
      <w:pPr>
        <w:rPr>
          <w:color w:val="auto"/>
        </w:rPr>
      </w:pPr>
    </w:p>
    <w:p w14:paraId="220899AA" w14:textId="77777777" w:rsidR="00DD3B51" w:rsidRPr="00CB00E1" w:rsidRDefault="00DD3B51" w:rsidP="00261568">
      <w:pPr>
        <w:rPr>
          <w:color w:val="auto"/>
        </w:rPr>
      </w:pPr>
    </w:p>
    <w:p w14:paraId="3EFBDD48" w14:textId="77777777" w:rsidR="00261568" w:rsidRPr="00CB00E1" w:rsidRDefault="00261568" w:rsidP="00261568">
      <w:pPr>
        <w:rPr>
          <w:color w:val="auto"/>
        </w:rPr>
      </w:pPr>
    </w:p>
    <w:p w14:paraId="5F64FAC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1.1.26</w:t>
      </w:r>
      <w:r w:rsidRPr="00CB00E1">
        <w:rPr>
          <w:color w:val="auto"/>
        </w:rPr>
        <w:tab/>
        <w:t>anuvAkaM-26</w:t>
      </w:r>
    </w:p>
    <w:p w14:paraId="3FF5AC8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T.A.1.26.1</w:t>
      </w:r>
    </w:p>
    <w:p w14:paraId="4EE7FF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aqgniM praqNIy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#pa-samAqdhAya# | tamaqBita#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aqBIShTa#kAq upa#dadhAti |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aqgniqh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da#r.SapUrNa-mAqsay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$H | paqSuqbaqndh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cA#turmAqsy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Shu# | </w:t>
      </w:r>
    </w:p>
    <w:p w14:paraId="3553B9E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AhuH | 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#Shu yaj~jakraqtuShviti# || </w:t>
      </w:r>
    </w:p>
    <w:p w14:paraId="680F2FC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atha# hasmA hAruqNaH svA#yaqmBuva#H | </w:t>
      </w:r>
    </w:p>
    <w:p w14:paraId="29A8B7D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sAqviqtraH sarv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q&amp;gni-rityana#nuSha~ggaM manyAmah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48A2799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nAnAq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ShA$M ~MvIqryA#Ni ||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106 (10)</w:t>
      </w:r>
    </w:p>
    <w:p w14:paraId="1C1E992D" w14:textId="77777777" w:rsidR="00261568" w:rsidRPr="00CB00E1" w:rsidRDefault="00261568" w:rsidP="00261568">
      <w:pPr>
        <w:rPr>
          <w:color w:val="auto"/>
        </w:rPr>
      </w:pPr>
    </w:p>
    <w:p w14:paraId="5CE7239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T.A.1.26.2</w:t>
      </w:r>
    </w:p>
    <w:p w14:paraId="2A4D6C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saqtriqya maqgni~jci#nvAqnaH 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sAqviqtra maqgni~jci#nvAqnaH 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nAqciqk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maqgni~jci#nvAqnaH 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774E858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cAqtuqr.q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qtriqya-maqgni~jci#nvAqnaH 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1A6683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vaiqSvaqsRuqja maqgni~jci#nvAqnaH 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107 (10)</w:t>
      </w:r>
    </w:p>
    <w:p w14:paraId="69D2D3A7" w14:textId="77777777" w:rsidR="00261568" w:rsidRPr="00CB00E1" w:rsidRDefault="00261568" w:rsidP="00261568">
      <w:pPr>
        <w:rPr>
          <w:color w:val="auto"/>
        </w:rPr>
      </w:pPr>
    </w:p>
    <w:p w14:paraId="580E96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T.A.1.26.3</w:t>
      </w:r>
    </w:p>
    <w:p w14:paraId="42AD5E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uqpAqnuqvAqkya#-mAqSu maqgni~jci#nvAqnaH | kamaqgni~jci#nut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iqmamA#ruNa-k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tuka maqgni~jci#nvAqna iti# || vRuShAq vA aqgniH | vRuShA#Nauq sa(gg)sPA#lay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haqny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tA$sya yaqj~jaH | tasmAqnnAnuqShajya#H || </w:t>
      </w:r>
    </w:p>
    <w:p w14:paraId="10023C3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tta#rav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qdiShu# kraqtuShu# cinvIta | uqttaqraqv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qdyA(gg) hya#gniScIqyat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|| praqjAkA#maScinvIta | 108 (10)</w:t>
      </w:r>
    </w:p>
    <w:p w14:paraId="40CBC97D" w14:textId="77777777" w:rsidR="00261568" w:rsidRPr="00CB00E1" w:rsidRDefault="00261568" w:rsidP="00261568">
      <w:pPr>
        <w:rPr>
          <w:color w:val="auto"/>
        </w:rPr>
      </w:pPr>
    </w:p>
    <w:p w14:paraId="64FDA8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T.A.1.26.4</w:t>
      </w:r>
    </w:p>
    <w:p w14:paraId="722CE2B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prAqjAqpaqty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$&amp;gniH | prAqjAqpaqtyAH praqjAH | praqjAvA$n Bavati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paqSukA#maScinvIta | saqMj~jAnaqM ~MvA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qtat pa#SUqnAM | yadApa#H | </w:t>
      </w:r>
    </w:p>
    <w:p w14:paraId="3F0342A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paqSUqnAm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saqj~jAMn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&amp;gni~jci#nut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paqSuqmAn Ba#vati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109 (10)</w:t>
      </w:r>
    </w:p>
    <w:p w14:paraId="7B21D4C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T.A.1.26.5</w:t>
      </w:r>
    </w:p>
    <w:p w14:paraId="5BEC4EF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vRuShTi#kAmaScinvIta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vRuShTi#H | paqrjany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var.Shu#k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Bavati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AqmaqyAqvI ci#nvIta |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#ShaqjaM | 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qShaqja-m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qvAsmai# kar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| sarvaqmAyu#r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 || aqBiqcara(gg)# ScinvIta | vajr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 Apa#H | 110 (10)</w:t>
      </w:r>
    </w:p>
    <w:p w14:paraId="139DA1E9" w14:textId="77777777" w:rsidR="00261568" w:rsidRPr="00CB00E1" w:rsidRDefault="00261568" w:rsidP="00261568">
      <w:pPr>
        <w:rPr>
          <w:color w:val="auto"/>
        </w:rPr>
      </w:pPr>
    </w:p>
    <w:p w14:paraId="215935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T.A.1.26.6</w:t>
      </w:r>
    </w:p>
    <w:p w14:paraId="7657B90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vajra#m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BrAtRu#vy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ByaqH praha#rati | stRuqNuqta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#naM ||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yaSa#skAmaH | </w:t>
      </w:r>
    </w:p>
    <w:p w14:paraId="1E63434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braqhmaqvaqrcaqsakA#maH svaqrgakA#maScinvIta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vaqdvA vA$sti | yAva#d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qtat | yAva#d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qvAsti# | tadava#rundh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tasyaiq tadvraqtaM | var.Sha#tiq na dhA#v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111 (10)</w:t>
      </w:r>
    </w:p>
    <w:p w14:paraId="6118B190" w14:textId="77777777" w:rsidR="00261568" w:rsidRPr="00CB00E1" w:rsidRDefault="00261568" w:rsidP="00261568">
      <w:pPr>
        <w:rPr>
          <w:color w:val="auto"/>
        </w:rPr>
      </w:pPr>
    </w:p>
    <w:p w14:paraId="0B60D90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T.A.1.26.7</w:t>
      </w:r>
    </w:p>
    <w:p w14:paraId="1D73853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aqmRutaqM ~MvA Apa#H | aqmRutaqsyA-na#ntarityai || nAPsu-mUtra#purIqSha~gku#ryAt | na niShThI#v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na viqvasa#naH snAyAt | guhy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$&amp;gniH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rana#ti dAhAya || na pu#ShkarapaqrNAniq hira#NyaqM ~MvA&amp;dhiqtiShTh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-rana#ByAr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hAya || na kUrmaqsyASnI#yAt ( ) |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daqkasyAq-GAtu#kAqny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na#-m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daqkAni# Bavanti | aqGAtu#kAq Apa#H | </w:t>
      </w:r>
    </w:p>
    <w:p w14:paraId="73CB53D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qtamaqgni~jci#nuqt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u#cainam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112 (14) </w:t>
      </w:r>
    </w:p>
    <w:p w14:paraId="5A5D5C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(ciqnuqt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- ciqnuqt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- praqjAkA#maScinvItaq-ya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dA-p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#-dhAv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q-daSnI#yAccaqtvAri# ca) (A26)</w:t>
      </w:r>
    </w:p>
    <w:p w14:paraId="4AA976D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26 ||</w:t>
      </w:r>
    </w:p>
    <w:p w14:paraId="624103A6" w14:textId="77777777" w:rsidR="00261568" w:rsidRDefault="00261568" w:rsidP="00261568">
      <w:pPr>
        <w:rPr>
          <w:color w:val="auto"/>
        </w:rPr>
      </w:pPr>
    </w:p>
    <w:p w14:paraId="7335E692" w14:textId="77777777" w:rsidR="00DD3B51" w:rsidRPr="00CB00E1" w:rsidRDefault="00DD3B51" w:rsidP="00261568">
      <w:pPr>
        <w:rPr>
          <w:color w:val="auto"/>
        </w:rPr>
      </w:pPr>
    </w:p>
    <w:p w14:paraId="75DB652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1.1.27</w:t>
      </w:r>
      <w:r w:rsidRPr="00CB00E1">
        <w:rPr>
          <w:color w:val="auto"/>
        </w:rPr>
        <w:tab/>
        <w:t>anuvAkaM-27</w:t>
      </w:r>
    </w:p>
    <w:p w14:paraId="7CC360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T.A.1.27.1</w:t>
      </w:r>
    </w:p>
    <w:p w14:paraId="6E5FD36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iqmA nu#kaqM Buva#nA sIShadh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ma | indra#Scaq viSv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#ca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qvAH || yaqj~ja~jca# nastaqnva~jca# praqjA~jca# | Aqdiqtyairinda#H saqha sI#ShadhAtu || </w:t>
      </w:r>
    </w:p>
    <w:p w14:paraId="6D3D6C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AqdiqtyairindraqH saga#N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-maqrudBi#H | aqsmAka#M BUtvaviqtA taqnUnA$M || Apla#vasvaq prapla#vasva | AqNDI Ba#va jaq mA muqhuH | suKAdIndu#H KaniqdhanAM | prati#mu~jcasvaq svAM puqraM || 113 (10)</w:t>
      </w:r>
    </w:p>
    <w:p w14:paraId="6873C956" w14:textId="77777777" w:rsidR="00261568" w:rsidRPr="00CB00E1" w:rsidRDefault="00261568" w:rsidP="00261568">
      <w:pPr>
        <w:rPr>
          <w:color w:val="auto"/>
        </w:rPr>
      </w:pPr>
    </w:p>
    <w:p w14:paraId="3CFFCB1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T.A.1.27.2</w:t>
      </w:r>
    </w:p>
    <w:p w14:paraId="3C1E61C8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marI#cayaH svAyaMBuqvAH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Sa#rIqrANya# kalpayann | </w:t>
      </w:r>
    </w:p>
    <w:p w14:paraId="749A13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qha~gka#lpayantu | mA ca#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KyA sma# tIriShat || utti#ShThataq mA sva#pta | aqgni-mi#cCaddhvaqM BAra#tAH | rAj~jaqH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ma#sya tRuqptAsa#H | </w:t>
      </w:r>
    </w:p>
    <w:p w14:paraId="55E1065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sUry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saqyuj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#ShasaH || “yuvA# suqvAsA$H{14}” || </w:t>
      </w:r>
    </w:p>
    <w:p w14:paraId="34BD29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aqShTAca#krAq nava#dvArA | 114 (10)</w:t>
      </w:r>
    </w:p>
    <w:p w14:paraId="57DF6B38" w14:textId="77777777" w:rsidR="00261568" w:rsidRPr="00CB00E1" w:rsidRDefault="00261568" w:rsidP="00261568">
      <w:pPr>
        <w:rPr>
          <w:color w:val="auto"/>
        </w:rPr>
      </w:pPr>
    </w:p>
    <w:p w14:paraId="31211E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T.A.1.27.3</w:t>
      </w:r>
    </w:p>
    <w:p w14:paraId="5EA8A2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qvAnAqM pUra#y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qddhyA | tasyA(gm)# hiraNma#yaH 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qSaH | svaqrg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tiqShA &amp;&amp;vRu#taH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vai tA$M brahma#N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qda | aqmRut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#nAvRuqtAM pu#rIM | tasmai$ brahma ca# brahmAq ca | AqyuH kIrti#M praqjAnda#duH || viqBrAja#mAnAq(gm)q hari#NIM | yaqSasA# saMpaqrIvRu#tAM | pura(gm)# hiraNma#yIM braqhmA | 115 (10)</w:t>
      </w:r>
    </w:p>
    <w:p w14:paraId="067E4360" w14:textId="77777777" w:rsidR="00261568" w:rsidRPr="00CB00E1" w:rsidRDefault="00261568" w:rsidP="00261568">
      <w:pPr>
        <w:rPr>
          <w:color w:val="auto"/>
        </w:rPr>
      </w:pPr>
    </w:p>
    <w:p w14:paraId="34EB69F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T.A.1.27.4</w:t>
      </w:r>
    </w:p>
    <w:p w14:paraId="464D8D3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viqv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SA#paqrAji#tA || parA~gg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tya# (parA~gatya#) jyAmaqyI | </w:t>
      </w:r>
    </w:p>
    <w:p w14:paraId="282E3D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parA~gg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tya# (parA~gatya#) nASaqkI | </w:t>
      </w:r>
    </w:p>
    <w:p w14:paraId="10F8953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iqha cA#mutra# cAnv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 | viqdvAn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#vAsuqrAnu#BaqyAn || </w:t>
      </w:r>
    </w:p>
    <w:p w14:paraId="2B81EF9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yatku#mAqrI maqndraya#t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yaqdy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qShidya-tpa#tiqvratA$ | ari#ShTaqM ~Myatki~jca# kriqyat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| </w:t>
      </w:r>
    </w:p>
    <w:p w14:paraId="32D0868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aqgni-stadanu#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dhati || aqSRutA#saH SRu#tAsaqSca | 116 (10)</w:t>
      </w:r>
    </w:p>
    <w:p w14:paraId="04C60F17" w14:textId="77777777" w:rsidR="00261568" w:rsidRPr="00CB00E1" w:rsidRDefault="00261568" w:rsidP="00261568">
      <w:pPr>
        <w:rPr>
          <w:color w:val="auto"/>
        </w:rPr>
      </w:pPr>
    </w:p>
    <w:p w14:paraId="3D3D86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T.A.1.27.5</w:t>
      </w:r>
    </w:p>
    <w:p w14:paraId="7C54151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yaqjvAn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&amp;pya#yaqjvana#H | sva#ryant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nAp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$kShant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40BB38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indra#-maqgni~jca#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viqduH || sika#tA iva saqm~Myanti# | </w:t>
      </w:r>
    </w:p>
    <w:p w14:paraId="6968ED8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raqSmiBi#H-samuqdIri#tAH | aqsmA-ll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qkAda#-muShmAqcca | RuqShiBi#-radAt-pRuqSniBi#H || 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#taq vItaq vi ca# sarpaqtAta#H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&amp;traq stha pu#rAqNA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 nUta#nAH | </w:t>
      </w:r>
    </w:p>
    <w:p w14:paraId="796E03F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#Bi-raqdBi-raqktuBiq-rvya#ktaM | 117 (10)</w:t>
      </w:r>
    </w:p>
    <w:p w14:paraId="0C9A774B" w14:textId="77777777" w:rsidR="00261568" w:rsidRPr="00CB00E1" w:rsidRDefault="00261568" w:rsidP="00261568">
      <w:pPr>
        <w:rPr>
          <w:color w:val="auto"/>
        </w:rPr>
      </w:pPr>
    </w:p>
    <w:p w14:paraId="1CDF2F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T.A.1.27.6</w:t>
      </w:r>
    </w:p>
    <w:p w14:paraId="391BA43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yaqm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da#dAtva-vaqsAna#masmai || nRu mu#Nantu nRu pAqtvarya#H | aqkRuqShTA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caq kRuShTa#jAH | kuqmArI#Shu kaqnInI#Shu | jAqriNI#Shu caq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hiqtAH ||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ta#H pItAq ANDa#pItAH | a~ggA#r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 caq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huqtAH | uqBayA$n putra# pautraqkAn | yuqv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q&amp;haM ~MyaqmarAja#gAn || “ Saqtaminnu Saqrada#H{15}” ( ) || 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yadbrahma# vilaqbaM | piqtRuqNA~jca# yaqmasya# ca | </w:t>
      </w:r>
    </w:p>
    <w:p w14:paraId="7476A95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varu#Naq-syASvi#n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-raqgn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H | maqrutA$~jca viqhAya#sAM || </w:t>
      </w:r>
    </w:p>
    <w:p w14:paraId="074A6724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kAqmaqpraqyava#NaM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astu | sa 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#vAsmi# </w:t>
      </w:r>
    </w:p>
    <w:p w14:paraId="4C6373F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saqnAta#naH | iti nAk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brahmiSrav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rAy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dhanaM | </w:t>
      </w:r>
    </w:p>
    <w:p w14:paraId="1E64CB2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puqtrAnAp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qvIriqhAhi#tA || 118 (18)</w:t>
      </w:r>
    </w:p>
    <w:p w14:paraId="1BD2A41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(puqraM - nava#dvArA - braqhmA - ca - vya#kta(gm) - Saqrad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q&amp;ShTau ca# (A27)</w:t>
      </w:r>
    </w:p>
    <w:p w14:paraId="7AEE93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27 ||</w:t>
      </w:r>
    </w:p>
    <w:p w14:paraId="2D91DAE1" w14:textId="77777777" w:rsidR="00261568" w:rsidRPr="00CB00E1" w:rsidRDefault="00261568" w:rsidP="00261568">
      <w:pPr>
        <w:rPr>
          <w:color w:val="auto"/>
        </w:rPr>
      </w:pPr>
    </w:p>
    <w:p w14:paraId="4F86AB0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1.1.28</w:t>
      </w:r>
      <w:r w:rsidRPr="00CB00E1">
        <w:rPr>
          <w:color w:val="auto"/>
        </w:rPr>
        <w:tab/>
        <w:t>anuvAkaM-28</w:t>
      </w:r>
    </w:p>
    <w:p w14:paraId="7C5B00D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T.A.1.28.1</w:t>
      </w:r>
    </w:p>
    <w:p w14:paraId="4A3CB3F0" w14:textId="77777777" w:rsidR="00DD3B51" w:rsidRDefault="00261568" w:rsidP="00261568">
      <w:pPr>
        <w:rPr>
          <w:color w:val="auto"/>
        </w:rPr>
      </w:pPr>
      <w:r w:rsidRPr="00CB00E1">
        <w:rPr>
          <w:color w:val="auto"/>
        </w:rPr>
        <w:t>viSI$rShNIqM gRuddhra#-SIrShNI~jca | 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nir.Ruqti(gm) ha#thaH | paribAdha(gg) Sv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#takuqkShaM | </w:t>
      </w:r>
    </w:p>
    <w:p w14:paraId="15CFEB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niqja~gGa(gm)# Sabaql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da#raM || saq tAn. vAqcyAya#yA saqha | 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nASa#ya saqndRuSa#H | IqrShyAqsUqy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bu#BuqkShAM | maqnyuM kRuqtyAM ca# dIdhir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647975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 ki(gm)SuqkAva#tA | 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nASa#ya saqndRuSa#H || 119 (10)</w:t>
      </w:r>
      <w:r w:rsidR="00DD3B51">
        <w:rPr>
          <w:color w:val="auto"/>
        </w:rPr>
        <w:t xml:space="preserve"> </w:t>
      </w:r>
      <w:r w:rsidRPr="00CB00E1">
        <w:rPr>
          <w:color w:val="auto"/>
        </w:rPr>
        <w:t>(viSI$rShNIqM daSa#) (A28)</w:t>
      </w:r>
    </w:p>
    <w:p w14:paraId="229865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4B7E7F3D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28 ||</w:t>
      </w:r>
    </w:p>
    <w:p w14:paraId="4EE42D23" w14:textId="77777777" w:rsidR="00261568" w:rsidRPr="00CB00E1" w:rsidRDefault="00261568" w:rsidP="00261568">
      <w:pPr>
        <w:rPr>
          <w:color w:val="auto"/>
        </w:rPr>
      </w:pPr>
    </w:p>
    <w:p w14:paraId="22A479B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1.1.29</w:t>
      </w:r>
      <w:r w:rsidRPr="00CB00E1">
        <w:rPr>
          <w:color w:val="auto"/>
        </w:rPr>
        <w:tab/>
        <w:t>anuvAkaM-29</w:t>
      </w:r>
    </w:p>
    <w:p w14:paraId="1ADE782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T.A.1.29.1</w:t>
      </w:r>
    </w:p>
    <w:p w14:paraId="63B4A17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paqrjanyA#yaq pragA#yata | diqvaspuqtrAya# mIqDhuSh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sa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yaqvasa#micCatu || iqdaM ~Mvaca#H paqrjanyA#ya svaqrAj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hRuqd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aqstvanta#raqnta-dyu#y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ta | </w:t>
      </w:r>
    </w:p>
    <w:p w14:paraId="23A2897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qBUrvAt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viqSvakRu#ShTayaH santvaqsm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suqpiqppaqlA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Sha#dhIr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#pAH || </w:t>
      </w:r>
    </w:p>
    <w:p w14:paraId="2D80D8D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garBaq-m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Sha#dhInAM | gavA$~gkRuqN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tyarva#tAM | paqrjanya#H puruqShINA$M || 120 (10)</w:t>
      </w:r>
    </w:p>
    <w:p w14:paraId="430BDA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(paqrjanyA#yaq daSa#) (A29)</w:t>
      </w:r>
    </w:p>
    <w:p w14:paraId="38C14FF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29 ||</w:t>
      </w:r>
    </w:p>
    <w:p w14:paraId="6B24F0AC" w14:textId="77777777" w:rsidR="00261568" w:rsidRPr="00CB00E1" w:rsidRDefault="00261568" w:rsidP="00261568">
      <w:pPr>
        <w:rPr>
          <w:color w:val="auto"/>
        </w:rPr>
      </w:pPr>
    </w:p>
    <w:p w14:paraId="0331D6B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1.1.30</w:t>
      </w:r>
      <w:r w:rsidRPr="00CB00E1">
        <w:rPr>
          <w:color w:val="auto"/>
        </w:rPr>
        <w:tab/>
        <w:t>anuvAkaM-30</w:t>
      </w:r>
    </w:p>
    <w:p w14:paraId="2A0626D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T.A.1.30.1</w:t>
      </w:r>
    </w:p>
    <w:p w14:paraId="490C8D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puna#rmAmaitvindriqyaM | punaqrAyuqH punaqrBaga#H | punaqr brAhma#Na-maitu mA | punaqr dravi#Na maitu mA || yanm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q&amp;dya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ta#H pRuthiqvImaskAn# | </w:t>
      </w:r>
    </w:p>
    <w:p w14:paraId="01A6DD7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yad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Sha#dhIraqpyasa#raqd-yadApa#H | iqdantat punaqrAda#d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dIqrGAqyuqtvAyaq varca#s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yanm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taqH prasi#cyat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yanmaq AjA#yat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puna#H( )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mAmaqmRuta#M kuru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na# supraqjasa#~gkuru || 121 (12) (punaqrdv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ca#) (A30) </w:t>
      </w:r>
    </w:p>
    <w:p w14:paraId="798AC21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30 ||</w:t>
      </w:r>
    </w:p>
    <w:p w14:paraId="5B45F953" w14:textId="77777777" w:rsidR="00261568" w:rsidRPr="00CB00E1" w:rsidRDefault="00261568" w:rsidP="00261568">
      <w:pPr>
        <w:rPr>
          <w:color w:val="auto"/>
        </w:rPr>
      </w:pPr>
    </w:p>
    <w:p w14:paraId="267AD7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1.1.31</w:t>
      </w:r>
      <w:r w:rsidRPr="00CB00E1">
        <w:rPr>
          <w:color w:val="auto"/>
        </w:rPr>
        <w:tab/>
        <w:t>anuvAkaM-31</w:t>
      </w:r>
    </w:p>
    <w:p w14:paraId="51A13E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T.A.1.31.1</w:t>
      </w:r>
    </w:p>
    <w:p w14:paraId="31D60CE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aqdBaya-stir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qdhA jA#yata | tava# vaiSravaqNaH sa#dA | tir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 sapaqtnAnna#H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q&amp;Snanti#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caqna || tvAqShTrIM mAqyAM ~Mva$SravaqNaH | </w:t>
      </w:r>
    </w:p>
    <w:p w14:paraId="7BB8E84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ratha(gm)# sahasraq vandhu#raM | puqruqScaqkra(gm) saha#srASvaM | AsthAq yAyA#hi 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baqliM || yasmai# BUqtAni# baqlimAva#hanti | dhanaq~ggAv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hastiq hira#NyaqmaSvAn# | 122 (10)</w:t>
      </w:r>
    </w:p>
    <w:p w14:paraId="7FB3019E" w14:textId="77777777" w:rsidR="00261568" w:rsidRPr="00CB00E1" w:rsidRDefault="00261568" w:rsidP="00261568">
      <w:pPr>
        <w:rPr>
          <w:color w:val="auto"/>
        </w:rPr>
      </w:pPr>
    </w:p>
    <w:p w14:paraId="1151FBE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T.A.1.31.2</w:t>
      </w:r>
    </w:p>
    <w:p w14:paraId="113A210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asA#ma sumaqtau yaqj~jiya#sya | SriyaqM biBraqt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&amp;nna#muKIM ~MviqrAja$M || suqdaqrq.Saqn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 krauq~jc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 | maiqnAqg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 maqhAgi#rau | SaqtadvAqTTara#gamaqntA (saqtadvAqTTara#gamaqntA) | </w:t>
      </w:r>
    </w:p>
    <w:p w14:paraId="7E125F1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saq(gm)qhAryaqM naga#raqM tava# || iti mantrA$H | kalp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#&amp;ta Uq</w:t>
      </w:r>
      <w:r w:rsidR="008827AA">
        <w:rPr>
          <w:color w:val="auto"/>
        </w:rPr>
        <w:t>rddh</w:t>
      </w:r>
      <w:r w:rsidRPr="00CB00E1">
        <w:rPr>
          <w:color w:val="auto"/>
        </w:rPr>
        <w:t>vaM || yadiq baliq(gm)q har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$t | </w:t>
      </w:r>
    </w:p>
    <w:p w14:paraId="21D6C2C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hiqraqNyaqnAqBay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vituqday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kaub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qrAyAqyaM ba#liH | 123 (10)</w:t>
      </w:r>
    </w:p>
    <w:p w14:paraId="46FA5861" w14:textId="77777777" w:rsidR="00261568" w:rsidRPr="00CB00E1" w:rsidRDefault="00261568" w:rsidP="00261568">
      <w:pPr>
        <w:rPr>
          <w:color w:val="auto"/>
        </w:rPr>
      </w:pPr>
    </w:p>
    <w:p w14:paraId="0D1D5B2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T.A.1.31.3</w:t>
      </w:r>
    </w:p>
    <w:p w14:paraId="3A3EBFC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sarvaBUtAdhipatay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na#ma iqti | atha bali(gm) hRutv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pa#tiShTh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 || kShaqtraM kShaqtraM ~Mvai$SravaqNaH | brAhmaNA# vayaq(gg)q smaH | </w:t>
      </w:r>
    </w:p>
    <w:p w14:paraId="14513D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nama#st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astuq mA mA# hi(gm)sIH | asmAt praviSyAnna#maddhIqti || atha tamagni-mA#dadhIqta | yasminn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tatkarma pra#yu~jjIqta || </w:t>
      </w:r>
    </w:p>
    <w:p w14:paraId="0BAFF33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 BUH | 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 Buva#H | 124 (10)</w:t>
      </w:r>
    </w:p>
    <w:p w14:paraId="78118D64" w14:textId="77777777" w:rsidR="00261568" w:rsidRPr="00CB00E1" w:rsidRDefault="00261568" w:rsidP="00261568">
      <w:pPr>
        <w:rPr>
          <w:color w:val="auto"/>
        </w:rPr>
      </w:pPr>
    </w:p>
    <w:p w14:paraId="546A396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T.A.1.31.4</w:t>
      </w:r>
    </w:p>
    <w:p w14:paraId="0A29ED6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dhAqH sva#H | 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dhAq BUrBuvaqssva#H | </w:t>
      </w:r>
    </w:p>
    <w:p w14:paraId="05865ED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kAnA-mAdhipaty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sId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qti || atha tamagni#-mindhIqta | yasminn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tatkarma pra#yu~jjIqta || 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 BUH svAhA$ | 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 BuvaqH svAhA$ | 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dhAqH sva#H svAhA$ | tiqr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dhAq BUrBuvaqssva#ssvAhA$ || </w:t>
      </w:r>
    </w:p>
    <w:p w14:paraId="0EF13BB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yasminnasya kAl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sarvA AhutIr. hutA# Bav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qyuH | 125 (10)</w:t>
      </w:r>
    </w:p>
    <w:p w14:paraId="578BCA1E" w14:textId="77777777" w:rsidR="00261568" w:rsidRPr="00CB00E1" w:rsidRDefault="00261568" w:rsidP="00261568">
      <w:pPr>
        <w:rPr>
          <w:color w:val="auto"/>
        </w:rPr>
      </w:pPr>
    </w:p>
    <w:p w14:paraId="28D5D26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T.A.1.31.5</w:t>
      </w:r>
    </w:p>
    <w:p w14:paraId="2DF60D7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api brAhmaNa#muKIqnAH | tasminnahnaH kAl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pra#yu~jjIqta | </w:t>
      </w:r>
    </w:p>
    <w:p w14:paraId="536F69B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para#H suqptaja#nAdv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qpi || mA sma pramAdyanta# mAddhyAqpay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sarvArthA$H siddhyaqnt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qda | kShuddhya-nnida#majAqnatAM | </w:t>
      </w:r>
    </w:p>
    <w:p w14:paraId="743789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sarvArthA na# siddhyaqnt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yast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viqGAtu#k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BrAqtA | </w:t>
      </w:r>
    </w:p>
    <w:p w14:paraId="119DA69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mamAntar. hRu#day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SritaH | 126 (10)</w:t>
      </w:r>
    </w:p>
    <w:p w14:paraId="680D387C" w14:textId="77777777" w:rsidR="00261568" w:rsidRPr="00CB00E1" w:rsidRDefault="00261568" w:rsidP="00261568">
      <w:pPr>
        <w:rPr>
          <w:color w:val="auto"/>
        </w:rPr>
      </w:pPr>
    </w:p>
    <w:p w14:paraId="5E3CE56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T.A.1.31.6</w:t>
      </w:r>
    </w:p>
    <w:p w14:paraId="6138AF8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tasmA# iqmamagraq piNDa#~jjuh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mi | sa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$&amp;rthAqn mA viva#dhIt | mayiq svAhA$ || rAqjAqdhiqrAqjAya# prasahya sAqhin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vaqyaM ~Mvai$SravaqNAya# kurmah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56B1A59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kAmAqn kAmaq kAmA#yaq mahya$M | kAqm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qSvaqr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vai$SravaqN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da#dAtu | kuqb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qrAya# vaiSravaqNAya# | maqhAqrAqjAyaq nama#H | 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aru#NAsaSca ( ) | </w:t>
      </w:r>
    </w:p>
    <w:p w14:paraId="782AF88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RuqShaqy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vAta#raSaqnAH | praqtiqShThA(gm) SaqtadhA# hi | </w:t>
      </w:r>
    </w:p>
    <w:p w14:paraId="238E6A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saqmAhi#tAs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sahasraqdhAya#saM | SiqvA naqH Santa#mA Bavantu | diqvyA Apaq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Sha#dhayaH | suqmRuqDIqkA sara#svati | mA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vy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#ma saqndRuSi# || 127 (17) </w:t>
      </w:r>
    </w:p>
    <w:p w14:paraId="298D283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(aSvA$n-baliqr-Buv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- Bav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qyuH - Srita - Sca# saqpta ca#) (A31)</w:t>
      </w:r>
    </w:p>
    <w:p w14:paraId="274D230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</w:p>
    <w:p w14:paraId="55454A8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um nam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nArAyaNAya || 31 ||</w:t>
      </w:r>
    </w:p>
    <w:p w14:paraId="5E48594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1.1.32</w:t>
      </w:r>
      <w:r w:rsidRPr="00CB00E1">
        <w:rPr>
          <w:color w:val="auto"/>
        </w:rPr>
        <w:tab/>
        <w:t>anuvAkaM-32</w:t>
      </w:r>
    </w:p>
    <w:p w14:paraId="1896FDC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T.A.1.32.1</w:t>
      </w:r>
    </w:p>
    <w:p w14:paraId="73915E4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sam~Mvathsaram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ta#d vrataq~jcar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dvau# vA mAqsau || niyamaH sa#mAs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|| tasmin niyama# viS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qShAH | triShavaNa-mudak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#paspaqrq.SI | </w:t>
      </w:r>
    </w:p>
    <w:p w14:paraId="2AD9C3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caturtha kAlapAna#BaktaqH syAt | aharaharvA BaikSha#maSnaqyAt | audumbarIBiH samidBi-ragni#M pariqcar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punarmA maitvindriya-mity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nA-&amp;nu#vAk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qna | </w:t>
      </w:r>
    </w:p>
    <w:p w14:paraId="7F31924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uddhRuta paripUtABiradBiH kArya#M kurvIqta | 128 (10)</w:t>
      </w:r>
    </w:p>
    <w:p w14:paraId="2BC5BBDC" w14:textId="77777777" w:rsidR="00261568" w:rsidRPr="00CB00E1" w:rsidRDefault="00261568" w:rsidP="00261568">
      <w:pPr>
        <w:rPr>
          <w:color w:val="auto"/>
        </w:rPr>
      </w:pPr>
    </w:p>
    <w:p w14:paraId="5BC4A96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T.A.1.32.2</w:t>
      </w:r>
    </w:p>
    <w:p w14:paraId="22A2F2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a#sa~jcaqyavAn | agnay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sUryAqya | brahmaN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pra#jApaqtay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candramas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na#kShatr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qByaH | RutuByaH sam~Mva#thsarAqya | varuNA-yAruNAy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 vra#tah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qmAH | praqvaqrgyava#dAd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qSaH | aruNAH kA$NDa RuqShayaH || araNy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#&amp;dhIyIqrann | BadraMkarN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Biriti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japiqtvA | 129 (10)</w:t>
      </w:r>
    </w:p>
    <w:p w14:paraId="604BCF17" w14:textId="77777777" w:rsidR="00261568" w:rsidRPr="00CB00E1" w:rsidRDefault="00261568" w:rsidP="00261568">
      <w:pPr>
        <w:rPr>
          <w:color w:val="auto"/>
        </w:rPr>
      </w:pPr>
    </w:p>
    <w:p w14:paraId="5754982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T.A.1.32.3</w:t>
      </w:r>
    </w:p>
    <w:p w14:paraId="635DA7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mahAnAmnIBi-rudaka(gm) sa(gg)#spaqrSya | tamAcA$ry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daqdyAt | SivAnaH Santam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-ty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ShadhI#rAlaqBat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sumRuDIk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#ti BUqmiM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vama#pavaqrg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1AFA12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#nur daqkShiNA | ka(gm) sam~MvAsa#Sca kShauqmaM | anya#dvA SuqklaM | ya#thA Saqkti vA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va(gg) svAddhyAya# dharm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( ) | araNy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#&amp;dhIyIqta | tapasvI puNy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Bavati tapasvI pu#Ny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 || 130 (12)</w:t>
      </w:r>
      <w:r w:rsidRPr="00CB00E1">
        <w:rPr>
          <w:color w:val="auto"/>
        </w:rPr>
        <w:tab/>
      </w:r>
    </w:p>
    <w:p w14:paraId="06AD1B1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(kuqrvIqta - ja#piqtvA - svAddhyAya#dharm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qNa dv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ca#) (A32)</w:t>
      </w:r>
    </w:p>
    <w:p w14:paraId="39F56A6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CAyA-suvarcalAmbA sam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 SrI suryanArAyaNa svAmin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namaH |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um nam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nArAyaNAya || 32 ||</w:t>
      </w:r>
    </w:p>
    <w:p w14:paraId="16FF7624" w14:textId="233B0FCC" w:rsidR="00DD3B51" w:rsidRDefault="005818EA" w:rsidP="00261568">
      <w:pPr>
        <w:rPr>
          <w:color w:val="auto"/>
        </w:rPr>
      </w:pPr>
      <w:ins w:id="19" w:author="Microsoft account" w:date="2026-09-20T17:33:00Z">
        <w:r>
          <w:rPr>
            <w:color w:val="auto"/>
          </w:rPr>
          <w:t>&lt;lang=eng&gt;</w:t>
        </w:r>
      </w:ins>
      <w:r w:rsidR="00261568" w:rsidRPr="00CB00E1">
        <w:rPr>
          <w:color w:val="auto"/>
        </w:rPr>
        <w:t>Prapaataka K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 xml:space="preserve">rvai with starting Padams 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>f 1 t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 xml:space="preserve"> 32 </w:t>
      </w:r>
    </w:p>
    <w:p w14:paraId="61640790" w14:textId="6A231F0B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Anuvaakams :- </w:t>
      </w:r>
      <w:ins w:id="20" w:author="Microsoft account" w:date="2026-09-20T17:33:00Z">
        <w:r w:rsidR="005818EA">
          <w:rPr>
            <w:color w:val="auto"/>
          </w:rPr>
          <w:t>&lt;lang=def&gt;</w:t>
        </w:r>
      </w:ins>
    </w:p>
    <w:p w14:paraId="5582F9E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(Baqdra(gg) - smRuti#H - sAkaqjAMnAq - makShya- ti#tAqmrA - Nya#tyu</w:t>
      </w:r>
      <w:r w:rsidR="008827AA">
        <w:rPr>
          <w:color w:val="auto"/>
        </w:rPr>
        <w:t>rddh</w:t>
      </w:r>
      <w:r w:rsidRPr="00CB00E1">
        <w:rPr>
          <w:color w:val="auto"/>
        </w:rPr>
        <w:t>vAqkSha - 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gaH - kv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 - magniSca - sa#hasraqvRut - paqvitra#vantaq -Ata#nuShvAq -ShTay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#nIqM - 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&amp;sAq - vathAditya - syAr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ga-syAtha vAy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- rathAgn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qr - dakShiNapUrvasyA - mi#ndraG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qShA vaq-Apa#mApAqM-~My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#&amp;pA - mAp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- catu#ShTayy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jAnudaqGnI - maqgniM praqNIy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- mA nu# kaqM - ~MviSI$rShNIM - paqrjanyA#yaq - puna# - raqdByaH -sam~MvathsaraM dvAtri(gm)#Sat) </w:t>
      </w:r>
    </w:p>
    <w:p w14:paraId="1CB9DD8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 </w:t>
      </w:r>
    </w:p>
    <w:p w14:paraId="21751A67" w14:textId="47386748" w:rsidR="00261568" w:rsidRPr="00CB00E1" w:rsidRDefault="005818EA" w:rsidP="00261568">
      <w:pPr>
        <w:rPr>
          <w:color w:val="auto"/>
        </w:rPr>
      </w:pPr>
      <w:ins w:id="21" w:author="Microsoft account" w:date="2026-09-20T17:33:00Z">
        <w:r>
          <w:rPr>
            <w:color w:val="auto"/>
          </w:rPr>
          <w:t>&lt;</w:t>
        </w:r>
      </w:ins>
      <w:ins w:id="22" w:author="Microsoft account" w:date="2026-09-20T17:34:00Z">
        <w:r w:rsidR="00E6593F">
          <w:rPr>
            <w:color w:val="auto"/>
          </w:rPr>
          <w:t>/inline</w:t>
        </w:r>
      </w:ins>
      <w:ins w:id="23" w:author="Microsoft account" w:date="2026-09-20T17:33:00Z">
        <w:r>
          <w:rPr>
            <w:color w:val="auto"/>
          </w:rPr>
          <w:t>&gt;</w:t>
        </w:r>
      </w:ins>
      <w:r w:rsidR="00261568" w:rsidRPr="00CB00E1">
        <w:rPr>
          <w:color w:val="auto"/>
        </w:rPr>
        <w:t>K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 xml:space="preserve">rvai with starting Padams 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>f 1, 11, 21 S</w:t>
      </w:r>
      <w:r w:rsidR="00DD3B51">
        <w:rPr>
          <w:color w:val="auto"/>
        </w:rPr>
        <w:t>e</w:t>
      </w:r>
      <w:r w:rsidR="00261568" w:rsidRPr="00CB00E1">
        <w:rPr>
          <w:color w:val="auto"/>
        </w:rPr>
        <w:t>ri</w:t>
      </w:r>
      <w:r w:rsidR="00DD3B51">
        <w:rPr>
          <w:color w:val="auto"/>
        </w:rPr>
        <w:t>e</w:t>
      </w:r>
      <w:r w:rsidR="00261568" w:rsidRPr="00CB00E1">
        <w:rPr>
          <w:color w:val="auto"/>
        </w:rPr>
        <w:t xml:space="preserve">s </w:t>
      </w:r>
      <w:r w:rsidR="00DD3B51">
        <w:rPr>
          <w:color w:val="auto"/>
        </w:rPr>
        <w:t>o</w:t>
      </w:r>
      <w:r w:rsidR="00261568" w:rsidRPr="00CB00E1">
        <w:rPr>
          <w:color w:val="auto"/>
        </w:rPr>
        <w:t>f Dasinis :-</w:t>
      </w:r>
    </w:p>
    <w:p w14:paraId="2482B36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(BaqdraM - jy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qtiShAq - tasmin rAjAnaM - kaqSyapA$th-sahasraqvRudi#yaqM- napu(gm)sa#ka - maqShTay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#nIq - mavapatantAnA - mAqyata#navAn Bavati - saqt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bandhuqM - tA u#ttaraqt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vajra#m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- puna#rmAmaitu </w:t>
      </w:r>
    </w:p>
    <w:p w14:paraId="4528D2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triq(gm)qSadu#ttaraSaqtam) </w:t>
      </w:r>
    </w:p>
    <w:p w14:paraId="4A15DF2D" w14:textId="77777777" w:rsidR="00261568" w:rsidRPr="00CB00E1" w:rsidRDefault="00261568" w:rsidP="00261568">
      <w:pPr>
        <w:rPr>
          <w:color w:val="auto"/>
        </w:rPr>
      </w:pPr>
    </w:p>
    <w:p w14:paraId="441F8E9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First and Last Padam in TA, 1st Prapaatakam :-</w:t>
      </w:r>
    </w:p>
    <w:p w14:paraId="09AE67D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(BadraM - tapasvI puNy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Bavati tapasvI pu#Ny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Baqvati)</w:t>
      </w:r>
    </w:p>
    <w:p w14:paraId="02D257EF" w14:textId="77777777" w:rsidR="00261568" w:rsidRPr="00CB00E1" w:rsidRDefault="00261568" w:rsidP="00261568">
      <w:pPr>
        <w:rPr>
          <w:color w:val="auto"/>
        </w:rPr>
      </w:pPr>
    </w:p>
    <w:p w14:paraId="5A84217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|| hari#H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 ||</w:t>
      </w:r>
    </w:p>
    <w:p w14:paraId="1A04FAE6" w14:textId="77777777" w:rsidR="00261568" w:rsidRPr="00CB00E1" w:rsidRDefault="00261568" w:rsidP="00261568">
      <w:pPr>
        <w:pBdr>
          <w:bottom w:val="double" w:sz="6" w:space="1" w:color="auto"/>
        </w:pBdr>
        <w:rPr>
          <w:color w:val="auto"/>
        </w:rPr>
      </w:pPr>
      <w:r w:rsidRPr="00CB00E1">
        <w:rPr>
          <w:color w:val="auto"/>
        </w:rPr>
        <w:t>|| kRuShNa yajurv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dIya taittirIya AraNyak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prathamaH prapAThakaH (aruNapraSnaH) samAptaH ||</w:t>
      </w:r>
    </w:p>
    <w:p w14:paraId="4C1A0F2A" w14:textId="77777777" w:rsidR="00683E41" w:rsidRDefault="00683E41">
      <w:pPr>
        <w:autoSpaceDE/>
        <w:autoSpaceDN/>
        <w:adjustRightInd/>
        <w:spacing w:after="160" w:line="259" w:lineRule="auto"/>
        <w:rPr>
          <w:color w:val="auto"/>
        </w:rPr>
      </w:pPr>
      <w:r>
        <w:rPr>
          <w:color w:val="auto"/>
        </w:rPr>
        <w:br w:type="page"/>
      </w:r>
    </w:p>
    <w:p w14:paraId="1EC48E49" w14:textId="77777777" w:rsidR="00683E41" w:rsidRPr="00CB00E1" w:rsidRDefault="00683E41" w:rsidP="00261568">
      <w:pPr>
        <w:rPr>
          <w:color w:val="auto"/>
        </w:rPr>
      </w:pPr>
    </w:p>
    <w:p w14:paraId="759339B1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 namaH paramAtman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, SrI mahAgaNapatay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namaH</w:t>
      </w:r>
    </w:p>
    <w:p w14:paraId="2C193D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SrI guruBy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namaH, haqriqH 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M</w:t>
      </w:r>
    </w:p>
    <w:p w14:paraId="5F65B1AD" w14:textId="77777777" w:rsidR="00261568" w:rsidRPr="00CB00E1" w:rsidRDefault="00261568" w:rsidP="00261568">
      <w:pPr>
        <w:rPr>
          <w:color w:val="auto"/>
        </w:rPr>
      </w:pPr>
    </w:p>
    <w:p w14:paraId="5B5E1482" w14:textId="6F599AA8" w:rsidR="00261568" w:rsidRPr="00CB00E1" w:rsidDel="006475B4" w:rsidRDefault="00261568" w:rsidP="00261568">
      <w:pPr>
        <w:rPr>
          <w:del w:id="24" w:author="Microsoft account" w:date="2026-09-20T14:36:00Z"/>
          <w:color w:val="auto"/>
        </w:rPr>
      </w:pPr>
      <w:r w:rsidRPr="00CB00E1">
        <w:rPr>
          <w:color w:val="auto"/>
        </w:rPr>
        <w:t>6</w:t>
      </w:r>
      <w:r w:rsidRPr="00CB00E1">
        <w:rPr>
          <w:color w:val="auto"/>
        </w:rPr>
        <w:tab/>
        <w:t>triNAcik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taM</w:t>
      </w:r>
      <w:ins w:id="25" w:author="Microsoft account" w:date="2026-09-20T14:36:00Z">
        <w:r w:rsidR="006475B4">
          <w:rPr>
            <w:color w:val="auto"/>
          </w:rPr>
          <w:t xml:space="preserve"> </w:t>
        </w:r>
      </w:ins>
    </w:p>
    <w:p w14:paraId="4345B730" w14:textId="5B8EFF2A" w:rsidR="00261568" w:rsidRPr="00CB00E1" w:rsidDel="006475B4" w:rsidRDefault="00261568" w:rsidP="00261568">
      <w:pPr>
        <w:rPr>
          <w:del w:id="26" w:author="Microsoft account" w:date="2026-09-20T14:36:00Z"/>
          <w:color w:val="auto"/>
        </w:rPr>
      </w:pPr>
    </w:p>
    <w:p w14:paraId="64917EDB" w14:textId="41FBF65A" w:rsidR="00261568" w:rsidRPr="00CB00E1" w:rsidRDefault="00BB5197" w:rsidP="00261568">
      <w:pPr>
        <w:rPr>
          <w:color w:val="auto"/>
        </w:rPr>
      </w:pPr>
      <w:ins w:id="27" w:author="Microsoft account" w:date="2026-09-20T10:11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 xml:space="preserve">T.B.3.11.7.1 </w:t>
      </w:r>
    </w:p>
    <w:p w14:paraId="3CBC90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aqyaM ~MvAva yaH pava#t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 nA#rcik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qtaH | sa yat prA~g pava#t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tada#syaq Sira#H | athaq yad da#kShiqNA | sa dakShi#NaH paqkShaH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athaq yat praqtyak | tat pucCa$M | ya duda~g~g# | sa utta#raH paqkShaH | 37(10)</w:t>
      </w:r>
    </w:p>
    <w:p w14:paraId="28F77272" w14:textId="77777777" w:rsidR="00261568" w:rsidRPr="00CB00E1" w:rsidRDefault="00261568" w:rsidP="00261568">
      <w:pPr>
        <w:rPr>
          <w:color w:val="auto"/>
        </w:rPr>
      </w:pPr>
    </w:p>
    <w:p w14:paraId="37EE4EEA" w14:textId="46CC2C02" w:rsidR="00261568" w:rsidRPr="00CB00E1" w:rsidRDefault="00BB5197" w:rsidP="00261568">
      <w:pPr>
        <w:rPr>
          <w:color w:val="auto"/>
        </w:rPr>
      </w:pPr>
      <w:ins w:id="28" w:author="Microsoft account" w:date="2026-09-20T10:11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T.B.3.11.7.2</w:t>
      </w:r>
    </w:p>
    <w:p w14:paraId="4C56362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athaq yath saqm~MvAti# | tada#sya saqma~jca#naM ca praqsAra#NaM ca | 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saqpaMd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qvAsyaq sA || sa(gm) haq vA a#smaiq sa kAma#H padyat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2267890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yat kA#m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yaja#t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</w:t>
      </w:r>
    </w:p>
    <w:p w14:paraId="78FF85E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haq vA 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qtasyAqyata#naM pratiqqShThAM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 Aqyata#navAn Bavati | gacCa#ti pratiqShThAM | 38 (10)</w:t>
      </w:r>
    </w:p>
    <w:p w14:paraId="7DC03AD7" w14:textId="77777777" w:rsidR="00261568" w:rsidRPr="00CB00E1" w:rsidRDefault="00261568" w:rsidP="00261568">
      <w:pPr>
        <w:rPr>
          <w:color w:val="auto"/>
        </w:rPr>
      </w:pPr>
    </w:p>
    <w:p w14:paraId="529E412A" w14:textId="21C122DE" w:rsidR="00261568" w:rsidRPr="00CB00E1" w:rsidRDefault="00BB5197" w:rsidP="00261568">
      <w:pPr>
        <w:rPr>
          <w:color w:val="auto"/>
        </w:rPr>
      </w:pPr>
      <w:ins w:id="29" w:author="Microsoft account" w:date="2026-09-20T10:11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T.B.3.11.7.3</w:t>
      </w:r>
    </w:p>
    <w:p w14:paraId="1C36DA3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hira#NyaqM ~MvA 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qtasyAqyata#naM pratiqShThA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</w:t>
      </w:r>
    </w:p>
    <w:p w14:paraId="7F5EA11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Aqyata#navAn Bavati | gacCa#ti pratiqShThAM ||</w:t>
      </w:r>
    </w:p>
    <w:p w14:paraId="6C57984B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haq vA 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qtasyaq SarI#raqM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 </w:t>
      </w:r>
    </w:p>
    <w:p w14:paraId="777A6F7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sa Sa#rIra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svaqrgaM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#ti | </w:t>
      </w:r>
    </w:p>
    <w:p w14:paraId="2F1298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hira#NyaqM ~MvA aqgn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qtasyaq SarI#raM | </w:t>
      </w:r>
    </w:p>
    <w:p w14:paraId="777F73DB" w14:textId="77777777" w:rsidR="00261568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 sa Sa#rIra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svaqrgaM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#ti || 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yathA# ruqkma ut-ta#pt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BAqyyAt | 39 (10)</w:t>
      </w:r>
    </w:p>
    <w:p w14:paraId="6F8C9862" w14:textId="77777777" w:rsidR="007F2EF0" w:rsidRPr="00CB00E1" w:rsidRDefault="007F2EF0" w:rsidP="00261568">
      <w:pPr>
        <w:rPr>
          <w:color w:val="auto"/>
        </w:rPr>
      </w:pPr>
    </w:p>
    <w:p w14:paraId="7FBEE34E" w14:textId="77777777" w:rsidR="00261568" w:rsidRPr="00CB00E1" w:rsidRDefault="00261568" w:rsidP="00261568">
      <w:pPr>
        <w:rPr>
          <w:color w:val="auto"/>
        </w:rPr>
      </w:pPr>
    </w:p>
    <w:p w14:paraId="59232357" w14:textId="096365D5" w:rsidR="00261568" w:rsidRPr="00CB00E1" w:rsidRDefault="00BB5197" w:rsidP="00261568">
      <w:pPr>
        <w:rPr>
          <w:color w:val="auto"/>
        </w:rPr>
      </w:pPr>
      <w:ins w:id="30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T.B.3.11.7.4</w:t>
      </w:r>
    </w:p>
    <w:p w14:paraId="340FB21F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lastRenderedPageBreak/>
        <w:t>E</w:t>
      </w:r>
      <w:r w:rsidR="00261568" w:rsidRPr="00CB00E1">
        <w:rPr>
          <w:color w:val="auto"/>
        </w:rPr>
        <w:t>qvam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qva sa 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ja#sAq yaSa#sA | aqsmi(gg)Sca# 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#-&amp;muShmi(gg)#Sca BAti || uqrav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# haq vai nAmaiqt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qkAH | 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-&amp;va#r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NAdiqtyaM | atha# haiqt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varI#yA(gm)s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 xml:space="preserve"> 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qkAH | y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par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#NAdiqtyaM | anta#vanta(gm) haq vA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qSha kShaqyyaM ~Ml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qkaM ja#yati | y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-&amp;va#r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NAdiqtyaM | </w:t>
      </w:r>
    </w:p>
    <w:p w14:paraId="5931303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atha# haiqSh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#-&amp;naqnta-ma#pAqra-ma#kShaqyyaM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ja#yati | yaH 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#NAdiqtyaM ( ) || 40 (10)</w:t>
      </w:r>
    </w:p>
    <w:p w14:paraId="4F13AFD5" w14:textId="77777777" w:rsidR="00261568" w:rsidRPr="00CB00E1" w:rsidRDefault="00261568" w:rsidP="00261568">
      <w:pPr>
        <w:rPr>
          <w:color w:val="auto"/>
        </w:rPr>
      </w:pPr>
    </w:p>
    <w:p w14:paraId="414D4FE7" w14:textId="45466549" w:rsidR="00261568" w:rsidRPr="00CB00E1" w:rsidRDefault="00BB5197" w:rsidP="00261568">
      <w:pPr>
        <w:rPr>
          <w:color w:val="auto"/>
        </w:rPr>
      </w:pPr>
      <w:ins w:id="31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T.B.3.11.7.5</w:t>
      </w:r>
    </w:p>
    <w:p w14:paraId="4DFF1C5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aqnaqnta(gm) haq vA a#pAqra-ma#kShaqyyaM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ja#yati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yathAq rath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tiShThaqn pakSha#sI paryAq-vartta#mAn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praqtyap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$kShat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4EF03EFA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qva-ma#h</w:t>
      </w:r>
      <w:r w:rsidRPr="00CB00E1">
        <w:rPr>
          <w:color w:val="auto"/>
        </w:rPr>
        <w:t>O</w:t>
      </w:r>
      <w:r w:rsidR="00261568" w:rsidRPr="00CB00E1">
        <w:rPr>
          <w:color w:val="auto"/>
        </w:rPr>
        <w:t>rAqtr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praqtyap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$kShat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</w:t>
      </w:r>
    </w:p>
    <w:p w14:paraId="71ACEE2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nAsyA#-h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qkamA$pnutaH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41 (8) </w:t>
      </w:r>
    </w:p>
    <w:p w14:paraId="123A7A7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(utta#raH paqkSh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- gacCa#ti pratiqShThAM - BAqyyAd - yaH 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#NAdiqtya - +maqShTau ca#) (A7)</w:t>
      </w:r>
    </w:p>
    <w:p w14:paraId="6878BE3B" w14:textId="77777777" w:rsidR="00261568" w:rsidRPr="00CB00E1" w:rsidRDefault="00261568" w:rsidP="00261568">
      <w:pPr>
        <w:rPr>
          <w:color w:val="auto"/>
        </w:rPr>
      </w:pPr>
    </w:p>
    <w:p w14:paraId="7B26D491" w14:textId="38A8713E" w:rsidR="00261568" w:rsidRPr="00CB00E1" w:rsidRDefault="00BB5197" w:rsidP="00261568">
      <w:pPr>
        <w:rPr>
          <w:color w:val="auto"/>
        </w:rPr>
      </w:pPr>
      <w:ins w:id="32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T.B.3.11.8.1</w:t>
      </w:r>
    </w:p>
    <w:p w14:paraId="1BB5B78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uqSan. haq vai vA#jaSravaqsaH sa#rvav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daqsaM da#dau | </w:t>
      </w:r>
    </w:p>
    <w:p w14:paraId="254EDC2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tasya# haq naci#k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tAq nAma# puqtra A#sa | ta(gm) ha# kumAqra(gm) santa$M | dakShi#NAsu nIqyamA#nAsu SraqddhA &amp;&amp;vi#v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Sa | sa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 | tataq kasmaiq mAM dA$syaqsIti# | dviqtIya#M tRuqtIya$M || ta(gm) haq parI#ta uvAca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tvA dadAqmIti# || ta(gm) haq sm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tthi#taqM ~MvAgaqBiva#dati | 42 (10)</w:t>
      </w:r>
    </w:p>
    <w:p w14:paraId="5D60DF1E" w14:textId="310D3B8E" w:rsidR="00261568" w:rsidRPr="00CB00E1" w:rsidRDefault="00BB5197" w:rsidP="00261568">
      <w:pPr>
        <w:rPr>
          <w:color w:val="auto"/>
        </w:rPr>
      </w:pPr>
      <w:ins w:id="33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T.B.3.11.8.2</w:t>
      </w:r>
    </w:p>
    <w:p w14:paraId="685C7403" w14:textId="77777777" w:rsidR="007F2EF0" w:rsidRDefault="00261568" w:rsidP="00261568">
      <w:pPr>
        <w:rPr>
          <w:color w:val="auto"/>
        </w:rPr>
      </w:pPr>
      <w:r w:rsidRPr="00CB00E1">
        <w:rPr>
          <w:color w:val="auto"/>
        </w:rPr>
        <w:t>gauta#ma kumAqramiti# | sa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#vAca | par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#hi mRuqty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rgRuqhAn | mRuqtyav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 vai tvA#&amp;dAq-miti# || </w:t>
      </w:r>
    </w:p>
    <w:p w14:paraId="3DDB896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taM ~Mvai praqvasa#ntaM gaqntAsIti#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vAca | </w:t>
      </w:r>
    </w:p>
    <w:p w14:paraId="2A3421D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tasya# sma tiqsr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rAtrIq-ranA$SvAn gRuqh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va#satAt | sa yadi# tvA pRuqcC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kumA#raq katiq rAtrI#-ravAthsIq-riti# | tiqsra itiq prati# brUtAt | kiM pra#thaqmA(gm) rAtri#-mASnAq iti# | 43 (10)</w:t>
      </w:r>
    </w:p>
    <w:p w14:paraId="2D032FFD" w14:textId="77777777" w:rsidR="00261568" w:rsidRPr="00CB00E1" w:rsidRDefault="00261568" w:rsidP="00261568">
      <w:pPr>
        <w:rPr>
          <w:color w:val="auto"/>
        </w:rPr>
      </w:pPr>
    </w:p>
    <w:p w14:paraId="6E54D28D" w14:textId="63B27CDE" w:rsidR="00261568" w:rsidRPr="00CB00E1" w:rsidRDefault="00BB5197" w:rsidP="00261568">
      <w:pPr>
        <w:rPr>
          <w:color w:val="auto"/>
        </w:rPr>
      </w:pPr>
      <w:ins w:id="34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T.B.3.11.8.3</w:t>
      </w:r>
    </w:p>
    <w:p w14:paraId="471E5C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praqjAM taq iti# | kiM dviqtIyAq-miti# | paqSU(gg)staq iti# | </w:t>
      </w:r>
    </w:p>
    <w:p w14:paraId="72D5BFE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kiM tRuqtIyAq-miti# | sAqdhuqkRuqtyAM taq iti# || taM ~Mvai praqvasa#ntaM jagAma | tasya# ha tiqsr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rAtrIq-ranA$SvAn gRuqha u#vAsa | tamAqgatya# papracCa | </w:t>
      </w:r>
    </w:p>
    <w:p w14:paraId="0D2FA1B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kumA#raq katiq rAtrI#-ravAthsIq-riti# | tiqsra itiq pratyu#vAca | 44 (10)</w:t>
      </w:r>
    </w:p>
    <w:p w14:paraId="775C98B6" w14:textId="516D3906" w:rsidR="00261568" w:rsidRPr="00CB00E1" w:rsidRDefault="00BB5197" w:rsidP="00261568">
      <w:pPr>
        <w:rPr>
          <w:color w:val="auto"/>
        </w:rPr>
      </w:pPr>
      <w:ins w:id="35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T.B.3.11.8.4</w:t>
      </w:r>
    </w:p>
    <w:p w14:paraId="365B822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kiM pra#thaqmA(gm) rAtri#-mASnAq iti# | praqjAM taq iti# | </w:t>
      </w:r>
    </w:p>
    <w:p w14:paraId="6F9C7B0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kiM dviqtIyAq-miti# | paqSU(gg)staq iti# | kiM tRuqtIyAq-miti# | </w:t>
      </w:r>
    </w:p>
    <w:p w14:paraId="61281D6C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sAqdhuqkRuqtyAM taq iti# || nama#st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astu Bagavaq iti#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vAca | vara#M ~MvRuNIqShv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|| piqtara#m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jIva#nnayAqnIti# || dviqtIya#M ~MvRuNIqShv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45 (10)</w:t>
      </w:r>
    </w:p>
    <w:p w14:paraId="5AFD9179" w14:textId="77777777" w:rsidR="00261568" w:rsidRPr="00CB00E1" w:rsidRDefault="00261568" w:rsidP="00261568">
      <w:pPr>
        <w:rPr>
          <w:color w:val="auto"/>
        </w:rPr>
      </w:pPr>
    </w:p>
    <w:p w14:paraId="4CC2B59C" w14:textId="663175FE" w:rsidR="00261568" w:rsidRPr="00CB00E1" w:rsidRDefault="00BB5197" w:rsidP="00261568">
      <w:pPr>
        <w:rPr>
          <w:color w:val="auto"/>
        </w:rPr>
      </w:pPr>
      <w:ins w:id="36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T.B.3.11.8.5</w:t>
      </w:r>
    </w:p>
    <w:p w14:paraId="64BDF5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iqShTAqpUqrtay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&amp;kShi#tiM brUqhIti#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vAca | </w:t>
      </w:r>
    </w:p>
    <w:p w14:paraId="66866C5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tasmai# haiqtamaqgniM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qta-mu#vAca | </w:t>
      </w:r>
    </w:p>
    <w:p w14:paraId="4DF77A4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tasy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$-ShTApUqrt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nA kShI#y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 </w:t>
      </w:r>
    </w:p>
    <w:p w14:paraId="2A1A0D5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nAsy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$ShTA-pUqrt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kShI#y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&amp;$gniM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tRuqtIya#M ~MvRuNIqShv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puqnaq mRuqrty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rm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&amp;pa#jitiM brUqhIti#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vAca | tasmai# haiqtamaqgniM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qta-mu#vAca | </w:t>
      </w:r>
    </w:p>
    <w:p w14:paraId="447EBAD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&amp;pa# puna rmRuqtyu-ma#jayat | 46 (10)</w:t>
      </w:r>
    </w:p>
    <w:p w14:paraId="4CD39E94" w14:textId="77777777" w:rsidR="00261568" w:rsidRPr="00CB00E1" w:rsidRDefault="00261568" w:rsidP="00261568">
      <w:pPr>
        <w:rPr>
          <w:color w:val="auto"/>
        </w:rPr>
      </w:pPr>
    </w:p>
    <w:p w14:paraId="6D777BFD" w14:textId="128870CF" w:rsidR="00261568" w:rsidRPr="00CB00E1" w:rsidRDefault="00BB5197" w:rsidP="00261568">
      <w:pPr>
        <w:rPr>
          <w:color w:val="auto"/>
        </w:rPr>
      </w:pPr>
      <w:ins w:id="37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T.B.3.11.8.6</w:t>
      </w:r>
    </w:p>
    <w:p w14:paraId="1BDC8C2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apa# puna rmRuqtyuM ja#yati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&amp;$gniM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praqjApa#tiq rvai praqjAkA#maq-stap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#-&amp;tapyata |</w:t>
      </w:r>
    </w:p>
    <w:p w14:paraId="76F975B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sa hira#Nyaq-mudA$syat | ta-daqgnau prAsya#t | ta-da#smaiq nAcCa#dayat | tad dviqtIyaqM prAsya#t | ta-da#smaiq nai vAcCa#dayat | tat tRuqtIyaqM prAsya#t | 47 (10)</w:t>
      </w:r>
    </w:p>
    <w:p w14:paraId="5B265E4C" w14:textId="77777777" w:rsidR="00261568" w:rsidRPr="00CB00E1" w:rsidRDefault="00261568" w:rsidP="00261568">
      <w:pPr>
        <w:rPr>
          <w:color w:val="auto"/>
        </w:rPr>
      </w:pPr>
    </w:p>
    <w:p w14:paraId="69FC8204" w14:textId="175C7F62" w:rsidR="00261568" w:rsidRPr="00CB00E1" w:rsidRDefault="00BB5197" w:rsidP="00261568">
      <w:pPr>
        <w:rPr>
          <w:color w:val="auto"/>
        </w:rPr>
      </w:pPr>
      <w:ins w:id="38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T.B.3.11.8.7</w:t>
      </w:r>
    </w:p>
    <w:p w14:paraId="1714CFB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ta-da#smaiq nai vAcCa#dayat | ta-dAqtma-nn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hRu#daqyy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$&amp;gnau vai$SvAnaqr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prAsya#t | </w:t>
      </w:r>
    </w:p>
    <w:p w14:paraId="14704C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ta-da#smA acCadayat | tasmAqddhira#NyaqM kani#ShThaqM dhanA#nAM | Buq~jjat priqyata#maM | hRuqdaqyaqja(gm) hi | sa vai tam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nAvi#ndat | yasmaiq tAM dakShi#NAq-man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$Shyat | tA(gg) svAyaiqva hastA#yaq dakShi#NAyAnayat | </w:t>
      </w:r>
    </w:p>
    <w:p w14:paraId="3335D793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tAM pratya#gRuhNAt | 48 (10)</w:t>
      </w:r>
    </w:p>
    <w:p w14:paraId="339C0323" w14:textId="77777777" w:rsidR="00261568" w:rsidRPr="00CB00E1" w:rsidRDefault="00261568" w:rsidP="00261568">
      <w:pPr>
        <w:rPr>
          <w:color w:val="auto"/>
        </w:rPr>
      </w:pPr>
    </w:p>
    <w:p w14:paraId="03311C4D" w14:textId="528F7F55" w:rsidR="00261568" w:rsidRPr="00CB00E1" w:rsidRDefault="00BB5197" w:rsidP="00261568">
      <w:pPr>
        <w:rPr>
          <w:color w:val="auto"/>
        </w:rPr>
      </w:pPr>
      <w:ins w:id="39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T.B.3.11.8.8</w:t>
      </w:r>
    </w:p>
    <w:p w14:paraId="0E176D7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dakShA#ya tvAq dakShi#NAqM prati#gRuhNAqmIti# |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 &amp;dakShataq dakShi#NAM pratiqgRuhya# | </w:t>
      </w:r>
    </w:p>
    <w:p w14:paraId="33D06B78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dakSha#t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haq vai dakShi#NAM pratiqgRuhya#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</w:t>
      </w:r>
      <w:r w:rsidR="007F2EF0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qtaddha# smaq vai tad viqdvA(gm)s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vAjaSravaqsA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ta#mAH | apya#nUd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qSyA$M dakShi#NAqM prati#gRuhNanti | uqBay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 vaqyaM da#kShiShyAmaha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dakShi#NAM pratiqgRuhy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|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&amp;dakShantaq dakShi#NAM pratiqgRuhya# |dakSha#t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haq vai dakShi#NAM pratiqgRuhya# |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( ) | pra hAqnyaM ~MvlI#nAti || 49 (11)</w:t>
      </w:r>
    </w:p>
    <w:p w14:paraId="5DB7AC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(vaqdaq - tyAqSnAq it - yu#vAca - dviqtIya#M ~MvRuNIqShv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tya#jayat - tRuqtIyaqM prAsya# - dagRuhNAqd - 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daika#M ca) (A8)</w:t>
      </w:r>
    </w:p>
    <w:p w14:paraId="6A588617" w14:textId="77777777" w:rsidR="00261568" w:rsidRPr="00CB00E1" w:rsidRDefault="00261568" w:rsidP="00261568">
      <w:pPr>
        <w:rPr>
          <w:color w:val="auto"/>
        </w:rPr>
      </w:pPr>
    </w:p>
    <w:p w14:paraId="611D14F1" w14:textId="6614CA93" w:rsidR="00261568" w:rsidRPr="00CB00E1" w:rsidRDefault="00BB5197" w:rsidP="00261568">
      <w:pPr>
        <w:rPr>
          <w:color w:val="auto"/>
        </w:rPr>
      </w:pPr>
      <w:ins w:id="40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T.B.3.11.9.1</w:t>
      </w:r>
    </w:p>
    <w:p w14:paraId="33B953AB" w14:textId="77777777" w:rsidR="007F2EF0" w:rsidRDefault="00261568" w:rsidP="00261568">
      <w:pPr>
        <w:rPr>
          <w:color w:val="auto"/>
        </w:rPr>
      </w:pPr>
      <w:r w:rsidRPr="00CB00E1">
        <w:rPr>
          <w:color w:val="auto"/>
        </w:rPr>
        <w:t>ta(gm) haiqta-m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 paSubaqndha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tta#rav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qdyAM ci#nvat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uqttaqraqv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qdisa#mmita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$&amp;gniritiq </w:t>
      </w:r>
      <w:r w:rsidR="007F2EF0">
        <w:rPr>
          <w:color w:val="auto"/>
        </w:rPr>
        <w:br/>
      </w:r>
      <w:r w:rsidRPr="00CB00E1">
        <w:rPr>
          <w:color w:val="auto"/>
        </w:rPr>
        <w:t>vada#ntaH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 xml:space="preserve">tanna tathA# kuqryAt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qta-maqgniM 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vya#rddhay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 xml:space="preserve">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#naqM 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#naq vyRu#ddhaH | </w:t>
      </w:r>
    </w:p>
    <w:p w14:paraId="67CB931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vya#rddhay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sauqmy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vAvai na#madhvaqr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ci#nvIqta | yatra# vAq BUyi#ShThAq Ahu#tay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hUqy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rann# | </w:t>
      </w:r>
    </w:p>
    <w:p w14:paraId="07D706F8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qta-maqgniM kAm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#naq sama#rddhayati | sa 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#naqM kAm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>#naq samRu#ddhaH | 50 (10)</w:t>
      </w:r>
    </w:p>
    <w:p w14:paraId="5F33063F" w14:textId="77777777" w:rsidR="00261568" w:rsidRPr="00CB00E1" w:rsidRDefault="00261568" w:rsidP="00261568">
      <w:pPr>
        <w:rPr>
          <w:color w:val="auto"/>
        </w:rPr>
      </w:pPr>
    </w:p>
    <w:p w14:paraId="43839AE5" w14:textId="46AC5C6B" w:rsidR="00261568" w:rsidRPr="00CB00E1" w:rsidRDefault="00BB5197" w:rsidP="00261568">
      <w:pPr>
        <w:rPr>
          <w:color w:val="auto"/>
        </w:rPr>
      </w:pPr>
      <w:ins w:id="41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T.B.3.11.9.2</w:t>
      </w:r>
    </w:p>
    <w:p w14:paraId="2ADA0E4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kAm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#naq sama#rddhayati || atha# hainaM puqrar.Sha#yaH |</w:t>
      </w:r>
    </w:p>
    <w:p w14:paraId="0A62470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uqttaqraqv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qdyA-m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saqtriya#-macinvata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&amp;vi#ndanta praqjAM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aqBi svaqrgaM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qka-ma#jayann | viqndata#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paqjAM | aqBi svaqrgaM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ja#yati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atha# hainaM ~MvAqyur. Ruddhi#kAmaH | 51 (10)</w:t>
      </w:r>
    </w:p>
    <w:p w14:paraId="774CC3B1" w14:textId="77777777" w:rsidR="00261568" w:rsidRPr="00CB00E1" w:rsidRDefault="00261568" w:rsidP="007F2EF0">
      <w:pPr>
        <w:pStyle w:val="NoSpacing"/>
      </w:pPr>
    </w:p>
    <w:p w14:paraId="56FC54CF" w14:textId="5D6247BE" w:rsidR="00261568" w:rsidRPr="00CB00E1" w:rsidRDefault="00BB5197" w:rsidP="00261568">
      <w:pPr>
        <w:rPr>
          <w:color w:val="auto"/>
        </w:rPr>
      </w:pPr>
      <w:ins w:id="42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T.B.3.11.9.3</w:t>
      </w:r>
    </w:p>
    <w:p w14:paraId="294E7E9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yaqthAqnyuqpta-m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pa#dadh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vai sa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qtA-mRuddhi#-mA</w:t>
      </w:r>
      <w:r w:rsidR="008827AA">
        <w:rPr>
          <w:color w:val="auto"/>
        </w:rPr>
        <w:t>rddh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 xml:space="preserve">yAmiqdaM ~MvAqyur. RuqddhaH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qtA-mRuddhi#-mRuddhn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| yAmiqdaM ~MvAqyur. RuqddhaH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atha# hainaM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baql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vArShNa#H paqSukA#maH | </w:t>
      </w:r>
    </w:p>
    <w:p w14:paraId="435C18B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pAMkta#m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ci#ky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pa~jca# puqrastA$t | 52 (10)</w:t>
      </w:r>
    </w:p>
    <w:p w14:paraId="3F2CE97D" w14:textId="77777777" w:rsidR="00261568" w:rsidRPr="00CB00E1" w:rsidRDefault="00261568" w:rsidP="00261568">
      <w:pPr>
        <w:rPr>
          <w:color w:val="auto"/>
        </w:rPr>
      </w:pPr>
    </w:p>
    <w:p w14:paraId="3906456A" w14:textId="1E6719D2" w:rsidR="00261568" w:rsidRPr="00CB00E1" w:rsidRDefault="00BB5197" w:rsidP="00261568">
      <w:pPr>
        <w:rPr>
          <w:color w:val="auto"/>
        </w:rPr>
      </w:pPr>
      <w:ins w:id="43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T.B.3.11.9.4</w:t>
      </w:r>
    </w:p>
    <w:p w14:paraId="40A1C7A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pa~jca# dakShiNaqtaH | pa~jca# paqScAt | pa~jc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$ttaraqtaH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kAqM 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$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sa saqhasra#M paqSUn prApn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$t | pra saqhasra#M paqSU-nA$pn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</w:t>
      </w:r>
    </w:p>
    <w:p w14:paraId="19752AD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atha# hainaM praqjApa#tiq rjyaiShThya#kAm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yaSa#skAmaH praqjana#nakAmaH | triqvRuta#m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 ci#ky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53 (10)</w:t>
      </w:r>
    </w:p>
    <w:p w14:paraId="3EF90D10" w14:textId="77777777" w:rsidR="00261568" w:rsidRPr="00CB00E1" w:rsidRDefault="00261568" w:rsidP="00261568">
      <w:pPr>
        <w:rPr>
          <w:color w:val="auto"/>
        </w:rPr>
      </w:pPr>
    </w:p>
    <w:p w14:paraId="7376F6ED" w14:textId="74563FF0" w:rsidR="00261568" w:rsidRPr="00CB00E1" w:rsidRDefault="00BB5197" w:rsidP="00261568">
      <w:pPr>
        <w:rPr>
          <w:color w:val="auto"/>
        </w:rPr>
      </w:pPr>
      <w:ins w:id="44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T.B.3.11.9.5</w:t>
      </w:r>
    </w:p>
    <w:p w14:paraId="35EBD351" w14:textId="1E1BED61" w:rsidR="007F2EF0" w:rsidRDefault="00261568" w:rsidP="00261568">
      <w:pPr>
        <w:rPr>
          <w:color w:val="auto"/>
        </w:rPr>
      </w:pPr>
      <w:r w:rsidRPr="00CB00E1">
        <w:rPr>
          <w:color w:val="auto"/>
        </w:rPr>
        <w:t>saqpta puqrastA$t | tiqsr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da#kShiNaqtaH | saqpta paqScAt | tiqsra u</w:t>
      </w:r>
      <w:r w:rsidR="00FF2131">
        <w:rPr>
          <w:color w:val="auto"/>
        </w:rPr>
        <w:t>#</w:t>
      </w:r>
      <w:r w:rsidRPr="00CB00E1">
        <w:rPr>
          <w:color w:val="auto"/>
        </w:rPr>
        <w:t xml:space="preserve">ttaraqtaH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kAqM maddhy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$ | </w:t>
      </w:r>
    </w:p>
    <w:p w14:paraId="33168F9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sa pra yaS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jyaiShThya#-mApn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 | </w:t>
      </w:r>
    </w:p>
    <w:p w14:paraId="038F3A13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qtAM prajA#tiqM prAjA#yata | yAmiqdaM praqjAH praqjAya#nt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 | triqvRud vai jyaiShThya$M | mAqtA piqtA puqtraH | 54 (10)</w:t>
      </w:r>
    </w:p>
    <w:p w14:paraId="28B39071" w14:textId="77777777" w:rsidR="00261568" w:rsidRPr="00CB00E1" w:rsidRDefault="00261568" w:rsidP="00261568">
      <w:pPr>
        <w:rPr>
          <w:color w:val="auto"/>
        </w:rPr>
      </w:pPr>
    </w:p>
    <w:p w14:paraId="0BB918F8" w14:textId="2BDFD24D" w:rsidR="00261568" w:rsidRPr="00CB00E1" w:rsidRDefault="00BB5197" w:rsidP="00261568">
      <w:pPr>
        <w:rPr>
          <w:color w:val="auto"/>
        </w:rPr>
      </w:pPr>
      <w:ins w:id="45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T.B.3.11.9.6</w:t>
      </w:r>
    </w:p>
    <w:p w14:paraId="56FF945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triqvRut praqjana#naM | uqpasth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ni# rmaddhyaqmA |</w:t>
      </w:r>
    </w:p>
    <w:p w14:paraId="25EBD5C8" w14:textId="3B54265B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prayaS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jyaiShThya#-mApn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 |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prajA</w:t>
      </w:r>
      <w:r w:rsidR="00F70DD3">
        <w:rPr>
          <w:color w:val="auto"/>
        </w:rPr>
        <w:t>#</w:t>
      </w:r>
      <w:r w:rsidRPr="00CB00E1">
        <w:rPr>
          <w:color w:val="auto"/>
        </w:rPr>
        <w:t>tiqM prajA#yat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yAmiqdaM praqjAH praqjAya#nt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ya u# cainam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atha# hainaq-mindr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jyaiShThya#kAmaH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Uq</w:t>
      </w:r>
      <w:r w:rsidR="008827AA">
        <w:rPr>
          <w:color w:val="auto"/>
        </w:rPr>
        <w:t>rddh</w:t>
      </w:r>
      <w:r w:rsidRPr="00CB00E1">
        <w:rPr>
          <w:color w:val="auto"/>
        </w:rPr>
        <w:t xml:space="preserve">vA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pa#dadh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sa jyaiShThya#-magacCat | 55 (10)</w:t>
      </w:r>
    </w:p>
    <w:p w14:paraId="63752841" w14:textId="77777777" w:rsidR="00261568" w:rsidRPr="00CB00E1" w:rsidRDefault="00261568" w:rsidP="00261568">
      <w:pPr>
        <w:rPr>
          <w:color w:val="auto"/>
        </w:rPr>
      </w:pPr>
    </w:p>
    <w:p w14:paraId="20963436" w14:textId="44938E0B" w:rsidR="00261568" w:rsidRPr="00CB00E1" w:rsidRDefault="00BB5197" w:rsidP="00261568">
      <w:pPr>
        <w:rPr>
          <w:color w:val="auto"/>
        </w:rPr>
      </w:pPr>
      <w:ins w:id="46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T.B.3.11.9.7</w:t>
      </w:r>
    </w:p>
    <w:p w14:paraId="3D5DB2F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jyaiShThya#M gacCati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</w:t>
      </w:r>
    </w:p>
    <w:p w14:paraId="4EA876A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atha# haina-maqsAvA#diqtyaH svaqrgakA#maH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prAcI#r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pa#dadh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tat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vai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#&amp;Bi svaqrgaM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qka-ma#jayat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aqBi svaqrgaM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ja#yati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</w:t>
      </w:r>
    </w:p>
    <w:p w14:paraId="2FDD41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sa yadIqcC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56 (10)</w:t>
      </w:r>
    </w:p>
    <w:p w14:paraId="5614B19D" w14:textId="77777777" w:rsidR="00261568" w:rsidRPr="00CB00E1" w:rsidRDefault="00261568" w:rsidP="00261568">
      <w:pPr>
        <w:rPr>
          <w:color w:val="auto"/>
        </w:rPr>
      </w:pPr>
    </w:p>
    <w:p w14:paraId="72EEA87A" w14:textId="6BBD0D11" w:rsidR="00261568" w:rsidRPr="00CB00E1" w:rsidRDefault="00BB5197" w:rsidP="00261568">
      <w:pPr>
        <w:rPr>
          <w:color w:val="auto"/>
        </w:rPr>
      </w:pPr>
      <w:ins w:id="47" w:author="Microsoft account" w:date="2026-09-20T10:12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T.B.3.11.9.8</w:t>
      </w:r>
    </w:p>
    <w:p w14:paraId="48C2455C" w14:textId="29D03ABA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qjaqsvI ya#SaqsvI bra#hmavarcaqsI syAqmiti# | </w:t>
      </w:r>
    </w:p>
    <w:p w14:paraId="5FEBA9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prA~gA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tuqrddhiShNyAq-duthsa#rp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yaM prAgAqd yaSa#svatI | sA mAq pr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rN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#tu |</w:t>
      </w:r>
    </w:p>
    <w:p w14:paraId="6EDCD21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ja#sAq yaSa#sA brahmavarcaqs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ti# | </w:t>
      </w:r>
    </w:p>
    <w:p w14:paraId="2875A3CA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qjaqsvy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#va ya#SaqsvI bra#hmavarcaqsI Ba#vati || athaq yadIqcC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| BUyi#ShThaM 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 Sradda#dhIrann | BUyi#ShThAq dakShi#NA nay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yuqriti# | dakShi#NAsu nIqyamA#nAsuq prAcy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hiq prAcy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qhItiq prAcI# juShAqNA 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tvAjya#syaq svAh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ti# sruqv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#-paqhatyA# havaqnIy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juhuyAt | 57 (10)</w:t>
      </w:r>
    </w:p>
    <w:p w14:paraId="44193C99" w14:textId="77777777" w:rsidR="00261568" w:rsidRPr="00CB00E1" w:rsidRDefault="00261568" w:rsidP="00261568">
      <w:pPr>
        <w:rPr>
          <w:color w:val="auto"/>
        </w:rPr>
      </w:pPr>
    </w:p>
    <w:p w14:paraId="1736869C" w14:textId="4EAB338B" w:rsidR="00261568" w:rsidRPr="00CB00E1" w:rsidRDefault="00BB5197" w:rsidP="00261568">
      <w:pPr>
        <w:rPr>
          <w:color w:val="auto"/>
        </w:rPr>
      </w:pPr>
      <w:ins w:id="48" w:author="Microsoft account" w:date="2026-09-20T10:12:00Z">
        <w:r>
          <w:rPr>
            <w:color w:val="auto"/>
          </w:rPr>
          <w:lastRenderedPageBreak/>
          <w:t>&lt;/inline&gt;</w:t>
        </w:r>
      </w:ins>
      <w:r w:rsidR="00261568" w:rsidRPr="00CB00E1">
        <w:rPr>
          <w:color w:val="auto"/>
        </w:rPr>
        <w:t>T.B.3.11.9.9</w:t>
      </w:r>
    </w:p>
    <w:p w14:paraId="21D6DE0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BUyi#ShTha-m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qvAsmaiq Sradda#dhat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BUyi#ShThAq dakShi#NA nayanti ||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purI#Sha-mupaqdhAya# | ciqtiq-klRuqptiBi#-raBiqmRuSya#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aqgniM praqNIy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#pasamAqdhAya# | cata#sra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 Ahu#tI rjuh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|</w:t>
      </w:r>
    </w:p>
    <w:p w14:paraId="4B104D5E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tvama#gn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ruqdra iti# SataruqdrIya#sya rUqpaM | </w:t>
      </w:r>
    </w:p>
    <w:p w14:paraId="4B74EA0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agnA#-viShNUq iti# 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r w:rsidR="008827AA">
        <w:rPr>
          <w:color w:val="auto"/>
        </w:rPr>
        <w:t>rddh</w:t>
      </w:r>
      <w:r w:rsidRPr="00CB00E1">
        <w:rPr>
          <w:color w:val="auto"/>
        </w:rPr>
        <w:t>ArA#yAH | anna#pataq itya#nna 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qmaH | saqpta 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# agn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saqmidha#H saqpta jiqhvA iti# viSvaqprIH ( ) || 58 (10)</w:t>
      </w:r>
    </w:p>
    <w:p w14:paraId="5F4341C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[samRu#ddhaq - Ruddhi#kAmaH - paqrastA$c - ciky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puqtr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- &amp;gacCa - diqcC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- jju#huyAd - viSvaqpriH ( ) ] (A9)</w:t>
      </w:r>
    </w:p>
    <w:p w14:paraId="323F0EFD" w14:textId="77777777" w:rsidR="00261568" w:rsidRPr="00CB00E1" w:rsidRDefault="00261568" w:rsidP="007F2EF0">
      <w:pPr>
        <w:pStyle w:val="NoSpacing"/>
      </w:pPr>
    </w:p>
    <w:p w14:paraId="382ED362" w14:textId="2F7210EE" w:rsidR="00261568" w:rsidRPr="00CB00E1" w:rsidRDefault="00BB5197" w:rsidP="00261568">
      <w:pPr>
        <w:rPr>
          <w:color w:val="auto"/>
        </w:rPr>
      </w:pPr>
      <w:ins w:id="49" w:author="Microsoft account" w:date="2026-09-20T10:13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Sp</w:t>
      </w:r>
      <w:r w:rsidR="007F2EF0">
        <w:rPr>
          <w:color w:val="auto"/>
        </w:rPr>
        <w:t>e</w:t>
      </w:r>
      <w:r w:rsidR="00261568" w:rsidRPr="00CB00E1">
        <w:rPr>
          <w:color w:val="auto"/>
        </w:rPr>
        <w:t xml:space="preserve">cial </w:t>
      </w:r>
      <w:bookmarkStart w:id="50" w:name="_GoBack"/>
      <w:r w:rsidR="00261568" w:rsidRPr="00CB00E1">
        <w:rPr>
          <w:color w:val="auto"/>
        </w:rPr>
        <w:t>K</w:t>
      </w:r>
      <w:r w:rsidR="007F2EF0">
        <w:rPr>
          <w:color w:val="auto"/>
        </w:rPr>
        <w:t>o</w:t>
      </w:r>
      <w:r w:rsidR="00261568" w:rsidRPr="00CB00E1">
        <w:rPr>
          <w:color w:val="auto"/>
        </w:rPr>
        <w:t>rvai</w:t>
      </w:r>
      <w:bookmarkEnd w:id="50"/>
    </w:p>
    <w:p w14:paraId="777017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(purar.Sha#y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vAqyur g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#baqlaH saqhasra#M praqjApa#ti striqvRudindr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&amp;sAvA#diqtyaH sa yadIqcC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t )</w:t>
      </w:r>
    </w:p>
    <w:p w14:paraId="223F1BEB" w14:textId="77777777" w:rsidR="00261568" w:rsidRPr="00CB00E1" w:rsidRDefault="00261568" w:rsidP="00261568">
      <w:pPr>
        <w:rPr>
          <w:color w:val="auto"/>
        </w:rPr>
      </w:pPr>
    </w:p>
    <w:p w14:paraId="6A1EDB1D" w14:textId="18E54AC4" w:rsidR="00261568" w:rsidRPr="00CB00E1" w:rsidRDefault="00BB5197" w:rsidP="00261568">
      <w:pPr>
        <w:rPr>
          <w:color w:val="auto"/>
        </w:rPr>
      </w:pPr>
      <w:ins w:id="51" w:author="Microsoft account" w:date="2026-09-20T10:13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T.B.3.11.10.1</w:t>
      </w:r>
    </w:p>
    <w:p w14:paraId="3CC8D21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yAM pra#thaqmA-miShTa#kA-mupaqdadhA#ti | iqmaM tayA#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qka-maqBi ja#yati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 aqsmin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qvatA$H | </w:t>
      </w:r>
    </w:p>
    <w:p w14:paraId="7F3054B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tAsAq(gm)q sAyu#jya(gm) 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ti | yAM dviqtIyA#-mupaqdadhA#ti | aqntaqriqkShaql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qkaM tayAq-&amp;Bi jaya#ti | 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 a#ntarikSha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qvatA$H | </w:t>
      </w:r>
    </w:p>
    <w:p w14:paraId="7C2E7ED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tAsAq(gm)q sAyu#jya(gm) 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 | </w:t>
      </w:r>
    </w:p>
    <w:p w14:paraId="1EC5DFB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yAM tRuqtIyA#-mupaqdadhA#ti | </w:t>
      </w:r>
    </w:p>
    <w:p w14:paraId="2823697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aqmuM tayA#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qka-maqBija#yati | 59 (10)</w:t>
      </w:r>
    </w:p>
    <w:p w14:paraId="7190A2E2" w14:textId="77777777" w:rsidR="00261568" w:rsidRPr="00CB00E1" w:rsidRDefault="00261568" w:rsidP="00261568">
      <w:pPr>
        <w:rPr>
          <w:color w:val="auto"/>
        </w:rPr>
      </w:pPr>
    </w:p>
    <w:p w14:paraId="54C5B6F4" w14:textId="46003820" w:rsidR="00261568" w:rsidRPr="00CB00E1" w:rsidRDefault="00BB5197" w:rsidP="00261568">
      <w:pPr>
        <w:rPr>
          <w:color w:val="auto"/>
        </w:rPr>
      </w:pPr>
      <w:ins w:id="52" w:author="Microsoft account" w:date="2026-09-20T10:13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T.B.3.11.10.2</w:t>
      </w:r>
    </w:p>
    <w:p w14:paraId="40089C69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yA aqmuShmi#n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d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qvatA$H | </w:t>
      </w:r>
    </w:p>
    <w:p w14:paraId="256545F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tAsAq(gm)q sAyu#jya(gm) sal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qkatA#-mApn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ti | </w:t>
      </w:r>
    </w:p>
    <w:p w14:paraId="39398B5D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ath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 yA aqmUrita#rA aqShTAda#Sa | </w:t>
      </w:r>
    </w:p>
    <w:p w14:paraId="6FA453F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qvAmI uqrava#Scaq varI#yA(gm)saSca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qkAH |</w:t>
      </w:r>
    </w:p>
    <w:p w14:paraId="0E350046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tAn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qva tABi#-raqBija#yati || </w:t>
      </w:r>
    </w:p>
    <w:p w14:paraId="22582811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lastRenderedPageBreak/>
        <w:t>kAqmaqcAr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haq vA a#sy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qruShu# caq varI#yassu ca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Shu# Bavati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saqm~Mvaqthsaqr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aqgni nA#rcik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qtaH | tasya# vasaqntaH Sira#H | 60 (10)</w:t>
      </w:r>
    </w:p>
    <w:p w14:paraId="2B05D537" w14:textId="77777777" w:rsidR="00261568" w:rsidRPr="00CB00E1" w:rsidRDefault="00261568" w:rsidP="00261568">
      <w:pPr>
        <w:rPr>
          <w:color w:val="auto"/>
        </w:rPr>
      </w:pPr>
    </w:p>
    <w:p w14:paraId="19D16BEF" w14:textId="11761046" w:rsidR="00261568" w:rsidRPr="00CB00E1" w:rsidRDefault="00BB5197" w:rsidP="00261568">
      <w:pPr>
        <w:rPr>
          <w:color w:val="auto"/>
        </w:rPr>
      </w:pPr>
      <w:ins w:id="53" w:author="Microsoft account" w:date="2026-09-20T10:13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T.B.3.11.10.3</w:t>
      </w:r>
    </w:p>
    <w:p w14:paraId="12267835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grIqShm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dakShi#NaH paqkShaH | vaqrq.ShA utta#raH | Saqrat pucCa$M | mAsA$H karmakAqrAH | 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qrAqtr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Sa#taruqdrIya$M | paqrjany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 vas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</w:t>
      </w:r>
      <w:r w:rsidR="008827AA">
        <w:rPr>
          <w:color w:val="auto"/>
        </w:rPr>
        <w:t>rddh</w:t>
      </w:r>
      <w:r w:rsidRPr="00CB00E1">
        <w:rPr>
          <w:color w:val="auto"/>
        </w:rPr>
        <w:t>ArA$ |</w:t>
      </w:r>
    </w:p>
    <w:p w14:paraId="68DE4E8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yathAq vai paqrjanyaqH suvRu#ShTaM ~MvRuqShTvA | </w:t>
      </w:r>
    </w:p>
    <w:p w14:paraId="3378C4D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 xml:space="preserve">praqjAByaqH sarvAqn kAmA$nth saMpUqraya#ti | </w:t>
      </w:r>
    </w:p>
    <w:p w14:paraId="3B23BCAD" w14:textId="77777777" w:rsidR="00261568" w:rsidRPr="00CB00E1" w:rsidRDefault="000A676C" w:rsidP="00261568">
      <w:pPr>
        <w:rPr>
          <w:color w:val="auto"/>
        </w:rPr>
      </w:pPr>
      <w:r w:rsidRPr="00CB00E1">
        <w:rPr>
          <w:color w:val="auto"/>
        </w:rPr>
        <w:t>E</w:t>
      </w:r>
      <w:r w:rsidR="00261568" w:rsidRPr="00CB00E1">
        <w:rPr>
          <w:color w:val="auto"/>
        </w:rPr>
        <w:t>qva-m</w:t>
      </w:r>
      <w:r w:rsidRPr="00CB00E1">
        <w:rPr>
          <w:color w:val="auto"/>
        </w:rPr>
        <w:t>E</w:t>
      </w:r>
      <w:r w:rsidR="00261568" w:rsidRPr="00CB00E1">
        <w:rPr>
          <w:color w:val="auto"/>
        </w:rPr>
        <w:t xml:space="preserve">qva sa tasyaq sarvAqn kAmAqnth saMpU#rayati | </w:t>
      </w:r>
    </w:p>
    <w:p w14:paraId="650A1382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61 (10)</w:t>
      </w:r>
    </w:p>
    <w:p w14:paraId="4E9B5A30" w14:textId="77777777" w:rsidR="00261568" w:rsidRPr="00CB00E1" w:rsidRDefault="00261568" w:rsidP="00261568">
      <w:pPr>
        <w:rPr>
          <w:color w:val="auto"/>
        </w:rPr>
      </w:pPr>
    </w:p>
    <w:p w14:paraId="38DFB5DC" w14:textId="795B0F70" w:rsidR="00261568" w:rsidRPr="00CB00E1" w:rsidRDefault="00BB5197" w:rsidP="00261568">
      <w:pPr>
        <w:rPr>
          <w:color w:val="auto"/>
        </w:rPr>
      </w:pPr>
      <w:ins w:id="54" w:author="Microsoft account" w:date="2026-09-20T10:13:00Z">
        <w:r>
          <w:rPr>
            <w:color w:val="auto"/>
          </w:rPr>
          <w:t>&lt;/inline&gt;</w:t>
        </w:r>
      </w:ins>
      <w:r w:rsidR="00261568" w:rsidRPr="00CB00E1">
        <w:rPr>
          <w:color w:val="auto"/>
        </w:rPr>
        <w:t>T.B.3.11.10.4</w:t>
      </w:r>
    </w:p>
    <w:p w14:paraId="79508B44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da# || saqm~Mvaqthsaqr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vA aqgni rnA#cik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qtaH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tasya# vasaqntaH Sira#H | grIqShm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dakShi#NaH paqkShaH |</w:t>
      </w:r>
      <w:r w:rsidR="007F2EF0">
        <w:rPr>
          <w:color w:val="auto"/>
        </w:rPr>
        <w:t xml:space="preserve"> </w:t>
      </w:r>
      <w:r w:rsidRPr="00CB00E1">
        <w:rPr>
          <w:color w:val="auto"/>
        </w:rPr>
        <w:t>vaqqrq.ShAH pucCa$M | Saqradutta#raH paqkShaH | h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qmaqnt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maddhya$M | </w:t>
      </w:r>
    </w:p>
    <w:p w14:paraId="21FBA172" w14:textId="3C9F7939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pUqrvaqpaqkShAScita#yaH | aqpaqraqpaqkShAH purI#ShaM | aqh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qrAqtrANIShTa#kAH ( ) |</w:t>
      </w:r>
      <w:r w:rsidR="007F2EF0">
        <w:rPr>
          <w:color w:val="auto"/>
        </w:rPr>
        <w:t xml:space="preserve"> 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qSha vAva s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$&amp;gni-ra#gniqmaya#H punarNaqvaH | aqgniqmay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# haq vai pu#narNaqv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 BUqtvA | svaqrgaM ~Ml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qka-m</w:t>
      </w:r>
      <w:r w:rsidR="000A676C" w:rsidRPr="00CB00E1">
        <w:rPr>
          <w:color w:val="auto"/>
        </w:rPr>
        <w:t>E</w:t>
      </w:r>
      <w:r w:rsidR="00C7226A">
        <w:rPr>
          <w:color w:val="auto"/>
        </w:rPr>
        <w:t>#</w:t>
      </w:r>
      <w:r w:rsidRPr="00CB00E1">
        <w:rPr>
          <w:color w:val="auto"/>
        </w:rPr>
        <w:t xml:space="preserve">ti | </w:t>
      </w:r>
    </w:p>
    <w:p w14:paraId="4D6D6210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Aqdiqtyasyaq sAyu#jyaM | y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>$&amp;gniM nA#cik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qtaM ci#nuqt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 | </w:t>
      </w:r>
    </w:p>
    <w:p w14:paraId="7857DCDF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ya u# caina-m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>qvaM ~Mv</w:t>
      </w:r>
      <w:r w:rsidR="000A676C" w:rsidRPr="00CB00E1">
        <w:rPr>
          <w:color w:val="auto"/>
        </w:rPr>
        <w:t>E</w:t>
      </w:r>
      <w:r w:rsidRPr="00CB00E1">
        <w:rPr>
          <w:color w:val="auto"/>
        </w:rPr>
        <w:t xml:space="preserve">da# || 62 (16) </w:t>
      </w:r>
    </w:p>
    <w:p w14:paraId="5DC147C7" w14:textId="77777777" w:rsidR="00261568" w:rsidRPr="00CB00E1" w:rsidRDefault="00261568" w:rsidP="00261568">
      <w:pPr>
        <w:rPr>
          <w:color w:val="auto"/>
        </w:rPr>
      </w:pPr>
      <w:r w:rsidRPr="00CB00E1">
        <w:rPr>
          <w:color w:val="auto"/>
        </w:rPr>
        <w:t>(aqmuM tayA# l</w:t>
      </w:r>
      <w:r w:rsidR="000A676C" w:rsidRPr="00CB00E1">
        <w:rPr>
          <w:color w:val="auto"/>
        </w:rPr>
        <w:t>O</w:t>
      </w:r>
      <w:r w:rsidRPr="00CB00E1">
        <w:rPr>
          <w:color w:val="auto"/>
        </w:rPr>
        <w:t xml:space="preserve">qkamaqBija#yatiq - Sira# - Scinuqta - iShTa#kAqH ShaTca#) (A10) </w:t>
      </w:r>
    </w:p>
    <w:p w14:paraId="5AEB855E" w14:textId="77777777" w:rsidR="007F2EF0" w:rsidRDefault="000A676C" w:rsidP="00261568">
      <w:pPr>
        <w:rPr>
          <w:color w:val="auto"/>
        </w:rPr>
      </w:pPr>
      <w:r w:rsidRPr="00CB00E1">
        <w:rPr>
          <w:color w:val="auto"/>
        </w:rPr>
        <w:t>O</w:t>
      </w:r>
      <w:r w:rsidR="00261568" w:rsidRPr="00CB00E1">
        <w:rPr>
          <w:color w:val="auto"/>
        </w:rPr>
        <w:t>M SAntiqH SAntiqH SAnti#H ||</w:t>
      </w:r>
    </w:p>
    <w:p w14:paraId="18684C74" w14:textId="77777777" w:rsidR="009B3C9B" w:rsidRPr="00CB00E1" w:rsidRDefault="00261568" w:rsidP="00261568">
      <w:pPr>
        <w:rPr>
          <w:color w:val="auto"/>
        </w:rPr>
      </w:pPr>
      <w:r w:rsidRPr="00CB00E1">
        <w:rPr>
          <w:color w:val="auto"/>
        </w:rPr>
        <w:t>=======================</w:t>
      </w:r>
    </w:p>
    <w:sectPr w:rsidR="009B3C9B" w:rsidRPr="00CB00E1" w:rsidSect="00032DF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864" w:right="720" w:bottom="864" w:left="1152" w:header="720" w:footer="720" w:gutter="0"/>
      <w:cols w:space="720"/>
      <w:noEndnote/>
      <w:titlePg/>
      <w:docGrid w:linePitch="49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70BCAC" w14:textId="77777777" w:rsidR="001B2DDA" w:rsidRDefault="001B2DDA" w:rsidP="00032DFD">
      <w:r>
        <w:separator/>
      </w:r>
    </w:p>
  </w:endnote>
  <w:endnote w:type="continuationSeparator" w:id="0">
    <w:p w14:paraId="736E34A8" w14:textId="77777777" w:rsidR="001B2DDA" w:rsidRDefault="001B2DDA" w:rsidP="00032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242020" w14:textId="77777777" w:rsidR="00927C91" w:rsidRPr="00EC6685" w:rsidRDefault="00EC6685" w:rsidP="00EC6685">
    <w:pPr>
      <w:pStyle w:val="Footer"/>
      <w:pBdr>
        <w:top w:val="single" w:sz="4" w:space="1" w:color="auto"/>
      </w:pBdr>
      <w:jc w:val="right"/>
      <w:rPr>
        <w:b/>
        <w:bCs/>
      </w:rPr>
    </w:pPr>
    <w:r w:rsidRPr="00EC6685">
      <w:rPr>
        <w:b/>
        <w:bCs/>
        <w:sz w:val="32"/>
      </w:rPr>
      <w:t>www.vedavms.in</w:t>
    </w:r>
    <w:r w:rsidRPr="00EC6685">
      <w:rPr>
        <w:b/>
        <w:bCs/>
      </w:rPr>
      <w:t xml:space="preserve">                           </w:t>
    </w:r>
    <w:sdt>
      <w:sdtPr>
        <w:rPr>
          <w:b/>
          <w:bCs/>
        </w:rPr>
        <w:id w:val="1990210596"/>
        <w:docPartObj>
          <w:docPartGallery w:val="Page Numbers (Top of Page)"/>
          <w:docPartUnique/>
        </w:docPartObj>
      </w:sdtPr>
      <w:sdtEndPr>
        <w:rPr>
          <w:sz w:val="32"/>
        </w:rPr>
      </w:sdtEndPr>
      <w:sdtContent>
        <w:r w:rsidRPr="00EC6685">
          <w:rPr>
            <w:b/>
            <w:bCs/>
            <w:sz w:val="32"/>
          </w:rPr>
          <w:t xml:space="preserve">Page </w:t>
        </w:r>
        <w:r w:rsidRPr="00EC6685">
          <w:rPr>
            <w:b/>
            <w:bCs/>
            <w:sz w:val="32"/>
          </w:rPr>
          <w:fldChar w:fldCharType="begin"/>
        </w:r>
        <w:r w:rsidRPr="00EC6685">
          <w:rPr>
            <w:b/>
            <w:bCs/>
            <w:sz w:val="32"/>
          </w:rPr>
          <w:instrText xml:space="preserve"> PAGE </w:instrText>
        </w:r>
        <w:r w:rsidRPr="00EC6685">
          <w:rPr>
            <w:b/>
            <w:bCs/>
            <w:sz w:val="32"/>
          </w:rPr>
          <w:fldChar w:fldCharType="separate"/>
        </w:r>
        <w:r w:rsidR="00341EA9">
          <w:rPr>
            <w:b/>
            <w:bCs/>
            <w:noProof/>
            <w:sz w:val="32"/>
          </w:rPr>
          <w:t>116</w:t>
        </w:r>
        <w:r w:rsidRPr="00EC6685">
          <w:rPr>
            <w:b/>
            <w:bCs/>
            <w:sz w:val="32"/>
          </w:rPr>
          <w:fldChar w:fldCharType="end"/>
        </w:r>
        <w:r w:rsidRPr="00EC6685">
          <w:rPr>
            <w:b/>
            <w:bCs/>
            <w:sz w:val="32"/>
          </w:rPr>
          <w:t xml:space="preserve"> of </w:t>
        </w:r>
        <w:r w:rsidRPr="00EC6685">
          <w:rPr>
            <w:b/>
            <w:bCs/>
            <w:sz w:val="32"/>
          </w:rPr>
          <w:fldChar w:fldCharType="begin"/>
        </w:r>
        <w:r w:rsidRPr="00EC6685">
          <w:rPr>
            <w:b/>
            <w:bCs/>
            <w:sz w:val="32"/>
          </w:rPr>
          <w:instrText xml:space="preserve"> NUMPAGES  </w:instrText>
        </w:r>
        <w:r w:rsidRPr="00EC6685">
          <w:rPr>
            <w:b/>
            <w:bCs/>
            <w:sz w:val="32"/>
          </w:rPr>
          <w:fldChar w:fldCharType="separate"/>
        </w:r>
        <w:r w:rsidR="00341EA9">
          <w:rPr>
            <w:b/>
            <w:bCs/>
            <w:noProof/>
            <w:sz w:val="32"/>
          </w:rPr>
          <w:t>116</w:t>
        </w:r>
        <w:r w:rsidRPr="00EC6685">
          <w:rPr>
            <w:b/>
            <w:bCs/>
            <w:sz w:val="32"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6C39A5" w14:textId="77777777" w:rsidR="00927C91" w:rsidRDefault="001B2DDA" w:rsidP="00EC6685">
    <w:pPr>
      <w:pStyle w:val="Footer"/>
      <w:pBdr>
        <w:top w:val="single" w:sz="4" w:space="1" w:color="auto"/>
      </w:pBdr>
      <w:jc w:val="right"/>
    </w:pPr>
    <w:sdt>
      <w:sdtPr>
        <w:id w:val="-671020459"/>
        <w:docPartObj>
          <w:docPartGallery w:val="Page Numbers (Top of Page)"/>
          <w:docPartUnique/>
        </w:docPartObj>
      </w:sdtPr>
      <w:sdtEndPr>
        <w:rPr>
          <w:sz w:val="32"/>
        </w:rPr>
      </w:sdtEndPr>
      <w:sdtContent>
        <w:r w:rsidR="00EC6685" w:rsidRPr="00EC6685">
          <w:rPr>
            <w:b/>
            <w:bCs/>
            <w:sz w:val="32"/>
          </w:rPr>
          <w:t>vedavms@gmail.com</w:t>
        </w:r>
        <w:r w:rsidR="00EC6685" w:rsidRPr="00EC6685">
          <w:rPr>
            <w:b/>
            <w:bCs/>
          </w:rPr>
          <w:t xml:space="preserve"> </w:t>
        </w:r>
        <w:r w:rsidR="00EC6685">
          <w:rPr>
            <w:b/>
            <w:bCs/>
          </w:rPr>
          <w:t xml:space="preserve">                    </w:t>
        </w:r>
        <w:r w:rsidR="00EC6685" w:rsidRPr="00EC6685">
          <w:rPr>
            <w:b/>
            <w:bCs/>
            <w:sz w:val="32"/>
          </w:rPr>
          <w:t xml:space="preserve">Page </w:t>
        </w:r>
        <w:r w:rsidR="00EC6685" w:rsidRPr="00EC6685">
          <w:rPr>
            <w:b/>
            <w:bCs/>
            <w:sz w:val="32"/>
          </w:rPr>
          <w:fldChar w:fldCharType="begin"/>
        </w:r>
        <w:r w:rsidR="00EC6685" w:rsidRPr="00EC6685">
          <w:rPr>
            <w:b/>
            <w:bCs/>
            <w:sz w:val="32"/>
          </w:rPr>
          <w:instrText xml:space="preserve"> PAGE </w:instrText>
        </w:r>
        <w:r w:rsidR="00EC6685" w:rsidRPr="00EC6685">
          <w:rPr>
            <w:b/>
            <w:bCs/>
            <w:sz w:val="32"/>
          </w:rPr>
          <w:fldChar w:fldCharType="separate"/>
        </w:r>
        <w:r w:rsidR="00341EA9">
          <w:rPr>
            <w:b/>
            <w:bCs/>
            <w:noProof/>
            <w:sz w:val="32"/>
          </w:rPr>
          <w:t>113</w:t>
        </w:r>
        <w:r w:rsidR="00EC6685" w:rsidRPr="00EC6685">
          <w:rPr>
            <w:b/>
            <w:bCs/>
            <w:sz w:val="32"/>
          </w:rPr>
          <w:fldChar w:fldCharType="end"/>
        </w:r>
        <w:r w:rsidR="00EC6685" w:rsidRPr="00EC6685">
          <w:rPr>
            <w:b/>
            <w:bCs/>
            <w:sz w:val="32"/>
          </w:rPr>
          <w:t xml:space="preserve"> of </w:t>
        </w:r>
        <w:r w:rsidR="00EC6685" w:rsidRPr="00EC6685">
          <w:rPr>
            <w:b/>
            <w:bCs/>
            <w:sz w:val="32"/>
          </w:rPr>
          <w:fldChar w:fldCharType="begin"/>
        </w:r>
        <w:r w:rsidR="00EC6685" w:rsidRPr="00EC6685">
          <w:rPr>
            <w:b/>
            <w:bCs/>
            <w:sz w:val="32"/>
          </w:rPr>
          <w:instrText xml:space="preserve"> NUMPAGES  </w:instrText>
        </w:r>
        <w:r w:rsidR="00EC6685" w:rsidRPr="00EC6685">
          <w:rPr>
            <w:b/>
            <w:bCs/>
            <w:sz w:val="32"/>
          </w:rPr>
          <w:fldChar w:fldCharType="separate"/>
        </w:r>
        <w:r w:rsidR="00341EA9">
          <w:rPr>
            <w:b/>
            <w:bCs/>
            <w:noProof/>
            <w:sz w:val="32"/>
          </w:rPr>
          <w:t>116</w:t>
        </w:r>
        <w:r w:rsidR="00EC6685" w:rsidRPr="00EC6685">
          <w:rPr>
            <w:b/>
            <w:bCs/>
            <w:sz w:val="32"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C97872" w14:textId="77777777" w:rsidR="00EC6685" w:rsidRDefault="00EC6685" w:rsidP="00EC6685">
    <w:pPr>
      <w:pStyle w:val="Footer"/>
    </w:pPr>
  </w:p>
  <w:p w14:paraId="761E8E4B" w14:textId="77777777" w:rsidR="00EC6685" w:rsidRDefault="00EC6685" w:rsidP="00EC6685">
    <w:pPr>
      <w:pStyle w:val="Footer"/>
    </w:pPr>
  </w:p>
  <w:p w14:paraId="0D45CE22" w14:textId="7DFBA95D" w:rsidR="00927C91" w:rsidRPr="00EC6685" w:rsidRDefault="00EC6685" w:rsidP="00032DFD">
    <w:pPr>
      <w:pStyle w:val="Footer"/>
      <w:pBdr>
        <w:top w:val="single" w:sz="4" w:space="1" w:color="auto"/>
      </w:pBdr>
      <w:rPr>
        <w:sz w:val="32"/>
      </w:rPr>
    </w:pPr>
    <w:r w:rsidRPr="00EC6685">
      <w:rPr>
        <w:b/>
        <w:bCs/>
        <w:sz w:val="32"/>
      </w:rPr>
      <w:t xml:space="preserve">Version </w:t>
    </w:r>
    <w:r w:rsidR="00EA010B">
      <w:rPr>
        <w:b/>
        <w:bCs/>
        <w:sz w:val="32"/>
      </w:rPr>
      <w:t>1.0</w:t>
    </w:r>
    <w:r w:rsidRPr="00EC6685">
      <w:rPr>
        <w:b/>
        <w:bCs/>
        <w:sz w:val="32"/>
      </w:rPr>
      <w:t xml:space="preserve"> dated 31</w:t>
    </w:r>
    <w:r w:rsidRPr="00EC6685">
      <w:rPr>
        <w:b/>
        <w:bCs/>
        <w:sz w:val="32"/>
        <w:vertAlign w:val="superscript"/>
      </w:rPr>
      <w:t>st</w:t>
    </w:r>
    <w:r w:rsidRPr="00EC6685">
      <w:rPr>
        <w:b/>
        <w:bCs/>
        <w:sz w:val="32"/>
      </w:rPr>
      <w:t xml:space="preserve"> </w:t>
    </w:r>
    <w:r w:rsidR="00EA010B">
      <w:rPr>
        <w:b/>
        <w:bCs/>
        <w:sz w:val="32"/>
      </w:rPr>
      <w:t>July</w:t>
    </w:r>
    <w:r w:rsidRPr="00EC6685">
      <w:rPr>
        <w:b/>
        <w:bCs/>
        <w:sz w:val="32"/>
      </w:rPr>
      <w:t xml:space="preserve"> 202</w:t>
    </w:r>
    <w:r w:rsidR="00EA010B">
      <w:rPr>
        <w:b/>
        <w:bCs/>
        <w:sz w:val="32"/>
      </w:rPr>
      <w:t>2</w:t>
    </w:r>
    <w:r>
      <w:tab/>
    </w:r>
    <w:sdt>
      <w:sdtPr>
        <w:id w:val="-1705238520"/>
        <w:docPartObj>
          <w:docPartGallery w:val="Page Numbers (Top of Page)"/>
          <w:docPartUnique/>
        </w:docPartObj>
      </w:sdtPr>
      <w:sdtEndPr>
        <w:rPr>
          <w:sz w:val="32"/>
        </w:rPr>
      </w:sdtEndPr>
      <w:sdtContent>
        <w:r w:rsidR="00EA010B">
          <w:t xml:space="preserve">                                  </w:t>
        </w:r>
        <w:r w:rsidRPr="00EC6685">
          <w:rPr>
            <w:b/>
            <w:bCs/>
            <w:sz w:val="32"/>
          </w:rPr>
          <w:t xml:space="preserve">Page </w:t>
        </w:r>
        <w:r w:rsidRPr="00EC6685">
          <w:rPr>
            <w:b/>
            <w:bCs/>
            <w:sz w:val="32"/>
          </w:rPr>
          <w:fldChar w:fldCharType="begin"/>
        </w:r>
        <w:r w:rsidRPr="00EC6685">
          <w:rPr>
            <w:b/>
            <w:bCs/>
            <w:sz w:val="32"/>
          </w:rPr>
          <w:instrText xml:space="preserve"> PAGE </w:instrText>
        </w:r>
        <w:r w:rsidRPr="00EC6685">
          <w:rPr>
            <w:b/>
            <w:bCs/>
            <w:sz w:val="32"/>
          </w:rPr>
          <w:fldChar w:fldCharType="separate"/>
        </w:r>
        <w:r w:rsidR="005818EA">
          <w:rPr>
            <w:b/>
            <w:bCs/>
            <w:noProof/>
            <w:sz w:val="32"/>
          </w:rPr>
          <w:t>1</w:t>
        </w:r>
        <w:r w:rsidRPr="00EC6685">
          <w:rPr>
            <w:b/>
            <w:bCs/>
            <w:sz w:val="32"/>
          </w:rPr>
          <w:fldChar w:fldCharType="end"/>
        </w:r>
        <w:r w:rsidRPr="00EC6685">
          <w:rPr>
            <w:b/>
            <w:bCs/>
            <w:sz w:val="32"/>
          </w:rPr>
          <w:t xml:space="preserve"> of </w:t>
        </w:r>
        <w:r w:rsidRPr="00EC6685">
          <w:rPr>
            <w:b/>
            <w:bCs/>
            <w:sz w:val="32"/>
          </w:rPr>
          <w:fldChar w:fldCharType="begin"/>
        </w:r>
        <w:r w:rsidRPr="00EC6685">
          <w:rPr>
            <w:b/>
            <w:bCs/>
            <w:sz w:val="32"/>
          </w:rPr>
          <w:instrText xml:space="preserve"> NUMPAGES  </w:instrText>
        </w:r>
        <w:r w:rsidRPr="00EC6685">
          <w:rPr>
            <w:b/>
            <w:bCs/>
            <w:sz w:val="32"/>
          </w:rPr>
          <w:fldChar w:fldCharType="separate"/>
        </w:r>
        <w:r w:rsidR="005818EA">
          <w:rPr>
            <w:b/>
            <w:bCs/>
            <w:noProof/>
            <w:sz w:val="32"/>
          </w:rPr>
          <w:t>115</w:t>
        </w:r>
        <w:r w:rsidRPr="00EC6685">
          <w:rPr>
            <w:b/>
            <w:bCs/>
            <w:sz w:val="32"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66AB05" w14:textId="77777777" w:rsidR="001B2DDA" w:rsidRDefault="001B2DDA" w:rsidP="00032DFD">
      <w:r>
        <w:separator/>
      </w:r>
    </w:p>
  </w:footnote>
  <w:footnote w:type="continuationSeparator" w:id="0">
    <w:p w14:paraId="1A37E742" w14:textId="77777777" w:rsidR="001B2DDA" w:rsidRDefault="001B2DDA" w:rsidP="00032DF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236522" w14:textId="77777777" w:rsidR="00927C91" w:rsidRPr="00EC6685" w:rsidRDefault="00EC6685" w:rsidP="00EC6685">
    <w:pPr>
      <w:pStyle w:val="Header"/>
      <w:pBdr>
        <w:bottom w:val="single" w:sz="4" w:space="1" w:color="auto"/>
      </w:pBdr>
      <w:jc w:val="right"/>
      <w:rPr>
        <w:b/>
        <w:bCs/>
        <w:sz w:val="28"/>
        <w:szCs w:val="28"/>
      </w:rPr>
    </w:pPr>
    <w:r w:rsidRPr="00EC6685">
      <w:rPr>
        <w:b/>
        <w:bCs/>
        <w:sz w:val="28"/>
        <w:szCs w:val="28"/>
      </w:rPr>
      <w:t>TaittirIya Upanishat – TU Baraha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929874" w14:textId="77777777" w:rsidR="00927C91" w:rsidRDefault="00EC6685" w:rsidP="00EC6685">
    <w:pPr>
      <w:pStyle w:val="Header"/>
      <w:pBdr>
        <w:bottom w:val="single" w:sz="4" w:space="1" w:color="auto"/>
      </w:pBdr>
      <w:jc w:val="right"/>
    </w:pPr>
    <w:r w:rsidRPr="00EC6685">
      <w:rPr>
        <w:b/>
        <w:bCs/>
        <w:sz w:val="28"/>
        <w:szCs w:val="28"/>
      </w:rPr>
      <w:t>TaittirIya Upanishat – TU Baraha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432FA8C" w14:textId="77777777" w:rsidR="00927C91" w:rsidRPr="00EC6685" w:rsidRDefault="00EC6685" w:rsidP="00EC6685">
    <w:pPr>
      <w:pStyle w:val="Header"/>
      <w:pBdr>
        <w:bottom w:val="single" w:sz="4" w:space="1" w:color="auto"/>
      </w:pBdr>
      <w:jc w:val="center"/>
      <w:rPr>
        <w:b/>
        <w:bCs/>
      </w:rPr>
    </w:pPr>
    <w:r w:rsidRPr="00EC6685">
      <w:rPr>
        <w:b/>
        <w:bCs/>
      </w:rPr>
      <w:t>TaittirIya Upanishat – Baraha Coding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1574F42"/>
    <w:multiLevelType w:val="hybridMultilevel"/>
    <w:tmpl w:val="DE924620"/>
    <w:lvl w:ilvl="0" w:tplc="A8E6112C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ea7468bf3cfe2d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trackRevisions/>
  <w:defaultTabStop w:val="72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568"/>
    <w:rsid w:val="00032DFD"/>
    <w:rsid w:val="000371C8"/>
    <w:rsid w:val="000A676C"/>
    <w:rsid w:val="00135E3E"/>
    <w:rsid w:val="0019543A"/>
    <w:rsid w:val="001B2DDA"/>
    <w:rsid w:val="00261568"/>
    <w:rsid w:val="002A2B01"/>
    <w:rsid w:val="00341EA9"/>
    <w:rsid w:val="003F6054"/>
    <w:rsid w:val="00471D75"/>
    <w:rsid w:val="005818EA"/>
    <w:rsid w:val="006475B4"/>
    <w:rsid w:val="00683E41"/>
    <w:rsid w:val="006F184C"/>
    <w:rsid w:val="006F33D4"/>
    <w:rsid w:val="007160B1"/>
    <w:rsid w:val="00742865"/>
    <w:rsid w:val="007571C9"/>
    <w:rsid w:val="007D47C4"/>
    <w:rsid w:val="007F2EF0"/>
    <w:rsid w:val="0086257F"/>
    <w:rsid w:val="008827AA"/>
    <w:rsid w:val="00927C91"/>
    <w:rsid w:val="009B3C9B"/>
    <w:rsid w:val="00A70465"/>
    <w:rsid w:val="00A96348"/>
    <w:rsid w:val="00BB5197"/>
    <w:rsid w:val="00BE4FD7"/>
    <w:rsid w:val="00BF085B"/>
    <w:rsid w:val="00C1325F"/>
    <w:rsid w:val="00C7226A"/>
    <w:rsid w:val="00CB00E1"/>
    <w:rsid w:val="00DD3B51"/>
    <w:rsid w:val="00E11CEB"/>
    <w:rsid w:val="00E16FAD"/>
    <w:rsid w:val="00E6593F"/>
    <w:rsid w:val="00EA010B"/>
    <w:rsid w:val="00EC6685"/>
    <w:rsid w:val="00F5091F"/>
    <w:rsid w:val="00F70DD3"/>
    <w:rsid w:val="00FF2131"/>
    <w:rsid w:val="00FF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6FD383"/>
  <w15:chartTrackingRefBased/>
  <w15:docId w15:val="{8F9A6D93-5D30-4678-9103-E6E87B4A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156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36"/>
      <w:szCs w:val="36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2DFD"/>
    <w:pPr>
      <w:tabs>
        <w:tab w:val="center" w:pos="4680"/>
        <w:tab w:val="right" w:pos="9360"/>
      </w:tabs>
    </w:pPr>
    <w:rPr>
      <w:rFonts w:cs="Mangal"/>
      <w:szCs w:val="32"/>
    </w:rPr>
  </w:style>
  <w:style w:type="character" w:customStyle="1" w:styleId="HeaderChar">
    <w:name w:val="Header Char"/>
    <w:basedOn w:val="DefaultParagraphFont"/>
    <w:link w:val="Header"/>
    <w:uiPriority w:val="99"/>
    <w:rsid w:val="00032DFD"/>
    <w:rPr>
      <w:rFonts w:ascii="Arial" w:hAnsi="Arial" w:cs="Mangal"/>
      <w:color w:val="000000"/>
      <w:sz w:val="36"/>
      <w:szCs w:val="32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032DFD"/>
    <w:pPr>
      <w:tabs>
        <w:tab w:val="center" w:pos="4680"/>
        <w:tab w:val="right" w:pos="9360"/>
      </w:tabs>
    </w:pPr>
    <w:rPr>
      <w:rFonts w:cs="Mangal"/>
      <w:szCs w:val="32"/>
    </w:rPr>
  </w:style>
  <w:style w:type="character" w:customStyle="1" w:styleId="FooterChar">
    <w:name w:val="Footer Char"/>
    <w:basedOn w:val="DefaultParagraphFont"/>
    <w:link w:val="Footer"/>
    <w:uiPriority w:val="99"/>
    <w:rsid w:val="00032DFD"/>
    <w:rPr>
      <w:rFonts w:ascii="Arial" w:hAnsi="Arial" w:cs="Mangal"/>
      <w:color w:val="000000"/>
      <w:sz w:val="36"/>
      <w:szCs w:val="32"/>
      <w:lang w:bidi="hi-IN"/>
    </w:rPr>
  </w:style>
  <w:style w:type="paragraph" w:styleId="NoSpacing">
    <w:name w:val="No Spacing"/>
    <w:uiPriority w:val="1"/>
    <w:qFormat/>
    <w:rsid w:val="0019543A"/>
    <w:pPr>
      <w:autoSpaceDE w:val="0"/>
      <w:autoSpaceDN w:val="0"/>
      <w:adjustRightInd w:val="0"/>
      <w:spacing w:after="0" w:line="240" w:lineRule="auto"/>
    </w:pPr>
    <w:rPr>
      <w:rFonts w:ascii="Arial" w:hAnsi="Arial" w:cs="Mangal"/>
      <w:color w:val="000000"/>
      <w:sz w:val="36"/>
      <w:szCs w:val="32"/>
      <w:lang w:bidi="hi-IN"/>
    </w:rPr>
  </w:style>
  <w:style w:type="character" w:styleId="Hyperlink">
    <w:name w:val="Hyperlink"/>
    <w:basedOn w:val="DefaultParagraphFont"/>
    <w:uiPriority w:val="99"/>
    <w:unhideWhenUsed/>
    <w:rsid w:val="00EC6685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35E3E"/>
    <w:pPr>
      <w:autoSpaceDE/>
      <w:autoSpaceDN/>
      <w:adjustRightInd/>
      <w:spacing w:after="160" w:line="259" w:lineRule="auto"/>
      <w:ind w:left="720"/>
      <w:contextualSpacing/>
    </w:pPr>
    <w:rPr>
      <w:rFonts w:asciiTheme="minorHAnsi" w:hAnsiTheme="minorHAnsi" w:cstheme="minorBidi"/>
      <w:color w:val="auto"/>
      <w:sz w:val="22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75B4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75B4"/>
    <w:rPr>
      <w:rFonts w:ascii="Segoe UI" w:hAnsi="Segoe UI" w:cs="Mangal"/>
      <w:color w:val="000000"/>
      <w:sz w:val="18"/>
      <w:szCs w:val="16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116</Pages>
  <Words>20683</Words>
  <Characters>117897</Characters>
  <Application>Microsoft Office Word</Application>
  <DocSecurity>0</DocSecurity>
  <Lines>982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138304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35</cp:revision>
  <dcterms:created xsi:type="dcterms:W3CDTF">2020-04-12T19:23:00Z</dcterms:created>
  <dcterms:modified xsi:type="dcterms:W3CDTF">2026-09-20T12:07:00Z</dcterms:modified>
</cp:coreProperties>
</file>